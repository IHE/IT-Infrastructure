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FDAD12D" w14:textId="77777777" w:rsidR="007A1F44" w:rsidRPr="00A03C55" w:rsidRDefault="007A1F44" w:rsidP="008C3149">
      <w:pPr>
        <w:jc w:val="center"/>
        <w:rPr>
          <w:b/>
          <w:sz w:val="28"/>
          <w:szCs w:val="28"/>
        </w:rPr>
      </w:pPr>
      <w:r w:rsidRPr="00A03C55">
        <w:rPr>
          <w:b/>
          <w:sz w:val="28"/>
          <w:szCs w:val="28"/>
        </w:rPr>
        <w:t>Integrating the Healthcare Enterprise</w:t>
      </w:r>
    </w:p>
    <w:p w14:paraId="689797B1" w14:textId="77777777" w:rsidR="007A1F44" w:rsidRPr="00A03C55" w:rsidRDefault="007A1F44" w:rsidP="003E0FA7">
      <w:pPr>
        <w:pStyle w:val="BodyText"/>
      </w:pPr>
    </w:p>
    <w:p w14:paraId="1AA3542B" w14:textId="77777777" w:rsidR="007A1F44" w:rsidRPr="00A03C55" w:rsidRDefault="00D139D9" w:rsidP="00151BBA">
      <w:pPr>
        <w:tabs>
          <w:tab w:val="left" w:pos="3795"/>
        </w:tabs>
        <w:jc w:val="center"/>
        <w:rPr>
          <w:b/>
          <w:sz w:val="36"/>
        </w:rPr>
      </w:pPr>
      <w:r w:rsidRPr="00A03C55">
        <w:rPr>
          <w:noProof/>
          <w:lang w:eastAsia="fr-FR"/>
        </w:rPr>
        <w:drawing>
          <wp:inline distT="0" distB="0" distL="0" distR="0" wp14:anchorId="07D49939" wp14:editId="0206E46C">
            <wp:extent cx="1617980" cy="836930"/>
            <wp:effectExtent l="0" t="0" r="7620" b="127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980" cy="836930"/>
                    </a:xfrm>
                    <a:prstGeom prst="rect">
                      <a:avLst/>
                    </a:prstGeom>
                    <a:noFill/>
                    <a:ln>
                      <a:noFill/>
                    </a:ln>
                  </pic:spPr>
                </pic:pic>
              </a:graphicData>
            </a:graphic>
          </wp:inline>
        </w:drawing>
      </w:r>
    </w:p>
    <w:p w14:paraId="06E0BA8F" w14:textId="77777777" w:rsidR="007A1F44" w:rsidRPr="00A03C55" w:rsidRDefault="007A1F44" w:rsidP="003E0FA7">
      <w:pPr>
        <w:pStyle w:val="BodyText"/>
      </w:pPr>
    </w:p>
    <w:p w14:paraId="7661B79E" w14:textId="77777777" w:rsidR="007A1F44" w:rsidRPr="00A03C55" w:rsidRDefault="007A1F44">
      <w:pPr>
        <w:jc w:val="center"/>
        <w:rPr>
          <w:b/>
          <w:sz w:val="44"/>
          <w:szCs w:val="44"/>
        </w:rPr>
      </w:pPr>
      <w:r w:rsidRPr="00A03C55">
        <w:rPr>
          <w:b/>
          <w:sz w:val="44"/>
          <w:szCs w:val="44"/>
        </w:rPr>
        <w:t>IHE IT Infrastructure</w:t>
      </w:r>
    </w:p>
    <w:p w14:paraId="1DCE2708" w14:textId="77777777" w:rsidR="007A1F44" w:rsidRPr="00A03C55" w:rsidRDefault="007A1F44">
      <w:pPr>
        <w:jc w:val="center"/>
        <w:rPr>
          <w:b/>
          <w:sz w:val="44"/>
          <w:szCs w:val="44"/>
        </w:rPr>
      </w:pPr>
      <w:r w:rsidRPr="00A03C55">
        <w:rPr>
          <w:b/>
          <w:sz w:val="44"/>
          <w:szCs w:val="44"/>
        </w:rPr>
        <w:t xml:space="preserve">Technical Framework </w:t>
      </w:r>
    </w:p>
    <w:p w14:paraId="08BC107D" w14:textId="77777777" w:rsidR="007A1F44" w:rsidRPr="00A03C55" w:rsidRDefault="007A1F44" w:rsidP="003E0FA7">
      <w:pPr>
        <w:pStyle w:val="BodyText"/>
      </w:pPr>
    </w:p>
    <w:p w14:paraId="31D12FD4" w14:textId="77777777" w:rsidR="007A1F44" w:rsidRPr="00A03C55" w:rsidRDefault="007A1F44">
      <w:pPr>
        <w:jc w:val="center"/>
        <w:rPr>
          <w:b/>
          <w:sz w:val="44"/>
          <w:szCs w:val="44"/>
        </w:rPr>
      </w:pPr>
      <w:r w:rsidRPr="00A03C55">
        <w:rPr>
          <w:b/>
          <w:sz w:val="44"/>
          <w:szCs w:val="44"/>
        </w:rPr>
        <w:t>Volume 2b</w:t>
      </w:r>
    </w:p>
    <w:p w14:paraId="41249622" w14:textId="77777777" w:rsidR="007A1F44" w:rsidRPr="00A03C55" w:rsidRDefault="007A1F44">
      <w:pPr>
        <w:jc w:val="center"/>
        <w:rPr>
          <w:b/>
          <w:sz w:val="44"/>
          <w:szCs w:val="44"/>
        </w:rPr>
      </w:pPr>
      <w:r w:rsidRPr="00A03C55">
        <w:rPr>
          <w:b/>
          <w:sz w:val="44"/>
          <w:szCs w:val="44"/>
        </w:rPr>
        <w:t>(ITI TF-2b)</w:t>
      </w:r>
    </w:p>
    <w:p w14:paraId="33A06015" w14:textId="77777777" w:rsidR="007A1F44" w:rsidRPr="00A03C55" w:rsidRDefault="007A1F44">
      <w:pPr>
        <w:jc w:val="center"/>
        <w:rPr>
          <w:b/>
          <w:sz w:val="44"/>
          <w:szCs w:val="44"/>
        </w:rPr>
      </w:pPr>
      <w:r w:rsidRPr="00A03C55">
        <w:rPr>
          <w:b/>
          <w:sz w:val="44"/>
          <w:szCs w:val="44"/>
        </w:rPr>
        <w:t xml:space="preserve">Transactions Part B – </w:t>
      </w:r>
    </w:p>
    <w:p w14:paraId="2A92D548" w14:textId="77777777" w:rsidR="007A1F44" w:rsidRPr="00A03C55" w:rsidRDefault="007A1F44">
      <w:pPr>
        <w:jc w:val="center"/>
        <w:rPr>
          <w:b/>
          <w:sz w:val="44"/>
          <w:szCs w:val="44"/>
        </w:rPr>
      </w:pPr>
      <w:r w:rsidRPr="00A03C55">
        <w:rPr>
          <w:b/>
          <w:sz w:val="44"/>
          <w:szCs w:val="44"/>
        </w:rPr>
        <w:t>Sections 3.29 – 3.64</w:t>
      </w:r>
    </w:p>
    <w:p w14:paraId="5E0CE1DA" w14:textId="77777777" w:rsidR="007A1F44" w:rsidRPr="00A03C55" w:rsidRDefault="007A1F44" w:rsidP="00E73D35">
      <w:pPr>
        <w:pStyle w:val="BodyText"/>
      </w:pPr>
    </w:p>
    <w:p w14:paraId="2F4158F7" w14:textId="77777777" w:rsidR="007A1F44" w:rsidRPr="00A03C55" w:rsidRDefault="007A1F44" w:rsidP="00E73D35">
      <w:pPr>
        <w:pStyle w:val="BodyText"/>
      </w:pPr>
    </w:p>
    <w:p w14:paraId="78FEBD5D" w14:textId="77777777" w:rsidR="007A1F44" w:rsidRPr="00A03C55" w:rsidRDefault="007A1F44" w:rsidP="00E73D35">
      <w:pPr>
        <w:pStyle w:val="BodyText"/>
      </w:pPr>
    </w:p>
    <w:p w14:paraId="5FB39D7B" w14:textId="77777777" w:rsidR="007A1F44" w:rsidRPr="00A03C55" w:rsidRDefault="007A1F44" w:rsidP="00E73D35">
      <w:pPr>
        <w:pStyle w:val="BodyText"/>
      </w:pPr>
    </w:p>
    <w:p w14:paraId="08AD6BE7" w14:textId="77777777" w:rsidR="007A1F44" w:rsidRPr="00A03C55" w:rsidRDefault="007A1F44" w:rsidP="00E73D35">
      <w:pPr>
        <w:pStyle w:val="BodyText"/>
      </w:pPr>
    </w:p>
    <w:p w14:paraId="001125D5" w14:textId="77777777" w:rsidR="007A1F44" w:rsidRPr="00A03C55" w:rsidRDefault="007A1F44" w:rsidP="00E73D35">
      <w:pPr>
        <w:pStyle w:val="BodyText"/>
      </w:pPr>
    </w:p>
    <w:p w14:paraId="2CE5169A" w14:textId="77777777" w:rsidR="007A1F44" w:rsidRPr="00A03C55" w:rsidRDefault="007A1F44" w:rsidP="00E73D35">
      <w:pPr>
        <w:pStyle w:val="BodyText"/>
      </w:pPr>
    </w:p>
    <w:p w14:paraId="6BA0CA97" w14:textId="77777777" w:rsidR="007A1F44" w:rsidRPr="00A03C55" w:rsidRDefault="007A1F44" w:rsidP="007675EE">
      <w:pPr>
        <w:pStyle w:val="BodyText"/>
      </w:pPr>
    </w:p>
    <w:p w14:paraId="1288F69F" w14:textId="61489E8B" w:rsidR="007A1F44" w:rsidRPr="00A03C55" w:rsidRDefault="007A1F44" w:rsidP="00E6747F">
      <w:pPr>
        <w:jc w:val="center"/>
        <w:rPr>
          <w:b/>
          <w:sz w:val="28"/>
          <w:szCs w:val="28"/>
        </w:rPr>
      </w:pPr>
      <w:r w:rsidRPr="00A03C55">
        <w:rPr>
          <w:b/>
          <w:sz w:val="28"/>
          <w:szCs w:val="28"/>
        </w:rPr>
        <w:t xml:space="preserve">Revision </w:t>
      </w:r>
      <w:r w:rsidR="00F45F26" w:rsidRPr="00A03C55">
        <w:rPr>
          <w:b/>
          <w:sz w:val="28"/>
          <w:szCs w:val="28"/>
        </w:rPr>
        <w:t>1</w:t>
      </w:r>
      <w:r w:rsidR="00A03C55">
        <w:rPr>
          <w:b/>
          <w:sz w:val="28"/>
          <w:szCs w:val="28"/>
        </w:rPr>
        <w:t>6</w:t>
      </w:r>
      <w:r w:rsidR="00732E5B" w:rsidRPr="00A03C55">
        <w:rPr>
          <w:b/>
          <w:sz w:val="28"/>
          <w:szCs w:val="28"/>
        </w:rPr>
        <w:t>.0</w:t>
      </w:r>
      <w:r w:rsidR="00F45F26" w:rsidRPr="00A03C55">
        <w:rPr>
          <w:b/>
          <w:sz w:val="28"/>
          <w:szCs w:val="28"/>
        </w:rPr>
        <w:t xml:space="preserve"> </w:t>
      </w:r>
      <w:r w:rsidRPr="00A03C55">
        <w:rPr>
          <w:b/>
          <w:sz w:val="28"/>
          <w:szCs w:val="28"/>
        </w:rPr>
        <w:t>– Final Text</w:t>
      </w:r>
    </w:p>
    <w:p w14:paraId="2B69FDAA" w14:textId="6570E793" w:rsidR="007A1F44" w:rsidRPr="00A03C55" w:rsidRDefault="005B0FC4" w:rsidP="00E6747F">
      <w:pPr>
        <w:jc w:val="center"/>
        <w:rPr>
          <w:b/>
          <w:sz w:val="28"/>
          <w:szCs w:val="28"/>
        </w:rPr>
      </w:pPr>
      <w:r w:rsidRPr="00A03C55">
        <w:rPr>
          <w:b/>
          <w:sz w:val="28"/>
          <w:szCs w:val="28"/>
        </w:rPr>
        <w:t xml:space="preserve">July </w:t>
      </w:r>
      <w:r w:rsidR="007B3642">
        <w:rPr>
          <w:b/>
          <w:sz w:val="28"/>
          <w:szCs w:val="28"/>
        </w:rPr>
        <w:t>12</w:t>
      </w:r>
      <w:r w:rsidRPr="00A03C55">
        <w:rPr>
          <w:b/>
          <w:sz w:val="28"/>
          <w:szCs w:val="28"/>
        </w:rPr>
        <w:t xml:space="preserve">, </w:t>
      </w:r>
      <w:r w:rsidR="00A03C55" w:rsidRPr="00A03C55">
        <w:rPr>
          <w:b/>
          <w:sz w:val="28"/>
          <w:szCs w:val="28"/>
        </w:rPr>
        <w:t>201</w:t>
      </w:r>
      <w:r w:rsidR="00A03C55">
        <w:rPr>
          <w:b/>
          <w:sz w:val="28"/>
          <w:szCs w:val="28"/>
        </w:rPr>
        <w:t>9</w:t>
      </w:r>
    </w:p>
    <w:p w14:paraId="1C353CAD" w14:textId="77777777" w:rsidR="007A1F44" w:rsidRPr="00A03C55" w:rsidRDefault="007A1F44" w:rsidP="007675EE">
      <w:pPr>
        <w:pStyle w:val="BodyText"/>
      </w:pPr>
    </w:p>
    <w:p w14:paraId="41656B20" w14:textId="77777777" w:rsidR="007A1F44" w:rsidRPr="00A03C55" w:rsidRDefault="007A1F44" w:rsidP="00D372D5">
      <w:pPr>
        <w:pStyle w:val="BodyText"/>
      </w:pPr>
    </w:p>
    <w:p w14:paraId="6ACB7FE4" w14:textId="77777777" w:rsidR="007A1F44" w:rsidRPr="00A03C55" w:rsidRDefault="007A1F44" w:rsidP="00D372D5">
      <w:pPr>
        <w:pStyle w:val="BodyText"/>
      </w:pPr>
    </w:p>
    <w:p w14:paraId="1BF642CB" w14:textId="77777777" w:rsidR="007A1F44" w:rsidRPr="00A03C55" w:rsidRDefault="007A1F44" w:rsidP="00DC5C53">
      <w:pPr>
        <w:pBdr>
          <w:top w:val="single" w:sz="18" w:space="1" w:color="auto"/>
          <w:left w:val="single" w:sz="18" w:space="4" w:color="auto"/>
          <w:bottom w:val="single" w:sz="18" w:space="1" w:color="auto"/>
          <w:right w:val="single" w:sz="18" w:space="4" w:color="auto"/>
        </w:pBdr>
        <w:spacing w:line="276" w:lineRule="auto"/>
        <w:jc w:val="center"/>
      </w:pPr>
      <w:r w:rsidRPr="00A03C55">
        <w:rPr>
          <w:b/>
        </w:rPr>
        <w:t xml:space="preserve">Please verify you have the most recent version of this document, </w:t>
      </w:r>
      <w:r w:rsidRPr="00A03C55">
        <w:t xml:space="preserve">which is published </w:t>
      </w:r>
      <w:hyperlink r:id="rId9" w:history="1">
        <w:r w:rsidRPr="00A03C55">
          <w:rPr>
            <w:color w:val="0000FF"/>
            <w:u w:val="single"/>
          </w:rPr>
          <w:t>here</w:t>
        </w:r>
      </w:hyperlink>
      <w:r w:rsidRPr="00A03C55">
        <w:t>.</w:t>
      </w:r>
    </w:p>
    <w:p w14:paraId="516D2E0D" w14:textId="77777777" w:rsidR="007A1F44" w:rsidRPr="00A03C55" w:rsidRDefault="007A1F44" w:rsidP="00D372D5">
      <w:pPr>
        <w:pStyle w:val="BodyText"/>
      </w:pPr>
      <w:r w:rsidRPr="00A03C55">
        <w:br w:type="page"/>
      </w:r>
      <w:r w:rsidRPr="00A03C55">
        <w:rPr>
          <w:b/>
        </w:rPr>
        <w:lastRenderedPageBreak/>
        <w:t>CONTENTS</w:t>
      </w:r>
    </w:p>
    <w:p w14:paraId="648C8D6D" w14:textId="77777777" w:rsidR="007A1F44" w:rsidRPr="00A03C55" w:rsidRDefault="007A1F44" w:rsidP="00D372D5">
      <w:pPr>
        <w:pStyle w:val="BodyText"/>
      </w:pPr>
    </w:p>
    <w:p w14:paraId="4AE4FC66" w14:textId="65461653" w:rsidR="007B3642" w:rsidRDefault="007F429B">
      <w:pPr>
        <w:pStyle w:val="TOC1"/>
        <w:rPr>
          <w:rFonts w:asciiTheme="minorHAnsi" w:eastAsiaTheme="minorEastAsia" w:hAnsiTheme="minorHAnsi" w:cstheme="minorBidi"/>
          <w:noProof/>
          <w:sz w:val="22"/>
          <w:szCs w:val="22"/>
        </w:rPr>
      </w:pPr>
      <w:r w:rsidRPr="00A03C55">
        <w:fldChar w:fldCharType="begin"/>
      </w:r>
      <w:r w:rsidR="007A1F44" w:rsidRPr="00A03C55">
        <w:instrText xml:space="preserve"> TOC \o "2-3" \f \h \z \t "Heading 1,1,Glossary,1,Title,1" </w:instrText>
      </w:r>
      <w:r w:rsidRPr="00A03C55">
        <w:fldChar w:fldCharType="separate"/>
      </w:r>
      <w:hyperlink w:anchor="_Toc13773650" w:history="1">
        <w:r w:rsidR="007B3642" w:rsidRPr="006F059D">
          <w:rPr>
            <w:rStyle w:val="Hyperlink"/>
            <w:rFonts w:eastAsiaTheme="minorEastAsia"/>
            <w:noProof/>
          </w:rPr>
          <w:t>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Introduction</w:t>
        </w:r>
        <w:r w:rsidR="007B3642">
          <w:rPr>
            <w:noProof/>
            <w:webHidden/>
          </w:rPr>
          <w:tab/>
        </w:r>
        <w:r w:rsidR="007B3642">
          <w:rPr>
            <w:noProof/>
            <w:webHidden/>
          </w:rPr>
          <w:fldChar w:fldCharType="begin"/>
        </w:r>
        <w:r w:rsidR="007B3642">
          <w:rPr>
            <w:noProof/>
            <w:webHidden/>
          </w:rPr>
          <w:instrText xml:space="preserve"> PAGEREF _Toc13773650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4DB3B57D" w14:textId="7DAA43FD" w:rsidR="007B3642" w:rsidRDefault="000F64B0">
      <w:pPr>
        <w:pStyle w:val="TOC2"/>
        <w:tabs>
          <w:tab w:val="left" w:pos="1152"/>
        </w:tabs>
        <w:rPr>
          <w:rFonts w:asciiTheme="minorHAnsi" w:eastAsiaTheme="minorEastAsia" w:hAnsiTheme="minorHAnsi" w:cstheme="minorBidi"/>
          <w:noProof/>
          <w:sz w:val="22"/>
          <w:szCs w:val="22"/>
        </w:rPr>
      </w:pPr>
      <w:hyperlink w:anchor="_Toc13773651" w:history="1">
        <w:r w:rsidR="007B3642" w:rsidRPr="006F059D">
          <w:rPr>
            <w:rStyle w:val="Hyperlink"/>
            <w:rFonts w:eastAsiaTheme="minorEastAsia"/>
            <w:noProof/>
          </w:rPr>
          <w:t>1.1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Introduction to IHE</w:t>
        </w:r>
        <w:r w:rsidR="007B3642">
          <w:rPr>
            <w:noProof/>
            <w:webHidden/>
          </w:rPr>
          <w:tab/>
        </w:r>
        <w:r w:rsidR="007B3642">
          <w:rPr>
            <w:noProof/>
            <w:webHidden/>
          </w:rPr>
          <w:fldChar w:fldCharType="begin"/>
        </w:r>
        <w:r w:rsidR="007B3642">
          <w:rPr>
            <w:noProof/>
            <w:webHidden/>
          </w:rPr>
          <w:instrText xml:space="preserve"> PAGEREF _Toc13773651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02464D7D" w14:textId="73B5A55F" w:rsidR="007B3642" w:rsidRDefault="000F64B0">
      <w:pPr>
        <w:pStyle w:val="TOC2"/>
        <w:tabs>
          <w:tab w:val="left" w:pos="1152"/>
        </w:tabs>
        <w:rPr>
          <w:rFonts w:asciiTheme="minorHAnsi" w:eastAsiaTheme="minorEastAsia" w:hAnsiTheme="minorHAnsi" w:cstheme="minorBidi"/>
          <w:noProof/>
          <w:sz w:val="22"/>
          <w:szCs w:val="22"/>
        </w:rPr>
      </w:pPr>
      <w:hyperlink w:anchor="_Toc13773652" w:history="1">
        <w:r w:rsidR="007B3642" w:rsidRPr="006F059D">
          <w:rPr>
            <w:rStyle w:val="Hyperlink"/>
            <w:rFonts w:eastAsiaTheme="minorEastAsia"/>
            <w:noProof/>
          </w:rPr>
          <w:t>1.2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Introduction to IHE IT Infrastructure (ITI) Technical Framework</w:t>
        </w:r>
        <w:r w:rsidR="007B3642">
          <w:rPr>
            <w:noProof/>
            <w:webHidden/>
          </w:rPr>
          <w:tab/>
        </w:r>
        <w:r w:rsidR="007B3642">
          <w:rPr>
            <w:noProof/>
            <w:webHidden/>
          </w:rPr>
          <w:fldChar w:fldCharType="begin"/>
        </w:r>
        <w:r w:rsidR="007B3642">
          <w:rPr>
            <w:noProof/>
            <w:webHidden/>
          </w:rPr>
          <w:instrText xml:space="preserve"> PAGEREF _Toc13773652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5E17560D" w14:textId="1E14C329" w:rsidR="007B3642" w:rsidRDefault="000F64B0">
      <w:pPr>
        <w:pStyle w:val="TOC2"/>
        <w:tabs>
          <w:tab w:val="left" w:pos="1152"/>
        </w:tabs>
        <w:rPr>
          <w:rFonts w:asciiTheme="minorHAnsi" w:eastAsiaTheme="minorEastAsia" w:hAnsiTheme="minorHAnsi" w:cstheme="minorBidi"/>
          <w:noProof/>
          <w:sz w:val="22"/>
          <w:szCs w:val="22"/>
        </w:rPr>
      </w:pPr>
      <w:hyperlink w:anchor="_Toc13773653" w:history="1">
        <w:r w:rsidR="007B3642" w:rsidRPr="006F059D">
          <w:rPr>
            <w:rStyle w:val="Hyperlink"/>
            <w:rFonts w:eastAsiaTheme="minorEastAsia"/>
            <w:noProof/>
          </w:rPr>
          <w:t>1.3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Intended Audience</w:t>
        </w:r>
        <w:r w:rsidR="007B3642">
          <w:rPr>
            <w:noProof/>
            <w:webHidden/>
          </w:rPr>
          <w:tab/>
        </w:r>
        <w:r w:rsidR="007B3642">
          <w:rPr>
            <w:noProof/>
            <w:webHidden/>
          </w:rPr>
          <w:fldChar w:fldCharType="begin"/>
        </w:r>
        <w:r w:rsidR="007B3642">
          <w:rPr>
            <w:noProof/>
            <w:webHidden/>
          </w:rPr>
          <w:instrText xml:space="preserve"> PAGEREF _Toc13773653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404D1FEB" w14:textId="48AC603D" w:rsidR="007B3642" w:rsidRDefault="000F64B0">
      <w:pPr>
        <w:pStyle w:val="TOC2"/>
        <w:tabs>
          <w:tab w:val="left" w:pos="1152"/>
        </w:tabs>
        <w:rPr>
          <w:rFonts w:asciiTheme="minorHAnsi" w:eastAsiaTheme="minorEastAsia" w:hAnsiTheme="minorHAnsi" w:cstheme="minorBidi"/>
          <w:noProof/>
          <w:sz w:val="22"/>
          <w:szCs w:val="22"/>
        </w:rPr>
      </w:pPr>
      <w:hyperlink w:anchor="_Toc13773654" w:history="1">
        <w:r w:rsidR="007B3642" w:rsidRPr="006F059D">
          <w:rPr>
            <w:rStyle w:val="Hyperlink"/>
            <w:rFonts w:eastAsiaTheme="minorEastAsia"/>
            <w:noProof/>
          </w:rPr>
          <w:t>1.4</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Prerequisites and Reference Material</w:t>
        </w:r>
        <w:r w:rsidR="007B3642">
          <w:rPr>
            <w:noProof/>
            <w:webHidden/>
          </w:rPr>
          <w:tab/>
        </w:r>
        <w:r w:rsidR="007B3642">
          <w:rPr>
            <w:noProof/>
            <w:webHidden/>
          </w:rPr>
          <w:fldChar w:fldCharType="begin"/>
        </w:r>
        <w:r w:rsidR="007B3642">
          <w:rPr>
            <w:noProof/>
            <w:webHidden/>
          </w:rPr>
          <w:instrText xml:space="preserve"> PAGEREF _Toc13773654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69CE5A21" w14:textId="3BD9952C" w:rsidR="007B3642" w:rsidRDefault="000F64B0">
      <w:pPr>
        <w:pStyle w:val="TOC2"/>
        <w:tabs>
          <w:tab w:val="left" w:pos="1152"/>
        </w:tabs>
        <w:rPr>
          <w:rFonts w:asciiTheme="minorHAnsi" w:eastAsiaTheme="minorEastAsia" w:hAnsiTheme="minorHAnsi" w:cstheme="minorBidi"/>
          <w:noProof/>
          <w:sz w:val="22"/>
          <w:szCs w:val="22"/>
        </w:rPr>
      </w:pPr>
      <w:hyperlink w:anchor="_Toc13773655" w:history="1">
        <w:r w:rsidR="007B3642" w:rsidRPr="006F059D">
          <w:rPr>
            <w:rStyle w:val="Hyperlink"/>
            <w:rFonts w:eastAsiaTheme="minorEastAsia"/>
            <w:noProof/>
          </w:rPr>
          <w:t>1.5</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Overview of Technical Framework Volumes 2a, 2b, 2x, and 3</w:t>
        </w:r>
        <w:r w:rsidR="007B3642">
          <w:rPr>
            <w:noProof/>
            <w:webHidden/>
          </w:rPr>
          <w:tab/>
        </w:r>
        <w:r w:rsidR="007B3642">
          <w:rPr>
            <w:noProof/>
            <w:webHidden/>
          </w:rPr>
          <w:fldChar w:fldCharType="begin"/>
        </w:r>
        <w:r w:rsidR="007B3642">
          <w:rPr>
            <w:noProof/>
            <w:webHidden/>
          </w:rPr>
          <w:instrText xml:space="preserve"> PAGEREF _Toc13773655 \h </w:instrText>
        </w:r>
        <w:r w:rsidR="007B3642">
          <w:rPr>
            <w:noProof/>
            <w:webHidden/>
          </w:rPr>
        </w:r>
        <w:r w:rsidR="007B3642">
          <w:rPr>
            <w:noProof/>
            <w:webHidden/>
          </w:rPr>
          <w:fldChar w:fldCharType="separate"/>
        </w:r>
        <w:r w:rsidR="007B3642">
          <w:rPr>
            <w:noProof/>
            <w:webHidden/>
          </w:rPr>
          <w:t>8</w:t>
        </w:r>
        <w:r w:rsidR="007B3642">
          <w:rPr>
            <w:noProof/>
            <w:webHidden/>
          </w:rPr>
          <w:fldChar w:fldCharType="end"/>
        </w:r>
      </w:hyperlink>
    </w:p>
    <w:p w14:paraId="2C648313" w14:textId="220D0484" w:rsidR="007B3642" w:rsidRDefault="000F64B0">
      <w:pPr>
        <w:pStyle w:val="TOC2"/>
        <w:tabs>
          <w:tab w:val="left" w:pos="1152"/>
        </w:tabs>
        <w:rPr>
          <w:rFonts w:asciiTheme="minorHAnsi" w:eastAsiaTheme="minorEastAsia" w:hAnsiTheme="minorHAnsi" w:cstheme="minorBidi"/>
          <w:noProof/>
          <w:sz w:val="22"/>
          <w:szCs w:val="22"/>
        </w:rPr>
      </w:pPr>
      <w:hyperlink w:anchor="_Toc13773656" w:history="1">
        <w:r w:rsidR="007B3642" w:rsidRPr="006F059D">
          <w:rPr>
            <w:rStyle w:val="Hyperlink"/>
            <w:rFonts w:eastAsiaTheme="minorEastAsia"/>
            <w:noProof/>
          </w:rPr>
          <w:t>1.6</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Comment Process</w:t>
        </w:r>
        <w:r w:rsidR="007B3642">
          <w:rPr>
            <w:noProof/>
            <w:webHidden/>
          </w:rPr>
          <w:tab/>
        </w:r>
        <w:r w:rsidR="007B3642">
          <w:rPr>
            <w:noProof/>
            <w:webHidden/>
          </w:rPr>
          <w:fldChar w:fldCharType="begin"/>
        </w:r>
        <w:r w:rsidR="007B3642">
          <w:rPr>
            <w:noProof/>
            <w:webHidden/>
          </w:rPr>
          <w:instrText xml:space="preserve"> PAGEREF _Toc13773656 \h </w:instrText>
        </w:r>
        <w:r w:rsidR="007B3642">
          <w:rPr>
            <w:noProof/>
            <w:webHidden/>
          </w:rPr>
        </w:r>
        <w:r w:rsidR="007B3642">
          <w:rPr>
            <w:noProof/>
            <w:webHidden/>
          </w:rPr>
          <w:fldChar w:fldCharType="separate"/>
        </w:r>
        <w:r w:rsidR="007B3642">
          <w:rPr>
            <w:noProof/>
            <w:webHidden/>
          </w:rPr>
          <w:t>8</w:t>
        </w:r>
        <w:r w:rsidR="007B3642">
          <w:rPr>
            <w:noProof/>
            <w:webHidden/>
          </w:rPr>
          <w:fldChar w:fldCharType="end"/>
        </w:r>
      </w:hyperlink>
    </w:p>
    <w:p w14:paraId="270536A3" w14:textId="4594E919" w:rsidR="007B3642" w:rsidRDefault="000F64B0">
      <w:pPr>
        <w:pStyle w:val="TOC2"/>
        <w:tabs>
          <w:tab w:val="left" w:pos="1152"/>
        </w:tabs>
        <w:rPr>
          <w:rFonts w:asciiTheme="minorHAnsi" w:eastAsiaTheme="minorEastAsia" w:hAnsiTheme="minorHAnsi" w:cstheme="minorBidi"/>
          <w:noProof/>
          <w:sz w:val="22"/>
          <w:szCs w:val="22"/>
        </w:rPr>
      </w:pPr>
      <w:hyperlink w:anchor="_Toc13773657" w:history="1">
        <w:r w:rsidR="007B3642" w:rsidRPr="006F059D">
          <w:rPr>
            <w:rStyle w:val="Hyperlink"/>
            <w:rFonts w:eastAsiaTheme="minorEastAsia"/>
            <w:noProof/>
          </w:rPr>
          <w:t>1.7</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Copyright Licenses</w:t>
        </w:r>
        <w:r w:rsidR="007B3642">
          <w:rPr>
            <w:noProof/>
            <w:webHidden/>
          </w:rPr>
          <w:tab/>
        </w:r>
        <w:r w:rsidR="007B3642">
          <w:rPr>
            <w:noProof/>
            <w:webHidden/>
          </w:rPr>
          <w:fldChar w:fldCharType="begin"/>
        </w:r>
        <w:r w:rsidR="007B3642">
          <w:rPr>
            <w:noProof/>
            <w:webHidden/>
          </w:rPr>
          <w:instrText xml:space="preserve"> PAGEREF _Toc13773657 \h </w:instrText>
        </w:r>
        <w:r w:rsidR="007B3642">
          <w:rPr>
            <w:noProof/>
            <w:webHidden/>
          </w:rPr>
        </w:r>
        <w:r w:rsidR="007B3642">
          <w:rPr>
            <w:noProof/>
            <w:webHidden/>
          </w:rPr>
          <w:fldChar w:fldCharType="separate"/>
        </w:r>
        <w:r w:rsidR="007B3642">
          <w:rPr>
            <w:noProof/>
            <w:webHidden/>
          </w:rPr>
          <w:t>8</w:t>
        </w:r>
        <w:r w:rsidR="007B3642">
          <w:rPr>
            <w:noProof/>
            <w:webHidden/>
          </w:rPr>
          <w:fldChar w:fldCharType="end"/>
        </w:r>
      </w:hyperlink>
    </w:p>
    <w:p w14:paraId="0E0DD0AD" w14:textId="638F40C5" w:rsidR="007B3642" w:rsidRDefault="000F64B0">
      <w:pPr>
        <w:pStyle w:val="TOC3"/>
        <w:tabs>
          <w:tab w:val="left" w:pos="1584"/>
        </w:tabs>
        <w:rPr>
          <w:rFonts w:asciiTheme="minorHAnsi" w:eastAsiaTheme="minorEastAsia" w:hAnsiTheme="minorHAnsi" w:cstheme="minorBidi"/>
          <w:noProof/>
          <w:sz w:val="22"/>
          <w:szCs w:val="22"/>
        </w:rPr>
      </w:pPr>
      <w:hyperlink w:anchor="_Toc13773658" w:history="1">
        <w:r w:rsidR="007B3642" w:rsidRPr="006F059D">
          <w:rPr>
            <w:rStyle w:val="Hyperlink"/>
            <w:rFonts w:eastAsiaTheme="minorEastAsia"/>
            <w:noProof/>
          </w:rPr>
          <w:t>1.7.1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Copyright of Base Standards</w:t>
        </w:r>
        <w:r w:rsidR="007B3642">
          <w:rPr>
            <w:noProof/>
            <w:webHidden/>
          </w:rPr>
          <w:tab/>
        </w:r>
        <w:r w:rsidR="007B3642">
          <w:rPr>
            <w:noProof/>
            <w:webHidden/>
          </w:rPr>
          <w:fldChar w:fldCharType="begin"/>
        </w:r>
        <w:r w:rsidR="007B3642">
          <w:rPr>
            <w:noProof/>
            <w:webHidden/>
          </w:rPr>
          <w:instrText xml:space="preserve"> PAGEREF _Toc13773658 \h </w:instrText>
        </w:r>
        <w:r w:rsidR="007B3642">
          <w:rPr>
            <w:noProof/>
            <w:webHidden/>
          </w:rPr>
        </w:r>
        <w:r w:rsidR="007B3642">
          <w:rPr>
            <w:noProof/>
            <w:webHidden/>
          </w:rPr>
          <w:fldChar w:fldCharType="separate"/>
        </w:r>
        <w:r w:rsidR="007B3642">
          <w:rPr>
            <w:noProof/>
            <w:webHidden/>
          </w:rPr>
          <w:t>8</w:t>
        </w:r>
        <w:r w:rsidR="007B3642">
          <w:rPr>
            <w:noProof/>
            <w:webHidden/>
          </w:rPr>
          <w:fldChar w:fldCharType="end"/>
        </w:r>
      </w:hyperlink>
    </w:p>
    <w:p w14:paraId="430B3EEF" w14:textId="75906466" w:rsidR="007B3642" w:rsidRDefault="000F64B0">
      <w:pPr>
        <w:pStyle w:val="TOC2"/>
        <w:tabs>
          <w:tab w:val="left" w:pos="1152"/>
        </w:tabs>
        <w:rPr>
          <w:rFonts w:asciiTheme="minorHAnsi" w:eastAsiaTheme="minorEastAsia" w:hAnsiTheme="minorHAnsi" w:cstheme="minorBidi"/>
          <w:noProof/>
          <w:sz w:val="22"/>
          <w:szCs w:val="22"/>
        </w:rPr>
      </w:pPr>
      <w:hyperlink w:anchor="_Toc13773659" w:history="1">
        <w:r w:rsidR="007B3642" w:rsidRPr="006F059D">
          <w:rPr>
            <w:rStyle w:val="Hyperlink"/>
            <w:rFonts w:eastAsiaTheme="minorEastAsia"/>
            <w:noProof/>
          </w:rPr>
          <w:t>1.8</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Trademark</w:t>
        </w:r>
        <w:r w:rsidR="007B3642">
          <w:rPr>
            <w:noProof/>
            <w:webHidden/>
          </w:rPr>
          <w:tab/>
        </w:r>
        <w:r w:rsidR="007B3642">
          <w:rPr>
            <w:noProof/>
            <w:webHidden/>
          </w:rPr>
          <w:fldChar w:fldCharType="begin"/>
        </w:r>
        <w:r w:rsidR="007B3642">
          <w:rPr>
            <w:noProof/>
            <w:webHidden/>
          </w:rPr>
          <w:instrText xml:space="preserve"> PAGEREF _Toc13773659 \h </w:instrText>
        </w:r>
        <w:r w:rsidR="007B3642">
          <w:rPr>
            <w:noProof/>
            <w:webHidden/>
          </w:rPr>
        </w:r>
        <w:r w:rsidR="007B3642">
          <w:rPr>
            <w:noProof/>
            <w:webHidden/>
          </w:rPr>
          <w:fldChar w:fldCharType="separate"/>
        </w:r>
        <w:r w:rsidR="007B3642">
          <w:rPr>
            <w:noProof/>
            <w:webHidden/>
          </w:rPr>
          <w:t>9</w:t>
        </w:r>
        <w:r w:rsidR="007B3642">
          <w:rPr>
            <w:noProof/>
            <w:webHidden/>
          </w:rPr>
          <w:fldChar w:fldCharType="end"/>
        </w:r>
      </w:hyperlink>
    </w:p>
    <w:p w14:paraId="217A389C" w14:textId="5D8450FD" w:rsidR="007B3642" w:rsidRDefault="000F64B0">
      <w:pPr>
        <w:pStyle w:val="TOC2"/>
        <w:tabs>
          <w:tab w:val="left" w:pos="1152"/>
        </w:tabs>
        <w:rPr>
          <w:rFonts w:asciiTheme="minorHAnsi" w:eastAsiaTheme="minorEastAsia" w:hAnsiTheme="minorHAnsi" w:cstheme="minorBidi"/>
          <w:noProof/>
          <w:sz w:val="22"/>
          <w:szCs w:val="22"/>
        </w:rPr>
      </w:pPr>
      <w:hyperlink w:anchor="_Toc13773660" w:history="1">
        <w:r w:rsidR="007B3642" w:rsidRPr="006F059D">
          <w:rPr>
            <w:rStyle w:val="Hyperlink"/>
            <w:rFonts w:eastAsiaTheme="minorEastAsia"/>
            <w:noProof/>
          </w:rPr>
          <w:t>1.9</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Disclaimer Regarding Patent Rights</w:t>
        </w:r>
        <w:r w:rsidR="007B3642">
          <w:rPr>
            <w:noProof/>
            <w:webHidden/>
          </w:rPr>
          <w:tab/>
        </w:r>
        <w:r w:rsidR="007B3642">
          <w:rPr>
            <w:noProof/>
            <w:webHidden/>
          </w:rPr>
          <w:fldChar w:fldCharType="begin"/>
        </w:r>
        <w:r w:rsidR="007B3642">
          <w:rPr>
            <w:noProof/>
            <w:webHidden/>
          </w:rPr>
          <w:instrText xml:space="preserve"> PAGEREF _Toc13773660 \h </w:instrText>
        </w:r>
        <w:r w:rsidR="007B3642">
          <w:rPr>
            <w:noProof/>
            <w:webHidden/>
          </w:rPr>
        </w:r>
        <w:r w:rsidR="007B3642">
          <w:rPr>
            <w:noProof/>
            <w:webHidden/>
          </w:rPr>
          <w:fldChar w:fldCharType="separate"/>
        </w:r>
        <w:r w:rsidR="007B3642">
          <w:rPr>
            <w:noProof/>
            <w:webHidden/>
          </w:rPr>
          <w:t>9</w:t>
        </w:r>
        <w:r w:rsidR="007B3642">
          <w:rPr>
            <w:noProof/>
            <w:webHidden/>
          </w:rPr>
          <w:fldChar w:fldCharType="end"/>
        </w:r>
      </w:hyperlink>
    </w:p>
    <w:p w14:paraId="68DA6DB8" w14:textId="3AB8093E" w:rsidR="007B3642" w:rsidRDefault="000F64B0">
      <w:pPr>
        <w:pStyle w:val="TOC2"/>
        <w:tabs>
          <w:tab w:val="left" w:pos="1152"/>
        </w:tabs>
        <w:rPr>
          <w:rFonts w:asciiTheme="minorHAnsi" w:eastAsiaTheme="minorEastAsia" w:hAnsiTheme="minorHAnsi" w:cstheme="minorBidi"/>
          <w:noProof/>
          <w:sz w:val="22"/>
          <w:szCs w:val="22"/>
        </w:rPr>
      </w:pPr>
      <w:hyperlink w:anchor="_Toc13773661" w:history="1">
        <w:r w:rsidR="007B3642" w:rsidRPr="006F059D">
          <w:rPr>
            <w:rStyle w:val="Hyperlink"/>
            <w:rFonts w:eastAsiaTheme="minorEastAsia"/>
            <w:noProof/>
          </w:rPr>
          <w:t>1.10</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History of Document Changes</w:t>
        </w:r>
        <w:r w:rsidR="007B3642">
          <w:rPr>
            <w:noProof/>
            <w:webHidden/>
          </w:rPr>
          <w:tab/>
        </w:r>
        <w:r w:rsidR="007B3642">
          <w:rPr>
            <w:noProof/>
            <w:webHidden/>
          </w:rPr>
          <w:fldChar w:fldCharType="begin"/>
        </w:r>
        <w:r w:rsidR="007B3642">
          <w:rPr>
            <w:noProof/>
            <w:webHidden/>
          </w:rPr>
          <w:instrText xml:space="preserve"> PAGEREF _Toc13773661 \h </w:instrText>
        </w:r>
        <w:r w:rsidR="007B3642">
          <w:rPr>
            <w:noProof/>
            <w:webHidden/>
          </w:rPr>
        </w:r>
        <w:r w:rsidR="007B3642">
          <w:rPr>
            <w:noProof/>
            <w:webHidden/>
          </w:rPr>
          <w:fldChar w:fldCharType="separate"/>
        </w:r>
        <w:r w:rsidR="007B3642">
          <w:rPr>
            <w:noProof/>
            <w:webHidden/>
          </w:rPr>
          <w:t>9</w:t>
        </w:r>
        <w:r w:rsidR="007B3642">
          <w:rPr>
            <w:noProof/>
            <w:webHidden/>
          </w:rPr>
          <w:fldChar w:fldCharType="end"/>
        </w:r>
      </w:hyperlink>
    </w:p>
    <w:p w14:paraId="1EB01CC3" w14:textId="1CDF338B" w:rsidR="007B3642" w:rsidRDefault="000F64B0">
      <w:pPr>
        <w:pStyle w:val="TOC1"/>
        <w:rPr>
          <w:rFonts w:asciiTheme="minorHAnsi" w:eastAsiaTheme="minorEastAsia" w:hAnsiTheme="minorHAnsi" w:cstheme="minorBidi"/>
          <w:noProof/>
          <w:sz w:val="22"/>
          <w:szCs w:val="22"/>
        </w:rPr>
      </w:pPr>
      <w:hyperlink w:anchor="_Toc13773662" w:history="1">
        <w:r w:rsidR="007B3642" w:rsidRPr="006F059D">
          <w:rPr>
            <w:rStyle w:val="Hyperlink"/>
            <w:rFonts w:eastAsiaTheme="minorEastAsia"/>
            <w:noProof/>
          </w:rPr>
          <w:t>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Conventions</w:t>
        </w:r>
        <w:r w:rsidR="007B3642">
          <w:rPr>
            <w:noProof/>
            <w:webHidden/>
          </w:rPr>
          <w:tab/>
        </w:r>
        <w:r w:rsidR="007B3642">
          <w:rPr>
            <w:noProof/>
            <w:webHidden/>
          </w:rPr>
          <w:fldChar w:fldCharType="begin"/>
        </w:r>
        <w:r w:rsidR="007B3642">
          <w:rPr>
            <w:noProof/>
            <w:webHidden/>
          </w:rPr>
          <w:instrText xml:space="preserve"> PAGEREF _Toc13773662 \h </w:instrText>
        </w:r>
        <w:r w:rsidR="007B3642">
          <w:rPr>
            <w:noProof/>
            <w:webHidden/>
          </w:rPr>
        </w:r>
        <w:r w:rsidR="007B3642">
          <w:rPr>
            <w:noProof/>
            <w:webHidden/>
          </w:rPr>
          <w:fldChar w:fldCharType="separate"/>
        </w:r>
        <w:r w:rsidR="007B3642">
          <w:rPr>
            <w:noProof/>
            <w:webHidden/>
          </w:rPr>
          <w:t>11</w:t>
        </w:r>
        <w:r w:rsidR="007B3642">
          <w:rPr>
            <w:noProof/>
            <w:webHidden/>
          </w:rPr>
          <w:fldChar w:fldCharType="end"/>
        </w:r>
      </w:hyperlink>
    </w:p>
    <w:p w14:paraId="654C3469" w14:textId="27AA7EE4" w:rsidR="007B3642" w:rsidRDefault="000F64B0">
      <w:pPr>
        <w:pStyle w:val="TOC2"/>
        <w:tabs>
          <w:tab w:val="left" w:pos="1152"/>
        </w:tabs>
        <w:rPr>
          <w:rFonts w:asciiTheme="minorHAnsi" w:eastAsiaTheme="minorEastAsia" w:hAnsiTheme="minorHAnsi" w:cstheme="minorBidi"/>
          <w:noProof/>
          <w:sz w:val="22"/>
          <w:szCs w:val="22"/>
        </w:rPr>
      </w:pPr>
      <w:hyperlink w:anchor="_Toc13773663" w:history="1">
        <w:r w:rsidR="007B3642" w:rsidRPr="006F059D">
          <w:rPr>
            <w:rStyle w:val="Hyperlink"/>
            <w:rFonts w:eastAsiaTheme="minorEastAsia"/>
            <w:noProof/>
          </w:rPr>
          <w:t>2.1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The Generic IHE Transaction Model</w:t>
        </w:r>
        <w:r w:rsidR="007B3642">
          <w:rPr>
            <w:noProof/>
            <w:webHidden/>
          </w:rPr>
          <w:tab/>
        </w:r>
        <w:r w:rsidR="007B3642">
          <w:rPr>
            <w:noProof/>
            <w:webHidden/>
          </w:rPr>
          <w:fldChar w:fldCharType="begin"/>
        </w:r>
        <w:r w:rsidR="007B3642">
          <w:rPr>
            <w:noProof/>
            <w:webHidden/>
          </w:rPr>
          <w:instrText xml:space="preserve"> PAGEREF _Toc13773663 \h </w:instrText>
        </w:r>
        <w:r w:rsidR="007B3642">
          <w:rPr>
            <w:noProof/>
            <w:webHidden/>
          </w:rPr>
        </w:r>
        <w:r w:rsidR="007B3642">
          <w:rPr>
            <w:noProof/>
            <w:webHidden/>
          </w:rPr>
          <w:fldChar w:fldCharType="separate"/>
        </w:r>
        <w:r w:rsidR="007B3642">
          <w:rPr>
            <w:noProof/>
            <w:webHidden/>
          </w:rPr>
          <w:t>11</w:t>
        </w:r>
        <w:r w:rsidR="007B3642">
          <w:rPr>
            <w:noProof/>
            <w:webHidden/>
          </w:rPr>
          <w:fldChar w:fldCharType="end"/>
        </w:r>
      </w:hyperlink>
    </w:p>
    <w:p w14:paraId="37839C9A" w14:textId="05EF80A4" w:rsidR="007B3642" w:rsidRDefault="000F64B0">
      <w:pPr>
        <w:pStyle w:val="TOC2"/>
        <w:tabs>
          <w:tab w:val="left" w:pos="1152"/>
        </w:tabs>
        <w:rPr>
          <w:rFonts w:asciiTheme="minorHAnsi" w:eastAsiaTheme="minorEastAsia" w:hAnsiTheme="minorHAnsi" w:cstheme="minorBidi"/>
          <w:noProof/>
          <w:sz w:val="22"/>
          <w:szCs w:val="22"/>
        </w:rPr>
      </w:pPr>
      <w:hyperlink w:anchor="_Toc13773664" w:history="1">
        <w:r w:rsidR="007B3642" w:rsidRPr="006F059D">
          <w:rPr>
            <w:rStyle w:val="Hyperlink"/>
            <w:rFonts w:eastAsiaTheme="minorEastAsia"/>
            <w:noProof/>
          </w:rPr>
          <w:t>2.2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HL7 Profiling Conventions</w:t>
        </w:r>
        <w:r w:rsidR="007B3642">
          <w:rPr>
            <w:noProof/>
            <w:webHidden/>
          </w:rPr>
          <w:tab/>
        </w:r>
        <w:r w:rsidR="007B3642">
          <w:rPr>
            <w:noProof/>
            <w:webHidden/>
          </w:rPr>
          <w:fldChar w:fldCharType="begin"/>
        </w:r>
        <w:r w:rsidR="007B3642">
          <w:rPr>
            <w:noProof/>
            <w:webHidden/>
          </w:rPr>
          <w:instrText xml:space="preserve"> PAGEREF _Toc13773664 \h </w:instrText>
        </w:r>
        <w:r w:rsidR="007B3642">
          <w:rPr>
            <w:noProof/>
            <w:webHidden/>
          </w:rPr>
        </w:r>
        <w:r w:rsidR="007B3642">
          <w:rPr>
            <w:noProof/>
            <w:webHidden/>
          </w:rPr>
          <w:fldChar w:fldCharType="separate"/>
        </w:r>
        <w:r w:rsidR="007B3642">
          <w:rPr>
            <w:noProof/>
            <w:webHidden/>
          </w:rPr>
          <w:t>12</w:t>
        </w:r>
        <w:r w:rsidR="007B3642">
          <w:rPr>
            <w:noProof/>
            <w:webHidden/>
          </w:rPr>
          <w:fldChar w:fldCharType="end"/>
        </w:r>
      </w:hyperlink>
    </w:p>
    <w:p w14:paraId="4F1B8E78" w14:textId="3FA21A2A" w:rsidR="007B3642" w:rsidRDefault="000F64B0">
      <w:pPr>
        <w:pStyle w:val="TOC2"/>
        <w:tabs>
          <w:tab w:val="left" w:pos="1152"/>
        </w:tabs>
        <w:rPr>
          <w:rFonts w:asciiTheme="minorHAnsi" w:eastAsiaTheme="minorEastAsia" w:hAnsiTheme="minorHAnsi" w:cstheme="minorBidi"/>
          <w:noProof/>
          <w:sz w:val="22"/>
          <w:szCs w:val="22"/>
        </w:rPr>
      </w:pPr>
      <w:hyperlink w:anchor="_Toc13773665" w:history="1">
        <w:r w:rsidR="007B3642" w:rsidRPr="006F059D">
          <w:rPr>
            <w:rStyle w:val="Hyperlink"/>
            <w:rFonts w:eastAsiaTheme="minorEastAsia"/>
            <w:noProof/>
          </w:rPr>
          <w:t>2.3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Use of Coded Entities and Coding Schemes</w:t>
        </w:r>
        <w:r w:rsidR="007B3642">
          <w:rPr>
            <w:noProof/>
            <w:webHidden/>
          </w:rPr>
          <w:tab/>
        </w:r>
        <w:r w:rsidR="007B3642">
          <w:rPr>
            <w:noProof/>
            <w:webHidden/>
          </w:rPr>
          <w:fldChar w:fldCharType="begin"/>
        </w:r>
        <w:r w:rsidR="007B3642">
          <w:rPr>
            <w:noProof/>
            <w:webHidden/>
          </w:rPr>
          <w:instrText xml:space="preserve"> PAGEREF _Toc13773665 \h </w:instrText>
        </w:r>
        <w:r w:rsidR="007B3642">
          <w:rPr>
            <w:noProof/>
            <w:webHidden/>
          </w:rPr>
        </w:r>
        <w:r w:rsidR="007B3642">
          <w:rPr>
            <w:noProof/>
            <w:webHidden/>
          </w:rPr>
          <w:fldChar w:fldCharType="separate"/>
        </w:r>
        <w:r w:rsidR="007B3642">
          <w:rPr>
            <w:noProof/>
            <w:webHidden/>
          </w:rPr>
          <w:t>12</w:t>
        </w:r>
        <w:r w:rsidR="007B3642">
          <w:rPr>
            <w:noProof/>
            <w:webHidden/>
          </w:rPr>
          <w:fldChar w:fldCharType="end"/>
        </w:r>
      </w:hyperlink>
    </w:p>
    <w:p w14:paraId="6F357938" w14:textId="3E71C553" w:rsidR="007B3642" w:rsidRDefault="000F64B0">
      <w:pPr>
        <w:pStyle w:val="TOC1"/>
        <w:rPr>
          <w:rFonts w:asciiTheme="minorHAnsi" w:eastAsiaTheme="minorEastAsia" w:hAnsiTheme="minorHAnsi" w:cstheme="minorBidi"/>
          <w:noProof/>
          <w:sz w:val="22"/>
          <w:szCs w:val="22"/>
        </w:rPr>
      </w:pPr>
      <w:hyperlink w:anchor="_Toc13773666" w:history="1">
        <w:r w:rsidR="007B3642" w:rsidRPr="006F059D">
          <w:rPr>
            <w:rStyle w:val="Hyperlink"/>
            <w:rFonts w:eastAsiaTheme="minorEastAsia"/>
            <w:noProof/>
          </w:rPr>
          <w:t>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IHE Transactions</w:t>
        </w:r>
        <w:r w:rsidR="007B3642">
          <w:rPr>
            <w:noProof/>
            <w:webHidden/>
          </w:rPr>
          <w:tab/>
        </w:r>
        <w:r w:rsidR="007B3642">
          <w:rPr>
            <w:noProof/>
            <w:webHidden/>
          </w:rPr>
          <w:fldChar w:fldCharType="begin"/>
        </w:r>
        <w:r w:rsidR="007B3642">
          <w:rPr>
            <w:noProof/>
            <w:webHidden/>
          </w:rPr>
          <w:instrText xml:space="preserve"> PAGEREF _Toc13773666 \h </w:instrText>
        </w:r>
        <w:r w:rsidR="007B3642">
          <w:rPr>
            <w:noProof/>
            <w:webHidden/>
          </w:rPr>
        </w:r>
        <w:r w:rsidR="007B3642">
          <w:rPr>
            <w:noProof/>
            <w:webHidden/>
          </w:rPr>
          <w:fldChar w:fldCharType="separate"/>
        </w:r>
        <w:r w:rsidR="007B3642">
          <w:rPr>
            <w:noProof/>
            <w:webHidden/>
          </w:rPr>
          <w:t>13</w:t>
        </w:r>
        <w:r w:rsidR="007B3642">
          <w:rPr>
            <w:noProof/>
            <w:webHidden/>
          </w:rPr>
          <w:fldChar w:fldCharType="end"/>
        </w:r>
      </w:hyperlink>
    </w:p>
    <w:p w14:paraId="71783B33" w14:textId="7FA2BEBB" w:rsidR="007B3642" w:rsidRDefault="000F64B0">
      <w:pPr>
        <w:pStyle w:val="TOC2"/>
        <w:rPr>
          <w:rFonts w:asciiTheme="minorHAnsi" w:eastAsiaTheme="minorEastAsia" w:hAnsiTheme="minorHAnsi" w:cstheme="minorBidi"/>
          <w:noProof/>
          <w:sz w:val="22"/>
          <w:szCs w:val="22"/>
        </w:rPr>
      </w:pPr>
      <w:hyperlink w:anchor="_Toc13773667" w:history="1">
        <w:r w:rsidR="007B3642" w:rsidRPr="006F059D">
          <w:rPr>
            <w:rStyle w:val="Hyperlink"/>
            <w:rFonts w:eastAsiaTheme="minorEastAsia"/>
            <w:noProof/>
          </w:rPr>
          <w:t>3.29 Intentionally Left Blank</w:t>
        </w:r>
        <w:r w:rsidR="007B3642">
          <w:rPr>
            <w:noProof/>
            <w:webHidden/>
          </w:rPr>
          <w:tab/>
        </w:r>
        <w:r w:rsidR="007B3642">
          <w:rPr>
            <w:noProof/>
            <w:webHidden/>
          </w:rPr>
          <w:fldChar w:fldCharType="begin"/>
        </w:r>
        <w:r w:rsidR="007B3642">
          <w:rPr>
            <w:noProof/>
            <w:webHidden/>
          </w:rPr>
          <w:instrText xml:space="preserve"> PAGEREF _Toc13773667 \h </w:instrText>
        </w:r>
        <w:r w:rsidR="007B3642">
          <w:rPr>
            <w:noProof/>
            <w:webHidden/>
          </w:rPr>
        </w:r>
        <w:r w:rsidR="007B3642">
          <w:rPr>
            <w:noProof/>
            <w:webHidden/>
          </w:rPr>
          <w:fldChar w:fldCharType="separate"/>
        </w:r>
        <w:r w:rsidR="007B3642">
          <w:rPr>
            <w:noProof/>
            <w:webHidden/>
          </w:rPr>
          <w:t>13</w:t>
        </w:r>
        <w:r w:rsidR="007B3642">
          <w:rPr>
            <w:noProof/>
            <w:webHidden/>
          </w:rPr>
          <w:fldChar w:fldCharType="end"/>
        </w:r>
      </w:hyperlink>
    </w:p>
    <w:p w14:paraId="2C83F60F" w14:textId="5C0D90C1" w:rsidR="007B3642" w:rsidRDefault="000F64B0">
      <w:pPr>
        <w:pStyle w:val="TOC2"/>
        <w:tabs>
          <w:tab w:val="left" w:pos="1152"/>
        </w:tabs>
        <w:rPr>
          <w:rFonts w:asciiTheme="minorHAnsi" w:eastAsiaTheme="minorEastAsia" w:hAnsiTheme="minorHAnsi" w:cstheme="minorBidi"/>
          <w:noProof/>
          <w:sz w:val="22"/>
          <w:szCs w:val="22"/>
        </w:rPr>
      </w:pPr>
      <w:hyperlink w:anchor="_Toc13773668" w:history="1">
        <w:r w:rsidR="007B3642" w:rsidRPr="006F059D">
          <w:rPr>
            <w:rStyle w:val="Hyperlink"/>
            <w:rFonts w:eastAsiaTheme="minorEastAsia"/>
            <w:noProof/>
          </w:rPr>
          <w:t>3.30</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Patient Identity Management [ITI-30]</w:t>
        </w:r>
        <w:r w:rsidR="007B3642">
          <w:rPr>
            <w:noProof/>
            <w:webHidden/>
          </w:rPr>
          <w:tab/>
        </w:r>
        <w:r w:rsidR="007B3642">
          <w:rPr>
            <w:noProof/>
            <w:webHidden/>
          </w:rPr>
          <w:fldChar w:fldCharType="begin"/>
        </w:r>
        <w:r w:rsidR="007B3642">
          <w:rPr>
            <w:noProof/>
            <w:webHidden/>
          </w:rPr>
          <w:instrText xml:space="preserve"> PAGEREF _Toc13773668 \h </w:instrText>
        </w:r>
        <w:r w:rsidR="007B3642">
          <w:rPr>
            <w:noProof/>
            <w:webHidden/>
          </w:rPr>
        </w:r>
        <w:r w:rsidR="007B3642">
          <w:rPr>
            <w:noProof/>
            <w:webHidden/>
          </w:rPr>
          <w:fldChar w:fldCharType="separate"/>
        </w:r>
        <w:r w:rsidR="007B3642">
          <w:rPr>
            <w:noProof/>
            <w:webHidden/>
          </w:rPr>
          <w:t>13</w:t>
        </w:r>
        <w:r w:rsidR="007B3642">
          <w:rPr>
            <w:noProof/>
            <w:webHidden/>
          </w:rPr>
          <w:fldChar w:fldCharType="end"/>
        </w:r>
      </w:hyperlink>
    </w:p>
    <w:p w14:paraId="5D8371E4" w14:textId="010AC89E" w:rsidR="007B3642" w:rsidRDefault="000F64B0">
      <w:pPr>
        <w:pStyle w:val="TOC3"/>
        <w:tabs>
          <w:tab w:val="left" w:pos="1584"/>
        </w:tabs>
        <w:rPr>
          <w:rFonts w:asciiTheme="minorHAnsi" w:eastAsiaTheme="minorEastAsia" w:hAnsiTheme="minorHAnsi" w:cstheme="minorBidi"/>
          <w:noProof/>
          <w:sz w:val="22"/>
          <w:szCs w:val="22"/>
        </w:rPr>
      </w:pPr>
      <w:hyperlink w:anchor="_Toc13773669" w:history="1">
        <w:r w:rsidR="007B3642" w:rsidRPr="006F059D">
          <w:rPr>
            <w:rStyle w:val="Hyperlink"/>
            <w:rFonts w:eastAsiaTheme="minorEastAsia"/>
            <w:noProof/>
          </w:rPr>
          <w:t>3.30.1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Scope</w:t>
        </w:r>
        <w:r w:rsidR="007B3642">
          <w:rPr>
            <w:noProof/>
            <w:webHidden/>
          </w:rPr>
          <w:tab/>
        </w:r>
        <w:r w:rsidR="007B3642">
          <w:rPr>
            <w:noProof/>
            <w:webHidden/>
          </w:rPr>
          <w:fldChar w:fldCharType="begin"/>
        </w:r>
        <w:r w:rsidR="007B3642">
          <w:rPr>
            <w:noProof/>
            <w:webHidden/>
          </w:rPr>
          <w:instrText xml:space="preserve"> PAGEREF _Toc13773669 \h </w:instrText>
        </w:r>
        <w:r w:rsidR="007B3642">
          <w:rPr>
            <w:noProof/>
            <w:webHidden/>
          </w:rPr>
        </w:r>
        <w:r w:rsidR="007B3642">
          <w:rPr>
            <w:noProof/>
            <w:webHidden/>
          </w:rPr>
          <w:fldChar w:fldCharType="separate"/>
        </w:r>
        <w:r w:rsidR="007B3642">
          <w:rPr>
            <w:noProof/>
            <w:webHidden/>
          </w:rPr>
          <w:t>13</w:t>
        </w:r>
        <w:r w:rsidR="007B3642">
          <w:rPr>
            <w:noProof/>
            <w:webHidden/>
          </w:rPr>
          <w:fldChar w:fldCharType="end"/>
        </w:r>
      </w:hyperlink>
    </w:p>
    <w:p w14:paraId="16B52CDE" w14:textId="05365212" w:rsidR="007B3642" w:rsidRDefault="000F64B0">
      <w:pPr>
        <w:pStyle w:val="TOC3"/>
        <w:tabs>
          <w:tab w:val="left" w:pos="1584"/>
        </w:tabs>
        <w:rPr>
          <w:rFonts w:asciiTheme="minorHAnsi" w:eastAsiaTheme="minorEastAsia" w:hAnsiTheme="minorHAnsi" w:cstheme="minorBidi"/>
          <w:noProof/>
          <w:sz w:val="22"/>
          <w:szCs w:val="22"/>
        </w:rPr>
      </w:pPr>
      <w:hyperlink w:anchor="_Toc13773670" w:history="1">
        <w:r w:rsidR="007B3642" w:rsidRPr="006F059D">
          <w:rPr>
            <w:rStyle w:val="Hyperlink"/>
            <w:rFonts w:eastAsiaTheme="minorEastAsia"/>
            <w:noProof/>
          </w:rPr>
          <w:t>3.30.2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Use Case Roles</w:t>
        </w:r>
        <w:r w:rsidR="007B3642">
          <w:rPr>
            <w:noProof/>
            <w:webHidden/>
          </w:rPr>
          <w:tab/>
        </w:r>
        <w:r w:rsidR="007B3642">
          <w:rPr>
            <w:noProof/>
            <w:webHidden/>
          </w:rPr>
          <w:fldChar w:fldCharType="begin"/>
        </w:r>
        <w:r w:rsidR="007B3642">
          <w:rPr>
            <w:noProof/>
            <w:webHidden/>
          </w:rPr>
          <w:instrText xml:space="preserve"> PAGEREF _Toc13773670 \h </w:instrText>
        </w:r>
        <w:r w:rsidR="007B3642">
          <w:rPr>
            <w:noProof/>
            <w:webHidden/>
          </w:rPr>
        </w:r>
        <w:r w:rsidR="007B3642">
          <w:rPr>
            <w:noProof/>
            <w:webHidden/>
          </w:rPr>
          <w:fldChar w:fldCharType="separate"/>
        </w:r>
        <w:r w:rsidR="007B3642">
          <w:rPr>
            <w:noProof/>
            <w:webHidden/>
          </w:rPr>
          <w:t>13</w:t>
        </w:r>
        <w:r w:rsidR="007B3642">
          <w:rPr>
            <w:noProof/>
            <w:webHidden/>
          </w:rPr>
          <w:fldChar w:fldCharType="end"/>
        </w:r>
      </w:hyperlink>
    </w:p>
    <w:p w14:paraId="3F870FD9" w14:textId="7EC5B0D9" w:rsidR="007B3642" w:rsidRDefault="000F64B0">
      <w:pPr>
        <w:pStyle w:val="TOC3"/>
        <w:tabs>
          <w:tab w:val="left" w:pos="1584"/>
        </w:tabs>
        <w:rPr>
          <w:rFonts w:asciiTheme="minorHAnsi" w:eastAsiaTheme="minorEastAsia" w:hAnsiTheme="minorHAnsi" w:cstheme="minorBidi"/>
          <w:noProof/>
          <w:sz w:val="22"/>
          <w:szCs w:val="22"/>
        </w:rPr>
      </w:pPr>
      <w:hyperlink w:anchor="_Toc13773671" w:history="1">
        <w:r w:rsidR="007B3642" w:rsidRPr="006F059D">
          <w:rPr>
            <w:rStyle w:val="Hyperlink"/>
            <w:rFonts w:eastAsiaTheme="minorEastAsia"/>
            <w:noProof/>
          </w:rPr>
          <w:t>3.30.3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Referenced Standards</w:t>
        </w:r>
        <w:r w:rsidR="007B3642">
          <w:rPr>
            <w:noProof/>
            <w:webHidden/>
          </w:rPr>
          <w:tab/>
        </w:r>
        <w:r w:rsidR="007B3642">
          <w:rPr>
            <w:noProof/>
            <w:webHidden/>
          </w:rPr>
          <w:fldChar w:fldCharType="begin"/>
        </w:r>
        <w:r w:rsidR="007B3642">
          <w:rPr>
            <w:noProof/>
            <w:webHidden/>
          </w:rPr>
          <w:instrText xml:space="preserve"> PAGEREF _Toc13773671 \h </w:instrText>
        </w:r>
        <w:r w:rsidR="007B3642">
          <w:rPr>
            <w:noProof/>
            <w:webHidden/>
          </w:rPr>
        </w:r>
        <w:r w:rsidR="007B3642">
          <w:rPr>
            <w:noProof/>
            <w:webHidden/>
          </w:rPr>
          <w:fldChar w:fldCharType="separate"/>
        </w:r>
        <w:r w:rsidR="007B3642">
          <w:rPr>
            <w:noProof/>
            <w:webHidden/>
          </w:rPr>
          <w:t>14</w:t>
        </w:r>
        <w:r w:rsidR="007B3642">
          <w:rPr>
            <w:noProof/>
            <w:webHidden/>
          </w:rPr>
          <w:fldChar w:fldCharType="end"/>
        </w:r>
      </w:hyperlink>
    </w:p>
    <w:p w14:paraId="3B77D172" w14:textId="6F201A44" w:rsidR="007B3642" w:rsidRDefault="000F64B0">
      <w:pPr>
        <w:pStyle w:val="TOC3"/>
        <w:tabs>
          <w:tab w:val="left" w:pos="1584"/>
        </w:tabs>
        <w:rPr>
          <w:rFonts w:asciiTheme="minorHAnsi" w:eastAsiaTheme="minorEastAsia" w:hAnsiTheme="minorHAnsi" w:cstheme="minorBidi"/>
          <w:noProof/>
          <w:sz w:val="22"/>
          <w:szCs w:val="22"/>
        </w:rPr>
      </w:pPr>
      <w:hyperlink w:anchor="_Toc13773672" w:history="1">
        <w:r w:rsidR="007B3642" w:rsidRPr="006F059D">
          <w:rPr>
            <w:rStyle w:val="Hyperlink"/>
            <w:rFonts w:eastAsiaTheme="minorEastAsia"/>
            <w:noProof/>
          </w:rPr>
          <w:t>3.30.4</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Message sets and options</w:t>
        </w:r>
        <w:r w:rsidR="007B3642">
          <w:rPr>
            <w:noProof/>
            <w:webHidden/>
          </w:rPr>
          <w:tab/>
        </w:r>
        <w:r w:rsidR="007B3642">
          <w:rPr>
            <w:noProof/>
            <w:webHidden/>
          </w:rPr>
          <w:fldChar w:fldCharType="begin"/>
        </w:r>
        <w:r w:rsidR="007B3642">
          <w:rPr>
            <w:noProof/>
            <w:webHidden/>
          </w:rPr>
          <w:instrText xml:space="preserve"> PAGEREF _Toc13773672 \h </w:instrText>
        </w:r>
        <w:r w:rsidR="007B3642">
          <w:rPr>
            <w:noProof/>
            <w:webHidden/>
          </w:rPr>
        </w:r>
        <w:r w:rsidR="007B3642">
          <w:rPr>
            <w:noProof/>
            <w:webHidden/>
          </w:rPr>
          <w:fldChar w:fldCharType="separate"/>
        </w:r>
        <w:r w:rsidR="007B3642">
          <w:rPr>
            <w:noProof/>
            <w:webHidden/>
          </w:rPr>
          <w:t>14</w:t>
        </w:r>
        <w:r w:rsidR="007B3642">
          <w:rPr>
            <w:noProof/>
            <w:webHidden/>
          </w:rPr>
          <w:fldChar w:fldCharType="end"/>
        </w:r>
      </w:hyperlink>
    </w:p>
    <w:p w14:paraId="7EAAE58A" w14:textId="686990DA" w:rsidR="007B3642" w:rsidRDefault="000F64B0">
      <w:pPr>
        <w:pStyle w:val="TOC3"/>
        <w:tabs>
          <w:tab w:val="left" w:pos="1584"/>
        </w:tabs>
        <w:rPr>
          <w:rFonts w:asciiTheme="minorHAnsi" w:eastAsiaTheme="minorEastAsia" w:hAnsiTheme="minorHAnsi" w:cstheme="minorBidi"/>
          <w:noProof/>
          <w:sz w:val="22"/>
          <w:szCs w:val="22"/>
        </w:rPr>
      </w:pPr>
      <w:hyperlink w:anchor="_Toc13773673" w:history="1">
        <w:r w:rsidR="007B3642" w:rsidRPr="006F059D">
          <w:rPr>
            <w:rStyle w:val="Hyperlink"/>
            <w:rFonts w:eastAsiaTheme="minorEastAsia"/>
            <w:noProof/>
          </w:rPr>
          <w:t>3.30.5</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Common HL7 Message Segments</w:t>
        </w:r>
        <w:r w:rsidR="007B3642">
          <w:rPr>
            <w:noProof/>
            <w:webHidden/>
          </w:rPr>
          <w:tab/>
        </w:r>
        <w:r w:rsidR="007B3642">
          <w:rPr>
            <w:noProof/>
            <w:webHidden/>
          </w:rPr>
          <w:fldChar w:fldCharType="begin"/>
        </w:r>
        <w:r w:rsidR="007B3642">
          <w:rPr>
            <w:noProof/>
            <w:webHidden/>
          </w:rPr>
          <w:instrText xml:space="preserve"> PAGEREF _Toc13773673 \h </w:instrText>
        </w:r>
        <w:r w:rsidR="007B3642">
          <w:rPr>
            <w:noProof/>
            <w:webHidden/>
          </w:rPr>
        </w:r>
        <w:r w:rsidR="007B3642">
          <w:rPr>
            <w:noProof/>
            <w:webHidden/>
          </w:rPr>
          <w:fldChar w:fldCharType="separate"/>
        </w:r>
        <w:r w:rsidR="007B3642">
          <w:rPr>
            <w:noProof/>
            <w:webHidden/>
          </w:rPr>
          <w:t>15</w:t>
        </w:r>
        <w:r w:rsidR="007B3642">
          <w:rPr>
            <w:noProof/>
            <w:webHidden/>
          </w:rPr>
          <w:fldChar w:fldCharType="end"/>
        </w:r>
      </w:hyperlink>
    </w:p>
    <w:p w14:paraId="7D34EB3F" w14:textId="031B5CA9" w:rsidR="007B3642" w:rsidRDefault="000F64B0">
      <w:pPr>
        <w:pStyle w:val="TOC3"/>
        <w:tabs>
          <w:tab w:val="left" w:pos="1584"/>
        </w:tabs>
        <w:rPr>
          <w:rFonts w:asciiTheme="minorHAnsi" w:eastAsiaTheme="minorEastAsia" w:hAnsiTheme="minorHAnsi" w:cstheme="minorBidi"/>
          <w:noProof/>
          <w:sz w:val="22"/>
          <w:szCs w:val="22"/>
        </w:rPr>
      </w:pPr>
      <w:hyperlink w:anchor="_Toc13773674" w:history="1">
        <w:r w:rsidR="007B3642" w:rsidRPr="006F059D">
          <w:rPr>
            <w:rStyle w:val="Hyperlink"/>
            <w:rFonts w:eastAsiaTheme="minorEastAsia"/>
            <w:noProof/>
          </w:rPr>
          <w:t>3.30.6</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Interactions</w:t>
        </w:r>
        <w:r w:rsidR="007B3642">
          <w:rPr>
            <w:noProof/>
            <w:webHidden/>
          </w:rPr>
          <w:tab/>
        </w:r>
        <w:r w:rsidR="007B3642">
          <w:rPr>
            <w:noProof/>
            <w:webHidden/>
          </w:rPr>
          <w:fldChar w:fldCharType="begin"/>
        </w:r>
        <w:r w:rsidR="007B3642">
          <w:rPr>
            <w:noProof/>
            <w:webHidden/>
          </w:rPr>
          <w:instrText xml:space="preserve"> PAGEREF _Toc13773674 \h </w:instrText>
        </w:r>
        <w:r w:rsidR="007B3642">
          <w:rPr>
            <w:noProof/>
            <w:webHidden/>
          </w:rPr>
        </w:r>
        <w:r w:rsidR="007B3642">
          <w:rPr>
            <w:noProof/>
            <w:webHidden/>
          </w:rPr>
          <w:fldChar w:fldCharType="separate"/>
        </w:r>
        <w:r w:rsidR="007B3642">
          <w:rPr>
            <w:noProof/>
            <w:webHidden/>
          </w:rPr>
          <w:t>32</w:t>
        </w:r>
        <w:r w:rsidR="007B3642">
          <w:rPr>
            <w:noProof/>
            <w:webHidden/>
          </w:rPr>
          <w:fldChar w:fldCharType="end"/>
        </w:r>
      </w:hyperlink>
    </w:p>
    <w:p w14:paraId="7231C380" w14:textId="79F7E4DD" w:rsidR="007B3642" w:rsidRDefault="000F64B0">
      <w:pPr>
        <w:pStyle w:val="TOC2"/>
        <w:tabs>
          <w:tab w:val="left" w:pos="1152"/>
        </w:tabs>
        <w:rPr>
          <w:rFonts w:asciiTheme="minorHAnsi" w:eastAsiaTheme="minorEastAsia" w:hAnsiTheme="minorHAnsi" w:cstheme="minorBidi"/>
          <w:noProof/>
          <w:sz w:val="22"/>
          <w:szCs w:val="22"/>
        </w:rPr>
      </w:pPr>
      <w:hyperlink w:anchor="_Toc13773675" w:history="1">
        <w:r w:rsidR="007B3642" w:rsidRPr="006F059D">
          <w:rPr>
            <w:rStyle w:val="Hyperlink"/>
            <w:rFonts w:eastAsiaTheme="minorEastAsia"/>
            <w:noProof/>
          </w:rPr>
          <w:t>3.31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Patient Encounter Management [ITI-31]</w:t>
        </w:r>
        <w:r w:rsidR="007B3642">
          <w:rPr>
            <w:noProof/>
            <w:webHidden/>
          </w:rPr>
          <w:tab/>
        </w:r>
        <w:r w:rsidR="007B3642">
          <w:rPr>
            <w:noProof/>
            <w:webHidden/>
          </w:rPr>
          <w:fldChar w:fldCharType="begin"/>
        </w:r>
        <w:r w:rsidR="007B3642">
          <w:rPr>
            <w:noProof/>
            <w:webHidden/>
          </w:rPr>
          <w:instrText xml:space="preserve"> PAGEREF _Toc13773675 \h </w:instrText>
        </w:r>
        <w:r w:rsidR="007B3642">
          <w:rPr>
            <w:noProof/>
            <w:webHidden/>
          </w:rPr>
        </w:r>
        <w:r w:rsidR="007B3642">
          <w:rPr>
            <w:noProof/>
            <w:webHidden/>
          </w:rPr>
          <w:fldChar w:fldCharType="separate"/>
        </w:r>
        <w:r w:rsidR="007B3642">
          <w:rPr>
            <w:noProof/>
            <w:webHidden/>
          </w:rPr>
          <w:t>40</w:t>
        </w:r>
        <w:r w:rsidR="007B3642">
          <w:rPr>
            <w:noProof/>
            <w:webHidden/>
          </w:rPr>
          <w:fldChar w:fldCharType="end"/>
        </w:r>
      </w:hyperlink>
    </w:p>
    <w:p w14:paraId="7A25E9D3" w14:textId="01571A9D" w:rsidR="007B3642" w:rsidRDefault="000F64B0">
      <w:pPr>
        <w:pStyle w:val="TOC3"/>
        <w:tabs>
          <w:tab w:val="left" w:pos="1584"/>
        </w:tabs>
        <w:rPr>
          <w:rFonts w:asciiTheme="minorHAnsi" w:eastAsiaTheme="minorEastAsia" w:hAnsiTheme="minorHAnsi" w:cstheme="minorBidi"/>
          <w:noProof/>
          <w:sz w:val="22"/>
          <w:szCs w:val="22"/>
        </w:rPr>
      </w:pPr>
      <w:hyperlink w:anchor="_Toc13773676" w:history="1">
        <w:r w:rsidR="007B3642" w:rsidRPr="006F059D">
          <w:rPr>
            <w:rStyle w:val="Hyperlink"/>
            <w:rFonts w:eastAsiaTheme="minorEastAsia"/>
            <w:noProof/>
          </w:rPr>
          <w:t>3.31.1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Scope</w:t>
        </w:r>
        <w:r w:rsidR="007B3642">
          <w:rPr>
            <w:noProof/>
            <w:webHidden/>
          </w:rPr>
          <w:tab/>
        </w:r>
        <w:r w:rsidR="007B3642">
          <w:rPr>
            <w:noProof/>
            <w:webHidden/>
          </w:rPr>
          <w:fldChar w:fldCharType="begin"/>
        </w:r>
        <w:r w:rsidR="007B3642">
          <w:rPr>
            <w:noProof/>
            <w:webHidden/>
          </w:rPr>
          <w:instrText xml:space="preserve"> PAGEREF _Toc13773676 \h </w:instrText>
        </w:r>
        <w:r w:rsidR="007B3642">
          <w:rPr>
            <w:noProof/>
            <w:webHidden/>
          </w:rPr>
        </w:r>
        <w:r w:rsidR="007B3642">
          <w:rPr>
            <w:noProof/>
            <w:webHidden/>
          </w:rPr>
          <w:fldChar w:fldCharType="separate"/>
        </w:r>
        <w:r w:rsidR="007B3642">
          <w:rPr>
            <w:noProof/>
            <w:webHidden/>
          </w:rPr>
          <w:t>40</w:t>
        </w:r>
        <w:r w:rsidR="007B3642">
          <w:rPr>
            <w:noProof/>
            <w:webHidden/>
          </w:rPr>
          <w:fldChar w:fldCharType="end"/>
        </w:r>
      </w:hyperlink>
    </w:p>
    <w:p w14:paraId="1B884C40" w14:textId="47171FF9" w:rsidR="007B3642" w:rsidRDefault="000F64B0">
      <w:pPr>
        <w:pStyle w:val="TOC3"/>
        <w:tabs>
          <w:tab w:val="left" w:pos="1584"/>
        </w:tabs>
        <w:rPr>
          <w:rFonts w:asciiTheme="minorHAnsi" w:eastAsiaTheme="minorEastAsia" w:hAnsiTheme="minorHAnsi" w:cstheme="minorBidi"/>
          <w:noProof/>
          <w:sz w:val="22"/>
          <w:szCs w:val="22"/>
        </w:rPr>
      </w:pPr>
      <w:hyperlink w:anchor="_Toc13773677" w:history="1">
        <w:r w:rsidR="007B3642" w:rsidRPr="006F059D">
          <w:rPr>
            <w:rStyle w:val="Hyperlink"/>
            <w:rFonts w:eastAsiaTheme="minorEastAsia"/>
            <w:noProof/>
          </w:rPr>
          <w:t>3.31.2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Use Case Roles</w:t>
        </w:r>
        <w:r w:rsidR="007B3642">
          <w:rPr>
            <w:noProof/>
            <w:webHidden/>
          </w:rPr>
          <w:tab/>
        </w:r>
        <w:r w:rsidR="007B3642">
          <w:rPr>
            <w:noProof/>
            <w:webHidden/>
          </w:rPr>
          <w:fldChar w:fldCharType="begin"/>
        </w:r>
        <w:r w:rsidR="007B3642">
          <w:rPr>
            <w:noProof/>
            <w:webHidden/>
          </w:rPr>
          <w:instrText xml:space="preserve"> PAGEREF _Toc13773677 \h </w:instrText>
        </w:r>
        <w:r w:rsidR="007B3642">
          <w:rPr>
            <w:noProof/>
            <w:webHidden/>
          </w:rPr>
        </w:r>
        <w:r w:rsidR="007B3642">
          <w:rPr>
            <w:noProof/>
            <w:webHidden/>
          </w:rPr>
          <w:fldChar w:fldCharType="separate"/>
        </w:r>
        <w:r w:rsidR="007B3642">
          <w:rPr>
            <w:noProof/>
            <w:webHidden/>
          </w:rPr>
          <w:t>40</w:t>
        </w:r>
        <w:r w:rsidR="007B3642">
          <w:rPr>
            <w:noProof/>
            <w:webHidden/>
          </w:rPr>
          <w:fldChar w:fldCharType="end"/>
        </w:r>
      </w:hyperlink>
    </w:p>
    <w:p w14:paraId="56E1EBD2" w14:textId="7FC15BB0" w:rsidR="007B3642" w:rsidRDefault="000F64B0">
      <w:pPr>
        <w:pStyle w:val="TOC3"/>
        <w:tabs>
          <w:tab w:val="left" w:pos="1584"/>
        </w:tabs>
        <w:rPr>
          <w:rFonts w:asciiTheme="minorHAnsi" w:eastAsiaTheme="minorEastAsia" w:hAnsiTheme="minorHAnsi" w:cstheme="minorBidi"/>
          <w:noProof/>
          <w:sz w:val="22"/>
          <w:szCs w:val="22"/>
        </w:rPr>
      </w:pPr>
      <w:hyperlink w:anchor="_Toc13773678" w:history="1">
        <w:r w:rsidR="007B3642" w:rsidRPr="006F059D">
          <w:rPr>
            <w:rStyle w:val="Hyperlink"/>
            <w:rFonts w:eastAsiaTheme="minorEastAsia"/>
            <w:noProof/>
          </w:rPr>
          <w:t>3.31.3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Referenced Standards</w:t>
        </w:r>
        <w:r w:rsidR="007B3642">
          <w:rPr>
            <w:noProof/>
            <w:webHidden/>
          </w:rPr>
          <w:tab/>
        </w:r>
        <w:r w:rsidR="007B3642">
          <w:rPr>
            <w:noProof/>
            <w:webHidden/>
          </w:rPr>
          <w:fldChar w:fldCharType="begin"/>
        </w:r>
        <w:r w:rsidR="007B3642">
          <w:rPr>
            <w:noProof/>
            <w:webHidden/>
          </w:rPr>
          <w:instrText xml:space="preserve"> PAGEREF _Toc13773678 \h </w:instrText>
        </w:r>
        <w:r w:rsidR="007B3642">
          <w:rPr>
            <w:noProof/>
            <w:webHidden/>
          </w:rPr>
        </w:r>
        <w:r w:rsidR="007B3642">
          <w:rPr>
            <w:noProof/>
            <w:webHidden/>
          </w:rPr>
          <w:fldChar w:fldCharType="separate"/>
        </w:r>
        <w:r w:rsidR="007B3642">
          <w:rPr>
            <w:noProof/>
            <w:webHidden/>
          </w:rPr>
          <w:t>40</w:t>
        </w:r>
        <w:r w:rsidR="007B3642">
          <w:rPr>
            <w:noProof/>
            <w:webHidden/>
          </w:rPr>
          <w:fldChar w:fldCharType="end"/>
        </w:r>
      </w:hyperlink>
    </w:p>
    <w:p w14:paraId="3420B673" w14:textId="3B42F5F9" w:rsidR="007B3642" w:rsidRDefault="000F64B0">
      <w:pPr>
        <w:pStyle w:val="TOC3"/>
        <w:tabs>
          <w:tab w:val="left" w:pos="1584"/>
        </w:tabs>
        <w:rPr>
          <w:rFonts w:asciiTheme="minorHAnsi" w:eastAsiaTheme="minorEastAsia" w:hAnsiTheme="minorHAnsi" w:cstheme="minorBidi"/>
          <w:noProof/>
          <w:sz w:val="22"/>
          <w:szCs w:val="22"/>
        </w:rPr>
      </w:pPr>
      <w:hyperlink w:anchor="_Toc13773679" w:history="1">
        <w:r w:rsidR="007B3642" w:rsidRPr="006F059D">
          <w:rPr>
            <w:rStyle w:val="Hyperlink"/>
            <w:rFonts w:eastAsiaTheme="minorEastAsia"/>
            <w:noProof/>
          </w:rPr>
          <w:t>3.31.4</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Definition of the concept “Movement”</w:t>
        </w:r>
        <w:r w:rsidR="007B3642">
          <w:rPr>
            <w:noProof/>
            <w:webHidden/>
          </w:rPr>
          <w:tab/>
        </w:r>
        <w:r w:rsidR="007B3642">
          <w:rPr>
            <w:noProof/>
            <w:webHidden/>
          </w:rPr>
          <w:fldChar w:fldCharType="begin"/>
        </w:r>
        <w:r w:rsidR="007B3642">
          <w:rPr>
            <w:noProof/>
            <w:webHidden/>
          </w:rPr>
          <w:instrText xml:space="preserve"> PAGEREF _Toc13773679 \h </w:instrText>
        </w:r>
        <w:r w:rsidR="007B3642">
          <w:rPr>
            <w:noProof/>
            <w:webHidden/>
          </w:rPr>
        </w:r>
        <w:r w:rsidR="007B3642">
          <w:rPr>
            <w:noProof/>
            <w:webHidden/>
          </w:rPr>
          <w:fldChar w:fldCharType="separate"/>
        </w:r>
        <w:r w:rsidR="007B3642">
          <w:rPr>
            <w:noProof/>
            <w:webHidden/>
          </w:rPr>
          <w:t>40</w:t>
        </w:r>
        <w:r w:rsidR="007B3642">
          <w:rPr>
            <w:noProof/>
            <w:webHidden/>
          </w:rPr>
          <w:fldChar w:fldCharType="end"/>
        </w:r>
      </w:hyperlink>
    </w:p>
    <w:p w14:paraId="6604277A" w14:textId="2CE7E67F" w:rsidR="007B3642" w:rsidRDefault="000F64B0">
      <w:pPr>
        <w:pStyle w:val="TOC3"/>
        <w:tabs>
          <w:tab w:val="left" w:pos="1584"/>
        </w:tabs>
        <w:rPr>
          <w:rFonts w:asciiTheme="minorHAnsi" w:eastAsiaTheme="minorEastAsia" w:hAnsiTheme="minorHAnsi" w:cstheme="minorBidi"/>
          <w:noProof/>
          <w:sz w:val="22"/>
          <w:szCs w:val="22"/>
        </w:rPr>
      </w:pPr>
      <w:hyperlink w:anchor="_Toc13773680" w:history="1">
        <w:r w:rsidR="007B3642" w:rsidRPr="006F059D">
          <w:rPr>
            <w:rStyle w:val="Hyperlink"/>
            <w:rFonts w:eastAsiaTheme="minorEastAsia"/>
            <w:noProof/>
          </w:rPr>
          <w:t>3.31.5</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Message sets and options</w:t>
        </w:r>
        <w:r w:rsidR="007B3642">
          <w:rPr>
            <w:noProof/>
            <w:webHidden/>
          </w:rPr>
          <w:tab/>
        </w:r>
        <w:r w:rsidR="007B3642">
          <w:rPr>
            <w:noProof/>
            <w:webHidden/>
          </w:rPr>
          <w:fldChar w:fldCharType="begin"/>
        </w:r>
        <w:r w:rsidR="007B3642">
          <w:rPr>
            <w:noProof/>
            <w:webHidden/>
          </w:rPr>
          <w:instrText xml:space="preserve"> PAGEREF _Toc13773680 \h </w:instrText>
        </w:r>
        <w:r w:rsidR="007B3642">
          <w:rPr>
            <w:noProof/>
            <w:webHidden/>
          </w:rPr>
        </w:r>
        <w:r w:rsidR="007B3642">
          <w:rPr>
            <w:noProof/>
            <w:webHidden/>
          </w:rPr>
          <w:fldChar w:fldCharType="separate"/>
        </w:r>
        <w:r w:rsidR="007B3642">
          <w:rPr>
            <w:noProof/>
            <w:webHidden/>
          </w:rPr>
          <w:t>42</w:t>
        </w:r>
        <w:r w:rsidR="007B3642">
          <w:rPr>
            <w:noProof/>
            <w:webHidden/>
          </w:rPr>
          <w:fldChar w:fldCharType="end"/>
        </w:r>
      </w:hyperlink>
    </w:p>
    <w:p w14:paraId="486B5B05" w14:textId="7B0B5EC4" w:rsidR="007B3642" w:rsidRDefault="000F64B0">
      <w:pPr>
        <w:pStyle w:val="TOC3"/>
        <w:tabs>
          <w:tab w:val="left" w:pos="1584"/>
        </w:tabs>
        <w:rPr>
          <w:rFonts w:asciiTheme="minorHAnsi" w:eastAsiaTheme="minorEastAsia" w:hAnsiTheme="minorHAnsi" w:cstheme="minorBidi"/>
          <w:noProof/>
          <w:sz w:val="22"/>
          <w:szCs w:val="22"/>
        </w:rPr>
      </w:pPr>
      <w:hyperlink w:anchor="_Toc13773681" w:history="1">
        <w:r w:rsidR="007B3642" w:rsidRPr="006F059D">
          <w:rPr>
            <w:rStyle w:val="Hyperlink"/>
            <w:rFonts w:eastAsiaTheme="minorEastAsia"/>
            <w:noProof/>
          </w:rPr>
          <w:t>3.31.6</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Common HL7 Message Segments</w:t>
        </w:r>
        <w:r w:rsidR="007B3642">
          <w:rPr>
            <w:noProof/>
            <w:webHidden/>
          </w:rPr>
          <w:tab/>
        </w:r>
        <w:r w:rsidR="007B3642">
          <w:rPr>
            <w:noProof/>
            <w:webHidden/>
          </w:rPr>
          <w:fldChar w:fldCharType="begin"/>
        </w:r>
        <w:r w:rsidR="007B3642">
          <w:rPr>
            <w:noProof/>
            <w:webHidden/>
          </w:rPr>
          <w:instrText xml:space="preserve"> PAGEREF _Toc13773681 \h </w:instrText>
        </w:r>
        <w:r w:rsidR="007B3642">
          <w:rPr>
            <w:noProof/>
            <w:webHidden/>
          </w:rPr>
        </w:r>
        <w:r w:rsidR="007B3642">
          <w:rPr>
            <w:noProof/>
            <w:webHidden/>
          </w:rPr>
          <w:fldChar w:fldCharType="separate"/>
        </w:r>
        <w:r w:rsidR="007B3642">
          <w:rPr>
            <w:noProof/>
            <w:webHidden/>
          </w:rPr>
          <w:t>49</w:t>
        </w:r>
        <w:r w:rsidR="007B3642">
          <w:rPr>
            <w:noProof/>
            <w:webHidden/>
          </w:rPr>
          <w:fldChar w:fldCharType="end"/>
        </w:r>
      </w:hyperlink>
    </w:p>
    <w:p w14:paraId="598FB7A4" w14:textId="53CA801B" w:rsidR="007B3642" w:rsidRDefault="000F64B0">
      <w:pPr>
        <w:pStyle w:val="TOC3"/>
        <w:tabs>
          <w:tab w:val="left" w:pos="1584"/>
        </w:tabs>
        <w:rPr>
          <w:rFonts w:asciiTheme="minorHAnsi" w:eastAsiaTheme="minorEastAsia" w:hAnsiTheme="minorHAnsi" w:cstheme="minorBidi"/>
          <w:noProof/>
          <w:sz w:val="22"/>
          <w:szCs w:val="22"/>
        </w:rPr>
      </w:pPr>
      <w:hyperlink w:anchor="_Toc13773682" w:history="1">
        <w:r w:rsidR="007B3642" w:rsidRPr="006F059D">
          <w:rPr>
            <w:rStyle w:val="Hyperlink"/>
            <w:rFonts w:eastAsiaTheme="minorEastAsia"/>
            <w:noProof/>
          </w:rPr>
          <w:t>3.31.7</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Interactions</w:t>
        </w:r>
        <w:r w:rsidR="007B3642">
          <w:rPr>
            <w:noProof/>
            <w:webHidden/>
          </w:rPr>
          <w:tab/>
        </w:r>
        <w:r w:rsidR="007B3642">
          <w:rPr>
            <w:noProof/>
            <w:webHidden/>
          </w:rPr>
          <w:fldChar w:fldCharType="begin"/>
        </w:r>
        <w:r w:rsidR="007B3642">
          <w:rPr>
            <w:noProof/>
            <w:webHidden/>
          </w:rPr>
          <w:instrText xml:space="preserve"> PAGEREF _Toc13773682 \h </w:instrText>
        </w:r>
        <w:r w:rsidR="007B3642">
          <w:rPr>
            <w:noProof/>
            <w:webHidden/>
          </w:rPr>
        </w:r>
        <w:r w:rsidR="007B3642">
          <w:rPr>
            <w:noProof/>
            <w:webHidden/>
          </w:rPr>
          <w:fldChar w:fldCharType="separate"/>
        </w:r>
        <w:r w:rsidR="007B3642">
          <w:rPr>
            <w:noProof/>
            <w:webHidden/>
          </w:rPr>
          <w:t>50</w:t>
        </w:r>
        <w:r w:rsidR="007B3642">
          <w:rPr>
            <w:noProof/>
            <w:webHidden/>
          </w:rPr>
          <w:fldChar w:fldCharType="end"/>
        </w:r>
      </w:hyperlink>
    </w:p>
    <w:p w14:paraId="7984ECD6" w14:textId="615136EF" w:rsidR="007B3642" w:rsidRDefault="000F64B0">
      <w:pPr>
        <w:pStyle w:val="TOC2"/>
        <w:tabs>
          <w:tab w:val="left" w:pos="1152"/>
        </w:tabs>
        <w:rPr>
          <w:rFonts w:asciiTheme="minorHAnsi" w:eastAsiaTheme="minorEastAsia" w:hAnsiTheme="minorHAnsi" w:cstheme="minorBidi"/>
          <w:noProof/>
          <w:sz w:val="22"/>
          <w:szCs w:val="22"/>
        </w:rPr>
      </w:pPr>
      <w:hyperlink w:anchor="_Toc13773683" w:history="1">
        <w:r w:rsidR="007B3642" w:rsidRPr="006F059D">
          <w:rPr>
            <w:rStyle w:val="Hyperlink"/>
            <w:rFonts w:eastAsiaTheme="minorEastAsia"/>
            <w:noProof/>
          </w:rPr>
          <w:t>3.32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Distribute Document Set on Media [ITI-32]</w:t>
        </w:r>
        <w:r w:rsidR="007B3642">
          <w:rPr>
            <w:noProof/>
            <w:webHidden/>
          </w:rPr>
          <w:tab/>
        </w:r>
        <w:r w:rsidR="007B3642">
          <w:rPr>
            <w:noProof/>
            <w:webHidden/>
          </w:rPr>
          <w:fldChar w:fldCharType="begin"/>
        </w:r>
        <w:r w:rsidR="007B3642">
          <w:rPr>
            <w:noProof/>
            <w:webHidden/>
          </w:rPr>
          <w:instrText xml:space="preserve"> PAGEREF _Toc13773683 \h </w:instrText>
        </w:r>
        <w:r w:rsidR="007B3642">
          <w:rPr>
            <w:noProof/>
            <w:webHidden/>
          </w:rPr>
        </w:r>
        <w:r w:rsidR="007B3642">
          <w:rPr>
            <w:noProof/>
            <w:webHidden/>
          </w:rPr>
          <w:fldChar w:fldCharType="separate"/>
        </w:r>
        <w:r w:rsidR="007B3642">
          <w:rPr>
            <w:noProof/>
            <w:webHidden/>
          </w:rPr>
          <w:t>87</w:t>
        </w:r>
        <w:r w:rsidR="007B3642">
          <w:rPr>
            <w:noProof/>
            <w:webHidden/>
          </w:rPr>
          <w:fldChar w:fldCharType="end"/>
        </w:r>
      </w:hyperlink>
    </w:p>
    <w:p w14:paraId="7B7EBAE9" w14:textId="57719F08" w:rsidR="007B3642" w:rsidRDefault="000F64B0">
      <w:pPr>
        <w:pStyle w:val="TOC3"/>
        <w:rPr>
          <w:rFonts w:asciiTheme="minorHAnsi" w:eastAsiaTheme="minorEastAsia" w:hAnsiTheme="minorHAnsi" w:cstheme="minorBidi"/>
          <w:noProof/>
          <w:sz w:val="22"/>
          <w:szCs w:val="22"/>
        </w:rPr>
      </w:pPr>
      <w:hyperlink w:anchor="_Toc13773684" w:history="1">
        <w:r w:rsidR="007B3642" w:rsidRPr="006F059D">
          <w:rPr>
            <w:rStyle w:val="Hyperlink"/>
            <w:rFonts w:eastAsiaTheme="minorEastAsia"/>
            <w:noProof/>
          </w:rPr>
          <w:t>3.32.1</w:t>
        </w:r>
        <w:r w:rsidR="007B3642">
          <w:rPr>
            <w:noProof/>
            <w:webHidden/>
          </w:rPr>
          <w:tab/>
        </w:r>
        <w:r w:rsidR="007B3642">
          <w:rPr>
            <w:noProof/>
            <w:webHidden/>
          </w:rPr>
          <w:fldChar w:fldCharType="begin"/>
        </w:r>
        <w:r w:rsidR="007B3642">
          <w:rPr>
            <w:noProof/>
            <w:webHidden/>
          </w:rPr>
          <w:instrText xml:space="preserve"> PAGEREF _Toc13773684 \h </w:instrText>
        </w:r>
        <w:r w:rsidR="007B3642">
          <w:rPr>
            <w:noProof/>
            <w:webHidden/>
          </w:rPr>
        </w:r>
        <w:r w:rsidR="007B3642">
          <w:rPr>
            <w:noProof/>
            <w:webHidden/>
          </w:rPr>
          <w:fldChar w:fldCharType="separate"/>
        </w:r>
        <w:r w:rsidR="007B3642">
          <w:rPr>
            <w:noProof/>
            <w:webHidden/>
          </w:rPr>
          <w:t>87</w:t>
        </w:r>
        <w:r w:rsidR="007B3642">
          <w:rPr>
            <w:noProof/>
            <w:webHidden/>
          </w:rPr>
          <w:fldChar w:fldCharType="end"/>
        </w:r>
      </w:hyperlink>
    </w:p>
    <w:p w14:paraId="47D56F82" w14:textId="48951437" w:rsidR="007B3642" w:rsidRDefault="000F64B0">
      <w:pPr>
        <w:pStyle w:val="TOC3"/>
        <w:rPr>
          <w:rFonts w:asciiTheme="minorHAnsi" w:eastAsiaTheme="minorEastAsia" w:hAnsiTheme="minorHAnsi" w:cstheme="minorBidi"/>
          <w:noProof/>
          <w:sz w:val="22"/>
          <w:szCs w:val="22"/>
        </w:rPr>
      </w:pPr>
      <w:hyperlink w:anchor="_Toc13773685" w:history="1">
        <w:r w:rsidR="007B3642" w:rsidRPr="006F059D">
          <w:rPr>
            <w:rStyle w:val="Hyperlink"/>
            <w:rFonts w:eastAsiaTheme="minorEastAsia"/>
            <w:noProof/>
          </w:rPr>
          <w:t>Scope</w:t>
        </w:r>
        <w:r w:rsidR="007B3642">
          <w:rPr>
            <w:noProof/>
            <w:webHidden/>
          </w:rPr>
          <w:tab/>
        </w:r>
        <w:r w:rsidR="007B3642">
          <w:rPr>
            <w:noProof/>
            <w:webHidden/>
          </w:rPr>
          <w:fldChar w:fldCharType="begin"/>
        </w:r>
        <w:r w:rsidR="007B3642">
          <w:rPr>
            <w:noProof/>
            <w:webHidden/>
          </w:rPr>
          <w:instrText xml:space="preserve"> PAGEREF _Toc13773685 \h </w:instrText>
        </w:r>
        <w:r w:rsidR="007B3642">
          <w:rPr>
            <w:noProof/>
            <w:webHidden/>
          </w:rPr>
        </w:r>
        <w:r w:rsidR="007B3642">
          <w:rPr>
            <w:noProof/>
            <w:webHidden/>
          </w:rPr>
          <w:fldChar w:fldCharType="separate"/>
        </w:r>
        <w:r w:rsidR="007B3642">
          <w:rPr>
            <w:noProof/>
            <w:webHidden/>
          </w:rPr>
          <w:t>87</w:t>
        </w:r>
        <w:r w:rsidR="007B3642">
          <w:rPr>
            <w:noProof/>
            <w:webHidden/>
          </w:rPr>
          <w:fldChar w:fldCharType="end"/>
        </w:r>
      </w:hyperlink>
    </w:p>
    <w:p w14:paraId="6223B999" w14:textId="514E28D8" w:rsidR="007B3642" w:rsidRDefault="000F64B0">
      <w:pPr>
        <w:pStyle w:val="TOC3"/>
        <w:rPr>
          <w:rFonts w:asciiTheme="minorHAnsi" w:eastAsiaTheme="minorEastAsia" w:hAnsiTheme="minorHAnsi" w:cstheme="minorBidi"/>
          <w:noProof/>
          <w:sz w:val="22"/>
          <w:szCs w:val="22"/>
        </w:rPr>
      </w:pPr>
      <w:hyperlink w:anchor="_Toc13773686" w:history="1">
        <w:r w:rsidR="007B3642" w:rsidRPr="006F059D">
          <w:rPr>
            <w:rStyle w:val="Hyperlink"/>
            <w:rFonts w:eastAsiaTheme="minorEastAsia"/>
            <w:noProof/>
          </w:rPr>
          <w:t>3.32.2 Use Case Roles</w:t>
        </w:r>
        <w:r w:rsidR="007B3642">
          <w:rPr>
            <w:noProof/>
            <w:webHidden/>
          </w:rPr>
          <w:tab/>
        </w:r>
        <w:r w:rsidR="007B3642">
          <w:rPr>
            <w:noProof/>
            <w:webHidden/>
          </w:rPr>
          <w:fldChar w:fldCharType="begin"/>
        </w:r>
        <w:r w:rsidR="007B3642">
          <w:rPr>
            <w:noProof/>
            <w:webHidden/>
          </w:rPr>
          <w:instrText xml:space="preserve"> PAGEREF _Toc13773686 \h </w:instrText>
        </w:r>
        <w:r w:rsidR="007B3642">
          <w:rPr>
            <w:noProof/>
            <w:webHidden/>
          </w:rPr>
        </w:r>
        <w:r w:rsidR="007B3642">
          <w:rPr>
            <w:noProof/>
            <w:webHidden/>
          </w:rPr>
          <w:fldChar w:fldCharType="separate"/>
        </w:r>
        <w:r w:rsidR="007B3642">
          <w:rPr>
            <w:noProof/>
            <w:webHidden/>
          </w:rPr>
          <w:t>87</w:t>
        </w:r>
        <w:r w:rsidR="007B3642">
          <w:rPr>
            <w:noProof/>
            <w:webHidden/>
          </w:rPr>
          <w:fldChar w:fldCharType="end"/>
        </w:r>
      </w:hyperlink>
    </w:p>
    <w:p w14:paraId="0F940797" w14:textId="4A1D0400" w:rsidR="007B3642" w:rsidRDefault="000F64B0">
      <w:pPr>
        <w:pStyle w:val="TOC3"/>
        <w:rPr>
          <w:rFonts w:asciiTheme="minorHAnsi" w:eastAsiaTheme="minorEastAsia" w:hAnsiTheme="minorHAnsi" w:cstheme="minorBidi"/>
          <w:noProof/>
          <w:sz w:val="22"/>
          <w:szCs w:val="22"/>
        </w:rPr>
      </w:pPr>
      <w:hyperlink w:anchor="_Toc13773687" w:history="1">
        <w:r w:rsidR="007B3642" w:rsidRPr="006F059D">
          <w:rPr>
            <w:rStyle w:val="Hyperlink"/>
            <w:rFonts w:eastAsiaTheme="minorEastAsia"/>
            <w:noProof/>
          </w:rPr>
          <w:t>3.32.3 Referenced Standard</w:t>
        </w:r>
        <w:r w:rsidR="007B3642">
          <w:rPr>
            <w:noProof/>
            <w:webHidden/>
          </w:rPr>
          <w:tab/>
        </w:r>
        <w:r w:rsidR="007B3642">
          <w:rPr>
            <w:noProof/>
            <w:webHidden/>
          </w:rPr>
          <w:fldChar w:fldCharType="begin"/>
        </w:r>
        <w:r w:rsidR="007B3642">
          <w:rPr>
            <w:noProof/>
            <w:webHidden/>
          </w:rPr>
          <w:instrText xml:space="preserve"> PAGEREF _Toc13773687 \h </w:instrText>
        </w:r>
        <w:r w:rsidR="007B3642">
          <w:rPr>
            <w:noProof/>
            <w:webHidden/>
          </w:rPr>
        </w:r>
        <w:r w:rsidR="007B3642">
          <w:rPr>
            <w:noProof/>
            <w:webHidden/>
          </w:rPr>
          <w:fldChar w:fldCharType="separate"/>
        </w:r>
        <w:r w:rsidR="007B3642">
          <w:rPr>
            <w:noProof/>
            <w:webHidden/>
          </w:rPr>
          <w:t>88</w:t>
        </w:r>
        <w:r w:rsidR="007B3642">
          <w:rPr>
            <w:noProof/>
            <w:webHidden/>
          </w:rPr>
          <w:fldChar w:fldCharType="end"/>
        </w:r>
      </w:hyperlink>
    </w:p>
    <w:p w14:paraId="3CF3D9A3" w14:textId="4EC6B276" w:rsidR="007B3642" w:rsidRDefault="000F64B0">
      <w:pPr>
        <w:pStyle w:val="TOC3"/>
        <w:rPr>
          <w:rFonts w:asciiTheme="minorHAnsi" w:eastAsiaTheme="minorEastAsia" w:hAnsiTheme="minorHAnsi" w:cstheme="minorBidi"/>
          <w:noProof/>
          <w:sz w:val="22"/>
          <w:szCs w:val="22"/>
        </w:rPr>
      </w:pPr>
      <w:hyperlink w:anchor="_Toc13773688" w:history="1">
        <w:r w:rsidR="007B3642" w:rsidRPr="006F059D">
          <w:rPr>
            <w:rStyle w:val="Hyperlink"/>
            <w:rFonts w:eastAsiaTheme="minorEastAsia"/>
            <w:noProof/>
          </w:rPr>
          <w:t>3.32.4 Messages</w:t>
        </w:r>
        <w:r w:rsidR="007B3642">
          <w:rPr>
            <w:noProof/>
            <w:webHidden/>
          </w:rPr>
          <w:tab/>
        </w:r>
        <w:r w:rsidR="007B3642">
          <w:rPr>
            <w:noProof/>
            <w:webHidden/>
          </w:rPr>
          <w:fldChar w:fldCharType="begin"/>
        </w:r>
        <w:r w:rsidR="007B3642">
          <w:rPr>
            <w:noProof/>
            <w:webHidden/>
          </w:rPr>
          <w:instrText xml:space="preserve"> PAGEREF _Toc13773688 \h </w:instrText>
        </w:r>
        <w:r w:rsidR="007B3642">
          <w:rPr>
            <w:noProof/>
            <w:webHidden/>
          </w:rPr>
        </w:r>
        <w:r w:rsidR="007B3642">
          <w:rPr>
            <w:noProof/>
            <w:webHidden/>
          </w:rPr>
          <w:fldChar w:fldCharType="separate"/>
        </w:r>
        <w:r w:rsidR="007B3642">
          <w:rPr>
            <w:noProof/>
            <w:webHidden/>
          </w:rPr>
          <w:t>88</w:t>
        </w:r>
        <w:r w:rsidR="007B3642">
          <w:rPr>
            <w:noProof/>
            <w:webHidden/>
          </w:rPr>
          <w:fldChar w:fldCharType="end"/>
        </w:r>
      </w:hyperlink>
    </w:p>
    <w:p w14:paraId="71F11B60" w14:textId="4D41807A" w:rsidR="007B3642" w:rsidRDefault="000F64B0">
      <w:pPr>
        <w:pStyle w:val="TOC3"/>
        <w:rPr>
          <w:rFonts w:asciiTheme="minorHAnsi" w:eastAsiaTheme="minorEastAsia" w:hAnsiTheme="minorHAnsi" w:cstheme="minorBidi"/>
          <w:noProof/>
          <w:sz w:val="22"/>
          <w:szCs w:val="22"/>
        </w:rPr>
      </w:pPr>
      <w:hyperlink w:anchor="_Toc13773689" w:history="1">
        <w:r w:rsidR="007B3642" w:rsidRPr="006F059D">
          <w:rPr>
            <w:rStyle w:val="Hyperlink"/>
            <w:rFonts w:eastAsiaTheme="minorEastAsia"/>
            <w:noProof/>
          </w:rPr>
          <w:t>3.32.5 Security considerations</w:t>
        </w:r>
        <w:r w:rsidR="007B3642">
          <w:rPr>
            <w:noProof/>
            <w:webHidden/>
          </w:rPr>
          <w:tab/>
        </w:r>
        <w:r w:rsidR="007B3642">
          <w:rPr>
            <w:noProof/>
            <w:webHidden/>
          </w:rPr>
          <w:fldChar w:fldCharType="begin"/>
        </w:r>
        <w:r w:rsidR="007B3642">
          <w:rPr>
            <w:noProof/>
            <w:webHidden/>
          </w:rPr>
          <w:instrText xml:space="preserve"> PAGEREF _Toc13773689 \h </w:instrText>
        </w:r>
        <w:r w:rsidR="007B3642">
          <w:rPr>
            <w:noProof/>
            <w:webHidden/>
          </w:rPr>
        </w:r>
        <w:r w:rsidR="007B3642">
          <w:rPr>
            <w:noProof/>
            <w:webHidden/>
          </w:rPr>
          <w:fldChar w:fldCharType="separate"/>
        </w:r>
        <w:r w:rsidR="007B3642">
          <w:rPr>
            <w:noProof/>
            <w:webHidden/>
          </w:rPr>
          <w:t>95</w:t>
        </w:r>
        <w:r w:rsidR="007B3642">
          <w:rPr>
            <w:noProof/>
            <w:webHidden/>
          </w:rPr>
          <w:fldChar w:fldCharType="end"/>
        </w:r>
      </w:hyperlink>
    </w:p>
    <w:p w14:paraId="49B437EC" w14:textId="7B2C30FF" w:rsidR="007B3642" w:rsidRDefault="000F64B0">
      <w:pPr>
        <w:pStyle w:val="TOC2"/>
        <w:tabs>
          <w:tab w:val="left" w:pos="1152"/>
        </w:tabs>
        <w:rPr>
          <w:rFonts w:asciiTheme="minorHAnsi" w:eastAsiaTheme="minorEastAsia" w:hAnsiTheme="minorHAnsi" w:cstheme="minorBidi"/>
          <w:noProof/>
          <w:sz w:val="22"/>
          <w:szCs w:val="22"/>
        </w:rPr>
      </w:pPr>
      <w:hyperlink w:anchor="_Toc13773690" w:history="1">
        <w:r w:rsidR="007B3642" w:rsidRPr="006F059D">
          <w:rPr>
            <w:rStyle w:val="Hyperlink"/>
            <w:rFonts w:eastAsiaTheme="minorEastAsia"/>
            <w:noProof/>
          </w:rPr>
          <w:t>3.33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Intentionally Left Blank</w:t>
        </w:r>
        <w:r w:rsidR="007B3642">
          <w:rPr>
            <w:noProof/>
            <w:webHidden/>
          </w:rPr>
          <w:tab/>
        </w:r>
        <w:r w:rsidR="007B3642">
          <w:rPr>
            <w:noProof/>
            <w:webHidden/>
          </w:rPr>
          <w:fldChar w:fldCharType="begin"/>
        </w:r>
        <w:r w:rsidR="007B3642">
          <w:rPr>
            <w:noProof/>
            <w:webHidden/>
          </w:rPr>
          <w:instrText xml:space="preserve"> PAGEREF _Toc13773690 \h </w:instrText>
        </w:r>
        <w:r w:rsidR="007B3642">
          <w:rPr>
            <w:noProof/>
            <w:webHidden/>
          </w:rPr>
        </w:r>
        <w:r w:rsidR="007B3642">
          <w:rPr>
            <w:noProof/>
            <w:webHidden/>
          </w:rPr>
          <w:fldChar w:fldCharType="separate"/>
        </w:r>
        <w:r w:rsidR="007B3642">
          <w:rPr>
            <w:noProof/>
            <w:webHidden/>
          </w:rPr>
          <w:t>96</w:t>
        </w:r>
        <w:r w:rsidR="007B3642">
          <w:rPr>
            <w:noProof/>
            <w:webHidden/>
          </w:rPr>
          <w:fldChar w:fldCharType="end"/>
        </w:r>
      </w:hyperlink>
    </w:p>
    <w:p w14:paraId="21D230ED" w14:textId="71C9CBA6" w:rsidR="007B3642" w:rsidRDefault="000F64B0">
      <w:pPr>
        <w:pStyle w:val="TOC2"/>
        <w:rPr>
          <w:rFonts w:asciiTheme="minorHAnsi" w:eastAsiaTheme="minorEastAsia" w:hAnsiTheme="minorHAnsi" w:cstheme="minorBidi"/>
          <w:noProof/>
          <w:sz w:val="22"/>
          <w:szCs w:val="22"/>
        </w:rPr>
      </w:pPr>
      <w:hyperlink w:anchor="_Toc13773691" w:history="1">
        <w:r w:rsidR="007B3642" w:rsidRPr="006F059D">
          <w:rPr>
            <w:rStyle w:val="Hyperlink"/>
            <w:rFonts w:eastAsiaTheme="minorEastAsia"/>
            <w:noProof/>
          </w:rPr>
          <w:t>3.34 Retrieve Form [ITI-34]</w:t>
        </w:r>
        <w:r w:rsidR="007B3642">
          <w:rPr>
            <w:noProof/>
            <w:webHidden/>
          </w:rPr>
          <w:tab/>
        </w:r>
        <w:r w:rsidR="007B3642">
          <w:rPr>
            <w:noProof/>
            <w:webHidden/>
          </w:rPr>
          <w:fldChar w:fldCharType="begin"/>
        </w:r>
        <w:r w:rsidR="007B3642">
          <w:rPr>
            <w:noProof/>
            <w:webHidden/>
          </w:rPr>
          <w:instrText xml:space="preserve"> PAGEREF _Toc13773691 \h </w:instrText>
        </w:r>
        <w:r w:rsidR="007B3642">
          <w:rPr>
            <w:noProof/>
            <w:webHidden/>
          </w:rPr>
        </w:r>
        <w:r w:rsidR="007B3642">
          <w:rPr>
            <w:noProof/>
            <w:webHidden/>
          </w:rPr>
          <w:fldChar w:fldCharType="separate"/>
        </w:r>
        <w:r w:rsidR="007B3642">
          <w:rPr>
            <w:noProof/>
            <w:webHidden/>
          </w:rPr>
          <w:t>97</w:t>
        </w:r>
        <w:r w:rsidR="007B3642">
          <w:rPr>
            <w:noProof/>
            <w:webHidden/>
          </w:rPr>
          <w:fldChar w:fldCharType="end"/>
        </w:r>
      </w:hyperlink>
    </w:p>
    <w:p w14:paraId="17ABC5EC" w14:textId="30E7FCAA" w:rsidR="007B3642" w:rsidRDefault="000F64B0">
      <w:pPr>
        <w:pStyle w:val="TOC3"/>
        <w:rPr>
          <w:rFonts w:asciiTheme="minorHAnsi" w:eastAsiaTheme="minorEastAsia" w:hAnsiTheme="minorHAnsi" w:cstheme="minorBidi"/>
          <w:noProof/>
          <w:sz w:val="22"/>
          <w:szCs w:val="22"/>
        </w:rPr>
      </w:pPr>
      <w:hyperlink w:anchor="_Toc13773692" w:history="1">
        <w:r w:rsidR="007B3642" w:rsidRPr="006F059D">
          <w:rPr>
            <w:rStyle w:val="Hyperlink"/>
            <w:rFonts w:eastAsiaTheme="minorEastAsia"/>
            <w:noProof/>
          </w:rPr>
          <w:t>3.34.1 Scope</w:t>
        </w:r>
        <w:r w:rsidR="007B3642">
          <w:rPr>
            <w:noProof/>
            <w:webHidden/>
          </w:rPr>
          <w:tab/>
        </w:r>
        <w:r w:rsidR="007B3642">
          <w:rPr>
            <w:noProof/>
            <w:webHidden/>
          </w:rPr>
          <w:fldChar w:fldCharType="begin"/>
        </w:r>
        <w:r w:rsidR="007B3642">
          <w:rPr>
            <w:noProof/>
            <w:webHidden/>
          </w:rPr>
          <w:instrText xml:space="preserve"> PAGEREF _Toc13773692 \h </w:instrText>
        </w:r>
        <w:r w:rsidR="007B3642">
          <w:rPr>
            <w:noProof/>
            <w:webHidden/>
          </w:rPr>
        </w:r>
        <w:r w:rsidR="007B3642">
          <w:rPr>
            <w:noProof/>
            <w:webHidden/>
          </w:rPr>
          <w:fldChar w:fldCharType="separate"/>
        </w:r>
        <w:r w:rsidR="007B3642">
          <w:rPr>
            <w:noProof/>
            <w:webHidden/>
          </w:rPr>
          <w:t>97</w:t>
        </w:r>
        <w:r w:rsidR="007B3642">
          <w:rPr>
            <w:noProof/>
            <w:webHidden/>
          </w:rPr>
          <w:fldChar w:fldCharType="end"/>
        </w:r>
      </w:hyperlink>
    </w:p>
    <w:p w14:paraId="33D4AFB3" w14:textId="68682392" w:rsidR="007B3642" w:rsidRDefault="000F64B0">
      <w:pPr>
        <w:pStyle w:val="TOC3"/>
        <w:rPr>
          <w:rFonts w:asciiTheme="minorHAnsi" w:eastAsiaTheme="minorEastAsia" w:hAnsiTheme="minorHAnsi" w:cstheme="minorBidi"/>
          <w:noProof/>
          <w:sz w:val="22"/>
          <w:szCs w:val="22"/>
        </w:rPr>
      </w:pPr>
      <w:hyperlink w:anchor="_Toc13773693" w:history="1">
        <w:r w:rsidR="007B3642" w:rsidRPr="006F059D">
          <w:rPr>
            <w:rStyle w:val="Hyperlink"/>
            <w:rFonts w:eastAsiaTheme="minorEastAsia"/>
            <w:bCs/>
            <w:noProof/>
          </w:rPr>
          <w:t>3.34.2 Use Case Roles</w:t>
        </w:r>
        <w:r w:rsidR="007B3642">
          <w:rPr>
            <w:noProof/>
            <w:webHidden/>
          </w:rPr>
          <w:tab/>
        </w:r>
        <w:r w:rsidR="007B3642">
          <w:rPr>
            <w:noProof/>
            <w:webHidden/>
          </w:rPr>
          <w:fldChar w:fldCharType="begin"/>
        </w:r>
        <w:r w:rsidR="007B3642">
          <w:rPr>
            <w:noProof/>
            <w:webHidden/>
          </w:rPr>
          <w:instrText xml:space="preserve"> PAGEREF _Toc13773693 \h </w:instrText>
        </w:r>
        <w:r w:rsidR="007B3642">
          <w:rPr>
            <w:noProof/>
            <w:webHidden/>
          </w:rPr>
        </w:r>
        <w:r w:rsidR="007B3642">
          <w:rPr>
            <w:noProof/>
            <w:webHidden/>
          </w:rPr>
          <w:fldChar w:fldCharType="separate"/>
        </w:r>
        <w:r w:rsidR="007B3642">
          <w:rPr>
            <w:noProof/>
            <w:webHidden/>
          </w:rPr>
          <w:t>97</w:t>
        </w:r>
        <w:r w:rsidR="007B3642">
          <w:rPr>
            <w:noProof/>
            <w:webHidden/>
          </w:rPr>
          <w:fldChar w:fldCharType="end"/>
        </w:r>
      </w:hyperlink>
    </w:p>
    <w:p w14:paraId="01652C04" w14:textId="17CF3931" w:rsidR="007B3642" w:rsidRDefault="000F64B0">
      <w:pPr>
        <w:pStyle w:val="TOC3"/>
        <w:rPr>
          <w:rFonts w:asciiTheme="minorHAnsi" w:eastAsiaTheme="minorEastAsia" w:hAnsiTheme="minorHAnsi" w:cstheme="minorBidi"/>
          <w:noProof/>
          <w:sz w:val="22"/>
          <w:szCs w:val="22"/>
        </w:rPr>
      </w:pPr>
      <w:hyperlink w:anchor="_Toc13773694" w:history="1">
        <w:r w:rsidR="007B3642" w:rsidRPr="006F059D">
          <w:rPr>
            <w:rStyle w:val="Hyperlink"/>
            <w:rFonts w:eastAsiaTheme="minorEastAsia"/>
            <w:noProof/>
          </w:rPr>
          <w:t>3.34.3 Referenced Standards</w:t>
        </w:r>
        <w:r w:rsidR="007B3642">
          <w:rPr>
            <w:noProof/>
            <w:webHidden/>
          </w:rPr>
          <w:tab/>
        </w:r>
        <w:r w:rsidR="007B3642">
          <w:rPr>
            <w:noProof/>
            <w:webHidden/>
          </w:rPr>
          <w:fldChar w:fldCharType="begin"/>
        </w:r>
        <w:r w:rsidR="007B3642">
          <w:rPr>
            <w:noProof/>
            <w:webHidden/>
          </w:rPr>
          <w:instrText xml:space="preserve"> PAGEREF _Toc13773694 \h </w:instrText>
        </w:r>
        <w:r w:rsidR="007B3642">
          <w:rPr>
            <w:noProof/>
            <w:webHidden/>
          </w:rPr>
        </w:r>
        <w:r w:rsidR="007B3642">
          <w:rPr>
            <w:noProof/>
            <w:webHidden/>
          </w:rPr>
          <w:fldChar w:fldCharType="separate"/>
        </w:r>
        <w:r w:rsidR="007B3642">
          <w:rPr>
            <w:noProof/>
            <w:webHidden/>
          </w:rPr>
          <w:t>97</w:t>
        </w:r>
        <w:r w:rsidR="007B3642">
          <w:rPr>
            <w:noProof/>
            <w:webHidden/>
          </w:rPr>
          <w:fldChar w:fldCharType="end"/>
        </w:r>
      </w:hyperlink>
    </w:p>
    <w:p w14:paraId="21563B98" w14:textId="29D4C53A" w:rsidR="007B3642" w:rsidRDefault="000F64B0">
      <w:pPr>
        <w:pStyle w:val="TOC3"/>
        <w:rPr>
          <w:rFonts w:asciiTheme="minorHAnsi" w:eastAsiaTheme="minorEastAsia" w:hAnsiTheme="minorHAnsi" w:cstheme="minorBidi"/>
          <w:noProof/>
          <w:sz w:val="22"/>
          <w:szCs w:val="22"/>
        </w:rPr>
      </w:pPr>
      <w:hyperlink w:anchor="_Toc13773695" w:history="1">
        <w:r w:rsidR="007B3642" w:rsidRPr="006F059D">
          <w:rPr>
            <w:rStyle w:val="Hyperlink"/>
            <w:rFonts w:eastAsiaTheme="minorEastAsia"/>
            <w:noProof/>
          </w:rPr>
          <w:t>3.34.4 Messages</w:t>
        </w:r>
        <w:r w:rsidR="007B3642">
          <w:rPr>
            <w:noProof/>
            <w:webHidden/>
          </w:rPr>
          <w:tab/>
        </w:r>
        <w:r w:rsidR="007B3642">
          <w:rPr>
            <w:noProof/>
            <w:webHidden/>
          </w:rPr>
          <w:fldChar w:fldCharType="begin"/>
        </w:r>
        <w:r w:rsidR="007B3642">
          <w:rPr>
            <w:noProof/>
            <w:webHidden/>
          </w:rPr>
          <w:instrText xml:space="preserve"> PAGEREF _Toc13773695 \h </w:instrText>
        </w:r>
        <w:r w:rsidR="007B3642">
          <w:rPr>
            <w:noProof/>
            <w:webHidden/>
          </w:rPr>
        </w:r>
        <w:r w:rsidR="007B3642">
          <w:rPr>
            <w:noProof/>
            <w:webHidden/>
          </w:rPr>
          <w:fldChar w:fldCharType="separate"/>
        </w:r>
        <w:r w:rsidR="007B3642">
          <w:rPr>
            <w:noProof/>
            <w:webHidden/>
          </w:rPr>
          <w:t>98</w:t>
        </w:r>
        <w:r w:rsidR="007B3642">
          <w:rPr>
            <w:noProof/>
            <w:webHidden/>
          </w:rPr>
          <w:fldChar w:fldCharType="end"/>
        </w:r>
      </w:hyperlink>
    </w:p>
    <w:p w14:paraId="0438FB28" w14:textId="05629C9C" w:rsidR="007B3642" w:rsidRDefault="000F64B0">
      <w:pPr>
        <w:pStyle w:val="TOC3"/>
        <w:rPr>
          <w:rFonts w:asciiTheme="minorHAnsi" w:eastAsiaTheme="minorEastAsia" w:hAnsiTheme="minorHAnsi" w:cstheme="minorBidi"/>
          <w:noProof/>
          <w:sz w:val="22"/>
          <w:szCs w:val="22"/>
        </w:rPr>
      </w:pPr>
      <w:hyperlink w:anchor="_Toc13773696" w:history="1">
        <w:r w:rsidR="007B3642" w:rsidRPr="006F059D">
          <w:rPr>
            <w:rStyle w:val="Hyperlink"/>
            <w:rFonts w:eastAsiaTheme="minorEastAsia"/>
            <w:bCs/>
            <w:noProof/>
          </w:rPr>
          <w:t>3.34.5 Protocol Requirements</w:t>
        </w:r>
        <w:r w:rsidR="007B3642">
          <w:rPr>
            <w:noProof/>
            <w:webHidden/>
          </w:rPr>
          <w:tab/>
        </w:r>
        <w:r w:rsidR="007B3642">
          <w:rPr>
            <w:noProof/>
            <w:webHidden/>
          </w:rPr>
          <w:fldChar w:fldCharType="begin"/>
        </w:r>
        <w:r w:rsidR="007B3642">
          <w:rPr>
            <w:noProof/>
            <w:webHidden/>
          </w:rPr>
          <w:instrText xml:space="preserve"> PAGEREF _Toc13773696 \h </w:instrText>
        </w:r>
        <w:r w:rsidR="007B3642">
          <w:rPr>
            <w:noProof/>
            <w:webHidden/>
          </w:rPr>
        </w:r>
        <w:r w:rsidR="007B3642">
          <w:rPr>
            <w:noProof/>
            <w:webHidden/>
          </w:rPr>
          <w:fldChar w:fldCharType="separate"/>
        </w:r>
        <w:r w:rsidR="007B3642">
          <w:rPr>
            <w:noProof/>
            <w:webHidden/>
          </w:rPr>
          <w:t>103</w:t>
        </w:r>
        <w:r w:rsidR="007B3642">
          <w:rPr>
            <w:noProof/>
            <w:webHidden/>
          </w:rPr>
          <w:fldChar w:fldCharType="end"/>
        </w:r>
      </w:hyperlink>
    </w:p>
    <w:p w14:paraId="1907F0B5" w14:textId="549D9065" w:rsidR="007B3642" w:rsidRDefault="000F64B0">
      <w:pPr>
        <w:pStyle w:val="TOC2"/>
        <w:rPr>
          <w:rFonts w:asciiTheme="minorHAnsi" w:eastAsiaTheme="minorEastAsia" w:hAnsiTheme="minorHAnsi" w:cstheme="minorBidi"/>
          <w:noProof/>
          <w:sz w:val="22"/>
          <w:szCs w:val="22"/>
        </w:rPr>
      </w:pPr>
      <w:hyperlink w:anchor="_Toc13773697" w:history="1">
        <w:r w:rsidR="007B3642" w:rsidRPr="006F059D">
          <w:rPr>
            <w:rStyle w:val="Hyperlink"/>
            <w:rFonts w:eastAsiaTheme="minorEastAsia"/>
            <w:noProof/>
          </w:rPr>
          <w:t>3.35 Submit Form [ITI-35]</w:t>
        </w:r>
        <w:r w:rsidR="007B3642">
          <w:rPr>
            <w:noProof/>
            <w:webHidden/>
          </w:rPr>
          <w:tab/>
        </w:r>
        <w:r w:rsidR="007B3642">
          <w:rPr>
            <w:noProof/>
            <w:webHidden/>
          </w:rPr>
          <w:fldChar w:fldCharType="begin"/>
        </w:r>
        <w:r w:rsidR="007B3642">
          <w:rPr>
            <w:noProof/>
            <w:webHidden/>
          </w:rPr>
          <w:instrText xml:space="preserve"> PAGEREF _Toc13773697 \h </w:instrText>
        </w:r>
        <w:r w:rsidR="007B3642">
          <w:rPr>
            <w:noProof/>
            <w:webHidden/>
          </w:rPr>
        </w:r>
        <w:r w:rsidR="007B3642">
          <w:rPr>
            <w:noProof/>
            <w:webHidden/>
          </w:rPr>
          <w:fldChar w:fldCharType="separate"/>
        </w:r>
        <w:r w:rsidR="007B3642">
          <w:rPr>
            <w:noProof/>
            <w:webHidden/>
          </w:rPr>
          <w:t>106</w:t>
        </w:r>
        <w:r w:rsidR="007B3642">
          <w:rPr>
            <w:noProof/>
            <w:webHidden/>
          </w:rPr>
          <w:fldChar w:fldCharType="end"/>
        </w:r>
      </w:hyperlink>
    </w:p>
    <w:p w14:paraId="60AA104E" w14:textId="49014DA0" w:rsidR="007B3642" w:rsidRDefault="000F64B0">
      <w:pPr>
        <w:pStyle w:val="TOC3"/>
        <w:rPr>
          <w:rFonts w:asciiTheme="minorHAnsi" w:eastAsiaTheme="minorEastAsia" w:hAnsiTheme="minorHAnsi" w:cstheme="minorBidi"/>
          <w:noProof/>
          <w:sz w:val="22"/>
          <w:szCs w:val="22"/>
        </w:rPr>
      </w:pPr>
      <w:hyperlink w:anchor="_Toc13773698" w:history="1">
        <w:r w:rsidR="007B3642" w:rsidRPr="006F059D">
          <w:rPr>
            <w:rStyle w:val="Hyperlink"/>
            <w:rFonts w:eastAsiaTheme="minorEastAsia"/>
            <w:noProof/>
          </w:rPr>
          <w:t>3.35.1 Scope</w:t>
        </w:r>
        <w:r w:rsidR="007B3642">
          <w:rPr>
            <w:noProof/>
            <w:webHidden/>
          </w:rPr>
          <w:tab/>
        </w:r>
        <w:r w:rsidR="007B3642">
          <w:rPr>
            <w:noProof/>
            <w:webHidden/>
          </w:rPr>
          <w:fldChar w:fldCharType="begin"/>
        </w:r>
        <w:r w:rsidR="007B3642">
          <w:rPr>
            <w:noProof/>
            <w:webHidden/>
          </w:rPr>
          <w:instrText xml:space="preserve"> PAGEREF _Toc13773698 \h </w:instrText>
        </w:r>
        <w:r w:rsidR="007B3642">
          <w:rPr>
            <w:noProof/>
            <w:webHidden/>
          </w:rPr>
        </w:r>
        <w:r w:rsidR="007B3642">
          <w:rPr>
            <w:noProof/>
            <w:webHidden/>
          </w:rPr>
          <w:fldChar w:fldCharType="separate"/>
        </w:r>
        <w:r w:rsidR="007B3642">
          <w:rPr>
            <w:noProof/>
            <w:webHidden/>
          </w:rPr>
          <w:t>106</w:t>
        </w:r>
        <w:r w:rsidR="007B3642">
          <w:rPr>
            <w:noProof/>
            <w:webHidden/>
          </w:rPr>
          <w:fldChar w:fldCharType="end"/>
        </w:r>
      </w:hyperlink>
    </w:p>
    <w:p w14:paraId="77405989" w14:textId="1ADC6AA3" w:rsidR="007B3642" w:rsidRDefault="000F64B0">
      <w:pPr>
        <w:pStyle w:val="TOC3"/>
        <w:rPr>
          <w:rFonts w:asciiTheme="minorHAnsi" w:eastAsiaTheme="minorEastAsia" w:hAnsiTheme="minorHAnsi" w:cstheme="minorBidi"/>
          <w:noProof/>
          <w:sz w:val="22"/>
          <w:szCs w:val="22"/>
        </w:rPr>
      </w:pPr>
      <w:hyperlink w:anchor="_Toc13773699" w:history="1">
        <w:r w:rsidR="007B3642" w:rsidRPr="006F059D">
          <w:rPr>
            <w:rStyle w:val="Hyperlink"/>
            <w:rFonts w:eastAsiaTheme="minorEastAsia"/>
            <w:noProof/>
          </w:rPr>
          <w:t>3.35.2 Use Case Roles</w:t>
        </w:r>
        <w:r w:rsidR="007B3642">
          <w:rPr>
            <w:noProof/>
            <w:webHidden/>
          </w:rPr>
          <w:tab/>
        </w:r>
        <w:r w:rsidR="007B3642">
          <w:rPr>
            <w:noProof/>
            <w:webHidden/>
          </w:rPr>
          <w:fldChar w:fldCharType="begin"/>
        </w:r>
        <w:r w:rsidR="007B3642">
          <w:rPr>
            <w:noProof/>
            <w:webHidden/>
          </w:rPr>
          <w:instrText xml:space="preserve"> PAGEREF _Toc13773699 \h </w:instrText>
        </w:r>
        <w:r w:rsidR="007B3642">
          <w:rPr>
            <w:noProof/>
            <w:webHidden/>
          </w:rPr>
        </w:r>
        <w:r w:rsidR="007B3642">
          <w:rPr>
            <w:noProof/>
            <w:webHidden/>
          </w:rPr>
          <w:fldChar w:fldCharType="separate"/>
        </w:r>
        <w:r w:rsidR="007B3642">
          <w:rPr>
            <w:noProof/>
            <w:webHidden/>
          </w:rPr>
          <w:t>106</w:t>
        </w:r>
        <w:r w:rsidR="007B3642">
          <w:rPr>
            <w:noProof/>
            <w:webHidden/>
          </w:rPr>
          <w:fldChar w:fldCharType="end"/>
        </w:r>
      </w:hyperlink>
    </w:p>
    <w:p w14:paraId="7AB7D327" w14:textId="7F2FB170" w:rsidR="007B3642" w:rsidRDefault="000F64B0">
      <w:pPr>
        <w:pStyle w:val="TOC3"/>
        <w:rPr>
          <w:rFonts w:asciiTheme="minorHAnsi" w:eastAsiaTheme="minorEastAsia" w:hAnsiTheme="minorHAnsi" w:cstheme="minorBidi"/>
          <w:noProof/>
          <w:sz w:val="22"/>
          <w:szCs w:val="22"/>
        </w:rPr>
      </w:pPr>
      <w:hyperlink w:anchor="_Toc13773700" w:history="1">
        <w:r w:rsidR="007B3642" w:rsidRPr="006F059D">
          <w:rPr>
            <w:rStyle w:val="Hyperlink"/>
            <w:rFonts w:eastAsiaTheme="minorEastAsia"/>
            <w:noProof/>
          </w:rPr>
          <w:t>3.35.3 Referenced Standards</w:t>
        </w:r>
        <w:r w:rsidR="007B3642">
          <w:rPr>
            <w:noProof/>
            <w:webHidden/>
          </w:rPr>
          <w:tab/>
        </w:r>
        <w:r w:rsidR="007B3642">
          <w:rPr>
            <w:noProof/>
            <w:webHidden/>
          </w:rPr>
          <w:fldChar w:fldCharType="begin"/>
        </w:r>
        <w:r w:rsidR="007B3642">
          <w:rPr>
            <w:noProof/>
            <w:webHidden/>
          </w:rPr>
          <w:instrText xml:space="preserve"> PAGEREF _Toc13773700 \h </w:instrText>
        </w:r>
        <w:r w:rsidR="007B3642">
          <w:rPr>
            <w:noProof/>
            <w:webHidden/>
          </w:rPr>
        </w:r>
        <w:r w:rsidR="007B3642">
          <w:rPr>
            <w:noProof/>
            <w:webHidden/>
          </w:rPr>
          <w:fldChar w:fldCharType="separate"/>
        </w:r>
        <w:r w:rsidR="007B3642">
          <w:rPr>
            <w:noProof/>
            <w:webHidden/>
          </w:rPr>
          <w:t>106</w:t>
        </w:r>
        <w:r w:rsidR="007B3642">
          <w:rPr>
            <w:noProof/>
            <w:webHidden/>
          </w:rPr>
          <w:fldChar w:fldCharType="end"/>
        </w:r>
      </w:hyperlink>
    </w:p>
    <w:p w14:paraId="792C7F11" w14:textId="6C9E28A8" w:rsidR="007B3642" w:rsidRDefault="000F64B0">
      <w:pPr>
        <w:pStyle w:val="TOC3"/>
        <w:rPr>
          <w:rFonts w:asciiTheme="minorHAnsi" w:eastAsiaTheme="minorEastAsia" w:hAnsiTheme="minorHAnsi" w:cstheme="minorBidi"/>
          <w:noProof/>
          <w:sz w:val="22"/>
          <w:szCs w:val="22"/>
        </w:rPr>
      </w:pPr>
      <w:hyperlink w:anchor="_Toc13773701" w:history="1">
        <w:r w:rsidR="007B3642" w:rsidRPr="006F059D">
          <w:rPr>
            <w:rStyle w:val="Hyperlink"/>
            <w:rFonts w:eastAsiaTheme="minorEastAsia"/>
            <w:noProof/>
          </w:rPr>
          <w:t>3.35.4 Messages</w:t>
        </w:r>
        <w:r w:rsidR="007B3642">
          <w:rPr>
            <w:noProof/>
            <w:webHidden/>
          </w:rPr>
          <w:tab/>
        </w:r>
        <w:r w:rsidR="007B3642">
          <w:rPr>
            <w:noProof/>
            <w:webHidden/>
          </w:rPr>
          <w:fldChar w:fldCharType="begin"/>
        </w:r>
        <w:r w:rsidR="007B3642">
          <w:rPr>
            <w:noProof/>
            <w:webHidden/>
          </w:rPr>
          <w:instrText xml:space="preserve"> PAGEREF _Toc13773701 \h </w:instrText>
        </w:r>
        <w:r w:rsidR="007B3642">
          <w:rPr>
            <w:noProof/>
            <w:webHidden/>
          </w:rPr>
        </w:r>
        <w:r w:rsidR="007B3642">
          <w:rPr>
            <w:noProof/>
            <w:webHidden/>
          </w:rPr>
          <w:fldChar w:fldCharType="separate"/>
        </w:r>
        <w:r w:rsidR="007B3642">
          <w:rPr>
            <w:noProof/>
            <w:webHidden/>
          </w:rPr>
          <w:t>107</w:t>
        </w:r>
        <w:r w:rsidR="007B3642">
          <w:rPr>
            <w:noProof/>
            <w:webHidden/>
          </w:rPr>
          <w:fldChar w:fldCharType="end"/>
        </w:r>
      </w:hyperlink>
    </w:p>
    <w:p w14:paraId="3B13B1C7" w14:textId="1BDA45EA" w:rsidR="007B3642" w:rsidRDefault="000F64B0">
      <w:pPr>
        <w:pStyle w:val="TOC3"/>
        <w:rPr>
          <w:rFonts w:asciiTheme="minorHAnsi" w:eastAsiaTheme="minorEastAsia" w:hAnsiTheme="minorHAnsi" w:cstheme="minorBidi"/>
          <w:noProof/>
          <w:sz w:val="22"/>
          <w:szCs w:val="22"/>
        </w:rPr>
      </w:pPr>
      <w:hyperlink w:anchor="_Toc13773702" w:history="1">
        <w:r w:rsidR="007B3642" w:rsidRPr="006F059D">
          <w:rPr>
            <w:rStyle w:val="Hyperlink"/>
            <w:rFonts w:eastAsiaTheme="minorEastAsia"/>
            <w:bCs/>
            <w:noProof/>
            <w:kern w:val="1"/>
          </w:rPr>
          <w:t>3.35.5 Protocol Requirements</w:t>
        </w:r>
        <w:r w:rsidR="007B3642">
          <w:rPr>
            <w:noProof/>
            <w:webHidden/>
          </w:rPr>
          <w:tab/>
        </w:r>
        <w:r w:rsidR="007B3642">
          <w:rPr>
            <w:noProof/>
            <w:webHidden/>
          </w:rPr>
          <w:fldChar w:fldCharType="begin"/>
        </w:r>
        <w:r w:rsidR="007B3642">
          <w:rPr>
            <w:noProof/>
            <w:webHidden/>
          </w:rPr>
          <w:instrText xml:space="preserve"> PAGEREF _Toc13773702 \h </w:instrText>
        </w:r>
        <w:r w:rsidR="007B3642">
          <w:rPr>
            <w:noProof/>
            <w:webHidden/>
          </w:rPr>
        </w:r>
        <w:r w:rsidR="007B3642">
          <w:rPr>
            <w:noProof/>
            <w:webHidden/>
          </w:rPr>
          <w:fldChar w:fldCharType="separate"/>
        </w:r>
        <w:r w:rsidR="007B3642">
          <w:rPr>
            <w:noProof/>
            <w:webHidden/>
          </w:rPr>
          <w:t>108</w:t>
        </w:r>
        <w:r w:rsidR="007B3642">
          <w:rPr>
            <w:noProof/>
            <w:webHidden/>
          </w:rPr>
          <w:fldChar w:fldCharType="end"/>
        </w:r>
      </w:hyperlink>
    </w:p>
    <w:p w14:paraId="7D97E9D8" w14:textId="536CE2E1" w:rsidR="007B3642" w:rsidRDefault="000F64B0">
      <w:pPr>
        <w:pStyle w:val="TOC3"/>
        <w:rPr>
          <w:rFonts w:asciiTheme="minorHAnsi" w:eastAsiaTheme="minorEastAsia" w:hAnsiTheme="minorHAnsi" w:cstheme="minorBidi"/>
          <w:noProof/>
          <w:sz w:val="22"/>
          <w:szCs w:val="22"/>
        </w:rPr>
      </w:pPr>
      <w:hyperlink w:anchor="_Toc13773703" w:history="1">
        <w:r w:rsidR="007B3642" w:rsidRPr="006F059D">
          <w:rPr>
            <w:rStyle w:val="Hyperlink"/>
            <w:rFonts w:eastAsiaTheme="minorEastAsia"/>
            <w:noProof/>
          </w:rPr>
          <w:t>3.35.6 Security Considerations</w:t>
        </w:r>
        <w:r w:rsidR="007B3642">
          <w:rPr>
            <w:noProof/>
            <w:webHidden/>
          </w:rPr>
          <w:tab/>
        </w:r>
        <w:r w:rsidR="007B3642">
          <w:rPr>
            <w:noProof/>
            <w:webHidden/>
          </w:rPr>
          <w:fldChar w:fldCharType="begin"/>
        </w:r>
        <w:r w:rsidR="007B3642">
          <w:rPr>
            <w:noProof/>
            <w:webHidden/>
          </w:rPr>
          <w:instrText xml:space="preserve"> PAGEREF _Toc13773703 \h </w:instrText>
        </w:r>
        <w:r w:rsidR="007B3642">
          <w:rPr>
            <w:noProof/>
            <w:webHidden/>
          </w:rPr>
        </w:r>
        <w:r w:rsidR="007B3642">
          <w:rPr>
            <w:noProof/>
            <w:webHidden/>
          </w:rPr>
          <w:fldChar w:fldCharType="separate"/>
        </w:r>
        <w:r w:rsidR="007B3642">
          <w:rPr>
            <w:noProof/>
            <w:webHidden/>
          </w:rPr>
          <w:t>111</w:t>
        </w:r>
        <w:r w:rsidR="007B3642">
          <w:rPr>
            <w:noProof/>
            <w:webHidden/>
          </w:rPr>
          <w:fldChar w:fldCharType="end"/>
        </w:r>
      </w:hyperlink>
    </w:p>
    <w:p w14:paraId="47F2F968" w14:textId="3271ADF6" w:rsidR="007B3642" w:rsidRDefault="000F64B0">
      <w:pPr>
        <w:pStyle w:val="TOC2"/>
        <w:rPr>
          <w:rFonts w:asciiTheme="minorHAnsi" w:eastAsiaTheme="minorEastAsia" w:hAnsiTheme="minorHAnsi" w:cstheme="minorBidi"/>
          <w:noProof/>
          <w:sz w:val="22"/>
          <w:szCs w:val="22"/>
        </w:rPr>
      </w:pPr>
      <w:hyperlink w:anchor="_Toc13773704" w:history="1">
        <w:r w:rsidR="007B3642" w:rsidRPr="006F059D">
          <w:rPr>
            <w:rStyle w:val="Hyperlink"/>
            <w:rFonts w:eastAsiaTheme="minorEastAsia"/>
            <w:noProof/>
          </w:rPr>
          <w:t>3.36 Archive Form [ITI-36]</w:t>
        </w:r>
        <w:r w:rsidR="007B3642">
          <w:rPr>
            <w:noProof/>
            <w:webHidden/>
          </w:rPr>
          <w:tab/>
        </w:r>
        <w:r w:rsidR="007B3642">
          <w:rPr>
            <w:noProof/>
            <w:webHidden/>
          </w:rPr>
          <w:fldChar w:fldCharType="begin"/>
        </w:r>
        <w:r w:rsidR="007B3642">
          <w:rPr>
            <w:noProof/>
            <w:webHidden/>
          </w:rPr>
          <w:instrText xml:space="preserve"> PAGEREF _Toc13773704 \h </w:instrText>
        </w:r>
        <w:r w:rsidR="007B3642">
          <w:rPr>
            <w:noProof/>
            <w:webHidden/>
          </w:rPr>
        </w:r>
        <w:r w:rsidR="007B3642">
          <w:rPr>
            <w:noProof/>
            <w:webHidden/>
          </w:rPr>
          <w:fldChar w:fldCharType="separate"/>
        </w:r>
        <w:r w:rsidR="007B3642">
          <w:rPr>
            <w:noProof/>
            <w:webHidden/>
          </w:rPr>
          <w:t>112</w:t>
        </w:r>
        <w:r w:rsidR="007B3642">
          <w:rPr>
            <w:noProof/>
            <w:webHidden/>
          </w:rPr>
          <w:fldChar w:fldCharType="end"/>
        </w:r>
      </w:hyperlink>
    </w:p>
    <w:p w14:paraId="4F56E106" w14:textId="5C95B67C" w:rsidR="007B3642" w:rsidRDefault="000F64B0">
      <w:pPr>
        <w:pStyle w:val="TOC3"/>
        <w:rPr>
          <w:rFonts w:asciiTheme="minorHAnsi" w:eastAsiaTheme="minorEastAsia" w:hAnsiTheme="minorHAnsi" w:cstheme="minorBidi"/>
          <w:noProof/>
          <w:sz w:val="22"/>
          <w:szCs w:val="22"/>
        </w:rPr>
      </w:pPr>
      <w:hyperlink w:anchor="_Toc13773705" w:history="1">
        <w:r w:rsidR="007B3642" w:rsidRPr="006F059D">
          <w:rPr>
            <w:rStyle w:val="Hyperlink"/>
            <w:rFonts w:eastAsiaTheme="minorEastAsia"/>
            <w:noProof/>
          </w:rPr>
          <w:t>3.36.1 Scope</w:t>
        </w:r>
        <w:r w:rsidR="007B3642">
          <w:rPr>
            <w:noProof/>
            <w:webHidden/>
          </w:rPr>
          <w:tab/>
        </w:r>
        <w:r w:rsidR="007B3642">
          <w:rPr>
            <w:noProof/>
            <w:webHidden/>
          </w:rPr>
          <w:fldChar w:fldCharType="begin"/>
        </w:r>
        <w:r w:rsidR="007B3642">
          <w:rPr>
            <w:noProof/>
            <w:webHidden/>
          </w:rPr>
          <w:instrText xml:space="preserve"> PAGEREF _Toc13773705 \h </w:instrText>
        </w:r>
        <w:r w:rsidR="007B3642">
          <w:rPr>
            <w:noProof/>
            <w:webHidden/>
          </w:rPr>
        </w:r>
        <w:r w:rsidR="007B3642">
          <w:rPr>
            <w:noProof/>
            <w:webHidden/>
          </w:rPr>
          <w:fldChar w:fldCharType="separate"/>
        </w:r>
        <w:r w:rsidR="007B3642">
          <w:rPr>
            <w:noProof/>
            <w:webHidden/>
          </w:rPr>
          <w:t>112</w:t>
        </w:r>
        <w:r w:rsidR="007B3642">
          <w:rPr>
            <w:noProof/>
            <w:webHidden/>
          </w:rPr>
          <w:fldChar w:fldCharType="end"/>
        </w:r>
      </w:hyperlink>
    </w:p>
    <w:p w14:paraId="53037FA4" w14:textId="1A743F7C" w:rsidR="007B3642" w:rsidRDefault="000F64B0">
      <w:pPr>
        <w:pStyle w:val="TOC3"/>
        <w:rPr>
          <w:rFonts w:asciiTheme="minorHAnsi" w:eastAsiaTheme="minorEastAsia" w:hAnsiTheme="minorHAnsi" w:cstheme="minorBidi"/>
          <w:noProof/>
          <w:sz w:val="22"/>
          <w:szCs w:val="22"/>
        </w:rPr>
      </w:pPr>
      <w:hyperlink w:anchor="_Toc13773706" w:history="1">
        <w:r w:rsidR="007B3642" w:rsidRPr="006F059D">
          <w:rPr>
            <w:rStyle w:val="Hyperlink"/>
            <w:rFonts w:eastAsiaTheme="minorEastAsia"/>
            <w:noProof/>
          </w:rPr>
          <w:t>3.36.2 Use Case Roles</w:t>
        </w:r>
        <w:r w:rsidR="007B3642">
          <w:rPr>
            <w:noProof/>
            <w:webHidden/>
          </w:rPr>
          <w:tab/>
        </w:r>
        <w:r w:rsidR="007B3642">
          <w:rPr>
            <w:noProof/>
            <w:webHidden/>
          </w:rPr>
          <w:fldChar w:fldCharType="begin"/>
        </w:r>
        <w:r w:rsidR="007B3642">
          <w:rPr>
            <w:noProof/>
            <w:webHidden/>
          </w:rPr>
          <w:instrText xml:space="preserve"> PAGEREF _Toc13773706 \h </w:instrText>
        </w:r>
        <w:r w:rsidR="007B3642">
          <w:rPr>
            <w:noProof/>
            <w:webHidden/>
          </w:rPr>
        </w:r>
        <w:r w:rsidR="007B3642">
          <w:rPr>
            <w:noProof/>
            <w:webHidden/>
          </w:rPr>
          <w:fldChar w:fldCharType="separate"/>
        </w:r>
        <w:r w:rsidR="007B3642">
          <w:rPr>
            <w:noProof/>
            <w:webHidden/>
          </w:rPr>
          <w:t>112</w:t>
        </w:r>
        <w:r w:rsidR="007B3642">
          <w:rPr>
            <w:noProof/>
            <w:webHidden/>
          </w:rPr>
          <w:fldChar w:fldCharType="end"/>
        </w:r>
      </w:hyperlink>
    </w:p>
    <w:p w14:paraId="484495F6" w14:textId="4CF5DA77" w:rsidR="007B3642" w:rsidRDefault="000F64B0">
      <w:pPr>
        <w:pStyle w:val="TOC3"/>
        <w:rPr>
          <w:rFonts w:asciiTheme="minorHAnsi" w:eastAsiaTheme="minorEastAsia" w:hAnsiTheme="minorHAnsi" w:cstheme="minorBidi"/>
          <w:noProof/>
          <w:sz w:val="22"/>
          <w:szCs w:val="22"/>
        </w:rPr>
      </w:pPr>
      <w:hyperlink w:anchor="_Toc13773707" w:history="1">
        <w:r w:rsidR="007B3642" w:rsidRPr="006F059D">
          <w:rPr>
            <w:rStyle w:val="Hyperlink"/>
            <w:rFonts w:eastAsiaTheme="minorEastAsia"/>
            <w:noProof/>
          </w:rPr>
          <w:t>3.36.3 Referenced Standards</w:t>
        </w:r>
        <w:r w:rsidR="007B3642">
          <w:rPr>
            <w:noProof/>
            <w:webHidden/>
          </w:rPr>
          <w:tab/>
        </w:r>
        <w:r w:rsidR="007B3642">
          <w:rPr>
            <w:noProof/>
            <w:webHidden/>
          </w:rPr>
          <w:fldChar w:fldCharType="begin"/>
        </w:r>
        <w:r w:rsidR="007B3642">
          <w:rPr>
            <w:noProof/>
            <w:webHidden/>
          </w:rPr>
          <w:instrText xml:space="preserve"> PAGEREF _Toc13773707 \h </w:instrText>
        </w:r>
        <w:r w:rsidR="007B3642">
          <w:rPr>
            <w:noProof/>
            <w:webHidden/>
          </w:rPr>
        </w:r>
        <w:r w:rsidR="007B3642">
          <w:rPr>
            <w:noProof/>
            <w:webHidden/>
          </w:rPr>
          <w:fldChar w:fldCharType="separate"/>
        </w:r>
        <w:r w:rsidR="007B3642">
          <w:rPr>
            <w:noProof/>
            <w:webHidden/>
          </w:rPr>
          <w:t>112</w:t>
        </w:r>
        <w:r w:rsidR="007B3642">
          <w:rPr>
            <w:noProof/>
            <w:webHidden/>
          </w:rPr>
          <w:fldChar w:fldCharType="end"/>
        </w:r>
      </w:hyperlink>
    </w:p>
    <w:p w14:paraId="0A39E0FA" w14:textId="7D3E60D4" w:rsidR="007B3642" w:rsidRDefault="000F64B0">
      <w:pPr>
        <w:pStyle w:val="TOC3"/>
        <w:rPr>
          <w:rFonts w:asciiTheme="minorHAnsi" w:eastAsiaTheme="minorEastAsia" w:hAnsiTheme="minorHAnsi" w:cstheme="minorBidi"/>
          <w:noProof/>
          <w:sz w:val="22"/>
          <w:szCs w:val="22"/>
        </w:rPr>
      </w:pPr>
      <w:hyperlink w:anchor="_Toc13773708" w:history="1">
        <w:r w:rsidR="007B3642" w:rsidRPr="006F059D">
          <w:rPr>
            <w:rStyle w:val="Hyperlink"/>
            <w:rFonts w:eastAsiaTheme="minorEastAsia"/>
            <w:noProof/>
          </w:rPr>
          <w:t>3.36.4 Messages</w:t>
        </w:r>
        <w:r w:rsidR="007B3642">
          <w:rPr>
            <w:noProof/>
            <w:webHidden/>
          </w:rPr>
          <w:tab/>
        </w:r>
        <w:r w:rsidR="007B3642">
          <w:rPr>
            <w:noProof/>
            <w:webHidden/>
          </w:rPr>
          <w:fldChar w:fldCharType="begin"/>
        </w:r>
        <w:r w:rsidR="007B3642">
          <w:rPr>
            <w:noProof/>
            <w:webHidden/>
          </w:rPr>
          <w:instrText xml:space="preserve"> PAGEREF _Toc13773708 \h </w:instrText>
        </w:r>
        <w:r w:rsidR="007B3642">
          <w:rPr>
            <w:noProof/>
            <w:webHidden/>
          </w:rPr>
        </w:r>
        <w:r w:rsidR="007B3642">
          <w:rPr>
            <w:noProof/>
            <w:webHidden/>
          </w:rPr>
          <w:fldChar w:fldCharType="separate"/>
        </w:r>
        <w:r w:rsidR="007B3642">
          <w:rPr>
            <w:noProof/>
            <w:webHidden/>
          </w:rPr>
          <w:t>113</w:t>
        </w:r>
        <w:r w:rsidR="007B3642">
          <w:rPr>
            <w:noProof/>
            <w:webHidden/>
          </w:rPr>
          <w:fldChar w:fldCharType="end"/>
        </w:r>
      </w:hyperlink>
    </w:p>
    <w:p w14:paraId="69788BCB" w14:textId="3300FD68" w:rsidR="007B3642" w:rsidRDefault="000F64B0">
      <w:pPr>
        <w:pStyle w:val="TOC3"/>
        <w:rPr>
          <w:rFonts w:asciiTheme="minorHAnsi" w:eastAsiaTheme="minorEastAsia" w:hAnsiTheme="minorHAnsi" w:cstheme="minorBidi"/>
          <w:noProof/>
          <w:sz w:val="22"/>
          <w:szCs w:val="22"/>
        </w:rPr>
      </w:pPr>
      <w:hyperlink w:anchor="_Toc13773709" w:history="1">
        <w:r w:rsidR="007B3642" w:rsidRPr="006F059D">
          <w:rPr>
            <w:rStyle w:val="Hyperlink"/>
            <w:rFonts w:eastAsiaTheme="minorEastAsia"/>
            <w:noProof/>
          </w:rPr>
          <w:t>3.36.5 Protocol Requirements</w:t>
        </w:r>
        <w:r w:rsidR="007B3642">
          <w:rPr>
            <w:noProof/>
            <w:webHidden/>
          </w:rPr>
          <w:tab/>
        </w:r>
        <w:r w:rsidR="007B3642">
          <w:rPr>
            <w:noProof/>
            <w:webHidden/>
          </w:rPr>
          <w:fldChar w:fldCharType="begin"/>
        </w:r>
        <w:r w:rsidR="007B3642">
          <w:rPr>
            <w:noProof/>
            <w:webHidden/>
          </w:rPr>
          <w:instrText xml:space="preserve"> PAGEREF _Toc13773709 \h </w:instrText>
        </w:r>
        <w:r w:rsidR="007B3642">
          <w:rPr>
            <w:noProof/>
            <w:webHidden/>
          </w:rPr>
        </w:r>
        <w:r w:rsidR="007B3642">
          <w:rPr>
            <w:noProof/>
            <w:webHidden/>
          </w:rPr>
          <w:fldChar w:fldCharType="separate"/>
        </w:r>
        <w:r w:rsidR="007B3642">
          <w:rPr>
            <w:noProof/>
            <w:webHidden/>
          </w:rPr>
          <w:t>114</w:t>
        </w:r>
        <w:r w:rsidR="007B3642">
          <w:rPr>
            <w:noProof/>
            <w:webHidden/>
          </w:rPr>
          <w:fldChar w:fldCharType="end"/>
        </w:r>
      </w:hyperlink>
    </w:p>
    <w:p w14:paraId="5097D4B2" w14:textId="38675C1E" w:rsidR="007B3642" w:rsidRDefault="000F64B0">
      <w:pPr>
        <w:pStyle w:val="TOC3"/>
        <w:rPr>
          <w:rFonts w:asciiTheme="minorHAnsi" w:eastAsiaTheme="minorEastAsia" w:hAnsiTheme="minorHAnsi" w:cstheme="minorBidi"/>
          <w:noProof/>
          <w:sz w:val="22"/>
          <w:szCs w:val="22"/>
        </w:rPr>
      </w:pPr>
      <w:hyperlink w:anchor="_Toc13773710" w:history="1">
        <w:r w:rsidR="007B3642" w:rsidRPr="006F059D">
          <w:rPr>
            <w:rStyle w:val="Hyperlink"/>
            <w:rFonts w:eastAsiaTheme="minorEastAsia"/>
            <w:noProof/>
          </w:rPr>
          <w:t>3.36.6 Security Considerations</w:t>
        </w:r>
        <w:r w:rsidR="007B3642">
          <w:rPr>
            <w:noProof/>
            <w:webHidden/>
          </w:rPr>
          <w:tab/>
        </w:r>
        <w:r w:rsidR="007B3642">
          <w:rPr>
            <w:noProof/>
            <w:webHidden/>
          </w:rPr>
          <w:fldChar w:fldCharType="begin"/>
        </w:r>
        <w:r w:rsidR="007B3642">
          <w:rPr>
            <w:noProof/>
            <w:webHidden/>
          </w:rPr>
          <w:instrText xml:space="preserve"> PAGEREF _Toc13773710 \h </w:instrText>
        </w:r>
        <w:r w:rsidR="007B3642">
          <w:rPr>
            <w:noProof/>
            <w:webHidden/>
          </w:rPr>
        </w:r>
        <w:r w:rsidR="007B3642">
          <w:rPr>
            <w:noProof/>
            <w:webHidden/>
          </w:rPr>
          <w:fldChar w:fldCharType="separate"/>
        </w:r>
        <w:r w:rsidR="007B3642">
          <w:rPr>
            <w:noProof/>
            <w:webHidden/>
          </w:rPr>
          <w:t>116</w:t>
        </w:r>
        <w:r w:rsidR="007B3642">
          <w:rPr>
            <w:noProof/>
            <w:webHidden/>
          </w:rPr>
          <w:fldChar w:fldCharType="end"/>
        </w:r>
      </w:hyperlink>
    </w:p>
    <w:p w14:paraId="6BC7845B" w14:textId="42ADB1EB" w:rsidR="007B3642" w:rsidRDefault="000F64B0">
      <w:pPr>
        <w:pStyle w:val="TOC2"/>
        <w:rPr>
          <w:rFonts w:asciiTheme="minorHAnsi" w:eastAsiaTheme="minorEastAsia" w:hAnsiTheme="minorHAnsi" w:cstheme="minorBidi"/>
          <w:noProof/>
          <w:sz w:val="22"/>
          <w:szCs w:val="22"/>
        </w:rPr>
      </w:pPr>
      <w:hyperlink w:anchor="_Toc13773711" w:history="1">
        <w:r w:rsidR="007B3642" w:rsidRPr="006F059D">
          <w:rPr>
            <w:rStyle w:val="Hyperlink"/>
            <w:rFonts w:eastAsiaTheme="minorEastAsia"/>
            <w:noProof/>
          </w:rPr>
          <w:t>3.37 Retrieve Clarifications [ITI-37]</w:t>
        </w:r>
        <w:r w:rsidR="007B3642">
          <w:rPr>
            <w:noProof/>
            <w:webHidden/>
          </w:rPr>
          <w:tab/>
        </w:r>
        <w:r w:rsidR="007B3642">
          <w:rPr>
            <w:noProof/>
            <w:webHidden/>
          </w:rPr>
          <w:fldChar w:fldCharType="begin"/>
        </w:r>
        <w:r w:rsidR="007B3642">
          <w:rPr>
            <w:noProof/>
            <w:webHidden/>
          </w:rPr>
          <w:instrText xml:space="preserve"> PAGEREF _Toc13773711 \h </w:instrText>
        </w:r>
        <w:r w:rsidR="007B3642">
          <w:rPr>
            <w:noProof/>
            <w:webHidden/>
          </w:rPr>
        </w:r>
        <w:r w:rsidR="007B3642">
          <w:rPr>
            <w:noProof/>
            <w:webHidden/>
          </w:rPr>
          <w:fldChar w:fldCharType="separate"/>
        </w:r>
        <w:r w:rsidR="007B3642">
          <w:rPr>
            <w:noProof/>
            <w:webHidden/>
          </w:rPr>
          <w:t>117</w:t>
        </w:r>
        <w:r w:rsidR="007B3642">
          <w:rPr>
            <w:noProof/>
            <w:webHidden/>
          </w:rPr>
          <w:fldChar w:fldCharType="end"/>
        </w:r>
      </w:hyperlink>
    </w:p>
    <w:p w14:paraId="602D9323" w14:textId="6E62EE8C" w:rsidR="007B3642" w:rsidRDefault="000F64B0">
      <w:pPr>
        <w:pStyle w:val="TOC3"/>
        <w:rPr>
          <w:rFonts w:asciiTheme="minorHAnsi" w:eastAsiaTheme="minorEastAsia" w:hAnsiTheme="minorHAnsi" w:cstheme="minorBidi"/>
          <w:noProof/>
          <w:sz w:val="22"/>
          <w:szCs w:val="22"/>
        </w:rPr>
      </w:pPr>
      <w:hyperlink w:anchor="_Toc13773712" w:history="1">
        <w:r w:rsidR="007B3642" w:rsidRPr="006F059D">
          <w:rPr>
            <w:rStyle w:val="Hyperlink"/>
            <w:rFonts w:eastAsiaTheme="minorEastAsia"/>
            <w:noProof/>
          </w:rPr>
          <w:t>3.37.1 Scope</w:t>
        </w:r>
        <w:r w:rsidR="007B3642">
          <w:rPr>
            <w:noProof/>
            <w:webHidden/>
          </w:rPr>
          <w:tab/>
        </w:r>
        <w:r w:rsidR="007B3642">
          <w:rPr>
            <w:noProof/>
            <w:webHidden/>
          </w:rPr>
          <w:fldChar w:fldCharType="begin"/>
        </w:r>
        <w:r w:rsidR="007B3642">
          <w:rPr>
            <w:noProof/>
            <w:webHidden/>
          </w:rPr>
          <w:instrText xml:space="preserve"> PAGEREF _Toc13773712 \h </w:instrText>
        </w:r>
        <w:r w:rsidR="007B3642">
          <w:rPr>
            <w:noProof/>
            <w:webHidden/>
          </w:rPr>
        </w:r>
        <w:r w:rsidR="007B3642">
          <w:rPr>
            <w:noProof/>
            <w:webHidden/>
          </w:rPr>
          <w:fldChar w:fldCharType="separate"/>
        </w:r>
        <w:r w:rsidR="007B3642">
          <w:rPr>
            <w:noProof/>
            <w:webHidden/>
          </w:rPr>
          <w:t>117</w:t>
        </w:r>
        <w:r w:rsidR="007B3642">
          <w:rPr>
            <w:noProof/>
            <w:webHidden/>
          </w:rPr>
          <w:fldChar w:fldCharType="end"/>
        </w:r>
      </w:hyperlink>
    </w:p>
    <w:p w14:paraId="4F729E20" w14:textId="57B2E088" w:rsidR="007B3642" w:rsidRDefault="000F64B0">
      <w:pPr>
        <w:pStyle w:val="TOC3"/>
        <w:rPr>
          <w:rFonts w:asciiTheme="minorHAnsi" w:eastAsiaTheme="minorEastAsia" w:hAnsiTheme="minorHAnsi" w:cstheme="minorBidi"/>
          <w:noProof/>
          <w:sz w:val="22"/>
          <w:szCs w:val="22"/>
        </w:rPr>
      </w:pPr>
      <w:hyperlink w:anchor="_Toc13773713" w:history="1">
        <w:r w:rsidR="007B3642" w:rsidRPr="006F059D">
          <w:rPr>
            <w:rStyle w:val="Hyperlink"/>
            <w:rFonts w:eastAsiaTheme="minorEastAsia"/>
            <w:noProof/>
          </w:rPr>
          <w:t>3.37.2 Use Case Roles</w:t>
        </w:r>
        <w:r w:rsidR="007B3642">
          <w:rPr>
            <w:noProof/>
            <w:webHidden/>
          </w:rPr>
          <w:tab/>
        </w:r>
        <w:r w:rsidR="007B3642">
          <w:rPr>
            <w:noProof/>
            <w:webHidden/>
          </w:rPr>
          <w:fldChar w:fldCharType="begin"/>
        </w:r>
        <w:r w:rsidR="007B3642">
          <w:rPr>
            <w:noProof/>
            <w:webHidden/>
          </w:rPr>
          <w:instrText xml:space="preserve"> PAGEREF _Toc13773713 \h </w:instrText>
        </w:r>
        <w:r w:rsidR="007B3642">
          <w:rPr>
            <w:noProof/>
            <w:webHidden/>
          </w:rPr>
        </w:r>
        <w:r w:rsidR="007B3642">
          <w:rPr>
            <w:noProof/>
            <w:webHidden/>
          </w:rPr>
          <w:fldChar w:fldCharType="separate"/>
        </w:r>
        <w:r w:rsidR="007B3642">
          <w:rPr>
            <w:noProof/>
            <w:webHidden/>
          </w:rPr>
          <w:t>117</w:t>
        </w:r>
        <w:r w:rsidR="007B3642">
          <w:rPr>
            <w:noProof/>
            <w:webHidden/>
          </w:rPr>
          <w:fldChar w:fldCharType="end"/>
        </w:r>
      </w:hyperlink>
    </w:p>
    <w:p w14:paraId="7B29077D" w14:textId="3070C7A1" w:rsidR="007B3642" w:rsidRDefault="000F64B0">
      <w:pPr>
        <w:pStyle w:val="TOC3"/>
        <w:rPr>
          <w:rFonts w:asciiTheme="minorHAnsi" w:eastAsiaTheme="minorEastAsia" w:hAnsiTheme="minorHAnsi" w:cstheme="minorBidi"/>
          <w:noProof/>
          <w:sz w:val="22"/>
          <w:szCs w:val="22"/>
        </w:rPr>
      </w:pPr>
      <w:hyperlink w:anchor="_Toc13773714" w:history="1">
        <w:r w:rsidR="007B3642" w:rsidRPr="006F059D">
          <w:rPr>
            <w:rStyle w:val="Hyperlink"/>
            <w:rFonts w:eastAsiaTheme="minorEastAsia"/>
            <w:noProof/>
          </w:rPr>
          <w:t>3.37.3 Referenced Standards</w:t>
        </w:r>
        <w:r w:rsidR="007B3642">
          <w:rPr>
            <w:noProof/>
            <w:webHidden/>
          </w:rPr>
          <w:tab/>
        </w:r>
        <w:r w:rsidR="007B3642">
          <w:rPr>
            <w:noProof/>
            <w:webHidden/>
          </w:rPr>
          <w:fldChar w:fldCharType="begin"/>
        </w:r>
        <w:r w:rsidR="007B3642">
          <w:rPr>
            <w:noProof/>
            <w:webHidden/>
          </w:rPr>
          <w:instrText xml:space="preserve"> PAGEREF _Toc13773714 \h </w:instrText>
        </w:r>
        <w:r w:rsidR="007B3642">
          <w:rPr>
            <w:noProof/>
            <w:webHidden/>
          </w:rPr>
        </w:r>
        <w:r w:rsidR="007B3642">
          <w:rPr>
            <w:noProof/>
            <w:webHidden/>
          </w:rPr>
          <w:fldChar w:fldCharType="separate"/>
        </w:r>
        <w:r w:rsidR="007B3642">
          <w:rPr>
            <w:noProof/>
            <w:webHidden/>
          </w:rPr>
          <w:t>117</w:t>
        </w:r>
        <w:r w:rsidR="007B3642">
          <w:rPr>
            <w:noProof/>
            <w:webHidden/>
          </w:rPr>
          <w:fldChar w:fldCharType="end"/>
        </w:r>
      </w:hyperlink>
    </w:p>
    <w:p w14:paraId="70114CC1" w14:textId="33CF0CEF" w:rsidR="007B3642" w:rsidRDefault="000F64B0">
      <w:pPr>
        <w:pStyle w:val="TOC3"/>
        <w:rPr>
          <w:rFonts w:asciiTheme="minorHAnsi" w:eastAsiaTheme="minorEastAsia" w:hAnsiTheme="minorHAnsi" w:cstheme="minorBidi"/>
          <w:noProof/>
          <w:sz w:val="22"/>
          <w:szCs w:val="22"/>
        </w:rPr>
      </w:pPr>
      <w:hyperlink w:anchor="_Toc13773715" w:history="1">
        <w:r w:rsidR="007B3642" w:rsidRPr="006F059D">
          <w:rPr>
            <w:rStyle w:val="Hyperlink"/>
            <w:rFonts w:eastAsiaTheme="minorEastAsia"/>
            <w:noProof/>
          </w:rPr>
          <w:t>3.37.4 Messages</w:t>
        </w:r>
        <w:r w:rsidR="007B3642">
          <w:rPr>
            <w:noProof/>
            <w:webHidden/>
          </w:rPr>
          <w:tab/>
        </w:r>
        <w:r w:rsidR="007B3642">
          <w:rPr>
            <w:noProof/>
            <w:webHidden/>
          </w:rPr>
          <w:fldChar w:fldCharType="begin"/>
        </w:r>
        <w:r w:rsidR="007B3642">
          <w:rPr>
            <w:noProof/>
            <w:webHidden/>
          </w:rPr>
          <w:instrText xml:space="preserve"> PAGEREF _Toc13773715 \h </w:instrText>
        </w:r>
        <w:r w:rsidR="007B3642">
          <w:rPr>
            <w:noProof/>
            <w:webHidden/>
          </w:rPr>
        </w:r>
        <w:r w:rsidR="007B3642">
          <w:rPr>
            <w:noProof/>
            <w:webHidden/>
          </w:rPr>
          <w:fldChar w:fldCharType="separate"/>
        </w:r>
        <w:r w:rsidR="007B3642">
          <w:rPr>
            <w:noProof/>
            <w:webHidden/>
          </w:rPr>
          <w:t>118</w:t>
        </w:r>
        <w:r w:rsidR="007B3642">
          <w:rPr>
            <w:noProof/>
            <w:webHidden/>
          </w:rPr>
          <w:fldChar w:fldCharType="end"/>
        </w:r>
      </w:hyperlink>
    </w:p>
    <w:p w14:paraId="62BA7C2D" w14:textId="0DCF344A" w:rsidR="007B3642" w:rsidRDefault="000F64B0">
      <w:pPr>
        <w:pStyle w:val="TOC3"/>
        <w:rPr>
          <w:rFonts w:asciiTheme="minorHAnsi" w:eastAsiaTheme="minorEastAsia" w:hAnsiTheme="minorHAnsi" w:cstheme="minorBidi"/>
          <w:noProof/>
          <w:sz w:val="22"/>
          <w:szCs w:val="22"/>
        </w:rPr>
      </w:pPr>
      <w:hyperlink w:anchor="_Toc13773716" w:history="1">
        <w:r w:rsidR="007B3642" w:rsidRPr="006F059D">
          <w:rPr>
            <w:rStyle w:val="Hyperlink"/>
            <w:rFonts w:eastAsiaTheme="minorEastAsia"/>
            <w:bCs/>
            <w:noProof/>
          </w:rPr>
          <w:t>3.37.5 Protocol Requirements</w:t>
        </w:r>
        <w:r w:rsidR="007B3642">
          <w:rPr>
            <w:noProof/>
            <w:webHidden/>
          </w:rPr>
          <w:tab/>
        </w:r>
        <w:r w:rsidR="007B3642">
          <w:rPr>
            <w:noProof/>
            <w:webHidden/>
          </w:rPr>
          <w:fldChar w:fldCharType="begin"/>
        </w:r>
        <w:r w:rsidR="007B3642">
          <w:rPr>
            <w:noProof/>
            <w:webHidden/>
          </w:rPr>
          <w:instrText xml:space="preserve"> PAGEREF _Toc13773716 \h </w:instrText>
        </w:r>
        <w:r w:rsidR="007B3642">
          <w:rPr>
            <w:noProof/>
            <w:webHidden/>
          </w:rPr>
        </w:r>
        <w:r w:rsidR="007B3642">
          <w:rPr>
            <w:noProof/>
            <w:webHidden/>
          </w:rPr>
          <w:fldChar w:fldCharType="separate"/>
        </w:r>
        <w:r w:rsidR="007B3642">
          <w:rPr>
            <w:noProof/>
            <w:webHidden/>
          </w:rPr>
          <w:t>121</w:t>
        </w:r>
        <w:r w:rsidR="007B3642">
          <w:rPr>
            <w:noProof/>
            <w:webHidden/>
          </w:rPr>
          <w:fldChar w:fldCharType="end"/>
        </w:r>
      </w:hyperlink>
    </w:p>
    <w:p w14:paraId="273AB220" w14:textId="75057AC7" w:rsidR="007B3642" w:rsidRDefault="000F64B0">
      <w:pPr>
        <w:pStyle w:val="TOC2"/>
        <w:rPr>
          <w:rFonts w:asciiTheme="minorHAnsi" w:eastAsiaTheme="minorEastAsia" w:hAnsiTheme="minorHAnsi" w:cstheme="minorBidi"/>
          <w:noProof/>
          <w:sz w:val="22"/>
          <w:szCs w:val="22"/>
        </w:rPr>
      </w:pPr>
      <w:hyperlink w:anchor="_Toc13773717" w:history="1">
        <w:r w:rsidR="007B3642" w:rsidRPr="006F059D">
          <w:rPr>
            <w:rStyle w:val="Hyperlink"/>
            <w:rFonts w:eastAsiaTheme="minorEastAsia"/>
            <w:noProof/>
          </w:rPr>
          <w:t>3.38 Cross Gateway Query [ITI-38]</w:t>
        </w:r>
        <w:r w:rsidR="007B3642">
          <w:rPr>
            <w:noProof/>
            <w:webHidden/>
          </w:rPr>
          <w:tab/>
        </w:r>
        <w:r w:rsidR="007B3642">
          <w:rPr>
            <w:noProof/>
            <w:webHidden/>
          </w:rPr>
          <w:fldChar w:fldCharType="begin"/>
        </w:r>
        <w:r w:rsidR="007B3642">
          <w:rPr>
            <w:noProof/>
            <w:webHidden/>
          </w:rPr>
          <w:instrText xml:space="preserve"> PAGEREF _Toc13773717 \h </w:instrText>
        </w:r>
        <w:r w:rsidR="007B3642">
          <w:rPr>
            <w:noProof/>
            <w:webHidden/>
          </w:rPr>
        </w:r>
        <w:r w:rsidR="007B3642">
          <w:rPr>
            <w:noProof/>
            <w:webHidden/>
          </w:rPr>
          <w:fldChar w:fldCharType="separate"/>
        </w:r>
        <w:r w:rsidR="007B3642">
          <w:rPr>
            <w:noProof/>
            <w:webHidden/>
          </w:rPr>
          <w:t>124</w:t>
        </w:r>
        <w:r w:rsidR="007B3642">
          <w:rPr>
            <w:noProof/>
            <w:webHidden/>
          </w:rPr>
          <w:fldChar w:fldCharType="end"/>
        </w:r>
      </w:hyperlink>
    </w:p>
    <w:p w14:paraId="11D03F0F" w14:textId="3B29472F" w:rsidR="007B3642" w:rsidRDefault="000F64B0">
      <w:pPr>
        <w:pStyle w:val="TOC3"/>
        <w:rPr>
          <w:rFonts w:asciiTheme="minorHAnsi" w:eastAsiaTheme="minorEastAsia" w:hAnsiTheme="minorHAnsi" w:cstheme="minorBidi"/>
          <w:noProof/>
          <w:sz w:val="22"/>
          <w:szCs w:val="22"/>
        </w:rPr>
      </w:pPr>
      <w:hyperlink w:anchor="_Toc13773718" w:history="1">
        <w:r w:rsidR="007B3642" w:rsidRPr="006F059D">
          <w:rPr>
            <w:rStyle w:val="Hyperlink"/>
            <w:rFonts w:eastAsiaTheme="minorEastAsia"/>
            <w:noProof/>
          </w:rPr>
          <w:t>3.38.1 Scope</w:t>
        </w:r>
        <w:r w:rsidR="007B3642">
          <w:rPr>
            <w:noProof/>
            <w:webHidden/>
          </w:rPr>
          <w:tab/>
        </w:r>
        <w:r w:rsidR="007B3642">
          <w:rPr>
            <w:noProof/>
            <w:webHidden/>
          </w:rPr>
          <w:fldChar w:fldCharType="begin"/>
        </w:r>
        <w:r w:rsidR="007B3642">
          <w:rPr>
            <w:noProof/>
            <w:webHidden/>
          </w:rPr>
          <w:instrText xml:space="preserve"> PAGEREF _Toc13773718 \h </w:instrText>
        </w:r>
        <w:r w:rsidR="007B3642">
          <w:rPr>
            <w:noProof/>
            <w:webHidden/>
          </w:rPr>
        </w:r>
        <w:r w:rsidR="007B3642">
          <w:rPr>
            <w:noProof/>
            <w:webHidden/>
          </w:rPr>
          <w:fldChar w:fldCharType="separate"/>
        </w:r>
        <w:r w:rsidR="007B3642">
          <w:rPr>
            <w:noProof/>
            <w:webHidden/>
          </w:rPr>
          <w:t>124</w:t>
        </w:r>
        <w:r w:rsidR="007B3642">
          <w:rPr>
            <w:noProof/>
            <w:webHidden/>
          </w:rPr>
          <w:fldChar w:fldCharType="end"/>
        </w:r>
      </w:hyperlink>
    </w:p>
    <w:p w14:paraId="7D0FD639" w14:textId="334B3F9B" w:rsidR="007B3642" w:rsidRDefault="000F64B0">
      <w:pPr>
        <w:pStyle w:val="TOC3"/>
        <w:rPr>
          <w:rFonts w:asciiTheme="minorHAnsi" w:eastAsiaTheme="minorEastAsia" w:hAnsiTheme="minorHAnsi" w:cstheme="minorBidi"/>
          <w:noProof/>
          <w:sz w:val="22"/>
          <w:szCs w:val="22"/>
        </w:rPr>
      </w:pPr>
      <w:hyperlink w:anchor="_Toc13773719" w:history="1">
        <w:r w:rsidR="007B3642" w:rsidRPr="006F059D">
          <w:rPr>
            <w:rStyle w:val="Hyperlink"/>
            <w:rFonts w:eastAsiaTheme="minorEastAsia"/>
            <w:bCs/>
            <w:noProof/>
          </w:rPr>
          <w:t>3.38.2 Use Case Roles</w:t>
        </w:r>
        <w:r w:rsidR="007B3642">
          <w:rPr>
            <w:noProof/>
            <w:webHidden/>
          </w:rPr>
          <w:tab/>
        </w:r>
        <w:r w:rsidR="007B3642">
          <w:rPr>
            <w:noProof/>
            <w:webHidden/>
          </w:rPr>
          <w:fldChar w:fldCharType="begin"/>
        </w:r>
        <w:r w:rsidR="007B3642">
          <w:rPr>
            <w:noProof/>
            <w:webHidden/>
          </w:rPr>
          <w:instrText xml:space="preserve"> PAGEREF _Toc13773719 \h </w:instrText>
        </w:r>
        <w:r w:rsidR="007B3642">
          <w:rPr>
            <w:noProof/>
            <w:webHidden/>
          </w:rPr>
        </w:r>
        <w:r w:rsidR="007B3642">
          <w:rPr>
            <w:noProof/>
            <w:webHidden/>
          </w:rPr>
          <w:fldChar w:fldCharType="separate"/>
        </w:r>
        <w:r w:rsidR="007B3642">
          <w:rPr>
            <w:noProof/>
            <w:webHidden/>
          </w:rPr>
          <w:t>124</w:t>
        </w:r>
        <w:r w:rsidR="007B3642">
          <w:rPr>
            <w:noProof/>
            <w:webHidden/>
          </w:rPr>
          <w:fldChar w:fldCharType="end"/>
        </w:r>
      </w:hyperlink>
    </w:p>
    <w:p w14:paraId="639A3640" w14:textId="768C8286" w:rsidR="007B3642" w:rsidRDefault="000F64B0">
      <w:pPr>
        <w:pStyle w:val="TOC3"/>
        <w:rPr>
          <w:rFonts w:asciiTheme="minorHAnsi" w:eastAsiaTheme="minorEastAsia" w:hAnsiTheme="minorHAnsi" w:cstheme="minorBidi"/>
          <w:noProof/>
          <w:sz w:val="22"/>
          <w:szCs w:val="22"/>
        </w:rPr>
      </w:pPr>
      <w:hyperlink w:anchor="_Toc13773720" w:history="1">
        <w:r w:rsidR="007B3642" w:rsidRPr="006F059D">
          <w:rPr>
            <w:rStyle w:val="Hyperlink"/>
            <w:rFonts w:eastAsiaTheme="minorEastAsia"/>
            <w:bCs/>
            <w:noProof/>
          </w:rPr>
          <w:t>3.38.3 Referenced Standard</w:t>
        </w:r>
        <w:r w:rsidR="007B3642">
          <w:rPr>
            <w:noProof/>
            <w:webHidden/>
          </w:rPr>
          <w:tab/>
        </w:r>
        <w:r w:rsidR="007B3642">
          <w:rPr>
            <w:noProof/>
            <w:webHidden/>
          </w:rPr>
          <w:fldChar w:fldCharType="begin"/>
        </w:r>
        <w:r w:rsidR="007B3642">
          <w:rPr>
            <w:noProof/>
            <w:webHidden/>
          </w:rPr>
          <w:instrText xml:space="preserve"> PAGEREF _Toc13773720 \h </w:instrText>
        </w:r>
        <w:r w:rsidR="007B3642">
          <w:rPr>
            <w:noProof/>
            <w:webHidden/>
          </w:rPr>
        </w:r>
        <w:r w:rsidR="007B3642">
          <w:rPr>
            <w:noProof/>
            <w:webHidden/>
          </w:rPr>
          <w:fldChar w:fldCharType="separate"/>
        </w:r>
        <w:r w:rsidR="007B3642">
          <w:rPr>
            <w:noProof/>
            <w:webHidden/>
          </w:rPr>
          <w:t>125</w:t>
        </w:r>
        <w:r w:rsidR="007B3642">
          <w:rPr>
            <w:noProof/>
            <w:webHidden/>
          </w:rPr>
          <w:fldChar w:fldCharType="end"/>
        </w:r>
      </w:hyperlink>
    </w:p>
    <w:p w14:paraId="2E2024AB" w14:textId="7D4F585E" w:rsidR="007B3642" w:rsidRDefault="000F64B0">
      <w:pPr>
        <w:pStyle w:val="TOC3"/>
        <w:rPr>
          <w:rFonts w:asciiTheme="minorHAnsi" w:eastAsiaTheme="minorEastAsia" w:hAnsiTheme="minorHAnsi" w:cstheme="minorBidi"/>
          <w:noProof/>
          <w:sz w:val="22"/>
          <w:szCs w:val="22"/>
        </w:rPr>
      </w:pPr>
      <w:hyperlink w:anchor="_Toc13773721" w:history="1">
        <w:r w:rsidR="007B3642" w:rsidRPr="006F059D">
          <w:rPr>
            <w:rStyle w:val="Hyperlink"/>
            <w:rFonts w:eastAsiaTheme="minorEastAsia"/>
            <w:noProof/>
          </w:rPr>
          <w:t>3.38.4 Messages</w:t>
        </w:r>
        <w:r w:rsidR="007B3642">
          <w:rPr>
            <w:noProof/>
            <w:webHidden/>
          </w:rPr>
          <w:tab/>
        </w:r>
        <w:r w:rsidR="007B3642">
          <w:rPr>
            <w:noProof/>
            <w:webHidden/>
          </w:rPr>
          <w:fldChar w:fldCharType="begin"/>
        </w:r>
        <w:r w:rsidR="007B3642">
          <w:rPr>
            <w:noProof/>
            <w:webHidden/>
          </w:rPr>
          <w:instrText xml:space="preserve"> PAGEREF _Toc13773721 \h </w:instrText>
        </w:r>
        <w:r w:rsidR="007B3642">
          <w:rPr>
            <w:noProof/>
            <w:webHidden/>
          </w:rPr>
        </w:r>
        <w:r w:rsidR="007B3642">
          <w:rPr>
            <w:noProof/>
            <w:webHidden/>
          </w:rPr>
          <w:fldChar w:fldCharType="separate"/>
        </w:r>
        <w:r w:rsidR="007B3642">
          <w:rPr>
            <w:noProof/>
            <w:webHidden/>
          </w:rPr>
          <w:t>125</w:t>
        </w:r>
        <w:r w:rsidR="007B3642">
          <w:rPr>
            <w:noProof/>
            <w:webHidden/>
          </w:rPr>
          <w:fldChar w:fldCharType="end"/>
        </w:r>
      </w:hyperlink>
    </w:p>
    <w:p w14:paraId="222B91C9" w14:textId="543272F6" w:rsidR="007B3642" w:rsidRDefault="000F64B0">
      <w:pPr>
        <w:pStyle w:val="TOC3"/>
        <w:rPr>
          <w:rFonts w:asciiTheme="minorHAnsi" w:eastAsiaTheme="minorEastAsia" w:hAnsiTheme="minorHAnsi" w:cstheme="minorBidi"/>
          <w:noProof/>
          <w:sz w:val="22"/>
          <w:szCs w:val="22"/>
        </w:rPr>
      </w:pPr>
      <w:hyperlink w:anchor="_Toc13773722" w:history="1">
        <w:r w:rsidR="007B3642" w:rsidRPr="006F059D">
          <w:rPr>
            <w:rStyle w:val="Hyperlink"/>
            <w:rFonts w:eastAsiaTheme="minorEastAsia"/>
            <w:noProof/>
          </w:rPr>
          <w:t>3.38.5 Protocol Requirements</w:t>
        </w:r>
        <w:r w:rsidR="007B3642">
          <w:rPr>
            <w:noProof/>
            <w:webHidden/>
          </w:rPr>
          <w:tab/>
        </w:r>
        <w:r w:rsidR="007B3642">
          <w:rPr>
            <w:noProof/>
            <w:webHidden/>
          </w:rPr>
          <w:fldChar w:fldCharType="begin"/>
        </w:r>
        <w:r w:rsidR="007B3642">
          <w:rPr>
            <w:noProof/>
            <w:webHidden/>
          </w:rPr>
          <w:instrText xml:space="preserve"> PAGEREF _Toc13773722 \h </w:instrText>
        </w:r>
        <w:r w:rsidR="007B3642">
          <w:rPr>
            <w:noProof/>
            <w:webHidden/>
          </w:rPr>
        </w:r>
        <w:r w:rsidR="007B3642">
          <w:rPr>
            <w:noProof/>
            <w:webHidden/>
          </w:rPr>
          <w:fldChar w:fldCharType="separate"/>
        </w:r>
        <w:r w:rsidR="007B3642">
          <w:rPr>
            <w:noProof/>
            <w:webHidden/>
          </w:rPr>
          <w:t>130</w:t>
        </w:r>
        <w:r w:rsidR="007B3642">
          <w:rPr>
            <w:noProof/>
            <w:webHidden/>
          </w:rPr>
          <w:fldChar w:fldCharType="end"/>
        </w:r>
      </w:hyperlink>
    </w:p>
    <w:p w14:paraId="7C848171" w14:textId="56C0CEE9" w:rsidR="007B3642" w:rsidRDefault="000F64B0">
      <w:pPr>
        <w:pStyle w:val="TOC2"/>
        <w:rPr>
          <w:rFonts w:asciiTheme="minorHAnsi" w:eastAsiaTheme="minorEastAsia" w:hAnsiTheme="minorHAnsi" w:cstheme="minorBidi"/>
          <w:noProof/>
          <w:sz w:val="22"/>
          <w:szCs w:val="22"/>
        </w:rPr>
      </w:pPr>
      <w:hyperlink w:anchor="_Toc13773723" w:history="1">
        <w:r w:rsidR="007B3642" w:rsidRPr="006F059D">
          <w:rPr>
            <w:rStyle w:val="Hyperlink"/>
            <w:rFonts w:eastAsiaTheme="minorEastAsia"/>
            <w:noProof/>
          </w:rPr>
          <w:t>3.39 Cross Gateway Retrieve [ITI-39]</w:t>
        </w:r>
        <w:r w:rsidR="007B3642">
          <w:rPr>
            <w:noProof/>
            <w:webHidden/>
          </w:rPr>
          <w:tab/>
        </w:r>
        <w:r w:rsidR="007B3642">
          <w:rPr>
            <w:noProof/>
            <w:webHidden/>
          </w:rPr>
          <w:fldChar w:fldCharType="begin"/>
        </w:r>
        <w:r w:rsidR="007B3642">
          <w:rPr>
            <w:noProof/>
            <w:webHidden/>
          </w:rPr>
          <w:instrText xml:space="preserve"> PAGEREF _Toc13773723 \h </w:instrText>
        </w:r>
        <w:r w:rsidR="007B3642">
          <w:rPr>
            <w:noProof/>
            <w:webHidden/>
          </w:rPr>
        </w:r>
        <w:r w:rsidR="007B3642">
          <w:rPr>
            <w:noProof/>
            <w:webHidden/>
          </w:rPr>
          <w:fldChar w:fldCharType="separate"/>
        </w:r>
        <w:r w:rsidR="007B3642">
          <w:rPr>
            <w:noProof/>
            <w:webHidden/>
          </w:rPr>
          <w:t>133</w:t>
        </w:r>
        <w:r w:rsidR="007B3642">
          <w:rPr>
            <w:noProof/>
            <w:webHidden/>
          </w:rPr>
          <w:fldChar w:fldCharType="end"/>
        </w:r>
      </w:hyperlink>
    </w:p>
    <w:p w14:paraId="0266B973" w14:textId="5036973A" w:rsidR="007B3642" w:rsidRDefault="000F64B0">
      <w:pPr>
        <w:pStyle w:val="TOC3"/>
        <w:rPr>
          <w:rFonts w:asciiTheme="minorHAnsi" w:eastAsiaTheme="minorEastAsia" w:hAnsiTheme="minorHAnsi" w:cstheme="minorBidi"/>
          <w:noProof/>
          <w:sz w:val="22"/>
          <w:szCs w:val="22"/>
        </w:rPr>
      </w:pPr>
      <w:hyperlink w:anchor="_Toc13773724" w:history="1">
        <w:r w:rsidR="007B3642" w:rsidRPr="006F059D">
          <w:rPr>
            <w:rStyle w:val="Hyperlink"/>
            <w:rFonts w:eastAsiaTheme="minorEastAsia"/>
            <w:bCs/>
            <w:noProof/>
          </w:rPr>
          <w:t>3.39.1 Scope</w:t>
        </w:r>
        <w:r w:rsidR="007B3642">
          <w:rPr>
            <w:noProof/>
            <w:webHidden/>
          </w:rPr>
          <w:tab/>
        </w:r>
        <w:r w:rsidR="007B3642">
          <w:rPr>
            <w:noProof/>
            <w:webHidden/>
          </w:rPr>
          <w:fldChar w:fldCharType="begin"/>
        </w:r>
        <w:r w:rsidR="007B3642">
          <w:rPr>
            <w:noProof/>
            <w:webHidden/>
          </w:rPr>
          <w:instrText xml:space="preserve"> PAGEREF _Toc13773724 \h </w:instrText>
        </w:r>
        <w:r w:rsidR="007B3642">
          <w:rPr>
            <w:noProof/>
            <w:webHidden/>
          </w:rPr>
        </w:r>
        <w:r w:rsidR="007B3642">
          <w:rPr>
            <w:noProof/>
            <w:webHidden/>
          </w:rPr>
          <w:fldChar w:fldCharType="separate"/>
        </w:r>
        <w:r w:rsidR="007B3642">
          <w:rPr>
            <w:noProof/>
            <w:webHidden/>
          </w:rPr>
          <w:t>133</w:t>
        </w:r>
        <w:r w:rsidR="007B3642">
          <w:rPr>
            <w:noProof/>
            <w:webHidden/>
          </w:rPr>
          <w:fldChar w:fldCharType="end"/>
        </w:r>
      </w:hyperlink>
    </w:p>
    <w:p w14:paraId="39E52BBF" w14:textId="5846515E" w:rsidR="007B3642" w:rsidRDefault="000F64B0">
      <w:pPr>
        <w:pStyle w:val="TOC3"/>
        <w:rPr>
          <w:rFonts w:asciiTheme="minorHAnsi" w:eastAsiaTheme="minorEastAsia" w:hAnsiTheme="minorHAnsi" w:cstheme="minorBidi"/>
          <w:noProof/>
          <w:sz w:val="22"/>
          <w:szCs w:val="22"/>
        </w:rPr>
      </w:pPr>
      <w:hyperlink w:anchor="_Toc13773725" w:history="1">
        <w:r w:rsidR="007B3642" w:rsidRPr="006F059D">
          <w:rPr>
            <w:rStyle w:val="Hyperlink"/>
            <w:rFonts w:eastAsiaTheme="minorEastAsia"/>
            <w:bCs/>
            <w:noProof/>
          </w:rPr>
          <w:t>3.39.2 Use Case Roles</w:t>
        </w:r>
        <w:r w:rsidR="007B3642">
          <w:rPr>
            <w:noProof/>
            <w:webHidden/>
          </w:rPr>
          <w:tab/>
        </w:r>
        <w:r w:rsidR="007B3642">
          <w:rPr>
            <w:noProof/>
            <w:webHidden/>
          </w:rPr>
          <w:fldChar w:fldCharType="begin"/>
        </w:r>
        <w:r w:rsidR="007B3642">
          <w:rPr>
            <w:noProof/>
            <w:webHidden/>
          </w:rPr>
          <w:instrText xml:space="preserve"> PAGEREF _Toc13773725 \h </w:instrText>
        </w:r>
        <w:r w:rsidR="007B3642">
          <w:rPr>
            <w:noProof/>
            <w:webHidden/>
          </w:rPr>
        </w:r>
        <w:r w:rsidR="007B3642">
          <w:rPr>
            <w:noProof/>
            <w:webHidden/>
          </w:rPr>
          <w:fldChar w:fldCharType="separate"/>
        </w:r>
        <w:r w:rsidR="007B3642">
          <w:rPr>
            <w:noProof/>
            <w:webHidden/>
          </w:rPr>
          <w:t>133</w:t>
        </w:r>
        <w:r w:rsidR="007B3642">
          <w:rPr>
            <w:noProof/>
            <w:webHidden/>
          </w:rPr>
          <w:fldChar w:fldCharType="end"/>
        </w:r>
      </w:hyperlink>
    </w:p>
    <w:p w14:paraId="27CC165B" w14:textId="1A875F38" w:rsidR="007B3642" w:rsidRDefault="000F64B0">
      <w:pPr>
        <w:pStyle w:val="TOC3"/>
        <w:rPr>
          <w:rFonts w:asciiTheme="minorHAnsi" w:eastAsiaTheme="minorEastAsia" w:hAnsiTheme="minorHAnsi" w:cstheme="minorBidi"/>
          <w:noProof/>
          <w:sz w:val="22"/>
          <w:szCs w:val="22"/>
        </w:rPr>
      </w:pPr>
      <w:hyperlink w:anchor="_Toc13773726" w:history="1">
        <w:r w:rsidR="007B3642" w:rsidRPr="006F059D">
          <w:rPr>
            <w:rStyle w:val="Hyperlink"/>
            <w:rFonts w:eastAsiaTheme="minorEastAsia"/>
            <w:noProof/>
          </w:rPr>
          <w:t>3.39.3 Referenced Standard</w:t>
        </w:r>
        <w:r w:rsidR="007B3642">
          <w:rPr>
            <w:noProof/>
            <w:webHidden/>
          </w:rPr>
          <w:tab/>
        </w:r>
        <w:r w:rsidR="007B3642">
          <w:rPr>
            <w:noProof/>
            <w:webHidden/>
          </w:rPr>
          <w:fldChar w:fldCharType="begin"/>
        </w:r>
        <w:r w:rsidR="007B3642">
          <w:rPr>
            <w:noProof/>
            <w:webHidden/>
          </w:rPr>
          <w:instrText xml:space="preserve"> PAGEREF _Toc13773726 \h </w:instrText>
        </w:r>
        <w:r w:rsidR="007B3642">
          <w:rPr>
            <w:noProof/>
            <w:webHidden/>
          </w:rPr>
        </w:r>
        <w:r w:rsidR="007B3642">
          <w:rPr>
            <w:noProof/>
            <w:webHidden/>
          </w:rPr>
          <w:fldChar w:fldCharType="separate"/>
        </w:r>
        <w:r w:rsidR="007B3642">
          <w:rPr>
            <w:noProof/>
            <w:webHidden/>
          </w:rPr>
          <w:t>134</w:t>
        </w:r>
        <w:r w:rsidR="007B3642">
          <w:rPr>
            <w:noProof/>
            <w:webHidden/>
          </w:rPr>
          <w:fldChar w:fldCharType="end"/>
        </w:r>
      </w:hyperlink>
    </w:p>
    <w:p w14:paraId="5B8274FA" w14:textId="42683EDA" w:rsidR="007B3642" w:rsidRDefault="000F64B0">
      <w:pPr>
        <w:pStyle w:val="TOC3"/>
        <w:rPr>
          <w:rFonts w:asciiTheme="minorHAnsi" w:eastAsiaTheme="minorEastAsia" w:hAnsiTheme="minorHAnsi" w:cstheme="minorBidi"/>
          <w:noProof/>
          <w:sz w:val="22"/>
          <w:szCs w:val="22"/>
        </w:rPr>
      </w:pPr>
      <w:hyperlink w:anchor="_Toc13773727" w:history="1">
        <w:r w:rsidR="007B3642" w:rsidRPr="006F059D">
          <w:rPr>
            <w:rStyle w:val="Hyperlink"/>
            <w:rFonts w:eastAsiaTheme="minorEastAsia"/>
            <w:noProof/>
          </w:rPr>
          <w:t>3.39.4 Messages</w:t>
        </w:r>
        <w:r w:rsidR="007B3642">
          <w:rPr>
            <w:noProof/>
            <w:webHidden/>
          </w:rPr>
          <w:tab/>
        </w:r>
        <w:r w:rsidR="007B3642">
          <w:rPr>
            <w:noProof/>
            <w:webHidden/>
          </w:rPr>
          <w:fldChar w:fldCharType="begin"/>
        </w:r>
        <w:r w:rsidR="007B3642">
          <w:rPr>
            <w:noProof/>
            <w:webHidden/>
          </w:rPr>
          <w:instrText xml:space="preserve"> PAGEREF _Toc13773727 \h </w:instrText>
        </w:r>
        <w:r w:rsidR="007B3642">
          <w:rPr>
            <w:noProof/>
            <w:webHidden/>
          </w:rPr>
        </w:r>
        <w:r w:rsidR="007B3642">
          <w:rPr>
            <w:noProof/>
            <w:webHidden/>
          </w:rPr>
          <w:fldChar w:fldCharType="separate"/>
        </w:r>
        <w:r w:rsidR="007B3642">
          <w:rPr>
            <w:noProof/>
            <w:webHidden/>
          </w:rPr>
          <w:t>134</w:t>
        </w:r>
        <w:r w:rsidR="007B3642">
          <w:rPr>
            <w:noProof/>
            <w:webHidden/>
          </w:rPr>
          <w:fldChar w:fldCharType="end"/>
        </w:r>
      </w:hyperlink>
    </w:p>
    <w:p w14:paraId="36CE8572" w14:textId="591E0BF8" w:rsidR="007B3642" w:rsidRDefault="000F64B0">
      <w:pPr>
        <w:pStyle w:val="TOC3"/>
        <w:rPr>
          <w:rFonts w:asciiTheme="minorHAnsi" w:eastAsiaTheme="minorEastAsia" w:hAnsiTheme="minorHAnsi" w:cstheme="minorBidi"/>
          <w:noProof/>
          <w:sz w:val="22"/>
          <w:szCs w:val="22"/>
        </w:rPr>
      </w:pPr>
      <w:hyperlink w:anchor="_Toc13773728" w:history="1">
        <w:r w:rsidR="007B3642" w:rsidRPr="006F059D">
          <w:rPr>
            <w:rStyle w:val="Hyperlink"/>
            <w:rFonts w:eastAsiaTheme="minorEastAsia"/>
            <w:noProof/>
          </w:rPr>
          <w:t>3.39.5 Protocol Requirements</w:t>
        </w:r>
        <w:r w:rsidR="007B3642">
          <w:rPr>
            <w:noProof/>
            <w:webHidden/>
          </w:rPr>
          <w:tab/>
        </w:r>
        <w:r w:rsidR="007B3642">
          <w:rPr>
            <w:noProof/>
            <w:webHidden/>
          </w:rPr>
          <w:fldChar w:fldCharType="begin"/>
        </w:r>
        <w:r w:rsidR="007B3642">
          <w:rPr>
            <w:noProof/>
            <w:webHidden/>
          </w:rPr>
          <w:instrText xml:space="preserve"> PAGEREF _Toc13773728 \h </w:instrText>
        </w:r>
        <w:r w:rsidR="007B3642">
          <w:rPr>
            <w:noProof/>
            <w:webHidden/>
          </w:rPr>
        </w:r>
        <w:r w:rsidR="007B3642">
          <w:rPr>
            <w:noProof/>
            <w:webHidden/>
          </w:rPr>
          <w:fldChar w:fldCharType="separate"/>
        </w:r>
        <w:r w:rsidR="007B3642">
          <w:rPr>
            <w:noProof/>
            <w:webHidden/>
          </w:rPr>
          <w:t>136</w:t>
        </w:r>
        <w:r w:rsidR="007B3642">
          <w:rPr>
            <w:noProof/>
            <w:webHidden/>
          </w:rPr>
          <w:fldChar w:fldCharType="end"/>
        </w:r>
      </w:hyperlink>
    </w:p>
    <w:p w14:paraId="2BE22C19" w14:textId="57E2D4D7" w:rsidR="007B3642" w:rsidRDefault="000F64B0">
      <w:pPr>
        <w:pStyle w:val="TOC3"/>
        <w:rPr>
          <w:rFonts w:asciiTheme="minorHAnsi" w:eastAsiaTheme="minorEastAsia" w:hAnsiTheme="minorHAnsi" w:cstheme="minorBidi"/>
          <w:noProof/>
          <w:sz w:val="22"/>
          <w:szCs w:val="22"/>
        </w:rPr>
      </w:pPr>
      <w:hyperlink w:anchor="_Toc13773729" w:history="1">
        <w:r w:rsidR="007B3642" w:rsidRPr="006F059D">
          <w:rPr>
            <w:rStyle w:val="Hyperlink"/>
            <w:rFonts w:eastAsiaTheme="minorEastAsia"/>
            <w:noProof/>
          </w:rPr>
          <w:t>3.39.6 Security Considerations</w:t>
        </w:r>
        <w:r w:rsidR="007B3642">
          <w:rPr>
            <w:noProof/>
            <w:webHidden/>
          </w:rPr>
          <w:tab/>
        </w:r>
        <w:r w:rsidR="007B3642">
          <w:rPr>
            <w:noProof/>
            <w:webHidden/>
          </w:rPr>
          <w:fldChar w:fldCharType="begin"/>
        </w:r>
        <w:r w:rsidR="007B3642">
          <w:rPr>
            <w:noProof/>
            <w:webHidden/>
          </w:rPr>
          <w:instrText xml:space="preserve"> PAGEREF _Toc13773729 \h </w:instrText>
        </w:r>
        <w:r w:rsidR="007B3642">
          <w:rPr>
            <w:noProof/>
            <w:webHidden/>
          </w:rPr>
        </w:r>
        <w:r w:rsidR="007B3642">
          <w:rPr>
            <w:noProof/>
            <w:webHidden/>
          </w:rPr>
          <w:fldChar w:fldCharType="separate"/>
        </w:r>
        <w:r w:rsidR="007B3642">
          <w:rPr>
            <w:noProof/>
            <w:webHidden/>
          </w:rPr>
          <w:t>139</w:t>
        </w:r>
        <w:r w:rsidR="007B3642">
          <w:rPr>
            <w:noProof/>
            <w:webHidden/>
          </w:rPr>
          <w:fldChar w:fldCharType="end"/>
        </w:r>
      </w:hyperlink>
    </w:p>
    <w:p w14:paraId="1EC29213" w14:textId="69C90570" w:rsidR="007B3642" w:rsidRDefault="000F64B0">
      <w:pPr>
        <w:pStyle w:val="TOC2"/>
        <w:rPr>
          <w:rFonts w:asciiTheme="minorHAnsi" w:eastAsiaTheme="minorEastAsia" w:hAnsiTheme="minorHAnsi" w:cstheme="minorBidi"/>
          <w:noProof/>
          <w:sz w:val="22"/>
          <w:szCs w:val="22"/>
        </w:rPr>
      </w:pPr>
      <w:hyperlink w:anchor="_Toc13773730" w:history="1">
        <w:r w:rsidR="007B3642" w:rsidRPr="006F059D">
          <w:rPr>
            <w:rStyle w:val="Hyperlink"/>
            <w:rFonts w:eastAsiaTheme="minorEastAsia"/>
            <w:noProof/>
          </w:rPr>
          <w:t>3.40 Provide X-User Assertion [ITI-40]</w:t>
        </w:r>
        <w:r w:rsidR="007B3642">
          <w:rPr>
            <w:noProof/>
            <w:webHidden/>
          </w:rPr>
          <w:tab/>
        </w:r>
        <w:r w:rsidR="007B3642">
          <w:rPr>
            <w:noProof/>
            <w:webHidden/>
          </w:rPr>
          <w:fldChar w:fldCharType="begin"/>
        </w:r>
        <w:r w:rsidR="007B3642">
          <w:rPr>
            <w:noProof/>
            <w:webHidden/>
          </w:rPr>
          <w:instrText xml:space="preserve"> PAGEREF _Toc13773730 \h </w:instrText>
        </w:r>
        <w:r w:rsidR="007B3642">
          <w:rPr>
            <w:noProof/>
            <w:webHidden/>
          </w:rPr>
        </w:r>
        <w:r w:rsidR="007B3642">
          <w:rPr>
            <w:noProof/>
            <w:webHidden/>
          </w:rPr>
          <w:fldChar w:fldCharType="separate"/>
        </w:r>
        <w:r w:rsidR="007B3642">
          <w:rPr>
            <w:noProof/>
            <w:webHidden/>
          </w:rPr>
          <w:t>141</w:t>
        </w:r>
        <w:r w:rsidR="007B3642">
          <w:rPr>
            <w:noProof/>
            <w:webHidden/>
          </w:rPr>
          <w:fldChar w:fldCharType="end"/>
        </w:r>
      </w:hyperlink>
    </w:p>
    <w:p w14:paraId="296AB853" w14:textId="71672F76" w:rsidR="007B3642" w:rsidRDefault="000F64B0">
      <w:pPr>
        <w:pStyle w:val="TOC3"/>
        <w:tabs>
          <w:tab w:val="left" w:pos="1584"/>
        </w:tabs>
        <w:rPr>
          <w:rFonts w:asciiTheme="minorHAnsi" w:eastAsiaTheme="minorEastAsia" w:hAnsiTheme="minorHAnsi" w:cstheme="minorBidi"/>
          <w:noProof/>
          <w:sz w:val="22"/>
          <w:szCs w:val="22"/>
        </w:rPr>
      </w:pPr>
      <w:hyperlink w:anchor="_Toc13773731" w:history="1">
        <w:r w:rsidR="007B3642" w:rsidRPr="006F059D">
          <w:rPr>
            <w:rStyle w:val="Hyperlink"/>
            <w:rFonts w:eastAsiaTheme="minorEastAsia"/>
            <w:bCs/>
            <w:noProof/>
            <w:kern w:val="1"/>
          </w:rPr>
          <w:t>3.40.1</w:t>
        </w:r>
        <w:r w:rsidR="007B3642">
          <w:rPr>
            <w:rFonts w:asciiTheme="minorHAnsi" w:eastAsiaTheme="minorEastAsia" w:hAnsiTheme="minorHAnsi" w:cstheme="minorBidi"/>
            <w:noProof/>
            <w:sz w:val="22"/>
            <w:szCs w:val="22"/>
          </w:rPr>
          <w:tab/>
        </w:r>
        <w:r w:rsidR="007B3642" w:rsidRPr="006F059D">
          <w:rPr>
            <w:rStyle w:val="Hyperlink"/>
            <w:rFonts w:eastAsiaTheme="minorEastAsia"/>
            <w:bCs/>
            <w:noProof/>
            <w:kern w:val="1"/>
          </w:rPr>
          <w:t>Scope</w:t>
        </w:r>
        <w:r w:rsidR="007B3642">
          <w:rPr>
            <w:noProof/>
            <w:webHidden/>
          </w:rPr>
          <w:tab/>
        </w:r>
        <w:r w:rsidR="007B3642">
          <w:rPr>
            <w:noProof/>
            <w:webHidden/>
          </w:rPr>
          <w:fldChar w:fldCharType="begin"/>
        </w:r>
        <w:r w:rsidR="007B3642">
          <w:rPr>
            <w:noProof/>
            <w:webHidden/>
          </w:rPr>
          <w:instrText xml:space="preserve"> PAGEREF _Toc13773731 \h </w:instrText>
        </w:r>
        <w:r w:rsidR="007B3642">
          <w:rPr>
            <w:noProof/>
            <w:webHidden/>
          </w:rPr>
        </w:r>
        <w:r w:rsidR="007B3642">
          <w:rPr>
            <w:noProof/>
            <w:webHidden/>
          </w:rPr>
          <w:fldChar w:fldCharType="separate"/>
        </w:r>
        <w:r w:rsidR="007B3642">
          <w:rPr>
            <w:noProof/>
            <w:webHidden/>
          </w:rPr>
          <w:t>141</w:t>
        </w:r>
        <w:r w:rsidR="007B3642">
          <w:rPr>
            <w:noProof/>
            <w:webHidden/>
          </w:rPr>
          <w:fldChar w:fldCharType="end"/>
        </w:r>
      </w:hyperlink>
    </w:p>
    <w:p w14:paraId="7E2DFE52" w14:textId="4F90EF22" w:rsidR="007B3642" w:rsidRDefault="000F64B0">
      <w:pPr>
        <w:pStyle w:val="TOC3"/>
        <w:tabs>
          <w:tab w:val="left" w:pos="1584"/>
        </w:tabs>
        <w:rPr>
          <w:rFonts w:asciiTheme="minorHAnsi" w:eastAsiaTheme="minorEastAsia" w:hAnsiTheme="minorHAnsi" w:cstheme="minorBidi"/>
          <w:noProof/>
          <w:sz w:val="22"/>
          <w:szCs w:val="22"/>
        </w:rPr>
      </w:pPr>
      <w:hyperlink w:anchor="_Toc13773732" w:history="1">
        <w:r w:rsidR="007B3642" w:rsidRPr="006F059D">
          <w:rPr>
            <w:rStyle w:val="Hyperlink"/>
            <w:rFonts w:eastAsiaTheme="minorEastAsia"/>
            <w:bCs/>
            <w:noProof/>
            <w:kern w:val="1"/>
          </w:rPr>
          <w:t>3.40.2</w:t>
        </w:r>
        <w:r w:rsidR="007B3642">
          <w:rPr>
            <w:rFonts w:asciiTheme="minorHAnsi" w:eastAsiaTheme="minorEastAsia" w:hAnsiTheme="minorHAnsi" w:cstheme="minorBidi"/>
            <w:noProof/>
            <w:sz w:val="22"/>
            <w:szCs w:val="22"/>
          </w:rPr>
          <w:tab/>
        </w:r>
        <w:r w:rsidR="007B3642" w:rsidRPr="006F059D">
          <w:rPr>
            <w:rStyle w:val="Hyperlink"/>
            <w:rFonts w:eastAsiaTheme="minorEastAsia"/>
            <w:bCs/>
            <w:noProof/>
            <w:kern w:val="1"/>
          </w:rPr>
          <w:t>Use Case Roles</w:t>
        </w:r>
        <w:r w:rsidR="007B3642">
          <w:rPr>
            <w:noProof/>
            <w:webHidden/>
          </w:rPr>
          <w:tab/>
        </w:r>
        <w:r w:rsidR="007B3642">
          <w:rPr>
            <w:noProof/>
            <w:webHidden/>
          </w:rPr>
          <w:fldChar w:fldCharType="begin"/>
        </w:r>
        <w:r w:rsidR="007B3642">
          <w:rPr>
            <w:noProof/>
            <w:webHidden/>
          </w:rPr>
          <w:instrText xml:space="preserve"> PAGEREF _Toc13773732 \h </w:instrText>
        </w:r>
        <w:r w:rsidR="007B3642">
          <w:rPr>
            <w:noProof/>
            <w:webHidden/>
          </w:rPr>
        </w:r>
        <w:r w:rsidR="007B3642">
          <w:rPr>
            <w:noProof/>
            <w:webHidden/>
          </w:rPr>
          <w:fldChar w:fldCharType="separate"/>
        </w:r>
        <w:r w:rsidR="007B3642">
          <w:rPr>
            <w:noProof/>
            <w:webHidden/>
          </w:rPr>
          <w:t>141</w:t>
        </w:r>
        <w:r w:rsidR="007B3642">
          <w:rPr>
            <w:noProof/>
            <w:webHidden/>
          </w:rPr>
          <w:fldChar w:fldCharType="end"/>
        </w:r>
      </w:hyperlink>
    </w:p>
    <w:p w14:paraId="45829C81" w14:textId="12D23390" w:rsidR="007B3642" w:rsidRDefault="000F64B0">
      <w:pPr>
        <w:pStyle w:val="TOC3"/>
        <w:rPr>
          <w:rFonts w:asciiTheme="minorHAnsi" w:eastAsiaTheme="minorEastAsia" w:hAnsiTheme="minorHAnsi" w:cstheme="minorBidi"/>
          <w:noProof/>
          <w:sz w:val="22"/>
          <w:szCs w:val="22"/>
        </w:rPr>
      </w:pPr>
      <w:hyperlink w:anchor="_Toc13773733" w:history="1">
        <w:r w:rsidR="007B3642" w:rsidRPr="006F059D">
          <w:rPr>
            <w:rStyle w:val="Hyperlink"/>
            <w:rFonts w:eastAsiaTheme="minorEastAsia"/>
            <w:bCs/>
            <w:noProof/>
            <w:kern w:val="1"/>
          </w:rPr>
          <w:t>3.40.3 Referenced Standards</w:t>
        </w:r>
        <w:r w:rsidR="007B3642">
          <w:rPr>
            <w:noProof/>
            <w:webHidden/>
          </w:rPr>
          <w:tab/>
        </w:r>
        <w:r w:rsidR="007B3642">
          <w:rPr>
            <w:noProof/>
            <w:webHidden/>
          </w:rPr>
          <w:fldChar w:fldCharType="begin"/>
        </w:r>
        <w:r w:rsidR="007B3642">
          <w:rPr>
            <w:noProof/>
            <w:webHidden/>
          </w:rPr>
          <w:instrText xml:space="preserve"> PAGEREF _Toc13773733 \h </w:instrText>
        </w:r>
        <w:r w:rsidR="007B3642">
          <w:rPr>
            <w:noProof/>
            <w:webHidden/>
          </w:rPr>
        </w:r>
        <w:r w:rsidR="007B3642">
          <w:rPr>
            <w:noProof/>
            <w:webHidden/>
          </w:rPr>
          <w:fldChar w:fldCharType="separate"/>
        </w:r>
        <w:r w:rsidR="007B3642">
          <w:rPr>
            <w:noProof/>
            <w:webHidden/>
          </w:rPr>
          <w:t>141</w:t>
        </w:r>
        <w:r w:rsidR="007B3642">
          <w:rPr>
            <w:noProof/>
            <w:webHidden/>
          </w:rPr>
          <w:fldChar w:fldCharType="end"/>
        </w:r>
      </w:hyperlink>
    </w:p>
    <w:p w14:paraId="3EBADF80" w14:textId="7D73E103" w:rsidR="007B3642" w:rsidRDefault="000F64B0">
      <w:pPr>
        <w:pStyle w:val="TOC3"/>
        <w:rPr>
          <w:rFonts w:asciiTheme="minorHAnsi" w:eastAsiaTheme="minorEastAsia" w:hAnsiTheme="minorHAnsi" w:cstheme="minorBidi"/>
          <w:noProof/>
          <w:sz w:val="22"/>
          <w:szCs w:val="22"/>
        </w:rPr>
      </w:pPr>
      <w:hyperlink w:anchor="_Toc13773734" w:history="1">
        <w:r w:rsidR="007B3642" w:rsidRPr="006F059D">
          <w:rPr>
            <w:rStyle w:val="Hyperlink"/>
            <w:rFonts w:eastAsiaTheme="minorEastAsia"/>
            <w:bCs/>
            <w:noProof/>
            <w:kern w:val="1"/>
          </w:rPr>
          <w:t>3.40.4 Messages</w:t>
        </w:r>
        <w:r w:rsidR="007B3642">
          <w:rPr>
            <w:noProof/>
            <w:webHidden/>
          </w:rPr>
          <w:tab/>
        </w:r>
        <w:r w:rsidR="007B3642">
          <w:rPr>
            <w:noProof/>
            <w:webHidden/>
          </w:rPr>
          <w:fldChar w:fldCharType="begin"/>
        </w:r>
        <w:r w:rsidR="007B3642">
          <w:rPr>
            <w:noProof/>
            <w:webHidden/>
          </w:rPr>
          <w:instrText xml:space="preserve"> PAGEREF _Toc13773734 \h </w:instrText>
        </w:r>
        <w:r w:rsidR="007B3642">
          <w:rPr>
            <w:noProof/>
            <w:webHidden/>
          </w:rPr>
        </w:r>
        <w:r w:rsidR="007B3642">
          <w:rPr>
            <w:noProof/>
            <w:webHidden/>
          </w:rPr>
          <w:fldChar w:fldCharType="separate"/>
        </w:r>
        <w:r w:rsidR="007B3642">
          <w:rPr>
            <w:noProof/>
            <w:webHidden/>
          </w:rPr>
          <w:t>143</w:t>
        </w:r>
        <w:r w:rsidR="007B3642">
          <w:rPr>
            <w:noProof/>
            <w:webHidden/>
          </w:rPr>
          <w:fldChar w:fldCharType="end"/>
        </w:r>
      </w:hyperlink>
    </w:p>
    <w:p w14:paraId="221CF4CA" w14:textId="2156A1D6" w:rsidR="007B3642" w:rsidRDefault="000F64B0">
      <w:pPr>
        <w:pStyle w:val="TOC2"/>
        <w:tabs>
          <w:tab w:val="left" w:pos="1152"/>
        </w:tabs>
        <w:rPr>
          <w:rFonts w:asciiTheme="minorHAnsi" w:eastAsiaTheme="minorEastAsia" w:hAnsiTheme="minorHAnsi" w:cstheme="minorBidi"/>
          <w:noProof/>
          <w:sz w:val="22"/>
          <w:szCs w:val="22"/>
        </w:rPr>
      </w:pPr>
      <w:hyperlink w:anchor="_Toc13773735" w:history="1">
        <w:r w:rsidR="007B3642" w:rsidRPr="006F059D">
          <w:rPr>
            <w:rStyle w:val="Hyperlink"/>
            <w:rFonts w:eastAsiaTheme="minorEastAsia"/>
            <w:noProof/>
          </w:rPr>
          <w:t>3.41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Provide and Register Document Set-b [ITI-41]</w:t>
        </w:r>
        <w:r w:rsidR="007B3642">
          <w:rPr>
            <w:noProof/>
            <w:webHidden/>
          </w:rPr>
          <w:tab/>
        </w:r>
        <w:r w:rsidR="007B3642">
          <w:rPr>
            <w:noProof/>
            <w:webHidden/>
          </w:rPr>
          <w:fldChar w:fldCharType="begin"/>
        </w:r>
        <w:r w:rsidR="007B3642">
          <w:rPr>
            <w:noProof/>
            <w:webHidden/>
          </w:rPr>
          <w:instrText xml:space="preserve"> PAGEREF _Toc13773735 \h </w:instrText>
        </w:r>
        <w:r w:rsidR="007B3642">
          <w:rPr>
            <w:noProof/>
            <w:webHidden/>
          </w:rPr>
        </w:r>
        <w:r w:rsidR="007B3642">
          <w:rPr>
            <w:noProof/>
            <w:webHidden/>
          </w:rPr>
          <w:fldChar w:fldCharType="separate"/>
        </w:r>
        <w:r w:rsidR="007B3642">
          <w:rPr>
            <w:noProof/>
            <w:webHidden/>
          </w:rPr>
          <w:t>152</w:t>
        </w:r>
        <w:r w:rsidR="007B3642">
          <w:rPr>
            <w:noProof/>
            <w:webHidden/>
          </w:rPr>
          <w:fldChar w:fldCharType="end"/>
        </w:r>
      </w:hyperlink>
    </w:p>
    <w:p w14:paraId="4BE7A134" w14:textId="3D4D0C0C" w:rsidR="007B3642" w:rsidRDefault="000F64B0">
      <w:pPr>
        <w:pStyle w:val="TOC3"/>
        <w:rPr>
          <w:rFonts w:asciiTheme="minorHAnsi" w:eastAsiaTheme="minorEastAsia" w:hAnsiTheme="minorHAnsi" w:cstheme="minorBidi"/>
          <w:noProof/>
          <w:sz w:val="22"/>
          <w:szCs w:val="22"/>
        </w:rPr>
      </w:pPr>
      <w:hyperlink w:anchor="_Toc13773736" w:history="1">
        <w:r w:rsidR="007B3642" w:rsidRPr="006F059D">
          <w:rPr>
            <w:rStyle w:val="Hyperlink"/>
            <w:rFonts w:eastAsiaTheme="minorEastAsia"/>
            <w:noProof/>
          </w:rPr>
          <w:t>3.41.1 Scope</w:t>
        </w:r>
        <w:r w:rsidR="007B3642">
          <w:rPr>
            <w:noProof/>
            <w:webHidden/>
          </w:rPr>
          <w:tab/>
        </w:r>
        <w:r w:rsidR="007B3642">
          <w:rPr>
            <w:noProof/>
            <w:webHidden/>
          </w:rPr>
          <w:fldChar w:fldCharType="begin"/>
        </w:r>
        <w:r w:rsidR="007B3642">
          <w:rPr>
            <w:noProof/>
            <w:webHidden/>
          </w:rPr>
          <w:instrText xml:space="preserve"> PAGEREF _Toc13773736 \h </w:instrText>
        </w:r>
        <w:r w:rsidR="007B3642">
          <w:rPr>
            <w:noProof/>
            <w:webHidden/>
          </w:rPr>
        </w:r>
        <w:r w:rsidR="007B3642">
          <w:rPr>
            <w:noProof/>
            <w:webHidden/>
          </w:rPr>
          <w:fldChar w:fldCharType="separate"/>
        </w:r>
        <w:r w:rsidR="007B3642">
          <w:rPr>
            <w:noProof/>
            <w:webHidden/>
          </w:rPr>
          <w:t>152</w:t>
        </w:r>
        <w:r w:rsidR="007B3642">
          <w:rPr>
            <w:noProof/>
            <w:webHidden/>
          </w:rPr>
          <w:fldChar w:fldCharType="end"/>
        </w:r>
      </w:hyperlink>
    </w:p>
    <w:p w14:paraId="10202E19" w14:textId="34A89262" w:rsidR="007B3642" w:rsidRDefault="000F64B0">
      <w:pPr>
        <w:pStyle w:val="TOC3"/>
        <w:rPr>
          <w:rFonts w:asciiTheme="minorHAnsi" w:eastAsiaTheme="minorEastAsia" w:hAnsiTheme="minorHAnsi" w:cstheme="minorBidi"/>
          <w:noProof/>
          <w:sz w:val="22"/>
          <w:szCs w:val="22"/>
        </w:rPr>
      </w:pPr>
      <w:hyperlink w:anchor="_Toc13773737" w:history="1">
        <w:r w:rsidR="007B3642" w:rsidRPr="006F059D">
          <w:rPr>
            <w:rStyle w:val="Hyperlink"/>
            <w:rFonts w:eastAsiaTheme="minorEastAsia"/>
            <w:noProof/>
          </w:rPr>
          <w:t>3.41.2 Actor Roles</w:t>
        </w:r>
        <w:r w:rsidR="007B3642">
          <w:rPr>
            <w:noProof/>
            <w:webHidden/>
          </w:rPr>
          <w:tab/>
        </w:r>
        <w:r w:rsidR="007B3642">
          <w:rPr>
            <w:noProof/>
            <w:webHidden/>
          </w:rPr>
          <w:fldChar w:fldCharType="begin"/>
        </w:r>
        <w:r w:rsidR="007B3642">
          <w:rPr>
            <w:noProof/>
            <w:webHidden/>
          </w:rPr>
          <w:instrText xml:space="preserve"> PAGEREF _Toc13773737 \h </w:instrText>
        </w:r>
        <w:r w:rsidR="007B3642">
          <w:rPr>
            <w:noProof/>
            <w:webHidden/>
          </w:rPr>
        </w:r>
        <w:r w:rsidR="007B3642">
          <w:rPr>
            <w:noProof/>
            <w:webHidden/>
          </w:rPr>
          <w:fldChar w:fldCharType="separate"/>
        </w:r>
        <w:r w:rsidR="007B3642">
          <w:rPr>
            <w:noProof/>
            <w:webHidden/>
          </w:rPr>
          <w:t>152</w:t>
        </w:r>
        <w:r w:rsidR="007B3642">
          <w:rPr>
            <w:noProof/>
            <w:webHidden/>
          </w:rPr>
          <w:fldChar w:fldCharType="end"/>
        </w:r>
      </w:hyperlink>
    </w:p>
    <w:p w14:paraId="3D951F44" w14:textId="52F5EEDF" w:rsidR="007B3642" w:rsidRDefault="000F64B0">
      <w:pPr>
        <w:pStyle w:val="TOC3"/>
        <w:rPr>
          <w:rFonts w:asciiTheme="minorHAnsi" w:eastAsiaTheme="minorEastAsia" w:hAnsiTheme="minorHAnsi" w:cstheme="minorBidi"/>
          <w:noProof/>
          <w:sz w:val="22"/>
          <w:szCs w:val="22"/>
        </w:rPr>
      </w:pPr>
      <w:hyperlink w:anchor="_Toc13773738" w:history="1">
        <w:r w:rsidR="007B3642" w:rsidRPr="006F059D">
          <w:rPr>
            <w:rStyle w:val="Hyperlink"/>
            <w:rFonts w:eastAsiaTheme="minorEastAsia"/>
            <w:noProof/>
          </w:rPr>
          <w:t>3.41.3 Referenced Standards</w:t>
        </w:r>
        <w:r w:rsidR="007B3642">
          <w:rPr>
            <w:noProof/>
            <w:webHidden/>
          </w:rPr>
          <w:tab/>
        </w:r>
        <w:r w:rsidR="007B3642">
          <w:rPr>
            <w:noProof/>
            <w:webHidden/>
          </w:rPr>
          <w:fldChar w:fldCharType="begin"/>
        </w:r>
        <w:r w:rsidR="007B3642">
          <w:rPr>
            <w:noProof/>
            <w:webHidden/>
          </w:rPr>
          <w:instrText xml:space="preserve"> PAGEREF _Toc13773738 \h </w:instrText>
        </w:r>
        <w:r w:rsidR="007B3642">
          <w:rPr>
            <w:noProof/>
            <w:webHidden/>
          </w:rPr>
        </w:r>
        <w:r w:rsidR="007B3642">
          <w:rPr>
            <w:noProof/>
            <w:webHidden/>
          </w:rPr>
          <w:fldChar w:fldCharType="separate"/>
        </w:r>
        <w:r w:rsidR="007B3642">
          <w:rPr>
            <w:noProof/>
            <w:webHidden/>
          </w:rPr>
          <w:t>152</w:t>
        </w:r>
        <w:r w:rsidR="007B3642">
          <w:rPr>
            <w:noProof/>
            <w:webHidden/>
          </w:rPr>
          <w:fldChar w:fldCharType="end"/>
        </w:r>
      </w:hyperlink>
    </w:p>
    <w:p w14:paraId="1CDD57A9" w14:textId="62C0D2B8" w:rsidR="007B3642" w:rsidRDefault="000F64B0">
      <w:pPr>
        <w:pStyle w:val="TOC3"/>
        <w:rPr>
          <w:rFonts w:asciiTheme="minorHAnsi" w:eastAsiaTheme="minorEastAsia" w:hAnsiTheme="minorHAnsi" w:cstheme="minorBidi"/>
          <w:noProof/>
          <w:sz w:val="22"/>
          <w:szCs w:val="22"/>
        </w:rPr>
      </w:pPr>
      <w:hyperlink w:anchor="_Toc13773739" w:history="1">
        <w:r w:rsidR="007B3642" w:rsidRPr="006F059D">
          <w:rPr>
            <w:rStyle w:val="Hyperlink"/>
            <w:rFonts w:eastAsiaTheme="minorEastAsia"/>
            <w:noProof/>
          </w:rPr>
          <w:t>3.41.4 Messages</w:t>
        </w:r>
        <w:r w:rsidR="007B3642">
          <w:rPr>
            <w:noProof/>
            <w:webHidden/>
          </w:rPr>
          <w:tab/>
        </w:r>
        <w:r w:rsidR="007B3642">
          <w:rPr>
            <w:noProof/>
            <w:webHidden/>
          </w:rPr>
          <w:fldChar w:fldCharType="begin"/>
        </w:r>
        <w:r w:rsidR="007B3642">
          <w:rPr>
            <w:noProof/>
            <w:webHidden/>
          </w:rPr>
          <w:instrText xml:space="preserve"> PAGEREF _Toc13773739 \h </w:instrText>
        </w:r>
        <w:r w:rsidR="007B3642">
          <w:rPr>
            <w:noProof/>
            <w:webHidden/>
          </w:rPr>
        </w:r>
        <w:r w:rsidR="007B3642">
          <w:rPr>
            <w:noProof/>
            <w:webHidden/>
          </w:rPr>
          <w:fldChar w:fldCharType="separate"/>
        </w:r>
        <w:r w:rsidR="007B3642">
          <w:rPr>
            <w:noProof/>
            <w:webHidden/>
          </w:rPr>
          <w:t>153</w:t>
        </w:r>
        <w:r w:rsidR="007B3642">
          <w:rPr>
            <w:noProof/>
            <w:webHidden/>
          </w:rPr>
          <w:fldChar w:fldCharType="end"/>
        </w:r>
      </w:hyperlink>
    </w:p>
    <w:p w14:paraId="7278ADB5" w14:textId="2E0D1228" w:rsidR="007B3642" w:rsidRDefault="000F64B0">
      <w:pPr>
        <w:pStyle w:val="TOC3"/>
        <w:rPr>
          <w:rFonts w:asciiTheme="minorHAnsi" w:eastAsiaTheme="minorEastAsia" w:hAnsiTheme="minorHAnsi" w:cstheme="minorBidi"/>
          <w:noProof/>
          <w:sz w:val="22"/>
          <w:szCs w:val="22"/>
        </w:rPr>
      </w:pPr>
      <w:hyperlink w:anchor="_Toc13773740" w:history="1">
        <w:r w:rsidR="007B3642" w:rsidRPr="006F059D">
          <w:rPr>
            <w:rStyle w:val="Hyperlink"/>
            <w:rFonts w:eastAsiaTheme="minorEastAsia"/>
            <w:noProof/>
          </w:rPr>
          <w:t>3.41.5 Security Considerations</w:t>
        </w:r>
        <w:r w:rsidR="007B3642">
          <w:rPr>
            <w:noProof/>
            <w:webHidden/>
          </w:rPr>
          <w:tab/>
        </w:r>
        <w:r w:rsidR="007B3642">
          <w:rPr>
            <w:noProof/>
            <w:webHidden/>
          </w:rPr>
          <w:fldChar w:fldCharType="begin"/>
        </w:r>
        <w:r w:rsidR="007B3642">
          <w:rPr>
            <w:noProof/>
            <w:webHidden/>
          </w:rPr>
          <w:instrText xml:space="preserve"> PAGEREF _Toc13773740 \h </w:instrText>
        </w:r>
        <w:r w:rsidR="007B3642">
          <w:rPr>
            <w:noProof/>
            <w:webHidden/>
          </w:rPr>
        </w:r>
        <w:r w:rsidR="007B3642">
          <w:rPr>
            <w:noProof/>
            <w:webHidden/>
          </w:rPr>
          <w:fldChar w:fldCharType="separate"/>
        </w:r>
        <w:r w:rsidR="007B3642">
          <w:rPr>
            <w:noProof/>
            <w:webHidden/>
          </w:rPr>
          <w:t>159</w:t>
        </w:r>
        <w:r w:rsidR="007B3642">
          <w:rPr>
            <w:noProof/>
            <w:webHidden/>
          </w:rPr>
          <w:fldChar w:fldCharType="end"/>
        </w:r>
      </w:hyperlink>
    </w:p>
    <w:p w14:paraId="1AACE541" w14:textId="7C2B2418" w:rsidR="007B3642" w:rsidRDefault="000F64B0">
      <w:pPr>
        <w:pStyle w:val="TOC2"/>
        <w:tabs>
          <w:tab w:val="left" w:pos="1152"/>
        </w:tabs>
        <w:rPr>
          <w:rFonts w:asciiTheme="minorHAnsi" w:eastAsiaTheme="minorEastAsia" w:hAnsiTheme="minorHAnsi" w:cstheme="minorBidi"/>
          <w:noProof/>
          <w:sz w:val="22"/>
          <w:szCs w:val="22"/>
        </w:rPr>
      </w:pPr>
      <w:hyperlink w:anchor="_Toc13773741" w:history="1">
        <w:r w:rsidR="007B3642" w:rsidRPr="006F059D">
          <w:rPr>
            <w:rStyle w:val="Hyperlink"/>
            <w:rFonts w:eastAsiaTheme="minorEastAsia"/>
            <w:noProof/>
          </w:rPr>
          <w:t>3.42</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Register Document Set-b [ITI-42]</w:t>
        </w:r>
        <w:r w:rsidR="007B3642">
          <w:rPr>
            <w:noProof/>
            <w:webHidden/>
          </w:rPr>
          <w:tab/>
        </w:r>
        <w:r w:rsidR="007B3642">
          <w:rPr>
            <w:noProof/>
            <w:webHidden/>
          </w:rPr>
          <w:fldChar w:fldCharType="begin"/>
        </w:r>
        <w:r w:rsidR="007B3642">
          <w:rPr>
            <w:noProof/>
            <w:webHidden/>
          </w:rPr>
          <w:instrText xml:space="preserve"> PAGEREF _Toc13773741 \h </w:instrText>
        </w:r>
        <w:r w:rsidR="007B3642">
          <w:rPr>
            <w:noProof/>
            <w:webHidden/>
          </w:rPr>
        </w:r>
        <w:r w:rsidR="007B3642">
          <w:rPr>
            <w:noProof/>
            <w:webHidden/>
          </w:rPr>
          <w:fldChar w:fldCharType="separate"/>
        </w:r>
        <w:r w:rsidR="007B3642">
          <w:rPr>
            <w:noProof/>
            <w:webHidden/>
          </w:rPr>
          <w:t>163</w:t>
        </w:r>
        <w:r w:rsidR="007B3642">
          <w:rPr>
            <w:noProof/>
            <w:webHidden/>
          </w:rPr>
          <w:fldChar w:fldCharType="end"/>
        </w:r>
      </w:hyperlink>
    </w:p>
    <w:p w14:paraId="75E3A2AF" w14:textId="129D5936" w:rsidR="007B3642" w:rsidRDefault="000F64B0">
      <w:pPr>
        <w:pStyle w:val="TOC3"/>
        <w:rPr>
          <w:rFonts w:asciiTheme="minorHAnsi" w:eastAsiaTheme="minorEastAsia" w:hAnsiTheme="minorHAnsi" w:cstheme="minorBidi"/>
          <w:noProof/>
          <w:sz w:val="22"/>
          <w:szCs w:val="22"/>
        </w:rPr>
      </w:pPr>
      <w:hyperlink w:anchor="_Toc13773742" w:history="1">
        <w:r w:rsidR="007B3642" w:rsidRPr="006F059D">
          <w:rPr>
            <w:rStyle w:val="Hyperlink"/>
            <w:rFonts w:eastAsiaTheme="minorEastAsia"/>
            <w:noProof/>
          </w:rPr>
          <w:t>3.42.1 Scope</w:t>
        </w:r>
        <w:r w:rsidR="007B3642">
          <w:rPr>
            <w:noProof/>
            <w:webHidden/>
          </w:rPr>
          <w:tab/>
        </w:r>
        <w:r w:rsidR="007B3642">
          <w:rPr>
            <w:noProof/>
            <w:webHidden/>
          </w:rPr>
          <w:fldChar w:fldCharType="begin"/>
        </w:r>
        <w:r w:rsidR="007B3642">
          <w:rPr>
            <w:noProof/>
            <w:webHidden/>
          </w:rPr>
          <w:instrText xml:space="preserve"> PAGEREF _Toc13773742 \h </w:instrText>
        </w:r>
        <w:r w:rsidR="007B3642">
          <w:rPr>
            <w:noProof/>
            <w:webHidden/>
          </w:rPr>
        </w:r>
        <w:r w:rsidR="007B3642">
          <w:rPr>
            <w:noProof/>
            <w:webHidden/>
          </w:rPr>
          <w:fldChar w:fldCharType="separate"/>
        </w:r>
        <w:r w:rsidR="007B3642">
          <w:rPr>
            <w:noProof/>
            <w:webHidden/>
          </w:rPr>
          <w:t>163</w:t>
        </w:r>
        <w:r w:rsidR="007B3642">
          <w:rPr>
            <w:noProof/>
            <w:webHidden/>
          </w:rPr>
          <w:fldChar w:fldCharType="end"/>
        </w:r>
      </w:hyperlink>
    </w:p>
    <w:p w14:paraId="38E51CFE" w14:textId="279DECFA" w:rsidR="007B3642" w:rsidRDefault="000F64B0">
      <w:pPr>
        <w:pStyle w:val="TOC3"/>
        <w:rPr>
          <w:rFonts w:asciiTheme="minorHAnsi" w:eastAsiaTheme="minorEastAsia" w:hAnsiTheme="minorHAnsi" w:cstheme="minorBidi"/>
          <w:noProof/>
          <w:sz w:val="22"/>
          <w:szCs w:val="22"/>
        </w:rPr>
      </w:pPr>
      <w:hyperlink w:anchor="_Toc13773743" w:history="1">
        <w:r w:rsidR="007B3642" w:rsidRPr="006F059D">
          <w:rPr>
            <w:rStyle w:val="Hyperlink"/>
            <w:rFonts w:eastAsiaTheme="minorEastAsia"/>
            <w:noProof/>
          </w:rPr>
          <w:t>3.42.2 Actor Roles</w:t>
        </w:r>
        <w:r w:rsidR="007B3642">
          <w:rPr>
            <w:noProof/>
            <w:webHidden/>
          </w:rPr>
          <w:tab/>
        </w:r>
        <w:r w:rsidR="007B3642">
          <w:rPr>
            <w:noProof/>
            <w:webHidden/>
          </w:rPr>
          <w:fldChar w:fldCharType="begin"/>
        </w:r>
        <w:r w:rsidR="007B3642">
          <w:rPr>
            <w:noProof/>
            <w:webHidden/>
          </w:rPr>
          <w:instrText xml:space="preserve"> PAGEREF _Toc13773743 \h </w:instrText>
        </w:r>
        <w:r w:rsidR="007B3642">
          <w:rPr>
            <w:noProof/>
            <w:webHidden/>
          </w:rPr>
        </w:r>
        <w:r w:rsidR="007B3642">
          <w:rPr>
            <w:noProof/>
            <w:webHidden/>
          </w:rPr>
          <w:fldChar w:fldCharType="separate"/>
        </w:r>
        <w:r w:rsidR="007B3642">
          <w:rPr>
            <w:noProof/>
            <w:webHidden/>
          </w:rPr>
          <w:t>163</w:t>
        </w:r>
        <w:r w:rsidR="007B3642">
          <w:rPr>
            <w:noProof/>
            <w:webHidden/>
          </w:rPr>
          <w:fldChar w:fldCharType="end"/>
        </w:r>
      </w:hyperlink>
    </w:p>
    <w:p w14:paraId="48961B35" w14:textId="730EF82E" w:rsidR="007B3642" w:rsidRDefault="000F64B0">
      <w:pPr>
        <w:pStyle w:val="TOC3"/>
        <w:rPr>
          <w:rFonts w:asciiTheme="minorHAnsi" w:eastAsiaTheme="minorEastAsia" w:hAnsiTheme="minorHAnsi" w:cstheme="minorBidi"/>
          <w:noProof/>
          <w:sz w:val="22"/>
          <w:szCs w:val="22"/>
        </w:rPr>
      </w:pPr>
      <w:hyperlink w:anchor="_Toc13773744" w:history="1">
        <w:r w:rsidR="007B3642" w:rsidRPr="006F059D">
          <w:rPr>
            <w:rStyle w:val="Hyperlink"/>
            <w:rFonts w:eastAsiaTheme="minorEastAsia"/>
            <w:noProof/>
          </w:rPr>
          <w:t>3.42.3 Referenced Standards</w:t>
        </w:r>
        <w:r w:rsidR="007B3642">
          <w:rPr>
            <w:noProof/>
            <w:webHidden/>
          </w:rPr>
          <w:tab/>
        </w:r>
        <w:r w:rsidR="007B3642">
          <w:rPr>
            <w:noProof/>
            <w:webHidden/>
          </w:rPr>
          <w:fldChar w:fldCharType="begin"/>
        </w:r>
        <w:r w:rsidR="007B3642">
          <w:rPr>
            <w:noProof/>
            <w:webHidden/>
          </w:rPr>
          <w:instrText xml:space="preserve"> PAGEREF _Toc13773744 \h </w:instrText>
        </w:r>
        <w:r w:rsidR="007B3642">
          <w:rPr>
            <w:noProof/>
            <w:webHidden/>
          </w:rPr>
        </w:r>
        <w:r w:rsidR="007B3642">
          <w:rPr>
            <w:noProof/>
            <w:webHidden/>
          </w:rPr>
          <w:fldChar w:fldCharType="separate"/>
        </w:r>
        <w:r w:rsidR="007B3642">
          <w:rPr>
            <w:noProof/>
            <w:webHidden/>
          </w:rPr>
          <w:t>163</w:t>
        </w:r>
        <w:r w:rsidR="007B3642">
          <w:rPr>
            <w:noProof/>
            <w:webHidden/>
          </w:rPr>
          <w:fldChar w:fldCharType="end"/>
        </w:r>
      </w:hyperlink>
    </w:p>
    <w:p w14:paraId="419E9F6A" w14:textId="49131F5C" w:rsidR="007B3642" w:rsidRDefault="000F64B0">
      <w:pPr>
        <w:pStyle w:val="TOC3"/>
        <w:rPr>
          <w:rFonts w:asciiTheme="minorHAnsi" w:eastAsiaTheme="minorEastAsia" w:hAnsiTheme="minorHAnsi" w:cstheme="minorBidi"/>
          <w:noProof/>
          <w:sz w:val="22"/>
          <w:szCs w:val="22"/>
        </w:rPr>
      </w:pPr>
      <w:hyperlink w:anchor="_Toc13773745" w:history="1">
        <w:r w:rsidR="007B3642" w:rsidRPr="006F059D">
          <w:rPr>
            <w:rStyle w:val="Hyperlink"/>
            <w:rFonts w:eastAsiaTheme="minorEastAsia"/>
            <w:noProof/>
          </w:rPr>
          <w:t>3.42.4 Messages</w:t>
        </w:r>
        <w:r w:rsidR="007B3642">
          <w:rPr>
            <w:noProof/>
            <w:webHidden/>
          </w:rPr>
          <w:tab/>
        </w:r>
        <w:r w:rsidR="007B3642">
          <w:rPr>
            <w:noProof/>
            <w:webHidden/>
          </w:rPr>
          <w:fldChar w:fldCharType="begin"/>
        </w:r>
        <w:r w:rsidR="007B3642">
          <w:rPr>
            <w:noProof/>
            <w:webHidden/>
          </w:rPr>
          <w:instrText xml:space="preserve"> PAGEREF _Toc13773745 \h </w:instrText>
        </w:r>
        <w:r w:rsidR="007B3642">
          <w:rPr>
            <w:noProof/>
            <w:webHidden/>
          </w:rPr>
        </w:r>
        <w:r w:rsidR="007B3642">
          <w:rPr>
            <w:noProof/>
            <w:webHidden/>
          </w:rPr>
          <w:fldChar w:fldCharType="separate"/>
        </w:r>
        <w:r w:rsidR="007B3642">
          <w:rPr>
            <w:noProof/>
            <w:webHidden/>
          </w:rPr>
          <w:t>164</w:t>
        </w:r>
        <w:r w:rsidR="007B3642">
          <w:rPr>
            <w:noProof/>
            <w:webHidden/>
          </w:rPr>
          <w:fldChar w:fldCharType="end"/>
        </w:r>
      </w:hyperlink>
    </w:p>
    <w:p w14:paraId="7D567334" w14:textId="168D2860" w:rsidR="007B3642" w:rsidRDefault="000F64B0">
      <w:pPr>
        <w:pStyle w:val="TOC3"/>
        <w:rPr>
          <w:rFonts w:asciiTheme="minorHAnsi" w:eastAsiaTheme="minorEastAsia" w:hAnsiTheme="minorHAnsi" w:cstheme="minorBidi"/>
          <w:noProof/>
          <w:sz w:val="22"/>
          <w:szCs w:val="22"/>
        </w:rPr>
      </w:pPr>
      <w:hyperlink w:anchor="_Toc13773746" w:history="1">
        <w:r w:rsidR="007B3642" w:rsidRPr="006F059D">
          <w:rPr>
            <w:rStyle w:val="Hyperlink"/>
            <w:rFonts w:eastAsiaTheme="minorEastAsia"/>
            <w:noProof/>
          </w:rPr>
          <w:t>3.42.5 Security Considerations</w:t>
        </w:r>
        <w:r w:rsidR="007B3642">
          <w:rPr>
            <w:noProof/>
            <w:webHidden/>
          </w:rPr>
          <w:tab/>
        </w:r>
        <w:r w:rsidR="007B3642">
          <w:rPr>
            <w:noProof/>
            <w:webHidden/>
          </w:rPr>
          <w:fldChar w:fldCharType="begin"/>
        </w:r>
        <w:r w:rsidR="007B3642">
          <w:rPr>
            <w:noProof/>
            <w:webHidden/>
          </w:rPr>
          <w:instrText xml:space="preserve"> PAGEREF _Toc13773746 \h </w:instrText>
        </w:r>
        <w:r w:rsidR="007B3642">
          <w:rPr>
            <w:noProof/>
            <w:webHidden/>
          </w:rPr>
        </w:r>
        <w:r w:rsidR="007B3642">
          <w:rPr>
            <w:noProof/>
            <w:webHidden/>
          </w:rPr>
          <w:fldChar w:fldCharType="separate"/>
        </w:r>
        <w:r w:rsidR="007B3642">
          <w:rPr>
            <w:noProof/>
            <w:webHidden/>
          </w:rPr>
          <w:t>171</w:t>
        </w:r>
        <w:r w:rsidR="007B3642">
          <w:rPr>
            <w:noProof/>
            <w:webHidden/>
          </w:rPr>
          <w:fldChar w:fldCharType="end"/>
        </w:r>
      </w:hyperlink>
    </w:p>
    <w:p w14:paraId="788E9FF4" w14:textId="3E1B5606" w:rsidR="007B3642" w:rsidRDefault="000F64B0">
      <w:pPr>
        <w:pStyle w:val="TOC2"/>
        <w:tabs>
          <w:tab w:val="left" w:pos="1152"/>
        </w:tabs>
        <w:rPr>
          <w:rFonts w:asciiTheme="minorHAnsi" w:eastAsiaTheme="minorEastAsia" w:hAnsiTheme="minorHAnsi" w:cstheme="minorBidi"/>
          <w:noProof/>
          <w:sz w:val="22"/>
          <w:szCs w:val="22"/>
        </w:rPr>
      </w:pPr>
      <w:hyperlink w:anchor="_Toc13773747" w:history="1">
        <w:r w:rsidR="007B3642" w:rsidRPr="006F059D">
          <w:rPr>
            <w:rStyle w:val="Hyperlink"/>
            <w:rFonts w:eastAsiaTheme="minorEastAsia"/>
            <w:noProof/>
          </w:rPr>
          <w:t>3.43</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Retrieve Document Set [ITI-43]</w:t>
        </w:r>
        <w:r w:rsidR="007B3642">
          <w:rPr>
            <w:noProof/>
            <w:webHidden/>
          </w:rPr>
          <w:tab/>
        </w:r>
        <w:r w:rsidR="007B3642">
          <w:rPr>
            <w:noProof/>
            <w:webHidden/>
          </w:rPr>
          <w:fldChar w:fldCharType="begin"/>
        </w:r>
        <w:r w:rsidR="007B3642">
          <w:rPr>
            <w:noProof/>
            <w:webHidden/>
          </w:rPr>
          <w:instrText xml:space="preserve"> PAGEREF _Toc13773747 \h </w:instrText>
        </w:r>
        <w:r w:rsidR="007B3642">
          <w:rPr>
            <w:noProof/>
            <w:webHidden/>
          </w:rPr>
        </w:r>
        <w:r w:rsidR="007B3642">
          <w:rPr>
            <w:noProof/>
            <w:webHidden/>
          </w:rPr>
          <w:fldChar w:fldCharType="separate"/>
        </w:r>
        <w:r w:rsidR="007B3642">
          <w:rPr>
            <w:noProof/>
            <w:webHidden/>
          </w:rPr>
          <w:t>175</w:t>
        </w:r>
        <w:r w:rsidR="007B3642">
          <w:rPr>
            <w:noProof/>
            <w:webHidden/>
          </w:rPr>
          <w:fldChar w:fldCharType="end"/>
        </w:r>
      </w:hyperlink>
    </w:p>
    <w:p w14:paraId="129B3C78" w14:textId="2F04FD11" w:rsidR="007B3642" w:rsidRDefault="000F64B0">
      <w:pPr>
        <w:pStyle w:val="TOC3"/>
        <w:rPr>
          <w:rFonts w:asciiTheme="minorHAnsi" w:eastAsiaTheme="minorEastAsia" w:hAnsiTheme="minorHAnsi" w:cstheme="minorBidi"/>
          <w:noProof/>
          <w:sz w:val="22"/>
          <w:szCs w:val="22"/>
        </w:rPr>
      </w:pPr>
      <w:hyperlink w:anchor="_Toc13773748" w:history="1">
        <w:r w:rsidR="007B3642" w:rsidRPr="006F059D">
          <w:rPr>
            <w:rStyle w:val="Hyperlink"/>
            <w:rFonts w:eastAsiaTheme="minorEastAsia"/>
            <w:noProof/>
          </w:rPr>
          <w:t>3.43.1 Scope</w:t>
        </w:r>
        <w:r w:rsidR="007B3642">
          <w:rPr>
            <w:noProof/>
            <w:webHidden/>
          </w:rPr>
          <w:tab/>
        </w:r>
        <w:r w:rsidR="007B3642">
          <w:rPr>
            <w:noProof/>
            <w:webHidden/>
          </w:rPr>
          <w:fldChar w:fldCharType="begin"/>
        </w:r>
        <w:r w:rsidR="007B3642">
          <w:rPr>
            <w:noProof/>
            <w:webHidden/>
          </w:rPr>
          <w:instrText xml:space="preserve"> PAGEREF _Toc13773748 \h </w:instrText>
        </w:r>
        <w:r w:rsidR="007B3642">
          <w:rPr>
            <w:noProof/>
            <w:webHidden/>
          </w:rPr>
        </w:r>
        <w:r w:rsidR="007B3642">
          <w:rPr>
            <w:noProof/>
            <w:webHidden/>
          </w:rPr>
          <w:fldChar w:fldCharType="separate"/>
        </w:r>
        <w:r w:rsidR="007B3642">
          <w:rPr>
            <w:noProof/>
            <w:webHidden/>
          </w:rPr>
          <w:t>175</w:t>
        </w:r>
        <w:r w:rsidR="007B3642">
          <w:rPr>
            <w:noProof/>
            <w:webHidden/>
          </w:rPr>
          <w:fldChar w:fldCharType="end"/>
        </w:r>
      </w:hyperlink>
    </w:p>
    <w:p w14:paraId="686B7F90" w14:textId="63D6801F" w:rsidR="007B3642" w:rsidRDefault="000F64B0">
      <w:pPr>
        <w:pStyle w:val="TOC3"/>
        <w:rPr>
          <w:rFonts w:asciiTheme="minorHAnsi" w:eastAsiaTheme="minorEastAsia" w:hAnsiTheme="minorHAnsi" w:cstheme="minorBidi"/>
          <w:noProof/>
          <w:sz w:val="22"/>
          <w:szCs w:val="22"/>
        </w:rPr>
      </w:pPr>
      <w:hyperlink w:anchor="_Toc13773749" w:history="1">
        <w:r w:rsidR="007B3642" w:rsidRPr="006F059D">
          <w:rPr>
            <w:rStyle w:val="Hyperlink"/>
            <w:rFonts w:eastAsiaTheme="minorEastAsia"/>
            <w:noProof/>
          </w:rPr>
          <w:t>3.43.2 Use Case Roles</w:t>
        </w:r>
        <w:r w:rsidR="007B3642">
          <w:rPr>
            <w:noProof/>
            <w:webHidden/>
          </w:rPr>
          <w:tab/>
        </w:r>
        <w:r w:rsidR="007B3642">
          <w:rPr>
            <w:noProof/>
            <w:webHidden/>
          </w:rPr>
          <w:fldChar w:fldCharType="begin"/>
        </w:r>
        <w:r w:rsidR="007B3642">
          <w:rPr>
            <w:noProof/>
            <w:webHidden/>
          </w:rPr>
          <w:instrText xml:space="preserve"> PAGEREF _Toc13773749 \h </w:instrText>
        </w:r>
        <w:r w:rsidR="007B3642">
          <w:rPr>
            <w:noProof/>
            <w:webHidden/>
          </w:rPr>
        </w:r>
        <w:r w:rsidR="007B3642">
          <w:rPr>
            <w:noProof/>
            <w:webHidden/>
          </w:rPr>
          <w:fldChar w:fldCharType="separate"/>
        </w:r>
        <w:r w:rsidR="007B3642">
          <w:rPr>
            <w:noProof/>
            <w:webHidden/>
          </w:rPr>
          <w:t>175</w:t>
        </w:r>
        <w:r w:rsidR="007B3642">
          <w:rPr>
            <w:noProof/>
            <w:webHidden/>
          </w:rPr>
          <w:fldChar w:fldCharType="end"/>
        </w:r>
      </w:hyperlink>
    </w:p>
    <w:p w14:paraId="7F09AB73" w14:textId="591FD0D4" w:rsidR="007B3642" w:rsidRDefault="000F64B0">
      <w:pPr>
        <w:pStyle w:val="TOC3"/>
        <w:rPr>
          <w:rFonts w:asciiTheme="minorHAnsi" w:eastAsiaTheme="minorEastAsia" w:hAnsiTheme="minorHAnsi" w:cstheme="minorBidi"/>
          <w:noProof/>
          <w:sz w:val="22"/>
          <w:szCs w:val="22"/>
        </w:rPr>
      </w:pPr>
      <w:hyperlink w:anchor="_Toc13773750" w:history="1">
        <w:r w:rsidR="007B3642" w:rsidRPr="006F059D">
          <w:rPr>
            <w:rStyle w:val="Hyperlink"/>
            <w:rFonts w:eastAsiaTheme="minorEastAsia"/>
            <w:noProof/>
          </w:rPr>
          <w:t>3.43.3 Referenced Standard</w:t>
        </w:r>
        <w:r w:rsidR="007B3642">
          <w:rPr>
            <w:noProof/>
            <w:webHidden/>
          </w:rPr>
          <w:tab/>
        </w:r>
        <w:r w:rsidR="007B3642">
          <w:rPr>
            <w:noProof/>
            <w:webHidden/>
          </w:rPr>
          <w:fldChar w:fldCharType="begin"/>
        </w:r>
        <w:r w:rsidR="007B3642">
          <w:rPr>
            <w:noProof/>
            <w:webHidden/>
          </w:rPr>
          <w:instrText xml:space="preserve"> PAGEREF _Toc13773750 \h </w:instrText>
        </w:r>
        <w:r w:rsidR="007B3642">
          <w:rPr>
            <w:noProof/>
            <w:webHidden/>
          </w:rPr>
        </w:r>
        <w:r w:rsidR="007B3642">
          <w:rPr>
            <w:noProof/>
            <w:webHidden/>
          </w:rPr>
          <w:fldChar w:fldCharType="separate"/>
        </w:r>
        <w:r w:rsidR="007B3642">
          <w:rPr>
            <w:noProof/>
            <w:webHidden/>
          </w:rPr>
          <w:t>176</w:t>
        </w:r>
        <w:r w:rsidR="007B3642">
          <w:rPr>
            <w:noProof/>
            <w:webHidden/>
          </w:rPr>
          <w:fldChar w:fldCharType="end"/>
        </w:r>
      </w:hyperlink>
    </w:p>
    <w:p w14:paraId="31034973" w14:textId="67C6279E" w:rsidR="007B3642" w:rsidRDefault="000F64B0">
      <w:pPr>
        <w:pStyle w:val="TOC3"/>
        <w:rPr>
          <w:rFonts w:asciiTheme="minorHAnsi" w:eastAsiaTheme="minorEastAsia" w:hAnsiTheme="minorHAnsi" w:cstheme="minorBidi"/>
          <w:noProof/>
          <w:sz w:val="22"/>
          <w:szCs w:val="22"/>
        </w:rPr>
      </w:pPr>
      <w:hyperlink w:anchor="_Toc13773751" w:history="1">
        <w:r w:rsidR="007B3642" w:rsidRPr="006F059D">
          <w:rPr>
            <w:rStyle w:val="Hyperlink"/>
            <w:rFonts w:eastAsiaTheme="minorEastAsia"/>
            <w:noProof/>
          </w:rPr>
          <w:t>3.43.4 Messages</w:t>
        </w:r>
        <w:r w:rsidR="007B3642">
          <w:rPr>
            <w:noProof/>
            <w:webHidden/>
          </w:rPr>
          <w:tab/>
        </w:r>
        <w:r w:rsidR="007B3642">
          <w:rPr>
            <w:noProof/>
            <w:webHidden/>
          </w:rPr>
          <w:fldChar w:fldCharType="begin"/>
        </w:r>
        <w:r w:rsidR="007B3642">
          <w:rPr>
            <w:noProof/>
            <w:webHidden/>
          </w:rPr>
          <w:instrText xml:space="preserve"> PAGEREF _Toc13773751 \h </w:instrText>
        </w:r>
        <w:r w:rsidR="007B3642">
          <w:rPr>
            <w:noProof/>
            <w:webHidden/>
          </w:rPr>
        </w:r>
        <w:r w:rsidR="007B3642">
          <w:rPr>
            <w:noProof/>
            <w:webHidden/>
          </w:rPr>
          <w:fldChar w:fldCharType="separate"/>
        </w:r>
        <w:r w:rsidR="007B3642">
          <w:rPr>
            <w:noProof/>
            <w:webHidden/>
          </w:rPr>
          <w:t>176</w:t>
        </w:r>
        <w:r w:rsidR="007B3642">
          <w:rPr>
            <w:noProof/>
            <w:webHidden/>
          </w:rPr>
          <w:fldChar w:fldCharType="end"/>
        </w:r>
      </w:hyperlink>
    </w:p>
    <w:p w14:paraId="66257F31" w14:textId="18DC60F7" w:rsidR="007B3642" w:rsidRDefault="000F64B0">
      <w:pPr>
        <w:pStyle w:val="TOC3"/>
        <w:rPr>
          <w:rFonts w:asciiTheme="minorHAnsi" w:eastAsiaTheme="minorEastAsia" w:hAnsiTheme="minorHAnsi" w:cstheme="minorBidi"/>
          <w:noProof/>
          <w:sz w:val="22"/>
          <w:szCs w:val="22"/>
        </w:rPr>
      </w:pPr>
      <w:hyperlink w:anchor="_Toc13773752" w:history="1">
        <w:r w:rsidR="007B3642" w:rsidRPr="006F059D">
          <w:rPr>
            <w:rStyle w:val="Hyperlink"/>
            <w:rFonts w:eastAsiaTheme="minorEastAsia"/>
            <w:noProof/>
          </w:rPr>
          <w:t>3.43.5 Protocol Requirements</w:t>
        </w:r>
        <w:r w:rsidR="007B3642">
          <w:rPr>
            <w:noProof/>
            <w:webHidden/>
          </w:rPr>
          <w:tab/>
        </w:r>
        <w:r w:rsidR="007B3642">
          <w:rPr>
            <w:noProof/>
            <w:webHidden/>
          </w:rPr>
          <w:fldChar w:fldCharType="begin"/>
        </w:r>
        <w:r w:rsidR="007B3642">
          <w:rPr>
            <w:noProof/>
            <w:webHidden/>
          </w:rPr>
          <w:instrText xml:space="preserve"> PAGEREF _Toc13773752 \h </w:instrText>
        </w:r>
        <w:r w:rsidR="007B3642">
          <w:rPr>
            <w:noProof/>
            <w:webHidden/>
          </w:rPr>
        </w:r>
        <w:r w:rsidR="007B3642">
          <w:rPr>
            <w:noProof/>
            <w:webHidden/>
          </w:rPr>
          <w:fldChar w:fldCharType="separate"/>
        </w:r>
        <w:r w:rsidR="007B3642">
          <w:rPr>
            <w:noProof/>
            <w:webHidden/>
          </w:rPr>
          <w:t>180</w:t>
        </w:r>
        <w:r w:rsidR="007B3642">
          <w:rPr>
            <w:noProof/>
            <w:webHidden/>
          </w:rPr>
          <w:fldChar w:fldCharType="end"/>
        </w:r>
      </w:hyperlink>
    </w:p>
    <w:p w14:paraId="478D6067" w14:textId="280DAE45" w:rsidR="007B3642" w:rsidRDefault="000F64B0">
      <w:pPr>
        <w:pStyle w:val="TOC3"/>
        <w:rPr>
          <w:rFonts w:asciiTheme="minorHAnsi" w:eastAsiaTheme="minorEastAsia" w:hAnsiTheme="minorHAnsi" w:cstheme="minorBidi"/>
          <w:noProof/>
          <w:sz w:val="22"/>
          <w:szCs w:val="22"/>
        </w:rPr>
      </w:pPr>
      <w:hyperlink w:anchor="_Toc13773753" w:history="1">
        <w:r w:rsidR="007B3642" w:rsidRPr="006F059D">
          <w:rPr>
            <w:rStyle w:val="Hyperlink"/>
            <w:rFonts w:eastAsiaTheme="minorEastAsia"/>
            <w:noProof/>
          </w:rPr>
          <w:t>3.43.6 Security Considerations</w:t>
        </w:r>
        <w:r w:rsidR="007B3642">
          <w:rPr>
            <w:noProof/>
            <w:webHidden/>
          </w:rPr>
          <w:tab/>
        </w:r>
        <w:r w:rsidR="007B3642">
          <w:rPr>
            <w:noProof/>
            <w:webHidden/>
          </w:rPr>
          <w:fldChar w:fldCharType="begin"/>
        </w:r>
        <w:r w:rsidR="007B3642">
          <w:rPr>
            <w:noProof/>
            <w:webHidden/>
          </w:rPr>
          <w:instrText xml:space="preserve"> PAGEREF _Toc13773753 \h </w:instrText>
        </w:r>
        <w:r w:rsidR="007B3642">
          <w:rPr>
            <w:noProof/>
            <w:webHidden/>
          </w:rPr>
        </w:r>
        <w:r w:rsidR="007B3642">
          <w:rPr>
            <w:noProof/>
            <w:webHidden/>
          </w:rPr>
          <w:fldChar w:fldCharType="separate"/>
        </w:r>
        <w:r w:rsidR="007B3642">
          <w:rPr>
            <w:noProof/>
            <w:webHidden/>
          </w:rPr>
          <w:t>188</w:t>
        </w:r>
        <w:r w:rsidR="007B3642">
          <w:rPr>
            <w:noProof/>
            <w:webHidden/>
          </w:rPr>
          <w:fldChar w:fldCharType="end"/>
        </w:r>
      </w:hyperlink>
    </w:p>
    <w:p w14:paraId="15B834F3" w14:textId="5FD077EB" w:rsidR="007B3642" w:rsidRDefault="000F64B0">
      <w:pPr>
        <w:pStyle w:val="TOC2"/>
        <w:rPr>
          <w:rFonts w:asciiTheme="minorHAnsi" w:eastAsiaTheme="minorEastAsia" w:hAnsiTheme="minorHAnsi" w:cstheme="minorBidi"/>
          <w:noProof/>
          <w:sz w:val="22"/>
          <w:szCs w:val="22"/>
        </w:rPr>
      </w:pPr>
      <w:hyperlink w:anchor="_Toc13773754" w:history="1">
        <w:r w:rsidR="007B3642" w:rsidRPr="006F059D">
          <w:rPr>
            <w:rStyle w:val="Hyperlink"/>
            <w:rFonts w:eastAsiaTheme="minorEastAsia"/>
            <w:noProof/>
          </w:rPr>
          <w:t>3.44 Patient Identity Feed HL7 V3 [ITI-44]</w:t>
        </w:r>
        <w:r w:rsidR="007B3642">
          <w:rPr>
            <w:noProof/>
            <w:webHidden/>
          </w:rPr>
          <w:tab/>
        </w:r>
        <w:r w:rsidR="007B3642">
          <w:rPr>
            <w:noProof/>
            <w:webHidden/>
          </w:rPr>
          <w:fldChar w:fldCharType="begin"/>
        </w:r>
        <w:r w:rsidR="007B3642">
          <w:rPr>
            <w:noProof/>
            <w:webHidden/>
          </w:rPr>
          <w:instrText xml:space="preserve"> PAGEREF _Toc13773754 \h </w:instrText>
        </w:r>
        <w:r w:rsidR="007B3642">
          <w:rPr>
            <w:noProof/>
            <w:webHidden/>
          </w:rPr>
        </w:r>
        <w:r w:rsidR="007B3642">
          <w:rPr>
            <w:noProof/>
            <w:webHidden/>
          </w:rPr>
          <w:fldChar w:fldCharType="separate"/>
        </w:r>
        <w:r w:rsidR="007B3642">
          <w:rPr>
            <w:noProof/>
            <w:webHidden/>
          </w:rPr>
          <w:t>193</w:t>
        </w:r>
        <w:r w:rsidR="007B3642">
          <w:rPr>
            <w:noProof/>
            <w:webHidden/>
          </w:rPr>
          <w:fldChar w:fldCharType="end"/>
        </w:r>
      </w:hyperlink>
    </w:p>
    <w:p w14:paraId="56D40679" w14:textId="1F7F9A07" w:rsidR="007B3642" w:rsidRDefault="000F64B0">
      <w:pPr>
        <w:pStyle w:val="TOC3"/>
        <w:rPr>
          <w:rFonts w:asciiTheme="minorHAnsi" w:eastAsiaTheme="minorEastAsia" w:hAnsiTheme="minorHAnsi" w:cstheme="minorBidi"/>
          <w:noProof/>
          <w:sz w:val="22"/>
          <w:szCs w:val="22"/>
        </w:rPr>
      </w:pPr>
      <w:hyperlink w:anchor="_Toc13773755" w:history="1">
        <w:r w:rsidR="007B3642" w:rsidRPr="006F059D">
          <w:rPr>
            <w:rStyle w:val="Hyperlink"/>
            <w:rFonts w:eastAsiaTheme="minorEastAsia"/>
            <w:noProof/>
          </w:rPr>
          <w:t>3.44.1 Scope</w:t>
        </w:r>
        <w:r w:rsidR="007B3642">
          <w:rPr>
            <w:noProof/>
            <w:webHidden/>
          </w:rPr>
          <w:tab/>
        </w:r>
        <w:r w:rsidR="007B3642">
          <w:rPr>
            <w:noProof/>
            <w:webHidden/>
          </w:rPr>
          <w:fldChar w:fldCharType="begin"/>
        </w:r>
        <w:r w:rsidR="007B3642">
          <w:rPr>
            <w:noProof/>
            <w:webHidden/>
          </w:rPr>
          <w:instrText xml:space="preserve"> PAGEREF _Toc13773755 \h </w:instrText>
        </w:r>
        <w:r w:rsidR="007B3642">
          <w:rPr>
            <w:noProof/>
            <w:webHidden/>
          </w:rPr>
        </w:r>
        <w:r w:rsidR="007B3642">
          <w:rPr>
            <w:noProof/>
            <w:webHidden/>
          </w:rPr>
          <w:fldChar w:fldCharType="separate"/>
        </w:r>
        <w:r w:rsidR="007B3642">
          <w:rPr>
            <w:noProof/>
            <w:webHidden/>
          </w:rPr>
          <w:t>193</w:t>
        </w:r>
        <w:r w:rsidR="007B3642">
          <w:rPr>
            <w:noProof/>
            <w:webHidden/>
          </w:rPr>
          <w:fldChar w:fldCharType="end"/>
        </w:r>
      </w:hyperlink>
    </w:p>
    <w:p w14:paraId="1F0932A4" w14:textId="540511EB" w:rsidR="007B3642" w:rsidRDefault="000F64B0">
      <w:pPr>
        <w:pStyle w:val="TOC3"/>
        <w:rPr>
          <w:rFonts w:asciiTheme="minorHAnsi" w:eastAsiaTheme="minorEastAsia" w:hAnsiTheme="minorHAnsi" w:cstheme="minorBidi"/>
          <w:noProof/>
          <w:sz w:val="22"/>
          <w:szCs w:val="22"/>
        </w:rPr>
      </w:pPr>
      <w:hyperlink w:anchor="_Toc13773756" w:history="1">
        <w:r w:rsidR="007B3642" w:rsidRPr="006F059D">
          <w:rPr>
            <w:rStyle w:val="Hyperlink"/>
            <w:rFonts w:eastAsiaTheme="minorEastAsia"/>
            <w:noProof/>
          </w:rPr>
          <w:t>3.44.2 Use Case Roles</w:t>
        </w:r>
        <w:r w:rsidR="007B3642">
          <w:rPr>
            <w:noProof/>
            <w:webHidden/>
          </w:rPr>
          <w:tab/>
        </w:r>
        <w:r w:rsidR="007B3642">
          <w:rPr>
            <w:noProof/>
            <w:webHidden/>
          </w:rPr>
          <w:fldChar w:fldCharType="begin"/>
        </w:r>
        <w:r w:rsidR="007B3642">
          <w:rPr>
            <w:noProof/>
            <w:webHidden/>
          </w:rPr>
          <w:instrText xml:space="preserve"> PAGEREF _Toc13773756 \h </w:instrText>
        </w:r>
        <w:r w:rsidR="007B3642">
          <w:rPr>
            <w:noProof/>
            <w:webHidden/>
          </w:rPr>
        </w:r>
        <w:r w:rsidR="007B3642">
          <w:rPr>
            <w:noProof/>
            <w:webHidden/>
          </w:rPr>
          <w:fldChar w:fldCharType="separate"/>
        </w:r>
        <w:r w:rsidR="007B3642">
          <w:rPr>
            <w:noProof/>
            <w:webHidden/>
          </w:rPr>
          <w:t>193</w:t>
        </w:r>
        <w:r w:rsidR="007B3642">
          <w:rPr>
            <w:noProof/>
            <w:webHidden/>
          </w:rPr>
          <w:fldChar w:fldCharType="end"/>
        </w:r>
      </w:hyperlink>
    </w:p>
    <w:p w14:paraId="3EE87985" w14:textId="077A4375" w:rsidR="007B3642" w:rsidRDefault="000F64B0">
      <w:pPr>
        <w:pStyle w:val="TOC3"/>
        <w:rPr>
          <w:rFonts w:asciiTheme="minorHAnsi" w:eastAsiaTheme="minorEastAsia" w:hAnsiTheme="minorHAnsi" w:cstheme="minorBidi"/>
          <w:noProof/>
          <w:sz w:val="22"/>
          <w:szCs w:val="22"/>
        </w:rPr>
      </w:pPr>
      <w:hyperlink w:anchor="_Toc13773757" w:history="1">
        <w:r w:rsidR="007B3642" w:rsidRPr="006F059D">
          <w:rPr>
            <w:rStyle w:val="Hyperlink"/>
            <w:rFonts w:eastAsiaTheme="minorEastAsia"/>
            <w:noProof/>
          </w:rPr>
          <w:t>3.44.3 Referenced Standards</w:t>
        </w:r>
        <w:r w:rsidR="007B3642">
          <w:rPr>
            <w:noProof/>
            <w:webHidden/>
          </w:rPr>
          <w:tab/>
        </w:r>
        <w:r w:rsidR="007B3642">
          <w:rPr>
            <w:noProof/>
            <w:webHidden/>
          </w:rPr>
          <w:fldChar w:fldCharType="begin"/>
        </w:r>
        <w:r w:rsidR="007B3642">
          <w:rPr>
            <w:noProof/>
            <w:webHidden/>
          </w:rPr>
          <w:instrText xml:space="preserve"> PAGEREF _Toc13773757 \h </w:instrText>
        </w:r>
        <w:r w:rsidR="007B3642">
          <w:rPr>
            <w:noProof/>
            <w:webHidden/>
          </w:rPr>
        </w:r>
        <w:r w:rsidR="007B3642">
          <w:rPr>
            <w:noProof/>
            <w:webHidden/>
          </w:rPr>
          <w:fldChar w:fldCharType="separate"/>
        </w:r>
        <w:r w:rsidR="007B3642">
          <w:rPr>
            <w:noProof/>
            <w:webHidden/>
          </w:rPr>
          <w:t>193</w:t>
        </w:r>
        <w:r w:rsidR="007B3642">
          <w:rPr>
            <w:noProof/>
            <w:webHidden/>
          </w:rPr>
          <w:fldChar w:fldCharType="end"/>
        </w:r>
      </w:hyperlink>
    </w:p>
    <w:p w14:paraId="778AC924" w14:textId="24F3B182" w:rsidR="007B3642" w:rsidRDefault="000F64B0">
      <w:pPr>
        <w:pStyle w:val="TOC3"/>
        <w:rPr>
          <w:rFonts w:asciiTheme="minorHAnsi" w:eastAsiaTheme="minorEastAsia" w:hAnsiTheme="minorHAnsi" w:cstheme="minorBidi"/>
          <w:noProof/>
          <w:sz w:val="22"/>
          <w:szCs w:val="22"/>
        </w:rPr>
      </w:pPr>
      <w:hyperlink w:anchor="_Toc13773758" w:history="1">
        <w:r w:rsidR="007B3642" w:rsidRPr="006F059D">
          <w:rPr>
            <w:rStyle w:val="Hyperlink"/>
            <w:rFonts w:eastAsiaTheme="minorEastAsia"/>
            <w:noProof/>
          </w:rPr>
          <w:t>3.44.4 Messages</w:t>
        </w:r>
        <w:r w:rsidR="007B3642">
          <w:rPr>
            <w:noProof/>
            <w:webHidden/>
          </w:rPr>
          <w:tab/>
        </w:r>
        <w:r w:rsidR="007B3642">
          <w:rPr>
            <w:noProof/>
            <w:webHidden/>
          </w:rPr>
          <w:fldChar w:fldCharType="begin"/>
        </w:r>
        <w:r w:rsidR="007B3642">
          <w:rPr>
            <w:noProof/>
            <w:webHidden/>
          </w:rPr>
          <w:instrText xml:space="preserve"> PAGEREF _Toc13773758 \h </w:instrText>
        </w:r>
        <w:r w:rsidR="007B3642">
          <w:rPr>
            <w:noProof/>
            <w:webHidden/>
          </w:rPr>
        </w:r>
        <w:r w:rsidR="007B3642">
          <w:rPr>
            <w:noProof/>
            <w:webHidden/>
          </w:rPr>
          <w:fldChar w:fldCharType="separate"/>
        </w:r>
        <w:r w:rsidR="007B3642">
          <w:rPr>
            <w:noProof/>
            <w:webHidden/>
          </w:rPr>
          <w:t>194</w:t>
        </w:r>
        <w:r w:rsidR="007B3642">
          <w:rPr>
            <w:noProof/>
            <w:webHidden/>
          </w:rPr>
          <w:fldChar w:fldCharType="end"/>
        </w:r>
      </w:hyperlink>
    </w:p>
    <w:p w14:paraId="22536483" w14:textId="7A034311" w:rsidR="007B3642" w:rsidRDefault="000F64B0">
      <w:pPr>
        <w:pStyle w:val="TOC3"/>
        <w:rPr>
          <w:rFonts w:asciiTheme="minorHAnsi" w:eastAsiaTheme="minorEastAsia" w:hAnsiTheme="minorHAnsi" w:cstheme="minorBidi"/>
          <w:noProof/>
          <w:sz w:val="22"/>
          <w:szCs w:val="22"/>
        </w:rPr>
      </w:pPr>
      <w:hyperlink w:anchor="_Toc13773759" w:history="1">
        <w:r w:rsidR="007B3642" w:rsidRPr="006F059D">
          <w:rPr>
            <w:rStyle w:val="Hyperlink"/>
            <w:rFonts w:eastAsiaTheme="minorEastAsia"/>
            <w:noProof/>
          </w:rPr>
          <w:t>3.44.5 Security Requirements</w:t>
        </w:r>
        <w:r w:rsidR="007B3642">
          <w:rPr>
            <w:noProof/>
            <w:webHidden/>
          </w:rPr>
          <w:tab/>
        </w:r>
        <w:r w:rsidR="007B3642">
          <w:rPr>
            <w:noProof/>
            <w:webHidden/>
          </w:rPr>
          <w:fldChar w:fldCharType="begin"/>
        </w:r>
        <w:r w:rsidR="007B3642">
          <w:rPr>
            <w:noProof/>
            <w:webHidden/>
          </w:rPr>
          <w:instrText xml:space="preserve"> PAGEREF _Toc13773759 \h </w:instrText>
        </w:r>
        <w:r w:rsidR="007B3642">
          <w:rPr>
            <w:noProof/>
            <w:webHidden/>
          </w:rPr>
        </w:r>
        <w:r w:rsidR="007B3642">
          <w:rPr>
            <w:noProof/>
            <w:webHidden/>
          </w:rPr>
          <w:fldChar w:fldCharType="separate"/>
        </w:r>
        <w:r w:rsidR="007B3642">
          <w:rPr>
            <w:noProof/>
            <w:webHidden/>
          </w:rPr>
          <w:t>213</w:t>
        </w:r>
        <w:r w:rsidR="007B3642">
          <w:rPr>
            <w:noProof/>
            <w:webHidden/>
          </w:rPr>
          <w:fldChar w:fldCharType="end"/>
        </w:r>
      </w:hyperlink>
    </w:p>
    <w:p w14:paraId="7443C7EF" w14:textId="1AA1C8F7" w:rsidR="007B3642" w:rsidRDefault="000F64B0">
      <w:pPr>
        <w:pStyle w:val="TOC2"/>
        <w:rPr>
          <w:rFonts w:asciiTheme="minorHAnsi" w:eastAsiaTheme="minorEastAsia" w:hAnsiTheme="minorHAnsi" w:cstheme="minorBidi"/>
          <w:noProof/>
          <w:sz w:val="22"/>
          <w:szCs w:val="22"/>
        </w:rPr>
      </w:pPr>
      <w:hyperlink w:anchor="_Toc13773760" w:history="1">
        <w:r w:rsidR="007B3642" w:rsidRPr="006F059D">
          <w:rPr>
            <w:rStyle w:val="Hyperlink"/>
            <w:rFonts w:eastAsiaTheme="minorEastAsia"/>
            <w:noProof/>
          </w:rPr>
          <w:t>3.45 PIXV3 Query [ITI-45]</w:t>
        </w:r>
        <w:r w:rsidR="007B3642">
          <w:rPr>
            <w:noProof/>
            <w:webHidden/>
          </w:rPr>
          <w:tab/>
        </w:r>
        <w:r w:rsidR="007B3642">
          <w:rPr>
            <w:noProof/>
            <w:webHidden/>
          </w:rPr>
          <w:fldChar w:fldCharType="begin"/>
        </w:r>
        <w:r w:rsidR="007B3642">
          <w:rPr>
            <w:noProof/>
            <w:webHidden/>
          </w:rPr>
          <w:instrText xml:space="preserve"> PAGEREF _Toc13773760 \h </w:instrText>
        </w:r>
        <w:r w:rsidR="007B3642">
          <w:rPr>
            <w:noProof/>
            <w:webHidden/>
          </w:rPr>
        </w:r>
        <w:r w:rsidR="007B3642">
          <w:rPr>
            <w:noProof/>
            <w:webHidden/>
          </w:rPr>
          <w:fldChar w:fldCharType="separate"/>
        </w:r>
        <w:r w:rsidR="007B3642">
          <w:rPr>
            <w:noProof/>
            <w:webHidden/>
          </w:rPr>
          <w:t>217</w:t>
        </w:r>
        <w:r w:rsidR="007B3642">
          <w:rPr>
            <w:noProof/>
            <w:webHidden/>
          </w:rPr>
          <w:fldChar w:fldCharType="end"/>
        </w:r>
      </w:hyperlink>
    </w:p>
    <w:p w14:paraId="675A0D90" w14:textId="377FCBA7" w:rsidR="007B3642" w:rsidRDefault="000F64B0">
      <w:pPr>
        <w:pStyle w:val="TOC3"/>
        <w:rPr>
          <w:rFonts w:asciiTheme="minorHAnsi" w:eastAsiaTheme="minorEastAsia" w:hAnsiTheme="minorHAnsi" w:cstheme="minorBidi"/>
          <w:noProof/>
          <w:sz w:val="22"/>
          <w:szCs w:val="22"/>
        </w:rPr>
      </w:pPr>
      <w:hyperlink w:anchor="_Toc13773761" w:history="1">
        <w:r w:rsidR="007B3642" w:rsidRPr="006F059D">
          <w:rPr>
            <w:rStyle w:val="Hyperlink"/>
            <w:rFonts w:eastAsiaTheme="minorEastAsia"/>
            <w:noProof/>
          </w:rPr>
          <w:t>3.45.1 Scope</w:t>
        </w:r>
        <w:r w:rsidR="007B3642">
          <w:rPr>
            <w:noProof/>
            <w:webHidden/>
          </w:rPr>
          <w:tab/>
        </w:r>
        <w:r w:rsidR="007B3642">
          <w:rPr>
            <w:noProof/>
            <w:webHidden/>
          </w:rPr>
          <w:fldChar w:fldCharType="begin"/>
        </w:r>
        <w:r w:rsidR="007B3642">
          <w:rPr>
            <w:noProof/>
            <w:webHidden/>
          </w:rPr>
          <w:instrText xml:space="preserve"> PAGEREF _Toc13773761 \h </w:instrText>
        </w:r>
        <w:r w:rsidR="007B3642">
          <w:rPr>
            <w:noProof/>
            <w:webHidden/>
          </w:rPr>
        </w:r>
        <w:r w:rsidR="007B3642">
          <w:rPr>
            <w:noProof/>
            <w:webHidden/>
          </w:rPr>
          <w:fldChar w:fldCharType="separate"/>
        </w:r>
        <w:r w:rsidR="007B3642">
          <w:rPr>
            <w:noProof/>
            <w:webHidden/>
          </w:rPr>
          <w:t>217</w:t>
        </w:r>
        <w:r w:rsidR="007B3642">
          <w:rPr>
            <w:noProof/>
            <w:webHidden/>
          </w:rPr>
          <w:fldChar w:fldCharType="end"/>
        </w:r>
      </w:hyperlink>
    </w:p>
    <w:p w14:paraId="04C74354" w14:textId="25143299" w:rsidR="007B3642" w:rsidRDefault="000F64B0">
      <w:pPr>
        <w:pStyle w:val="TOC3"/>
        <w:rPr>
          <w:rFonts w:asciiTheme="minorHAnsi" w:eastAsiaTheme="minorEastAsia" w:hAnsiTheme="minorHAnsi" w:cstheme="minorBidi"/>
          <w:noProof/>
          <w:sz w:val="22"/>
          <w:szCs w:val="22"/>
        </w:rPr>
      </w:pPr>
      <w:hyperlink w:anchor="_Toc13773762" w:history="1">
        <w:r w:rsidR="007B3642" w:rsidRPr="006F059D">
          <w:rPr>
            <w:rStyle w:val="Hyperlink"/>
            <w:rFonts w:eastAsiaTheme="minorEastAsia"/>
            <w:noProof/>
          </w:rPr>
          <w:t>3.45.2 Use Case Roles</w:t>
        </w:r>
        <w:r w:rsidR="007B3642">
          <w:rPr>
            <w:noProof/>
            <w:webHidden/>
          </w:rPr>
          <w:tab/>
        </w:r>
        <w:r w:rsidR="007B3642">
          <w:rPr>
            <w:noProof/>
            <w:webHidden/>
          </w:rPr>
          <w:fldChar w:fldCharType="begin"/>
        </w:r>
        <w:r w:rsidR="007B3642">
          <w:rPr>
            <w:noProof/>
            <w:webHidden/>
          </w:rPr>
          <w:instrText xml:space="preserve"> PAGEREF _Toc13773762 \h </w:instrText>
        </w:r>
        <w:r w:rsidR="007B3642">
          <w:rPr>
            <w:noProof/>
            <w:webHidden/>
          </w:rPr>
        </w:r>
        <w:r w:rsidR="007B3642">
          <w:rPr>
            <w:noProof/>
            <w:webHidden/>
          </w:rPr>
          <w:fldChar w:fldCharType="separate"/>
        </w:r>
        <w:r w:rsidR="007B3642">
          <w:rPr>
            <w:noProof/>
            <w:webHidden/>
          </w:rPr>
          <w:t>217</w:t>
        </w:r>
        <w:r w:rsidR="007B3642">
          <w:rPr>
            <w:noProof/>
            <w:webHidden/>
          </w:rPr>
          <w:fldChar w:fldCharType="end"/>
        </w:r>
      </w:hyperlink>
    </w:p>
    <w:p w14:paraId="6B6EA436" w14:textId="18EF4D0C" w:rsidR="007B3642" w:rsidRDefault="000F64B0">
      <w:pPr>
        <w:pStyle w:val="TOC3"/>
        <w:rPr>
          <w:rFonts w:asciiTheme="minorHAnsi" w:eastAsiaTheme="minorEastAsia" w:hAnsiTheme="minorHAnsi" w:cstheme="minorBidi"/>
          <w:noProof/>
          <w:sz w:val="22"/>
          <w:szCs w:val="22"/>
        </w:rPr>
      </w:pPr>
      <w:hyperlink w:anchor="_Toc13773763" w:history="1">
        <w:r w:rsidR="007B3642" w:rsidRPr="006F059D">
          <w:rPr>
            <w:rStyle w:val="Hyperlink"/>
            <w:rFonts w:eastAsiaTheme="minorEastAsia"/>
            <w:noProof/>
          </w:rPr>
          <w:t>3.45.3 Referenced Standards</w:t>
        </w:r>
        <w:r w:rsidR="007B3642">
          <w:rPr>
            <w:noProof/>
            <w:webHidden/>
          </w:rPr>
          <w:tab/>
        </w:r>
        <w:r w:rsidR="007B3642">
          <w:rPr>
            <w:noProof/>
            <w:webHidden/>
          </w:rPr>
          <w:fldChar w:fldCharType="begin"/>
        </w:r>
        <w:r w:rsidR="007B3642">
          <w:rPr>
            <w:noProof/>
            <w:webHidden/>
          </w:rPr>
          <w:instrText xml:space="preserve"> PAGEREF _Toc13773763 \h </w:instrText>
        </w:r>
        <w:r w:rsidR="007B3642">
          <w:rPr>
            <w:noProof/>
            <w:webHidden/>
          </w:rPr>
        </w:r>
        <w:r w:rsidR="007B3642">
          <w:rPr>
            <w:noProof/>
            <w:webHidden/>
          </w:rPr>
          <w:fldChar w:fldCharType="separate"/>
        </w:r>
        <w:r w:rsidR="007B3642">
          <w:rPr>
            <w:noProof/>
            <w:webHidden/>
          </w:rPr>
          <w:t>217</w:t>
        </w:r>
        <w:r w:rsidR="007B3642">
          <w:rPr>
            <w:noProof/>
            <w:webHidden/>
          </w:rPr>
          <w:fldChar w:fldCharType="end"/>
        </w:r>
      </w:hyperlink>
    </w:p>
    <w:p w14:paraId="0E9E9C63" w14:textId="5A285532" w:rsidR="007B3642" w:rsidRDefault="000F64B0">
      <w:pPr>
        <w:pStyle w:val="TOC3"/>
        <w:rPr>
          <w:rFonts w:asciiTheme="minorHAnsi" w:eastAsiaTheme="minorEastAsia" w:hAnsiTheme="minorHAnsi" w:cstheme="minorBidi"/>
          <w:noProof/>
          <w:sz w:val="22"/>
          <w:szCs w:val="22"/>
        </w:rPr>
      </w:pPr>
      <w:hyperlink w:anchor="_Toc13773764" w:history="1">
        <w:r w:rsidR="007B3642" w:rsidRPr="006F059D">
          <w:rPr>
            <w:rStyle w:val="Hyperlink"/>
            <w:rFonts w:eastAsiaTheme="minorEastAsia"/>
            <w:noProof/>
          </w:rPr>
          <w:t>3.45.4 Messages</w:t>
        </w:r>
        <w:r w:rsidR="007B3642">
          <w:rPr>
            <w:noProof/>
            <w:webHidden/>
          </w:rPr>
          <w:tab/>
        </w:r>
        <w:r w:rsidR="007B3642">
          <w:rPr>
            <w:noProof/>
            <w:webHidden/>
          </w:rPr>
          <w:fldChar w:fldCharType="begin"/>
        </w:r>
        <w:r w:rsidR="007B3642">
          <w:rPr>
            <w:noProof/>
            <w:webHidden/>
          </w:rPr>
          <w:instrText xml:space="preserve"> PAGEREF _Toc13773764 \h </w:instrText>
        </w:r>
        <w:r w:rsidR="007B3642">
          <w:rPr>
            <w:noProof/>
            <w:webHidden/>
          </w:rPr>
        </w:r>
        <w:r w:rsidR="007B3642">
          <w:rPr>
            <w:noProof/>
            <w:webHidden/>
          </w:rPr>
          <w:fldChar w:fldCharType="separate"/>
        </w:r>
        <w:r w:rsidR="007B3642">
          <w:rPr>
            <w:noProof/>
            <w:webHidden/>
          </w:rPr>
          <w:t>218</w:t>
        </w:r>
        <w:r w:rsidR="007B3642">
          <w:rPr>
            <w:noProof/>
            <w:webHidden/>
          </w:rPr>
          <w:fldChar w:fldCharType="end"/>
        </w:r>
      </w:hyperlink>
    </w:p>
    <w:p w14:paraId="75E243AD" w14:textId="7773D716" w:rsidR="007B3642" w:rsidRDefault="000F64B0">
      <w:pPr>
        <w:pStyle w:val="TOC3"/>
        <w:rPr>
          <w:rFonts w:asciiTheme="minorHAnsi" w:eastAsiaTheme="minorEastAsia" w:hAnsiTheme="minorHAnsi" w:cstheme="minorBidi"/>
          <w:noProof/>
          <w:sz w:val="22"/>
          <w:szCs w:val="22"/>
        </w:rPr>
      </w:pPr>
      <w:hyperlink w:anchor="_Toc13773765" w:history="1">
        <w:r w:rsidR="007B3642" w:rsidRPr="006F059D">
          <w:rPr>
            <w:rStyle w:val="Hyperlink"/>
            <w:rFonts w:eastAsiaTheme="minorEastAsia"/>
            <w:noProof/>
          </w:rPr>
          <w:t>3.45.5 Security Requirements</w:t>
        </w:r>
        <w:r w:rsidR="007B3642">
          <w:rPr>
            <w:noProof/>
            <w:webHidden/>
          </w:rPr>
          <w:tab/>
        </w:r>
        <w:r w:rsidR="007B3642">
          <w:rPr>
            <w:noProof/>
            <w:webHidden/>
          </w:rPr>
          <w:fldChar w:fldCharType="begin"/>
        </w:r>
        <w:r w:rsidR="007B3642">
          <w:rPr>
            <w:noProof/>
            <w:webHidden/>
          </w:rPr>
          <w:instrText xml:space="preserve"> PAGEREF _Toc13773765 \h </w:instrText>
        </w:r>
        <w:r w:rsidR="007B3642">
          <w:rPr>
            <w:noProof/>
            <w:webHidden/>
          </w:rPr>
        </w:r>
        <w:r w:rsidR="007B3642">
          <w:rPr>
            <w:noProof/>
            <w:webHidden/>
          </w:rPr>
          <w:fldChar w:fldCharType="separate"/>
        </w:r>
        <w:r w:rsidR="007B3642">
          <w:rPr>
            <w:noProof/>
            <w:webHidden/>
          </w:rPr>
          <w:t>231</w:t>
        </w:r>
        <w:r w:rsidR="007B3642">
          <w:rPr>
            <w:noProof/>
            <w:webHidden/>
          </w:rPr>
          <w:fldChar w:fldCharType="end"/>
        </w:r>
      </w:hyperlink>
    </w:p>
    <w:p w14:paraId="044B2928" w14:textId="78285935" w:rsidR="007B3642" w:rsidRDefault="000F64B0">
      <w:pPr>
        <w:pStyle w:val="TOC2"/>
        <w:rPr>
          <w:rFonts w:asciiTheme="minorHAnsi" w:eastAsiaTheme="minorEastAsia" w:hAnsiTheme="minorHAnsi" w:cstheme="minorBidi"/>
          <w:noProof/>
          <w:sz w:val="22"/>
          <w:szCs w:val="22"/>
        </w:rPr>
      </w:pPr>
      <w:hyperlink w:anchor="_Toc13773766" w:history="1">
        <w:r w:rsidR="007B3642" w:rsidRPr="006F059D">
          <w:rPr>
            <w:rStyle w:val="Hyperlink"/>
            <w:rFonts w:eastAsiaTheme="minorEastAsia"/>
            <w:noProof/>
          </w:rPr>
          <w:t>3.46 PIXV3 Update Notification [ITI-46]</w:t>
        </w:r>
        <w:r w:rsidR="007B3642">
          <w:rPr>
            <w:noProof/>
            <w:webHidden/>
          </w:rPr>
          <w:tab/>
        </w:r>
        <w:r w:rsidR="007B3642">
          <w:rPr>
            <w:noProof/>
            <w:webHidden/>
          </w:rPr>
          <w:fldChar w:fldCharType="begin"/>
        </w:r>
        <w:r w:rsidR="007B3642">
          <w:rPr>
            <w:noProof/>
            <w:webHidden/>
          </w:rPr>
          <w:instrText xml:space="preserve"> PAGEREF _Toc13773766 \h </w:instrText>
        </w:r>
        <w:r w:rsidR="007B3642">
          <w:rPr>
            <w:noProof/>
            <w:webHidden/>
          </w:rPr>
        </w:r>
        <w:r w:rsidR="007B3642">
          <w:rPr>
            <w:noProof/>
            <w:webHidden/>
          </w:rPr>
          <w:fldChar w:fldCharType="separate"/>
        </w:r>
        <w:r w:rsidR="007B3642">
          <w:rPr>
            <w:noProof/>
            <w:webHidden/>
          </w:rPr>
          <w:t>235</w:t>
        </w:r>
        <w:r w:rsidR="007B3642">
          <w:rPr>
            <w:noProof/>
            <w:webHidden/>
          </w:rPr>
          <w:fldChar w:fldCharType="end"/>
        </w:r>
      </w:hyperlink>
    </w:p>
    <w:p w14:paraId="527686D2" w14:textId="1A4A8831" w:rsidR="007B3642" w:rsidRDefault="000F64B0">
      <w:pPr>
        <w:pStyle w:val="TOC3"/>
        <w:rPr>
          <w:rFonts w:asciiTheme="minorHAnsi" w:eastAsiaTheme="minorEastAsia" w:hAnsiTheme="minorHAnsi" w:cstheme="minorBidi"/>
          <w:noProof/>
          <w:sz w:val="22"/>
          <w:szCs w:val="22"/>
        </w:rPr>
      </w:pPr>
      <w:hyperlink w:anchor="_Toc13773767" w:history="1">
        <w:r w:rsidR="007B3642" w:rsidRPr="006F059D">
          <w:rPr>
            <w:rStyle w:val="Hyperlink"/>
            <w:rFonts w:eastAsiaTheme="minorEastAsia"/>
            <w:noProof/>
          </w:rPr>
          <w:t>3.46.1 Scope</w:t>
        </w:r>
        <w:r w:rsidR="007B3642">
          <w:rPr>
            <w:noProof/>
            <w:webHidden/>
          </w:rPr>
          <w:tab/>
        </w:r>
        <w:r w:rsidR="007B3642">
          <w:rPr>
            <w:noProof/>
            <w:webHidden/>
          </w:rPr>
          <w:fldChar w:fldCharType="begin"/>
        </w:r>
        <w:r w:rsidR="007B3642">
          <w:rPr>
            <w:noProof/>
            <w:webHidden/>
          </w:rPr>
          <w:instrText xml:space="preserve"> PAGEREF _Toc13773767 \h </w:instrText>
        </w:r>
        <w:r w:rsidR="007B3642">
          <w:rPr>
            <w:noProof/>
            <w:webHidden/>
          </w:rPr>
        </w:r>
        <w:r w:rsidR="007B3642">
          <w:rPr>
            <w:noProof/>
            <w:webHidden/>
          </w:rPr>
          <w:fldChar w:fldCharType="separate"/>
        </w:r>
        <w:r w:rsidR="007B3642">
          <w:rPr>
            <w:noProof/>
            <w:webHidden/>
          </w:rPr>
          <w:t>235</w:t>
        </w:r>
        <w:r w:rsidR="007B3642">
          <w:rPr>
            <w:noProof/>
            <w:webHidden/>
          </w:rPr>
          <w:fldChar w:fldCharType="end"/>
        </w:r>
      </w:hyperlink>
    </w:p>
    <w:p w14:paraId="281F1556" w14:textId="72FADCC0" w:rsidR="007B3642" w:rsidRDefault="000F64B0">
      <w:pPr>
        <w:pStyle w:val="TOC3"/>
        <w:rPr>
          <w:rFonts w:asciiTheme="minorHAnsi" w:eastAsiaTheme="minorEastAsia" w:hAnsiTheme="minorHAnsi" w:cstheme="minorBidi"/>
          <w:noProof/>
          <w:sz w:val="22"/>
          <w:szCs w:val="22"/>
        </w:rPr>
      </w:pPr>
      <w:hyperlink w:anchor="_Toc13773768" w:history="1">
        <w:r w:rsidR="007B3642" w:rsidRPr="006F059D">
          <w:rPr>
            <w:rStyle w:val="Hyperlink"/>
            <w:rFonts w:eastAsiaTheme="minorEastAsia"/>
            <w:noProof/>
          </w:rPr>
          <w:t>3.46.2 Use Case Roles</w:t>
        </w:r>
        <w:r w:rsidR="007B3642">
          <w:rPr>
            <w:noProof/>
            <w:webHidden/>
          </w:rPr>
          <w:tab/>
        </w:r>
        <w:r w:rsidR="007B3642">
          <w:rPr>
            <w:noProof/>
            <w:webHidden/>
          </w:rPr>
          <w:fldChar w:fldCharType="begin"/>
        </w:r>
        <w:r w:rsidR="007B3642">
          <w:rPr>
            <w:noProof/>
            <w:webHidden/>
          </w:rPr>
          <w:instrText xml:space="preserve"> PAGEREF _Toc13773768 \h </w:instrText>
        </w:r>
        <w:r w:rsidR="007B3642">
          <w:rPr>
            <w:noProof/>
            <w:webHidden/>
          </w:rPr>
        </w:r>
        <w:r w:rsidR="007B3642">
          <w:rPr>
            <w:noProof/>
            <w:webHidden/>
          </w:rPr>
          <w:fldChar w:fldCharType="separate"/>
        </w:r>
        <w:r w:rsidR="007B3642">
          <w:rPr>
            <w:noProof/>
            <w:webHidden/>
          </w:rPr>
          <w:t>235</w:t>
        </w:r>
        <w:r w:rsidR="007B3642">
          <w:rPr>
            <w:noProof/>
            <w:webHidden/>
          </w:rPr>
          <w:fldChar w:fldCharType="end"/>
        </w:r>
      </w:hyperlink>
    </w:p>
    <w:p w14:paraId="4B823F0F" w14:textId="5B2979D9" w:rsidR="007B3642" w:rsidRDefault="000F64B0">
      <w:pPr>
        <w:pStyle w:val="TOC3"/>
        <w:rPr>
          <w:rFonts w:asciiTheme="minorHAnsi" w:eastAsiaTheme="minorEastAsia" w:hAnsiTheme="minorHAnsi" w:cstheme="minorBidi"/>
          <w:noProof/>
          <w:sz w:val="22"/>
          <w:szCs w:val="22"/>
        </w:rPr>
      </w:pPr>
      <w:hyperlink w:anchor="_Toc13773769" w:history="1">
        <w:r w:rsidR="007B3642" w:rsidRPr="006F059D">
          <w:rPr>
            <w:rStyle w:val="Hyperlink"/>
            <w:rFonts w:eastAsiaTheme="minorEastAsia"/>
            <w:noProof/>
          </w:rPr>
          <w:t>3.46.3 Referenced Standards</w:t>
        </w:r>
        <w:r w:rsidR="007B3642">
          <w:rPr>
            <w:noProof/>
            <w:webHidden/>
          </w:rPr>
          <w:tab/>
        </w:r>
        <w:r w:rsidR="007B3642">
          <w:rPr>
            <w:noProof/>
            <w:webHidden/>
          </w:rPr>
          <w:fldChar w:fldCharType="begin"/>
        </w:r>
        <w:r w:rsidR="007B3642">
          <w:rPr>
            <w:noProof/>
            <w:webHidden/>
          </w:rPr>
          <w:instrText xml:space="preserve"> PAGEREF _Toc13773769 \h </w:instrText>
        </w:r>
        <w:r w:rsidR="007B3642">
          <w:rPr>
            <w:noProof/>
            <w:webHidden/>
          </w:rPr>
        </w:r>
        <w:r w:rsidR="007B3642">
          <w:rPr>
            <w:noProof/>
            <w:webHidden/>
          </w:rPr>
          <w:fldChar w:fldCharType="separate"/>
        </w:r>
        <w:r w:rsidR="007B3642">
          <w:rPr>
            <w:noProof/>
            <w:webHidden/>
          </w:rPr>
          <w:t>235</w:t>
        </w:r>
        <w:r w:rsidR="007B3642">
          <w:rPr>
            <w:noProof/>
            <w:webHidden/>
          </w:rPr>
          <w:fldChar w:fldCharType="end"/>
        </w:r>
      </w:hyperlink>
    </w:p>
    <w:p w14:paraId="5EBA12D7" w14:textId="6445E6CE" w:rsidR="007B3642" w:rsidRDefault="000F64B0">
      <w:pPr>
        <w:pStyle w:val="TOC3"/>
        <w:rPr>
          <w:rFonts w:asciiTheme="minorHAnsi" w:eastAsiaTheme="minorEastAsia" w:hAnsiTheme="minorHAnsi" w:cstheme="minorBidi"/>
          <w:noProof/>
          <w:sz w:val="22"/>
          <w:szCs w:val="22"/>
        </w:rPr>
      </w:pPr>
      <w:hyperlink w:anchor="_Toc13773770" w:history="1">
        <w:r w:rsidR="007B3642" w:rsidRPr="006F059D">
          <w:rPr>
            <w:rStyle w:val="Hyperlink"/>
            <w:rFonts w:eastAsiaTheme="minorEastAsia"/>
            <w:noProof/>
          </w:rPr>
          <w:t>3.46.4 Messages</w:t>
        </w:r>
        <w:r w:rsidR="007B3642">
          <w:rPr>
            <w:noProof/>
            <w:webHidden/>
          </w:rPr>
          <w:tab/>
        </w:r>
        <w:r w:rsidR="007B3642">
          <w:rPr>
            <w:noProof/>
            <w:webHidden/>
          </w:rPr>
          <w:fldChar w:fldCharType="begin"/>
        </w:r>
        <w:r w:rsidR="007B3642">
          <w:rPr>
            <w:noProof/>
            <w:webHidden/>
          </w:rPr>
          <w:instrText xml:space="preserve"> PAGEREF _Toc13773770 \h </w:instrText>
        </w:r>
        <w:r w:rsidR="007B3642">
          <w:rPr>
            <w:noProof/>
            <w:webHidden/>
          </w:rPr>
        </w:r>
        <w:r w:rsidR="007B3642">
          <w:rPr>
            <w:noProof/>
            <w:webHidden/>
          </w:rPr>
          <w:fldChar w:fldCharType="separate"/>
        </w:r>
        <w:r w:rsidR="007B3642">
          <w:rPr>
            <w:noProof/>
            <w:webHidden/>
          </w:rPr>
          <w:t>236</w:t>
        </w:r>
        <w:r w:rsidR="007B3642">
          <w:rPr>
            <w:noProof/>
            <w:webHidden/>
          </w:rPr>
          <w:fldChar w:fldCharType="end"/>
        </w:r>
      </w:hyperlink>
    </w:p>
    <w:p w14:paraId="2371ADA1" w14:textId="0672646D" w:rsidR="007B3642" w:rsidRDefault="000F64B0">
      <w:pPr>
        <w:pStyle w:val="TOC3"/>
        <w:rPr>
          <w:rFonts w:asciiTheme="minorHAnsi" w:eastAsiaTheme="minorEastAsia" w:hAnsiTheme="minorHAnsi" w:cstheme="minorBidi"/>
          <w:noProof/>
          <w:sz w:val="22"/>
          <w:szCs w:val="22"/>
        </w:rPr>
      </w:pPr>
      <w:hyperlink w:anchor="_Toc13773771" w:history="1">
        <w:r w:rsidR="007B3642" w:rsidRPr="006F059D">
          <w:rPr>
            <w:rStyle w:val="Hyperlink"/>
            <w:rFonts w:eastAsiaTheme="minorEastAsia"/>
            <w:noProof/>
          </w:rPr>
          <w:t>3.46.5 Security Requirements</w:t>
        </w:r>
        <w:r w:rsidR="007B3642">
          <w:rPr>
            <w:noProof/>
            <w:webHidden/>
          </w:rPr>
          <w:tab/>
        </w:r>
        <w:r w:rsidR="007B3642">
          <w:rPr>
            <w:noProof/>
            <w:webHidden/>
          </w:rPr>
          <w:fldChar w:fldCharType="begin"/>
        </w:r>
        <w:r w:rsidR="007B3642">
          <w:rPr>
            <w:noProof/>
            <w:webHidden/>
          </w:rPr>
          <w:instrText xml:space="preserve"> PAGEREF _Toc13773771 \h </w:instrText>
        </w:r>
        <w:r w:rsidR="007B3642">
          <w:rPr>
            <w:noProof/>
            <w:webHidden/>
          </w:rPr>
        </w:r>
        <w:r w:rsidR="007B3642">
          <w:rPr>
            <w:noProof/>
            <w:webHidden/>
          </w:rPr>
          <w:fldChar w:fldCharType="separate"/>
        </w:r>
        <w:r w:rsidR="007B3642">
          <w:rPr>
            <w:noProof/>
            <w:webHidden/>
          </w:rPr>
          <w:t>242</w:t>
        </w:r>
        <w:r w:rsidR="007B3642">
          <w:rPr>
            <w:noProof/>
            <w:webHidden/>
          </w:rPr>
          <w:fldChar w:fldCharType="end"/>
        </w:r>
      </w:hyperlink>
    </w:p>
    <w:p w14:paraId="5B1EC610" w14:textId="6813BC8D" w:rsidR="007B3642" w:rsidRDefault="000F64B0">
      <w:pPr>
        <w:pStyle w:val="TOC2"/>
        <w:rPr>
          <w:rFonts w:asciiTheme="minorHAnsi" w:eastAsiaTheme="minorEastAsia" w:hAnsiTheme="minorHAnsi" w:cstheme="minorBidi"/>
          <w:noProof/>
          <w:sz w:val="22"/>
          <w:szCs w:val="22"/>
        </w:rPr>
      </w:pPr>
      <w:hyperlink w:anchor="_Toc13773772" w:history="1">
        <w:r w:rsidR="007B3642" w:rsidRPr="006F059D">
          <w:rPr>
            <w:rStyle w:val="Hyperlink"/>
            <w:rFonts w:eastAsiaTheme="minorEastAsia"/>
            <w:noProof/>
          </w:rPr>
          <w:t>3.47 Patient Demographics Query HL7 V3 [ITI-47]</w:t>
        </w:r>
        <w:r w:rsidR="007B3642">
          <w:rPr>
            <w:noProof/>
            <w:webHidden/>
          </w:rPr>
          <w:tab/>
        </w:r>
        <w:r w:rsidR="007B3642">
          <w:rPr>
            <w:noProof/>
            <w:webHidden/>
          </w:rPr>
          <w:fldChar w:fldCharType="begin"/>
        </w:r>
        <w:r w:rsidR="007B3642">
          <w:rPr>
            <w:noProof/>
            <w:webHidden/>
          </w:rPr>
          <w:instrText xml:space="preserve"> PAGEREF _Toc13773772 \h </w:instrText>
        </w:r>
        <w:r w:rsidR="007B3642">
          <w:rPr>
            <w:noProof/>
            <w:webHidden/>
          </w:rPr>
        </w:r>
        <w:r w:rsidR="007B3642">
          <w:rPr>
            <w:noProof/>
            <w:webHidden/>
          </w:rPr>
          <w:fldChar w:fldCharType="separate"/>
        </w:r>
        <w:r w:rsidR="007B3642">
          <w:rPr>
            <w:noProof/>
            <w:webHidden/>
          </w:rPr>
          <w:t>245</w:t>
        </w:r>
        <w:r w:rsidR="007B3642">
          <w:rPr>
            <w:noProof/>
            <w:webHidden/>
          </w:rPr>
          <w:fldChar w:fldCharType="end"/>
        </w:r>
      </w:hyperlink>
    </w:p>
    <w:p w14:paraId="46A14614" w14:textId="2D23088D" w:rsidR="007B3642" w:rsidRDefault="000F64B0">
      <w:pPr>
        <w:pStyle w:val="TOC3"/>
        <w:rPr>
          <w:rFonts w:asciiTheme="minorHAnsi" w:eastAsiaTheme="minorEastAsia" w:hAnsiTheme="minorHAnsi" w:cstheme="minorBidi"/>
          <w:noProof/>
          <w:sz w:val="22"/>
          <w:szCs w:val="22"/>
        </w:rPr>
      </w:pPr>
      <w:hyperlink w:anchor="_Toc13773773" w:history="1">
        <w:r w:rsidR="007B3642" w:rsidRPr="006F059D">
          <w:rPr>
            <w:rStyle w:val="Hyperlink"/>
            <w:rFonts w:eastAsiaTheme="minorEastAsia"/>
            <w:noProof/>
          </w:rPr>
          <w:t>3.47.1 Scope</w:t>
        </w:r>
        <w:r w:rsidR="007B3642">
          <w:rPr>
            <w:noProof/>
            <w:webHidden/>
          </w:rPr>
          <w:tab/>
        </w:r>
        <w:r w:rsidR="007B3642">
          <w:rPr>
            <w:noProof/>
            <w:webHidden/>
          </w:rPr>
          <w:fldChar w:fldCharType="begin"/>
        </w:r>
        <w:r w:rsidR="007B3642">
          <w:rPr>
            <w:noProof/>
            <w:webHidden/>
          </w:rPr>
          <w:instrText xml:space="preserve"> PAGEREF _Toc13773773 \h </w:instrText>
        </w:r>
        <w:r w:rsidR="007B3642">
          <w:rPr>
            <w:noProof/>
            <w:webHidden/>
          </w:rPr>
        </w:r>
        <w:r w:rsidR="007B3642">
          <w:rPr>
            <w:noProof/>
            <w:webHidden/>
          </w:rPr>
          <w:fldChar w:fldCharType="separate"/>
        </w:r>
        <w:r w:rsidR="007B3642">
          <w:rPr>
            <w:noProof/>
            <w:webHidden/>
          </w:rPr>
          <w:t>245</w:t>
        </w:r>
        <w:r w:rsidR="007B3642">
          <w:rPr>
            <w:noProof/>
            <w:webHidden/>
          </w:rPr>
          <w:fldChar w:fldCharType="end"/>
        </w:r>
      </w:hyperlink>
    </w:p>
    <w:p w14:paraId="340A472E" w14:textId="266B198A" w:rsidR="007B3642" w:rsidRDefault="000F64B0">
      <w:pPr>
        <w:pStyle w:val="TOC3"/>
        <w:rPr>
          <w:rFonts w:asciiTheme="minorHAnsi" w:eastAsiaTheme="minorEastAsia" w:hAnsiTheme="minorHAnsi" w:cstheme="minorBidi"/>
          <w:noProof/>
          <w:sz w:val="22"/>
          <w:szCs w:val="22"/>
        </w:rPr>
      </w:pPr>
      <w:hyperlink w:anchor="_Toc13773774" w:history="1">
        <w:r w:rsidR="007B3642" w:rsidRPr="006F059D">
          <w:rPr>
            <w:rStyle w:val="Hyperlink"/>
            <w:rFonts w:eastAsiaTheme="minorEastAsia"/>
            <w:noProof/>
          </w:rPr>
          <w:t>3.47.2 Use Case Roles</w:t>
        </w:r>
        <w:r w:rsidR="007B3642">
          <w:rPr>
            <w:noProof/>
            <w:webHidden/>
          </w:rPr>
          <w:tab/>
        </w:r>
        <w:r w:rsidR="007B3642">
          <w:rPr>
            <w:noProof/>
            <w:webHidden/>
          </w:rPr>
          <w:fldChar w:fldCharType="begin"/>
        </w:r>
        <w:r w:rsidR="007B3642">
          <w:rPr>
            <w:noProof/>
            <w:webHidden/>
          </w:rPr>
          <w:instrText xml:space="preserve"> PAGEREF _Toc13773774 \h </w:instrText>
        </w:r>
        <w:r w:rsidR="007B3642">
          <w:rPr>
            <w:noProof/>
            <w:webHidden/>
          </w:rPr>
        </w:r>
        <w:r w:rsidR="007B3642">
          <w:rPr>
            <w:noProof/>
            <w:webHidden/>
          </w:rPr>
          <w:fldChar w:fldCharType="separate"/>
        </w:r>
        <w:r w:rsidR="007B3642">
          <w:rPr>
            <w:noProof/>
            <w:webHidden/>
          </w:rPr>
          <w:t>245</w:t>
        </w:r>
        <w:r w:rsidR="007B3642">
          <w:rPr>
            <w:noProof/>
            <w:webHidden/>
          </w:rPr>
          <w:fldChar w:fldCharType="end"/>
        </w:r>
      </w:hyperlink>
    </w:p>
    <w:p w14:paraId="0959885B" w14:textId="3C8FB0A8" w:rsidR="007B3642" w:rsidRDefault="000F64B0">
      <w:pPr>
        <w:pStyle w:val="TOC3"/>
        <w:rPr>
          <w:rFonts w:asciiTheme="minorHAnsi" w:eastAsiaTheme="minorEastAsia" w:hAnsiTheme="minorHAnsi" w:cstheme="minorBidi"/>
          <w:noProof/>
          <w:sz w:val="22"/>
          <w:szCs w:val="22"/>
        </w:rPr>
      </w:pPr>
      <w:hyperlink w:anchor="_Toc13773775" w:history="1">
        <w:r w:rsidR="007B3642" w:rsidRPr="006F059D">
          <w:rPr>
            <w:rStyle w:val="Hyperlink"/>
            <w:rFonts w:eastAsiaTheme="minorEastAsia"/>
            <w:noProof/>
          </w:rPr>
          <w:t>3.47.3 Referenced Standards</w:t>
        </w:r>
        <w:r w:rsidR="007B3642">
          <w:rPr>
            <w:noProof/>
            <w:webHidden/>
          </w:rPr>
          <w:tab/>
        </w:r>
        <w:r w:rsidR="007B3642">
          <w:rPr>
            <w:noProof/>
            <w:webHidden/>
          </w:rPr>
          <w:fldChar w:fldCharType="begin"/>
        </w:r>
        <w:r w:rsidR="007B3642">
          <w:rPr>
            <w:noProof/>
            <w:webHidden/>
          </w:rPr>
          <w:instrText xml:space="preserve"> PAGEREF _Toc13773775 \h </w:instrText>
        </w:r>
        <w:r w:rsidR="007B3642">
          <w:rPr>
            <w:noProof/>
            <w:webHidden/>
          </w:rPr>
        </w:r>
        <w:r w:rsidR="007B3642">
          <w:rPr>
            <w:noProof/>
            <w:webHidden/>
          </w:rPr>
          <w:fldChar w:fldCharType="separate"/>
        </w:r>
        <w:r w:rsidR="007B3642">
          <w:rPr>
            <w:noProof/>
            <w:webHidden/>
          </w:rPr>
          <w:t>246</w:t>
        </w:r>
        <w:r w:rsidR="007B3642">
          <w:rPr>
            <w:noProof/>
            <w:webHidden/>
          </w:rPr>
          <w:fldChar w:fldCharType="end"/>
        </w:r>
      </w:hyperlink>
    </w:p>
    <w:p w14:paraId="4AD0B9F7" w14:textId="0CF5C152" w:rsidR="007B3642" w:rsidRDefault="000F64B0">
      <w:pPr>
        <w:pStyle w:val="TOC3"/>
        <w:rPr>
          <w:rFonts w:asciiTheme="minorHAnsi" w:eastAsiaTheme="minorEastAsia" w:hAnsiTheme="minorHAnsi" w:cstheme="minorBidi"/>
          <w:noProof/>
          <w:sz w:val="22"/>
          <w:szCs w:val="22"/>
        </w:rPr>
      </w:pPr>
      <w:hyperlink w:anchor="_Toc13773776" w:history="1">
        <w:r w:rsidR="007B3642" w:rsidRPr="006F059D">
          <w:rPr>
            <w:rStyle w:val="Hyperlink"/>
            <w:rFonts w:eastAsiaTheme="minorEastAsia"/>
            <w:noProof/>
          </w:rPr>
          <w:t>3.47.4 Messages</w:t>
        </w:r>
        <w:r w:rsidR="007B3642">
          <w:rPr>
            <w:noProof/>
            <w:webHidden/>
          </w:rPr>
          <w:tab/>
        </w:r>
        <w:r w:rsidR="007B3642">
          <w:rPr>
            <w:noProof/>
            <w:webHidden/>
          </w:rPr>
          <w:fldChar w:fldCharType="begin"/>
        </w:r>
        <w:r w:rsidR="007B3642">
          <w:rPr>
            <w:noProof/>
            <w:webHidden/>
          </w:rPr>
          <w:instrText xml:space="preserve"> PAGEREF _Toc13773776 \h </w:instrText>
        </w:r>
        <w:r w:rsidR="007B3642">
          <w:rPr>
            <w:noProof/>
            <w:webHidden/>
          </w:rPr>
        </w:r>
        <w:r w:rsidR="007B3642">
          <w:rPr>
            <w:noProof/>
            <w:webHidden/>
          </w:rPr>
          <w:fldChar w:fldCharType="separate"/>
        </w:r>
        <w:r w:rsidR="007B3642">
          <w:rPr>
            <w:noProof/>
            <w:webHidden/>
          </w:rPr>
          <w:t>246</w:t>
        </w:r>
        <w:r w:rsidR="007B3642">
          <w:rPr>
            <w:noProof/>
            <w:webHidden/>
          </w:rPr>
          <w:fldChar w:fldCharType="end"/>
        </w:r>
      </w:hyperlink>
    </w:p>
    <w:p w14:paraId="447B0755" w14:textId="6FCCCB71" w:rsidR="007B3642" w:rsidRDefault="000F64B0">
      <w:pPr>
        <w:pStyle w:val="TOC3"/>
        <w:rPr>
          <w:rFonts w:asciiTheme="minorHAnsi" w:eastAsiaTheme="minorEastAsia" w:hAnsiTheme="minorHAnsi" w:cstheme="minorBidi"/>
          <w:noProof/>
          <w:sz w:val="22"/>
          <w:szCs w:val="22"/>
        </w:rPr>
      </w:pPr>
      <w:hyperlink w:anchor="_Toc13773777" w:history="1">
        <w:r w:rsidR="007B3642" w:rsidRPr="006F059D">
          <w:rPr>
            <w:rStyle w:val="Hyperlink"/>
            <w:rFonts w:eastAsiaTheme="minorEastAsia"/>
            <w:noProof/>
          </w:rPr>
          <w:t>3.47.5 Security Requirements</w:t>
        </w:r>
        <w:r w:rsidR="007B3642">
          <w:rPr>
            <w:noProof/>
            <w:webHidden/>
          </w:rPr>
          <w:tab/>
        </w:r>
        <w:r w:rsidR="007B3642">
          <w:rPr>
            <w:noProof/>
            <w:webHidden/>
          </w:rPr>
          <w:fldChar w:fldCharType="begin"/>
        </w:r>
        <w:r w:rsidR="007B3642">
          <w:rPr>
            <w:noProof/>
            <w:webHidden/>
          </w:rPr>
          <w:instrText xml:space="preserve"> PAGEREF _Toc13773777 \h </w:instrText>
        </w:r>
        <w:r w:rsidR="007B3642">
          <w:rPr>
            <w:noProof/>
            <w:webHidden/>
          </w:rPr>
        </w:r>
        <w:r w:rsidR="007B3642">
          <w:rPr>
            <w:noProof/>
            <w:webHidden/>
          </w:rPr>
          <w:fldChar w:fldCharType="separate"/>
        </w:r>
        <w:r w:rsidR="007B3642">
          <w:rPr>
            <w:noProof/>
            <w:webHidden/>
          </w:rPr>
          <w:t>268</w:t>
        </w:r>
        <w:r w:rsidR="007B3642">
          <w:rPr>
            <w:noProof/>
            <w:webHidden/>
          </w:rPr>
          <w:fldChar w:fldCharType="end"/>
        </w:r>
      </w:hyperlink>
    </w:p>
    <w:p w14:paraId="3ED5101C" w14:textId="5C1C6536" w:rsidR="007B3642" w:rsidRDefault="000F64B0">
      <w:pPr>
        <w:pStyle w:val="TOC2"/>
        <w:rPr>
          <w:rFonts w:asciiTheme="minorHAnsi" w:eastAsiaTheme="minorEastAsia" w:hAnsiTheme="minorHAnsi" w:cstheme="minorBidi"/>
          <w:noProof/>
          <w:sz w:val="22"/>
          <w:szCs w:val="22"/>
        </w:rPr>
      </w:pPr>
      <w:hyperlink w:anchor="_Toc13773778" w:history="1">
        <w:r w:rsidR="007B3642" w:rsidRPr="006F059D">
          <w:rPr>
            <w:rStyle w:val="Hyperlink"/>
            <w:rFonts w:eastAsiaTheme="minorEastAsia"/>
            <w:noProof/>
          </w:rPr>
          <w:t>3.48 Retrieve Value Set [ITI-48]</w:t>
        </w:r>
        <w:r w:rsidR="007B3642">
          <w:rPr>
            <w:noProof/>
            <w:webHidden/>
          </w:rPr>
          <w:tab/>
        </w:r>
        <w:r w:rsidR="007B3642">
          <w:rPr>
            <w:noProof/>
            <w:webHidden/>
          </w:rPr>
          <w:fldChar w:fldCharType="begin"/>
        </w:r>
        <w:r w:rsidR="007B3642">
          <w:rPr>
            <w:noProof/>
            <w:webHidden/>
          </w:rPr>
          <w:instrText xml:space="preserve"> PAGEREF _Toc13773778 \h </w:instrText>
        </w:r>
        <w:r w:rsidR="007B3642">
          <w:rPr>
            <w:noProof/>
            <w:webHidden/>
          </w:rPr>
        </w:r>
        <w:r w:rsidR="007B3642">
          <w:rPr>
            <w:noProof/>
            <w:webHidden/>
          </w:rPr>
          <w:fldChar w:fldCharType="separate"/>
        </w:r>
        <w:r w:rsidR="007B3642">
          <w:rPr>
            <w:noProof/>
            <w:webHidden/>
          </w:rPr>
          <w:t>271</w:t>
        </w:r>
        <w:r w:rsidR="007B3642">
          <w:rPr>
            <w:noProof/>
            <w:webHidden/>
          </w:rPr>
          <w:fldChar w:fldCharType="end"/>
        </w:r>
      </w:hyperlink>
    </w:p>
    <w:p w14:paraId="0ED7DFE9" w14:textId="283589D2" w:rsidR="007B3642" w:rsidRDefault="000F64B0">
      <w:pPr>
        <w:pStyle w:val="TOC3"/>
        <w:rPr>
          <w:rFonts w:asciiTheme="minorHAnsi" w:eastAsiaTheme="minorEastAsia" w:hAnsiTheme="minorHAnsi" w:cstheme="minorBidi"/>
          <w:noProof/>
          <w:sz w:val="22"/>
          <w:szCs w:val="22"/>
        </w:rPr>
      </w:pPr>
      <w:hyperlink w:anchor="_Toc13773779" w:history="1">
        <w:r w:rsidR="007B3642" w:rsidRPr="006F059D">
          <w:rPr>
            <w:rStyle w:val="Hyperlink"/>
            <w:rFonts w:eastAsiaTheme="minorEastAsia"/>
            <w:noProof/>
          </w:rPr>
          <w:t>3.48.1 Scope</w:t>
        </w:r>
        <w:r w:rsidR="007B3642">
          <w:rPr>
            <w:noProof/>
            <w:webHidden/>
          </w:rPr>
          <w:tab/>
        </w:r>
        <w:r w:rsidR="007B3642">
          <w:rPr>
            <w:noProof/>
            <w:webHidden/>
          </w:rPr>
          <w:fldChar w:fldCharType="begin"/>
        </w:r>
        <w:r w:rsidR="007B3642">
          <w:rPr>
            <w:noProof/>
            <w:webHidden/>
          </w:rPr>
          <w:instrText xml:space="preserve"> PAGEREF _Toc13773779 \h </w:instrText>
        </w:r>
        <w:r w:rsidR="007B3642">
          <w:rPr>
            <w:noProof/>
            <w:webHidden/>
          </w:rPr>
        </w:r>
        <w:r w:rsidR="007B3642">
          <w:rPr>
            <w:noProof/>
            <w:webHidden/>
          </w:rPr>
          <w:fldChar w:fldCharType="separate"/>
        </w:r>
        <w:r w:rsidR="007B3642">
          <w:rPr>
            <w:noProof/>
            <w:webHidden/>
          </w:rPr>
          <w:t>271</w:t>
        </w:r>
        <w:r w:rsidR="007B3642">
          <w:rPr>
            <w:noProof/>
            <w:webHidden/>
          </w:rPr>
          <w:fldChar w:fldCharType="end"/>
        </w:r>
      </w:hyperlink>
    </w:p>
    <w:p w14:paraId="0AB5AA0A" w14:textId="20C32923" w:rsidR="007B3642" w:rsidRDefault="000F64B0">
      <w:pPr>
        <w:pStyle w:val="TOC3"/>
        <w:rPr>
          <w:rFonts w:asciiTheme="minorHAnsi" w:eastAsiaTheme="minorEastAsia" w:hAnsiTheme="minorHAnsi" w:cstheme="minorBidi"/>
          <w:noProof/>
          <w:sz w:val="22"/>
          <w:szCs w:val="22"/>
        </w:rPr>
      </w:pPr>
      <w:hyperlink w:anchor="_Toc13773780" w:history="1">
        <w:r w:rsidR="007B3642" w:rsidRPr="006F059D">
          <w:rPr>
            <w:rStyle w:val="Hyperlink"/>
            <w:rFonts w:eastAsiaTheme="minorEastAsia"/>
            <w:noProof/>
          </w:rPr>
          <w:t>3.48.2 Use case roles</w:t>
        </w:r>
        <w:r w:rsidR="007B3642">
          <w:rPr>
            <w:noProof/>
            <w:webHidden/>
          </w:rPr>
          <w:tab/>
        </w:r>
        <w:r w:rsidR="007B3642">
          <w:rPr>
            <w:noProof/>
            <w:webHidden/>
          </w:rPr>
          <w:fldChar w:fldCharType="begin"/>
        </w:r>
        <w:r w:rsidR="007B3642">
          <w:rPr>
            <w:noProof/>
            <w:webHidden/>
          </w:rPr>
          <w:instrText xml:space="preserve"> PAGEREF _Toc13773780 \h </w:instrText>
        </w:r>
        <w:r w:rsidR="007B3642">
          <w:rPr>
            <w:noProof/>
            <w:webHidden/>
          </w:rPr>
        </w:r>
        <w:r w:rsidR="007B3642">
          <w:rPr>
            <w:noProof/>
            <w:webHidden/>
          </w:rPr>
          <w:fldChar w:fldCharType="separate"/>
        </w:r>
        <w:r w:rsidR="007B3642">
          <w:rPr>
            <w:noProof/>
            <w:webHidden/>
          </w:rPr>
          <w:t>271</w:t>
        </w:r>
        <w:r w:rsidR="007B3642">
          <w:rPr>
            <w:noProof/>
            <w:webHidden/>
          </w:rPr>
          <w:fldChar w:fldCharType="end"/>
        </w:r>
      </w:hyperlink>
    </w:p>
    <w:p w14:paraId="7649048A" w14:textId="45D494F9" w:rsidR="007B3642" w:rsidRDefault="000F64B0">
      <w:pPr>
        <w:pStyle w:val="TOC3"/>
        <w:rPr>
          <w:rFonts w:asciiTheme="minorHAnsi" w:eastAsiaTheme="minorEastAsia" w:hAnsiTheme="minorHAnsi" w:cstheme="minorBidi"/>
          <w:noProof/>
          <w:sz w:val="22"/>
          <w:szCs w:val="22"/>
        </w:rPr>
      </w:pPr>
      <w:hyperlink w:anchor="_Toc13773781" w:history="1">
        <w:r w:rsidR="007B3642" w:rsidRPr="006F059D">
          <w:rPr>
            <w:rStyle w:val="Hyperlink"/>
            <w:rFonts w:eastAsiaTheme="minorEastAsia"/>
            <w:noProof/>
          </w:rPr>
          <w:t>3.48.3 Referenced Standards</w:t>
        </w:r>
        <w:r w:rsidR="007B3642">
          <w:rPr>
            <w:noProof/>
            <w:webHidden/>
          </w:rPr>
          <w:tab/>
        </w:r>
        <w:r w:rsidR="007B3642">
          <w:rPr>
            <w:noProof/>
            <w:webHidden/>
          </w:rPr>
          <w:fldChar w:fldCharType="begin"/>
        </w:r>
        <w:r w:rsidR="007B3642">
          <w:rPr>
            <w:noProof/>
            <w:webHidden/>
          </w:rPr>
          <w:instrText xml:space="preserve"> PAGEREF _Toc13773781 \h </w:instrText>
        </w:r>
        <w:r w:rsidR="007B3642">
          <w:rPr>
            <w:noProof/>
            <w:webHidden/>
          </w:rPr>
        </w:r>
        <w:r w:rsidR="007B3642">
          <w:rPr>
            <w:noProof/>
            <w:webHidden/>
          </w:rPr>
          <w:fldChar w:fldCharType="separate"/>
        </w:r>
        <w:r w:rsidR="007B3642">
          <w:rPr>
            <w:noProof/>
            <w:webHidden/>
          </w:rPr>
          <w:t>272</w:t>
        </w:r>
        <w:r w:rsidR="007B3642">
          <w:rPr>
            <w:noProof/>
            <w:webHidden/>
          </w:rPr>
          <w:fldChar w:fldCharType="end"/>
        </w:r>
      </w:hyperlink>
    </w:p>
    <w:p w14:paraId="6A402A33" w14:textId="5CCA4ED5" w:rsidR="007B3642" w:rsidRDefault="000F64B0">
      <w:pPr>
        <w:pStyle w:val="TOC3"/>
        <w:rPr>
          <w:rFonts w:asciiTheme="minorHAnsi" w:eastAsiaTheme="minorEastAsia" w:hAnsiTheme="minorHAnsi" w:cstheme="minorBidi"/>
          <w:noProof/>
          <w:sz w:val="22"/>
          <w:szCs w:val="22"/>
        </w:rPr>
      </w:pPr>
      <w:hyperlink w:anchor="_Toc13773782" w:history="1">
        <w:r w:rsidR="007B3642" w:rsidRPr="006F059D">
          <w:rPr>
            <w:rStyle w:val="Hyperlink"/>
            <w:rFonts w:eastAsiaTheme="minorEastAsia"/>
            <w:noProof/>
          </w:rPr>
          <w:t>3.48.4 Messages</w:t>
        </w:r>
        <w:r w:rsidR="007B3642">
          <w:rPr>
            <w:noProof/>
            <w:webHidden/>
          </w:rPr>
          <w:tab/>
        </w:r>
        <w:r w:rsidR="007B3642">
          <w:rPr>
            <w:noProof/>
            <w:webHidden/>
          </w:rPr>
          <w:fldChar w:fldCharType="begin"/>
        </w:r>
        <w:r w:rsidR="007B3642">
          <w:rPr>
            <w:noProof/>
            <w:webHidden/>
          </w:rPr>
          <w:instrText xml:space="preserve"> PAGEREF _Toc13773782 \h </w:instrText>
        </w:r>
        <w:r w:rsidR="007B3642">
          <w:rPr>
            <w:noProof/>
            <w:webHidden/>
          </w:rPr>
        </w:r>
        <w:r w:rsidR="007B3642">
          <w:rPr>
            <w:noProof/>
            <w:webHidden/>
          </w:rPr>
          <w:fldChar w:fldCharType="separate"/>
        </w:r>
        <w:r w:rsidR="007B3642">
          <w:rPr>
            <w:noProof/>
            <w:webHidden/>
          </w:rPr>
          <w:t>272</w:t>
        </w:r>
        <w:r w:rsidR="007B3642">
          <w:rPr>
            <w:noProof/>
            <w:webHidden/>
          </w:rPr>
          <w:fldChar w:fldCharType="end"/>
        </w:r>
      </w:hyperlink>
    </w:p>
    <w:p w14:paraId="3A9FE156" w14:textId="52CD0F6A" w:rsidR="007B3642" w:rsidRDefault="000F64B0">
      <w:pPr>
        <w:pStyle w:val="TOC3"/>
        <w:rPr>
          <w:rFonts w:asciiTheme="minorHAnsi" w:eastAsiaTheme="minorEastAsia" w:hAnsiTheme="minorHAnsi" w:cstheme="minorBidi"/>
          <w:noProof/>
          <w:sz w:val="22"/>
          <w:szCs w:val="22"/>
        </w:rPr>
      </w:pPr>
      <w:hyperlink w:anchor="_Toc13773783" w:history="1">
        <w:r w:rsidR="007B3642" w:rsidRPr="006F059D">
          <w:rPr>
            <w:rStyle w:val="Hyperlink"/>
            <w:rFonts w:eastAsiaTheme="minorEastAsia"/>
            <w:noProof/>
          </w:rPr>
          <w:t>3.48.5 Protocol Requirements</w:t>
        </w:r>
        <w:r w:rsidR="007B3642">
          <w:rPr>
            <w:noProof/>
            <w:webHidden/>
          </w:rPr>
          <w:tab/>
        </w:r>
        <w:r w:rsidR="007B3642">
          <w:rPr>
            <w:noProof/>
            <w:webHidden/>
          </w:rPr>
          <w:fldChar w:fldCharType="begin"/>
        </w:r>
        <w:r w:rsidR="007B3642">
          <w:rPr>
            <w:noProof/>
            <w:webHidden/>
          </w:rPr>
          <w:instrText xml:space="preserve"> PAGEREF _Toc13773783 \h </w:instrText>
        </w:r>
        <w:r w:rsidR="007B3642">
          <w:rPr>
            <w:noProof/>
            <w:webHidden/>
          </w:rPr>
        </w:r>
        <w:r w:rsidR="007B3642">
          <w:rPr>
            <w:noProof/>
            <w:webHidden/>
          </w:rPr>
          <w:fldChar w:fldCharType="separate"/>
        </w:r>
        <w:r w:rsidR="007B3642">
          <w:rPr>
            <w:noProof/>
            <w:webHidden/>
          </w:rPr>
          <w:t>275</w:t>
        </w:r>
        <w:r w:rsidR="007B3642">
          <w:rPr>
            <w:noProof/>
            <w:webHidden/>
          </w:rPr>
          <w:fldChar w:fldCharType="end"/>
        </w:r>
      </w:hyperlink>
    </w:p>
    <w:p w14:paraId="22946EEB" w14:textId="5120B663" w:rsidR="007B3642" w:rsidRDefault="000F64B0">
      <w:pPr>
        <w:pStyle w:val="TOC3"/>
        <w:rPr>
          <w:rFonts w:asciiTheme="minorHAnsi" w:eastAsiaTheme="minorEastAsia" w:hAnsiTheme="minorHAnsi" w:cstheme="minorBidi"/>
          <w:noProof/>
          <w:sz w:val="22"/>
          <w:szCs w:val="22"/>
        </w:rPr>
      </w:pPr>
      <w:hyperlink w:anchor="_Toc13773784" w:history="1">
        <w:r w:rsidR="007B3642" w:rsidRPr="006F059D">
          <w:rPr>
            <w:rStyle w:val="Hyperlink"/>
            <w:rFonts w:eastAsiaTheme="minorEastAsia"/>
            <w:noProof/>
          </w:rPr>
          <w:t>3.48.6 Security Requirements</w:t>
        </w:r>
        <w:r w:rsidR="007B3642">
          <w:rPr>
            <w:noProof/>
            <w:webHidden/>
          </w:rPr>
          <w:tab/>
        </w:r>
        <w:r w:rsidR="007B3642">
          <w:rPr>
            <w:noProof/>
            <w:webHidden/>
          </w:rPr>
          <w:fldChar w:fldCharType="begin"/>
        </w:r>
        <w:r w:rsidR="007B3642">
          <w:rPr>
            <w:noProof/>
            <w:webHidden/>
          </w:rPr>
          <w:instrText xml:space="preserve"> PAGEREF _Toc13773784 \h </w:instrText>
        </w:r>
        <w:r w:rsidR="007B3642">
          <w:rPr>
            <w:noProof/>
            <w:webHidden/>
          </w:rPr>
        </w:r>
        <w:r w:rsidR="007B3642">
          <w:rPr>
            <w:noProof/>
            <w:webHidden/>
          </w:rPr>
          <w:fldChar w:fldCharType="separate"/>
        </w:r>
        <w:r w:rsidR="007B3642">
          <w:rPr>
            <w:noProof/>
            <w:webHidden/>
          </w:rPr>
          <w:t>279</w:t>
        </w:r>
        <w:r w:rsidR="007B3642">
          <w:rPr>
            <w:noProof/>
            <w:webHidden/>
          </w:rPr>
          <w:fldChar w:fldCharType="end"/>
        </w:r>
      </w:hyperlink>
    </w:p>
    <w:p w14:paraId="336FFC92" w14:textId="7EB1F237" w:rsidR="007B3642" w:rsidRDefault="000F64B0">
      <w:pPr>
        <w:pStyle w:val="TOC2"/>
        <w:tabs>
          <w:tab w:val="left" w:pos="1152"/>
        </w:tabs>
        <w:rPr>
          <w:rFonts w:asciiTheme="minorHAnsi" w:eastAsiaTheme="minorEastAsia" w:hAnsiTheme="minorHAnsi" w:cstheme="minorBidi"/>
          <w:noProof/>
          <w:sz w:val="22"/>
          <w:szCs w:val="22"/>
        </w:rPr>
      </w:pPr>
      <w:hyperlink w:anchor="_Toc13773785" w:history="1">
        <w:r w:rsidR="007B3642" w:rsidRPr="006F059D">
          <w:rPr>
            <w:rStyle w:val="Hyperlink"/>
            <w:rFonts w:eastAsiaTheme="minorEastAsia"/>
            <w:noProof/>
          </w:rPr>
          <w:t>3.49</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Convey Printed Referral Request [ITI-49]</w:t>
        </w:r>
        <w:r w:rsidR="007B3642">
          <w:rPr>
            <w:noProof/>
            <w:webHidden/>
          </w:rPr>
          <w:tab/>
        </w:r>
        <w:r w:rsidR="007B3642">
          <w:rPr>
            <w:noProof/>
            <w:webHidden/>
          </w:rPr>
          <w:fldChar w:fldCharType="begin"/>
        </w:r>
        <w:r w:rsidR="007B3642">
          <w:rPr>
            <w:noProof/>
            <w:webHidden/>
          </w:rPr>
          <w:instrText xml:space="preserve"> PAGEREF _Toc13773785 \h </w:instrText>
        </w:r>
        <w:r w:rsidR="007B3642">
          <w:rPr>
            <w:noProof/>
            <w:webHidden/>
          </w:rPr>
        </w:r>
        <w:r w:rsidR="007B3642">
          <w:rPr>
            <w:noProof/>
            <w:webHidden/>
          </w:rPr>
          <w:fldChar w:fldCharType="separate"/>
        </w:r>
        <w:r w:rsidR="007B3642">
          <w:rPr>
            <w:noProof/>
            <w:webHidden/>
          </w:rPr>
          <w:t>282</w:t>
        </w:r>
        <w:r w:rsidR="007B3642">
          <w:rPr>
            <w:noProof/>
            <w:webHidden/>
          </w:rPr>
          <w:fldChar w:fldCharType="end"/>
        </w:r>
      </w:hyperlink>
    </w:p>
    <w:p w14:paraId="6A3946A7" w14:textId="38C0EDF3" w:rsidR="007B3642" w:rsidRDefault="000F64B0">
      <w:pPr>
        <w:pStyle w:val="TOC2"/>
        <w:tabs>
          <w:tab w:val="left" w:pos="1152"/>
        </w:tabs>
        <w:rPr>
          <w:rFonts w:asciiTheme="minorHAnsi" w:eastAsiaTheme="minorEastAsia" w:hAnsiTheme="minorHAnsi" w:cstheme="minorBidi"/>
          <w:noProof/>
          <w:sz w:val="22"/>
          <w:szCs w:val="22"/>
        </w:rPr>
      </w:pPr>
      <w:hyperlink w:anchor="_Toc13773786" w:history="1">
        <w:r w:rsidR="007B3642" w:rsidRPr="006F059D">
          <w:rPr>
            <w:rStyle w:val="Hyperlink"/>
            <w:rFonts w:eastAsiaTheme="minorEastAsia"/>
            <w:noProof/>
          </w:rPr>
          <w:t>3.50</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Request Referral [ITI-50]</w:t>
        </w:r>
        <w:r w:rsidR="007B3642">
          <w:rPr>
            <w:noProof/>
            <w:webHidden/>
          </w:rPr>
          <w:tab/>
        </w:r>
        <w:r w:rsidR="007B3642">
          <w:rPr>
            <w:noProof/>
            <w:webHidden/>
          </w:rPr>
          <w:fldChar w:fldCharType="begin"/>
        </w:r>
        <w:r w:rsidR="007B3642">
          <w:rPr>
            <w:noProof/>
            <w:webHidden/>
          </w:rPr>
          <w:instrText xml:space="preserve"> PAGEREF _Toc13773786 \h </w:instrText>
        </w:r>
        <w:r w:rsidR="007B3642">
          <w:rPr>
            <w:noProof/>
            <w:webHidden/>
          </w:rPr>
        </w:r>
        <w:r w:rsidR="007B3642">
          <w:rPr>
            <w:noProof/>
            <w:webHidden/>
          </w:rPr>
          <w:fldChar w:fldCharType="separate"/>
        </w:r>
        <w:r w:rsidR="007B3642">
          <w:rPr>
            <w:noProof/>
            <w:webHidden/>
          </w:rPr>
          <w:t>282</w:t>
        </w:r>
        <w:r w:rsidR="007B3642">
          <w:rPr>
            <w:noProof/>
            <w:webHidden/>
          </w:rPr>
          <w:fldChar w:fldCharType="end"/>
        </w:r>
      </w:hyperlink>
    </w:p>
    <w:p w14:paraId="325857CD" w14:textId="067FEB90" w:rsidR="007B3642" w:rsidRDefault="000F64B0">
      <w:pPr>
        <w:pStyle w:val="TOC2"/>
        <w:rPr>
          <w:rFonts w:asciiTheme="minorHAnsi" w:eastAsiaTheme="minorEastAsia" w:hAnsiTheme="minorHAnsi" w:cstheme="minorBidi"/>
          <w:noProof/>
          <w:sz w:val="22"/>
          <w:szCs w:val="22"/>
        </w:rPr>
      </w:pPr>
      <w:hyperlink w:anchor="_Toc13773787" w:history="1">
        <w:r w:rsidR="007B3642" w:rsidRPr="006F059D">
          <w:rPr>
            <w:rStyle w:val="Hyperlink"/>
            <w:rFonts w:eastAsiaTheme="minorEastAsia"/>
            <w:noProof/>
          </w:rPr>
          <w:t>3.51 Multi-Patient Stored Query [ITI-51]</w:t>
        </w:r>
        <w:r w:rsidR="007B3642">
          <w:rPr>
            <w:noProof/>
            <w:webHidden/>
          </w:rPr>
          <w:tab/>
        </w:r>
        <w:r w:rsidR="007B3642">
          <w:rPr>
            <w:noProof/>
            <w:webHidden/>
          </w:rPr>
          <w:fldChar w:fldCharType="begin"/>
        </w:r>
        <w:r w:rsidR="007B3642">
          <w:rPr>
            <w:noProof/>
            <w:webHidden/>
          </w:rPr>
          <w:instrText xml:space="preserve"> PAGEREF _Toc13773787 \h </w:instrText>
        </w:r>
        <w:r w:rsidR="007B3642">
          <w:rPr>
            <w:noProof/>
            <w:webHidden/>
          </w:rPr>
        </w:r>
        <w:r w:rsidR="007B3642">
          <w:rPr>
            <w:noProof/>
            <w:webHidden/>
          </w:rPr>
          <w:fldChar w:fldCharType="separate"/>
        </w:r>
        <w:r w:rsidR="007B3642">
          <w:rPr>
            <w:noProof/>
            <w:webHidden/>
          </w:rPr>
          <w:t>282</w:t>
        </w:r>
        <w:r w:rsidR="007B3642">
          <w:rPr>
            <w:noProof/>
            <w:webHidden/>
          </w:rPr>
          <w:fldChar w:fldCharType="end"/>
        </w:r>
      </w:hyperlink>
    </w:p>
    <w:p w14:paraId="022D12DE" w14:textId="681475F0" w:rsidR="007B3642" w:rsidRDefault="000F64B0">
      <w:pPr>
        <w:pStyle w:val="TOC3"/>
        <w:rPr>
          <w:rFonts w:asciiTheme="minorHAnsi" w:eastAsiaTheme="minorEastAsia" w:hAnsiTheme="minorHAnsi" w:cstheme="minorBidi"/>
          <w:noProof/>
          <w:sz w:val="22"/>
          <w:szCs w:val="22"/>
        </w:rPr>
      </w:pPr>
      <w:hyperlink w:anchor="_Toc13773788" w:history="1">
        <w:r w:rsidR="007B3642" w:rsidRPr="006F059D">
          <w:rPr>
            <w:rStyle w:val="Hyperlink"/>
            <w:rFonts w:eastAsiaTheme="minorEastAsia"/>
            <w:noProof/>
          </w:rPr>
          <w:t>3.51.1 Scope</w:t>
        </w:r>
        <w:r w:rsidR="007B3642">
          <w:rPr>
            <w:noProof/>
            <w:webHidden/>
          </w:rPr>
          <w:tab/>
        </w:r>
        <w:r w:rsidR="007B3642">
          <w:rPr>
            <w:noProof/>
            <w:webHidden/>
          </w:rPr>
          <w:fldChar w:fldCharType="begin"/>
        </w:r>
        <w:r w:rsidR="007B3642">
          <w:rPr>
            <w:noProof/>
            <w:webHidden/>
          </w:rPr>
          <w:instrText xml:space="preserve"> PAGEREF _Toc13773788 \h </w:instrText>
        </w:r>
        <w:r w:rsidR="007B3642">
          <w:rPr>
            <w:noProof/>
            <w:webHidden/>
          </w:rPr>
        </w:r>
        <w:r w:rsidR="007B3642">
          <w:rPr>
            <w:noProof/>
            <w:webHidden/>
          </w:rPr>
          <w:fldChar w:fldCharType="separate"/>
        </w:r>
        <w:r w:rsidR="007B3642">
          <w:rPr>
            <w:noProof/>
            <w:webHidden/>
          </w:rPr>
          <w:t>282</w:t>
        </w:r>
        <w:r w:rsidR="007B3642">
          <w:rPr>
            <w:noProof/>
            <w:webHidden/>
          </w:rPr>
          <w:fldChar w:fldCharType="end"/>
        </w:r>
      </w:hyperlink>
    </w:p>
    <w:p w14:paraId="16397564" w14:textId="2D8F9E37" w:rsidR="007B3642" w:rsidRDefault="000F64B0">
      <w:pPr>
        <w:pStyle w:val="TOC3"/>
        <w:rPr>
          <w:rFonts w:asciiTheme="minorHAnsi" w:eastAsiaTheme="minorEastAsia" w:hAnsiTheme="minorHAnsi" w:cstheme="minorBidi"/>
          <w:noProof/>
          <w:sz w:val="22"/>
          <w:szCs w:val="22"/>
        </w:rPr>
      </w:pPr>
      <w:hyperlink w:anchor="_Toc13773789" w:history="1">
        <w:r w:rsidR="007B3642" w:rsidRPr="006F059D">
          <w:rPr>
            <w:rStyle w:val="Hyperlink"/>
            <w:rFonts w:eastAsiaTheme="minorEastAsia"/>
            <w:noProof/>
          </w:rPr>
          <w:t>3.51.2 Use Case Roles</w:t>
        </w:r>
        <w:r w:rsidR="007B3642">
          <w:rPr>
            <w:noProof/>
            <w:webHidden/>
          </w:rPr>
          <w:tab/>
        </w:r>
        <w:r w:rsidR="007B3642">
          <w:rPr>
            <w:noProof/>
            <w:webHidden/>
          </w:rPr>
          <w:fldChar w:fldCharType="begin"/>
        </w:r>
        <w:r w:rsidR="007B3642">
          <w:rPr>
            <w:noProof/>
            <w:webHidden/>
          </w:rPr>
          <w:instrText xml:space="preserve"> PAGEREF _Toc13773789 \h </w:instrText>
        </w:r>
        <w:r w:rsidR="007B3642">
          <w:rPr>
            <w:noProof/>
            <w:webHidden/>
          </w:rPr>
        </w:r>
        <w:r w:rsidR="007B3642">
          <w:rPr>
            <w:noProof/>
            <w:webHidden/>
          </w:rPr>
          <w:fldChar w:fldCharType="separate"/>
        </w:r>
        <w:r w:rsidR="007B3642">
          <w:rPr>
            <w:noProof/>
            <w:webHidden/>
          </w:rPr>
          <w:t>283</w:t>
        </w:r>
        <w:r w:rsidR="007B3642">
          <w:rPr>
            <w:noProof/>
            <w:webHidden/>
          </w:rPr>
          <w:fldChar w:fldCharType="end"/>
        </w:r>
      </w:hyperlink>
    </w:p>
    <w:p w14:paraId="35592D49" w14:textId="2D79EEBE" w:rsidR="007B3642" w:rsidRDefault="000F64B0">
      <w:pPr>
        <w:pStyle w:val="TOC3"/>
        <w:rPr>
          <w:rFonts w:asciiTheme="minorHAnsi" w:eastAsiaTheme="minorEastAsia" w:hAnsiTheme="minorHAnsi" w:cstheme="minorBidi"/>
          <w:noProof/>
          <w:sz w:val="22"/>
          <w:szCs w:val="22"/>
        </w:rPr>
      </w:pPr>
      <w:hyperlink w:anchor="_Toc13773790" w:history="1">
        <w:r w:rsidR="007B3642" w:rsidRPr="006F059D">
          <w:rPr>
            <w:rStyle w:val="Hyperlink"/>
            <w:rFonts w:eastAsiaTheme="minorEastAsia"/>
            <w:bCs/>
            <w:noProof/>
            <w:kern w:val="1"/>
            <w:lang w:eastAsia="ar-SA"/>
          </w:rPr>
          <w:t>3.51.3 Referenced Standard</w:t>
        </w:r>
        <w:r w:rsidR="007B3642">
          <w:rPr>
            <w:noProof/>
            <w:webHidden/>
          </w:rPr>
          <w:tab/>
        </w:r>
        <w:r w:rsidR="007B3642">
          <w:rPr>
            <w:noProof/>
            <w:webHidden/>
          </w:rPr>
          <w:fldChar w:fldCharType="begin"/>
        </w:r>
        <w:r w:rsidR="007B3642">
          <w:rPr>
            <w:noProof/>
            <w:webHidden/>
          </w:rPr>
          <w:instrText xml:space="preserve"> PAGEREF _Toc13773790 \h </w:instrText>
        </w:r>
        <w:r w:rsidR="007B3642">
          <w:rPr>
            <w:noProof/>
            <w:webHidden/>
          </w:rPr>
        </w:r>
        <w:r w:rsidR="007B3642">
          <w:rPr>
            <w:noProof/>
            <w:webHidden/>
          </w:rPr>
          <w:fldChar w:fldCharType="separate"/>
        </w:r>
        <w:r w:rsidR="007B3642">
          <w:rPr>
            <w:noProof/>
            <w:webHidden/>
          </w:rPr>
          <w:t>283</w:t>
        </w:r>
        <w:r w:rsidR="007B3642">
          <w:rPr>
            <w:noProof/>
            <w:webHidden/>
          </w:rPr>
          <w:fldChar w:fldCharType="end"/>
        </w:r>
      </w:hyperlink>
    </w:p>
    <w:p w14:paraId="392B1D97" w14:textId="6F522D67" w:rsidR="007B3642" w:rsidRDefault="000F64B0">
      <w:pPr>
        <w:pStyle w:val="TOC3"/>
        <w:rPr>
          <w:rFonts w:asciiTheme="minorHAnsi" w:eastAsiaTheme="minorEastAsia" w:hAnsiTheme="minorHAnsi" w:cstheme="minorBidi"/>
          <w:noProof/>
          <w:sz w:val="22"/>
          <w:szCs w:val="22"/>
        </w:rPr>
      </w:pPr>
      <w:hyperlink w:anchor="_Toc13773791" w:history="1">
        <w:r w:rsidR="007B3642" w:rsidRPr="006F059D">
          <w:rPr>
            <w:rStyle w:val="Hyperlink"/>
            <w:rFonts w:eastAsiaTheme="minorEastAsia"/>
            <w:bCs/>
            <w:noProof/>
            <w:kern w:val="1"/>
            <w:lang w:eastAsia="ar-SA"/>
          </w:rPr>
          <w:t>3.51.4 Messages</w:t>
        </w:r>
        <w:r w:rsidR="007B3642">
          <w:rPr>
            <w:noProof/>
            <w:webHidden/>
          </w:rPr>
          <w:tab/>
        </w:r>
        <w:r w:rsidR="007B3642">
          <w:rPr>
            <w:noProof/>
            <w:webHidden/>
          </w:rPr>
          <w:fldChar w:fldCharType="begin"/>
        </w:r>
        <w:r w:rsidR="007B3642">
          <w:rPr>
            <w:noProof/>
            <w:webHidden/>
          </w:rPr>
          <w:instrText xml:space="preserve"> PAGEREF _Toc13773791 \h </w:instrText>
        </w:r>
        <w:r w:rsidR="007B3642">
          <w:rPr>
            <w:noProof/>
            <w:webHidden/>
          </w:rPr>
        </w:r>
        <w:r w:rsidR="007B3642">
          <w:rPr>
            <w:noProof/>
            <w:webHidden/>
          </w:rPr>
          <w:fldChar w:fldCharType="separate"/>
        </w:r>
        <w:r w:rsidR="007B3642">
          <w:rPr>
            <w:noProof/>
            <w:webHidden/>
          </w:rPr>
          <w:t>283</w:t>
        </w:r>
        <w:r w:rsidR="007B3642">
          <w:rPr>
            <w:noProof/>
            <w:webHidden/>
          </w:rPr>
          <w:fldChar w:fldCharType="end"/>
        </w:r>
      </w:hyperlink>
    </w:p>
    <w:p w14:paraId="461AFC0D" w14:textId="75515500" w:rsidR="007B3642" w:rsidRDefault="000F64B0">
      <w:pPr>
        <w:pStyle w:val="TOC3"/>
        <w:rPr>
          <w:rFonts w:asciiTheme="minorHAnsi" w:eastAsiaTheme="minorEastAsia" w:hAnsiTheme="minorHAnsi" w:cstheme="minorBidi"/>
          <w:noProof/>
          <w:sz w:val="22"/>
          <w:szCs w:val="22"/>
        </w:rPr>
      </w:pPr>
      <w:hyperlink w:anchor="_Toc13773792" w:history="1">
        <w:r w:rsidR="007B3642" w:rsidRPr="006F059D">
          <w:rPr>
            <w:rStyle w:val="Hyperlink"/>
            <w:rFonts w:eastAsiaTheme="minorEastAsia"/>
            <w:bCs/>
            <w:noProof/>
            <w:kern w:val="1"/>
            <w:lang w:eastAsia="ar-SA"/>
          </w:rPr>
          <w:t>3.51.5 Security Considerations</w:t>
        </w:r>
        <w:r w:rsidR="007B3642">
          <w:rPr>
            <w:noProof/>
            <w:webHidden/>
          </w:rPr>
          <w:tab/>
        </w:r>
        <w:r w:rsidR="007B3642">
          <w:rPr>
            <w:noProof/>
            <w:webHidden/>
          </w:rPr>
          <w:fldChar w:fldCharType="begin"/>
        </w:r>
        <w:r w:rsidR="007B3642">
          <w:rPr>
            <w:noProof/>
            <w:webHidden/>
          </w:rPr>
          <w:instrText xml:space="preserve"> PAGEREF _Toc13773792 \h </w:instrText>
        </w:r>
        <w:r w:rsidR="007B3642">
          <w:rPr>
            <w:noProof/>
            <w:webHidden/>
          </w:rPr>
        </w:r>
        <w:r w:rsidR="007B3642">
          <w:rPr>
            <w:noProof/>
            <w:webHidden/>
          </w:rPr>
          <w:fldChar w:fldCharType="separate"/>
        </w:r>
        <w:r w:rsidR="007B3642">
          <w:rPr>
            <w:noProof/>
            <w:webHidden/>
          </w:rPr>
          <w:t>289</w:t>
        </w:r>
        <w:r w:rsidR="007B3642">
          <w:rPr>
            <w:noProof/>
            <w:webHidden/>
          </w:rPr>
          <w:fldChar w:fldCharType="end"/>
        </w:r>
      </w:hyperlink>
    </w:p>
    <w:p w14:paraId="14446288" w14:textId="3721394D" w:rsidR="007B3642" w:rsidRDefault="000F64B0">
      <w:pPr>
        <w:pStyle w:val="TOC2"/>
        <w:rPr>
          <w:rFonts w:asciiTheme="minorHAnsi" w:eastAsiaTheme="minorEastAsia" w:hAnsiTheme="minorHAnsi" w:cstheme="minorBidi"/>
          <w:noProof/>
          <w:sz w:val="22"/>
          <w:szCs w:val="22"/>
        </w:rPr>
      </w:pPr>
      <w:hyperlink w:anchor="_Toc13773793" w:history="1">
        <w:r w:rsidR="007B3642" w:rsidRPr="006F059D">
          <w:rPr>
            <w:rStyle w:val="Hyperlink"/>
            <w:rFonts w:eastAsiaTheme="minorEastAsia"/>
            <w:noProof/>
          </w:rPr>
          <w:t>3.52 Document Metadata Subscribe [ITI-52]</w:t>
        </w:r>
        <w:r w:rsidR="007B3642">
          <w:rPr>
            <w:noProof/>
            <w:webHidden/>
          </w:rPr>
          <w:tab/>
        </w:r>
        <w:r w:rsidR="007B3642">
          <w:rPr>
            <w:noProof/>
            <w:webHidden/>
          </w:rPr>
          <w:fldChar w:fldCharType="begin"/>
        </w:r>
        <w:r w:rsidR="007B3642">
          <w:rPr>
            <w:noProof/>
            <w:webHidden/>
          </w:rPr>
          <w:instrText xml:space="preserve"> PAGEREF _Toc13773793 \h </w:instrText>
        </w:r>
        <w:r w:rsidR="007B3642">
          <w:rPr>
            <w:noProof/>
            <w:webHidden/>
          </w:rPr>
        </w:r>
        <w:r w:rsidR="007B3642">
          <w:rPr>
            <w:noProof/>
            <w:webHidden/>
          </w:rPr>
          <w:fldChar w:fldCharType="separate"/>
        </w:r>
        <w:r w:rsidR="007B3642">
          <w:rPr>
            <w:noProof/>
            <w:webHidden/>
          </w:rPr>
          <w:t>293</w:t>
        </w:r>
        <w:r w:rsidR="007B3642">
          <w:rPr>
            <w:noProof/>
            <w:webHidden/>
          </w:rPr>
          <w:fldChar w:fldCharType="end"/>
        </w:r>
      </w:hyperlink>
    </w:p>
    <w:p w14:paraId="1E84ACC9" w14:textId="698CBA28" w:rsidR="007B3642" w:rsidRDefault="000F64B0">
      <w:pPr>
        <w:pStyle w:val="TOC3"/>
        <w:rPr>
          <w:rFonts w:asciiTheme="minorHAnsi" w:eastAsiaTheme="minorEastAsia" w:hAnsiTheme="minorHAnsi" w:cstheme="minorBidi"/>
          <w:noProof/>
          <w:sz w:val="22"/>
          <w:szCs w:val="22"/>
        </w:rPr>
      </w:pPr>
      <w:hyperlink w:anchor="_Toc13773794" w:history="1">
        <w:r w:rsidR="007B3642" w:rsidRPr="006F059D">
          <w:rPr>
            <w:rStyle w:val="Hyperlink"/>
            <w:rFonts w:eastAsiaTheme="minorEastAsia"/>
            <w:noProof/>
          </w:rPr>
          <w:t>3.52.1 Scope</w:t>
        </w:r>
        <w:r w:rsidR="007B3642">
          <w:rPr>
            <w:noProof/>
            <w:webHidden/>
          </w:rPr>
          <w:tab/>
        </w:r>
        <w:r w:rsidR="007B3642">
          <w:rPr>
            <w:noProof/>
            <w:webHidden/>
          </w:rPr>
          <w:fldChar w:fldCharType="begin"/>
        </w:r>
        <w:r w:rsidR="007B3642">
          <w:rPr>
            <w:noProof/>
            <w:webHidden/>
          </w:rPr>
          <w:instrText xml:space="preserve"> PAGEREF _Toc13773794 \h </w:instrText>
        </w:r>
        <w:r w:rsidR="007B3642">
          <w:rPr>
            <w:noProof/>
            <w:webHidden/>
          </w:rPr>
        </w:r>
        <w:r w:rsidR="007B3642">
          <w:rPr>
            <w:noProof/>
            <w:webHidden/>
          </w:rPr>
          <w:fldChar w:fldCharType="separate"/>
        </w:r>
        <w:r w:rsidR="007B3642">
          <w:rPr>
            <w:noProof/>
            <w:webHidden/>
          </w:rPr>
          <w:t>293</w:t>
        </w:r>
        <w:r w:rsidR="007B3642">
          <w:rPr>
            <w:noProof/>
            <w:webHidden/>
          </w:rPr>
          <w:fldChar w:fldCharType="end"/>
        </w:r>
      </w:hyperlink>
    </w:p>
    <w:p w14:paraId="62E56965" w14:textId="194B3AF0" w:rsidR="007B3642" w:rsidRDefault="000F64B0">
      <w:pPr>
        <w:pStyle w:val="TOC3"/>
        <w:rPr>
          <w:rFonts w:asciiTheme="minorHAnsi" w:eastAsiaTheme="minorEastAsia" w:hAnsiTheme="minorHAnsi" w:cstheme="minorBidi"/>
          <w:noProof/>
          <w:sz w:val="22"/>
          <w:szCs w:val="22"/>
        </w:rPr>
      </w:pPr>
      <w:hyperlink w:anchor="_Toc13773795" w:history="1">
        <w:r w:rsidR="007B3642" w:rsidRPr="006F059D">
          <w:rPr>
            <w:rStyle w:val="Hyperlink"/>
            <w:rFonts w:eastAsiaTheme="minorEastAsia"/>
            <w:noProof/>
          </w:rPr>
          <w:t>3.52.2 Use Case Roles</w:t>
        </w:r>
        <w:r w:rsidR="007B3642">
          <w:rPr>
            <w:noProof/>
            <w:webHidden/>
          </w:rPr>
          <w:tab/>
        </w:r>
        <w:r w:rsidR="007B3642">
          <w:rPr>
            <w:noProof/>
            <w:webHidden/>
          </w:rPr>
          <w:fldChar w:fldCharType="begin"/>
        </w:r>
        <w:r w:rsidR="007B3642">
          <w:rPr>
            <w:noProof/>
            <w:webHidden/>
          </w:rPr>
          <w:instrText xml:space="preserve"> PAGEREF _Toc13773795 \h </w:instrText>
        </w:r>
        <w:r w:rsidR="007B3642">
          <w:rPr>
            <w:noProof/>
            <w:webHidden/>
          </w:rPr>
        </w:r>
        <w:r w:rsidR="007B3642">
          <w:rPr>
            <w:noProof/>
            <w:webHidden/>
          </w:rPr>
          <w:fldChar w:fldCharType="separate"/>
        </w:r>
        <w:r w:rsidR="007B3642">
          <w:rPr>
            <w:noProof/>
            <w:webHidden/>
          </w:rPr>
          <w:t>293</w:t>
        </w:r>
        <w:r w:rsidR="007B3642">
          <w:rPr>
            <w:noProof/>
            <w:webHidden/>
          </w:rPr>
          <w:fldChar w:fldCharType="end"/>
        </w:r>
      </w:hyperlink>
    </w:p>
    <w:p w14:paraId="16092162" w14:textId="707E339F" w:rsidR="007B3642" w:rsidRDefault="000F64B0">
      <w:pPr>
        <w:pStyle w:val="TOC3"/>
        <w:rPr>
          <w:rFonts w:asciiTheme="minorHAnsi" w:eastAsiaTheme="minorEastAsia" w:hAnsiTheme="minorHAnsi" w:cstheme="minorBidi"/>
          <w:noProof/>
          <w:sz w:val="22"/>
          <w:szCs w:val="22"/>
        </w:rPr>
      </w:pPr>
      <w:hyperlink w:anchor="_Toc13773796" w:history="1">
        <w:r w:rsidR="007B3642" w:rsidRPr="006F059D">
          <w:rPr>
            <w:rStyle w:val="Hyperlink"/>
            <w:rFonts w:eastAsiaTheme="minorEastAsia"/>
            <w:noProof/>
          </w:rPr>
          <w:t>3.52.3 Referenced Standards</w:t>
        </w:r>
        <w:r w:rsidR="007B3642">
          <w:rPr>
            <w:noProof/>
            <w:webHidden/>
          </w:rPr>
          <w:tab/>
        </w:r>
        <w:r w:rsidR="007B3642">
          <w:rPr>
            <w:noProof/>
            <w:webHidden/>
          </w:rPr>
          <w:fldChar w:fldCharType="begin"/>
        </w:r>
        <w:r w:rsidR="007B3642">
          <w:rPr>
            <w:noProof/>
            <w:webHidden/>
          </w:rPr>
          <w:instrText xml:space="preserve"> PAGEREF _Toc13773796 \h </w:instrText>
        </w:r>
        <w:r w:rsidR="007B3642">
          <w:rPr>
            <w:noProof/>
            <w:webHidden/>
          </w:rPr>
        </w:r>
        <w:r w:rsidR="007B3642">
          <w:rPr>
            <w:noProof/>
            <w:webHidden/>
          </w:rPr>
          <w:fldChar w:fldCharType="separate"/>
        </w:r>
        <w:r w:rsidR="007B3642">
          <w:rPr>
            <w:noProof/>
            <w:webHidden/>
          </w:rPr>
          <w:t>293</w:t>
        </w:r>
        <w:r w:rsidR="007B3642">
          <w:rPr>
            <w:noProof/>
            <w:webHidden/>
          </w:rPr>
          <w:fldChar w:fldCharType="end"/>
        </w:r>
      </w:hyperlink>
    </w:p>
    <w:p w14:paraId="77527055" w14:textId="2B474C94" w:rsidR="007B3642" w:rsidRDefault="000F64B0">
      <w:pPr>
        <w:pStyle w:val="TOC3"/>
        <w:rPr>
          <w:rFonts w:asciiTheme="minorHAnsi" w:eastAsiaTheme="minorEastAsia" w:hAnsiTheme="minorHAnsi" w:cstheme="minorBidi"/>
          <w:noProof/>
          <w:sz w:val="22"/>
          <w:szCs w:val="22"/>
        </w:rPr>
      </w:pPr>
      <w:hyperlink w:anchor="_Toc13773797" w:history="1">
        <w:r w:rsidR="007B3642" w:rsidRPr="006F059D">
          <w:rPr>
            <w:rStyle w:val="Hyperlink"/>
            <w:rFonts w:eastAsiaTheme="minorEastAsia"/>
            <w:noProof/>
          </w:rPr>
          <w:t>3.52.4 Messages</w:t>
        </w:r>
        <w:r w:rsidR="007B3642">
          <w:rPr>
            <w:noProof/>
            <w:webHidden/>
          </w:rPr>
          <w:tab/>
        </w:r>
        <w:r w:rsidR="007B3642">
          <w:rPr>
            <w:noProof/>
            <w:webHidden/>
          </w:rPr>
          <w:fldChar w:fldCharType="begin"/>
        </w:r>
        <w:r w:rsidR="007B3642">
          <w:rPr>
            <w:noProof/>
            <w:webHidden/>
          </w:rPr>
          <w:instrText xml:space="preserve"> PAGEREF _Toc13773797 \h </w:instrText>
        </w:r>
        <w:r w:rsidR="007B3642">
          <w:rPr>
            <w:noProof/>
            <w:webHidden/>
          </w:rPr>
        </w:r>
        <w:r w:rsidR="007B3642">
          <w:rPr>
            <w:noProof/>
            <w:webHidden/>
          </w:rPr>
          <w:fldChar w:fldCharType="separate"/>
        </w:r>
        <w:r w:rsidR="007B3642">
          <w:rPr>
            <w:noProof/>
            <w:webHidden/>
          </w:rPr>
          <w:t>294</w:t>
        </w:r>
        <w:r w:rsidR="007B3642">
          <w:rPr>
            <w:noProof/>
            <w:webHidden/>
          </w:rPr>
          <w:fldChar w:fldCharType="end"/>
        </w:r>
      </w:hyperlink>
    </w:p>
    <w:p w14:paraId="30AC74E0" w14:textId="306F6E60" w:rsidR="007B3642" w:rsidRDefault="000F64B0">
      <w:pPr>
        <w:pStyle w:val="TOC3"/>
        <w:rPr>
          <w:rFonts w:asciiTheme="minorHAnsi" w:eastAsiaTheme="minorEastAsia" w:hAnsiTheme="minorHAnsi" w:cstheme="minorBidi"/>
          <w:noProof/>
          <w:sz w:val="22"/>
          <w:szCs w:val="22"/>
        </w:rPr>
      </w:pPr>
      <w:hyperlink w:anchor="_Toc13773798" w:history="1">
        <w:r w:rsidR="007B3642" w:rsidRPr="006F059D">
          <w:rPr>
            <w:rStyle w:val="Hyperlink"/>
            <w:rFonts w:eastAsiaTheme="minorEastAsia"/>
            <w:noProof/>
          </w:rPr>
          <w:t>3.52.5 Subscription Topics and Filter Expressions</w:t>
        </w:r>
        <w:r w:rsidR="007B3642">
          <w:rPr>
            <w:noProof/>
            <w:webHidden/>
          </w:rPr>
          <w:tab/>
        </w:r>
        <w:r w:rsidR="007B3642">
          <w:rPr>
            <w:noProof/>
            <w:webHidden/>
          </w:rPr>
          <w:fldChar w:fldCharType="begin"/>
        </w:r>
        <w:r w:rsidR="007B3642">
          <w:rPr>
            <w:noProof/>
            <w:webHidden/>
          </w:rPr>
          <w:instrText xml:space="preserve"> PAGEREF _Toc13773798 \h </w:instrText>
        </w:r>
        <w:r w:rsidR="007B3642">
          <w:rPr>
            <w:noProof/>
            <w:webHidden/>
          </w:rPr>
        </w:r>
        <w:r w:rsidR="007B3642">
          <w:rPr>
            <w:noProof/>
            <w:webHidden/>
          </w:rPr>
          <w:fldChar w:fldCharType="separate"/>
        </w:r>
        <w:r w:rsidR="007B3642">
          <w:rPr>
            <w:noProof/>
            <w:webHidden/>
          </w:rPr>
          <w:t>299</w:t>
        </w:r>
        <w:r w:rsidR="007B3642">
          <w:rPr>
            <w:noProof/>
            <w:webHidden/>
          </w:rPr>
          <w:fldChar w:fldCharType="end"/>
        </w:r>
      </w:hyperlink>
    </w:p>
    <w:p w14:paraId="630C82ED" w14:textId="06656691" w:rsidR="007B3642" w:rsidRDefault="000F64B0">
      <w:pPr>
        <w:pStyle w:val="TOC3"/>
        <w:rPr>
          <w:rFonts w:asciiTheme="minorHAnsi" w:eastAsiaTheme="minorEastAsia" w:hAnsiTheme="minorHAnsi" w:cstheme="minorBidi"/>
          <w:noProof/>
          <w:sz w:val="22"/>
          <w:szCs w:val="22"/>
        </w:rPr>
      </w:pPr>
      <w:hyperlink w:anchor="_Toc13773799" w:history="1">
        <w:r w:rsidR="007B3642" w:rsidRPr="006F059D">
          <w:rPr>
            <w:rStyle w:val="Hyperlink"/>
            <w:rFonts w:eastAsiaTheme="minorEastAsia"/>
            <w:noProof/>
          </w:rPr>
          <w:t>3.52.6 Security Considerations</w:t>
        </w:r>
        <w:r w:rsidR="007B3642">
          <w:rPr>
            <w:noProof/>
            <w:webHidden/>
          </w:rPr>
          <w:tab/>
        </w:r>
        <w:r w:rsidR="007B3642">
          <w:rPr>
            <w:noProof/>
            <w:webHidden/>
          </w:rPr>
          <w:fldChar w:fldCharType="begin"/>
        </w:r>
        <w:r w:rsidR="007B3642">
          <w:rPr>
            <w:noProof/>
            <w:webHidden/>
          </w:rPr>
          <w:instrText xml:space="preserve"> PAGEREF _Toc13773799 \h </w:instrText>
        </w:r>
        <w:r w:rsidR="007B3642">
          <w:rPr>
            <w:noProof/>
            <w:webHidden/>
          </w:rPr>
        </w:r>
        <w:r w:rsidR="007B3642">
          <w:rPr>
            <w:noProof/>
            <w:webHidden/>
          </w:rPr>
          <w:fldChar w:fldCharType="separate"/>
        </w:r>
        <w:r w:rsidR="007B3642">
          <w:rPr>
            <w:noProof/>
            <w:webHidden/>
          </w:rPr>
          <w:t>306</w:t>
        </w:r>
        <w:r w:rsidR="007B3642">
          <w:rPr>
            <w:noProof/>
            <w:webHidden/>
          </w:rPr>
          <w:fldChar w:fldCharType="end"/>
        </w:r>
      </w:hyperlink>
    </w:p>
    <w:p w14:paraId="720797DC" w14:textId="1089D1E4" w:rsidR="007B3642" w:rsidRDefault="000F64B0">
      <w:pPr>
        <w:pStyle w:val="TOC2"/>
        <w:rPr>
          <w:rFonts w:asciiTheme="minorHAnsi" w:eastAsiaTheme="minorEastAsia" w:hAnsiTheme="minorHAnsi" w:cstheme="minorBidi"/>
          <w:noProof/>
          <w:sz w:val="22"/>
          <w:szCs w:val="22"/>
        </w:rPr>
      </w:pPr>
      <w:hyperlink w:anchor="_Toc13773800" w:history="1">
        <w:r w:rsidR="007B3642" w:rsidRPr="006F059D">
          <w:rPr>
            <w:rStyle w:val="Hyperlink"/>
            <w:rFonts w:eastAsiaTheme="minorEastAsia"/>
            <w:bCs/>
            <w:noProof/>
          </w:rPr>
          <w:t>3.53 Document Metadata Notify</w:t>
        </w:r>
        <w:r w:rsidR="007B3642" w:rsidRPr="006F059D">
          <w:rPr>
            <w:rStyle w:val="Hyperlink"/>
            <w:rFonts w:eastAsiaTheme="minorEastAsia"/>
            <w:noProof/>
          </w:rPr>
          <w:t xml:space="preserve"> [ITI-53]</w:t>
        </w:r>
        <w:r w:rsidR="007B3642">
          <w:rPr>
            <w:noProof/>
            <w:webHidden/>
          </w:rPr>
          <w:tab/>
        </w:r>
        <w:r w:rsidR="007B3642">
          <w:rPr>
            <w:noProof/>
            <w:webHidden/>
          </w:rPr>
          <w:fldChar w:fldCharType="begin"/>
        </w:r>
        <w:r w:rsidR="007B3642">
          <w:rPr>
            <w:noProof/>
            <w:webHidden/>
          </w:rPr>
          <w:instrText xml:space="preserve"> PAGEREF _Toc13773800 \h </w:instrText>
        </w:r>
        <w:r w:rsidR="007B3642">
          <w:rPr>
            <w:noProof/>
            <w:webHidden/>
          </w:rPr>
        </w:r>
        <w:r w:rsidR="007B3642">
          <w:rPr>
            <w:noProof/>
            <w:webHidden/>
          </w:rPr>
          <w:fldChar w:fldCharType="separate"/>
        </w:r>
        <w:r w:rsidR="007B3642">
          <w:rPr>
            <w:noProof/>
            <w:webHidden/>
          </w:rPr>
          <w:t>310</w:t>
        </w:r>
        <w:r w:rsidR="007B3642">
          <w:rPr>
            <w:noProof/>
            <w:webHidden/>
          </w:rPr>
          <w:fldChar w:fldCharType="end"/>
        </w:r>
      </w:hyperlink>
    </w:p>
    <w:p w14:paraId="2859C3FE" w14:textId="4BF8E572" w:rsidR="007B3642" w:rsidRDefault="000F64B0">
      <w:pPr>
        <w:pStyle w:val="TOC3"/>
        <w:rPr>
          <w:rFonts w:asciiTheme="minorHAnsi" w:eastAsiaTheme="minorEastAsia" w:hAnsiTheme="minorHAnsi" w:cstheme="minorBidi"/>
          <w:noProof/>
          <w:sz w:val="22"/>
          <w:szCs w:val="22"/>
        </w:rPr>
      </w:pPr>
      <w:hyperlink w:anchor="_Toc13773801" w:history="1">
        <w:r w:rsidR="007B3642" w:rsidRPr="006F059D">
          <w:rPr>
            <w:rStyle w:val="Hyperlink"/>
            <w:rFonts w:eastAsiaTheme="minorEastAsia"/>
            <w:noProof/>
          </w:rPr>
          <w:t>3.53.1 Scope</w:t>
        </w:r>
        <w:r w:rsidR="007B3642">
          <w:rPr>
            <w:noProof/>
            <w:webHidden/>
          </w:rPr>
          <w:tab/>
        </w:r>
        <w:r w:rsidR="007B3642">
          <w:rPr>
            <w:noProof/>
            <w:webHidden/>
          </w:rPr>
          <w:fldChar w:fldCharType="begin"/>
        </w:r>
        <w:r w:rsidR="007B3642">
          <w:rPr>
            <w:noProof/>
            <w:webHidden/>
          </w:rPr>
          <w:instrText xml:space="preserve"> PAGEREF _Toc13773801 \h </w:instrText>
        </w:r>
        <w:r w:rsidR="007B3642">
          <w:rPr>
            <w:noProof/>
            <w:webHidden/>
          </w:rPr>
        </w:r>
        <w:r w:rsidR="007B3642">
          <w:rPr>
            <w:noProof/>
            <w:webHidden/>
          </w:rPr>
          <w:fldChar w:fldCharType="separate"/>
        </w:r>
        <w:r w:rsidR="007B3642">
          <w:rPr>
            <w:noProof/>
            <w:webHidden/>
          </w:rPr>
          <w:t>310</w:t>
        </w:r>
        <w:r w:rsidR="007B3642">
          <w:rPr>
            <w:noProof/>
            <w:webHidden/>
          </w:rPr>
          <w:fldChar w:fldCharType="end"/>
        </w:r>
      </w:hyperlink>
    </w:p>
    <w:p w14:paraId="16C09E80" w14:textId="493254DC" w:rsidR="007B3642" w:rsidRDefault="000F64B0">
      <w:pPr>
        <w:pStyle w:val="TOC3"/>
        <w:rPr>
          <w:rFonts w:asciiTheme="minorHAnsi" w:eastAsiaTheme="minorEastAsia" w:hAnsiTheme="minorHAnsi" w:cstheme="minorBidi"/>
          <w:noProof/>
          <w:sz w:val="22"/>
          <w:szCs w:val="22"/>
        </w:rPr>
      </w:pPr>
      <w:hyperlink w:anchor="_Toc13773802" w:history="1">
        <w:r w:rsidR="007B3642" w:rsidRPr="006F059D">
          <w:rPr>
            <w:rStyle w:val="Hyperlink"/>
            <w:rFonts w:eastAsiaTheme="minorEastAsia"/>
            <w:noProof/>
          </w:rPr>
          <w:t>3.53.2 Use Case Roles</w:t>
        </w:r>
        <w:r w:rsidR="007B3642">
          <w:rPr>
            <w:noProof/>
            <w:webHidden/>
          </w:rPr>
          <w:tab/>
        </w:r>
        <w:r w:rsidR="007B3642">
          <w:rPr>
            <w:noProof/>
            <w:webHidden/>
          </w:rPr>
          <w:fldChar w:fldCharType="begin"/>
        </w:r>
        <w:r w:rsidR="007B3642">
          <w:rPr>
            <w:noProof/>
            <w:webHidden/>
          </w:rPr>
          <w:instrText xml:space="preserve"> PAGEREF _Toc13773802 \h </w:instrText>
        </w:r>
        <w:r w:rsidR="007B3642">
          <w:rPr>
            <w:noProof/>
            <w:webHidden/>
          </w:rPr>
        </w:r>
        <w:r w:rsidR="007B3642">
          <w:rPr>
            <w:noProof/>
            <w:webHidden/>
          </w:rPr>
          <w:fldChar w:fldCharType="separate"/>
        </w:r>
        <w:r w:rsidR="007B3642">
          <w:rPr>
            <w:noProof/>
            <w:webHidden/>
          </w:rPr>
          <w:t>311</w:t>
        </w:r>
        <w:r w:rsidR="007B3642">
          <w:rPr>
            <w:noProof/>
            <w:webHidden/>
          </w:rPr>
          <w:fldChar w:fldCharType="end"/>
        </w:r>
      </w:hyperlink>
    </w:p>
    <w:p w14:paraId="768D42F4" w14:textId="080DE4D0" w:rsidR="007B3642" w:rsidRDefault="000F64B0">
      <w:pPr>
        <w:pStyle w:val="TOC3"/>
        <w:rPr>
          <w:rFonts w:asciiTheme="minorHAnsi" w:eastAsiaTheme="minorEastAsia" w:hAnsiTheme="minorHAnsi" w:cstheme="minorBidi"/>
          <w:noProof/>
          <w:sz w:val="22"/>
          <w:szCs w:val="22"/>
        </w:rPr>
      </w:pPr>
      <w:hyperlink w:anchor="_Toc13773803" w:history="1">
        <w:r w:rsidR="007B3642" w:rsidRPr="006F059D">
          <w:rPr>
            <w:rStyle w:val="Hyperlink"/>
            <w:rFonts w:eastAsiaTheme="minorEastAsia"/>
            <w:noProof/>
          </w:rPr>
          <w:t>3.53.3 Referenced Standards</w:t>
        </w:r>
        <w:r w:rsidR="007B3642">
          <w:rPr>
            <w:noProof/>
            <w:webHidden/>
          </w:rPr>
          <w:tab/>
        </w:r>
        <w:r w:rsidR="007B3642">
          <w:rPr>
            <w:noProof/>
            <w:webHidden/>
          </w:rPr>
          <w:fldChar w:fldCharType="begin"/>
        </w:r>
        <w:r w:rsidR="007B3642">
          <w:rPr>
            <w:noProof/>
            <w:webHidden/>
          </w:rPr>
          <w:instrText xml:space="preserve"> PAGEREF _Toc13773803 \h </w:instrText>
        </w:r>
        <w:r w:rsidR="007B3642">
          <w:rPr>
            <w:noProof/>
            <w:webHidden/>
          </w:rPr>
        </w:r>
        <w:r w:rsidR="007B3642">
          <w:rPr>
            <w:noProof/>
            <w:webHidden/>
          </w:rPr>
          <w:fldChar w:fldCharType="separate"/>
        </w:r>
        <w:r w:rsidR="007B3642">
          <w:rPr>
            <w:noProof/>
            <w:webHidden/>
          </w:rPr>
          <w:t>311</w:t>
        </w:r>
        <w:r w:rsidR="007B3642">
          <w:rPr>
            <w:noProof/>
            <w:webHidden/>
          </w:rPr>
          <w:fldChar w:fldCharType="end"/>
        </w:r>
      </w:hyperlink>
    </w:p>
    <w:p w14:paraId="244E7C29" w14:textId="3F37099D" w:rsidR="007B3642" w:rsidRDefault="000F64B0">
      <w:pPr>
        <w:pStyle w:val="TOC3"/>
        <w:rPr>
          <w:rFonts w:asciiTheme="minorHAnsi" w:eastAsiaTheme="minorEastAsia" w:hAnsiTheme="minorHAnsi" w:cstheme="minorBidi"/>
          <w:noProof/>
          <w:sz w:val="22"/>
          <w:szCs w:val="22"/>
        </w:rPr>
      </w:pPr>
      <w:hyperlink w:anchor="_Toc13773804" w:history="1">
        <w:r w:rsidR="007B3642" w:rsidRPr="006F059D">
          <w:rPr>
            <w:rStyle w:val="Hyperlink"/>
            <w:rFonts w:eastAsiaTheme="minorEastAsia"/>
            <w:noProof/>
          </w:rPr>
          <w:t>3.53.4 Messages</w:t>
        </w:r>
        <w:r w:rsidR="007B3642">
          <w:rPr>
            <w:noProof/>
            <w:webHidden/>
          </w:rPr>
          <w:tab/>
        </w:r>
        <w:r w:rsidR="007B3642">
          <w:rPr>
            <w:noProof/>
            <w:webHidden/>
          </w:rPr>
          <w:fldChar w:fldCharType="begin"/>
        </w:r>
        <w:r w:rsidR="007B3642">
          <w:rPr>
            <w:noProof/>
            <w:webHidden/>
          </w:rPr>
          <w:instrText xml:space="preserve"> PAGEREF _Toc13773804 \h </w:instrText>
        </w:r>
        <w:r w:rsidR="007B3642">
          <w:rPr>
            <w:noProof/>
            <w:webHidden/>
          </w:rPr>
        </w:r>
        <w:r w:rsidR="007B3642">
          <w:rPr>
            <w:noProof/>
            <w:webHidden/>
          </w:rPr>
          <w:fldChar w:fldCharType="separate"/>
        </w:r>
        <w:r w:rsidR="007B3642">
          <w:rPr>
            <w:noProof/>
            <w:webHidden/>
          </w:rPr>
          <w:t>312</w:t>
        </w:r>
        <w:r w:rsidR="007B3642">
          <w:rPr>
            <w:noProof/>
            <w:webHidden/>
          </w:rPr>
          <w:fldChar w:fldCharType="end"/>
        </w:r>
      </w:hyperlink>
    </w:p>
    <w:p w14:paraId="71FDEB90" w14:textId="1FE5CADE" w:rsidR="007B3642" w:rsidRDefault="000F64B0">
      <w:pPr>
        <w:pStyle w:val="TOC3"/>
        <w:rPr>
          <w:rFonts w:asciiTheme="minorHAnsi" w:eastAsiaTheme="minorEastAsia" w:hAnsiTheme="minorHAnsi" w:cstheme="minorBidi"/>
          <w:noProof/>
          <w:sz w:val="22"/>
          <w:szCs w:val="22"/>
        </w:rPr>
      </w:pPr>
      <w:hyperlink w:anchor="_Toc13773805" w:history="1">
        <w:r w:rsidR="007B3642" w:rsidRPr="006F059D">
          <w:rPr>
            <w:rStyle w:val="Hyperlink"/>
            <w:rFonts w:eastAsiaTheme="minorEastAsia"/>
            <w:noProof/>
          </w:rPr>
          <w:t>3.53.5 Security Considerations</w:t>
        </w:r>
        <w:r w:rsidR="007B3642">
          <w:rPr>
            <w:noProof/>
            <w:webHidden/>
          </w:rPr>
          <w:tab/>
        </w:r>
        <w:r w:rsidR="007B3642">
          <w:rPr>
            <w:noProof/>
            <w:webHidden/>
          </w:rPr>
          <w:fldChar w:fldCharType="begin"/>
        </w:r>
        <w:r w:rsidR="007B3642">
          <w:rPr>
            <w:noProof/>
            <w:webHidden/>
          </w:rPr>
          <w:instrText xml:space="preserve"> PAGEREF _Toc13773805 \h </w:instrText>
        </w:r>
        <w:r w:rsidR="007B3642">
          <w:rPr>
            <w:noProof/>
            <w:webHidden/>
          </w:rPr>
        </w:r>
        <w:r w:rsidR="007B3642">
          <w:rPr>
            <w:noProof/>
            <w:webHidden/>
          </w:rPr>
          <w:fldChar w:fldCharType="separate"/>
        </w:r>
        <w:r w:rsidR="007B3642">
          <w:rPr>
            <w:noProof/>
            <w:webHidden/>
          </w:rPr>
          <w:t>316</w:t>
        </w:r>
        <w:r w:rsidR="007B3642">
          <w:rPr>
            <w:noProof/>
            <w:webHidden/>
          </w:rPr>
          <w:fldChar w:fldCharType="end"/>
        </w:r>
      </w:hyperlink>
    </w:p>
    <w:p w14:paraId="3542D5C5" w14:textId="357C5922" w:rsidR="007B3642" w:rsidRDefault="000F64B0">
      <w:pPr>
        <w:pStyle w:val="TOC2"/>
        <w:rPr>
          <w:rFonts w:asciiTheme="minorHAnsi" w:eastAsiaTheme="minorEastAsia" w:hAnsiTheme="minorHAnsi" w:cstheme="minorBidi"/>
          <w:noProof/>
          <w:sz w:val="22"/>
          <w:szCs w:val="22"/>
        </w:rPr>
      </w:pPr>
      <w:hyperlink w:anchor="_Toc13773806" w:history="1">
        <w:r w:rsidR="007B3642" w:rsidRPr="006F059D">
          <w:rPr>
            <w:rStyle w:val="Hyperlink"/>
            <w:rFonts w:eastAsiaTheme="minorEastAsia"/>
            <w:bCs/>
            <w:noProof/>
          </w:rPr>
          <w:t>3.54 Document Metadata Publish</w:t>
        </w:r>
        <w:r w:rsidR="007B3642" w:rsidRPr="006F059D">
          <w:rPr>
            <w:rStyle w:val="Hyperlink"/>
            <w:rFonts w:eastAsiaTheme="minorEastAsia"/>
            <w:noProof/>
          </w:rPr>
          <w:t xml:space="preserve"> [ITI-54]</w:t>
        </w:r>
        <w:r w:rsidR="007B3642">
          <w:rPr>
            <w:noProof/>
            <w:webHidden/>
          </w:rPr>
          <w:tab/>
        </w:r>
        <w:r w:rsidR="007B3642">
          <w:rPr>
            <w:noProof/>
            <w:webHidden/>
          </w:rPr>
          <w:fldChar w:fldCharType="begin"/>
        </w:r>
        <w:r w:rsidR="007B3642">
          <w:rPr>
            <w:noProof/>
            <w:webHidden/>
          </w:rPr>
          <w:instrText xml:space="preserve"> PAGEREF _Toc13773806 \h </w:instrText>
        </w:r>
        <w:r w:rsidR="007B3642">
          <w:rPr>
            <w:noProof/>
            <w:webHidden/>
          </w:rPr>
        </w:r>
        <w:r w:rsidR="007B3642">
          <w:rPr>
            <w:noProof/>
            <w:webHidden/>
          </w:rPr>
          <w:fldChar w:fldCharType="separate"/>
        </w:r>
        <w:r w:rsidR="007B3642">
          <w:rPr>
            <w:noProof/>
            <w:webHidden/>
          </w:rPr>
          <w:t>320</w:t>
        </w:r>
        <w:r w:rsidR="007B3642">
          <w:rPr>
            <w:noProof/>
            <w:webHidden/>
          </w:rPr>
          <w:fldChar w:fldCharType="end"/>
        </w:r>
      </w:hyperlink>
    </w:p>
    <w:p w14:paraId="600FB41E" w14:textId="4BF1C370" w:rsidR="007B3642" w:rsidRDefault="000F64B0">
      <w:pPr>
        <w:pStyle w:val="TOC3"/>
        <w:rPr>
          <w:rFonts w:asciiTheme="minorHAnsi" w:eastAsiaTheme="minorEastAsia" w:hAnsiTheme="minorHAnsi" w:cstheme="minorBidi"/>
          <w:noProof/>
          <w:sz w:val="22"/>
          <w:szCs w:val="22"/>
        </w:rPr>
      </w:pPr>
      <w:hyperlink w:anchor="_Toc13773807" w:history="1">
        <w:r w:rsidR="007B3642" w:rsidRPr="006F059D">
          <w:rPr>
            <w:rStyle w:val="Hyperlink"/>
            <w:rFonts w:eastAsiaTheme="minorEastAsia"/>
            <w:noProof/>
          </w:rPr>
          <w:t>3.54.1 Scope</w:t>
        </w:r>
        <w:r w:rsidR="007B3642">
          <w:rPr>
            <w:noProof/>
            <w:webHidden/>
          </w:rPr>
          <w:tab/>
        </w:r>
        <w:r w:rsidR="007B3642">
          <w:rPr>
            <w:noProof/>
            <w:webHidden/>
          </w:rPr>
          <w:fldChar w:fldCharType="begin"/>
        </w:r>
        <w:r w:rsidR="007B3642">
          <w:rPr>
            <w:noProof/>
            <w:webHidden/>
          </w:rPr>
          <w:instrText xml:space="preserve"> PAGEREF _Toc13773807 \h </w:instrText>
        </w:r>
        <w:r w:rsidR="007B3642">
          <w:rPr>
            <w:noProof/>
            <w:webHidden/>
          </w:rPr>
        </w:r>
        <w:r w:rsidR="007B3642">
          <w:rPr>
            <w:noProof/>
            <w:webHidden/>
          </w:rPr>
          <w:fldChar w:fldCharType="separate"/>
        </w:r>
        <w:r w:rsidR="007B3642">
          <w:rPr>
            <w:noProof/>
            <w:webHidden/>
          </w:rPr>
          <w:t>320</w:t>
        </w:r>
        <w:r w:rsidR="007B3642">
          <w:rPr>
            <w:noProof/>
            <w:webHidden/>
          </w:rPr>
          <w:fldChar w:fldCharType="end"/>
        </w:r>
      </w:hyperlink>
    </w:p>
    <w:p w14:paraId="557DBCA9" w14:textId="52659AA4" w:rsidR="007B3642" w:rsidRDefault="000F64B0">
      <w:pPr>
        <w:pStyle w:val="TOC3"/>
        <w:rPr>
          <w:rFonts w:asciiTheme="minorHAnsi" w:eastAsiaTheme="minorEastAsia" w:hAnsiTheme="minorHAnsi" w:cstheme="minorBidi"/>
          <w:noProof/>
          <w:sz w:val="22"/>
          <w:szCs w:val="22"/>
        </w:rPr>
      </w:pPr>
      <w:hyperlink w:anchor="_Toc13773808" w:history="1">
        <w:r w:rsidR="007B3642" w:rsidRPr="006F059D">
          <w:rPr>
            <w:rStyle w:val="Hyperlink"/>
            <w:rFonts w:eastAsiaTheme="minorEastAsia"/>
            <w:noProof/>
          </w:rPr>
          <w:t>3.54.2 Use Case Roles</w:t>
        </w:r>
        <w:r w:rsidR="007B3642">
          <w:rPr>
            <w:noProof/>
            <w:webHidden/>
          </w:rPr>
          <w:tab/>
        </w:r>
        <w:r w:rsidR="007B3642">
          <w:rPr>
            <w:noProof/>
            <w:webHidden/>
          </w:rPr>
          <w:fldChar w:fldCharType="begin"/>
        </w:r>
        <w:r w:rsidR="007B3642">
          <w:rPr>
            <w:noProof/>
            <w:webHidden/>
          </w:rPr>
          <w:instrText xml:space="preserve"> PAGEREF _Toc13773808 \h </w:instrText>
        </w:r>
        <w:r w:rsidR="007B3642">
          <w:rPr>
            <w:noProof/>
            <w:webHidden/>
          </w:rPr>
        </w:r>
        <w:r w:rsidR="007B3642">
          <w:rPr>
            <w:noProof/>
            <w:webHidden/>
          </w:rPr>
          <w:fldChar w:fldCharType="separate"/>
        </w:r>
        <w:r w:rsidR="007B3642">
          <w:rPr>
            <w:noProof/>
            <w:webHidden/>
          </w:rPr>
          <w:t>320</w:t>
        </w:r>
        <w:r w:rsidR="007B3642">
          <w:rPr>
            <w:noProof/>
            <w:webHidden/>
          </w:rPr>
          <w:fldChar w:fldCharType="end"/>
        </w:r>
      </w:hyperlink>
    </w:p>
    <w:p w14:paraId="53BB9076" w14:textId="2B3F26DF" w:rsidR="007B3642" w:rsidRDefault="000F64B0">
      <w:pPr>
        <w:pStyle w:val="TOC3"/>
        <w:rPr>
          <w:rFonts w:asciiTheme="minorHAnsi" w:eastAsiaTheme="minorEastAsia" w:hAnsiTheme="minorHAnsi" w:cstheme="minorBidi"/>
          <w:noProof/>
          <w:sz w:val="22"/>
          <w:szCs w:val="22"/>
        </w:rPr>
      </w:pPr>
      <w:hyperlink w:anchor="_Toc13773809" w:history="1">
        <w:r w:rsidR="007B3642" w:rsidRPr="006F059D">
          <w:rPr>
            <w:rStyle w:val="Hyperlink"/>
            <w:rFonts w:eastAsiaTheme="minorEastAsia"/>
            <w:noProof/>
          </w:rPr>
          <w:t>3.54.3 Referenced Standards</w:t>
        </w:r>
        <w:r w:rsidR="007B3642">
          <w:rPr>
            <w:noProof/>
            <w:webHidden/>
          </w:rPr>
          <w:tab/>
        </w:r>
        <w:r w:rsidR="007B3642">
          <w:rPr>
            <w:noProof/>
            <w:webHidden/>
          </w:rPr>
          <w:fldChar w:fldCharType="begin"/>
        </w:r>
        <w:r w:rsidR="007B3642">
          <w:rPr>
            <w:noProof/>
            <w:webHidden/>
          </w:rPr>
          <w:instrText xml:space="preserve"> PAGEREF _Toc13773809 \h </w:instrText>
        </w:r>
        <w:r w:rsidR="007B3642">
          <w:rPr>
            <w:noProof/>
            <w:webHidden/>
          </w:rPr>
        </w:r>
        <w:r w:rsidR="007B3642">
          <w:rPr>
            <w:noProof/>
            <w:webHidden/>
          </w:rPr>
          <w:fldChar w:fldCharType="separate"/>
        </w:r>
        <w:r w:rsidR="007B3642">
          <w:rPr>
            <w:noProof/>
            <w:webHidden/>
          </w:rPr>
          <w:t>320</w:t>
        </w:r>
        <w:r w:rsidR="007B3642">
          <w:rPr>
            <w:noProof/>
            <w:webHidden/>
          </w:rPr>
          <w:fldChar w:fldCharType="end"/>
        </w:r>
      </w:hyperlink>
    </w:p>
    <w:p w14:paraId="5DA1DC60" w14:textId="0686A515" w:rsidR="007B3642" w:rsidRDefault="000F64B0">
      <w:pPr>
        <w:pStyle w:val="TOC3"/>
        <w:rPr>
          <w:rFonts w:asciiTheme="minorHAnsi" w:eastAsiaTheme="minorEastAsia" w:hAnsiTheme="minorHAnsi" w:cstheme="minorBidi"/>
          <w:noProof/>
          <w:sz w:val="22"/>
          <w:szCs w:val="22"/>
        </w:rPr>
      </w:pPr>
      <w:hyperlink w:anchor="_Toc13773810" w:history="1">
        <w:r w:rsidR="007B3642" w:rsidRPr="006F059D">
          <w:rPr>
            <w:rStyle w:val="Hyperlink"/>
            <w:rFonts w:eastAsiaTheme="minorEastAsia"/>
            <w:noProof/>
          </w:rPr>
          <w:t>3.54.4 Messages</w:t>
        </w:r>
        <w:r w:rsidR="007B3642">
          <w:rPr>
            <w:noProof/>
            <w:webHidden/>
          </w:rPr>
          <w:tab/>
        </w:r>
        <w:r w:rsidR="007B3642">
          <w:rPr>
            <w:noProof/>
            <w:webHidden/>
          </w:rPr>
          <w:fldChar w:fldCharType="begin"/>
        </w:r>
        <w:r w:rsidR="007B3642">
          <w:rPr>
            <w:noProof/>
            <w:webHidden/>
          </w:rPr>
          <w:instrText xml:space="preserve"> PAGEREF _Toc13773810 \h </w:instrText>
        </w:r>
        <w:r w:rsidR="007B3642">
          <w:rPr>
            <w:noProof/>
            <w:webHidden/>
          </w:rPr>
        </w:r>
        <w:r w:rsidR="007B3642">
          <w:rPr>
            <w:noProof/>
            <w:webHidden/>
          </w:rPr>
          <w:fldChar w:fldCharType="separate"/>
        </w:r>
        <w:r w:rsidR="007B3642">
          <w:rPr>
            <w:noProof/>
            <w:webHidden/>
          </w:rPr>
          <w:t>321</w:t>
        </w:r>
        <w:r w:rsidR="007B3642">
          <w:rPr>
            <w:noProof/>
            <w:webHidden/>
          </w:rPr>
          <w:fldChar w:fldCharType="end"/>
        </w:r>
      </w:hyperlink>
    </w:p>
    <w:p w14:paraId="25904317" w14:textId="3E998633" w:rsidR="007B3642" w:rsidRDefault="000F64B0">
      <w:pPr>
        <w:pStyle w:val="TOC3"/>
        <w:rPr>
          <w:rFonts w:asciiTheme="minorHAnsi" w:eastAsiaTheme="minorEastAsia" w:hAnsiTheme="minorHAnsi" w:cstheme="minorBidi"/>
          <w:noProof/>
          <w:sz w:val="22"/>
          <w:szCs w:val="22"/>
        </w:rPr>
      </w:pPr>
      <w:hyperlink w:anchor="_Toc13773811" w:history="1">
        <w:r w:rsidR="007B3642" w:rsidRPr="006F059D">
          <w:rPr>
            <w:rStyle w:val="Hyperlink"/>
            <w:rFonts w:eastAsiaTheme="minorEastAsia"/>
            <w:noProof/>
          </w:rPr>
          <w:t>3.54.5 Security Considerations</w:t>
        </w:r>
        <w:r w:rsidR="007B3642">
          <w:rPr>
            <w:noProof/>
            <w:webHidden/>
          </w:rPr>
          <w:tab/>
        </w:r>
        <w:r w:rsidR="007B3642">
          <w:rPr>
            <w:noProof/>
            <w:webHidden/>
          </w:rPr>
          <w:fldChar w:fldCharType="begin"/>
        </w:r>
        <w:r w:rsidR="007B3642">
          <w:rPr>
            <w:noProof/>
            <w:webHidden/>
          </w:rPr>
          <w:instrText xml:space="preserve"> PAGEREF _Toc13773811 \h </w:instrText>
        </w:r>
        <w:r w:rsidR="007B3642">
          <w:rPr>
            <w:noProof/>
            <w:webHidden/>
          </w:rPr>
        </w:r>
        <w:r w:rsidR="007B3642">
          <w:rPr>
            <w:noProof/>
            <w:webHidden/>
          </w:rPr>
          <w:fldChar w:fldCharType="separate"/>
        </w:r>
        <w:r w:rsidR="007B3642">
          <w:rPr>
            <w:noProof/>
            <w:webHidden/>
          </w:rPr>
          <w:t>322</w:t>
        </w:r>
        <w:r w:rsidR="007B3642">
          <w:rPr>
            <w:noProof/>
            <w:webHidden/>
          </w:rPr>
          <w:fldChar w:fldCharType="end"/>
        </w:r>
      </w:hyperlink>
    </w:p>
    <w:p w14:paraId="2A6A98A2" w14:textId="07319A88" w:rsidR="007B3642" w:rsidRDefault="000F64B0">
      <w:pPr>
        <w:pStyle w:val="TOC2"/>
        <w:rPr>
          <w:rFonts w:asciiTheme="minorHAnsi" w:eastAsiaTheme="minorEastAsia" w:hAnsiTheme="minorHAnsi" w:cstheme="minorBidi"/>
          <w:noProof/>
          <w:sz w:val="22"/>
          <w:szCs w:val="22"/>
        </w:rPr>
      </w:pPr>
      <w:hyperlink w:anchor="_Toc13773812" w:history="1">
        <w:r w:rsidR="007B3642" w:rsidRPr="006F059D">
          <w:rPr>
            <w:rStyle w:val="Hyperlink"/>
            <w:rFonts w:eastAsiaTheme="minorEastAsia"/>
            <w:noProof/>
          </w:rPr>
          <w:t>3.55 Cross Gateway Patient Discovery [ITI-55]</w:t>
        </w:r>
        <w:r w:rsidR="007B3642">
          <w:rPr>
            <w:noProof/>
            <w:webHidden/>
          </w:rPr>
          <w:tab/>
        </w:r>
        <w:r w:rsidR="007B3642">
          <w:rPr>
            <w:noProof/>
            <w:webHidden/>
          </w:rPr>
          <w:fldChar w:fldCharType="begin"/>
        </w:r>
        <w:r w:rsidR="007B3642">
          <w:rPr>
            <w:noProof/>
            <w:webHidden/>
          </w:rPr>
          <w:instrText xml:space="preserve"> PAGEREF _Toc13773812 \h </w:instrText>
        </w:r>
        <w:r w:rsidR="007B3642">
          <w:rPr>
            <w:noProof/>
            <w:webHidden/>
          </w:rPr>
        </w:r>
        <w:r w:rsidR="007B3642">
          <w:rPr>
            <w:noProof/>
            <w:webHidden/>
          </w:rPr>
          <w:fldChar w:fldCharType="separate"/>
        </w:r>
        <w:r w:rsidR="007B3642">
          <w:rPr>
            <w:noProof/>
            <w:webHidden/>
          </w:rPr>
          <w:t>326</w:t>
        </w:r>
        <w:r w:rsidR="007B3642">
          <w:rPr>
            <w:noProof/>
            <w:webHidden/>
          </w:rPr>
          <w:fldChar w:fldCharType="end"/>
        </w:r>
      </w:hyperlink>
    </w:p>
    <w:p w14:paraId="566E3912" w14:textId="39F841A6" w:rsidR="007B3642" w:rsidRDefault="000F64B0">
      <w:pPr>
        <w:pStyle w:val="TOC3"/>
        <w:rPr>
          <w:rFonts w:asciiTheme="minorHAnsi" w:eastAsiaTheme="minorEastAsia" w:hAnsiTheme="minorHAnsi" w:cstheme="minorBidi"/>
          <w:noProof/>
          <w:sz w:val="22"/>
          <w:szCs w:val="22"/>
        </w:rPr>
      </w:pPr>
      <w:hyperlink w:anchor="_Toc13773813" w:history="1">
        <w:r w:rsidR="007B3642" w:rsidRPr="006F059D">
          <w:rPr>
            <w:rStyle w:val="Hyperlink"/>
            <w:rFonts w:eastAsiaTheme="minorEastAsia"/>
            <w:noProof/>
          </w:rPr>
          <w:t>3.55.1 Scope</w:t>
        </w:r>
        <w:r w:rsidR="007B3642">
          <w:rPr>
            <w:noProof/>
            <w:webHidden/>
          </w:rPr>
          <w:tab/>
        </w:r>
        <w:r w:rsidR="007B3642">
          <w:rPr>
            <w:noProof/>
            <w:webHidden/>
          </w:rPr>
          <w:fldChar w:fldCharType="begin"/>
        </w:r>
        <w:r w:rsidR="007B3642">
          <w:rPr>
            <w:noProof/>
            <w:webHidden/>
          </w:rPr>
          <w:instrText xml:space="preserve"> PAGEREF _Toc13773813 \h </w:instrText>
        </w:r>
        <w:r w:rsidR="007B3642">
          <w:rPr>
            <w:noProof/>
            <w:webHidden/>
          </w:rPr>
        </w:r>
        <w:r w:rsidR="007B3642">
          <w:rPr>
            <w:noProof/>
            <w:webHidden/>
          </w:rPr>
          <w:fldChar w:fldCharType="separate"/>
        </w:r>
        <w:r w:rsidR="007B3642">
          <w:rPr>
            <w:noProof/>
            <w:webHidden/>
          </w:rPr>
          <w:t>326</w:t>
        </w:r>
        <w:r w:rsidR="007B3642">
          <w:rPr>
            <w:noProof/>
            <w:webHidden/>
          </w:rPr>
          <w:fldChar w:fldCharType="end"/>
        </w:r>
      </w:hyperlink>
    </w:p>
    <w:p w14:paraId="5D90468C" w14:textId="749400AA" w:rsidR="007B3642" w:rsidRDefault="000F64B0">
      <w:pPr>
        <w:pStyle w:val="TOC3"/>
        <w:rPr>
          <w:rFonts w:asciiTheme="minorHAnsi" w:eastAsiaTheme="minorEastAsia" w:hAnsiTheme="minorHAnsi" w:cstheme="minorBidi"/>
          <w:noProof/>
          <w:sz w:val="22"/>
          <w:szCs w:val="22"/>
        </w:rPr>
      </w:pPr>
      <w:hyperlink w:anchor="_Toc13773814" w:history="1">
        <w:r w:rsidR="007B3642" w:rsidRPr="006F059D">
          <w:rPr>
            <w:rStyle w:val="Hyperlink"/>
            <w:rFonts w:eastAsiaTheme="minorEastAsia"/>
            <w:noProof/>
          </w:rPr>
          <w:t>3.55.2 Use Case Roles</w:t>
        </w:r>
        <w:r w:rsidR="007B3642">
          <w:rPr>
            <w:noProof/>
            <w:webHidden/>
          </w:rPr>
          <w:tab/>
        </w:r>
        <w:r w:rsidR="007B3642">
          <w:rPr>
            <w:noProof/>
            <w:webHidden/>
          </w:rPr>
          <w:fldChar w:fldCharType="begin"/>
        </w:r>
        <w:r w:rsidR="007B3642">
          <w:rPr>
            <w:noProof/>
            <w:webHidden/>
          </w:rPr>
          <w:instrText xml:space="preserve"> PAGEREF _Toc13773814 \h </w:instrText>
        </w:r>
        <w:r w:rsidR="007B3642">
          <w:rPr>
            <w:noProof/>
            <w:webHidden/>
          </w:rPr>
        </w:r>
        <w:r w:rsidR="007B3642">
          <w:rPr>
            <w:noProof/>
            <w:webHidden/>
          </w:rPr>
          <w:fldChar w:fldCharType="separate"/>
        </w:r>
        <w:r w:rsidR="007B3642">
          <w:rPr>
            <w:noProof/>
            <w:webHidden/>
          </w:rPr>
          <w:t>327</w:t>
        </w:r>
        <w:r w:rsidR="007B3642">
          <w:rPr>
            <w:noProof/>
            <w:webHidden/>
          </w:rPr>
          <w:fldChar w:fldCharType="end"/>
        </w:r>
      </w:hyperlink>
    </w:p>
    <w:p w14:paraId="02EF4EFE" w14:textId="492CF1E3" w:rsidR="007B3642" w:rsidRDefault="000F64B0">
      <w:pPr>
        <w:pStyle w:val="TOC3"/>
        <w:rPr>
          <w:rFonts w:asciiTheme="minorHAnsi" w:eastAsiaTheme="minorEastAsia" w:hAnsiTheme="minorHAnsi" w:cstheme="minorBidi"/>
          <w:noProof/>
          <w:sz w:val="22"/>
          <w:szCs w:val="22"/>
        </w:rPr>
      </w:pPr>
      <w:hyperlink w:anchor="_Toc13773815" w:history="1">
        <w:r w:rsidR="007B3642" w:rsidRPr="006F059D">
          <w:rPr>
            <w:rStyle w:val="Hyperlink"/>
            <w:rFonts w:eastAsiaTheme="minorEastAsia"/>
            <w:noProof/>
          </w:rPr>
          <w:t>3.55.3 Referenced Standard</w:t>
        </w:r>
        <w:r w:rsidR="007B3642">
          <w:rPr>
            <w:noProof/>
            <w:webHidden/>
          </w:rPr>
          <w:tab/>
        </w:r>
        <w:r w:rsidR="007B3642">
          <w:rPr>
            <w:noProof/>
            <w:webHidden/>
          </w:rPr>
          <w:fldChar w:fldCharType="begin"/>
        </w:r>
        <w:r w:rsidR="007B3642">
          <w:rPr>
            <w:noProof/>
            <w:webHidden/>
          </w:rPr>
          <w:instrText xml:space="preserve"> PAGEREF _Toc13773815 \h </w:instrText>
        </w:r>
        <w:r w:rsidR="007B3642">
          <w:rPr>
            <w:noProof/>
            <w:webHidden/>
          </w:rPr>
        </w:r>
        <w:r w:rsidR="007B3642">
          <w:rPr>
            <w:noProof/>
            <w:webHidden/>
          </w:rPr>
          <w:fldChar w:fldCharType="separate"/>
        </w:r>
        <w:r w:rsidR="007B3642">
          <w:rPr>
            <w:noProof/>
            <w:webHidden/>
          </w:rPr>
          <w:t>328</w:t>
        </w:r>
        <w:r w:rsidR="007B3642">
          <w:rPr>
            <w:noProof/>
            <w:webHidden/>
          </w:rPr>
          <w:fldChar w:fldCharType="end"/>
        </w:r>
      </w:hyperlink>
    </w:p>
    <w:p w14:paraId="31B6097E" w14:textId="27695497" w:rsidR="007B3642" w:rsidRDefault="000F64B0">
      <w:pPr>
        <w:pStyle w:val="TOC3"/>
        <w:rPr>
          <w:rFonts w:asciiTheme="minorHAnsi" w:eastAsiaTheme="minorEastAsia" w:hAnsiTheme="minorHAnsi" w:cstheme="minorBidi"/>
          <w:noProof/>
          <w:sz w:val="22"/>
          <w:szCs w:val="22"/>
        </w:rPr>
      </w:pPr>
      <w:hyperlink w:anchor="_Toc13773816" w:history="1">
        <w:r w:rsidR="007B3642" w:rsidRPr="006F059D">
          <w:rPr>
            <w:rStyle w:val="Hyperlink"/>
            <w:rFonts w:eastAsiaTheme="minorEastAsia"/>
            <w:noProof/>
          </w:rPr>
          <w:t>3.55.4 Messages</w:t>
        </w:r>
        <w:r w:rsidR="007B3642">
          <w:rPr>
            <w:noProof/>
            <w:webHidden/>
          </w:rPr>
          <w:tab/>
        </w:r>
        <w:r w:rsidR="007B3642">
          <w:rPr>
            <w:noProof/>
            <w:webHidden/>
          </w:rPr>
          <w:fldChar w:fldCharType="begin"/>
        </w:r>
        <w:r w:rsidR="007B3642">
          <w:rPr>
            <w:noProof/>
            <w:webHidden/>
          </w:rPr>
          <w:instrText xml:space="preserve"> PAGEREF _Toc13773816 \h </w:instrText>
        </w:r>
        <w:r w:rsidR="007B3642">
          <w:rPr>
            <w:noProof/>
            <w:webHidden/>
          </w:rPr>
        </w:r>
        <w:r w:rsidR="007B3642">
          <w:rPr>
            <w:noProof/>
            <w:webHidden/>
          </w:rPr>
          <w:fldChar w:fldCharType="separate"/>
        </w:r>
        <w:r w:rsidR="007B3642">
          <w:rPr>
            <w:noProof/>
            <w:webHidden/>
          </w:rPr>
          <w:t>328</w:t>
        </w:r>
        <w:r w:rsidR="007B3642">
          <w:rPr>
            <w:noProof/>
            <w:webHidden/>
          </w:rPr>
          <w:fldChar w:fldCharType="end"/>
        </w:r>
      </w:hyperlink>
    </w:p>
    <w:p w14:paraId="2F96E87D" w14:textId="7EDF4972" w:rsidR="007B3642" w:rsidRDefault="000F64B0">
      <w:pPr>
        <w:pStyle w:val="TOC3"/>
        <w:rPr>
          <w:rFonts w:asciiTheme="minorHAnsi" w:eastAsiaTheme="minorEastAsia" w:hAnsiTheme="minorHAnsi" w:cstheme="minorBidi"/>
          <w:noProof/>
          <w:sz w:val="22"/>
          <w:szCs w:val="22"/>
        </w:rPr>
      </w:pPr>
      <w:hyperlink w:anchor="_Toc13773817" w:history="1">
        <w:r w:rsidR="007B3642" w:rsidRPr="006F059D">
          <w:rPr>
            <w:rStyle w:val="Hyperlink"/>
            <w:rFonts w:eastAsiaTheme="minorEastAsia"/>
            <w:noProof/>
          </w:rPr>
          <w:t>3.55.5 Security Considerations</w:t>
        </w:r>
        <w:r w:rsidR="007B3642">
          <w:rPr>
            <w:noProof/>
            <w:webHidden/>
          </w:rPr>
          <w:tab/>
        </w:r>
        <w:r w:rsidR="007B3642">
          <w:rPr>
            <w:noProof/>
            <w:webHidden/>
          </w:rPr>
          <w:fldChar w:fldCharType="begin"/>
        </w:r>
        <w:r w:rsidR="007B3642">
          <w:rPr>
            <w:noProof/>
            <w:webHidden/>
          </w:rPr>
          <w:instrText xml:space="preserve"> PAGEREF _Toc13773817 \h </w:instrText>
        </w:r>
        <w:r w:rsidR="007B3642">
          <w:rPr>
            <w:noProof/>
            <w:webHidden/>
          </w:rPr>
        </w:r>
        <w:r w:rsidR="007B3642">
          <w:rPr>
            <w:noProof/>
            <w:webHidden/>
          </w:rPr>
          <w:fldChar w:fldCharType="separate"/>
        </w:r>
        <w:r w:rsidR="007B3642">
          <w:rPr>
            <w:noProof/>
            <w:webHidden/>
          </w:rPr>
          <w:t>352</w:t>
        </w:r>
        <w:r w:rsidR="007B3642">
          <w:rPr>
            <w:noProof/>
            <w:webHidden/>
          </w:rPr>
          <w:fldChar w:fldCharType="end"/>
        </w:r>
      </w:hyperlink>
    </w:p>
    <w:p w14:paraId="4B61D95A" w14:textId="62277FC4" w:rsidR="007B3642" w:rsidRDefault="000F64B0">
      <w:pPr>
        <w:pStyle w:val="TOC3"/>
        <w:rPr>
          <w:rFonts w:asciiTheme="minorHAnsi" w:eastAsiaTheme="minorEastAsia" w:hAnsiTheme="minorHAnsi" w:cstheme="minorBidi"/>
          <w:noProof/>
          <w:sz w:val="22"/>
          <w:szCs w:val="22"/>
        </w:rPr>
      </w:pPr>
      <w:hyperlink w:anchor="_Toc13773818" w:history="1">
        <w:r w:rsidR="007B3642" w:rsidRPr="006F059D">
          <w:rPr>
            <w:rStyle w:val="Hyperlink"/>
            <w:rFonts w:eastAsiaTheme="minorEastAsia"/>
            <w:noProof/>
          </w:rPr>
          <w:t>3.55.6 Protocol Requirements</w:t>
        </w:r>
        <w:r w:rsidR="007B3642">
          <w:rPr>
            <w:noProof/>
            <w:webHidden/>
          </w:rPr>
          <w:tab/>
        </w:r>
        <w:r w:rsidR="007B3642">
          <w:rPr>
            <w:noProof/>
            <w:webHidden/>
          </w:rPr>
          <w:fldChar w:fldCharType="begin"/>
        </w:r>
        <w:r w:rsidR="007B3642">
          <w:rPr>
            <w:noProof/>
            <w:webHidden/>
          </w:rPr>
          <w:instrText xml:space="preserve"> PAGEREF _Toc13773818 \h </w:instrText>
        </w:r>
        <w:r w:rsidR="007B3642">
          <w:rPr>
            <w:noProof/>
            <w:webHidden/>
          </w:rPr>
        </w:r>
        <w:r w:rsidR="007B3642">
          <w:rPr>
            <w:noProof/>
            <w:webHidden/>
          </w:rPr>
          <w:fldChar w:fldCharType="separate"/>
        </w:r>
        <w:r w:rsidR="007B3642">
          <w:rPr>
            <w:noProof/>
            <w:webHidden/>
          </w:rPr>
          <w:t>355</w:t>
        </w:r>
        <w:r w:rsidR="007B3642">
          <w:rPr>
            <w:noProof/>
            <w:webHidden/>
          </w:rPr>
          <w:fldChar w:fldCharType="end"/>
        </w:r>
      </w:hyperlink>
    </w:p>
    <w:p w14:paraId="03DC38A7" w14:textId="650C6F02" w:rsidR="007B3642" w:rsidRDefault="000F64B0">
      <w:pPr>
        <w:pStyle w:val="TOC2"/>
        <w:rPr>
          <w:rFonts w:asciiTheme="minorHAnsi" w:eastAsiaTheme="minorEastAsia" w:hAnsiTheme="minorHAnsi" w:cstheme="minorBidi"/>
          <w:noProof/>
          <w:sz w:val="22"/>
          <w:szCs w:val="22"/>
        </w:rPr>
      </w:pPr>
      <w:hyperlink w:anchor="_Toc13773819" w:history="1">
        <w:r w:rsidR="007B3642" w:rsidRPr="006F059D">
          <w:rPr>
            <w:rStyle w:val="Hyperlink"/>
            <w:rFonts w:eastAsiaTheme="minorEastAsia"/>
            <w:noProof/>
          </w:rPr>
          <w:t>3.56 Reserved for Patient Location Query [ITI-56]</w:t>
        </w:r>
        <w:r w:rsidR="007B3642">
          <w:rPr>
            <w:noProof/>
            <w:webHidden/>
          </w:rPr>
          <w:tab/>
        </w:r>
        <w:r w:rsidR="007B3642">
          <w:rPr>
            <w:noProof/>
            <w:webHidden/>
          </w:rPr>
          <w:fldChar w:fldCharType="begin"/>
        </w:r>
        <w:r w:rsidR="007B3642">
          <w:rPr>
            <w:noProof/>
            <w:webHidden/>
          </w:rPr>
          <w:instrText xml:space="preserve"> PAGEREF _Toc13773819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327601CF" w14:textId="461E2B5C" w:rsidR="007B3642" w:rsidRDefault="000F64B0">
      <w:pPr>
        <w:pStyle w:val="TOC2"/>
        <w:rPr>
          <w:rFonts w:asciiTheme="minorHAnsi" w:eastAsiaTheme="minorEastAsia" w:hAnsiTheme="minorHAnsi" w:cstheme="minorBidi"/>
          <w:noProof/>
          <w:sz w:val="22"/>
          <w:szCs w:val="22"/>
        </w:rPr>
      </w:pPr>
      <w:hyperlink w:anchor="_Toc13773820" w:history="1">
        <w:r w:rsidR="007B3642" w:rsidRPr="006F059D">
          <w:rPr>
            <w:rStyle w:val="Hyperlink"/>
            <w:rFonts w:eastAsiaTheme="minorEastAsia"/>
            <w:noProof/>
          </w:rPr>
          <w:t>3.57 Reserved for Update Document Set [ITI-57]</w:t>
        </w:r>
        <w:r w:rsidR="007B3642">
          <w:rPr>
            <w:noProof/>
            <w:webHidden/>
          </w:rPr>
          <w:tab/>
        </w:r>
        <w:r w:rsidR="007B3642">
          <w:rPr>
            <w:noProof/>
            <w:webHidden/>
          </w:rPr>
          <w:fldChar w:fldCharType="begin"/>
        </w:r>
        <w:r w:rsidR="007B3642">
          <w:rPr>
            <w:noProof/>
            <w:webHidden/>
          </w:rPr>
          <w:instrText xml:space="preserve"> PAGEREF _Toc13773820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7430434E" w14:textId="3877FE6E" w:rsidR="007B3642" w:rsidRDefault="000F64B0">
      <w:pPr>
        <w:pStyle w:val="TOC2"/>
        <w:rPr>
          <w:rFonts w:asciiTheme="minorHAnsi" w:eastAsiaTheme="minorEastAsia" w:hAnsiTheme="minorHAnsi" w:cstheme="minorBidi"/>
          <w:noProof/>
          <w:sz w:val="22"/>
          <w:szCs w:val="22"/>
        </w:rPr>
      </w:pPr>
      <w:hyperlink w:anchor="_Toc13773821" w:history="1">
        <w:r w:rsidR="007B3642" w:rsidRPr="006F059D">
          <w:rPr>
            <w:rStyle w:val="Hyperlink"/>
            <w:rFonts w:eastAsiaTheme="minorEastAsia"/>
            <w:noProof/>
          </w:rPr>
          <w:t>3.58 Reserved for Provider Information Query [ITI-58]</w:t>
        </w:r>
        <w:r w:rsidR="007B3642">
          <w:rPr>
            <w:noProof/>
            <w:webHidden/>
          </w:rPr>
          <w:tab/>
        </w:r>
        <w:r w:rsidR="007B3642">
          <w:rPr>
            <w:noProof/>
            <w:webHidden/>
          </w:rPr>
          <w:fldChar w:fldCharType="begin"/>
        </w:r>
        <w:r w:rsidR="007B3642">
          <w:rPr>
            <w:noProof/>
            <w:webHidden/>
          </w:rPr>
          <w:instrText xml:space="preserve"> PAGEREF _Toc13773821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7A92F0C2" w14:textId="5A64791B" w:rsidR="007B3642" w:rsidRDefault="000F64B0">
      <w:pPr>
        <w:pStyle w:val="TOC2"/>
        <w:rPr>
          <w:rFonts w:asciiTheme="minorHAnsi" w:eastAsiaTheme="minorEastAsia" w:hAnsiTheme="minorHAnsi" w:cstheme="minorBidi"/>
          <w:noProof/>
          <w:sz w:val="22"/>
          <w:szCs w:val="22"/>
        </w:rPr>
      </w:pPr>
      <w:hyperlink w:anchor="_Toc13773822" w:history="1">
        <w:r w:rsidR="007B3642" w:rsidRPr="006F059D">
          <w:rPr>
            <w:rStyle w:val="Hyperlink"/>
            <w:rFonts w:eastAsiaTheme="minorEastAsia"/>
            <w:noProof/>
          </w:rPr>
          <w:t>3.59 Reserved for Provider Information Feed [ITI-59]</w:t>
        </w:r>
        <w:r w:rsidR="007B3642">
          <w:rPr>
            <w:noProof/>
            <w:webHidden/>
          </w:rPr>
          <w:tab/>
        </w:r>
        <w:r w:rsidR="007B3642">
          <w:rPr>
            <w:noProof/>
            <w:webHidden/>
          </w:rPr>
          <w:fldChar w:fldCharType="begin"/>
        </w:r>
        <w:r w:rsidR="007B3642">
          <w:rPr>
            <w:noProof/>
            <w:webHidden/>
          </w:rPr>
          <w:instrText xml:space="preserve"> PAGEREF _Toc13773822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722B3231" w14:textId="13CECB54" w:rsidR="007B3642" w:rsidRDefault="000F64B0">
      <w:pPr>
        <w:pStyle w:val="TOC2"/>
        <w:rPr>
          <w:rFonts w:asciiTheme="minorHAnsi" w:eastAsiaTheme="minorEastAsia" w:hAnsiTheme="minorHAnsi" w:cstheme="minorBidi"/>
          <w:noProof/>
          <w:sz w:val="22"/>
          <w:szCs w:val="22"/>
        </w:rPr>
      </w:pPr>
      <w:hyperlink w:anchor="_Toc13773823" w:history="1">
        <w:r w:rsidR="007B3642" w:rsidRPr="006F059D">
          <w:rPr>
            <w:rStyle w:val="Hyperlink"/>
            <w:rFonts w:eastAsiaTheme="minorEastAsia"/>
            <w:noProof/>
          </w:rPr>
          <w:t>3.60 Retrieve Multiple Value Sets [ITI-60]</w:t>
        </w:r>
        <w:r w:rsidR="007B3642">
          <w:rPr>
            <w:noProof/>
            <w:webHidden/>
          </w:rPr>
          <w:tab/>
        </w:r>
        <w:r w:rsidR="007B3642">
          <w:rPr>
            <w:noProof/>
            <w:webHidden/>
          </w:rPr>
          <w:fldChar w:fldCharType="begin"/>
        </w:r>
        <w:r w:rsidR="007B3642">
          <w:rPr>
            <w:noProof/>
            <w:webHidden/>
          </w:rPr>
          <w:instrText xml:space="preserve"> PAGEREF _Toc13773823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7E317B68" w14:textId="781E2517" w:rsidR="007B3642" w:rsidRDefault="000F64B0">
      <w:pPr>
        <w:pStyle w:val="TOC3"/>
        <w:rPr>
          <w:rFonts w:asciiTheme="minorHAnsi" w:eastAsiaTheme="minorEastAsia" w:hAnsiTheme="minorHAnsi" w:cstheme="minorBidi"/>
          <w:noProof/>
          <w:sz w:val="22"/>
          <w:szCs w:val="22"/>
        </w:rPr>
      </w:pPr>
      <w:hyperlink w:anchor="_Toc13773824" w:history="1">
        <w:r w:rsidR="007B3642" w:rsidRPr="006F059D">
          <w:rPr>
            <w:rStyle w:val="Hyperlink"/>
            <w:rFonts w:eastAsiaTheme="minorEastAsia"/>
            <w:noProof/>
          </w:rPr>
          <w:t>3.60.1 Scope</w:t>
        </w:r>
        <w:r w:rsidR="007B3642">
          <w:rPr>
            <w:noProof/>
            <w:webHidden/>
          </w:rPr>
          <w:tab/>
        </w:r>
        <w:r w:rsidR="007B3642">
          <w:rPr>
            <w:noProof/>
            <w:webHidden/>
          </w:rPr>
          <w:fldChar w:fldCharType="begin"/>
        </w:r>
        <w:r w:rsidR="007B3642">
          <w:rPr>
            <w:noProof/>
            <w:webHidden/>
          </w:rPr>
          <w:instrText xml:space="preserve"> PAGEREF _Toc13773824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4B583D7E" w14:textId="28D3CAD5" w:rsidR="007B3642" w:rsidRDefault="000F64B0">
      <w:pPr>
        <w:pStyle w:val="TOC3"/>
        <w:rPr>
          <w:rFonts w:asciiTheme="minorHAnsi" w:eastAsiaTheme="minorEastAsia" w:hAnsiTheme="minorHAnsi" w:cstheme="minorBidi"/>
          <w:noProof/>
          <w:sz w:val="22"/>
          <w:szCs w:val="22"/>
        </w:rPr>
      </w:pPr>
      <w:hyperlink w:anchor="_Toc13773825" w:history="1">
        <w:r w:rsidR="007B3642" w:rsidRPr="006F059D">
          <w:rPr>
            <w:rStyle w:val="Hyperlink"/>
            <w:rFonts w:eastAsiaTheme="minorEastAsia"/>
            <w:noProof/>
          </w:rPr>
          <w:t>3.60.2 Use case roles</w:t>
        </w:r>
        <w:r w:rsidR="007B3642">
          <w:rPr>
            <w:noProof/>
            <w:webHidden/>
          </w:rPr>
          <w:tab/>
        </w:r>
        <w:r w:rsidR="007B3642">
          <w:rPr>
            <w:noProof/>
            <w:webHidden/>
          </w:rPr>
          <w:fldChar w:fldCharType="begin"/>
        </w:r>
        <w:r w:rsidR="007B3642">
          <w:rPr>
            <w:noProof/>
            <w:webHidden/>
          </w:rPr>
          <w:instrText xml:space="preserve"> PAGEREF _Toc13773825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133BD63B" w14:textId="446BC63D" w:rsidR="007B3642" w:rsidRDefault="000F64B0">
      <w:pPr>
        <w:pStyle w:val="TOC3"/>
        <w:rPr>
          <w:rFonts w:asciiTheme="minorHAnsi" w:eastAsiaTheme="minorEastAsia" w:hAnsiTheme="minorHAnsi" w:cstheme="minorBidi"/>
          <w:noProof/>
          <w:sz w:val="22"/>
          <w:szCs w:val="22"/>
        </w:rPr>
      </w:pPr>
      <w:hyperlink w:anchor="_Toc13773826" w:history="1">
        <w:r w:rsidR="007B3642" w:rsidRPr="006F059D">
          <w:rPr>
            <w:rStyle w:val="Hyperlink"/>
            <w:rFonts w:eastAsiaTheme="minorEastAsia"/>
            <w:noProof/>
          </w:rPr>
          <w:t>3.60.3 Referenced Standards</w:t>
        </w:r>
        <w:r w:rsidR="007B3642">
          <w:rPr>
            <w:noProof/>
            <w:webHidden/>
          </w:rPr>
          <w:tab/>
        </w:r>
        <w:r w:rsidR="007B3642">
          <w:rPr>
            <w:noProof/>
            <w:webHidden/>
          </w:rPr>
          <w:fldChar w:fldCharType="begin"/>
        </w:r>
        <w:r w:rsidR="007B3642">
          <w:rPr>
            <w:noProof/>
            <w:webHidden/>
          </w:rPr>
          <w:instrText xml:space="preserve"> PAGEREF _Toc13773826 \h </w:instrText>
        </w:r>
        <w:r w:rsidR="007B3642">
          <w:rPr>
            <w:noProof/>
            <w:webHidden/>
          </w:rPr>
        </w:r>
        <w:r w:rsidR="007B3642">
          <w:rPr>
            <w:noProof/>
            <w:webHidden/>
          </w:rPr>
          <w:fldChar w:fldCharType="separate"/>
        </w:r>
        <w:r w:rsidR="007B3642">
          <w:rPr>
            <w:noProof/>
            <w:webHidden/>
          </w:rPr>
          <w:t>361</w:t>
        </w:r>
        <w:r w:rsidR="007B3642">
          <w:rPr>
            <w:noProof/>
            <w:webHidden/>
          </w:rPr>
          <w:fldChar w:fldCharType="end"/>
        </w:r>
      </w:hyperlink>
    </w:p>
    <w:p w14:paraId="79964589" w14:textId="2D61ADBB" w:rsidR="007B3642" w:rsidRDefault="000F64B0">
      <w:pPr>
        <w:pStyle w:val="TOC3"/>
        <w:rPr>
          <w:rFonts w:asciiTheme="minorHAnsi" w:eastAsiaTheme="minorEastAsia" w:hAnsiTheme="minorHAnsi" w:cstheme="minorBidi"/>
          <w:noProof/>
          <w:sz w:val="22"/>
          <w:szCs w:val="22"/>
        </w:rPr>
      </w:pPr>
      <w:hyperlink w:anchor="_Toc13773827" w:history="1">
        <w:r w:rsidR="007B3642" w:rsidRPr="006F059D">
          <w:rPr>
            <w:rStyle w:val="Hyperlink"/>
            <w:rFonts w:eastAsiaTheme="minorEastAsia"/>
            <w:noProof/>
          </w:rPr>
          <w:t>3.60.4 Messages</w:t>
        </w:r>
        <w:r w:rsidR="007B3642">
          <w:rPr>
            <w:noProof/>
            <w:webHidden/>
          </w:rPr>
          <w:tab/>
        </w:r>
        <w:r w:rsidR="007B3642">
          <w:rPr>
            <w:noProof/>
            <w:webHidden/>
          </w:rPr>
          <w:fldChar w:fldCharType="begin"/>
        </w:r>
        <w:r w:rsidR="007B3642">
          <w:rPr>
            <w:noProof/>
            <w:webHidden/>
          </w:rPr>
          <w:instrText xml:space="preserve"> PAGEREF _Toc13773827 \h </w:instrText>
        </w:r>
        <w:r w:rsidR="007B3642">
          <w:rPr>
            <w:noProof/>
            <w:webHidden/>
          </w:rPr>
        </w:r>
        <w:r w:rsidR="007B3642">
          <w:rPr>
            <w:noProof/>
            <w:webHidden/>
          </w:rPr>
          <w:fldChar w:fldCharType="separate"/>
        </w:r>
        <w:r w:rsidR="007B3642">
          <w:rPr>
            <w:noProof/>
            <w:webHidden/>
          </w:rPr>
          <w:t>362</w:t>
        </w:r>
        <w:r w:rsidR="007B3642">
          <w:rPr>
            <w:noProof/>
            <w:webHidden/>
          </w:rPr>
          <w:fldChar w:fldCharType="end"/>
        </w:r>
      </w:hyperlink>
    </w:p>
    <w:p w14:paraId="14F68A24" w14:textId="72E190DE" w:rsidR="007B3642" w:rsidRDefault="000F64B0">
      <w:pPr>
        <w:pStyle w:val="TOC3"/>
        <w:rPr>
          <w:rFonts w:asciiTheme="minorHAnsi" w:eastAsiaTheme="minorEastAsia" w:hAnsiTheme="minorHAnsi" w:cstheme="minorBidi"/>
          <w:noProof/>
          <w:sz w:val="22"/>
          <w:szCs w:val="22"/>
        </w:rPr>
      </w:pPr>
      <w:hyperlink w:anchor="_Toc13773828" w:history="1">
        <w:r w:rsidR="007B3642" w:rsidRPr="006F059D">
          <w:rPr>
            <w:rStyle w:val="Hyperlink"/>
            <w:rFonts w:eastAsiaTheme="minorEastAsia"/>
            <w:noProof/>
          </w:rPr>
          <w:t>3.60.5 Protocol Requirements</w:t>
        </w:r>
        <w:r w:rsidR="007B3642">
          <w:rPr>
            <w:noProof/>
            <w:webHidden/>
          </w:rPr>
          <w:tab/>
        </w:r>
        <w:r w:rsidR="007B3642">
          <w:rPr>
            <w:noProof/>
            <w:webHidden/>
          </w:rPr>
          <w:fldChar w:fldCharType="begin"/>
        </w:r>
        <w:r w:rsidR="007B3642">
          <w:rPr>
            <w:noProof/>
            <w:webHidden/>
          </w:rPr>
          <w:instrText xml:space="preserve"> PAGEREF _Toc13773828 \h </w:instrText>
        </w:r>
        <w:r w:rsidR="007B3642">
          <w:rPr>
            <w:noProof/>
            <w:webHidden/>
          </w:rPr>
        </w:r>
        <w:r w:rsidR="007B3642">
          <w:rPr>
            <w:noProof/>
            <w:webHidden/>
          </w:rPr>
          <w:fldChar w:fldCharType="separate"/>
        </w:r>
        <w:r w:rsidR="007B3642">
          <w:rPr>
            <w:noProof/>
            <w:webHidden/>
          </w:rPr>
          <w:t>367</w:t>
        </w:r>
        <w:r w:rsidR="007B3642">
          <w:rPr>
            <w:noProof/>
            <w:webHidden/>
          </w:rPr>
          <w:fldChar w:fldCharType="end"/>
        </w:r>
      </w:hyperlink>
    </w:p>
    <w:p w14:paraId="511E33CF" w14:textId="6898A12C" w:rsidR="007B3642" w:rsidRDefault="000F64B0">
      <w:pPr>
        <w:pStyle w:val="TOC3"/>
        <w:rPr>
          <w:rFonts w:asciiTheme="minorHAnsi" w:eastAsiaTheme="minorEastAsia" w:hAnsiTheme="minorHAnsi" w:cstheme="minorBidi"/>
          <w:noProof/>
          <w:sz w:val="22"/>
          <w:szCs w:val="22"/>
        </w:rPr>
      </w:pPr>
      <w:hyperlink w:anchor="_Toc13773829" w:history="1">
        <w:r w:rsidR="007B3642" w:rsidRPr="006F059D">
          <w:rPr>
            <w:rStyle w:val="Hyperlink"/>
            <w:rFonts w:eastAsiaTheme="minorEastAsia"/>
            <w:noProof/>
          </w:rPr>
          <w:t>3.60.6 Security Requirements</w:t>
        </w:r>
        <w:r w:rsidR="007B3642">
          <w:rPr>
            <w:noProof/>
            <w:webHidden/>
          </w:rPr>
          <w:tab/>
        </w:r>
        <w:r w:rsidR="007B3642">
          <w:rPr>
            <w:noProof/>
            <w:webHidden/>
          </w:rPr>
          <w:fldChar w:fldCharType="begin"/>
        </w:r>
        <w:r w:rsidR="007B3642">
          <w:rPr>
            <w:noProof/>
            <w:webHidden/>
          </w:rPr>
          <w:instrText xml:space="preserve"> PAGEREF _Toc13773829 \h </w:instrText>
        </w:r>
        <w:r w:rsidR="007B3642">
          <w:rPr>
            <w:noProof/>
            <w:webHidden/>
          </w:rPr>
        </w:r>
        <w:r w:rsidR="007B3642">
          <w:rPr>
            <w:noProof/>
            <w:webHidden/>
          </w:rPr>
          <w:fldChar w:fldCharType="separate"/>
        </w:r>
        <w:r w:rsidR="007B3642">
          <w:rPr>
            <w:noProof/>
            <w:webHidden/>
          </w:rPr>
          <w:t>369</w:t>
        </w:r>
        <w:r w:rsidR="007B3642">
          <w:rPr>
            <w:noProof/>
            <w:webHidden/>
          </w:rPr>
          <w:fldChar w:fldCharType="end"/>
        </w:r>
      </w:hyperlink>
    </w:p>
    <w:p w14:paraId="0EB676E7" w14:textId="4779E16D" w:rsidR="007B3642" w:rsidRDefault="000F64B0">
      <w:pPr>
        <w:pStyle w:val="TOC2"/>
        <w:rPr>
          <w:rFonts w:asciiTheme="minorHAnsi" w:eastAsiaTheme="minorEastAsia" w:hAnsiTheme="minorHAnsi" w:cstheme="minorBidi"/>
          <w:noProof/>
          <w:sz w:val="22"/>
          <w:szCs w:val="22"/>
        </w:rPr>
      </w:pPr>
      <w:hyperlink w:anchor="_Toc13773830" w:history="1">
        <w:r w:rsidR="007B3642" w:rsidRPr="006F059D">
          <w:rPr>
            <w:rStyle w:val="Hyperlink"/>
            <w:rFonts w:eastAsiaTheme="minorEastAsia"/>
            <w:noProof/>
          </w:rPr>
          <w:t>3.61 Register On-Demand Document Entry [ITI-61]</w:t>
        </w:r>
        <w:r w:rsidR="007B3642">
          <w:rPr>
            <w:noProof/>
            <w:webHidden/>
          </w:rPr>
          <w:tab/>
        </w:r>
        <w:r w:rsidR="007B3642">
          <w:rPr>
            <w:noProof/>
            <w:webHidden/>
          </w:rPr>
          <w:fldChar w:fldCharType="begin"/>
        </w:r>
        <w:r w:rsidR="007B3642">
          <w:rPr>
            <w:noProof/>
            <w:webHidden/>
          </w:rPr>
          <w:instrText xml:space="preserve"> PAGEREF _Toc13773830 \h </w:instrText>
        </w:r>
        <w:r w:rsidR="007B3642">
          <w:rPr>
            <w:noProof/>
            <w:webHidden/>
          </w:rPr>
        </w:r>
        <w:r w:rsidR="007B3642">
          <w:rPr>
            <w:noProof/>
            <w:webHidden/>
          </w:rPr>
          <w:fldChar w:fldCharType="separate"/>
        </w:r>
        <w:r w:rsidR="007B3642">
          <w:rPr>
            <w:noProof/>
            <w:webHidden/>
          </w:rPr>
          <w:t>370</w:t>
        </w:r>
        <w:r w:rsidR="007B3642">
          <w:rPr>
            <w:noProof/>
            <w:webHidden/>
          </w:rPr>
          <w:fldChar w:fldCharType="end"/>
        </w:r>
      </w:hyperlink>
    </w:p>
    <w:p w14:paraId="08FC2236" w14:textId="269D9B7A" w:rsidR="007B3642" w:rsidRDefault="000F64B0">
      <w:pPr>
        <w:pStyle w:val="TOC3"/>
        <w:rPr>
          <w:rFonts w:asciiTheme="minorHAnsi" w:eastAsiaTheme="minorEastAsia" w:hAnsiTheme="minorHAnsi" w:cstheme="minorBidi"/>
          <w:noProof/>
          <w:sz w:val="22"/>
          <w:szCs w:val="22"/>
        </w:rPr>
      </w:pPr>
      <w:hyperlink w:anchor="_Toc13773831" w:history="1">
        <w:r w:rsidR="007B3642" w:rsidRPr="006F059D">
          <w:rPr>
            <w:rStyle w:val="Hyperlink"/>
            <w:rFonts w:eastAsiaTheme="minorEastAsia"/>
            <w:noProof/>
          </w:rPr>
          <w:t>3.61.1 Scope</w:t>
        </w:r>
        <w:r w:rsidR="007B3642">
          <w:rPr>
            <w:noProof/>
            <w:webHidden/>
          </w:rPr>
          <w:tab/>
        </w:r>
        <w:r w:rsidR="007B3642">
          <w:rPr>
            <w:noProof/>
            <w:webHidden/>
          </w:rPr>
          <w:fldChar w:fldCharType="begin"/>
        </w:r>
        <w:r w:rsidR="007B3642">
          <w:rPr>
            <w:noProof/>
            <w:webHidden/>
          </w:rPr>
          <w:instrText xml:space="preserve"> PAGEREF _Toc13773831 \h </w:instrText>
        </w:r>
        <w:r w:rsidR="007B3642">
          <w:rPr>
            <w:noProof/>
            <w:webHidden/>
          </w:rPr>
        </w:r>
        <w:r w:rsidR="007B3642">
          <w:rPr>
            <w:noProof/>
            <w:webHidden/>
          </w:rPr>
          <w:fldChar w:fldCharType="separate"/>
        </w:r>
        <w:r w:rsidR="007B3642">
          <w:rPr>
            <w:noProof/>
            <w:webHidden/>
          </w:rPr>
          <w:t>370</w:t>
        </w:r>
        <w:r w:rsidR="007B3642">
          <w:rPr>
            <w:noProof/>
            <w:webHidden/>
          </w:rPr>
          <w:fldChar w:fldCharType="end"/>
        </w:r>
      </w:hyperlink>
    </w:p>
    <w:p w14:paraId="4BB91E20" w14:textId="4062E9A4" w:rsidR="007B3642" w:rsidRDefault="000F64B0">
      <w:pPr>
        <w:pStyle w:val="TOC3"/>
        <w:rPr>
          <w:rFonts w:asciiTheme="minorHAnsi" w:eastAsiaTheme="minorEastAsia" w:hAnsiTheme="minorHAnsi" w:cstheme="minorBidi"/>
          <w:noProof/>
          <w:sz w:val="22"/>
          <w:szCs w:val="22"/>
        </w:rPr>
      </w:pPr>
      <w:hyperlink w:anchor="_Toc13773832" w:history="1">
        <w:r w:rsidR="007B3642" w:rsidRPr="006F059D">
          <w:rPr>
            <w:rStyle w:val="Hyperlink"/>
            <w:rFonts w:eastAsiaTheme="minorEastAsia"/>
            <w:noProof/>
          </w:rPr>
          <w:t>3.61.2 Use Case Roles</w:t>
        </w:r>
        <w:r w:rsidR="007B3642">
          <w:rPr>
            <w:noProof/>
            <w:webHidden/>
          </w:rPr>
          <w:tab/>
        </w:r>
        <w:r w:rsidR="007B3642">
          <w:rPr>
            <w:noProof/>
            <w:webHidden/>
          </w:rPr>
          <w:fldChar w:fldCharType="begin"/>
        </w:r>
        <w:r w:rsidR="007B3642">
          <w:rPr>
            <w:noProof/>
            <w:webHidden/>
          </w:rPr>
          <w:instrText xml:space="preserve"> PAGEREF _Toc13773832 \h </w:instrText>
        </w:r>
        <w:r w:rsidR="007B3642">
          <w:rPr>
            <w:noProof/>
            <w:webHidden/>
          </w:rPr>
        </w:r>
        <w:r w:rsidR="007B3642">
          <w:rPr>
            <w:noProof/>
            <w:webHidden/>
          </w:rPr>
          <w:fldChar w:fldCharType="separate"/>
        </w:r>
        <w:r w:rsidR="007B3642">
          <w:rPr>
            <w:noProof/>
            <w:webHidden/>
          </w:rPr>
          <w:t>370</w:t>
        </w:r>
        <w:r w:rsidR="007B3642">
          <w:rPr>
            <w:noProof/>
            <w:webHidden/>
          </w:rPr>
          <w:fldChar w:fldCharType="end"/>
        </w:r>
      </w:hyperlink>
    </w:p>
    <w:p w14:paraId="17C5876C" w14:textId="453B259C" w:rsidR="007B3642" w:rsidRDefault="000F64B0">
      <w:pPr>
        <w:pStyle w:val="TOC3"/>
        <w:rPr>
          <w:rFonts w:asciiTheme="minorHAnsi" w:eastAsiaTheme="minorEastAsia" w:hAnsiTheme="minorHAnsi" w:cstheme="minorBidi"/>
          <w:noProof/>
          <w:sz w:val="22"/>
          <w:szCs w:val="22"/>
        </w:rPr>
      </w:pPr>
      <w:hyperlink w:anchor="_Toc13773833" w:history="1">
        <w:r w:rsidR="007B3642" w:rsidRPr="006F059D">
          <w:rPr>
            <w:rStyle w:val="Hyperlink"/>
            <w:rFonts w:eastAsiaTheme="minorEastAsia"/>
            <w:noProof/>
          </w:rPr>
          <w:t>3.61.3 Referenced Standard</w:t>
        </w:r>
        <w:r w:rsidR="007B3642">
          <w:rPr>
            <w:noProof/>
            <w:webHidden/>
          </w:rPr>
          <w:tab/>
        </w:r>
        <w:r w:rsidR="007B3642">
          <w:rPr>
            <w:noProof/>
            <w:webHidden/>
          </w:rPr>
          <w:fldChar w:fldCharType="begin"/>
        </w:r>
        <w:r w:rsidR="007B3642">
          <w:rPr>
            <w:noProof/>
            <w:webHidden/>
          </w:rPr>
          <w:instrText xml:space="preserve"> PAGEREF _Toc13773833 \h </w:instrText>
        </w:r>
        <w:r w:rsidR="007B3642">
          <w:rPr>
            <w:noProof/>
            <w:webHidden/>
          </w:rPr>
        </w:r>
        <w:r w:rsidR="007B3642">
          <w:rPr>
            <w:noProof/>
            <w:webHidden/>
          </w:rPr>
          <w:fldChar w:fldCharType="separate"/>
        </w:r>
        <w:r w:rsidR="007B3642">
          <w:rPr>
            <w:noProof/>
            <w:webHidden/>
          </w:rPr>
          <w:t>370</w:t>
        </w:r>
        <w:r w:rsidR="007B3642">
          <w:rPr>
            <w:noProof/>
            <w:webHidden/>
          </w:rPr>
          <w:fldChar w:fldCharType="end"/>
        </w:r>
      </w:hyperlink>
    </w:p>
    <w:p w14:paraId="0FE8ECE4" w14:textId="1AC793FE" w:rsidR="007B3642" w:rsidRDefault="000F64B0">
      <w:pPr>
        <w:pStyle w:val="TOC3"/>
        <w:rPr>
          <w:rFonts w:asciiTheme="minorHAnsi" w:eastAsiaTheme="minorEastAsia" w:hAnsiTheme="minorHAnsi" w:cstheme="minorBidi"/>
          <w:noProof/>
          <w:sz w:val="22"/>
          <w:szCs w:val="22"/>
        </w:rPr>
      </w:pPr>
      <w:hyperlink w:anchor="_Toc13773834" w:history="1">
        <w:r w:rsidR="007B3642" w:rsidRPr="006F059D">
          <w:rPr>
            <w:rStyle w:val="Hyperlink"/>
            <w:rFonts w:eastAsiaTheme="minorEastAsia"/>
            <w:noProof/>
          </w:rPr>
          <w:t>3.61.4 Messages</w:t>
        </w:r>
        <w:r w:rsidR="007B3642">
          <w:rPr>
            <w:noProof/>
            <w:webHidden/>
          </w:rPr>
          <w:tab/>
        </w:r>
        <w:r w:rsidR="007B3642">
          <w:rPr>
            <w:noProof/>
            <w:webHidden/>
          </w:rPr>
          <w:fldChar w:fldCharType="begin"/>
        </w:r>
        <w:r w:rsidR="007B3642">
          <w:rPr>
            <w:noProof/>
            <w:webHidden/>
          </w:rPr>
          <w:instrText xml:space="preserve"> PAGEREF _Toc13773834 \h </w:instrText>
        </w:r>
        <w:r w:rsidR="007B3642">
          <w:rPr>
            <w:noProof/>
            <w:webHidden/>
          </w:rPr>
        </w:r>
        <w:r w:rsidR="007B3642">
          <w:rPr>
            <w:noProof/>
            <w:webHidden/>
          </w:rPr>
          <w:fldChar w:fldCharType="separate"/>
        </w:r>
        <w:r w:rsidR="007B3642">
          <w:rPr>
            <w:noProof/>
            <w:webHidden/>
          </w:rPr>
          <w:t>371</w:t>
        </w:r>
        <w:r w:rsidR="007B3642">
          <w:rPr>
            <w:noProof/>
            <w:webHidden/>
          </w:rPr>
          <w:fldChar w:fldCharType="end"/>
        </w:r>
      </w:hyperlink>
    </w:p>
    <w:p w14:paraId="75D49235" w14:textId="192965FD" w:rsidR="007B3642" w:rsidRDefault="000F64B0">
      <w:pPr>
        <w:pStyle w:val="TOC3"/>
        <w:rPr>
          <w:rFonts w:asciiTheme="minorHAnsi" w:eastAsiaTheme="minorEastAsia" w:hAnsiTheme="minorHAnsi" w:cstheme="minorBidi"/>
          <w:noProof/>
          <w:sz w:val="22"/>
          <w:szCs w:val="22"/>
        </w:rPr>
      </w:pPr>
      <w:hyperlink w:anchor="_Toc13773835" w:history="1">
        <w:r w:rsidR="007B3642" w:rsidRPr="006F059D">
          <w:rPr>
            <w:rStyle w:val="Hyperlink"/>
            <w:rFonts w:eastAsiaTheme="minorEastAsia"/>
            <w:noProof/>
          </w:rPr>
          <w:t>3.61.7 Security Considerations</w:t>
        </w:r>
        <w:r w:rsidR="007B3642">
          <w:rPr>
            <w:noProof/>
            <w:webHidden/>
          </w:rPr>
          <w:tab/>
        </w:r>
        <w:r w:rsidR="007B3642">
          <w:rPr>
            <w:noProof/>
            <w:webHidden/>
          </w:rPr>
          <w:fldChar w:fldCharType="begin"/>
        </w:r>
        <w:r w:rsidR="007B3642">
          <w:rPr>
            <w:noProof/>
            <w:webHidden/>
          </w:rPr>
          <w:instrText xml:space="preserve"> PAGEREF _Toc13773835 \h </w:instrText>
        </w:r>
        <w:r w:rsidR="007B3642">
          <w:rPr>
            <w:noProof/>
            <w:webHidden/>
          </w:rPr>
        </w:r>
        <w:r w:rsidR="007B3642">
          <w:rPr>
            <w:noProof/>
            <w:webHidden/>
          </w:rPr>
          <w:fldChar w:fldCharType="separate"/>
        </w:r>
        <w:r w:rsidR="007B3642">
          <w:rPr>
            <w:noProof/>
            <w:webHidden/>
          </w:rPr>
          <w:t>374</w:t>
        </w:r>
        <w:r w:rsidR="007B3642">
          <w:rPr>
            <w:noProof/>
            <w:webHidden/>
          </w:rPr>
          <w:fldChar w:fldCharType="end"/>
        </w:r>
      </w:hyperlink>
    </w:p>
    <w:p w14:paraId="76FA01F9" w14:textId="049AD89C" w:rsidR="007B3642" w:rsidRDefault="000F64B0">
      <w:pPr>
        <w:pStyle w:val="TOC2"/>
        <w:rPr>
          <w:rFonts w:asciiTheme="minorHAnsi" w:eastAsiaTheme="minorEastAsia" w:hAnsiTheme="minorHAnsi" w:cstheme="minorBidi"/>
          <w:noProof/>
          <w:sz w:val="22"/>
          <w:szCs w:val="22"/>
        </w:rPr>
      </w:pPr>
      <w:hyperlink w:anchor="_Toc13773836" w:history="1">
        <w:r w:rsidR="007B3642" w:rsidRPr="006F059D">
          <w:rPr>
            <w:rStyle w:val="Hyperlink"/>
            <w:rFonts w:eastAsiaTheme="minorEastAsia"/>
            <w:noProof/>
          </w:rPr>
          <w:t>3.62 Reserved for Remove Metadata [ITI-62]</w:t>
        </w:r>
        <w:r w:rsidR="007B3642">
          <w:rPr>
            <w:noProof/>
            <w:webHidden/>
          </w:rPr>
          <w:tab/>
        </w:r>
        <w:r w:rsidR="007B3642">
          <w:rPr>
            <w:noProof/>
            <w:webHidden/>
          </w:rPr>
          <w:fldChar w:fldCharType="begin"/>
        </w:r>
        <w:r w:rsidR="007B3642">
          <w:rPr>
            <w:noProof/>
            <w:webHidden/>
          </w:rPr>
          <w:instrText xml:space="preserve"> PAGEREF _Toc13773836 \h </w:instrText>
        </w:r>
        <w:r w:rsidR="007B3642">
          <w:rPr>
            <w:noProof/>
            <w:webHidden/>
          </w:rPr>
        </w:r>
        <w:r w:rsidR="007B3642">
          <w:rPr>
            <w:noProof/>
            <w:webHidden/>
          </w:rPr>
          <w:fldChar w:fldCharType="separate"/>
        </w:r>
        <w:r w:rsidR="007B3642">
          <w:rPr>
            <w:noProof/>
            <w:webHidden/>
          </w:rPr>
          <w:t>378</w:t>
        </w:r>
        <w:r w:rsidR="007B3642">
          <w:rPr>
            <w:noProof/>
            <w:webHidden/>
          </w:rPr>
          <w:fldChar w:fldCharType="end"/>
        </w:r>
      </w:hyperlink>
    </w:p>
    <w:p w14:paraId="702A9E12" w14:textId="73F19521" w:rsidR="007B3642" w:rsidRDefault="000F64B0">
      <w:pPr>
        <w:pStyle w:val="TOC2"/>
        <w:rPr>
          <w:rFonts w:asciiTheme="minorHAnsi" w:eastAsiaTheme="minorEastAsia" w:hAnsiTheme="minorHAnsi" w:cstheme="minorBidi"/>
          <w:noProof/>
          <w:sz w:val="22"/>
          <w:szCs w:val="22"/>
        </w:rPr>
      </w:pPr>
      <w:hyperlink w:anchor="_Toc13773837" w:history="1">
        <w:r w:rsidR="007B3642" w:rsidRPr="006F059D">
          <w:rPr>
            <w:rStyle w:val="Hyperlink"/>
            <w:rFonts w:eastAsiaTheme="minorEastAsia"/>
            <w:noProof/>
          </w:rPr>
          <w:t>3.63 Reserved for Cross Gateway Fetch [ITI-63]</w:t>
        </w:r>
        <w:r w:rsidR="007B3642">
          <w:rPr>
            <w:noProof/>
            <w:webHidden/>
          </w:rPr>
          <w:tab/>
        </w:r>
        <w:r w:rsidR="007B3642">
          <w:rPr>
            <w:noProof/>
            <w:webHidden/>
          </w:rPr>
          <w:fldChar w:fldCharType="begin"/>
        </w:r>
        <w:r w:rsidR="007B3642">
          <w:rPr>
            <w:noProof/>
            <w:webHidden/>
          </w:rPr>
          <w:instrText xml:space="preserve"> PAGEREF _Toc13773837 \h </w:instrText>
        </w:r>
        <w:r w:rsidR="007B3642">
          <w:rPr>
            <w:noProof/>
            <w:webHidden/>
          </w:rPr>
        </w:r>
        <w:r w:rsidR="007B3642">
          <w:rPr>
            <w:noProof/>
            <w:webHidden/>
          </w:rPr>
          <w:fldChar w:fldCharType="separate"/>
        </w:r>
        <w:r w:rsidR="007B3642">
          <w:rPr>
            <w:noProof/>
            <w:webHidden/>
          </w:rPr>
          <w:t>378</w:t>
        </w:r>
        <w:r w:rsidR="007B3642">
          <w:rPr>
            <w:noProof/>
            <w:webHidden/>
          </w:rPr>
          <w:fldChar w:fldCharType="end"/>
        </w:r>
      </w:hyperlink>
    </w:p>
    <w:p w14:paraId="2DFF190B" w14:textId="28227E9D" w:rsidR="007B3642" w:rsidRDefault="000F64B0">
      <w:pPr>
        <w:pStyle w:val="TOC2"/>
        <w:rPr>
          <w:rFonts w:asciiTheme="minorHAnsi" w:eastAsiaTheme="minorEastAsia" w:hAnsiTheme="minorHAnsi" w:cstheme="minorBidi"/>
          <w:noProof/>
          <w:sz w:val="22"/>
          <w:szCs w:val="22"/>
        </w:rPr>
      </w:pPr>
      <w:hyperlink w:anchor="_Toc13773838" w:history="1">
        <w:r w:rsidR="007B3642" w:rsidRPr="006F059D">
          <w:rPr>
            <w:rStyle w:val="Hyperlink"/>
            <w:rFonts w:eastAsiaTheme="minorEastAsia"/>
            <w:noProof/>
          </w:rPr>
          <w:t>3.64 Reserved for Notify XAP-PID Link Change [ITI-64]</w:t>
        </w:r>
        <w:r w:rsidR="007B3642">
          <w:rPr>
            <w:noProof/>
            <w:webHidden/>
          </w:rPr>
          <w:tab/>
        </w:r>
        <w:r w:rsidR="007B3642">
          <w:rPr>
            <w:noProof/>
            <w:webHidden/>
          </w:rPr>
          <w:fldChar w:fldCharType="begin"/>
        </w:r>
        <w:r w:rsidR="007B3642">
          <w:rPr>
            <w:noProof/>
            <w:webHidden/>
          </w:rPr>
          <w:instrText xml:space="preserve"> PAGEREF _Toc13773838 \h </w:instrText>
        </w:r>
        <w:r w:rsidR="007B3642">
          <w:rPr>
            <w:noProof/>
            <w:webHidden/>
          </w:rPr>
        </w:r>
        <w:r w:rsidR="007B3642">
          <w:rPr>
            <w:noProof/>
            <w:webHidden/>
          </w:rPr>
          <w:fldChar w:fldCharType="separate"/>
        </w:r>
        <w:r w:rsidR="007B3642">
          <w:rPr>
            <w:noProof/>
            <w:webHidden/>
          </w:rPr>
          <w:t>378</w:t>
        </w:r>
        <w:r w:rsidR="007B3642">
          <w:rPr>
            <w:noProof/>
            <w:webHidden/>
          </w:rPr>
          <w:fldChar w:fldCharType="end"/>
        </w:r>
      </w:hyperlink>
    </w:p>
    <w:p w14:paraId="609BC25B" w14:textId="77777777" w:rsidR="007A1F44" w:rsidRPr="00A03C55" w:rsidRDefault="007F429B" w:rsidP="007675EE">
      <w:pPr>
        <w:pStyle w:val="BodyText"/>
        <w:rPr>
          <w:b/>
        </w:rPr>
      </w:pPr>
      <w:r w:rsidRPr="00A03C55">
        <w:fldChar w:fldCharType="end"/>
      </w:r>
    </w:p>
    <w:p w14:paraId="527BF972" w14:textId="77777777" w:rsidR="007A1F44" w:rsidRPr="00A03C55" w:rsidRDefault="007A1F44" w:rsidP="00601E92">
      <w:pPr>
        <w:pStyle w:val="BodyText"/>
        <w:rPr>
          <w:b/>
        </w:rPr>
      </w:pPr>
    </w:p>
    <w:p w14:paraId="5EEFDCEA" w14:textId="77777777" w:rsidR="00545847" w:rsidRPr="00A03C55" w:rsidRDefault="00545847" w:rsidP="00545847">
      <w:pPr>
        <w:pStyle w:val="Heading1"/>
        <w:numPr>
          <w:ilvl w:val="0"/>
          <w:numId w:val="8"/>
        </w:numPr>
        <w:tabs>
          <w:tab w:val="left" w:pos="432"/>
        </w:tabs>
        <w:rPr>
          <w:noProof w:val="0"/>
        </w:rPr>
      </w:pPr>
      <w:bookmarkStart w:id="0" w:name="_Toc301797270"/>
      <w:bookmarkStart w:id="1" w:name="_Toc500244118"/>
      <w:bookmarkStart w:id="2" w:name="_Toc518548537"/>
      <w:bookmarkStart w:id="3" w:name="_Toc13773650"/>
      <w:bookmarkStart w:id="4" w:name="_Toc173916075"/>
      <w:bookmarkStart w:id="5" w:name="_Toc174248596"/>
      <w:bookmarkStart w:id="6" w:name="_Toc210805513"/>
      <w:bookmarkStart w:id="7" w:name="_Toc214433987"/>
      <w:bookmarkStart w:id="8" w:name="_Toc214436908"/>
      <w:bookmarkStart w:id="9" w:name="_Toc214437353"/>
      <w:bookmarkStart w:id="10" w:name="_Toc214437669"/>
      <w:bookmarkStart w:id="11" w:name="_Toc214457145"/>
      <w:bookmarkStart w:id="12" w:name="_Toc214461258"/>
      <w:bookmarkStart w:id="13" w:name="_Toc214462879"/>
      <w:bookmarkStart w:id="14" w:name="_Toc237238684"/>
      <w:bookmarkStart w:id="15" w:name="_Toc398544112"/>
      <w:bookmarkStart w:id="16" w:name="_Toc398717879"/>
      <w:r w:rsidRPr="00A03C55">
        <w:rPr>
          <w:noProof w:val="0"/>
        </w:rPr>
        <w:lastRenderedPageBreak/>
        <w:t>Introduction</w:t>
      </w:r>
      <w:bookmarkEnd w:id="0"/>
      <w:bookmarkEnd w:id="1"/>
      <w:bookmarkEnd w:id="2"/>
      <w:bookmarkEnd w:id="3"/>
    </w:p>
    <w:p w14:paraId="32FAE5D5" w14:textId="77777777" w:rsidR="00545847" w:rsidRPr="00A03C55" w:rsidRDefault="00545847" w:rsidP="00545847">
      <w:pPr>
        <w:pStyle w:val="BodyText"/>
      </w:pPr>
      <w:r w:rsidRPr="00A03C55">
        <w:t>This document, Volume 2 of the IHE IT Infrastructure (ITI) Technical Framework, defines transactions used in IHE IT Infrastructure profiles.</w:t>
      </w:r>
    </w:p>
    <w:p w14:paraId="5E4FFAA3" w14:textId="77777777" w:rsidR="00545847" w:rsidRPr="00A03C55" w:rsidRDefault="00545847" w:rsidP="00545847">
      <w:pPr>
        <w:pStyle w:val="Heading2"/>
        <w:numPr>
          <w:ilvl w:val="1"/>
          <w:numId w:val="8"/>
        </w:numPr>
        <w:tabs>
          <w:tab w:val="clear" w:pos="2160"/>
          <w:tab w:val="left" w:pos="576"/>
        </w:tabs>
        <w:rPr>
          <w:noProof w:val="0"/>
        </w:rPr>
      </w:pPr>
      <w:bookmarkStart w:id="17" w:name="_Toc301797271"/>
      <w:bookmarkStart w:id="18" w:name="_Toc500244119"/>
      <w:bookmarkStart w:id="19" w:name="_Toc518548538"/>
      <w:bookmarkStart w:id="20" w:name="_Toc13773651"/>
      <w:r w:rsidRPr="00A03C55">
        <w:rPr>
          <w:noProof w:val="0"/>
        </w:rPr>
        <w:t>Introduction to IHE</w:t>
      </w:r>
      <w:bookmarkEnd w:id="17"/>
      <w:bookmarkEnd w:id="18"/>
      <w:bookmarkEnd w:id="19"/>
      <w:bookmarkEnd w:id="20"/>
    </w:p>
    <w:p w14:paraId="3D4F2C63" w14:textId="77777777" w:rsidR="00545847" w:rsidRPr="00A03C55" w:rsidRDefault="00545847" w:rsidP="00545847">
      <w:pPr>
        <w:pStyle w:val="BodyText"/>
      </w:pPr>
      <w:r w:rsidRPr="00A03C55">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21669E65" w14:textId="77777777" w:rsidR="00545847" w:rsidRPr="00A03C55" w:rsidRDefault="00545847" w:rsidP="00545847">
      <w:pPr>
        <w:pStyle w:val="BodyText"/>
      </w:pPr>
      <w:r w:rsidRPr="00A03C55">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78D746A7" w14:textId="77777777" w:rsidR="00545847" w:rsidRPr="00A03C55" w:rsidRDefault="00545847" w:rsidP="00545847">
      <w:pPr>
        <w:pStyle w:val="BodyText"/>
      </w:pPr>
      <w:r w:rsidRPr="00A03C55">
        <w:t xml:space="preserve">For more general information regarding IHE, refer to </w:t>
      </w:r>
      <w:hyperlink r:id="rId10" w:history="1">
        <w:r w:rsidRPr="00A03C55">
          <w:rPr>
            <w:rStyle w:val="Hyperlink"/>
          </w:rPr>
          <w:t>www.ihe.net</w:t>
        </w:r>
      </w:hyperlink>
      <w:r w:rsidRPr="00A03C55">
        <w:t xml:space="preserve">. It is strongly recommended that, prior to reading this volume, readers familiarize themselves with the concepts defined in the </w:t>
      </w:r>
      <w:hyperlink r:id="rId11" w:anchor="GenIntro" w:history="1">
        <w:r w:rsidRPr="00A03C55">
          <w:rPr>
            <w:rStyle w:val="Hyperlink"/>
            <w:i/>
          </w:rPr>
          <w:t>IHE Technical Frameworks General Introduction</w:t>
        </w:r>
      </w:hyperlink>
      <w:r w:rsidRPr="00A03C55">
        <w:t>.</w:t>
      </w:r>
    </w:p>
    <w:p w14:paraId="75BE7D2F" w14:textId="77777777" w:rsidR="00545847" w:rsidRPr="00A03C55" w:rsidRDefault="00545847" w:rsidP="00545847">
      <w:pPr>
        <w:pStyle w:val="Heading2"/>
        <w:numPr>
          <w:ilvl w:val="1"/>
          <w:numId w:val="8"/>
        </w:numPr>
        <w:tabs>
          <w:tab w:val="clear" w:pos="2160"/>
        </w:tabs>
        <w:rPr>
          <w:noProof w:val="0"/>
        </w:rPr>
      </w:pPr>
      <w:bookmarkStart w:id="21" w:name="_Toc500243167"/>
      <w:bookmarkStart w:id="22" w:name="_Toc518390555"/>
      <w:bookmarkStart w:id="23" w:name="_Toc13773652"/>
      <w:bookmarkStart w:id="24" w:name="_Toc473170357"/>
      <w:bookmarkStart w:id="25" w:name="_Toc504625754"/>
      <w:bookmarkStart w:id="26" w:name="_Toc530192906"/>
      <w:bookmarkStart w:id="27" w:name="_Toc1391408"/>
      <w:bookmarkStart w:id="28" w:name="_Toc1455607"/>
      <w:bookmarkStart w:id="29" w:name="_Toc1455662"/>
      <w:bookmarkStart w:id="30" w:name="_Toc301797274"/>
      <w:bookmarkStart w:id="31" w:name="_Toc500244120"/>
      <w:bookmarkStart w:id="32" w:name="_Toc518548539"/>
      <w:r w:rsidRPr="00A03C55">
        <w:rPr>
          <w:noProof w:val="0"/>
        </w:rPr>
        <w:t xml:space="preserve">Introduction to IHE IT Infrastructure </w:t>
      </w:r>
      <w:bookmarkEnd w:id="21"/>
      <w:r w:rsidRPr="00A03C55">
        <w:rPr>
          <w:noProof w:val="0"/>
        </w:rPr>
        <w:t>(ITI)</w:t>
      </w:r>
      <w:bookmarkEnd w:id="22"/>
      <w:r w:rsidRPr="00A03C55">
        <w:rPr>
          <w:noProof w:val="0"/>
        </w:rPr>
        <w:t xml:space="preserve"> Technical Framework</w:t>
      </w:r>
      <w:bookmarkEnd w:id="23"/>
    </w:p>
    <w:p w14:paraId="42959CA5" w14:textId="526301DB" w:rsidR="00545847" w:rsidRPr="00A03C55" w:rsidRDefault="00545847" w:rsidP="00545847">
      <w:r w:rsidRPr="00A03C55">
        <w:t xml:space="preserve">This document, the IHE IT Infrastructure Technical Framework (ITI TF), 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 The latest version of the document is always available at </w:t>
      </w:r>
      <w:hyperlink r:id="rId12" w:history="1">
        <w:r w:rsidRPr="00A03C55">
          <w:rPr>
            <w:rStyle w:val="Hyperlink"/>
          </w:rPr>
          <w:t>http://ihe.net/Technical_Frameworks/</w:t>
        </w:r>
      </w:hyperlink>
      <w:r w:rsidRPr="00A03C55">
        <w:t>.</w:t>
      </w:r>
    </w:p>
    <w:p w14:paraId="00A7361E" w14:textId="77777777" w:rsidR="00545847" w:rsidRPr="00A03C55" w:rsidRDefault="00545847" w:rsidP="00545847">
      <w:pPr>
        <w:pStyle w:val="Heading2"/>
        <w:numPr>
          <w:ilvl w:val="1"/>
          <w:numId w:val="8"/>
        </w:numPr>
        <w:tabs>
          <w:tab w:val="clear" w:pos="2160"/>
          <w:tab w:val="left" w:pos="576"/>
        </w:tabs>
        <w:rPr>
          <w:noProof w:val="0"/>
        </w:rPr>
      </w:pPr>
      <w:bookmarkStart w:id="33" w:name="_Toc13773653"/>
      <w:r w:rsidRPr="00A03C55">
        <w:rPr>
          <w:noProof w:val="0"/>
        </w:rPr>
        <w:t>Intended Audience</w:t>
      </w:r>
      <w:bookmarkEnd w:id="24"/>
      <w:bookmarkEnd w:id="25"/>
      <w:bookmarkEnd w:id="26"/>
      <w:bookmarkEnd w:id="27"/>
      <w:bookmarkEnd w:id="28"/>
      <w:bookmarkEnd w:id="29"/>
      <w:bookmarkEnd w:id="30"/>
      <w:bookmarkEnd w:id="31"/>
      <w:bookmarkEnd w:id="32"/>
      <w:bookmarkEnd w:id="33"/>
      <w:r w:rsidRPr="00A03C55">
        <w:rPr>
          <w:noProof w:val="0"/>
        </w:rPr>
        <w:t xml:space="preserve"> </w:t>
      </w:r>
    </w:p>
    <w:p w14:paraId="29D3DE03" w14:textId="77777777" w:rsidR="00545847" w:rsidRPr="00A03C55" w:rsidRDefault="00545847" w:rsidP="00545847">
      <w:pPr>
        <w:pStyle w:val="BodyText"/>
      </w:pPr>
      <w:bookmarkStart w:id="34" w:name="_Toc473170359"/>
      <w:bookmarkStart w:id="35" w:name="_Toc504625756"/>
      <w:bookmarkStart w:id="36" w:name="_Toc530192908"/>
      <w:bookmarkStart w:id="37" w:name="_Toc1391410"/>
      <w:bookmarkStart w:id="38" w:name="_Toc1455609"/>
      <w:bookmarkStart w:id="39" w:name="_Toc1455664"/>
      <w:r w:rsidRPr="00A03C55">
        <w:t>The intended audience of IHE Technical Frameworks Volume 2 is:</w:t>
      </w:r>
    </w:p>
    <w:p w14:paraId="3FF8ED03" w14:textId="77777777" w:rsidR="00545847" w:rsidRPr="00A03C55" w:rsidRDefault="00545847" w:rsidP="00545847">
      <w:pPr>
        <w:pStyle w:val="ListBullet2"/>
        <w:numPr>
          <w:ilvl w:val="0"/>
          <w:numId w:val="2"/>
        </w:numPr>
      </w:pPr>
      <w:r w:rsidRPr="00A03C55">
        <w:t>Those interested in integrating healthcare information systems and workflows</w:t>
      </w:r>
    </w:p>
    <w:p w14:paraId="4BA95BDA" w14:textId="77777777" w:rsidR="00545847" w:rsidRPr="00A03C55" w:rsidRDefault="00545847" w:rsidP="00545847">
      <w:pPr>
        <w:pStyle w:val="ListBullet2"/>
        <w:numPr>
          <w:ilvl w:val="0"/>
          <w:numId w:val="2"/>
        </w:numPr>
      </w:pPr>
      <w:r w:rsidRPr="00A03C55">
        <w:t xml:space="preserve">IT departments of healthcare institutions </w:t>
      </w:r>
    </w:p>
    <w:p w14:paraId="3B358E91" w14:textId="77777777" w:rsidR="00545847" w:rsidRPr="00A03C55" w:rsidRDefault="00545847" w:rsidP="00545847">
      <w:pPr>
        <w:pStyle w:val="ListBullet2"/>
        <w:numPr>
          <w:ilvl w:val="0"/>
          <w:numId w:val="2"/>
        </w:numPr>
      </w:pPr>
      <w:r w:rsidRPr="00A03C55">
        <w:t>Technical staff of vendors participating in the IHE initiative</w:t>
      </w:r>
    </w:p>
    <w:p w14:paraId="10AB1863" w14:textId="77777777" w:rsidR="00545847" w:rsidRPr="00A03C55" w:rsidRDefault="00545847" w:rsidP="00545847">
      <w:pPr>
        <w:pStyle w:val="ListBullet2"/>
        <w:numPr>
          <w:ilvl w:val="0"/>
          <w:numId w:val="2"/>
        </w:numPr>
      </w:pPr>
      <w:r w:rsidRPr="00A03C55">
        <w:t>Experts involved in standards development</w:t>
      </w:r>
    </w:p>
    <w:p w14:paraId="0ED33AED" w14:textId="77777777" w:rsidR="00545847" w:rsidRPr="00A03C55" w:rsidRDefault="00545847" w:rsidP="00545847">
      <w:pPr>
        <w:pStyle w:val="Heading2"/>
        <w:numPr>
          <w:ilvl w:val="1"/>
          <w:numId w:val="8"/>
        </w:numPr>
        <w:tabs>
          <w:tab w:val="clear" w:pos="2160"/>
        </w:tabs>
        <w:rPr>
          <w:noProof w:val="0"/>
        </w:rPr>
      </w:pPr>
      <w:bookmarkStart w:id="40" w:name="_Toc500243169"/>
      <w:bookmarkStart w:id="41" w:name="_Toc518390557"/>
      <w:bookmarkStart w:id="42" w:name="_Toc13773654"/>
      <w:bookmarkStart w:id="43" w:name="_Toc301797273"/>
      <w:bookmarkStart w:id="44" w:name="_Toc500244121"/>
      <w:bookmarkStart w:id="45" w:name="_Toc518548540"/>
      <w:bookmarkEnd w:id="34"/>
      <w:bookmarkEnd w:id="35"/>
      <w:bookmarkEnd w:id="36"/>
      <w:bookmarkEnd w:id="37"/>
      <w:bookmarkEnd w:id="38"/>
      <w:bookmarkEnd w:id="39"/>
      <w:r w:rsidRPr="00A03C55">
        <w:rPr>
          <w:noProof w:val="0"/>
        </w:rPr>
        <w:t>Prerequisites and Reference Material</w:t>
      </w:r>
      <w:bookmarkEnd w:id="40"/>
      <w:bookmarkEnd w:id="41"/>
      <w:bookmarkEnd w:id="42"/>
    </w:p>
    <w:p w14:paraId="588848F9" w14:textId="77777777" w:rsidR="00545847" w:rsidRPr="00A03C55" w:rsidRDefault="00545847" w:rsidP="00545847">
      <w:pPr>
        <w:pStyle w:val="BodyText"/>
      </w:pPr>
      <w:r w:rsidRPr="00A03C55">
        <w:t xml:space="preserve">For more general information regarding IHE, refer to </w:t>
      </w:r>
      <w:hyperlink r:id="rId13" w:history="1">
        <w:r w:rsidRPr="00A03C55">
          <w:rPr>
            <w:rStyle w:val="Hyperlink"/>
          </w:rPr>
          <w:t>www.ihe.net</w:t>
        </w:r>
      </w:hyperlink>
      <w:r w:rsidRPr="00A03C55">
        <w:t xml:space="preserve">. It is strongly recommended that, prior to reading this volume, readers familiarize themselves with the concepts defined in the </w:t>
      </w:r>
      <w:hyperlink r:id="rId14" w:anchor="GenIntro" w:history="1">
        <w:r w:rsidRPr="00A03C55">
          <w:rPr>
            <w:rStyle w:val="Hyperlink"/>
            <w:i/>
          </w:rPr>
          <w:t>IHE Technical Frameworks General Introduction</w:t>
        </w:r>
      </w:hyperlink>
      <w:r w:rsidRPr="00A03C55">
        <w:t>.</w:t>
      </w:r>
    </w:p>
    <w:p w14:paraId="7F645F1B" w14:textId="77777777" w:rsidR="00545847" w:rsidRPr="00A03C55" w:rsidRDefault="00545847" w:rsidP="00545847">
      <w:pPr>
        <w:pStyle w:val="Heading2"/>
        <w:numPr>
          <w:ilvl w:val="1"/>
          <w:numId w:val="8"/>
        </w:numPr>
        <w:tabs>
          <w:tab w:val="clear" w:pos="2160"/>
          <w:tab w:val="left" w:pos="576"/>
        </w:tabs>
        <w:rPr>
          <w:noProof w:val="0"/>
        </w:rPr>
      </w:pPr>
      <w:bookmarkStart w:id="46" w:name="_Toc13773655"/>
      <w:r w:rsidRPr="00A03C55">
        <w:rPr>
          <w:noProof w:val="0"/>
        </w:rPr>
        <w:lastRenderedPageBreak/>
        <w:t>Overview of Technical Framework Volumes 2</w:t>
      </w:r>
      <w:bookmarkEnd w:id="43"/>
      <w:bookmarkEnd w:id="44"/>
      <w:bookmarkEnd w:id="45"/>
      <w:r w:rsidRPr="00A03C55">
        <w:rPr>
          <w:noProof w:val="0"/>
        </w:rPr>
        <w:t>a, 2b, 2x, and 3</w:t>
      </w:r>
      <w:bookmarkEnd w:id="46"/>
    </w:p>
    <w:p w14:paraId="48A1892B" w14:textId="77777777" w:rsidR="00545847" w:rsidRPr="00A03C55" w:rsidRDefault="00545847" w:rsidP="00545847">
      <w:r w:rsidRPr="00A03C55">
        <w:t>The remainder of Section 1 further describes the general nature, purpose and function of the Technical Framework. Section 2 presents the conventions used in this volume to define IHE transactions.</w:t>
      </w:r>
    </w:p>
    <w:p w14:paraId="781801EC" w14:textId="77777777" w:rsidR="00545847" w:rsidRPr="00A03C55" w:rsidRDefault="00545847" w:rsidP="00545847">
      <w:r w:rsidRPr="00A03C55">
        <w:t>Section 3 defines transactions in detail, specifying the roles for each actor, the standards employed, the information exchanged, and in some cases, implementation options for the transaction. Section 3 is divided into two parts:</w:t>
      </w:r>
    </w:p>
    <w:p w14:paraId="4C0EA9A1" w14:textId="77777777" w:rsidR="00545847" w:rsidRPr="00A03C55" w:rsidRDefault="00545847" w:rsidP="00545847">
      <w:pPr>
        <w:pStyle w:val="ListBullet2"/>
        <w:numPr>
          <w:ilvl w:val="0"/>
          <w:numId w:val="2"/>
        </w:numPr>
      </w:pPr>
      <w:r w:rsidRPr="00A03C55">
        <w:t>Volume 2a: Sections 3.1 - 3.28 corresponding to transactions [ITI-1] through [ITI-28].</w:t>
      </w:r>
    </w:p>
    <w:p w14:paraId="698E58BB" w14:textId="77777777" w:rsidR="00545847" w:rsidRPr="00A03C55" w:rsidRDefault="00545847" w:rsidP="00545847">
      <w:pPr>
        <w:pStyle w:val="ListBullet2"/>
        <w:numPr>
          <w:ilvl w:val="0"/>
          <w:numId w:val="2"/>
        </w:numPr>
      </w:pPr>
      <w:r w:rsidRPr="00A03C55">
        <w:t>Volume 2b: Sections 3.29 - 3.64 corresponding to transactions [ITI-29] through [ITI-64].</w:t>
      </w:r>
    </w:p>
    <w:p w14:paraId="14EEF692" w14:textId="77777777" w:rsidR="00545847" w:rsidRPr="00A03C55" w:rsidRDefault="00545847" w:rsidP="00545847">
      <w:r w:rsidRPr="00A03C55">
        <w:t>Volume 2x contains all appendices, providing technical details associated with the transactions.</w:t>
      </w:r>
    </w:p>
    <w:p w14:paraId="2E760373" w14:textId="77777777" w:rsidR="00545847" w:rsidRPr="00A03C55" w:rsidRDefault="00545847" w:rsidP="00545847">
      <w:r w:rsidRPr="00A03C55">
        <w:t>Volume 3, Section 4 contains specifications that are used by multiple transactions.</w:t>
      </w:r>
    </w:p>
    <w:p w14:paraId="006F2667" w14:textId="77777777" w:rsidR="00545847" w:rsidRPr="00A03C55" w:rsidRDefault="00545847" w:rsidP="00545847">
      <w:pPr>
        <w:pStyle w:val="BodyText"/>
      </w:pPr>
      <w:r w:rsidRPr="00A03C55">
        <w:t>Volume 3, Section 5 contains Content Specifications.</w:t>
      </w:r>
    </w:p>
    <w:p w14:paraId="4320E5CE" w14:textId="076E5926" w:rsidR="00545847" w:rsidRPr="00A03C55" w:rsidRDefault="00545847" w:rsidP="00545847">
      <w:pPr>
        <w:pStyle w:val="BodyText"/>
      </w:pPr>
      <w:r w:rsidRPr="00A03C55">
        <w:t>Code and message samples are stored on</w:t>
      </w:r>
      <w:del w:id="47" w:author="Lynn Felhofer" w:date="2020-04-15T12:21:00Z">
        <w:r w:rsidRPr="00A03C55" w:rsidDel="00F4538E">
          <w:delText xml:space="preserve"> the I</w:delText>
        </w:r>
        <w:commentRangeStart w:id="48"/>
        <w:r w:rsidRPr="00A03C55" w:rsidDel="00F4538E">
          <w:delText>H</w:delText>
        </w:r>
        <w:commentRangeEnd w:id="48"/>
        <w:r w:rsidR="00B12AAF" w:rsidDel="00F4538E">
          <w:rPr>
            <w:rStyle w:val="CommentReference"/>
          </w:rPr>
          <w:commentReference w:id="48"/>
        </w:r>
        <w:r w:rsidRPr="00A03C55" w:rsidDel="00F4538E">
          <w:delText>E</w:delText>
        </w:r>
      </w:del>
      <w:ins w:id="49" w:author="Lynn Felhofer" w:date="2020-04-15T12:21:00Z">
        <w:r w:rsidR="00F4538E">
          <w:t>line:  See ITI TF-2x: Appendix W.</w:t>
        </w:r>
      </w:ins>
      <w:r w:rsidRPr="00A03C55">
        <w:t xml:space="preserve"> </w:t>
      </w:r>
      <w:del w:id="50" w:author="Lynn Felhofer" w:date="2020-03-23T15:42:00Z">
        <w:r w:rsidRPr="00A03C55" w:rsidDel="00B12AAF">
          <w:delText xml:space="preserve">ftp server at </w:delText>
        </w:r>
        <w:r w:rsidR="00240099" w:rsidDel="00B12AAF">
          <w:fldChar w:fldCharType="begin"/>
        </w:r>
        <w:r w:rsidR="00240099" w:rsidDel="00B12AAF">
          <w:delInstrText xml:space="preserve"> HYPERLINK "ftp://ftp.ihe.net/TF_Implementation_Material/" </w:delInstrText>
        </w:r>
        <w:r w:rsidR="00240099" w:rsidDel="00B12AAF">
          <w:fldChar w:fldCharType="separate"/>
        </w:r>
        <w:r w:rsidRPr="00A03C55" w:rsidDel="00B12AAF">
          <w:rPr>
            <w:rStyle w:val="Hyperlink"/>
          </w:rPr>
          <w:delText>ftp://ftp.ihe.net/TF_Implementation_Material</w:delText>
        </w:r>
        <w:r w:rsidR="00240099" w:rsidDel="00B12AAF">
          <w:rPr>
            <w:rStyle w:val="Hyperlink"/>
          </w:rPr>
          <w:fldChar w:fldCharType="end"/>
        </w:r>
        <w:r w:rsidRPr="00A03C55" w:rsidDel="00B12AAF">
          <w:delText>. Explicit links to the ftp server will be provided in the transaction text.</w:delText>
        </w:r>
      </w:del>
    </w:p>
    <w:p w14:paraId="601CE601" w14:textId="77777777" w:rsidR="00545847" w:rsidRPr="00A03C55" w:rsidRDefault="00545847" w:rsidP="00545847">
      <w:pPr>
        <w:pStyle w:val="Heading2"/>
        <w:numPr>
          <w:ilvl w:val="1"/>
          <w:numId w:val="8"/>
        </w:numPr>
        <w:tabs>
          <w:tab w:val="clear" w:pos="2160"/>
          <w:tab w:val="left" w:pos="576"/>
        </w:tabs>
        <w:rPr>
          <w:noProof w:val="0"/>
        </w:rPr>
      </w:pPr>
      <w:bookmarkStart w:id="51" w:name="_Toc473170360"/>
      <w:bookmarkStart w:id="52" w:name="_Toc504625758"/>
      <w:bookmarkStart w:id="53" w:name="_Toc530192910"/>
      <w:bookmarkStart w:id="54" w:name="_Toc1391412"/>
      <w:bookmarkStart w:id="55" w:name="_Toc1455611"/>
      <w:bookmarkStart w:id="56" w:name="_Toc1455666"/>
      <w:bookmarkStart w:id="57" w:name="_Toc301797276"/>
      <w:bookmarkStart w:id="58" w:name="_Toc500244122"/>
      <w:bookmarkStart w:id="59" w:name="_Toc518548541"/>
      <w:bookmarkStart w:id="60" w:name="_Toc13773656"/>
      <w:r w:rsidRPr="00A03C55">
        <w:rPr>
          <w:noProof w:val="0"/>
        </w:rPr>
        <w:t>Comment</w:t>
      </w:r>
      <w:bookmarkEnd w:id="51"/>
      <w:bookmarkEnd w:id="52"/>
      <w:bookmarkEnd w:id="53"/>
      <w:bookmarkEnd w:id="54"/>
      <w:bookmarkEnd w:id="55"/>
      <w:bookmarkEnd w:id="56"/>
      <w:r w:rsidRPr="00A03C55">
        <w:rPr>
          <w:noProof w:val="0"/>
        </w:rPr>
        <w:t xml:space="preserve"> Process</w:t>
      </w:r>
      <w:bookmarkEnd w:id="57"/>
      <w:bookmarkEnd w:id="58"/>
      <w:bookmarkEnd w:id="59"/>
      <w:bookmarkEnd w:id="60"/>
    </w:p>
    <w:p w14:paraId="4FB09552" w14:textId="77777777" w:rsidR="00545847" w:rsidRPr="00A03C55" w:rsidRDefault="00545847" w:rsidP="00545847">
      <w:pPr>
        <w:pStyle w:val="BodyText"/>
        <w:rPr>
          <w:szCs w:val="17"/>
        </w:rPr>
      </w:pPr>
      <w:bookmarkStart w:id="61" w:name="_Toc473170361"/>
      <w:bookmarkStart w:id="62" w:name="_Toc504625759"/>
      <w:bookmarkStart w:id="63" w:name="_Toc530192911"/>
      <w:bookmarkStart w:id="64" w:name="_Toc1391413"/>
      <w:bookmarkStart w:id="65" w:name="_Toc1455612"/>
      <w:bookmarkStart w:id="66" w:name="_Toc1455667"/>
      <w:r w:rsidRPr="00A03C55">
        <w:t xml:space="preserve">IHE International welcomes comments on this document and the IHE initiative. Comments on the IHE initiative can be submitted by sending an email to the co-chairs and secretary of the IT Infrastructure domain committees at iti@ihe.net. Comments on this document can be submitted at </w:t>
      </w:r>
      <w:hyperlink r:id="rId18" w:history="1">
        <w:r w:rsidRPr="00A03C55">
          <w:rPr>
            <w:rStyle w:val="Hyperlink"/>
          </w:rPr>
          <w:t>http://ihe.net/ITI_Public_Comments</w:t>
        </w:r>
      </w:hyperlink>
      <w:r w:rsidRPr="00A03C55">
        <w:t>.</w:t>
      </w:r>
    </w:p>
    <w:p w14:paraId="445D4647" w14:textId="77777777" w:rsidR="00545847" w:rsidRPr="00A03C55" w:rsidRDefault="00545847" w:rsidP="00545847">
      <w:pPr>
        <w:pStyle w:val="Heading2"/>
        <w:numPr>
          <w:ilvl w:val="1"/>
          <w:numId w:val="8"/>
        </w:numPr>
        <w:tabs>
          <w:tab w:val="clear" w:pos="2160"/>
          <w:tab w:val="left" w:pos="576"/>
        </w:tabs>
        <w:rPr>
          <w:noProof w:val="0"/>
        </w:rPr>
      </w:pPr>
      <w:bookmarkStart w:id="67" w:name="_Toc301797277"/>
      <w:bookmarkStart w:id="68" w:name="_Toc500244123"/>
      <w:bookmarkStart w:id="69" w:name="_Toc518548542"/>
      <w:bookmarkStart w:id="70" w:name="_Toc13773657"/>
      <w:r w:rsidRPr="00A03C55">
        <w:rPr>
          <w:noProof w:val="0"/>
        </w:rPr>
        <w:t xml:space="preserve">Copyright </w:t>
      </w:r>
      <w:bookmarkEnd w:id="61"/>
      <w:bookmarkEnd w:id="62"/>
      <w:bookmarkEnd w:id="63"/>
      <w:bookmarkEnd w:id="64"/>
      <w:bookmarkEnd w:id="65"/>
      <w:bookmarkEnd w:id="66"/>
      <w:r w:rsidRPr="00A03C55">
        <w:rPr>
          <w:noProof w:val="0"/>
        </w:rPr>
        <w:t>Licenses</w:t>
      </w:r>
      <w:bookmarkEnd w:id="67"/>
      <w:bookmarkEnd w:id="68"/>
      <w:bookmarkEnd w:id="69"/>
      <w:bookmarkEnd w:id="70"/>
    </w:p>
    <w:p w14:paraId="495DE351" w14:textId="77777777" w:rsidR="00545847" w:rsidRPr="00A03C55" w:rsidRDefault="00545847" w:rsidP="00545847">
      <w:pPr>
        <w:pStyle w:val="BodyText"/>
      </w:pPr>
      <w:r w:rsidRPr="00A03C55">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31E665E1" w14:textId="77777777" w:rsidR="00545847" w:rsidRPr="00A03C55" w:rsidRDefault="00545847" w:rsidP="00545847">
      <w:pPr>
        <w:pStyle w:val="BodyText"/>
      </w:pPr>
      <w:r w:rsidRPr="00A03C55">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6EDF3F34" w14:textId="77777777" w:rsidR="00545847" w:rsidRPr="00A03C55" w:rsidRDefault="00545847" w:rsidP="00545847">
      <w:pPr>
        <w:pStyle w:val="Heading3"/>
        <w:numPr>
          <w:ilvl w:val="2"/>
          <w:numId w:val="8"/>
        </w:numPr>
        <w:tabs>
          <w:tab w:val="clear" w:pos="2160"/>
          <w:tab w:val="clear" w:pos="2880"/>
        </w:tabs>
        <w:rPr>
          <w:noProof w:val="0"/>
        </w:rPr>
      </w:pPr>
      <w:bookmarkStart w:id="71" w:name="_Toc301797278"/>
      <w:bookmarkStart w:id="72" w:name="_Toc500244124"/>
      <w:bookmarkStart w:id="73" w:name="_Toc518548543"/>
      <w:bookmarkStart w:id="74" w:name="_Toc13773658"/>
      <w:r w:rsidRPr="00A03C55">
        <w:rPr>
          <w:noProof w:val="0"/>
        </w:rPr>
        <w:t>Copyright of Base Standards</w:t>
      </w:r>
      <w:bookmarkEnd w:id="71"/>
      <w:bookmarkEnd w:id="72"/>
      <w:bookmarkEnd w:id="73"/>
      <w:bookmarkEnd w:id="74"/>
    </w:p>
    <w:p w14:paraId="05889F43" w14:textId="77777777" w:rsidR="00545847" w:rsidRPr="00A03C55" w:rsidRDefault="00545847" w:rsidP="00545847">
      <w:pPr>
        <w:pStyle w:val="BodyText"/>
      </w:pPr>
      <w:r w:rsidRPr="00A03C55">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65527A12" w14:textId="77777777" w:rsidR="00545847" w:rsidRPr="00A03C55" w:rsidRDefault="00545847" w:rsidP="00545847">
      <w:pPr>
        <w:pStyle w:val="BodyText"/>
      </w:pPr>
      <w:r w:rsidRPr="00A03C55">
        <w:lastRenderedPageBreak/>
        <w:t>Health Level Seven, Inc. has granted permission to IHE to reproduce tables from the HL7</w:t>
      </w:r>
      <w:bookmarkStart w:id="75" w:name="OLE_LINK30"/>
      <w:r w:rsidRPr="00A03C55">
        <w:rPr>
          <w:vertAlign w:val="superscript"/>
        </w:rPr>
        <w:t>®</w:t>
      </w:r>
      <w:bookmarkEnd w:id="75"/>
      <w:r w:rsidRPr="00A03C55">
        <w:rPr>
          <w:rStyle w:val="FootnoteReference"/>
        </w:rPr>
        <w:footnoteReference w:id="1"/>
      </w:r>
      <w:r w:rsidRPr="00A03C55">
        <w:t xml:space="preserve"> standard. The HL7 tables in this document are copyrighted by Health Level Seven, Inc. All rights reserved. Material drawn from these documents is credited where used.</w:t>
      </w:r>
    </w:p>
    <w:p w14:paraId="2821EF3D" w14:textId="77777777" w:rsidR="00545847" w:rsidRPr="00A03C55" w:rsidRDefault="00545847" w:rsidP="00545847">
      <w:pPr>
        <w:pStyle w:val="Heading2"/>
        <w:numPr>
          <w:ilvl w:val="1"/>
          <w:numId w:val="8"/>
        </w:numPr>
        <w:tabs>
          <w:tab w:val="clear" w:pos="2160"/>
          <w:tab w:val="left" w:pos="576"/>
        </w:tabs>
        <w:rPr>
          <w:noProof w:val="0"/>
        </w:rPr>
      </w:pPr>
      <w:bookmarkStart w:id="76" w:name="_Toc301797279"/>
      <w:bookmarkStart w:id="77" w:name="_Toc500244125"/>
      <w:bookmarkStart w:id="78" w:name="_Toc518548544"/>
      <w:bookmarkStart w:id="79" w:name="_Toc13773659"/>
      <w:r w:rsidRPr="00A03C55">
        <w:rPr>
          <w:noProof w:val="0"/>
        </w:rPr>
        <w:t>Trademark</w:t>
      </w:r>
      <w:bookmarkEnd w:id="76"/>
      <w:bookmarkEnd w:id="77"/>
      <w:bookmarkEnd w:id="78"/>
      <w:bookmarkEnd w:id="79"/>
    </w:p>
    <w:p w14:paraId="38E3C3D0" w14:textId="77777777" w:rsidR="00545847" w:rsidRPr="00A03C55" w:rsidRDefault="00545847" w:rsidP="00545847">
      <w:pPr>
        <w:pStyle w:val="BodyText"/>
      </w:pPr>
      <w:r w:rsidRPr="00A03C55">
        <w:t>IHE</w:t>
      </w:r>
      <w:r w:rsidRPr="00A03C55">
        <w:rPr>
          <w:vertAlign w:val="superscript"/>
        </w:rPr>
        <w:t>®</w:t>
      </w:r>
      <w:r w:rsidRPr="00A03C55">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4DBD570" w14:textId="77777777" w:rsidR="00545847" w:rsidRPr="00A03C55" w:rsidRDefault="00545847" w:rsidP="00545847">
      <w:pPr>
        <w:pStyle w:val="Heading2"/>
        <w:numPr>
          <w:ilvl w:val="1"/>
          <w:numId w:val="8"/>
        </w:numPr>
        <w:tabs>
          <w:tab w:val="clear" w:pos="2160"/>
          <w:tab w:val="left" w:pos="576"/>
        </w:tabs>
        <w:rPr>
          <w:noProof w:val="0"/>
        </w:rPr>
      </w:pPr>
      <w:bookmarkStart w:id="80" w:name="_Toc299786323"/>
      <w:bookmarkStart w:id="81" w:name="_Toc301797280"/>
      <w:bookmarkStart w:id="82" w:name="_Toc500244126"/>
      <w:bookmarkStart w:id="83" w:name="_Toc518548545"/>
      <w:bookmarkStart w:id="84" w:name="_Toc13773660"/>
      <w:r w:rsidRPr="00A03C55">
        <w:rPr>
          <w:noProof w:val="0"/>
        </w:rPr>
        <w:t>Disclaimer Regarding Patent Rights</w:t>
      </w:r>
      <w:bookmarkEnd w:id="80"/>
      <w:bookmarkEnd w:id="81"/>
      <w:bookmarkEnd w:id="82"/>
      <w:bookmarkEnd w:id="83"/>
      <w:bookmarkEnd w:id="84"/>
    </w:p>
    <w:p w14:paraId="5097D91E" w14:textId="77777777" w:rsidR="00545847" w:rsidRPr="00A03C55" w:rsidRDefault="00545847" w:rsidP="00545847">
      <w:pPr>
        <w:pStyle w:val="BodyText"/>
      </w:pPr>
      <w:r w:rsidRPr="00A03C55">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9" w:history="1">
        <w:r w:rsidRPr="00A03C55">
          <w:rPr>
            <w:rStyle w:val="Hyperlink"/>
          </w:rPr>
          <w:t>http://www.ihe.net/Patent_Disclosure_Process</w:t>
        </w:r>
      </w:hyperlink>
      <w:r w:rsidRPr="00A03C55">
        <w:t xml:space="preserve">. Please address questions about the patent disclosure process to the secretary of the IHE International Board: </w:t>
      </w:r>
      <w:hyperlink r:id="rId20" w:history="1">
        <w:r w:rsidRPr="00A03C55">
          <w:rPr>
            <w:rStyle w:val="Hyperlink"/>
          </w:rPr>
          <w:t>secretary@ihe.net</w:t>
        </w:r>
      </w:hyperlink>
      <w:r w:rsidRPr="00A03C55">
        <w:t>.</w:t>
      </w:r>
    </w:p>
    <w:p w14:paraId="6C712CE9" w14:textId="77777777" w:rsidR="00545847" w:rsidRPr="00A03C55" w:rsidRDefault="00545847" w:rsidP="00545847">
      <w:pPr>
        <w:pStyle w:val="Heading2"/>
        <w:numPr>
          <w:ilvl w:val="1"/>
          <w:numId w:val="8"/>
        </w:numPr>
        <w:tabs>
          <w:tab w:val="clear" w:pos="2160"/>
          <w:tab w:val="left" w:pos="576"/>
        </w:tabs>
        <w:rPr>
          <w:noProof w:val="0"/>
        </w:rPr>
      </w:pPr>
      <w:bookmarkStart w:id="85" w:name="_Toc500244127"/>
      <w:bookmarkStart w:id="86" w:name="_Toc518548546"/>
      <w:bookmarkStart w:id="87" w:name="_Toc13773661"/>
      <w:r w:rsidRPr="00A03C55">
        <w:rPr>
          <w:noProof w:val="0"/>
        </w:rPr>
        <w:t>History of Document Changes</w:t>
      </w:r>
      <w:bookmarkEnd w:id="85"/>
      <w:bookmarkEnd w:id="86"/>
      <w:bookmarkEnd w:id="87"/>
    </w:p>
    <w:p w14:paraId="4CD4DEC1" w14:textId="77777777" w:rsidR="00545847" w:rsidRPr="00A03C55" w:rsidRDefault="00545847" w:rsidP="00545847">
      <w:pPr>
        <w:pStyle w:val="BodyText"/>
      </w:pPr>
      <w:r w:rsidRPr="00A03C55">
        <w:t>This section provides a brief summary of changes and additions to the IT Infrastructure Technical Framework.</w:t>
      </w:r>
    </w:p>
    <w:p w14:paraId="1D72728C" w14:textId="77777777" w:rsidR="00545847" w:rsidRPr="00A03C55" w:rsidRDefault="00545847" w:rsidP="00545847">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1606"/>
        <w:gridCol w:w="6486"/>
      </w:tblGrid>
      <w:tr w:rsidR="00545847" w:rsidRPr="00A03C55" w14:paraId="53F7A55F" w14:textId="77777777" w:rsidTr="002F763C">
        <w:trPr>
          <w:cantSplit/>
          <w:tblHeader/>
        </w:trPr>
        <w:tc>
          <w:tcPr>
            <w:tcW w:w="1258" w:type="dxa"/>
            <w:shd w:val="clear" w:color="auto" w:fill="D9D9D9"/>
          </w:tcPr>
          <w:p w14:paraId="4AA135EE" w14:textId="77777777" w:rsidR="00545847" w:rsidRPr="00A03C55" w:rsidRDefault="00545847" w:rsidP="00367AE4">
            <w:pPr>
              <w:pStyle w:val="TableEntryHeader"/>
              <w:rPr>
                <w:noProof w:val="0"/>
              </w:rPr>
            </w:pPr>
            <w:r w:rsidRPr="00A03C55">
              <w:rPr>
                <w:noProof w:val="0"/>
              </w:rPr>
              <w:t>Date</w:t>
            </w:r>
          </w:p>
        </w:tc>
        <w:tc>
          <w:tcPr>
            <w:tcW w:w="1606" w:type="dxa"/>
            <w:shd w:val="clear" w:color="auto" w:fill="D9D9D9"/>
          </w:tcPr>
          <w:p w14:paraId="259ED9D5" w14:textId="77777777" w:rsidR="00545847" w:rsidRPr="00A03C55" w:rsidRDefault="00545847" w:rsidP="00367AE4">
            <w:pPr>
              <w:pStyle w:val="TableEntryHeader"/>
              <w:rPr>
                <w:noProof w:val="0"/>
              </w:rPr>
            </w:pPr>
            <w:r w:rsidRPr="00A03C55">
              <w:rPr>
                <w:noProof w:val="0"/>
              </w:rPr>
              <w:t>Document Revision</w:t>
            </w:r>
          </w:p>
        </w:tc>
        <w:tc>
          <w:tcPr>
            <w:tcW w:w="6486" w:type="dxa"/>
            <w:shd w:val="clear" w:color="auto" w:fill="D9D9D9"/>
          </w:tcPr>
          <w:p w14:paraId="5A178935" w14:textId="77777777" w:rsidR="00545847" w:rsidRPr="00A03C55" w:rsidRDefault="00545847" w:rsidP="00367AE4">
            <w:pPr>
              <w:pStyle w:val="TableEntryHeader"/>
              <w:rPr>
                <w:noProof w:val="0"/>
              </w:rPr>
            </w:pPr>
            <w:r w:rsidRPr="00A03C55">
              <w:rPr>
                <w:noProof w:val="0"/>
              </w:rPr>
              <w:t>Change Summary</w:t>
            </w:r>
          </w:p>
        </w:tc>
      </w:tr>
      <w:tr w:rsidR="00545847" w:rsidRPr="00A03C55" w14:paraId="71D98715" w14:textId="77777777" w:rsidTr="002F763C">
        <w:tc>
          <w:tcPr>
            <w:tcW w:w="1258" w:type="dxa"/>
            <w:shd w:val="clear" w:color="auto" w:fill="auto"/>
          </w:tcPr>
          <w:p w14:paraId="5E9015A9" w14:textId="156FBD91" w:rsidR="00545847" w:rsidRPr="00A03C55" w:rsidRDefault="00545847" w:rsidP="00367AE4">
            <w:pPr>
              <w:pStyle w:val="TableEntry"/>
              <w:rPr>
                <w:noProof w:val="0"/>
              </w:rPr>
            </w:pPr>
            <w:r w:rsidRPr="00A03C55">
              <w:rPr>
                <w:noProof w:val="0"/>
              </w:rPr>
              <w:t>2015 - 201</w:t>
            </w:r>
            <w:r w:rsidR="0075357E" w:rsidRPr="00A03C55">
              <w:rPr>
                <w:noProof w:val="0"/>
              </w:rPr>
              <w:t>9</w:t>
            </w:r>
          </w:p>
        </w:tc>
        <w:tc>
          <w:tcPr>
            <w:tcW w:w="1606" w:type="dxa"/>
            <w:shd w:val="clear" w:color="auto" w:fill="auto"/>
          </w:tcPr>
          <w:p w14:paraId="589BE0AA" w14:textId="77777777" w:rsidR="00545847" w:rsidRPr="00A03C55" w:rsidRDefault="00545847" w:rsidP="00367AE4">
            <w:pPr>
              <w:pStyle w:val="TableEntry"/>
              <w:rPr>
                <w:noProof w:val="0"/>
              </w:rPr>
            </w:pPr>
            <w:r w:rsidRPr="00A03C55">
              <w:rPr>
                <w:noProof w:val="0"/>
              </w:rPr>
              <w:t xml:space="preserve">Various </w:t>
            </w:r>
          </w:p>
        </w:tc>
        <w:tc>
          <w:tcPr>
            <w:tcW w:w="6486" w:type="dxa"/>
            <w:shd w:val="clear" w:color="auto" w:fill="auto"/>
          </w:tcPr>
          <w:p w14:paraId="6F06C5A7" w14:textId="02C49039" w:rsidR="00545847" w:rsidRPr="00A03C55" w:rsidRDefault="00545847" w:rsidP="00367AE4">
            <w:pPr>
              <w:pStyle w:val="TableEntry"/>
              <w:rPr>
                <w:noProof w:val="0"/>
              </w:rPr>
            </w:pPr>
            <w:r w:rsidRPr="00A03C55">
              <w:rPr>
                <w:noProof w:val="0"/>
              </w:rPr>
              <w:t xml:space="preserve">Refer to the </w:t>
            </w:r>
            <w:hyperlink r:id="rId21" w:history="1">
              <w:r w:rsidRPr="00A03C55">
                <w:rPr>
                  <w:rStyle w:val="Hyperlink"/>
                  <w:i/>
                  <w:noProof w:val="0"/>
                </w:rPr>
                <w:t>ITI Technical Framework – Log of Integrated Change Proposals (CPs)</w:t>
              </w:r>
            </w:hyperlink>
            <w:r w:rsidRPr="00A03C55">
              <w:rPr>
                <w:noProof w:val="0"/>
              </w:rPr>
              <w:t xml:space="preserve"> for details on</w:t>
            </w:r>
            <w:r w:rsidR="0075357E" w:rsidRPr="00A03C55">
              <w:rPr>
                <w:noProof w:val="0"/>
              </w:rPr>
              <w:t xml:space="preserve"> annual</w:t>
            </w:r>
            <w:r w:rsidRPr="00A03C55">
              <w:rPr>
                <w:noProof w:val="0"/>
              </w:rPr>
              <w:t xml:space="preserve"> updates </w:t>
            </w:r>
            <w:r w:rsidR="0075357E" w:rsidRPr="00A03C55">
              <w:rPr>
                <w:noProof w:val="0"/>
              </w:rPr>
              <w:t xml:space="preserve">made via Change Proposals </w:t>
            </w:r>
            <w:r w:rsidRPr="00A03C55">
              <w:rPr>
                <w:noProof w:val="0"/>
              </w:rPr>
              <w:t xml:space="preserve">to the ITI Technical Framework Volumes and Trial Implementation Supplements. </w:t>
            </w:r>
          </w:p>
        </w:tc>
      </w:tr>
      <w:tr w:rsidR="00545847" w:rsidRPr="00A03C55" w14:paraId="174A4C33" w14:textId="77777777" w:rsidTr="002F763C">
        <w:tc>
          <w:tcPr>
            <w:tcW w:w="1258" w:type="dxa"/>
            <w:shd w:val="clear" w:color="auto" w:fill="auto"/>
          </w:tcPr>
          <w:p w14:paraId="412034BA" w14:textId="77777777" w:rsidR="00545847" w:rsidRPr="00A03C55" w:rsidRDefault="00545847" w:rsidP="00367AE4">
            <w:pPr>
              <w:pStyle w:val="TableEntry"/>
              <w:rPr>
                <w:noProof w:val="0"/>
              </w:rPr>
            </w:pPr>
            <w:r w:rsidRPr="00A03C55">
              <w:rPr>
                <w:noProof w:val="0"/>
              </w:rPr>
              <w:t>July 2018</w:t>
            </w:r>
          </w:p>
        </w:tc>
        <w:tc>
          <w:tcPr>
            <w:tcW w:w="1606" w:type="dxa"/>
            <w:shd w:val="clear" w:color="auto" w:fill="auto"/>
          </w:tcPr>
          <w:p w14:paraId="0B93A667" w14:textId="77777777" w:rsidR="00545847" w:rsidRPr="00A03C55" w:rsidRDefault="00545847" w:rsidP="00367AE4">
            <w:pPr>
              <w:pStyle w:val="TableEntry"/>
              <w:rPr>
                <w:noProof w:val="0"/>
              </w:rPr>
            </w:pPr>
            <w:r w:rsidRPr="00A03C55">
              <w:rPr>
                <w:noProof w:val="0"/>
              </w:rPr>
              <w:t>ITI TF Rev. 15.0</w:t>
            </w:r>
          </w:p>
        </w:tc>
        <w:tc>
          <w:tcPr>
            <w:tcW w:w="6486" w:type="dxa"/>
            <w:shd w:val="clear" w:color="auto" w:fill="auto"/>
          </w:tcPr>
          <w:p w14:paraId="3A63874C" w14:textId="77777777" w:rsidR="00545847" w:rsidRPr="00A03C55" w:rsidRDefault="00545847" w:rsidP="00367AE4">
            <w:pPr>
              <w:pStyle w:val="TableEntry"/>
              <w:rPr>
                <w:noProof w:val="0"/>
              </w:rPr>
            </w:pPr>
            <w:r w:rsidRPr="00A03C55">
              <w:rPr>
                <w:noProof w:val="0"/>
              </w:rPr>
              <w:t xml:space="preserve">Integrate the “Delayed Document Assembly” Trial Implementation Supplement. </w:t>
            </w:r>
          </w:p>
        </w:tc>
      </w:tr>
    </w:tbl>
    <w:p w14:paraId="10DC1664" w14:textId="77777777" w:rsidR="006A4CEF" w:rsidRPr="00A03C55" w:rsidRDefault="006A4CEF">
      <w:bookmarkStart w:id="88" w:name="_Toc237189053"/>
      <w:bookmarkStart w:id="89" w:name="_Toc237238687"/>
      <w:bookmarkEnd w:id="4"/>
      <w:bookmarkEnd w:id="5"/>
      <w:bookmarkEnd w:id="6"/>
      <w:bookmarkEnd w:id="7"/>
      <w:bookmarkEnd w:id="8"/>
      <w:bookmarkEnd w:id="9"/>
      <w:bookmarkEnd w:id="10"/>
      <w:bookmarkEnd w:id="11"/>
      <w:bookmarkEnd w:id="12"/>
      <w:bookmarkEnd w:id="13"/>
      <w:bookmarkEnd w:id="14"/>
      <w:bookmarkEnd w:id="15"/>
      <w:bookmarkEnd w:id="16"/>
      <w:bookmarkEnd w:id="88"/>
      <w:bookmarkEnd w:id="89"/>
    </w:p>
    <w:p w14:paraId="596173C4" w14:textId="77777777" w:rsidR="006A4CEF" w:rsidRPr="00A03C55" w:rsidRDefault="006A4CEF" w:rsidP="00ED4370">
      <w:pPr>
        <w:pStyle w:val="Heading1"/>
        <w:numPr>
          <w:ilvl w:val="0"/>
          <w:numId w:val="8"/>
        </w:numPr>
        <w:tabs>
          <w:tab w:val="left" w:pos="432"/>
        </w:tabs>
        <w:rPr>
          <w:noProof w:val="0"/>
        </w:rPr>
      </w:pPr>
      <w:bookmarkStart w:id="90" w:name="_Toc13773662"/>
      <w:r w:rsidRPr="00A03C55">
        <w:rPr>
          <w:noProof w:val="0"/>
        </w:rPr>
        <w:lastRenderedPageBreak/>
        <w:t>Conventions</w:t>
      </w:r>
      <w:bookmarkEnd w:id="90"/>
    </w:p>
    <w:p w14:paraId="409C61DD" w14:textId="0B15AB83" w:rsidR="007A1F44" w:rsidRPr="00A03C55" w:rsidRDefault="007A1F44">
      <w:r w:rsidRPr="00A03C55">
        <w:t>This document has adopted the following conventions for representing the framework concepts and specifying how the standards upon which the IHE IT Infrastructure Technical Framework is based should be applied.</w:t>
      </w:r>
    </w:p>
    <w:p w14:paraId="4A632E4E" w14:textId="77777777" w:rsidR="008E3CF3" w:rsidRPr="00A03C55" w:rsidRDefault="007A1F44" w:rsidP="00EC243F">
      <w:pPr>
        <w:pStyle w:val="Heading2"/>
        <w:numPr>
          <w:ilvl w:val="1"/>
          <w:numId w:val="8"/>
        </w:numPr>
        <w:tabs>
          <w:tab w:val="clear" w:pos="2160"/>
          <w:tab w:val="left" w:pos="576"/>
        </w:tabs>
        <w:rPr>
          <w:noProof w:val="0"/>
        </w:rPr>
      </w:pPr>
      <w:bookmarkStart w:id="91" w:name="_Toc173916084"/>
      <w:bookmarkStart w:id="92" w:name="_Toc174248605"/>
      <w:bookmarkStart w:id="93" w:name="_Toc210805522"/>
      <w:bookmarkStart w:id="94" w:name="_Toc214433996"/>
      <w:bookmarkStart w:id="95" w:name="_Toc214436917"/>
      <w:bookmarkStart w:id="96" w:name="_Toc214437362"/>
      <w:bookmarkStart w:id="97" w:name="_Toc214437678"/>
      <w:bookmarkStart w:id="98" w:name="_Toc214457154"/>
      <w:bookmarkStart w:id="99" w:name="_Toc214461267"/>
      <w:bookmarkStart w:id="100" w:name="_Toc214462888"/>
      <w:bookmarkStart w:id="101" w:name="_Toc237238695"/>
      <w:bookmarkStart w:id="102" w:name="_Toc398544121"/>
      <w:bookmarkStart w:id="103" w:name="_Toc398717888"/>
      <w:bookmarkStart w:id="104" w:name="_Toc13773663"/>
      <w:r w:rsidRPr="00A03C55">
        <w:rPr>
          <w:noProof w:val="0"/>
        </w:rPr>
        <w:t>The Generic IHE Transaction Model</w:t>
      </w:r>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59F44A10" w14:textId="77777777" w:rsidR="007A1F44" w:rsidRPr="00A03C55" w:rsidRDefault="007A1F44">
      <w:r w:rsidRPr="00A03C55">
        <w:t>Transaction descriptions are provided in Section 3. In each transaction description, the actors, the roles they play, and the transactions between them are presented as use cases.</w:t>
      </w:r>
    </w:p>
    <w:p w14:paraId="0BCA3EF4" w14:textId="77777777" w:rsidR="007A1F44" w:rsidRPr="00A03C55" w:rsidRDefault="007A1F44">
      <w:r w:rsidRPr="00A03C55">
        <w:t>The generic IHE transaction description includes the following components:</w:t>
      </w:r>
    </w:p>
    <w:p w14:paraId="68DDC2C5" w14:textId="77777777" w:rsidR="007A1F44" w:rsidRPr="00A03C55" w:rsidRDefault="007A1F44">
      <w:pPr>
        <w:pStyle w:val="ListBullet1"/>
        <w:ind w:left="720" w:hanging="360"/>
      </w:pPr>
      <w:r w:rsidRPr="00A03C55">
        <w:t>Scope: a brief description of the transaction.</w:t>
      </w:r>
    </w:p>
    <w:p w14:paraId="1E85FF3F" w14:textId="77777777" w:rsidR="007A1F44" w:rsidRPr="00A03C55" w:rsidRDefault="007A1F44">
      <w:pPr>
        <w:pStyle w:val="ListBullet1"/>
        <w:ind w:left="720" w:hanging="360"/>
      </w:pPr>
      <w:r w:rsidRPr="00A03C55">
        <w:t>Use case roles: textual definitions of the actors and their roles, with a simple diagram relating them, e.g.,:</w:t>
      </w:r>
    </w:p>
    <w:bookmarkStart w:id="105" w:name="_972287617"/>
    <w:bookmarkStart w:id="106" w:name="_980573558"/>
    <w:bookmarkStart w:id="107" w:name="_986068884"/>
    <w:bookmarkStart w:id="108" w:name="_986068941"/>
    <w:bookmarkStart w:id="109" w:name="_986102742"/>
    <w:bookmarkStart w:id="110" w:name="_1012716594"/>
    <w:bookmarkStart w:id="111" w:name="_1015257522"/>
    <w:bookmarkEnd w:id="105"/>
    <w:bookmarkEnd w:id="106"/>
    <w:bookmarkEnd w:id="107"/>
    <w:bookmarkEnd w:id="108"/>
    <w:bookmarkEnd w:id="109"/>
    <w:bookmarkEnd w:id="110"/>
    <w:bookmarkEnd w:id="111"/>
    <w:bookmarkStart w:id="112" w:name="_MON_1503315593"/>
    <w:bookmarkEnd w:id="112"/>
    <w:p w14:paraId="159DDB25" w14:textId="77777777" w:rsidR="007A1F44" w:rsidRPr="00A03C55" w:rsidRDefault="00886A83" w:rsidP="000406F8">
      <w:pPr>
        <w:jc w:val="center"/>
        <w:rPr>
          <w:i/>
        </w:rPr>
      </w:pPr>
      <w:r w:rsidRPr="00A03C55">
        <w:rPr>
          <w:noProof/>
        </w:rPr>
        <w:object w:dxaOrig="4320" w:dyaOrig="2880" w14:anchorId="4D8C4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 style="width:241.2pt;height:156.25pt;mso-width-percent:0;mso-height-percent:0;mso-width-percent:0;mso-height-percent:0" o:ole="" filled="t">
            <v:fill color2="black"/>
            <v:imagedata r:id="rId22" o:title=""/>
          </v:shape>
          <o:OLEObject Type="Embed" ProgID="Word.Picture.8" ShapeID="_x0000_i1070" DrawAspect="Content" ObjectID="_1648459645" r:id="rId23"/>
        </w:object>
      </w:r>
    </w:p>
    <w:p w14:paraId="63ECEA50" w14:textId="77777777" w:rsidR="007A1F44" w:rsidRPr="00A03C55" w:rsidRDefault="007A1F44">
      <w:pPr>
        <w:pStyle w:val="ListBullet1"/>
        <w:ind w:left="720" w:hanging="360"/>
      </w:pPr>
      <w:r w:rsidRPr="00A03C55">
        <w:rPr>
          <w:i/>
        </w:rPr>
        <w:t>Referenced Standards</w:t>
      </w:r>
      <w:r w:rsidRPr="00A03C55">
        <w:t>: the standards (stating the specific parts, chapters or sections thereof) to be used for the transaction.</w:t>
      </w:r>
    </w:p>
    <w:p w14:paraId="12E5F108" w14:textId="49DBB76D" w:rsidR="007A1F44" w:rsidRPr="00A03C55" w:rsidRDefault="007A1F44">
      <w:pPr>
        <w:pStyle w:val="ListBullet1"/>
        <w:ind w:left="720" w:hanging="360"/>
      </w:pPr>
      <w:r w:rsidRPr="00A03C55">
        <w:rPr>
          <w:i/>
        </w:rPr>
        <w:t>Interaction Diagram</w:t>
      </w:r>
      <w:r w:rsidRPr="00A03C55">
        <w:t xml:space="preserve">: a graphical depiction of the actors and messages that support the transaction, with related processing within an </w:t>
      </w:r>
      <w:r w:rsidR="00022B42" w:rsidRPr="00A03C55">
        <w:t>a</w:t>
      </w:r>
      <w:r w:rsidRPr="00A03C55">
        <w:t>ctor shown as a rectangle and time progressing downward, similar to:</w:t>
      </w:r>
    </w:p>
    <w:bookmarkStart w:id="113" w:name="_972287557"/>
    <w:bookmarkStart w:id="114" w:name="_984997788"/>
    <w:bookmarkStart w:id="115" w:name="_984997842"/>
    <w:bookmarkStart w:id="116" w:name="_984997930"/>
    <w:bookmarkStart w:id="117" w:name="_1010300220"/>
    <w:bookmarkStart w:id="118" w:name="_1010300252"/>
    <w:bookmarkStart w:id="119" w:name="_1116876828"/>
    <w:bookmarkEnd w:id="113"/>
    <w:bookmarkEnd w:id="114"/>
    <w:bookmarkEnd w:id="115"/>
    <w:bookmarkEnd w:id="116"/>
    <w:bookmarkEnd w:id="117"/>
    <w:bookmarkEnd w:id="118"/>
    <w:bookmarkEnd w:id="119"/>
    <w:bookmarkStart w:id="120" w:name="_MON_1503315601"/>
    <w:bookmarkEnd w:id="120"/>
    <w:p w14:paraId="1A5C7DF3" w14:textId="77777777" w:rsidR="007A1F44" w:rsidRPr="00A03C55" w:rsidRDefault="00886A83" w:rsidP="000406F8">
      <w:pPr>
        <w:jc w:val="center"/>
      </w:pPr>
      <w:r w:rsidRPr="00A03C55">
        <w:rPr>
          <w:noProof/>
        </w:rPr>
        <w:object w:dxaOrig="4020" w:dyaOrig="3195" w14:anchorId="538ED3B1">
          <v:shape id="_x0000_i1069" type="#_x0000_t75" alt="" style="width:226.8pt;height:174.25pt;mso-width-percent:0;mso-height-percent:0;mso-width-percent:0;mso-height-percent:0" o:ole="" filled="t">
            <v:fill color2="black"/>
            <v:imagedata r:id="rId24" o:title=""/>
          </v:shape>
          <o:OLEObject Type="Embed" ProgID="Word.Picture.8" ShapeID="_x0000_i1069" DrawAspect="Content" ObjectID="_1648459646" r:id="rId25"/>
        </w:object>
      </w:r>
    </w:p>
    <w:p w14:paraId="69589609" w14:textId="77777777" w:rsidR="007A1F44" w:rsidRPr="00A03C55" w:rsidRDefault="007A1F44" w:rsidP="004A4602">
      <w:pPr>
        <w:pStyle w:val="ListBulletContinue"/>
      </w:pPr>
    </w:p>
    <w:p w14:paraId="0680D168" w14:textId="0D18BA8D" w:rsidR="007A1F44" w:rsidRPr="00A03C55" w:rsidRDefault="007A1F44" w:rsidP="004A4602">
      <w:pPr>
        <w:pStyle w:val="ListBulletContinue"/>
      </w:pPr>
      <w:r w:rsidRPr="00A03C55">
        <w:t xml:space="preserve">The interaction diagrams used in the IHE IT Infrastructure Technical Framework are modeled after those described in Grady Booch, James Rumbaugh, and Ivar Jacobson, </w:t>
      </w:r>
      <w:r w:rsidRPr="00A03C55">
        <w:rPr>
          <w:i/>
        </w:rPr>
        <w:t>The Unified Modeling Language User Guide</w:t>
      </w:r>
      <w:r w:rsidRPr="00A03C55">
        <w:t xml:space="preserve">, ISBN 0-201-57168-4. Simple acknowledgment messages are often omitted from the diagrams for brevity. One or more messages may be required to satisfy a transaction. Each message is represented as an arrow starting from the </w:t>
      </w:r>
      <w:r w:rsidR="001249C9" w:rsidRPr="00A03C55">
        <w:t>actor</w:t>
      </w:r>
      <w:r w:rsidRPr="00A03C55">
        <w:t xml:space="preserve"> initiating the message.</w:t>
      </w:r>
    </w:p>
    <w:p w14:paraId="16EE391B" w14:textId="77777777" w:rsidR="007A1F44" w:rsidRPr="00A03C55" w:rsidRDefault="007A1F44">
      <w:pPr>
        <w:pStyle w:val="ListBullet1"/>
        <w:ind w:left="720" w:hanging="360"/>
      </w:pPr>
      <w:r w:rsidRPr="00A03C55">
        <w:rPr>
          <w:i/>
        </w:rPr>
        <w:t>Message definitions</w:t>
      </w:r>
      <w:r w:rsidRPr="00A03C55">
        <w:t>: descriptions of each message involved in the transaction, the events that trigger the message, its semantics, and the actions that the message triggers in the receiver.</w:t>
      </w:r>
    </w:p>
    <w:p w14:paraId="4C118EBC" w14:textId="77777777" w:rsidR="008E3CF3" w:rsidRPr="00A03C55" w:rsidRDefault="007A1F44" w:rsidP="00EC243F">
      <w:pPr>
        <w:pStyle w:val="Heading2"/>
        <w:numPr>
          <w:ilvl w:val="1"/>
          <w:numId w:val="8"/>
        </w:numPr>
        <w:tabs>
          <w:tab w:val="clear" w:pos="2160"/>
          <w:tab w:val="left" w:pos="576"/>
        </w:tabs>
        <w:rPr>
          <w:noProof w:val="0"/>
        </w:rPr>
      </w:pPr>
      <w:bookmarkStart w:id="121" w:name="_Toc173916085"/>
      <w:bookmarkStart w:id="122" w:name="_Toc174248606"/>
      <w:bookmarkStart w:id="123" w:name="_Toc210805523"/>
      <w:bookmarkStart w:id="124" w:name="_Toc214433997"/>
      <w:bookmarkStart w:id="125" w:name="_Toc214436918"/>
      <w:bookmarkStart w:id="126" w:name="_Toc214437363"/>
      <w:bookmarkStart w:id="127" w:name="_Toc214437679"/>
      <w:bookmarkStart w:id="128" w:name="_Toc214457155"/>
      <w:bookmarkStart w:id="129" w:name="_Toc214461268"/>
      <w:bookmarkStart w:id="130" w:name="_Toc214462889"/>
      <w:bookmarkStart w:id="131" w:name="_Toc237238696"/>
      <w:bookmarkStart w:id="132" w:name="_Toc398544122"/>
      <w:bookmarkStart w:id="133" w:name="_Toc398717889"/>
      <w:bookmarkStart w:id="134" w:name="_Toc13773664"/>
      <w:r w:rsidRPr="00A03C55">
        <w:rPr>
          <w:noProof w:val="0"/>
        </w:rPr>
        <w:t>HL7 Profiling Conventions</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89D988A" w14:textId="77777777" w:rsidR="007A1F44" w:rsidRPr="00A03C55" w:rsidRDefault="007A1F44">
      <w:r w:rsidRPr="00A03C55">
        <w:t>See ITI TF-2x: Appendix C for the HL7 profiling conventions as well as the networking implementation guidelines.</w:t>
      </w:r>
    </w:p>
    <w:p w14:paraId="30F1C298" w14:textId="77777777" w:rsidR="008E3CF3" w:rsidRPr="00A03C55" w:rsidRDefault="007A1F44" w:rsidP="00EC243F">
      <w:pPr>
        <w:pStyle w:val="Heading2"/>
        <w:numPr>
          <w:ilvl w:val="1"/>
          <w:numId w:val="8"/>
        </w:numPr>
        <w:tabs>
          <w:tab w:val="clear" w:pos="2160"/>
          <w:tab w:val="left" w:pos="576"/>
        </w:tabs>
        <w:rPr>
          <w:noProof w:val="0"/>
        </w:rPr>
      </w:pPr>
      <w:bookmarkStart w:id="135" w:name="_Toc173916086"/>
      <w:bookmarkStart w:id="136" w:name="_Toc174248607"/>
      <w:bookmarkStart w:id="137" w:name="_Toc210805524"/>
      <w:bookmarkStart w:id="138" w:name="_Toc214433998"/>
      <w:bookmarkStart w:id="139" w:name="_Toc214436919"/>
      <w:bookmarkStart w:id="140" w:name="_Toc214437364"/>
      <w:bookmarkStart w:id="141" w:name="_Toc214437680"/>
      <w:bookmarkStart w:id="142" w:name="_Toc214457156"/>
      <w:bookmarkStart w:id="143" w:name="_Toc214461269"/>
      <w:bookmarkStart w:id="144" w:name="_Toc214462890"/>
      <w:bookmarkStart w:id="145" w:name="_Toc237238697"/>
      <w:bookmarkStart w:id="146" w:name="_Toc398544123"/>
      <w:bookmarkStart w:id="147" w:name="_Toc398717890"/>
      <w:bookmarkStart w:id="148" w:name="_Toc13773665"/>
      <w:r w:rsidRPr="00A03C55">
        <w:rPr>
          <w:noProof w:val="0"/>
        </w:rPr>
        <w:t>Use of Coded Entities and Coding Schemes</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45C3209A" w14:textId="57650831" w:rsidR="007A1F44" w:rsidRPr="00A03C55" w:rsidRDefault="007A1F44">
      <w:r w:rsidRPr="00A03C55">
        <w:t>IHE does not produce, maintain or otherwise specify a coding scheme or other resource for controlled terminology (coded entities). Where applicable, coding schemes required by the HL7 and DICOM</w:t>
      </w:r>
      <w:r w:rsidR="00D0317B" w:rsidRPr="002F763C">
        <w:rPr>
          <w:vertAlign w:val="superscript"/>
        </w:rPr>
        <w:t>®</w:t>
      </w:r>
      <w:r w:rsidR="00D0317B">
        <w:rPr>
          <w:rStyle w:val="FootnoteReference"/>
        </w:rPr>
        <w:footnoteReference w:id="2"/>
      </w:r>
      <w:r w:rsidRPr="00A03C55">
        <w:t xml:space="preserve"> standards take precedence. In the cases where such resources are not explicitly identified by standards, implementations may utilize any resource (including proprietary or local) provided any licensing/copyright requirements are satisfied.</w:t>
      </w:r>
    </w:p>
    <w:p w14:paraId="69C6968C" w14:textId="77777777" w:rsidR="008E3CF3" w:rsidRPr="00A03C55" w:rsidRDefault="007A1F44" w:rsidP="00EC243F">
      <w:pPr>
        <w:pStyle w:val="Heading1"/>
        <w:numPr>
          <w:ilvl w:val="0"/>
          <w:numId w:val="8"/>
        </w:numPr>
        <w:tabs>
          <w:tab w:val="left" w:pos="432"/>
        </w:tabs>
        <w:rPr>
          <w:noProof w:val="0"/>
        </w:rPr>
      </w:pPr>
      <w:bookmarkStart w:id="149" w:name="_Toc210805525"/>
      <w:bookmarkStart w:id="150" w:name="_Toc173916087"/>
      <w:bookmarkStart w:id="151" w:name="_Toc174248608"/>
      <w:bookmarkStart w:id="152" w:name="_Toc210805526"/>
      <w:bookmarkStart w:id="153" w:name="_Toc214433999"/>
      <w:bookmarkStart w:id="154" w:name="_Toc214436920"/>
      <w:bookmarkStart w:id="155" w:name="_Toc214437365"/>
      <w:bookmarkStart w:id="156" w:name="_Toc214437681"/>
      <w:bookmarkStart w:id="157" w:name="_Toc214457157"/>
      <w:bookmarkStart w:id="158" w:name="_Toc214461270"/>
      <w:bookmarkStart w:id="159" w:name="_Toc214462891"/>
      <w:bookmarkStart w:id="160" w:name="_Toc237238698"/>
      <w:bookmarkStart w:id="161" w:name="_Toc398544124"/>
      <w:bookmarkStart w:id="162" w:name="_Toc398717891"/>
      <w:bookmarkStart w:id="163" w:name="_Toc13773666"/>
      <w:bookmarkEnd w:id="149"/>
      <w:r w:rsidRPr="00A03C55">
        <w:rPr>
          <w:noProof w:val="0"/>
        </w:rPr>
        <w:lastRenderedPageBreak/>
        <w:t>IHE Transactions</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028A7A90" w14:textId="77777777" w:rsidR="007A1F44" w:rsidRPr="00A03C55" w:rsidRDefault="007A1F44" w:rsidP="00601E92">
      <w:r w:rsidRPr="00A03C55">
        <w:t>This section defines each IHE transaction in detail, specifying the standards used, the information transferred, and the conditions under which the transaction is required or optional.</w:t>
      </w:r>
      <w:bookmarkStart w:id="164" w:name="_Toc174249093"/>
      <w:bookmarkStart w:id="165" w:name="_Toc210805555"/>
      <w:bookmarkStart w:id="166" w:name="_Toc214434028"/>
      <w:bookmarkStart w:id="167" w:name="_Toc214436949"/>
      <w:bookmarkStart w:id="168" w:name="_Toc214437394"/>
      <w:bookmarkStart w:id="169" w:name="_Toc214437710"/>
      <w:bookmarkStart w:id="170" w:name="_Toc214457186"/>
      <w:bookmarkStart w:id="171" w:name="_Toc214461299"/>
      <w:bookmarkStart w:id="172" w:name="_Toc214462920"/>
      <w:bookmarkStart w:id="173" w:name="_Toc237238699"/>
    </w:p>
    <w:p w14:paraId="158CA9E7" w14:textId="77777777" w:rsidR="007A1F44" w:rsidRPr="00A03C55" w:rsidRDefault="007A1F44" w:rsidP="00601E92">
      <w:pPr>
        <w:pStyle w:val="Heading2"/>
        <w:numPr>
          <w:ilvl w:val="0"/>
          <w:numId w:val="0"/>
        </w:numPr>
        <w:tabs>
          <w:tab w:val="clear" w:pos="2160"/>
        </w:tabs>
        <w:rPr>
          <w:noProof w:val="0"/>
        </w:rPr>
      </w:pPr>
      <w:bookmarkStart w:id="174" w:name="_Toc398544125"/>
      <w:bookmarkStart w:id="175" w:name="_Toc398717892"/>
      <w:bookmarkStart w:id="176" w:name="_Toc13773667"/>
      <w:r w:rsidRPr="00A03C55">
        <w:rPr>
          <w:noProof w:val="0"/>
        </w:rPr>
        <w:t>3.29 Intentionally Left Blank</w:t>
      </w:r>
      <w:bookmarkEnd w:id="164"/>
      <w:bookmarkEnd w:id="165"/>
      <w:bookmarkEnd w:id="166"/>
      <w:bookmarkEnd w:id="167"/>
      <w:bookmarkEnd w:id="168"/>
      <w:bookmarkEnd w:id="169"/>
      <w:bookmarkEnd w:id="170"/>
      <w:bookmarkEnd w:id="171"/>
      <w:bookmarkEnd w:id="172"/>
      <w:bookmarkEnd w:id="173"/>
      <w:bookmarkEnd w:id="174"/>
      <w:bookmarkEnd w:id="175"/>
      <w:bookmarkEnd w:id="176"/>
    </w:p>
    <w:p w14:paraId="505EB040" w14:textId="77777777" w:rsidR="008E3CF3" w:rsidRPr="00A03C55" w:rsidRDefault="007A1F44" w:rsidP="00F9353D">
      <w:pPr>
        <w:pStyle w:val="Heading2"/>
        <w:numPr>
          <w:ilvl w:val="1"/>
          <w:numId w:val="10"/>
        </w:numPr>
        <w:tabs>
          <w:tab w:val="clear" w:pos="2160"/>
        </w:tabs>
        <w:rPr>
          <w:noProof w:val="0"/>
        </w:rPr>
      </w:pPr>
      <w:bookmarkStart w:id="177" w:name="_Toc210805556"/>
      <w:bookmarkStart w:id="178" w:name="_Toc214434029"/>
      <w:bookmarkStart w:id="179" w:name="_Toc214436950"/>
      <w:bookmarkStart w:id="180" w:name="_Toc214437395"/>
      <w:bookmarkStart w:id="181" w:name="_Toc214437711"/>
      <w:bookmarkStart w:id="182" w:name="_Toc214457187"/>
      <w:bookmarkStart w:id="183" w:name="_Toc214461300"/>
      <w:bookmarkStart w:id="184" w:name="_Toc214462921"/>
      <w:bookmarkStart w:id="185" w:name="_Toc237238700"/>
      <w:bookmarkStart w:id="186" w:name="_Toc398544126"/>
      <w:bookmarkStart w:id="187" w:name="_Toc398717893"/>
      <w:bookmarkStart w:id="188" w:name="_Toc13773668"/>
      <w:r w:rsidRPr="00A03C55">
        <w:rPr>
          <w:noProof w:val="0"/>
        </w:rPr>
        <w:t>Patient Identity Management</w:t>
      </w:r>
      <w:bookmarkEnd w:id="177"/>
      <w:bookmarkEnd w:id="178"/>
      <w:bookmarkEnd w:id="179"/>
      <w:bookmarkEnd w:id="180"/>
      <w:bookmarkEnd w:id="181"/>
      <w:bookmarkEnd w:id="182"/>
      <w:bookmarkEnd w:id="183"/>
      <w:bookmarkEnd w:id="184"/>
      <w:bookmarkEnd w:id="185"/>
      <w:bookmarkEnd w:id="186"/>
      <w:bookmarkEnd w:id="187"/>
      <w:r w:rsidR="00903C21" w:rsidRPr="00A03C55">
        <w:rPr>
          <w:noProof w:val="0"/>
        </w:rPr>
        <w:t xml:space="preserve"> [ITI-30]</w:t>
      </w:r>
      <w:bookmarkEnd w:id="188"/>
    </w:p>
    <w:p w14:paraId="5B9C73F8" w14:textId="0BF20DEF" w:rsidR="007A1F44" w:rsidRPr="00A03C55" w:rsidRDefault="007A1F44">
      <w:r w:rsidRPr="00A03C55">
        <w:t xml:space="preserve">This section corresponds to </w:t>
      </w:r>
      <w:r w:rsidR="00E77430" w:rsidRPr="00A03C55">
        <w:t>t</w:t>
      </w:r>
      <w:r w:rsidRPr="00A03C55">
        <w:t xml:space="preserve">ransaction </w:t>
      </w:r>
      <w:r w:rsidR="00383577" w:rsidRPr="00A03C55">
        <w:t>[</w:t>
      </w:r>
      <w:r w:rsidRPr="00A03C55">
        <w:t>ITI-30</w:t>
      </w:r>
      <w:r w:rsidR="00383577" w:rsidRPr="00A03C55">
        <w:t>]</w:t>
      </w:r>
      <w:r w:rsidRPr="00A03C55">
        <w:t>, “Patient Identity Management” of the IHE IT Infrastructure Technical Framework.</w:t>
      </w:r>
      <w:r w:rsidR="00E77430" w:rsidRPr="00A03C55">
        <w:t xml:space="preserve"> Transaction</w:t>
      </w:r>
      <w:r w:rsidRPr="00A03C55">
        <w:t xml:space="preserve"> </w:t>
      </w:r>
      <w:r w:rsidR="00383577" w:rsidRPr="00A03C55">
        <w:t>[</w:t>
      </w:r>
      <w:r w:rsidRPr="00A03C55">
        <w:t>ITI-30</w:t>
      </w:r>
      <w:r w:rsidR="00383577" w:rsidRPr="00A03C55">
        <w:t>]</w:t>
      </w:r>
      <w:r w:rsidRPr="00A03C55">
        <w:t xml:space="preserve"> is used by the actors Patient Demographics Supplier and Patient Demographics Consumer.</w:t>
      </w:r>
    </w:p>
    <w:p w14:paraId="1C19E071"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189" w:name="_Toc174249095"/>
      <w:bookmarkStart w:id="190" w:name="_Toc398544127"/>
      <w:bookmarkStart w:id="191" w:name="_Toc398717894"/>
      <w:bookmarkStart w:id="192" w:name="_Toc13773669"/>
      <w:r w:rsidRPr="00A03C55">
        <w:rPr>
          <w:noProof w:val="0"/>
        </w:rPr>
        <w:t>Scope</w:t>
      </w:r>
      <w:bookmarkEnd w:id="189"/>
      <w:bookmarkEnd w:id="190"/>
      <w:bookmarkEnd w:id="191"/>
      <w:bookmarkEnd w:id="192"/>
    </w:p>
    <w:p w14:paraId="27C3FF62" w14:textId="77777777" w:rsidR="007A1F44" w:rsidRPr="00A03C55" w:rsidRDefault="007A1F44">
      <w:r w:rsidRPr="00A03C55">
        <w:t>This transaction transmits patient demographics in a patient identification domain (</w:t>
      </w:r>
      <w:r w:rsidRPr="00A03C55">
        <w:rPr>
          <w:iCs/>
        </w:rPr>
        <w:t>i.e.,</w:t>
      </w:r>
      <w:r w:rsidRPr="00A03C55">
        <w:t xml:space="preserve"> patient identifiers assigned by the same assigning authority).</w:t>
      </w:r>
    </w:p>
    <w:p w14:paraId="25290C26" w14:textId="77777777" w:rsidR="007A1F44" w:rsidRPr="00A03C55" w:rsidRDefault="007A1F44">
      <w:r w:rsidRPr="00A03C55">
        <w:t>The term “patient demographics” is intended to convey the patient identification and full identity and also information on persons related to this patient, such as primary caregiver, family doctor, guarantor, next of kin.</w:t>
      </w:r>
    </w:p>
    <w:p w14:paraId="32C3D477" w14:textId="77777777" w:rsidR="007A1F44" w:rsidRPr="00A03C55" w:rsidRDefault="007A1F44">
      <w:r w:rsidRPr="00A03C55">
        <w:t>The transaction contains events for creating, updating, merging, linking and unlinking patients.</w:t>
      </w:r>
    </w:p>
    <w:p w14:paraId="1DBA97B9" w14:textId="77777777" w:rsidR="007A1F44" w:rsidRPr="00A03C55" w:rsidRDefault="007A1F44">
      <w:r w:rsidRPr="00A03C55">
        <w:t>It enables the sending system to qualify the reliability of a patient identity, and the type of identity used (official name, alias for VIP, unknown patient).</w:t>
      </w:r>
    </w:p>
    <w:p w14:paraId="1A5B5A6B" w14:textId="77777777" w:rsidR="007A1F44" w:rsidRPr="00A03C55" w:rsidRDefault="007A1F44">
      <w:r w:rsidRPr="00A03C55">
        <w:t>The transaction can be used in acute care settings for both inpatients (</w:t>
      </w:r>
      <w:r w:rsidRPr="00A03C55">
        <w:rPr>
          <w:iCs/>
        </w:rPr>
        <w:t>i.e.</w:t>
      </w:r>
      <w:r w:rsidRPr="00A03C55">
        <w:t>, those who are assigned a bed at the facility) and outpatients (</w:t>
      </w:r>
      <w:r w:rsidRPr="00A03C55">
        <w:rPr>
          <w:iCs/>
        </w:rPr>
        <w:t>i.e.</w:t>
      </w:r>
      <w:r w:rsidRPr="00A03C55">
        <w:t>, those who are not assigned a bed at the facility).</w:t>
      </w:r>
    </w:p>
    <w:p w14:paraId="3DA875EA" w14:textId="77777777" w:rsidR="007A1F44" w:rsidRPr="00A03C55" w:rsidRDefault="007A1F44">
      <w:r w:rsidRPr="00A03C55">
        <w:t>The transaction can also be used in a pure ambulatory environment.</w:t>
      </w:r>
    </w:p>
    <w:p w14:paraId="02C070F2"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193" w:name="_Toc174249096"/>
      <w:bookmarkStart w:id="194" w:name="_Toc398544128"/>
      <w:bookmarkStart w:id="195" w:name="_Toc398717895"/>
      <w:bookmarkStart w:id="196" w:name="_Toc13773670"/>
      <w:r w:rsidRPr="00A03C55">
        <w:rPr>
          <w:noProof w:val="0"/>
        </w:rPr>
        <w:t>Use Case Roles</w:t>
      </w:r>
      <w:bookmarkEnd w:id="193"/>
      <w:bookmarkEnd w:id="194"/>
      <w:bookmarkEnd w:id="195"/>
      <w:bookmarkEnd w:id="196"/>
    </w:p>
    <w:bookmarkStart w:id="197" w:name="_MON_1372351677"/>
    <w:bookmarkStart w:id="198" w:name="_MON_1372352436"/>
    <w:bookmarkStart w:id="199" w:name="_MON_1375117982"/>
    <w:bookmarkEnd w:id="197"/>
    <w:bookmarkEnd w:id="198"/>
    <w:bookmarkEnd w:id="199"/>
    <w:bookmarkStart w:id="200" w:name="_MON_1375118059"/>
    <w:bookmarkEnd w:id="200"/>
    <w:p w14:paraId="2BB9ACB6" w14:textId="77777777" w:rsidR="007A1F44" w:rsidRPr="00A03C55" w:rsidRDefault="00886A83">
      <w:pPr>
        <w:jc w:val="center"/>
      </w:pPr>
      <w:r w:rsidRPr="00A03C55">
        <w:rPr>
          <w:noProof/>
        </w:rPr>
        <w:object w:dxaOrig="4695" w:dyaOrig="1950" w14:anchorId="70BADE39">
          <v:shape id="_x0000_i1068" type="#_x0000_t75" alt="" style="width:342pt;height:142.55pt;mso-width-percent:0;mso-height-percent:0;mso-width-percent:0;mso-height-percent:0" o:ole="" fillcolor="window">
            <v:imagedata r:id="rId26" o:title=""/>
          </v:shape>
          <o:OLEObject Type="Embed" ProgID="Word.Picture.8" ShapeID="_x0000_i1068" DrawAspect="Content" ObjectID="_1648459647" r:id="rId27"/>
        </w:object>
      </w:r>
    </w:p>
    <w:p w14:paraId="0D238FD3" w14:textId="77777777" w:rsidR="007A1F44" w:rsidRPr="00A03C55" w:rsidRDefault="007A1F44">
      <w:r w:rsidRPr="00A03C55">
        <w:rPr>
          <w:b/>
          <w:bCs/>
        </w:rPr>
        <w:t>Actor:</w:t>
      </w:r>
      <w:r w:rsidRPr="00A03C55">
        <w:t xml:space="preserve"> Patient Demographics Supplier</w:t>
      </w:r>
    </w:p>
    <w:p w14:paraId="285143A2" w14:textId="77777777" w:rsidR="007A1F44" w:rsidRPr="00A03C55" w:rsidRDefault="007A1F44">
      <w:r w:rsidRPr="00A03C55">
        <w:rPr>
          <w:b/>
          <w:bCs/>
        </w:rPr>
        <w:t>Role:</w:t>
      </w:r>
      <w:r w:rsidRPr="00A03C55">
        <w:t xml:space="preserve"> Adds and modifies patient demographics. </w:t>
      </w:r>
    </w:p>
    <w:p w14:paraId="509C573F" w14:textId="77777777" w:rsidR="007A1F44" w:rsidRPr="00A03C55" w:rsidRDefault="007A1F44">
      <w:r w:rsidRPr="00A03C55">
        <w:rPr>
          <w:b/>
          <w:bCs/>
        </w:rPr>
        <w:t>Actor:</w:t>
      </w:r>
      <w:r w:rsidRPr="00A03C55">
        <w:t xml:space="preserve"> Patient Demographics Consumer</w:t>
      </w:r>
    </w:p>
    <w:p w14:paraId="18CBEAF9" w14:textId="77777777" w:rsidR="007A1F44" w:rsidRPr="00A03C55" w:rsidRDefault="007A1F44">
      <w:r w:rsidRPr="00A03C55">
        <w:rPr>
          <w:b/>
          <w:bCs/>
        </w:rPr>
        <w:t>Role:</w:t>
      </w:r>
      <w:r w:rsidRPr="00A03C55">
        <w:t xml:space="preserve"> Receives patient demographics.</w:t>
      </w:r>
    </w:p>
    <w:p w14:paraId="62021930" w14:textId="77777777" w:rsidR="007A1F44" w:rsidRPr="00A03C55" w:rsidRDefault="007A1F44" w:rsidP="00E53312">
      <w:r w:rsidRPr="00A03C55">
        <w:rPr>
          <w:b/>
          <w:bCs/>
        </w:rPr>
        <w:lastRenderedPageBreak/>
        <w:t>Actor:</w:t>
      </w:r>
      <w:r w:rsidRPr="00A03C55">
        <w:t xml:space="preserve"> Patient Identity Source</w:t>
      </w:r>
    </w:p>
    <w:p w14:paraId="058D3243" w14:textId="77777777" w:rsidR="007A1F44" w:rsidRPr="00A03C55" w:rsidRDefault="007A1F44" w:rsidP="00E53312">
      <w:r w:rsidRPr="00A03C55">
        <w:rPr>
          <w:b/>
          <w:bCs/>
        </w:rPr>
        <w:t>Role:</w:t>
      </w:r>
      <w:r w:rsidRPr="00A03C55">
        <w:t xml:space="preserve"> Adds and modifies patient demographics. </w:t>
      </w:r>
    </w:p>
    <w:p w14:paraId="14CDF66E" w14:textId="77777777" w:rsidR="007A1F44" w:rsidRPr="00A03C55" w:rsidRDefault="007A1F44" w:rsidP="00E53312">
      <w:r w:rsidRPr="00A03C55">
        <w:rPr>
          <w:b/>
          <w:bCs/>
        </w:rPr>
        <w:t>Actor:</w:t>
      </w:r>
      <w:r w:rsidRPr="00A03C55">
        <w:t xml:space="preserve"> Patient Identifier Cross-Reference Manager</w:t>
      </w:r>
    </w:p>
    <w:p w14:paraId="3C739561" w14:textId="77777777" w:rsidR="007A1F44" w:rsidRPr="00A03C55" w:rsidRDefault="007A1F44">
      <w:r w:rsidRPr="00A03C55">
        <w:rPr>
          <w:b/>
          <w:bCs/>
        </w:rPr>
        <w:t>Role:</w:t>
      </w:r>
      <w:r w:rsidRPr="00A03C55">
        <w:t xml:space="preserve"> Receives patient demographics.</w:t>
      </w:r>
    </w:p>
    <w:p w14:paraId="393685A7"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01" w:name="_Toc174249097"/>
      <w:bookmarkStart w:id="202" w:name="_Toc398544129"/>
      <w:bookmarkStart w:id="203" w:name="_Toc398717896"/>
      <w:bookmarkStart w:id="204" w:name="_Toc13773671"/>
      <w:r w:rsidRPr="00A03C55">
        <w:rPr>
          <w:noProof w:val="0"/>
        </w:rPr>
        <w:t>Referenced Standards</w:t>
      </w:r>
      <w:bookmarkEnd w:id="201"/>
      <w:bookmarkEnd w:id="202"/>
      <w:bookmarkEnd w:id="203"/>
      <w:bookmarkEnd w:id="204"/>
    </w:p>
    <w:p w14:paraId="7BB22238" w14:textId="77777777" w:rsidR="007A1F44" w:rsidRPr="00A03C55" w:rsidRDefault="007A1F44" w:rsidP="003462A5">
      <w:pPr>
        <w:pStyle w:val="BodyText"/>
      </w:pPr>
      <w:r w:rsidRPr="00A03C55">
        <w:t>HL7 2.5 Chapters 2, 3, 6, 15</w:t>
      </w:r>
    </w:p>
    <w:p w14:paraId="7BD7B447"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05" w:name="_Toc174249098"/>
      <w:bookmarkStart w:id="206" w:name="_Toc398544130"/>
      <w:bookmarkStart w:id="207" w:name="_Toc398717897"/>
      <w:bookmarkStart w:id="208" w:name="_Toc13773672"/>
      <w:r w:rsidRPr="00A03C55">
        <w:rPr>
          <w:noProof w:val="0"/>
        </w:rPr>
        <w:t>Message sets and options</w:t>
      </w:r>
      <w:bookmarkEnd w:id="205"/>
      <w:bookmarkEnd w:id="206"/>
      <w:bookmarkEnd w:id="207"/>
      <w:bookmarkEnd w:id="208"/>
    </w:p>
    <w:p w14:paraId="1D2C0467" w14:textId="0248538B" w:rsidR="007A1F44" w:rsidRPr="00A03C55" w:rsidRDefault="00E77430">
      <w:r w:rsidRPr="00A03C55">
        <w:t>Transaction</w:t>
      </w:r>
      <w:r w:rsidR="007A1F44" w:rsidRPr="00A03C55">
        <w:t xml:space="preserve"> </w:t>
      </w:r>
      <w:r w:rsidR="00A156BD" w:rsidRPr="00A03C55">
        <w:t>[</w:t>
      </w:r>
      <w:r w:rsidR="007A1F44" w:rsidRPr="00A03C55">
        <w:t>ITI-30</w:t>
      </w:r>
      <w:r w:rsidR="00A156BD" w:rsidRPr="00A03C55">
        <w:t>]</w:t>
      </w:r>
      <w:r w:rsidR="007A1F44" w:rsidRPr="00A03C55">
        <w:t xml:space="preserve"> supports two options, “Merge” and “Link/Unlink”, in order to accommodate the various methods used by healthcare organizations to reconcile duplicated identities.</w:t>
      </w:r>
    </w:p>
    <w:p w14:paraId="3CB19997" w14:textId="77777777" w:rsidR="007A1F44" w:rsidRPr="00A03C55" w:rsidRDefault="007A1F44">
      <w:r w:rsidRPr="00A03C55">
        <w:t>Any Patient Demographics Supplier or Patient Demographics Consumer Actor SHALL support at least one of the two options “Merge” and “Link/Unlink” or both, according to the IHE national extensions of this transaction. Any implementation framework will mandate both actors to support the same option</w:t>
      </w:r>
      <w:r w:rsidR="00232E9F" w:rsidRPr="00A03C55">
        <w:t xml:space="preserve"> (s</w:t>
      </w:r>
      <w:r w:rsidRPr="00A03C55">
        <w:t xml:space="preserve">ee </w:t>
      </w:r>
      <w:r w:rsidR="00232E9F" w:rsidRPr="00A03C55">
        <w:t xml:space="preserve">Sections </w:t>
      </w:r>
      <w:r w:rsidRPr="00A03C55">
        <w:t>3.30.4.1 and 3.30.4.2</w:t>
      </w:r>
      <w:r w:rsidR="00232E9F" w:rsidRPr="00A03C55">
        <w:t>)</w:t>
      </w:r>
      <w:r w:rsidRPr="00A03C55">
        <w:t>.</w:t>
      </w:r>
    </w:p>
    <w:p w14:paraId="045E1C36" w14:textId="77777777" w:rsidR="007A1F44" w:rsidRPr="00A03C55" w:rsidRDefault="007A1F44" w:rsidP="00E53312">
      <w:pPr>
        <w:pStyle w:val="BodyText"/>
      </w:pPr>
      <w:r w:rsidRPr="00A03C55">
        <w:t xml:space="preserve">Patient Identity Source and Patient Identity Cross-Reference Manager </w:t>
      </w:r>
      <w:r w:rsidR="00232E9F" w:rsidRPr="00A03C55">
        <w:t>Actor</w:t>
      </w:r>
      <w:r w:rsidRPr="00A03C55">
        <w:t>s may support the Pediatric Demographics Option</w:t>
      </w:r>
      <w:r w:rsidR="00232E9F" w:rsidRPr="00A03C55">
        <w:t xml:space="preserve"> (see Section</w:t>
      </w:r>
      <w:r w:rsidRPr="00A03C55">
        <w:t xml:space="preserve"> 3.30.4.3</w:t>
      </w:r>
      <w:r w:rsidR="00232E9F" w:rsidRPr="00A03C55">
        <w:t>)</w:t>
      </w:r>
      <w:r w:rsidRPr="00A03C55">
        <w:t>.</w:t>
      </w:r>
      <w:r w:rsidRPr="00A03C55" w:rsidDel="00556957">
        <w:t xml:space="preserve"> </w:t>
      </w:r>
    </w:p>
    <w:p w14:paraId="296CFBBD"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09" w:name="_Toc174249099"/>
      <w:bookmarkStart w:id="210" w:name="_Toc398544131"/>
      <w:r w:rsidRPr="00A03C55">
        <w:rPr>
          <w:noProof w:val="0"/>
        </w:rPr>
        <w:t>Required message subset with option “Merge”</w:t>
      </w:r>
      <w:bookmarkEnd w:id="209"/>
      <w:bookmarkEnd w:id="210"/>
    </w:p>
    <w:p w14:paraId="55025D5F" w14:textId="77777777" w:rsidR="007A1F44" w:rsidRPr="00A03C55"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A03C55" w14:paraId="4FC68A6C" w14:textId="77777777">
        <w:trPr>
          <w:trHeight w:val="27"/>
          <w:tblHeader/>
          <w:jc w:val="center"/>
        </w:trPr>
        <w:tc>
          <w:tcPr>
            <w:tcW w:w="3828" w:type="dxa"/>
            <w:shd w:val="clear" w:color="auto" w:fill="D9D9D9"/>
          </w:tcPr>
          <w:p w14:paraId="56C4EBF0" w14:textId="77777777" w:rsidR="007A1F44" w:rsidRPr="00A03C55" w:rsidRDefault="007A1F44" w:rsidP="00A063AC">
            <w:pPr>
              <w:pStyle w:val="TableEntryHeader"/>
              <w:rPr>
                <w:noProof w:val="0"/>
              </w:rPr>
            </w:pPr>
            <w:r w:rsidRPr="00A03C55">
              <w:rPr>
                <w:noProof w:val="0"/>
              </w:rPr>
              <w:t>Event</w:t>
            </w:r>
          </w:p>
        </w:tc>
        <w:tc>
          <w:tcPr>
            <w:tcW w:w="992" w:type="dxa"/>
            <w:shd w:val="clear" w:color="auto" w:fill="D9D9D9"/>
          </w:tcPr>
          <w:p w14:paraId="5B9C3BA4" w14:textId="77777777" w:rsidR="007A1F44" w:rsidRPr="00A03C55" w:rsidRDefault="007A1F44" w:rsidP="00A53067">
            <w:pPr>
              <w:pStyle w:val="TableEntryHeader"/>
              <w:rPr>
                <w:noProof w:val="0"/>
              </w:rPr>
            </w:pPr>
            <w:r w:rsidRPr="00A03C55">
              <w:rPr>
                <w:noProof w:val="0"/>
              </w:rPr>
              <w:t xml:space="preserve">Trigger </w:t>
            </w:r>
          </w:p>
        </w:tc>
        <w:tc>
          <w:tcPr>
            <w:tcW w:w="2693" w:type="dxa"/>
            <w:shd w:val="clear" w:color="auto" w:fill="D9D9D9"/>
          </w:tcPr>
          <w:p w14:paraId="13A8DA2C" w14:textId="77777777" w:rsidR="007A1F44" w:rsidRPr="00A03C55" w:rsidRDefault="007A1F44" w:rsidP="00A53067">
            <w:pPr>
              <w:pStyle w:val="TableEntryHeader"/>
              <w:rPr>
                <w:noProof w:val="0"/>
              </w:rPr>
            </w:pPr>
            <w:r w:rsidRPr="00A03C55">
              <w:rPr>
                <w:noProof w:val="0"/>
              </w:rPr>
              <w:t xml:space="preserve">Message Static definition </w:t>
            </w:r>
          </w:p>
        </w:tc>
      </w:tr>
      <w:tr w:rsidR="007A1F44" w:rsidRPr="00A03C55" w14:paraId="124CC0F3" w14:textId="77777777">
        <w:trPr>
          <w:cantSplit/>
          <w:trHeight w:val="254"/>
          <w:jc w:val="center"/>
        </w:trPr>
        <w:tc>
          <w:tcPr>
            <w:tcW w:w="3828" w:type="dxa"/>
          </w:tcPr>
          <w:p w14:paraId="0EB9332B" w14:textId="77777777" w:rsidR="007A1F44" w:rsidRPr="00A03C55" w:rsidRDefault="007A1F44">
            <w:pPr>
              <w:pStyle w:val="TableEntry"/>
              <w:rPr>
                <w:noProof w:val="0"/>
              </w:rPr>
            </w:pPr>
            <w:r w:rsidRPr="00A03C55">
              <w:rPr>
                <w:noProof w:val="0"/>
              </w:rPr>
              <w:t xml:space="preserve">Create new patient </w:t>
            </w:r>
          </w:p>
        </w:tc>
        <w:tc>
          <w:tcPr>
            <w:tcW w:w="992" w:type="dxa"/>
          </w:tcPr>
          <w:p w14:paraId="71ECBB9B" w14:textId="77777777" w:rsidR="007A1F44" w:rsidRPr="00A03C55" w:rsidRDefault="007A1F44">
            <w:pPr>
              <w:pStyle w:val="TableEntry"/>
              <w:rPr>
                <w:noProof w:val="0"/>
              </w:rPr>
            </w:pPr>
            <w:r w:rsidRPr="00A03C55">
              <w:rPr>
                <w:noProof w:val="0"/>
              </w:rPr>
              <w:t>A28</w:t>
            </w:r>
          </w:p>
        </w:tc>
        <w:tc>
          <w:tcPr>
            <w:tcW w:w="2693" w:type="dxa"/>
          </w:tcPr>
          <w:p w14:paraId="21E611FC" w14:textId="77777777" w:rsidR="007A1F44" w:rsidRPr="00A03C55" w:rsidRDefault="007A1F44">
            <w:pPr>
              <w:pStyle w:val="TableEntry"/>
              <w:rPr>
                <w:noProof w:val="0"/>
              </w:rPr>
            </w:pPr>
            <w:r w:rsidRPr="00A03C55">
              <w:rPr>
                <w:noProof w:val="0"/>
              </w:rPr>
              <w:t>ADT^A28^ADT_A05</w:t>
            </w:r>
          </w:p>
        </w:tc>
      </w:tr>
      <w:tr w:rsidR="007A1F44" w:rsidRPr="00A03C55" w14:paraId="79295E07" w14:textId="77777777">
        <w:trPr>
          <w:cantSplit/>
          <w:trHeight w:val="254"/>
          <w:jc w:val="center"/>
        </w:trPr>
        <w:tc>
          <w:tcPr>
            <w:tcW w:w="3828" w:type="dxa"/>
          </w:tcPr>
          <w:p w14:paraId="2592D9EF" w14:textId="77777777" w:rsidR="007A1F44" w:rsidRPr="00A03C55" w:rsidRDefault="007A1F44">
            <w:pPr>
              <w:pStyle w:val="TableEntry"/>
              <w:rPr>
                <w:noProof w:val="0"/>
              </w:rPr>
            </w:pPr>
            <w:r w:rsidRPr="00A03C55">
              <w:rPr>
                <w:noProof w:val="0"/>
              </w:rPr>
              <w:t>Update patient information</w:t>
            </w:r>
          </w:p>
        </w:tc>
        <w:tc>
          <w:tcPr>
            <w:tcW w:w="992" w:type="dxa"/>
          </w:tcPr>
          <w:p w14:paraId="0DBF6D62" w14:textId="77777777" w:rsidR="007A1F44" w:rsidRPr="00A03C55" w:rsidRDefault="007A1F44">
            <w:pPr>
              <w:pStyle w:val="TableEntry"/>
              <w:rPr>
                <w:noProof w:val="0"/>
              </w:rPr>
            </w:pPr>
            <w:r w:rsidRPr="00A03C55">
              <w:rPr>
                <w:noProof w:val="0"/>
              </w:rPr>
              <w:t>A31</w:t>
            </w:r>
          </w:p>
        </w:tc>
        <w:tc>
          <w:tcPr>
            <w:tcW w:w="2693" w:type="dxa"/>
          </w:tcPr>
          <w:p w14:paraId="03D40DFD" w14:textId="77777777" w:rsidR="007A1F44" w:rsidRPr="00A03C55" w:rsidRDefault="007A1F44">
            <w:pPr>
              <w:pStyle w:val="TableEntry"/>
              <w:rPr>
                <w:noProof w:val="0"/>
              </w:rPr>
            </w:pPr>
            <w:r w:rsidRPr="00A03C55">
              <w:rPr>
                <w:noProof w:val="0"/>
              </w:rPr>
              <w:t>ADT^A31^ADT_A05</w:t>
            </w:r>
          </w:p>
        </w:tc>
      </w:tr>
      <w:tr w:rsidR="007A1F44" w:rsidRPr="00A03C55" w14:paraId="16CB7A2A" w14:textId="77777777">
        <w:trPr>
          <w:cantSplit/>
          <w:trHeight w:val="254"/>
          <w:jc w:val="center"/>
        </w:trPr>
        <w:tc>
          <w:tcPr>
            <w:tcW w:w="3828" w:type="dxa"/>
          </w:tcPr>
          <w:p w14:paraId="43091872" w14:textId="77777777" w:rsidR="007A1F44" w:rsidRPr="00A03C55" w:rsidRDefault="007A1F44">
            <w:pPr>
              <w:pStyle w:val="TableEntry"/>
              <w:rPr>
                <w:noProof w:val="0"/>
              </w:rPr>
            </w:pPr>
            <w:r w:rsidRPr="00A03C55">
              <w:rPr>
                <w:noProof w:val="0"/>
              </w:rPr>
              <w:t>Change Patient Identifier List</w:t>
            </w:r>
          </w:p>
        </w:tc>
        <w:tc>
          <w:tcPr>
            <w:tcW w:w="992" w:type="dxa"/>
          </w:tcPr>
          <w:p w14:paraId="4EFBA874" w14:textId="77777777" w:rsidR="007A1F44" w:rsidRPr="00A03C55" w:rsidRDefault="007A1F44">
            <w:pPr>
              <w:pStyle w:val="TableEntry"/>
              <w:rPr>
                <w:noProof w:val="0"/>
              </w:rPr>
            </w:pPr>
            <w:r w:rsidRPr="00A03C55">
              <w:rPr>
                <w:noProof w:val="0"/>
              </w:rPr>
              <w:t>A47</w:t>
            </w:r>
          </w:p>
        </w:tc>
        <w:tc>
          <w:tcPr>
            <w:tcW w:w="2693" w:type="dxa"/>
          </w:tcPr>
          <w:p w14:paraId="277A3838" w14:textId="77777777" w:rsidR="007A1F44" w:rsidRPr="00A03C55" w:rsidRDefault="007A1F44">
            <w:pPr>
              <w:pStyle w:val="TableEntry"/>
              <w:rPr>
                <w:noProof w:val="0"/>
              </w:rPr>
            </w:pPr>
            <w:r w:rsidRPr="00A03C55">
              <w:rPr>
                <w:noProof w:val="0"/>
              </w:rPr>
              <w:t>ADT^A47^ADT_A30</w:t>
            </w:r>
          </w:p>
        </w:tc>
      </w:tr>
      <w:tr w:rsidR="007A1F44" w:rsidRPr="00A03C55" w14:paraId="3C5C3011" w14:textId="77777777">
        <w:trPr>
          <w:cantSplit/>
          <w:trHeight w:val="254"/>
          <w:jc w:val="center"/>
        </w:trPr>
        <w:tc>
          <w:tcPr>
            <w:tcW w:w="3828" w:type="dxa"/>
          </w:tcPr>
          <w:p w14:paraId="171A4B1E" w14:textId="77777777" w:rsidR="007A1F44" w:rsidRPr="00A03C55" w:rsidRDefault="007A1F44">
            <w:pPr>
              <w:pStyle w:val="TableEntry"/>
              <w:rPr>
                <w:noProof w:val="0"/>
              </w:rPr>
            </w:pPr>
            <w:r w:rsidRPr="00A03C55">
              <w:rPr>
                <w:noProof w:val="0"/>
              </w:rPr>
              <w:t xml:space="preserve">Merge two patients </w:t>
            </w:r>
          </w:p>
        </w:tc>
        <w:tc>
          <w:tcPr>
            <w:tcW w:w="992" w:type="dxa"/>
          </w:tcPr>
          <w:p w14:paraId="66C077AB" w14:textId="77777777" w:rsidR="007A1F44" w:rsidRPr="00A03C55" w:rsidRDefault="007A1F44">
            <w:pPr>
              <w:pStyle w:val="TableEntry"/>
              <w:rPr>
                <w:noProof w:val="0"/>
              </w:rPr>
            </w:pPr>
            <w:r w:rsidRPr="00A03C55">
              <w:rPr>
                <w:noProof w:val="0"/>
              </w:rPr>
              <w:t>A40</w:t>
            </w:r>
          </w:p>
        </w:tc>
        <w:tc>
          <w:tcPr>
            <w:tcW w:w="2693" w:type="dxa"/>
          </w:tcPr>
          <w:p w14:paraId="00BBB6B0" w14:textId="77777777" w:rsidR="007A1F44" w:rsidRPr="00A03C55" w:rsidRDefault="007A1F44">
            <w:pPr>
              <w:pStyle w:val="TableEntry"/>
              <w:rPr>
                <w:noProof w:val="0"/>
              </w:rPr>
            </w:pPr>
            <w:r w:rsidRPr="00A03C55">
              <w:rPr>
                <w:noProof w:val="0"/>
              </w:rPr>
              <w:t>ADT^A40^ADT_A39</w:t>
            </w:r>
          </w:p>
        </w:tc>
      </w:tr>
    </w:tbl>
    <w:p w14:paraId="37ACC382" w14:textId="77777777" w:rsidR="007A1F44" w:rsidRPr="00A03C55" w:rsidRDefault="007A1F44" w:rsidP="00CF2883">
      <w:pPr>
        <w:pStyle w:val="BodyText"/>
      </w:pPr>
    </w:p>
    <w:p w14:paraId="79D53487"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11" w:name="_Toc174249100"/>
      <w:bookmarkStart w:id="212" w:name="_Toc398544132"/>
      <w:r w:rsidRPr="00A03C55">
        <w:rPr>
          <w:noProof w:val="0"/>
        </w:rPr>
        <w:t>Required message subset with option “Link/Unlink”</w:t>
      </w:r>
      <w:bookmarkEnd w:id="211"/>
      <w:bookmarkEnd w:id="212"/>
    </w:p>
    <w:p w14:paraId="034D2B3D" w14:textId="77777777" w:rsidR="007A1F44" w:rsidRPr="00A03C55"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A03C55" w14:paraId="74828DAB" w14:textId="77777777">
        <w:trPr>
          <w:trHeight w:val="27"/>
          <w:tblHeader/>
          <w:jc w:val="center"/>
        </w:trPr>
        <w:tc>
          <w:tcPr>
            <w:tcW w:w="3828" w:type="dxa"/>
            <w:shd w:val="clear" w:color="auto" w:fill="D9D9D9"/>
          </w:tcPr>
          <w:p w14:paraId="428070F1" w14:textId="77777777" w:rsidR="007A1F44" w:rsidRPr="00A03C55" w:rsidRDefault="007A1F44" w:rsidP="00CE2A17">
            <w:pPr>
              <w:pStyle w:val="TableEntryHeader"/>
              <w:rPr>
                <w:noProof w:val="0"/>
              </w:rPr>
            </w:pPr>
            <w:r w:rsidRPr="00A03C55">
              <w:rPr>
                <w:noProof w:val="0"/>
              </w:rPr>
              <w:t>Event</w:t>
            </w:r>
          </w:p>
        </w:tc>
        <w:tc>
          <w:tcPr>
            <w:tcW w:w="992" w:type="dxa"/>
            <w:shd w:val="clear" w:color="auto" w:fill="D9D9D9"/>
          </w:tcPr>
          <w:p w14:paraId="5479A6B8" w14:textId="77777777" w:rsidR="007A1F44" w:rsidRPr="00A03C55" w:rsidRDefault="007A1F44" w:rsidP="00CE2A17">
            <w:pPr>
              <w:pStyle w:val="TableEntryHeader"/>
              <w:rPr>
                <w:noProof w:val="0"/>
              </w:rPr>
            </w:pPr>
            <w:r w:rsidRPr="00A03C55">
              <w:rPr>
                <w:noProof w:val="0"/>
              </w:rPr>
              <w:t xml:space="preserve">Trigger </w:t>
            </w:r>
          </w:p>
        </w:tc>
        <w:tc>
          <w:tcPr>
            <w:tcW w:w="2693" w:type="dxa"/>
            <w:shd w:val="clear" w:color="auto" w:fill="D9D9D9"/>
          </w:tcPr>
          <w:p w14:paraId="59FDB12A" w14:textId="77777777" w:rsidR="007A1F44" w:rsidRPr="00A03C55" w:rsidRDefault="007A1F44" w:rsidP="00CE2A17">
            <w:pPr>
              <w:pStyle w:val="TableEntryHeader"/>
              <w:rPr>
                <w:noProof w:val="0"/>
              </w:rPr>
            </w:pPr>
            <w:r w:rsidRPr="00A03C55">
              <w:rPr>
                <w:noProof w:val="0"/>
              </w:rPr>
              <w:t xml:space="preserve">Message Static definition </w:t>
            </w:r>
          </w:p>
        </w:tc>
      </w:tr>
      <w:tr w:rsidR="007A1F44" w:rsidRPr="00A03C55" w14:paraId="461DEFAE" w14:textId="77777777">
        <w:trPr>
          <w:cantSplit/>
          <w:trHeight w:val="254"/>
          <w:jc w:val="center"/>
        </w:trPr>
        <w:tc>
          <w:tcPr>
            <w:tcW w:w="3828" w:type="dxa"/>
          </w:tcPr>
          <w:p w14:paraId="4F81CB29" w14:textId="77777777" w:rsidR="007A1F44" w:rsidRPr="00A03C55" w:rsidRDefault="007A1F44">
            <w:pPr>
              <w:pStyle w:val="TableEntry"/>
              <w:rPr>
                <w:noProof w:val="0"/>
              </w:rPr>
            </w:pPr>
            <w:r w:rsidRPr="00A03C55">
              <w:rPr>
                <w:noProof w:val="0"/>
              </w:rPr>
              <w:t xml:space="preserve">Create new patient </w:t>
            </w:r>
          </w:p>
        </w:tc>
        <w:tc>
          <w:tcPr>
            <w:tcW w:w="992" w:type="dxa"/>
          </w:tcPr>
          <w:p w14:paraId="415BCF6B" w14:textId="77777777" w:rsidR="007A1F44" w:rsidRPr="00A03C55" w:rsidRDefault="007A1F44">
            <w:pPr>
              <w:pStyle w:val="TableEntry"/>
              <w:rPr>
                <w:noProof w:val="0"/>
              </w:rPr>
            </w:pPr>
            <w:r w:rsidRPr="00A03C55">
              <w:rPr>
                <w:noProof w:val="0"/>
              </w:rPr>
              <w:t>A28</w:t>
            </w:r>
          </w:p>
        </w:tc>
        <w:tc>
          <w:tcPr>
            <w:tcW w:w="2693" w:type="dxa"/>
          </w:tcPr>
          <w:p w14:paraId="7A310872" w14:textId="77777777" w:rsidR="007A1F44" w:rsidRPr="00A03C55" w:rsidRDefault="007A1F44">
            <w:pPr>
              <w:pStyle w:val="TableEntry"/>
              <w:rPr>
                <w:noProof w:val="0"/>
              </w:rPr>
            </w:pPr>
            <w:r w:rsidRPr="00A03C55">
              <w:rPr>
                <w:noProof w:val="0"/>
              </w:rPr>
              <w:t>ADT^A28^ADT_A05</w:t>
            </w:r>
          </w:p>
        </w:tc>
      </w:tr>
      <w:tr w:rsidR="007A1F44" w:rsidRPr="00A03C55" w14:paraId="750AC442" w14:textId="77777777">
        <w:trPr>
          <w:cantSplit/>
          <w:trHeight w:val="254"/>
          <w:jc w:val="center"/>
        </w:trPr>
        <w:tc>
          <w:tcPr>
            <w:tcW w:w="3828" w:type="dxa"/>
          </w:tcPr>
          <w:p w14:paraId="0580C034" w14:textId="77777777" w:rsidR="007A1F44" w:rsidRPr="00A03C55" w:rsidRDefault="007A1F44">
            <w:pPr>
              <w:pStyle w:val="TableEntry"/>
              <w:rPr>
                <w:noProof w:val="0"/>
              </w:rPr>
            </w:pPr>
            <w:r w:rsidRPr="00A03C55">
              <w:rPr>
                <w:noProof w:val="0"/>
              </w:rPr>
              <w:t>Update patient information</w:t>
            </w:r>
          </w:p>
        </w:tc>
        <w:tc>
          <w:tcPr>
            <w:tcW w:w="992" w:type="dxa"/>
          </w:tcPr>
          <w:p w14:paraId="375A4423" w14:textId="77777777" w:rsidR="007A1F44" w:rsidRPr="00A03C55" w:rsidRDefault="007A1F44">
            <w:pPr>
              <w:pStyle w:val="TableEntry"/>
              <w:rPr>
                <w:noProof w:val="0"/>
              </w:rPr>
            </w:pPr>
            <w:r w:rsidRPr="00A03C55">
              <w:rPr>
                <w:noProof w:val="0"/>
              </w:rPr>
              <w:t>A31</w:t>
            </w:r>
          </w:p>
        </w:tc>
        <w:tc>
          <w:tcPr>
            <w:tcW w:w="2693" w:type="dxa"/>
          </w:tcPr>
          <w:p w14:paraId="1CF4C3DD" w14:textId="77777777" w:rsidR="007A1F44" w:rsidRPr="00A03C55" w:rsidRDefault="007A1F44">
            <w:pPr>
              <w:pStyle w:val="TableEntry"/>
              <w:rPr>
                <w:noProof w:val="0"/>
              </w:rPr>
            </w:pPr>
            <w:r w:rsidRPr="00A03C55">
              <w:rPr>
                <w:noProof w:val="0"/>
              </w:rPr>
              <w:t>ADT^A31^ADT_A05</w:t>
            </w:r>
          </w:p>
        </w:tc>
      </w:tr>
      <w:tr w:rsidR="007A1F44" w:rsidRPr="00A03C55" w14:paraId="28A9B536" w14:textId="77777777">
        <w:trPr>
          <w:cantSplit/>
          <w:trHeight w:val="254"/>
          <w:jc w:val="center"/>
        </w:trPr>
        <w:tc>
          <w:tcPr>
            <w:tcW w:w="3828" w:type="dxa"/>
          </w:tcPr>
          <w:p w14:paraId="3918030D" w14:textId="77777777" w:rsidR="007A1F44" w:rsidRPr="00A03C55" w:rsidRDefault="007A1F44">
            <w:pPr>
              <w:pStyle w:val="TableEntry"/>
              <w:rPr>
                <w:noProof w:val="0"/>
              </w:rPr>
            </w:pPr>
            <w:r w:rsidRPr="00A03C55">
              <w:rPr>
                <w:noProof w:val="0"/>
              </w:rPr>
              <w:t>Change Patient Identifier List</w:t>
            </w:r>
          </w:p>
        </w:tc>
        <w:tc>
          <w:tcPr>
            <w:tcW w:w="992" w:type="dxa"/>
          </w:tcPr>
          <w:p w14:paraId="6939D2ED" w14:textId="77777777" w:rsidR="007A1F44" w:rsidRPr="00A03C55" w:rsidRDefault="007A1F44">
            <w:pPr>
              <w:pStyle w:val="TableEntry"/>
              <w:rPr>
                <w:noProof w:val="0"/>
              </w:rPr>
            </w:pPr>
            <w:r w:rsidRPr="00A03C55">
              <w:rPr>
                <w:noProof w:val="0"/>
              </w:rPr>
              <w:t>A47</w:t>
            </w:r>
          </w:p>
        </w:tc>
        <w:tc>
          <w:tcPr>
            <w:tcW w:w="2693" w:type="dxa"/>
          </w:tcPr>
          <w:p w14:paraId="6A5DB9B1" w14:textId="77777777" w:rsidR="007A1F44" w:rsidRPr="00A03C55" w:rsidRDefault="007A1F44">
            <w:pPr>
              <w:pStyle w:val="TableEntry"/>
              <w:rPr>
                <w:noProof w:val="0"/>
              </w:rPr>
            </w:pPr>
            <w:r w:rsidRPr="00A03C55">
              <w:rPr>
                <w:noProof w:val="0"/>
              </w:rPr>
              <w:t>ADT^A47^ADT_A30</w:t>
            </w:r>
          </w:p>
        </w:tc>
      </w:tr>
      <w:tr w:rsidR="007A1F44" w:rsidRPr="00A03C55" w14:paraId="39309F05" w14:textId="77777777">
        <w:trPr>
          <w:cantSplit/>
          <w:trHeight w:val="254"/>
          <w:jc w:val="center"/>
        </w:trPr>
        <w:tc>
          <w:tcPr>
            <w:tcW w:w="3828" w:type="dxa"/>
          </w:tcPr>
          <w:p w14:paraId="1199A067" w14:textId="77777777" w:rsidR="007A1F44" w:rsidRPr="00A03C55" w:rsidRDefault="007A1F44">
            <w:pPr>
              <w:pStyle w:val="TableEntry"/>
              <w:rPr>
                <w:noProof w:val="0"/>
              </w:rPr>
            </w:pPr>
            <w:r w:rsidRPr="00A03C55">
              <w:rPr>
                <w:noProof w:val="0"/>
              </w:rPr>
              <w:t>Link Patient Information</w:t>
            </w:r>
          </w:p>
        </w:tc>
        <w:tc>
          <w:tcPr>
            <w:tcW w:w="992" w:type="dxa"/>
          </w:tcPr>
          <w:p w14:paraId="4DAB4358" w14:textId="77777777" w:rsidR="007A1F44" w:rsidRPr="00A03C55" w:rsidRDefault="007A1F44">
            <w:pPr>
              <w:pStyle w:val="TableEntry"/>
              <w:rPr>
                <w:noProof w:val="0"/>
              </w:rPr>
            </w:pPr>
            <w:r w:rsidRPr="00A03C55">
              <w:rPr>
                <w:noProof w:val="0"/>
              </w:rPr>
              <w:t>A24</w:t>
            </w:r>
          </w:p>
        </w:tc>
        <w:tc>
          <w:tcPr>
            <w:tcW w:w="2693" w:type="dxa"/>
          </w:tcPr>
          <w:p w14:paraId="3E435C16" w14:textId="77777777" w:rsidR="007A1F44" w:rsidRPr="00A03C55" w:rsidRDefault="007A1F44">
            <w:pPr>
              <w:pStyle w:val="TableEntry"/>
              <w:rPr>
                <w:noProof w:val="0"/>
              </w:rPr>
            </w:pPr>
            <w:r w:rsidRPr="00A03C55">
              <w:rPr>
                <w:noProof w:val="0"/>
              </w:rPr>
              <w:t>ADT^A24^ADT_A24</w:t>
            </w:r>
          </w:p>
        </w:tc>
      </w:tr>
      <w:tr w:rsidR="007A1F44" w:rsidRPr="00A03C55" w14:paraId="075C218A" w14:textId="77777777">
        <w:trPr>
          <w:cantSplit/>
          <w:trHeight w:val="314"/>
          <w:jc w:val="center"/>
        </w:trPr>
        <w:tc>
          <w:tcPr>
            <w:tcW w:w="3828" w:type="dxa"/>
          </w:tcPr>
          <w:p w14:paraId="1951534B" w14:textId="77777777" w:rsidR="007A1F44" w:rsidRPr="00A03C55" w:rsidRDefault="007A1F44">
            <w:pPr>
              <w:pStyle w:val="TableEntry"/>
              <w:rPr>
                <w:noProof w:val="0"/>
              </w:rPr>
            </w:pPr>
            <w:r w:rsidRPr="00A03C55">
              <w:rPr>
                <w:noProof w:val="0"/>
              </w:rPr>
              <w:t>Unlink Patient Information</w:t>
            </w:r>
          </w:p>
        </w:tc>
        <w:tc>
          <w:tcPr>
            <w:tcW w:w="992" w:type="dxa"/>
          </w:tcPr>
          <w:p w14:paraId="5FF51ADE" w14:textId="77777777" w:rsidR="007A1F44" w:rsidRPr="00A03C55" w:rsidRDefault="007A1F44">
            <w:pPr>
              <w:pStyle w:val="TableEntry"/>
              <w:rPr>
                <w:noProof w:val="0"/>
              </w:rPr>
            </w:pPr>
            <w:r w:rsidRPr="00A03C55">
              <w:rPr>
                <w:noProof w:val="0"/>
              </w:rPr>
              <w:t>A37</w:t>
            </w:r>
          </w:p>
        </w:tc>
        <w:tc>
          <w:tcPr>
            <w:tcW w:w="2693" w:type="dxa"/>
          </w:tcPr>
          <w:p w14:paraId="5914A072" w14:textId="77777777" w:rsidR="007A1F44" w:rsidRPr="00A03C55" w:rsidRDefault="007A1F44">
            <w:pPr>
              <w:pStyle w:val="TableEntry"/>
              <w:rPr>
                <w:noProof w:val="0"/>
              </w:rPr>
            </w:pPr>
            <w:r w:rsidRPr="00A03C55">
              <w:rPr>
                <w:noProof w:val="0"/>
              </w:rPr>
              <w:t>ADT^A37^ADT_A37</w:t>
            </w:r>
          </w:p>
        </w:tc>
      </w:tr>
    </w:tbl>
    <w:p w14:paraId="747F62B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13" w:name="_Toc398544133"/>
      <w:bookmarkStart w:id="214" w:name="_Toc174249101"/>
      <w:r w:rsidRPr="00A03C55">
        <w:rPr>
          <w:noProof w:val="0"/>
        </w:rPr>
        <w:t>Optionality of Pediatric Demographics Fields</w:t>
      </w:r>
      <w:bookmarkEnd w:id="213"/>
    </w:p>
    <w:p w14:paraId="55FB713B" w14:textId="77777777" w:rsidR="007A1F44" w:rsidRPr="00A03C55" w:rsidRDefault="007A1F44" w:rsidP="00E53312">
      <w:pPr>
        <w:pStyle w:val="BodyText"/>
      </w:pPr>
      <w:r w:rsidRPr="00A03C55">
        <w:t xml:space="preserve">The Pediatric Demographics Option does not require Patient Identity Source Actors to include any attributes not already required by the corresponding HL7 message (as is described in the </w:t>
      </w:r>
      <w:r w:rsidRPr="00A03C55">
        <w:lastRenderedPageBreak/>
        <w:t xml:space="preserve">following sections). This minimal set of requirements enables inclusion of the largest range of Patient Identity Source Actor systems. </w:t>
      </w:r>
    </w:p>
    <w:p w14:paraId="2A33C16C" w14:textId="77777777" w:rsidR="007A1F44" w:rsidRPr="00A03C55" w:rsidRDefault="007A1F44" w:rsidP="00E53312">
      <w:pPr>
        <w:pStyle w:val="BodyText"/>
      </w:pPr>
      <w:r w:rsidRPr="00A03C55">
        <w:t>The Pediatric Demographics Option does place additional requirements on the Patient Identifier Cross-reference Manager Actor, requiring them to accept and consider in matching* a set of HL7 attributes beyond what is required by standard PIX. See Table 3.30.4.3-1 for a description of these additional requirements. For example, we would expect that two patients with all furnished data elements identical except the First Name (e.g., “Maria” vs. “Marina”), and consecutive Birth Order values would not be automatically linked or merged by the Patient Identifier Cross-Reference Manager.</w:t>
      </w:r>
    </w:p>
    <w:p w14:paraId="1E900FAC" w14:textId="77777777" w:rsidR="007A1F44" w:rsidRPr="00A03C55" w:rsidRDefault="007A1F44" w:rsidP="00601E92">
      <w:pPr>
        <w:pStyle w:val="Heading4"/>
        <w:numPr>
          <w:ilvl w:val="0"/>
          <w:numId w:val="0"/>
        </w:numPr>
        <w:tabs>
          <w:tab w:val="clear" w:pos="2160"/>
          <w:tab w:val="clear" w:pos="2880"/>
          <w:tab w:val="clear" w:pos="3600"/>
        </w:tabs>
        <w:rPr>
          <w:noProof w:val="0"/>
        </w:rPr>
      </w:pPr>
      <w:bookmarkStart w:id="215" w:name="_Toc398544134"/>
      <w:r w:rsidRPr="00A03C55">
        <w:rPr>
          <w:noProof w:val="0"/>
        </w:rPr>
        <w:t>3.30.4.4 Acknowledgement Support</w:t>
      </w:r>
      <w:bookmarkEnd w:id="215"/>
    </w:p>
    <w:p w14:paraId="17B5FF3F" w14:textId="77777777" w:rsidR="007A1F44" w:rsidRPr="00A03C55" w:rsidRDefault="007A1F44" w:rsidP="006D3392">
      <w:pPr>
        <w:pStyle w:val="BodyText"/>
      </w:pPr>
      <w:r w:rsidRPr="00A03C55">
        <w:t xml:space="preserve">An actor that claims support for </w:t>
      </w:r>
      <w:r w:rsidR="0093394D" w:rsidRPr="00A03C55">
        <w:t>the Acknowledgement</w:t>
      </w:r>
      <w:r w:rsidRPr="00A03C55">
        <w:t xml:space="preserve"> Support Option shall be capable of using the enhanced acknowledgement mode as defined in the HL7 v2.x standard. See HL7 Volume 2C, Section C.2.3 for further details.</w:t>
      </w:r>
    </w:p>
    <w:p w14:paraId="3C0DCB7C" w14:textId="77777777" w:rsidR="007A1F44" w:rsidRPr="00A03C55" w:rsidRDefault="007A1F44" w:rsidP="00D372D5">
      <w:pPr>
        <w:pStyle w:val="Heading4"/>
        <w:numPr>
          <w:ilvl w:val="0"/>
          <w:numId w:val="0"/>
        </w:numPr>
        <w:tabs>
          <w:tab w:val="clear" w:pos="2160"/>
          <w:tab w:val="clear" w:pos="2880"/>
          <w:tab w:val="clear" w:pos="3600"/>
        </w:tabs>
        <w:rPr>
          <w:noProof w:val="0"/>
        </w:rPr>
      </w:pPr>
      <w:bookmarkStart w:id="216" w:name="_Toc398544135"/>
      <w:r w:rsidRPr="00A03C55">
        <w:rPr>
          <w:noProof w:val="0"/>
        </w:rPr>
        <w:t>3.30.4.5 Ambulatory Patient Data</w:t>
      </w:r>
      <w:bookmarkEnd w:id="216"/>
    </w:p>
    <w:p w14:paraId="78442557" w14:textId="77777777" w:rsidR="007A1F44" w:rsidRPr="00A03C55" w:rsidRDefault="007A1F44" w:rsidP="0090367F">
      <w:pPr>
        <w:pStyle w:val="BodyText"/>
      </w:pPr>
      <w:r w:rsidRPr="00A03C55">
        <w:t>If the Patient Demographics Supplier supports the Ambulatory Patient Data Option, it SHALL supply the patient address in field PID-11 for ambulatory patients whenever this address is known.</w:t>
      </w:r>
    </w:p>
    <w:p w14:paraId="69597DE1"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17" w:name="_Toc398544136"/>
      <w:bookmarkStart w:id="218" w:name="_Toc398717898"/>
      <w:bookmarkStart w:id="219" w:name="_Toc13773673"/>
      <w:r w:rsidRPr="00A03C55">
        <w:rPr>
          <w:noProof w:val="0"/>
        </w:rPr>
        <w:t>Common HL7 Message Segments</w:t>
      </w:r>
      <w:bookmarkEnd w:id="214"/>
      <w:bookmarkEnd w:id="217"/>
      <w:bookmarkEnd w:id="218"/>
      <w:bookmarkEnd w:id="219"/>
    </w:p>
    <w:p w14:paraId="293F0392" w14:textId="101E287A" w:rsidR="007A1F44" w:rsidRPr="00A03C55" w:rsidRDefault="007A1F44">
      <w:r w:rsidRPr="00A03C55">
        <w:t xml:space="preserve">This section describes the common HL7 message segments used in </w:t>
      </w:r>
      <w:r w:rsidR="00E77430" w:rsidRPr="00A03C55">
        <w:t>transaction</w:t>
      </w:r>
      <w:r w:rsidRPr="00A03C55">
        <w:t xml:space="preserve"> </w:t>
      </w:r>
      <w:r w:rsidR="00A156BD" w:rsidRPr="00A03C55">
        <w:t>[</w:t>
      </w:r>
      <w:r w:rsidR="00E77430" w:rsidRPr="00A03C55">
        <w:t>ITI-</w:t>
      </w:r>
      <w:r w:rsidRPr="00A03C55">
        <w:t>30</w:t>
      </w:r>
      <w:r w:rsidR="00A156BD" w:rsidRPr="00A03C55">
        <w:t>]</w:t>
      </w:r>
      <w:r w:rsidRPr="00A03C55">
        <w:t>.</w:t>
      </w:r>
    </w:p>
    <w:p w14:paraId="7178C1EA" w14:textId="77777777" w:rsidR="007A1F44" w:rsidRPr="00A03C55" w:rsidRDefault="007A1F44">
      <w:r w:rsidRPr="00A03C55">
        <w:t>Each table represents a segment. Fields for which a precise usage description is needed, particularly those having usage C (conditional), are commented on below the table. The optional fields are usually not commented on.</w:t>
      </w:r>
    </w:p>
    <w:p w14:paraId="40B431F5"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0" w:name="_Toc174249102"/>
      <w:bookmarkStart w:id="221" w:name="_Toc398544137"/>
      <w:r w:rsidRPr="00A03C55">
        <w:rPr>
          <w:noProof w:val="0"/>
        </w:rPr>
        <w:t>MSH - Message Header Segment</w:t>
      </w:r>
      <w:bookmarkEnd w:id="220"/>
      <w:bookmarkEnd w:id="221"/>
    </w:p>
    <w:p w14:paraId="5BED58E5" w14:textId="77777777" w:rsidR="007A1F44" w:rsidRPr="00A03C55" w:rsidRDefault="007A1F44">
      <w:r w:rsidRPr="00A03C55">
        <w:t>Standard Reference: HL7 Version 2.5, Chapter 2 (Section 2.15, “Message control”)</w:t>
      </w:r>
    </w:p>
    <w:p w14:paraId="0F7C66B0" w14:textId="7739FE40" w:rsidR="007A1F44" w:rsidRPr="00A03C55" w:rsidRDefault="007A1F44" w:rsidP="003462A5">
      <w:r w:rsidRPr="00A03C55">
        <w:t>This segment defines the intent, supplier, destination, and some specifics of the syntax of the message. It also uniquely identifies the message itself and dates its production.</w:t>
      </w:r>
    </w:p>
    <w:p w14:paraId="327C2370" w14:textId="77777777" w:rsidR="007A1F44" w:rsidRPr="00A03C55" w:rsidRDefault="007A1F44">
      <w:pPr>
        <w:pStyle w:val="TableTitle"/>
        <w:rPr>
          <w:noProof w:val="0"/>
        </w:rPr>
      </w:pPr>
      <w:r w:rsidRPr="00A03C55">
        <w:rPr>
          <w:noProof w:val="0"/>
        </w:rPr>
        <w:t>Table 3.30</w:t>
      </w:r>
      <w:r w:rsidRPr="00A03C55">
        <w:rPr>
          <w:noProof w:val="0"/>
        </w:rPr>
        <w:noBreakHyphen/>
        <w:t xml:space="preserve">1: MSH - Message Header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844"/>
        <w:gridCol w:w="805"/>
        <w:gridCol w:w="982"/>
        <w:gridCol w:w="938"/>
        <w:gridCol w:w="856"/>
        <w:gridCol w:w="1259"/>
        <w:gridCol w:w="2925"/>
      </w:tblGrid>
      <w:tr w:rsidR="007A1F44" w:rsidRPr="00A03C55" w14:paraId="69CE2644" w14:textId="77777777" w:rsidTr="00601E92">
        <w:trPr>
          <w:tblHeader/>
          <w:jc w:val="center"/>
        </w:trPr>
        <w:tc>
          <w:tcPr>
            <w:tcW w:w="0" w:type="auto"/>
            <w:shd w:val="clear" w:color="auto" w:fill="D9D9D9"/>
          </w:tcPr>
          <w:p w14:paraId="5F684DB0" w14:textId="77777777" w:rsidR="007A1F44" w:rsidRPr="00A03C55" w:rsidRDefault="007A1F44" w:rsidP="00A063AC">
            <w:pPr>
              <w:pStyle w:val="TableEntryHeader"/>
              <w:rPr>
                <w:noProof w:val="0"/>
              </w:rPr>
            </w:pPr>
            <w:r w:rsidRPr="00A03C55">
              <w:rPr>
                <w:noProof w:val="0"/>
              </w:rPr>
              <w:t>SEQ</w:t>
            </w:r>
          </w:p>
        </w:tc>
        <w:tc>
          <w:tcPr>
            <w:tcW w:w="855" w:type="dxa"/>
            <w:shd w:val="clear" w:color="auto" w:fill="D9D9D9"/>
          </w:tcPr>
          <w:p w14:paraId="3F793626" w14:textId="77777777" w:rsidR="007A1F44" w:rsidRPr="00A03C55" w:rsidRDefault="007A1F44" w:rsidP="00A53067">
            <w:pPr>
              <w:pStyle w:val="TableEntryHeader"/>
              <w:rPr>
                <w:noProof w:val="0"/>
              </w:rPr>
            </w:pPr>
            <w:r w:rsidRPr="00A03C55">
              <w:rPr>
                <w:noProof w:val="0"/>
              </w:rPr>
              <w:t>LEN</w:t>
            </w:r>
          </w:p>
        </w:tc>
        <w:tc>
          <w:tcPr>
            <w:tcW w:w="810" w:type="dxa"/>
            <w:shd w:val="clear" w:color="auto" w:fill="D9D9D9"/>
          </w:tcPr>
          <w:p w14:paraId="281F2826" w14:textId="77777777" w:rsidR="007A1F44" w:rsidRPr="00A03C55" w:rsidRDefault="007A1F44" w:rsidP="00A53067">
            <w:pPr>
              <w:pStyle w:val="TableEntryHeader"/>
              <w:rPr>
                <w:noProof w:val="0"/>
              </w:rPr>
            </w:pPr>
            <w:r w:rsidRPr="00A03C55">
              <w:rPr>
                <w:noProof w:val="0"/>
              </w:rPr>
              <w:t>DT</w:t>
            </w:r>
          </w:p>
        </w:tc>
        <w:tc>
          <w:tcPr>
            <w:tcW w:w="990" w:type="dxa"/>
            <w:shd w:val="clear" w:color="auto" w:fill="D9D9D9"/>
          </w:tcPr>
          <w:p w14:paraId="4E53F333" w14:textId="77777777" w:rsidR="007A1F44" w:rsidRPr="00A03C55" w:rsidRDefault="007A1F44" w:rsidP="00A53067">
            <w:pPr>
              <w:pStyle w:val="TableEntryHeader"/>
              <w:rPr>
                <w:noProof w:val="0"/>
              </w:rPr>
            </w:pPr>
            <w:r w:rsidRPr="00A03C55">
              <w:rPr>
                <w:noProof w:val="0"/>
              </w:rPr>
              <w:t>Usage</w:t>
            </w:r>
          </w:p>
        </w:tc>
        <w:tc>
          <w:tcPr>
            <w:tcW w:w="949" w:type="dxa"/>
            <w:shd w:val="clear" w:color="auto" w:fill="D9D9D9"/>
          </w:tcPr>
          <w:p w14:paraId="05A5CA9D" w14:textId="77777777" w:rsidR="007A1F44" w:rsidRPr="00A03C55" w:rsidRDefault="007A1F44" w:rsidP="00A53067">
            <w:pPr>
              <w:pStyle w:val="TableEntryHeader"/>
              <w:rPr>
                <w:noProof w:val="0"/>
              </w:rPr>
            </w:pPr>
            <w:r w:rsidRPr="00A03C55">
              <w:rPr>
                <w:noProof w:val="0"/>
              </w:rPr>
              <w:t>Card.</w:t>
            </w:r>
          </w:p>
        </w:tc>
        <w:tc>
          <w:tcPr>
            <w:tcW w:w="860" w:type="dxa"/>
            <w:shd w:val="clear" w:color="auto" w:fill="D9D9D9"/>
          </w:tcPr>
          <w:p w14:paraId="445AAFC4" w14:textId="77777777" w:rsidR="007A1F44" w:rsidRPr="00A03C55" w:rsidRDefault="007A1F44" w:rsidP="00A53067">
            <w:pPr>
              <w:pStyle w:val="TableEntryHeader"/>
              <w:rPr>
                <w:noProof w:val="0"/>
              </w:rPr>
            </w:pPr>
            <w:r w:rsidRPr="00A03C55">
              <w:rPr>
                <w:noProof w:val="0"/>
              </w:rPr>
              <w:t>TBL#</w:t>
            </w:r>
          </w:p>
        </w:tc>
        <w:tc>
          <w:tcPr>
            <w:tcW w:w="1293" w:type="dxa"/>
            <w:shd w:val="clear" w:color="auto" w:fill="D9D9D9"/>
          </w:tcPr>
          <w:p w14:paraId="6615DE06" w14:textId="77777777" w:rsidR="007A1F44" w:rsidRPr="00A03C55" w:rsidRDefault="007A1F44" w:rsidP="00A53067">
            <w:pPr>
              <w:pStyle w:val="TableEntryHeader"/>
              <w:rPr>
                <w:noProof w:val="0"/>
              </w:rPr>
            </w:pPr>
            <w:r w:rsidRPr="00A03C55">
              <w:rPr>
                <w:noProof w:val="0"/>
              </w:rPr>
              <w:t>ITEM#</w:t>
            </w:r>
          </w:p>
        </w:tc>
        <w:tc>
          <w:tcPr>
            <w:tcW w:w="3036" w:type="dxa"/>
            <w:shd w:val="clear" w:color="auto" w:fill="D9D9D9"/>
          </w:tcPr>
          <w:p w14:paraId="6FF374A1" w14:textId="77777777" w:rsidR="007A1F44" w:rsidRPr="00A03C55" w:rsidRDefault="007A1F44" w:rsidP="00A53067">
            <w:pPr>
              <w:pStyle w:val="TableEntryHeader"/>
              <w:rPr>
                <w:noProof w:val="0"/>
              </w:rPr>
            </w:pPr>
            <w:r w:rsidRPr="00A03C55">
              <w:rPr>
                <w:noProof w:val="0"/>
              </w:rPr>
              <w:t>Element name</w:t>
            </w:r>
          </w:p>
        </w:tc>
      </w:tr>
      <w:tr w:rsidR="007A1F44" w:rsidRPr="00A03C55" w14:paraId="5EA899E7" w14:textId="77777777" w:rsidTr="00601E92">
        <w:trPr>
          <w:jc w:val="center"/>
        </w:trPr>
        <w:tc>
          <w:tcPr>
            <w:tcW w:w="0" w:type="auto"/>
          </w:tcPr>
          <w:p w14:paraId="249F008E" w14:textId="77777777" w:rsidR="007A1F44" w:rsidRPr="00A03C55" w:rsidRDefault="007A1F44">
            <w:pPr>
              <w:pStyle w:val="TableEntry"/>
              <w:rPr>
                <w:noProof w:val="0"/>
              </w:rPr>
            </w:pPr>
            <w:r w:rsidRPr="00A03C55">
              <w:rPr>
                <w:noProof w:val="0"/>
              </w:rPr>
              <w:t>1</w:t>
            </w:r>
          </w:p>
        </w:tc>
        <w:tc>
          <w:tcPr>
            <w:tcW w:w="855" w:type="dxa"/>
          </w:tcPr>
          <w:p w14:paraId="02E5191D" w14:textId="77777777" w:rsidR="007A1F44" w:rsidRPr="00A03C55" w:rsidRDefault="007A1F44">
            <w:pPr>
              <w:pStyle w:val="TableEntry"/>
              <w:rPr>
                <w:noProof w:val="0"/>
              </w:rPr>
            </w:pPr>
            <w:r w:rsidRPr="00A03C55">
              <w:rPr>
                <w:noProof w:val="0"/>
              </w:rPr>
              <w:t>1</w:t>
            </w:r>
          </w:p>
        </w:tc>
        <w:tc>
          <w:tcPr>
            <w:tcW w:w="810" w:type="dxa"/>
          </w:tcPr>
          <w:p w14:paraId="2A0112A0" w14:textId="77777777" w:rsidR="007A1F44" w:rsidRPr="00A03C55" w:rsidRDefault="007A1F44">
            <w:pPr>
              <w:pStyle w:val="TableEntry"/>
              <w:rPr>
                <w:noProof w:val="0"/>
              </w:rPr>
            </w:pPr>
            <w:r w:rsidRPr="00A03C55">
              <w:rPr>
                <w:noProof w:val="0"/>
              </w:rPr>
              <w:t>ST</w:t>
            </w:r>
          </w:p>
        </w:tc>
        <w:tc>
          <w:tcPr>
            <w:tcW w:w="990" w:type="dxa"/>
          </w:tcPr>
          <w:p w14:paraId="06345A99" w14:textId="77777777" w:rsidR="007A1F44" w:rsidRPr="00A03C55" w:rsidRDefault="007A1F44">
            <w:pPr>
              <w:pStyle w:val="TableEntry"/>
              <w:rPr>
                <w:noProof w:val="0"/>
              </w:rPr>
            </w:pPr>
            <w:r w:rsidRPr="00A03C55">
              <w:rPr>
                <w:noProof w:val="0"/>
              </w:rPr>
              <w:t>R</w:t>
            </w:r>
          </w:p>
        </w:tc>
        <w:tc>
          <w:tcPr>
            <w:tcW w:w="949" w:type="dxa"/>
          </w:tcPr>
          <w:p w14:paraId="21845B3A" w14:textId="77777777" w:rsidR="007A1F44" w:rsidRPr="00A03C55" w:rsidRDefault="007A1F44">
            <w:pPr>
              <w:pStyle w:val="TableEntry"/>
              <w:rPr>
                <w:noProof w:val="0"/>
              </w:rPr>
            </w:pPr>
            <w:r w:rsidRPr="00A03C55">
              <w:rPr>
                <w:noProof w:val="0"/>
              </w:rPr>
              <w:t>[1..1]</w:t>
            </w:r>
          </w:p>
        </w:tc>
        <w:tc>
          <w:tcPr>
            <w:tcW w:w="860" w:type="dxa"/>
          </w:tcPr>
          <w:p w14:paraId="6DAC8A06" w14:textId="77777777" w:rsidR="007A1F44" w:rsidRPr="00A03C55" w:rsidRDefault="007A1F44">
            <w:pPr>
              <w:pStyle w:val="TableEntry"/>
              <w:rPr>
                <w:noProof w:val="0"/>
              </w:rPr>
            </w:pPr>
          </w:p>
        </w:tc>
        <w:tc>
          <w:tcPr>
            <w:tcW w:w="1293" w:type="dxa"/>
          </w:tcPr>
          <w:p w14:paraId="0F37ECBD" w14:textId="77777777" w:rsidR="007A1F44" w:rsidRPr="00A03C55" w:rsidRDefault="007A1F44">
            <w:pPr>
              <w:pStyle w:val="TableEntry"/>
              <w:rPr>
                <w:noProof w:val="0"/>
              </w:rPr>
            </w:pPr>
            <w:r w:rsidRPr="00A03C55">
              <w:rPr>
                <w:noProof w:val="0"/>
              </w:rPr>
              <w:t>00001</w:t>
            </w:r>
          </w:p>
        </w:tc>
        <w:tc>
          <w:tcPr>
            <w:tcW w:w="3036" w:type="dxa"/>
          </w:tcPr>
          <w:p w14:paraId="6F81B924" w14:textId="77777777" w:rsidR="007A1F44" w:rsidRPr="00A03C55" w:rsidRDefault="007A1F44">
            <w:pPr>
              <w:pStyle w:val="TableEntry"/>
              <w:rPr>
                <w:noProof w:val="0"/>
              </w:rPr>
            </w:pPr>
            <w:r w:rsidRPr="00A03C55">
              <w:rPr>
                <w:noProof w:val="0"/>
              </w:rPr>
              <w:t>Field Separator</w:t>
            </w:r>
          </w:p>
        </w:tc>
      </w:tr>
      <w:tr w:rsidR="007A1F44" w:rsidRPr="00A03C55" w14:paraId="26F979F5" w14:textId="77777777" w:rsidTr="00601E92">
        <w:trPr>
          <w:jc w:val="center"/>
        </w:trPr>
        <w:tc>
          <w:tcPr>
            <w:tcW w:w="0" w:type="auto"/>
          </w:tcPr>
          <w:p w14:paraId="05252EA1" w14:textId="77777777" w:rsidR="007A1F44" w:rsidRPr="00A03C55" w:rsidRDefault="007A1F44">
            <w:pPr>
              <w:pStyle w:val="TableEntry"/>
              <w:rPr>
                <w:noProof w:val="0"/>
              </w:rPr>
            </w:pPr>
            <w:r w:rsidRPr="00A03C55">
              <w:rPr>
                <w:noProof w:val="0"/>
              </w:rPr>
              <w:t>2</w:t>
            </w:r>
          </w:p>
        </w:tc>
        <w:tc>
          <w:tcPr>
            <w:tcW w:w="855" w:type="dxa"/>
          </w:tcPr>
          <w:p w14:paraId="7E7A85B1" w14:textId="77777777" w:rsidR="007A1F44" w:rsidRPr="00A03C55" w:rsidRDefault="007A1F44">
            <w:pPr>
              <w:pStyle w:val="TableEntry"/>
              <w:rPr>
                <w:noProof w:val="0"/>
              </w:rPr>
            </w:pPr>
            <w:r w:rsidRPr="00A03C55">
              <w:rPr>
                <w:noProof w:val="0"/>
              </w:rPr>
              <w:t>4</w:t>
            </w:r>
          </w:p>
        </w:tc>
        <w:tc>
          <w:tcPr>
            <w:tcW w:w="810" w:type="dxa"/>
          </w:tcPr>
          <w:p w14:paraId="3D67C1C6" w14:textId="77777777" w:rsidR="007A1F44" w:rsidRPr="00A03C55" w:rsidRDefault="007A1F44">
            <w:pPr>
              <w:pStyle w:val="TableEntry"/>
              <w:rPr>
                <w:noProof w:val="0"/>
              </w:rPr>
            </w:pPr>
            <w:r w:rsidRPr="00A03C55">
              <w:rPr>
                <w:noProof w:val="0"/>
              </w:rPr>
              <w:t>ST</w:t>
            </w:r>
          </w:p>
        </w:tc>
        <w:tc>
          <w:tcPr>
            <w:tcW w:w="990" w:type="dxa"/>
          </w:tcPr>
          <w:p w14:paraId="5081A71D" w14:textId="77777777" w:rsidR="007A1F44" w:rsidRPr="00A03C55" w:rsidRDefault="007A1F44">
            <w:pPr>
              <w:pStyle w:val="TableEntry"/>
              <w:rPr>
                <w:noProof w:val="0"/>
              </w:rPr>
            </w:pPr>
            <w:r w:rsidRPr="00A03C55">
              <w:rPr>
                <w:noProof w:val="0"/>
              </w:rPr>
              <w:t>R</w:t>
            </w:r>
          </w:p>
        </w:tc>
        <w:tc>
          <w:tcPr>
            <w:tcW w:w="949" w:type="dxa"/>
          </w:tcPr>
          <w:p w14:paraId="18F4E9BD" w14:textId="77777777" w:rsidR="007A1F44" w:rsidRPr="00A03C55" w:rsidRDefault="007A1F44">
            <w:pPr>
              <w:pStyle w:val="TableEntry"/>
              <w:rPr>
                <w:noProof w:val="0"/>
              </w:rPr>
            </w:pPr>
            <w:r w:rsidRPr="00A03C55">
              <w:rPr>
                <w:noProof w:val="0"/>
              </w:rPr>
              <w:t>[1..1]</w:t>
            </w:r>
          </w:p>
        </w:tc>
        <w:tc>
          <w:tcPr>
            <w:tcW w:w="860" w:type="dxa"/>
          </w:tcPr>
          <w:p w14:paraId="06B7C836" w14:textId="77777777" w:rsidR="007A1F44" w:rsidRPr="00A03C55" w:rsidRDefault="007A1F44">
            <w:pPr>
              <w:pStyle w:val="TableEntry"/>
              <w:rPr>
                <w:noProof w:val="0"/>
              </w:rPr>
            </w:pPr>
          </w:p>
        </w:tc>
        <w:tc>
          <w:tcPr>
            <w:tcW w:w="1293" w:type="dxa"/>
          </w:tcPr>
          <w:p w14:paraId="53887D35" w14:textId="77777777" w:rsidR="007A1F44" w:rsidRPr="00A03C55" w:rsidRDefault="007A1F44">
            <w:pPr>
              <w:pStyle w:val="TableEntry"/>
              <w:rPr>
                <w:noProof w:val="0"/>
              </w:rPr>
            </w:pPr>
            <w:r w:rsidRPr="00A03C55">
              <w:rPr>
                <w:noProof w:val="0"/>
              </w:rPr>
              <w:t>00002</w:t>
            </w:r>
          </w:p>
        </w:tc>
        <w:tc>
          <w:tcPr>
            <w:tcW w:w="3036" w:type="dxa"/>
          </w:tcPr>
          <w:p w14:paraId="36383FEF" w14:textId="77777777" w:rsidR="007A1F44" w:rsidRPr="00A03C55" w:rsidRDefault="007A1F44">
            <w:pPr>
              <w:pStyle w:val="TableEntry"/>
              <w:rPr>
                <w:noProof w:val="0"/>
              </w:rPr>
            </w:pPr>
            <w:r w:rsidRPr="00A03C55">
              <w:rPr>
                <w:noProof w:val="0"/>
              </w:rPr>
              <w:t>Encoding Characters</w:t>
            </w:r>
          </w:p>
        </w:tc>
      </w:tr>
      <w:tr w:rsidR="007A1F44" w:rsidRPr="00A03C55" w14:paraId="3B145FA7" w14:textId="77777777" w:rsidTr="00601E92">
        <w:trPr>
          <w:jc w:val="center"/>
        </w:trPr>
        <w:tc>
          <w:tcPr>
            <w:tcW w:w="0" w:type="auto"/>
          </w:tcPr>
          <w:p w14:paraId="4BC88671" w14:textId="77777777" w:rsidR="007A1F44" w:rsidRPr="00A03C55" w:rsidRDefault="007A1F44">
            <w:pPr>
              <w:pStyle w:val="TableEntry"/>
              <w:rPr>
                <w:noProof w:val="0"/>
              </w:rPr>
            </w:pPr>
            <w:r w:rsidRPr="00A03C55">
              <w:rPr>
                <w:noProof w:val="0"/>
              </w:rPr>
              <w:t>3</w:t>
            </w:r>
          </w:p>
        </w:tc>
        <w:tc>
          <w:tcPr>
            <w:tcW w:w="855" w:type="dxa"/>
          </w:tcPr>
          <w:p w14:paraId="66DA801B" w14:textId="77777777" w:rsidR="007A1F44" w:rsidRPr="00A03C55" w:rsidRDefault="007A1F44">
            <w:pPr>
              <w:pStyle w:val="TableEntry"/>
              <w:rPr>
                <w:noProof w:val="0"/>
              </w:rPr>
            </w:pPr>
            <w:r w:rsidRPr="00A03C55">
              <w:rPr>
                <w:noProof w:val="0"/>
              </w:rPr>
              <w:t>227</w:t>
            </w:r>
          </w:p>
        </w:tc>
        <w:tc>
          <w:tcPr>
            <w:tcW w:w="810" w:type="dxa"/>
          </w:tcPr>
          <w:p w14:paraId="67716A97" w14:textId="77777777" w:rsidR="007A1F44" w:rsidRPr="00A03C55" w:rsidRDefault="007A1F44">
            <w:pPr>
              <w:pStyle w:val="TableEntry"/>
              <w:rPr>
                <w:noProof w:val="0"/>
              </w:rPr>
            </w:pPr>
            <w:r w:rsidRPr="00A03C55">
              <w:rPr>
                <w:noProof w:val="0"/>
              </w:rPr>
              <w:t>HD</w:t>
            </w:r>
          </w:p>
        </w:tc>
        <w:tc>
          <w:tcPr>
            <w:tcW w:w="990" w:type="dxa"/>
          </w:tcPr>
          <w:p w14:paraId="05131A72" w14:textId="77777777" w:rsidR="007A1F44" w:rsidRPr="00A03C55" w:rsidRDefault="007A1F44">
            <w:pPr>
              <w:pStyle w:val="TableEntry"/>
              <w:rPr>
                <w:noProof w:val="0"/>
              </w:rPr>
            </w:pPr>
            <w:r w:rsidRPr="00A03C55">
              <w:rPr>
                <w:noProof w:val="0"/>
              </w:rPr>
              <w:t>R</w:t>
            </w:r>
          </w:p>
        </w:tc>
        <w:tc>
          <w:tcPr>
            <w:tcW w:w="949" w:type="dxa"/>
          </w:tcPr>
          <w:p w14:paraId="48EA36FE" w14:textId="77777777" w:rsidR="007A1F44" w:rsidRPr="00A03C55" w:rsidRDefault="007A1F44">
            <w:pPr>
              <w:pStyle w:val="TableEntry"/>
              <w:rPr>
                <w:noProof w:val="0"/>
              </w:rPr>
            </w:pPr>
            <w:r w:rsidRPr="00A03C55">
              <w:rPr>
                <w:noProof w:val="0"/>
              </w:rPr>
              <w:t>[1..1]</w:t>
            </w:r>
          </w:p>
        </w:tc>
        <w:tc>
          <w:tcPr>
            <w:tcW w:w="860" w:type="dxa"/>
          </w:tcPr>
          <w:p w14:paraId="5C4C9539" w14:textId="77777777" w:rsidR="007A1F44" w:rsidRPr="00A03C55" w:rsidRDefault="007A1F44">
            <w:pPr>
              <w:pStyle w:val="TableEntry"/>
              <w:rPr>
                <w:noProof w:val="0"/>
              </w:rPr>
            </w:pPr>
          </w:p>
        </w:tc>
        <w:tc>
          <w:tcPr>
            <w:tcW w:w="1293" w:type="dxa"/>
          </w:tcPr>
          <w:p w14:paraId="01059B94" w14:textId="77777777" w:rsidR="007A1F44" w:rsidRPr="00A03C55" w:rsidRDefault="007A1F44">
            <w:pPr>
              <w:pStyle w:val="TableEntry"/>
              <w:rPr>
                <w:noProof w:val="0"/>
              </w:rPr>
            </w:pPr>
            <w:r w:rsidRPr="00A03C55">
              <w:rPr>
                <w:noProof w:val="0"/>
              </w:rPr>
              <w:t>00003</w:t>
            </w:r>
          </w:p>
        </w:tc>
        <w:tc>
          <w:tcPr>
            <w:tcW w:w="3036" w:type="dxa"/>
          </w:tcPr>
          <w:p w14:paraId="4F2E3782" w14:textId="77777777" w:rsidR="007A1F44" w:rsidRPr="00A03C55" w:rsidRDefault="007A1F44">
            <w:pPr>
              <w:pStyle w:val="TableEntry"/>
              <w:rPr>
                <w:noProof w:val="0"/>
              </w:rPr>
            </w:pPr>
            <w:r w:rsidRPr="00A03C55">
              <w:rPr>
                <w:noProof w:val="0"/>
              </w:rPr>
              <w:t>Sending Application</w:t>
            </w:r>
          </w:p>
        </w:tc>
      </w:tr>
      <w:tr w:rsidR="007A1F44" w:rsidRPr="00A03C55" w14:paraId="6BB6D2B5" w14:textId="77777777" w:rsidTr="00601E92">
        <w:trPr>
          <w:jc w:val="center"/>
        </w:trPr>
        <w:tc>
          <w:tcPr>
            <w:tcW w:w="0" w:type="auto"/>
          </w:tcPr>
          <w:p w14:paraId="17A65E6A" w14:textId="77777777" w:rsidR="007A1F44" w:rsidRPr="00A03C55" w:rsidRDefault="007A1F44">
            <w:pPr>
              <w:pStyle w:val="TableEntry"/>
              <w:rPr>
                <w:noProof w:val="0"/>
              </w:rPr>
            </w:pPr>
            <w:r w:rsidRPr="00A03C55">
              <w:rPr>
                <w:noProof w:val="0"/>
              </w:rPr>
              <w:t>4</w:t>
            </w:r>
          </w:p>
        </w:tc>
        <w:tc>
          <w:tcPr>
            <w:tcW w:w="855" w:type="dxa"/>
          </w:tcPr>
          <w:p w14:paraId="6480CCB1" w14:textId="77777777" w:rsidR="007A1F44" w:rsidRPr="00A03C55" w:rsidRDefault="007A1F44">
            <w:pPr>
              <w:pStyle w:val="TableEntry"/>
              <w:rPr>
                <w:noProof w:val="0"/>
              </w:rPr>
            </w:pPr>
            <w:r w:rsidRPr="00A03C55">
              <w:rPr>
                <w:noProof w:val="0"/>
              </w:rPr>
              <w:t>227</w:t>
            </w:r>
          </w:p>
        </w:tc>
        <w:tc>
          <w:tcPr>
            <w:tcW w:w="810" w:type="dxa"/>
          </w:tcPr>
          <w:p w14:paraId="3C398761" w14:textId="77777777" w:rsidR="007A1F44" w:rsidRPr="00A03C55" w:rsidRDefault="007A1F44">
            <w:pPr>
              <w:pStyle w:val="TableEntry"/>
              <w:rPr>
                <w:noProof w:val="0"/>
              </w:rPr>
            </w:pPr>
            <w:r w:rsidRPr="00A03C55">
              <w:rPr>
                <w:noProof w:val="0"/>
              </w:rPr>
              <w:t>HD</w:t>
            </w:r>
          </w:p>
        </w:tc>
        <w:tc>
          <w:tcPr>
            <w:tcW w:w="990" w:type="dxa"/>
          </w:tcPr>
          <w:p w14:paraId="060B6F5B" w14:textId="77777777" w:rsidR="007A1F44" w:rsidRPr="00A03C55" w:rsidRDefault="007A1F44">
            <w:pPr>
              <w:pStyle w:val="TableEntry"/>
              <w:rPr>
                <w:noProof w:val="0"/>
              </w:rPr>
            </w:pPr>
            <w:r w:rsidRPr="00A03C55">
              <w:rPr>
                <w:noProof w:val="0"/>
              </w:rPr>
              <w:t>R</w:t>
            </w:r>
          </w:p>
        </w:tc>
        <w:tc>
          <w:tcPr>
            <w:tcW w:w="949" w:type="dxa"/>
          </w:tcPr>
          <w:p w14:paraId="7FBBA4BC" w14:textId="77777777" w:rsidR="007A1F44" w:rsidRPr="00A03C55" w:rsidRDefault="007A1F44">
            <w:pPr>
              <w:pStyle w:val="TableEntry"/>
              <w:rPr>
                <w:noProof w:val="0"/>
              </w:rPr>
            </w:pPr>
            <w:r w:rsidRPr="00A03C55">
              <w:rPr>
                <w:noProof w:val="0"/>
              </w:rPr>
              <w:t>[1..1]</w:t>
            </w:r>
          </w:p>
        </w:tc>
        <w:tc>
          <w:tcPr>
            <w:tcW w:w="860" w:type="dxa"/>
          </w:tcPr>
          <w:p w14:paraId="5CABC6B8" w14:textId="77777777" w:rsidR="007A1F44" w:rsidRPr="00A03C55" w:rsidRDefault="007A1F44">
            <w:pPr>
              <w:pStyle w:val="TableEntry"/>
              <w:rPr>
                <w:noProof w:val="0"/>
              </w:rPr>
            </w:pPr>
          </w:p>
        </w:tc>
        <w:tc>
          <w:tcPr>
            <w:tcW w:w="1293" w:type="dxa"/>
          </w:tcPr>
          <w:p w14:paraId="44F35596" w14:textId="77777777" w:rsidR="007A1F44" w:rsidRPr="00A03C55" w:rsidRDefault="007A1F44">
            <w:pPr>
              <w:pStyle w:val="TableEntry"/>
              <w:rPr>
                <w:noProof w:val="0"/>
              </w:rPr>
            </w:pPr>
            <w:r w:rsidRPr="00A03C55">
              <w:rPr>
                <w:noProof w:val="0"/>
              </w:rPr>
              <w:t>00004</w:t>
            </w:r>
          </w:p>
        </w:tc>
        <w:tc>
          <w:tcPr>
            <w:tcW w:w="3036" w:type="dxa"/>
          </w:tcPr>
          <w:p w14:paraId="4627460A" w14:textId="77777777" w:rsidR="007A1F44" w:rsidRPr="00A03C55" w:rsidRDefault="007A1F44">
            <w:pPr>
              <w:pStyle w:val="TableEntry"/>
              <w:rPr>
                <w:noProof w:val="0"/>
              </w:rPr>
            </w:pPr>
            <w:r w:rsidRPr="00A03C55">
              <w:rPr>
                <w:noProof w:val="0"/>
              </w:rPr>
              <w:t>Sending Facility</w:t>
            </w:r>
          </w:p>
        </w:tc>
      </w:tr>
      <w:tr w:rsidR="007A1F44" w:rsidRPr="00A03C55" w14:paraId="0CC1705B" w14:textId="77777777" w:rsidTr="00601E92">
        <w:trPr>
          <w:jc w:val="center"/>
        </w:trPr>
        <w:tc>
          <w:tcPr>
            <w:tcW w:w="0" w:type="auto"/>
          </w:tcPr>
          <w:p w14:paraId="5FBE6B3A" w14:textId="77777777" w:rsidR="007A1F44" w:rsidRPr="00A03C55" w:rsidRDefault="007A1F44">
            <w:pPr>
              <w:pStyle w:val="TableEntry"/>
              <w:rPr>
                <w:noProof w:val="0"/>
              </w:rPr>
            </w:pPr>
            <w:r w:rsidRPr="00A03C55">
              <w:rPr>
                <w:noProof w:val="0"/>
              </w:rPr>
              <w:t>5</w:t>
            </w:r>
          </w:p>
        </w:tc>
        <w:tc>
          <w:tcPr>
            <w:tcW w:w="855" w:type="dxa"/>
          </w:tcPr>
          <w:p w14:paraId="27248B7B" w14:textId="77777777" w:rsidR="007A1F44" w:rsidRPr="00A03C55" w:rsidRDefault="007A1F44">
            <w:pPr>
              <w:pStyle w:val="TableEntry"/>
              <w:rPr>
                <w:noProof w:val="0"/>
              </w:rPr>
            </w:pPr>
            <w:r w:rsidRPr="00A03C55">
              <w:rPr>
                <w:noProof w:val="0"/>
              </w:rPr>
              <w:t>227</w:t>
            </w:r>
          </w:p>
        </w:tc>
        <w:tc>
          <w:tcPr>
            <w:tcW w:w="810" w:type="dxa"/>
          </w:tcPr>
          <w:p w14:paraId="4007A761" w14:textId="77777777" w:rsidR="007A1F44" w:rsidRPr="00A03C55" w:rsidRDefault="007A1F44">
            <w:pPr>
              <w:pStyle w:val="TableEntry"/>
              <w:rPr>
                <w:noProof w:val="0"/>
              </w:rPr>
            </w:pPr>
            <w:r w:rsidRPr="00A03C55">
              <w:rPr>
                <w:noProof w:val="0"/>
              </w:rPr>
              <w:t>HD</w:t>
            </w:r>
          </w:p>
        </w:tc>
        <w:tc>
          <w:tcPr>
            <w:tcW w:w="990" w:type="dxa"/>
          </w:tcPr>
          <w:p w14:paraId="00AD08D6" w14:textId="77777777" w:rsidR="007A1F44" w:rsidRPr="00A03C55" w:rsidRDefault="007A1F44">
            <w:pPr>
              <w:pStyle w:val="TableEntry"/>
              <w:rPr>
                <w:noProof w:val="0"/>
              </w:rPr>
            </w:pPr>
            <w:r w:rsidRPr="00A03C55">
              <w:rPr>
                <w:noProof w:val="0"/>
              </w:rPr>
              <w:t>R</w:t>
            </w:r>
          </w:p>
        </w:tc>
        <w:tc>
          <w:tcPr>
            <w:tcW w:w="949" w:type="dxa"/>
          </w:tcPr>
          <w:p w14:paraId="0938AFFE" w14:textId="77777777" w:rsidR="007A1F44" w:rsidRPr="00A03C55" w:rsidRDefault="007A1F44">
            <w:pPr>
              <w:pStyle w:val="TableEntry"/>
              <w:rPr>
                <w:noProof w:val="0"/>
              </w:rPr>
            </w:pPr>
            <w:r w:rsidRPr="00A03C55">
              <w:rPr>
                <w:noProof w:val="0"/>
              </w:rPr>
              <w:t>[1..1]</w:t>
            </w:r>
          </w:p>
        </w:tc>
        <w:tc>
          <w:tcPr>
            <w:tcW w:w="860" w:type="dxa"/>
          </w:tcPr>
          <w:p w14:paraId="5EC46A3B" w14:textId="77777777" w:rsidR="007A1F44" w:rsidRPr="00A03C55" w:rsidRDefault="007A1F44">
            <w:pPr>
              <w:pStyle w:val="TableEntry"/>
              <w:rPr>
                <w:noProof w:val="0"/>
              </w:rPr>
            </w:pPr>
          </w:p>
        </w:tc>
        <w:tc>
          <w:tcPr>
            <w:tcW w:w="1293" w:type="dxa"/>
          </w:tcPr>
          <w:p w14:paraId="302C3F4D" w14:textId="77777777" w:rsidR="007A1F44" w:rsidRPr="00A03C55" w:rsidRDefault="007A1F44">
            <w:pPr>
              <w:pStyle w:val="TableEntry"/>
              <w:rPr>
                <w:noProof w:val="0"/>
              </w:rPr>
            </w:pPr>
            <w:r w:rsidRPr="00A03C55">
              <w:rPr>
                <w:noProof w:val="0"/>
              </w:rPr>
              <w:t>00005</w:t>
            </w:r>
          </w:p>
        </w:tc>
        <w:tc>
          <w:tcPr>
            <w:tcW w:w="3036" w:type="dxa"/>
          </w:tcPr>
          <w:p w14:paraId="2C85314F" w14:textId="77777777" w:rsidR="007A1F44" w:rsidRPr="00A03C55" w:rsidRDefault="007A1F44">
            <w:pPr>
              <w:pStyle w:val="TableEntry"/>
              <w:rPr>
                <w:noProof w:val="0"/>
              </w:rPr>
            </w:pPr>
            <w:r w:rsidRPr="00A03C55">
              <w:rPr>
                <w:noProof w:val="0"/>
              </w:rPr>
              <w:t>Receiving Application</w:t>
            </w:r>
          </w:p>
        </w:tc>
      </w:tr>
      <w:tr w:rsidR="007A1F44" w:rsidRPr="00A03C55" w14:paraId="6588BD8A" w14:textId="77777777" w:rsidTr="00601E92">
        <w:trPr>
          <w:jc w:val="center"/>
        </w:trPr>
        <w:tc>
          <w:tcPr>
            <w:tcW w:w="0" w:type="auto"/>
          </w:tcPr>
          <w:p w14:paraId="73FFFF90" w14:textId="77777777" w:rsidR="007A1F44" w:rsidRPr="00A03C55" w:rsidRDefault="007A1F44">
            <w:pPr>
              <w:pStyle w:val="TableEntry"/>
              <w:rPr>
                <w:noProof w:val="0"/>
              </w:rPr>
            </w:pPr>
            <w:r w:rsidRPr="00A03C55">
              <w:rPr>
                <w:noProof w:val="0"/>
              </w:rPr>
              <w:t>6</w:t>
            </w:r>
          </w:p>
        </w:tc>
        <w:tc>
          <w:tcPr>
            <w:tcW w:w="855" w:type="dxa"/>
          </w:tcPr>
          <w:p w14:paraId="3EFC3378" w14:textId="77777777" w:rsidR="007A1F44" w:rsidRPr="00A03C55" w:rsidRDefault="007A1F44">
            <w:pPr>
              <w:pStyle w:val="TableEntry"/>
              <w:rPr>
                <w:noProof w:val="0"/>
              </w:rPr>
            </w:pPr>
            <w:r w:rsidRPr="00A03C55">
              <w:rPr>
                <w:noProof w:val="0"/>
              </w:rPr>
              <w:t>227</w:t>
            </w:r>
          </w:p>
        </w:tc>
        <w:tc>
          <w:tcPr>
            <w:tcW w:w="810" w:type="dxa"/>
          </w:tcPr>
          <w:p w14:paraId="6C4F5BAE" w14:textId="77777777" w:rsidR="007A1F44" w:rsidRPr="00A03C55" w:rsidRDefault="007A1F44">
            <w:pPr>
              <w:pStyle w:val="TableEntry"/>
              <w:rPr>
                <w:noProof w:val="0"/>
              </w:rPr>
            </w:pPr>
            <w:r w:rsidRPr="00A03C55">
              <w:rPr>
                <w:noProof w:val="0"/>
              </w:rPr>
              <w:t>HD</w:t>
            </w:r>
          </w:p>
        </w:tc>
        <w:tc>
          <w:tcPr>
            <w:tcW w:w="990" w:type="dxa"/>
          </w:tcPr>
          <w:p w14:paraId="3B7D214A" w14:textId="77777777" w:rsidR="007A1F44" w:rsidRPr="00A03C55" w:rsidRDefault="007A1F44">
            <w:pPr>
              <w:pStyle w:val="TableEntry"/>
              <w:rPr>
                <w:noProof w:val="0"/>
              </w:rPr>
            </w:pPr>
            <w:r w:rsidRPr="00A03C55">
              <w:rPr>
                <w:noProof w:val="0"/>
              </w:rPr>
              <w:t>R</w:t>
            </w:r>
          </w:p>
        </w:tc>
        <w:tc>
          <w:tcPr>
            <w:tcW w:w="949" w:type="dxa"/>
          </w:tcPr>
          <w:p w14:paraId="4A72F01F" w14:textId="77777777" w:rsidR="007A1F44" w:rsidRPr="00A03C55" w:rsidRDefault="007A1F44">
            <w:pPr>
              <w:pStyle w:val="TableEntry"/>
              <w:rPr>
                <w:noProof w:val="0"/>
              </w:rPr>
            </w:pPr>
            <w:r w:rsidRPr="00A03C55">
              <w:rPr>
                <w:noProof w:val="0"/>
              </w:rPr>
              <w:t>[1..1]</w:t>
            </w:r>
          </w:p>
        </w:tc>
        <w:tc>
          <w:tcPr>
            <w:tcW w:w="860" w:type="dxa"/>
          </w:tcPr>
          <w:p w14:paraId="36729FBE" w14:textId="77777777" w:rsidR="007A1F44" w:rsidRPr="00A03C55" w:rsidRDefault="007A1F44">
            <w:pPr>
              <w:pStyle w:val="TableEntry"/>
              <w:rPr>
                <w:noProof w:val="0"/>
              </w:rPr>
            </w:pPr>
          </w:p>
        </w:tc>
        <w:tc>
          <w:tcPr>
            <w:tcW w:w="1293" w:type="dxa"/>
          </w:tcPr>
          <w:p w14:paraId="666704A0" w14:textId="77777777" w:rsidR="007A1F44" w:rsidRPr="00A03C55" w:rsidRDefault="007A1F44">
            <w:pPr>
              <w:pStyle w:val="TableEntry"/>
              <w:rPr>
                <w:noProof w:val="0"/>
              </w:rPr>
            </w:pPr>
            <w:r w:rsidRPr="00A03C55">
              <w:rPr>
                <w:noProof w:val="0"/>
              </w:rPr>
              <w:t>00006</w:t>
            </w:r>
          </w:p>
        </w:tc>
        <w:tc>
          <w:tcPr>
            <w:tcW w:w="3036" w:type="dxa"/>
          </w:tcPr>
          <w:p w14:paraId="19296EB4" w14:textId="77777777" w:rsidR="007A1F44" w:rsidRPr="00A03C55" w:rsidRDefault="007A1F44">
            <w:pPr>
              <w:pStyle w:val="TableEntry"/>
              <w:rPr>
                <w:noProof w:val="0"/>
              </w:rPr>
            </w:pPr>
            <w:r w:rsidRPr="00A03C55">
              <w:rPr>
                <w:noProof w:val="0"/>
              </w:rPr>
              <w:t>Receiving Facility</w:t>
            </w:r>
          </w:p>
        </w:tc>
      </w:tr>
      <w:tr w:rsidR="007A1F44" w:rsidRPr="00A03C55" w14:paraId="42826E36" w14:textId="77777777" w:rsidTr="00601E92">
        <w:trPr>
          <w:jc w:val="center"/>
        </w:trPr>
        <w:tc>
          <w:tcPr>
            <w:tcW w:w="0" w:type="auto"/>
          </w:tcPr>
          <w:p w14:paraId="49DC4248" w14:textId="77777777" w:rsidR="007A1F44" w:rsidRPr="00A03C55" w:rsidRDefault="007A1F44">
            <w:pPr>
              <w:pStyle w:val="TableEntry"/>
              <w:rPr>
                <w:noProof w:val="0"/>
              </w:rPr>
            </w:pPr>
            <w:r w:rsidRPr="00A03C55">
              <w:rPr>
                <w:noProof w:val="0"/>
              </w:rPr>
              <w:t>7</w:t>
            </w:r>
          </w:p>
        </w:tc>
        <w:tc>
          <w:tcPr>
            <w:tcW w:w="855" w:type="dxa"/>
          </w:tcPr>
          <w:p w14:paraId="21E79442" w14:textId="77777777" w:rsidR="007A1F44" w:rsidRPr="00A03C55" w:rsidRDefault="007A1F44">
            <w:pPr>
              <w:pStyle w:val="TableEntry"/>
              <w:rPr>
                <w:noProof w:val="0"/>
              </w:rPr>
            </w:pPr>
            <w:r w:rsidRPr="00A03C55">
              <w:rPr>
                <w:noProof w:val="0"/>
              </w:rPr>
              <w:t>26</w:t>
            </w:r>
          </w:p>
        </w:tc>
        <w:tc>
          <w:tcPr>
            <w:tcW w:w="810" w:type="dxa"/>
          </w:tcPr>
          <w:p w14:paraId="4C2F621F" w14:textId="77777777" w:rsidR="007A1F44" w:rsidRPr="00A03C55" w:rsidRDefault="007A1F44">
            <w:pPr>
              <w:pStyle w:val="TableEntry"/>
              <w:rPr>
                <w:noProof w:val="0"/>
              </w:rPr>
            </w:pPr>
            <w:r w:rsidRPr="00A03C55">
              <w:rPr>
                <w:noProof w:val="0"/>
              </w:rPr>
              <w:t>TS</w:t>
            </w:r>
          </w:p>
        </w:tc>
        <w:tc>
          <w:tcPr>
            <w:tcW w:w="990" w:type="dxa"/>
          </w:tcPr>
          <w:p w14:paraId="50D4174D" w14:textId="77777777" w:rsidR="007A1F44" w:rsidRPr="00A03C55" w:rsidRDefault="007A1F44">
            <w:pPr>
              <w:pStyle w:val="TableEntry"/>
              <w:rPr>
                <w:noProof w:val="0"/>
              </w:rPr>
            </w:pPr>
            <w:r w:rsidRPr="00A03C55">
              <w:rPr>
                <w:noProof w:val="0"/>
              </w:rPr>
              <w:t>R</w:t>
            </w:r>
          </w:p>
        </w:tc>
        <w:tc>
          <w:tcPr>
            <w:tcW w:w="949" w:type="dxa"/>
          </w:tcPr>
          <w:p w14:paraId="738ECF38" w14:textId="77777777" w:rsidR="007A1F44" w:rsidRPr="00A03C55" w:rsidRDefault="007A1F44">
            <w:pPr>
              <w:pStyle w:val="TableEntry"/>
              <w:rPr>
                <w:noProof w:val="0"/>
              </w:rPr>
            </w:pPr>
            <w:r w:rsidRPr="00A03C55">
              <w:rPr>
                <w:noProof w:val="0"/>
              </w:rPr>
              <w:t>[1..1]</w:t>
            </w:r>
          </w:p>
        </w:tc>
        <w:tc>
          <w:tcPr>
            <w:tcW w:w="860" w:type="dxa"/>
          </w:tcPr>
          <w:p w14:paraId="48B086E9" w14:textId="77777777" w:rsidR="007A1F44" w:rsidRPr="00A03C55" w:rsidRDefault="007A1F44">
            <w:pPr>
              <w:pStyle w:val="TableEntry"/>
              <w:rPr>
                <w:noProof w:val="0"/>
              </w:rPr>
            </w:pPr>
          </w:p>
        </w:tc>
        <w:tc>
          <w:tcPr>
            <w:tcW w:w="1293" w:type="dxa"/>
          </w:tcPr>
          <w:p w14:paraId="37348451" w14:textId="77777777" w:rsidR="007A1F44" w:rsidRPr="00A03C55" w:rsidRDefault="007A1F44">
            <w:pPr>
              <w:pStyle w:val="TableEntry"/>
              <w:rPr>
                <w:noProof w:val="0"/>
              </w:rPr>
            </w:pPr>
            <w:r w:rsidRPr="00A03C55">
              <w:rPr>
                <w:noProof w:val="0"/>
              </w:rPr>
              <w:t>00007</w:t>
            </w:r>
          </w:p>
        </w:tc>
        <w:tc>
          <w:tcPr>
            <w:tcW w:w="3036" w:type="dxa"/>
          </w:tcPr>
          <w:p w14:paraId="74C4F1F0" w14:textId="77777777" w:rsidR="007A1F44" w:rsidRPr="00A03C55" w:rsidRDefault="007A1F44">
            <w:pPr>
              <w:pStyle w:val="TableEntry"/>
              <w:rPr>
                <w:noProof w:val="0"/>
              </w:rPr>
            </w:pPr>
            <w:r w:rsidRPr="00A03C55">
              <w:rPr>
                <w:noProof w:val="0"/>
              </w:rPr>
              <w:t>Date/Time of Message</w:t>
            </w:r>
          </w:p>
        </w:tc>
      </w:tr>
      <w:tr w:rsidR="007A1F44" w:rsidRPr="00A03C55" w14:paraId="6485A682" w14:textId="77777777" w:rsidTr="00601E92">
        <w:trPr>
          <w:jc w:val="center"/>
        </w:trPr>
        <w:tc>
          <w:tcPr>
            <w:tcW w:w="0" w:type="auto"/>
          </w:tcPr>
          <w:p w14:paraId="20CAE85C" w14:textId="77777777" w:rsidR="007A1F44" w:rsidRPr="00A03C55" w:rsidRDefault="007A1F44">
            <w:pPr>
              <w:pStyle w:val="TableEntry"/>
              <w:rPr>
                <w:noProof w:val="0"/>
              </w:rPr>
            </w:pPr>
            <w:r w:rsidRPr="00A03C55">
              <w:rPr>
                <w:noProof w:val="0"/>
              </w:rPr>
              <w:t>8</w:t>
            </w:r>
          </w:p>
        </w:tc>
        <w:tc>
          <w:tcPr>
            <w:tcW w:w="855" w:type="dxa"/>
          </w:tcPr>
          <w:p w14:paraId="2340C3A0" w14:textId="77777777" w:rsidR="007A1F44" w:rsidRPr="00A03C55" w:rsidRDefault="007A1F44">
            <w:pPr>
              <w:pStyle w:val="TableEntry"/>
              <w:rPr>
                <w:noProof w:val="0"/>
              </w:rPr>
            </w:pPr>
            <w:r w:rsidRPr="00A03C55">
              <w:rPr>
                <w:noProof w:val="0"/>
              </w:rPr>
              <w:t>40</w:t>
            </w:r>
          </w:p>
        </w:tc>
        <w:tc>
          <w:tcPr>
            <w:tcW w:w="810" w:type="dxa"/>
          </w:tcPr>
          <w:p w14:paraId="069D9F6E" w14:textId="77777777" w:rsidR="007A1F44" w:rsidRPr="00A03C55" w:rsidRDefault="007A1F44">
            <w:pPr>
              <w:pStyle w:val="TableEntry"/>
              <w:rPr>
                <w:noProof w:val="0"/>
              </w:rPr>
            </w:pPr>
            <w:r w:rsidRPr="00A03C55">
              <w:rPr>
                <w:noProof w:val="0"/>
              </w:rPr>
              <w:t>ST</w:t>
            </w:r>
          </w:p>
        </w:tc>
        <w:tc>
          <w:tcPr>
            <w:tcW w:w="990" w:type="dxa"/>
          </w:tcPr>
          <w:p w14:paraId="67F9EB51" w14:textId="77777777" w:rsidR="007A1F44" w:rsidRPr="00A03C55" w:rsidRDefault="007A1F44">
            <w:pPr>
              <w:pStyle w:val="TableEntry"/>
              <w:rPr>
                <w:noProof w:val="0"/>
              </w:rPr>
            </w:pPr>
            <w:r w:rsidRPr="00A03C55">
              <w:rPr>
                <w:noProof w:val="0"/>
              </w:rPr>
              <w:t>X</w:t>
            </w:r>
          </w:p>
        </w:tc>
        <w:tc>
          <w:tcPr>
            <w:tcW w:w="949" w:type="dxa"/>
          </w:tcPr>
          <w:p w14:paraId="79C570A4" w14:textId="77777777" w:rsidR="007A1F44" w:rsidRPr="00A03C55" w:rsidRDefault="007A1F44">
            <w:pPr>
              <w:pStyle w:val="TableEntry"/>
              <w:rPr>
                <w:noProof w:val="0"/>
              </w:rPr>
            </w:pPr>
            <w:r w:rsidRPr="00A03C55">
              <w:rPr>
                <w:noProof w:val="0"/>
              </w:rPr>
              <w:t>[0..0]</w:t>
            </w:r>
          </w:p>
        </w:tc>
        <w:tc>
          <w:tcPr>
            <w:tcW w:w="860" w:type="dxa"/>
          </w:tcPr>
          <w:p w14:paraId="267F4B33" w14:textId="77777777" w:rsidR="007A1F44" w:rsidRPr="00A03C55" w:rsidRDefault="007A1F44">
            <w:pPr>
              <w:pStyle w:val="TableEntry"/>
              <w:rPr>
                <w:noProof w:val="0"/>
              </w:rPr>
            </w:pPr>
          </w:p>
        </w:tc>
        <w:tc>
          <w:tcPr>
            <w:tcW w:w="1293" w:type="dxa"/>
          </w:tcPr>
          <w:p w14:paraId="7C74B4AC" w14:textId="77777777" w:rsidR="007A1F44" w:rsidRPr="00A03C55" w:rsidRDefault="007A1F44">
            <w:pPr>
              <w:pStyle w:val="TableEntry"/>
              <w:rPr>
                <w:noProof w:val="0"/>
              </w:rPr>
            </w:pPr>
            <w:r w:rsidRPr="00A03C55">
              <w:rPr>
                <w:noProof w:val="0"/>
              </w:rPr>
              <w:t>00008</w:t>
            </w:r>
          </w:p>
        </w:tc>
        <w:tc>
          <w:tcPr>
            <w:tcW w:w="3036" w:type="dxa"/>
          </w:tcPr>
          <w:p w14:paraId="24441FD3" w14:textId="77777777" w:rsidR="007A1F44" w:rsidRPr="00A03C55" w:rsidRDefault="007A1F44">
            <w:pPr>
              <w:pStyle w:val="TableEntry"/>
              <w:rPr>
                <w:noProof w:val="0"/>
              </w:rPr>
            </w:pPr>
            <w:r w:rsidRPr="00A03C55">
              <w:rPr>
                <w:noProof w:val="0"/>
              </w:rPr>
              <w:t>Security</w:t>
            </w:r>
          </w:p>
        </w:tc>
      </w:tr>
      <w:tr w:rsidR="007A1F44" w:rsidRPr="00A03C55" w14:paraId="2854CC3E" w14:textId="77777777" w:rsidTr="00601E92">
        <w:trPr>
          <w:jc w:val="center"/>
        </w:trPr>
        <w:tc>
          <w:tcPr>
            <w:tcW w:w="0" w:type="auto"/>
          </w:tcPr>
          <w:p w14:paraId="7651C6A7" w14:textId="77777777" w:rsidR="007A1F44" w:rsidRPr="00A03C55" w:rsidRDefault="007A1F44">
            <w:pPr>
              <w:pStyle w:val="TableEntry"/>
              <w:rPr>
                <w:noProof w:val="0"/>
              </w:rPr>
            </w:pPr>
            <w:r w:rsidRPr="00A03C55">
              <w:rPr>
                <w:noProof w:val="0"/>
              </w:rPr>
              <w:t>9</w:t>
            </w:r>
          </w:p>
        </w:tc>
        <w:tc>
          <w:tcPr>
            <w:tcW w:w="855" w:type="dxa"/>
          </w:tcPr>
          <w:p w14:paraId="3A3EF76B" w14:textId="77777777" w:rsidR="007A1F44" w:rsidRPr="00A03C55" w:rsidRDefault="007A1F44">
            <w:pPr>
              <w:pStyle w:val="TableEntry"/>
              <w:rPr>
                <w:noProof w:val="0"/>
              </w:rPr>
            </w:pPr>
            <w:r w:rsidRPr="00A03C55">
              <w:rPr>
                <w:noProof w:val="0"/>
              </w:rPr>
              <w:t>15</w:t>
            </w:r>
          </w:p>
        </w:tc>
        <w:tc>
          <w:tcPr>
            <w:tcW w:w="810" w:type="dxa"/>
          </w:tcPr>
          <w:p w14:paraId="1CA69C5D" w14:textId="77777777" w:rsidR="007A1F44" w:rsidRPr="00A03C55" w:rsidRDefault="007A1F44">
            <w:pPr>
              <w:pStyle w:val="TableEntry"/>
              <w:rPr>
                <w:noProof w:val="0"/>
              </w:rPr>
            </w:pPr>
            <w:r w:rsidRPr="00A03C55">
              <w:rPr>
                <w:noProof w:val="0"/>
              </w:rPr>
              <w:t>MSG</w:t>
            </w:r>
          </w:p>
        </w:tc>
        <w:tc>
          <w:tcPr>
            <w:tcW w:w="990" w:type="dxa"/>
          </w:tcPr>
          <w:p w14:paraId="3EC9631E" w14:textId="77777777" w:rsidR="007A1F44" w:rsidRPr="00A03C55" w:rsidRDefault="007A1F44">
            <w:pPr>
              <w:pStyle w:val="TableEntry"/>
              <w:rPr>
                <w:noProof w:val="0"/>
              </w:rPr>
            </w:pPr>
            <w:r w:rsidRPr="00A03C55">
              <w:rPr>
                <w:noProof w:val="0"/>
              </w:rPr>
              <w:t>R</w:t>
            </w:r>
          </w:p>
        </w:tc>
        <w:tc>
          <w:tcPr>
            <w:tcW w:w="949" w:type="dxa"/>
          </w:tcPr>
          <w:p w14:paraId="4EEC4CBD" w14:textId="77777777" w:rsidR="007A1F44" w:rsidRPr="00A03C55" w:rsidRDefault="007A1F44">
            <w:pPr>
              <w:pStyle w:val="TableEntry"/>
              <w:rPr>
                <w:noProof w:val="0"/>
              </w:rPr>
            </w:pPr>
            <w:r w:rsidRPr="00A03C55">
              <w:rPr>
                <w:noProof w:val="0"/>
              </w:rPr>
              <w:t>[1..1]</w:t>
            </w:r>
          </w:p>
        </w:tc>
        <w:tc>
          <w:tcPr>
            <w:tcW w:w="860" w:type="dxa"/>
          </w:tcPr>
          <w:p w14:paraId="5A48DC81" w14:textId="77777777" w:rsidR="007A1F44" w:rsidRPr="00A03C55" w:rsidRDefault="007A1F44">
            <w:pPr>
              <w:pStyle w:val="TableEntry"/>
              <w:rPr>
                <w:noProof w:val="0"/>
              </w:rPr>
            </w:pPr>
          </w:p>
        </w:tc>
        <w:tc>
          <w:tcPr>
            <w:tcW w:w="1293" w:type="dxa"/>
          </w:tcPr>
          <w:p w14:paraId="384025A5" w14:textId="77777777" w:rsidR="007A1F44" w:rsidRPr="00A03C55" w:rsidRDefault="007A1F44">
            <w:pPr>
              <w:pStyle w:val="TableEntry"/>
              <w:rPr>
                <w:noProof w:val="0"/>
              </w:rPr>
            </w:pPr>
            <w:r w:rsidRPr="00A03C55">
              <w:rPr>
                <w:noProof w:val="0"/>
              </w:rPr>
              <w:t>00009</w:t>
            </w:r>
          </w:p>
        </w:tc>
        <w:tc>
          <w:tcPr>
            <w:tcW w:w="3036" w:type="dxa"/>
          </w:tcPr>
          <w:p w14:paraId="0FF0EA2F" w14:textId="77777777" w:rsidR="007A1F44" w:rsidRPr="00A03C55" w:rsidRDefault="007A1F44">
            <w:pPr>
              <w:pStyle w:val="TableEntry"/>
              <w:rPr>
                <w:noProof w:val="0"/>
              </w:rPr>
            </w:pPr>
            <w:r w:rsidRPr="00A03C55">
              <w:rPr>
                <w:noProof w:val="0"/>
              </w:rPr>
              <w:t>Message Type</w:t>
            </w:r>
          </w:p>
        </w:tc>
      </w:tr>
      <w:tr w:rsidR="007A1F44" w:rsidRPr="00A03C55" w14:paraId="2093ABB1" w14:textId="77777777" w:rsidTr="00601E92">
        <w:trPr>
          <w:jc w:val="center"/>
        </w:trPr>
        <w:tc>
          <w:tcPr>
            <w:tcW w:w="0" w:type="auto"/>
          </w:tcPr>
          <w:p w14:paraId="582C1EB8" w14:textId="77777777" w:rsidR="007A1F44" w:rsidRPr="00A03C55" w:rsidRDefault="007A1F44">
            <w:pPr>
              <w:pStyle w:val="TableEntry"/>
              <w:rPr>
                <w:noProof w:val="0"/>
              </w:rPr>
            </w:pPr>
            <w:r w:rsidRPr="00A03C55">
              <w:rPr>
                <w:noProof w:val="0"/>
              </w:rPr>
              <w:lastRenderedPageBreak/>
              <w:t>10</w:t>
            </w:r>
          </w:p>
        </w:tc>
        <w:tc>
          <w:tcPr>
            <w:tcW w:w="855" w:type="dxa"/>
          </w:tcPr>
          <w:p w14:paraId="2FA35B87" w14:textId="77777777" w:rsidR="007A1F44" w:rsidRPr="00A03C55" w:rsidRDefault="007A1F44">
            <w:pPr>
              <w:pStyle w:val="TableEntry"/>
              <w:rPr>
                <w:noProof w:val="0"/>
              </w:rPr>
            </w:pPr>
            <w:r w:rsidRPr="00A03C55">
              <w:rPr>
                <w:noProof w:val="0"/>
              </w:rPr>
              <w:t>20</w:t>
            </w:r>
          </w:p>
        </w:tc>
        <w:tc>
          <w:tcPr>
            <w:tcW w:w="810" w:type="dxa"/>
          </w:tcPr>
          <w:p w14:paraId="28FB05FD" w14:textId="77777777" w:rsidR="007A1F44" w:rsidRPr="00A03C55" w:rsidRDefault="007A1F44">
            <w:pPr>
              <w:pStyle w:val="TableEntry"/>
              <w:rPr>
                <w:noProof w:val="0"/>
              </w:rPr>
            </w:pPr>
            <w:r w:rsidRPr="00A03C55">
              <w:rPr>
                <w:noProof w:val="0"/>
              </w:rPr>
              <w:t>ST</w:t>
            </w:r>
          </w:p>
        </w:tc>
        <w:tc>
          <w:tcPr>
            <w:tcW w:w="990" w:type="dxa"/>
          </w:tcPr>
          <w:p w14:paraId="41217A60" w14:textId="77777777" w:rsidR="007A1F44" w:rsidRPr="00A03C55" w:rsidRDefault="007A1F44">
            <w:pPr>
              <w:pStyle w:val="TableEntry"/>
              <w:rPr>
                <w:noProof w:val="0"/>
              </w:rPr>
            </w:pPr>
            <w:r w:rsidRPr="00A03C55">
              <w:rPr>
                <w:noProof w:val="0"/>
              </w:rPr>
              <w:t>R</w:t>
            </w:r>
          </w:p>
        </w:tc>
        <w:tc>
          <w:tcPr>
            <w:tcW w:w="949" w:type="dxa"/>
          </w:tcPr>
          <w:p w14:paraId="3C6088F2" w14:textId="77777777" w:rsidR="007A1F44" w:rsidRPr="00A03C55" w:rsidRDefault="007A1F44">
            <w:pPr>
              <w:pStyle w:val="TableEntry"/>
              <w:rPr>
                <w:noProof w:val="0"/>
              </w:rPr>
            </w:pPr>
            <w:r w:rsidRPr="00A03C55">
              <w:rPr>
                <w:noProof w:val="0"/>
              </w:rPr>
              <w:t>[1..1]</w:t>
            </w:r>
          </w:p>
        </w:tc>
        <w:tc>
          <w:tcPr>
            <w:tcW w:w="860" w:type="dxa"/>
          </w:tcPr>
          <w:p w14:paraId="5E727E1C" w14:textId="77777777" w:rsidR="007A1F44" w:rsidRPr="00A03C55" w:rsidRDefault="007A1F44">
            <w:pPr>
              <w:pStyle w:val="TableEntry"/>
              <w:rPr>
                <w:noProof w:val="0"/>
              </w:rPr>
            </w:pPr>
          </w:p>
        </w:tc>
        <w:tc>
          <w:tcPr>
            <w:tcW w:w="1293" w:type="dxa"/>
          </w:tcPr>
          <w:p w14:paraId="695CDBF9" w14:textId="77777777" w:rsidR="007A1F44" w:rsidRPr="00A03C55" w:rsidRDefault="007A1F44">
            <w:pPr>
              <w:pStyle w:val="TableEntry"/>
              <w:rPr>
                <w:noProof w:val="0"/>
              </w:rPr>
            </w:pPr>
            <w:r w:rsidRPr="00A03C55">
              <w:rPr>
                <w:noProof w:val="0"/>
              </w:rPr>
              <w:t>00010</w:t>
            </w:r>
          </w:p>
        </w:tc>
        <w:tc>
          <w:tcPr>
            <w:tcW w:w="3036" w:type="dxa"/>
          </w:tcPr>
          <w:p w14:paraId="2A6FDD90" w14:textId="77777777" w:rsidR="007A1F44" w:rsidRPr="00A03C55" w:rsidRDefault="007A1F44">
            <w:pPr>
              <w:pStyle w:val="TableEntry"/>
              <w:rPr>
                <w:noProof w:val="0"/>
              </w:rPr>
            </w:pPr>
            <w:r w:rsidRPr="00A03C55">
              <w:rPr>
                <w:noProof w:val="0"/>
              </w:rPr>
              <w:t>Message Control Id</w:t>
            </w:r>
          </w:p>
        </w:tc>
      </w:tr>
      <w:tr w:rsidR="007A1F44" w:rsidRPr="00A03C55" w14:paraId="0FF3F8E4" w14:textId="77777777" w:rsidTr="00601E92">
        <w:trPr>
          <w:jc w:val="center"/>
        </w:trPr>
        <w:tc>
          <w:tcPr>
            <w:tcW w:w="0" w:type="auto"/>
          </w:tcPr>
          <w:p w14:paraId="5C2E58A0" w14:textId="77777777" w:rsidR="007A1F44" w:rsidRPr="00A03C55" w:rsidRDefault="007A1F44">
            <w:pPr>
              <w:pStyle w:val="TableEntry"/>
              <w:rPr>
                <w:noProof w:val="0"/>
              </w:rPr>
            </w:pPr>
            <w:r w:rsidRPr="00A03C55">
              <w:rPr>
                <w:noProof w:val="0"/>
              </w:rPr>
              <w:t>11</w:t>
            </w:r>
          </w:p>
        </w:tc>
        <w:tc>
          <w:tcPr>
            <w:tcW w:w="855" w:type="dxa"/>
          </w:tcPr>
          <w:p w14:paraId="790ADC38" w14:textId="77777777" w:rsidR="007A1F44" w:rsidRPr="00A03C55" w:rsidRDefault="007A1F44">
            <w:pPr>
              <w:pStyle w:val="TableEntry"/>
              <w:rPr>
                <w:noProof w:val="0"/>
              </w:rPr>
            </w:pPr>
            <w:r w:rsidRPr="00A03C55">
              <w:rPr>
                <w:noProof w:val="0"/>
              </w:rPr>
              <w:t>3</w:t>
            </w:r>
          </w:p>
        </w:tc>
        <w:tc>
          <w:tcPr>
            <w:tcW w:w="810" w:type="dxa"/>
          </w:tcPr>
          <w:p w14:paraId="30AF5857" w14:textId="77777777" w:rsidR="007A1F44" w:rsidRPr="00A03C55" w:rsidRDefault="007A1F44">
            <w:pPr>
              <w:pStyle w:val="TableEntry"/>
              <w:rPr>
                <w:noProof w:val="0"/>
              </w:rPr>
            </w:pPr>
            <w:r w:rsidRPr="00A03C55">
              <w:rPr>
                <w:noProof w:val="0"/>
              </w:rPr>
              <w:t>PT</w:t>
            </w:r>
          </w:p>
        </w:tc>
        <w:tc>
          <w:tcPr>
            <w:tcW w:w="990" w:type="dxa"/>
          </w:tcPr>
          <w:p w14:paraId="51DCCF28" w14:textId="77777777" w:rsidR="007A1F44" w:rsidRPr="00A03C55" w:rsidRDefault="007A1F44">
            <w:pPr>
              <w:pStyle w:val="TableEntry"/>
              <w:rPr>
                <w:noProof w:val="0"/>
              </w:rPr>
            </w:pPr>
            <w:r w:rsidRPr="00A03C55">
              <w:rPr>
                <w:noProof w:val="0"/>
              </w:rPr>
              <w:t>R</w:t>
            </w:r>
          </w:p>
        </w:tc>
        <w:tc>
          <w:tcPr>
            <w:tcW w:w="949" w:type="dxa"/>
          </w:tcPr>
          <w:p w14:paraId="1F040B4C" w14:textId="77777777" w:rsidR="007A1F44" w:rsidRPr="00A03C55" w:rsidRDefault="007A1F44">
            <w:pPr>
              <w:pStyle w:val="TableEntry"/>
              <w:rPr>
                <w:noProof w:val="0"/>
              </w:rPr>
            </w:pPr>
            <w:r w:rsidRPr="00A03C55">
              <w:rPr>
                <w:noProof w:val="0"/>
              </w:rPr>
              <w:t>[1..1]</w:t>
            </w:r>
          </w:p>
        </w:tc>
        <w:tc>
          <w:tcPr>
            <w:tcW w:w="860" w:type="dxa"/>
          </w:tcPr>
          <w:p w14:paraId="79322D4F" w14:textId="77777777" w:rsidR="007A1F44" w:rsidRPr="00A03C55" w:rsidRDefault="007A1F44">
            <w:pPr>
              <w:pStyle w:val="TableEntry"/>
              <w:rPr>
                <w:noProof w:val="0"/>
              </w:rPr>
            </w:pPr>
          </w:p>
        </w:tc>
        <w:tc>
          <w:tcPr>
            <w:tcW w:w="1293" w:type="dxa"/>
          </w:tcPr>
          <w:p w14:paraId="15013393" w14:textId="77777777" w:rsidR="007A1F44" w:rsidRPr="00A03C55" w:rsidRDefault="007A1F44">
            <w:pPr>
              <w:pStyle w:val="TableEntry"/>
              <w:rPr>
                <w:noProof w:val="0"/>
              </w:rPr>
            </w:pPr>
            <w:r w:rsidRPr="00A03C55">
              <w:rPr>
                <w:noProof w:val="0"/>
              </w:rPr>
              <w:t>00011</w:t>
            </w:r>
          </w:p>
        </w:tc>
        <w:tc>
          <w:tcPr>
            <w:tcW w:w="3036" w:type="dxa"/>
          </w:tcPr>
          <w:p w14:paraId="6A245C40" w14:textId="77777777" w:rsidR="007A1F44" w:rsidRPr="00A03C55" w:rsidRDefault="007A1F44">
            <w:pPr>
              <w:pStyle w:val="TableEntry"/>
              <w:rPr>
                <w:noProof w:val="0"/>
              </w:rPr>
            </w:pPr>
            <w:r w:rsidRPr="00A03C55">
              <w:rPr>
                <w:noProof w:val="0"/>
              </w:rPr>
              <w:t>Processing Id</w:t>
            </w:r>
          </w:p>
        </w:tc>
      </w:tr>
      <w:tr w:rsidR="007A1F44" w:rsidRPr="00A03C55" w14:paraId="2B40253B" w14:textId="77777777" w:rsidTr="00601E92">
        <w:trPr>
          <w:jc w:val="center"/>
        </w:trPr>
        <w:tc>
          <w:tcPr>
            <w:tcW w:w="0" w:type="auto"/>
          </w:tcPr>
          <w:p w14:paraId="1D9FFD0D" w14:textId="77777777" w:rsidR="007A1F44" w:rsidRPr="00A03C55" w:rsidRDefault="007A1F44">
            <w:pPr>
              <w:pStyle w:val="TableEntry"/>
              <w:rPr>
                <w:noProof w:val="0"/>
              </w:rPr>
            </w:pPr>
            <w:r w:rsidRPr="00A03C55">
              <w:rPr>
                <w:noProof w:val="0"/>
              </w:rPr>
              <w:t>12</w:t>
            </w:r>
          </w:p>
        </w:tc>
        <w:tc>
          <w:tcPr>
            <w:tcW w:w="855" w:type="dxa"/>
          </w:tcPr>
          <w:p w14:paraId="1DBB945F" w14:textId="77777777" w:rsidR="007A1F44" w:rsidRPr="00A03C55" w:rsidRDefault="007A1F44">
            <w:pPr>
              <w:pStyle w:val="TableEntry"/>
              <w:rPr>
                <w:noProof w:val="0"/>
              </w:rPr>
            </w:pPr>
            <w:r w:rsidRPr="00A03C55">
              <w:rPr>
                <w:noProof w:val="0"/>
              </w:rPr>
              <w:t>60</w:t>
            </w:r>
          </w:p>
        </w:tc>
        <w:tc>
          <w:tcPr>
            <w:tcW w:w="810" w:type="dxa"/>
          </w:tcPr>
          <w:p w14:paraId="4037C047" w14:textId="77777777" w:rsidR="007A1F44" w:rsidRPr="00A03C55" w:rsidRDefault="007A1F44">
            <w:pPr>
              <w:pStyle w:val="TableEntry"/>
              <w:rPr>
                <w:noProof w:val="0"/>
              </w:rPr>
            </w:pPr>
            <w:r w:rsidRPr="00A03C55">
              <w:rPr>
                <w:noProof w:val="0"/>
              </w:rPr>
              <w:t>VID</w:t>
            </w:r>
          </w:p>
        </w:tc>
        <w:tc>
          <w:tcPr>
            <w:tcW w:w="990" w:type="dxa"/>
          </w:tcPr>
          <w:p w14:paraId="35D82D60" w14:textId="77777777" w:rsidR="007A1F44" w:rsidRPr="00A03C55" w:rsidRDefault="007A1F44">
            <w:pPr>
              <w:pStyle w:val="TableEntry"/>
              <w:rPr>
                <w:noProof w:val="0"/>
              </w:rPr>
            </w:pPr>
            <w:r w:rsidRPr="00A03C55">
              <w:rPr>
                <w:noProof w:val="0"/>
              </w:rPr>
              <w:t>R</w:t>
            </w:r>
          </w:p>
        </w:tc>
        <w:tc>
          <w:tcPr>
            <w:tcW w:w="949" w:type="dxa"/>
          </w:tcPr>
          <w:p w14:paraId="41517D96" w14:textId="77777777" w:rsidR="007A1F44" w:rsidRPr="00A03C55" w:rsidRDefault="007A1F44">
            <w:pPr>
              <w:pStyle w:val="TableEntry"/>
              <w:rPr>
                <w:noProof w:val="0"/>
              </w:rPr>
            </w:pPr>
            <w:r w:rsidRPr="00A03C55">
              <w:rPr>
                <w:noProof w:val="0"/>
              </w:rPr>
              <w:t>[1..1]</w:t>
            </w:r>
          </w:p>
        </w:tc>
        <w:tc>
          <w:tcPr>
            <w:tcW w:w="860" w:type="dxa"/>
          </w:tcPr>
          <w:p w14:paraId="6E4BC8CB" w14:textId="77777777" w:rsidR="007A1F44" w:rsidRPr="00A03C55" w:rsidRDefault="007A1F44">
            <w:pPr>
              <w:pStyle w:val="TableEntry"/>
              <w:rPr>
                <w:noProof w:val="0"/>
              </w:rPr>
            </w:pPr>
          </w:p>
        </w:tc>
        <w:tc>
          <w:tcPr>
            <w:tcW w:w="1293" w:type="dxa"/>
          </w:tcPr>
          <w:p w14:paraId="6C6303C3" w14:textId="77777777" w:rsidR="007A1F44" w:rsidRPr="00A03C55" w:rsidRDefault="007A1F44">
            <w:pPr>
              <w:pStyle w:val="TableEntry"/>
              <w:rPr>
                <w:noProof w:val="0"/>
              </w:rPr>
            </w:pPr>
            <w:r w:rsidRPr="00A03C55">
              <w:rPr>
                <w:noProof w:val="0"/>
              </w:rPr>
              <w:t>00012</w:t>
            </w:r>
          </w:p>
        </w:tc>
        <w:tc>
          <w:tcPr>
            <w:tcW w:w="3036" w:type="dxa"/>
          </w:tcPr>
          <w:p w14:paraId="2D943EF6" w14:textId="77777777" w:rsidR="007A1F44" w:rsidRPr="00A03C55" w:rsidRDefault="007A1F44">
            <w:pPr>
              <w:pStyle w:val="TableEntry"/>
              <w:rPr>
                <w:noProof w:val="0"/>
              </w:rPr>
            </w:pPr>
            <w:r w:rsidRPr="00A03C55">
              <w:rPr>
                <w:noProof w:val="0"/>
              </w:rPr>
              <w:t>Version ID</w:t>
            </w:r>
          </w:p>
        </w:tc>
      </w:tr>
      <w:tr w:rsidR="007A1F44" w:rsidRPr="00A03C55" w14:paraId="741B177F" w14:textId="77777777" w:rsidTr="00601E92">
        <w:trPr>
          <w:jc w:val="center"/>
        </w:trPr>
        <w:tc>
          <w:tcPr>
            <w:tcW w:w="0" w:type="auto"/>
          </w:tcPr>
          <w:p w14:paraId="56E1154F" w14:textId="77777777" w:rsidR="007A1F44" w:rsidRPr="00A03C55" w:rsidRDefault="007A1F44">
            <w:pPr>
              <w:pStyle w:val="TableEntry"/>
              <w:rPr>
                <w:noProof w:val="0"/>
              </w:rPr>
            </w:pPr>
            <w:r w:rsidRPr="00A03C55">
              <w:rPr>
                <w:noProof w:val="0"/>
              </w:rPr>
              <w:t>13</w:t>
            </w:r>
          </w:p>
        </w:tc>
        <w:tc>
          <w:tcPr>
            <w:tcW w:w="855" w:type="dxa"/>
          </w:tcPr>
          <w:p w14:paraId="13FB5F7A" w14:textId="77777777" w:rsidR="007A1F44" w:rsidRPr="00A03C55" w:rsidRDefault="007A1F44">
            <w:pPr>
              <w:pStyle w:val="TableEntry"/>
              <w:rPr>
                <w:noProof w:val="0"/>
              </w:rPr>
            </w:pPr>
            <w:r w:rsidRPr="00A03C55">
              <w:rPr>
                <w:noProof w:val="0"/>
              </w:rPr>
              <w:t>15</w:t>
            </w:r>
          </w:p>
        </w:tc>
        <w:tc>
          <w:tcPr>
            <w:tcW w:w="810" w:type="dxa"/>
          </w:tcPr>
          <w:p w14:paraId="2D8A94C0" w14:textId="77777777" w:rsidR="007A1F44" w:rsidRPr="00A03C55" w:rsidRDefault="007A1F44">
            <w:pPr>
              <w:pStyle w:val="TableEntry"/>
              <w:rPr>
                <w:noProof w:val="0"/>
              </w:rPr>
            </w:pPr>
            <w:r w:rsidRPr="00A03C55">
              <w:rPr>
                <w:noProof w:val="0"/>
              </w:rPr>
              <w:t>NM</w:t>
            </w:r>
          </w:p>
        </w:tc>
        <w:tc>
          <w:tcPr>
            <w:tcW w:w="990" w:type="dxa"/>
          </w:tcPr>
          <w:p w14:paraId="387963E4" w14:textId="77777777" w:rsidR="007A1F44" w:rsidRPr="00A03C55" w:rsidRDefault="007A1F44">
            <w:pPr>
              <w:pStyle w:val="TableEntry"/>
              <w:rPr>
                <w:noProof w:val="0"/>
              </w:rPr>
            </w:pPr>
            <w:r w:rsidRPr="00A03C55">
              <w:rPr>
                <w:noProof w:val="0"/>
              </w:rPr>
              <w:t>O</w:t>
            </w:r>
          </w:p>
        </w:tc>
        <w:tc>
          <w:tcPr>
            <w:tcW w:w="949" w:type="dxa"/>
          </w:tcPr>
          <w:p w14:paraId="23F9E903" w14:textId="77777777" w:rsidR="007A1F44" w:rsidRPr="00A03C55" w:rsidRDefault="007A1F44">
            <w:pPr>
              <w:pStyle w:val="TableEntry"/>
              <w:rPr>
                <w:noProof w:val="0"/>
              </w:rPr>
            </w:pPr>
            <w:r w:rsidRPr="00A03C55">
              <w:rPr>
                <w:noProof w:val="0"/>
              </w:rPr>
              <w:t>[0..1]</w:t>
            </w:r>
          </w:p>
        </w:tc>
        <w:tc>
          <w:tcPr>
            <w:tcW w:w="860" w:type="dxa"/>
          </w:tcPr>
          <w:p w14:paraId="456CE0FF" w14:textId="77777777" w:rsidR="007A1F44" w:rsidRPr="00A03C55" w:rsidRDefault="007A1F44">
            <w:pPr>
              <w:pStyle w:val="TableEntry"/>
              <w:rPr>
                <w:noProof w:val="0"/>
              </w:rPr>
            </w:pPr>
          </w:p>
        </w:tc>
        <w:tc>
          <w:tcPr>
            <w:tcW w:w="1293" w:type="dxa"/>
          </w:tcPr>
          <w:p w14:paraId="7D00665B" w14:textId="77777777" w:rsidR="007A1F44" w:rsidRPr="00A03C55" w:rsidRDefault="007A1F44">
            <w:pPr>
              <w:pStyle w:val="TableEntry"/>
              <w:rPr>
                <w:noProof w:val="0"/>
              </w:rPr>
            </w:pPr>
            <w:r w:rsidRPr="00A03C55">
              <w:rPr>
                <w:noProof w:val="0"/>
              </w:rPr>
              <w:t>00013</w:t>
            </w:r>
          </w:p>
        </w:tc>
        <w:tc>
          <w:tcPr>
            <w:tcW w:w="3036" w:type="dxa"/>
          </w:tcPr>
          <w:p w14:paraId="1363BB74" w14:textId="77777777" w:rsidR="007A1F44" w:rsidRPr="00A03C55" w:rsidRDefault="007A1F44">
            <w:pPr>
              <w:pStyle w:val="TableEntry"/>
              <w:rPr>
                <w:noProof w:val="0"/>
              </w:rPr>
            </w:pPr>
            <w:r w:rsidRPr="00A03C55">
              <w:rPr>
                <w:noProof w:val="0"/>
              </w:rPr>
              <w:t>Sequence Number</w:t>
            </w:r>
          </w:p>
        </w:tc>
      </w:tr>
      <w:tr w:rsidR="007A1F44" w:rsidRPr="00A03C55" w14:paraId="23D9C738" w14:textId="77777777" w:rsidTr="00601E92">
        <w:trPr>
          <w:jc w:val="center"/>
        </w:trPr>
        <w:tc>
          <w:tcPr>
            <w:tcW w:w="0" w:type="auto"/>
          </w:tcPr>
          <w:p w14:paraId="4E61527B" w14:textId="77777777" w:rsidR="007A1F44" w:rsidRPr="00A03C55" w:rsidRDefault="007A1F44">
            <w:pPr>
              <w:pStyle w:val="TableEntry"/>
              <w:rPr>
                <w:noProof w:val="0"/>
              </w:rPr>
            </w:pPr>
            <w:r w:rsidRPr="00A03C55">
              <w:rPr>
                <w:noProof w:val="0"/>
              </w:rPr>
              <w:t>14</w:t>
            </w:r>
          </w:p>
        </w:tc>
        <w:tc>
          <w:tcPr>
            <w:tcW w:w="855" w:type="dxa"/>
          </w:tcPr>
          <w:p w14:paraId="06A60F88" w14:textId="77777777" w:rsidR="007A1F44" w:rsidRPr="00A03C55" w:rsidRDefault="007A1F44">
            <w:pPr>
              <w:pStyle w:val="TableEntry"/>
              <w:rPr>
                <w:noProof w:val="0"/>
              </w:rPr>
            </w:pPr>
            <w:r w:rsidRPr="00A03C55">
              <w:rPr>
                <w:noProof w:val="0"/>
              </w:rPr>
              <w:t>180</w:t>
            </w:r>
          </w:p>
        </w:tc>
        <w:tc>
          <w:tcPr>
            <w:tcW w:w="810" w:type="dxa"/>
          </w:tcPr>
          <w:p w14:paraId="2BAE7587" w14:textId="77777777" w:rsidR="007A1F44" w:rsidRPr="00A03C55" w:rsidRDefault="007A1F44">
            <w:pPr>
              <w:pStyle w:val="TableEntry"/>
              <w:rPr>
                <w:noProof w:val="0"/>
              </w:rPr>
            </w:pPr>
            <w:r w:rsidRPr="00A03C55">
              <w:rPr>
                <w:noProof w:val="0"/>
              </w:rPr>
              <w:t>ST</w:t>
            </w:r>
          </w:p>
        </w:tc>
        <w:tc>
          <w:tcPr>
            <w:tcW w:w="990" w:type="dxa"/>
          </w:tcPr>
          <w:p w14:paraId="5EDF7A75" w14:textId="77777777" w:rsidR="007A1F44" w:rsidRPr="00A03C55" w:rsidRDefault="007A1F44">
            <w:pPr>
              <w:pStyle w:val="TableEntry"/>
              <w:rPr>
                <w:noProof w:val="0"/>
              </w:rPr>
            </w:pPr>
            <w:r w:rsidRPr="00A03C55">
              <w:rPr>
                <w:noProof w:val="0"/>
              </w:rPr>
              <w:t>X</w:t>
            </w:r>
          </w:p>
        </w:tc>
        <w:tc>
          <w:tcPr>
            <w:tcW w:w="949" w:type="dxa"/>
          </w:tcPr>
          <w:p w14:paraId="3E69C01B" w14:textId="77777777" w:rsidR="007A1F44" w:rsidRPr="00A03C55" w:rsidRDefault="007A1F44">
            <w:pPr>
              <w:pStyle w:val="TableEntry"/>
              <w:rPr>
                <w:noProof w:val="0"/>
              </w:rPr>
            </w:pPr>
            <w:r w:rsidRPr="00A03C55">
              <w:rPr>
                <w:noProof w:val="0"/>
              </w:rPr>
              <w:t>[0..0]</w:t>
            </w:r>
          </w:p>
        </w:tc>
        <w:tc>
          <w:tcPr>
            <w:tcW w:w="860" w:type="dxa"/>
          </w:tcPr>
          <w:p w14:paraId="79FBB155" w14:textId="77777777" w:rsidR="007A1F44" w:rsidRPr="00A03C55" w:rsidRDefault="007A1F44">
            <w:pPr>
              <w:pStyle w:val="TableEntry"/>
              <w:rPr>
                <w:noProof w:val="0"/>
              </w:rPr>
            </w:pPr>
          </w:p>
        </w:tc>
        <w:tc>
          <w:tcPr>
            <w:tcW w:w="1293" w:type="dxa"/>
          </w:tcPr>
          <w:p w14:paraId="47CF0ECD" w14:textId="77777777" w:rsidR="007A1F44" w:rsidRPr="00A03C55" w:rsidRDefault="007A1F44">
            <w:pPr>
              <w:pStyle w:val="TableEntry"/>
              <w:rPr>
                <w:noProof w:val="0"/>
              </w:rPr>
            </w:pPr>
            <w:r w:rsidRPr="00A03C55">
              <w:rPr>
                <w:noProof w:val="0"/>
              </w:rPr>
              <w:t>00014</w:t>
            </w:r>
          </w:p>
        </w:tc>
        <w:tc>
          <w:tcPr>
            <w:tcW w:w="3036" w:type="dxa"/>
          </w:tcPr>
          <w:p w14:paraId="6D77B14D" w14:textId="77777777" w:rsidR="007A1F44" w:rsidRPr="00A03C55" w:rsidRDefault="007A1F44">
            <w:pPr>
              <w:pStyle w:val="TableEntry"/>
              <w:rPr>
                <w:noProof w:val="0"/>
              </w:rPr>
            </w:pPr>
            <w:r w:rsidRPr="00A03C55">
              <w:rPr>
                <w:noProof w:val="0"/>
              </w:rPr>
              <w:t>Continuation Pointer</w:t>
            </w:r>
          </w:p>
        </w:tc>
      </w:tr>
      <w:tr w:rsidR="007A1F44" w:rsidRPr="00A03C55" w14:paraId="46568B32" w14:textId="77777777" w:rsidTr="00601E92">
        <w:trPr>
          <w:jc w:val="center"/>
        </w:trPr>
        <w:tc>
          <w:tcPr>
            <w:tcW w:w="0" w:type="auto"/>
          </w:tcPr>
          <w:p w14:paraId="74BC66B6" w14:textId="77777777" w:rsidR="007A1F44" w:rsidRPr="00A03C55" w:rsidRDefault="007A1F44">
            <w:pPr>
              <w:pStyle w:val="TableEntry"/>
              <w:rPr>
                <w:noProof w:val="0"/>
              </w:rPr>
            </w:pPr>
            <w:r w:rsidRPr="00A03C55">
              <w:rPr>
                <w:noProof w:val="0"/>
              </w:rPr>
              <w:t>15</w:t>
            </w:r>
          </w:p>
        </w:tc>
        <w:tc>
          <w:tcPr>
            <w:tcW w:w="855" w:type="dxa"/>
          </w:tcPr>
          <w:p w14:paraId="7ABD5D3C" w14:textId="77777777" w:rsidR="007A1F44" w:rsidRPr="00A03C55" w:rsidRDefault="007A1F44">
            <w:pPr>
              <w:pStyle w:val="TableEntry"/>
              <w:rPr>
                <w:noProof w:val="0"/>
              </w:rPr>
            </w:pPr>
            <w:r w:rsidRPr="00A03C55">
              <w:rPr>
                <w:noProof w:val="0"/>
              </w:rPr>
              <w:t>2</w:t>
            </w:r>
          </w:p>
        </w:tc>
        <w:tc>
          <w:tcPr>
            <w:tcW w:w="810" w:type="dxa"/>
          </w:tcPr>
          <w:p w14:paraId="4DAEB038" w14:textId="77777777" w:rsidR="007A1F44" w:rsidRPr="00A03C55" w:rsidRDefault="007A1F44">
            <w:pPr>
              <w:pStyle w:val="TableEntry"/>
              <w:rPr>
                <w:noProof w:val="0"/>
              </w:rPr>
            </w:pPr>
            <w:r w:rsidRPr="00A03C55">
              <w:rPr>
                <w:noProof w:val="0"/>
              </w:rPr>
              <w:t>ID</w:t>
            </w:r>
          </w:p>
        </w:tc>
        <w:tc>
          <w:tcPr>
            <w:tcW w:w="990" w:type="dxa"/>
          </w:tcPr>
          <w:p w14:paraId="41AB4410" w14:textId="77777777" w:rsidR="007A1F44" w:rsidRPr="00A03C55" w:rsidRDefault="007A1F44">
            <w:pPr>
              <w:pStyle w:val="TableEntry"/>
              <w:rPr>
                <w:noProof w:val="0"/>
              </w:rPr>
            </w:pPr>
            <w:r w:rsidRPr="00A03C55">
              <w:rPr>
                <w:noProof w:val="0"/>
              </w:rPr>
              <w:t>O</w:t>
            </w:r>
          </w:p>
        </w:tc>
        <w:tc>
          <w:tcPr>
            <w:tcW w:w="949" w:type="dxa"/>
          </w:tcPr>
          <w:p w14:paraId="625EECFB" w14:textId="77777777" w:rsidR="007A1F44" w:rsidRPr="00A03C55" w:rsidRDefault="007A1F44">
            <w:pPr>
              <w:pStyle w:val="TableEntry"/>
              <w:rPr>
                <w:noProof w:val="0"/>
              </w:rPr>
            </w:pPr>
            <w:r w:rsidRPr="00A03C55">
              <w:rPr>
                <w:noProof w:val="0"/>
              </w:rPr>
              <w:t>[0..1]</w:t>
            </w:r>
          </w:p>
        </w:tc>
        <w:tc>
          <w:tcPr>
            <w:tcW w:w="860" w:type="dxa"/>
          </w:tcPr>
          <w:p w14:paraId="6EB64AD9" w14:textId="77777777" w:rsidR="007A1F44" w:rsidRPr="00A03C55" w:rsidRDefault="007A1F44">
            <w:pPr>
              <w:pStyle w:val="TableEntry"/>
              <w:rPr>
                <w:noProof w:val="0"/>
              </w:rPr>
            </w:pPr>
            <w:r w:rsidRPr="00A03C55">
              <w:rPr>
                <w:noProof w:val="0"/>
              </w:rPr>
              <w:t>0155</w:t>
            </w:r>
          </w:p>
        </w:tc>
        <w:tc>
          <w:tcPr>
            <w:tcW w:w="1293" w:type="dxa"/>
          </w:tcPr>
          <w:p w14:paraId="626255B9" w14:textId="77777777" w:rsidR="007A1F44" w:rsidRPr="00A03C55" w:rsidRDefault="007A1F44">
            <w:pPr>
              <w:pStyle w:val="TableEntry"/>
              <w:rPr>
                <w:noProof w:val="0"/>
              </w:rPr>
            </w:pPr>
            <w:r w:rsidRPr="00A03C55">
              <w:rPr>
                <w:noProof w:val="0"/>
              </w:rPr>
              <w:t>00015</w:t>
            </w:r>
          </w:p>
        </w:tc>
        <w:tc>
          <w:tcPr>
            <w:tcW w:w="3036" w:type="dxa"/>
          </w:tcPr>
          <w:p w14:paraId="717F93D0" w14:textId="77777777" w:rsidR="007A1F44" w:rsidRPr="00A03C55" w:rsidRDefault="007A1F44">
            <w:pPr>
              <w:pStyle w:val="TableEntry"/>
              <w:rPr>
                <w:noProof w:val="0"/>
              </w:rPr>
            </w:pPr>
            <w:r w:rsidRPr="00A03C55">
              <w:rPr>
                <w:noProof w:val="0"/>
              </w:rPr>
              <w:t>Accept Acknowledgement Type</w:t>
            </w:r>
          </w:p>
        </w:tc>
      </w:tr>
      <w:tr w:rsidR="007A1F44" w:rsidRPr="00A03C55" w14:paraId="43147AB8" w14:textId="77777777" w:rsidTr="00601E92">
        <w:trPr>
          <w:jc w:val="center"/>
        </w:trPr>
        <w:tc>
          <w:tcPr>
            <w:tcW w:w="0" w:type="auto"/>
          </w:tcPr>
          <w:p w14:paraId="0126E817" w14:textId="77777777" w:rsidR="007A1F44" w:rsidRPr="00A03C55" w:rsidRDefault="007A1F44">
            <w:pPr>
              <w:pStyle w:val="TableEntry"/>
              <w:rPr>
                <w:noProof w:val="0"/>
              </w:rPr>
            </w:pPr>
            <w:r w:rsidRPr="00A03C55">
              <w:rPr>
                <w:noProof w:val="0"/>
              </w:rPr>
              <w:t>16</w:t>
            </w:r>
          </w:p>
        </w:tc>
        <w:tc>
          <w:tcPr>
            <w:tcW w:w="855" w:type="dxa"/>
          </w:tcPr>
          <w:p w14:paraId="4CA2758C" w14:textId="77777777" w:rsidR="007A1F44" w:rsidRPr="00A03C55" w:rsidRDefault="007A1F44">
            <w:pPr>
              <w:pStyle w:val="TableEntry"/>
              <w:rPr>
                <w:noProof w:val="0"/>
              </w:rPr>
            </w:pPr>
            <w:r w:rsidRPr="00A03C55">
              <w:rPr>
                <w:noProof w:val="0"/>
              </w:rPr>
              <w:t>2</w:t>
            </w:r>
          </w:p>
        </w:tc>
        <w:tc>
          <w:tcPr>
            <w:tcW w:w="810" w:type="dxa"/>
          </w:tcPr>
          <w:p w14:paraId="0F8468BC" w14:textId="77777777" w:rsidR="007A1F44" w:rsidRPr="00A03C55" w:rsidRDefault="007A1F44">
            <w:pPr>
              <w:pStyle w:val="TableEntry"/>
              <w:rPr>
                <w:noProof w:val="0"/>
              </w:rPr>
            </w:pPr>
            <w:r w:rsidRPr="00A03C55">
              <w:rPr>
                <w:noProof w:val="0"/>
              </w:rPr>
              <w:t>ID</w:t>
            </w:r>
          </w:p>
        </w:tc>
        <w:tc>
          <w:tcPr>
            <w:tcW w:w="990" w:type="dxa"/>
          </w:tcPr>
          <w:p w14:paraId="65B2B050" w14:textId="77777777" w:rsidR="007A1F44" w:rsidRPr="00A03C55" w:rsidRDefault="007A1F44">
            <w:pPr>
              <w:pStyle w:val="TableEntry"/>
              <w:rPr>
                <w:noProof w:val="0"/>
              </w:rPr>
            </w:pPr>
            <w:r w:rsidRPr="00A03C55">
              <w:rPr>
                <w:noProof w:val="0"/>
              </w:rPr>
              <w:t>O</w:t>
            </w:r>
          </w:p>
        </w:tc>
        <w:tc>
          <w:tcPr>
            <w:tcW w:w="949" w:type="dxa"/>
          </w:tcPr>
          <w:p w14:paraId="1322D9DD" w14:textId="77777777" w:rsidR="007A1F44" w:rsidRPr="00A03C55" w:rsidRDefault="007A1F44">
            <w:pPr>
              <w:pStyle w:val="TableEntry"/>
              <w:rPr>
                <w:noProof w:val="0"/>
              </w:rPr>
            </w:pPr>
            <w:r w:rsidRPr="00A03C55">
              <w:rPr>
                <w:noProof w:val="0"/>
              </w:rPr>
              <w:t>[0..1]</w:t>
            </w:r>
          </w:p>
        </w:tc>
        <w:tc>
          <w:tcPr>
            <w:tcW w:w="860" w:type="dxa"/>
          </w:tcPr>
          <w:p w14:paraId="3B0C9CDF" w14:textId="77777777" w:rsidR="007A1F44" w:rsidRPr="00A03C55" w:rsidRDefault="007A1F44">
            <w:pPr>
              <w:pStyle w:val="TableEntry"/>
              <w:rPr>
                <w:noProof w:val="0"/>
              </w:rPr>
            </w:pPr>
            <w:r w:rsidRPr="00A03C55">
              <w:rPr>
                <w:noProof w:val="0"/>
              </w:rPr>
              <w:t>0155</w:t>
            </w:r>
          </w:p>
        </w:tc>
        <w:tc>
          <w:tcPr>
            <w:tcW w:w="1293" w:type="dxa"/>
          </w:tcPr>
          <w:p w14:paraId="6DEAE995" w14:textId="77777777" w:rsidR="007A1F44" w:rsidRPr="00A03C55" w:rsidRDefault="007A1F44">
            <w:pPr>
              <w:pStyle w:val="TableEntry"/>
              <w:rPr>
                <w:noProof w:val="0"/>
              </w:rPr>
            </w:pPr>
            <w:r w:rsidRPr="00A03C55">
              <w:rPr>
                <w:noProof w:val="0"/>
              </w:rPr>
              <w:t>00016</w:t>
            </w:r>
          </w:p>
        </w:tc>
        <w:tc>
          <w:tcPr>
            <w:tcW w:w="3036" w:type="dxa"/>
          </w:tcPr>
          <w:p w14:paraId="680FD969" w14:textId="77777777" w:rsidR="007A1F44" w:rsidRPr="00A03C55" w:rsidRDefault="007A1F44">
            <w:pPr>
              <w:pStyle w:val="TableEntry"/>
              <w:rPr>
                <w:noProof w:val="0"/>
              </w:rPr>
            </w:pPr>
            <w:r w:rsidRPr="00A03C55">
              <w:rPr>
                <w:noProof w:val="0"/>
              </w:rPr>
              <w:t>Application Acknowledgement Type</w:t>
            </w:r>
          </w:p>
        </w:tc>
      </w:tr>
      <w:tr w:rsidR="007A1F44" w:rsidRPr="00A03C55" w14:paraId="6ABDED8E" w14:textId="77777777" w:rsidTr="00601E92">
        <w:trPr>
          <w:jc w:val="center"/>
        </w:trPr>
        <w:tc>
          <w:tcPr>
            <w:tcW w:w="0" w:type="auto"/>
          </w:tcPr>
          <w:p w14:paraId="03B4BC10" w14:textId="77777777" w:rsidR="007A1F44" w:rsidRPr="00A03C55" w:rsidRDefault="007A1F44">
            <w:pPr>
              <w:pStyle w:val="TableEntry"/>
              <w:rPr>
                <w:noProof w:val="0"/>
              </w:rPr>
            </w:pPr>
            <w:r w:rsidRPr="00A03C55">
              <w:rPr>
                <w:noProof w:val="0"/>
              </w:rPr>
              <w:t>17</w:t>
            </w:r>
          </w:p>
        </w:tc>
        <w:tc>
          <w:tcPr>
            <w:tcW w:w="855" w:type="dxa"/>
          </w:tcPr>
          <w:p w14:paraId="479F75C6" w14:textId="77777777" w:rsidR="007A1F44" w:rsidRPr="00A03C55" w:rsidRDefault="007A1F44">
            <w:pPr>
              <w:pStyle w:val="TableEntry"/>
              <w:rPr>
                <w:noProof w:val="0"/>
              </w:rPr>
            </w:pPr>
            <w:r w:rsidRPr="00A03C55">
              <w:rPr>
                <w:noProof w:val="0"/>
              </w:rPr>
              <w:t>3</w:t>
            </w:r>
          </w:p>
        </w:tc>
        <w:tc>
          <w:tcPr>
            <w:tcW w:w="810" w:type="dxa"/>
          </w:tcPr>
          <w:p w14:paraId="4B75FD1A" w14:textId="77777777" w:rsidR="007A1F44" w:rsidRPr="00A03C55" w:rsidRDefault="007A1F44">
            <w:pPr>
              <w:pStyle w:val="TableEntry"/>
              <w:rPr>
                <w:noProof w:val="0"/>
              </w:rPr>
            </w:pPr>
            <w:r w:rsidRPr="00A03C55">
              <w:rPr>
                <w:noProof w:val="0"/>
              </w:rPr>
              <w:t>ID</w:t>
            </w:r>
          </w:p>
        </w:tc>
        <w:tc>
          <w:tcPr>
            <w:tcW w:w="990" w:type="dxa"/>
          </w:tcPr>
          <w:p w14:paraId="087BB5ED" w14:textId="77777777" w:rsidR="007A1F44" w:rsidRPr="00A03C55" w:rsidRDefault="007A1F44">
            <w:pPr>
              <w:pStyle w:val="TableEntry"/>
              <w:rPr>
                <w:noProof w:val="0"/>
              </w:rPr>
            </w:pPr>
            <w:r w:rsidRPr="00A03C55">
              <w:rPr>
                <w:noProof w:val="0"/>
              </w:rPr>
              <w:t>RE</w:t>
            </w:r>
          </w:p>
        </w:tc>
        <w:tc>
          <w:tcPr>
            <w:tcW w:w="949" w:type="dxa"/>
          </w:tcPr>
          <w:p w14:paraId="0CFEF2A8" w14:textId="77777777" w:rsidR="007A1F44" w:rsidRPr="00A03C55" w:rsidRDefault="007A1F44">
            <w:pPr>
              <w:pStyle w:val="TableEntry"/>
              <w:rPr>
                <w:noProof w:val="0"/>
              </w:rPr>
            </w:pPr>
            <w:r w:rsidRPr="00A03C55">
              <w:rPr>
                <w:noProof w:val="0"/>
              </w:rPr>
              <w:t>[1..1]</w:t>
            </w:r>
          </w:p>
        </w:tc>
        <w:tc>
          <w:tcPr>
            <w:tcW w:w="860" w:type="dxa"/>
          </w:tcPr>
          <w:p w14:paraId="2BAFDB4B" w14:textId="77777777" w:rsidR="007A1F44" w:rsidRPr="00A03C55" w:rsidRDefault="007A1F44">
            <w:pPr>
              <w:pStyle w:val="TableEntry"/>
              <w:rPr>
                <w:noProof w:val="0"/>
              </w:rPr>
            </w:pPr>
            <w:r w:rsidRPr="00A03C55">
              <w:rPr>
                <w:noProof w:val="0"/>
              </w:rPr>
              <w:t>0399</w:t>
            </w:r>
          </w:p>
        </w:tc>
        <w:tc>
          <w:tcPr>
            <w:tcW w:w="1293" w:type="dxa"/>
          </w:tcPr>
          <w:p w14:paraId="147C91EF" w14:textId="77777777" w:rsidR="007A1F44" w:rsidRPr="00A03C55" w:rsidRDefault="007A1F44">
            <w:pPr>
              <w:pStyle w:val="TableEntry"/>
              <w:rPr>
                <w:noProof w:val="0"/>
              </w:rPr>
            </w:pPr>
            <w:r w:rsidRPr="00A03C55">
              <w:rPr>
                <w:noProof w:val="0"/>
              </w:rPr>
              <w:t>00017</w:t>
            </w:r>
          </w:p>
        </w:tc>
        <w:tc>
          <w:tcPr>
            <w:tcW w:w="3036" w:type="dxa"/>
          </w:tcPr>
          <w:p w14:paraId="09F72E75" w14:textId="77777777" w:rsidR="007A1F44" w:rsidRPr="00A03C55" w:rsidRDefault="007A1F44">
            <w:pPr>
              <w:pStyle w:val="TableEntry"/>
              <w:rPr>
                <w:noProof w:val="0"/>
              </w:rPr>
            </w:pPr>
            <w:r w:rsidRPr="00A03C55">
              <w:rPr>
                <w:noProof w:val="0"/>
              </w:rPr>
              <w:t>Country Code</w:t>
            </w:r>
          </w:p>
        </w:tc>
      </w:tr>
      <w:tr w:rsidR="007A1F44" w:rsidRPr="00A03C55" w14:paraId="1937B464" w14:textId="77777777" w:rsidTr="00601E92">
        <w:trPr>
          <w:jc w:val="center"/>
        </w:trPr>
        <w:tc>
          <w:tcPr>
            <w:tcW w:w="0" w:type="auto"/>
          </w:tcPr>
          <w:p w14:paraId="134F637D" w14:textId="77777777" w:rsidR="007A1F44" w:rsidRPr="00A03C55" w:rsidRDefault="007A1F44">
            <w:pPr>
              <w:pStyle w:val="TableEntry"/>
              <w:rPr>
                <w:noProof w:val="0"/>
              </w:rPr>
            </w:pPr>
            <w:r w:rsidRPr="00A03C55">
              <w:rPr>
                <w:noProof w:val="0"/>
              </w:rPr>
              <w:t>18</w:t>
            </w:r>
          </w:p>
        </w:tc>
        <w:tc>
          <w:tcPr>
            <w:tcW w:w="855" w:type="dxa"/>
          </w:tcPr>
          <w:p w14:paraId="67A87266" w14:textId="77777777" w:rsidR="007A1F44" w:rsidRPr="00A03C55" w:rsidRDefault="007A1F44">
            <w:pPr>
              <w:pStyle w:val="TableEntry"/>
              <w:rPr>
                <w:noProof w:val="0"/>
              </w:rPr>
            </w:pPr>
            <w:r w:rsidRPr="00A03C55">
              <w:rPr>
                <w:noProof w:val="0"/>
              </w:rPr>
              <w:t>16</w:t>
            </w:r>
          </w:p>
        </w:tc>
        <w:tc>
          <w:tcPr>
            <w:tcW w:w="810" w:type="dxa"/>
          </w:tcPr>
          <w:p w14:paraId="4439918A" w14:textId="77777777" w:rsidR="007A1F44" w:rsidRPr="00A03C55" w:rsidRDefault="007A1F44">
            <w:pPr>
              <w:pStyle w:val="TableEntry"/>
              <w:rPr>
                <w:noProof w:val="0"/>
              </w:rPr>
            </w:pPr>
            <w:r w:rsidRPr="00A03C55">
              <w:rPr>
                <w:noProof w:val="0"/>
              </w:rPr>
              <w:t>ID</w:t>
            </w:r>
          </w:p>
        </w:tc>
        <w:tc>
          <w:tcPr>
            <w:tcW w:w="990" w:type="dxa"/>
          </w:tcPr>
          <w:p w14:paraId="6F9136D8" w14:textId="77777777" w:rsidR="007A1F44" w:rsidRPr="00A03C55" w:rsidRDefault="007A1F44">
            <w:pPr>
              <w:pStyle w:val="TableEntry"/>
              <w:rPr>
                <w:noProof w:val="0"/>
              </w:rPr>
            </w:pPr>
            <w:r w:rsidRPr="00A03C55">
              <w:rPr>
                <w:noProof w:val="0"/>
              </w:rPr>
              <w:t>C</w:t>
            </w:r>
          </w:p>
        </w:tc>
        <w:tc>
          <w:tcPr>
            <w:tcW w:w="949" w:type="dxa"/>
          </w:tcPr>
          <w:p w14:paraId="30F1E2E6" w14:textId="77777777" w:rsidR="007A1F44" w:rsidRPr="00A03C55" w:rsidRDefault="007A1F44">
            <w:pPr>
              <w:pStyle w:val="TableEntry"/>
              <w:rPr>
                <w:noProof w:val="0"/>
              </w:rPr>
            </w:pPr>
            <w:r w:rsidRPr="00A03C55">
              <w:rPr>
                <w:noProof w:val="0"/>
              </w:rPr>
              <w:t>[0..1]</w:t>
            </w:r>
          </w:p>
        </w:tc>
        <w:tc>
          <w:tcPr>
            <w:tcW w:w="860" w:type="dxa"/>
          </w:tcPr>
          <w:p w14:paraId="4A9A50B8" w14:textId="77777777" w:rsidR="007A1F44" w:rsidRPr="00A03C55" w:rsidRDefault="007A1F44">
            <w:pPr>
              <w:pStyle w:val="TableEntry"/>
              <w:rPr>
                <w:noProof w:val="0"/>
              </w:rPr>
            </w:pPr>
            <w:r w:rsidRPr="00A03C55">
              <w:rPr>
                <w:noProof w:val="0"/>
              </w:rPr>
              <w:t>0211</w:t>
            </w:r>
          </w:p>
        </w:tc>
        <w:tc>
          <w:tcPr>
            <w:tcW w:w="1293" w:type="dxa"/>
          </w:tcPr>
          <w:p w14:paraId="1D178168" w14:textId="77777777" w:rsidR="007A1F44" w:rsidRPr="00A03C55" w:rsidRDefault="007A1F44">
            <w:pPr>
              <w:pStyle w:val="TableEntry"/>
              <w:rPr>
                <w:noProof w:val="0"/>
              </w:rPr>
            </w:pPr>
            <w:r w:rsidRPr="00A03C55">
              <w:rPr>
                <w:noProof w:val="0"/>
              </w:rPr>
              <w:t>00692</w:t>
            </w:r>
          </w:p>
        </w:tc>
        <w:tc>
          <w:tcPr>
            <w:tcW w:w="3036" w:type="dxa"/>
          </w:tcPr>
          <w:p w14:paraId="29CC2F1A" w14:textId="77777777" w:rsidR="007A1F44" w:rsidRPr="00A03C55" w:rsidRDefault="007A1F44">
            <w:pPr>
              <w:pStyle w:val="TableEntry"/>
              <w:rPr>
                <w:noProof w:val="0"/>
              </w:rPr>
            </w:pPr>
            <w:r w:rsidRPr="00A03C55">
              <w:rPr>
                <w:noProof w:val="0"/>
              </w:rPr>
              <w:t>Character Set</w:t>
            </w:r>
          </w:p>
        </w:tc>
      </w:tr>
      <w:tr w:rsidR="007A1F44" w:rsidRPr="00A03C55" w14:paraId="408AA8A2" w14:textId="77777777" w:rsidTr="00601E92">
        <w:trPr>
          <w:jc w:val="center"/>
        </w:trPr>
        <w:tc>
          <w:tcPr>
            <w:tcW w:w="0" w:type="auto"/>
          </w:tcPr>
          <w:p w14:paraId="09101FCC" w14:textId="77777777" w:rsidR="007A1F44" w:rsidRPr="00A03C55" w:rsidRDefault="007A1F44">
            <w:pPr>
              <w:pStyle w:val="TableEntry"/>
              <w:rPr>
                <w:noProof w:val="0"/>
              </w:rPr>
            </w:pPr>
            <w:r w:rsidRPr="00A03C55">
              <w:rPr>
                <w:noProof w:val="0"/>
              </w:rPr>
              <w:t>19</w:t>
            </w:r>
          </w:p>
        </w:tc>
        <w:tc>
          <w:tcPr>
            <w:tcW w:w="855" w:type="dxa"/>
          </w:tcPr>
          <w:p w14:paraId="4AA082D1" w14:textId="77777777" w:rsidR="007A1F44" w:rsidRPr="00A03C55" w:rsidRDefault="007A1F44">
            <w:pPr>
              <w:pStyle w:val="TableEntry"/>
              <w:rPr>
                <w:noProof w:val="0"/>
              </w:rPr>
            </w:pPr>
            <w:r w:rsidRPr="00A03C55">
              <w:rPr>
                <w:noProof w:val="0"/>
              </w:rPr>
              <w:t>250</w:t>
            </w:r>
          </w:p>
        </w:tc>
        <w:tc>
          <w:tcPr>
            <w:tcW w:w="810" w:type="dxa"/>
          </w:tcPr>
          <w:p w14:paraId="0AC75E20" w14:textId="77777777" w:rsidR="007A1F44" w:rsidRPr="00A03C55" w:rsidRDefault="007A1F44">
            <w:pPr>
              <w:pStyle w:val="TableEntry"/>
              <w:rPr>
                <w:noProof w:val="0"/>
              </w:rPr>
            </w:pPr>
            <w:r w:rsidRPr="00A03C55">
              <w:rPr>
                <w:noProof w:val="0"/>
              </w:rPr>
              <w:t>CE</w:t>
            </w:r>
          </w:p>
        </w:tc>
        <w:tc>
          <w:tcPr>
            <w:tcW w:w="990" w:type="dxa"/>
          </w:tcPr>
          <w:p w14:paraId="1D72AF12" w14:textId="77777777" w:rsidR="007A1F44" w:rsidRPr="00A03C55" w:rsidRDefault="007A1F44">
            <w:pPr>
              <w:pStyle w:val="TableEntry"/>
              <w:rPr>
                <w:noProof w:val="0"/>
              </w:rPr>
            </w:pPr>
            <w:r w:rsidRPr="00A03C55">
              <w:rPr>
                <w:noProof w:val="0"/>
              </w:rPr>
              <w:t>RE</w:t>
            </w:r>
          </w:p>
        </w:tc>
        <w:tc>
          <w:tcPr>
            <w:tcW w:w="949" w:type="dxa"/>
          </w:tcPr>
          <w:p w14:paraId="53B2F6EA" w14:textId="77777777" w:rsidR="007A1F44" w:rsidRPr="00A03C55" w:rsidRDefault="007A1F44">
            <w:pPr>
              <w:pStyle w:val="TableEntry"/>
              <w:rPr>
                <w:noProof w:val="0"/>
              </w:rPr>
            </w:pPr>
            <w:r w:rsidRPr="00A03C55">
              <w:rPr>
                <w:noProof w:val="0"/>
              </w:rPr>
              <w:t>[0..1]</w:t>
            </w:r>
          </w:p>
        </w:tc>
        <w:tc>
          <w:tcPr>
            <w:tcW w:w="860" w:type="dxa"/>
          </w:tcPr>
          <w:p w14:paraId="13B763C0" w14:textId="77777777" w:rsidR="007A1F44" w:rsidRPr="00A03C55" w:rsidRDefault="007A1F44">
            <w:pPr>
              <w:pStyle w:val="TableEntry"/>
              <w:rPr>
                <w:noProof w:val="0"/>
              </w:rPr>
            </w:pPr>
          </w:p>
        </w:tc>
        <w:tc>
          <w:tcPr>
            <w:tcW w:w="1293" w:type="dxa"/>
          </w:tcPr>
          <w:p w14:paraId="7D7A7013" w14:textId="77777777" w:rsidR="007A1F44" w:rsidRPr="00A03C55" w:rsidRDefault="007A1F44">
            <w:pPr>
              <w:pStyle w:val="TableEntry"/>
              <w:rPr>
                <w:noProof w:val="0"/>
              </w:rPr>
            </w:pPr>
            <w:r w:rsidRPr="00A03C55">
              <w:rPr>
                <w:noProof w:val="0"/>
              </w:rPr>
              <w:t>00693</w:t>
            </w:r>
          </w:p>
        </w:tc>
        <w:tc>
          <w:tcPr>
            <w:tcW w:w="3036" w:type="dxa"/>
          </w:tcPr>
          <w:p w14:paraId="5D2A7300" w14:textId="77777777" w:rsidR="007A1F44" w:rsidRPr="00A03C55" w:rsidRDefault="007A1F44">
            <w:pPr>
              <w:pStyle w:val="TableEntry"/>
              <w:rPr>
                <w:noProof w:val="0"/>
              </w:rPr>
            </w:pPr>
            <w:r w:rsidRPr="00A03C55">
              <w:rPr>
                <w:noProof w:val="0"/>
              </w:rPr>
              <w:t>Principal Language of Message</w:t>
            </w:r>
          </w:p>
        </w:tc>
      </w:tr>
      <w:tr w:rsidR="007A1F44" w:rsidRPr="00A03C55" w14:paraId="02AF45E5" w14:textId="77777777" w:rsidTr="00601E92">
        <w:trPr>
          <w:jc w:val="center"/>
        </w:trPr>
        <w:tc>
          <w:tcPr>
            <w:tcW w:w="0" w:type="auto"/>
          </w:tcPr>
          <w:p w14:paraId="22741C54" w14:textId="77777777" w:rsidR="007A1F44" w:rsidRPr="00A03C55" w:rsidRDefault="007A1F44">
            <w:pPr>
              <w:pStyle w:val="TableEntry"/>
              <w:rPr>
                <w:noProof w:val="0"/>
              </w:rPr>
            </w:pPr>
            <w:r w:rsidRPr="00A03C55">
              <w:rPr>
                <w:noProof w:val="0"/>
              </w:rPr>
              <w:t>20</w:t>
            </w:r>
          </w:p>
        </w:tc>
        <w:tc>
          <w:tcPr>
            <w:tcW w:w="855" w:type="dxa"/>
          </w:tcPr>
          <w:p w14:paraId="5B6F954F" w14:textId="77777777" w:rsidR="007A1F44" w:rsidRPr="00A03C55" w:rsidRDefault="007A1F44">
            <w:pPr>
              <w:pStyle w:val="TableEntry"/>
              <w:rPr>
                <w:noProof w:val="0"/>
              </w:rPr>
            </w:pPr>
            <w:r w:rsidRPr="00A03C55">
              <w:rPr>
                <w:noProof w:val="0"/>
              </w:rPr>
              <w:t>20</w:t>
            </w:r>
          </w:p>
        </w:tc>
        <w:tc>
          <w:tcPr>
            <w:tcW w:w="810" w:type="dxa"/>
          </w:tcPr>
          <w:p w14:paraId="62BFECE3" w14:textId="77777777" w:rsidR="007A1F44" w:rsidRPr="00A03C55" w:rsidRDefault="007A1F44">
            <w:pPr>
              <w:pStyle w:val="TableEntry"/>
              <w:rPr>
                <w:noProof w:val="0"/>
              </w:rPr>
            </w:pPr>
            <w:r w:rsidRPr="00A03C55">
              <w:rPr>
                <w:noProof w:val="0"/>
              </w:rPr>
              <w:t>ID</w:t>
            </w:r>
          </w:p>
        </w:tc>
        <w:tc>
          <w:tcPr>
            <w:tcW w:w="990" w:type="dxa"/>
          </w:tcPr>
          <w:p w14:paraId="77EF9D99" w14:textId="77777777" w:rsidR="007A1F44" w:rsidRPr="00A03C55" w:rsidRDefault="007A1F44">
            <w:pPr>
              <w:pStyle w:val="TableEntry"/>
              <w:rPr>
                <w:noProof w:val="0"/>
              </w:rPr>
            </w:pPr>
            <w:r w:rsidRPr="00A03C55">
              <w:rPr>
                <w:noProof w:val="0"/>
              </w:rPr>
              <w:t>X</w:t>
            </w:r>
          </w:p>
        </w:tc>
        <w:tc>
          <w:tcPr>
            <w:tcW w:w="949" w:type="dxa"/>
          </w:tcPr>
          <w:p w14:paraId="3E7DEE51" w14:textId="77777777" w:rsidR="007A1F44" w:rsidRPr="00A03C55" w:rsidRDefault="007A1F44">
            <w:pPr>
              <w:pStyle w:val="TableEntry"/>
              <w:rPr>
                <w:noProof w:val="0"/>
              </w:rPr>
            </w:pPr>
            <w:r w:rsidRPr="00A03C55">
              <w:rPr>
                <w:noProof w:val="0"/>
              </w:rPr>
              <w:t>[0..0]</w:t>
            </w:r>
          </w:p>
        </w:tc>
        <w:tc>
          <w:tcPr>
            <w:tcW w:w="860" w:type="dxa"/>
          </w:tcPr>
          <w:p w14:paraId="002C7D76" w14:textId="77777777" w:rsidR="007A1F44" w:rsidRPr="00A03C55" w:rsidRDefault="007A1F44">
            <w:pPr>
              <w:pStyle w:val="TableEntry"/>
              <w:rPr>
                <w:noProof w:val="0"/>
              </w:rPr>
            </w:pPr>
            <w:r w:rsidRPr="00A03C55">
              <w:rPr>
                <w:noProof w:val="0"/>
              </w:rPr>
              <w:t>0356</w:t>
            </w:r>
          </w:p>
        </w:tc>
        <w:tc>
          <w:tcPr>
            <w:tcW w:w="1293" w:type="dxa"/>
          </w:tcPr>
          <w:p w14:paraId="45D5B7C9" w14:textId="77777777" w:rsidR="007A1F44" w:rsidRPr="00A03C55" w:rsidRDefault="007A1F44">
            <w:pPr>
              <w:pStyle w:val="TableEntry"/>
              <w:rPr>
                <w:noProof w:val="0"/>
              </w:rPr>
            </w:pPr>
            <w:r w:rsidRPr="00A03C55">
              <w:rPr>
                <w:noProof w:val="0"/>
              </w:rPr>
              <w:t>01317</w:t>
            </w:r>
          </w:p>
        </w:tc>
        <w:tc>
          <w:tcPr>
            <w:tcW w:w="3036" w:type="dxa"/>
          </w:tcPr>
          <w:p w14:paraId="32F88266" w14:textId="77777777" w:rsidR="007A1F44" w:rsidRPr="00A03C55" w:rsidRDefault="007A1F44">
            <w:pPr>
              <w:pStyle w:val="TableEntry"/>
              <w:rPr>
                <w:noProof w:val="0"/>
              </w:rPr>
            </w:pPr>
            <w:r w:rsidRPr="00A03C55">
              <w:rPr>
                <w:noProof w:val="0"/>
              </w:rPr>
              <w:t>Alternate Character Set Handling Scheme</w:t>
            </w:r>
          </w:p>
        </w:tc>
      </w:tr>
      <w:tr w:rsidR="007A1F44" w:rsidRPr="00A03C55" w14:paraId="6362825D" w14:textId="77777777" w:rsidTr="00601E92">
        <w:trPr>
          <w:jc w:val="center"/>
        </w:trPr>
        <w:tc>
          <w:tcPr>
            <w:tcW w:w="0" w:type="auto"/>
          </w:tcPr>
          <w:p w14:paraId="19191692" w14:textId="77777777" w:rsidR="007A1F44" w:rsidRPr="00A03C55" w:rsidRDefault="007A1F44">
            <w:pPr>
              <w:pStyle w:val="TableEntry"/>
              <w:rPr>
                <w:noProof w:val="0"/>
              </w:rPr>
            </w:pPr>
            <w:r w:rsidRPr="00A03C55">
              <w:rPr>
                <w:noProof w:val="0"/>
              </w:rPr>
              <w:t>21</w:t>
            </w:r>
          </w:p>
        </w:tc>
        <w:tc>
          <w:tcPr>
            <w:tcW w:w="855" w:type="dxa"/>
          </w:tcPr>
          <w:p w14:paraId="7283913E" w14:textId="77777777" w:rsidR="007A1F44" w:rsidRPr="00A03C55" w:rsidRDefault="007A1F44">
            <w:pPr>
              <w:pStyle w:val="TableEntry"/>
              <w:rPr>
                <w:noProof w:val="0"/>
              </w:rPr>
            </w:pPr>
            <w:r w:rsidRPr="00A03C55">
              <w:rPr>
                <w:noProof w:val="0"/>
              </w:rPr>
              <w:t>427</w:t>
            </w:r>
          </w:p>
        </w:tc>
        <w:tc>
          <w:tcPr>
            <w:tcW w:w="810" w:type="dxa"/>
          </w:tcPr>
          <w:p w14:paraId="3C67DCD4" w14:textId="77777777" w:rsidR="007A1F44" w:rsidRPr="00A03C55" w:rsidRDefault="007A1F44">
            <w:pPr>
              <w:pStyle w:val="TableEntry"/>
              <w:rPr>
                <w:noProof w:val="0"/>
              </w:rPr>
            </w:pPr>
            <w:r w:rsidRPr="00A03C55">
              <w:rPr>
                <w:noProof w:val="0"/>
              </w:rPr>
              <w:t>EI</w:t>
            </w:r>
          </w:p>
        </w:tc>
        <w:tc>
          <w:tcPr>
            <w:tcW w:w="990" w:type="dxa"/>
          </w:tcPr>
          <w:p w14:paraId="778F7AAB" w14:textId="77777777" w:rsidR="007A1F44" w:rsidRPr="00A03C55" w:rsidRDefault="007A1F44">
            <w:pPr>
              <w:pStyle w:val="TableEntry"/>
              <w:rPr>
                <w:noProof w:val="0"/>
              </w:rPr>
            </w:pPr>
            <w:r w:rsidRPr="00A03C55">
              <w:rPr>
                <w:noProof w:val="0"/>
              </w:rPr>
              <w:t>RE</w:t>
            </w:r>
          </w:p>
        </w:tc>
        <w:tc>
          <w:tcPr>
            <w:tcW w:w="949" w:type="dxa"/>
          </w:tcPr>
          <w:p w14:paraId="5661E12A" w14:textId="77777777" w:rsidR="007A1F44" w:rsidRPr="00A03C55" w:rsidRDefault="007A1F44">
            <w:pPr>
              <w:pStyle w:val="TableEntry"/>
              <w:rPr>
                <w:noProof w:val="0"/>
              </w:rPr>
            </w:pPr>
            <w:r w:rsidRPr="00A03C55">
              <w:rPr>
                <w:noProof w:val="0"/>
              </w:rPr>
              <w:t>[0..*]</w:t>
            </w:r>
          </w:p>
        </w:tc>
        <w:tc>
          <w:tcPr>
            <w:tcW w:w="860" w:type="dxa"/>
          </w:tcPr>
          <w:p w14:paraId="0407E998" w14:textId="77777777" w:rsidR="007A1F44" w:rsidRPr="00A03C55" w:rsidRDefault="007A1F44">
            <w:pPr>
              <w:pStyle w:val="TableEntry"/>
              <w:rPr>
                <w:noProof w:val="0"/>
              </w:rPr>
            </w:pPr>
          </w:p>
        </w:tc>
        <w:tc>
          <w:tcPr>
            <w:tcW w:w="1293" w:type="dxa"/>
          </w:tcPr>
          <w:p w14:paraId="3E991DD2" w14:textId="77777777" w:rsidR="007A1F44" w:rsidRPr="00A03C55" w:rsidRDefault="007A1F44">
            <w:pPr>
              <w:pStyle w:val="TableEntry"/>
              <w:rPr>
                <w:noProof w:val="0"/>
              </w:rPr>
            </w:pPr>
            <w:r w:rsidRPr="00A03C55">
              <w:rPr>
                <w:noProof w:val="0"/>
              </w:rPr>
              <w:t>01598</w:t>
            </w:r>
          </w:p>
        </w:tc>
        <w:tc>
          <w:tcPr>
            <w:tcW w:w="3036" w:type="dxa"/>
          </w:tcPr>
          <w:p w14:paraId="1319E492" w14:textId="77777777" w:rsidR="007A1F44" w:rsidRPr="00A03C55" w:rsidRDefault="007A1F44">
            <w:pPr>
              <w:pStyle w:val="TableEntry"/>
              <w:rPr>
                <w:noProof w:val="0"/>
              </w:rPr>
            </w:pPr>
            <w:r w:rsidRPr="00A03C55">
              <w:rPr>
                <w:noProof w:val="0"/>
              </w:rPr>
              <w:t>Message Profile Identifier</w:t>
            </w:r>
          </w:p>
        </w:tc>
      </w:tr>
    </w:tbl>
    <w:p w14:paraId="55301502" w14:textId="77777777" w:rsidR="007A1F44" w:rsidRPr="00A03C55" w:rsidRDefault="007A1F44" w:rsidP="00CF2883">
      <w:pPr>
        <w:pStyle w:val="BodyText"/>
      </w:pPr>
    </w:p>
    <w:p w14:paraId="30A2C4CB" w14:textId="5E995FDA" w:rsidR="007A1F44" w:rsidRPr="00A03C55" w:rsidRDefault="007A1F44">
      <w:r w:rsidRPr="00A03C55">
        <w:rPr>
          <w:b/>
          <w:bCs/>
        </w:rPr>
        <w:t>MSH-1 Field Separator</w:t>
      </w:r>
      <w:r w:rsidRPr="00A03C55">
        <w:t xml:space="preserve">, required: This Technical Framework requires that applications support as the recommended value specified in the HL7 standard, which is | (ASCII 124). See </w:t>
      </w:r>
      <w:r w:rsidR="00A156BD" w:rsidRPr="00A03C55">
        <w:t>ITI TF-</w:t>
      </w:r>
      <w:r w:rsidRPr="00A03C55">
        <w:t>2x: Appendix C.</w:t>
      </w:r>
    </w:p>
    <w:p w14:paraId="6F647C21" w14:textId="06DBCA5A" w:rsidR="007A1F44" w:rsidRPr="00A03C55" w:rsidRDefault="007A1F44">
      <w:r w:rsidRPr="00A03C55">
        <w:rPr>
          <w:b/>
          <w:bCs/>
        </w:rPr>
        <w:t>MSH-2 Encoding Characters</w:t>
      </w:r>
      <w:r w:rsidRPr="00A03C55">
        <w:t>, required: This field contains the four characters in the following order: the component separator, repetition separator, escape character, and subcomponent separator. This Technical Framework requires that applications support the recommended values for encoding characters as specified in the HL7 standard. The values are ^~\&amp;</w:t>
      </w:r>
      <w:r w:rsidR="00952DDA" w:rsidRPr="00A03C55">
        <w:t xml:space="preserve"> </w:t>
      </w:r>
      <w:r w:rsidRPr="00A03C55">
        <w:t>(ASCII 94, 126, 92, and 38, respectively). See ITI TF-2x: Appendix C.</w:t>
      </w:r>
    </w:p>
    <w:p w14:paraId="7CFAFCC3" w14:textId="321742EB" w:rsidR="007A1F44" w:rsidRPr="00A03C55" w:rsidRDefault="007A1F44">
      <w:r w:rsidRPr="00A03C55">
        <w:rPr>
          <w:b/>
          <w:bCs/>
        </w:rPr>
        <w:t>MSH-3 Sending Application</w:t>
      </w:r>
      <w:r w:rsidR="00952DDA" w:rsidRPr="00A03C55">
        <w:rPr>
          <w:b/>
          <w:bCs/>
        </w:rPr>
        <w:t xml:space="preserve"> </w:t>
      </w:r>
      <w:r w:rsidRPr="00A03C55">
        <w:rPr>
          <w:b/>
          <w:bCs/>
        </w:rPr>
        <w:t>(HD)</w:t>
      </w:r>
      <w:r w:rsidRPr="00A03C55">
        <w:t xml:space="preserve"> and </w:t>
      </w:r>
      <w:r w:rsidRPr="00A03C55">
        <w:rPr>
          <w:b/>
          <w:bCs/>
        </w:rPr>
        <w:t>MSH-5 Receiving Application</w:t>
      </w:r>
      <w:r w:rsidR="00952DDA" w:rsidRPr="00A03C55">
        <w:rPr>
          <w:b/>
          <w:bCs/>
        </w:rPr>
        <w:t xml:space="preserve"> </w:t>
      </w:r>
      <w:r w:rsidRPr="00A03C55">
        <w:rPr>
          <w:b/>
          <w:bCs/>
        </w:rPr>
        <w:t>(HD)</w:t>
      </w:r>
      <w:r w:rsidRPr="00A03C55">
        <w:t>, required. See the constrainable profile definition of data type HD.</w:t>
      </w:r>
    </w:p>
    <w:p w14:paraId="43BFD1EE" w14:textId="5A1F7E88" w:rsidR="007A1F44" w:rsidRPr="00A03C55" w:rsidRDefault="007A1F44">
      <w:r w:rsidRPr="00A03C55">
        <w:rPr>
          <w:b/>
          <w:bCs/>
        </w:rPr>
        <w:t>MSH-4 Sending Facility</w:t>
      </w:r>
      <w:r w:rsidR="00952DDA" w:rsidRPr="00A03C55">
        <w:rPr>
          <w:b/>
          <w:bCs/>
        </w:rPr>
        <w:t xml:space="preserve"> </w:t>
      </w:r>
      <w:r w:rsidRPr="00A03C55">
        <w:rPr>
          <w:b/>
          <w:bCs/>
        </w:rPr>
        <w:t>(HD)</w:t>
      </w:r>
      <w:r w:rsidRPr="00A03C55">
        <w:t xml:space="preserve"> and </w:t>
      </w:r>
      <w:r w:rsidRPr="00A03C55">
        <w:rPr>
          <w:b/>
          <w:bCs/>
        </w:rPr>
        <w:t>MSH-6 Receiving Facility</w:t>
      </w:r>
      <w:r w:rsidR="00952DDA" w:rsidRPr="00A03C55">
        <w:rPr>
          <w:b/>
          <w:bCs/>
        </w:rPr>
        <w:t xml:space="preserve"> </w:t>
      </w:r>
      <w:r w:rsidRPr="00A03C55">
        <w:rPr>
          <w:b/>
          <w:bCs/>
        </w:rPr>
        <w:t>(HD)</w:t>
      </w:r>
      <w:r w:rsidRPr="00A03C55">
        <w:t>, required. See the constrainable profile definition of data type HD.</w:t>
      </w:r>
    </w:p>
    <w:p w14:paraId="30E57280" w14:textId="77777777" w:rsidR="007A1F44" w:rsidRPr="00A03C55" w:rsidRDefault="007A1F44">
      <w:r w:rsidRPr="00A03C55">
        <w:rPr>
          <w:b/>
          <w:bCs/>
        </w:rPr>
        <w:t>MSH-9 Message Type (MSG)</w:t>
      </w:r>
      <w:r w:rsidRPr="00A03C55">
        <w:t>, required:</w:t>
      </w:r>
    </w:p>
    <w:p w14:paraId="6D666693" w14:textId="77777777" w:rsidR="007A1F44" w:rsidRPr="00A03C55" w:rsidRDefault="007A1F44">
      <w:r w:rsidRPr="00A03C55">
        <w:t>Components: &lt;Message Code (ID)&gt; ^ &lt;Trigger Event (ID)&gt; ^ &lt;Message Structure (ID)&gt;</w:t>
      </w:r>
    </w:p>
    <w:p w14:paraId="0C79F996" w14:textId="77777777" w:rsidR="007A1F44" w:rsidRPr="00A03C55" w:rsidRDefault="007A1F44">
      <w:r w:rsidRPr="00A03C55">
        <w:t>Definition: This field contains the message type, trigger event, and the message structure ID for the message. All three components are required.</w:t>
      </w:r>
    </w:p>
    <w:p w14:paraId="3E689D6C" w14:textId="77777777" w:rsidR="007A1F44" w:rsidRPr="00A03C55" w:rsidRDefault="007A1F44">
      <w:r w:rsidRPr="00A03C55">
        <w:rPr>
          <w:b/>
          <w:bCs/>
        </w:rPr>
        <w:t>MSH-10 Message Control Id (ST)</w:t>
      </w:r>
      <w:r w:rsidRPr="00A03C55">
        <w:t>, required:</w:t>
      </w:r>
    </w:p>
    <w:p w14:paraId="4E6C1F56" w14:textId="77777777" w:rsidR="007A1F44" w:rsidRPr="00A03C55" w:rsidRDefault="007A1F44">
      <w:r w:rsidRPr="00A03C55">
        <w:t>Definition: This field contains a number or other identifier that uniquely identifies the message in the context of exchange between trading partners. Each message should be given a unique identifier by the sending system. The receiving system will echo this ID back to the sending system in the Message Acknowledgment segment (MSA). The combination of this identifier and the name of the sending application (MSH-3) should be unique across the healthcare enterprise.</w:t>
      </w:r>
    </w:p>
    <w:p w14:paraId="24FAFDAF" w14:textId="6C56C0C7" w:rsidR="007A1F44" w:rsidRPr="00A03C55" w:rsidRDefault="007A1F44" w:rsidP="002F763C">
      <w:pPr>
        <w:keepNext/>
      </w:pPr>
      <w:r w:rsidRPr="00A03C55">
        <w:rPr>
          <w:b/>
          <w:bCs/>
        </w:rPr>
        <w:lastRenderedPageBreak/>
        <w:t>MSH-12</w:t>
      </w:r>
      <w:r w:rsidR="00952DDA" w:rsidRPr="00A03C55">
        <w:rPr>
          <w:b/>
          <w:bCs/>
        </w:rPr>
        <w:t xml:space="preserve"> </w:t>
      </w:r>
      <w:r w:rsidRPr="00A03C55">
        <w:rPr>
          <w:b/>
          <w:bCs/>
        </w:rPr>
        <w:t>Version ID</w:t>
      </w:r>
      <w:r w:rsidR="00952DDA" w:rsidRPr="00A03C55">
        <w:rPr>
          <w:b/>
          <w:bCs/>
        </w:rPr>
        <w:t xml:space="preserve"> </w:t>
      </w:r>
      <w:r w:rsidRPr="00A03C55">
        <w:rPr>
          <w:b/>
          <w:bCs/>
        </w:rPr>
        <w:t>(VID)</w:t>
      </w:r>
      <w:r w:rsidRPr="00A03C55">
        <w:t>, required:</w:t>
      </w:r>
    </w:p>
    <w:p w14:paraId="4BE2FB70" w14:textId="77777777" w:rsidR="007A1F44" w:rsidRPr="00A03C55" w:rsidRDefault="007A1F44">
      <w:r w:rsidRPr="00A03C55">
        <w:t>Components: &lt;Version ID (ID)&gt; ^ &lt;Internationalization Code (CE)&gt; ^ &lt;International Version ID (CE)&gt;</w:t>
      </w:r>
    </w:p>
    <w:p w14:paraId="5DD4E1DC" w14:textId="77777777" w:rsidR="007A1F44" w:rsidRPr="00A03C55" w:rsidRDefault="007A1F44">
      <w:r w:rsidRPr="00A03C55">
        <w:t xml:space="preserve">Definition: This field is matched by the receiving system to its own version to be sure the message will be interpreted correctly. </w:t>
      </w:r>
    </w:p>
    <w:p w14:paraId="4AE99D85" w14:textId="77777777" w:rsidR="007A1F44" w:rsidRPr="00A03C55" w:rsidRDefault="007A1F44">
      <w:r w:rsidRPr="00A03C55">
        <w:t>The first component SHALL be populated with the value "2.5" representing HL7 Version 2.5.</w:t>
      </w:r>
    </w:p>
    <w:p w14:paraId="7F4CE708" w14:textId="77777777" w:rsidR="007A1F44" w:rsidRPr="00A03C55" w:rsidRDefault="007A1F44" w:rsidP="006D3392">
      <w:r w:rsidRPr="00A03C55">
        <w:rPr>
          <w:b/>
          <w:bCs/>
        </w:rPr>
        <w:t>MSH-15 Accept Acknowledgment Type (ID</w:t>
      </w:r>
      <w:r w:rsidRPr="00A03C55">
        <w:t>), optional.</w:t>
      </w:r>
    </w:p>
    <w:p w14:paraId="44481771" w14:textId="77777777" w:rsidR="007A1F44" w:rsidRPr="00A03C55" w:rsidRDefault="007A1F44" w:rsidP="006D3392">
      <w:r w:rsidRPr="00A03C55">
        <w:t xml:space="preserve">As a minimal requirement for all actors, the Original Acknowledgement Mode shall be supported, in which case this field of the message will remain empty. </w:t>
      </w:r>
    </w:p>
    <w:p w14:paraId="1CB81582" w14:textId="77777777" w:rsidR="007A1F44" w:rsidRPr="00A03C55" w:rsidRDefault="007A1F44" w:rsidP="006D3392">
      <w:pPr>
        <w:rPr>
          <w:b/>
          <w:bCs/>
        </w:rPr>
      </w:pPr>
      <w:r w:rsidRPr="00A03C55">
        <w:t>If an actor declares the “Acknowledgement Support” Option, it shall be able to use Enhanced Acknowledgement Mode.</w:t>
      </w:r>
    </w:p>
    <w:p w14:paraId="5D1DCC54" w14:textId="71E6C5D2" w:rsidR="007A1F44" w:rsidRPr="00A03C55" w:rsidRDefault="007A1F44" w:rsidP="006D3392">
      <w:r w:rsidRPr="00A03C55">
        <w:rPr>
          <w:b/>
          <w:bCs/>
        </w:rPr>
        <w:t>MSH-16</w:t>
      </w:r>
      <w:r w:rsidR="00952DDA" w:rsidRPr="00A03C55">
        <w:rPr>
          <w:b/>
          <w:bCs/>
        </w:rPr>
        <w:t xml:space="preserve"> </w:t>
      </w:r>
      <w:r w:rsidRPr="00A03C55">
        <w:rPr>
          <w:b/>
          <w:bCs/>
        </w:rPr>
        <w:t>Application Acknowledgment Type</w:t>
      </w:r>
      <w:r w:rsidR="00952DDA" w:rsidRPr="00A03C55">
        <w:rPr>
          <w:b/>
          <w:bCs/>
        </w:rPr>
        <w:t xml:space="preserve"> </w:t>
      </w:r>
      <w:r w:rsidRPr="00A03C55">
        <w:rPr>
          <w:b/>
          <w:bCs/>
        </w:rPr>
        <w:t>(ID)</w:t>
      </w:r>
      <w:r w:rsidRPr="00A03C55">
        <w:t>, optional.</w:t>
      </w:r>
    </w:p>
    <w:p w14:paraId="5B34A3E1" w14:textId="77777777" w:rsidR="007A1F44" w:rsidRPr="00A03C55" w:rsidRDefault="007A1F44" w:rsidP="006D3392">
      <w:r w:rsidRPr="00A03C55">
        <w:t xml:space="preserve">As a minimal requirement for all actors, the Original Acknowledgement Mode shall be supported, in which case this field of the message will remain empty. </w:t>
      </w:r>
    </w:p>
    <w:p w14:paraId="0D7FE820" w14:textId="77777777" w:rsidR="007A1F44" w:rsidRPr="00A03C55" w:rsidRDefault="007A1F44" w:rsidP="006D3392">
      <w:r w:rsidRPr="00A03C55">
        <w:t>If an actor declares the “Acknowledgement Support” Option, it shall be able to use Enhanced Acknowledgement Mode.</w:t>
      </w:r>
    </w:p>
    <w:p w14:paraId="7EF8D0FD" w14:textId="68C73383" w:rsidR="007A1F44" w:rsidRPr="00A03C55" w:rsidRDefault="007A1F44">
      <w:r w:rsidRPr="00A03C55">
        <w:rPr>
          <w:b/>
          <w:bCs/>
        </w:rPr>
        <w:t>MSH-17</w:t>
      </w:r>
      <w:r w:rsidR="00952DDA" w:rsidRPr="00A03C55">
        <w:rPr>
          <w:b/>
          <w:bCs/>
        </w:rPr>
        <w:t xml:space="preserve"> </w:t>
      </w:r>
      <w:r w:rsidRPr="00A03C55">
        <w:rPr>
          <w:b/>
          <w:bCs/>
        </w:rPr>
        <w:t>Country Code</w:t>
      </w:r>
      <w:r w:rsidR="00952DDA" w:rsidRPr="00A03C55">
        <w:rPr>
          <w:b/>
          <w:bCs/>
        </w:rPr>
        <w:t xml:space="preserve"> </w:t>
      </w:r>
      <w:r w:rsidRPr="00A03C55">
        <w:rPr>
          <w:b/>
          <w:bCs/>
        </w:rPr>
        <w:t>(ID)</w:t>
      </w:r>
      <w:r w:rsidRPr="00A03C55">
        <w:t>, required if available.</w:t>
      </w:r>
    </w:p>
    <w:p w14:paraId="2A76710C" w14:textId="77777777" w:rsidR="007A1F44" w:rsidRPr="00A03C55" w:rsidRDefault="007A1F44">
      <w:r w:rsidRPr="00A03C55">
        <w:t xml:space="preserve">Definition: This field contains the country of origin for the message. The values to be used are those of ISO 3166, using the 3-character alphabetic form. Refer to </w:t>
      </w:r>
      <w:r w:rsidRPr="00A03C55">
        <w:rPr>
          <w:i/>
          <w:iCs/>
        </w:rPr>
        <w:t>HL7 Table 0399 - Country code</w:t>
      </w:r>
      <w:r w:rsidRPr="00A03C55">
        <w:t>.</w:t>
      </w:r>
    </w:p>
    <w:p w14:paraId="1CDBAC02" w14:textId="77777777" w:rsidR="007A1F44" w:rsidRPr="00A03C55" w:rsidRDefault="007A1F44">
      <w:r w:rsidRPr="00A03C55">
        <w:t>Examples of valid values:</w:t>
      </w:r>
      <w:r w:rsidRPr="00A03C55">
        <w:tab/>
      </w:r>
    </w:p>
    <w:p w14:paraId="3262899E" w14:textId="77777777" w:rsidR="007A1F44" w:rsidRPr="00A03C55" w:rsidRDefault="007A1F44">
      <w:r w:rsidRPr="00A03C55">
        <w:t>JPN = Japan, USA = United States, GBR = United Kingdom, ITA = Italy, FRA = France, NLD = Netherlands.</w:t>
      </w:r>
    </w:p>
    <w:p w14:paraId="0946316B" w14:textId="432B00AC" w:rsidR="007A1F44" w:rsidRPr="00A03C55" w:rsidRDefault="007A1F44">
      <w:r w:rsidRPr="00A03C55">
        <w:rPr>
          <w:b/>
          <w:bCs/>
        </w:rPr>
        <w:t>MSH-18</w:t>
      </w:r>
      <w:r w:rsidR="00952DDA" w:rsidRPr="00A03C55">
        <w:rPr>
          <w:b/>
          <w:bCs/>
        </w:rPr>
        <w:t xml:space="preserve"> </w:t>
      </w:r>
      <w:r w:rsidRPr="00A03C55">
        <w:rPr>
          <w:b/>
          <w:bCs/>
        </w:rPr>
        <w:t>Character Set</w:t>
      </w:r>
      <w:r w:rsidR="00952DDA" w:rsidRPr="00A03C55">
        <w:rPr>
          <w:b/>
          <w:bCs/>
        </w:rPr>
        <w:t xml:space="preserve"> </w:t>
      </w:r>
      <w:r w:rsidRPr="00A03C55">
        <w:rPr>
          <w:b/>
          <w:bCs/>
        </w:rPr>
        <w:t>(ID)</w:t>
      </w:r>
      <w:r w:rsidRPr="00A03C55">
        <w:t>, conditional.</w:t>
      </w:r>
    </w:p>
    <w:p w14:paraId="64E28021" w14:textId="77777777" w:rsidR="007A1F44" w:rsidRPr="00A03C55" w:rsidRDefault="007A1F44">
      <w:r w:rsidRPr="00A03C55">
        <w:t xml:space="preserve">Definition: This field contains the character set for the entire message. Refer to </w:t>
      </w:r>
      <w:r w:rsidRPr="00A03C55">
        <w:rPr>
          <w:i/>
          <w:iCs/>
        </w:rPr>
        <w:t>HL7 Table 0211 - Alternate character sets</w:t>
      </w:r>
      <w:r w:rsidRPr="00A03C55">
        <w:t xml:space="preserve"> for valid values. </w:t>
      </w:r>
    </w:p>
    <w:p w14:paraId="605A5CE9" w14:textId="77777777" w:rsidR="007A1F44" w:rsidRPr="00A03C55" w:rsidRDefault="007A1F44">
      <w:r w:rsidRPr="00A03C55">
        <w:t xml:space="preserve">Examples of valid values: </w:t>
      </w:r>
    </w:p>
    <w:p w14:paraId="05AB3834" w14:textId="77777777" w:rsidR="007A1F44" w:rsidRPr="00A03C55" w:rsidRDefault="007A1F44">
      <w:r w:rsidRPr="00A03C55">
        <w:t>ASCII: The printable 7-bit ASCII character set.</w:t>
      </w:r>
    </w:p>
    <w:p w14:paraId="1497E967" w14:textId="77777777" w:rsidR="007A1F44" w:rsidRPr="00A03C55" w:rsidRDefault="007A1F44">
      <w:r w:rsidRPr="00A03C55">
        <w:t>8859/1: The printable characters from the ISO 8859/1 Character set used by Western Europe. This character set can still be used, but 8859/15 should be used by preference. This character set is the forward-compatible version of 8859/1 and includes new characters such as the Euro currency symbol.</w:t>
      </w:r>
    </w:p>
    <w:p w14:paraId="22E1C4F9" w14:textId="77777777" w:rsidR="007A1F44" w:rsidRPr="00A03C55" w:rsidRDefault="007A1F44">
      <w:r w:rsidRPr="00A03C55">
        <w:t>ISO IR87: Code for the Japanese Graphic Character set for information interchange (JIS X 0208-1990).</w:t>
      </w:r>
    </w:p>
    <w:p w14:paraId="4A4E52E8" w14:textId="77777777" w:rsidR="007A1F44" w:rsidRPr="00A03C55" w:rsidRDefault="007A1F44">
      <w:r w:rsidRPr="00A03C55">
        <w:t>UNICODE UTF-8: UCS Transformation Format, 8-bit form.</w:t>
      </w:r>
    </w:p>
    <w:p w14:paraId="39CF6EF0" w14:textId="77777777" w:rsidR="007A1F44" w:rsidRPr="00A03C55" w:rsidRDefault="007A1F44">
      <w:r w:rsidRPr="00A03C55">
        <w:rPr>
          <w:b/>
          <w:bCs/>
        </w:rPr>
        <w:lastRenderedPageBreak/>
        <w:t>Condition predicate</w:t>
      </w:r>
      <w:r w:rsidRPr="00A03C55">
        <w:t>: This field shall only be valued if the message uses a character set other than the 7-bit ASCII character set. Though the field is repeatable in HL7, IHE authorizes only one occurrence (i.e., one character set). The character set specified in this field is used for the encoding of all of the characters within the message.</w:t>
      </w:r>
    </w:p>
    <w:p w14:paraId="65DFD32A" w14:textId="3713ABC9" w:rsidR="007A1F44" w:rsidRPr="00A03C55" w:rsidRDefault="007A1F44">
      <w:r w:rsidRPr="00A03C55">
        <w:rPr>
          <w:b/>
          <w:bCs/>
        </w:rPr>
        <w:t>MSH-19</w:t>
      </w:r>
      <w:r w:rsidR="00952DDA" w:rsidRPr="00A03C55">
        <w:rPr>
          <w:b/>
          <w:bCs/>
        </w:rPr>
        <w:t xml:space="preserve"> </w:t>
      </w:r>
      <w:r w:rsidRPr="00A03C55">
        <w:rPr>
          <w:b/>
          <w:bCs/>
        </w:rPr>
        <w:t>Principal Language of Message</w:t>
      </w:r>
      <w:r w:rsidR="00952DDA" w:rsidRPr="00A03C55">
        <w:rPr>
          <w:b/>
          <w:bCs/>
        </w:rPr>
        <w:t xml:space="preserve"> </w:t>
      </w:r>
      <w:r w:rsidRPr="00A03C55">
        <w:rPr>
          <w:b/>
          <w:bCs/>
        </w:rPr>
        <w:t>(CE)</w:t>
      </w:r>
      <w:r w:rsidRPr="00A03C55">
        <w:t>, required if available. Coded from ISO 639.</w:t>
      </w:r>
    </w:p>
    <w:p w14:paraId="56B4D443" w14:textId="77777777" w:rsidR="007A1F44" w:rsidRPr="00A03C55" w:rsidRDefault="007A1F44">
      <w:r w:rsidRPr="00A03C55">
        <w:t>Examples: DE = German, EN = English, ES=Spanish, JA = Japanese, FR = French, NL = Dutch, IT = Italian</w:t>
      </w:r>
    </w:p>
    <w:p w14:paraId="723FFEA8" w14:textId="6AA60039" w:rsidR="007A1F44" w:rsidRPr="00A03C55" w:rsidRDefault="007A1F44">
      <w:r w:rsidRPr="00A03C55">
        <w:rPr>
          <w:b/>
          <w:bCs/>
        </w:rPr>
        <w:t>MSH-20</w:t>
      </w:r>
      <w:r w:rsidR="00952DDA" w:rsidRPr="00A03C55">
        <w:rPr>
          <w:b/>
          <w:bCs/>
        </w:rPr>
        <w:t xml:space="preserve"> </w:t>
      </w:r>
      <w:r w:rsidRPr="00A03C55">
        <w:rPr>
          <w:b/>
          <w:bCs/>
        </w:rPr>
        <w:t>Alternate Character Set Handling Scheme</w:t>
      </w:r>
      <w:r w:rsidR="00952DDA" w:rsidRPr="00A03C55">
        <w:rPr>
          <w:b/>
          <w:bCs/>
        </w:rPr>
        <w:t xml:space="preserve"> </w:t>
      </w:r>
      <w:r w:rsidRPr="00A03C55">
        <w:rPr>
          <w:b/>
          <w:bCs/>
        </w:rPr>
        <w:t>(ID)</w:t>
      </w:r>
      <w:r w:rsidRPr="00A03C55">
        <w:t>, not supported: Character set switching is not allowed here.</w:t>
      </w:r>
    </w:p>
    <w:p w14:paraId="1C195796" w14:textId="6AFAEAAC" w:rsidR="007A1F44" w:rsidRPr="00A03C55" w:rsidRDefault="007A1F44">
      <w:r w:rsidRPr="00A03C55">
        <w:rPr>
          <w:b/>
          <w:bCs/>
        </w:rPr>
        <w:t>MSH-21</w:t>
      </w:r>
      <w:r w:rsidR="00952DDA" w:rsidRPr="00A03C55">
        <w:rPr>
          <w:b/>
          <w:bCs/>
        </w:rPr>
        <w:t xml:space="preserve"> </w:t>
      </w:r>
      <w:r w:rsidRPr="00A03C55">
        <w:rPr>
          <w:b/>
          <w:bCs/>
        </w:rPr>
        <w:t>Message Profile Identifier (EI)</w:t>
      </w:r>
      <w:r w:rsidRPr="00A03C55">
        <w:t>, required if available.</w:t>
      </w:r>
    </w:p>
    <w:p w14:paraId="1341E658" w14:textId="3CFF1440" w:rsidR="007A1F44" w:rsidRPr="00A03C55" w:rsidRDefault="007A1F44">
      <w:pPr>
        <w:rPr>
          <w:rStyle w:val="BodyTextChar"/>
        </w:rPr>
      </w:pPr>
      <w:r w:rsidRPr="00A03C55">
        <w:t xml:space="preserve">This field shall be valued in the messages for which a Message Profile has been officially registered </w:t>
      </w:r>
      <w:r w:rsidRPr="00A03C55">
        <w:rPr>
          <w:rStyle w:val="BodyTextChar"/>
        </w:rPr>
        <w:t xml:space="preserve">with HL7, and is recommended to be valued for all messages in accordance with IHE Technical Framework transactions. See </w:t>
      </w:r>
      <w:r w:rsidR="00A156BD" w:rsidRPr="00A03C55">
        <w:rPr>
          <w:rStyle w:val="BodyTextChar"/>
        </w:rPr>
        <w:t>ITI TF-</w:t>
      </w:r>
      <w:r w:rsidRPr="00A03C55">
        <w:rPr>
          <w:rStyle w:val="BodyTextChar"/>
        </w:rPr>
        <w:t>2x: Appendix C.</w:t>
      </w:r>
    </w:p>
    <w:p w14:paraId="622E7111"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2" w:name="_Toc174249103"/>
      <w:bookmarkStart w:id="223" w:name="_Toc398544138"/>
      <w:r w:rsidRPr="00A03C55">
        <w:rPr>
          <w:noProof w:val="0"/>
        </w:rPr>
        <w:t>EVN – Event Type Segment</w:t>
      </w:r>
      <w:bookmarkEnd w:id="222"/>
      <w:bookmarkEnd w:id="223"/>
    </w:p>
    <w:p w14:paraId="2AB494BC" w14:textId="77777777" w:rsidR="007A1F44" w:rsidRPr="00A03C55" w:rsidRDefault="007A1F44">
      <w:r w:rsidRPr="00A03C55">
        <w:t>Standard Reference: HL7 Version 2.5, Chapter 3, Section 3.4.1</w:t>
      </w:r>
    </w:p>
    <w:p w14:paraId="522EF1D0" w14:textId="3709C265" w:rsidR="007A1F44" w:rsidRPr="00A03C55" w:rsidRDefault="007A1F44" w:rsidP="003462A5">
      <w:r w:rsidRPr="00A03C55">
        <w:t>This segment is used to provide generic properties of the trigger event.</w:t>
      </w:r>
    </w:p>
    <w:p w14:paraId="6DFF95FF" w14:textId="77777777" w:rsidR="007A1F44" w:rsidRPr="00A03C55" w:rsidRDefault="007A1F44">
      <w:pPr>
        <w:pStyle w:val="TableTitle"/>
        <w:rPr>
          <w:noProof w:val="0"/>
        </w:rPr>
      </w:pPr>
      <w:r w:rsidRPr="00A03C55">
        <w:rPr>
          <w:noProof w:val="0"/>
        </w:rPr>
        <w:t>Table 3.30</w:t>
      </w:r>
      <w:r w:rsidRPr="00A03C55">
        <w:rPr>
          <w:noProof w:val="0"/>
        </w:rPr>
        <w:noBreakHyphen/>
        <w:t>2: EVN – Event Type segment</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783"/>
        <w:gridCol w:w="761"/>
        <w:gridCol w:w="691"/>
        <w:gridCol w:w="897"/>
        <w:gridCol w:w="1229"/>
        <w:gridCol w:w="992"/>
        <w:gridCol w:w="992"/>
        <w:gridCol w:w="2835"/>
      </w:tblGrid>
      <w:tr w:rsidR="007A1F44" w:rsidRPr="00A03C55" w14:paraId="3DF6A652" w14:textId="77777777">
        <w:trPr>
          <w:jc w:val="center"/>
        </w:trPr>
        <w:tc>
          <w:tcPr>
            <w:tcW w:w="783" w:type="dxa"/>
            <w:shd w:val="clear" w:color="auto" w:fill="D9D9D9"/>
          </w:tcPr>
          <w:p w14:paraId="012A44E3" w14:textId="77777777" w:rsidR="007A1F44" w:rsidRPr="00A03C55" w:rsidRDefault="007A1F44" w:rsidP="00A063AC">
            <w:pPr>
              <w:pStyle w:val="TableEntryHeader"/>
              <w:rPr>
                <w:noProof w:val="0"/>
              </w:rPr>
            </w:pPr>
            <w:r w:rsidRPr="00A03C55">
              <w:rPr>
                <w:noProof w:val="0"/>
              </w:rPr>
              <w:t>SEQ</w:t>
            </w:r>
          </w:p>
        </w:tc>
        <w:tc>
          <w:tcPr>
            <w:tcW w:w="761" w:type="dxa"/>
            <w:shd w:val="clear" w:color="auto" w:fill="D9D9D9"/>
          </w:tcPr>
          <w:p w14:paraId="4DA165A5" w14:textId="77777777" w:rsidR="007A1F44" w:rsidRPr="00A03C55" w:rsidRDefault="007A1F44" w:rsidP="00A53067">
            <w:pPr>
              <w:pStyle w:val="TableEntryHeader"/>
              <w:rPr>
                <w:noProof w:val="0"/>
              </w:rPr>
            </w:pPr>
            <w:r w:rsidRPr="00A03C55">
              <w:rPr>
                <w:noProof w:val="0"/>
              </w:rPr>
              <w:t>LEN</w:t>
            </w:r>
          </w:p>
        </w:tc>
        <w:tc>
          <w:tcPr>
            <w:tcW w:w="691" w:type="dxa"/>
            <w:shd w:val="clear" w:color="auto" w:fill="D9D9D9"/>
          </w:tcPr>
          <w:p w14:paraId="43C55916" w14:textId="77777777" w:rsidR="007A1F44" w:rsidRPr="00A03C55" w:rsidRDefault="007A1F44" w:rsidP="00A53067">
            <w:pPr>
              <w:pStyle w:val="TableEntryHeader"/>
              <w:rPr>
                <w:noProof w:val="0"/>
              </w:rPr>
            </w:pPr>
            <w:r w:rsidRPr="00A03C55">
              <w:rPr>
                <w:noProof w:val="0"/>
              </w:rPr>
              <w:t>DT</w:t>
            </w:r>
          </w:p>
        </w:tc>
        <w:tc>
          <w:tcPr>
            <w:tcW w:w="897" w:type="dxa"/>
            <w:shd w:val="clear" w:color="auto" w:fill="D9D9D9"/>
          </w:tcPr>
          <w:p w14:paraId="04F786C0" w14:textId="77777777" w:rsidR="007A1F44" w:rsidRPr="00A03C55" w:rsidRDefault="007A1F44" w:rsidP="00A53067">
            <w:pPr>
              <w:pStyle w:val="TableEntryHeader"/>
              <w:rPr>
                <w:noProof w:val="0"/>
              </w:rPr>
            </w:pPr>
            <w:r w:rsidRPr="00A03C55">
              <w:rPr>
                <w:noProof w:val="0"/>
              </w:rPr>
              <w:t>Usage</w:t>
            </w:r>
          </w:p>
        </w:tc>
        <w:tc>
          <w:tcPr>
            <w:tcW w:w="1229" w:type="dxa"/>
            <w:shd w:val="clear" w:color="auto" w:fill="D9D9D9"/>
          </w:tcPr>
          <w:p w14:paraId="26F91A7D" w14:textId="77777777" w:rsidR="007A1F44" w:rsidRPr="00A03C55" w:rsidRDefault="007A1F44" w:rsidP="00A53067">
            <w:pPr>
              <w:pStyle w:val="TableEntryHeader"/>
              <w:rPr>
                <w:noProof w:val="0"/>
              </w:rPr>
            </w:pPr>
            <w:r w:rsidRPr="00A03C55">
              <w:rPr>
                <w:noProof w:val="0"/>
              </w:rPr>
              <w:t>Card.</w:t>
            </w:r>
          </w:p>
        </w:tc>
        <w:tc>
          <w:tcPr>
            <w:tcW w:w="992" w:type="dxa"/>
            <w:shd w:val="clear" w:color="auto" w:fill="D9D9D9"/>
          </w:tcPr>
          <w:p w14:paraId="3D7A03BA" w14:textId="77777777" w:rsidR="007A1F44" w:rsidRPr="00A03C55" w:rsidRDefault="007A1F44" w:rsidP="00A53067">
            <w:pPr>
              <w:pStyle w:val="TableEntryHeader"/>
              <w:rPr>
                <w:noProof w:val="0"/>
              </w:rPr>
            </w:pPr>
            <w:r w:rsidRPr="00A03C55">
              <w:rPr>
                <w:noProof w:val="0"/>
              </w:rPr>
              <w:t>TBL#</w:t>
            </w:r>
          </w:p>
        </w:tc>
        <w:tc>
          <w:tcPr>
            <w:tcW w:w="992" w:type="dxa"/>
            <w:shd w:val="clear" w:color="auto" w:fill="D9D9D9"/>
          </w:tcPr>
          <w:p w14:paraId="0CEDDA01" w14:textId="77777777" w:rsidR="007A1F44" w:rsidRPr="00A03C55" w:rsidRDefault="007A1F44" w:rsidP="00A53067">
            <w:pPr>
              <w:pStyle w:val="TableEntryHeader"/>
              <w:rPr>
                <w:noProof w:val="0"/>
              </w:rPr>
            </w:pPr>
            <w:r w:rsidRPr="00A03C55">
              <w:rPr>
                <w:noProof w:val="0"/>
              </w:rPr>
              <w:t>ITEM#</w:t>
            </w:r>
          </w:p>
        </w:tc>
        <w:tc>
          <w:tcPr>
            <w:tcW w:w="2835" w:type="dxa"/>
            <w:shd w:val="clear" w:color="auto" w:fill="D9D9D9"/>
          </w:tcPr>
          <w:p w14:paraId="1BD10D44" w14:textId="77777777" w:rsidR="007A1F44" w:rsidRPr="00A03C55" w:rsidRDefault="007A1F44" w:rsidP="00A53067">
            <w:pPr>
              <w:pStyle w:val="TableEntryHeader"/>
              <w:rPr>
                <w:noProof w:val="0"/>
              </w:rPr>
            </w:pPr>
            <w:r w:rsidRPr="00A03C55">
              <w:rPr>
                <w:noProof w:val="0"/>
              </w:rPr>
              <w:t>Element name</w:t>
            </w:r>
          </w:p>
        </w:tc>
      </w:tr>
      <w:tr w:rsidR="007A1F44" w:rsidRPr="00A03C55" w14:paraId="5BB6AD81" w14:textId="77777777">
        <w:trPr>
          <w:jc w:val="center"/>
        </w:trPr>
        <w:tc>
          <w:tcPr>
            <w:tcW w:w="783" w:type="dxa"/>
          </w:tcPr>
          <w:p w14:paraId="3A576F9B" w14:textId="77777777" w:rsidR="007A1F44" w:rsidRPr="00A03C55" w:rsidRDefault="007A1F44">
            <w:pPr>
              <w:pStyle w:val="TableEntry"/>
              <w:rPr>
                <w:noProof w:val="0"/>
              </w:rPr>
            </w:pPr>
            <w:r w:rsidRPr="00A03C55">
              <w:rPr>
                <w:noProof w:val="0"/>
              </w:rPr>
              <w:t>1</w:t>
            </w:r>
          </w:p>
        </w:tc>
        <w:tc>
          <w:tcPr>
            <w:tcW w:w="761" w:type="dxa"/>
          </w:tcPr>
          <w:p w14:paraId="476162A7" w14:textId="77777777" w:rsidR="007A1F44" w:rsidRPr="00A03C55" w:rsidRDefault="007A1F44">
            <w:pPr>
              <w:pStyle w:val="TableEntry"/>
              <w:rPr>
                <w:noProof w:val="0"/>
              </w:rPr>
            </w:pPr>
            <w:r w:rsidRPr="00A03C55">
              <w:rPr>
                <w:noProof w:val="0"/>
              </w:rPr>
              <w:t>3</w:t>
            </w:r>
          </w:p>
        </w:tc>
        <w:tc>
          <w:tcPr>
            <w:tcW w:w="691" w:type="dxa"/>
          </w:tcPr>
          <w:p w14:paraId="7E12763C" w14:textId="77777777" w:rsidR="007A1F44" w:rsidRPr="00A03C55" w:rsidRDefault="007A1F44">
            <w:pPr>
              <w:pStyle w:val="TableEntry"/>
              <w:rPr>
                <w:noProof w:val="0"/>
              </w:rPr>
            </w:pPr>
            <w:r w:rsidRPr="00A03C55">
              <w:rPr>
                <w:noProof w:val="0"/>
              </w:rPr>
              <w:t>ID</w:t>
            </w:r>
          </w:p>
        </w:tc>
        <w:tc>
          <w:tcPr>
            <w:tcW w:w="897" w:type="dxa"/>
          </w:tcPr>
          <w:p w14:paraId="254EC646" w14:textId="77777777" w:rsidR="007A1F44" w:rsidRPr="00A03C55" w:rsidRDefault="007A1F44">
            <w:pPr>
              <w:pStyle w:val="TableEntry"/>
              <w:rPr>
                <w:noProof w:val="0"/>
              </w:rPr>
            </w:pPr>
            <w:r w:rsidRPr="00A03C55">
              <w:rPr>
                <w:noProof w:val="0"/>
              </w:rPr>
              <w:t>X</w:t>
            </w:r>
          </w:p>
        </w:tc>
        <w:tc>
          <w:tcPr>
            <w:tcW w:w="1229" w:type="dxa"/>
          </w:tcPr>
          <w:p w14:paraId="5A192340" w14:textId="77777777" w:rsidR="007A1F44" w:rsidRPr="00A03C55" w:rsidRDefault="007A1F44">
            <w:pPr>
              <w:pStyle w:val="TableEntry"/>
              <w:rPr>
                <w:noProof w:val="0"/>
              </w:rPr>
            </w:pPr>
            <w:r w:rsidRPr="00A03C55">
              <w:rPr>
                <w:noProof w:val="0"/>
              </w:rPr>
              <w:t>[0..0]</w:t>
            </w:r>
          </w:p>
        </w:tc>
        <w:tc>
          <w:tcPr>
            <w:tcW w:w="992" w:type="dxa"/>
          </w:tcPr>
          <w:p w14:paraId="116A3475" w14:textId="77777777" w:rsidR="007A1F44" w:rsidRPr="00A03C55" w:rsidRDefault="007A1F44">
            <w:pPr>
              <w:pStyle w:val="TableEntry"/>
              <w:rPr>
                <w:noProof w:val="0"/>
              </w:rPr>
            </w:pPr>
            <w:r w:rsidRPr="00A03C55">
              <w:rPr>
                <w:noProof w:val="0"/>
              </w:rPr>
              <w:t>0003</w:t>
            </w:r>
          </w:p>
        </w:tc>
        <w:tc>
          <w:tcPr>
            <w:tcW w:w="992" w:type="dxa"/>
          </w:tcPr>
          <w:p w14:paraId="326B16B1" w14:textId="77777777" w:rsidR="007A1F44" w:rsidRPr="00A03C55" w:rsidRDefault="007A1F44">
            <w:pPr>
              <w:pStyle w:val="TableEntry"/>
              <w:rPr>
                <w:noProof w:val="0"/>
              </w:rPr>
            </w:pPr>
            <w:r w:rsidRPr="00A03C55">
              <w:rPr>
                <w:noProof w:val="0"/>
              </w:rPr>
              <w:t>00099</w:t>
            </w:r>
          </w:p>
        </w:tc>
        <w:tc>
          <w:tcPr>
            <w:tcW w:w="2835" w:type="dxa"/>
          </w:tcPr>
          <w:p w14:paraId="515241E4" w14:textId="77777777" w:rsidR="007A1F44" w:rsidRPr="00A03C55" w:rsidRDefault="007A1F44">
            <w:pPr>
              <w:pStyle w:val="TableEntry"/>
              <w:rPr>
                <w:noProof w:val="0"/>
              </w:rPr>
            </w:pPr>
            <w:r w:rsidRPr="00A03C55">
              <w:rPr>
                <w:noProof w:val="0"/>
              </w:rPr>
              <w:t>Event Type Code</w:t>
            </w:r>
          </w:p>
        </w:tc>
      </w:tr>
      <w:tr w:rsidR="007A1F44" w:rsidRPr="00A03C55" w14:paraId="4D8A0049" w14:textId="77777777">
        <w:trPr>
          <w:jc w:val="center"/>
        </w:trPr>
        <w:tc>
          <w:tcPr>
            <w:tcW w:w="783" w:type="dxa"/>
          </w:tcPr>
          <w:p w14:paraId="0A2B1A5D" w14:textId="77777777" w:rsidR="007A1F44" w:rsidRPr="00A03C55" w:rsidRDefault="007A1F44">
            <w:pPr>
              <w:pStyle w:val="TableEntry"/>
              <w:rPr>
                <w:noProof w:val="0"/>
              </w:rPr>
            </w:pPr>
            <w:r w:rsidRPr="00A03C55">
              <w:rPr>
                <w:noProof w:val="0"/>
              </w:rPr>
              <w:t>2</w:t>
            </w:r>
          </w:p>
        </w:tc>
        <w:tc>
          <w:tcPr>
            <w:tcW w:w="761" w:type="dxa"/>
          </w:tcPr>
          <w:p w14:paraId="329F15DD" w14:textId="77777777" w:rsidR="007A1F44" w:rsidRPr="00A03C55" w:rsidRDefault="007A1F44">
            <w:pPr>
              <w:pStyle w:val="TableEntry"/>
              <w:rPr>
                <w:noProof w:val="0"/>
              </w:rPr>
            </w:pPr>
            <w:r w:rsidRPr="00A03C55">
              <w:rPr>
                <w:noProof w:val="0"/>
              </w:rPr>
              <w:t>26</w:t>
            </w:r>
          </w:p>
        </w:tc>
        <w:tc>
          <w:tcPr>
            <w:tcW w:w="691" w:type="dxa"/>
          </w:tcPr>
          <w:p w14:paraId="1C167BFB" w14:textId="77777777" w:rsidR="007A1F44" w:rsidRPr="00A03C55" w:rsidRDefault="007A1F44">
            <w:pPr>
              <w:pStyle w:val="TableEntry"/>
              <w:rPr>
                <w:noProof w:val="0"/>
              </w:rPr>
            </w:pPr>
            <w:r w:rsidRPr="00A03C55">
              <w:rPr>
                <w:noProof w:val="0"/>
              </w:rPr>
              <w:t>TS</w:t>
            </w:r>
          </w:p>
        </w:tc>
        <w:tc>
          <w:tcPr>
            <w:tcW w:w="897" w:type="dxa"/>
          </w:tcPr>
          <w:p w14:paraId="259F049B" w14:textId="77777777" w:rsidR="007A1F44" w:rsidRPr="00A03C55" w:rsidRDefault="007A1F44">
            <w:pPr>
              <w:pStyle w:val="TableEntry"/>
              <w:rPr>
                <w:noProof w:val="0"/>
              </w:rPr>
            </w:pPr>
            <w:r w:rsidRPr="00A03C55">
              <w:rPr>
                <w:noProof w:val="0"/>
              </w:rPr>
              <w:t>R</w:t>
            </w:r>
          </w:p>
        </w:tc>
        <w:tc>
          <w:tcPr>
            <w:tcW w:w="1229" w:type="dxa"/>
          </w:tcPr>
          <w:p w14:paraId="60807F87" w14:textId="77777777" w:rsidR="007A1F44" w:rsidRPr="00A03C55" w:rsidRDefault="007A1F44">
            <w:pPr>
              <w:pStyle w:val="TableEntry"/>
              <w:rPr>
                <w:noProof w:val="0"/>
              </w:rPr>
            </w:pPr>
            <w:r w:rsidRPr="00A03C55">
              <w:rPr>
                <w:noProof w:val="0"/>
              </w:rPr>
              <w:t>[1..1]</w:t>
            </w:r>
          </w:p>
        </w:tc>
        <w:tc>
          <w:tcPr>
            <w:tcW w:w="992" w:type="dxa"/>
          </w:tcPr>
          <w:p w14:paraId="3CA95A59" w14:textId="77777777" w:rsidR="007A1F44" w:rsidRPr="00A03C55" w:rsidRDefault="007A1F44">
            <w:pPr>
              <w:pStyle w:val="TableEntry"/>
              <w:rPr>
                <w:noProof w:val="0"/>
              </w:rPr>
            </w:pPr>
          </w:p>
        </w:tc>
        <w:tc>
          <w:tcPr>
            <w:tcW w:w="992" w:type="dxa"/>
          </w:tcPr>
          <w:p w14:paraId="47FBEF49" w14:textId="77777777" w:rsidR="007A1F44" w:rsidRPr="00A03C55" w:rsidRDefault="007A1F44">
            <w:pPr>
              <w:pStyle w:val="TableEntry"/>
              <w:rPr>
                <w:noProof w:val="0"/>
              </w:rPr>
            </w:pPr>
            <w:r w:rsidRPr="00A03C55">
              <w:rPr>
                <w:noProof w:val="0"/>
              </w:rPr>
              <w:t>00100</w:t>
            </w:r>
          </w:p>
        </w:tc>
        <w:tc>
          <w:tcPr>
            <w:tcW w:w="2835" w:type="dxa"/>
          </w:tcPr>
          <w:p w14:paraId="27178D07" w14:textId="77777777" w:rsidR="007A1F44" w:rsidRPr="00A03C55" w:rsidRDefault="007A1F44">
            <w:pPr>
              <w:pStyle w:val="TableEntry"/>
              <w:rPr>
                <w:noProof w:val="0"/>
              </w:rPr>
            </w:pPr>
            <w:r w:rsidRPr="00A03C55">
              <w:rPr>
                <w:noProof w:val="0"/>
              </w:rPr>
              <w:t>Recorded Date Time</w:t>
            </w:r>
          </w:p>
        </w:tc>
      </w:tr>
      <w:tr w:rsidR="007A1F44" w:rsidRPr="00A03C55" w14:paraId="7D243203" w14:textId="77777777">
        <w:trPr>
          <w:jc w:val="center"/>
        </w:trPr>
        <w:tc>
          <w:tcPr>
            <w:tcW w:w="783" w:type="dxa"/>
          </w:tcPr>
          <w:p w14:paraId="4239D9F2" w14:textId="77777777" w:rsidR="007A1F44" w:rsidRPr="00A03C55" w:rsidRDefault="007A1F44">
            <w:pPr>
              <w:pStyle w:val="TableEntry"/>
              <w:rPr>
                <w:noProof w:val="0"/>
              </w:rPr>
            </w:pPr>
            <w:r w:rsidRPr="00A03C55">
              <w:rPr>
                <w:noProof w:val="0"/>
              </w:rPr>
              <w:t>3</w:t>
            </w:r>
          </w:p>
        </w:tc>
        <w:tc>
          <w:tcPr>
            <w:tcW w:w="761" w:type="dxa"/>
          </w:tcPr>
          <w:p w14:paraId="406AE232" w14:textId="77777777" w:rsidR="007A1F44" w:rsidRPr="00A03C55" w:rsidRDefault="007A1F44">
            <w:pPr>
              <w:pStyle w:val="TableEntry"/>
              <w:rPr>
                <w:noProof w:val="0"/>
              </w:rPr>
            </w:pPr>
            <w:r w:rsidRPr="00A03C55">
              <w:rPr>
                <w:noProof w:val="0"/>
              </w:rPr>
              <w:t>26</w:t>
            </w:r>
          </w:p>
        </w:tc>
        <w:tc>
          <w:tcPr>
            <w:tcW w:w="691" w:type="dxa"/>
          </w:tcPr>
          <w:p w14:paraId="5F74645D" w14:textId="77777777" w:rsidR="007A1F44" w:rsidRPr="00A03C55" w:rsidRDefault="007A1F44">
            <w:pPr>
              <w:pStyle w:val="TableEntry"/>
              <w:rPr>
                <w:noProof w:val="0"/>
              </w:rPr>
            </w:pPr>
            <w:r w:rsidRPr="00A03C55">
              <w:rPr>
                <w:noProof w:val="0"/>
              </w:rPr>
              <w:t>TS</w:t>
            </w:r>
          </w:p>
        </w:tc>
        <w:tc>
          <w:tcPr>
            <w:tcW w:w="897" w:type="dxa"/>
          </w:tcPr>
          <w:p w14:paraId="0F3B3993" w14:textId="77777777" w:rsidR="007A1F44" w:rsidRPr="00A03C55" w:rsidRDefault="007A1F44">
            <w:pPr>
              <w:pStyle w:val="TableEntry"/>
              <w:rPr>
                <w:noProof w:val="0"/>
              </w:rPr>
            </w:pPr>
            <w:r w:rsidRPr="00A03C55">
              <w:rPr>
                <w:noProof w:val="0"/>
              </w:rPr>
              <w:t>C</w:t>
            </w:r>
          </w:p>
        </w:tc>
        <w:tc>
          <w:tcPr>
            <w:tcW w:w="1229" w:type="dxa"/>
          </w:tcPr>
          <w:p w14:paraId="6E1C848E" w14:textId="77777777" w:rsidR="007A1F44" w:rsidRPr="00A03C55" w:rsidRDefault="007A1F44">
            <w:pPr>
              <w:pStyle w:val="TableEntry"/>
              <w:rPr>
                <w:noProof w:val="0"/>
              </w:rPr>
            </w:pPr>
            <w:r w:rsidRPr="00A03C55">
              <w:rPr>
                <w:noProof w:val="0"/>
              </w:rPr>
              <w:t>[0..1]</w:t>
            </w:r>
          </w:p>
        </w:tc>
        <w:tc>
          <w:tcPr>
            <w:tcW w:w="992" w:type="dxa"/>
          </w:tcPr>
          <w:p w14:paraId="571638B7" w14:textId="77777777" w:rsidR="007A1F44" w:rsidRPr="00A03C55" w:rsidRDefault="007A1F44">
            <w:pPr>
              <w:pStyle w:val="TableEntry"/>
              <w:rPr>
                <w:noProof w:val="0"/>
              </w:rPr>
            </w:pPr>
          </w:p>
        </w:tc>
        <w:tc>
          <w:tcPr>
            <w:tcW w:w="992" w:type="dxa"/>
          </w:tcPr>
          <w:p w14:paraId="0A8AAB83" w14:textId="77777777" w:rsidR="007A1F44" w:rsidRPr="00A03C55" w:rsidRDefault="007A1F44">
            <w:pPr>
              <w:pStyle w:val="TableEntry"/>
              <w:rPr>
                <w:noProof w:val="0"/>
              </w:rPr>
            </w:pPr>
            <w:r w:rsidRPr="00A03C55">
              <w:rPr>
                <w:noProof w:val="0"/>
              </w:rPr>
              <w:t>00101</w:t>
            </w:r>
          </w:p>
        </w:tc>
        <w:tc>
          <w:tcPr>
            <w:tcW w:w="2835" w:type="dxa"/>
          </w:tcPr>
          <w:p w14:paraId="04E26AB4" w14:textId="77777777" w:rsidR="007A1F44" w:rsidRPr="00A03C55" w:rsidRDefault="007A1F44">
            <w:pPr>
              <w:pStyle w:val="TableEntry"/>
              <w:rPr>
                <w:noProof w:val="0"/>
              </w:rPr>
            </w:pPr>
            <w:r w:rsidRPr="00A03C55">
              <w:rPr>
                <w:noProof w:val="0"/>
              </w:rPr>
              <w:t>Date/Time Planned Event</w:t>
            </w:r>
          </w:p>
        </w:tc>
      </w:tr>
      <w:tr w:rsidR="007A1F44" w:rsidRPr="00A03C55" w14:paraId="39CB5332" w14:textId="77777777">
        <w:trPr>
          <w:jc w:val="center"/>
        </w:trPr>
        <w:tc>
          <w:tcPr>
            <w:tcW w:w="783" w:type="dxa"/>
          </w:tcPr>
          <w:p w14:paraId="709F86E3" w14:textId="77777777" w:rsidR="007A1F44" w:rsidRPr="00A03C55" w:rsidRDefault="007A1F44">
            <w:pPr>
              <w:pStyle w:val="TableEntry"/>
              <w:rPr>
                <w:noProof w:val="0"/>
              </w:rPr>
            </w:pPr>
            <w:r w:rsidRPr="00A03C55">
              <w:rPr>
                <w:noProof w:val="0"/>
              </w:rPr>
              <w:t>4</w:t>
            </w:r>
          </w:p>
        </w:tc>
        <w:tc>
          <w:tcPr>
            <w:tcW w:w="761" w:type="dxa"/>
          </w:tcPr>
          <w:p w14:paraId="33069E96" w14:textId="77777777" w:rsidR="007A1F44" w:rsidRPr="00A03C55" w:rsidRDefault="007A1F44">
            <w:pPr>
              <w:pStyle w:val="TableEntry"/>
              <w:rPr>
                <w:noProof w:val="0"/>
              </w:rPr>
            </w:pPr>
            <w:r w:rsidRPr="00A03C55">
              <w:rPr>
                <w:noProof w:val="0"/>
              </w:rPr>
              <w:t>3</w:t>
            </w:r>
          </w:p>
        </w:tc>
        <w:tc>
          <w:tcPr>
            <w:tcW w:w="691" w:type="dxa"/>
          </w:tcPr>
          <w:p w14:paraId="1FFEBE88" w14:textId="77777777" w:rsidR="007A1F44" w:rsidRPr="00A03C55" w:rsidRDefault="007A1F44">
            <w:pPr>
              <w:pStyle w:val="TableEntry"/>
              <w:rPr>
                <w:noProof w:val="0"/>
              </w:rPr>
            </w:pPr>
            <w:r w:rsidRPr="00A03C55">
              <w:rPr>
                <w:noProof w:val="0"/>
              </w:rPr>
              <w:t>IS</w:t>
            </w:r>
          </w:p>
        </w:tc>
        <w:tc>
          <w:tcPr>
            <w:tcW w:w="897" w:type="dxa"/>
          </w:tcPr>
          <w:p w14:paraId="0AE01950" w14:textId="77777777" w:rsidR="007A1F44" w:rsidRPr="00A03C55" w:rsidRDefault="007A1F44">
            <w:pPr>
              <w:pStyle w:val="TableEntry"/>
              <w:rPr>
                <w:noProof w:val="0"/>
              </w:rPr>
            </w:pPr>
            <w:r w:rsidRPr="00A03C55">
              <w:rPr>
                <w:noProof w:val="0"/>
              </w:rPr>
              <w:t>O</w:t>
            </w:r>
          </w:p>
        </w:tc>
        <w:tc>
          <w:tcPr>
            <w:tcW w:w="1229" w:type="dxa"/>
          </w:tcPr>
          <w:p w14:paraId="5237C47D" w14:textId="77777777" w:rsidR="007A1F44" w:rsidRPr="00A03C55" w:rsidRDefault="007A1F44">
            <w:pPr>
              <w:pStyle w:val="TableEntry"/>
              <w:rPr>
                <w:noProof w:val="0"/>
              </w:rPr>
            </w:pPr>
            <w:r w:rsidRPr="00A03C55">
              <w:rPr>
                <w:noProof w:val="0"/>
              </w:rPr>
              <w:t>[0..1]</w:t>
            </w:r>
          </w:p>
        </w:tc>
        <w:tc>
          <w:tcPr>
            <w:tcW w:w="992" w:type="dxa"/>
          </w:tcPr>
          <w:p w14:paraId="4079D29E" w14:textId="77777777" w:rsidR="007A1F44" w:rsidRPr="00A03C55" w:rsidRDefault="007A1F44">
            <w:pPr>
              <w:pStyle w:val="TableEntry"/>
              <w:rPr>
                <w:noProof w:val="0"/>
              </w:rPr>
            </w:pPr>
            <w:r w:rsidRPr="00A03C55">
              <w:rPr>
                <w:noProof w:val="0"/>
              </w:rPr>
              <w:t>0062</w:t>
            </w:r>
          </w:p>
        </w:tc>
        <w:tc>
          <w:tcPr>
            <w:tcW w:w="992" w:type="dxa"/>
          </w:tcPr>
          <w:p w14:paraId="1C91BDC2" w14:textId="77777777" w:rsidR="007A1F44" w:rsidRPr="00A03C55" w:rsidRDefault="007A1F44">
            <w:pPr>
              <w:pStyle w:val="TableEntry"/>
              <w:rPr>
                <w:noProof w:val="0"/>
              </w:rPr>
            </w:pPr>
            <w:r w:rsidRPr="00A03C55">
              <w:rPr>
                <w:noProof w:val="0"/>
              </w:rPr>
              <w:t>00102</w:t>
            </w:r>
          </w:p>
        </w:tc>
        <w:tc>
          <w:tcPr>
            <w:tcW w:w="2835" w:type="dxa"/>
          </w:tcPr>
          <w:p w14:paraId="1E298476" w14:textId="77777777" w:rsidR="007A1F44" w:rsidRPr="00A03C55" w:rsidRDefault="007A1F44">
            <w:pPr>
              <w:pStyle w:val="TableEntry"/>
              <w:rPr>
                <w:noProof w:val="0"/>
              </w:rPr>
            </w:pPr>
            <w:r w:rsidRPr="00A03C55">
              <w:rPr>
                <w:noProof w:val="0"/>
              </w:rPr>
              <w:t>Event Reason Code</w:t>
            </w:r>
          </w:p>
        </w:tc>
      </w:tr>
      <w:tr w:rsidR="007A1F44" w:rsidRPr="00A03C55" w14:paraId="4F6431AD" w14:textId="77777777">
        <w:trPr>
          <w:jc w:val="center"/>
        </w:trPr>
        <w:tc>
          <w:tcPr>
            <w:tcW w:w="783" w:type="dxa"/>
          </w:tcPr>
          <w:p w14:paraId="48438512" w14:textId="77777777" w:rsidR="007A1F44" w:rsidRPr="00A03C55" w:rsidRDefault="007A1F44">
            <w:pPr>
              <w:pStyle w:val="TableEntry"/>
              <w:rPr>
                <w:noProof w:val="0"/>
              </w:rPr>
            </w:pPr>
            <w:r w:rsidRPr="00A03C55">
              <w:rPr>
                <w:noProof w:val="0"/>
              </w:rPr>
              <w:t>5</w:t>
            </w:r>
          </w:p>
        </w:tc>
        <w:tc>
          <w:tcPr>
            <w:tcW w:w="761" w:type="dxa"/>
          </w:tcPr>
          <w:p w14:paraId="6154F08F" w14:textId="77777777" w:rsidR="007A1F44" w:rsidRPr="00A03C55" w:rsidRDefault="007A1F44">
            <w:pPr>
              <w:pStyle w:val="TableEntry"/>
              <w:rPr>
                <w:noProof w:val="0"/>
              </w:rPr>
            </w:pPr>
            <w:r w:rsidRPr="00A03C55">
              <w:rPr>
                <w:noProof w:val="0"/>
              </w:rPr>
              <w:t>250</w:t>
            </w:r>
          </w:p>
        </w:tc>
        <w:tc>
          <w:tcPr>
            <w:tcW w:w="691" w:type="dxa"/>
          </w:tcPr>
          <w:p w14:paraId="129D82CE" w14:textId="77777777" w:rsidR="007A1F44" w:rsidRPr="00A03C55" w:rsidRDefault="007A1F44">
            <w:pPr>
              <w:pStyle w:val="TableEntry"/>
              <w:rPr>
                <w:noProof w:val="0"/>
              </w:rPr>
            </w:pPr>
            <w:r w:rsidRPr="00A03C55">
              <w:rPr>
                <w:noProof w:val="0"/>
              </w:rPr>
              <w:t>XCN</w:t>
            </w:r>
          </w:p>
        </w:tc>
        <w:tc>
          <w:tcPr>
            <w:tcW w:w="897" w:type="dxa"/>
          </w:tcPr>
          <w:p w14:paraId="3FAFDF0B" w14:textId="77777777" w:rsidR="007A1F44" w:rsidRPr="00A03C55" w:rsidRDefault="007A1F44">
            <w:pPr>
              <w:pStyle w:val="TableEntry"/>
              <w:rPr>
                <w:noProof w:val="0"/>
              </w:rPr>
            </w:pPr>
            <w:r w:rsidRPr="00A03C55">
              <w:rPr>
                <w:noProof w:val="0"/>
              </w:rPr>
              <w:t>O</w:t>
            </w:r>
          </w:p>
        </w:tc>
        <w:tc>
          <w:tcPr>
            <w:tcW w:w="1229" w:type="dxa"/>
          </w:tcPr>
          <w:p w14:paraId="590C8A67" w14:textId="77777777" w:rsidR="007A1F44" w:rsidRPr="00A03C55" w:rsidRDefault="007A1F44">
            <w:pPr>
              <w:pStyle w:val="TableEntry"/>
              <w:rPr>
                <w:noProof w:val="0"/>
              </w:rPr>
            </w:pPr>
            <w:r w:rsidRPr="00A03C55">
              <w:rPr>
                <w:noProof w:val="0"/>
              </w:rPr>
              <w:t>[0..*]</w:t>
            </w:r>
          </w:p>
        </w:tc>
        <w:tc>
          <w:tcPr>
            <w:tcW w:w="992" w:type="dxa"/>
          </w:tcPr>
          <w:p w14:paraId="5126705A" w14:textId="77777777" w:rsidR="007A1F44" w:rsidRPr="00A03C55" w:rsidRDefault="007A1F44">
            <w:pPr>
              <w:pStyle w:val="TableEntry"/>
              <w:rPr>
                <w:noProof w:val="0"/>
              </w:rPr>
            </w:pPr>
            <w:r w:rsidRPr="00A03C55">
              <w:rPr>
                <w:noProof w:val="0"/>
              </w:rPr>
              <w:t>0188</w:t>
            </w:r>
          </w:p>
        </w:tc>
        <w:tc>
          <w:tcPr>
            <w:tcW w:w="992" w:type="dxa"/>
          </w:tcPr>
          <w:p w14:paraId="4AB10BDB" w14:textId="77777777" w:rsidR="007A1F44" w:rsidRPr="00A03C55" w:rsidRDefault="007A1F44">
            <w:pPr>
              <w:pStyle w:val="TableEntry"/>
              <w:rPr>
                <w:noProof w:val="0"/>
              </w:rPr>
            </w:pPr>
            <w:r w:rsidRPr="00A03C55">
              <w:rPr>
                <w:noProof w:val="0"/>
              </w:rPr>
              <w:t>00103</w:t>
            </w:r>
          </w:p>
        </w:tc>
        <w:tc>
          <w:tcPr>
            <w:tcW w:w="2835" w:type="dxa"/>
          </w:tcPr>
          <w:p w14:paraId="05209E43" w14:textId="77777777" w:rsidR="007A1F44" w:rsidRPr="00A03C55" w:rsidRDefault="007A1F44">
            <w:pPr>
              <w:pStyle w:val="TableEntry"/>
              <w:rPr>
                <w:noProof w:val="0"/>
              </w:rPr>
            </w:pPr>
            <w:r w:rsidRPr="00A03C55">
              <w:rPr>
                <w:noProof w:val="0"/>
              </w:rPr>
              <w:t>Operator ID</w:t>
            </w:r>
          </w:p>
        </w:tc>
      </w:tr>
      <w:tr w:rsidR="007A1F44" w:rsidRPr="00A03C55" w14:paraId="75A918AF" w14:textId="77777777">
        <w:trPr>
          <w:jc w:val="center"/>
        </w:trPr>
        <w:tc>
          <w:tcPr>
            <w:tcW w:w="783" w:type="dxa"/>
          </w:tcPr>
          <w:p w14:paraId="51D2A2AC" w14:textId="77777777" w:rsidR="007A1F44" w:rsidRPr="00A03C55" w:rsidRDefault="007A1F44">
            <w:pPr>
              <w:pStyle w:val="TableEntry"/>
              <w:rPr>
                <w:noProof w:val="0"/>
              </w:rPr>
            </w:pPr>
            <w:r w:rsidRPr="00A03C55">
              <w:rPr>
                <w:noProof w:val="0"/>
              </w:rPr>
              <w:t>6</w:t>
            </w:r>
          </w:p>
        </w:tc>
        <w:tc>
          <w:tcPr>
            <w:tcW w:w="761" w:type="dxa"/>
          </w:tcPr>
          <w:p w14:paraId="18B77EBF" w14:textId="77777777" w:rsidR="007A1F44" w:rsidRPr="00A03C55" w:rsidRDefault="007A1F44">
            <w:pPr>
              <w:pStyle w:val="TableEntry"/>
              <w:rPr>
                <w:noProof w:val="0"/>
              </w:rPr>
            </w:pPr>
            <w:r w:rsidRPr="00A03C55">
              <w:rPr>
                <w:noProof w:val="0"/>
              </w:rPr>
              <w:t>26</w:t>
            </w:r>
          </w:p>
        </w:tc>
        <w:tc>
          <w:tcPr>
            <w:tcW w:w="691" w:type="dxa"/>
          </w:tcPr>
          <w:p w14:paraId="52862C31" w14:textId="77777777" w:rsidR="007A1F44" w:rsidRPr="00A03C55" w:rsidRDefault="007A1F44">
            <w:pPr>
              <w:pStyle w:val="TableEntry"/>
              <w:rPr>
                <w:noProof w:val="0"/>
              </w:rPr>
            </w:pPr>
            <w:r w:rsidRPr="00A03C55">
              <w:rPr>
                <w:noProof w:val="0"/>
              </w:rPr>
              <w:t>TS</w:t>
            </w:r>
          </w:p>
        </w:tc>
        <w:tc>
          <w:tcPr>
            <w:tcW w:w="897" w:type="dxa"/>
          </w:tcPr>
          <w:p w14:paraId="005A4698" w14:textId="77777777" w:rsidR="007A1F44" w:rsidRPr="00A03C55" w:rsidRDefault="007A1F44">
            <w:pPr>
              <w:pStyle w:val="TableEntry"/>
              <w:rPr>
                <w:noProof w:val="0"/>
              </w:rPr>
            </w:pPr>
            <w:r w:rsidRPr="00A03C55">
              <w:rPr>
                <w:noProof w:val="0"/>
              </w:rPr>
              <w:t>C</w:t>
            </w:r>
          </w:p>
        </w:tc>
        <w:tc>
          <w:tcPr>
            <w:tcW w:w="1229" w:type="dxa"/>
          </w:tcPr>
          <w:p w14:paraId="2252F330" w14:textId="77777777" w:rsidR="007A1F44" w:rsidRPr="00A03C55" w:rsidRDefault="007A1F44">
            <w:pPr>
              <w:pStyle w:val="TableEntry"/>
              <w:rPr>
                <w:noProof w:val="0"/>
              </w:rPr>
            </w:pPr>
            <w:r w:rsidRPr="00A03C55">
              <w:rPr>
                <w:noProof w:val="0"/>
              </w:rPr>
              <w:t>[0..1]</w:t>
            </w:r>
          </w:p>
        </w:tc>
        <w:tc>
          <w:tcPr>
            <w:tcW w:w="992" w:type="dxa"/>
          </w:tcPr>
          <w:p w14:paraId="6348343B" w14:textId="77777777" w:rsidR="007A1F44" w:rsidRPr="00A03C55" w:rsidRDefault="007A1F44">
            <w:pPr>
              <w:pStyle w:val="TableEntry"/>
              <w:rPr>
                <w:noProof w:val="0"/>
              </w:rPr>
            </w:pPr>
          </w:p>
        </w:tc>
        <w:tc>
          <w:tcPr>
            <w:tcW w:w="992" w:type="dxa"/>
          </w:tcPr>
          <w:p w14:paraId="6408A1B5" w14:textId="77777777" w:rsidR="007A1F44" w:rsidRPr="00A03C55" w:rsidRDefault="007A1F44">
            <w:pPr>
              <w:pStyle w:val="TableEntry"/>
              <w:rPr>
                <w:noProof w:val="0"/>
              </w:rPr>
            </w:pPr>
            <w:r w:rsidRPr="00A03C55">
              <w:rPr>
                <w:noProof w:val="0"/>
              </w:rPr>
              <w:t>01278</w:t>
            </w:r>
          </w:p>
        </w:tc>
        <w:tc>
          <w:tcPr>
            <w:tcW w:w="2835" w:type="dxa"/>
          </w:tcPr>
          <w:p w14:paraId="3A309AA2" w14:textId="77777777" w:rsidR="007A1F44" w:rsidRPr="00A03C55" w:rsidRDefault="007A1F44">
            <w:pPr>
              <w:pStyle w:val="TableEntry"/>
              <w:rPr>
                <w:noProof w:val="0"/>
              </w:rPr>
            </w:pPr>
            <w:r w:rsidRPr="00A03C55">
              <w:rPr>
                <w:noProof w:val="0"/>
              </w:rPr>
              <w:t>Event Occurred</w:t>
            </w:r>
          </w:p>
        </w:tc>
      </w:tr>
      <w:tr w:rsidR="007A1F44" w:rsidRPr="00A03C55" w14:paraId="16928C14" w14:textId="77777777">
        <w:trPr>
          <w:jc w:val="center"/>
        </w:trPr>
        <w:tc>
          <w:tcPr>
            <w:tcW w:w="783" w:type="dxa"/>
          </w:tcPr>
          <w:p w14:paraId="7324D7A0" w14:textId="77777777" w:rsidR="007A1F44" w:rsidRPr="00A03C55" w:rsidRDefault="007A1F44">
            <w:pPr>
              <w:pStyle w:val="TableEntry"/>
              <w:rPr>
                <w:noProof w:val="0"/>
              </w:rPr>
            </w:pPr>
            <w:r w:rsidRPr="00A03C55">
              <w:rPr>
                <w:noProof w:val="0"/>
              </w:rPr>
              <w:t>7</w:t>
            </w:r>
          </w:p>
        </w:tc>
        <w:tc>
          <w:tcPr>
            <w:tcW w:w="761" w:type="dxa"/>
          </w:tcPr>
          <w:p w14:paraId="6770FE3F" w14:textId="77777777" w:rsidR="007A1F44" w:rsidRPr="00A03C55" w:rsidRDefault="007A1F44">
            <w:pPr>
              <w:pStyle w:val="TableEntry"/>
              <w:rPr>
                <w:noProof w:val="0"/>
              </w:rPr>
            </w:pPr>
            <w:r w:rsidRPr="00A03C55">
              <w:rPr>
                <w:noProof w:val="0"/>
              </w:rPr>
              <w:t>241</w:t>
            </w:r>
          </w:p>
        </w:tc>
        <w:tc>
          <w:tcPr>
            <w:tcW w:w="691" w:type="dxa"/>
          </w:tcPr>
          <w:p w14:paraId="74D6B118" w14:textId="77777777" w:rsidR="007A1F44" w:rsidRPr="00A03C55" w:rsidRDefault="007A1F44">
            <w:pPr>
              <w:pStyle w:val="TableEntry"/>
              <w:rPr>
                <w:noProof w:val="0"/>
              </w:rPr>
            </w:pPr>
            <w:r w:rsidRPr="00A03C55">
              <w:rPr>
                <w:noProof w:val="0"/>
              </w:rPr>
              <w:t>HD</w:t>
            </w:r>
          </w:p>
        </w:tc>
        <w:tc>
          <w:tcPr>
            <w:tcW w:w="897" w:type="dxa"/>
          </w:tcPr>
          <w:p w14:paraId="6B54C95F" w14:textId="77777777" w:rsidR="007A1F44" w:rsidRPr="00A03C55" w:rsidRDefault="007A1F44">
            <w:pPr>
              <w:pStyle w:val="TableEntry"/>
              <w:rPr>
                <w:noProof w:val="0"/>
              </w:rPr>
            </w:pPr>
            <w:r w:rsidRPr="00A03C55">
              <w:rPr>
                <w:noProof w:val="0"/>
              </w:rPr>
              <w:t>RE</w:t>
            </w:r>
          </w:p>
        </w:tc>
        <w:tc>
          <w:tcPr>
            <w:tcW w:w="1229" w:type="dxa"/>
          </w:tcPr>
          <w:p w14:paraId="2EBE31D5" w14:textId="77777777" w:rsidR="007A1F44" w:rsidRPr="00A03C55" w:rsidRDefault="007A1F44">
            <w:pPr>
              <w:pStyle w:val="TableEntry"/>
              <w:rPr>
                <w:noProof w:val="0"/>
              </w:rPr>
            </w:pPr>
            <w:r w:rsidRPr="00A03C55">
              <w:rPr>
                <w:noProof w:val="0"/>
              </w:rPr>
              <w:t>[0..1]</w:t>
            </w:r>
          </w:p>
        </w:tc>
        <w:tc>
          <w:tcPr>
            <w:tcW w:w="992" w:type="dxa"/>
          </w:tcPr>
          <w:p w14:paraId="518A76A5" w14:textId="77777777" w:rsidR="007A1F44" w:rsidRPr="00A03C55" w:rsidRDefault="007A1F44">
            <w:pPr>
              <w:pStyle w:val="TableEntry"/>
              <w:rPr>
                <w:noProof w:val="0"/>
              </w:rPr>
            </w:pPr>
          </w:p>
        </w:tc>
        <w:tc>
          <w:tcPr>
            <w:tcW w:w="992" w:type="dxa"/>
          </w:tcPr>
          <w:p w14:paraId="47F66F9B" w14:textId="77777777" w:rsidR="007A1F44" w:rsidRPr="00A03C55" w:rsidRDefault="007A1F44">
            <w:pPr>
              <w:pStyle w:val="TableEntry"/>
              <w:rPr>
                <w:noProof w:val="0"/>
              </w:rPr>
            </w:pPr>
            <w:r w:rsidRPr="00A03C55">
              <w:rPr>
                <w:noProof w:val="0"/>
              </w:rPr>
              <w:t>01534</w:t>
            </w:r>
          </w:p>
        </w:tc>
        <w:tc>
          <w:tcPr>
            <w:tcW w:w="2835" w:type="dxa"/>
          </w:tcPr>
          <w:p w14:paraId="54247B14" w14:textId="77777777" w:rsidR="007A1F44" w:rsidRPr="00A03C55" w:rsidRDefault="007A1F44">
            <w:pPr>
              <w:pStyle w:val="TableEntry"/>
              <w:rPr>
                <w:noProof w:val="0"/>
              </w:rPr>
            </w:pPr>
            <w:r w:rsidRPr="00A03C55">
              <w:rPr>
                <w:noProof w:val="0"/>
              </w:rPr>
              <w:t>Event Facility</w:t>
            </w:r>
          </w:p>
        </w:tc>
      </w:tr>
    </w:tbl>
    <w:p w14:paraId="0F149EA1" w14:textId="77777777" w:rsidR="007A1F44" w:rsidRPr="00A03C55" w:rsidRDefault="007A1F44" w:rsidP="00CF2883">
      <w:pPr>
        <w:pStyle w:val="BodyText"/>
      </w:pPr>
    </w:p>
    <w:p w14:paraId="25164548" w14:textId="0C73648D" w:rsidR="007A1F44" w:rsidRPr="00A03C55" w:rsidRDefault="007A1F44" w:rsidP="003462A5">
      <w:pPr>
        <w:pStyle w:val="BodyText"/>
      </w:pPr>
      <w:r w:rsidRPr="00A03C55">
        <w:rPr>
          <w:b/>
          <w:bCs/>
        </w:rPr>
        <w:t>EVN-1 Event Type Code (ID)</w:t>
      </w:r>
      <w:r w:rsidR="00E969A9" w:rsidRPr="00A03C55">
        <w:t>,</w:t>
      </w:r>
      <w:r w:rsidRPr="00A03C55">
        <w:t xml:space="preserve"> Not supported (deprecated in HL7 2.5). The Event Type Code is given in MSH-9 of segment MSH.</w:t>
      </w:r>
    </w:p>
    <w:p w14:paraId="626C96DF" w14:textId="41E5301E" w:rsidR="007A1F44" w:rsidRPr="00A03C55" w:rsidRDefault="007A1F44" w:rsidP="003462A5">
      <w:pPr>
        <w:pStyle w:val="BodyText"/>
      </w:pPr>
      <w:r w:rsidRPr="00A03C55">
        <w:rPr>
          <w:b/>
          <w:bCs/>
        </w:rPr>
        <w:t>EVN-2 Recorded Date Time (TS)</w:t>
      </w:r>
      <w:r w:rsidR="00E969A9" w:rsidRPr="00A03C55">
        <w:t>,</w:t>
      </w:r>
      <w:r w:rsidRPr="00A03C55">
        <w:t xml:space="preserve"> Required. Date/time when the event was recorded. </w:t>
      </w:r>
    </w:p>
    <w:p w14:paraId="7AE4E04B" w14:textId="1073BFE6" w:rsidR="007A1F44" w:rsidRPr="00A03C55" w:rsidRDefault="007A1F44" w:rsidP="003462A5">
      <w:pPr>
        <w:pStyle w:val="BodyText"/>
      </w:pPr>
      <w:r w:rsidRPr="00A03C55">
        <w:rPr>
          <w:b/>
          <w:bCs/>
        </w:rPr>
        <w:t>EVN-3 Date/Time Planned Event (TS)</w:t>
      </w:r>
      <w:r w:rsidR="00E969A9" w:rsidRPr="00A03C55">
        <w:t>,</w:t>
      </w:r>
      <w:r w:rsidRPr="00A03C55">
        <w:t xml:space="preserve"> Conditional. Date/time when the event was planned. </w:t>
      </w:r>
    </w:p>
    <w:p w14:paraId="397DA40B" w14:textId="77777777" w:rsidR="007A1F44" w:rsidRPr="00A03C55" w:rsidRDefault="007A1F44" w:rsidP="003462A5">
      <w:pPr>
        <w:pStyle w:val="BodyText"/>
      </w:pPr>
      <w:r w:rsidRPr="00A03C55">
        <w:t>Condition predicate:</w:t>
      </w:r>
    </w:p>
    <w:p w14:paraId="240B0B25" w14:textId="18EC3627" w:rsidR="008E3CF3" w:rsidRPr="00A03C55" w:rsidRDefault="007A1F44" w:rsidP="00EC243F">
      <w:pPr>
        <w:pStyle w:val="ListBullet2"/>
      </w:pPr>
      <w:r w:rsidRPr="00A03C55">
        <w:t xml:space="preserve">This field shall be populated in events “Pending Transfer” (A15) and “Cancel Pending Transfer” (A26), which are supported by </w:t>
      </w:r>
      <w:r w:rsidR="00A52336" w:rsidRPr="00A03C55">
        <w:t>t</w:t>
      </w:r>
      <w:r w:rsidRPr="00A03C55">
        <w:t xml:space="preserve">ransaction </w:t>
      </w:r>
      <w:r w:rsidR="00A156BD" w:rsidRPr="00A03C55">
        <w:t>[</w:t>
      </w:r>
      <w:r w:rsidRPr="00A03C55">
        <w:t>ITI-31</w:t>
      </w:r>
      <w:r w:rsidR="00A156BD" w:rsidRPr="00A03C55">
        <w:t>]</w:t>
      </w:r>
      <w:r w:rsidRPr="00A03C55">
        <w:t xml:space="preserve">. </w:t>
      </w:r>
    </w:p>
    <w:p w14:paraId="56B7596A" w14:textId="7B8A3112" w:rsidR="008E3CF3" w:rsidRPr="00A03C55" w:rsidRDefault="007A1F44" w:rsidP="00EC243F">
      <w:pPr>
        <w:pStyle w:val="ListBullet2"/>
      </w:pPr>
      <w:r w:rsidRPr="00A03C55">
        <w:t xml:space="preserve">The update of a pending transfer uses message A08 and leaves this field empty. The update of the planned date/time of the transfer is only possible through the ZBE segment </w:t>
      </w:r>
      <w:r w:rsidRPr="00A03C55">
        <w:lastRenderedPageBreak/>
        <w:t xml:space="preserve">in message Z99, when using the option “Historic Movement Management” of transaction </w:t>
      </w:r>
      <w:r w:rsidR="00383577" w:rsidRPr="00A03C55">
        <w:t>[</w:t>
      </w:r>
      <w:r w:rsidRPr="00A03C55">
        <w:t>ITI-31</w:t>
      </w:r>
      <w:r w:rsidR="00383577" w:rsidRPr="00A03C55">
        <w:t>]</w:t>
      </w:r>
      <w:r w:rsidRPr="00A03C55">
        <w:t xml:space="preserve">. </w:t>
      </w:r>
    </w:p>
    <w:p w14:paraId="52EE2294" w14:textId="4BEC9704" w:rsidR="008E3CF3" w:rsidRPr="00A03C55" w:rsidRDefault="007A1F44" w:rsidP="00EC243F">
      <w:pPr>
        <w:pStyle w:val="ListBullet2"/>
      </w:pPr>
      <w:r w:rsidRPr="00A03C55">
        <w:t xml:space="preserve">Other planned events of transaction </w:t>
      </w:r>
      <w:r w:rsidR="00383577" w:rsidRPr="00A03C55">
        <w:t>[</w:t>
      </w:r>
      <w:r w:rsidRPr="00A03C55">
        <w:t>ITI-31</w:t>
      </w:r>
      <w:r w:rsidR="00383577" w:rsidRPr="00A03C55">
        <w:t>]</w:t>
      </w:r>
      <w:r w:rsidRPr="00A03C55">
        <w:t>, such as “Pending Admit”, “Pending Discharge” and the cancels thereof, use a specific field of segment PV2 to give the date/time of the planned event. For consistency of use, IHE recommends that the content of the specific field of PV2 be also copied to EVN-3.</w:t>
      </w:r>
    </w:p>
    <w:p w14:paraId="14B17743" w14:textId="77777777" w:rsidR="007A1F44" w:rsidRPr="00A03C55" w:rsidRDefault="007A1F44">
      <w:r w:rsidRPr="00A03C55">
        <w:t xml:space="preserve">National extensions of this transaction may extend the condition above. </w:t>
      </w:r>
    </w:p>
    <w:p w14:paraId="7739039A" w14:textId="77777777" w:rsidR="007A1F44" w:rsidRPr="00A03C55" w:rsidRDefault="007A1F44">
      <w:r w:rsidRPr="00A03C55">
        <w:rPr>
          <w:b/>
          <w:bCs/>
        </w:rPr>
        <w:t>EVN-6 Event Occurred (TS)</w:t>
      </w:r>
      <w:r w:rsidRPr="00A03C55">
        <w:t xml:space="preserve">: Conditional. This field contains the date/time that the event really occurred. </w:t>
      </w:r>
    </w:p>
    <w:p w14:paraId="614C28F9" w14:textId="77777777" w:rsidR="007A1F44" w:rsidRPr="00A03C55" w:rsidRDefault="007A1F44">
      <w:r w:rsidRPr="00A03C55">
        <w:t>Condition predicate:</w:t>
      </w:r>
    </w:p>
    <w:p w14:paraId="41CCC661" w14:textId="77777777" w:rsidR="008E3CF3" w:rsidRPr="00A03C55" w:rsidRDefault="007A1F44" w:rsidP="00EC243F">
      <w:pPr>
        <w:pStyle w:val="ListBullet2"/>
      </w:pPr>
      <w:r w:rsidRPr="00A03C55">
        <w:t xml:space="preserve">This field shall not be populated in messages communicating pending events and their cancellations. </w:t>
      </w:r>
    </w:p>
    <w:p w14:paraId="67E33C9F" w14:textId="77777777" w:rsidR="008E3CF3" w:rsidRPr="00A03C55" w:rsidRDefault="007A1F44" w:rsidP="00EC243F">
      <w:pPr>
        <w:pStyle w:val="ListBullet2"/>
      </w:pPr>
      <w:r w:rsidRPr="00A03C55">
        <w:t xml:space="preserve">In messages communicating effective events (inserts and updates), this field shall be populated with the real date/time of the notified event. </w:t>
      </w:r>
    </w:p>
    <w:p w14:paraId="1399813F" w14:textId="77777777" w:rsidR="008E3CF3" w:rsidRPr="00A03C55" w:rsidRDefault="007A1F44" w:rsidP="00EC243F">
      <w:pPr>
        <w:pStyle w:val="ListBullet2"/>
      </w:pPr>
      <w:r w:rsidRPr="00A03C55">
        <w:t>In messages communicating cancellations, this field shall be populated with the date/time that was sent in the message that originally communicated the event being cancelled.</w:t>
      </w:r>
    </w:p>
    <w:p w14:paraId="03000D6E" w14:textId="77777777" w:rsidR="007A1F44" w:rsidRPr="00A03C55" w:rsidRDefault="007A1F44">
      <w:r w:rsidRPr="00A03C55">
        <w:rPr>
          <w:b/>
          <w:bCs/>
        </w:rPr>
        <w:t>EVN-7 Event Facility (HD)</w:t>
      </w:r>
      <w:r w:rsidRPr="00A03C55">
        <w:t>: Required if known to the sender. This field identifies the actual facility where the event occurred as distinct from the sending facility (MSH-4).</w:t>
      </w:r>
    </w:p>
    <w:p w14:paraId="340FE9A3"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4" w:name="_Toc174249104"/>
      <w:bookmarkStart w:id="225" w:name="_Toc398544139"/>
      <w:r w:rsidRPr="00A03C55">
        <w:rPr>
          <w:noProof w:val="0"/>
        </w:rPr>
        <w:t>PID - Patient Identification segment</w:t>
      </w:r>
      <w:bookmarkEnd w:id="224"/>
      <w:bookmarkEnd w:id="225"/>
    </w:p>
    <w:p w14:paraId="6182E04A" w14:textId="77777777" w:rsidR="007A1F44" w:rsidRPr="00A03C55" w:rsidRDefault="007A1F44" w:rsidP="00995A50">
      <w:pPr>
        <w:pStyle w:val="BodyText"/>
      </w:pPr>
      <w:r w:rsidRPr="00A03C55">
        <w:t>Standard Reference: HL7 Version 2.5, Chapter 3 (Section 3.4.2)</w:t>
      </w:r>
    </w:p>
    <w:p w14:paraId="549BC154" w14:textId="43959B98" w:rsidR="007A1F44" w:rsidRPr="00A03C55" w:rsidRDefault="007A1F44" w:rsidP="00995A50">
      <w:pPr>
        <w:pStyle w:val="BodyText"/>
      </w:pPr>
      <w:r w:rsidRPr="00A03C55">
        <w:t>The PID segment is used by all applications as the primary means of communicating patient identification information. This segment contains permanent patient identifying and demographic information that, for the most part, is not likely to change frequently.</w:t>
      </w:r>
    </w:p>
    <w:p w14:paraId="7654948B" w14:textId="77777777" w:rsidR="007A1F44" w:rsidRPr="00A03C55" w:rsidRDefault="007A1F44">
      <w:pPr>
        <w:pStyle w:val="TableTitle"/>
        <w:rPr>
          <w:noProof w:val="0"/>
        </w:rPr>
      </w:pPr>
      <w:r w:rsidRPr="00A03C55">
        <w:rPr>
          <w:noProof w:val="0"/>
        </w:rPr>
        <w:t>Table 3.30</w:t>
      </w:r>
      <w:r w:rsidRPr="00A03C55">
        <w:rPr>
          <w:noProof w:val="0"/>
        </w:rPr>
        <w:noBreakHyphen/>
        <w:t>3: PID - Patient Identification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
        <w:gridCol w:w="764"/>
        <w:gridCol w:w="760"/>
        <w:gridCol w:w="1062"/>
        <w:gridCol w:w="1215"/>
        <w:gridCol w:w="861"/>
        <w:gridCol w:w="979"/>
        <w:gridCol w:w="2834"/>
      </w:tblGrid>
      <w:tr w:rsidR="007A1F44" w:rsidRPr="00A03C55" w14:paraId="0C0A6999" w14:textId="77777777">
        <w:trPr>
          <w:tblHeader/>
          <w:jc w:val="center"/>
        </w:trPr>
        <w:tc>
          <w:tcPr>
            <w:tcW w:w="784" w:type="dxa"/>
            <w:shd w:val="clear" w:color="auto" w:fill="D9D9D9"/>
          </w:tcPr>
          <w:p w14:paraId="25D3A151" w14:textId="77777777" w:rsidR="007A1F44" w:rsidRPr="00A03C55" w:rsidRDefault="007A1F44" w:rsidP="00A063AC">
            <w:pPr>
              <w:pStyle w:val="TableEntryHeader"/>
              <w:rPr>
                <w:noProof w:val="0"/>
              </w:rPr>
            </w:pPr>
            <w:r w:rsidRPr="00A03C55">
              <w:rPr>
                <w:noProof w:val="0"/>
              </w:rPr>
              <w:t>SEQ</w:t>
            </w:r>
          </w:p>
        </w:tc>
        <w:tc>
          <w:tcPr>
            <w:tcW w:w="764" w:type="dxa"/>
            <w:shd w:val="clear" w:color="auto" w:fill="D9D9D9"/>
          </w:tcPr>
          <w:p w14:paraId="42E06DFA" w14:textId="77777777" w:rsidR="007A1F44" w:rsidRPr="00A03C55" w:rsidRDefault="007A1F44" w:rsidP="00A53067">
            <w:pPr>
              <w:pStyle w:val="TableEntryHeader"/>
              <w:rPr>
                <w:noProof w:val="0"/>
              </w:rPr>
            </w:pPr>
            <w:r w:rsidRPr="00A03C55">
              <w:rPr>
                <w:noProof w:val="0"/>
              </w:rPr>
              <w:t>LEN</w:t>
            </w:r>
          </w:p>
        </w:tc>
        <w:tc>
          <w:tcPr>
            <w:tcW w:w="760" w:type="dxa"/>
            <w:shd w:val="clear" w:color="auto" w:fill="D9D9D9"/>
          </w:tcPr>
          <w:p w14:paraId="36E7E996" w14:textId="77777777" w:rsidR="007A1F44" w:rsidRPr="00A03C55" w:rsidRDefault="007A1F44" w:rsidP="00A53067">
            <w:pPr>
              <w:pStyle w:val="TableEntryHeader"/>
              <w:rPr>
                <w:noProof w:val="0"/>
              </w:rPr>
            </w:pPr>
            <w:r w:rsidRPr="00A03C55">
              <w:rPr>
                <w:noProof w:val="0"/>
              </w:rPr>
              <w:t>DT</w:t>
            </w:r>
          </w:p>
        </w:tc>
        <w:tc>
          <w:tcPr>
            <w:tcW w:w="1062" w:type="dxa"/>
            <w:shd w:val="clear" w:color="auto" w:fill="D9D9D9"/>
          </w:tcPr>
          <w:p w14:paraId="79F8EA31" w14:textId="77777777" w:rsidR="007A1F44" w:rsidRPr="00A03C55" w:rsidRDefault="007A1F44" w:rsidP="00A53067">
            <w:pPr>
              <w:pStyle w:val="TableEntryHeader"/>
              <w:rPr>
                <w:noProof w:val="0"/>
              </w:rPr>
            </w:pPr>
            <w:r w:rsidRPr="00A03C55">
              <w:rPr>
                <w:noProof w:val="0"/>
              </w:rPr>
              <w:t>Usage</w:t>
            </w:r>
          </w:p>
        </w:tc>
        <w:tc>
          <w:tcPr>
            <w:tcW w:w="1215" w:type="dxa"/>
            <w:shd w:val="clear" w:color="auto" w:fill="D9D9D9"/>
          </w:tcPr>
          <w:p w14:paraId="5D3D5DAC" w14:textId="77777777" w:rsidR="007A1F44" w:rsidRPr="00A03C55" w:rsidRDefault="007A1F44" w:rsidP="00A53067">
            <w:pPr>
              <w:pStyle w:val="TableEntryHeader"/>
              <w:rPr>
                <w:noProof w:val="0"/>
              </w:rPr>
            </w:pPr>
            <w:r w:rsidRPr="00A03C55">
              <w:rPr>
                <w:noProof w:val="0"/>
              </w:rPr>
              <w:t>Card.</w:t>
            </w:r>
          </w:p>
        </w:tc>
        <w:tc>
          <w:tcPr>
            <w:tcW w:w="861" w:type="dxa"/>
            <w:shd w:val="clear" w:color="auto" w:fill="D9D9D9"/>
          </w:tcPr>
          <w:p w14:paraId="163F83B3" w14:textId="77777777" w:rsidR="007A1F44" w:rsidRPr="00A03C55" w:rsidRDefault="007A1F44" w:rsidP="00A53067">
            <w:pPr>
              <w:pStyle w:val="TableEntryHeader"/>
              <w:rPr>
                <w:noProof w:val="0"/>
              </w:rPr>
            </w:pPr>
            <w:r w:rsidRPr="00A03C55">
              <w:rPr>
                <w:noProof w:val="0"/>
              </w:rPr>
              <w:t>TBL#</w:t>
            </w:r>
          </w:p>
        </w:tc>
        <w:tc>
          <w:tcPr>
            <w:tcW w:w="979" w:type="dxa"/>
            <w:shd w:val="clear" w:color="auto" w:fill="D9D9D9"/>
          </w:tcPr>
          <w:p w14:paraId="1DAC394E" w14:textId="77777777" w:rsidR="007A1F44" w:rsidRPr="00A03C55" w:rsidRDefault="007A1F44" w:rsidP="00A53067">
            <w:pPr>
              <w:pStyle w:val="TableEntryHeader"/>
              <w:rPr>
                <w:noProof w:val="0"/>
              </w:rPr>
            </w:pPr>
            <w:r w:rsidRPr="00A03C55">
              <w:rPr>
                <w:noProof w:val="0"/>
              </w:rPr>
              <w:t>ITEM#</w:t>
            </w:r>
          </w:p>
        </w:tc>
        <w:tc>
          <w:tcPr>
            <w:tcW w:w="2834" w:type="dxa"/>
            <w:shd w:val="clear" w:color="auto" w:fill="D9D9D9"/>
          </w:tcPr>
          <w:p w14:paraId="731F1F8D" w14:textId="77777777" w:rsidR="007A1F44" w:rsidRPr="00A03C55" w:rsidRDefault="007A1F44" w:rsidP="00A53067">
            <w:pPr>
              <w:pStyle w:val="TableEntryHeader"/>
              <w:rPr>
                <w:noProof w:val="0"/>
              </w:rPr>
            </w:pPr>
            <w:r w:rsidRPr="00A03C55">
              <w:rPr>
                <w:noProof w:val="0"/>
              </w:rPr>
              <w:t>Element name</w:t>
            </w:r>
          </w:p>
        </w:tc>
      </w:tr>
      <w:tr w:rsidR="007A1F44" w:rsidRPr="00A03C55" w14:paraId="4C8212A6" w14:textId="77777777">
        <w:trPr>
          <w:cantSplit/>
          <w:jc w:val="center"/>
        </w:trPr>
        <w:tc>
          <w:tcPr>
            <w:tcW w:w="784" w:type="dxa"/>
          </w:tcPr>
          <w:p w14:paraId="0681D25A" w14:textId="77777777" w:rsidR="007A1F44" w:rsidRPr="00A03C55" w:rsidRDefault="007A1F44">
            <w:pPr>
              <w:pStyle w:val="TableEntry"/>
              <w:rPr>
                <w:noProof w:val="0"/>
              </w:rPr>
            </w:pPr>
            <w:r w:rsidRPr="00A03C55">
              <w:rPr>
                <w:noProof w:val="0"/>
              </w:rPr>
              <w:t>1</w:t>
            </w:r>
          </w:p>
        </w:tc>
        <w:tc>
          <w:tcPr>
            <w:tcW w:w="764" w:type="dxa"/>
          </w:tcPr>
          <w:p w14:paraId="3D6F69E9" w14:textId="77777777" w:rsidR="007A1F44" w:rsidRPr="00A03C55" w:rsidRDefault="007A1F44">
            <w:pPr>
              <w:pStyle w:val="TableEntry"/>
              <w:rPr>
                <w:noProof w:val="0"/>
              </w:rPr>
            </w:pPr>
            <w:r w:rsidRPr="00A03C55">
              <w:rPr>
                <w:noProof w:val="0"/>
              </w:rPr>
              <w:t>4</w:t>
            </w:r>
          </w:p>
        </w:tc>
        <w:tc>
          <w:tcPr>
            <w:tcW w:w="760" w:type="dxa"/>
          </w:tcPr>
          <w:p w14:paraId="763EF7B8" w14:textId="77777777" w:rsidR="007A1F44" w:rsidRPr="00A03C55" w:rsidRDefault="007A1F44">
            <w:pPr>
              <w:pStyle w:val="TableEntry"/>
              <w:rPr>
                <w:noProof w:val="0"/>
              </w:rPr>
            </w:pPr>
            <w:r w:rsidRPr="00A03C55">
              <w:rPr>
                <w:noProof w:val="0"/>
              </w:rPr>
              <w:t>SI</w:t>
            </w:r>
          </w:p>
        </w:tc>
        <w:tc>
          <w:tcPr>
            <w:tcW w:w="1062" w:type="dxa"/>
          </w:tcPr>
          <w:p w14:paraId="68B23325" w14:textId="77777777" w:rsidR="007A1F44" w:rsidRPr="00A03C55" w:rsidRDefault="007A1F44">
            <w:pPr>
              <w:pStyle w:val="TableEntry"/>
              <w:rPr>
                <w:noProof w:val="0"/>
              </w:rPr>
            </w:pPr>
            <w:r w:rsidRPr="00A03C55">
              <w:rPr>
                <w:noProof w:val="0"/>
              </w:rPr>
              <w:t>O</w:t>
            </w:r>
          </w:p>
        </w:tc>
        <w:tc>
          <w:tcPr>
            <w:tcW w:w="1215" w:type="dxa"/>
          </w:tcPr>
          <w:p w14:paraId="17610276" w14:textId="77777777" w:rsidR="007A1F44" w:rsidRPr="00A03C55" w:rsidRDefault="007A1F44">
            <w:pPr>
              <w:pStyle w:val="TableEntry"/>
              <w:rPr>
                <w:noProof w:val="0"/>
              </w:rPr>
            </w:pPr>
            <w:r w:rsidRPr="00A03C55">
              <w:rPr>
                <w:noProof w:val="0"/>
              </w:rPr>
              <w:t>[0..1]</w:t>
            </w:r>
          </w:p>
        </w:tc>
        <w:tc>
          <w:tcPr>
            <w:tcW w:w="861" w:type="dxa"/>
          </w:tcPr>
          <w:p w14:paraId="7FA8318B" w14:textId="77777777" w:rsidR="007A1F44" w:rsidRPr="00A03C55" w:rsidRDefault="007A1F44">
            <w:pPr>
              <w:pStyle w:val="TableEntry"/>
              <w:rPr>
                <w:noProof w:val="0"/>
              </w:rPr>
            </w:pPr>
          </w:p>
        </w:tc>
        <w:tc>
          <w:tcPr>
            <w:tcW w:w="979" w:type="dxa"/>
          </w:tcPr>
          <w:p w14:paraId="7281A90A" w14:textId="77777777" w:rsidR="007A1F44" w:rsidRPr="00A03C55" w:rsidRDefault="007A1F44">
            <w:pPr>
              <w:pStyle w:val="TableEntry"/>
              <w:rPr>
                <w:noProof w:val="0"/>
              </w:rPr>
            </w:pPr>
            <w:r w:rsidRPr="00A03C55">
              <w:rPr>
                <w:noProof w:val="0"/>
              </w:rPr>
              <w:t>00104</w:t>
            </w:r>
          </w:p>
        </w:tc>
        <w:tc>
          <w:tcPr>
            <w:tcW w:w="2834" w:type="dxa"/>
          </w:tcPr>
          <w:p w14:paraId="733ED519" w14:textId="77777777" w:rsidR="007A1F44" w:rsidRPr="00A03C55" w:rsidRDefault="007A1F44">
            <w:pPr>
              <w:pStyle w:val="TableEntry"/>
              <w:rPr>
                <w:noProof w:val="0"/>
              </w:rPr>
            </w:pPr>
            <w:r w:rsidRPr="00A03C55">
              <w:rPr>
                <w:noProof w:val="0"/>
              </w:rPr>
              <w:t>Set ID - PID</w:t>
            </w:r>
          </w:p>
        </w:tc>
      </w:tr>
      <w:tr w:rsidR="007A1F44" w:rsidRPr="00A03C55" w14:paraId="41CFF798" w14:textId="77777777">
        <w:trPr>
          <w:cantSplit/>
          <w:jc w:val="center"/>
        </w:trPr>
        <w:tc>
          <w:tcPr>
            <w:tcW w:w="784" w:type="dxa"/>
          </w:tcPr>
          <w:p w14:paraId="351239CE" w14:textId="77777777" w:rsidR="007A1F44" w:rsidRPr="00A03C55" w:rsidRDefault="007A1F44">
            <w:pPr>
              <w:pStyle w:val="TableEntry"/>
              <w:rPr>
                <w:noProof w:val="0"/>
              </w:rPr>
            </w:pPr>
            <w:r w:rsidRPr="00A03C55">
              <w:rPr>
                <w:noProof w:val="0"/>
              </w:rPr>
              <w:t>2</w:t>
            </w:r>
          </w:p>
        </w:tc>
        <w:tc>
          <w:tcPr>
            <w:tcW w:w="764" w:type="dxa"/>
          </w:tcPr>
          <w:p w14:paraId="174062F7" w14:textId="77777777" w:rsidR="007A1F44" w:rsidRPr="00A03C55" w:rsidRDefault="007A1F44">
            <w:pPr>
              <w:pStyle w:val="TableEntry"/>
              <w:rPr>
                <w:noProof w:val="0"/>
              </w:rPr>
            </w:pPr>
            <w:r w:rsidRPr="00A03C55">
              <w:rPr>
                <w:noProof w:val="0"/>
              </w:rPr>
              <w:t>20</w:t>
            </w:r>
          </w:p>
        </w:tc>
        <w:tc>
          <w:tcPr>
            <w:tcW w:w="760" w:type="dxa"/>
          </w:tcPr>
          <w:p w14:paraId="1C214A04" w14:textId="77777777" w:rsidR="007A1F44" w:rsidRPr="00A03C55" w:rsidRDefault="007A1F44">
            <w:pPr>
              <w:pStyle w:val="TableEntry"/>
              <w:rPr>
                <w:noProof w:val="0"/>
              </w:rPr>
            </w:pPr>
            <w:r w:rsidRPr="00A03C55">
              <w:rPr>
                <w:noProof w:val="0"/>
              </w:rPr>
              <w:t>CX</w:t>
            </w:r>
          </w:p>
        </w:tc>
        <w:tc>
          <w:tcPr>
            <w:tcW w:w="1062" w:type="dxa"/>
          </w:tcPr>
          <w:p w14:paraId="44213C57" w14:textId="77777777" w:rsidR="007A1F44" w:rsidRPr="00A03C55" w:rsidRDefault="007A1F44">
            <w:pPr>
              <w:pStyle w:val="TableEntry"/>
              <w:rPr>
                <w:noProof w:val="0"/>
              </w:rPr>
            </w:pPr>
            <w:r w:rsidRPr="00A03C55">
              <w:rPr>
                <w:noProof w:val="0"/>
              </w:rPr>
              <w:t>X</w:t>
            </w:r>
          </w:p>
        </w:tc>
        <w:tc>
          <w:tcPr>
            <w:tcW w:w="1215" w:type="dxa"/>
          </w:tcPr>
          <w:p w14:paraId="4A14BAFC" w14:textId="77777777" w:rsidR="007A1F44" w:rsidRPr="00A03C55" w:rsidRDefault="007A1F44">
            <w:pPr>
              <w:pStyle w:val="TableEntry"/>
              <w:rPr>
                <w:noProof w:val="0"/>
              </w:rPr>
            </w:pPr>
            <w:r w:rsidRPr="00A03C55">
              <w:rPr>
                <w:noProof w:val="0"/>
              </w:rPr>
              <w:t>[0..0]</w:t>
            </w:r>
          </w:p>
        </w:tc>
        <w:tc>
          <w:tcPr>
            <w:tcW w:w="861" w:type="dxa"/>
          </w:tcPr>
          <w:p w14:paraId="1856262C" w14:textId="77777777" w:rsidR="007A1F44" w:rsidRPr="00A03C55" w:rsidRDefault="007A1F44">
            <w:pPr>
              <w:pStyle w:val="TableEntry"/>
              <w:rPr>
                <w:noProof w:val="0"/>
              </w:rPr>
            </w:pPr>
          </w:p>
        </w:tc>
        <w:tc>
          <w:tcPr>
            <w:tcW w:w="979" w:type="dxa"/>
          </w:tcPr>
          <w:p w14:paraId="3C032A8B" w14:textId="77777777" w:rsidR="007A1F44" w:rsidRPr="00A03C55" w:rsidRDefault="007A1F44">
            <w:pPr>
              <w:pStyle w:val="TableEntry"/>
              <w:rPr>
                <w:noProof w:val="0"/>
              </w:rPr>
            </w:pPr>
            <w:r w:rsidRPr="00A03C55">
              <w:rPr>
                <w:noProof w:val="0"/>
              </w:rPr>
              <w:t>00105</w:t>
            </w:r>
          </w:p>
        </w:tc>
        <w:tc>
          <w:tcPr>
            <w:tcW w:w="2834" w:type="dxa"/>
          </w:tcPr>
          <w:p w14:paraId="6083F80D" w14:textId="77777777" w:rsidR="007A1F44" w:rsidRPr="00A03C55" w:rsidRDefault="007A1F44">
            <w:pPr>
              <w:pStyle w:val="TableEntry"/>
              <w:rPr>
                <w:noProof w:val="0"/>
              </w:rPr>
            </w:pPr>
            <w:r w:rsidRPr="00A03C55">
              <w:rPr>
                <w:noProof w:val="0"/>
              </w:rPr>
              <w:t>Patient ID</w:t>
            </w:r>
          </w:p>
        </w:tc>
      </w:tr>
      <w:tr w:rsidR="007A1F44" w:rsidRPr="00A03C55" w14:paraId="2C887751" w14:textId="77777777">
        <w:trPr>
          <w:cantSplit/>
          <w:jc w:val="center"/>
        </w:trPr>
        <w:tc>
          <w:tcPr>
            <w:tcW w:w="784" w:type="dxa"/>
          </w:tcPr>
          <w:p w14:paraId="625A5922" w14:textId="77777777" w:rsidR="007A1F44" w:rsidRPr="00A03C55" w:rsidRDefault="007A1F44">
            <w:pPr>
              <w:pStyle w:val="TableEntry"/>
              <w:rPr>
                <w:noProof w:val="0"/>
              </w:rPr>
            </w:pPr>
            <w:r w:rsidRPr="00A03C55">
              <w:rPr>
                <w:noProof w:val="0"/>
              </w:rPr>
              <w:t>3</w:t>
            </w:r>
          </w:p>
        </w:tc>
        <w:tc>
          <w:tcPr>
            <w:tcW w:w="764" w:type="dxa"/>
          </w:tcPr>
          <w:p w14:paraId="3F1A622A" w14:textId="77777777" w:rsidR="007A1F44" w:rsidRPr="00A03C55" w:rsidRDefault="007A1F44">
            <w:pPr>
              <w:pStyle w:val="TableEntry"/>
              <w:rPr>
                <w:noProof w:val="0"/>
              </w:rPr>
            </w:pPr>
            <w:r w:rsidRPr="00A03C55">
              <w:rPr>
                <w:noProof w:val="0"/>
              </w:rPr>
              <w:t>250</w:t>
            </w:r>
          </w:p>
        </w:tc>
        <w:tc>
          <w:tcPr>
            <w:tcW w:w="760" w:type="dxa"/>
          </w:tcPr>
          <w:p w14:paraId="7234C5EA" w14:textId="77777777" w:rsidR="007A1F44" w:rsidRPr="00A03C55" w:rsidRDefault="007A1F44">
            <w:pPr>
              <w:pStyle w:val="TableEntry"/>
              <w:rPr>
                <w:noProof w:val="0"/>
              </w:rPr>
            </w:pPr>
            <w:r w:rsidRPr="00A03C55">
              <w:rPr>
                <w:noProof w:val="0"/>
              </w:rPr>
              <w:t>CX</w:t>
            </w:r>
          </w:p>
        </w:tc>
        <w:tc>
          <w:tcPr>
            <w:tcW w:w="1062" w:type="dxa"/>
          </w:tcPr>
          <w:p w14:paraId="6D9987FC" w14:textId="77777777" w:rsidR="007A1F44" w:rsidRPr="00A03C55" w:rsidRDefault="007A1F44">
            <w:pPr>
              <w:pStyle w:val="TableEntry"/>
              <w:rPr>
                <w:noProof w:val="0"/>
              </w:rPr>
            </w:pPr>
            <w:r w:rsidRPr="00A03C55">
              <w:rPr>
                <w:noProof w:val="0"/>
              </w:rPr>
              <w:t>R</w:t>
            </w:r>
          </w:p>
        </w:tc>
        <w:tc>
          <w:tcPr>
            <w:tcW w:w="1215" w:type="dxa"/>
          </w:tcPr>
          <w:p w14:paraId="3602B0A1" w14:textId="77777777" w:rsidR="007A1F44" w:rsidRPr="00A03C55" w:rsidRDefault="007A1F44">
            <w:pPr>
              <w:pStyle w:val="TableEntry"/>
              <w:rPr>
                <w:noProof w:val="0"/>
              </w:rPr>
            </w:pPr>
            <w:r w:rsidRPr="00A03C55">
              <w:rPr>
                <w:noProof w:val="0"/>
              </w:rPr>
              <w:t>[1..*]</w:t>
            </w:r>
          </w:p>
        </w:tc>
        <w:tc>
          <w:tcPr>
            <w:tcW w:w="861" w:type="dxa"/>
          </w:tcPr>
          <w:p w14:paraId="203EE17D" w14:textId="77777777" w:rsidR="007A1F44" w:rsidRPr="00A03C55" w:rsidRDefault="007A1F44">
            <w:pPr>
              <w:pStyle w:val="TableEntry"/>
              <w:rPr>
                <w:noProof w:val="0"/>
              </w:rPr>
            </w:pPr>
          </w:p>
        </w:tc>
        <w:tc>
          <w:tcPr>
            <w:tcW w:w="979" w:type="dxa"/>
          </w:tcPr>
          <w:p w14:paraId="275D3973" w14:textId="77777777" w:rsidR="007A1F44" w:rsidRPr="00A03C55" w:rsidRDefault="007A1F44">
            <w:pPr>
              <w:pStyle w:val="TableEntry"/>
              <w:rPr>
                <w:noProof w:val="0"/>
              </w:rPr>
            </w:pPr>
            <w:r w:rsidRPr="00A03C55">
              <w:rPr>
                <w:noProof w:val="0"/>
              </w:rPr>
              <w:t>00106</w:t>
            </w:r>
          </w:p>
        </w:tc>
        <w:tc>
          <w:tcPr>
            <w:tcW w:w="2834" w:type="dxa"/>
          </w:tcPr>
          <w:p w14:paraId="3E71BDBB" w14:textId="77777777" w:rsidR="007A1F44" w:rsidRPr="00A03C55" w:rsidRDefault="007A1F44">
            <w:pPr>
              <w:pStyle w:val="TableEntry"/>
              <w:rPr>
                <w:noProof w:val="0"/>
              </w:rPr>
            </w:pPr>
            <w:r w:rsidRPr="00A03C55">
              <w:rPr>
                <w:noProof w:val="0"/>
              </w:rPr>
              <w:t>Patient Identifier List</w:t>
            </w:r>
          </w:p>
        </w:tc>
      </w:tr>
      <w:tr w:rsidR="007A1F44" w:rsidRPr="00A03C55" w14:paraId="693FE2DC" w14:textId="77777777">
        <w:trPr>
          <w:cantSplit/>
          <w:jc w:val="center"/>
        </w:trPr>
        <w:tc>
          <w:tcPr>
            <w:tcW w:w="784" w:type="dxa"/>
          </w:tcPr>
          <w:p w14:paraId="0A5623BD" w14:textId="77777777" w:rsidR="007A1F44" w:rsidRPr="00A03C55" w:rsidRDefault="007A1F44">
            <w:pPr>
              <w:pStyle w:val="TableEntry"/>
              <w:rPr>
                <w:noProof w:val="0"/>
              </w:rPr>
            </w:pPr>
            <w:r w:rsidRPr="00A03C55">
              <w:rPr>
                <w:noProof w:val="0"/>
              </w:rPr>
              <w:t>4</w:t>
            </w:r>
          </w:p>
        </w:tc>
        <w:tc>
          <w:tcPr>
            <w:tcW w:w="764" w:type="dxa"/>
          </w:tcPr>
          <w:p w14:paraId="25A5BDD0" w14:textId="77777777" w:rsidR="007A1F44" w:rsidRPr="00A03C55" w:rsidRDefault="007A1F44">
            <w:pPr>
              <w:pStyle w:val="TableEntry"/>
              <w:rPr>
                <w:noProof w:val="0"/>
              </w:rPr>
            </w:pPr>
            <w:r w:rsidRPr="00A03C55">
              <w:rPr>
                <w:noProof w:val="0"/>
              </w:rPr>
              <w:t>20</w:t>
            </w:r>
          </w:p>
        </w:tc>
        <w:tc>
          <w:tcPr>
            <w:tcW w:w="760" w:type="dxa"/>
          </w:tcPr>
          <w:p w14:paraId="626F9839" w14:textId="77777777" w:rsidR="007A1F44" w:rsidRPr="00A03C55" w:rsidRDefault="007A1F44">
            <w:pPr>
              <w:pStyle w:val="TableEntry"/>
              <w:rPr>
                <w:noProof w:val="0"/>
              </w:rPr>
            </w:pPr>
            <w:r w:rsidRPr="00A03C55">
              <w:rPr>
                <w:noProof w:val="0"/>
              </w:rPr>
              <w:t>CX</w:t>
            </w:r>
          </w:p>
        </w:tc>
        <w:tc>
          <w:tcPr>
            <w:tcW w:w="1062" w:type="dxa"/>
          </w:tcPr>
          <w:p w14:paraId="6E2F9D5E" w14:textId="77777777" w:rsidR="007A1F44" w:rsidRPr="00A03C55" w:rsidRDefault="007A1F44">
            <w:pPr>
              <w:pStyle w:val="TableEntry"/>
              <w:rPr>
                <w:noProof w:val="0"/>
              </w:rPr>
            </w:pPr>
            <w:r w:rsidRPr="00A03C55">
              <w:rPr>
                <w:noProof w:val="0"/>
              </w:rPr>
              <w:t>X</w:t>
            </w:r>
          </w:p>
        </w:tc>
        <w:tc>
          <w:tcPr>
            <w:tcW w:w="1215" w:type="dxa"/>
          </w:tcPr>
          <w:p w14:paraId="33B5171C" w14:textId="77777777" w:rsidR="007A1F44" w:rsidRPr="00A03C55" w:rsidRDefault="007A1F44">
            <w:pPr>
              <w:pStyle w:val="TableEntry"/>
              <w:rPr>
                <w:noProof w:val="0"/>
              </w:rPr>
            </w:pPr>
            <w:r w:rsidRPr="00A03C55">
              <w:rPr>
                <w:noProof w:val="0"/>
              </w:rPr>
              <w:t>[0..0]</w:t>
            </w:r>
          </w:p>
        </w:tc>
        <w:tc>
          <w:tcPr>
            <w:tcW w:w="861" w:type="dxa"/>
          </w:tcPr>
          <w:p w14:paraId="45445FAB" w14:textId="77777777" w:rsidR="007A1F44" w:rsidRPr="00A03C55" w:rsidRDefault="007A1F44">
            <w:pPr>
              <w:pStyle w:val="TableEntry"/>
              <w:rPr>
                <w:noProof w:val="0"/>
              </w:rPr>
            </w:pPr>
          </w:p>
        </w:tc>
        <w:tc>
          <w:tcPr>
            <w:tcW w:w="979" w:type="dxa"/>
          </w:tcPr>
          <w:p w14:paraId="6B16FC6F" w14:textId="77777777" w:rsidR="007A1F44" w:rsidRPr="00A03C55" w:rsidRDefault="007A1F44">
            <w:pPr>
              <w:pStyle w:val="TableEntry"/>
              <w:rPr>
                <w:noProof w:val="0"/>
              </w:rPr>
            </w:pPr>
            <w:r w:rsidRPr="00A03C55">
              <w:rPr>
                <w:noProof w:val="0"/>
              </w:rPr>
              <w:t>00107</w:t>
            </w:r>
          </w:p>
        </w:tc>
        <w:tc>
          <w:tcPr>
            <w:tcW w:w="2834" w:type="dxa"/>
          </w:tcPr>
          <w:p w14:paraId="6BDF1BF1" w14:textId="77777777" w:rsidR="007A1F44" w:rsidRPr="00A03C55" w:rsidRDefault="007A1F44">
            <w:pPr>
              <w:pStyle w:val="TableEntry"/>
              <w:rPr>
                <w:noProof w:val="0"/>
              </w:rPr>
            </w:pPr>
            <w:r w:rsidRPr="00A03C55">
              <w:rPr>
                <w:noProof w:val="0"/>
              </w:rPr>
              <w:t>Alternate Patient ID - PID</w:t>
            </w:r>
          </w:p>
        </w:tc>
      </w:tr>
      <w:tr w:rsidR="007A1F44" w:rsidRPr="00A03C55" w14:paraId="5B4659A0" w14:textId="77777777">
        <w:trPr>
          <w:cantSplit/>
          <w:jc w:val="center"/>
        </w:trPr>
        <w:tc>
          <w:tcPr>
            <w:tcW w:w="784" w:type="dxa"/>
          </w:tcPr>
          <w:p w14:paraId="52EF0AEE" w14:textId="77777777" w:rsidR="007A1F44" w:rsidRPr="00A03C55" w:rsidRDefault="007A1F44">
            <w:pPr>
              <w:pStyle w:val="TableEntry"/>
              <w:rPr>
                <w:noProof w:val="0"/>
              </w:rPr>
            </w:pPr>
            <w:r w:rsidRPr="00A03C55">
              <w:rPr>
                <w:noProof w:val="0"/>
              </w:rPr>
              <w:t>5</w:t>
            </w:r>
          </w:p>
        </w:tc>
        <w:tc>
          <w:tcPr>
            <w:tcW w:w="764" w:type="dxa"/>
          </w:tcPr>
          <w:p w14:paraId="378333B7" w14:textId="77777777" w:rsidR="007A1F44" w:rsidRPr="00A03C55" w:rsidRDefault="007A1F44">
            <w:pPr>
              <w:pStyle w:val="TableEntry"/>
              <w:rPr>
                <w:noProof w:val="0"/>
              </w:rPr>
            </w:pPr>
            <w:r w:rsidRPr="00A03C55">
              <w:rPr>
                <w:noProof w:val="0"/>
              </w:rPr>
              <w:t>250</w:t>
            </w:r>
          </w:p>
        </w:tc>
        <w:tc>
          <w:tcPr>
            <w:tcW w:w="760" w:type="dxa"/>
          </w:tcPr>
          <w:p w14:paraId="3F63B27F" w14:textId="77777777" w:rsidR="007A1F44" w:rsidRPr="00A03C55" w:rsidRDefault="007A1F44">
            <w:pPr>
              <w:pStyle w:val="TableEntry"/>
              <w:rPr>
                <w:noProof w:val="0"/>
              </w:rPr>
            </w:pPr>
            <w:r w:rsidRPr="00A03C55">
              <w:rPr>
                <w:noProof w:val="0"/>
              </w:rPr>
              <w:t>XPN</w:t>
            </w:r>
          </w:p>
        </w:tc>
        <w:tc>
          <w:tcPr>
            <w:tcW w:w="1062" w:type="dxa"/>
          </w:tcPr>
          <w:p w14:paraId="6EC382C2" w14:textId="77777777" w:rsidR="007A1F44" w:rsidRPr="00A03C55" w:rsidRDefault="007A1F44">
            <w:pPr>
              <w:pStyle w:val="TableEntry"/>
              <w:rPr>
                <w:noProof w:val="0"/>
              </w:rPr>
            </w:pPr>
            <w:r w:rsidRPr="00A03C55">
              <w:rPr>
                <w:noProof w:val="0"/>
              </w:rPr>
              <w:t>R</w:t>
            </w:r>
          </w:p>
        </w:tc>
        <w:tc>
          <w:tcPr>
            <w:tcW w:w="1215" w:type="dxa"/>
          </w:tcPr>
          <w:p w14:paraId="5D7C3766" w14:textId="77777777" w:rsidR="007A1F44" w:rsidRPr="00A03C55" w:rsidRDefault="007A1F44">
            <w:pPr>
              <w:pStyle w:val="TableEntry"/>
              <w:rPr>
                <w:noProof w:val="0"/>
              </w:rPr>
            </w:pPr>
            <w:r w:rsidRPr="00A03C55">
              <w:rPr>
                <w:noProof w:val="0"/>
              </w:rPr>
              <w:t>[1..*]</w:t>
            </w:r>
          </w:p>
        </w:tc>
        <w:tc>
          <w:tcPr>
            <w:tcW w:w="861" w:type="dxa"/>
          </w:tcPr>
          <w:p w14:paraId="016625B1" w14:textId="77777777" w:rsidR="007A1F44" w:rsidRPr="00A03C55" w:rsidRDefault="007A1F44">
            <w:pPr>
              <w:pStyle w:val="TableEntry"/>
              <w:rPr>
                <w:noProof w:val="0"/>
              </w:rPr>
            </w:pPr>
          </w:p>
        </w:tc>
        <w:tc>
          <w:tcPr>
            <w:tcW w:w="979" w:type="dxa"/>
          </w:tcPr>
          <w:p w14:paraId="46C09E6A" w14:textId="77777777" w:rsidR="007A1F44" w:rsidRPr="00A03C55" w:rsidRDefault="007A1F44">
            <w:pPr>
              <w:pStyle w:val="TableEntry"/>
              <w:rPr>
                <w:noProof w:val="0"/>
              </w:rPr>
            </w:pPr>
            <w:r w:rsidRPr="00A03C55">
              <w:rPr>
                <w:noProof w:val="0"/>
              </w:rPr>
              <w:t>00108</w:t>
            </w:r>
          </w:p>
        </w:tc>
        <w:tc>
          <w:tcPr>
            <w:tcW w:w="2834" w:type="dxa"/>
          </w:tcPr>
          <w:p w14:paraId="668A1B4D" w14:textId="77777777" w:rsidR="007A1F44" w:rsidRPr="00A03C55" w:rsidRDefault="007A1F44">
            <w:pPr>
              <w:pStyle w:val="TableEntry"/>
              <w:rPr>
                <w:noProof w:val="0"/>
              </w:rPr>
            </w:pPr>
            <w:r w:rsidRPr="00A03C55">
              <w:rPr>
                <w:noProof w:val="0"/>
              </w:rPr>
              <w:t>Patient Name</w:t>
            </w:r>
          </w:p>
        </w:tc>
      </w:tr>
      <w:tr w:rsidR="007A1F44" w:rsidRPr="00A03C55" w14:paraId="12392BA4" w14:textId="77777777">
        <w:trPr>
          <w:cantSplit/>
          <w:jc w:val="center"/>
        </w:trPr>
        <w:tc>
          <w:tcPr>
            <w:tcW w:w="784" w:type="dxa"/>
          </w:tcPr>
          <w:p w14:paraId="34E9243F" w14:textId="77777777" w:rsidR="007A1F44" w:rsidRPr="00A03C55" w:rsidRDefault="007A1F44">
            <w:pPr>
              <w:pStyle w:val="TableEntry"/>
              <w:rPr>
                <w:noProof w:val="0"/>
              </w:rPr>
            </w:pPr>
            <w:r w:rsidRPr="00A03C55">
              <w:rPr>
                <w:noProof w:val="0"/>
              </w:rPr>
              <w:t>6</w:t>
            </w:r>
          </w:p>
        </w:tc>
        <w:tc>
          <w:tcPr>
            <w:tcW w:w="764" w:type="dxa"/>
          </w:tcPr>
          <w:p w14:paraId="6F20458C" w14:textId="77777777" w:rsidR="007A1F44" w:rsidRPr="00A03C55" w:rsidRDefault="007A1F44">
            <w:pPr>
              <w:pStyle w:val="TableEntry"/>
              <w:rPr>
                <w:noProof w:val="0"/>
              </w:rPr>
            </w:pPr>
            <w:r w:rsidRPr="00A03C55">
              <w:rPr>
                <w:noProof w:val="0"/>
              </w:rPr>
              <w:t>250</w:t>
            </w:r>
          </w:p>
        </w:tc>
        <w:tc>
          <w:tcPr>
            <w:tcW w:w="760" w:type="dxa"/>
          </w:tcPr>
          <w:p w14:paraId="441902B2" w14:textId="77777777" w:rsidR="007A1F44" w:rsidRPr="00A03C55" w:rsidRDefault="007A1F44">
            <w:pPr>
              <w:pStyle w:val="TableEntry"/>
              <w:rPr>
                <w:noProof w:val="0"/>
              </w:rPr>
            </w:pPr>
            <w:r w:rsidRPr="00A03C55">
              <w:rPr>
                <w:noProof w:val="0"/>
              </w:rPr>
              <w:t>XPN</w:t>
            </w:r>
          </w:p>
        </w:tc>
        <w:tc>
          <w:tcPr>
            <w:tcW w:w="1062" w:type="dxa"/>
          </w:tcPr>
          <w:p w14:paraId="0E8943CE" w14:textId="77777777" w:rsidR="007A1F44" w:rsidRPr="00A03C55" w:rsidRDefault="007A1F44">
            <w:pPr>
              <w:pStyle w:val="TableEntry"/>
              <w:rPr>
                <w:noProof w:val="0"/>
              </w:rPr>
            </w:pPr>
            <w:r w:rsidRPr="00A03C55">
              <w:rPr>
                <w:noProof w:val="0"/>
              </w:rPr>
              <w:t>O</w:t>
            </w:r>
          </w:p>
          <w:p w14:paraId="42FAE0D8" w14:textId="77777777" w:rsidR="007A1F44" w:rsidRPr="00A03C55" w:rsidRDefault="007A1F44">
            <w:pPr>
              <w:pStyle w:val="TableEntry"/>
              <w:rPr>
                <w:noProof w:val="0"/>
              </w:rPr>
            </w:pPr>
            <w:r w:rsidRPr="00A03C55">
              <w:rPr>
                <w:noProof w:val="0"/>
              </w:rPr>
              <w:t>(Note 1)</w:t>
            </w:r>
          </w:p>
        </w:tc>
        <w:tc>
          <w:tcPr>
            <w:tcW w:w="1215" w:type="dxa"/>
          </w:tcPr>
          <w:p w14:paraId="2D90A25A" w14:textId="77777777" w:rsidR="007A1F44" w:rsidRPr="00A03C55" w:rsidRDefault="007A1F44">
            <w:pPr>
              <w:pStyle w:val="TableEntry"/>
              <w:rPr>
                <w:noProof w:val="0"/>
              </w:rPr>
            </w:pPr>
            <w:r w:rsidRPr="00A03C55">
              <w:rPr>
                <w:noProof w:val="0"/>
              </w:rPr>
              <w:t>[0..1]</w:t>
            </w:r>
          </w:p>
        </w:tc>
        <w:tc>
          <w:tcPr>
            <w:tcW w:w="861" w:type="dxa"/>
          </w:tcPr>
          <w:p w14:paraId="20B10F0B" w14:textId="77777777" w:rsidR="007A1F44" w:rsidRPr="00A03C55" w:rsidRDefault="007A1F44">
            <w:pPr>
              <w:pStyle w:val="TableEntry"/>
              <w:rPr>
                <w:noProof w:val="0"/>
              </w:rPr>
            </w:pPr>
          </w:p>
        </w:tc>
        <w:tc>
          <w:tcPr>
            <w:tcW w:w="979" w:type="dxa"/>
          </w:tcPr>
          <w:p w14:paraId="439AE340" w14:textId="77777777" w:rsidR="007A1F44" w:rsidRPr="00A03C55" w:rsidRDefault="007A1F44">
            <w:pPr>
              <w:pStyle w:val="TableEntry"/>
              <w:rPr>
                <w:noProof w:val="0"/>
              </w:rPr>
            </w:pPr>
            <w:r w:rsidRPr="00A03C55">
              <w:rPr>
                <w:noProof w:val="0"/>
              </w:rPr>
              <w:t>00109</w:t>
            </w:r>
          </w:p>
        </w:tc>
        <w:tc>
          <w:tcPr>
            <w:tcW w:w="2834" w:type="dxa"/>
          </w:tcPr>
          <w:p w14:paraId="280CE851" w14:textId="77777777" w:rsidR="007A1F44" w:rsidRPr="00A03C55" w:rsidRDefault="007A1F44">
            <w:pPr>
              <w:pStyle w:val="TableEntry"/>
              <w:rPr>
                <w:noProof w:val="0"/>
              </w:rPr>
            </w:pPr>
            <w:r w:rsidRPr="00A03C55">
              <w:rPr>
                <w:noProof w:val="0"/>
              </w:rPr>
              <w:t>Mother’s Maiden Name</w:t>
            </w:r>
          </w:p>
        </w:tc>
      </w:tr>
      <w:tr w:rsidR="007A1F44" w:rsidRPr="00A03C55" w14:paraId="13F3A7E8" w14:textId="77777777">
        <w:trPr>
          <w:cantSplit/>
          <w:jc w:val="center"/>
        </w:trPr>
        <w:tc>
          <w:tcPr>
            <w:tcW w:w="784" w:type="dxa"/>
          </w:tcPr>
          <w:p w14:paraId="364BFF9B" w14:textId="77777777" w:rsidR="007A1F44" w:rsidRPr="00A03C55" w:rsidRDefault="007A1F44">
            <w:pPr>
              <w:pStyle w:val="TableEntry"/>
              <w:rPr>
                <w:noProof w:val="0"/>
              </w:rPr>
            </w:pPr>
            <w:r w:rsidRPr="00A03C55">
              <w:rPr>
                <w:noProof w:val="0"/>
              </w:rPr>
              <w:t>7</w:t>
            </w:r>
          </w:p>
        </w:tc>
        <w:tc>
          <w:tcPr>
            <w:tcW w:w="764" w:type="dxa"/>
          </w:tcPr>
          <w:p w14:paraId="1C99ACA9" w14:textId="77777777" w:rsidR="007A1F44" w:rsidRPr="00A03C55" w:rsidRDefault="007A1F44">
            <w:pPr>
              <w:pStyle w:val="TableEntry"/>
              <w:rPr>
                <w:noProof w:val="0"/>
              </w:rPr>
            </w:pPr>
            <w:r w:rsidRPr="00A03C55">
              <w:rPr>
                <w:noProof w:val="0"/>
              </w:rPr>
              <w:t>26</w:t>
            </w:r>
          </w:p>
        </w:tc>
        <w:tc>
          <w:tcPr>
            <w:tcW w:w="760" w:type="dxa"/>
          </w:tcPr>
          <w:p w14:paraId="4E819095" w14:textId="77777777" w:rsidR="007A1F44" w:rsidRPr="00A03C55" w:rsidRDefault="007A1F44">
            <w:pPr>
              <w:pStyle w:val="TableEntry"/>
              <w:rPr>
                <w:noProof w:val="0"/>
              </w:rPr>
            </w:pPr>
            <w:r w:rsidRPr="00A03C55">
              <w:rPr>
                <w:noProof w:val="0"/>
              </w:rPr>
              <w:t>TS</w:t>
            </w:r>
          </w:p>
        </w:tc>
        <w:tc>
          <w:tcPr>
            <w:tcW w:w="1062" w:type="dxa"/>
          </w:tcPr>
          <w:p w14:paraId="5B947F04" w14:textId="77777777" w:rsidR="007A1F44" w:rsidRPr="00A03C55" w:rsidRDefault="007A1F44">
            <w:pPr>
              <w:pStyle w:val="TableEntry"/>
              <w:rPr>
                <w:noProof w:val="0"/>
              </w:rPr>
            </w:pPr>
            <w:r w:rsidRPr="00A03C55">
              <w:rPr>
                <w:noProof w:val="0"/>
              </w:rPr>
              <w:t>CE</w:t>
            </w:r>
          </w:p>
          <w:p w14:paraId="6AD9A2F4" w14:textId="77777777" w:rsidR="007A1F44" w:rsidRPr="00A03C55" w:rsidRDefault="007A1F44">
            <w:pPr>
              <w:pStyle w:val="TableEntry"/>
              <w:rPr>
                <w:noProof w:val="0"/>
              </w:rPr>
            </w:pPr>
            <w:r w:rsidRPr="00A03C55">
              <w:rPr>
                <w:noProof w:val="0"/>
              </w:rPr>
              <w:t>(Note 1)</w:t>
            </w:r>
          </w:p>
        </w:tc>
        <w:tc>
          <w:tcPr>
            <w:tcW w:w="1215" w:type="dxa"/>
          </w:tcPr>
          <w:p w14:paraId="3A4D5710" w14:textId="77777777" w:rsidR="007A1F44" w:rsidRPr="00A03C55" w:rsidRDefault="007A1F44">
            <w:pPr>
              <w:pStyle w:val="TableEntry"/>
              <w:rPr>
                <w:noProof w:val="0"/>
              </w:rPr>
            </w:pPr>
            <w:r w:rsidRPr="00A03C55">
              <w:rPr>
                <w:noProof w:val="0"/>
              </w:rPr>
              <w:t>[0..1]</w:t>
            </w:r>
          </w:p>
        </w:tc>
        <w:tc>
          <w:tcPr>
            <w:tcW w:w="861" w:type="dxa"/>
          </w:tcPr>
          <w:p w14:paraId="4411D45C" w14:textId="77777777" w:rsidR="007A1F44" w:rsidRPr="00A03C55" w:rsidRDefault="007A1F44">
            <w:pPr>
              <w:pStyle w:val="TableEntry"/>
              <w:rPr>
                <w:noProof w:val="0"/>
              </w:rPr>
            </w:pPr>
          </w:p>
        </w:tc>
        <w:tc>
          <w:tcPr>
            <w:tcW w:w="979" w:type="dxa"/>
          </w:tcPr>
          <w:p w14:paraId="7B0C9533" w14:textId="77777777" w:rsidR="007A1F44" w:rsidRPr="00A03C55" w:rsidRDefault="007A1F44">
            <w:pPr>
              <w:pStyle w:val="TableEntry"/>
              <w:rPr>
                <w:noProof w:val="0"/>
              </w:rPr>
            </w:pPr>
            <w:r w:rsidRPr="00A03C55">
              <w:rPr>
                <w:noProof w:val="0"/>
              </w:rPr>
              <w:t>00110</w:t>
            </w:r>
          </w:p>
        </w:tc>
        <w:tc>
          <w:tcPr>
            <w:tcW w:w="2834" w:type="dxa"/>
          </w:tcPr>
          <w:p w14:paraId="2CC4C62E" w14:textId="77777777" w:rsidR="007A1F44" w:rsidRPr="00A03C55" w:rsidRDefault="007A1F44">
            <w:pPr>
              <w:pStyle w:val="TableEntry"/>
              <w:rPr>
                <w:noProof w:val="0"/>
              </w:rPr>
            </w:pPr>
            <w:r w:rsidRPr="00A03C55">
              <w:rPr>
                <w:noProof w:val="0"/>
              </w:rPr>
              <w:t>Date/Time of Birth</w:t>
            </w:r>
          </w:p>
        </w:tc>
      </w:tr>
      <w:tr w:rsidR="007A1F44" w:rsidRPr="00A03C55" w14:paraId="18A7594A" w14:textId="77777777">
        <w:trPr>
          <w:cantSplit/>
          <w:jc w:val="center"/>
        </w:trPr>
        <w:tc>
          <w:tcPr>
            <w:tcW w:w="784" w:type="dxa"/>
          </w:tcPr>
          <w:p w14:paraId="057D36EB" w14:textId="77777777" w:rsidR="007A1F44" w:rsidRPr="00A03C55" w:rsidRDefault="007A1F44">
            <w:pPr>
              <w:pStyle w:val="TableEntry"/>
              <w:rPr>
                <w:noProof w:val="0"/>
              </w:rPr>
            </w:pPr>
            <w:r w:rsidRPr="00A03C55">
              <w:rPr>
                <w:noProof w:val="0"/>
              </w:rPr>
              <w:t>8</w:t>
            </w:r>
          </w:p>
        </w:tc>
        <w:tc>
          <w:tcPr>
            <w:tcW w:w="764" w:type="dxa"/>
          </w:tcPr>
          <w:p w14:paraId="2FB07B5C" w14:textId="77777777" w:rsidR="007A1F44" w:rsidRPr="00A03C55" w:rsidRDefault="007A1F44">
            <w:pPr>
              <w:pStyle w:val="TableEntry"/>
              <w:rPr>
                <w:noProof w:val="0"/>
              </w:rPr>
            </w:pPr>
            <w:r w:rsidRPr="00A03C55">
              <w:rPr>
                <w:noProof w:val="0"/>
              </w:rPr>
              <w:t>1</w:t>
            </w:r>
          </w:p>
        </w:tc>
        <w:tc>
          <w:tcPr>
            <w:tcW w:w="760" w:type="dxa"/>
          </w:tcPr>
          <w:p w14:paraId="207955C9" w14:textId="77777777" w:rsidR="007A1F44" w:rsidRPr="00A03C55" w:rsidRDefault="007A1F44">
            <w:pPr>
              <w:pStyle w:val="TableEntry"/>
              <w:rPr>
                <w:noProof w:val="0"/>
              </w:rPr>
            </w:pPr>
            <w:r w:rsidRPr="00A03C55">
              <w:rPr>
                <w:noProof w:val="0"/>
              </w:rPr>
              <w:t>IS</w:t>
            </w:r>
          </w:p>
        </w:tc>
        <w:tc>
          <w:tcPr>
            <w:tcW w:w="1062" w:type="dxa"/>
          </w:tcPr>
          <w:p w14:paraId="69DCBFEE" w14:textId="77777777" w:rsidR="007A1F44" w:rsidRPr="00A03C55" w:rsidRDefault="007A1F44">
            <w:pPr>
              <w:pStyle w:val="TableEntry"/>
              <w:rPr>
                <w:noProof w:val="0"/>
              </w:rPr>
            </w:pPr>
            <w:r w:rsidRPr="00A03C55">
              <w:rPr>
                <w:noProof w:val="0"/>
              </w:rPr>
              <w:t>CE</w:t>
            </w:r>
          </w:p>
          <w:p w14:paraId="54BC0B57" w14:textId="77777777" w:rsidR="007A1F44" w:rsidRPr="00A03C55" w:rsidRDefault="007A1F44">
            <w:pPr>
              <w:pStyle w:val="TableEntry"/>
              <w:rPr>
                <w:noProof w:val="0"/>
              </w:rPr>
            </w:pPr>
            <w:r w:rsidRPr="00A03C55">
              <w:rPr>
                <w:noProof w:val="0"/>
              </w:rPr>
              <w:t>(Note 1)</w:t>
            </w:r>
          </w:p>
        </w:tc>
        <w:tc>
          <w:tcPr>
            <w:tcW w:w="1215" w:type="dxa"/>
          </w:tcPr>
          <w:p w14:paraId="4D0BE870" w14:textId="77777777" w:rsidR="007A1F44" w:rsidRPr="00A03C55" w:rsidRDefault="007A1F44">
            <w:pPr>
              <w:pStyle w:val="TableEntry"/>
              <w:rPr>
                <w:noProof w:val="0"/>
              </w:rPr>
            </w:pPr>
            <w:r w:rsidRPr="00A03C55">
              <w:rPr>
                <w:noProof w:val="0"/>
              </w:rPr>
              <w:t>[1..1]</w:t>
            </w:r>
          </w:p>
        </w:tc>
        <w:tc>
          <w:tcPr>
            <w:tcW w:w="861" w:type="dxa"/>
          </w:tcPr>
          <w:p w14:paraId="5CE0F6BD" w14:textId="77777777" w:rsidR="007A1F44" w:rsidRPr="00A03C55" w:rsidRDefault="007A1F44">
            <w:pPr>
              <w:pStyle w:val="TableEntry"/>
              <w:rPr>
                <w:noProof w:val="0"/>
              </w:rPr>
            </w:pPr>
            <w:r w:rsidRPr="00A03C55">
              <w:rPr>
                <w:noProof w:val="0"/>
              </w:rPr>
              <w:t>0001</w:t>
            </w:r>
          </w:p>
        </w:tc>
        <w:tc>
          <w:tcPr>
            <w:tcW w:w="979" w:type="dxa"/>
          </w:tcPr>
          <w:p w14:paraId="3D6699A3" w14:textId="77777777" w:rsidR="007A1F44" w:rsidRPr="00A03C55" w:rsidRDefault="007A1F44">
            <w:pPr>
              <w:pStyle w:val="TableEntry"/>
              <w:rPr>
                <w:noProof w:val="0"/>
              </w:rPr>
            </w:pPr>
            <w:r w:rsidRPr="00A03C55">
              <w:rPr>
                <w:noProof w:val="0"/>
              </w:rPr>
              <w:t>00111</w:t>
            </w:r>
          </w:p>
        </w:tc>
        <w:tc>
          <w:tcPr>
            <w:tcW w:w="2834" w:type="dxa"/>
          </w:tcPr>
          <w:p w14:paraId="2420C80D" w14:textId="77777777" w:rsidR="007A1F44" w:rsidRPr="00A03C55" w:rsidRDefault="007A1F44">
            <w:pPr>
              <w:pStyle w:val="TableEntry"/>
              <w:rPr>
                <w:noProof w:val="0"/>
              </w:rPr>
            </w:pPr>
            <w:r w:rsidRPr="00A03C55">
              <w:rPr>
                <w:noProof w:val="0"/>
              </w:rPr>
              <w:t>Administrative Sex</w:t>
            </w:r>
          </w:p>
        </w:tc>
      </w:tr>
      <w:tr w:rsidR="007A1F44" w:rsidRPr="00A03C55" w14:paraId="2A365A1C" w14:textId="77777777">
        <w:trPr>
          <w:cantSplit/>
          <w:jc w:val="center"/>
        </w:trPr>
        <w:tc>
          <w:tcPr>
            <w:tcW w:w="784" w:type="dxa"/>
          </w:tcPr>
          <w:p w14:paraId="6719390F" w14:textId="77777777" w:rsidR="007A1F44" w:rsidRPr="00A03C55" w:rsidRDefault="007A1F44">
            <w:pPr>
              <w:pStyle w:val="TableEntry"/>
              <w:rPr>
                <w:noProof w:val="0"/>
              </w:rPr>
            </w:pPr>
            <w:r w:rsidRPr="00A03C55">
              <w:rPr>
                <w:noProof w:val="0"/>
              </w:rPr>
              <w:t>9</w:t>
            </w:r>
          </w:p>
        </w:tc>
        <w:tc>
          <w:tcPr>
            <w:tcW w:w="764" w:type="dxa"/>
          </w:tcPr>
          <w:p w14:paraId="4DAED1BC" w14:textId="77777777" w:rsidR="007A1F44" w:rsidRPr="00A03C55" w:rsidRDefault="007A1F44">
            <w:pPr>
              <w:pStyle w:val="TableEntry"/>
              <w:rPr>
                <w:noProof w:val="0"/>
              </w:rPr>
            </w:pPr>
            <w:r w:rsidRPr="00A03C55">
              <w:rPr>
                <w:noProof w:val="0"/>
              </w:rPr>
              <w:t>250</w:t>
            </w:r>
          </w:p>
        </w:tc>
        <w:tc>
          <w:tcPr>
            <w:tcW w:w="760" w:type="dxa"/>
          </w:tcPr>
          <w:p w14:paraId="46B0F89B" w14:textId="77777777" w:rsidR="007A1F44" w:rsidRPr="00A03C55" w:rsidRDefault="007A1F44">
            <w:pPr>
              <w:pStyle w:val="TableEntry"/>
              <w:rPr>
                <w:noProof w:val="0"/>
              </w:rPr>
            </w:pPr>
            <w:r w:rsidRPr="00A03C55">
              <w:rPr>
                <w:noProof w:val="0"/>
              </w:rPr>
              <w:t>XPN</w:t>
            </w:r>
          </w:p>
        </w:tc>
        <w:tc>
          <w:tcPr>
            <w:tcW w:w="1062" w:type="dxa"/>
          </w:tcPr>
          <w:p w14:paraId="0E3E2DF3" w14:textId="77777777" w:rsidR="007A1F44" w:rsidRPr="00A03C55" w:rsidRDefault="007A1F44">
            <w:pPr>
              <w:pStyle w:val="TableEntry"/>
              <w:rPr>
                <w:noProof w:val="0"/>
              </w:rPr>
            </w:pPr>
            <w:r w:rsidRPr="00A03C55">
              <w:rPr>
                <w:noProof w:val="0"/>
              </w:rPr>
              <w:t>X</w:t>
            </w:r>
          </w:p>
        </w:tc>
        <w:tc>
          <w:tcPr>
            <w:tcW w:w="1215" w:type="dxa"/>
          </w:tcPr>
          <w:p w14:paraId="02757C60" w14:textId="77777777" w:rsidR="007A1F44" w:rsidRPr="00A03C55" w:rsidRDefault="007A1F44">
            <w:pPr>
              <w:pStyle w:val="TableEntry"/>
              <w:rPr>
                <w:noProof w:val="0"/>
              </w:rPr>
            </w:pPr>
            <w:r w:rsidRPr="00A03C55">
              <w:rPr>
                <w:noProof w:val="0"/>
              </w:rPr>
              <w:t>[0..1]</w:t>
            </w:r>
          </w:p>
        </w:tc>
        <w:tc>
          <w:tcPr>
            <w:tcW w:w="861" w:type="dxa"/>
          </w:tcPr>
          <w:p w14:paraId="70313215" w14:textId="77777777" w:rsidR="007A1F44" w:rsidRPr="00A03C55" w:rsidRDefault="007A1F44">
            <w:pPr>
              <w:pStyle w:val="TableEntry"/>
              <w:rPr>
                <w:noProof w:val="0"/>
              </w:rPr>
            </w:pPr>
          </w:p>
        </w:tc>
        <w:tc>
          <w:tcPr>
            <w:tcW w:w="979" w:type="dxa"/>
          </w:tcPr>
          <w:p w14:paraId="2A5B4D36" w14:textId="77777777" w:rsidR="007A1F44" w:rsidRPr="00A03C55" w:rsidRDefault="007A1F44">
            <w:pPr>
              <w:pStyle w:val="TableEntry"/>
              <w:rPr>
                <w:noProof w:val="0"/>
              </w:rPr>
            </w:pPr>
            <w:r w:rsidRPr="00A03C55">
              <w:rPr>
                <w:noProof w:val="0"/>
              </w:rPr>
              <w:t>00112</w:t>
            </w:r>
          </w:p>
        </w:tc>
        <w:tc>
          <w:tcPr>
            <w:tcW w:w="2834" w:type="dxa"/>
          </w:tcPr>
          <w:p w14:paraId="0BADEBA9" w14:textId="77777777" w:rsidR="007A1F44" w:rsidRPr="00A03C55" w:rsidRDefault="007A1F44">
            <w:pPr>
              <w:pStyle w:val="TableEntry"/>
              <w:rPr>
                <w:noProof w:val="0"/>
              </w:rPr>
            </w:pPr>
            <w:r w:rsidRPr="00A03C55">
              <w:rPr>
                <w:noProof w:val="0"/>
              </w:rPr>
              <w:t>Patient Alias</w:t>
            </w:r>
          </w:p>
        </w:tc>
      </w:tr>
      <w:tr w:rsidR="007A1F44" w:rsidRPr="00A03C55" w14:paraId="5AD55033" w14:textId="77777777">
        <w:trPr>
          <w:cantSplit/>
          <w:jc w:val="center"/>
        </w:trPr>
        <w:tc>
          <w:tcPr>
            <w:tcW w:w="784" w:type="dxa"/>
          </w:tcPr>
          <w:p w14:paraId="022BA1FE" w14:textId="77777777" w:rsidR="007A1F44" w:rsidRPr="00A03C55" w:rsidRDefault="007A1F44">
            <w:pPr>
              <w:pStyle w:val="TableEntry"/>
              <w:rPr>
                <w:noProof w:val="0"/>
              </w:rPr>
            </w:pPr>
            <w:r w:rsidRPr="00A03C55">
              <w:rPr>
                <w:noProof w:val="0"/>
              </w:rPr>
              <w:t>10</w:t>
            </w:r>
          </w:p>
        </w:tc>
        <w:tc>
          <w:tcPr>
            <w:tcW w:w="764" w:type="dxa"/>
          </w:tcPr>
          <w:p w14:paraId="5EF23B21" w14:textId="77777777" w:rsidR="007A1F44" w:rsidRPr="00A03C55" w:rsidRDefault="007A1F44">
            <w:pPr>
              <w:pStyle w:val="TableEntry"/>
              <w:rPr>
                <w:noProof w:val="0"/>
              </w:rPr>
            </w:pPr>
            <w:r w:rsidRPr="00A03C55">
              <w:rPr>
                <w:noProof w:val="0"/>
              </w:rPr>
              <w:t>250</w:t>
            </w:r>
          </w:p>
        </w:tc>
        <w:tc>
          <w:tcPr>
            <w:tcW w:w="760" w:type="dxa"/>
          </w:tcPr>
          <w:p w14:paraId="0DD34121" w14:textId="77777777" w:rsidR="007A1F44" w:rsidRPr="00A03C55" w:rsidRDefault="007A1F44">
            <w:pPr>
              <w:pStyle w:val="TableEntry"/>
              <w:rPr>
                <w:noProof w:val="0"/>
              </w:rPr>
            </w:pPr>
            <w:r w:rsidRPr="00A03C55">
              <w:rPr>
                <w:noProof w:val="0"/>
              </w:rPr>
              <w:t>CE</w:t>
            </w:r>
          </w:p>
        </w:tc>
        <w:tc>
          <w:tcPr>
            <w:tcW w:w="1062" w:type="dxa"/>
          </w:tcPr>
          <w:p w14:paraId="7C7634D3" w14:textId="77777777" w:rsidR="007A1F44" w:rsidRPr="00A03C55" w:rsidRDefault="007A1F44">
            <w:pPr>
              <w:pStyle w:val="TableEntry"/>
              <w:rPr>
                <w:noProof w:val="0"/>
              </w:rPr>
            </w:pPr>
            <w:r w:rsidRPr="00A03C55">
              <w:rPr>
                <w:noProof w:val="0"/>
              </w:rPr>
              <w:t>O</w:t>
            </w:r>
          </w:p>
        </w:tc>
        <w:tc>
          <w:tcPr>
            <w:tcW w:w="1215" w:type="dxa"/>
          </w:tcPr>
          <w:p w14:paraId="5DD57870" w14:textId="77777777" w:rsidR="007A1F44" w:rsidRPr="00A03C55" w:rsidRDefault="007A1F44">
            <w:pPr>
              <w:pStyle w:val="TableEntry"/>
              <w:rPr>
                <w:noProof w:val="0"/>
              </w:rPr>
            </w:pPr>
            <w:r w:rsidRPr="00A03C55">
              <w:rPr>
                <w:noProof w:val="0"/>
              </w:rPr>
              <w:t>[0..1]</w:t>
            </w:r>
          </w:p>
        </w:tc>
        <w:tc>
          <w:tcPr>
            <w:tcW w:w="861" w:type="dxa"/>
          </w:tcPr>
          <w:p w14:paraId="617A4F34" w14:textId="77777777" w:rsidR="007A1F44" w:rsidRPr="00A03C55" w:rsidRDefault="007A1F44">
            <w:pPr>
              <w:pStyle w:val="TableEntry"/>
              <w:rPr>
                <w:noProof w:val="0"/>
              </w:rPr>
            </w:pPr>
            <w:r w:rsidRPr="00A03C55">
              <w:rPr>
                <w:noProof w:val="0"/>
              </w:rPr>
              <w:t>0005</w:t>
            </w:r>
          </w:p>
        </w:tc>
        <w:tc>
          <w:tcPr>
            <w:tcW w:w="979" w:type="dxa"/>
          </w:tcPr>
          <w:p w14:paraId="2C3D7B06" w14:textId="77777777" w:rsidR="007A1F44" w:rsidRPr="00A03C55" w:rsidRDefault="007A1F44">
            <w:pPr>
              <w:pStyle w:val="TableEntry"/>
              <w:rPr>
                <w:noProof w:val="0"/>
              </w:rPr>
            </w:pPr>
            <w:r w:rsidRPr="00A03C55">
              <w:rPr>
                <w:noProof w:val="0"/>
              </w:rPr>
              <w:t>00113</w:t>
            </w:r>
          </w:p>
        </w:tc>
        <w:tc>
          <w:tcPr>
            <w:tcW w:w="2834" w:type="dxa"/>
          </w:tcPr>
          <w:p w14:paraId="4DA555B1" w14:textId="77777777" w:rsidR="007A1F44" w:rsidRPr="00A03C55" w:rsidRDefault="007A1F44">
            <w:pPr>
              <w:pStyle w:val="TableEntry"/>
              <w:rPr>
                <w:noProof w:val="0"/>
              </w:rPr>
            </w:pPr>
            <w:r w:rsidRPr="00A03C55">
              <w:rPr>
                <w:noProof w:val="0"/>
              </w:rPr>
              <w:t>Race</w:t>
            </w:r>
          </w:p>
        </w:tc>
      </w:tr>
      <w:tr w:rsidR="007A1F44" w:rsidRPr="00A03C55" w14:paraId="36B5D0FE" w14:textId="77777777">
        <w:trPr>
          <w:cantSplit/>
          <w:jc w:val="center"/>
        </w:trPr>
        <w:tc>
          <w:tcPr>
            <w:tcW w:w="784" w:type="dxa"/>
          </w:tcPr>
          <w:p w14:paraId="447299C1" w14:textId="77777777" w:rsidR="007A1F44" w:rsidRPr="00A03C55" w:rsidRDefault="007A1F44">
            <w:pPr>
              <w:pStyle w:val="TableEntry"/>
              <w:rPr>
                <w:noProof w:val="0"/>
              </w:rPr>
            </w:pPr>
            <w:r w:rsidRPr="00A03C55">
              <w:rPr>
                <w:noProof w:val="0"/>
              </w:rPr>
              <w:lastRenderedPageBreak/>
              <w:t>11</w:t>
            </w:r>
          </w:p>
        </w:tc>
        <w:tc>
          <w:tcPr>
            <w:tcW w:w="764" w:type="dxa"/>
          </w:tcPr>
          <w:p w14:paraId="7B816A29" w14:textId="77777777" w:rsidR="007A1F44" w:rsidRPr="00A03C55" w:rsidRDefault="007A1F44">
            <w:pPr>
              <w:pStyle w:val="TableEntry"/>
              <w:rPr>
                <w:noProof w:val="0"/>
              </w:rPr>
            </w:pPr>
            <w:r w:rsidRPr="00A03C55">
              <w:rPr>
                <w:noProof w:val="0"/>
              </w:rPr>
              <w:t>250</w:t>
            </w:r>
          </w:p>
        </w:tc>
        <w:tc>
          <w:tcPr>
            <w:tcW w:w="760" w:type="dxa"/>
          </w:tcPr>
          <w:p w14:paraId="2ED29A10" w14:textId="77777777" w:rsidR="007A1F44" w:rsidRPr="00A03C55" w:rsidRDefault="007A1F44">
            <w:pPr>
              <w:pStyle w:val="TableEntry"/>
              <w:rPr>
                <w:noProof w:val="0"/>
              </w:rPr>
            </w:pPr>
            <w:r w:rsidRPr="00A03C55">
              <w:rPr>
                <w:noProof w:val="0"/>
              </w:rPr>
              <w:t>XAD</w:t>
            </w:r>
          </w:p>
        </w:tc>
        <w:tc>
          <w:tcPr>
            <w:tcW w:w="1062" w:type="dxa"/>
          </w:tcPr>
          <w:p w14:paraId="606D1254" w14:textId="77777777" w:rsidR="007A1F44" w:rsidRPr="00A03C55" w:rsidRDefault="007A1F44">
            <w:pPr>
              <w:pStyle w:val="TableEntry"/>
              <w:rPr>
                <w:noProof w:val="0"/>
              </w:rPr>
            </w:pPr>
            <w:r w:rsidRPr="00A03C55">
              <w:rPr>
                <w:noProof w:val="0"/>
              </w:rPr>
              <w:t>CE</w:t>
            </w:r>
          </w:p>
          <w:p w14:paraId="53651B66" w14:textId="77777777" w:rsidR="007A1F44" w:rsidRPr="00A03C55" w:rsidRDefault="007A1F44">
            <w:pPr>
              <w:pStyle w:val="TableEntry"/>
              <w:rPr>
                <w:noProof w:val="0"/>
              </w:rPr>
            </w:pPr>
            <w:r w:rsidRPr="00A03C55">
              <w:rPr>
                <w:noProof w:val="0"/>
              </w:rPr>
              <w:t>(Note 1)</w:t>
            </w:r>
          </w:p>
        </w:tc>
        <w:tc>
          <w:tcPr>
            <w:tcW w:w="1215" w:type="dxa"/>
          </w:tcPr>
          <w:p w14:paraId="68D8EDB2" w14:textId="77777777" w:rsidR="007A1F44" w:rsidRPr="00A03C55" w:rsidRDefault="007A1F44">
            <w:pPr>
              <w:pStyle w:val="TableEntry"/>
              <w:rPr>
                <w:noProof w:val="0"/>
              </w:rPr>
            </w:pPr>
            <w:r w:rsidRPr="00A03C55">
              <w:rPr>
                <w:noProof w:val="0"/>
              </w:rPr>
              <w:t>[0..*]</w:t>
            </w:r>
          </w:p>
        </w:tc>
        <w:tc>
          <w:tcPr>
            <w:tcW w:w="861" w:type="dxa"/>
          </w:tcPr>
          <w:p w14:paraId="6523B71B" w14:textId="77777777" w:rsidR="007A1F44" w:rsidRPr="00A03C55" w:rsidRDefault="007A1F44">
            <w:pPr>
              <w:pStyle w:val="TableEntry"/>
              <w:rPr>
                <w:noProof w:val="0"/>
              </w:rPr>
            </w:pPr>
          </w:p>
        </w:tc>
        <w:tc>
          <w:tcPr>
            <w:tcW w:w="979" w:type="dxa"/>
          </w:tcPr>
          <w:p w14:paraId="263460CD" w14:textId="77777777" w:rsidR="007A1F44" w:rsidRPr="00A03C55" w:rsidRDefault="007A1F44">
            <w:pPr>
              <w:pStyle w:val="TableEntry"/>
              <w:rPr>
                <w:noProof w:val="0"/>
              </w:rPr>
            </w:pPr>
            <w:r w:rsidRPr="00A03C55">
              <w:rPr>
                <w:noProof w:val="0"/>
              </w:rPr>
              <w:t>00114</w:t>
            </w:r>
          </w:p>
        </w:tc>
        <w:tc>
          <w:tcPr>
            <w:tcW w:w="2834" w:type="dxa"/>
          </w:tcPr>
          <w:p w14:paraId="427251B8" w14:textId="77777777" w:rsidR="007A1F44" w:rsidRPr="00A03C55" w:rsidRDefault="007A1F44">
            <w:pPr>
              <w:pStyle w:val="TableEntry"/>
              <w:rPr>
                <w:noProof w:val="0"/>
              </w:rPr>
            </w:pPr>
            <w:r w:rsidRPr="00A03C55">
              <w:rPr>
                <w:noProof w:val="0"/>
              </w:rPr>
              <w:t>Patient Address</w:t>
            </w:r>
          </w:p>
        </w:tc>
      </w:tr>
      <w:tr w:rsidR="007A1F44" w:rsidRPr="00A03C55" w14:paraId="2E6AA022" w14:textId="77777777">
        <w:trPr>
          <w:cantSplit/>
          <w:jc w:val="center"/>
        </w:trPr>
        <w:tc>
          <w:tcPr>
            <w:tcW w:w="784" w:type="dxa"/>
          </w:tcPr>
          <w:p w14:paraId="781F6F3F" w14:textId="77777777" w:rsidR="007A1F44" w:rsidRPr="00A03C55" w:rsidRDefault="007A1F44">
            <w:pPr>
              <w:pStyle w:val="TableEntry"/>
              <w:rPr>
                <w:noProof w:val="0"/>
              </w:rPr>
            </w:pPr>
            <w:r w:rsidRPr="00A03C55">
              <w:rPr>
                <w:noProof w:val="0"/>
              </w:rPr>
              <w:t>12</w:t>
            </w:r>
          </w:p>
        </w:tc>
        <w:tc>
          <w:tcPr>
            <w:tcW w:w="764" w:type="dxa"/>
          </w:tcPr>
          <w:p w14:paraId="68FBAEF5" w14:textId="77777777" w:rsidR="007A1F44" w:rsidRPr="00A03C55" w:rsidRDefault="007A1F44">
            <w:pPr>
              <w:pStyle w:val="TableEntry"/>
              <w:rPr>
                <w:noProof w:val="0"/>
              </w:rPr>
            </w:pPr>
            <w:r w:rsidRPr="00A03C55">
              <w:rPr>
                <w:noProof w:val="0"/>
              </w:rPr>
              <w:t>4</w:t>
            </w:r>
          </w:p>
        </w:tc>
        <w:tc>
          <w:tcPr>
            <w:tcW w:w="760" w:type="dxa"/>
          </w:tcPr>
          <w:p w14:paraId="1A73DC93" w14:textId="77777777" w:rsidR="007A1F44" w:rsidRPr="00A03C55" w:rsidRDefault="007A1F44">
            <w:pPr>
              <w:pStyle w:val="TableEntry"/>
              <w:rPr>
                <w:noProof w:val="0"/>
              </w:rPr>
            </w:pPr>
            <w:r w:rsidRPr="00A03C55">
              <w:rPr>
                <w:noProof w:val="0"/>
              </w:rPr>
              <w:t>IS</w:t>
            </w:r>
          </w:p>
        </w:tc>
        <w:tc>
          <w:tcPr>
            <w:tcW w:w="1062" w:type="dxa"/>
          </w:tcPr>
          <w:p w14:paraId="69E1B8A2" w14:textId="77777777" w:rsidR="007A1F44" w:rsidRPr="00A03C55" w:rsidRDefault="007A1F44">
            <w:pPr>
              <w:pStyle w:val="TableEntry"/>
              <w:rPr>
                <w:noProof w:val="0"/>
              </w:rPr>
            </w:pPr>
            <w:r w:rsidRPr="00A03C55">
              <w:rPr>
                <w:noProof w:val="0"/>
              </w:rPr>
              <w:t>X</w:t>
            </w:r>
          </w:p>
        </w:tc>
        <w:tc>
          <w:tcPr>
            <w:tcW w:w="1215" w:type="dxa"/>
          </w:tcPr>
          <w:p w14:paraId="137518C3" w14:textId="77777777" w:rsidR="007A1F44" w:rsidRPr="00A03C55" w:rsidRDefault="007A1F44">
            <w:pPr>
              <w:pStyle w:val="TableEntry"/>
              <w:rPr>
                <w:noProof w:val="0"/>
              </w:rPr>
            </w:pPr>
            <w:r w:rsidRPr="00A03C55">
              <w:rPr>
                <w:noProof w:val="0"/>
              </w:rPr>
              <w:t>[0..1]</w:t>
            </w:r>
          </w:p>
        </w:tc>
        <w:tc>
          <w:tcPr>
            <w:tcW w:w="861" w:type="dxa"/>
          </w:tcPr>
          <w:p w14:paraId="0E43B8A0" w14:textId="77777777" w:rsidR="007A1F44" w:rsidRPr="00A03C55" w:rsidRDefault="007A1F44">
            <w:pPr>
              <w:pStyle w:val="TableEntry"/>
              <w:rPr>
                <w:noProof w:val="0"/>
              </w:rPr>
            </w:pPr>
            <w:r w:rsidRPr="00A03C55">
              <w:rPr>
                <w:noProof w:val="0"/>
              </w:rPr>
              <w:t>0289</w:t>
            </w:r>
          </w:p>
        </w:tc>
        <w:tc>
          <w:tcPr>
            <w:tcW w:w="979" w:type="dxa"/>
          </w:tcPr>
          <w:p w14:paraId="570E860D" w14:textId="77777777" w:rsidR="007A1F44" w:rsidRPr="00A03C55" w:rsidRDefault="007A1F44">
            <w:pPr>
              <w:pStyle w:val="TableEntry"/>
              <w:rPr>
                <w:noProof w:val="0"/>
              </w:rPr>
            </w:pPr>
            <w:r w:rsidRPr="00A03C55">
              <w:rPr>
                <w:noProof w:val="0"/>
              </w:rPr>
              <w:t>00115</w:t>
            </w:r>
          </w:p>
        </w:tc>
        <w:tc>
          <w:tcPr>
            <w:tcW w:w="2834" w:type="dxa"/>
          </w:tcPr>
          <w:p w14:paraId="633975D7" w14:textId="77777777" w:rsidR="007A1F44" w:rsidRPr="00A03C55" w:rsidRDefault="007A1F44">
            <w:pPr>
              <w:pStyle w:val="TableEntry"/>
              <w:rPr>
                <w:noProof w:val="0"/>
              </w:rPr>
            </w:pPr>
            <w:r w:rsidRPr="00A03C55">
              <w:rPr>
                <w:noProof w:val="0"/>
              </w:rPr>
              <w:t>County Code</w:t>
            </w:r>
          </w:p>
        </w:tc>
      </w:tr>
      <w:tr w:rsidR="007A1F44" w:rsidRPr="00A03C55" w14:paraId="4E1425EA" w14:textId="77777777">
        <w:trPr>
          <w:cantSplit/>
          <w:jc w:val="center"/>
        </w:trPr>
        <w:tc>
          <w:tcPr>
            <w:tcW w:w="784" w:type="dxa"/>
          </w:tcPr>
          <w:p w14:paraId="4B8E08D3" w14:textId="77777777" w:rsidR="007A1F44" w:rsidRPr="00A03C55" w:rsidRDefault="007A1F44">
            <w:pPr>
              <w:pStyle w:val="TableEntry"/>
              <w:rPr>
                <w:noProof w:val="0"/>
              </w:rPr>
            </w:pPr>
            <w:r w:rsidRPr="00A03C55">
              <w:rPr>
                <w:noProof w:val="0"/>
              </w:rPr>
              <w:t>13</w:t>
            </w:r>
          </w:p>
        </w:tc>
        <w:tc>
          <w:tcPr>
            <w:tcW w:w="764" w:type="dxa"/>
          </w:tcPr>
          <w:p w14:paraId="22F563A4" w14:textId="77777777" w:rsidR="007A1F44" w:rsidRPr="00A03C55" w:rsidRDefault="007A1F44">
            <w:pPr>
              <w:pStyle w:val="TableEntry"/>
              <w:rPr>
                <w:noProof w:val="0"/>
              </w:rPr>
            </w:pPr>
            <w:r w:rsidRPr="00A03C55">
              <w:rPr>
                <w:noProof w:val="0"/>
              </w:rPr>
              <w:t>250</w:t>
            </w:r>
          </w:p>
        </w:tc>
        <w:tc>
          <w:tcPr>
            <w:tcW w:w="760" w:type="dxa"/>
          </w:tcPr>
          <w:p w14:paraId="3AFC4E04" w14:textId="77777777" w:rsidR="007A1F44" w:rsidRPr="00A03C55" w:rsidRDefault="007A1F44">
            <w:pPr>
              <w:pStyle w:val="TableEntry"/>
              <w:rPr>
                <w:noProof w:val="0"/>
              </w:rPr>
            </w:pPr>
            <w:r w:rsidRPr="00A03C55">
              <w:rPr>
                <w:noProof w:val="0"/>
              </w:rPr>
              <w:t>XTN</w:t>
            </w:r>
          </w:p>
        </w:tc>
        <w:tc>
          <w:tcPr>
            <w:tcW w:w="1062" w:type="dxa"/>
          </w:tcPr>
          <w:p w14:paraId="7C49B535" w14:textId="77777777" w:rsidR="007A1F44" w:rsidRPr="00A03C55" w:rsidRDefault="007A1F44">
            <w:pPr>
              <w:pStyle w:val="TableEntry"/>
              <w:rPr>
                <w:noProof w:val="0"/>
              </w:rPr>
            </w:pPr>
            <w:r w:rsidRPr="00A03C55">
              <w:rPr>
                <w:noProof w:val="0"/>
              </w:rPr>
              <w:t>O</w:t>
            </w:r>
          </w:p>
          <w:p w14:paraId="32B9B694" w14:textId="77777777" w:rsidR="007A1F44" w:rsidRPr="00A03C55" w:rsidRDefault="007A1F44">
            <w:pPr>
              <w:pStyle w:val="TableEntry"/>
              <w:rPr>
                <w:noProof w:val="0"/>
              </w:rPr>
            </w:pPr>
            <w:r w:rsidRPr="00A03C55">
              <w:rPr>
                <w:noProof w:val="0"/>
              </w:rPr>
              <w:t>(Note 1)</w:t>
            </w:r>
          </w:p>
        </w:tc>
        <w:tc>
          <w:tcPr>
            <w:tcW w:w="1215" w:type="dxa"/>
          </w:tcPr>
          <w:p w14:paraId="199E1D37" w14:textId="77777777" w:rsidR="007A1F44" w:rsidRPr="00A03C55" w:rsidRDefault="007A1F44">
            <w:pPr>
              <w:pStyle w:val="TableEntry"/>
              <w:rPr>
                <w:noProof w:val="0"/>
              </w:rPr>
            </w:pPr>
            <w:r w:rsidRPr="00A03C55">
              <w:rPr>
                <w:noProof w:val="0"/>
              </w:rPr>
              <w:t>[0..*]</w:t>
            </w:r>
          </w:p>
        </w:tc>
        <w:tc>
          <w:tcPr>
            <w:tcW w:w="861" w:type="dxa"/>
          </w:tcPr>
          <w:p w14:paraId="61D38B77" w14:textId="77777777" w:rsidR="007A1F44" w:rsidRPr="00A03C55" w:rsidRDefault="007A1F44">
            <w:pPr>
              <w:pStyle w:val="TableEntry"/>
              <w:rPr>
                <w:noProof w:val="0"/>
              </w:rPr>
            </w:pPr>
          </w:p>
        </w:tc>
        <w:tc>
          <w:tcPr>
            <w:tcW w:w="979" w:type="dxa"/>
          </w:tcPr>
          <w:p w14:paraId="0B9A2ED3" w14:textId="77777777" w:rsidR="007A1F44" w:rsidRPr="00A03C55" w:rsidRDefault="007A1F44">
            <w:pPr>
              <w:pStyle w:val="TableEntry"/>
              <w:rPr>
                <w:noProof w:val="0"/>
              </w:rPr>
            </w:pPr>
            <w:r w:rsidRPr="00A03C55">
              <w:rPr>
                <w:noProof w:val="0"/>
              </w:rPr>
              <w:t>00116</w:t>
            </w:r>
          </w:p>
        </w:tc>
        <w:tc>
          <w:tcPr>
            <w:tcW w:w="2834" w:type="dxa"/>
          </w:tcPr>
          <w:p w14:paraId="3502F8EB" w14:textId="77777777" w:rsidR="007A1F44" w:rsidRPr="00A03C55" w:rsidRDefault="007A1F44">
            <w:pPr>
              <w:pStyle w:val="TableEntry"/>
              <w:rPr>
                <w:noProof w:val="0"/>
              </w:rPr>
            </w:pPr>
            <w:r w:rsidRPr="00A03C55">
              <w:rPr>
                <w:noProof w:val="0"/>
              </w:rPr>
              <w:t>Phone Number - Home</w:t>
            </w:r>
          </w:p>
        </w:tc>
      </w:tr>
      <w:tr w:rsidR="007A1F44" w:rsidRPr="00A03C55" w14:paraId="4B90FF26" w14:textId="77777777">
        <w:trPr>
          <w:cantSplit/>
          <w:jc w:val="center"/>
        </w:trPr>
        <w:tc>
          <w:tcPr>
            <w:tcW w:w="784" w:type="dxa"/>
          </w:tcPr>
          <w:p w14:paraId="75FF53FA" w14:textId="77777777" w:rsidR="007A1F44" w:rsidRPr="00A03C55" w:rsidRDefault="007A1F44">
            <w:pPr>
              <w:pStyle w:val="TableEntry"/>
              <w:rPr>
                <w:noProof w:val="0"/>
              </w:rPr>
            </w:pPr>
            <w:r w:rsidRPr="00A03C55">
              <w:rPr>
                <w:noProof w:val="0"/>
              </w:rPr>
              <w:t>14</w:t>
            </w:r>
          </w:p>
        </w:tc>
        <w:tc>
          <w:tcPr>
            <w:tcW w:w="764" w:type="dxa"/>
          </w:tcPr>
          <w:p w14:paraId="5F459315" w14:textId="77777777" w:rsidR="007A1F44" w:rsidRPr="00A03C55" w:rsidRDefault="007A1F44">
            <w:pPr>
              <w:pStyle w:val="TableEntry"/>
              <w:rPr>
                <w:noProof w:val="0"/>
              </w:rPr>
            </w:pPr>
            <w:r w:rsidRPr="00A03C55">
              <w:rPr>
                <w:noProof w:val="0"/>
              </w:rPr>
              <w:t>250</w:t>
            </w:r>
          </w:p>
        </w:tc>
        <w:tc>
          <w:tcPr>
            <w:tcW w:w="760" w:type="dxa"/>
          </w:tcPr>
          <w:p w14:paraId="0B2870D0" w14:textId="77777777" w:rsidR="007A1F44" w:rsidRPr="00A03C55" w:rsidRDefault="007A1F44">
            <w:pPr>
              <w:pStyle w:val="TableEntry"/>
              <w:rPr>
                <w:noProof w:val="0"/>
              </w:rPr>
            </w:pPr>
            <w:r w:rsidRPr="00A03C55">
              <w:rPr>
                <w:noProof w:val="0"/>
              </w:rPr>
              <w:t>XTN</w:t>
            </w:r>
          </w:p>
        </w:tc>
        <w:tc>
          <w:tcPr>
            <w:tcW w:w="1062" w:type="dxa"/>
          </w:tcPr>
          <w:p w14:paraId="297C896C" w14:textId="77777777" w:rsidR="007A1F44" w:rsidRPr="00A03C55" w:rsidRDefault="007A1F44">
            <w:pPr>
              <w:pStyle w:val="TableEntry"/>
              <w:rPr>
                <w:noProof w:val="0"/>
              </w:rPr>
            </w:pPr>
            <w:r w:rsidRPr="00A03C55">
              <w:rPr>
                <w:noProof w:val="0"/>
              </w:rPr>
              <w:t>O</w:t>
            </w:r>
          </w:p>
        </w:tc>
        <w:tc>
          <w:tcPr>
            <w:tcW w:w="1215" w:type="dxa"/>
          </w:tcPr>
          <w:p w14:paraId="29B0AE01" w14:textId="77777777" w:rsidR="007A1F44" w:rsidRPr="00A03C55" w:rsidRDefault="007A1F44">
            <w:pPr>
              <w:pStyle w:val="TableEntry"/>
              <w:rPr>
                <w:noProof w:val="0"/>
              </w:rPr>
            </w:pPr>
            <w:r w:rsidRPr="00A03C55">
              <w:rPr>
                <w:noProof w:val="0"/>
              </w:rPr>
              <w:t>[0..*]</w:t>
            </w:r>
          </w:p>
        </w:tc>
        <w:tc>
          <w:tcPr>
            <w:tcW w:w="861" w:type="dxa"/>
          </w:tcPr>
          <w:p w14:paraId="7A1037EC" w14:textId="77777777" w:rsidR="007A1F44" w:rsidRPr="00A03C55" w:rsidRDefault="007A1F44">
            <w:pPr>
              <w:pStyle w:val="TableEntry"/>
              <w:rPr>
                <w:noProof w:val="0"/>
              </w:rPr>
            </w:pPr>
          </w:p>
        </w:tc>
        <w:tc>
          <w:tcPr>
            <w:tcW w:w="979" w:type="dxa"/>
          </w:tcPr>
          <w:p w14:paraId="5B3E5796" w14:textId="77777777" w:rsidR="007A1F44" w:rsidRPr="00A03C55" w:rsidRDefault="007A1F44">
            <w:pPr>
              <w:pStyle w:val="TableEntry"/>
              <w:rPr>
                <w:noProof w:val="0"/>
              </w:rPr>
            </w:pPr>
            <w:r w:rsidRPr="00A03C55">
              <w:rPr>
                <w:noProof w:val="0"/>
              </w:rPr>
              <w:t>00117</w:t>
            </w:r>
          </w:p>
        </w:tc>
        <w:tc>
          <w:tcPr>
            <w:tcW w:w="2834" w:type="dxa"/>
          </w:tcPr>
          <w:p w14:paraId="01B30344" w14:textId="77777777" w:rsidR="007A1F44" w:rsidRPr="00A03C55" w:rsidRDefault="007A1F44">
            <w:pPr>
              <w:pStyle w:val="TableEntry"/>
              <w:rPr>
                <w:noProof w:val="0"/>
              </w:rPr>
            </w:pPr>
            <w:r w:rsidRPr="00A03C55">
              <w:rPr>
                <w:noProof w:val="0"/>
              </w:rPr>
              <w:t>Phone Number - Business</w:t>
            </w:r>
          </w:p>
        </w:tc>
      </w:tr>
      <w:tr w:rsidR="007A1F44" w:rsidRPr="00A03C55" w14:paraId="0B77B5F8" w14:textId="77777777">
        <w:trPr>
          <w:cantSplit/>
          <w:jc w:val="center"/>
        </w:trPr>
        <w:tc>
          <w:tcPr>
            <w:tcW w:w="784" w:type="dxa"/>
          </w:tcPr>
          <w:p w14:paraId="14993E89" w14:textId="77777777" w:rsidR="007A1F44" w:rsidRPr="00A03C55" w:rsidRDefault="007A1F44">
            <w:pPr>
              <w:pStyle w:val="TableEntry"/>
              <w:rPr>
                <w:noProof w:val="0"/>
              </w:rPr>
            </w:pPr>
            <w:r w:rsidRPr="00A03C55">
              <w:rPr>
                <w:noProof w:val="0"/>
              </w:rPr>
              <w:t>15</w:t>
            </w:r>
          </w:p>
        </w:tc>
        <w:tc>
          <w:tcPr>
            <w:tcW w:w="764" w:type="dxa"/>
          </w:tcPr>
          <w:p w14:paraId="5600BD33" w14:textId="77777777" w:rsidR="007A1F44" w:rsidRPr="00A03C55" w:rsidRDefault="007A1F44">
            <w:pPr>
              <w:pStyle w:val="TableEntry"/>
              <w:rPr>
                <w:noProof w:val="0"/>
              </w:rPr>
            </w:pPr>
            <w:r w:rsidRPr="00A03C55">
              <w:rPr>
                <w:noProof w:val="0"/>
              </w:rPr>
              <w:t>250</w:t>
            </w:r>
          </w:p>
        </w:tc>
        <w:tc>
          <w:tcPr>
            <w:tcW w:w="760" w:type="dxa"/>
          </w:tcPr>
          <w:p w14:paraId="7567268A" w14:textId="77777777" w:rsidR="007A1F44" w:rsidRPr="00A03C55" w:rsidRDefault="007A1F44">
            <w:pPr>
              <w:pStyle w:val="TableEntry"/>
              <w:rPr>
                <w:noProof w:val="0"/>
              </w:rPr>
            </w:pPr>
            <w:r w:rsidRPr="00A03C55">
              <w:rPr>
                <w:noProof w:val="0"/>
              </w:rPr>
              <w:t>CE</w:t>
            </w:r>
          </w:p>
        </w:tc>
        <w:tc>
          <w:tcPr>
            <w:tcW w:w="1062" w:type="dxa"/>
          </w:tcPr>
          <w:p w14:paraId="113E743F" w14:textId="77777777" w:rsidR="007A1F44" w:rsidRPr="00A03C55" w:rsidRDefault="007A1F44">
            <w:pPr>
              <w:pStyle w:val="TableEntry"/>
              <w:rPr>
                <w:noProof w:val="0"/>
              </w:rPr>
            </w:pPr>
            <w:r w:rsidRPr="00A03C55">
              <w:rPr>
                <w:noProof w:val="0"/>
              </w:rPr>
              <w:t>O</w:t>
            </w:r>
          </w:p>
        </w:tc>
        <w:tc>
          <w:tcPr>
            <w:tcW w:w="1215" w:type="dxa"/>
          </w:tcPr>
          <w:p w14:paraId="23FE4EF5" w14:textId="77777777" w:rsidR="007A1F44" w:rsidRPr="00A03C55" w:rsidRDefault="007A1F44">
            <w:pPr>
              <w:pStyle w:val="TableEntry"/>
              <w:rPr>
                <w:noProof w:val="0"/>
              </w:rPr>
            </w:pPr>
            <w:r w:rsidRPr="00A03C55">
              <w:rPr>
                <w:noProof w:val="0"/>
              </w:rPr>
              <w:t>[0..1]</w:t>
            </w:r>
          </w:p>
        </w:tc>
        <w:tc>
          <w:tcPr>
            <w:tcW w:w="861" w:type="dxa"/>
          </w:tcPr>
          <w:p w14:paraId="6E27DE13" w14:textId="77777777" w:rsidR="007A1F44" w:rsidRPr="00A03C55" w:rsidRDefault="007A1F44">
            <w:pPr>
              <w:pStyle w:val="TableEntry"/>
              <w:rPr>
                <w:noProof w:val="0"/>
              </w:rPr>
            </w:pPr>
            <w:r w:rsidRPr="00A03C55">
              <w:rPr>
                <w:noProof w:val="0"/>
              </w:rPr>
              <w:t>0296</w:t>
            </w:r>
          </w:p>
        </w:tc>
        <w:tc>
          <w:tcPr>
            <w:tcW w:w="979" w:type="dxa"/>
          </w:tcPr>
          <w:p w14:paraId="0A7F6D46" w14:textId="77777777" w:rsidR="007A1F44" w:rsidRPr="00A03C55" w:rsidRDefault="007A1F44">
            <w:pPr>
              <w:pStyle w:val="TableEntry"/>
              <w:rPr>
                <w:noProof w:val="0"/>
              </w:rPr>
            </w:pPr>
            <w:r w:rsidRPr="00A03C55">
              <w:rPr>
                <w:noProof w:val="0"/>
              </w:rPr>
              <w:t>00118</w:t>
            </w:r>
          </w:p>
        </w:tc>
        <w:tc>
          <w:tcPr>
            <w:tcW w:w="2834" w:type="dxa"/>
          </w:tcPr>
          <w:p w14:paraId="558FDF55" w14:textId="77777777" w:rsidR="007A1F44" w:rsidRPr="00A03C55" w:rsidRDefault="007A1F44">
            <w:pPr>
              <w:pStyle w:val="TableEntry"/>
              <w:rPr>
                <w:noProof w:val="0"/>
              </w:rPr>
            </w:pPr>
            <w:r w:rsidRPr="00A03C55">
              <w:rPr>
                <w:noProof w:val="0"/>
              </w:rPr>
              <w:t>Primary Language</w:t>
            </w:r>
          </w:p>
        </w:tc>
      </w:tr>
      <w:tr w:rsidR="007A1F44" w:rsidRPr="00A03C55" w14:paraId="7661C2BF" w14:textId="77777777">
        <w:trPr>
          <w:cantSplit/>
          <w:jc w:val="center"/>
        </w:trPr>
        <w:tc>
          <w:tcPr>
            <w:tcW w:w="784" w:type="dxa"/>
          </w:tcPr>
          <w:p w14:paraId="0A8CA8C3" w14:textId="77777777" w:rsidR="007A1F44" w:rsidRPr="00A03C55" w:rsidRDefault="007A1F44">
            <w:pPr>
              <w:pStyle w:val="TableEntry"/>
              <w:rPr>
                <w:noProof w:val="0"/>
              </w:rPr>
            </w:pPr>
            <w:r w:rsidRPr="00A03C55">
              <w:rPr>
                <w:noProof w:val="0"/>
              </w:rPr>
              <w:t>16</w:t>
            </w:r>
          </w:p>
        </w:tc>
        <w:tc>
          <w:tcPr>
            <w:tcW w:w="764" w:type="dxa"/>
          </w:tcPr>
          <w:p w14:paraId="5133071F" w14:textId="77777777" w:rsidR="007A1F44" w:rsidRPr="00A03C55" w:rsidRDefault="007A1F44">
            <w:pPr>
              <w:pStyle w:val="TableEntry"/>
              <w:rPr>
                <w:noProof w:val="0"/>
              </w:rPr>
            </w:pPr>
            <w:r w:rsidRPr="00A03C55">
              <w:rPr>
                <w:noProof w:val="0"/>
              </w:rPr>
              <w:t>250</w:t>
            </w:r>
          </w:p>
        </w:tc>
        <w:tc>
          <w:tcPr>
            <w:tcW w:w="760" w:type="dxa"/>
          </w:tcPr>
          <w:p w14:paraId="2DA518A3" w14:textId="77777777" w:rsidR="007A1F44" w:rsidRPr="00A03C55" w:rsidRDefault="007A1F44">
            <w:pPr>
              <w:pStyle w:val="TableEntry"/>
              <w:rPr>
                <w:noProof w:val="0"/>
              </w:rPr>
            </w:pPr>
            <w:r w:rsidRPr="00A03C55">
              <w:rPr>
                <w:noProof w:val="0"/>
              </w:rPr>
              <w:t>CE</w:t>
            </w:r>
          </w:p>
        </w:tc>
        <w:tc>
          <w:tcPr>
            <w:tcW w:w="1062" w:type="dxa"/>
          </w:tcPr>
          <w:p w14:paraId="31AF0007" w14:textId="77777777" w:rsidR="007A1F44" w:rsidRPr="00A03C55" w:rsidRDefault="007A1F44">
            <w:pPr>
              <w:pStyle w:val="TableEntry"/>
              <w:rPr>
                <w:noProof w:val="0"/>
              </w:rPr>
            </w:pPr>
            <w:r w:rsidRPr="00A03C55">
              <w:rPr>
                <w:noProof w:val="0"/>
              </w:rPr>
              <w:t>O</w:t>
            </w:r>
          </w:p>
        </w:tc>
        <w:tc>
          <w:tcPr>
            <w:tcW w:w="1215" w:type="dxa"/>
          </w:tcPr>
          <w:p w14:paraId="21A0EC14" w14:textId="77777777" w:rsidR="007A1F44" w:rsidRPr="00A03C55" w:rsidRDefault="007A1F44">
            <w:pPr>
              <w:pStyle w:val="TableEntry"/>
              <w:rPr>
                <w:noProof w:val="0"/>
              </w:rPr>
            </w:pPr>
            <w:r w:rsidRPr="00A03C55">
              <w:rPr>
                <w:noProof w:val="0"/>
              </w:rPr>
              <w:t>[0..1]</w:t>
            </w:r>
          </w:p>
        </w:tc>
        <w:tc>
          <w:tcPr>
            <w:tcW w:w="861" w:type="dxa"/>
          </w:tcPr>
          <w:p w14:paraId="358D8572" w14:textId="77777777" w:rsidR="007A1F44" w:rsidRPr="00A03C55" w:rsidRDefault="007A1F44">
            <w:pPr>
              <w:pStyle w:val="TableEntry"/>
              <w:rPr>
                <w:noProof w:val="0"/>
              </w:rPr>
            </w:pPr>
            <w:r w:rsidRPr="00A03C55">
              <w:rPr>
                <w:noProof w:val="0"/>
              </w:rPr>
              <w:t>0002</w:t>
            </w:r>
          </w:p>
        </w:tc>
        <w:tc>
          <w:tcPr>
            <w:tcW w:w="979" w:type="dxa"/>
          </w:tcPr>
          <w:p w14:paraId="11453983" w14:textId="77777777" w:rsidR="007A1F44" w:rsidRPr="00A03C55" w:rsidRDefault="007A1F44">
            <w:pPr>
              <w:pStyle w:val="TableEntry"/>
              <w:rPr>
                <w:noProof w:val="0"/>
              </w:rPr>
            </w:pPr>
            <w:r w:rsidRPr="00A03C55">
              <w:rPr>
                <w:noProof w:val="0"/>
              </w:rPr>
              <w:t>00119</w:t>
            </w:r>
          </w:p>
        </w:tc>
        <w:tc>
          <w:tcPr>
            <w:tcW w:w="2834" w:type="dxa"/>
          </w:tcPr>
          <w:p w14:paraId="27BC1AED" w14:textId="77777777" w:rsidR="007A1F44" w:rsidRPr="00A03C55" w:rsidRDefault="007A1F44">
            <w:pPr>
              <w:pStyle w:val="TableEntry"/>
              <w:rPr>
                <w:noProof w:val="0"/>
              </w:rPr>
            </w:pPr>
            <w:r w:rsidRPr="00A03C55">
              <w:rPr>
                <w:noProof w:val="0"/>
              </w:rPr>
              <w:t>Marital Status</w:t>
            </w:r>
          </w:p>
        </w:tc>
      </w:tr>
      <w:tr w:rsidR="007A1F44" w:rsidRPr="00A03C55" w14:paraId="448F4931" w14:textId="77777777">
        <w:trPr>
          <w:cantSplit/>
          <w:jc w:val="center"/>
        </w:trPr>
        <w:tc>
          <w:tcPr>
            <w:tcW w:w="784" w:type="dxa"/>
          </w:tcPr>
          <w:p w14:paraId="1F79129F" w14:textId="77777777" w:rsidR="007A1F44" w:rsidRPr="00A03C55" w:rsidRDefault="007A1F44">
            <w:pPr>
              <w:pStyle w:val="TableEntry"/>
              <w:rPr>
                <w:noProof w:val="0"/>
              </w:rPr>
            </w:pPr>
            <w:r w:rsidRPr="00A03C55">
              <w:rPr>
                <w:noProof w:val="0"/>
              </w:rPr>
              <w:t>17</w:t>
            </w:r>
          </w:p>
        </w:tc>
        <w:tc>
          <w:tcPr>
            <w:tcW w:w="764" w:type="dxa"/>
          </w:tcPr>
          <w:p w14:paraId="02CC33B5" w14:textId="77777777" w:rsidR="007A1F44" w:rsidRPr="00A03C55" w:rsidRDefault="007A1F44">
            <w:pPr>
              <w:pStyle w:val="TableEntry"/>
              <w:rPr>
                <w:noProof w:val="0"/>
              </w:rPr>
            </w:pPr>
            <w:r w:rsidRPr="00A03C55">
              <w:rPr>
                <w:noProof w:val="0"/>
              </w:rPr>
              <w:t>250</w:t>
            </w:r>
          </w:p>
        </w:tc>
        <w:tc>
          <w:tcPr>
            <w:tcW w:w="760" w:type="dxa"/>
          </w:tcPr>
          <w:p w14:paraId="6EE86757" w14:textId="77777777" w:rsidR="007A1F44" w:rsidRPr="00A03C55" w:rsidRDefault="007A1F44">
            <w:pPr>
              <w:pStyle w:val="TableEntry"/>
              <w:rPr>
                <w:noProof w:val="0"/>
              </w:rPr>
            </w:pPr>
            <w:r w:rsidRPr="00A03C55">
              <w:rPr>
                <w:noProof w:val="0"/>
              </w:rPr>
              <w:t>CE</w:t>
            </w:r>
          </w:p>
        </w:tc>
        <w:tc>
          <w:tcPr>
            <w:tcW w:w="1062" w:type="dxa"/>
          </w:tcPr>
          <w:p w14:paraId="64D16479" w14:textId="77777777" w:rsidR="007A1F44" w:rsidRPr="00A03C55" w:rsidRDefault="007A1F44">
            <w:pPr>
              <w:pStyle w:val="TableEntry"/>
              <w:rPr>
                <w:noProof w:val="0"/>
              </w:rPr>
            </w:pPr>
            <w:r w:rsidRPr="00A03C55">
              <w:rPr>
                <w:noProof w:val="0"/>
              </w:rPr>
              <w:t>O</w:t>
            </w:r>
          </w:p>
        </w:tc>
        <w:tc>
          <w:tcPr>
            <w:tcW w:w="1215" w:type="dxa"/>
          </w:tcPr>
          <w:p w14:paraId="50086E11" w14:textId="77777777" w:rsidR="007A1F44" w:rsidRPr="00A03C55" w:rsidRDefault="007A1F44">
            <w:pPr>
              <w:pStyle w:val="TableEntry"/>
              <w:rPr>
                <w:noProof w:val="0"/>
              </w:rPr>
            </w:pPr>
            <w:r w:rsidRPr="00A03C55">
              <w:rPr>
                <w:noProof w:val="0"/>
              </w:rPr>
              <w:t>[0..1]</w:t>
            </w:r>
          </w:p>
        </w:tc>
        <w:tc>
          <w:tcPr>
            <w:tcW w:w="861" w:type="dxa"/>
          </w:tcPr>
          <w:p w14:paraId="6E736288" w14:textId="77777777" w:rsidR="007A1F44" w:rsidRPr="00A03C55" w:rsidRDefault="007A1F44">
            <w:pPr>
              <w:pStyle w:val="TableEntry"/>
              <w:rPr>
                <w:noProof w:val="0"/>
              </w:rPr>
            </w:pPr>
            <w:r w:rsidRPr="00A03C55">
              <w:rPr>
                <w:noProof w:val="0"/>
              </w:rPr>
              <w:t>0006</w:t>
            </w:r>
          </w:p>
        </w:tc>
        <w:tc>
          <w:tcPr>
            <w:tcW w:w="979" w:type="dxa"/>
          </w:tcPr>
          <w:p w14:paraId="5B97EBDF" w14:textId="77777777" w:rsidR="007A1F44" w:rsidRPr="00A03C55" w:rsidRDefault="007A1F44">
            <w:pPr>
              <w:pStyle w:val="TableEntry"/>
              <w:rPr>
                <w:noProof w:val="0"/>
              </w:rPr>
            </w:pPr>
            <w:r w:rsidRPr="00A03C55">
              <w:rPr>
                <w:noProof w:val="0"/>
              </w:rPr>
              <w:t>00120</w:t>
            </w:r>
          </w:p>
        </w:tc>
        <w:tc>
          <w:tcPr>
            <w:tcW w:w="2834" w:type="dxa"/>
          </w:tcPr>
          <w:p w14:paraId="6E40BC93" w14:textId="77777777" w:rsidR="007A1F44" w:rsidRPr="00A03C55" w:rsidRDefault="007A1F44">
            <w:pPr>
              <w:pStyle w:val="TableEntry"/>
              <w:rPr>
                <w:noProof w:val="0"/>
              </w:rPr>
            </w:pPr>
            <w:r w:rsidRPr="00A03C55">
              <w:rPr>
                <w:noProof w:val="0"/>
              </w:rPr>
              <w:t>Religion</w:t>
            </w:r>
          </w:p>
        </w:tc>
      </w:tr>
      <w:tr w:rsidR="007A1F44" w:rsidRPr="00A03C55" w14:paraId="2E02A0BB" w14:textId="77777777">
        <w:trPr>
          <w:cantSplit/>
          <w:jc w:val="center"/>
        </w:trPr>
        <w:tc>
          <w:tcPr>
            <w:tcW w:w="784" w:type="dxa"/>
          </w:tcPr>
          <w:p w14:paraId="47F7A4F5" w14:textId="77777777" w:rsidR="007A1F44" w:rsidRPr="00A03C55" w:rsidRDefault="007A1F44">
            <w:pPr>
              <w:pStyle w:val="TableEntry"/>
              <w:rPr>
                <w:noProof w:val="0"/>
              </w:rPr>
            </w:pPr>
            <w:r w:rsidRPr="00A03C55">
              <w:rPr>
                <w:noProof w:val="0"/>
              </w:rPr>
              <w:t>18</w:t>
            </w:r>
          </w:p>
        </w:tc>
        <w:tc>
          <w:tcPr>
            <w:tcW w:w="764" w:type="dxa"/>
          </w:tcPr>
          <w:p w14:paraId="028021C6" w14:textId="77777777" w:rsidR="007A1F44" w:rsidRPr="00A03C55" w:rsidRDefault="007A1F44">
            <w:pPr>
              <w:pStyle w:val="TableEntry"/>
              <w:rPr>
                <w:noProof w:val="0"/>
              </w:rPr>
            </w:pPr>
            <w:r w:rsidRPr="00A03C55">
              <w:rPr>
                <w:noProof w:val="0"/>
              </w:rPr>
              <w:t>250</w:t>
            </w:r>
          </w:p>
        </w:tc>
        <w:tc>
          <w:tcPr>
            <w:tcW w:w="760" w:type="dxa"/>
          </w:tcPr>
          <w:p w14:paraId="089C6972" w14:textId="77777777" w:rsidR="007A1F44" w:rsidRPr="00A03C55" w:rsidRDefault="007A1F44">
            <w:pPr>
              <w:pStyle w:val="TableEntry"/>
              <w:rPr>
                <w:noProof w:val="0"/>
              </w:rPr>
            </w:pPr>
            <w:r w:rsidRPr="00A03C55">
              <w:rPr>
                <w:noProof w:val="0"/>
              </w:rPr>
              <w:t>CX</w:t>
            </w:r>
          </w:p>
        </w:tc>
        <w:tc>
          <w:tcPr>
            <w:tcW w:w="1062" w:type="dxa"/>
          </w:tcPr>
          <w:p w14:paraId="7385FCF3" w14:textId="77777777" w:rsidR="007A1F44" w:rsidRPr="00A03C55" w:rsidRDefault="007A1F44">
            <w:pPr>
              <w:pStyle w:val="TableEntry"/>
              <w:rPr>
                <w:noProof w:val="0"/>
              </w:rPr>
            </w:pPr>
            <w:r w:rsidRPr="00A03C55">
              <w:rPr>
                <w:noProof w:val="0"/>
              </w:rPr>
              <w:t>C</w:t>
            </w:r>
          </w:p>
        </w:tc>
        <w:tc>
          <w:tcPr>
            <w:tcW w:w="1215" w:type="dxa"/>
          </w:tcPr>
          <w:p w14:paraId="7645F27F" w14:textId="77777777" w:rsidR="007A1F44" w:rsidRPr="00A03C55" w:rsidRDefault="007A1F44">
            <w:pPr>
              <w:pStyle w:val="TableEntry"/>
              <w:rPr>
                <w:noProof w:val="0"/>
              </w:rPr>
            </w:pPr>
            <w:r w:rsidRPr="00A03C55">
              <w:rPr>
                <w:noProof w:val="0"/>
              </w:rPr>
              <w:t>[0..1]</w:t>
            </w:r>
          </w:p>
        </w:tc>
        <w:tc>
          <w:tcPr>
            <w:tcW w:w="861" w:type="dxa"/>
          </w:tcPr>
          <w:p w14:paraId="7474E958" w14:textId="77777777" w:rsidR="007A1F44" w:rsidRPr="00A03C55" w:rsidRDefault="007A1F44">
            <w:pPr>
              <w:pStyle w:val="TableEntry"/>
              <w:rPr>
                <w:noProof w:val="0"/>
              </w:rPr>
            </w:pPr>
          </w:p>
        </w:tc>
        <w:tc>
          <w:tcPr>
            <w:tcW w:w="979" w:type="dxa"/>
          </w:tcPr>
          <w:p w14:paraId="4428D4DF" w14:textId="77777777" w:rsidR="007A1F44" w:rsidRPr="00A03C55" w:rsidRDefault="007A1F44">
            <w:pPr>
              <w:pStyle w:val="TableEntry"/>
              <w:rPr>
                <w:noProof w:val="0"/>
              </w:rPr>
            </w:pPr>
            <w:r w:rsidRPr="00A03C55">
              <w:rPr>
                <w:noProof w:val="0"/>
              </w:rPr>
              <w:t>00121</w:t>
            </w:r>
          </w:p>
        </w:tc>
        <w:tc>
          <w:tcPr>
            <w:tcW w:w="2834" w:type="dxa"/>
          </w:tcPr>
          <w:p w14:paraId="6D7B4B3F" w14:textId="77777777" w:rsidR="007A1F44" w:rsidRPr="00A03C55" w:rsidRDefault="007A1F44">
            <w:pPr>
              <w:pStyle w:val="TableEntry"/>
              <w:rPr>
                <w:noProof w:val="0"/>
              </w:rPr>
            </w:pPr>
            <w:r w:rsidRPr="00A03C55">
              <w:rPr>
                <w:noProof w:val="0"/>
              </w:rPr>
              <w:t>Patient Account Number</w:t>
            </w:r>
          </w:p>
        </w:tc>
      </w:tr>
      <w:tr w:rsidR="007A1F44" w:rsidRPr="00A03C55" w14:paraId="415648F3" w14:textId="77777777">
        <w:trPr>
          <w:cantSplit/>
          <w:jc w:val="center"/>
        </w:trPr>
        <w:tc>
          <w:tcPr>
            <w:tcW w:w="784" w:type="dxa"/>
          </w:tcPr>
          <w:p w14:paraId="35DCEEB1" w14:textId="77777777" w:rsidR="007A1F44" w:rsidRPr="00A03C55" w:rsidRDefault="007A1F44">
            <w:pPr>
              <w:pStyle w:val="TableEntry"/>
              <w:rPr>
                <w:noProof w:val="0"/>
              </w:rPr>
            </w:pPr>
            <w:r w:rsidRPr="00A03C55">
              <w:rPr>
                <w:noProof w:val="0"/>
              </w:rPr>
              <w:t>19</w:t>
            </w:r>
          </w:p>
        </w:tc>
        <w:tc>
          <w:tcPr>
            <w:tcW w:w="764" w:type="dxa"/>
          </w:tcPr>
          <w:p w14:paraId="77BDBE16" w14:textId="77777777" w:rsidR="007A1F44" w:rsidRPr="00A03C55" w:rsidRDefault="007A1F44">
            <w:pPr>
              <w:pStyle w:val="TableEntry"/>
              <w:rPr>
                <w:noProof w:val="0"/>
              </w:rPr>
            </w:pPr>
            <w:r w:rsidRPr="00A03C55">
              <w:rPr>
                <w:noProof w:val="0"/>
              </w:rPr>
              <w:t>16</w:t>
            </w:r>
          </w:p>
        </w:tc>
        <w:tc>
          <w:tcPr>
            <w:tcW w:w="760" w:type="dxa"/>
          </w:tcPr>
          <w:p w14:paraId="45323E43" w14:textId="77777777" w:rsidR="007A1F44" w:rsidRPr="00A03C55" w:rsidRDefault="007A1F44">
            <w:pPr>
              <w:pStyle w:val="TableEntry"/>
              <w:rPr>
                <w:noProof w:val="0"/>
              </w:rPr>
            </w:pPr>
            <w:r w:rsidRPr="00A03C55">
              <w:rPr>
                <w:noProof w:val="0"/>
              </w:rPr>
              <w:t>ST</w:t>
            </w:r>
          </w:p>
        </w:tc>
        <w:tc>
          <w:tcPr>
            <w:tcW w:w="1062" w:type="dxa"/>
          </w:tcPr>
          <w:p w14:paraId="338B7C50" w14:textId="77777777" w:rsidR="007A1F44" w:rsidRPr="00A03C55" w:rsidRDefault="007A1F44">
            <w:pPr>
              <w:pStyle w:val="TableEntry"/>
              <w:rPr>
                <w:noProof w:val="0"/>
              </w:rPr>
            </w:pPr>
            <w:r w:rsidRPr="00A03C55">
              <w:rPr>
                <w:noProof w:val="0"/>
              </w:rPr>
              <w:t>X</w:t>
            </w:r>
          </w:p>
        </w:tc>
        <w:tc>
          <w:tcPr>
            <w:tcW w:w="1215" w:type="dxa"/>
          </w:tcPr>
          <w:p w14:paraId="092CD917" w14:textId="77777777" w:rsidR="007A1F44" w:rsidRPr="00A03C55" w:rsidRDefault="007A1F44">
            <w:pPr>
              <w:pStyle w:val="TableEntry"/>
              <w:rPr>
                <w:noProof w:val="0"/>
              </w:rPr>
            </w:pPr>
            <w:r w:rsidRPr="00A03C55">
              <w:rPr>
                <w:noProof w:val="0"/>
              </w:rPr>
              <w:t>[0..1]</w:t>
            </w:r>
          </w:p>
        </w:tc>
        <w:tc>
          <w:tcPr>
            <w:tcW w:w="861" w:type="dxa"/>
          </w:tcPr>
          <w:p w14:paraId="1890FA89" w14:textId="77777777" w:rsidR="007A1F44" w:rsidRPr="00A03C55" w:rsidRDefault="007A1F44">
            <w:pPr>
              <w:pStyle w:val="TableEntry"/>
              <w:rPr>
                <w:noProof w:val="0"/>
              </w:rPr>
            </w:pPr>
          </w:p>
        </w:tc>
        <w:tc>
          <w:tcPr>
            <w:tcW w:w="979" w:type="dxa"/>
          </w:tcPr>
          <w:p w14:paraId="0CE80F92" w14:textId="77777777" w:rsidR="007A1F44" w:rsidRPr="00A03C55" w:rsidRDefault="007A1F44">
            <w:pPr>
              <w:pStyle w:val="TableEntry"/>
              <w:rPr>
                <w:noProof w:val="0"/>
              </w:rPr>
            </w:pPr>
            <w:r w:rsidRPr="00A03C55">
              <w:rPr>
                <w:noProof w:val="0"/>
              </w:rPr>
              <w:t>00122</w:t>
            </w:r>
          </w:p>
        </w:tc>
        <w:tc>
          <w:tcPr>
            <w:tcW w:w="2834" w:type="dxa"/>
          </w:tcPr>
          <w:p w14:paraId="3DAA178D" w14:textId="77777777" w:rsidR="007A1F44" w:rsidRPr="00A03C55" w:rsidRDefault="007A1F44">
            <w:pPr>
              <w:pStyle w:val="TableEntry"/>
              <w:rPr>
                <w:noProof w:val="0"/>
              </w:rPr>
            </w:pPr>
            <w:r w:rsidRPr="00A03C55">
              <w:rPr>
                <w:noProof w:val="0"/>
              </w:rPr>
              <w:t>SSN Number - Patient</w:t>
            </w:r>
          </w:p>
        </w:tc>
      </w:tr>
      <w:tr w:rsidR="007A1F44" w:rsidRPr="00A03C55" w14:paraId="271B637F" w14:textId="77777777">
        <w:trPr>
          <w:cantSplit/>
          <w:jc w:val="center"/>
        </w:trPr>
        <w:tc>
          <w:tcPr>
            <w:tcW w:w="784" w:type="dxa"/>
          </w:tcPr>
          <w:p w14:paraId="26396C1E" w14:textId="77777777" w:rsidR="007A1F44" w:rsidRPr="00A03C55" w:rsidRDefault="007A1F44">
            <w:pPr>
              <w:pStyle w:val="TableEntry"/>
              <w:rPr>
                <w:noProof w:val="0"/>
              </w:rPr>
            </w:pPr>
            <w:r w:rsidRPr="00A03C55">
              <w:rPr>
                <w:noProof w:val="0"/>
              </w:rPr>
              <w:t>20</w:t>
            </w:r>
          </w:p>
        </w:tc>
        <w:tc>
          <w:tcPr>
            <w:tcW w:w="764" w:type="dxa"/>
          </w:tcPr>
          <w:p w14:paraId="03F58C93" w14:textId="77777777" w:rsidR="007A1F44" w:rsidRPr="00A03C55" w:rsidRDefault="007A1F44">
            <w:pPr>
              <w:pStyle w:val="TableEntry"/>
              <w:rPr>
                <w:noProof w:val="0"/>
              </w:rPr>
            </w:pPr>
            <w:r w:rsidRPr="00A03C55">
              <w:rPr>
                <w:noProof w:val="0"/>
              </w:rPr>
              <w:t>25</w:t>
            </w:r>
          </w:p>
        </w:tc>
        <w:tc>
          <w:tcPr>
            <w:tcW w:w="760" w:type="dxa"/>
          </w:tcPr>
          <w:p w14:paraId="7E1E966D" w14:textId="77777777" w:rsidR="007A1F44" w:rsidRPr="00A03C55" w:rsidRDefault="007A1F44">
            <w:pPr>
              <w:pStyle w:val="TableEntry"/>
              <w:rPr>
                <w:noProof w:val="0"/>
              </w:rPr>
            </w:pPr>
            <w:r w:rsidRPr="00A03C55">
              <w:rPr>
                <w:noProof w:val="0"/>
              </w:rPr>
              <w:t>DLN</w:t>
            </w:r>
          </w:p>
        </w:tc>
        <w:tc>
          <w:tcPr>
            <w:tcW w:w="1062" w:type="dxa"/>
          </w:tcPr>
          <w:p w14:paraId="767DC82F" w14:textId="77777777" w:rsidR="007A1F44" w:rsidRPr="00A03C55" w:rsidRDefault="007A1F44">
            <w:pPr>
              <w:pStyle w:val="TableEntry"/>
              <w:rPr>
                <w:noProof w:val="0"/>
              </w:rPr>
            </w:pPr>
            <w:r w:rsidRPr="00A03C55">
              <w:rPr>
                <w:noProof w:val="0"/>
              </w:rPr>
              <w:t>X</w:t>
            </w:r>
          </w:p>
        </w:tc>
        <w:tc>
          <w:tcPr>
            <w:tcW w:w="1215" w:type="dxa"/>
          </w:tcPr>
          <w:p w14:paraId="5275A530" w14:textId="77777777" w:rsidR="007A1F44" w:rsidRPr="00A03C55" w:rsidRDefault="007A1F44">
            <w:pPr>
              <w:pStyle w:val="TableEntry"/>
              <w:rPr>
                <w:noProof w:val="0"/>
              </w:rPr>
            </w:pPr>
            <w:r w:rsidRPr="00A03C55">
              <w:rPr>
                <w:noProof w:val="0"/>
              </w:rPr>
              <w:t>[0..1]</w:t>
            </w:r>
          </w:p>
        </w:tc>
        <w:tc>
          <w:tcPr>
            <w:tcW w:w="861" w:type="dxa"/>
          </w:tcPr>
          <w:p w14:paraId="064F14DB" w14:textId="77777777" w:rsidR="007A1F44" w:rsidRPr="00A03C55" w:rsidRDefault="007A1F44">
            <w:pPr>
              <w:pStyle w:val="TableEntry"/>
              <w:rPr>
                <w:noProof w:val="0"/>
              </w:rPr>
            </w:pPr>
          </w:p>
        </w:tc>
        <w:tc>
          <w:tcPr>
            <w:tcW w:w="979" w:type="dxa"/>
          </w:tcPr>
          <w:p w14:paraId="22DFD70C" w14:textId="77777777" w:rsidR="007A1F44" w:rsidRPr="00A03C55" w:rsidRDefault="007A1F44">
            <w:pPr>
              <w:pStyle w:val="TableEntry"/>
              <w:rPr>
                <w:noProof w:val="0"/>
              </w:rPr>
            </w:pPr>
            <w:r w:rsidRPr="00A03C55">
              <w:rPr>
                <w:noProof w:val="0"/>
              </w:rPr>
              <w:t>00123</w:t>
            </w:r>
          </w:p>
        </w:tc>
        <w:tc>
          <w:tcPr>
            <w:tcW w:w="2834" w:type="dxa"/>
          </w:tcPr>
          <w:p w14:paraId="0049B7C3" w14:textId="77777777" w:rsidR="007A1F44" w:rsidRPr="00A03C55" w:rsidRDefault="007A1F44">
            <w:pPr>
              <w:pStyle w:val="TableEntry"/>
              <w:rPr>
                <w:noProof w:val="0"/>
              </w:rPr>
            </w:pPr>
            <w:r w:rsidRPr="00A03C55">
              <w:rPr>
                <w:noProof w:val="0"/>
              </w:rPr>
              <w:t>Driver's License Number - Patient</w:t>
            </w:r>
          </w:p>
        </w:tc>
      </w:tr>
      <w:tr w:rsidR="007A1F44" w:rsidRPr="00A03C55" w14:paraId="7171171F" w14:textId="77777777">
        <w:trPr>
          <w:cantSplit/>
          <w:jc w:val="center"/>
        </w:trPr>
        <w:tc>
          <w:tcPr>
            <w:tcW w:w="784" w:type="dxa"/>
          </w:tcPr>
          <w:p w14:paraId="60C4C6B1" w14:textId="77777777" w:rsidR="007A1F44" w:rsidRPr="00A03C55" w:rsidRDefault="007A1F44">
            <w:pPr>
              <w:pStyle w:val="TableEntry"/>
              <w:rPr>
                <w:noProof w:val="0"/>
              </w:rPr>
            </w:pPr>
            <w:r w:rsidRPr="00A03C55">
              <w:rPr>
                <w:noProof w:val="0"/>
              </w:rPr>
              <w:t>21</w:t>
            </w:r>
          </w:p>
        </w:tc>
        <w:tc>
          <w:tcPr>
            <w:tcW w:w="764" w:type="dxa"/>
          </w:tcPr>
          <w:p w14:paraId="78076E6E" w14:textId="77777777" w:rsidR="007A1F44" w:rsidRPr="00A03C55" w:rsidRDefault="007A1F44">
            <w:pPr>
              <w:pStyle w:val="TableEntry"/>
              <w:rPr>
                <w:noProof w:val="0"/>
              </w:rPr>
            </w:pPr>
            <w:r w:rsidRPr="00A03C55">
              <w:rPr>
                <w:noProof w:val="0"/>
              </w:rPr>
              <w:t>250</w:t>
            </w:r>
          </w:p>
        </w:tc>
        <w:tc>
          <w:tcPr>
            <w:tcW w:w="760" w:type="dxa"/>
          </w:tcPr>
          <w:p w14:paraId="50247503" w14:textId="77777777" w:rsidR="007A1F44" w:rsidRPr="00A03C55" w:rsidRDefault="007A1F44">
            <w:pPr>
              <w:pStyle w:val="TableEntry"/>
              <w:rPr>
                <w:noProof w:val="0"/>
              </w:rPr>
            </w:pPr>
            <w:r w:rsidRPr="00A03C55">
              <w:rPr>
                <w:noProof w:val="0"/>
              </w:rPr>
              <w:t>CX</w:t>
            </w:r>
          </w:p>
        </w:tc>
        <w:tc>
          <w:tcPr>
            <w:tcW w:w="1062" w:type="dxa"/>
          </w:tcPr>
          <w:p w14:paraId="21A9C218" w14:textId="77777777" w:rsidR="007A1F44" w:rsidRPr="00A03C55" w:rsidRDefault="007A1F44">
            <w:pPr>
              <w:pStyle w:val="TableEntry"/>
              <w:rPr>
                <w:noProof w:val="0"/>
              </w:rPr>
            </w:pPr>
            <w:r w:rsidRPr="00A03C55">
              <w:rPr>
                <w:noProof w:val="0"/>
              </w:rPr>
              <w:t>O</w:t>
            </w:r>
          </w:p>
        </w:tc>
        <w:tc>
          <w:tcPr>
            <w:tcW w:w="1215" w:type="dxa"/>
          </w:tcPr>
          <w:p w14:paraId="0887C992" w14:textId="77777777" w:rsidR="007A1F44" w:rsidRPr="00A03C55" w:rsidRDefault="007A1F44">
            <w:pPr>
              <w:pStyle w:val="TableEntry"/>
              <w:rPr>
                <w:noProof w:val="0"/>
              </w:rPr>
            </w:pPr>
            <w:r w:rsidRPr="00A03C55">
              <w:rPr>
                <w:noProof w:val="0"/>
              </w:rPr>
              <w:t>[0..*]</w:t>
            </w:r>
          </w:p>
        </w:tc>
        <w:tc>
          <w:tcPr>
            <w:tcW w:w="861" w:type="dxa"/>
          </w:tcPr>
          <w:p w14:paraId="5C4C9804" w14:textId="77777777" w:rsidR="007A1F44" w:rsidRPr="00A03C55" w:rsidRDefault="007A1F44">
            <w:pPr>
              <w:pStyle w:val="TableEntry"/>
              <w:rPr>
                <w:noProof w:val="0"/>
              </w:rPr>
            </w:pPr>
          </w:p>
        </w:tc>
        <w:tc>
          <w:tcPr>
            <w:tcW w:w="979" w:type="dxa"/>
          </w:tcPr>
          <w:p w14:paraId="0170B137" w14:textId="77777777" w:rsidR="007A1F44" w:rsidRPr="00A03C55" w:rsidRDefault="007A1F44">
            <w:pPr>
              <w:pStyle w:val="TableEntry"/>
              <w:rPr>
                <w:noProof w:val="0"/>
              </w:rPr>
            </w:pPr>
            <w:r w:rsidRPr="00A03C55">
              <w:rPr>
                <w:noProof w:val="0"/>
              </w:rPr>
              <w:t>00124</w:t>
            </w:r>
          </w:p>
        </w:tc>
        <w:tc>
          <w:tcPr>
            <w:tcW w:w="2834" w:type="dxa"/>
          </w:tcPr>
          <w:p w14:paraId="5B4B43B3" w14:textId="77777777" w:rsidR="007A1F44" w:rsidRPr="00A03C55" w:rsidRDefault="007A1F44">
            <w:pPr>
              <w:pStyle w:val="TableEntry"/>
              <w:rPr>
                <w:noProof w:val="0"/>
              </w:rPr>
            </w:pPr>
            <w:r w:rsidRPr="00A03C55">
              <w:rPr>
                <w:noProof w:val="0"/>
              </w:rPr>
              <w:t>Mother's Identifier</w:t>
            </w:r>
          </w:p>
        </w:tc>
      </w:tr>
      <w:tr w:rsidR="007A1F44" w:rsidRPr="00A03C55" w14:paraId="3AD0A566" w14:textId="77777777">
        <w:trPr>
          <w:cantSplit/>
          <w:jc w:val="center"/>
        </w:trPr>
        <w:tc>
          <w:tcPr>
            <w:tcW w:w="784" w:type="dxa"/>
          </w:tcPr>
          <w:p w14:paraId="1A90F78D" w14:textId="77777777" w:rsidR="007A1F44" w:rsidRPr="00A03C55" w:rsidRDefault="007A1F44">
            <w:pPr>
              <w:pStyle w:val="TableEntry"/>
              <w:rPr>
                <w:noProof w:val="0"/>
              </w:rPr>
            </w:pPr>
            <w:r w:rsidRPr="00A03C55">
              <w:rPr>
                <w:noProof w:val="0"/>
              </w:rPr>
              <w:t>22</w:t>
            </w:r>
          </w:p>
        </w:tc>
        <w:tc>
          <w:tcPr>
            <w:tcW w:w="764" w:type="dxa"/>
          </w:tcPr>
          <w:p w14:paraId="4675964B" w14:textId="77777777" w:rsidR="007A1F44" w:rsidRPr="00A03C55" w:rsidRDefault="007A1F44">
            <w:pPr>
              <w:pStyle w:val="TableEntry"/>
              <w:rPr>
                <w:noProof w:val="0"/>
              </w:rPr>
            </w:pPr>
            <w:r w:rsidRPr="00A03C55">
              <w:rPr>
                <w:noProof w:val="0"/>
              </w:rPr>
              <w:t>250</w:t>
            </w:r>
          </w:p>
        </w:tc>
        <w:tc>
          <w:tcPr>
            <w:tcW w:w="760" w:type="dxa"/>
          </w:tcPr>
          <w:p w14:paraId="28138C52" w14:textId="77777777" w:rsidR="007A1F44" w:rsidRPr="00A03C55" w:rsidRDefault="007A1F44">
            <w:pPr>
              <w:pStyle w:val="TableEntry"/>
              <w:rPr>
                <w:noProof w:val="0"/>
              </w:rPr>
            </w:pPr>
            <w:r w:rsidRPr="00A03C55">
              <w:rPr>
                <w:noProof w:val="0"/>
              </w:rPr>
              <w:t>CE</w:t>
            </w:r>
          </w:p>
        </w:tc>
        <w:tc>
          <w:tcPr>
            <w:tcW w:w="1062" w:type="dxa"/>
          </w:tcPr>
          <w:p w14:paraId="10FAEDCC" w14:textId="77777777" w:rsidR="007A1F44" w:rsidRPr="00A03C55" w:rsidRDefault="007A1F44">
            <w:pPr>
              <w:pStyle w:val="TableEntry"/>
              <w:rPr>
                <w:noProof w:val="0"/>
              </w:rPr>
            </w:pPr>
            <w:r w:rsidRPr="00A03C55">
              <w:rPr>
                <w:noProof w:val="0"/>
              </w:rPr>
              <w:t>O</w:t>
            </w:r>
          </w:p>
        </w:tc>
        <w:tc>
          <w:tcPr>
            <w:tcW w:w="1215" w:type="dxa"/>
          </w:tcPr>
          <w:p w14:paraId="058173F2" w14:textId="77777777" w:rsidR="007A1F44" w:rsidRPr="00A03C55" w:rsidRDefault="007A1F44">
            <w:pPr>
              <w:pStyle w:val="TableEntry"/>
              <w:rPr>
                <w:noProof w:val="0"/>
              </w:rPr>
            </w:pPr>
            <w:r w:rsidRPr="00A03C55">
              <w:rPr>
                <w:noProof w:val="0"/>
              </w:rPr>
              <w:t>[0..1]</w:t>
            </w:r>
          </w:p>
        </w:tc>
        <w:tc>
          <w:tcPr>
            <w:tcW w:w="861" w:type="dxa"/>
          </w:tcPr>
          <w:p w14:paraId="5249AD4E" w14:textId="77777777" w:rsidR="007A1F44" w:rsidRPr="00A03C55" w:rsidRDefault="007A1F44">
            <w:pPr>
              <w:pStyle w:val="TableEntry"/>
              <w:rPr>
                <w:noProof w:val="0"/>
              </w:rPr>
            </w:pPr>
            <w:r w:rsidRPr="00A03C55">
              <w:rPr>
                <w:noProof w:val="0"/>
              </w:rPr>
              <w:t>0189</w:t>
            </w:r>
          </w:p>
        </w:tc>
        <w:tc>
          <w:tcPr>
            <w:tcW w:w="979" w:type="dxa"/>
          </w:tcPr>
          <w:p w14:paraId="6F8A717C" w14:textId="77777777" w:rsidR="007A1F44" w:rsidRPr="00A03C55" w:rsidRDefault="007A1F44">
            <w:pPr>
              <w:pStyle w:val="TableEntry"/>
              <w:rPr>
                <w:noProof w:val="0"/>
              </w:rPr>
            </w:pPr>
            <w:r w:rsidRPr="00A03C55">
              <w:rPr>
                <w:noProof w:val="0"/>
              </w:rPr>
              <w:t>00125</w:t>
            </w:r>
          </w:p>
        </w:tc>
        <w:tc>
          <w:tcPr>
            <w:tcW w:w="2834" w:type="dxa"/>
          </w:tcPr>
          <w:p w14:paraId="2D308E52" w14:textId="77777777" w:rsidR="007A1F44" w:rsidRPr="00A03C55" w:rsidRDefault="007A1F44">
            <w:pPr>
              <w:pStyle w:val="TableEntry"/>
              <w:rPr>
                <w:noProof w:val="0"/>
              </w:rPr>
            </w:pPr>
            <w:r w:rsidRPr="00A03C55">
              <w:rPr>
                <w:noProof w:val="0"/>
              </w:rPr>
              <w:t>Ethnic Group</w:t>
            </w:r>
          </w:p>
        </w:tc>
      </w:tr>
      <w:tr w:rsidR="007A1F44" w:rsidRPr="00A03C55" w14:paraId="5194EAFD" w14:textId="77777777">
        <w:trPr>
          <w:cantSplit/>
          <w:jc w:val="center"/>
        </w:trPr>
        <w:tc>
          <w:tcPr>
            <w:tcW w:w="784" w:type="dxa"/>
          </w:tcPr>
          <w:p w14:paraId="71660A13" w14:textId="77777777" w:rsidR="007A1F44" w:rsidRPr="00A03C55" w:rsidRDefault="007A1F44">
            <w:pPr>
              <w:pStyle w:val="TableEntry"/>
              <w:rPr>
                <w:noProof w:val="0"/>
              </w:rPr>
            </w:pPr>
            <w:r w:rsidRPr="00A03C55">
              <w:rPr>
                <w:noProof w:val="0"/>
              </w:rPr>
              <w:t>23</w:t>
            </w:r>
          </w:p>
        </w:tc>
        <w:tc>
          <w:tcPr>
            <w:tcW w:w="764" w:type="dxa"/>
          </w:tcPr>
          <w:p w14:paraId="729D7ACD" w14:textId="77777777" w:rsidR="007A1F44" w:rsidRPr="00A03C55" w:rsidRDefault="007A1F44">
            <w:pPr>
              <w:pStyle w:val="TableEntry"/>
              <w:rPr>
                <w:noProof w:val="0"/>
              </w:rPr>
            </w:pPr>
            <w:r w:rsidRPr="00A03C55">
              <w:rPr>
                <w:noProof w:val="0"/>
              </w:rPr>
              <w:t>250</w:t>
            </w:r>
          </w:p>
        </w:tc>
        <w:tc>
          <w:tcPr>
            <w:tcW w:w="760" w:type="dxa"/>
          </w:tcPr>
          <w:p w14:paraId="1E7D0D13" w14:textId="77777777" w:rsidR="007A1F44" w:rsidRPr="00A03C55" w:rsidRDefault="007A1F44">
            <w:pPr>
              <w:pStyle w:val="TableEntry"/>
              <w:rPr>
                <w:noProof w:val="0"/>
              </w:rPr>
            </w:pPr>
            <w:r w:rsidRPr="00A03C55">
              <w:rPr>
                <w:noProof w:val="0"/>
              </w:rPr>
              <w:t>ST</w:t>
            </w:r>
          </w:p>
        </w:tc>
        <w:tc>
          <w:tcPr>
            <w:tcW w:w="1062" w:type="dxa"/>
          </w:tcPr>
          <w:p w14:paraId="3E6B5C75" w14:textId="77777777" w:rsidR="007A1F44" w:rsidRPr="00A03C55" w:rsidRDefault="007A1F44">
            <w:pPr>
              <w:pStyle w:val="TableEntry"/>
              <w:rPr>
                <w:noProof w:val="0"/>
              </w:rPr>
            </w:pPr>
            <w:r w:rsidRPr="00A03C55">
              <w:rPr>
                <w:noProof w:val="0"/>
              </w:rPr>
              <w:t>O</w:t>
            </w:r>
          </w:p>
        </w:tc>
        <w:tc>
          <w:tcPr>
            <w:tcW w:w="1215" w:type="dxa"/>
          </w:tcPr>
          <w:p w14:paraId="37C6C414" w14:textId="77777777" w:rsidR="007A1F44" w:rsidRPr="00A03C55" w:rsidRDefault="007A1F44">
            <w:pPr>
              <w:pStyle w:val="TableEntry"/>
              <w:rPr>
                <w:noProof w:val="0"/>
              </w:rPr>
            </w:pPr>
            <w:r w:rsidRPr="00A03C55">
              <w:rPr>
                <w:noProof w:val="0"/>
              </w:rPr>
              <w:t>[0..1]</w:t>
            </w:r>
          </w:p>
        </w:tc>
        <w:tc>
          <w:tcPr>
            <w:tcW w:w="861" w:type="dxa"/>
          </w:tcPr>
          <w:p w14:paraId="5F5D095B" w14:textId="77777777" w:rsidR="007A1F44" w:rsidRPr="00A03C55" w:rsidRDefault="007A1F44">
            <w:pPr>
              <w:pStyle w:val="TableEntry"/>
              <w:rPr>
                <w:noProof w:val="0"/>
              </w:rPr>
            </w:pPr>
          </w:p>
        </w:tc>
        <w:tc>
          <w:tcPr>
            <w:tcW w:w="979" w:type="dxa"/>
          </w:tcPr>
          <w:p w14:paraId="0F3CDCF3" w14:textId="77777777" w:rsidR="007A1F44" w:rsidRPr="00A03C55" w:rsidRDefault="007A1F44">
            <w:pPr>
              <w:pStyle w:val="TableEntry"/>
              <w:rPr>
                <w:noProof w:val="0"/>
              </w:rPr>
            </w:pPr>
            <w:r w:rsidRPr="00A03C55">
              <w:rPr>
                <w:noProof w:val="0"/>
              </w:rPr>
              <w:t>00126</w:t>
            </w:r>
          </w:p>
        </w:tc>
        <w:tc>
          <w:tcPr>
            <w:tcW w:w="2834" w:type="dxa"/>
          </w:tcPr>
          <w:p w14:paraId="2CF5178B" w14:textId="77777777" w:rsidR="007A1F44" w:rsidRPr="00A03C55" w:rsidRDefault="007A1F44">
            <w:pPr>
              <w:pStyle w:val="TableEntry"/>
              <w:rPr>
                <w:noProof w:val="0"/>
              </w:rPr>
            </w:pPr>
            <w:r w:rsidRPr="00A03C55">
              <w:rPr>
                <w:noProof w:val="0"/>
              </w:rPr>
              <w:t>Birth Place</w:t>
            </w:r>
          </w:p>
        </w:tc>
      </w:tr>
      <w:tr w:rsidR="007A1F44" w:rsidRPr="00A03C55" w14:paraId="4B74F19F" w14:textId="77777777">
        <w:trPr>
          <w:cantSplit/>
          <w:jc w:val="center"/>
        </w:trPr>
        <w:tc>
          <w:tcPr>
            <w:tcW w:w="784" w:type="dxa"/>
          </w:tcPr>
          <w:p w14:paraId="5907CE4A" w14:textId="77777777" w:rsidR="007A1F44" w:rsidRPr="00A03C55" w:rsidRDefault="007A1F44">
            <w:pPr>
              <w:pStyle w:val="TableEntry"/>
              <w:rPr>
                <w:noProof w:val="0"/>
              </w:rPr>
            </w:pPr>
            <w:r w:rsidRPr="00A03C55">
              <w:rPr>
                <w:noProof w:val="0"/>
              </w:rPr>
              <w:t>24</w:t>
            </w:r>
          </w:p>
        </w:tc>
        <w:tc>
          <w:tcPr>
            <w:tcW w:w="764" w:type="dxa"/>
          </w:tcPr>
          <w:p w14:paraId="1B81D9AE" w14:textId="77777777" w:rsidR="007A1F44" w:rsidRPr="00A03C55" w:rsidRDefault="007A1F44">
            <w:pPr>
              <w:pStyle w:val="TableEntry"/>
              <w:rPr>
                <w:noProof w:val="0"/>
              </w:rPr>
            </w:pPr>
            <w:r w:rsidRPr="00A03C55">
              <w:rPr>
                <w:noProof w:val="0"/>
              </w:rPr>
              <w:t>1</w:t>
            </w:r>
          </w:p>
        </w:tc>
        <w:tc>
          <w:tcPr>
            <w:tcW w:w="760" w:type="dxa"/>
          </w:tcPr>
          <w:p w14:paraId="5F88B828" w14:textId="77777777" w:rsidR="007A1F44" w:rsidRPr="00A03C55" w:rsidRDefault="007A1F44">
            <w:pPr>
              <w:pStyle w:val="TableEntry"/>
              <w:rPr>
                <w:noProof w:val="0"/>
              </w:rPr>
            </w:pPr>
            <w:r w:rsidRPr="00A03C55">
              <w:rPr>
                <w:noProof w:val="0"/>
              </w:rPr>
              <w:t>ID</w:t>
            </w:r>
          </w:p>
        </w:tc>
        <w:tc>
          <w:tcPr>
            <w:tcW w:w="1062" w:type="dxa"/>
          </w:tcPr>
          <w:p w14:paraId="1B0DCF78" w14:textId="77777777" w:rsidR="007A1F44" w:rsidRPr="00A03C55" w:rsidRDefault="007A1F44">
            <w:pPr>
              <w:pStyle w:val="TableEntry"/>
              <w:rPr>
                <w:noProof w:val="0"/>
              </w:rPr>
            </w:pPr>
            <w:r w:rsidRPr="00A03C55">
              <w:rPr>
                <w:noProof w:val="0"/>
              </w:rPr>
              <w:t>O</w:t>
            </w:r>
          </w:p>
          <w:p w14:paraId="7BDCE883" w14:textId="77777777" w:rsidR="007A1F44" w:rsidRPr="00A03C55" w:rsidRDefault="007A1F44">
            <w:pPr>
              <w:pStyle w:val="TableEntry"/>
              <w:rPr>
                <w:noProof w:val="0"/>
              </w:rPr>
            </w:pPr>
            <w:r w:rsidRPr="00A03C55">
              <w:rPr>
                <w:noProof w:val="0"/>
              </w:rPr>
              <w:t>(Note 1)</w:t>
            </w:r>
          </w:p>
        </w:tc>
        <w:tc>
          <w:tcPr>
            <w:tcW w:w="1215" w:type="dxa"/>
          </w:tcPr>
          <w:p w14:paraId="64D0D316" w14:textId="77777777" w:rsidR="007A1F44" w:rsidRPr="00A03C55" w:rsidRDefault="007A1F44">
            <w:pPr>
              <w:pStyle w:val="TableEntry"/>
              <w:rPr>
                <w:noProof w:val="0"/>
              </w:rPr>
            </w:pPr>
            <w:r w:rsidRPr="00A03C55">
              <w:rPr>
                <w:noProof w:val="0"/>
              </w:rPr>
              <w:t>[0..1]</w:t>
            </w:r>
          </w:p>
        </w:tc>
        <w:tc>
          <w:tcPr>
            <w:tcW w:w="861" w:type="dxa"/>
          </w:tcPr>
          <w:p w14:paraId="3A3EE99B" w14:textId="77777777" w:rsidR="007A1F44" w:rsidRPr="00A03C55" w:rsidRDefault="007A1F44">
            <w:pPr>
              <w:pStyle w:val="TableEntry"/>
              <w:rPr>
                <w:noProof w:val="0"/>
              </w:rPr>
            </w:pPr>
            <w:r w:rsidRPr="00A03C55">
              <w:rPr>
                <w:noProof w:val="0"/>
              </w:rPr>
              <w:t>0136</w:t>
            </w:r>
          </w:p>
        </w:tc>
        <w:tc>
          <w:tcPr>
            <w:tcW w:w="979" w:type="dxa"/>
          </w:tcPr>
          <w:p w14:paraId="1A94A764" w14:textId="77777777" w:rsidR="007A1F44" w:rsidRPr="00A03C55" w:rsidRDefault="007A1F44">
            <w:pPr>
              <w:pStyle w:val="TableEntry"/>
              <w:rPr>
                <w:noProof w:val="0"/>
              </w:rPr>
            </w:pPr>
            <w:r w:rsidRPr="00A03C55">
              <w:rPr>
                <w:noProof w:val="0"/>
              </w:rPr>
              <w:t>00127</w:t>
            </w:r>
          </w:p>
        </w:tc>
        <w:tc>
          <w:tcPr>
            <w:tcW w:w="2834" w:type="dxa"/>
          </w:tcPr>
          <w:p w14:paraId="53E67720" w14:textId="77777777" w:rsidR="007A1F44" w:rsidRPr="00A03C55" w:rsidRDefault="007A1F44">
            <w:pPr>
              <w:pStyle w:val="TableEntry"/>
              <w:rPr>
                <w:noProof w:val="0"/>
              </w:rPr>
            </w:pPr>
            <w:r w:rsidRPr="00A03C55">
              <w:rPr>
                <w:noProof w:val="0"/>
              </w:rPr>
              <w:t>Multiple Birth Indicator</w:t>
            </w:r>
          </w:p>
        </w:tc>
      </w:tr>
      <w:tr w:rsidR="007A1F44" w:rsidRPr="00A03C55" w14:paraId="293AEF0E" w14:textId="77777777">
        <w:trPr>
          <w:cantSplit/>
          <w:jc w:val="center"/>
        </w:trPr>
        <w:tc>
          <w:tcPr>
            <w:tcW w:w="784" w:type="dxa"/>
          </w:tcPr>
          <w:p w14:paraId="60664949" w14:textId="77777777" w:rsidR="007A1F44" w:rsidRPr="00A03C55" w:rsidRDefault="007A1F44">
            <w:pPr>
              <w:pStyle w:val="TableEntry"/>
              <w:rPr>
                <w:noProof w:val="0"/>
              </w:rPr>
            </w:pPr>
            <w:r w:rsidRPr="00A03C55">
              <w:rPr>
                <w:noProof w:val="0"/>
              </w:rPr>
              <w:t>25</w:t>
            </w:r>
          </w:p>
        </w:tc>
        <w:tc>
          <w:tcPr>
            <w:tcW w:w="764" w:type="dxa"/>
          </w:tcPr>
          <w:p w14:paraId="4F165E45" w14:textId="77777777" w:rsidR="007A1F44" w:rsidRPr="00A03C55" w:rsidRDefault="007A1F44">
            <w:pPr>
              <w:pStyle w:val="TableEntry"/>
              <w:rPr>
                <w:noProof w:val="0"/>
              </w:rPr>
            </w:pPr>
            <w:r w:rsidRPr="00A03C55">
              <w:rPr>
                <w:noProof w:val="0"/>
              </w:rPr>
              <w:t>2</w:t>
            </w:r>
          </w:p>
        </w:tc>
        <w:tc>
          <w:tcPr>
            <w:tcW w:w="760" w:type="dxa"/>
          </w:tcPr>
          <w:p w14:paraId="282B545C" w14:textId="77777777" w:rsidR="007A1F44" w:rsidRPr="00A03C55" w:rsidRDefault="007A1F44">
            <w:pPr>
              <w:pStyle w:val="TableEntry"/>
              <w:rPr>
                <w:noProof w:val="0"/>
              </w:rPr>
            </w:pPr>
            <w:r w:rsidRPr="00A03C55">
              <w:rPr>
                <w:noProof w:val="0"/>
              </w:rPr>
              <w:t>NM</w:t>
            </w:r>
          </w:p>
        </w:tc>
        <w:tc>
          <w:tcPr>
            <w:tcW w:w="1062" w:type="dxa"/>
          </w:tcPr>
          <w:p w14:paraId="2150185A" w14:textId="77777777" w:rsidR="007A1F44" w:rsidRPr="00A03C55" w:rsidRDefault="007A1F44">
            <w:pPr>
              <w:pStyle w:val="TableEntry"/>
              <w:rPr>
                <w:noProof w:val="0"/>
              </w:rPr>
            </w:pPr>
            <w:r w:rsidRPr="00A03C55">
              <w:rPr>
                <w:noProof w:val="0"/>
              </w:rPr>
              <w:t>O</w:t>
            </w:r>
          </w:p>
          <w:p w14:paraId="18C300C0" w14:textId="77777777" w:rsidR="007A1F44" w:rsidRPr="00A03C55" w:rsidRDefault="007A1F44">
            <w:pPr>
              <w:pStyle w:val="TableEntry"/>
              <w:rPr>
                <w:noProof w:val="0"/>
              </w:rPr>
            </w:pPr>
            <w:r w:rsidRPr="00A03C55">
              <w:rPr>
                <w:noProof w:val="0"/>
              </w:rPr>
              <w:t>(Note 1)</w:t>
            </w:r>
          </w:p>
        </w:tc>
        <w:tc>
          <w:tcPr>
            <w:tcW w:w="1215" w:type="dxa"/>
          </w:tcPr>
          <w:p w14:paraId="0C00873E" w14:textId="77777777" w:rsidR="007A1F44" w:rsidRPr="00A03C55" w:rsidRDefault="007A1F44">
            <w:pPr>
              <w:pStyle w:val="TableEntry"/>
              <w:rPr>
                <w:noProof w:val="0"/>
              </w:rPr>
            </w:pPr>
            <w:r w:rsidRPr="00A03C55">
              <w:rPr>
                <w:noProof w:val="0"/>
              </w:rPr>
              <w:t>[0..1]</w:t>
            </w:r>
          </w:p>
        </w:tc>
        <w:tc>
          <w:tcPr>
            <w:tcW w:w="861" w:type="dxa"/>
          </w:tcPr>
          <w:p w14:paraId="0B50FF90" w14:textId="77777777" w:rsidR="007A1F44" w:rsidRPr="00A03C55" w:rsidRDefault="007A1F44">
            <w:pPr>
              <w:pStyle w:val="TableEntry"/>
              <w:rPr>
                <w:noProof w:val="0"/>
              </w:rPr>
            </w:pPr>
          </w:p>
        </w:tc>
        <w:tc>
          <w:tcPr>
            <w:tcW w:w="979" w:type="dxa"/>
          </w:tcPr>
          <w:p w14:paraId="3D68E6F8" w14:textId="77777777" w:rsidR="007A1F44" w:rsidRPr="00A03C55" w:rsidRDefault="007A1F44">
            <w:pPr>
              <w:pStyle w:val="TableEntry"/>
              <w:rPr>
                <w:noProof w:val="0"/>
              </w:rPr>
            </w:pPr>
            <w:r w:rsidRPr="00A03C55">
              <w:rPr>
                <w:noProof w:val="0"/>
              </w:rPr>
              <w:t>00128</w:t>
            </w:r>
          </w:p>
        </w:tc>
        <w:tc>
          <w:tcPr>
            <w:tcW w:w="2834" w:type="dxa"/>
          </w:tcPr>
          <w:p w14:paraId="7C717FA6" w14:textId="77777777" w:rsidR="007A1F44" w:rsidRPr="00A03C55" w:rsidRDefault="007A1F44">
            <w:pPr>
              <w:pStyle w:val="TableEntry"/>
              <w:rPr>
                <w:noProof w:val="0"/>
              </w:rPr>
            </w:pPr>
            <w:r w:rsidRPr="00A03C55">
              <w:rPr>
                <w:noProof w:val="0"/>
              </w:rPr>
              <w:t>Birth Order</w:t>
            </w:r>
          </w:p>
        </w:tc>
      </w:tr>
      <w:tr w:rsidR="007A1F44" w:rsidRPr="00A03C55" w14:paraId="076EF8F7" w14:textId="77777777">
        <w:trPr>
          <w:cantSplit/>
          <w:jc w:val="center"/>
        </w:trPr>
        <w:tc>
          <w:tcPr>
            <w:tcW w:w="784" w:type="dxa"/>
          </w:tcPr>
          <w:p w14:paraId="54F1A75A" w14:textId="77777777" w:rsidR="007A1F44" w:rsidRPr="00A03C55" w:rsidRDefault="007A1F44">
            <w:pPr>
              <w:pStyle w:val="TableEntry"/>
              <w:rPr>
                <w:noProof w:val="0"/>
              </w:rPr>
            </w:pPr>
            <w:r w:rsidRPr="00A03C55">
              <w:rPr>
                <w:noProof w:val="0"/>
              </w:rPr>
              <w:t>26</w:t>
            </w:r>
          </w:p>
        </w:tc>
        <w:tc>
          <w:tcPr>
            <w:tcW w:w="764" w:type="dxa"/>
          </w:tcPr>
          <w:p w14:paraId="55AE1B89" w14:textId="77777777" w:rsidR="007A1F44" w:rsidRPr="00A03C55" w:rsidRDefault="007A1F44">
            <w:pPr>
              <w:pStyle w:val="TableEntry"/>
              <w:rPr>
                <w:noProof w:val="0"/>
              </w:rPr>
            </w:pPr>
            <w:r w:rsidRPr="00A03C55">
              <w:rPr>
                <w:noProof w:val="0"/>
              </w:rPr>
              <w:t>250</w:t>
            </w:r>
          </w:p>
        </w:tc>
        <w:tc>
          <w:tcPr>
            <w:tcW w:w="760" w:type="dxa"/>
          </w:tcPr>
          <w:p w14:paraId="13632991" w14:textId="77777777" w:rsidR="007A1F44" w:rsidRPr="00A03C55" w:rsidRDefault="007A1F44">
            <w:pPr>
              <w:pStyle w:val="TableEntry"/>
              <w:rPr>
                <w:noProof w:val="0"/>
              </w:rPr>
            </w:pPr>
            <w:r w:rsidRPr="00A03C55">
              <w:rPr>
                <w:noProof w:val="0"/>
              </w:rPr>
              <w:t>CE</w:t>
            </w:r>
          </w:p>
        </w:tc>
        <w:tc>
          <w:tcPr>
            <w:tcW w:w="1062" w:type="dxa"/>
          </w:tcPr>
          <w:p w14:paraId="5E3E6E80" w14:textId="77777777" w:rsidR="007A1F44" w:rsidRPr="00A03C55" w:rsidRDefault="007A1F44">
            <w:pPr>
              <w:pStyle w:val="TableEntry"/>
              <w:rPr>
                <w:noProof w:val="0"/>
              </w:rPr>
            </w:pPr>
            <w:r w:rsidRPr="00A03C55">
              <w:rPr>
                <w:noProof w:val="0"/>
              </w:rPr>
              <w:t>O</w:t>
            </w:r>
          </w:p>
        </w:tc>
        <w:tc>
          <w:tcPr>
            <w:tcW w:w="1215" w:type="dxa"/>
          </w:tcPr>
          <w:p w14:paraId="1C2201A3" w14:textId="77777777" w:rsidR="007A1F44" w:rsidRPr="00A03C55" w:rsidRDefault="007A1F44">
            <w:pPr>
              <w:pStyle w:val="TableEntry"/>
              <w:rPr>
                <w:noProof w:val="0"/>
              </w:rPr>
            </w:pPr>
            <w:r w:rsidRPr="00A03C55">
              <w:rPr>
                <w:noProof w:val="0"/>
              </w:rPr>
              <w:t>[0..1]</w:t>
            </w:r>
          </w:p>
        </w:tc>
        <w:tc>
          <w:tcPr>
            <w:tcW w:w="861" w:type="dxa"/>
          </w:tcPr>
          <w:p w14:paraId="5FA59B96" w14:textId="77777777" w:rsidR="007A1F44" w:rsidRPr="00A03C55" w:rsidRDefault="007A1F44">
            <w:pPr>
              <w:pStyle w:val="TableEntry"/>
              <w:rPr>
                <w:noProof w:val="0"/>
              </w:rPr>
            </w:pPr>
            <w:r w:rsidRPr="00A03C55">
              <w:rPr>
                <w:noProof w:val="0"/>
              </w:rPr>
              <w:t>0171</w:t>
            </w:r>
          </w:p>
        </w:tc>
        <w:tc>
          <w:tcPr>
            <w:tcW w:w="979" w:type="dxa"/>
          </w:tcPr>
          <w:p w14:paraId="6F4EAD5E" w14:textId="77777777" w:rsidR="007A1F44" w:rsidRPr="00A03C55" w:rsidRDefault="007A1F44">
            <w:pPr>
              <w:pStyle w:val="TableEntry"/>
              <w:rPr>
                <w:noProof w:val="0"/>
              </w:rPr>
            </w:pPr>
            <w:r w:rsidRPr="00A03C55">
              <w:rPr>
                <w:noProof w:val="0"/>
              </w:rPr>
              <w:t>00129</w:t>
            </w:r>
          </w:p>
        </w:tc>
        <w:tc>
          <w:tcPr>
            <w:tcW w:w="2834" w:type="dxa"/>
          </w:tcPr>
          <w:p w14:paraId="385DF439" w14:textId="77777777" w:rsidR="007A1F44" w:rsidRPr="00A03C55" w:rsidRDefault="007A1F44">
            <w:pPr>
              <w:pStyle w:val="TableEntry"/>
              <w:rPr>
                <w:noProof w:val="0"/>
              </w:rPr>
            </w:pPr>
            <w:r w:rsidRPr="00A03C55">
              <w:rPr>
                <w:noProof w:val="0"/>
              </w:rPr>
              <w:t>Citizenship</w:t>
            </w:r>
          </w:p>
        </w:tc>
      </w:tr>
      <w:tr w:rsidR="007A1F44" w:rsidRPr="00A03C55" w14:paraId="136F1EA2" w14:textId="77777777">
        <w:trPr>
          <w:cantSplit/>
          <w:jc w:val="center"/>
        </w:trPr>
        <w:tc>
          <w:tcPr>
            <w:tcW w:w="784" w:type="dxa"/>
          </w:tcPr>
          <w:p w14:paraId="4751CF6E" w14:textId="77777777" w:rsidR="007A1F44" w:rsidRPr="00A03C55" w:rsidRDefault="007A1F44">
            <w:pPr>
              <w:pStyle w:val="TableEntry"/>
              <w:rPr>
                <w:noProof w:val="0"/>
              </w:rPr>
            </w:pPr>
            <w:r w:rsidRPr="00A03C55">
              <w:rPr>
                <w:noProof w:val="0"/>
              </w:rPr>
              <w:t>27</w:t>
            </w:r>
          </w:p>
        </w:tc>
        <w:tc>
          <w:tcPr>
            <w:tcW w:w="764" w:type="dxa"/>
          </w:tcPr>
          <w:p w14:paraId="288F958A" w14:textId="77777777" w:rsidR="007A1F44" w:rsidRPr="00A03C55" w:rsidRDefault="007A1F44">
            <w:pPr>
              <w:pStyle w:val="TableEntry"/>
              <w:rPr>
                <w:noProof w:val="0"/>
              </w:rPr>
            </w:pPr>
            <w:r w:rsidRPr="00A03C55">
              <w:rPr>
                <w:noProof w:val="0"/>
              </w:rPr>
              <w:t>250</w:t>
            </w:r>
          </w:p>
        </w:tc>
        <w:tc>
          <w:tcPr>
            <w:tcW w:w="760" w:type="dxa"/>
          </w:tcPr>
          <w:p w14:paraId="27689C29" w14:textId="77777777" w:rsidR="007A1F44" w:rsidRPr="00A03C55" w:rsidRDefault="007A1F44">
            <w:pPr>
              <w:pStyle w:val="TableEntry"/>
              <w:rPr>
                <w:noProof w:val="0"/>
              </w:rPr>
            </w:pPr>
            <w:r w:rsidRPr="00A03C55">
              <w:rPr>
                <w:noProof w:val="0"/>
              </w:rPr>
              <w:t>CE</w:t>
            </w:r>
          </w:p>
        </w:tc>
        <w:tc>
          <w:tcPr>
            <w:tcW w:w="1062" w:type="dxa"/>
          </w:tcPr>
          <w:p w14:paraId="733BA03E" w14:textId="77777777" w:rsidR="007A1F44" w:rsidRPr="00A03C55" w:rsidRDefault="007A1F44">
            <w:pPr>
              <w:pStyle w:val="TableEntry"/>
              <w:rPr>
                <w:noProof w:val="0"/>
              </w:rPr>
            </w:pPr>
            <w:r w:rsidRPr="00A03C55">
              <w:rPr>
                <w:noProof w:val="0"/>
              </w:rPr>
              <w:t>O</w:t>
            </w:r>
          </w:p>
        </w:tc>
        <w:tc>
          <w:tcPr>
            <w:tcW w:w="1215" w:type="dxa"/>
          </w:tcPr>
          <w:p w14:paraId="517F5213" w14:textId="77777777" w:rsidR="007A1F44" w:rsidRPr="00A03C55" w:rsidRDefault="007A1F44">
            <w:pPr>
              <w:pStyle w:val="TableEntry"/>
              <w:rPr>
                <w:noProof w:val="0"/>
              </w:rPr>
            </w:pPr>
            <w:r w:rsidRPr="00A03C55">
              <w:rPr>
                <w:noProof w:val="0"/>
              </w:rPr>
              <w:t>[0..1]</w:t>
            </w:r>
          </w:p>
        </w:tc>
        <w:tc>
          <w:tcPr>
            <w:tcW w:w="861" w:type="dxa"/>
          </w:tcPr>
          <w:p w14:paraId="1C7C7DF1" w14:textId="77777777" w:rsidR="007A1F44" w:rsidRPr="00A03C55" w:rsidRDefault="007A1F44">
            <w:pPr>
              <w:pStyle w:val="TableEntry"/>
              <w:rPr>
                <w:noProof w:val="0"/>
              </w:rPr>
            </w:pPr>
            <w:r w:rsidRPr="00A03C55">
              <w:rPr>
                <w:noProof w:val="0"/>
              </w:rPr>
              <w:t>0172</w:t>
            </w:r>
          </w:p>
        </w:tc>
        <w:tc>
          <w:tcPr>
            <w:tcW w:w="979" w:type="dxa"/>
          </w:tcPr>
          <w:p w14:paraId="6EF854A0" w14:textId="77777777" w:rsidR="007A1F44" w:rsidRPr="00A03C55" w:rsidRDefault="007A1F44">
            <w:pPr>
              <w:pStyle w:val="TableEntry"/>
              <w:rPr>
                <w:noProof w:val="0"/>
              </w:rPr>
            </w:pPr>
            <w:r w:rsidRPr="00A03C55">
              <w:rPr>
                <w:noProof w:val="0"/>
              </w:rPr>
              <w:t>00130</w:t>
            </w:r>
          </w:p>
        </w:tc>
        <w:tc>
          <w:tcPr>
            <w:tcW w:w="2834" w:type="dxa"/>
          </w:tcPr>
          <w:p w14:paraId="47D3624E" w14:textId="77777777" w:rsidR="007A1F44" w:rsidRPr="00A03C55" w:rsidRDefault="007A1F44">
            <w:pPr>
              <w:pStyle w:val="TableEntry"/>
              <w:rPr>
                <w:noProof w:val="0"/>
              </w:rPr>
            </w:pPr>
            <w:r w:rsidRPr="00A03C55">
              <w:rPr>
                <w:noProof w:val="0"/>
              </w:rPr>
              <w:t>Veterans Military Status</w:t>
            </w:r>
          </w:p>
        </w:tc>
      </w:tr>
      <w:tr w:rsidR="007A1F44" w:rsidRPr="00A03C55" w14:paraId="00095B37" w14:textId="77777777">
        <w:trPr>
          <w:cantSplit/>
          <w:jc w:val="center"/>
        </w:trPr>
        <w:tc>
          <w:tcPr>
            <w:tcW w:w="784" w:type="dxa"/>
          </w:tcPr>
          <w:p w14:paraId="28F6ED97" w14:textId="77777777" w:rsidR="007A1F44" w:rsidRPr="00A03C55" w:rsidRDefault="007A1F44">
            <w:pPr>
              <w:pStyle w:val="TableEntry"/>
              <w:rPr>
                <w:noProof w:val="0"/>
              </w:rPr>
            </w:pPr>
            <w:r w:rsidRPr="00A03C55">
              <w:rPr>
                <w:noProof w:val="0"/>
              </w:rPr>
              <w:t>28</w:t>
            </w:r>
          </w:p>
        </w:tc>
        <w:tc>
          <w:tcPr>
            <w:tcW w:w="764" w:type="dxa"/>
          </w:tcPr>
          <w:p w14:paraId="2405914C" w14:textId="77777777" w:rsidR="007A1F44" w:rsidRPr="00A03C55" w:rsidRDefault="007A1F44">
            <w:pPr>
              <w:pStyle w:val="TableEntry"/>
              <w:rPr>
                <w:noProof w:val="0"/>
              </w:rPr>
            </w:pPr>
            <w:r w:rsidRPr="00A03C55">
              <w:rPr>
                <w:noProof w:val="0"/>
              </w:rPr>
              <w:t>250</w:t>
            </w:r>
          </w:p>
        </w:tc>
        <w:tc>
          <w:tcPr>
            <w:tcW w:w="760" w:type="dxa"/>
          </w:tcPr>
          <w:p w14:paraId="04A3E97A" w14:textId="77777777" w:rsidR="007A1F44" w:rsidRPr="00A03C55" w:rsidRDefault="007A1F44">
            <w:pPr>
              <w:pStyle w:val="TableEntry"/>
              <w:rPr>
                <w:noProof w:val="0"/>
              </w:rPr>
            </w:pPr>
            <w:r w:rsidRPr="00A03C55">
              <w:rPr>
                <w:noProof w:val="0"/>
              </w:rPr>
              <w:t>CE</w:t>
            </w:r>
          </w:p>
        </w:tc>
        <w:tc>
          <w:tcPr>
            <w:tcW w:w="1062" w:type="dxa"/>
          </w:tcPr>
          <w:p w14:paraId="1F40B122" w14:textId="77777777" w:rsidR="007A1F44" w:rsidRPr="00A03C55" w:rsidRDefault="007A1F44">
            <w:pPr>
              <w:pStyle w:val="TableEntry"/>
              <w:rPr>
                <w:noProof w:val="0"/>
              </w:rPr>
            </w:pPr>
            <w:r w:rsidRPr="00A03C55">
              <w:rPr>
                <w:noProof w:val="0"/>
              </w:rPr>
              <w:t>X</w:t>
            </w:r>
          </w:p>
        </w:tc>
        <w:tc>
          <w:tcPr>
            <w:tcW w:w="1215" w:type="dxa"/>
          </w:tcPr>
          <w:p w14:paraId="0FD82797" w14:textId="77777777" w:rsidR="007A1F44" w:rsidRPr="00A03C55" w:rsidRDefault="007A1F44">
            <w:pPr>
              <w:pStyle w:val="TableEntry"/>
              <w:rPr>
                <w:noProof w:val="0"/>
              </w:rPr>
            </w:pPr>
            <w:r w:rsidRPr="00A03C55">
              <w:rPr>
                <w:noProof w:val="0"/>
              </w:rPr>
              <w:t>[0..0]</w:t>
            </w:r>
          </w:p>
        </w:tc>
        <w:tc>
          <w:tcPr>
            <w:tcW w:w="861" w:type="dxa"/>
          </w:tcPr>
          <w:p w14:paraId="72739535" w14:textId="77777777" w:rsidR="007A1F44" w:rsidRPr="00A03C55" w:rsidRDefault="007A1F44">
            <w:pPr>
              <w:pStyle w:val="TableEntry"/>
              <w:rPr>
                <w:noProof w:val="0"/>
              </w:rPr>
            </w:pPr>
            <w:r w:rsidRPr="00A03C55">
              <w:rPr>
                <w:noProof w:val="0"/>
              </w:rPr>
              <w:t>0212</w:t>
            </w:r>
          </w:p>
        </w:tc>
        <w:tc>
          <w:tcPr>
            <w:tcW w:w="979" w:type="dxa"/>
          </w:tcPr>
          <w:p w14:paraId="57300BC9" w14:textId="77777777" w:rsidR="007A1F44" w:rsidRPr="00A03C55" w:rsidRDefault="007A1F44">
            <w:pPr>
              <w:pStyle w:val="TableEntry"/>
              <w:rPr>
                <w:noProof w:val="0"/>
              </w:rPr>
            </w:pPr>
            <w:r w:rsidRPr="00A03C55">
              <w:rPr>
                <w:noProof w:val="0"/>
              </w:rPr>
              <w:t>00739</w:t>
            </w:r>
          </w:p>
        </w:tc>
        <w:tc>
          <w:tcPr>
            <w:tcW w:w="2834" w:type="dxa"/>
          </w:tcPr>
          <w:p w14:paraId="69410FD5" w14:textId="77777777" w:rsidR="007A1F44" w:rsidRPr="00A03C55" w:rsidRDefault="007A1F44">
            <w:pPr>
              <w:pStyle w:val="TableEntry"/>
              <w:rPr>
                <w:noProof w:val="0"/>
              </w:rPr>
            </w:pPr>
            <w:r w:rsidRPr="00A03C55">
              <w:rPr>
                <w:noProof w:val="0"/>
              </w:rPr>
              <w:t xml:space="preserve">Nationality </w:t>
            </w:r>
          </w:p>
        </w:tc>
      </w:tr>
      <w:tr w:rsidR="007A1F44" w:rsidRPr="00A03C55" w14:paraId="6FCA4575" w14:textId="77777777">
        <w:trPr>
          <w:cantSplit/>
          <w:jc w:val="center"/>
        </w:trPr>
        <w:tc>
          <w:tcPr>
            <w:tcW w:w="784" w:type="dxa"/>
          </w:tcPr>
          <w:p w14:paraId="01FCF1A0" w14:textId="77777777" w:rsidR="007A1F44" w:rsidRPr="00A03C55" w:rsidRDefault="007A1F44">
            <w:pPr>
              <w:pStyle w:val="TableEntry"/>
              <w:rPr>
                <w:noProof w:val="0"/>
              </w:rPr>
            </w:pPr>
            <w:r w:rsidRPr="00A03C55">
              <w:rPr>
                <w:noProof w:val="0"/>
              </w:rPr>
              <w:t>29</w:t>
            </w:r>
          </w:p>
        </w:tc>
        <w:tc>
          <w:tcPr>
            <w:tcW w:w="764" w:type="dxa"/>
          </w:tcPr>
          <w:p w14:paraId="5FCE33C8" w14:textId="77777777" w:rsidR="007A1F44" w:rsidRPr="00A03C55" w:rsidRDefault="007A1F44">
            <w:pPr>
              <w:pStyle w:val="TableEntry"/>
              <w:rPr>
                <w:noProof w:val="0"/>
              </w:rPr>
            </w:pPr>
            <w:r w:rsidRPr="00A03C55">
              <w:rPr>
                <w:noProof w:val="0"/>
              </w:rPr>
              <w:t>26</w:t>
            </w:r>
          </w:p>
        </w:tc>
        <w:tc>
          <w:tcPr>
            <w:tcW w:w="760" w:type="dxa"/>
          </w:tcPr>
          <w:p w14:paraId="04A5710C" w14:textId="77777777" w:rsidR="007A1F44" w:rsidRPr="00A03C55" w:rsidRDefault="007A1F44">
            <w:pPr>
              <w:pStyle w:val="TableEntry"/>
              <w:rPr>
                <w:noProof w:val="0"/>
              </w:rPr>
            </w:pPr>
            <w:r w:rsidRPr="00A03C55">
              <w:rPr>
                <w:noProof w:val="0"/>
              </w:rPr>
              <w:t>TS</w:t>
            </w:r>
          </w:p>
        </w:tc>
        <w:tc>
          <w:tcPr>
            <w:tcW w:w="1062" w:type="dxa"/>
          </w:tcPr>
          <w:p w14:paraId="59EE7E26" w14:textId="77777777" w:rsidR="007A1F44" w:rsidRPr="00A03C55" w:rsidRDefault="007A1F44">
            <w:pPr>
              <w:pStyle w:val="TableEntry"/>
              <w:rPr>
                <w:noProof w:val="0"/>
              </w:rPr>
            </w:pPr>
            <w:r w:rsidRPr="00A03C55">
              <w:rPr>
                <w:noProof w:val="0"/>
              </w:rPr>
              <w:t>CE</w:t>
            </w:r>
          </w:p>
        </w:tc>
        <w:tc>
          <w:tcPr>
            <w:tcW w:w="1215" w:type="dxa"/>
          </w:tcPr>
          <w:p w14:paraId="2D6A58C3" w14:textId="77777777" w:rsidR="007A1F44" w:rsidRPr="00A03C55" w:rsidRDefault="007A1F44">
            <w:pPr>
              <w:pStyle w:val="TableEntry"/>
              <w:rPr>
                <w:noProof w:val="0"/>
              </w:rPr>
            </w:pPr>
            <w:r w:rsidRPr="00A03C55">
              <w:rPr>
                <w:noProof w:val="0"/>
              </w:rPr>
              <w:t>[0..1]</w:t>
            </w:r>
          </w:p>
        </w:tc>
        <w:tc>
          <w:tcPr>
            <w:tcW w:w="861" w:type="dxa"/>
          </w:tcPr>
          <w:p w14:paraId="63DC0C53" w14:textId="77777777" w:rsidR="007A1F44" w:rsidRPr="00A03C55" w:rsidRDefault="007A1F44">
            <w:pPr>
              <w:pStyle w:val="TableEntry"/>
              <w:rPr>
                <w:noProof w:val="0"/>
              </w:rPr>
            </w:pPr>
          </w:p>
        </w:tc>
        <w:tc>
          <w:tcPr>
            <w:tcW w:w="979" w:type="dxa"/>
          </w:tcPr>
          <w:p w14:paraId="0BD1C40B" w14:textId="77777777" w:rsidR="007A1F44" w:rsidRPr="00A03C55" w:rsidRDefault="007A1F44">
            <w:pPr>
              <w:pStyle w:val="TableEntry"/>
              <w:rPr>
                <w:noProof w:val="0"/>
              </w:rPr>
            </w:pPr>
            <w:r w:rsidRPr="00A03C55">
              <w:rPr>
                <w:noProof w:val="0"/>
              </w:rPr>
              <w:t>00740</w:t>
            </w:r>
          </w:p>
        </w:tc>
        <w:tc>
          <w:tcPr>
            <w:tcW w:w="2834" w:type="dxa"/>
          </w:tcPr>
          <w:p w14:paraId="095A7F17" w14:textId="77777777" w:rsidR="007A1F44" w:rsidRPr="00A03C55" w:rsidRDefault="007A1F44">
            <w:pPr>
              <w:pStyle w:val="TableEntry"/>
              <w:rPr>
                <w:noProof w:val="0"/>
              </w:rPr>
            </w:pPr>
            <w:r w:rsidRPr="00A03C55">
              <w:rPr>
                <w:noProof w:val="0"/>
              </w:rPr>
              <w:t>Patient Death Date and Time</w:t>
            </w:r>
          </w:p>
        </w:tc>
      </w:tr>
      <w:tr w:rsidR="007A1F44" w:rsidRPr="00A03C55" w14:paraId="1116EF95" w14:textId="77777777">
        <w:trPr>
          <w:cantSplit/>
          <w:jc w:val="center"/>
        </w:trPr>
        <w:tc>
          <w:tcPr>
            <w:tcW w:w="784" w:type="dxa"/>
          </w:tcPr>
          <w:p w14:paraId="3DD78ADF" w14:textId="77777777" w:rsidR="007A1F44" w:rsidRPr="00A03C55" w:rsidRDefault="007A1F44">
            <w:pPr>
              <w:pStyle w:val="TableEntry"/>
              <w:rPr>
                <w:noProof w:val="0"/>
              </w:rPr>
            </w:pPr>
            <w:r w:rsidRPr="00A03C55">
              <w:rPr>
                <w:noProof w:val="0"/>
              </w:rPr>
              <w:t>30</w:t>
            </w:r>
          </w:p>
        </w:tc>
        <w:tc>
          <w:tcPr>
            <w:tcW w:w="764" w:type="dxa"/>
          </w:tcPr>
          <w:p w14:paraId="10F7601C" w14:textId="77777777" w:rsidR="007A1F44" w:rsidRPr="00A03C55" w:rsidRDefault="007A1F44">
            <w:pPr>
              <w:pStyle w:val="TableEntry"/>
              <w:rPr>
                <w:noProof w:val="0"/>
              </w:rPr>
            </w:pPr>
            <w:r w:rsidRPr="00A03C55">
              <w:rPr>
                <w:noProof w:val="0"/>
              </w:rPr>
              <w:t>1</w:t>
            </w:r>
          </w:p>
        </w:tc>
        <w:tc>
          <w:tcPr>
            <w:tcW w:w="760" w:type="dxa"/>
          </w:tcPr>
          <w:p w14:paraId="7D2ED681" w14:textId="77777777" w:rsidR="007A1F44" w:rsidRPr="00A03C55" w:rsidRDefault="007A1F44">
            <w:pPr>
              <w:pStyle w:val="TableEntry"/>
              <w:rPr>
                <w:noProof w:val="0"/>
              </w:rPr>
            </w:pPr>
            <w:r w:rsidRPr="00A03C55">
              <w:rPr>
                <w:noProof w:val="0"/>
              </w:rPr>
              <w:t>ID</w:t>
            </w:r>
          </w:p>
        </w:tc>
        <w:tc>
          <w:tcPr>
            <w:tcW w:w="1062" w:type="dxa"/>
          </w:tcPr>
          <w:p w14:paraId="08E805E2" w14:textId="77777777" w:rsidR="007A1F44" w:rsidRPr="00A03C55" w:rsidRDefault="007A1F44">
            <w:pPr>
              <w:pStyle w:val="TableEntry"/>
              <w:rPr>
                <w:noProof w:val="0"/>
              </w:rPr>
            </w:pPr>
            <w:r w:rsidRPr="00A03C55">
              <w:rPr>
                <w:noProof w:val="0"/>
              </w:rPr>
              <w:t>C</w:t>
            </w:r>
          </w:p>
        </w:tc>
        <w:tc>
          <w:tcPr>
            <w:tcW w:w="1215" w:type="dxa"/>
          </w:tcPr>
          <w:p w14:paraId="48365BAF" w14:textId="77777777" w:rsidR="007A1F44" w:rsidRPr="00A03C55" w:rsidRDefault="007A1F44">
            <w:pPr>
              <w:pStyle w:val="TableEntry"/>
              <w:rPr>
                <w:noProof w:val="0"/>
              </w:rPr>
            </w:pPr>
            <w:r w:rsidRPr="00A03C55">
              <w:rPr>
                <w:noProof w:val="0"/>
              </w:rPr>
              <w:t>[0..1]</w:t>
            </w:r>
          </w:p>
        </w:tc>
        <w:tc>
          <w:tcPr>
            <w:tcW w:w="861" w:type="dxa"/>
          </w:tcPr>
          <w:p w14:paraId="68682555" w14:textId="77777777" w:rsidR="007A1F44" w:rsidRPr="00A03C55" w:rsidRDefault="007A1F44">
            <w:pPr>
              <w:pStyle w:val="TableEntry"/>
              <w:rPr>
                <w:noProof w:val="0"/>
              </w:rPr>
            </w:pPr>
            <w:r w:rsidRPr="00A03C55">
              <w:rPr>
                <w:noProof w:val="0"/>
              </w:rPr>
              <w:t>0136</w:t>
            </w:r>
          </w:p>
        </w:tc>
        <w:tc>
          <w:tcPr>
            <w:tcW w:w="979" w:type="dxa"/>
          </w:tcPr>
          <w:p w14:paraId="7E6D2922" w14:textId="77777777" w:rsidR="007A1F44" w:rsidRPr="00A03C55" w:rsidRDefault="007A1F44">
            <w:pPr>
              <w:pStyle w:val="TableEntry"/>
              <w:rPr>
                <w:noProof w:val="0"/>
              </w:rPr>
            </w:pPr>
            <w:r w:rsidRPr="00A03C55">
              <w:rPr>
                <w:noProof w:val="0"/>
              </w:rPr>
              <w:t>00741</w:t>
            </w:r>
          </w:p>
        </w:tc>
        <w:tc>
          <w:tcPr>
            <w:tcW w:w="2834" w:type="dxa"/>
          </w:tcPr>
          <w:p w14:paraId="3CCFF5D6" w14:textId="77777777" w:rsidR="007A1F44" w:rsidRPr="00A03C55" w:rsidRDefault="007A1F44">
            <w:pPr>
              <w:pStyle w:val="TableEntry"/>
              <w:rPr>
                <w:noProof w:val="0"/>
              </w:rPr>
            </w:pPr>
            <w:r w:rsidRPr="00A03C55">
              <w:rPr>
                <w:noProof w:val="0"/>
              </w:rPr>
              <w:t>Patient Death Indicator</w:t>
            </w:r>
          </w:p>
        </w:tc>
      </w:tr>
      <w:tr w:rsidR="007A1F44" w:rsidRPr="00A03C55" w14:paraId="728DAE56" w14:textId="77777777">
        <w:trPr>
          <w:cantSplit/>
          <w:jc w:val="center"/>
        </w:trPr>
        <w:tc>
          <w:tcPr>
            <w:tcW w:w="784" w:type="dxa"/>
          </w:tcPr>
          <w:p w14:paraId="37F1DCA1" w14:textId="77777777" w:rsidR="007A1F44" w:rsidRPr="00A03C55" w:rsidRDefault="007A1F44">
            <w:pPr>
              <w:pStyle w:val="TableEntry"/>
              <w:rPr>
                <w:noProof w:val="0"/>
              </w:rPr>
            </w:pPr>
            <w:r w:rsidRPr="00A03C55">
              <w:rPr>
                <w:noProof w:val="0"/>
              </w:rPr>
              <w:t>31</w:t>
            </w:r>
          </w:p>
        </w:tc>
        <w:tc>
          <w:tcPr>
            <w:tcW w:w="764" w:type="dxa"/>
          </w:tcPr>
          <w:p w14:paraId="54A9DA7D" w14:textId="77777777" w:rsidR="007A1F44" w:rsidRPr="00A03C55" w:rsidRDefault="007A1F44">
            <w:pPr>
              <w:pStyle w:val="TableEntry"/>
              <w:rPr>
                <w:noProof w:val="0"/>
              </w:rPr>
            </w:pPr>
            <w:r w:rsidRPr="00A03C55">
              <w:rPr>
                <w:noProof w:val="0"/>
              </w:rPr>
              <w:t>1</w:t>
            </w:r>
          </w:p>
        </w:tc>
        <w:tc>
          <w:tcPr>
            <w:tcW w:w="760" w:type="dxa"/>
          </w:tcPr>
          <w:p w14:paraId="132FCAA0" w14:textId="77777777" w:rsidR="007A1F44" w:rsidRPr="00A03C55" w:rsidRDefault="007A1F44">
            <w:pPr>
              <w:pStyle w:val="TableEntry"/>
              <w:rPr>
                <w:noProof w:val="0"/>
              </w:rPr>
            </w:pPr>
            <w:r w:rsidRPr="00A03C55">
              <w:rPr>
                <w:noProof w:val="0"/>
              </w:rPr>
              <w:t>ID</w:t>
            </w:r>
          </w:p>
        </w:tc>
        <w:tc>
          <w:tcPr>
            <w:tcW w:w="1062" w:type="dxa"/>
          </w:tcPr>
          <w:p w14:paraId="2B7D0E1B" w14:textId="77777777" w:rsidR="007A1F44" w:rsidRPr="00A03C55" w:rsidRDefault="007A1F44">
            <w:pPr>
              <w:pStyle w:val="TableEntry"/>
              <w:rPr>
                <w:noProof w:val="0"/>
              </w:rPr>
            </w:pPr>
            <w:r w:rsidRPr="00A03C55">
              <w:rPr>
                <w:noProof w:val="0"/>
              </w:rPr>
              <w:t>CE</w:t>
            </w:r>
          </w:p>
        </w:tc>
        <w:tc>
          <w:tcPr>
            <w:tcW w:w="1215" w:type="dxa"/>
          </w:tcPr>
          <w:p w14:paraId="7792DB33" w14:textId="77777777" w:rsidR="007A1F44" w:rsidRPr="00A03C55" w:rsidRDefault="007A1F44">
            <w:pPr>
              <w:pStyle w:val="TableEntry"/>
              <w:rPr>
                <w:noProof w:val="0"/>
              </w:rPr>
            </w:pPr>
            <w:r w:rsidRPr="00A03C55">
              <w:rPr>
                <w:noProof w:val="0"/>
              </w:rPr>
              <w:t>[0..1]</w:t>
            </w:r>
          </w:p>
        </w:tc>
        <w:tc>
          <w:tcPr>
            <w:tcW w:w="861" w:type="dxa"/>
          </w:tcPr>
          <w:p w14:paraId="57F038F9" w14:textId="77777777" w:rsidR="007A1F44" w:rsidRPr="00A03C55" w:rsidRDefault="007A1F44">
            <w:pPr>
              <w:pStyle w:val="TableEntry"/>
              <w:rPr>
                <w:noProof w:val="0"/>
              </w:rPr>
            </w:pPr>
            <w:r w:rsidRPr="00A03C55">
              <w:rPr>
                <w:noProof w:val="0"/>
              </w:rPr>
              <w:t>0136</w:t>
            </w:r>
          </w:p>
        </w:tc>
        <w:tc>
          <w:tcPr>
            <w:tcW w:w="979" w:type="dxa"/>
          </w:tcPr>
          <w:p w14:paraId="35C695A1" w14:textId="77777777" w:rsidR="007A1F44" w:rsidRPr="00A03C55" w:rsidRDefault="007A1F44">
            <w:pPr>
              <w:pStyle w:val="TableEntry"/>
              <w:rPr>
                <w:noProof w:val="0"/>
              </w:rPr>
            </w:pPr>
            <w:r w:rsidRPr="00A03C55">
              <w:rPr>
                <w:noProof w:val="0"/>
              </w:rPr>
              <w:t>01535</w:t>
            </w:r>
          </w:p>
        </w:tc>
        <w:tc>
          <w:tcPr>
            <w:tcW w:w="2834" w:type="dxa"/>
          </w:tcPr>
          <w:p w14:paraId="1E670DEB" w14:textId="77777777" w:rsidR="007A1F44" w:rsidRPr="00A03C55" w:rsidRDefault="007A1F44">
            <w:pPr>
              <w:pStyle w:val="TableEntry"/>
              <w:rPr>
                <w:noProof w:val="0"/>
              </w:rPr>
            </w:pPr>
            <w:r w:rsidRPr="00A03C55">
              <w:rPr>
                <w:noProof w:val="0"/>
              </w:rPr>
              <w:t>Identity Unknown Indicator</w:t>
            </w:r>
          </w:p>
        </w:tc>
      </w:tr>
      <w:tr w:rsidR="007A1F44" w:rsidRPr="00A03C55" w14:paraId="26F65A0A" w14:textId="77777777">
        <w:trPr>
          <w:cantSplit/>
          <w:jc w:val="center"/>
        </w:trPr>
        <w:tc>
          <w:tcPr>
            <w:tcW w:w="784" w:type="dxa"/>
          </w:tcPr>
          <w:p w14:paraId="4065FB66" w14:textId="77777777" w:rsidR="007A1F44" w:rsidRPr="00A03C55" w:rsidRDefault="007A1F44">
            <w:pPr>
              <w:pStyle w:val="TableEntry"/>
              <w:rPr>
                <w:noProof w:val="0"/>
              </w:rPr>
            </w:pPr>
            <w:r w:rsidRPr="00A03C55">
              <w:rPr>
                <w:noProof w:val="0"/>
              </w:rPr>
              <w:t>32</w:t>
            </w:r>
          </w:p>
        </w:tc>
        <w:tc>
          <w:tcPr>
            <w:tcW w:w="764" w:type="dxa"/>
          </w:tcPr>
          <w:p w14:paraId="236A5019" w14:textId="77777777" w:rsidR="007A1F44" w:rsidRPr="00A03C55" w:rsidRDefault="007A1F44">
            <w:pPr>
              <w:pStyle w:val="TableEntry"/>
              <w:rPr>
                <w:noProof w:val="0"/>
              </w:rPr>
            </w:pPr>
            <w:r w:rsidRPr="00A03C55">
              <w:rPr>
                <w:noProof w:val="0"/>
              </w:rPr>
              <w:t>20</w:t>
            </w:r>
          </w:p>
        </w:tc>
        <w:tc>
          <w:tcPr>
            <w:tcW w:w="760" w:type="dxa"/>
          </w:tcPr>
          <w:p w14:paraId="408F92F8" w14:textId="77777777" w:rsidR="007A1F44" w:rsidRPr="00A03C55" w:rsidRDefault="007A1F44">
            <w:pPr>
              <w:pStyle w:val="TableEntry"/>
              <w:rPr>
                <w:noProof w:val="0"/>
              </w:rPr>
            </w:pPr>
            <w:r w:rsidRPr="00A03C55">
              <w:rPr>
                <w:noProof w:val="0"/>
              </w:rPr>
              <w:t>IS</w:t>
            </w:r>
          </w:p>
        </w:tc>
        <w:tc>
          <w:tcPr>
            <w:tcW w:w="1062" w:type="dxa"/>
          </w:tcPr>
          <w:p w14:paraId="5F05FD4C" w14:textId="77777777" w:rsidR="007A1F44" w:rsidRPr="00A03C55" w:rsidRDefault="007A1F44">
            <w:pPr>
              <w:pStyle w:val="TableEntry"/>
              <w:rPr>
                <w:noProof w:val="0"/>
              </w:rPr>
            </w:pPr>
            <w:r w:rsidRPr="00A03C55">
              <w:rPr>
                <w:noProof w:val="0"/>
              </w:rPr>
              <w:t>CE</w:t>
            </w:r>
          </w:p>
        </w:tc>
        <w:tc>
          <w:tcPr>
            <w:tcW w:w="1215" w:type="dxa"/>
          </w:tcPr>
          <w:p w14:paraId="03D33836" w14:textId="77777777" w:rsidR="007A1F44" w:rsidRPr="00A03C55" w:rsidRDefault="007A1F44">
            <w:pPr>
              <w:pStyle w:val="TableEntry"/>
              <w:rPr>
                <w:noProof w:val="0"/>
              </w:rPr>
            </w:pPr>
            <w:r w:rsidRPr="00A03C55">
              <w:rPr>
                <w:noProof w:val="0"/>
              </w:rPr>
              <w:t>[0..*]</w:t>
            </w:r>
          </w:p>
        </w:tc>
        <w:tc>
          <w:tcPr>
            <w:tcW w:w="861" w:type="dxa"/>
          </w:tcPr>
          <w:p w14:paraId="59201CCC" w14:textId="77777777" w:rsidR="007A1F44" w:rsidRPr="00A03C55" w:rsidRDefault="007A1F44">
            <w:pPr>
              <w:pStyle w:val="TableEntry"/>
              <w:rPr>
                <w:noProof w:val="0"/>
              </w:rPr>
            </w:pPr>
            <w:r w:rsidRPr="00A03C55">
              <w:rPr>
                <w:noProof w:val="0"/>
              </w:rPr>
              <w:t>0445</w:t>
            </w:r>
          </w:p>
        </w:tc>
        <w:tc>
          <w:tcPr>
            <w:tcW w:w="979" w:type="dxa"/>
          </w:tcPr>
          <w:p w14:paraId="3FFDAC41" w14:textId="77777777" w:rsidR="007A1F44" w:rsidRPr="00A03C55" w:rsidRDefault="007A1F44">
            <w:pPr>
              <w:pStyle w:val="TableEntry"/>
              <w:rPr>
                <w:noProof w:val="0"/>
              </w:rPr>
            </w:pPr>
            <w:r w:rsidRPr="00A03C55">
              <w:rPr>
                <w:noProof w:val="0"/>
              </w:rPr>
              <w:t>01536</w:t>
            </w:r>
          </w:p>
        </w:tc>
        <w:tc>
          <w:tcPr>
            <w:tcW w:w="2834" w:type="dxa"/>
          </w:tcPr>
          <w:p w14:paraId="01C613E8" w14:textId="77777777" w:rsidR="007A1F44" w:rsidRPr="00A03C55" w:rsidRDefault="007A1F44">
            <w:pPr>
              <w:pStyle w:val="TableEntry"/>
              <w:rPr>
                <w:noProof w:val="0"/>
              </w:rPr>
            </w:pPr>
            <w:r w:rsidRPr="00A03C55">
              <w:rPr>
                <w:noProof w:val="0"/>
              </w:rPr>
              <w:t>Identity Reliability Code</w:t>
            </w:r>
          </w:p>
        </w:tc>
      </w:tr>
      <w:tr w:rsidR="007A1F44" w:rsidRPr="00A03C55" w14:paraId="7EFD3DDB" w14:textId="77777777">
        <w:trPr>
          <w:cantSplit/>
          <w:jc w:val="center"/>
        </w:trPr>
        <w:tc>
          <w:tcPr>
            <w:tcW w:w="784" w:type="dxa"/>
          </w:tcPr>
          <w:p w14:paraId="53E8F24C" w14:textId="77777777" w:rsidR="007A1F44" w:rsidRPr="00A03C55" w:rsidRDefault="007A1F44">
            <w:pPr>
              <w:pStyle w:val="TableEntry"/>
              <w:rPr>
                <w:noProof w:val="0"/>
              </w:rPr>
            </w:pPr>
            <w:r w:rsidRPr="00A03C55">
              <w:rPr>
                <w:noProof w:val="0"/>
              </w:rPr>
              <w:t>33</w:t>
            </w:r>
          </w:p>
        </w:tc>
        <w:tc>
          <w:tcPr>
            <w:tcW w:w="764" w:type="dxa"/>
          </w:tcPr>
          <w:p w14:paraId="2AA43516" w14:textId="77777777" w:rsidR="007A1F44" w:rsidRPr="00A03C55" w:rsidRDefault="007A1F44">
            <w:pPr>
              <w:pStyle w:val="TableEntry"/>
              <w:rPr>
                <w:noProof w:val="0"/>
              </w:rPr>
            </w:pPr>
            <w:r w:rsidRPr="00A03C55">
              <w:rPr>
                <w:noProof w:val="0"/>
              </w:rPr>
              <w:t>26</w:t>
            </w:r>
          </w:p>
        </w:tc>
        <w:tc>
          <w:tcPr>
            <w:tcW w:w="760" w:type="dxa"/>
          </w:tcPr>
          <w:p w14:paraId="789560E9" w14:textId="77777777" w:rsidR="007A1F44" w:rsidRPr="00A03C55" w:rsidRDefault="007A1F44">
            <w:pPr>
              <w:pStyle w:val="TableEntry"/>
              <w:rPr>
                <w:noProof w:val="0"/>
              </w:rPr>
            </w:pPr>
            <w:r w:rsidRPr="00A03C55">
              <w:rPr>
                <w:noProof w:val="0"/>
              </w:rPr>
              <w:t>TS</w:t>
            </w:r>
          </w:p>
        </w:tc>
        <w:tc>
          <w:tcPr>
            <w:tcW w:w="1062" w:type="dxa"/>
          </w:tcPr>
          <w:p w14:paraId="15B3B545" w14:textId="77777777" w:rsidR="007A1F44" w:rsidRPr="00A03C55" w:rsidRDefault="007A1F44">
            <w:pPr>
              <w:pStyle w:val="TableEntry"/>
              <w:rPr>
                <w:noProof w:val="0"/>
              </w:rPr>
            </w:pPr>
            <w:r w:rsidRPr="00A03C55">
              <w:rPr>
                <w:noProof w:val="0"/>
              </w:rPr>
              <w:t>CE</w:t>
            </w:r>
          </w:p>
          <w:p w14:paraId="2A3DDDD4" w14:textId="77777777" w:rsidR="007A1F44" w:rsidRPr="00A03C55" w:rsidRDefault="007A1F44">
            <w:pPr>
              <w:pStyle w:val="TableEntry"/>
              <w:rPr>
                <w:noProof w:val="0"/>
              </w:rPr>
            </w:pPr>
            <w:r w:rsidRPr="00A03C55">
              <w:rPr>
                <w:noProof w:val="0"/>
              </w:rPr>
              <w:t>(Note 1)</w:t>
            </w:r>
          </w:p>
        </w:tc>
        <w:tc>
          <w:tcPr>
            <w:tcW w:w="1215" w:type="dxa"/>
          </w:tcPr>
          <w:p w14:paraId="2273C59D" w14:textId="77777777" w:rsidR="007A1F44" w:rsidRPr="00A03C55" w:rsidRDefault="007A1F44">
            <w:pPr>
              <w:pStyle w:val="TableEntry"/>
              <w:rPr>
                <w:noProof w:val="0"/>
              </w:rPr>
            </w:pPr>
            <w:r w:rsidRPr="00A03C55">
              <w:rPr>
                <w:noProof w:val="0"/>
              </w:rPr>
              <w:t>[0..1]</w:t>
            </w:r>
          </w:p>
        </w:tc>
        <w:tc>
          <w:tcPr>
            <w:tcW w:w="861" w:type="dxa"/>
          </w:tcPr>
          <w:p w14:paraId="4E70E955" w14:textId="77777777" w:rsidR="007A1F44" w:rsidRPr="00A03C55" w:rsidRDefault="007A1F44">
            <w:pPr>
              <w:pStyle w:val="TableEntry"/>
              <w:rPr>
                <w:noProof w:val="0"/>
              </w:rPr>
            </w:pPr>
          </w:p>
        </w:tc>
        <w:tc>
          <w:tcPr>
            <w:tcW w:w="979" w:type="dxa"/>
          </w:tcPr>
          <w:p w14:paraId="5CB43ECA" w14:textId="77777777" w:rsidR="007A1F44" w:rsidRPr="00A03C55" w:rsidRDefault="007A1F44">
            <w:pPr>
              <w:pStyle w:val="TableEntry"/>
              <w:rPr>
                <w:noProof w:val="0"/>
              </w:rPr>
            </w:pPr>
            <w:r w:rsidRPr="00A03C55">
              <w:rPr>
                <w:noProof w:val="0"/>
              </w:rPr>
              <w:t>01537</w:t>
            </w:r>
          </w:p>
        </w:tc>
        <w:tc>
          <w:tcPr>
            <w:tcW w:w="2834" w:type="dxa"/>
          </w:tcPr>
          <w:p w14:paraId="09D9AE38" w14:textId="77777777" w:rsidR="007A1F44" w:rsidRPr="00A03C55" w:rsidRDefault="007A1F44">
            <w:pPr>
              <w:pStyle w:val="TableEntry"/>
              <w:rPr>
                <w:noProof w:val="0"/>
              </w:rPr>
            </w:pPr>
            <w:r w:rsidRPr="00A03C55">
              <w:rPr>
                <w:noProof w:val="0"/>
              </w:rPr>
              <w:t>Last Update Date/Time</w:t>
            </w:r>
          </w:p>
        </w:tc>
      </w:tr>
      <w:tr w:rsidR="007A1F44" w:rsidRPr="00A03C55" w14:paraId="030DCDF1" w14:textId="77777777">
        <w:trPr>
          <w:cantSplit/>
          <w:jc w:val="center"/>
        </w:trPr>
        <w:tc>
          <w:tcPr>
            <w:tcW w:w="784" w:type="dxa"/>
          </w:tcPr>
          <w:p w14:paraId="543AFE82" w14:textId="77777777" w:rsidR="007A1F44" w:rsidRPr="00A03C55" w:rsidRDefault="007A1F44">
            <w:pPr>
              <w:pStyle w:val="TableEntry"/>
              <w:rPr>
                <w:noProof w:val="0"/>
              </w:rPr>
            </w:pPr>
            <w:r w:rsidRPr="00A03C55">
              <w:rPr>
                <w:noProof w:val="0"/>
              </w:rPr>
              <w:t>34</w:t>
            </w:r>
          </w:p>
        </w:tc>
        <w:tc>
          <w:tcPr>
            <w:tcW w:w="764" w:type="dxa"/>
          </w:tcPr>
          <w:p w14:paraId="7642961E" w14:textId="77777777" w:rsidR="007A1F44" w:rsidRPr="00A03C55" w:rsidRDefault="007A1F44">
            <w:pPr>
              <w:pStyle w:val="TableEntry"/>
              <w:rPr>
                <w:noProof w:val="0"/>
              </w:rPr>
            </w:pPr>
            <w:r w:rsidRPr="00A03C55">
              <w:rPr>
                <w:noProof w:val="0"/>
              </w:rPr>
              <w:t>241</w:t>
            </w:r>
          </w:p>
        </w:tc>
        <w:tc>
          <w:tcPr>
            <w:tcW w:w="760" w:type="dxa"/>
          </w:tcPr>
          <w:p w14:paraId="7385F561" w14:textId="77777777" w:rsidR="007A1F44" w:rsidRPr="00A03C55" w:rsidRDefault="007A1F44">
            <w:pPr>
              <w:pStyle w:val="TableEntry"/>
              <w:rPr>
                <w:noProof w:val="0"/>
              </w:rPr>
            </w:pPr>
            <w:r w:rsidRPr="00A03C55">
              <w:rPr>
                <w:noProof w:val="0"/>
              </w:rPr>
              <w:t>HD</w:t>
            </w:r>
          </w:p>
        </w:tc>
        <w:tc>
          <w:tcPr>
            <w:tcW w:w="1062" w:type="dxa"/>
          </w:tcPr>
          <w:p w14:paraId="75238D6F" w14:textId="77777777" w:rsidR="007A1F44" w:rsidRPr="00A03C55" w:rsidRDefault="007A1F44">
            <w:pPr>
              <w:pStyle w:val="TableEntry"/>
              <w:rPr>
                <w:noProof w:val="0"/>
              </w:rPr>
            </w:pPr>
            <w:r w:rsidRPr="00A03C55">
              <w:rPr>
                <w:noProof w:val="0"/>
              </w:rPr>
              <w:t>O</w:t>
            </w:r>
          </w:p>
          <w:p w14:paraId="6FF5DD9F" w14:textId="77777777" w:rsidR="007A1F44" w:rsidRPr="00A03C55" w:rsidRDefault="007A1F44">
            <w:pPr>
              <w:pStyle w:val="TableEntry"/>
              <w:rPr>
                <w:noProof w:val="0"/>
              </w:rPr>
            </w:pPr>
            <w:r w:rsidRPr="00A03C55">
              <w:rPr>
                <w:noProof w:val="0"/>
              </w:rPr>
              <w:t>(Note 1)</w:t>
            </w:r>
          </w:p>
        </w:tc>
        <w:tc>
          <w:tcPr>
            <w:tcW w:w="1215" w:type="dxa"/>
          </w:tcPr>
          <w:p w14:paraId="4644182B" w14:textId="77777777" w:rsidR="007A1F44" w:rsidRPr="00A03C55" w:rsidRDefault="007A1F44">
            <w:pPr>
              <w:pStyle w:val="TableEntry"/>
              <w:rPr>
                <w:noProof w:val="0"/>
              </w:rPr>
            </w:pPr>
            <w:r w:rsidRPr="00A03C55">
              <w:rPr>
                <w:noProof w:val="0"/>
              </w:rPr>
              <w:t>[0..1]</w:t>
            </w:r>
          </w:p>
        </w:tc>
        <w:tc>
          <w:tcPr>
            <w:tcW w:w="861" w:type="dxa"/>
          </w:tcPr>
          <w:p w14:paraId="3D6009C1" w14:textId="77777777" w:rsidR="007A1F44" w:rsidRPr="00A03C55" w:rsidRDefault="007A1F44">
            <w:pPr>
              <w:pStyle w:val="TableEntry"/>
              <w:rPr>
                <w:noProof w:val="0"/>
              </w:rPr>
            </w:pPr>
          </w:p>
        </w:tc>
        <w:tc>
          <w:tcPr>
            <w:tcW w:w="979" w:type="dxa"/>
          </w:tcPr>
          <w:p w14:paraId="28630CAD" w14:textId="77777777" w:rsidR="007A1F44" w:rsidRPr="00A03C55" w:rsidRDefault="007A1F44">
            <w:pPr>
              <w:pStyle w:val="TableEntry"/>
              <w:rPr>
                <w:noProof w:val="0"/>
              </w:rPr>
            </w:pPr>
            <w:r w:rsidRPr="00A03C55">
              <w:rPr>
                <w:noProof w:val="0"/>
              </w:rPr>
              <w:t>01538</w:t>
            </w:r>
          </w:p>
        </w:tc>
        <w:tc>
          <w:tcPr>
            <w:tcW w:w="2834" w:type="dxa"/>
          </w:tcPr>
          <w:p w14:paraId="7AEA2156" w14:textId="77777777" w:rsidR="007A1F44" w:rsidRPr="00A03C55" w:rsidRDefault="007A1F44">
            <w:pPr>
              <w:pStyle w:val="TableEntry"/>
              <w:rPr>
                <w:noProof w:val="0"/>
              </w:rPr>
            </w:pPr>
            <w:r w:rsidRPr="00A03C55">
              <w:rPr>
                <w:noProof w:val="0"/>
              </w:rPr>
              <w:t>Last Update Facility</w:t>
            </w:r>
          </w:p>
        </w:tc>
      </w:tr>
      <w:tr w:rsidR="007A1F44" w:rsidRPr="00A03C55" w14:paraId="465EC255" w14:textId="77777777">
        <w:trPr>
          <w:cantSplit/>
          <w:jc w:val="center"/>
        </w:trPr>
        <w:tc>
          <w:tcPr>
            <w:tcW w:w="784" w:type="dxa"/>
          </w:tcPr>
          <w:p w14:paraId="43A24708" w14:textId="77777777" w:rsidR="007A1F44" w:rsidRPr="00A03C55" w:rsidRDefault="007A1F44">
            <w:pPr>
              <w:pStyle w:val="TableEntry"/>
              <w:rPr>
                <w:noProof w:val="0"/>
              </w:rPr>
            </w:pPr>
            <w:r w:rsidRPr="00A03C55">
              <w:rPr>
                <w:noProof w:val="0"/>
              </w:rPr>
              <w:t>35</w:t>
            </w:r>
          </w:p>
        </w:tc>
        <w:tc>
          <w:tcPr>
            <w:tcW w:w="764" w:type="dxa"/>
          </w:tcPr>
          <w:p w14:paraId="438BC564" w14:textId="77777777" w:rsidR="007A1F44" w:rsidRPr="00A03C55" w:rsidRDefault="007A1F44">
            <w:pPr>
              <w:pStyle w:val="TableEntry"/>
              <w:rPr>
                <w:noProof w:val="0"/>
              </w:rPr>
            </w:pPr>
            <w:r w:rsidRPr="00A03C55">
              <w:rPr>
                <w:noProof w:val="0"/>
              </w:rPr>
              <w:t>250</w:t>
            </w:r>
          </w:p>
        </w:tc>
        <w:tc>
          <w:tcPr>
            <w:tcW w:w="760" w:type="dxa"/>
          </w:tcPr>
          <w:p w14:paraId="642062BF" w14:textId="77777777" w:rsidR="007A1F44" w:rsidRPr="00A03C55" w:rsidRDefault="007A1F44">
            <w:pPr>
              <w:pStyle w:val="TableEntry"/>
              <w:rPr>
                <w:noProof w:val="0"/>
              </w:rPr>
            </w:pPr>
            <w:r w:rsidRPr="00A03C55">
              <w:rPr>
                <w:noProof w:val="0"/>
              </w:rPr>
              <w:t>CE</w:t>
            </w:r>
          </w:p>
        </w:tc>
        <w:tc>
          <w:tcPr>
            <w:tcW w:w="1062" w:type="dxa"/>
          </w:tcPr>
          <w:p w14:paraId="497915EC" w14:textId="77777777" w:rsidR="007A1F44" w:rsidRPr="00A03C55" w:rsidRDefault="007A1F44">
            <w:pPr>
              <w:pStyle w:val="TableEntry"/>
              <w:rPr>
                <w:noProof w:val="0"/>
              </w:rPr>
            </w:pPr>
            <w:r w:rsidRPr="00A03C55">
              <w:rPr>
                <w:noProof w:val="0"/>
              </w:rPr>
              <w:t>CE</w:t>
            </w:r>
          </w:p>
        </w:tc>
        <w:tc>
          <w:tcPr>
            <w:tcW w:w="1215" w:type="dxa"/>
          </w:tcPr>
          <w:p w14:paraId="454AE516" w14:textId="77777777" w:rsidR="007A1F44" w:rsidRPr="00A03C55" w:rsidRDefault="007A1F44">
            <w:pPr>
              <w:pStyle w:val="TableEntry"/>
              <w:rPr>
                <w:noProof w:val="0"/>
              </w:rPr>
            </w:pPr>
            <w:r w:rsidRPr="00A03C55">
              <w:rPr>
                <w:noProof w:val="0"/>
              </w:rPr>
              <w:t>[0..1]</w:t>
            </w:r>
          </w:p>
        </w:tc>
        <w:tc>
          <w:tcPr>
            <w:tcW w:w="861" w:type="dxa"/>
          </w:tcPr>
          <w:p w14:paraId="65435B7A" w14:textId="77777777" w:rsidR="007A1F44" w:rsidRPr="00A03C55" w:rsidRDefault="000F64B0">
            <w:pPr>
              <w:pStyle w:val="TableEntry"/>
              <w:rPr>
                <w:noProof w:val="0"/>
              </w:rPr>
            </w:pPr>
            <w:hyperlink w:anchor="HL70446" w:history="1">
              <w:r w:rsidR="007A1F44" w:rsidRPr="00A03C55">
                <w:rPr>
                  <w:noProof w:val="0"/>
                </w:rPr>
                <w:t>0446</w:t>
              </w:r>
            </w:hyperlink>
          </w:p>
        </w:tc>
        <w:tc>
          <w:tcPr>
            <w:tcW w:w="979" w:type="dxa"/>
          </w:tcPr>
          <w:p w14:paraId="64193308" w14:textId="77777777" w:rsidR="007A1F44" w:rsidRPr="00A03C55" w:rsidRDefault="007A1F44">
            <w:pPr>
              <w:pStyle w:val="TableEntry"/>
              <w:rPr>
                <w:noProof w:val="0"/>
              </w:rPr>
            </w:pPr>
            <w:r w:rsidRPr="00A03C55">
              <w:rPr>
                <w:noProof w:val="0"/>
              </w:rPr>
              <w:t>01539</w:t>
            </w:r>
          </w:p>
        </w:tc>
        <w:tc>
          <w:tcPr>
            <w:tcW w:w="2834" w:type="dxa"/>
          </w:tcPr>
          <w:p w14:paraId="35C7A056" w14:textId="77777777" w:rsidR="007A1F44" w:rsidRPr="00A03C55" w:rsidRDefault="007A1F44">
            <w:pPr>
              <w:pStyle w:val="TableEntry"/>
              <w:rPr>
                <w:noProof w:val="0"/>
              </w:rPr>
            </w:pPr>
            <w:r w:rsidRPr="00A03C55">
              <w:rPr>
                <w:noProof w:val="0"/>
              </w:rPr>
              <w:t>Species Code</w:t>
            </w:r>
          </w:p>
        </w:tc>
      </w:tr>
      <w:tr w:rsidR="007A1F44" w:rsidRPr="00A03C55" w14:paraId="661948F2" w14:textId="77777777">
        <w:trPr>
          <w:cantSplit/>
          <w:jc w:val="center"/>
        </w:trPr>
        <w:tc>
          <w:tcPr>
            <w:tcW w:w="784" w:type="dxa"/>
          </w:tcPr>
          <w:p w14:paraId="3C520E78" w14:textId="77777777" w:rsidR="007A1F44" w:rsidRPr="00A03C55" w:rsidRDefault="007A1F44">
            <w:pPr>
              <w:pStyle w:val="TableEntry"/>
              <w:rPr>
                <w:noProof w:val="0"/>
              </w:rPr>
            </w:pPr>
            <w:r w:rsidRPr="00A03C55">
              <w:rPr>
                <w:noProof w:val="0"/>
              </w:rPr>
              <w:t>36</w:t>
            </w:r>
          </w:p>
        </w:tc>
        <w:tc>
          <w:tcPr>
            <w:tcW w:w="764" w:type="dxa"/>
          </w:tcPr>
          <w:p w14:paraId="3301F865" w14:textId="77777777" w:rsidR="007A1F44" w:rsidRPr="00A03C55" w:rsidRDefault="007A1F44">
            <w:pPr>
              <w:pStyle w:val="TableEntry"/>
              <w:rPr>
                <w:noProof w:val="0"/>
              </w:rPr>
            </w:pPr>
            <w:r w:rsidRPr="00A03C55">
              <w:rPr>
                <w:noProof w:val="0"/>
              </w:rPr>
              <w:t>250</w:t>
            </w:r>
          </w:p>
        </w:tc>
        <w:tc>
          <w:tcPr>
            <w:tcW w:w="760" w:type="dxa"/>
          </w:tcPr>
          <w:p w14:paraId="6DA31C9F" w14:textId="77777777" w:rsidR="007A1F44" w:rsidRPr="00A03C55" w:rsidRDefault="007A1F44">
            <w:pPr>
              <w:pStyle w:val="TableEntry"/>
              <w:rPr>
                <w:noProof w:val="0"/>
              </w:rPr>
            </w:pPr>
            <w:r w:rsidRPr="00A03C55">
              <w:rPr>
                <w:noProof w:val="0"/>
              </w:rPr>
              <w:t>CE</w:t>
            </w:r>
          </w:p>
        </w:tc>
        <w:tc>
          <w:tcPr>
            <w:tcW w:w="1062" w:type="dxa"/>
          </w:tcPr>
          <w:p w14:paraId="258DE91D" w14:textId="77777777" w:rsidR="007A1F44" w:rsidRPr="00A03C55" w:rsidRDefault="007A1F44">
            <w:pPr>
              <w:pStyle w:val="TableEntry"/>
              <w:rPr>
                <w:noProof w:val="0"/>
              </w:rPr>
            </w:pPr>
            <w:r w:rsidRPr="00A03C55">
              <w:rPr>
                <w:noProof w:val="0"/>
              </w:rPr>
              <w:t>C</w:t>
            </w:r>
          </w:p>
        </w:tc>
        <w:tc>
          <w:tcPr>
            <w:tcW w:w="1215" w:type="dxa"/>
          </w:tcPr>
          <w:p w14:paraId="5034BFFF" w14:textId="77777777" w:rsidR="007A1F44" w:rsidRPr="00A03C55" w:rsidRDefault="007A1F44">
            <w:pPr>
              <w:pStyle w:val="TableEntry"/>
              <w:rPr>
                <w:noProof w:val="0"/>
              </w:rPr>
            </w:pPr>
            <w:r w:rsidRPr="00A03C55">
              <w:rPr>
                <w:noProof w:val="0"/>
              </w:rPr>
              <w:t>[0..1]</w:t>
            </w:r>
          </w:p>
        </w:tc>
        <w:tc>
          <w:tcPr>
            <w:tcW w:w="861" w:type="dxa"/>
          </w:tcPr>
          <w:p w14:paraId="12B677E6" w14:textId="77777777" w:rsidR="007A1F44" w:rsidRPr="00A03C55" w:rsidRDefault="000F64B0">
            <w:pPr>
              <w:pStyle w:val="TableEntry"/>
              <w:rPr>
                <w:noProof w:val="0"/>
              </w:rPr>
            </w:pPr>
            <w:hyperlink w:anchor="HL70447" w:history="1">
              <w:r w:rsidR="007A1F44" w:rsidRPr="00A03C55">
                <w:rPr>
                  <w:noProof w:val="0"/>
                </w:rPr>
                <w:t>0447</w:t>
              </w:r>
            </w:hyperlink>
          </w:p>
        </w:tc>
        <w:tc>
          <w:tcPr>
            <w:tcW w:w="979" w:type="dxa"/>
          </w:tcPr>
          <w:p w14:paraId="7D22795C" w14:textId="77777777" w:rsidR="007A1F44" w:rsidRPr="00A03C55" w:rsidRDefault="007A1F44">
            <w:pPr>
              <w:pStyle w:val="TableEntry"/>
              <w:rPr>
                <w:noProof w:val="0"/>
              </w:rPr>
            </w:pPr>
            <w:r w:rsidRPr="00A03C55">
              <w:rPr>
                <w:noProof w:val="0"/>
              </w:rPr>
              <w:t>01540</w:t>
            </w:r>
          </w:p>
        </w:tc>
        <w:tc>
          <w:tcPr>
            <w:tcW w:w="2834" w:type="dxa"/>
          </w:tcPr>
          <w:p w14:paraId="2E96B137" w14:textId="77777777" w:rsidR="007A1F44" w:rsidRPr="00A03C55" w:rsidRDefault="007A1F44">
            <w:pPr>
              <w:pStyle w:val="TableEntry"/>
              <w:rPr>
                <w:noProof w:val="0"/>
              </w:rPr>
            </w:pPr>
            <w:r w:rsidRPr="00A03C55">
              <w:rPr>
                <w:noProof w:val="0"/>
              </w:rPr>
              <w:t>Breed Code</w:t>
            </w:r>
          </w:p>
        </w:tc>
      </w:tr>
      <w:tr w:rsidR="007A1F44" w:rsidRPr="00A03C55" w14:paraId="3096DE85" w14:textId="77777777">
        <w:trPr>
          <w:cantSplit/>
          <w:jc w:val="center"/>
        </w:trPr>
        <w:tc>
          <w:tcPr>
            <w:tcW w:w="784" w:type="dxa"/>
          </w:tcPr>
          <w:p w14:paraId="73104E11" w14:textId="77777777" w:rsidR="007A1F44" w:rsidRPr="00A03C55" w:rsidRDefault="007A1F44">
            <w:pPr>
              <w:pStyle w:val="TableEntry"/>
              <w:rPr>
                <w:noProof w:val="0"/>
              </w:rPr>
            </w:pPr>
            <w:r w:rsidRPr="00A03C55">
              <w:rPr>
                <w:noProof w:val="0"/>
              </w:rPr>
              <w:t>37</w:t>
            </w:r>
          </w:p>
        </w:tc>
        <w:tc>
          <w:tcPr>
            <w:tcW w:w="764" w:type="dxa"/>
          </w:tcPr>
          <w:p w14:paraId="538FE06E" w14:textId="77777777" w:rsidR="007A1F44" w:rsidRPr="00A03C55" w:rsidRDefault="007A1F44">
            <w:pPr>
              <w:pStyle w:val="TableEntry"/>
              <w:rPr>
                <w:noProof w:val="0"/>
              </w:rPr>
            </w:pPr>
            <w:r w:rsidRPr="00A03C55">
              <w:rPr>
                <w:noProof w:val="0"/>
              </w:rPr>
              <w:t>80</w:t>
            </w:r>
          </w:p>
        </w:tc>
        <w:tc>
          <w:tcPr>
            <w:tcW w:w="760" w:type="dxa"/>
          </w:tcPr>
          <w:p w14:paraId="51A1B859" w14:textId="77777777" w:rsidR="007A1F44" w:rsidRPr="00A03C55" w:rsidRDefault="007A1F44">
            <w:pPr>
              <w:pStyle w:val="TableEntry"/>
              <w:rPr>
                <w:noProof w:val="0"/>
              </w:rPr>
            </w:pPr>
            <w:r w:rsidRPr="00A03C55">
              <w:rPr>
                <w:noProof w:val="0"/>
              </w:rPr>
              <w:t>ST</w:t>
            </w:r>
          </w:p>
        </w:tc>
        <w:tc>
          <w:tcPr>
            <w:tcW w:w="1062" w:type="dxa"/>
          </w:tcPr>
          <w:p w14:paraId="442A06BF" w14:textId="77777777" w:rsidR="007A1F44" w:rsidRPr="00A03C55" w:rsidRDefault="007A1F44">
            <w:pPr>
              <w:pStyle w:val="TableEntry"/>
              <w:rPr>
                <w:noProof w:val="0"/>
              </w:rPr>
            </w:pPr>
            <w:r w:rsidRPr="00A03C55">
              <w:rPr>
                <w:noProof w:val="0"/>
              </w:rPr>
              <w:t>O</w:t>
            </w:r>
          </w:p>
        </w:tc>
        <w:tc>
          <w:tcPr>
            <w:tcW w:w="1215" w:type="dxa"/>
          </w:tcPr>
          <w:p w14:paraId="1B51B41E" w14:textId="77777777" w:rsidR="007A1F44" w:rsidRPr="00A03C55" w:rsidRDefault="007A1F44">
            <w:pPr>
              <w:pStyle w:val="TableEntry"/>
              <w:rPr>
                <w:noProof w:val="0"/>
              </w:rPr>
            </w:pPr>
            <w:r w:rsidRPr="00A03C55">
              <w:rPr>
                <w:noProof w:val="0"/>
              </w:rPr>
              <w:t>[0..1]</w:t>
            </w:r>
          </w:p>
        </w:tc>
        <w:tc>
          <w:tcPr>
            <w:tcW w:w="861" w:type="dxa"/>
          </w:tcPr>
          <w:p w14:paraId="28779780" w14:textId="77777777" w:rsidR="007A1F44" w:rsidRPr="00A03C55" w:rsidRDefault="007A1F44">
            <w:pPr>
              <w:pStyle w:val="TableEntry"/>
              <w:rPr>
                <w:noProof w:val="0"/>
              </w:rPr>
            </w:pPr>
          </w:p>
        </w:tc>
        <w:tc>
          <w:tcPr>
            <w:tcW w:w="979" w:type="dxa"/>
          </w:tcPr>
          <w:p w14:paraId="0EFBD09C" w14:textId="77777777" w:rsidR="007A1F44" w:rsidRPr="00A03C55" w:rsidRDefault="007A1F44">
            <w:pPr>
              <w:pStyle w:val="TableEntry"/>
              <w:rPr>
                <w:noProof w:val="0"/>
              </w:rPr>
            </w:pPr>
            <w:r w:rsidRPr="00A03C55">
              <w:rPr>
                <w:noProof w:val="0"/>
              </w:rPr>
              <w:t>01541</w:t>
            </w:r>
          </w:p>
        </w:tc>
        <w:tc>
          <w:tcPr>
            <w:tcW w:w="2834" w:type="dxa"/>
          </w:tcPr>
          <w:p w14:paraId="6D7EB29B" w14:textId="77777777" w:rsidR="007A1F44" w:rsidRPr="00A03C55" w:rsidRDefault="007A1F44">
            <w:pPr>
              <w:pStyle w:val="TableEntry"/>
              <w:rPr>
                <w:noProof w:val="0"/>
              </w:rPr>
            </w:pPr>
            <w:r w:rsidRPr="00A03C55">
              <w:rPr>
                <w:noProof w:val="0"/>
              </w:rPr>
              <w:t>Strain</w:t>
            </w:r>
          </w:p>
        </w:tc>
      </w:tr>
      <w:tr w:rsidR="007A1F44" w:rsidRPr="00A03C55" w14:paraId="0A6DF351" w14:textId="77777777">
        <w:trPr>
          <w:cantSplit/>
          <w:jc w:val="center"/>
        </w:trPr>
        <w:tc>
          <w:tcPr>
            <w:tcW w:w="784" w:type="dxa"/>
          </w:tcPr>
          <w:p w14:paraId="26E351AF" w14:textId="77777777" w:rsidR="007A1F44" w:rsidRPr="00A03C55" w:rsidRDefault="007A1F44">
            <w:pPr>
              <w:pStyle w:val="TableEntry"/>
              <w:rPr>
                <w:noProof w:val="0"/>
              </w:rPr>
            </w:pPr>
            <w:r w:rsidRPr="00A03C55">
              <w:rPr>
                <w:noProof w:val="0"/>
              </w:rPr>
              <w:t>38</w:t>
            </w:r>
          </w:p>
        </w:tc>
        <w:tc>
          <w:tcPr>
            <w:tcW w:w="764" w:type="dxa"/>
          </w:tcPr>
          <w:p w14:paraId="79C17758" w14:textId="77777777" w:rsidR="007A1F44" w:rsidRPr="00A03C55" w:rsidRDefault="007A1F44">
            <w:pPr>
              <w:pStyle w:val="TableEntry"/>
              <w:rPr>
                <w:noProof w:val="0"/>
              </w:rPr>
            </w:pPr>
            <w:r w:rsidRPr="00A03C55">
              <w:rPr>
                <w:noProof w:val="0"/>
              </w:rPr>
              <w:t>250</w:t>
            </w:r>
          </w:p>
        </w:tc>
        <w:tc>
          <w:tcPr>
            <w:tcW w:w="760" w:type="dxa"/>
          </w:tcPr>
          <w:p w14:paraId="0E0C63D5" w14:textId="77777777" w:rsidR="007A1F44" w:rsidRPr="00A03C55" w:rsidRDefault="007A1F44">
            <w:pPr>
              <w:pStyle w:val="TableEntry"/>
              <w:rPr>
                <w:noProof w:val="0"/>
              </w:rPr>
            </w:pPr>
            <w:r w:rsidRPr="00A03C55">
              <w:rPr>
                <w:noProof w:val="0"/>
              </w:rPr>
              <w:t>CE</w:t>
            </w:r>
          </w:p>
        </w:tc>
        <w:tc>
          <w:tcPr>
            <w:tcW w:w="1062" w:type="dxa"/>
          </w:tcPr>
          <w:p w14:paraId="0C5E9569" w14:textId="77777777" w:rsidR="007A1F44" w:rsidRPr="00A03C55" w:rsidRDefault="007A1F44">
            <w:pPr>
              <w:pStyle w:val="TableEntry"/>
              <w:rPr>
                <w:noProof w:val="0"/>
              </w:rPr>
            </w:pPr>
            <w:r w:rsidRPr="00A03C55">
              <w:rPr>
                <w:noProof w:val="0"/>
              </w:rPr>
              <w:t>O</w:t>
            </w:r>
          </w:p>
        </w:tc>
        <w:tc>
          <w:tcPr>
            <w:tcW w:w="1215" w:type="dxa"/>
          </w:tcPr>
          <w:p w14:paraId="23968502" w14:textId="77777777" w:rsidR="007A1F44" w:rsidRPr="00A03C55" w:rsidRDefault="007A1F44">
            <w:pPr>
              <w:pStyle w:val="TableEntry"/>
              <w:rPr>
                <w:noProof w:val="0"/>
              </w:rPr>
            </w:pPr>
            <w:r w:rsidRPr="00A03C55">
              <w:rPr>
                <w:noProof w:val="0"/>
              </w:rPr>
              <w:t>[0..2]</w:t>
            </w:r>
          </w:p>
        </w:tc>
        <w:tc>
          <w:tcPr>
            <w:tcW w:w="861" w:type="dxa"/>
          </w:tcPr>
          <w:p w14:paraId="6079697A" w14:textId="77777777" w:rsidR="007A1F44" w:rsidRPr="00A03C55" w:rsidRDefault="007A1F44">
            <w:pPr>
              <w:pStyle w:val="TableEntry"/>
              <w:rPr>
                <w:noProof w:val="0"/>
              </w:rPr>
            </w:pPr>
          </w:p>
        </w:tc>
        <w:tc>
          <w:tcPr>
            <w:tcW w:w="979" w:type="dxa"/>
          </w:tcPr>
          <w:p w14:paraId="2CD05FAA" w14:textId="77777777" w:rsidR="007A1F44" w:rsidRPr="00A03C55" w:rsidRDefault="007A1F44">
            <w:pPr>
              <w:pStyle w:val="TableEntry"/>
              <w:rPr>
                <w:noProof w:val="0"/>
              </w:rPr>
            </w:pPr>
            <w:r w:rsidRPr="00A03C55">
              <w:rPr>
                <w:noProof w:val="0"/>
              </w:rPr>
              <w:t>01542</w:t>
            </w:r>
          </w:p>
        </w:tc>
        <w:tc>
          <w:tcPr>
            <w:tcW w:w="2834" w:type="dxa"/>
          </w:tcPr>
          <w:p w14:paraId="50F2B747" w14:textId="77777777" w:rsidR="007A1F44" w:rsidRPr="00A03C55" w:rsidRDefault="007A1F44">
            <w:pPr>
              <w:pStyle w:val="TableEntry"/>
              <w:rPr>
                <w:noProof w:val="0"/>
              </w:rPr>
            </w:pPr>
            <w:r w:rsidRPr="00A03C55">
              <w:rPr>
                <w:noProof w:val="0"/>
              </w:rPr>
              <w:t>Production Class Code</w:t>
            </w:r>
          </w:p>
        </w:tc>
      </w:tr>
      <w:tr w:rsidR="007A1F44" w:rsidRPr="00A03C55" w14:paraId="59F13606" w14:textId="77777777">
        <w:trPr>
          <w:cantSplit/>
          <w:jc w:val="center"/>
        </w:trPr>
        <w:tc>
          <w:tcPr>
            <w:tcW w:w="784" w:type="dxa"/>
          </w:tcPr>
          <w:p w14:paraId="371C19B5" w14:textId="77777777" w:rsidR="007A1F44" w:rsidRPr="00A03C55" w:rsidRDefault="007A1F44">
            <w:pPr>
              <w:pStyle w:val="TableEntry"/>
              <w:rPr>
                <w:noProof w:val="0"/>
              </w:rPr>
            </w:pPr>
            <w:r w:rsidRPr="00A03C55">
              <w:rPr>
                <w:noProof w:val="0"/>
              </w:rPr>
              <w:t>39</w:t>
            </w:r>
          </w:p>
        </w:tc>
        <w:tc>
          <w:tcPr>
            <w:tcW w:w="764" w:type="dxa"/>
          </w:tcPr>
          <w:p w14:paraId="4C12FFD5" w14:textId="77777777" w:rsidR="007A1F44" w:rsidRPr="00A03C55" w:rsidRDefault="007A1F44">
            <w:pPr>
              <w:pStyle w:val="TableEntry"/>
              <w:rPr>
                <w:noProof w:val="0"/>
              </w:rPr>
            </w:pPr>
            <w:r w:rsidRPr="00A03C55">
              <w:rPr>
                <w:noProof w:val="0"/>
              </w:rPr>
              <w:t>250</w:t>
            </w:r>
          </w:p>
        </w:tc>
        <w:tc>
          <w:tcPr>
            <w:tcW w:w="760" w:type="dxa"/>
          </w:tcPr>
          <w:p w14:paraId="0FED685F" w14:textId="77777777" w:rsidR="007A1F44" w:rsidRPr="00A03C55" w:rsidRDefault="007A1F44">
            <w:pPr>
              <w:pStyle w:val="TableEntry"/>
              <w:rPr>
                <w:noProof w:val="0"/>
              </w:rPr>
            </w:pPr>
            <w:r w:rsidRPr="00A03C55">
              <w:rPr>
                <w:noProof w:val="0"/>
              </w:rPr>
              <w:t>CWE</w:t>
            </w:r>
          </w:p>
        </w:tc>
        <w:tc>
          <w:tcPr>
            <w:tcW w:w="1062" w:type="dxa"/>
          </w:tcPr>
          <w:p w14:paraId="21C9BDC2" w14:textId="77777777" w:rsidR="007A1F44" w:rsidRPr="00A03C55" w:rsidRDefault="007A1F44">
            <w:pPr>
              <w:pStyle w:val="TableEntry"/>
              <w:rPr>
                <w:noProof w:val="0"/>
              </w:rPr>
            </w:pPr>
            <w:r w:rsidRPr="00A03C55">
              <w:rPr>
                <w:noProof w:val="0"/>
              </w:rPr>
              <w:t>O</w:t>
            </w:r>
          </w:p>
        </w:tc>
        <w:tc>
          <w:tcPr>
            <w:tcW w:w="1215" w:type="dxa"/>
          </w:tcPr>
          <w:p w14:paraId="53818C9F" w14:textId="77777777" w:rsidR="007A1F44" w:rsidRPr="00A03C55" w:rsidRDefault="007A1F44">
            <w:pPr>
              <w:pStyle w:val="TableEntry"/>
              <w:rPr>
                <w:noProof w:val="0"/>
              </w:rPr>
            </w:pPr>
            <w:r w:rsidRPr="00A03C55">
              <w:rPr>
                <w:noProof w:val="0"/>
              </w:rPr>
              <w:t>[0..*]</w:t>
            </w:r>
          </w:p>
        </w:tc>
        <w:tc>
          <w:tcPr>
            <w:tcW w:w="861" w:type="dxa"/>
          </w:tcPr>
          <w:p w14:paraId="2BFCA51A" w14:textId="77777777" w:rsidR="007A1F44" w:rsidRPr="00A03C55" w:rsidRDefault="007A1F44">
            <w:pPr>
              <w:pStyle w:val="TableEntry"/>
              <w:rPr>
                <w:noProof w:val="0"/>
              </w:rPr>
            </w:pPr>
          </w:p>
        </w:tc>
        <w:tc>
          <w:tcPr>
            <w:tcW w:w="979" w:type="dxa"/>
          </w:tcPr>
          <w:p w14:paraId="16569B28" w14:textId="77777777" w:rsidR="007A1F44" w:rsidRPr="00A03C55" w:rsidRDefault="007A1F44">
            <w:pPr>
              <w:pStyle w:val="TableEntry"/>
              <w:rPr>
                <w:noProof w:val="0"/>
              </w:rPr>
            </w:pPr>
            <w:r w:rsidRPr="00A03C55">
              <w:rPr>
                <w:noProof w:val="0"/>
              </w:rPr>
              <w:t>01840</w:t>
            </w:r>
          </w:p>
        </w:tc>
        <w:tc>
          <w:tcPr>
            <w:tcW w:w="2834" w:type="dxa"/>
          </w:tcPr>
          <w:p w14:paraId="138B16AA" w14:textId="77777777" w:rsidR="007A1F44" w:rsidRPr="00A03C55" w:rsidRDefault="007A1F44">
            <w:pPr>
              <w:pStyle w:val="TableEntry"/>
              <w:rPr>
                <w:noProof w:val="0"/>
              </w:rPr>
            </w:pPr>
            <w:r w:rsidRPr="00A03C55">
              <w:rPr>
                <w:noProof w:val="0"/>
              </w:rPr>
              <w:t>Tribal Citizenship</w:t>
            </w:r>
          </w:p>
        </w:tc>
      </w:tr>
    </w:tbl>
    <w:p w14:paraId="15B25BD9" w14:textId="77777777" w:rsidR="007A1F44" w:rsidRPr="00A03C55" w:rsidRDefault="007A1F44" w:rsidP="00E53312">
      <w:pPr>
        <w:pStyle w:val="Note"/>
      </w:pPr>
      <w:r w:rsidRPr="00A03C55">
        <w:t xml:space="preserve">Note 1: </w:t>
      </w:r>
      <w:r w:rsidRPr="00A03C55">
        <w:tab/>
        <w:t>If the Pediatric Demographics Option is supported, this element in the table above shall be R2 for the Patient Identifier Cross-Reference Manager.</w:t>
      </w:r>
    </w:p>
    <w:p w14:paraId="767A5B3C" w14:textId="77777777" w:rsidR="007A1F44" w:rsidRPr="00A03C55" w:rsidRDefault="007A1F44" w:rsidP="00CF2883">
      <w:pPr>
        <w:pStyle w:val="BodyText"/>
      </w:pPr>
    </w:p>
    <w:p w14:paraId="4F0B10F8" w14:textId="77777777" w:rsidR="007A1F44" w:rsidRPr="00A03C55" w:rsidRDefault="007A1F44">
      <w:r w:rsidRPr="00A03C55">
        <w:t>In accord with the HL7 Version 2.5 usage of this segment, fields PID-2 (Patient ID), PID-4 (Alternate Patient ID), PID-19 (SSN patient number) and PID-20 (Driver’s license number) are superseded by field PID-3, as shown below; field PID-28 (Nationality) is superseded by field PID-26 (Citizenship).</w:t>
      </w:r>
    </w:p>
    <w:p w14:paraId="7696E3D1" w14:textId="77777777" w:rsidR="007A1F44" w:rsidRPr="00A03C55" w:rsidRDefault="007A1F44">
      <w:r w:rsidRPr="00A03C55">
        <w:rPr>
          <w:b/>
          <w:bCs/>
        </w:rPr>
        <w:lastRenderedPageBreak/>
        <w:t>PID-3 – Patient Identifier List (CX)</w:t>
      </w:r>
      <w:r w:rsidRPr="00A03C55">
        <w:t xml:space="preserve">, required. This field contains a list of identifiers (one or more) used by the healthcare facility to uniquely identify a patient. </w:t>
      </w:r>
    </w:p>
    <w:p w14:paraId="15AEAE15" w14:textId="77777777" w:rsidR="007A1F44" w:rsidRPr="00A03C55" w:rsidRDefault="007A1F44" w:rsidP="00B21B36">
      <w:r w:rsidRPr="00A03C55">
        <w:t xml:space="preserve">As shown in the constrained profile definition of data type CX in ITI TF-2x: Appendix N.1, subfields CX-1 “ID number”, CX-4 “Assigning authority” are required, and CX-5 “Identifier Type Code” is required if known for each identifier. </w:t>
      </w:r>
    </w:p>
    <w:p w14:paraId="6959177F" w14:textId="77777777" w:rsidR="007A1F44" w:rsidRPr="00A03C55" w:rsidRDefault="007A1F44">
      <w:r w:rsidRPr="00A03C55">
        <w:t xml:space="preserve">This field may be populated with various identifiers assigned to the patient by various assigning authorities. </w:t>
      </w:r>
    </w:p>
    <w:p w14:paraId="19E74200" w14:textId="77777777" w:rsidR="007A1F44" w:rsidRPr="00A03C55" w:rsidRDefault="007A1F44">
      <w:r w:rsidRPr="00A03C55">
        <w:t xml:space="preserve">The authorized values for subfield CX-5 “Identifier Type Code” are given in HL7 Table 0203 (HL7 Version 2.5, Chapter 2A, Section 2A.17.5). </w:t>
      </w:r>
    </w:p>
    <w:p w14:paraId="57DBABD4" w14:textId="77777777" w:rsidR="007A1F44" w:rsidRPr="00A03C55" w:rsidRDefault="007A1F44">
      <w:r w:rsidRPr="00A03C55">
        <w:t>Values commonly used for Identifier Type Code in the context of PID-3 are as follows:</w:t>
      </w:r>
    </w:p>
    <w:p w14:paraId="215BB5D7" w14:textId="77777777" w:rsidR="007A1F44" w:rsidRPr="00A03C55" w:rsidRDefault="007A1F44">
      <w:pPr>
        <w:ind w:left="720"/>
      </w:pPr>
      <w:r w:rsidRPr="00A03C55">
        <w:t>BC</w:t>
      </w:r>
      <w:r w:rsidRPr="00A03C55">
        <w:tab/>
      </w:r>
      <w:r w:rsidRPr="00A03C55">
        <w:tab/>
        <w:t>Bank card number. Assigning authority is the bank.</w:t>
      </w:r>
    </w:p>
    <w:p w14:paraId="565BBA11" w14:textId="77777777" w:rsidR="007A1F44" w:rsidRPr="00A03C55" w:rsidRDefault="007A1F44" w:rsidP="00D64843">
      <w:pPr>
        <w:ind w:left="2160" w:hanging="1440"/>
      </w:pPr>
      <w:r w:rsidRPr="00A03C55">
        <w:t>BR</w:t>
      </w:r>
      <w:r w:rsidRPr="00A03C55">
        <w:tab/>
        <w:t>Birth Certificate number. Assigning authority is the birth state or national government that issues the Birth Certificate.</w:t>
      </w:r>
    </w:p>
    <w:p w14:paraId="17FE0A86" w14:textId="77777777" w:rsidR="007A1F44" w:rsidRPr="00A03C55" w:rsidRDefault="007A1F44">
      <w:pPr>
        <w:ind w:left="720"/>
      </w:pPr>
      <w:r w:rsidRPr="00A03C55">
        <w:t>DL</w:t>
      </w:r>
      <w:r w:rsidRPr="00A03C55">
        <w:tab/>
      </w:r>
      <w:r w:rsidRPr="00A03C55">
        <w:tab/>
        <w:t>Driver’s license number. Assigning authority is the state</w:t>
      </w:r>
    </w:p>
    <w:p w14:paraId="07E6832F" w14:textId="77777777" w:rsidR="007A1F44" w:rsidRPr="00A03C55" w:rsidRDefault="007A1F44">
      <w:pPr>
        <w:ind w:left="720"/>
      </w:pPr>
      <w:r w:rsidRPr="00A03C55">
        <w:t>NH</w:t>
      </w:r>
      <w:r w:rsidRPr="00A03C55">
        <w:tab/>
      </w:r>
      <w:r w:rsidRPr="00A03C55">
        <w:tab/>
        <w:t>National Health Plan Identifier. Assigning authority at the national level.</w:t>
      </w:r>
    </w:p>
    <w:p w14:paraId="31436702" w14:textId="77777777" w:rsidR="007A1F44" w:rsidRPr="00A03C55" w:rsidRDefault="007A1F44">
      <w:pPr>
        <w:ind w:left="720"/>
      </w:pPr>
      <w:r w:rsidRPr="00A03C55">
        <w:t>PE</w:t>
      </w:r>
      <w:r w:rsidRPr="00A03C55">
        <w:tab/>
      </w:r>
      <w:r w:rsidRPr="00A03C55">
        <w:tab/>
        <w:t>Living Subject Enterprise Number. Assigning authority is the enterprise.</w:t>
      </w:r>
    </w:p>
    <w:p w14:paraId="01D395C4" w14:textId="77777777" w:rsidR="007A1F44" w:rsidRPr="00A03C55" w:rsidRDefault="007A1F44">
      <w:pPr>
        <w:ind w:left="720"/>
      </w:pPr>
      <w:r w:rsidRPr="00A03C55">
        <w:t>PI</w:t>
      </w:r>
      <w:r w:rsidRPr="00A03C55">
        <w:tab/>
      </w:r>
      <w:r w:rsidRPr="00A03C55">
        <w:tab/>
        <w:t>Patient Internal Identifier assigned by the healthcare organization.</w:t>
      </w:r>
    </w:p>
    <w:p w14:paraId="2D25321B" w14:textId="77777777" w:rsidR="007A1F44" w:rsidRPr="00A03C55" w:rsidRDefault="007A1F44">
      <w:pPr>
        <w:ind w:left="720"/>
      </w:pPr>
      <w:r w:rsidRPr="00A03C55">
        <w:t>PPN</w:t>
      </w:r>
      <w:r w:rsidRPr="00A03C55">
        <w:tab/>
      </w:r>
      <w:r w:rsidRPr="00A03C55">
        <w:tab/>
        <w:t xml:space="preserve">Passport number. </w:t>
      </w:r>
    </w:p>
    <w:p w14:paraId="07000E9B" w14:textId="77777777" w:rsidR="007A1F44" w:rsidRPr="00A03C55" w:rsidRDefault="007A1F44">
      <w:pPr>
        <w:ind w:left="720"/>
      </w:pPr>
      <w:r w:rsidRPr="00A03C55">
        <w:t>PRC</w:t>
      </w:r>
      <w:r w:rsidRPr="00A03C55">
        <w:tab/>
      </w:r>
      <w:r w:rsidRPr="00A03C55">
        <w:tab/>
        <w:t>Permanent Resident Card Number</w:t>
      </w:r>
    </w:p>
    <w:p w14:paraId="283CFDCB" w14:textId="77777777" w:rsidR="007A1F44" w:rsidRPr="00A03C55" w:rsidRDefault="007A1F44">
      <w:pPr>
        <w:ind w:left="720"/>
      </w:pPr>
      <w:r w:rsidRPr="00A03C55">
        <w:t>SS</w:t>
      </w:r>
      <w:r w:rsidRPr="00A03C55">
        <w:tab/>
      </w:r>
      <w:r w:rsidRPr="00A03C55">
        <w:tab/>
        <w:t>Social Security Number.</w:t>
      </w:r>
    </w:p>
    <w:p w14:paraId="46E1120A" w14:textId="77777777" w:rsidR="007A1F44" w:rsidRPr="00A03C55" w:rsidRDefault="007A1F44"/>
    <w:p w14:paraId="437DD370" w14:textId="77777777" w:rsidR="007A1F44" w:rsidRPr="00A03C55" w:rsidRDefault="007A1F44">
      <w:r w:rsidRPr="00A03C55">
        <w:rPr>
          <w:b/>
          <w:bCs/>
        </w:rPr>
        <w:t>PID-5 – Patient Name (XPN)</w:t>
      </w:r>
      <w:r w:rsidRPr="00A03C55">
        <w:t>, required. This field contains one or more names for the patient. At least one name must be provided, with at least the first subfield “Family Name” valued. See the constrained profile definition of data type XPN.</w:t>
      </w:r>
    </w:p>
    <w:p w14:paraId="4D25464E" w14:textId="77777777" w:rsidR="007A1F44" w:rsidRPr="00A03C55" w:rsidRDefault="007A1F44" w:rsidP="003462A5">
      <w:pPr>
        <w:pStyle w:val="BodyText"/>
        <w:keepNext/>
      </w:pPr>
      <w:r w:rsidRPr="00A03C55">
        <w:rPr>
          <w:b/>
        </w:rPr>
        <w:t>PID-6 – Mother’s Maiden Name (XPN),</w:t>
      </w:r>
      <w:r w:rsidRPr="00A03C55">
        <w:t xml:space="preserve"> conditional:</w:t>
      </w:r>
    </w:p>
    <w:p w14:paraId="2A06F747" w14:textId="77777777" w:rsidR="007A1F44" w:rsidRPr="00A03C55" w:rsidRDefault="007A1F44" w:rsidP="004B26D6">
      <w:pPr>
        <w:pStyle w:val="BodyText"/>
      </w:pPr>
      <w:r w:rsidRPr="00A03C55">
        <w:t>Condition predicate:</w:t>
      </w:r>
    </w:p>
    <w:p w14:paraId="68492992" w14:textId="77777777" w:rsidR="007A1F44" w:rsidRPr="00A03C55" w:rsidRDefault="007A1F44" w:rsidP="004B26D6">
      <w:pPr>
        <w:pStyle w:val="BodyText"/>
      </w:pPr>
      <w:r w:rsidRPr="00A03C55">
        <w:t>This field is required if known for the Pediatrics Demographic Option. It serves to help link records when other demographic data and search criteria are not exactly the same.</w:t>
      </w:r>
    </w:p>
    <w:p w14:paraId="59CCAA84" w14:textId="77777777" w:rsidR="007A1F44" w:rsidRPr="00A03C55" w:rsidRDefault="007A1F44">
      <w:r w:rsidRPr="00A03C55">
        <w:rPr>
          <w:b/>
          <w:bCs/>
        </w:rPr>
        <w:t>PID-7 – Date/Time of Birth (TS)</w:t>
      </w:r>
      <w:r w:rsidRPr="00A03C55">
        <w:t>, conditional.</w:t>
      </w:r>
    </w:p>
    <w:p w14:paraId="1BB67A0C" w14:textId="77777777" w:rsidR="007A1F44" w:rsidRPr="00A03C55" w:rsidRDefault="007A1F44">
      <w:r w:rsidRPr="00A03C55">
        <w:t>Condition predicate:</w:t>
      </w:r>
    </w:p>
    <w:p w14:paraId="4274EE02" w14:textId="193D50C6" w:rsidR="008E3CF3" w:rsidRPr="00A03C55" w:rsidRDefault="007A1F44" w:rsidP="00EC243F">
      <w:pPr>
        <w:pStyle w:val="ListBullet2"/>
      </w:pPr>
      <w:r w:rsidRPr="00A03C55">
        <w:t xml:space="preserve">This field is required if available (i.e., known to the sender) in the following messages: Creation of a new patient (A28 in </w:t>
      </w:r>
      <w:r w:rsidR="005F0768" w:rsidRPr="00A03C55">
        <w:t>[</w:t>
      </w:r>
      <w:r w:rsidRPr="00A03C55">
        <w:t>ITI-30</w:t>
      </w:r>
      <w:r w:rsidR="005F0768" w:rsidRPr="00A03C55">
        <w:t>]</w:t>
      </w:r>
      <w:r w:rsidRPr="00A03C55">
        <w:t xml:space="preserve">), inpatient admitted (A01 in </w:t>
      </w:r>
      <w:r w:rsidR="005F0768" w:rsidRPr="00A03C55">
        <w:t>[</w:t>
      </w:r>
      <w:r w:rsidRPr="00A03C55">
        <w:t>ITI-31</w:t>
      </w:r>
      <w:r w:rsidR="005F0768" w:rsidRPr="00A03C55">
        <w:t>]</w:t>
      </w:r>
      <w:r w:rsidRPr="00A03C55">
        <w:t xml:space="preserve">), registration of an outpatient (A04 in </w:t>
      </w:r>
      <w:r w:rsidR="005F0768" w:rsidRPr="00A03C55">
        <w:t>[</w:t>
      </w:r>
      <w:r w:rsidRPr="00A03C55">
        <w:t>ITI-31</w:t>
      </w:r>
      <w:r w:rsidR="005F0768" w:rsidRPr="00A03C55">
        <w:t>]</w:t>
      </w:r>
      <w:r w:rsidRPr="00A03C55">
        <w:t xml:space="preserve">), update patient demographics (A31 in </w:t>
      </w:r>
      <w:r w:rsidR="005F0768" w:rsidRPr="00A03C55">
        <w:t>[</w:t>
      </w:r>
      <w:r w:rsidRPr="00A03C55">
        <w:t>ITI-30</w:t>
      </w:r>
      <w:r w:rsidR="005F0768" w:rsidRPr="00A03C55">
        <w:t>]</w:t>
      </w:r>
      <w:r w:rsidRPr="00A03C55">
        <w:t xml:space="preserve">), update patient demographics in the context of an encounter (A08 in </w:t>
      </w:r>
      <w:r w:rsidR="005F0768" w:rsidRPr="00A03C55">
        <w:t>[</w:t>
      </w:r>
      <w:r w:rsidRPr="00A03C55">
        <w:t>ITI-31</w:t>
      </w:r>
      <w:r w:rsidR="005F0768" w:rsidRPr="00A03C55">
        <w:t>]</w:t>
      </w:r>
      <w:r w:rsidRPr="00A03C55">
        <w:t>).</w:t>
      </w:r>
    </w:p>
    <w:p w14:paraId="1ADB9FCA" w14:textId="77777777" w:rsidR="008E3CF3" w:rsidRPr="00A03C55" w:rsidRDefault="007A1F44" w:rsidP="00EC243F">
      <w:pPr>
        <w:pStyle w:val="ListBullet2"/>
      </w:pPr>
      <w:r w:rsidRPr="00A03C55">
        <w:t>In all other messages, it is optional.</w:t>
      </w:r>
    </w:p>
    <w:p w14:paraId="768DD2C9" w14:textId="77777777" w:rsidR="008E3CF3" w:rsidRPr="00A03C55" w:rsidRDefault="007A1F44" w:rsidP="00EC243F">
      <w:pPr>
        <w:pStyle w:val="ListBullet2"/>
      </w:pPr>
      <w:r w:rsidRPr="00A03C55">
        <w:lastRenderedPageBreak/>
        <w:t>If the exact date of birth is not known, it can be truncated to the year of birth (e.g., 1954) or to the year and month of birth (e.g., 195411).</w:t>
      </w:r>
    </w:p>
    <w:p w14:paraId="39DC5105" w14:textId="77777777" w:rsidR="007A1F44" w:rsidRPr="00A03C55" w:rsidRDefault="007A1F44">
      <w:r w:rsidRPr="00A03C55">
        <w:rPr>
          <w:b/>
          <w:bCs/>
        </w:rPr>
        <w:t>PID-8 – Administrative Sex (IS)</w:t>
      </w:r>
      <w:r w:rsidRPr="00A03C55">
        <w:t>, conditional.</w:t>
      </w:r>
    </w:p>
    <w:p w14:paraId="541D0B26" w14:textId="77777777" w:rsidR="007A1F44" w:rsidRPr="00A03C55" w:rsidRDefault="007A1F44">
      <w:r w:rsidRPr="00A03C55">
        <w:t>Condition predicate:</w:t>
      </w:r>
    </w:p>
    <w:p w14:paraId="7941A4F1" w14:textId="1DA04D2E" w:rsidR="008E3CF3" w:rsidRPr="00A03C55" w:rsidRDefault="007A1F44" w:rsidP="00EC243F">
      <w:pPr>
        <w:pStyle w:val="ListBullet2"/>
      </w:pPr>
      <w:r w:rsidRPr="00A03C55">
        <w:t xml:space="preserve">This field is required if available in the following messages: Creation of a new patient (A28 in </w:t>
      </w:r>
      <w:r w:rsidR="005F0768" w:rsidRPr="00A03C55">
        <w:t>[</w:t>
      </w:r>
      <w:r w:rsidRPr="00A03C55">
        <w:t>ITI-30</w:t>
      </w:r>
      <w:r w:rsidR="005F0768" w:rsidRPr="00A03C55">
        <w:t>]</w:t>
      </w:r>
      <w:r w:rsidRPr="00A03C55">
        <w:t xml:space="preserve">), inpatient admitted (A01 in </w:t>
      </w:r>
      <w:r w:rsidR="005F0768" w:rsidRPr="00A03C55">
        <w:t>[</w:t>
      </w:r>
      <w:r w:rsidRPr="00A03C55">
        <w:t>ITI-31</w:t>
      </w:r>
      <w:r w:rsidR="005F0768" w:rsidRPr="00A03C55">
        <w:t>]</w:t>
      </w:r>
      <w:r w:rsidRPr="00A03C55">
        <w:t xml:space="preserve">), registration of an outpatient (A04 in </w:t>
      </w:r>
      <w:r w:rsidR="005F0768" w:rsidRPr="00A03C55">
        <w:t>[</w:t>
      </w:r>
      <w:r w:rsidRPr="00A03C55">
        <w:t>ITI-31</w:t>
      </w:r>
      <w:r w:rsidR="005F0768" w:rsidRPr="00A03C55">
        <w:t>]</w:t>
      </w:r>
      <w:r w:rsidRPr="00A03C55">
        <w:t xml:space="preserve">), update patient demographics (A31 in </w:t>
      </w:r>
      <w:r w:rsidR="005F0768" w:rsidRPr="00A03C55">
        <w:t>[</w:t>
      </w:r>
      <w:r w:rsidRPr="00A03C55">
        <w:t>ITI-30</w:t>
      </w:r>
      <w:r w:rsidR="005F0768" w:rsidRPr="00A03C55">
        <w:t>]</w:t>
      </w:r>
      <w:r w:rsidRPr="00A03C55">
        <w:t>).</w:t>
      </w:r>
    </w:p>
    <w:p w14:paraId="6661A038" w14:textId="77777777" w:rsidR="008E3CF3" w:rsidRPr="00A03C55" w:rsidRDefault="007A1F44" w:rsidP="00EC243F">
      <w:pPr>
        <w:pStyle w:val="ListBullet2"/>
      </w:pPr>
      <w:r w:rsidRPr="00A03C55">
        <w:t>In all other messages, it is optional.</w:t>
      </w:r>
    </w:p>
    <w:p w14:paraId="7069AFDD" w14:textId="5D7EE32B" w:rsidR="007A1F44" w:rsidRPr="00A03C55" w:rsidRDefault="007A1F44" w:rsidP="00ED4370">
      <w:pPr>
        <w:pStyle w:val="BodyText"/>
      </w:pPr>
      <w:r w:rsidRPr="00A03C55">
        <w:t>The authorized values are these, taken from HL7 User-defined Table 0001:</w:t>
      </w:r>
    </w:p>
    <w:p w14:paraId="218C96D1" w14:textId="77777777" w:rsidR="007A1F44" w:rsidRPr="00A03C55" w:rsidRDefault="007A1F44" w:rsidP="00D856CE">
      <w:pPr>
        <w:pStyle w:val="TableTitle"/>
        <w:rPr>
          <w:noProof w:val="0"/>
        </w:rPr>
      </w:pPr>
      <w:r w:rsidRPr="00A03C55">
        <w:rPr>
          <w:noProof w:val="0"/>
        </w:rPr>
        <w:t>User-defined Table 0001: Administrative Sex</w:t>
      </w:r>
      <w:r w:rsidR="007F429B" w:rsidRPr="00A03C55">
        <w:rPr>
          <w:noProof w:val="0"/>
        </w:rPr>
        <w:fldChar w:fldCharType="begin"/>
      </w:r>
      <w:r w:rsidRPr="00A03C55">
        <w:rPr>
          <w:noProof w:val="0"/>
        </w:rPr>
        <w:instrText>xe "User-defined Table 0001 - Administrative Sex"</w:instrText>
      </w:r>
      <w:r w:rsidR="007F429B" w:rsidRPr="00A03C55">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2520"/>
        <w:gridCol w:w="3870"/>
      </w:tblGrid>
      <w:tr w:rsidR="007A1F44" w:rsidRPr="00A03C55" w14:paraId="115B5198" w14:textId="77777777" w:rsidTr="00A258B6">
        <w:trPr>
          <w:jc w:val="center"/>
        </w:trPr>
        <w:tc>
          <w:tcPr>
            <w:tcW w:w="1728" w:type="dxa"/>
            <w:shd w:val="clear" w:color="auto" w:fill="D9D9D9"/>
          </w:tcPr>
          <w:p w14:paraId="29828833" w14:textId="77777777" w:rsidR="007A1F44" w:rsidRPr="00A03C55" w:rsidRDefault="007A1F44" w:rsidP="00A063AC">
            <w:pPr>
              <w:pStyle w:val="TableEntryHeader"/>
              <w:rPr>
                <w:noProof w:val="0"/>
              </w:rPr>
            </w:pPr>
            <w:r w:rsidRPr="00A03C55">
              <w:rPr>
                <w:noProof w:val="0"/>
              </w:rPr>
              <w:t>Value</w:t>
            </w:r>
          </w:p>
        </w:tc>
        <w:tc>
          <w:tcPr>
            <w:tcW w:w="2520" w:type="dxa"/>
            <w:shd w:val="clear" w:color="auto" w:fill="D9D9D9"/>
          </w:tcPr>
          <w:p w14:paraId="0FAFCFD1" w14:textId="77777777" w:rsidR="007A1F44" w:rsidRPr="00A03C55" w:rsidRDefault="007A1F44" w:rsidP="00A53067">
            <w:pPr>
              <w:pStyle w:val="TableEntryHeader"/>
              <w:rPr>
                <w:noProof w:val="0"/>
              </w:rPr>
            </w:pPr>
            <w:r w:rsidRPr="00A03C55">
              <w:rPr>
                <w:noProof w:val="0"/>
              </w:rPr>
              <w:t>Description</w:t>
            </w:r>
          </w:p>
        </w:tc>
        <w:tc>
          <w:tcPr>
            <w:tcW w:w="3870" w:type="dxa"/>
            <w:shd w:val="clear" w:color="auto" w:fill="D9D9D9"/>
          </w:tcPr>
          <w:p w14:paraId="66C43CBF" w14:textId="77777777" w:rsidR="007A1F44" w:rsidRPr="00A03C55" w:rsidRDefault="007A1F44" w:rsidP="00A53067">
            <w:pPr>
              <w:pStyle w:val="TableEntryHeader"/>
              <w:rPr>
                <w:noProof w:val="0"/>
              </w:rPr>
            </w:pPr>
            <w:r w:rsidRPr="00A03C55">
              <w:rPr>
                <w:noProof w:val="0"/>
              </w:rPr>
              <w:t>Comment</w:t>
            </w:r>
          </w:p>
        </w:tc>
      </w:tr>
      <w:tr w:rsidR="007A1F44" w:rsidRPr="00A03C55" w14:paraId="7EA2B8AC" w14:textId="77777777" w:rsidTr="00A258B6">
        <w:trPr>
          <w:jc w:val="center"/>
        </w:trPr>
        <w:tc>
          <w:tcPr>
            <w:tcW w:w="1728" w:type="dxa"/>
          </w:tcPr>
          <w:p w14:paraId="7755DE66" w14:textId="77777777" w:rsidR="007A1F44" w:rsidRPr="00A03C55" w:rsidRDefault="007A1F44" w:rsidP="00A258B6">
            <w:pPr>
              <w:pStyle w:val="TableEntry"/>
              <w:rPr>
                <w:noProof w:val="0"/>
              </w:rPr>
            </w:pPr>
            <w:r w:rsidRPr="00A03C55">
              <w:rPr>
                <w:noProof w:val="0"/>
              </w:rPr>
              <w:t>F</w:t>
            </w:r>
          </w:p>
        </w:tc>
        <w:tc>
          <w:tcPr>
            <w:tcW w:w="2520" w:type="dxa"/>
          </w:tcPr>
          <w:p w14:paraId="3441F960" w14:textId="77777777" w:rsidR="007A1F44" w:rsidRPr="00A03C55" w:rsidRDefault="007A1F44" w:rsidP="00A258B6">
            <w:pPr>
              <w:pStyle w:val="TableEntry"/>
              <w:rPr>
                <w:noProof w:val="0"/>
              </w:rPr>
            </w:pPr>
            <w:r w:rsidRPr="00A03C55">
              <w:rPr>
                <w:noProof w:val="0"/>
              </w:rPr>
              <w:t>Female</w:t>
            </w:r>
          </w:p>
        </w:tc>
        <w:tc>
          <w:tcPr>
            <w:tcW w:w="3870" w:type="dxa"/>
          </w:tcPr>
          <w:p w14:paraId="62089756" w14:textId="77777777" w:rsidR="007A1F44" w:rsidRPr="00A03C55" w:rsidRDefault="007A1F44" w:rsidP="00A258B6">
            <w:pPr>
              <w:pStyle w:val="TableEntry"/>
              <w:rPr>
                <w:noProof w:val="0"/>
              </w:rPr>
            </w:pPr>
          </w:p>
        </w:tc>
      </w:tr>
      <w:tr w:rsidR="007A1F44" w:rsidRPr="00A03C55" w14:paraId="24F74A40" w14:textId="77777777" w:rsidTr="00A258B6">
        <w:trPr>
          <w:jc w:val="center"/>
        </w:trPr>
        <w:tc>
          <w:tcPr>
            <w:tcW w:w="1728" w:type="dxa"/>
          </w:tcPr>
          <w:p w14:paraId="4393970B" w14:textId="77777777" w:rsidR="007A1F44" w:rsidRPr="00A03C55" w:rsidRDefault="007A1F44" w:rsidP="00A258B6">
            <w:pPr>
              <w:pStyle w:val="TableEntry"/>
              <w:rPr>
                <w:noProof w:val="0"/>
              </w:rPr>
            </w:pPr>
            <w:r w:rsidRPr="00A03C55">
              <w:rPr>
                <w:noProof w:val="0"/>
              </w:rPr>
              <w:t>M</w:t>
            </w:r>
          </w:p>
        </w:tc>
        <w:tc>
          <w:tcPr>
            <w:tcW w:w="2520" w:type="dxa"/>
          </w:tcPr>
          <w:p w14:paraId="101664E1" w14:textId="77777777" w:rsidR="007A1F44" w:rsidRPr="00A03C55" w:rsidRDefault="007A1F44" w:rsidP="00A258B6">
            <w:pPr>
              <w:pStyle w:val="TableEntry"/>
              <w:rPr>
                <w:noProof w:val="0"/>
              </w:rPr>
            </w:pPr>
            <w:r w:rsidRPr="00A03C55">
              <w:rPr>
                <w:noProof w:val="0"/>
              </w:rPr>
              <w:t>Male</w:t>
            </w:r>
          </w:p>
        </w:tc>
        <w:tc>
          <w:tcPr>
            <w:tcW w:w="3870" w:type="dxa"/>
          </w:tcPr>
          <w:p w14:paraId="4628C416" w14:textId="77777777" w:rsidR="007A1F44" w:rsidRPr="00A03C55" w:rsidRDefault="007A1F44" w:rsidP="00A258B6">
            <w:pPr>
              <w:pStyle w:val="TableEntry"/>
              <w:rPr>
                <w:noProof w:val="0"/>
              </w:rPr>
            </w:pPr>
          </w:p>
        </w:tc>
      </w:tr>
      <w:tr w:rsidR="007A1F44" w:rsidRPr="00A03C55" w14:paraId="0DDA5BD8" w14:textId="77777777" w:rsidTr="00A258B6">
        <w:trPr>
          <w:jc w:val="center"/>
        </w:trPr>
        <w:tc>
          <w:tcPr>
            <w:tcW w:w="1728" w:type="dxa"/>
          </w:tcPr>
          <w:p w14:paraId="3DE82CF3" w14:textId="77777777" w:rsidR="007A1F44" w:rsidRPr="00A03C55" w:rsidRDefault="007A1F44" w:rsidP="00A258B6">
            <w:pPr>
              <w:pStyle w:val="TableEntry"/>
              <w:rPr>
                <w:noProof w:val="0"/>
              </w:rPr>
            </w:pPr>
            <w:r w:rsidRPr="00A03C55">
              <w:rPr>
                <w:noProof w:val="0"/>
              </w:rPr>
              <w:t>O</w:t>
            </w:r>
          </w:p>
        </w:tc>
        <w:tc>
          <w:tcPr>
            <w:tcW w:w="2520" w:type="dxa"/>
          </w:tcPr>
          <w:p w14:paraId="0F114CDC" w14:textId="77777777" w:rsidR="007A1F44" w:rsidRPr="00A03C55" w:rsidRDefault="007A1F44" w:rsidP="00A258B6">
            <w:pPr>
              <w:pStyle w:val="TableEntry"/>
              <w:rPr>
                <w:noProof w:val="0"/>
              </w:rPr>
            </w:pPr>
            <w:r w:rsidRPr="00A03C55">
              <w:rPr>
                <w:noProof w:val="0"/>
              </w:rPr>
              <w:t>Other</w:t>
            </w:r>
          </w:p>
        </w:tc>
        <w:tc>
          <w:tcPr>
            <w:tcW w:w="3870" w:type="dxa"/>
          </w:tcPr>
          <w:p w14:paraId="25BE3A96" w14:textId="77777777" w:rsidR="007A1F44" w:rsidRPr="00A03C55" w:rsidRDefault="007A1F44" w:rsidP="00A258B6">
            <w:pPr>
              <w:pStyle w:val="TableEntry"/>
              <w:rPr>
                <w:noProof w:val="0"/>
              </w:rPr>
            </w:pPr>
          </w:p>
        </w:tc>
      </w:tr>
      <w:tr w:rsidR="007A1F44" w:rsidRPr="00A03C55" w14:paraId="1BF8456F" w14:textId="77777777" w:rsidTr="00A258B6">
        <w:trPr>
          <w:jc w:val="center"/>
        </w:trPr>
        <w:tc>
          <w:tcPr>
            <w:tcW w:w="1728" w:type="dxa"/>
          </w:tcPr>
          <w:p w14:paraId="0D022EA9" w14:textId="77777777" w:rsidR="007A1F44" w:rsidRPr="00A03C55" w:rsidRDefault="007A1F44" w:rsidP="00A258B6">
            <w:pPr>
              <w:pStyle w:val="TableEntry"/>
              <w:rPr>
                <w:noProof w:val="0"/>
              </w:rPr>
            </w:pPr>
            <w:r w:rsidRPr="00A03C55">
              <w:rPr>
                <w:noProof w:val="0"/>
              </w:rPr>
              <w:t>U</w:t>
            </w:r>
          </w:p>
        </w:tc>
        <w:tc>
          <w:tcPr>
            <w:tcW w:w="2520" w:type="dxa"/>
          </w:tcPr>
          <w:p w14:paraId="27C4BDEC" w14:textId="77777777" w:rsidR="007A1F44" w:rsidRPr="00A03C55" w:rsidRDefault="007A1F44" w:rsidP="00A258B6">
            <w:pPr>
              <w:pStyle w:val="TableEntry"/>
              <w:rPr>
                <w:noProof w:val="0"/>
              </w:rPr>
            </w:pPr>
            <w:r w:rsidRPr="00A03C55">
              <w:rPr>
                <w:noProof w:val="0"/>
              </w:rPr>
              <w:t>Unknown</w:t>
            </w:r>
          </w:p>
        </w:tc>
        <w:tc>
          <w:tcPr>
            <w:tcW w:w="3870" w:type="dxa"/>
          </w:tcPr>
          <w:p w14:paraId="41B6C6E0" w14:textId="77777777" w:rsidR="007A1F44" w:rsidRPr="00A03C55" w:rsidRDefault="007A1F44" w:rsidP="00A258B6">
            <w:pPr>
              <w:pStyle w:val="TableEntry"/>
              <w:rPr>
                <w:noProof w:val="0"/>
              </w:rPr>
            </w:pPr>
          </w:p>
        </w:tc>
      </w:tr>
      <w:tr w:rsidR="007A1F44" w:rsidRPr="00A03C55" w14:paraId="767C2C2F" w14:textId="77777777" w:rsidTr="00A258B6">
        <w:trPr>
          <w:jc w:val="center"/>
        </w:trPr>
        <w:tc>
          <w:tcPr>
            <w:tcW w:w="1728" w:type="dxa"/>
          </w:tcPr>
          <w:p w14:paraId="1E8C86CC" w14:textId="77777777" w:rsidR="007A1F44" w:rsidRPr="00A03C55" w:rsidRDefault="007A1F44" w:rsidP="00A258B6">
            <w:pPr>
              <w:pStyle w:val="TableEntry"/>
              <w:rPr>
                <w:noProof w:val="0"/>
              </w:rPr>
            </w:pPr>
            <w:r w:rsidRPr="00A03C55">
              <w:rPr>
                <w:noProof w:val="0"/>
              </w:rPr>
              <w:t>A</w:t>
            </w:r>
          </w:p>
        </w:tc>
        <w:tc>
          <w:tcPr>
            <w:tcW w:w="2520" w:type="dxa"/>
          </w:tcPr>
          <w:p w14:paraId="101C00ED" w14:textId="77777777" w:rsidR="007A1F44" w:rsidRPr="00A03C55" w:rsidRDefault="007A1F44" w:rsidP="00A258B6">
            <w:pPr>
              <w:pStyle w:val="TableEntry"/>
              <w:rPr>
                <w:noProof w:val="0"/>
              </w:rPr>
            </w:pPr>
            <w:r w:rsidRPr="00A03C55">
              <w:rPr>
                <w:noProof w:val="0"/>
              </w:rPr>
              <w:t>Ambiguous</w:t>
            </w:r>
          </w:p>
        </w:tc>
        <w:tc>
          <w:tcPr>
            <w:tcW w:w="3870" w:type="dxa"/>
          </w:tcPr>
          <w:p w14:paraId="1D5C3C25" w14:textId="77777777" w:rsidR="007A1F44" w:rsidRPr="00A03C55" w:rsidRDefault="007A1F44" w:rsidP="00A258B6">
            <w:pPr>
              <w:pStyle w:val="TableEntry"/>
              <w:rPr>
                <w:noProof w:val="0"/>
              </w:rPr>
            </w:pPr>
          </w:p>
        </w:tc>
      </w:tr>
      <w:tr w:rsidR="007A1F44" w:rsidRPr="00A03C55" w14:paraId="7A602151" w14:textId="77777777" w:rsidTr="00A258B6">
        <w:trPr>
          <w:jc w:val="center"/>
        </w:trPr>
        <w:tc>
          <w:tcPr>
            <w:tcW w:w="1728" w:type="dxa"/>
          </w:tcPr>
          <w:p w14:paraId="14B7F1A0" w14:textId="77777777" w:rsidR="007A1F44" w:rsidRPr="00A03C55" w:rsidRDefault="007A1F44" w:rsidP="00A258B6">
            <w:pPr>
              <w:pStyle w:val="TableEntry"/>
              <w:rPr>
                <w:noProof w:val="0"/>
              </w:rPr>
            </w:pPr>
            <w:r w:rsidRPr="00A03C55">
              <w:rPr>
                <w:noProof w:val="0"/>
              </w:rPr>
              <w:t>N</w:t>
            </w:r>
          </w:p>
        </w:tc>
        <w:tc>
          <w:tcPr>
            <w:tcW w:w="2520" w:type="dxa"/>
          </w:tcPr>
          <w:p w14:paraId="6FBD45FD" w14:textId="77777777" w:rsidR="007A1F44" w:rsidRPr="00A03C55" w:rsidRDefault="007A1F44" w:rsidP="00A258B6">
            <w:pPr>
              <w:pStyle w:val="TableEntry"/>
              <w:rPr>
                <w:noProof w:val="0"/>
              </w:rPr>
            </w:pPr>
            <w:r w:rsidRPr="00A03C55">
              <w:rPr>
                <w:noProof w:val="0"/>
              </w:rPr>
              <w:t>Not applicable</w:t>
            </w:r>
          </w:p>
        </w:tc>
        <w:tc>
          <w:tcPr>
            <w:tcW w:w="3870" w:type="dxa"/>
          </w:tcPr>
          <w:p w14:paraId="4B32E3F6" w14:textId="77777777" w:rsidR="007A1F44" w:rsidRPr="00A03C55" w:rsidRDefault="007A1F44" w:rsidP="00A258B6">
            <w:pPr>
              <w:pStyle w:val="TableEntry"/>
              <w:rPr>
                <w:noProof w:val="0"/>
              </w:rPr>
            </w:pPr>
          </w:p>
        </w:tc>
      </w:tr>
    </w:tbl>
    <w:p w14:paraId="54EB0F2B" w14:textId="77777777" w:rsidR="007A1F44" w:rsidRPr="00A03C55" w:rsidRDefault="007A1F44" w:rsidP="00CF2883">
      <w:pPr>
        <w:pStyle w:val="BodyText"/>
      </w:pPr>
    </w:p>
    <w:p w14:paraId="58B1D071" w14:textId="13EA1CB8" w:rsidR="007A1F44" w:rsidRPr="00A03C55" w:rsidRDefault="007A1F44" w:rsidP="00995A50">
      <w:pPr>
        <w:pStyle w:val="BodyText"/>
      </w:pPr>
      <w:r w:rsidRPr="00A03C55">
        <w:rPr>
          <w:b/>
          <w:bCs/>
        </w:rPr>
        <w:t>PID-10 – Race (CE)</w:t>
      </w:r>
      <w:r w:rsidRPr="00A03C55">
        <w:t>, optional: The patient race is information of critical medical importance in practices such as imaging. Therefore</w:t>
      </w:r>
      <w:r w:rsidR="00107479">
        <w:t>,</w:t>
      </w:r>
      <w:r w:rsidRPr="00A03C55">
        <w:t xml:space="preserve"> this information shall be present if known, except where prohibited. For example, France prohibits inclusion of Patient Race.</w:t>
      </w:r>
    </w:p>
    <w:p w14:paraId="38966780" w14:textId="77777777" w:rsidR="007A1F44" w:rsidRPr="00A03C55" w:rsidRDefault="007A1F44" w:rsidP="00D372D5">
      <w:pPr>
        <w:pStyle w:val="BodyText"/>
      </w:pPr>
      <w:r w:rsidRPr="00A03C55">
        <w:rPr>
          <w:b/>
          <w:bCs/>
        </w:rPr>
        <w:t>PID-11 – Patient Address (XAD)</w:t>
      </w:r>
      <w:r w:rsidRPr="00A03C55">
        <w:t>, conditional:</w:t>
      </w:r>
    </w:p>
    <w:p w14:paraId="7D0D7B47" w14:textId="77777777" w:rsidR="007A1F44" w:rsidRPr="00A03C55" w:rsidRDefault="007A1F44" w:rsidP="003462A5">
      <w:pPr>
        <w:pStyle w:val="BodyText"/>
      </w:pPr>
      <w:r w:rsidRPr="00A03C55">
        <w:t>Condition predicate:</w:t>
      </w:r>
    </w:p>
    <w:p w14:paraId="093F5493" w14:textId="21AF578F" w:rsidR="008E3CF3" w:rsidRPr="00A03C55" w:rsidRDefault="007A1F44" w:rsidP="00EC243F">
      <w:pPr>
        <w:pStyle w:val="ListBullet2"/>
      </w:pPr>
      <w:r w:rsidRPr="00A03C55">
        <w:t xml:space="preserve">This field is required if available (if known to the sender) in the following messages: Creation of a new patient (A28 in </w:t>
      </w:r>
      <w:r w:rsidR="005376AC" w:rsidRPr="00A03C55">
        <w:t>[</w:t>
      </w:r>
      <w:r w:rsidRPr="00A03C55">
        <w:t>ITI-30</w:t>
      </w:r>
      <w:r w:rsidR="005376AC" w:rsidRPr="00A03C55">
        <w:t>]</w:t>
      </w:r>
      <w:r w:rsidRPr="00A03C55">
        <w:t xml:space="preserve">), inpatient admitted (A01 in </w:t>
      </w:r>
      <w:r w:rsidR="005376AC" w:rsidRPr="00A03C55">
        <w:t>[</w:t>
      </w:r>
      <w:r w:rsidRPr="00A03C55">
        <w:t>ITI-31</w:t>
      </w:r>
      <w:r w:rsidR="005376AC" w:rsidRPr="00A03C55">
        <w:t>]</w:t>
      </w:r>
      <w:r w:rsidRPr="00A03C55">
        <w:t xml:space="preserve">), registration of an outpatient (A04 in </w:t>
      </w:r>
      <w:r w:rsidR="005376AC" w:rsidRPr="00A03C55">
        <w:t>[</w:t>
      </w:r>
      <w:r w:rsidRPr="00A03C55">
        <w:t>ITI-31</w:t>
      </w:r>
      <w:r w:rsidR="005376AC" w:rsidRPr="00A03C55">
        <w:t>]</w:t>
      </w:r>
      <w:r w:rsidRPr="00A03C55">
        <w:t xml:space="preserve">), update patient demographics (A31 in </w:t>
      </w:r>
      <w:r w:rsidR="005376AC" w:rsidRPr="00A03C55">
        <w:t>[</w:t>
      </w:r>
      <w:r w:rsidRPr="00A03C55">
        <w:t>ITI-30</w:t>
      </w:r>
      <w:r w:rsidR="005376AC" w:rsidRPr="00A03C55">
        <w:t>]</w:t>
      </w:r>
      <w:r w:rsidRPr="00A03C55">
        <w:t>).</w:t>
      </w:r>
    </w:p>
    <w:p w14:paraId="5D9C2F97" w14:textId="77777777" w:rsidR="008E3CF3" w:rsidRPr="00A03C55" w:rsidRDefault="007A1F44" w:rsidP="00EC243F">
      <w:pPr>
        <w:pStyle w:val="ListBullet2"/>
      </w:pPr>
      <w:r w:rsidRPr="00A03C55">
        <w:t>In all other messages, it is optional.</w:t>
      </w:r>
    </w:p>
    <w:p w14:paraId="4BDAA9CB" w14:textId="77777777" w:rsidR="007A1F44" w:rsidRPr="00A03C55" w:rsidRDefault="007A1F44" w:rsidP="004B26D6">
      <w:pPr>
        <w:pStyle w:val="BodyText"/>
      </w:pPr>
      <w:r w:rsidRPr="00A03C55">
        <w:rPr>
          <w:b/>
        </w:rPr>
        <w:t>PID-13 – Home Phone Number (XTN</w:t>
      </w:r>
      <w:r w:rsidRPr="00A03C55">
        <w:t>), conditional.</w:t>
      </w:r>
    </w:p>
    <w:p w14:paraId="1EB0A6D7" w14:textId="77777777" w:rsidR="007A1F44" w:rsidRPr="00A03C55" w:rsidRDefault="007A1F44" w:rsidP="004B26D6">
      <w:pPr>
        <w:pStyle w:val="BodyText"/>
      </w:pPr>
      <w:r w:rsidRPr="00A03C55">
        <w:t>Condition predicate:</w:t>
      </w:r>
    </w:p>
    <w:p w14:paraId="79FD54A1" w14:textId="77777777" w:rsidR="007A1F44" w:rsidRPr="00A03C55" w:rsidRDefault="007A1F44" w:rsidP="004B26D6">
      <w:pPr>
        <w:pStyle w:val="BodyText"/>
      </w:pPr>
      <w:r w:rsidRPr="00A03C55">
        <w:t>This field is required if known for the Pediatrics Demographic Option. It serves to help locate records when other demographic data and search criteria are not exactly the same.</w:t>
      </w:r>
    </w:p>
    <w:p w14:paraId="06A48C1E" w14:textId="449BF675" w:rsidR="007A1F44" w:rsidRPr="00A03C55" w:rsidRDefault="007A1F44" w:rsidP="003462A5">
      <w:pPr>
        <w:pStyle w:val="BodyText"/>
      </w:pPr>
      <w:r w:rsidRPr="00A03C55">
        <w:rPr>
          <w:b/>
          <w:bCs/>
        </w:rPr>
        <w:t>PID-18 – Patient Account Number (CX)</w:t>
      </w:r>
      <w:r w:rsidR="00E969A9" w:rsidRPr="00A03C55">
        <w:t>,</w:t>
      </w:r>
      <w:r w:rsidRPr="00A03C55">
        <w:t xml:space="preserve"> Conditional.</w:t>
      </w:r>
    </w:p>
    <w:p w14:paraId="71A01677" w14:textId="77777777" w:rsidR="007A1F44" w:rsidRPr="00A03C55" w:rsidRDefault="007A1F44" w:rsidP="00CA12D9">
      <w:pPr>
        <w:pStyle w:val="BodyText"/>
      </w:pPr>
      <w:r w:rsidRPr="00A03C55">
        <w:t>HL7 Definition: This field contains the patient account number assigned by accounting to which all charges, payments, etc., are recorded. It is used to identify the patient’s account.</w:t>
      </w:r>
    </w:p>
    <w:p w14:paraId="258ABC95" w14:textId="77777777" w:rsidR="007A1F44" w:rsidRPr="00A03C55" w:rsidRDefault="007A1F44" w:rsidP="00CA12D9">
      <w:pPr>
        <w:pStyle w:val="BodyText"/>
      </w:pPr>
      <w:r w:rsidRPr="00A03C55">
        <w:t xml:space="preserve">Relationship to encounter: A patient account can span more than one enterprise encounter. </w:t>
      </w:r>
    </w:p>
    <w:p w14:paraId="56716297" w14:textId="62DA0E47" w:rsidR="007A1F44" w:rsidRPr="00A03C55" w:rsidRDefault="007A1F44" w:rsidP="00CA12D9">
      <w:pPr>
        <w:pStyle w:val="BodyText"/>
      </w:pPr>
      <w:r w:rsidRPr="00A03C55">
        <w:lastRenderedPageBreak/>
        <w:t xml:space="preserve">Condition predicate: At least one of the fields PID-18 “Patient Account Number” or PV1-19 “Visit Number” shall be valued in the messages of transaction </w:t>
      </w:r>
      <w:r w:rsidR="005376AC" w:rsidRPr="00A03C55">
        <w:t>[</w:t>
      </w:r>
      <w:r w:rsidRPr="00A03C55">
        <w:t>ITI-31</w:t>
      </w:r>
      <w:r w:rsidR="005376AC" w:rsidRPr="00A03C55">
        <w:t>]</w:t>
      </w:r>
      <w:r w:rsidRPr="00A03C55">
        <w:t xml:space="preserve"> that use the PV1 segment. Additional requirements for the presence of value in these fields may be documented in national extensions of this transaction.</w:t>
      </w:r>
    </w:p>
    <w:p w14:paraId="56E0191D" w14:textId="77777777" w:rsidR="007A1F44" w:rsidRPr="00A03C55" w:rsidRDefault="007A1F44" w:rsidP="004B26D6">
      <w:pPr>
        <w:pStyle w:val="BodyText"/>
      </w:pPr>
      <w:r w:rsidRPr="00A03C55">
        <w:rPr>
          <w:b/>
        </w:rPr>
        <w:t>PID-24 – Multiple Birth Indicator (ID),</w:t>
      </w:r>
      <w:r w:rsidRPr="00A03C55">
        <w:t xml:space="preserve"> conditional.</w:t>
      </w:r>
    </w:p>
    <w:p w14:paraId="6E305AB4" w14:textId="77777777" w:rsidR="007A1F44" w:rsidRPr="00A03C55" w:rsidRDefault="007A1F44" w:rsidP="004B26D6">
      <w:pPr>
        <w:pStyle w:val="BodyText"/>
      </w:pPr>
      <w:r w:rsidRPr="00A03C55">
        <w:t>Condition predicate:</w:t>
      </w:r>
    </w:p>
    <w:p w14:paraId="50149E2E" w14:textId="77777777" w:rsidR="007A1F44" w:rsidRPr="00A03C55" w:rsidRDefault="007A1F44" w:rsidP="00CA12D9">
      <w:pPr>
        <w:pStyle w:val="BodyText"/>
      </w:pPr>
      <w:r w:rsidRPr="00A03C55">
        <w:t>This field is required if known for the Pediatrics Demographic Option. It serves to help avoid linking records for twins, which are often nearly identical.</w:t>
      </w:r>
    </w:p>
    <w:p w14:paraId="42052F0A" w14:textId="77777777" w:rsidR="007A1F44" w:rsidRPr="00A03C55" w:rsidRDefault="007A1F44" w:rsidP="004B26D6">
      <w:pPr>
        <w:pStyle w:val="BodyText"/>
      </w:pPr>
      <w:r w:rsidRPr="00A03C55">
        <w:rPr>
          <w:b/>
        </w:rPr>
        <w:t>PID-25 – Birth Order (NM),</w:t>
      </w:r>
      <w:r w:rsidRPr="00A03C55">
        <w:t xml:space="preserve"> conditional.</w:t>
      </w:r>
    </w:p>
    <w:p w14:paraId="5BEA74CA" w14:textId="77777777" w:rsidR="007A1F44" w:rsidRPr="00A03C55" w:rsidRDefault="007A1F44" w:rsidP="004B26D6">
      <w:pPr>
        <w:pStyle w:val="BodyText"/>
      </w:pPr>
      <w:r w:rsidRPr="00A03C55">
        <w:t>Condition predicate:</w:t>
      </w:r>
    </w:p>
    <w:p w14:paraId="4C8F4146" w14:textId="77777777" w:rsidR="007A1F44" w:rsidRPr="00A03C55" w:rsidRDefault="007A1F44" w:rsidP="004B26D6">
      <w:pPr>
        <w:pStyle w:val="BodyText"/>
      </w:pPr>
      <w:r w:rsidRPr="00A03C55">
        <w:t>This field is required if known for the Pediatrics Demographic Option. It serves to help avoid linking records for twins, which are often nearly identical.</w:t>
      </w:r>
    </w:p>
    <w:p w14:paraId="2EC7F6BE" w14:textId="77777777" w:rsidR="007A1F44" w:rsidRPr="00A03C55" w:rsidRDefault="007A1F44" w:rsidP="003462A5">
      <w:pPr>
        <w:pStyle w:val="BodyText"/>
      </w:pPr>
      <w:r w:rsidRPr="00A03C55">
        <w:rPr>
          <w:b/>
          <w:bCs/>
        </w:rPr>
        <w:t>PID-29 – Patient Death Date and Time (TS)</w:t>
      </w:r>
      <w:r w:rsidRPr="00A03C55">
        <w:t>, conditional:</w:t>
      </w:r>
    </w:p>
    <w:p w14:paraId="4851A878" w14:textId="77777777" w:rsidR="007A1F44" w:rsidRPr="00A03C55" w:rsidRDefault="007A1F44" w:rsidP="003462A5">
      <w:pPr>
        <w:pStyle w:val="BodyText"/>
      </w:pPr>
      <w:r w:rsidRPr="00A03C55">
        <w:t>Condition predicate:</w:t>
      </w:r>
    </w:p>
    <w:p w14:paraId="7FB8EE70" w14:textId="1C2E70EB" w:rsidR="008E3CF3" w:rsidRPr="00A03C55" w:rsidRDefault="007A1F44" w:rsidP="00EC243F">
      <w:pPr>
        <w:pStyle w:val="ListBullet2"/>
      </w:pPr>
      <w:r w:rsidRPr="00A03C55">
        <w:t xml:space="preserve">This field is required in the Patient Discharge message of transaction </w:t>
      </w:r>
      <w:r w:rsidR="005376AC" w:rsidRPr="00A03C55">
        <w:t>[</w:t>
      </w:r>
      <w:r w:rsidRPr="00A03C55">
        <w:t>ITI-31</w:t>
      </w:r>
      <w:r w:rsidR="005376AC" w:rsidRPr="00A03C55">
        <w:t>]</w:t>
      </w:r>
      <w:r w:rsidR="00A52336" w:rsidRPr="00A03C55">
        <w:t xml:space="preserve"> if</w:t>
      </w:r>
      <w:r w:rsidRPr="00A03C55">
        <w:t xml:space="preserve"> the encounter is terminated by the patient’s death and the death date is known. It provides the date/time of the patient’s death.</w:t>
      </w:r>
    </w:p>
    <w:p w14:paraId="74A03FA3" w14:textId="77777777" w:rsidR="008E3CF3" w:rsidRPr="00A03C55" w:rsidRDefault="007A1F44" w:rsidP="00EC243F">
      <w:pPr>
        <w:pStyle w:val="ListBullet2"/>
      </w:pPr>
      <w:r w:rsidRPr="00A03C55">
        <w:t>In all other Patient Discharge messages, it shall not be populated.</w:t>
      </w:r>
    </w:p>
    <w:p w14:paraId="42B64148" w14:textId="77777777" w:rsidR="007A1F44" w:rsidRPr="00A03C55" w:rsidRDefault="007A1F44">
      <w:r w:rsidRPr="00A03C55">
        <w:rPr>
          <w:b/>
          <w:bCs/>
        </w:rPr>
        <w:t>PID-30 – Patient Death Indicator (ID)</w:t>
      </w:r>
      <w:r w:rsidRPr="00A03C55">
        <w:t>, conditional:</w:t>
      </w:r>
    </w:p>
    <w:p w14:paraId="64F344BD" w14:textId="77777777" w:rsidR="007A1F44" w:rsidRPr="00A03C55" w:rsidRDefault="007A1F44">
      <w:r w:rsidRPr="00A03C55">
        <w:t>Condition predicate:</w:t>
      </w:r>
    </w:p>
    <w:p w14:paraId="63A101D7" w14:textId="0DCF9D47" w:rsidR="008E3CF3" w:rsidRPr="00A03C55" w:rsidRDefault="007A1F44" w:rsidP="00EC243F">
      <w:pPr>
        <w:pStyle w:val="ListBullet2"/>
      </w:pPr>
      <w:r w:rsidRPr="00A03C55">
        <w:t xml:space="preserve">This field is required to be populated with value “Y” in the Patient Discharge message of </w:t>
      </w:r>
      <w:r w:rsidR="00E77430" w:rsidRPr="00A03C55">
        <w:t xml:space="preserve">transaction </w:t>
      </w:r>
      <w:r w:rsidR="005376AC" w:rsidRPr="00A03C55">
        <w:t>[</w:t>
      </w:r>
      <w:r w:rsidR="00E77430" w:rsidRPr="00A03C55">
        <w:t>ITI</w:t>
      </w:r>
      <w:r w:rsidRPr="00A03C55">
        <w:t>-31</w:t>
      </w:r>
      <w:r w:rsidR="005376AC" w:rsidRPr="00A03C55">
        <w:t>]</w:t>
      </w:r>
      <w:r w:rsidRPr="00A03C55">
        <w:t xml:space="preserve"> when the encounter is terminated by the patient’s death.</w:t>
      </w:r>
    </w:p>
    <w:p w14:paraId="32D0869F" w14:textId="77777777" w:rsidR="008E3CF3" w:rsidRPr="00A03C55" w:rsidRDefault="007A1F44" w:rsidP="00EC243F">
      <w:pPr>
        <w:pStyle w:val="ListBullet2"/>
      </w:pPr>
      <w:r w:rsidRPr="00A03C55">
        <w:t>Otherwise it is optional.</w:t>
      </w:r>
    </w:p>
    <w:p w14:paraId="04C962B9" w14:textId="04DBA07B" w:rsidR="007A1F44" w:rsidRPr="00A03C55" w:rsidRDefault="007A1F44">
      <w:r w:rsidRPr="00A03C55">
        <w:rPr>
          <w:b/>
          <w:bCs/>
        </w:rPr>
        <w:t>PID-31 – Identity Unknown Indicator</w:t>
      </w:r>
      <w:r w:rsidR="00952DDA" w:rsidRPr="00A03C55">
        <w:rPr>
          <w:b/>
          <w:bCs/>
        </w:rPr>
        <w:t xml:space="preserve"> </w:t>
      </w:r>
      <w:r w:rsidRPr="00A03C55">
        <w:rPr>
          <w:b/>
          <w:bCs/>
        </w:rPr>
        <w:t>(ID)</w:t>
      </w:r>
      <w:r w:rsidRPr="00A03C55">
        <w:t>, conditional:</w:t>
      </w:r>
    </w:p>
    <w:p w14:paraId="3CDD0855" w14:textId="77777777" w:rsidR="007A1F44" w:rsidRPr="00A03C55" w:rsidRDefault="007A1F44">
      <w:r w:rsidRPr="00A03C55">
        <w:t>Condition predicate:</w:t>
      </w:r>
    </w:p>
    <w:p w14:paraId="06957668" w14:textId="163CE7C7" w:rsidR="008E3CF3" w:rsidRPr="00A03C55" w:rsidRDefault="007A1F44" w:rsidP="00EC243F">
      <w:pPr>
        <w:pStyle w:val="ListBullet2"/>
      </w:pPr>
      <w:r w:rsidRPr="00A03C55">
        <w:t xml:space="preserve">This field is required if available (i.e., known to the sender) in the following messages: Creation of a new patient (A28 in </w:t>
      </w:r>
      <w:r w:rsidR="005376AC" w:rsidRPr="00A03C55">
        <w:t>[</w:t>
      </w:r>
      <w:r w:rsidRPr="00A03C55">
        <w:t>ITI-30)</w:t>
      </w:r>
      <w:r w:rsidR="005376AC" w:rsidRPr="00A03C55">
        <w:t>]</w:t>
      </w:r>
      <w:r w:rsidRPr="00A03C55">
        <w:t xml:space="preserve">, inpatient admitted (A01 in </w:t>
      </w:r>
      <w:r w:rsidR="005376AC" w:rsidRPr="00A03C55">
        <w:t>[</w:t>
      </w:r>
      <w:r w:rsidRPr="00A03C55">
        <w:t>ITI-31</w:t>
      </w:r>
      <w:r w:rsidR="005376AC" w:rsidRPr="00A03C55">
        <w:t>]</w:t>
      </w:r>
      <w:r w:rsidRPr="00A03C55">
        <w:t xml:space="preserve">), registration of an outpatient (A04 in </w:t>
      </w:r>
      <w:r w:rsidR="005376AC" w:rsidRPr="00A03C55">
        <w:t>[</w:t>
      </w:r>
      <w:r w:rsidRPr="00A03C55">
        <w:t>ITI-31</w:t>
      </w:r>
      <w:r w:rsidR="005376AC" w:rsidRPr="00A03C55">
        <w:t>]</w:t>
      </w:r>
      <w:r w:rsidRPr="00A03C55">
        <w:t xml:space="preserve">), update patient demographics (A31 in </w:t>
      </w:r>
      <w:r w:rsidR="005376AC" w:rsidRPr="00A03C55">
        <w:t>[</w:t>
      </w:r>
      <w:r w:rsidRPr="00A03C55">
        <w:t>ITI-30</w:t>
      </w:r>
      <w:r w:rsidR="005376AC" w:rsidRPr="00A03C55">
        <w:t>]</w:t>
      </w:r>
      <w:r w:rsidRPr="00A03C55">
        <w:t xml:space="preserve">), update patient demographics in the context of an encounter (A08 in </w:t>
      </w:r>
      <w:r w:rsidR="005376AC" w:rsidRPr="00A03C55">
        <w:t>[</w:t>
      </w:r>
      <w:r w:rsidRPr="00A03C55">
        <w:t>ITI-31</w:t>
      </w:r>
      <w:r w:rsidR="005376AC" w:rsidRPr="00A03C55">
        <w:t>]</w:t>
      </w:r>
      <w:r w:rsidRPr="00A03C55">
        <w:t xml:space="preserve">). </w:t>
      </w:r>
    </w:p>
    <w:p w14:paraId="2EEC18DF" w14:textId="77777777" w:rsidR="008E3CF3" w:rsidRPr="00A03C55" w:rsidRDefault="007A1F44" w:rsidP="00EC243F">
      <w:pPr>
        <w:pStyle w:val="ListBullet2"/>
      </w:pPr>
      <w:r w:rsidRPr="00A03C55">
        <w:t>In all other messages, it is optional.</w:t>
      </w:r>
    </w:p>
    <w:p w14:paraId="3282F97B" w14:textId="77777777" w:rsidR="007A1F44" w:rsidRPr="00A03C55" w:rsidRDefault="007A1F44">
      <w:r w:rsidRPr="00A03C55">
        <w:t xml:space="preserve">The possible values are “Y”, and “N” which is the default. </w:t>
      </w:r>
    </w:p>
    <w:p w14:paraId="65A9AEAF" w14:textId="77777777" w:rsidR="007A1F44" w:rsidRPr="00A03C55" w:rsidRDefault="007A1F44">
      <w:r w:rsidRPr="00A03C55">
        <w:t>The value “Y” means that the patient identity is unknown. In this case the field PID-3 shall contain one single patient identifier, which is a temporary identifier, and the field PID-32 will contain the value “AL” indicating that the patient name is an alias.</w:t>
      </w:r>
    </w:p>
    <w:p w14:paraId="399F68F5" w14:textId="78A842FB" w:rsidR="007A1F44" w:rsidRPr="00A03C55" w:rsidRDefault="007A1F44">
      <w:r w:rsidRPr="00A03C55">
        <w:rPr>
          <w:b/>
          <w:bCs/>
        </w:rPr>
        <w:t>PID-32 – Identity Reliability Code</w:t>
      </w:r>
      <w:r w:rsidR="00952DDA" w:rsidRPr="00A03C55">
        <w:rPr>
          <w:b/>
          <w:bCs/>
        </w:rPr>
        <w:t xml:space="preserve"> </w:t>
      </w:r>
      <w:r w:rsidRPr="00A03C55">
        <w:rPr>
          <w:b/>
          <w:bCs/>
        </w:rPr>
        <w:t>(IS)</w:t>
      </w:r>
      <w:r w:rsidRPr="00A03C55">
        <w:t>, conditional:</w:t>
      </w:r>
    </w:p>
    <w:p w14:paraId="338A62BC" w14:textId="77777777" w:rsidR="007A1F44" w:rsidRPr="00A03C55" w:rsidRDefault="007A1F44">
      <w:r w:rsidRPr="00A03C55">
        <w:lastRenderedPageBreak/>
        <w:t>Condition predicate:</w:t>
      </w:r>
    </w:p>
    <w:p w14:paraId="5EFA9711" w14:textId="57CCE74C" w:rsidR="008E3CF3" w:rsidRPr="00A03C55" w:rsidRDefault="007A1F44" w:rsidP="00EC243F">
      <w:pPr>
        <w:pStyle w:val="ListBullet2"/>
      </w:pPr>
      <w:r w:rsidRPr="00A03C55">
        <w:t xml:space="preserve">This field is required if available (i.e., known to the sender) in the following messages: Creation of a new patient (A28 in </w:t>
      </w:r>
      <w:r w:rsidR="005376AC" w:rsidRPr="00A03C55">
        <w:t>[</w:t>
      </w:r>
      <w:r w:rsidRPr="00A03C55">
        <w:t>ITI-30</w:t>
      </w:r>
      <w:r w:rsidR="005376AC" w:rsidRPr="00A03C55">
        <w:t>]</w:t>
      </w:r>
      <w:r w:rsidRPr="00A03C55">
        <w:t xml:space="preserve">), inpatient admitted (A01 in </w:t>
      </w:r>
      <w:r w:rsidR="005376AC" w:rsidRPr="00A03C55">
        <w:t>[</w:t>
      </w:r>
      <w:r w:rsidRPr="00A03C55">
        <w:t>ITI-31</w:t>
      </w:r>
      <w:r w:rsidR="005376AC" w:rsidRPr="00A03C55">
        <w:t>]</w:t>
      </w:r>
      <w:r w:rsidRPr="00A03C55">
        <w:t xml:space="preserve">), registration of an outpatient (A04 in </w:t>
      </w:r>
      <w:r w:rsidR="005376AC" w:rsidRPr="00A03C55">
        <w:t>[</w:t>
      </w:r>
      <w:r w:rsidRPr="00A03C55">
        <w:t>ITI-31</w:t>
      </w:r>
      <w:r w:rsidR="005376AC" w:rsidRPr="00A03C55">
        <w:t>]</w:t>
      </w:r>
      <w:r w:rsidRPr="00A03C55">
        <w:t xml:space="preserve">), update patient demographics (A31 in </w:t>
      </w:r>
      <w:r w:rsidR="005376AC" w:rsidRPr="00A03C55">
        <w:t>[</w:t>
      </w:r>
      <w:r w:rsidRPr="00A03C55">
        <w:t>ITI-30</w:t>
      </w:r>
      <w:r w:rsidR="005376AC" w:rsidRPr="00A03C55">
        <w:t>]</w:t>
      </w:r>
      <w:r w:rsidRPr="00A03C55">
        <w:t xml:space="preserve">) , update patient demographics in the context of an encounter (A08 in </w:t>
      </w:r>
      <w:r w:rsidR="005376AC" w:rsidRPr="00A03C55">
        <w:t>[</w:t>
      </w:r>
      <w:r w:rsidRPr="00A03C55">
        <w:t>ITI-31</w:t>
      </w:r>
      <w:r w:rsidR="005376AC" w:rsidRPr="00A03C55">
        <w:t>]</w:t>
      </w:r>
      <w:r w:rsidRPr="00A03C55">
        <w:t xml:space="preserve">). </w:t>
      </w:r>
    </w:p>
    <w:p w14:paraId="4E826009" w14:textId="77777777" w:rsidR="008E3CF3" w:rsidRPr="00A03C55" w:rsidRDefault="007A1F44" w:rsidP="00EC243F">
      <w:pPr>
        <w:pStyle w:val="ListBullet2"/>
      </w:pPr>
      <w:r w:rsidRPr="00A03C55">
        <w:t>In all other messages, it is optional.</w:t>
      </w:r>
    </w:p>
    <w:p w14:paraId="0FF4CBC1" w14:textId="6A1E8F24" w:rsidR="007A1F44" w:rsidRPr="00A03C55" w:rsidRDefault="007A1F44" w:rsidP="003462A5">
      <w:r w:rsidRPr="00A03C55">
        <w:t>The field is repeatable. The possible values are taken from HL7 user-defined Table 0445:</w:t>
      </w:r>
    </w:p>
    <w:p w14:paraId="3D3954B3" w14:textId="77777777" w:rsidR="007A1F44" w:rsidRPr="00A03C55" w:rsidRDefault="007A1F44" w:rsidP="00EE77F1">
      <w:pPr>
        <w:pStyle w:val="TableTitle"/>
        <w:rPr>
          <w:noProof w:val="0"/>
        </w:rPr>
      </w:pPr>
      <w:r w:rsidRPr="00A03C55">
        <w:rPr>
          <w:noProof w:val="0"/>
        </w:rPr>
        <w:t>User-defined Table 0445: Identity Reliability Code</w:t>
      </w:r>
      <w:r w:rsidR="007F429B" w:rsidRPr="00A03C55">
        <w:rPr>
          <w:noProof w:val="0"/>
        </w:rPr>
        <w:fldChar w:fldCharType="begin"/>
      </w:r>
      <w:r w:rsidRPr="00A03C55">
        <w:rPr>
          <w:noProof w:val="0"/>
        </w:rPr>
        <w:instrText>xe "User-defined Table 0445 - Identity Reliability Code"</w:instrText>
      </w:r>
      <w:r w:rsidR="007F429B" w:rsidRPr="00A03C55">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00"/>
        <w:gridCol w:w="3080"/>
        <w:gridCol w:w="4394"/>
      </w:tblGrid>
      <w:tr w:rsidR="007A1F44" w:rsidRPr="00A03C55" w14:paraId="0CAA3C45" w14:textId="77777777" w:rsidTr="00CC316B">
        <w:trPr>
          <w:jc w:val="center"/>
        </w:trPr>
        <w:tc>
          <w:tcPr>
            <w:tcW w:w="1000" w:type="dxa"/>
            <w:shd w:val="clear" w:color="auto" w:fill="D9D9D9"/>
          </w:tcPr>
          <w:p w14:paraId="5B732999" w14:textId="77777777" w:rsidR="007A1F44" w:rsidRPr="00A03C55" w:rsidRDefault="007A1F44" w:rsidP="00A063AC">
            <w:pPr>
              <w:pStyle w:val="TableEntryHeader"/>
              <w:rPr>
                <w:noProof w:val="0"/>
              </w:rPr>
            </w:pPr>
            <w:r w:rsidRPr="00A03C55">
              <w:rPr>
                <w:noProof w:val="0"/>
              </w:rPr>
              <w:t>Value</w:t>
            </w:r>
          </w:p>
        </w:tc>
        <w:tc>
          <w:tcPr>
            <w:tcW w:w="3080" w:type="dxa"/>
            <w:shd w:val="clear" w:color="auto" w:fill="D9D9D9"/>
          </w:tcPr>
          <w:p w14:paraId="6C0FB2DD" w14:textId="77777777" w:rsidR="007A1F44" w:rsidRPr="00A03C55" w:rsidRDefault="007A1F44" w:rsidP="00A53067">
            <w:pPr>
              <w:pStyle w:val="TableEntryHeader"/>
              <w:rPr>
                <w:noProof w:val="0"/>
              </w:rPr>
            </w:pPr>
            <w:r w:rsidRPr="00A03C55">
              <w:rPr>
                <w:noProof w:val="0"/>
              </w:rPr>
              <w:t>Description</w:t>
            </w:r>
          </w:p>
        </w:tc>
        <w:tc>
          <w:tcPr>
            <w:tcW w:w="4394" w:type="dxa"/>
            <w:shd w:val="clear" w:color="auto" w:fill="D9D9D9"/>
          </w:tcPr>
          <w:p w14:paraId="314DB1C9" w14:textId="77777777" w:rsidR="007A1F44" w:rsidRPr="00A03C55" w:rsidRDefault="007A1F44" w:rsidP="00A53067">
            <w:pPr>
              <w:pStyle w:val="TableEntryHeader"/>
              <w:rPr>
                <w:noProof w:val="0"/>
              </w:rPr>
            </w:pPr>
            <w:r w:rsidRPr="00A03C55">
              <w:rPr>
                <w:noProof w:val="0"/>
              </w:rPr>
              <w:t>Comment (added by IHE for this profile)</w:t>
            </w:r>
          </w:p>
        </w:tc>
      </w:tr>
      <w:tr w:rsidR="007A1F44" w:rsidRPr="00A03C55" w14:paraId="728A0BF2" w14:textId="77777777" w:rsidTr="00CC316B">
        <w:trPr>
          <w:jc w:val="center"/>
        </w:trPr>
        <w:tc>
          <w:tcPr>
            <w:tcW w:w="1000" w:type="dxa"/>
          </w:tcPr>
          <w:p w14:paraId="79D6EB25" w14:textId="77777777" w:rsidR="007A1F44" w:rsidRPr="00A03C55" w:rsidRDefault="007A1F44">
            <w:pPr>
              <w:pStyle w:val="TableEntry"/>
              <w:rPr>
                <w:rStyle w:val="PageNumber"/>
                <w:noProof w:val="0"/>
              </w:rPr>
            </w:pPr>
            <w:r w:rsidRPr="00A03C55">
              <w:rPr>
                <w:rStyle w:val="PageNumber"/>
                <w:noProof w:val="0"/>
              </w:rPr>
              <w:t>AL</w:t>
            </w:r>
          </w:p>
        </w:tc>
        <w:tc>
          <w:tcPr>
            <w:tcW w:w="3080" w:type="dxa"/>
          </w:tcPr>
          <w:p w14:paraId="4507E09A" w14:textId="77777777" w:rsidR="007A1F44" w:rsidRPr="00A03C55" w:rsidRDefault="007A1F44">
            <w:pPr>
              <w:pStyle w:val="TableEntry"/>
              <w:rPr>
                <w:noProof w:val="0"/>
              </w:rPr>
            </w:pPr>
            <w:r w:rsidRPr="00A03C55">
              <w:rPr>
                <w:noProof w:val="0"/>
              </w:rPr>
              <w:t>Patient/Person Name is an Alias</w:t>
            </w:r>
          </w:p>
        </w:tc>
        <w:tc>
          <w:tcPr>
            <w:tcW w:w="4394" w:type="dxa"/>
          </w:tcPr>
          <w:p w14:paraId="5A405F04" w14:textId="77777777" w:rsidR="007A1F44" w:rsidRPr="00A03C55" w:rsidRDefault="007A1F44">
            <w:pPr>
              <w:pStyle w:val="TableEntry"/>
              <w:rPr>
                <w:rStyle w:val="PageNumber"/>
                <w:noProof w:val="0"/>
              </w:rPr>
            </w:pPr>
            <w:r w:rsidRPr="00A03C55">
              <w:rPr>
                <w:rStyle w:val="PageNumber"/>
                <w:noProof w:val="0"/>
              </w:rPr>
              <w:t>Used in case of an unidentified patient (e.g., trauma case)</w:t>
            </w:r>
          </w:p>
        </w:tc>
      </w:tr>
    </w:tbl>
    <w:p w14:paraId="34F9278B" w14:textId="77777777" w:rsidR="007A1F44" w:rsidRPr="00A03C55" w:rsidRDefault="007A1F44" w:rsidP="00CF2883">
      <w:pPr>
        <w:pStyle w:val="BodyText"/>
      </w:pPr>
    </w:p>
    <w:p w14:paraId="556ED73C" w14:textId="316650F0" w:rsidR="007A1F44" w:rsidRPr="00A03C55" w:rsidRDefault="007A1F44">
      <w:r w:rsidRPr="00A03C55">
        <w:rPr>
          <w:b/>
          <w:bCs/>
        </w:rPr>
        <w:t>PID-33 – Last Update Date/Time</w:t>
      </w:r>
      <w:r w:rsidR="00952DDA" w:rsidRPr="00A03C55">
        <w:rPr>
          <w:b/>
          <w:bCs/>
        </w:rPr>
        <w:t xml:space="preserve"> </w:t>
      </w:r>
      <w:r w:rsidRPr="00A03C55">
        <w:rPr>
          <w:b/>
          <w:bCs/>
        </w:rPr>
        <w:t>(TS)</w:t>
      </w:r>
      <w:r w:rsidRPr="00A03C55">
        <w:t>, conditional:</w:t>
      </w:r>
    </w:p>
    <w:p w14:paraId="18440D8A" w14:textId="77777777" w:rsidR="007A1F44" w:rsidRPr="00A03C55" w:rsidRDefault="007A1F44">
      <w:r w:rsidRPr="00A03C55">
        <w:t xml:space="preserve">Condition predicate: </w:t>
      </w:r>
    </w:p>
    <w:p w14:paraId="05C81A76" w14:textId="0C890B85" w:rsidR="008E3CF3" w:rsidRPr="00A03C55" w:rsidRDefault="007A1F44" w:rsidP="00EC243F">
      <w:pPr>
        <w:pStyle w:val="ListBullet2"/>
      </w:pPr>
      <w:r w:rsidRPr="00A03C55">
        <w:t xml:space="preserve">This field is required if available (i.e., known to the sender) in the following messages: Creation of a new patient (A28 in </w:t>
      </w:r>
      <w:r w:rsidR="002B5CC9" w:rsidRPr="00A03C55">
        <w:t>[</w:t>
      </w:r>
      <w:r w:rsidRPr="00A03C55">
        <w:t>ITI-30</w:t>
      </w:r>
      <w:r w:rsidR="002B5CC9" w:rsidRPr="00A03C55">
        <w:t>]</w:t>
      </w:r>
      <w:r w:rsidRPr="00A03C55">
        <w:t xml:space="preserve">), inpatient admitted (A01 in </w:t>
      </w:r>
      <w:r w:rsidR="002B5CC9" w:rsidRPr="00A03C55">
        <w:t>[</w:t>
      </w:r>
      <w:r w:rsidRPr="00A03C55">
        <w:t>ITI-31</w:t>
      </w:r>
      <w:r w:rsidR="002B5CC9" w:rsidRPr="00A03C55">
        <w:t>]</w:t>
      </w:r>
      <w:r w:rsidRPr="00A03C55">
        <w:t xml:space="preserve">), registration of an outpatient (A04 in </w:t>
      </w:r>
      <w:r w:rsidR="002B5CC9" w:rsidRPr="00A03C55">
        <w:t>[</w:t>
      </w:r>
      <w:r w:rsidRPr="00A03C55">
        <w:t>ITI-31</w:t>
      </w:r>
      <w:r w:rsidR="002B5CC9" w:rsidRPr="00A03C55">
        <w:t>]</w:t>
      </w:r>
      <w:r w:rsidRPr="00A03C55">
        <w:t xml:space="preserve">), update patient demographics (A31 in </w:t>
      </w:r>
      <w:r w:rsidR="002B5CC9" w:rsidRPr="00A03C55">
        <w:t>[</w:t>
      </w:r>
      <w:r w:rsidRPr="00A03C55">
        <w:t>ITI-30</w:t>
      </w:r>
      <w:r w:rsidR="002B5CC9" w:rsidRPr="00A03C55">
        <w:t>]</w:t>
      </w:r>
      <w:r w:rsidRPr="00A03C55">
        <w:t xml:space="preserve">), update patient demographics in the context of an encounter (A08 in </w:t>
      </w:r>
      <w:r w:rsidR="002B5CC9" w:rsidRPr="00A03C55">
        <w:t>[</w:t>
      </w:r>
      <w:r w:rsidRPr="00A03C55">
        <w:t>ITI-31</w:t>
      </w:r>
      <w:r w:rsidR="002B5CC9" w:rsidRPr="00A03C55">
        <w:t>]</w:t>
      </w:r>
      <w:r w:rsidRPr="00A03C55">
        <w:t xml:space="preserve">). </w:t>
      </w:r>
    </w:p>
    <w:p w14:paraId="68ABE49A" w14:textId="77777777" w:rsidR="008E3CF3" w:rsidRPr="00A03C55" w:rsidRDefault="007A1F44" w:rsidP="00EC243F">
      <w:pPr>
        <w:pStyle w:val="ListBullet2"/>
      </w:pPr>
      <w:r w:rsidRPr="00A03C55">
        <w:t>In the cases of messages A08 and A31, the content of this field is equal to the value in EVN-6-event occurred.</w:t>
      </w:r>
    </w:p>
    <w:p w14:paraId="256DC994" w14:textId="77777777" w:rsidR="007A1F44" w:rsidRPr="00A03C55" w:rsidRDefault="007A1F44" w:rsidP="004B26D6">
      <w:pPr>
        <w:pStyle w:val="Note"/>
      </w:pPr>
      <w:r w:rsidRPr="00A03C55">
        <w:t xml:space="preserve">Note: </w:t>
      </w:r>
      <w:r w:rsidRPr="00A03C55">
        <w:tab/>
        <w:t>This field is required if known for the Pediatrics Demographic Option. The condition predicate above satisfies this requirement. It serves to help avoid linking records for twins, which are often nearly identical. It is used in conjunction with PID-34.</w:t>
      </w:r>
    </w:p>
    <w:p w14:paraId="7FDB003D" w14:textId="77777777" w:rsidR="007A1F44" w:rsidRPr="00A03C55" w:rsidRDefault="007A1F44" w:rsidP="004B26D6">
      <w:pPr>
        <w:pStyle w:val="BodyText"/>
      </w:pPr>
      <w:r w:rsidRPr="00A03C55">
        <w:rPr>
          <w:b/>
        </w:rPr>
        <w:t>PID-34 – Last Update Facility (HD</w:t>
      </w:r>
      <w:r w:rsidRPr="00A03C55">
        <w:t>), conditional.</w:t>
      </w:r>
    </w:p>
    <w:p w14:paraId="0FA51D53" w14:textId="77777777" w:rsidR="007A1F44" w:rsidRPr="00A03C55" w:rsidRDefault="007A1F44" w:rsidP="004B26D6">
      <w:pPr>
        <w:pStyle w:val="BodyText"/>
      </w:pPr>
      <w:r w:rsidRPr="00A03C55">
        <w:t>Condition predicate:</w:t>
      </w:r>
    </w:p>
    <w:p w14:paraId="4C62A1B0" w14:textId="77777777" w:rsidR="007A1F44" w:rsidRPr="00A03C55" w:rsidRDefault="007A1F44" w:rsidP="00CF2883">
      <w:pPr>
        <w:pStyle w:val="BodyText"/>
      </w:pPr>
      <w:r w:rsidRPr="00A03C55">
        <w:t>This field is required if known for the Pediatrics Demographic Option. It serves to help avoid linking records for twins, whose records are often nearly identical, when used in conjunction with PID-33.</w:t>
      </w:r>
    </w:p>
    <w:p w14:paraId="7EE1C10A" w14:textId="77777777" w:rsidR="007A1F44" w:rsidRPr="00A03C55" w:rsidRDefault="007A1F44">
      <w:r w:rsidRPr="00A03C55">
        <w:rPr>
          <w:b/>
          <w:bCs/>
        </w:rPr>
        <w:t>PID-35 – Species Code (CE)</w:t>
      </w:r>
      <w:r w:rsidRPr="00A03C55">
        <w:t xml:space="preserve"> and </w:t>
      </w:r>
      <w:r w:rsidRPr="00A03C55">
        <w:rPr>
          <w:b/>
          <w:bCs/>
        </w:rPr>
        <w:t>PID-36 – Breed Code (CE)</w:t>
      </w:r>
      <w:r w:rsidRPr="00A03C55">
        <w:t xml:space="preserve">, conditional: </w:t>
      </w:r>
    </w:p>
    <w:p w14:paraId="35B79040" w14:textId="77777777" w:rsidR="007A1F44" w:rsidRPr="00A03C55" w:rsidRDefault="007A1F44">
      <w:r w:rsidRPr="00A03C55">
        <w:t xml:space="preserve">Condition predicate: </w:t>
      </w:r>
    </w:p>
    <w:p w14:paraId="5E25A537" w14:textId="0BB42819" w:rsidR="008E3CF3" w:rsidRPr="00A03C55" w:rsidRDefault="007A1F44" w:rsidP="00EC243F">
      <w:pPr>
        <w:pStyle w:val="ListBullet2"/>
      </w:pPr>
      <w:r w:rsidRPr="00A03C55">
        <w:t xml:space="preserve">Required if known to the sender, when the patient is a non-human living subject, in the following messages: Creation of a new patient (A28 in </w:t>
      </w:r>
      <w:r w:rsidR="002B5CC9" w:rsidRPr="00A03C55">
        <w:t>[</w:t>
      </w:r>
      <w:r w:rsidRPr="00A03C55">
        <w:t>ITI-30</w:t>
      </w:r>
      <w:r w:rsidR="002B5CC9" w:rsidRPr="00A03C55">
        <w:t>]</w:t>
      </w:r>
      <w:r w:rsidRPr="00A03C55">
        <w:t xml:space="preserve">), inpatient admitted (A01 in </w:t>
      </w:r>
      <w:r w:rsidR="002B5CC9" w:rsidRPr="00A03C55">
        <w:t>[</w:t>
      </w:r>
      <w:r w:rsidRPr="00A03C55">
        <w:t>ITI-31</w:t>
      </w:r>
      <w:r w:rsidR="002B5CC9" w:rsidRPr="00A03C55">
        <w:t>]</w:t>
      </w:r>
      <w:r w:rsidRPr="00A03C55">
        <w:t xml:space="preserve">), registration of an outpatient (A04 in </w:t>
      </w:r>
      <w:r w:rsidR="002B5CC9" w:rsidRPr="00A03C55">
        <w:t>[</w:t>
      </w:r>
      <w:r w:rsidRPr="00A03C55">
        <w:t>ITI-31</w:t>
      </w:r>
      <w:r w:rsidR="002B5CC9" w:rsidRPr="00A03C55">
        <w:t>]</w:t>
      </w:r>
      <w:r w:rsidRPr="00A03C55">
        <w:t xml:space="preserve">), update patient demographics (A31 in </w:t>
      </w:r>
      <w:r w:rsidR="002B5CC9" w:rsidRPr="00A03C55">
        <w:t>[</w:t>
      </w:r>
      <w:r w:rsidRPr="00A03C55">
        <w:t>ITI-30</w:t>
      </w:r>
      <w:r w:rsidR="002B5CC9" w:rsidRPr="00A03C55">
        <w:t>]</w:t>
      </w:r>
      <w:r w:rsidRPr="00A03C55">
        <w:t xml:space="preserve">), update patient demographics in the context of an encounter (A08 in </w:t>
      </w:r>
      <w:r w:rsidR="002B5CC9" w:rsidRPr="00A03C55">
        <w:t>[</w:t>
      </w:r>
      <w:r w:rsidRPr="00A03C55">
        <w:t>ITI-31</w:t>
      </w:r>
      <w:r w:rsidR="002B5CC9" w:rsidRPr="00A03C55">
        <w:t>]</w:t>
      </w:r>
      <w:r w:rsidRPr="00A03C55">
        <w:t xml:space="preserve">). </w:t>
      </w:r>
    </w:p>
    <w:p w14:paraId="65401122"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6" w:name="_Toc174249105"/>
      <w:bookmarkStart w:id="227" w:name="_Toc398544140"/>
      <w:r w:rsidRPr="00A03C55">
        <w:rPr>
          <w:noProof w:val="0"/>
        </w:rPr>
        <w:t>PV1 - Patient Visit segment</w:t>
      </w:r>
      <w:bookmarkEnd w:id="226"/>
      <w:bookmarkEnd w:id="227"/>
    </w:p>
    <w:p w14:paraId="65DE439B" w14:textId="77777777" w:rsidR="007A1F44" w:rsidRPr="00A03C55" w:rsidRDefault="007A1F44" w:rsidP="003462A5">
      <w:pPr>
        <w:pStyle w:val="BodyText"/>
      </w:pPr>
      <w:r w:rsidRPr="00A03C55">
        <w:t>Standard Reference: HL7 Version 2.5, Chapter 3 (Section 3.4.3)</w:t>
      </w:r>
    </w:p>
    <w:p w14:paraId="627E3E35" w14:textId="3D207C1F" w:rsidR="007A1F44" w:rsidRPr="00A03C55" w:rsidRDefault="007A1F44" w:rsidP="003462A5">
      <w:pPr>
        <w:pStyle w:val="BodyText"/>
      </w:pPr>
      <w:r w:rsidRPr="00A03C55">
        <w:lastRenderedPageBreak/>
        <w:t>The PV1 segment is used by Registration/Patient Administration applications to communicate information on an account or visit-specific basis.</w:t>
      </w:r>
    </w:p>
    <w:p w14:paraId="2025621B" w14:textId="77777777" w:rsidR="007A1F44" w:rsidRPr="00A03C55" w:rsidRDefault="007A1F44">
      <w:pPr>
        <w:pStyle w:val="TableTitle"/>
        <w:rPr>
          <w:noProof w:val="0"/>
        </w:rPr>
      </w:pPr>
      <w:r w:rsidRPr="00A03C55">
        <w:rPr>
          <w:noProof w:val="0"/>
        </w:rPr>
        <w:t>Table 3.30</w:t>
      </w:r>
      <w:r w:rsidRPr="00A03C55">
        <w:rPr>
          <w:noProof w:val="0"/>
        </w:rPr>
        <w:noBreakHyphen/>
        <w:t>4: PV1 - Patient Visit segment</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20"/>
        <w:gridCol w:w="1066"/>
        <w:gridCol w:w="992"/>
        <w:gridCol w:w="992"/>
        <w:gridCol w:w="992"/>
        <w:gridCol w:w="2833"/>
      </w:tblGrid>
      <w:tr w:rsidR="007A1F44" w:rsidRPr="00A03C55" w14:paraId="5D36159A" w14:textId="77777777" w:rsidTr="00B6518F">
        <w:trPr>
          <w:tblHeader/>
          <w:jc w:val="center"/>
        </w:trPr>
        <w:tc>
          <w:tcPr>
            <w:tcW w:w="810" w:type="dxa"/>
            <w:shd w:val="clear" w:color="auto" w:fill="D9D9D9"/>
          </w:tcPr>
          <w:p w14:paraId="55315A08" w14:textId="77777777" w:rsidR="007A1F44" w:rsidRPr="00A03C55" w:rsidRDefault="007A1F44" w:rsidP="00A063AC">
            <w:pPr>
              <w:pStyle w:val="TableEntryHeader"/>
              <w:rPr>
                <w:noProof w:val="0"/>
              </w:rPr>
            </w:pPr>
            <w:r w:rsidRPr="00A03C55">
              <w:rPr>
                <w:noProof w:val="0"/>
              </w:rPr>
              <w:t>SEQ</w:t>
            </w:r>
          </w:p>
        </w:tc>
        <w:tc>
          <w:tcPr>
            <w:tcW w:w="810" w:type="dxa"/>
            <w:shd w:val="clear" w:color="auto" w:fill="D9D9D9"/>
          </w:tcPr>
          <w:p w14:paraId="6157D5E5" w14:textId="77777777" w:rsidR="007A1F44" w:rsidRPr="00A03C55" w:rsidRDefault="007A1F44" w:rsidP="00A53067">
            <w:pPr>
              <w:pStyle w:val="TableEntryHeader"/>
              <w:rPr>
                <w:noProof w:val="0"/>
              </w:rPr>
            </w:pPr>
            <w:r w:rsidRPr="00A03C55">
              <w:rPr>
                <w:noProof w:val="0"/>
              </w:rPr>
              <w:t>LEN</w:t>
            </w:r>
          </w:p>
        </w:tc>
        <w:tc>
          <w:tcPr>
            <w:tcW w:w="720" w:type="dxa"/>
            <w:shd w:val="clear" w:color="auto" w:fill="D9D9D9"/>
          </w:tcPr>
          <w:p w14:paraId="01B5AF1A" w14:textId="77777777" w:rsidR="007A1F44" w:rsidRPr="00A03C55" w:rsidRDefault="007A1F44" w:rsidP="00A53067">
            <w:pPr>
              <w:pStyle w:val="TableEntryHeader"/>
              <w:rPr>
                <w:noProof w:val="0"/>
              </w:rPr>
            </w:pPr>
            <w:r w:rsidRPr="00A03C55">
              <w:rPr>
                <w:noProof w:val="0"/>
              </w:rPr>
              <w:t>DT</w:t>
            </w:r>
          </w:p>
        </w:tc>
        <w:tc>
          <w:tcPr>
            <w:tcW w:w="1066" w:type="dxa"/>
            <w:shd w:val="clear" w:color="auto" w:fill="D9D9D9"/>
          </w:tcPr>
          <w:p w14:paraId="320B240E" w14:textId="77777777" w:rsidR="007A1F44" w:rsidRPr="00A03C55" w:rsidRDefault="007A1F44" w:rsidP="00A53067">
            <w:pPr>
              <w:pStyle w:val="TableEntryHeader"/>
              <w:rPr>
                <w:noProof w:val="0"/>
              </w:rPr>
            </w:pPr>
            <w:r w:rsidRPr="00A03C55">
              <w:rPr>
                <w:noProof w:val="0"/>
              </w:rPr>
              <w:t>Usage</w:t>
            </w:r>
          </w:p>
        </w:tc>
        <w:tc>
          <w:tcPr>
            <w:tcW w:w="992" w:type="dxa"/>
            <w:shd w:val="clear" w:color="auto" w:fill="D9D9D9"/>
          </w:tcPr>
          <w:p w14:paraId="7072FBFC" w14:textId="77777777" w:rsidR="007A1F44" w:rsidRPr="00A03C55" w:rsidRDefault="007A1F44" w:rsidP="00A53067">
            <w:pPr>
              <w:pStyle w:val="TableEntryHeader"/>
              <w:rPr>
                <w:noProof w:val="0"/>
              </w:rPr>
            </w:pPr>
            <w:r w:rsidRPr="00A03C55">
              <w:rPr>
                <w:noProof w:val="0"/>
              </w:rPr>
              <w:t>Card.</w:t>
            </w:r>
          </w:p>
        </w:tc>
        <w:tc>
          <w:tcPr>
            <w:tcW w:w="992" w:type="dxa"/>
            <w:shd w:val="clear" w:color="auto" w:fill="D9D9D9"/>
          </w:tcPr>
          <w:p w14:paraId="0639EDA8" w14:textId="77777777" w:rsidR="007A1F44" w:rsidRPr="00A03C55" w:rsidRDefault="007A1F44" w:rsidP="00A53067">
            <w:pPr>
              <w:pStyle w:val="TableEntryHeader"/>
              <w:rPr>
                <w:noProof w:val="0"/>
              </w:rPr>
            </w:pPr>
            <w:r w:rsidRPr="00A03C55">
              <w:rPr>
                <w:noProof w:val="0"/>
              </w:rPr>
              <w:t>TBL#</w:t>
            </w:r>
          </w:p>
        </w:tc>
        <w:tc>
          <w:tcPr>
            <w:tcW w:w="992" w:type="dxa"/>
            <w:shd w:val="clear" w:color="auto" w:fill="D9D9D9"/>
          </w:tcPr>
          <w:p w14:paraId="775F0A4A" w14:textId="77777777" w:rsidR="007A1F44" w:rsidRPr="00A03C55" w:rsidRDefault="007A1F44" w:rsidP="00A53067">
            <w:pPr>
              <w:pStyle w:val="TableEntryHeader"/>
              <w:rPr>
                <w:noProof w:val="0"/>
              </w:rPr>
            </w:pPr>
            <w:r w:rsidRPr="00A03C55">
              <w:rPr>
                <w:noProof w:val="0"/>
              </w:rPr>
              <w:t>ITEM#</w:t>
            </w:r>
          </w:p>
        </w:tc>
        <w:tc>
          <w:tcPr>
            <w:tcW w:w="2833" w:type="dxa"/>
            <w:shd w:val="clear" w:color="auto" w:fill="D9D9D9"/>
          </w:tcPr>
          <w:p w14:paraId="141AA4EF" w14:textId="77777777" w:rsidR="007A1F44" w:rsidRPr="00A03C55" w:rsidRDefault="007A1F44" w:rsidP="00A53067">
            <w:pPr>
              <w:pStyle w:val="TableEntryHeader"/>
              <w:rPr>
                <w:noProof w:val="0"/>
              </w:rPr>
            </w:pPr>
            <w:r w:rsidRPr="00A03C55">
              <w:rPr>
                <w:noProof w:val="0"/>
              </w:rPr>
              <w:t>ELEMENT NAME</w:t>
            </w:r>
          </w:p>
        </w:tc>
      </w:tr>
      <w:tr w:rsidR="007A1F44" w:rsidRPr="00A03C55" w14:paraId="2D7D3984" w14:textId="77777777" w:rsidTr="00B6518F">
        <w:trPr>
          <w:jc w:val="center"/>
        </w:trPr>
        <w:tc>
          <w:tcPr>
            <w:tcW w:w="810" w:type="dxa"/>
          </w:tcPr>
          <w:p w14:paraId="7EE7984C" w14:textId="77777777" w:rsidR="007A1F44" w:rsidRPr="00A03C55" w:rsidRDefault="007A1F44">
            <w:pPr>
              <w:pStyle w:val="TableEntry"/>
              <w:rPr>
                <w:noProof w:val="0"/>
              </w:rPr>
            </w:pPr>
            <w:r w:rsidRPr="00A03C55">
              <w:rPr>
                <w:noProof w:val="0"/>
              </w:rPr>
              <w:t>1</w:t>
            </w:r>
          </w:p>
        </w:tc>
        <w:tc>
          <w:tcPr>
            <w:tcW w:w="810" w:type="dxa"/>
          </w:tcPr>
          <w:p w14:paraId="15CA9645" w14:textId="77777777" w:rsidR="007A1F44" w:rsidRPr="00A03C55" w:rsidRDefault="007A1F44">
            <w:pPr>
              <w:pStyle w:val="TableEntry"/>
              <w:rPr>
                <w:noProof w:val="0"/>
              </w:rPr>
            </w:pPr>
            <w:r w:rsidRPr="00A03C55">
              <w:rPr>
                <w:noProof w:val="0"/>
              </w:rPr>
              <w:t>4</w:t>
            </w:r>
          </w:p>
        </w:tc>
        <w:tc>
          <w:tcPr>
            <w:tcW w:w="720" w:type="dxa"/>
          </w:tcPr>
          <w:p w14:paraId="17F395E2" w14:textId="77777777" w:rsidR="007A1F44" w:rsidRPr="00A03C55" w:rsidRDefault="007A1F44">
            <w:pPr>
              <w:pStyle w:val="TableEntry"/>
              <w:rPr>
                <w:noProof w:val="0"/>
              </w:rPr>
            </w:pPr>
            <w:r w:rsidRPr="00A03C55">
              <w:rPr>
                <w:noProof w:val="0"/>
              </w:rPr>
              <w:t>SI</w:t>
            </w:r>
          </w:p>
        </w:tc>
        <w:tc>
          <w:tcPr>
            <w:tcW w:w="1066" w:type="dxa"/>
          </w:tcPr>
          <w:p w14:paraId="76C9B725" w14:textId="77777777" w:rsidR="007A1F44" w:rsidRPr="00A03C55" w:rsidRDefault="007A1F44">
            <w:pPr>
              <w:pStyle w:val="TableEntry"/>
              <w:rPr>
                <w:noProof w:val="0"/>
              </w:rPr>
            </w:pPr>
            <w:r w:rsidRPr="00A03C55">
              <w:rPr>
                <w:noProof w:val="0"/>
              </w:rPr>
              <w:t>O</w:t>
            </w:r>
          </w:p>
        </w:tc>
        <w:tc>
          <w:tcPr>
            <w:tcW w:w="992" w:type="dxa"/>
          </w:tcPr>
          <w:p w14:paraId="3384018D" w14:textId="77777777" w:rsidR="007A1F44" w:rsidRPr="00A03C55" w:rsidRDefault="007A1F44">
            <w:pPr>
              <w:pStyle w:val="TableEntry"/>
              <w:rPr>
                <w:noProof w:val="0"/>
              </w:rPr>
            </w:pPr>
            <w:r w:rsidRPr="00A03C55">
              <w:rPr>
                <w:noProof w:val="0"/>
              </w:rPr>
              <w:t>[0..1]</w:t>
            </w:r>
          </w:p>
        </w:tc>
        <w:tc>
          <w:tcPr>
            <w:tcW w:w="992" w:type="dxa"/>
          </w:tcPr>
          <w:p w14:paraId="6A3C427B" w14:textId="77777777" w:rsidR="007A1F44" w:rsidRPr="00A03C55" w:rsidRDefault="007A1F44">
            <w:pPr>
              <w:pStyle w:val="TableEntry"/>
              <w:rPr>
                <w:noProof w:val="0"/>
              </w:rPr>
            </w:pPr>
          </w:p>
        </w:tc>
        <w:tc>
          <w:tcPr>
            <w:tcW w:w="992" w:type="dxa"/>
          </w:tcPr>
          <w:p w14:paraId="24CF54BB" w14:textId="77777777" w:rsidR="007A1F44" w:rsidRPr="00A03C55" w:rsidRDefault="007A1F44">
            <w:pPr>
              <w:pStyle w:val="TableEntry"/>
              <w:rPr>
                <w:noProof w:val="0"/>
              </w:rPr>
            </w:pPr>
            <w:r w:rsidRPr="00A03C55">
              <w:rPr>
                <w:noProof w:val="0"/>
              </w:rPr>
              <w:t>00131</w:t>
            </w:r>
          </w:p>
        </w:tc>
        <w:tc>
          <w:tcPr>
            <w:tcW w:w="2833" w:type="dxa"/>
          </w:tcPr>
          <w:p w14:paraId="40F260ED" w14:textId="77777777" w:rsidR="007A1F44" w:rsidRPr="00A03C55" w:rsidRDefault="007A1F44">
            <w:pPr>
              <w:pStyle w:val="TableEntry"/>
              <w:rPr>
                <w:noProof w:val="0"/>
              </w:rPr>
            </w:pPr>
            <w:r w:rsidRPr="00A03C55">
              <w:rPr>
                <w:noProof w:val="0"/>
              </w:rPr>
              <w:t>Set ID - PV1</w:t>
            </w:r>
          </w:p>
        </w:tc>
      </w:tr>
      <w:tr w:rsidR="007A1F44" w:rsidRPr="00A03C55" w14:paraId="531A35B8" w14:textId="77777777" w:rsidTr="00B6518F">
        <w:trPr>
          <w:jc w:val="center"/>
        </w:trPr>
        <w:tc>
          <w:tcPr>
            <w:tcW w:w="810" w:type="dxa"/>
          </w:tcPr>
          <w:p w14:paraId="3814597E" w14:textId="77777777" w:rsidR="007A1F44" w:rsidRPr="00A03C55" w:rsidRDefault="007A1F44">
            <w:pPr>
              <w:pStyle w:val="TableEntry"/>
              <w:rPr>
                <w:noProof w:val="0"/>
              </w:rPr>
            </w:pPr>
            <w:r w:rsidRPr="00A03C55">
              <w:rPr>
                <w:noProof w:val="0"/>
              </w:rPr>
              <w:t>2</w:t>
            </w:r>
          </w:p>
        </w:tc>
        <w:tc>
          <w:tcPr>
            <w:tcW w:w="810" w:type="dxa"/>
          </w:tcPr>
          <w:p w14:paraId="7FB9F6C2" w14:textId="77777777" w:rsidR="007A1F44" w:rsidRPr="00A03C55" w:rsidRDefault="007A1F44">
            <w:pPr>
              <w:pStyle w:val="TableEntry"/>
              <w:rPr>
                <w:noProof w:val="0"/>
              </w:rPr>
            </w:pPr>
            <w:r w:rsidRPr="00A03C55">
              <w:rPr>
                <w:noProof w:val="0"/>
              </w:rPr>
              <w:t>1</w:t>
            </w:r>
          </w:p>
        </w:tc>
        <w:tc>
          <w:tcPr>
            <w:tcW w:w="720" w:type="dxa"/>
          </w:tcPr>
          <w:p w14:paraId="1C3C7554" w14:textId="77777777" w:rsidR="007A1F44" w:rsidRPr="00A03C55" w:rsidRDefault="007A1F44">
            <w:pPr>
              <w:pStyle w:val="TableEntry"/>
              <w:rPr>
                <w:noProof w:val="0"/>
              </w:rPr>
            </w:pPr>
            <w:r w:rsidRPr="00A03C55">
              <w:rPr>
                <w:noProof w:val="0"/>
              </w:rPr>
              <w:t>IS</w:t>
            </w:r>
          </w:p>
        </w:tc>
        <w:tc>
          <w:tcPr>
            <w:tcW w:w="1066" w:type="dxa"/>
          </w:tcPr>
          <w:p w14:paraId="566DCCF0" w14:textId="77777777" w:rsidR="007A1F44" w:rsidRPr="00A03C55" w:rsidRDefault="007A1F44">
            <w:pPr>
              <w:pStyle w:val="TableEntry"/>
              <w:rPr>
                <w:noProof w:val="0"/>
              </w:rPr>
            </w:pPr>
            <w:r w:rsidRPr="00A03C55">
              <w:rPr>
                <w:noProof w:val="0"/>
              </w:rPr>
              <w:t>R</w:t>
            </w:r>
          </w:p>
        </w:tc>
        <w:tc>
          <w:tcPr>
            <w:tcW w:w="992" w:type="dxa"/>
          </w:tcPr>
          <w:p w14:paraId="4D5C0095" w14:textId="77777777" w:rsidR="007A1F44" w:rsidRPr="00A03C55" w:rsidRDefault="007A1F44">
            <w:pPr>
              <w:pStyle w:val="TableEntry"/>
              <w:rPr>
                <w:noProof w:val="0"/>
              </w:rPr>
            </w:pPr>
            <w:r w:rsidRPr="00A03C55">
              <w:rPr>
                <w:noProof w:val="0"/>
              </w:rPr>
              <w:t>[1..1]</w:t>
            </w:r>
          </w:p>
        </w:tc>
        <w:tc>
          <w:tcPr>
            <w:tcW w:w="992" w:type="dxa"/>
          </w:tcPr>
          <w:p w14:paraId="5D8F3576" w14:textId="77777777" w:rsidR="007A1F44" w:rsidRPr="00A03C55" w:rsidRDefault="007A1F44">
            <w:pPr>
              <w:pStyle w:val="TableEntry"/>
              <w:rPr>
                <w:noProof w:val="0"/>
              </w:rPr>
            </w:pPr>
            <w:r w:rsidRPr="00A03C55">
              <w:rPr>
                <w:noProof w:val="0"/>
              </w:rPr>
              <w:t>0004</w:t>
            </w:r>
          </w:p>
        </w:tc>
        <w:tc>
          <w:tcPr>
            <w:tcW w:w="992" w:type="dxa"/>
          </w:tcPr>
          <w:p w14:paraId="5A02C7D5" w14:textId="77777777" w:rsidR="007A1F44" w:rsidRPr="00A03C55" w:rsidRDefault="007A1F44">
            <w:pPr>
              <w:pStyle w:val="TableEntry"/>
              <w:rPr>
                <w:noProof w:val="0"/>
              </w:rPr>
            </w:pPr>
            <w:r w:rsidRPr="00A03C55">
              <w:rPr>
                <w:noProof w:val="0"/>
              </w:rPr>
              <w:t>00132</w:t>
            </w:r>
          </w:p>
        </w:tc>
        <w:tc>
          <w:tcPr>
            <w:tcW w:w="2833" w:type="dxa"/>
          </w:tcPr>
          <w:p w14:paraId="37B919A9" w14:textId="77777777" w:rsidR="007A1F44" w:rsidRPr="00A03C55" w:rsidRDefault="007A1F44">
            <w:pPr>
              <w:pStyle w:val="TableEntry"/>
              <w:rPr>
                <w:noProof w:val="0"/>
              </w:rPr>
            </w:pPr>
            <w:r w:rsidRPr="00A03C55">
              <w:rPr>
                <w:noProof w:val="0"/>
              </w:rPr>
              <w:t>Patient Class</w:t>
            </w:r>
          </w:p>
        </w:tc>
      </w:tr>
      <w:tr w:rsidR="007A1F44" w:rsidRPr="00A03C55" w14:paraId="5675E894" w14:textId="77777777" w:rsidTr="00B6518F">
        <w:trPr>
          <w:jc w:val="center"/>
        </w:trPr>
        <w:tc>
          <w:tcPr>
            <w:tcW w:w="810" w:type="dxa"/>
          </w:tcPr>
          <w:p w14:paraId="2F8BBF11" w14:textId="77777777" w:rsidR="007A1F44" w:rsidRPr="00A03C55" w:rsidRDefault="007A1F44">
            <w:pPr>
              <w:pStyle w:val="TableEntry"/>
              <w:rPr>
                <w:noProof w:val="0"/>
              </w:rPr>
            </w:pPr>
            <w:r w:rsidRPr="00A03C55">
              <w:rPr>
                <w:noProof w:val="0"/>
              </w:rPr>
              <w:t>3</w:t>
            </w:r>
          </w:p>
        </w:tc>
        <w:tc>
          <w:tcPr>
            <w:tcW w:w="810" w:type="dxa"/>
          </w:tcPr>
          <w:p w14:paraId="1F2DC63F" w14:textId="77777777" w:rsidR="007A1F44" w:rsidRPr="00A03C55" w:rsidRDefault="007A1F44">
            <w:pPr>
              <w:pStyle w:val="TableEntry"/>
              <w:rPr>
                <w:noProof w:val="0"/>
              </w:rPr>
            </w:pPr>
            <w:r w:rsidRPr="00A03C55">
              <w:rPr>
                <w:noProof w:val="0"/>
              </w:rPr>
              <w:t>80</w:t>
            </w:r>
          </w:p>
        </w:tc>
        <w:tc>
          <w:tcPr>
            <w:tcW w:w="720" w:type="dxa"/>
          </w:tcPr>
          <w:p w14:paraId="3A1B14E9" w14:textId="77777777" w:rsidR="007A1F44" w:rsidRPr="00A03C55" w:rsidRDefault="007A1F44">
            <w:pPr>
              <w:pStyle w:val="TableEntry"/>
              <w:rPr>
                <w:noProof w:val="0"/>
              </w:rPr>
            </w:pPr>
            <w:r w:rsidRPr="00A03C55">
              <w:rPr>
                <w:noProof w:val="0"/>
              </w:rPr>
              <w:t>PL</w:t>
            </w:r>
          </w:p>
        </w:tc>
        <w:tc>
          <w:tcPr>
            <w:tcW w:w="1066" w:type="dxa"/>
          </w:tcPr>
          <w:p w14:paraId="3BFE070F" w14:textId="77777777" w:rsidR="007A1F44" w:rsidRPr="00A03C55" w:rsidRDefault="007A1F44">
            <w:pPr>
              <w:pStyle w:val="TableEntry"/>
              <w:rPr>
                <w:noProof w:val="0"/>
              </w:rPr>
            </w:pPr>
            <w:r w:rsidRPr="00A03C55">
              <w:rPr>
                <w:noProof w:val="0"/>
              </w:rPr>
              <w:t>C</w:t>
            </w:r>
          </w:p>
        </w:tc>
        <w:tc>
          <w:tcPr>
            <w:tcW w:w="992" w:type="dxa"/>
          </w:tcPr>
          <w:p w14:paraId="1B61B12E" w14:textId="77777777" w:rsidR="007A1F44" w:rsidRPr="00A03C55" w:rsidRDefault="007A1F44">
            <w:pPr>
              <w:pStyle w:val="TableEntry"/>
              <w:rPr>
                <w:noProof w:val="0"/>
              </w:rPr>
            </w:pPr>
            <w:r w:rsidRPr="00A03C55">
              <w:rPr>
                <w:noProof w:val="0"/>
              </w:rPr>
              <w:t>[0..1]</w:t>
            </w:r>
          </w:p>
        </w:tc>
        <w:tc>
          <w:tcPr>
            <w:tcW w:w="992" w:type="dxa"/>
          </w:tcPr>
          <w:p w14:paraId="0DD6E650" w14:textId="77777777" w:rsidR="007A1F44" w:rsidRPr="00A03C55" w:rsidRDefault="007A1F44">
            <w:pPr>
              <w:pStyle w:val="TableEntry"/>
              <w:rPr>
                <w:noProof w:val="0"/>
              </w:rPr>
            </w:pPr>
          </w:p>
        </w:tc>
        <w:tc>
          <w:tcPr>
            <w:tcW w:w="992" w:type="dxa"/>
          </w:tcPr>
          <w:p w14:paraId="084E522C" w14:textId="77777777" w:rsidR="007A1F44" w:rsidRPr="00A03C55" w:rsidRDefault="007A1F44">
            <w:pPr>
              <w:pStyle w:val="TableEntry"/>
              <w:rPr>
                <w:noProof w:val="0"/>
              </w:rPr>
            </w:pPr>
            <w:r w:rsidRPr="00A03C55">
              <w:rPr>
                <w:noProof w:val="0"/>
              </w:rPr>
              <w:t>00133</w:t>
            </w:r>
          </w:p>
        </w:tc>
        <w:tc>
          <w:tcPr>
            <w:tcW w:w="2833" w:type="dxa"/>
          </w:tcPr>
          <w:p w14:paraId="3FB323EC" w14:textId="77777777" w:rsidR="007A1F44" w:rsidRPr="00A03C55" w:rsidRDefault="007A1F44">
            <w:pPr>
              <w:pStyle w:val="TableEntry"/>
              <w:rPr>
                <w:noProof w:val="0"/>
              </w:rPr>
            </w:pPr>
            <w:r w:rsidRPr="00A03C55">
              <w:rPr>
                <w:noProof w:val="0"/>
              </w:rPr>
              <w:t>Assigned Patient Location</w:t>
            </w:r>
          </w:p>
        </w:tc>
      </w:tr>
      <w:tr w:rsidR="007A1F44" w:rsidRPr="00A03C55" w14:paraId="26D4D4D4" w14:textId="77777777" w:rsidTr="00B6518F">
        <w:trPr>
          <w:jc w:val="center"/>
        </w:trPr>
        <w:tc>
          <w:tcPr>
            <w:tcW w:w="810" w:type="dxa"/>
          </w:tcPr>
          <w:p w14:paraId="0468596D" w14:textId="77777777" w:rsidR="007A1F44" w:rsidRPr="00A03C55" w:rsidRDefault="007A1F44">
            <w:pPr>
              <w:pStyle w:val="TableEntry"/>
              <w:rPr>
                <w:noProof w:val="0"/>
              </w:rPr>
            </w:pPr>
            <w:r w:rsidRPr="00A03C55">
              <w:rPr>
                <w:noProof w:val="0"/>
              </w:rPr>
              <w:t>4</w:t>
            </w:r>
          </w:p>
        </w:tc>
        <w:tc>
          <w:tcPr>
            <w:tcW w:w="810" w:type="dxa"/>
          </w:tcPr>
          <w:p w14:paraId="323B4E0A" w14:textId="77777777" w:rsidR="007A1F44" w:rsidRPr="00A03C55" w:rsidRDefault="007A1F44">
            <w:pPr>
              <w:pStyle w:val="TableEntry"/>
              <w:rPr>
                <w:noProof w:val="0"/>
              </w:rPr>
            </w:pPr>
            <w:r w:rsidRPr="00A03C55">
              <w:rPr>
                <w:noProof w:val="0"/>
              </w:rPr>
              <w:t>2</w:t>
            </w:r>
          </w:p>
        </w:tc>
        <w:tc>
          <w:tcPr>
            <w:tcW w:w="720" w:type="dxa"/>
          </w:tcPr>
          <w:p w14:paraId="282DAC40" w14:textId="77777777" w:rsidR="007A1F44" w:rsidRPr="00A03C55" w:rsidRDefault="007A1F44">
            <w:pPr>
              <w:pStyle w:val="TableEntry"/>
              <w:rPr>
                <w:noProof w:val="0"/>
              </w:rPr>
            </w:pPr>
            <w:r w:rsidRPr="00A03C55">
              <w:rPr>
                <w:noProof w:val="0"/>
              </w:rPr>
              <w:t>IS</w:t>
            </w:r>
          </w:p>
        </w:tc>
        <w:tc>
          <w:tcPr>
            <w:tcW w:w="1066" w:type="dxa"/>
          </w:tcPr>
          <w:p w14:paraId="7B35EC30" w14:textId="77777777" w:rsidR="007A1F44" w:rsidRPr="00A03C55" w:rsidRDefault="007A1F44">
            <w:pPr>
              <w:pStyle w:val="TableEntry"/>
              <w:rPr>
                <w:noProof w:val="0"/>
              </w:rPr>
            </w:pPr>
            <w:r w:rsidRPr="00A03C55">
              <w:rPr>
                <w:noProof w:val="0"/>
              </w:rPr>
              <w:t>O</w:t>
            </w:r>
          </w:p>
        </w:tc>
        <w:tc>
          <w:tcPr>
            <w:tcW w:w="992" w:type="dxa"/>
          </w:tcPr>
          <w:p w14:paraId="5EB2DE94" w14:textId="77777777" w:rsidR="007A1F44" w:rsidRPr="00A03C55" w:rsidRDefault="007A1F44">
            <w:pPr>
              <w:pStyle w:val="TableEntry"/>
              <w:rPr>
                <w:noProof w:val="0"/>
              </w:rPr>
            </w:pPr>
            <w:r w:rsidRPr="00A03C55">
              <w:rPr>
                <w:noProof w:val="0"/>
              </w:rPr>
              <w:t>[0..1]</w:t>
            </w:r>
          </w:p>
        </w:tc>
        <w:tc>
          <w:tcPr>
            <w:tcW w:w="992" w:type="dxa"/>
          </w:tcPr>
          <w:p w14:paraId="0F11B866" w14:textId="77777777" w:rsidR="007A1F44" w:rsidRPr="00A03C55" w:rsidRDefault="007A1F44">
            <w:pPr>
              <w:pStyle w:val="TableEntry"/>
              <w:rPr>
                <w:noProof w:val="0"/>
              </w:rPr>
            </w:pPr>
            <w:r w:rsidRPr="00A03C55">
              <w:rPr>
                <w:noProof w:val="0"/>
              </w:rPr>
              <w:t>0007</w:t>
            </w:r>
          </w:p>
        </w:tc>
        <w:tc>
          <w:tcPr>
            <w:tcW w:w="992" w:type="dxa"/>
          </w:tcPr>
          <w:p w14:paraId="35DBD25C" w14:textId="77777777" w:rsidR="007A1F44" w:rsidRPr="00A03C55" w:rsidRDefault="007A1F44">
            <w:pPr>
              <w:pStyle w:val="TableEntry"/>
              <w:rPr>
                <w:noProof w:val="0"/>
              </w:rPr>
            </w:pPr>
            <w:r w:rsidRPr="00A03C55">
              <w:rPr>
                <w:noProof w:val="0"/>
              </w:rPr>
              <w:t>00134</w:t>
            </w:r>
          </w:p>
        </w:tc>
        <w:tc>
          <w:tcPr>
            <w:tcW w:w="2833" w:type="dxa"/>
          </w:tcPr>
          <w:p w14:paraId="4D21DAD4" w14:textId="77777777" w:rsidR="007A1F44" w:rsidRPr="00A03C55" w:rsidRDefault="007A1F44">
            <w:pPr>
              <w:pStyle w:val="TableEntry"/>
              <w:rPr>
                <w:noProof w:val="0"/>
              </w:rPr>
            </w:pPr>
            <w:r w:rsidRPr="00A03C55">
              <w:rPr>
                <w:noProof w:val="0"/>
              </w:rPr>
              <w:t>Admission Type</w:t>
            </w:r>
          </w:p>
        </w:tc>
      </w:tr>
      <w:tr w:rsidR="007A1F44" w:rsidRPr="00A03C55" w14:paraId="4D34ACCE" w14:textId="77777777" w:rsidTr="00B6518F">
        <w:trPr>
          <w:jc w:val="center"/>
        </w:trPr>
        <w:tc>
          <w:tcPr>
            <w:tcW w:w="810" w:type="dxa"/>
          </w:tcPr>
          <w:p w14:paraId="4DF58C60" w14:textId="77777777" w:rsidR="007A1F44" w:rsidRPr="00A03C55" w:rsidRDefault="007A1F44">
            <w:pPr>
              <w:pStyle w:val="TableEntry"/>
              <w:rPr>
                <w:noProof w:val="0"/>
              </w:rPr>
            </w:pPr>
            <w:r w:rsidRPr="00A03C55">
              <w:rPr>
                <w:noProof w:val="0"/>
              </w:rPr>
              <w:t>5</w:t>
            </w:r>
          </w:p>
        </w:tc>
        <w:tc>
          <w:tcPr>
            <w:tcW w:w="810" w:type="dxa"/>
          </w:tcPr>
          <w:p w14:paraId="60172407" w14:textId="77777777" w:rsidR="007A1F44" w:rsidRPr="00A03C55" w:rsidRDefault="007A1F44">
            <w:pPr>
              <w:pStyle w:val="TableEntry"/>
              <w:rPr>
                <w:noProof w:val="0"/>
              </w:rPr>
            </w:pPr>
            <w:r w:rsidRPr="00A03C55">
              <w:rPr>
                <w:noProof w:val="0"/>
              </w:rPr>
              <w:t>250</w:t>
            </w:r>
          </w:p>
        </w:tc>
        <w:tc>
          <w:tcPr>
            <w:tcW w:w="720" w:type="dxa"/>
          </w:tcPr>
          <w:p w14:paraId="72CE029F" w14:textId="77777777" w:rsidR="007A1F44" w:rsidRPr="00A03C55" w:rsidRDefault="007A1F44">
            <w:pPr>
              <w:pStyle w:val="TableEntry"/>
              <w:rPr>
                <w:noProof w:val="0"/>
              </w:rPr>
            </w:pPr>
            <w:r w:rsidRPr="00A03C55">
              <w:rPr>
                <w:noProof w:val="0"/>
              </w:rPr>
              <w:t>CX</w:t>
            </w:r>
          </w:p>
        </w:tc>
        <w:tc>
          <w:tcPr>
            <w:tcW w:w="1066" w:type="dxa"/>
          </w:tcPr>
          <w:p w14:paraId="6447850C" w14:textId="77777777" w:rsidR="007A1F44" w:rsidRPr="00A03C55" w:rsidRDefault="007A1F44">
            <w:pPr>
              <w:pStyle w:val="TableEntry"/>
              <w:rPr>
                <w:noProof w:val="0"/>
              </w:rPr>
            </w:pPr>
            <w:r w:rsidRPr="00A03C55">
              <w:rPr>
                <w:noProof w:val="0"/>
              </w:rPr>
              <w:t>O</w:t>
            </w:r>
          </w:p>
        </w:tc>
        <w:tc>
          <w:tcPr>
            <w:tcW w:w="992" w:type="dxa"/>
          </w:tcPr>
          <w:p w14:paraId="26C7FDCB" w14:textId="77777777" w:rsidR="007A1F44" w:rsidRPr="00A03C55" w:rsidRDefault="007A1F44">
            <w:pPr>
              <w:pStyle w:val="TableEntry"/>
              <w:rPr>
                <w:noProof w:val="0"/>
              </w:rPr>
            </w:pPr>
            <w:r w:rsidRPr="00A03C55">
              <w:rPr>
                <w:noProof w:val="0"/>
              </w:rPr>
              <w:t>[0..1]</w:t>
            </w:r>
          </w:p>
        </w:tc>
        <w:tc>
          <w:tcPr>
            <w:tcW w:w="992" w:type="dxa"/>
          </w:tcPr>
          <w:p w14:paraId="616025D1" w14:textId="77777777" w:rsidR="007A1F44" w:rsidRPr="00A03C55" w:rsidRDefault="007A1F44">
            <w:pPr>
              <w:pStyle w:val="TableEntry"/>
              <w:rPr>
                <w:noProof w:val="0"/>
              </w:rPr>
            </w:pPr>
          </w:p>
        </w:tc>
        <w:tc>
          <w:tcPr>
            <w:tcW w:w="992" w:type="dxa"/>
          </w:tcPr>
          <w:p w14:paraId="4097B14C" w14:textId="77777777" w:rsidR="007A1F44" w:rsidRPr="00A03C55" w:rsidRDefault="007A1F44">
            <w:pPr>
              <w:pStyle w:val="TableEntry"/>
              <w:rPr>
                <w:noProof w:val="0"/>
              </w:rPr>
            </w:pPr>
            <w:r w:rsidRPr="00A03C55">
              <w:rPr>
                <w:noProof w:val="0"/>
              </w:rPr>
              <w:t>00135</w:t>
            </w:r>
          </w:p>
        </w:tc>
        <w:tc>
          <w:tcPr>
            <w:tcW w:w="2833" w:type="dxa"/>
          </w:tcPr>
          <w:p w14:paraId="16797971" w14:textId="77777777" w:rsidR="007A1F44" w:rsidRPr="00A03C55" w:rsidRDefault="007A1F44">
            <w:pPr>
              <w:pStyle w:val="TableEntry"/>
              <w:rPr>
                <w:noProof w:val="0"/>
              </w:rPr>
            </w:pPr>
            <w:r w:rsidRPr="00A03C55">
              <w:rPr>
                <w:noProof w:val="0"/>
              </w:rPr>
              <w:t>Preadmit Number</w:t>
            </w:r>
          </w:p>
        </w:tc>
      </w:tr>
      <w:tr w:rsidR="007A1F44" w:rsidRPr="00A03C55" w14:paraId="7149E48B" w14:textId="77777777" w:rsidTr="00B6518F">
        <w:trPr>
          <w:jc w:val="center"/>
        </w:trPr>
        <w:tc>
          <w:tcPr>
            <w:tcW w:w="810" w:type="dxa"/>
          </w:tcPr>
          <w:p w14:paraId="78D642FC" w14:textId="77777777" w:rsidR="007A1F44" w:rsidRPr="00A03C55" w:rsidRDefault="007A1F44">
            <w:pPr>
              <w:pStyle w:val="TableEntry"/>
              <w:rPr>
                <w:noProof w:val="0"/>
              </w:rPr>
            </w:pPr>
            <w:r w:rsidRPr="00A03C55">
              <w:rPr>
                <w:noProof w:val="0"/>
              </w:rPr>
              <w:t>6</w:t>
            </w:r>
          </w:p>
        </w:tc>
        <w:tc>
          <w:tcPr>
            <w:tcW w:w="810" w:type="dxa"/>
          </w:tcPr>
          <w:p w14:paraId="4ED4A9D1" w14:textId="77777777" w:rsidR="007A1F44" w:rsidRPr="00A03C55" w:rsidRDefault="007A1F44">
            <w:pPr>
              <w:pStyle w:val="TableEntry"/>
              <w:rPr>
                <w:noProof w:val="0"/>
              </w:rPr>
            </w:pPr>
            <w:r w:rsidRPr="00A03C55">
              <w:rPr>
                <w:noProof w:val="0"/>
              </w:rPr>
              <w:t>80</w:t>
            </w:r>
          </w:p>
        </w:tc>
        <w:tc>
          <w:tcPr>
            <w:tcW w:w="720" w:type="dxa"/>
          </w:tcPr>
          <w:p w14:paraId="4F83A2E6" w14:textId="77777777" w:rsidR="007A1F44" w:rsidRPr="00A03C55" w:rsidRDefault="007A1F44">
            <w:pPr>
              <w:pStyle w:val="TableEntry"/>
              <w:rPr>
                <w:noProof w:val="0"/>
              </w:rPr>
            </w:pPr>
            <w:r w:rsidRPr="00A03C55">
              <w:rPr>
                <w:noProof w:val="0"/>
              </w:rPr>
              <w:t>PL</w:t>
            </w:r>
          </w:p>
        </w:tc>
        <w:tc>
          <w:tcPr>
            <w:tcW w:w="1066" w:type="dxa"/>
          </w:tcPr>
          <w:p w14:paraId="080D2195" w14:textId="77777777" w:rsidR="007A1F44" w:rsidRPr="00A03C55" w:rsidRDefault="007A1F44">
            <w:pPr>
              <w:pStyle w:val="TableEntry"/>
              <w:rPr>
                <w:noProof w:val="0"/>
              </w:rPr>
            </w:pPr>
            <w:r w:rsidRPr="00A03C55">
              <w:rPr>
                <w:noProof w:val="0"/>
              </w:rPr>
              <w:t>C</w:t>
            </w:r>
          </w:p>
        </w:tc>
        <w:tc>
          <w:tcPr>
            <w:tcW w:w="992" w:type="dxa"/>
          </w:tcPr>
          <w:p w14:paraId="7ACE044D" w14:textId="77777777" w:rsidR="007A1F44" w:rsidRPr="00A03C55" w:rsidRDefault="007A1F44">
            <w:pPr>
              <w:pStyle w:val="TableEntry"/>
              <w:rPr>
                <w:noProof w:val="0"/>
              </w:rPr>
            </w:pPr>
            <w:r w:rsidRPr="00A03C55">
              <w:rPr>
                <w:noProof w:val="0"/>
              </w:rPr>
              <w:t>[0..1]</w:t>
            </w:r>
          </w:p>
        </w:tc>
        <w:tc>
          <w:tcPr>
            <w:tcW w:w="992" w:type="dxa"/>
          </w:tcPr>
          <w:p w14:paraId="4C88007F" w14:textId="77777777" w:rsidR="007A1F44" w:rsidRPr="00A03C55" w:rsidRDefault="007A1F44">
            <w:pPr>
              <w:pStyle w:val="TableEntry"/>
              <w:rPr>
                <w:noProof w:val="0"/>
              </w:rPr>
            </w:pPr>
          </w:p>
        </w:tc>
        <w:tc>
          <w:tcPr>
            <w:tcW w:w="992" w:type="dxa"/>
          </w:tcPr>
          <w:p w14:paraId="1887F22A" w14:textId="77777777" w:rsidR="007A1F44" w:rsidRPr="00A03C55" w:rsidRDefault="007A1F44">
            <w:pPr>
              <w:pStyle w:val="TableEntry"/>
              <w:rPr>
                <w:noProof w:val="0"/>
              </w:rPr>
            </w:pPr>
            <w:r w:rsidRPr="00A03C55">
              <w:rPr>
                <w:noProof w:val="0"/>
              </w:rPr>
              <w:t>00136</w:t>
            </w:r>
          </w:p>
        </w:tc>
        <w:tc>
          <w:tcPr>
            <w:tcW w:w="2833" w:type="dxa"/>
          </w:tcPr>
          <w:p w14:paraId="3261E98F" w14:textId="77777777" w:rsidR="007A1F44" w:rsidRPr="00A03C55" w:rsidRDefault="007A1F44">
            <w:pPr>
              <w:pStyle w:val="TableEntry"/>
              <w:rPr>
                <w:noProof w:val="0"/>
              </w:rPr>
            </w:pPr>
            <w:r w:rsidRPr="00A03C55">
              <w:rPr>
                <w:noProof w:val="0"/>
              </w:rPr>
              <w:t>Prior Patient Location</w:t>
            </w:r>
          </w:p>
        </w:tc>
      </w:tr>
      <w:tr w:rsidR="007A1F44" w:rsidRPr="00A03C55" w14:paraId="398B0717" w14:textId="77777777" w:rsidTr="00B6518F">
        <w:trPr>
          <w:jc w:val="center"/>
        </w:trPr>
        <w:tc>
          <w:tcPr>
            <w:tcW w:w="810" w:type="dxa"/>
          </w:tcPr>
          <w:p w14:paraId="3AD1A148" w14:textId="77777777" w:rsidR="007A1F44" w:rsidRPr="00A03C55" w:rsidRDefault="007A1F44">
            <w:pPr>
              <w:pStyle w:val="TableEntry"/>
              <w:rPr>
                <w:noProof w:val="0"/>
              </w:rPr>
            </w:pPr>
            <w:r w:rsidRPr="00A03C55">
              <w:rPr>
                <w:noProof w:val="0"/>
              </w:rPr>
              <w:t>7</w:t>
            </w:r>
          </w:p>
        </w:tc>
        <w:tc>
          <w:tcPr>
            <w:tcW w:w="810" w:type="dxa"/>
          </w:tcPr>
          <w:p w14:paraId="17251981" w14:textId="77777777" w:rsidR="007A1F44" w:rsidRPr="00A03C55" w:rsidRDefault="007A1F44">
            <w:pPr>
              <w:pStyle w:val="TableEntry"/>
              <w:rPr>
                <w:noProof w:val="0"/>
              </w:rPr>
            </w:pPr>
            <w:r w:rsidRPr="00A03C55">
              <w:rPr>
                <w:noProof w:val="0"/>
              </w:rPr>
              <w:t>250</w:t>
            </w:r>
          </w:p>
        </w:tc>
        <w:tc>
          <w:tcPr>
            <w:tcW w:w="720" w:type="dxa"/>
          </w:tcPr>
          <w:p w14:paraId="0550353F" w14:textId="77777777" w:rsidR="007A1F44" w:rsidRPr="00A03C55" w:rsidRDefault="007A1F44">
            <w:pPr>
              <w:pStyle w:val="TableEntry"/>
              <w:rPr>
                <w:noProof w:val="0"/>
              </w:rPr>
            </w:pPr>
            <w:r w:rsidRPr="00A03C55">
              <w:rPr>
                <w:noProof w:val="0"/>
              </w:rPr>
              <w:t>XCN</w:t>
            </w:r>
          </w:p>
        </w:tc>
        <w:tc>
          <w:tcPr>
            <w:tcW w:w="1066" w:type="dxa"/>
          </w:tcPr>
          <w:p w14:paraId="71175B05" w14:textId="77777777" w:rsidR="007A1F44" w:rsidRPr="00A03C55" w:rsidRDefault="007A1F44">
            <w:pPr>
              <w:pStyle w:val="TableEntry"/>
              <w:rPr>
                <w:noProof w:val="0"/>
              </w:rPr>
            </w:pPr>
            <w:r w:rsidRPr="00A03C55">
              <w:rPr>
                <w:noProof w:val="0"/>
              </w:rPr>
              <w:t>O</w:t>
            </w:r>
          </w:p>
        </w:tc>
        <w:tc>
          <w:tcPr>
            <w:tcW w:w="992" w:type="dxa"/>
          </w:tcPr>
          <w:p w14:paraId="280BC44E" w14:textId="77777777" w:rsidR="007A1F44" w:rsidRPr="00A03C55" w:rsidRDefault="007A1F44">
            <w:pPr>
              <w:pStyle w:val="TableEntry"/>
              <w:rPr>
                <w:noProof w:val="0"/>
              </w:rPr>
            </w:pPr>
            <w:r w:rsidRPr="00A03C55">
              <w:rPr>
                <w:noProof w:val="0"/>
              </w:rPr>
              <w:t>[0..*]</w:t>
            </w:r>
          </w:p>
        </w:tc>
        <w:tc>
          <w:tcPr>
            <w:tcW w:w="992" w:type="dxa"/>
          </w:tcPr>
          <w:p w14:paraId="6676B6FB" w14:textId="77777777" w:rsidR="007A1F44" w:rsidRPr="00A03C55" w:rsidRDefault="007A1F44">
            <w:pPr>
              <w:pStyle w:val="TableEntry"/>
              <w:rPr>
                <w:noProof w:val="0"/>
              </w:rPr>
            </w:pPr>
            <w:r w:rsidRPr="00A03C55">
              <w:rPr>
                <w:noProof w:val="0"/>
              </w:rPr>
              <w:t>0010</w:t>
            </w:r>
          </w:p>
        </w:tc>
        <w:tc>
          <w:tcPr>
            <w:tcW w:w="992" w:type="dxa"/>
          </w:tcPr>
          <w:p w14:paraId="7356A26F" w14:textId="77777777" w:rsidR="007A1F44" w:rsidRPr="00A03C55" w:rsidRDefault="007A1F44">
            <w:pPr>
              <w:pStyle w:val="TableEntry"/>
              <w:rPr>
                <w:noProof w:val="0"/>
              </w:rPr>
            </w:pPr>
            <w:r w:rsidRPr="00A03C55">
              <w:rPr>
                <w:noProof w:val="0"/>
              </w:rPr>
              <w:t>00137</w:t>
            </w:r>
          </w:p>
        </w:tc>
        <w:tc>
          <w:tcPr>
            <w:tcW w:w="2833" w:type="dxa"/>
          </w:tcPr>
          <w:p w14:paraId="5DA261B3" w14:textId="77777777" w:rsidR="007A1F44" w:rsidRPr="00A03C55" w:rsidRDefault="007A1F44">
            <w:pPr>
              <w:pStyle w:val="TableEntry"/>
              <w:rPr>
                <w:noProof w:val="0"/>
              </w:rPr>
            </w:pPr>
            <w:r w:rsidRPr="00A03C55">
              <w:rPr>
                <w:noProof w:val="0"/>
              </w:rPr>
              <w:t>Attending Doctor</w:t>
            </w:r>
          </w:p>
        </w:tc>
      </w:tr>
      <w:tr w:rsidR="007A1F44" w:rsidRPr="00A03C55" w14:paraId="43B1D77C" w14:textId="77777777" w:rsidTr="00B6518F">
        <w:trPr>
          <w:jc w:val="center"/>
        </w:trPr>
        <w:tc>
          <w:tcPr>
            <w:tcW w:w="810" w:type="dxa"/>
          </w:tcPr>
          <w:p w14:paraId="259BC8E3" w14:textId="77777777" w:rsidR="007A1F44" w:rsidRPr="00A03C55" w:rsidRDefault="007A1F44">
            <w:pPr>
              <w:pStyle w:val="TableEntry"/>
              <w:rPr>
                <w:noProof w:val="0"/>
              </w:rPr>
            </w:pPr>
            <w:r w:rsidRPr="00A03C55">
              <w:rPr>
                <w:noProof w:val="0"/>
              </w:rPr>
              <w:t>8</w:t>
            </w:r>
          </w:p>
        </w:tc>
        <w:tc>
          <w:tcPr>
            <w:tcW w:w="810" w:type="dxa"/>
          </w:tcPr>
          <w:p w14:paraId="64766389" w14:textId="77777777" w:rsidR="007A1F44" w:rsidRPr="00A03C55" w:rsidRDefault="007A1F44">
            <w:pPr>
              <w:pStyle w:val="TableEntry"/>
              <w:rPr>
                <w:noProof w:val="0"/>
              </w:rPr>
            </w:pPr>
            <w:r w:rsidRPr="00A03C55">
              <w:rPr>
                <w:noProof w:val="0"/>
              </w:rPr>
              <w:t>250</w:t>
            </w:r>
          </w:p>
        </w:tc>
        <w:tc>
          <w:tcPr>
            <w:tcW w:w="720" w:type="dxa"/>
          </w:tcPr>
          <w:p w14:paraId="2CD56C04" w14:textId="77777777" w:rsidR="007A1F44" w:rsidRPr="00A03C55" w:rsidRDefault="007A1F44">
            <w:pPr>
              <w:pStyle w:val="TableEntry"/>
              <w:rPr>
                <w:noProof w:val="0"/>
              </w:rPr>
            </w:pPr>
            <w:r w:rsidRPr="00A03C55">
              <w:rPr>
                <w:noProof w:val="0"/>
              </w:rPr>
              <w:t>XCN</w:t>
            </w:r>
          </w:p>
        </w:tc>
        <w:tc>
          <w:tcPr>
            <w:tcW w:w="1066" w:type="dxa"/>
          </w:tcPr>
          <w:p w14:paraId="129DA8DA" w14:textId="77777777" w:rsidR="007A1F44" w:rsidRPr="00A03C55" w:rsidRDefault="007A1F44">
            <w:pPr>
              <w:pStyle w:val="TableEntry"/>
              <w:rPr>
                <w:noProof w:val="0"/>
              </w:rPr>
            </w:pPr>
            <w:r w:rsidRPr="00A03C55">
              <w:rPr>
                <w:noProof w:val="0"/>
              </w:rPr>
              <w:t>O</w:t>
            </w:r>
          </w:p>
        </w:tc>
        <w:tc>
          <w:tcPr>
            <w:tcW w:w="992" w:type="dxa"/>
          </w:tcPr>
          <w:p w14:paraId="45636D0A" w14:textId="77777777" w:rsidR="007A1F44" w:rsidRPr="00A03C55" w:rsidRDefault="007A1F44">
            <w:pPr>
              <w:pStyle w:val="TableEntry"/>
              <w:rPr>
                <w:noProof w:val="0"/>
              </w:rPr>
            </w:pPr>
            <w:r w:rsidRPr="00A03C55">
              <w:rPr>
                <w:noProof w:val="0"/>
              </w:rPr>
              <w:t>[0..*]</w:t>
            </w:r>
          </w:p>
        </w:tc>
        <w:tc>
          <w:tcPr>
            <w:tcW w:w="992" w:type="dxa"/>
          </w:tcPr>
          <w:p w14:paraId="125AFB2B" w14:textId="77777777" w:rsidR="007A1F44" w:rsidRPr="00A03C55" w:rsidRDefault="007A1F44">
            <w:pPr>
              <w:pStyle w:val="TableEntry"/>
              <w:rPr>
                <w:noProof w:val="0"/>
              </w:rPr>
            </w:pPr>
            <w:r w:rsidRPr="00A03C55">
              <w:rPr>
                <w:noProof w:val="0"/>
              </w:rPr>
              <w:t>0010</w:t>
            </w:r>
          </w:p>
        </w:tc>
        <w:tc>
          <w:tcPr>
            <w:tcW w:w="992" w:type="dxa"/>
          </w:tcPr>
          <w:p w14:paraId="47624EA0" w14:textId="77777777" w:rsidR="007A1F44" w:rsidRPr="00A03C55" w:rsidRDefault="007A1F44">
            <w:pPr>
              <w:pStyle w:val="TableEntry"/>
              <w:rPr>
                <w:noProof w:val="0"/>
              </w:rPr>
            </w:pPr>
            <w:r w:rsidRPr="00A03C55">
              <w:rPr>
                <w:noProof w:val="0"/>
              </w:rPr>
              <w:t>00138</w:t>
            </w:r>
          </w:p>
        </w:tc>
        <w:tc>
          <w:tcPr>
            <w:tcW w:w="2833" w:type="dxa"/>
          </w:tcPr>
          <w:p w14:paraId="216F3E32" w14:textId="77777777" w:rsidR="007A1F44" w:rsidRPr="00A03C55" w:rsidRDefault="007A1F44">
            <w:pPr>
              <w:pStyle w:val="TableEntry"/>
              <w:rPr>
                <w:noProof w:val="0"/>
              </w:rPr>
            </w:pPr>
            <w:r w:rsidRPr="00A03C55">
              <w:rPr>
                <w:noProof w:val="0"/>
              </w:rPr>
              <w:t>Referring Doctor</w:t>
            </w:r>
          </w:p>
        </w:tc>
      </w:tr>
      <w:tr w:rsidR="007A1F44" w:rsidRPr="00A03C55" w14:paraId="344718C9" w14:textId="77777777" w:rsidTr="00B6518F">
        <w:trPr>
          <w:jc w:val="center"/>
        </w:trPr>
        <w:tc>
          <w:tcPr>
            <w:tcW w:w="810" w:type="dxa"/>
          </w:tcPr>
          <w:p w14:paraId="18A4894A" w14:textId="77777777" w:rsidR="007A1F44" w:rsidRPr="00A03C55" w:rsidRDefault="007A1F44">
            <w:pPr>
              <w:pStyle w:val="TableEntry"/>
              <w:rPr>
                <w:noProof w:val="0"/>
              </w:rPr>
            </w:pPr>
            <w:r w:rsidRPr="00A03C55">
              <w:rPr>
                <w:noProof w:val="0"/>
              </w:rPr>
              <w:t>9</w:t>
            </w:r>
          </w:p>
        </w:tc>
        <w:tc>
          <w:tcPr>
            <w:tcW w:w="810" w:type="dxa"/>
          </w:tcPr>
          <w:p w14:paraId="7B339C2B" w14:textId="77777777" w:rsidR="007A1F44" w:rsidRPr="00A03C55" w:rsidRDefault="007A1F44">
            <w:pPr>
              <w:pStyle w:val="TableEntry"/>
              <w:rPr>
                <w:noProof w:val="0"/>
              </w:rPr>
            </w:pPr>
            <w:r w:rsidRPr="00A03C55">
              <w:rPr>
                <w:noProof w:val="0"/>
              </w:rPr>
              <w:t>250</w:t>
            </w:r>
          </w:p>
        </w:tc>
        <w:tc>
          <w:tcPr>
            <w:tcW w:w="720" w:type="dxa"/>
          </w:tcPr>
          <w:p w14:paraId="05FB17FC" w14:textId="77777777" w:rsidR="007A1F44" w:rsidRPr="00A03C55" w:rsidRDefault="007A1F44">
            <w:pPr>
              <w:pStyle w:val="TableEntry"/>
              <w:rPr>
                <w:noProof w:val="0"/>
              </w:rPr>
            </w:pPr>
            <w:r w:rsidRPr="00A03C55">
              <w:rPr>
                <w:noProof w:val="0"/>
              </w:rPr>
              <w:t>XCN</w:t>
            </w:r>
          </w:p>
        </w:tc>
        <w:tc>
          <w:tcPr>
            <w:tcW w:w="1066" w:type="dxa"/>
          </w:tcPr>
          <w:p w14:paraId="0CD3C37D" w14:textId="77777777" w:rsidR="007A1F44" w:rsidRPr="00A03C55" w:rsidRDefault="007A1F44">
            <w:pPr>
              <w:pStyle w:val="TableEntry"/>
              <w:rPr>
                <w:noProof w:val="0"/>
              </w:rPr>
            </w:pPr>
            <w:r w:rsidRPr="00A03C55">
              <w:rPr>
                <w:noProof w:val="0"/>
              </w:rPr>
              <w:t>X</w:t>
            </w:r>
          </w:p>
        </w:tc>
        <w:tc>
          <w:tcPr>
            <w:tcW w:w="992" w:type="dxa"/>
          </w:tcPr>
          <w:p w14:paraId="32FF5AF1" w14:textId="77777777" w:rsidR="007A1F44" w:rsidRPr="00A03C55" w:rsidRDefault="007A1F44">
            <w:pPr>
              <w:pStyle w:val="TableEntry"/>
              <w:rPr>
                <w:noProof w:val="0"/>
              </w:rPr>
            </w:pPr>
            <w:r w:rsidRPr="00A03C55">
              <w:rPr>
                <w:noProof w:val="0"/>
              </w:rPr>
              <w:t>[0..0]</w:t>
            </w:r>
          </w:p>
        </w:tc>
        <w:tc>
          <w:tcPr>
            <w:tcW w:w="992" w:type="dxa"/>
          </w:tcPr>
          <w:p w14:paraId="0950A2CD" w14:textId="77777777" w:rsidR="007A1F44" w:rsidRPr="00A03C55" w:rsidRDefault="007A1F44">
            <w:pPr>
              <w:pStyle w:val="TableEntry"/>
              <w:rPr>
                <w:noProof w:val="0"/>
              </w:rPr>
            </w:pPr>
            <w:r w:rsidRPr="00A03C55">
              <w:rPr>
                <w:noProof w:val="0"/>
              </w:rPr>
              <w:t>0010</w:t>
            </w:r>
          </w:p>
        </w:tc>
        <w:tc>
          <w:tcPr>
            <w:tcW w:w="992" w:type="dxa"/>
          </w:tcPr>
          <w:p w14:paraId="75823E61" w14:textId="77777777" w:rsidR="007A1F44" w:rsidRPr="00A03C55" w:rsidRDefault="007A1F44">
            <w:pPr>
              <w:pStyle w:val="TableEntry"/>
              <w:rPr>
                <w:noProof w:val="0"/>
              </w:rPr>
            </w:pPr>
            <w:r w:rsidRPr="00A03C55">
              <w:rPr>
                <w:noProof w:val="0"/>
              </w:rPr>
              <w:t>00139</w:t>
            </w:r>
          </w:p>
        </w:tc>
        <w:tc>
          <w:tcPr>
            <w:tcW w:w="2833" w:type="dxa"/>
          </w:tcPr>
          <w:p w14:paraId="209FFA03" w14:textId="77777777" w:rsidR="007A1F44" w:rsidRPr="00A03C55" w:rsidRDefault="007A1F44">
            <w:pPr>
              <w:pStyle w:val="TableEntry"/>
              <w:rPr>
                <w:noProof w:val="0"/>
              </w:rPr>
            </w:pPr>
            <w:r w:rsidRPr="00A03C55">
              <w:rPr>
                <w:noProof w:val="0"/>
              </w:rPr>
              <w:t>Consulting Doctor</w:t>
            </w:r>
          </w:p>
        </w:tc>
      </w:tr>
      <w:tr w:rsidR="007A1F44" w:rsidRPr="00A03C55" w14:paraId="77883FE6" w14:textId="77777777" w:rsidTr="00B6518F">
        <w:trPr>
          <w:jc w:val="center"/>
        </w:trPr>
        <w:tc>
          <w:tcPr>
            <w:tcW w:w="810" w:type="dxa"/>
          </w:tcPr>
          <w:p w14:paraId="268EACBD" w14:textId="77777777" w:rsidR="007A1F44" w:rsidRPr="00A03C55" w:rsidRDefault="007A1F44">
            <w:pPr>
              <w:pStyle w:val="TableEntry"/>
              <w:rPr>
                <w:noProof w:val="0"/>
              </w:rPr>
            </w:pPr>
            <w:r w:rsidRPr="00A03C55">
              <w:rPr>
                <w:noProof w:val="0"/>
              </w:rPr>
              <w:t>10</w:t>
            </w:r>
          </w:p>
        </w:tc>
        <w:tc>
          <w:tcPr>
            <w:tcW w:w="810" w:type="dxa"/>
          </w:tcPr>
          <w:p w14:paraId="4A85A0B5" w14:textId="77777777" w:rsidR="007A1F44" w:rsidRPr="00A03C55" w:rsidRDefault="007A1F44">
            <w:pPr>
              <w:pStyle w:val="TableEntry"/>
              <w:rPr>
                <w:noProof w:val="0"/>
              </w:rPr>
            </w:pPr>
            <w:r w:rsidRPr="00A03C55">
              <w:rPr>
                <w:noProof w:val="0"/>
              </w:rPr>
              <w:t>3</w:t>
            </w:r>
          </w:p>
        </w:tc>
        <w:tc>
          <w:tcPr>
            <w:tcW w:w="720" w:type="dxa"/>
          </w:tcPr>
          <w:p w14:paraId="037315A0" w14:textId="77777777" w:rsidR="007A1F44" w:rsidRPr="00A03C55" w:rsidRDefault="007A1F44">
            <w:pPr>
              <w:pStyle w:val="TableEntry"/>
              <w:rPr>
                <w:noProof w:val="0"/>
              </w:rPr>
            </w:pPr>
            <w:r w:rsidRPr="00A03C55">
              <w:rPr>
                <w:noProof w:val="0"/>
              </w:rPr>
              <w:t>IS</w:t>
            </w:r>
          </w:p>
        </w:tc>
        <w:tc>
          <w:tcPr>
            <w:tcW w:w="1066" w:type="dxa"/>
          </w:tcPr>
          <w:p w14:paraId="711154BE" w14:textId="77777777" w:rsidR="007A1F44" w:rsidRPr="00A03C55" w:rsidRDefault="007A1F44">
            <w:pPr>
              <w:pStyle w:val="TableEntry"/>
              <w:rPr>
                <w:noProof w:val="0"/>
              </w:rPr>
            </w:pPr>
            <w:r w:rsidRPr="00A03C55">
              <w:rPr>
                <w:noProof w:val="0"/>
              </w:rPr>
              <w:t>O</w:t>
            </w:r>
          </w:p>
        </w:tc>
        <w:tc>
          <w:tcPr>
            <w:tcW w:w="992" w:type="dxa"/>
          </w:tcPr>
          <w:p w14:paraId="40ECF103" w14:textId="77777777" w:rsidR="007A1F44" w:rsidRPr="00A03C55" w:rsidRDefault="007A1F44">
            <w:pPr>
              <w:pStyle w:val="TableEntry"/>
              <w:rPr>
                <w:noProof w:val="0"/>
              </w:rPr>
            </w:pPr>
            <w:r w:rsidRPr="00A03C55">
              <w:rPr>
                <w:noProof w:val="0"/>
              </w:rPr>
              <w:t>[0..1]</w:t>
            </w:r>
          </w:p>
        </w:tc>
        <w:tc>
          <w:tcPr>
            <w:tcW w:w="992" w:type="dxa"/>
          </w:tcPr>
          <w:p w14:paraId="5CE6E0D2" w14:textId="77777777" w:rsidR="007A1F44" w:rsidRPr="00A03C55" w:rsidRDefault="007A1F44">
            <w:pPr>
              <w:pStyle w:val="TableEntry"/>
              <w:rPr>
                <w:noProof w:val="0"/>
              </w:rPr>
            </w:pPr>
            <w:r w:rsidRPr="00A03C55">
              <w:rPr>
                <w:noProof w:val="0"/>
              </w:rPr>
              <w:t>0069</w:t>
            </w:r>
          </w:p>
        </w:tc>
        <w:tc>
          <w:tcPr>
            <w:tcW w:w="992" w:type="dxa"/>
          </w:tcPr>
          <w:p w14:paraId="204BC53D" w14:textId="77777777" w:rsidR="007A1F44" w:rsidRPr="00A03C55" w:rsidRDefault="007A1F44">
            <w:pPr>
              <w:pStyle w:val="TableEntry"/>
              <w:rPr>
                <w:noProof w:val="0"/>
              </w:rPr>
            </w:pPr>
            <w:r w:rsidRPr="00A03C55">
              <w:rPr>
                <w:noProof w:val="0"/>
              </w:rPr>
              <w:t>00140</w:t>
            </w:r>
          </w:p>
        </w:tc>
        <w:tc>
          <w:tcPr>
            <w:tcW w:w="2833" w:type="dxa"/>
          </w:tcPr>
          <w:p w14:paraId="15DA6CAF" w14:textId="77777777" w:rsidR="007A1F44" w:rsidRPr="00A03C55" w:rsidRDefault="007A1F44">
            <w:pPr>
              <w:pStyle w:val="TableEntry"/>
              <w:rPr>
                <w:noProof w:val="0"/>
              </w:rPr>
            </w:pPr>
            <w:r w:rsidRPr="00A03C55">
              <w:rPr>
                <w:noProof w:val="0"/>
              </w:rPr>
              <w:t>Hospital Service</w:t>
            </w:r>
          </w:p>
        </w:tc>
      </w:tr>
      <w:tr w:rsidR="007A1F44" w:rsidRPr="00A03C55" w14:paraId="4E31930F" w14:textId="77777777" w:rsidTr="00B6518F">
        <w:trPr>
          <w:jc w:val="center"/>
        </w:trPr>
        <w:tc>
          <w:tcPr>
            <w:tcW w:w="810" w:type="dxa"/>
          </w:tcPr>
          <w:p w14:paraId="410861F3" w14:textId="77777777" w:rsidR="007A1F44" w:rsidRPr="00A03C55" w:rsidRDefault="007A1F44">
            <w:pPr>
              <w:pStyle w:val="TableEntry"/>
              <w:rPr>
                <w:noProof w:val="0"/>
              </w:rPr>
            </w:pPr>
            <w:r w:rsidRPr="00A03C55">
              <w:rPr>
                <w:noProof w:val="0"/>
              </w:rPr>
              <w:t>11</w:t>
            </w:r>
          </w:p>
        </w:tc>
        <w:tc>
          <w:tcPr>
            <w:tcW w:w="810" w:type="dxa"/>
          </w:tcPr>
          <w:p w14:paraId="79A289CE" w14:textId="77777777" w:rsidR="007A1F44" w:rsidRPr="00A03C55" w:rsidRDefault="007A1F44">
            <w:pPr>
              <w:pStyle w:val="TableEntry"/>
              <w:rPr>
                <w:noProof w:val="0"/>
              </w:rPr>
            </w:pPr>
            <w:r w:rsidRPr="00A03C55">
              <w:rPr>
                <w:noProof w:val="0"/>
              </w:rPr>
              <w:t>80</w:t>
            </w:r>
          </w:p>
        </w:tc>
        <w:tc>
          <w:tcPr>
            <w:tcW w:w="720" w:type="dxa"/>
          </w:tcPr>
          <w:p w14:paraId="6B8D9E91" w14:textId="77777777" w:rsidR="007A1F44" w:rsidRPr="00A03C55" w:rsidRDefault="007A1F44">
            <w:pPr>
              <w:pStyle w:val="TableEntry"/>
              <w:rPr>
                <w:noProof w:val="0"/>
              </w:rPr>
            </w:pPr>
            <w:r w:rsidRPr="00A03C55">
              <w:rPr>
                <w:noProof w:val="0"/>
              </w:rPr>
              <w:t>PL</w:t>
            </w:r>
          </w:p>
        </w:tc>
        <w:tc>
          <w:tcPr>
            <w:tcW w:w="1066" w:type="dxa"/>
          </w:tcPr>
          <w:p w14:paraId="33090EE5" w14:textId="77777777" w:rsidR="007A1F44" w:rsidRPr="00A03C55" w:rsidRDefault="007A1F44">
            <w:pPr>
              <w:pStyle w:val="TableEntry"/>
              <w:rPr>
                <w:noProof w:val="0"/>
              </w:rPr>
            </w:pPr>
            <w:r w:rsidRPr="00A03C55">
              <w:rPr>
                <w:noProof w:val="0"/>
              </w:rPr>
              <w:t>C</w:t>
            </w:r>
          </w:p>
        </w:tc>
        <w:tc>
          <w:tcPr>
            <w:tcW w:w="992" w:type="dxa"/>
          </w:tcPr>
          <w:p w14:paraId="7D8D4885" w14:textId="77777777" w:rsidR="007A1F44" w:rsidRPr="00A03C55" w:rsidRDefault="007A1F44">
            <w:pPr>
              <w:pStyle w:val="TableEntry"/>
              <w:rPr>
                <w:noProof w:val="0"/>
              </w:rPr>
            </w:pPr>
            <w:r w:rsidRPr="00A03C55">
              <w:rPr>
                <w:noProof w:val="0"/>
              </w:rPr>
              <w:t>[0..1]</w:t>
            </w:r>
          </w:p>
        </w:tc>
        <w:tc>
          <w:tcPr>
            <w:tcW w:w="992" w:type="dxa"/>
          </w:tcPr>
          <w:p w14:paraId="302414A6" w14:textId="77777777" w:rsidR="007A1F44" w:rsidRPr="00A03C55" w:rsidRDefault="007A1F44">
            <w:pPr>
              <w:pStyle w:val="TableEntry"/>
              <w:rPr>
                <w:noProof w:val="0"/>
              </w:rPr>
            </w:pPr>
          </w:p>
        </w:tc>
        <w:tc>
          <w:tcPr>
            <w:tcW w:w="992" w:type="dxa"/>
          </w:tcPr>
          <w:p w14:paraId="7338E15E" w14:textId="77777777" w:rsidR="007A1F44" w:rsidRPr="00A03C55" w:rsidRDefault="007A1F44">
            <w:pPr>
              <w:pStyle w:val="TableEntry"/>
              <w:rPr>
                <w:noProof w:val="0"/>
              </w:rPr>
            </w:pPr>
            <w:r w:rsidRPr="00A03C55">
              <w:rPr>
                <w:noProof w:val="0"/>
              </w:rPr>
              <w:t>00141</w:t>
            </w:r>
          </w:p>
        </w:tc>
        <w:tc>
          <w:tcPr>
            <w:tcW w:w="2833" w:type="dxa"/>
          </w:tcPr>
          <w:p w14:paraId="682AD4C6" w14:textId="77777777" w:rsidR="007A1F44" w:rsidRPr="00A03C55" w:rsidRDefault="007A1F44">
            <w:pPr>
              <w:pStyle w:val="TableEntry"/>
              <w:rPr>
                <w:noProof w:val="0"/>
              </w:rPr>
            </w:pPr>
            <w:r w:rsidRPr="00A03C55">
              <w:rPr>
                <w:noProof w:val="0"/>
              </w:rPr>
              <w:t>Temporary Location</w:t>
            </w:r>
          </w:p>
        </w:tc>
      </w:tr>
      <w:tr w:rsidR="007A1F44" w:rsidRPr="00A03C55" w14:paraId="476A7430" w14:textId="77777777" w:rsidTr="00B6518F">
        <w:trPr>
          <w:jc w:val="center"/>
        </w:trPr>
        <w:tc>
          <w:tcPr>
            <w:tcW w:w="810" w:type="dxa"/>
          </w:tcPr>
          <w:p w14:paraId="5EE38C33" w14:textId="77777777" w:rsidR="007A1F44" w:rsidRPr="00A03C55" w:rsidRDefault="007A1F44">
            <w:pPr>
              <w:pStyle w:val="TableEntry"/>
              <w:rPr>
                <w:noProof w:val="0"/>
              </w:rPr>
            </w:pPr>
            <w:r w:rsidRPr="00A03C55">
              <w:rPr>
                <w:noProof w:val="0"/>
              </w:rPr>
              <w:t>12</w:t>
            </w:r>
          </w:p>
        </w:tc>
        <w:tc>
          <w:tcPr>
            <w:tcW w:w="810" w:type="dxa"/>
          </w:tcPr>
          <w:p w14:paraId="5A8673FE" w14:textId="77777777" w:rsidR="007A1F44" w:rsidRPr="00A03C55" w:rsidRDefault="007A1F44">
            <w:pPr>
              <w:pStyle w:val="TableEntry"/>
              <w:rPr>
                <w:noProof w:val="0"/>
              </w:rPr>
            </w:pPr>
            <w:r w:rsidRPr="00A03C55">
              <w:rPr>
                <w:noProof w:val="0"/>
              </w:rPr>
              <w:t>2</w:t>
            </w:r>
          </w:p>
        </w:tc>
        <w:tc>
          <w:tcPr>
            <w:tcW w:w="720" w:type="dxa"/>
          </w:tcPr>
          <w:p w14:paraId="731CAD97" w14:textId="77777777" w:rsidR="007A1F44" w:rsidRPr="00A03C55" w:rsidRDefault="007A1F44">
            <w:pPr>
              <w:pStyle w:val="TableEntry"/>
              <w:rPr>
                <w:noProof w:val="0"/>
              </w:rPr>
            </w:pPr>
            <w:r w:rsidRPr="00A03C55">
              <w:rPr>
                <w:noProof w:val="0"/>
              </w:rPr>
              <w:t>IS</w:t>
            </w:r>
          </w:p>
        </w:tc>
        <w:tc>
          <w:tcPr>
            <w:tcW w:w="1066" w:type="dxa"/>
          </w:tcPr>
          <w:p w14:paraId="2E3C5D49" w14:textId="77777777" w:rsidR="007A1F44" w:rsidRPr="00A03C55" w:rsidRDefault="007A1F44">
            <w:pPr>
              <w:pStyle w:val="TableEntry"/>
              <w:rPr>
                <w:noProof w:val="0"/>
              </w:rPr>
            </w:pPr>
            <w:r w:rsidRPr="00A03C55">
              <w:rPr>
                <w:noProof w:val="0"/>
              </w:rPr>
              <w:t>O</w:t>
            </w:r>
          </w:p>
        </w:tc>
        <w:tc>
          <w:tcPr>
            <w:tcW w:w="992" w:type="dxa"/>
          </w:tcPr>
          <w:p w14:paraId="5CD394DB" w14:textId="77777777" w:rsidR="007A1F44" w:rsidRPr="00A03C55" w:rsidRDefault="007A1F44">
            <w:pPr>
              <w:pStyle w:val="TableEntry"/>
              <w:rPr>
                <w:noProof w:val="0"/>
              </w:rPr>
            </w:pPr>
            <w:r w:rsidRPr="00A03C55">
              <w:rPr>
                <w:noProof w:val="0"/>
              </w:rPr>
              <w:t>[0..1]</w:t>
            </w:r>
          </w:p>
        </w:tc>
        <w:tc>
          <w:tcPr>
            <w:tcW w:w="992" w:type="dxa"/>
          </w:tcPr>
          <w:p w14:paraId="3C027F82" w14:textId="77777777" w:rsidR="007A1F44" w:rsidRPr="00A03C55" w:rsidRDefault="007A1F44">
            <w:pPr>
              <w:pStyle w:val="TableEntry"/>
              <w:rPr>
                <w:noProof w:val="0"/>
              </w:rPr>
            </w:pPr>
            <w:r w:rsidRPr="00A03C55">
              <w:rPr>
                <w:noProof w:val="0"/>
              </w:rPr>
              <w:t>0087</w:t>
            </w:r>
          </w:p>
        </w:tc>
        <w:tc>
          <w:tcPr>
            <w:tcW w:w="992" w:type="dxa"/>
          </w:tcPr>
          <w:p w14:paraId="46E271EC" w14:textId="77777777" w:rsidR="007A1F44" w:rsidRPr="00A03C55" w:rsidRDefault="007A1F44">
            <w:pPr>
              <w:pStyle w:val="TableEntry"/>
              <w:rPr>
                <w:noProof w:val="0"/>
              </w:rPr>
            </w:pPr>
            <w:r w:rsidRPr="00A03C55">
              <w:rPr>
                <w:noProof w:val="0"/>
              </w:rPr>
              <w:t>00142</w:t>
            </w:r>
          </w:p>
        </w:tc>
        <w:tc>
          <w:tcPr>
            <w:tcW w:w="2833" w:type="dxa"/>
          </w:tcPr>
          <w:p w14:paraId="78394073" w14:textId="77777777" w:rsidR="007A1F44" w:rsidRPr="00A03C55" w:rsidRDefault="007A1F44">
            <w:pPr>
              <w:pStyle w:val="TableEntry"/>
              <w:rPr>
                <w:noProof w:val="0"/>
              </w:rPr>
            </w:pPr>
            <w:r w:rsidRPr="00A03C55">
              <w:rPr>
                <w:noProof w:val="0"/>
              </w:rPr>
              <w:t>Preadmit Test Indicator</w:t>
            </w:r>
          </w:p>
        </w:tc>
      </w:tr>
      <w:tr w:rsidR="007A1F44" w:rsidRPr="00A03C55" w14:paraId="00D4BA98" w14:textId="77777777" w:rsidTr="00B6518F">
        <w:trPr>
          <w:jc w:val="center"/>
        </w:trPr>
        <w:tc>
          <w:tcPr>
            <w:tcW w:w="810" w:type="dxa"/>
          </w:tcPr>
          <w:p w14:paraId="59F82B61" w14:textId="77777777" w:rsidR="007A1F44" w:rsidRPr="00A03C55" w:rsidRDefault="007A1F44">
            <w:pPr>
              <w:pStyle w:val="TableEntry"/>
              <w:rPr>
                <w:noProof w:val="0"/>
              </w:rPr>
            </w:pPr>
            <w:r w:rsidRPr="00A03C55">
              <w:rPr>
                <w:noProof w:val="0"/>
              </w:rPr>
              <w:t>13</w:t>
            </w:r>
          </w:p>
        </w:tc>
        <w:tc>
          <w:tcPr>
            <w:tcW w:w="810" w:type="dxa"/>
          </w:tcPr>
          <w:p w14:paraId="20A50F31" w14:textId="77777777" w:rsidR="007A1F44" w:rsidRPr="00A03C55" w:rsidRDefault="007A1F44">
            <w:pPr>
              <w:pStyle w:val="TableEntry"/>
              <w:rPr>
                <w:noProof w:val="0"/>
              </w:rPr>
            </w:pPr>
            <w:r w:rsidRPr="00A03C55">
              <w:rPr>
                <w:noProof w:val="0"/>
              </w:rPr>
              <w:t>2</w:t>
            </w:r>
          </w:p>
        </w:tc>
        <w:tc>
          <w:tcPr>
            <w:tcW w:w="720" w:type="dxa"/>
          </w:tcPr>
          <w:p w14:paraId="7744944D" w14:textId="77777777" w:rsidR="007A1F44" w:rsidRPr="00A03C55" w:rsidRDefault="007A1F44">
            <w:pPr>
              <w:pStyle w:val="TableEntry"/>
              <w:rPr>
                <w:noProof w:val="0"/>
              </w:rPr>
            </w:pPr>
            <w:r w:rsidRPr="00A03C55">
              <w:rPr>
                <w:noProof w:val="0"/>
              </w:rPr>
              <w:t>IS</w:t>
            </w:r>
          </w:p>
        </w:tc>
        <w:tc>
          <w:tcPr>
            <w:tcW w:w="1066" w:type="dxa"/>
          </w:tcPr>
          <w:p w14:paraId="1CFA5572" w14:textId="77777777" w:rsidR="007A1F44" w:rsidRPr="00A03C55" w:rsidRDefault="007A1F44">
            <w:pPr>
              <w:pStyle w:val="TableEntry"/>
              <w:rPr>
                <w:noProof w:val="0"/>
              </w:rPr>
            </w:pPr>
            <w:r w:rsidRPr="00A03C55">
              <w:rPr>
                <w:noProof w:val="0"/>
              </w:rPr>
              <w:t>O</w:t>
            </w:r>
          </w:p>
        </w:tc>
        <w:tc>
          <w:tcPr>
            <w:tcW w:w="992" w:type="dxa"/>
          </w:tcPr>
          <w:p w14:paraId="4AACB979" w14:textId="77777777" w:rsidR="007A1F44" w:rsidRPr="00A03C55" w:rsidRDefault="007A1F44">
            <w:pPr>
              <w:pStyle w:val="TableEntry"/>
              <w:rPr>
                <w:noProof w:val="0"/>
              </w:rPr>
            </w:pPr>
            <w:r w:rsidRPr="00A03C55">
              <w:rPr>
                <w:noProof w:val="0"/>
              </w:rPr>
              <w:t>[0..1]</w:t>
            </w:r>
          </w:p>
        </w:tc>
        <w:tc>
          <w:tcPr>
            <w:tcW w:w="992" w:type="dxa"/>
          </w:tcPr>
          <w:p w14:paraId="5F544699" w14:textId="77777777" w:rsidR="007A1F44" w:rsidRPr="00A03C55" w:rsidRDefault="007A1F44">
            <w:pPr>
              <w:pStyle w:val="TableEntry"/>
              <w:rPr>
                <w:noProof w:val="0"/>
              </w:rPr>
            </w:pPr>
            <w:r w:rsidRPr="00A03C55">
              <w:rPr>
                <w:noProof w:val="0"/>
              </w:rPr>
              <w:t>0092</w:t>
            </w:r>
          </w:p>
        </w:tc>
        <w:tc>
          <w:tcPr>
            <w:tcW w:w="992" w:type="dxa"/>
          </w:tcPr>
          <w:p w14:paraId="3F254E26" w14:textId="77777777" w:rsidR="007A1F44" w:rsidRPr="00A03C55" w:rsidRDefault="007A1F44">
            <w:pPr>
              <w:pStyle w:val="TableEntry"/>
              <w:rPr>
                <w:noProof w:val="0"/>
              </w:rPr>
            </w:pPr>
            <w:r w:rsidRPr="00A03C55">
              <w:rPr>
                <w:noProof w:val="0"/>
              </w:rPr>
              <w:t>00143</w:t>
            </w:r>
          </w:p>
        </w:tc>
        <w:tc>
          <w:tcPr>
            <w:tcW w:w="2833" w:type="dxa"/>
          </w:tcPr>
          <w:p w14:paraId="1533D73B" w14:textId="77777777" w:rsidR="007A1F44" w:rsidRPr="00A03C55" w:rsidRDefault="007A1F44">
            <w:pPr>
              <w:pStyle w:val="TableEntry"/>
              <w:rPr>
                <w:noProof w:val="0"/>
              </w:rPr>
            </w:pPr>
            <w:r w:rsidRPr="00A03C55">
              <w:rPr>
                <w:noProof w:val="0"/>
              </w:rPr>
              <w:t>Re-admission Indicator</w:t>
            </w:r>
          </w:p>
        </w:tc>
      </w:tr>
      <w:tr w:rsidR="007A1F44" w:rsidRPr="00A03C55" w14:paraId="77C17A99" w14:textId="77777777" w:rsidTr="00B6518F">
        <w:trPr>
          <w:jc w:val="center"/>
        </w:trPr>
        <w:tc>
          <w:tcPr>
            <w:tcW w:w="810" w:type="dxa"/>
          </w:tcPr>
          <w:p w14:paraId="7C07099E" w14:textId="77777777" w:rsidR="007A1F44" w:rsidRPr="00A03C55" w:rsidRDefault="007A1F44">
            <w:pPr>
              <w:pStyle w:val="TableEntry"/>
              <w:rPr>
                <w:noProof w:val="0"/>
              </w:rPr>
            </w:pPr>
            <w:r w:rsidRPr="00A03C55">
              <w:rPr>
                <w:noProof w:val="0"/>
              </w:rPr>
              <w:t>14</w:t>
            </w:r>
          </w:p>
        </w:tc>
        <w:tc>
          <w:tcPr>
            <w:tcW w:w="810" w:type="dxa"/>
          </w:tcPr>
          <w:p w14:paraId="3508FFA4" w14:textId="77777777" w:rsidR="007A1F44" w:rsidRPr="00A03C55" w:rsidRDefault="007A1F44">
            <w:pPr>
              <w:pStyle w:val="TableEntry"/>
              <w:rPr>
                <w:noProof w:val="0"/>
              </w:rPr>
            </w:pPr>
            <w:r w:rsidRPr="00A03C55">
              <w:rPr>
                <w:noProof w:val="0"/>
              </w:rPr>
              <w:t>6</w:t>
            </w:r>
          </w:p>
        </w:tc>
        <w:tc>
          <w:tcPr>
            <w:tcW w:w="720" w:type="dxa"/>
          </w:tcPr>
          <w:p w14:paraId="354404BB" w14:textId="77777777" w:rsidR="007A1F44" w:rsidRPr="00A03C55" w:rsidRDefault="007A1F44">
            <w:pPr>
              <w:pStyle w:val="TableEntry"/>
              <w:rPr>
                <w:noProof w:val="0"/>
              </w:rPr>
            </w:pPr>
            <w:r w:rsidRPr="00A03C55">
              <w:rPr>
                <w:noProof w:val="0"/>
              </w:rPr>
              <w:t>IS</w:t>
            </w:r>
          </w:p>
        </w:tc>
        <w:tc>
          <w:tcPr>
            <w:tcW w:w="1066" w:type="dxa"/>
          </w:tcPr>
          <w:p w14:paraId="0D763EB9" w14:textId="77777777" w:rsidR="007A1F44" w:rsidRPr="00A03C55" w:rsidRDefault="007A1F44">
            <w:pPr>
              <w:pStyle w:val="TableEntry"/>
              <w:rPr>
                <w:noProof w:val="0"/>
              </w:rPr>
            </w:pPr>
            <w:r w:rsidRPr="00A03C55">
              <w:rPr>
                <w:noProof w:val="0"/>
              </w:rPr>
              <w:t>O</w:t>
            </w:r>
          </w:p>
        </w:tc>
        <w:tc>
          <w:tcPr>
            <w:tcW w:w="992" w:type="dxa"/>
          </w:tcPr>
          <w:p w14:paraId="0C50E8F2" w14:textId="77777777" w:rsidR="007A1F44" w:rsidRPr="00A03C55" w:rsidRDefault="007A1F44">
            <w:pPr>
              <w:pStyle w:val="TableEntry"/>
              <w:rPr>
                <w:noProof w:val="0"/>
              </w:rPr>
            </w:pPr>
            <w:r w:rsidRPr="00A03C55">
              <w:rPr>
                <w:noProof w:val="0"/>
              </w:rPr>
              <w:t>[0..1]</w:t>
            </w:r>
          </w:p>
        </w:tc>
        <w:tc>
          <w:tcPr>
            <w:tcW w:w="992" w:type="dxa"/>
          </w:tcPr>
          <w:p w14:paraId="17054610" w14:textId="77777777" w:rsidR="007A1F44" w:rsidRPr="00A03C55" w:rsidRDefault="007A1F44">
            <w:pPr>
              <w:pStyle w:val="TableEntry"/>
              <w:rPr>
                <w:noProof w:val="0"/>
              </w:rPr>
            </w:pPr>
            <w:r w:rsidRPr="00A03C55">
              <w:rPr>
                <w:noProof w:val="0"/>
              </w:rPr>
              <w:t>0023</w:t>
            </w:r>
          </w:p>
        </w:tc>
        <w:tc>
          <w:tcPr>
            <w:tcW w:w="992" w:type="dxa"/>
          </w:tcPr>
          <w:p w14:paraId="405D857E" w14:textId="77777777" w:rsidR="007A1F44" w:rsidRPr="00A03C55" w:rsidRDefault="007A1F44">
            <w:pPr>
              <w:pStyle w:val="TableEntry"/>
              <w:rPr>
                <w:noProof w:val="0"/>
              </w:rPr>
            </w:pPr>
            <w:r w:rsidRPr="00A03C55">
              <w:rPr>
                <w:noProof w:val="0"/>
              </w:rPr>
              <w:t>00144</w:t>
            </w:r>
          </w:p>
        </w:tc>
        <w:tc>
          <w:tcPr>
            <w:tcW w:w="2833" w:type="dxa"/>
          </w:tcPr>
          <w:p w14:paraId="5ED6F6A8" w14:textId="77777777" w:rsidR="007A1F44" w:rsidRPr="00A03C55" w:rsidRDefault="007A1F44">
            <w:pPr>
              <w:pStyle w:val="TableEntry"/>
              <w:rPr>
                <w:noProof w:val="0"/>
              </w:rPr>
            </w:pPr>
            <w:r w:rsidRPr="00A03C55">
              <w:rPr>
                <w:noProof w:val="0"/>
              </w:rPr>
              <w:t>Admit Supplier</w:t>
            </w:r>
          </w:p>
        </w:tc>
      </w:tr>
      <w:tr w:rsidR="007A1F44" w:rsidRPr="00A03C55" w14:paraId="2C8A0953" w14:textId="77777777" w:rsidTr="00B6518F">
        <w:trPr>
          <w:jc w:val="center"/>
        </w:trPr>
        <w:tc>
          <w:tcPr>
            <w:tcW w:w="810" w:type="dxa"/>
          </w:tcPr>
          <w:p w14:paraId="54892B2E" w14:textId="77777777" w:rsidR="007A1F44" w:rsidRPr="00A03C55" w:rsidRDefault="007A1F44">
            <w:pPr>
              <w:pStyle w:val="TableEntry"/>
              <w:rPr>
                <w:noProof w:val="0"/>
              </w:rPr>
            </w:pPr>
            <w:r w:rsidRPr="00A03C55">
              <w:rPr>
                <w:noProof w:val="0"/>
              </w:rPr>
              <w:t>15</w:t>
            </w:r>
          </w:p>
        </w:tc>
        <w:tc>
          <w:tcPr>
            <w:tcW w:w="810" w:type="dxa"/>
          </w:tcPr>
          <w:p w14:paraId="2D4A5742" w14:textId="77777777" w:rsidR="007A1F44" w:rsidRPr="00A03C55" w:rsidRDefault="007A1F44">
            <w:pPr>
              <w:pStyle w:val="TableEntry"/>
              <w:rPr>
                <w:noProof w:val="0"/>
              </w:rPr>
            </w:pPr>
            <w:r w:rsidRPr="00A03C55">
              <w:rPr>
                <w:noProof w:val="0"/>
              </w:rPr>
              <w:t>2</w:t>
            </w:r>
          </w:p>
        </w:tc>
        <w:tc>
          <w:tcPr>
            <w:tcW w:w="720" w:type="dxa"/>
          </w:tcPr>
          <w:p w14:paraId="180246C3" w14:textId="77777777" w:rsidR="007A1F44" w:rsidRPr="00A03C55" w:rsidRDefault="007A1F44">
            <w:pPr>
              <w:pStyle w:val="TableEntry"/>
              <w:rPr>
                <w:noProof w:val="0"/>
              </w:rPr>
            </w:pPr>
            <w:r w:rsidRPr="00A03C55">
              <w:rPr>
                <w:noProof w:val="0"/>
              </w:rPr>
              <w:t>IS</w:t>
            </w:r>
          </w:p>
        </w:tc>
        <w:tc>
          <w:tcPr>
            <w:tcW w:w="1066" w:type="dxa"/>
          </w:tcPr>
          <w:p w14:paraId="2A615AC4" w14:textId="77777777" w:rsidR="007A1F44" w:rsidRPr="00A03C55" w:rsidRDefault="007A1F44">
            <w:pPr>
              <w:pStyle w:val="TableEntry"/>
              <w:rPr>
                <w:noProof w:val="0"/>
              </w:rPr>
            </w:pPr>
            <w:r w:rsidRPr="00A03C55">
              <w:rPr>
                <w:noProof w:val="0"/>
              </w:rPr>
              <w:t>O</w:t>
            </w:r>
          </w:p>
        </w:tc>
        <w:tc>
          <w:tcPr>
            <w:tcW w:w="992" w:type="dxa"/>
          </w:tcPr>
          <w:p w14:paraId="73E3E652" w14:textId="77777777" w:rsidR="007A1F44" w:rsidRPr="00A03C55" w:rsidRDefault="007A1F44">
            <w:pPr>
              <w:pStyle w:val="TableEntry"/>
              <w:rPr>
                <w:noProof w:val="0"/>
              </w:rPr>
            </w:pPr>
            <w:r w:rsidRPr="00A03C55">
              <w:rPr>
                <w:noProof w:val="0"/>
              </w:rPr>
              <w:t>[0..*]</w:t>
            </w:r>
          </w:p>
        </w:tc>
        <w:tc>
          <w:tcPr>
            <w:tcW w:w="992" w:type="dxa"/>
          </w:tcPr>
          <w:p w14:paraId="0907BED2" w14:textId="77777777" w:rsidR="007A1F44" w:rsidRPr="00A03C55" w:rsidRDefault="007A1F44">
            <w:pPr>
              <w:pStyle w:val="TableEntry"/>
              <w:rPr>
                <w:noProof w:val="0"/>
              </w:rPr>
            </w:pPr>
            <w:r w:rsidRPr="00A03C55">
              <w:rPr>
                <w:noProof w:val="0"/>
              </w:rPr>
              <w:t>0009</w:t>
            </w:r>
          </w:p>
        </w:tc>
        <w:tc>
          <w:tcPr>
            <w:tcW w:w="992" w:type="dxa"/>
          </w:tcPr>
          <w:p w14:paraId="0930287A" w14:textId="77777777" w:rsidR="007A1F44" w:rsidRPr="00A03C55" w:rsidRDefault="007A1F44">
            <w:pPr>
              <w:pStyle w:val="TableEntry"/>
              <w:rPr>
                <w:noProof w:val="0"/>
              </w:rPr>
            </w:pPr>
            <w:r w:rsidRPr="00A03C55">
              <w:rPr>
                <w:noProof w:val="0"/>
              </w:rPr>
              <w:t>00145</w:t>
            </w:r>
          </w:p>
        </w:tc>
        <w:tc>
          <w:tcPr>
            <w:tcW w:w="2833" w:type="dxa"/>
          </w:tcPr>
          <w:p w14:paraId="178D8DEA" w14:textId="77777777" w:rsidR="007A1F44" w:rsidRPr="00A03C55" w:rsidRDefault="007A1F44">
            <w:pPr>
              <w:pStyle w:val="TableEntry"/>
              <w:rPr>
                <w:noProof w:val="0"/>
              </w:rPr>
            </w:pPr>
            <w:r w:rsidRPr="00A03C55">
              <w:rPr>
                <w:noProof w:val="0"/>
              </w:rPr>
              <w:t>Ambulatory Status</w:t>
            </w:r>
          </w:p>
        </w:tc>
      </w:tr>
      <w:tr w:rsidR="007A1F44" w:rsidRPr="00A03C55" w14:paraId="1AFCED57" w14:textId="77777777" w:rsidTr="00B6518F">
        <w:trPr>
          <w:jc w:val="center"/>
        </w:trPr>
        <w:tc>
          <w:tcPr>
            <w:tcW w:w="810" w:type="dxa"/>
          </w:tcPr>
          <w:p w14:paraId="46947B49" w14:textId="77777777" w:rsidR="007A1F44" w:rsidRPr="00A03C55" w:rsidRDefault="007A1F44">
            <w:pPr>
              <w:pStyle w:val="TableEntry"/>
              <w:rPr>
                <w:noProof w:val="0"/>
              </w:rPr>
            </w:pPr>
            <w:r w:rsidRPr="00A03C55">
              <w:rPr>
                <w:noProof w:val="0"/>
              </w:rPr>
              <w:t>16</w:t>
            </w:r>
          </w:p>
        </w:tc>
        <w:tc>
          <w:tcPr>
            <w:tcW w:w="810" w:type="dxa"/>
          </w:tcPr>
          <w:p w14:paraId="494A79F5" w14:textId="77777777" w:rsidR="007A1F44" w:rsidRPr="00A03C55" w:rsidRDefault="007A1F44">
            <w:pPr>
              <w:pStyle w:val="TableEntry"/>
              <w:rPr>
                <w:noProof w:val="0"/>
              </w:rPr>
            </w:pPr>
            <w:r w:rsidRPr="00A03C55">
              <w:rPr>
                <w:noProof w:val="0"/>
              </w:rPr>
              <w:t>2</w:t>
            </w:r>
          </w:p>
        </w:tc>
        <w:tc>
          <w:tcPr>
            <w:tcW w:w="720" w:type="dxa"/>
          </w:tcPr>
          <w:p w14:paraId="49358F0F" w14:textId="77777777" w:rsidR="007A1F44" w:rsidRPr="00A03C55" w:rsidRDefault="007A1F44">
            <w:pPr>
              <w:pStyle w:val="TableEntry"/>
              <w:rPr>
                <w:noProof w:val="0"/>
              </w:rPr>
            </w:pPr>
            <w:r w:rsidRPr="00A03C55">
              <w:rPr>
                <w:noProof w:val="0"/>
              </w:rPr>
              <w:t>IS</w:t>
            </w:r>
          </w:p>
        </w:tc>
        <w:tc>
          <w:tcPr>
            <w:tcW w:w="1066" w:type="dxa"/>
          </w:tcPr>
          <w:p w14:paraId="26BE113C" w14:textId="77777777" w:rsidR="007A1F44" w:rsidRPr="00A03C55" w:rsidRDefault="007A1F44">
            <w:pPr>
              <w:pStyle w:val="TableEntry"/>
              <w:rPr>
                <w:noProof w:val="0"/>
              </w:rPr>
            </w:pPr>
            <w:r w:rsidRPr="00A03C55">
              <w:rPr>
                <w:noProof w:val="0"/>
              </w:rPr>
              <w:t>O</w:t>
            </w:r>
          </w:p>
        </w:tc>
        <w:tc>
          <w:tcPr>
            <w:tcW w:w="992" w:type="dxa"/>
          </w:tcPr>
          <w:p w14:paraId="64A7FC04" w14:textId="77777777" w:rsidR="007A1F44" w:rsidRPr="00A03C55" w:rsidRDefault="007A1F44">
            <w:pPr>
              <w:pStyle w:val="TableEntry"/>
              <w:rPr>
                <w:noProof w:val="0"/>
              </w:rPr>
            </w:pPr>
            <w:r w:rsidRPr="00A03C55">
              <w:rPr>
                <w:noProof w:val="0"/>
              </w:rPr>
              <w:t>[0..1]</w:t>
            </w:r>
          </w:p>
        </w:tc>
        <w:tc>
          <w:tcPr>
            <w:tcW w:w="992" w:type="dxa"/>
          </w:tcPr>
          <w:p w14:paraId="1B7C21C3" w14:textId="77777777" w:rsidR="007A1F44" w:rsidRPr="00A03C55" w:rsidRDefault="007A1F44">
            <w:pPr>
              <w:pStyle w:val="TableEntry"/>
              <w:rPr>
                <w:noProof w:val="0"/>
              </w:rPr>
            </w:pPr>
            <w:r w:rsidRPr="00A03C55">
              <w:rPr>
                <w:noProof w:val="0"/>
              </w:rPr>
              <w:t>0099</w:t>
            </w:r>
          </w:p>
        </w:tc>
        <w:tc>
          <w:tcPr>
            <w:tcW w:w="992" w:type="dxa"/>
          </w:tcPr>
          <w:p w14:paraId="0427F66F" w14:textId="77777777" w:rsidR="007A1F44" w:rsidRPr="00A03C55" w:rsidRDefault="007A1F44">
            <w:pPr>
              <w:pStyle w:val="TableEntry"/>
              <w:rPr>
                <w:noProof w:val="0"/>
              </w:rPr>
            </w:pPr>
            <w:r w:rsidRPr="00A03C55">
              <w:rPr>
                <w:noProof w:val="0"/>
              </w:rPr>
              <w:t>00146</w:t>
            </w:r>
          </w:p>
        </w:tc>
        <w:tc>
          <w:tcPr>
            <w:tcW w:w="2833" w:type="dxa"/>
          </w:tcPr>
          <w:p w14:paraId="0C25A378" w14:textId="77777777" w:rsidR="007A1F44" w:rsidRPr="00A03C55" w:rsidRDefault="007A1F44">
            <w:pPr>
              <w:pStyle w:val="TableEntry"/>
              <w:rPr>
                <w:noProof w:val="0"/>
              </w:rPr>
            </w:pPr>
            <w:r w:rsidRPr="00A03C55">
              <w:rPr>
                <w:noProof w:val="0"/>
              </w:rPr>
              <w:t>VIP Indicator</w:t>
            </w:r>
          </w:p>
        </w:tc>
      </w:tr>
      <w:tr w:rsidR="007A1F44" w:rsidRPr="00A03C55" w14:paraId="02ED55E5" w14:textId="77777777" w:rsidTr="00B6518F">
        <w:trPr>
          <w:jc w:val="center"/>
        </w:trPr>
        <w:tc>
          <w:tcPr>
            <w:tcW w:w="810" w:type="dxa"/>
          </w:tcPr>
          <w:p w14:paraId="7429E5AA" w14:textId="77777777" w:rsidR="007A1F44" w:rsidRPr="00A03C55" w:rsidRDefault="007A1F44">
            <w:pPr>
              <w:pStyle w:val="TableEntry"/>
              <w:rPr>
                <w:noProof w:val="0"/>
              </w:rPr>
            </w:pPr>
            <w:r w:rsidRPr="00A03C55">
              <w:rPr>
                <w:noProof w:val="0"/>
              </w:rPr>
              <w:t>17</w:t>
            </w:r>
          </w:p>
        </w:tc>
        <w:tc>
          <w:tcPr>
            <w:tcW w:w="810" w:type="dxa"/>
          </w:tcPr>
          <w:p w14:paraId="065C9A68" w14:textId="77777777" w:rsidR="007A1F44" w:rsidRPr="00A03C55" w:rsidRDefault="007A1F44">
            <w:pPr>
              <w:pStyle w:val="TableEntry"/>
              <w:rPr>
                <w:noProof w:val="0"/>
              </w:rPr>
            </w:pPr>
            <w:r w:rsidRPr="00A03C55">
              <w:rPr>
                <w:noProof w:val="0"/>
              </w:rPr>
              <w:t>250</w:t>
            </w:r>
          </w:p>
        </w:tc>
        <w:tc>
          <w:tcPr>
            <w:tcW w:w="720" w:type="dxa"/>
          </w:tcPr>
          <w:p w14:paraId="299C2DC6" w14:textId="77777777" w:rsidR="007A1F44" w:rsidRPr="00A03C55" w:rsidRDefault="007A1F44">
            <w:pPr>
              <w:pStyle w:val="TableEntry"/>
              <w:rPr>
                <w:noProof w:val="0"/>
              </w:rPr>
            </w:pPr>
            <w:r w:rsidRPr="00A03C55">
              <w:rPr>
                <w:noProof w:val="0"/>
              </w:rPr>
              <w:t>XCN</w:t>
            </w:r>
          </w:p>
        </w:tc>
        <w:tc>
          <w:tcPr>
            <w:tcW w:w="1066" w:type="dxa"/>
          </w:tcPr>
          <w:p w14:paraId="6794BBED" w14:textId="77777777" w:rsidR="007A1F44" w:rsidRPr="00A03C55" w:rsidRDefault="007A1F44">
            <w:pPr>
              <w:pStyle w:val="TableEntry"/>
              <w:rPr>
                <w:noProof w:val="0"/>
              </w:rPr>
            </w:pPr>
            <w:r w:rsidRPr="00A03C55">
              <w:rPr>
                <w:noProof w:val="0"/>
              </w:rPr>
              <w:t>O</w:t>
            </w:r>
          </w:p>
        </w:tc>
        <w:tc>
          <w:tcPr>
            <w:tcW w:w="992" w:type="dxa"/>
          </w:tcPr>
          <w:p w14:paraId="4FFA5960" w14:textId="77777777" w:rsidR="007A1F44" w:rsidRPr="00A03C55" w:rsidRDefault="007A1F44">
            <w:pPr>
              <w:pStyle w:val="TableEntry"/>
              <w:rPr>
                <w:noProof w:val="0"/>
              </w:rPr>
            </w:pPr>
            <w:r w:rsidRPr="00A03C55">
              <w:rPr>
                <w:noProof w:val="0"/>
              </w:rPr>
              <w:t>[0..*]</w:t>
            </w:r>
          </w:p>
        </w:tc>
        <w:tc>
          <w:tcPr>
            <w:tcW w:w="992" w:type="dxa"/>
          </w:tcPr>
          <w:p w14:paraId="52438F64" w14:textId="77777777" w:rsidR="007A1F44" w:rsidRPr="00A03C55" w:rsidRDefault="007A1F44">
            <w:pPr>
              <w:pStyle w:val="TableEntry"/>
              <w:rPr>
                <w:noProof w:val="0"/>
              </w:rPr>
            </w:pPr>
            <w:r w:rsidRPr="00A03C55">
              <w:rPr>
                <w:noProof w:val="0"/>
              </w:rPr>
              <w:t>0010</w:t>
            </w:r>
          </w:p>
        </w:tc>
        <w:tc>
          <w:tcPr>
            <w:tcW w:w="992" w:type="dxa"/>
          </w:tcPr>
          <w:p w14:paraId="04E0CF2A" w14:textId="77777777" w:rsidR="007A1F44" w:rsidRPr="00A03C55" w:rsidRDefault="007A1F44">
            <w:pPr>
              <w:pStyle w:val="TableEntry"/>
              <w:rPr>
                <w:noProof w:val="0"/>
              </w:rPr>
            </w:pPr>
            <w:r w:rsidRPr="00A03C55">
              <w:rPr>
                <w:noProof w:val="0"/>
              </w:rPr>
              <w:t>00147</w:t>
            </w:r>
          </w:p>
        </w:tc>
        <w:tc>
          <w:tcPr>
            <w:tcW w:w="2833" w:type="dxa"/>
          </w:tcPr>
          <w:p w14:paraId="3F783DF2" w14:textId="77777777" w:rsidR="007A1F44" w:rsidRPr="00A03C55" w:rsidRDefault="007A1F44">
            <w:pPr>
              <w:pStyle w:val="TableEntry"/>
              <w:rPr>
                <w:noProof w:val="0"/>
              </w:rPr>
            </w:pPr>
            <w:r w:rsidRPr="00A03C55">
              <w:rPr>
                <w:noProof w:val="0"/>
              </w:rPr>
              <w:t>Admitting Doctor</w:t>
            </w:r>
          </w:p>
        </w:tc>
      </w:tr>
      <w:tr w:rsidR="007A1F44" w:rsidRPr="00A03C55" w14:paraId="7759405D" w14:textId="77777777" w:rsidTr="00B6518F">
        <w:trPr>
          <w:jc w:val="center"/>
        </w:trPr>
        <w:tc>
          <w:tcPr>
            <w:tcW w:w="810" w:type="dxa"/>
          </w:tcPr>
          <w:p w14:paraId="6604D1A9" w14:textId="77777777" w:rsidR="007A1F44" w:rsidRPr="00A03C55" w:rsidRDefault="007A1F44">
            <w:pPr>
              <w:pStyle w:val="TableEntry"/>
              <w:rPr>
                <w:noProof w:val="0"/>
              </w:rPr>
            </w:pPr>
            <w:r w:rsidRPr="00A03C55">
              <w:rPr>
                <w:noProof w:val="0"/>
              </w:rPr>
              <w:t>18</w:t>
            </w:r>
          </w:p>
        </w:tc>
        <w:tc>
          <w:tcPr>
            <w:tcW w:w="810" w:type="dxa"/>
          </w:tcPr>
          <w:p w14:paraId="61EC2553" w14:textId="77777777" w:rsidR="007A1F44" w:rsidRPr="00A03C55" w:rsidRDefault="007A1F44">
            <w:pPr>
              <w:pStyle w:val="TableEntry"/>
              <w:rPr>
                <w:noProof w:val="0"/>
              </w:rPr>
            </w:pPr>
            <w:r w:rsidRPr="00A03C55">
              <w:rPr>
                <w:noProof w:val="0"/>
              </w:rPr>
              <w:t>2</w:t>
            </w:r>
          </w:p>
        </w:tc>
        <w:tc>
          <w:tcPr>
            <w:tcW w:w="720" w:type="dxa"/>
          </w:tcPr>
          <w:p w14:paraId="3B60C555" w14:textId="77777777" w:rsidR="007A1F44" w:rsidRPr="00A03C55" w:rsidRDefault="007A1F44">
            <w:pPr>
              <w:pStyle w:val="TableEntry"/>
              <w:rPr>
                <w:noProof w:val="0"/>
              </w:rPr>
            </w:pPr>
            <w:r w:rsidRPr="00A03C55">
              <w:rPr>
                <w:noProof w:val="0"/>
              </w:rPr>
              <w:t>IS</w:t>
            </w:r>
          </w:p>
        </w:tc>
        <w:tc>
          <w:tcPr>
            <w:tcW w:w="1066" w:type="dxa"/>
          </w:tcPr>
          <w:p w14:paraId="0A7F221A" w14:textId="77777777" w:rsidR="007A1F44" w:rsidRPr="00A03C55" w:rsidRDefault="007A1F44">
            <w:pPr>
              <w:pStyle w:val="TableEntry"/>
              <w:rPr>
                <w:noProof w:val="0"/>
              </w:rPr>
            </w:pPr>
            <w:r w:rsidRPr="00A03C55">
              <w:rPr>
                <w:noProof w:val="0"/>
              </w:rPr>
              <w:t>O</w:t>
            </w:r>
          </w:p>
        </w:tc>
        <w:tc>
          <w:tcPr>
            <w:tcW w:w="992" w:type="dxa"/>
          </w:tcPr>
          <w:p w14:paraId="4A4BF937" w14:textId="77777777" w:rsidR="007A1F44" w:rsidRPr="00A03C55" w:rsidRDefault="007A1F44">
            <w:pPr>
              <w:pStyle w:val="TableEntry"/>
              <w:rPr>
                <w:noProof w:val="0"/>
              </w:rPr>
            </w:pPr>
            <w:r w:rsidRPr="00A03C55">
              <w:rPr>
                <w:noProof w:val="0"/>
              </w:rPr>
              <w:t>[0..1]</w:t>
            </w:r>
          </w:p>
        </w:tc>
        <w:tc>
          <w:tcPr>
            <w:tcW w:w="992" w:type="dxa"/>
          </w:tcPr>
          <w:p w14:paraId="5FA48E8B" w14:textId="77777777" w:rsidR="007A1F44" w:rsidRPr="00A03C55" w:rsidRDefault="007A1F44">
            <w:pPr>
              <w:pStyle w:val="TableEntry"/>
              <w:rPr>
                <w:noProof w:val="0"/>
              </w:rPr>
            </w:pPr>
            <w:r w:rsidRPr="00A03C55">
              <w:rPr>
                <w:noProof w:val="0"/>
              </w:rPr>
              <w:t>0018</w:t>
            </w:r>
          </w:p>
        </w:tc>
        <w:tc>
          <w:tcPr>
            <w:tcW w:w="992" w:type="dxa"/>
          </w:tcPr>
          <w:p w14:paraId="46FD42FC" w14:textId="77777777" w:rsidR="007A1F44" w:rsidRPr="00A03C55" w:rsidRDefault="007A1F44">
            <w:pPr>
              <w:pStyle w:val="TableEntry"/>
              <w:rPr>
                <w:noProof w:val="0"/>
              </w:rPr>
            </w:pPr>
            <w:r w:rsidRPr="00A03C55">
              <w:rPr>
                <w:noProof w:val="0"/>
              </w:rPr>
              <w:t>00148</w:t>
            </w:r>
          </w:p>
        </w:tc>
        <w:tc>
          <w:tcPr>
            <w:tcW w:w="2833" w:type="dxa"/>
          </w:tcPr>
          <w:p w14:paraId="7CFFAB3D" w14:textId="77777777" w:rsidR="007A1F44" w:rsidRPr="00A03C55" w:rsidRDefault="007A1F44">
            <w:pPr>
              <w:pStyle w:val="TableEntry"/>
              <w:rPr>
                <w:noProof w:val="0"/>
              </w:rPr>
            </w:pPr>
            <w:r w:rsidRPr="00A03C55">
              <w:rPr>
                <w:noProof w:val="0"/>
              </w:rPr>
              <w:t>Patient Type</w:t>
            </w:r>
          </w:p>
        </w:tc>
      </w:tr>
      <w:tr w:rsidR="007A1F44" w:rsidRPr="00A03C55" w14:paraId="5D8710CA" w14:textId="77777777" w:rsidTr="00B6518F">
        <w:trPr>
          <w:jc w:val="center"/>
        </w:trPr>
        <w:tc>
          <w:tcPr>
            <w:tcW w:w="810" w:type="dxa"/>
          </w:tcPr>
          <w:p w14:paraId="36071DB5" w14:textId="77777777" w:rsidR="007A1F44" w:rsidRPr="00A03C55" w:rsidRDefault="007A1F44">
            <w:pPr>
              <w:pStyle w:val="TableEntry"/>
              <w:rPr>
                <w:noProof w:val="0"/>
              </w:rPr>
            </w:pPr>
            <w:r w:rsidRPr="00A03C55">
              <w:rPr>
                <w:noProof w:val="0"/>
              </w:rPr>
              <w:t>19</w:t>
            </w:r>
          </w:p>
        </w:tc>
        <w:tc>
          <w:tcPr>
            <w:tcW w:w="810" w:type="dxa"/>
          </w:tcPr>
          <w:p w14:paraId="4A0B6E36" w14:textId="77777777" w:rsidR="007A1F44" w:rsidRPr="00A03C55" w:rsidRDefault="007A1F44">
            <w:pPr>
              <w:pStyle w:val="TableEntry"/>
              <w:rPr>
                <w:noProof w:val="0"/>
              </w:rPr>
            </w:pPr>
            <w:r w:rsidRPr="00A03C55">
              <w:rPr>
                <w:noProof w:val="0"/>
              </w:rPr>
              <w:t>250</w:t>
            </w:r>
          </w:p>
        </w:tc>
        <w:tc>
          <w:tcPr>
            <w:tcW w:w="720" w:type="dxa"/>
          </w:tcPr>
          <w:p w14:paraId="338FF611" w14:textId="77777777" w:rsidR="007A1F44" w:rsidRPr="00A03C55" w:rsidRDefault="007A1F44">
            <w:pPr>
              <w:pStyle w:val="TableEntry"/>
              <w:rPr>
                <w:noProof w:val="0"/>
              </w:rPr>
            </w:pPr>
            <w:r w:rsidRPr="00A03C55">
              <w:rPr>
                <w:noProof w:val="0"/>
              </w:rPr>
              <w:t>CX</w:t>
            </w:r>
          </w:p>
        </w:tc>
        <w:tc>
          <w:tcPr>
            <w:tcW w:w="1066" w:type="dxa"/>
          </w:tcPr>
          <w:p w14:paraId="34DFCBF5" w14:textId="77777777" w:rsidR="007A1F44" w:rsidRPr="00A03C55" w:rsidRDefault="007A1F44">
            <w:pPr>
              <w:pStyle w:val="TableEntry"/>
              <w:rPr>
                <w:noProof w:val="0"/>
              </w:rPr>
            </w:pPr>
            <w:r w:rsidRPr="00A03C55">
              <w:rPr>
                <w:noProof w:val="0"/>
              </w:rPr>
              <w:t>C</w:t>
            </w:r>
          </w:p>
        </w:tc>
        <w:tc>
          <w:tcPr>
            <w:tcW w:w="992" w:type="dxa"/>
          </w:tcPr>
          <w:p w14:paraId="08A0516C" w14:textId="77777777" w:rsidR="007A1F44" w:rsidRPr="00A03C55" w:rsidRDefault="007A1F44">
            <w:pPr>
              <w:pStyle w:val="TableEntry"/>
              <w:rPr>
                <w:noProof w:val="0"/>
              </w:rPr>
            </w:pPr>
            <w:r w:rsidRPr="00A03C55">
              <w:rPr>
                <w:noProof w:val="0"/>
              </w:rPr>
              <w:t>[0..1]</w:t>
            </w:r>
          </w:p>
        </w:tc>
        <w:tc>
          <w:tcPr>
            <w:tcW w:w="992" w:type="dxa"/>
          </w:tcPr>
          <w:p w14:paraId="0960406E" w14:textId="77777777" w:rsidR="007A1F44" w:rsidRPr="00A03C55" w:rsidRDefault="007A1F44">
            <w:pPr>
              <w:pStyle w:val="TableEntry"/>
              <w:rPr>
                <w:noProof w:val="0"/>
              </w:rPr>
            </w:pPr>
          </w:p>
        </w:tc>
        <w:tc>
          <w:tcPr>
            <w:tcW w:w="992" w:type="dxa"/>
          </w:tcPr>
          <w:p w14:paraId="4C94652C" w14:textId="77777777" w:rsidR="007A1F44" w:rsidRPr="00A03C55" w:rsidRDefault="007A1F44">
            <w:pPr>
              <w:pStyle w:val="TableEntry"/>
              <w:rPr>
                <w:noProof w:val="0"/>
              </w:rPr>
            </w:pPr>
            <w:r w:rsidRPr="00A03C55">
              <w:rPr>
                <w:noProof w:val="0"/>
              </w:rPr>
              <w:t>00149</w:t>
            </w:r>
          </w:p>
        </w:tc>
        <w:tc>
          <w:tcPr>
            <w:tcW w:w="2833" w:type="dxa"/>
          </w:tcPr>
          <w:p w14:paraId="73FA1F13" w14:textId="77777777" w:rsidR="007A1F44" w:rsidRPr="00A03C55" w:rsidRDefault="007A1F44">
            <w:pPr>
              <w:pStyle w:val="TableEntry"/>
              <w:rPr>
                <w:noProof w:val="0"/>
              </w:rPr>
            </w:pPr>
            <w:r w:rsidRPr="00A03C55">
              <w:rPr>
                <w:noProof w:val="0"/>
              </w:rPr>
              <w:t>Visit Number</w:t>
            </w:r>
          </w:p>
        </w:tc>
      </w:tr>
      <w:tr w:rsidR="007A1F44" w:rsidRPr="00A03C55" w14:paraId="6E3726DE" w14:textId="77777777" w:rsidTr="00B6518F">
        <w:trPr>
          <w:jc w:val="center"/>
        </w:trPr>
        <w:tc>
          <w:tcPr>
            <w:tcW w:w="810" w:type="dxa"/>
          </w:tcPr>
          <w:p w14:paraId="219BFD03" w14:textId="77777777" w:rsidR="007A1F44" w:rsidRPr="00A03C55" w:rsidRDefault="007A1F44">
            <w:pPr>
              <w:pStyle w:val="TableEntry"/>
              <w:rPr>
                <w:noProof w:val="0"/>
              </w:rPr>
            </w:pPr>
            <w:r w:rsidRPr="00A03C55">
              <w:rPr>
                <w:noProof w:val="0"/>
              </w:rPr>
              <w:t>20</w:t>
            </w:r>
          </w:p>
        </w:tc>
        <w:tc>
          <w:tcPr>
            <w:tcW w:w="810" w:type="dxa"/>
          </w:tcPr>
          <w:p w14:paraId="78461794" w14:textId="77777777" w:rsidR="007A1F44" w:rsidRPr="00A03C55" w:rsidRDefault="007A1F44">
            <w:pPr>
              <w:pStyle w:val="TableEntry"/>
              <w:rPr>
                <w:noProof w:val="0"/>
              </w:rPr>
            </w:pPr>
            <w:r w:rsidRPr="00A03C55">
              <w:rPr>
                <w:noProof w:val="0"/>
              </w:rPr>
              <w:t>50</w:t>
            </w:r>
          </w:p>
        </w:tc>
        <w:tc>
          <w:tcPr>
            <w:tcW w:w="720" w:type="dxa"/>
          </w:tcPr>
          <w:p w14:paraId="34039183" w14:textId="77777777" w:rsidR="007A1F44" w:rsidRPr="00A03C55" w:rsidRDefault="007A1F44">
            <w:pPr>
              <w:pStyle w:val="TableEntry"/>
              <w:rPr>
                <w:noProof w:val="0"/>
              </w:rPr>
            </w:pPr>
            <w:r w:rsidRPr="00A03C55">
              <w:rPr>
                <w:noProof w:val="0"/>
              </w:rPr>
              <w:t>FC</w:t>
            </w:r>
          </w:p>
        </w:tc>
        <w:tc>
          <w:tcPr>
            <w:tcW w:w="1066" w:type="dxa"/>
          </w:tcPr>
          <w:p w14:paraId="07F2151A" w14:textId="77777777" w:rsidR="007A1F44" w:rsidRPr="00A03C55" w:rsidRDefault="007A1F44">
            <w:pPr>
              <w:pStyle w:val="TableEntry"/>
              <w:rPr>
                <w:noProof w:val="0"/>
              </w:rPr>
            </w:pPr>
            <w:r w:rsidRPr="00A03C55">
              <w:rPr>
                <w:noProof w:val="0"/>
              </w:rPr>
              <w:t>O</w:t>
            </w:r>
          </w:p>
        </w:tc>
        <w:tc>
          <w:tcPr>
            <w:tcW w:w="992" w:type="dxa"/>
          </w:tcPr>
          <w:p w14:paraId="6D2036FF" w14:textId="77777777" w:rsidR="007A1F44" w:rsidRPr="00A03C55" w:rsidRDefault="007A1F44">
            <w:pPr>
              <w:pStyle w:val="TableEntry"/>
              <w:rPr>
                <w:noProof w:val="0"/>
              </w:rPr>
            </w:pPr>
            <w:r w:rsidRPr="00A03C55">
              <w:rPr>
                <w:noProof w:val="0"/>
              </w:rPr>
              <w:t>[0..*]</w:t>
            </w:r>
          </w:p>
        </w:tc>
        <w:tc>
          <w:tcPr>
            <w:tcW w:w="992" w:type="dxa"/>
          </w:tcPr>
          <w:p w14:paraId="07EAC974" w14:textId="77777777" w:rsidR="007A1F44" w:rsidRPr="00A03C55" w:rsidRDefault="007A1F44">
            <w:pPr>
              <w:pStyle w:val="TableEntry"/>
              <w:rPr>
                <w:noProof w:val="0"/>
              </w:rPr>
            </w:pPr>
            <w:r w:rsidRPr="00A03C55">
              <w:rPr>
                <w:noProof w:val="0"/>
              </w:rPr>
              <w:t>0064</w:t>
            </w:r>
          </w:p>
        </w:tc>
        <w:tc>
          <w:tcPr>
            <w:tcW w:w="992" w:type="dxa"/>
          </w:tcPr>
          <w:p w14:paraId="553F2182" w14:textId="77777777" w:rsidR="007A1F44" w:rsidRPr="00A03C55" w:rsidRDefault="007A1F44">
            <w:pPr>
              <w:pStyle w:val="TableEntry"/>
              <w:rPr>
                <w:noProof w:val="0"/>
              </w:rPr>
            </w:pPr>
            <w:r w:rsidRPr="00A03C55">
              <w:rPr>
                <w:noProof w:val="0"/>
              </w:rPr>
              <w:t>00150</w:t>
            </w:r>
          </w:p>
        </w:tc>
        <w:tc>
          <w:tcPr>
            <w:tcW w:w="2833" w:type="dxa"/>
          </w:tcPr>
          <w:p w14:paraId="71F5652B" w14:textId="77777777" w:rsidR="007A1F44" w:rsidRPr="00A03C55" w:rsidRDefault="007A1F44">
            <w:pPr>
              <w:pStyle w:val="TableEntry"/>
              <w:rPr>
                <w:noProof w:val="0"/>
              </w:rPr>
            </w:pPr>
            <w:r w:rsidRPr="00A03C55">
              <w:rPr>
                <w:noProof w:val="0"/>
              </w:rPr>
              <w:t>Financial Class</w:t>
            </w:r>
          </w:p>
        </w:tc>
      </w:tr>
      <w:tr w:rsidR="007A1F44" w:rsidRPr="00A03C55" w14:paraId="3618BBFD" w14:textId="77777777" w:rsidTr="00B6518F">
        <w:trPr>
          <w:jc w:val="center"/>
        </w:trPr>
        <w:tc>
          <w:tcPr>
            <w:tcW w:w="810" w:type="dxa"/>
          </w:tcPr>
          <w:p w14:paraId="54DB036A" w14:textId="77777777" w:rsidR="007A1F44" w:rsidRPr="00A03C55" w:rsidRDefault="007A1F44">
            <w:pPr>
              <w:pStyle w:val="TableEntry"/>
              <w:rPr>
                <w:noProof w:val="0"/>
              </w:rPr>
            </w:pPr>
            <w:r w:rsidRPr="00A03C55">
              <w:rPr>
                <w:noProof w:val="0"/>
              </w:rPr>
              <w:t>21</w:t>
            </w:r>
          </w:p>
        </w:tc>
        <w:tc>
          <w:tcPr>
            <w:tcW w:w="810" w:type="dxa"/>
          </w:tcPr>
          <w:p w14:paraId="711EE195" w14:textId="77777777" w:rsidR="007A1F44" w:rsidRPr="00A03C55" w:rsidRDefault="007A1F44">
            <w:pPr>
              <w:pStyle w:val="TableEntry"/>
              <w:rPr>
                <w:noProof w:val="0"/>
              </w:rPr>
            </w:pPr>
            <w:r w:rsidRPr="00A03C55">
              <w:rPr>
                <w:noProof w:val="0"/>
              </w:rPr>
              <w:t>2</w:t>
            </w:r>
          </w:p>
        </w:tc>
        <w:tc>
          <w:tcPr>
            <w:tcW w:w="720" w:type="dxa"/>
          </w:tcPr>
          <w:p w14:paraId="48C0F66F" w14:textId="77777777" w:rsidR="007A1F44" w:rsidRPr="00A03C55" w:rsidRDefault="007A1F44">
            <w:pPr>
              <w:pStyle w:val="TableEntry"/>
              <w:rPr>
                <w:noProof w:val="0"/>
              </w:rPr>
            </w:pPr>
            <w:r w:rsidRPr="00A03C55">
              <w:rPr>
                <w:noProof w:val="0"/>
              </w:rPr>
              <w:t>IS</w:t>
            </w:r>
          </w:p>
        </w:tc>
        <w:tc>
          <w:tcPr>
            <w:tcW w:w="1066" w:type="dxa"/>
          </w:tcPr>
          <w:p w14:paraId="2DBAC9FB" w14:textId="77777777" w:rsidR="007A1F44" w:rsidRPr="00A03C55" w:rsidRDefault="007A1F44">
            <w:pPr>
              <w:pStyle w:val="TableEntry"/>
              <w:rPr>
                <w:noProof w:val="0"/>
              </w:rPr>
            </w:pPr>
            <w:r w:rsidRPr="00A03C55">
              <w:rPr>
                <w:noProof w:val="0"/>
              </w:rPr>
              <w:t>O</w:t>
            </w:r>
          </w:p>
        </w:tc>
        <w:tc>
          <w:tcPr>
            <w:tcW w:w="992" w:type="dxa"/>
          </w:tcPr>
          <w:p w14:paraId="71E36ADC" w14:textId="77777777" w:rsidR="007A1F44" w:rsidRPr="00A03C55" w:rsidRDefault="007A1F44">
            <w:pPr>
              <w:pStyle w:val="TableEntry"/>
              <w:rPr>
                <w:noProof w:val="0"/>
              </w:rPr>
            </w:pPr>
            <w:r w:rsidRPr="00A03C55">
              <w:rPr>
                <w:noProof w:val="0"/>
              </w:rPr>
              <w:t>[0..1]</w:t>
            </w:r>
          </w:p>
        </w:tc>
        <w:tc>
          <w:tcPr>
            <w:tcW w:w="992" w:type="dxa"/>
          </w:tcPr>
          <w:p w14:paraId="3C878178" w14:textId="77777777" w:rsidR="007A1F44" w:rsidRPr="00A03C55" w:rsidRDefault="007A1F44">
            <w:pPr>
              <w:pStyle w:val="TableEntry"/>
              <w:rPr>
                <w:noProof w:val="0"/>
              </w:rPr>
            </w:pPr>
            <w:r w:rsidRPr="00A03C55">
              <w:rPr>
                <w:noProof w:val="0"/>
              </w:rPr>
              <w:t>0032</w:t>
            </w:r>
          </w:p>
        </w:tc>
        <w:tc>
          <w:tcPr>
            <w:tcW w:w="992" w:type="dxa"/>
          </w:tcPr>
          <w:p w14:paraId="357EA2B3" w14:textId="77777777" w:rsidR="007A1F44" w:rsidRPr="00A03C55" w:rsidRDefault="007A1F44">
            <w:pPr>
              <w:pStyle w:val="TableEntry"/>
              <w:rPr>
                <w:noProof w:val="0"/>
              </w:rPr>
            </w:pPr>
            <w:r w:rsidRPr="00A03C55">
              <w:rPr>
                <w:noProof w:val="0"/>
              </w:rPr>
              <w:t>00151</w:t>
            </w:r>
          </w:p>
        </w:tc>
        <w:tc>
          <w:tcPr>
            <w:tcW w:w="2833" w:type="dxa"/>
          </w:tcPr>
          <w:p w14:paraId="56347927" w14:textId="77777777" w:rsidR="007A1F44" w:rsidRPr="00A03C55" w:rsidRDefault="007A1F44">
            <w:pPr>
              <w:pStyle w:val="TableEntry"/>
              <w:rPr>
                <w:noProof w:val="0"/>
              </w:rPr>
            </w:pPr>
            <w:r w:rsidRPr="00A03C55">
              <w:rPr>
                <w:noProof w:val="0"/>
              </w:rPr>
              <w:t>Charge Price Indicator</w:t>
            </w:r>
          </w:p>
        </w:tc>
      </w:tr>
      <w:tr w:rsidR="007A1F44" w:rsidRPr="00A03C55" w14:paraId="09A9DCDB" w14:textId="77777777" w:rsidTr="00B6518F">
        <w:trPr>
          <w:jc w:val="center"/>
        </w:trPr>
        <w:tc>
          <w:tcPr>
            <w:tcW w:w="810" w:type="dxa"/>
          </w:tcPr>
          <w:p w14:paraId="6DF0A52F" w14:textId="77777777" w:rsidR="007A1F44" w:rsidRPr="00A03C55" w:rsidRDefault="007A1F44">
            <w:pPr>
              <w:pStyle w:val="TableEntry"/>
              <w:rPr>
                <w:noProof w:val="0"/>
              </w:rPr>
            </w:pPr>
            <w:r w:rsidRPr="00A03C55">
              <w:rPr>
                <w:noProof w:val="0"/>
              </w:rPr>
              <w:t>22</w:t>
            </w:r>
          </w:p>
        </w:tc>
        <w:tc>
          <w:tcPr>
            <w:tcW w:w="810" w:type="dxa"/>
          </w:tcPr>
          <w:p w14:paraId="43FDF8D4" w14:textId="77777777" w:rsidR="007A1F44" w:rsidRPr="00A03C55" w:rsidRDefault="007A1F44">
            <w:pPr>
              <w:pStyle w:val="TableEntry"/>
              <w:rPr>
                <w:noProof w:val="0"/>
              </w:rPr>
            </w:pPr>
            <w:r w:rsidRPr="00A03C55">
              <w:rPr>
                <w:noProof w:val="0"/>
              </w:rPr>
              <w:t>2</w:t>
            </w:r>
          </w:p>
        </w:tc>
        <w:tc>
          <w:tcPr>
            <w:tcW w:w="720" w:type="dxa"/>
          </w:tcPr>
          <w:p w14:paraId="013FC77E" w14:textId="77777777" w:rsidR="007A1F44" w:rsidRPr="00A03C55" w:rsidRDefault="007A1F44">
            <w:pPr>
              <w:pStyle w:val="TableEntry"/>
              <w:rPr>
                <w:noProof w:val="0"/>
              </w:rPr>
            </w:pPr>
            <w:r w:rsidRPr="00A03C55">
              <w:rPr>
                <w:noProof w:val="0"/>
              </w:rPr>
              <w:t>IS</w:t>
            </w:r>
          </w:p>
        </w:tc>
        <w:tc>
          <w:tcPr>
            <w:tcW w:w="1066" w:type="dxa"/>
          </w:tcPr>
          <w:p w14:paraId="06D4E486" w14:textId="77777777" w:rsidR="007A1F44" w:rsidRPr="00A03C55" w:rsidRDefault="007A1F44">
            <w:pPr>
              <w:pStyle w:val="TableEntry"/>
              <w:rPr>
                <w:noProof w:val="0"/>
              </w:rPr>
            </w:pPr>
            <w:r w:rsidRPr="00A03C55">
              <w:rPr>
                <w:noProof w:val="0"/>
              </w:rPr>
              <w:t>O</w:t>
            </w:r>
          </w:p>
        </w:tc>
        <w:tc>
          <w:tcPr>
            <w:tcW w:w="992" w:type="dxa"/>
          </w:tcPr>
          <w:p w14:paraId="304FA18D" w14:textId="77777777" w:rsidR="007A1F44" w:rsidRPr="00A03C55" w:rsidRDefault="007A1F44">
            <w:pPr>
              <w:pStyle w:val="TableEntry"/>
              <w:rPr>
                <w:noProof w:val="0"/>
              </w:rPr>
            </w:pPr>
            <w:r w:rsidRPr="00A03C55">
              <w:rPr>
                <w:noProof w:val="0"/>
              </w:rPr>
              <w:t>[0..1]</w:t>
            </w:r>
          </w:p>
        </w:tc>
        <w:tc>
          <w:tcPr>
            <w:tcW w:w="992" w:type="dxa"/>
          </w:tcPr>
          <w:p w14:paraId="79F57E64" w14:textId="77777777" w:rsidR="007A1F44" w:rsidRPr="00A03C55" w:rsidRDefault="007A1F44">
            <w:pPr>
              <w:pStyle w:val="TableEntry"/>
              <w:rPr>
                <w:noProof w:val="0"/>
              </w:rPr>
            </w:pPr>
            <w:r w:rsidRPr="00A03C55">
              <w:rPr>
                <w:noProof w:val="0"/>
              </w:rPr>
              <w:t>0045</w:t>
            </w:r>
          </w:p>
        </w:tc>
        <w:tc>
          <w:tcPr>
            <w:tcW w:w="992" w:type="dxa"/>
          </w:tcPr>
          <w:p w14:paraId="59FEB48E" w14:textId="77777777" w:rsidR="007A1F44" w:rsidRPr="00A03C55" w:rsidRDefault="007A1F44">
            <w:pPr>
              <w:pStyle w:val="TableEntry"/>
              <w:rPr>
                <w:noProof w:val="0"/>
              </w:rPr>
            </w:pPr>
            <w:r w:rsidRPr="00A03C55">
              <w:rPr>
                <w:noProof w:val="0"/>
              </w:rPr>
              <w:t>00152</w:t>
            </w:r>
          </w:p>
        </w:tc>
        <w:tc>
          <w:tcPr>
            <w:tcW w:w="2833" w:type="dxa"/>
          </w:tcPr>
          <w:p w14:paraId="1B619550" w14:textId="77777777" w:rsidR="007A1F44" w:rsidRPr="00A03C55" w:rsidRDefault="007A1F44">
            <w:pPr>
              <w:pStyle w:val="TableEntry"/>
              <w:rPr>
                <w:noProof w:val="0"/>
              </w:rPr>
            </w:pPr>
            <w:r w:rsidRPr="00A03C55">
              <w:rPr>
                <w:noProof w:val="0"/>
              </w:rPr>
              <w:t>Courtesy Code</w:t>
            </w:r>
          </w:p>
        </w:tc>
      </w:tr>
      <w:tr w:rsidR="007A1F44" w:rsidRPr="00A03C55" w14:paraId="438730D9" w14:textId="77777777" w:rsidTr="00B6518F">
        <w:trPr>
          <w:jc w:val="center"/>
        </w:trPr>
        <w:tc>
          <w:tcPr>
            <w:tcW w:w="810" w:type="dxa"/>
          </w:tcPr>
          <w:p w14:paraId="548A7947" w14:textId="77777777" w:rsidR="007A1F44" w:rsidRPr="00A03C55" w:rsidRDefault="007A1F44">
            <w:pPr>
              <w:pStyle w:val="TableEntry"/>
              <w:rPr>
                <w:noProof w:val="0"/>
              </w:rPr>
            </w:pPr>
            <w:r w:rsidRPr="00A03C55">
              <w:rPr>
                <w:noProof w:val="0"/>
              </w:rPr>
              <w:t>23</w:t>
            </w:r>
          </w:p>
        </w:tc>
        <w:tc>
          <w:tcPr>
            <w:tcW w:w="810" w:type="dxa"/>
          </w:tcPr>
          <w:p w14:paraId="5F5B69B7" w14:textId="77777777" w:rsidR="007A1F44" w:rsidRPr="00A03C55" w:rsidRDefault="007A1F44">
            <w:pPr>
              <w:pStyle w:val="TableEntry"/>
              <w:rPr>
                <w:noProof w:val="0"/>
              </w:rPr>
            </w:pPr>
            <w:r w:rsidRPr="00A03C55">
              <w:rPr>
                <w:noProof w:val="0"/>
              </w:rPr>
              <w:t>2</w:t>
            </w:r>
          </w:p>
        </w:tc>
        <w:tc>
          <w:tcPr>
            <w:tcW w:w="720" w:type="dxa"/>
          </w:tcPr>
          <w:p w14:paraId="50F371EA" w14:textId="77777777" w:rsidR="007A1F44" w:rsidRPr="00A03C55" w:rsidRDefault="007A1F44">
            <w:pPr>
              <w:pStyle w:val="TableEntry"/>
              <w:rPr>
                <w:noProof w:val="0"/>
              </w:rPr>
            </w:pPr>
            <w:r w:rsidRPr="00A03C55">
              <w:rPr>
                <w:noProof w:val="0"/>
              </w:rPr>
              <w:t>IS</w:t>
            </w:r>
          </w:p>
        </w:tc>
        <w:tc>
          <w:tcPr>
            <w:tcW w:w="1066" w:type="dxa"/>
          </w:tcPr>
          <w:p w14:paraId="2665EF15" w14:textId="77777777" w:rsidR="007A1F44" w:rsidRPr="00A03C55" w:rsidRDefault="007A1F44">
            <w:pPr>
              <w:pStyle w:val="TableEntry"/>
              <w:rPr>
                <w:noProof w:val="0"/>
              </w:rPr>
            </w:pPr>
            <w:r w:rsidRPr="00A03C55">
              <w:rPr>
                <w:noProof w:val="0"/>
              </w:rPr>
              <w:t>O</w:t>
            </w:r>
          </w:p>
        </w:tc>
        <w:tc>
          <w:tcPr>
            <w:tcW w:w="992" w:type="dxa"/>
          </w:tcPr>
          <w:p w14:paraId="2F91C0A3" w14:textId="77777777" w:rsidR="007A1F44" w:rsidRPr="00A03C55" w:rsidRDefault="007A1F44">
            <w:pPr>
              <w:pStyle w:val="TableEntry"/>
              <w:rPr>
                <w:noProof w:val="0"/>
              </w:rPr>
            </w:pPr>
            <w:r w:rsidRPr="00A03C55">
              <w:rPr>
                <w:noProof w:val="0"/>
              </w:rPr>
              <w:t>[0..1]</w:t>
            </w:r>
          </w:p>
        </w:tc>
        <w:tc>
          <w:tcPr>
            <w:tcW w:w="992" w:type="dxa"/>
          </w:tcPr>
          <w:p w14:paraId="0597F60D" w14:textId="77777777" w:rsidR="007A1F44" w:rsidRPr="00A03C55" w:rsidRDefault="007A1F44">
            <w:pPr>
              <w:pStyle w:val="TableEntry"/>
              <w:rPr>
                <w:noProof w:val="0"/>
              </w:rPr>
            </w:pPr>
            <w:r w:rsidRPr="00A03C55">
              <w:rPr>
                <w:noProof w:val="0"/>
              </w:rPr>
              <w:t>0046</w:t>
            </w:r>
          </w:p>
        </w:tc>
        <w:tc>
          <w:tcPr>
            <w:tcW w:w="992" w:type="dxa"/>
          </w:tcPr>
          <w:p w14:paraId="31C6F31E" w14:textId="77777777" w:rsidR="007A1F44" w:rsidRPr="00A03C55" w:rsidRDefault="007A1F44">
            <w:pPr>
              <w:pStyle w:val="TableEntry"/>
              <w:rPr>
                <w:noProof w:val="0"/>
              </w:rPr>
            </w:pPr>
            <w:r w:rsidRPr="00A03C55">
              <w:rPr>
                <w:noProof w:val="0"/>
              </w:rPr>
              <w:t>00153</w:t>
            </w:r>
          </w:p>
        </w:tc>
        <w:tc>
          <w:tcPr>
            <w:tcW w:w="2833" w:type="dxa"/>
          </w:tcPr>
          <w:p w14:paraId="386987B0" w14:textId="77777777" w:rsidR="007A1F44" w:rsidRPr="00A03C55" w:rsidRDefault="007A1F44">
            <w:pPr>
              <w:pStyle w:val="TableEntry"/>
              <w:rPr>
                <w:noProof w:val="0"/>
              </w:rPr>
            </w:pPr>
            <w:r w:rsidRPr="00A03C55">
              <w:rPr>
                <w:noProof w:val="0"/>
              </w:rPr>
              <w:t>Credit Rating</w:t>
            </w:r>
          </w:p>
        </w:tc>
      </w:tr>
      <w:tr w:rsidR="007A1F44" w:rsidRPr="00A03C55" w14:paraId="1858C2F6" w14:textId="77777777" w:rsidTr="00B6518F">
        <w:trPr>
          <w:jc w:val="center"/>
        </w:trPr>
        <w:tc>
          <w:tcPr>
            <w:tcW w:w="810" w:type="dxa"/>
          </w:tcPr>
          <w:p w14:paraId="3469BA5E" w14:textId="77777777" w:rsidR="007A1F44" w:rsidRPr="00A03C55" w:rsidRDefault="007A1F44">
            <w:pPr>
              <w:pStyle w:val="TableEntry"/>
              <w:rPr>
                <w:noProof w:val="0"/>
              </w:rPr>
            </w:pPr>
            <w:r w:rsidRPr="00A03C55">
              <w:rPr>
                <w:noProof w:val="0"/>
              </w:rPr>
              <w:t>24</w:t>
            </w:r>
          </w:p>
        </w:tc>
        <w:tc>
          <w:tcPr>
            <w:tcW w:w="810" w:type="dxa"/>
          </w:tcPr>
          <w:p w14:paraId="571F7134" w14:textId="77777777" w:rsidR="007A1F44" w:rsidRPr="00A03C55" w:rsidRDefault="007A1F44">
            <w:pPr>
              <w:pStyle w:val="TableEntry"/>
              <w:rPr>
                <w:noProof w:val="0"/>
              </w:rPr>
            </w:pPr>
            <w:r w:rsidRPr="00A03C55">
              <w:rPr>
                <w:noProof w:val="0"/>
              </w:rPr>
              <w:t>2</w:t>
            </w:r>
          </w:p>
        </w:tc>
        <w:tc>
          <w:tcPr>
            <w:tcW w:w="720" w:type="dxa"/>
          </w:tcPr>
          <w:p w14:paraId="6C46B58C" w14:textId="77777777" w:rsidR="007A1F44" w:rsidRPr="00A03C55" w:rsidRDefault="007A1F44">
            <w:pPr>
              <w:pStyle w:val="TableEntry"/>
              <w:rPr>
                <w:noProof w:val="0"/>
              </w:rPr>
            </w:pPr>
            <w:r w:rsidRPr="00A03C55">
              <w:rPr>
                <w:noProof w:val="0"/>
              </w:rPr>
              <w:t>IS</w:t>
            </w:r>
          </w:p>
        </w:tc>
        <w:tc>
          <w:tcPr>
            <w:tcW w:w="1066" w:type="dxa"/>
          </w:tcPr>
          <w:p w14:paraId="6FAFBE02" w14:textId="77777777" w:rsidR="007A1F44" w:rsidRPr="00A03C55" w:rsidRDefault="007A1F44">
            <w:pPr>
              <w:pStyle w:val="TableEntry"/>
              <w:rPr>
                <w:noProof w:val="0"/>
              </w:rPr>
            </w:pPr>
            <w:r w:rsidRPr="00A03C55">
              <w:rPr>
                <w:noProof w:val="0"/>
              </w:rPr>
              <w:t>O</w:t>
            </w:r>
          </w:p>
        </w:tc>
        <w:tc>
          <w:tcPr>
            <w:tcW w:w="992" w:type="dxa"/>
          </w:tcPr>
          <w:p w14:paraId="44194032" w14:textId="77777777" w:rsidR="007A1F44" w:rsidRPr="00A03C55" w:rsidRDefault="007A1F44">
            <w:pPr>
              <w:pStyle w:val="TableEntry"/>
              <w:rPr>
                <w:noProof w:val="0"/>
              </w:rPr>
            </w:pPr>
            <w:r w:rsidRPr="00A03C55">
              <w:rPr>
                <w:noProof w:val="0"/>
              </w:rPr>
              <w:t>[0..*]</w:t>
            </w:r>
          </w:p>
        </w:tc>
        <w:tc>
          <w:tcPr>
            <w:tcW w:w="992" w:type="dxa"/>
          </w:tcPr>
          <w:p w14:paraId="17C0A68B" w14:textId="77777777" w:rsidR="007A1F44" w:rsidRPr="00A03C55" w:rsidRDefault="007A1F44">
            <w:pPr>
              <w:pStyle w:val="TableEntry"/>
              <w:rPr>
                <w:noProof w:val="0"/>
              </w:rPr>
            </w:pPr>
            <w:r w:rsidRPr="00A03C55">
              <w:rPr>
                <w:noProof w:val="0"/>
              </w:rPr>
              <w:t>0044</w:t>
            </w:r>
          </w:p>
        </w:tc>
        <w:tc>
          <w:tcPr>
            <w:tcW w:w="992" w:type="dxa"/>
          </w:tcPr>
          <w:p w14:paraId="54C1D6F2" w14:textId="77777777" w:rsidR="007A1F44" w:rsidRPr="00A03C55" w:rsidRDefault="007A1F44">
            <w:pPr>
              <w:pStyle w:val="TableEntry"/>
              <w:rPr>
                <w:noProof w:val="0"/>
              </w:rPr>
            </w:pPr>
            <w:r w:rsidRPr="00A03C55">
              <w:rPr>
                <w:noProof w:val="0"/>
              </w:rPr>
              <w:t>00154</w:t>
            </w:r>
          </w:p>
        </w:tc>
        <w:tc>
          <w:tcPr>
            <w:tcW w:w="2833" w:type="dxa"/>
          </w:tcPr>
          <w:p w14:paraId="2B5FE173" w14:textId="77777777" w:rsidR="007A1F44" w:rsidRPr="00A03C55" w:rsidRDefault="007A1F44">
            <w:pPr>
              <w:pStyle w:val="TableEntry"/>
              <w:rPr>
                <w:noProof w:val="0"/>
              </w:rPr>
            </w:pPr>
            <w:r w:rsidRPr="00A03C55">
              <w:rPr>
                <w:noProof w:val="0"/>
              </w:rPr>
              <w:t>Contract Code</w:t>
            </w:r>
          </w:p>
        </w:tc>
      </w:tr>
      <w:tr w:rsidR="007A1F44" w:rsidRPr="00A03C55" w14:paraId="39630C77" w14:textId="77777777" w:rsidTr="00B6518F">
        <w:trPr>
          <w:jc w:val="center"/>
        </w:trPr>
        <w:tc>
          <w:tcPr>
            <w:tcW w:w="810" w:type="dxa"/>
          </w:tcPr>
          <w:p w14:paraId="203C041A" w14:textId="77777777" w:rsidR="007A1F44" w:rsidRPr="00A03C55" w:rsidRDefault="007A1F44">
            <w:pPr>
              <w:pStyle w:val="TableEntry"/>
              <w:rPr>
                <w:noProof w:val="0"/>
              </w:rPr>
            </w:pPr>
            <w:r w:rsidRPr="00A03C55">
              <w:rPr>
                <w:noProof w:val="0"/>
              </w:rPr>
              <w:t>25</w:t>
            </w:r>
          </w:p>
        </w:tc>
        <w:tc>
          <w:tcPr>
            <w:tcW w:w="810" w:type="dxa"/>
          </w:tcPr>
          <w:p w14:paraId="39761DC8" w14:textId="77777777" w:rsidR="007A1F44" w:rsidRPr="00A03C55" w:rsidRDefault="007A1F44">
            <w:pPr>
              <w:pStyle w:val="TableEntry"/>
              <w:rPr>
                <w:noProof w:val="0"/>
              </w:rPr>
            </w:pPr>
            <w:r w:rsidRPr="00A03C55">
              <w:rPr>
                <w:noProof w:val="0"/>
              </w:rPr>
              <w:t>8</w:t>
            </w:r>
          </w:p>
        </w:tc>
        <w:tc>
          <w:tcPr>
            <w:tcW w:w="720" w:type="dxa"/>
          </w:tcPr>
          <w:p w14:paraId="03614E50" w14:textId="77777777" w:rsidR="007A1F44" w:rsidRPr="00A03C55" w:rsidRDefault="007A1F44">
            <w:pPr>
              <w:pStyle w:val="TableEntry"/>
              <w:rPr>
                <w:noProof w:val="0"/>
              </w:rPr>
            </w:pPr>
            <w:r w:rsidRPr="00A03C55">
              <w:rPr>
                <w:noProof w:val="0"/>
              </w:rPr>
              <w:t>DT</w:t>
            </w:r>
          </w:p>
        </w:tc>
        <w:tc>
          <w:tcPr>
            <w:tcW w:w="1066" w:type="dxa"/>
          </w:tcPr>
          <w:p w14:paraId="4705FF92" w14:textId="77777777" w:rsidR="007A1F44" w:rsidRPr="00A03C55" w:rsidRDefault="007A1F44">
            <w:pPr>
              <w:pStyle w:val="TableEntry"/>
              <w:rPr>
                <w:noProof w:val="0"/>
              </w:rPr>
            </w:pPr>
            <w:r w:rsidRPr="00A03C55">
              <w:rPr>
                <w:noProof w:val="0"/>
              </w:rPr>
              <w:t>O</w:t>
            </w:r>
          </w:p>
        </w:tc>
        <w:tc>
          <w:tcPr>
            <w:tcW w:w="992" w:type="dxa"/>
          </w:tcPr>
          <w:p w14:paraId="4C2A59D5" w14:textId="77777777" w:rsidR="007A1F44" w:rsidRPr="00A03C55" w:rsidRDefault="007A1F44">
            <w:pPr>
              <w:pStyle w:val="TableEntry"/>
              <w:rPr>
                <w:noProof w:val="0"/>
              </w:rPr>
            </w:pPr>
            <w:r w:rsidRPr="00A03C55">
              <w:rPr>
                <w:noProof w:val="0"/>
              </w:rPr>
              <w:t>[0..*]</w:t>
            </w:r>
          </w:p>
        </w:tc>
        <w:tc>
          <w:tcPr>
            <w:tcW w:w="992" w:type="dxa"/>
          </w:tcPr>
          <w:p w14:paraId="0FC51966" w14:textId="77777777" w:rsidR="007A1F44" w:rsidRPr="00A03C55" w:rsidRDefault="007A1F44">
            <w:pPr>
              <w:pStyle w:val="TableEntry"/>
              <w:rPr>
                <w:noProof w:val="0"/>
              </w:rPr>
            </w:pPr>
          </w:p>
        </w:tc>
        <w:tc>
          <w:tcPr>
            <w:tcW w:w="992" w:type="dxa"/>
          </w:tcPr>
          <w:p w14:paraId="176C0971" w14:textId="77777777" w:rsidR="007A1F44" w:rsidRPr="00A03C55" w:rsidRDefault="007A1F44">
            <w:pPr>
              <w:pStyle w:val="TableEntry"/>
              <w:rPr>
                <w:noProof w:val="0"/>
              </w:rPr>
            </w:pPr>
            <w:r w:rsidRPr="00A03C55">
              <w:rPr>
                <w:noProof w:val="0"/>
              </w:rPr>
              <w:t>00155</w:t>
            </w:r>
          </w:p>
        </w:tc>
        <w:tc>
          <w:tcPr>
            <w:tcW w:w="2833" w:type="dxa"/>
          </w:tcPr>
          <w:p w14:paraId="26B2EE0C" w14:textId="77777777" w:rsidR="007A1F44" w:rsidRPr="00A03C55" w:rsidRDefault="007A1F44">
            <w:pPr>
              <w:pStyle w:val="TableEntry"/>
              <w:rPr>
                <w:noProof w:val="0"/>
              </w:rPr>
            </w:pPr>
            <w:r w:rsidRPr="00A03C55">
              <w:rPr>
                <w:noProof w:val="0"/>
              </w:rPr>
              <w:t>Contract Effective Date</w:t>
            </w:r>
          </w:p>
        </w:tc>
      </w:tr>
      <w:tr w:rsidR="007A1F44" w:rsidRPr="00A03C55" w14:paraId="5B1DE1ED" w14:textId="77777777" w:rsidTr="00B6518F">
        <w:trPr>
          <w:jc w:val="center"/>
        </w:trPr>
        <w:tc>
          <w:tcPr>
            <w:tcW w:w="810" w:type="dxa"/>
          </w:tcPr>
          <w:p w14:paraId="27E1FD5C" w14:textId="77777777" w:rsidR="007A1F44" w:rsidRPr="00A03C55" w:rsidRDefault="007A1F44">
            <w:pPr>
              <w:pStyle w:val="TableEntry"/>
              <w:rPr>
                <w:noProof w:val="0"/>
              </w:rPr>
            </w:pPr>
            <w:r w:rsidRPr="00A03C55">
              <w:rPr>
                <w:noProof w:val="0"/>
              </w:rPr>
              <w:t>26</w:t>
            </w:r>
          </w:p>
        </w:tc>
        <w:tc>
          <w:tcPr>
            <w:tcW w:w="810" w:type="dxa"/>
          </w:tcPr>
          <w:p w14:paraId="23C17AE1" w14:textId="77777777" w:rsidR="007A1F44" w:rsidRPr="00A03C55" w:rsidRDefault="007A1F44">
            <w:pPr>
              <w:pStyle w:val="TableEntry"/>
              <w:rPr>
                <w:noProof w:val="0"/>
              </w:rPr>
            </w:pPr>
            <w:r w:rsidRPr="00A03C55">
              <w:rPr>
                <w:noProof w:val="0"/>
              </w:rPr>
              <w:t>12</w:t>
            </w:r>
          </w:p>
        </w:tc>
        <w:tc>
          <w:tcPr>
            <w:tcW w:w="720" w:type="dxa"/>
          </w:tcPr>
          <w:p w14:paraId="5093D604" w14:textId="77777777" w:rsidR="007A1F44" w:rsidRPr="00A03C55" w:rsidRDefault="007A1F44">
            <w:pPr>
              <w:pStyle w:val="TableEntry"/>
              <w:rPr>
                <w:noProof w:val="0"/>
              </w:rPr>
            </w:pPr>
            <w:r w:rsidRPr="00A03C55">
              <w:rPr>
                <w:noProof w:val="0"/>
              </w:rPr>
              <w:t>NM</w:t>
            </w:r>
          </w:p>
        </w:tc>
        <w:tc>
          <w:tcPr>
            <w:tcW w:w="1066" w:type="dxa"/>
          </w:tcPr>
          <w:p w14:paraId="52862DD8" w14:textId="77777777" w:rsidR="007A1F44" w:rsidRPr="00A03C55" w:rsidRDefault="007A1F44">
            <w:pPr>
              <w:pStyle w:val="TableEntry"/>
              <w:rPr>
                <w:noProof w:val="0"/>
              </w:rPr>
            </w:pPr>
            <w:r w:rsidRPr="00A03C55">
              <w:rPr>
                <w:noProof w:val="0"/>
              </w:rPr>
              <w:t>O</w:t>
            </w:r>
          </w:p>
        </w:tc>
        <w:tc>
          <w:tcPr>
            <w:tcW w:w="992" w:type="dxa"/>
          </w:tcPr>
          <w:p w14:paraId="0099A1DF" w14:textId="77777777" w:rsidR="007A1F44" w:rsidRPr="00A03C55" w:rsidRDefault="007A1F44">
            <w:pPr>
              <w:pStyle w:val="TableEntry"/>
              <w:rPr>
                <w:noProof w:val="0"/>
              </w:rPr>
            </w:pPr>
            <w:r w:rsidRPr="00A03C55">
              <w:rPr>
                <w:noProof w:val="0"/>
              </w:rPr>
              <w:t>[0..*]</w:t>
            </w:r>
          </w:p>
        </w:tc>
        <w:tc>
          <w:tcPr>
            <w:tcW w:w="992" w:type="dxa"/>
          </w:tcPr>
          <w:p w14:paraId="20E398CB" w14:textId="77777777" w:rsidR="007A1F44" w:rsidRPr="00A03C55" w:rsidRDefault="007A1F44">
            <w:pPr>
              <w:pStyle w:val="TableEntry"/>
              <w:rPr>
                <w:noProof w:val="0"/>
              </w:rPr>
            </w:pPr>
          </w:p>
        </w:tc>
        <w:tc>
          <w:tcPr>
            <w:tcW w:w="992" w:type="dxa"/>
          </w:tcPr>
          <w:p w14:paraId="566960BD" w14:textId="77777777" w:rsidR="007A1F44" w:rsidRPr="00A03C55" w:rsidRDefault="007A1F44">
            <w:pPr>
              <w:pStyle w:val="TableEntry"/>
              <w:rPr>
                <w:noProof w:val="0"/>
              </w:rPr>
            </w:pPr>
            <w:r w:rsidRPr="00A03C55">
              <w:rPr>
                <w:noProof w:val="0"/>
              </w:rPr>
              <w:t>00156</w:t>
            </w:r>
          </w:p>
        </w:tc>
        <w:tc>
          <w:tcPr>
            <w:tcW w:w="2833" w:type="dxa"/>
          </w:tcPr>
          <w:p w14:paraId="23B11275" w14:textId="77777777" w:rsidR="007A1F44" w:rsidRPr="00A03C55" w:rsidRDefault="007A1F44">
            <w:pPr>
              <w:pStyle w:val="TableEntry"/>
              <w:rPr>
                <w:noProof w:val="0"/>
              </w:rPr>
            </w:pPr>
            <w:r w:rsidRPr="00A03C55">
              <w:rPr>
                <w:noProof w:val="0"/>
              </w:rPr>
              <w:t>Contract Amount</w:t>
            </w:r>
          </w:p>
        </w:tc>
      </w:tr>
      <w:tr w:rsidR="007A1F44" w:rsidRPr="00A03C55" w14:paraId="7CD10581" w14:textId="77777777" w:rsidTr="00B6518F">
        <w:trPr>
          <w:jc w:val="center"/>
        </w:trPr>
        <w:tc>
          <w:tcPr>
            <w:tcW w:w="810" w:type="dxa"/>
          </w:tcPr>
          <w:p w14:paraId="24712F9E" w14:textId="77777777" w:rsidR="007A1F44" w:rsidRPr="00A03C55" w:rsidRDefault="007A1F44">
            <w:pPr>
              <w:pStyle w:val="TableEntry"/>
              <w:rPr>
                <w:noProof w:val="0"/>
              </w:rPr>
            </w:pPr>
            <w:r w:rsidRPr="00A03C55">
              <w:rPr>
                <w:noProof w:val="0"/>
              </w:rPr>
              <w:t>27</w:t>
            </w:r>
          </w:p>
        </w:tc>
        <w:tc>
          <w:tcPr>
            <w:tcW w:w="810" w:type="dxa"/>
          </w:tcPr>
          <w:p w14:paraId="253C972B" w14:textId="77777777" w:rsidR="007A1F44" w:rsidRPr="00A03C55" w:rsidRDefault="007A1F44">
            <w:pPr>
              <w:pStyle w:val="TableEntry"/>
              <w:rPr>
                <w:noProof w:val="0"/>
              </w:rPr>
            </w:pPr>
            <w:r w:rsidRPr="00A03C55">
              <w:rPr>
                <w:noProof w:val="0"/>
              </w:rPr>
              <w:t>3</w:t>
            </w:r>
          </w:p>
        </w:tc>
        <w:tc>
          <w:tcPr>
            <w:tcW w:w="720" w:type="dxa"/>
          </w:tcPr>
          <w:p w14:paraId="20800D23" w14:textId="77777777" w:rsidR="007A1F44" w:rsidRPr="00A03C55" w:rsidRDefault="007A1F44">
            <w:pPr>
              <w:pStyle w:val="TableEntry"/>
              <w:rPr>
                <w:noProof w:val="0"/>
              </w:rPr>
            </w:pPr>
            <w:r w:rsidRPr="00A03C55">
              <w:rPr>
                <w:noProof w:val="0"/>
              </w:rPr>
              <w:t>NM</w:t>
            </w:r>
          </w:p>
        </w:tc>
        <w:tc>
          <w:tcPr>
            <w:tcW w:w="1066" w:type="dxa"/>
          </w:tcPr>
          <w:p w14:paraId="6B84BA40" w14:textId="77777777" w:rsidR="007A1F44" w:rsidRPr="00A03C55" w:rsidRDefault="007A1F44">
            <w:pPr>
              <w:pStyle w:val="TableEntry"/>
              <w:rPr>
                <w:noProof w:val="0"/>
              </w:rPr>
            </w:pPr>
            <w:r w:rsidRPr="00A03C55">
              <w:rPr>
                <w:noProof w:val="0"/>
              </w:rPr>
              <w:t>O</w:t>
            </w:r>
          </w:p>
        </w:tc>
        <w:tc>
          <w:tcPr>
            <w:tcW w:w="992" w:type="dxa"/>
          </w:tcPr>
          <w:p w14:paraId="5DEA0E7A" w14:textId="77777777" w:rsidR="007A1F44" w:rsidRPr="00A03C55" w:rsidRDefault="007A1F44">
            <w:pPr>
              <w:pStyle w:val="TableEntry"/>
              <w:rPr>
                <w:noProof w:val="0"/>
              </w:rPr>
            </w:pPr>
            <w:r w:rsidRPr="00A03C55">
              <w:rPr>
                <w:noProof w:val="0"/>
              </w:rPr>
              <w:t>[0..*]</w:t>
            </w:r>
          </w:p>
        </w:tc>
        <w:tc>
          <w:tcPr>
            <w:tcW w:w="992" w:type="dxa"/>
          </w:tcPr>
          <w:p w14:paraId="773A4771" w14:textId="77777777" w:rsidR="007A1F44" w:rsidRPr="00A03C55" w:rsidRDefault="007A1F44">
            <w:pPr>
              <w:pStyle w:val="TableEntry"/>
              <w:rPr>
                <w:noProof w:val="0"/>
              </w:rPr>
            </w:pPr>
          </w:p>
        </w:tc>
        <w:tc>
          <w:tcPr>
            <w:tcW w:w="992" w:type="dxa"/>
          </w:tcPr>
          <w:p w14:paraId="11D3B430" w14:textId="77777777" w:rsidR="007A1F44" w:rsidRPr="00A03C55" w:rsidRDefault="007A1F44">
            <w:pPr>
              <w:pStyle w:val="TableEntry"/>
              <w:rPr>
                <w:noProof w:val="0"/>
              </w:rPr>
            </w:pPr>
            <w:r w:rsidRPr="00A03C55">
              <w:rPr>
                <w:noProof w:val="0"/>
              </w:rPr>
              <w:t>00157</w:t>
            </w:r>
          </w:p>
        </w:tc>
        <w:tc>
          <w:tcPr>
            <w:tcW w:w="2833" w:type="dxa"/>
          </w:tcPr>
          <w:p w14:paraId="01B44BEA" w14:textId="77777777" w:rsidR="007A1F44" w:rsidRPr="00A03C55" w:rsidRDefault="007A1F44">
            <w:pPr>
              <w:pStyle w:val="TableEntry"/>
              <w:rPr>
                <w:noProof w:val="0"/>
              </w:rPr>
            </w:pPr>
            <w:r w:rsidRPr="00A03C55">
              <w:rPr>
                <w:noProof w:val="0"/>
              </w:rPr>
              <w:t>Contract Period</w:t>
            </w:r>
          </w:p>
        </w:tc>
      </w:tr>
      <w:tr w:rsidR="007A1F44" w:rsidRPr="00A03C55" w14:paraId="60A258C1" w14:textId="77777777" w:rsidTr="00B6518F">
        <w:trPr>
          <w:jc w:val="center"/>
        </w:trPr>
        <w:tc>
          <w:tcPr>
            <w:tcW w:w="810" w:type="dxa"/>
          </w:tcPr>
          <w:p w14:paraId="79CD1A3A" w14:textId="77777777" w:rsidR="007A1F44" w:rsidRPr="00A03C55" w:rsidRDefault="007A1F44">
            <w:pPr>
              <w:pStyle w:val="TableEntry"/>
              <w:rPr>
                <w:noProof w:val="0"/>
              </w:rPr>
            </w:pPr>
            <w:r w:rsidRPr="00A03C55">
              <w:rPr>
                <w:noProof w:val="0"/>
              </w:rPr>
              <w:t>28</w:t>
            </w:r>
          </w:p>
        </w:tc>
        <w:tc>
          <w:tcPr>
            <w:tcW w:w="810" w:type="dxa"/>
          </w:tcPr>
          <w:p w14:paraId="4C741749" w14:textId="77777777" w:rsidR="007A1F44" w:rsidRPr="00A03C55" w:rsidRDefault="007A1F44">
            <w:pPr>
              <w:pStyle w:val="TableEntry"/>
              <w:rPr>
                <w:noProof w:val="0"/>
              </w:rPr>
            </w:pPr>
            <w:r w:rsidRPr="00A03C55">
              <w:rPr>
                <w:noProof w:val="0"/>
              </w:rPr>
              <w:t>2</w:t>
            </w:r>
          </w:p>
        </w:tc>
        <w:tc>
          <w:tcPr>
            <w:tcW w:w="720" w:type="dxa"/>
          </w:tcPr>
          <w:p w14:paraId="1CAE1ADF" w14:textId="77777777" w:rsidR="007A1F44" w:rsidRPr="00A03C55" w:rsidRDefault="007A1F44">
            <w:pPr>
              <w:pStyle w:val="TableEntry"/>
              <w:rPr>
                <w:noProof w:val="0"/>
              </w:rPr>
            </w:pPr>
            <w:r w:rsidRPr="00A03C55">
              <w:rPr>
                <w:noProof w:val="0"/>
              </w:rPr>
              <w:t>IS</w:t>
            </w:r>
          </w:p>
        </w:tc>
        <w:tc>
          <w:tcPr>
            <w:tcW w:w="1066" w:type="dxa"/>
          </w:tcPr>
          <w:p w14:paraId="5E499E33" w14:textId="77777777" w:rsidR="007A1F44" w:rsidRPr="00A03C55" w:rsidRDefault="007A1F44">
            <w:pPr>
              <w:pStyle w:val="TableEntry"/>
              <w:rPr>
                <w:noProof w:val="0"/>
              </w:rPr>
            </w:pPr>
            <w:r w:rsidRPr="00A03C55">
              <w:rPr>
                <w:noProof w:val="0"/>
              </w:rPr>
              <w:t>O</w:t>
            </w:r>
          </w:p>
        </w:tc>
        <w:tc>
          <w:tcPr>
            <w:tcW w:w="992" w:type="dxa"/>
          </w:tcPr>
          <w:p w14:paraId="4946E56A" w14:textId="77777777" w:rsidR="007A1F44" w:rsidRPr="00A03C55" w:rsidRDefault="007A1F44">
            <w:pPr>
              <w:pStyle w:val="TableEntry"/>
              <w:rPr>
                <w:noProof w:val="0"/>
              </w:rPr>
            </w:pPr>
            <w:r w:rsidRPr="00A03C55">
              <w:rPr>
                <w:noProof w:val="0"/>
              </w:rPr>
              <w:t>[0..1]</w:t>
            </w:r>
          </w:p>
        </w:tc>
        <w:tc>
          <w:tcPr>
            <w:tcW w:w="992" w:type="dxa"/>
          </w:tcPr>
          <w:p w14:paraId="3FDBFA03" w14:textId="77777777" w:rsidR="007A1F44" w:rsidRPr="00A03C55" w:rsidRDefault="007A1F44">
            <w:pPr>
              <w:pStyle w:val="TableEntry"/>
              <w:rPr>
                <w:noProof w:val="0"/>
              </w:rPr>
            </w:pPr>
            <w:r w:rsidRPr="00A03C55">
              <w:rPr>
                <w:noProof w:val="0"/>
              </w:rPr>
              <w:t>0073</w:t>
            </w:r>
          </w:p>
        </w:tc>
        <w:tc>
          <w:tcPr>
            <w:tcW w:w="992" w:type="dxa"/>
          </w:tcPr>
          <w:p w14:paraId="75130B25" w14:textId="77777777" w:rsidR="007A1F44" w:rsidRPr="00A03C55" w:rsidRDefault="007A1F44">
            <w:pPr>
              <w:pStyle w:val="TableEntry"/>
              <w:rPr>
                <w:noProof w:val="0"/>
              </w:rPr>
            </w:pPr>
            <w:r w:rsidRPr="00A03C55">
              <w:rPr>
                <w:noProof w:val="0"/>
              </w:rPr>
              <w:t>00158</w:t>
            </w:r>
          </w:p>
        </w:tc>
        <w:tc>
          <w:tcPr>
            <w:tcW w:w="2833" w:type="dxa"/>
          </w:tcPr>
          <w:p w14:paraId="769F8446" w14:textId="77777777" w:rsidR="007A1F44" w:rsidRPr="00A03C55" w:rsidRDefault="007A1F44">
            <w:pPr>
              <w:pStyle w:val="TableEntry"/>
              <w:rPr>
                <w:noProof w:val="0"/>
              </w:rPr>
            </w:pPr>
            <w:r w:rsidRPr="00A03C55">
              <w:rPr>
                <w:noProof w:val="0"/>
              </w:rPr>
              <w:t>Interest Code</w:t>
            </w:r>
          </w:p>
        </w:tc>
      </w:tr>
      <w:tr w:rsidR="007A1F44" w:rsidRPr="00A03C55" w14:paraId="34E7A6E4" w14:textId="77777777" w:rsidTr="00B6518F">
        <w:trPr>
          <w:jc w:val="center"/>
        </w:trPr>
        <w:tc>
          <w:tcPr>
            <w:tcW w:w="810" w:type="dxa"/>
          </w:tcPr>
          <w:p w14:paraId="4F33D089" w14:textId="77777777" w:rsidR="007A1F44" w:rsidRPr="00A03C55" w:rsidRDefault="007A1F44">
            <w:pPr>
              <w:pStyle w:val="TableEntry"/>
              <w:rPr>
                <w:noProof w:val="0"/>
              </w:rPr>
            </w:pPr>
            <w:r w:rsidRPr="00A03C55">
              <w:rPr>
                <w:noProof w:val="0"/>
              </w:rPr>
              <w:t>29</w:t>
            </w:r>
          </w:p>
        </w:tc>
        <w:tc>
          <w:tcPr>
            <w:tcW w:w="810" w:type="dxa"/>
          </w:tcPr>
          <w:p w14:paraId="11D3EB3E" w14:textId="77777777" w:rsidR="007A1F44" w:rsidRPr="00A03C55" w:rsidRDefault="007A1F44">
            <w:pPr>
              <w:pStyle w:val="TableEntry"/>
              <w:rPr>
                <w:noProof w:val="0"/>
              </w:rPr>
            </w:pPr>
            <w:r w:rsidRPr="00A03C55">
              <w:rPr>
                <w:noProof w:val="0"/>
              </w:rPr>
              <w:t>4</w:t>
            </w:r>
          </w:p>
        </w:tc>
        <w:tc>
          <w:tcPr>
            <w:tcW w:w="720" w:type="dxa"/>
          </w:tcPr>
          <w:p w14:paraId="09F46A57" w14:textId="77777777" w:rsidR="007A1F44" w:rsidRPr="00A03C55" w:rsidRDefault="007A1F44">
            <w:pPr>
              <w:pStyle w:val="TableEntry"/>
              <w:rPr>
                <w:noProof w:val="0"/>
              </w:rPr>
            </w:pPr>
            <w:r w:rsidRPr="00A03C55">
              <w:rPr>
                <w:noProof w:val="0"/>
              </w:rPr>
              <w:t>IS</w:t>
            </w:r>
          </w:p>
        </w:tc>
        <w:tc>
          <w:tcPr>
            <w:tcW w:w="1066" w:type="dxa"/>
          </w:tcPr>
          <w:p w14:paraId="00A043A8" w14:textId="77777777" w:rsidR="007A1F44" w:rsidRPr="00A03C55" w:rsidRDefault="007A1F44">
            <w:pPr>
              <w:pStyle w:val="TableEntry"/>
              <w:rPr>
                <w:noProof w:val="0"/>
              </w:rPr>
            </w:pPr>
            <w:r w:rsidRPr="00A03C55">
              <w:rPr>
                <w:noProof w:val="0"/>
              </w:rPr>
              <w:t>O</w:t>
            </w:r>
          </w:p>
        </w:tc>
        <w:tc>
          <w:tcPr>
            <w:tcW w:w="992" w:type="dxa"/>
          </w:tcPr>
          <w:p w14:paraId="1F50326A" w14:textId="77777777" w:rsidR="007A1F44" w:rsidRPr="00A03C55" w:rsidRDefault="007A1F44">
            <w:pPr>
              <w:pStyle w:val="TableEntry"/>
              <w:rPr>
                <w:noProof w:val="0"/>
              </w:rPr>
            </w:pPr>
            <w:r w:rsidRPr="00A03C55">
              <w:rPr>
                <w:noProof w:val="0"/>
              </w:rPr>
              <w:t>[0..1]</w:t>
            </w:r>
          </w:p>
        </w:tc>
        <w:tc>
          <w:tcPr>
            <w:tcW w:w="992" w:type="dxa"/>
          </w:tcPr>
          <w:p w14:paraId="62AAD0B1" w14:textId="77777777" w:rsidR="007A1F44" w:rsidRPr="00A03C55" w:rsidRDefault="007A1F44">
            <w:pPr>
              <w:pStyle w:val="TableEntry"/>
              <w:rPr>
                <w:noProof w:val="0"/>
              </w:rPr>
            </w:pPr>
            <w:r w:rsidRPr="00A03C55">
              <w:rPr>
                <w:noProof w:val="0"/>
              </w:rPr>
              <w:t>0110</w:t>
            </w:r>
          </w:p>
        </w:tc>
        <w:tc>
          <w:tcPr>
            <w:tcW w:w="992" w:type="dxa"/>
          </w:tcPr>
          <w:p w14:paraId="4E1506E1" w14:textId="77777777" w:rsidR="007A1F44" w:rsidRPr="00A03C55" w:rsidRDefault="007A1F44">
            <w:pPr>
              <w:pStyle w:val="TableEntry"/>
              <w:rPr>
                <w:noProof w:val="0"/>
              </w:rPr>
            </w:pPr>
            <w:r w:rsidRPr="00A03C55">
              <w:rPr>
                <w:noProof w:val="0"/>
              </w:rPr>
              <w:t>00159</w:t>
            </w:r>
          </w:p>
        </w:tc>
        <w:tc>
          <w:tcPr>
            <w:tcW w:w="2833" w:type="dxa"/>
          </w:tcPr>
          <w:p w14:paraId="17B5CF8A" w14:textId="77777777" w:rsidR="007A1F44" w:rsidRPr="00A03C55" w:rsidRDefault="007A1F44">
            <w:pPr>
              <w:pStyle w:val="TableEntry"/>
              <w:rPr>
                <w:noProof w:val="0"/>
              </w:rPr>
            </w:pPr>
            <w:r w:rsidRPr="00A03C55">
              <w:rPr>
                <w:noProof w:val="0"/>
              </w:rPr>
              <w:t>Transfer to Bad Debt Code</w:t>
            </w:r>
          </w:p>
        </w:tc>
      </w:tr>
      <w:tr w:rsidR="007A1F44" w:rsidRPr="00A03C55" w14:paraId="44A168EC" w14:textId="77777777" w:rsidTr="00B6518F">
        <w:trPr>
          <w:jc w:val="center"/>
        </w:trPr>
        <w:tc>
          <w:tcPr>
            <w:tcW w:w="810" w:type="dxa"/>
          </w:tcPr>
          <w:p w14:paraId="35FA56CA" w14:textId="77777777" w:rsidR="007A1F44" w:rsidRPr="00A03C55" w:rsidRDefault="007A1F44">
            <w:pPr>
              <w:pStyle w:val="TableEntry"/>
              <w:rPr>
                <w:noProof w:val="0"/>
              </w:rPr>
            </w:pPr>
            <w:r w:rsidRPr="00A03C55">
              <w:rPr>
                <w:noProof w:val="0"/>
              </w:rPr>
              <w:t>30</w:t>
            </w:r>
          </w:p>
        </w:tc>
        <w:tc>
          <w:tcPr>
            <w:tcW w:w="810" w:type="dxa"/>
          </w:tcPr>
          <w:p w14:paraId="5FE054AE" w14:textId="77777777" w:rsidR="007A1F44" w:rsidRPr="00A03C55" w:rsidRDefault="007A1F44">
            <w:pPr>
              <w:pStyle w:val="TableEntry"/>
              <w:rPr>
                <w:noProof w:val="0"/>
              </w:rPr>
            </w:pPr>
            <w:r w:rsidRPr="00A03C55">
              <w:rPr>
                <w:noProof w:val="0"/>
              </w:rPr>
              <w:t>8</w:t>
            </w:r>
          </w:p>
        </w:tc>
        <w:tc>
          <w:tcPr>
            <w:tcW w:w="720" w:type="dxa"/>
          </w:tcPr>
          <w:p w14:paraId="3C1D741F" w14:textId="77777777" w:rsidR="007A1F44" w:rsidRPr="00A03C55" w:rsidRDefault="007A1F44">
            <w:pPr>
              <w:pStyle w:val="TableEntry"/>
              <w:rPr>
                <w:noProof w:val="0"/>
              </w:rPr>
            </w:pPr>
            <w:r w:rsidRPr="00A03C55">
              <w:rPr>
                <w:noProof w:val="0"/>
              </w:rPr>
              <w:t>DT</w:t>
            </w:r>
          </w:p>
        </w:tc>
        <w:tc>
          <w:tcPr>
            <w:tcW w:w="1066" w:type="dxa"/>
          </w:tcPr>
          <w:p w14:paraId="50FCAC17" w14:textId="77777777" w:rsidR="007A1F44" w:rsidRPr="00A03C55" w:rsidRDefault="007A1F44">
            <w:pPr>
              <w:pStyle w:val="TableEntry"/>
              <w:rPr>
                <w:noProof w:val="0"/>
              </w:rPr>
            </w:pPr>
            <w:r w:rsidRPr="00A03C55">
              <w:rPr>
                <w:noProof w:val="0"/>
              </w:rPr>
              <w:t>O</w:t>
            </w:r>
          </w:p>
        </w:tc>
        <w:tc>
          <w:tcPr>
            <w:tcW w:w="992" w:type="dxa"/>
          </w:tcPr>
          <w:p w14:paraId="0862DE9A" w14:textId="77777777" w:rsidR="007A1F44" w:rsidRPr="00A03C55" w:rsidRDefault="007A1F44">
            <w:pPr>
              <w:pStyle w:val="TableEntry"/>
              <w:rPr>
                <w:noProof w:val="0"/>
              </w:rPr>
            </w:pPr>
            <w:r w:rsidRPr="00A03C55">
              <w:rPr>
                <w:noProof w:val="0"/>
              </w:rPr>
              <w:t>[0..1]</w:t>
            </w:r>
          </w:p>
        </w:tc>
        <w:tc>
          <w:tcPr>
            <w:tcW w:w="992" w:type="dxa"/>
          </w:tcPr>
          <w:p w14:paraId="5402712B" w14:textId="77777777" w:rsidR="007A1F44" w:rsidRPr="00A03C55" w:rsidRDefault="007A1F44">
            <w:pPr>
              <w:pStyle w:val="TableEntry"/>
              <w:rPr>
                <w:noProof w:val="0"/>
              </w:rPr>
            </w:pPr>
          </w:p>
        </w:tc>
        <w:tc>
          <w:tcPr>
            <w:tcW w:w="992" w:type="dxa"/>
          </w:tcPr>
          <w:p w14:paraId="7CBC5370" w14:textId="77777777" w:rsidR="007A1F44" w:rsidRPr="00A03C55" w:rsidRDefault="007A1F44">
            <w:pPr>
              <w:pStyle w:val="TableEntry"/>
              <w:rPr>
                <w:noProof w:val="0"/>
              </w:rPr>
            </w:pPr>
            <w:r w:rsidRPr="00A03C55">
              <w:rPr>
                <w:noProof w:val="0"/>
              </w:rPr>
              <w:t>00160</w:t>
            </w:r>
          </w:p>
        </w:tc>
        <w:tc>
          <w:tcPr>
            <w:tcW w:w="2833" w:type="dxa"/>
          </w:tcPr>
          <w:p w14:paraId="5FD9E134" w14:textId="77777777" w:rsidR="007A1F44" w:rsidRPr="00A03C55" w:rsidRDefault="007A1F44">
            <w:pPr>
              <w:pStyle w:val="TableEntry"/>
              <w:rPr>
                <w:noProof w:val="0"/>
              </w:rPr>
            </w:pPr>
            <w:r w:rsidRPr="00A03C55">
              <w:rPr>
                <w:noProof w:val="0"/>
              </w:rPr>
              <w:t>Transfer to Bad Debt Date</w:t>
            </w:r>
          </w:p>
        </w:tc>
      </w:tr>
      <w:tr w:rsidR="007A1F44" w:rsidRPr="00A03C55" w14:paraId="12BF62A7" w14:textId="77777777" w:rsidTr="00B6518F">
        <w:trPr>
          <w:jc w:val="center"/>
        </w:trPr>
        <w:tc>
          <w:tcPr>
            <w:tcW w:w="810" w:type="dxa"/>
          </w:tcPr>
          <w:p w14:paraId="7F430830" w14:textId="77777777" w:rsidR="007A1F44" w:rsidRPr="00A03C55" w:rsidRDefault="007A1F44">
            <w:pPr>
              <w:pStyle w:val="TableEntry"/>
              <w:rPr>
                <w:noProof w:val="0"/>
              </w:rPr>
            </w:pPr>
            <w:r w:rsidRPr="00A03C55">
              <w:rPr>
                <w:noProof w:val="0"/>
              </w:rPr>
              <w:t>31</w:t>
            </w:r>
          </w:p>
        </w:tc>
        <w:tc>
          <w:tcPr>
            <w:tcW w:w="810" w:type="dxa"/>
          </w:tcPr>
          <w:p w14:paraId="499E0D34" w14:textId="77777777" w:rsidR="007A1F44" w:rsidRPr="00A03C55" w:rsidRDefault="007A1F44">
            <w:pPr>
              <w:pStyle w:val="TableEntry"/>
              <w:rPr>
                <w:noProof w:val="0"/>
              </w:rPr>
            </w:pPr>
            <w:r w:rsidRPr="00A03C55">
              <w:rPr>
                <w:noProof w:val="0"/>
              </w:rPr>
              <w:t>10</w:t>
            </w:r>
          </w:p>
        </w:tc>
        <w:tc>
          <w:tcPr>
            <w:tcW w:w="720" w:type="dxa"/>
          </w:tcPr>
          <w:p w14:paraId="4F6D4FCB" w14:textId="77777777" w:rsidR="007A1F44" w:rsidRPr="00A03C55" w:rsidRDefault="007A1F44">
            <w:pPr>
              <w:pStyle w:val="TableEntry"/>
              <w:rPr>
                <w:noProof w:val="0"/>
              </w:rPr>
            </w:pPr>
            <w:r w:rsidRPr="00A03C55">
              <w:rPr>
                <w:noProof w:val="0"/>
              </w:rPr>
              <w:t>IS</w:t>
            </w:r>
          </w:p>
        </w:tc>
        <w:tc>
          <w:tcPr>
            <w:tcW w:w="1066" w:type="dxa"/>
          </w:tcPr>
          <w:p w14:paraId="2F9AF8A9" w14:textId="77777777" w:rsidR="007A1F44" w:rsidRPr="00A03C55" w:rsidRDefault="007A1F44">
            <w:pPr>
              <w:pStyle w:val="TableEntry"/>
              <w:rPr>
                <w:noProof w:val="0"/>
              </w:rPr>
            </w:pPr>
            <w:r w:rsidRPr="00A03C55">
              <w:rPr>
                <w:noProof w:val="0"/>
              </w:rPr>
              <w:t>O</w:t>
            </w:r>
          </w:p>
        </w:tc>
        <w:tc>
          <w:tcPr>
            <w:tcW w:w="992" w:type="dxa"/>
          </w:tcPr>
          <w:p w14:paraId="67424408" w14:textId="77777777" w:rsidR="007A1F44" w:rsidRPr="00A03C55" w:rsidRDefault="007A1F44">
            <w:pPr>
              <w:pStyle w:val="TableEntry"/>
              <w:rPr>
                <w:noProof w:val="0"/>
              </w:rPr>
            </w:pPr>
            <w:r w:rsidRPr="00A03C55">
              <w:rPr>
                <w:noProof w:val="0"/>
              </w:rPr>
              <w:t>[0..1]</w:t>
            </w:r>
          </w:p>
        </w:tc>
        <w:tc>
          <w:tcPr>
            <w:tcW w:w="992" w:type="dxa"/>
          </w:tcPr>
          <w:p w14:paraId="7438E289" w14:textId="77777777" w:rsidR="007A1F44" w:rsidRPr="00A03C55" w:rsidRDefault="007A1F44">
            <w:pPr>
              <w:pStyle w:val="TableEntry"/>
              <w:rPr>
                <w:noProof w:val="0"/>
              </w:rPr>
            </w:pPr>
            <w:r w:rsidRPr="00A03C55">
              <w:rPr>
                <w:noProof w:val="0"/>
              </w:rPr>
              <w:t>0021</w:t>
            </w:r>
          </w:p>
        </w:tc>
        <w:tc>
          <w:tcPr>
            <w:tcW w:w="992" w:type="dxa"/>
          </w:tcPr>
          <w:p w14:paraId="455796BC" w14:textId="77777777" w:rsidR="007A1F44" w:rsidRPr="00A03C55" w:rsidRDefault="007A1F44">
            <w:pPr>
              <w:pStyle w:val="TableEntry"/>
              <w:rPr>
                <w:noProof w:val="0"/>
              </w:rPr>
            </w:pPr>
            <w:r w:rsidRPr="00A03C55">
              <w:rPr>
                <w:noProof w:val="0"/>
              </w:rPr>
              <w:t>00161</w:t>
            </w:r>
          </w:p>
        </w:tc>
        <w:tc>
          <w:tcPr>
            <w:tcW w:w="2833" w:type="dxa"/>
          </w:tcPr>
          <w:p w14:paraId="4C3E729A" w14:textId="77777777" w:rsidR="007A1F44" w:rsidRPr="00A03C55" w:rsidRDefault="007A1F44">
            <w:pPr>
              <w:pStyle w:val="TableEntry"/>
              <w:rPr>
                <w:noProof w:val="0"/>
              </w:rPr>
            </w:pPr>
            <w:r w:rsidRPr="00A03C55">
              <w:rPr>
                <w:noProof w:val="0"/>
              </w:rPr>
              <w:t>Bad Debt Agency Code</w:t>
            </w:r>
          </w:p>
        </w:tc>
      </w:tr>
      <w:tr w:rsidR="007A1F44" w:rsidRPr="00A03C55" w14:paraId="7B1D0E67" w14:textId="77777777" w:rsidTr="00B6518F">
        <w:trPr>
          <w:jc w:val="center"/>
        </w:trPr>
        <w:tc>
          <w:tcPr>
            <w:tcW w:w="810" w:type="dxa"/>
          </w:tcPr>
          <w:p w14:paraId="533858F0" w14:textId="77777777" w:rsidR="007A1F44" w:rsidRPr="00A03C55" w:rsidRDefault="007A1F44">
            <w:pPr>
              <w:pStyle w:val="TableEntry"/>
              <w:rPr>
                <w:noProof w:val="0"/>
              </w:rPr>
            </w:pPr>
            <w:r w:rsidRPr="00A03C55">
              <w:rPr>
                <w:noProof w:val="0"/>
              </w:rPr>
              <w:t>32</w:t>
            </w:r>
          </w:p>
        </w:tc>
        <w:tc>
          <w:tcPr>
            <w:tcW w:w="810" w:type="dxa"/>
          </w:tcPr>
          <w:p w14:paraId="33B8D8D6" w14:textId="77777777" w:rsidR="007A1F44" w:rsidRPr="00A03C55" w:rsidRDefault="007A1F44">
            <w:pPr>
              <w:pStyle w:val="TableEntry"/>
              <w:rPr>
                <w:noProof w:val="0"/>
              </w:rPr>
            </w:pPr>
            <w:r w:rsidRPr="00A03C55">
              <w:rPr>
                <w:noProof w:val="0"/>
              </w:rPr>
              <w:t>12</w:t>
            </w:r>
          </w:p>
        </w:tc>
        <w:tc>
          <w:tcPr>
            <w:tcW w:w="720" w:type="dxa"/>
          </w:tcPr>
          <w:p w14:paraId="556367ED" w14:textId="77777777" w:rsidR="007A1F44" w:rsidRPr="00A03C55" w:rsidRDefault="007A1F44">
            <w:pPr>
              <w:pStyle w:val="TableEntry"/>
              <w:rPr>
                <w:noProof w:val="0"/>
              </w:rPr>
            </w:pPr>
            <w:r w:rsidRPr="00A03C55">
              <w:rPr>
                <w:noProof w:val="0"/>
              </w:rPr>
              <w:t>NM</w:t>
            </w:r>
          </w:p>
        </w:tc>
        <w:tc>
          <w:tcPr>
            <w:tcW w:w="1066" w:type="dxa"/>
          </w:tcPr>
          <w:p w14:paraId="6196D54C" w14:textId="77777777" w:rsidR="007A1F44" w:rsidRPr="00A03C55" w:rsidRDefault="007A1F44">
            <w:pPr>
              <w:pStyle w:val="TableEntry"/>
              <w:rPr>
                <w:noProof w:val="0"/>
              </w:rPr>
            </w:pPr>
            <w:r w:rsidRPr="00A03C55">
              <w:rPr>
                <w:noProof w:val="0"/>
              </w:rPr>
              <w:t>O</w:t>
            </w:r>
          </w:p>
        </w:tc>
        <w:tc>
          <w:tcPr>
            <w:tcW w:w="992" w:type="dxa"/>
          </w:tcPr>
          <w:p w14:paraId="7281BB85" w14:textId="77777777" w:rsidR="007A1F44" w:rsidRPr="00A03C55" w:rsidRDefault="007A1F44">
            <w:pPr>
              <w:pStyle w:val="TableEntry"/>
              <w:rPr>
                <w:noProof w:val="0"/>
              </w:rPr>
            </w:pPr>
            <w:r w:rsidRPr="00A03C55">
              <w:rPr>
                <w:noProof w:val="0"/>
              </w:rPr>
              <w:t>[0..1]</w:t>
            </w:r>
          </w:p>
        </w:tc>
        <w:tc>
          <w:tcPr>
            <w:tcW w:w="992" w:type="dxa"/>
          </w:tcPr>
          <w:p w14:paraId="7603C145" w14:textId="77777777" w:rsidR="007A1F44" w:rsidRPr="00A03C55" w:rsidRDefault="007A1F44">
            <w:pPr>
              <w:pStyle w:val="TableEntry"/>
              <w:rPr>
                <w:noProof w:val="0"/>
              </w:rPr>
            </w:pPr>
          </w:p>
        </w:tc>
        <w:tc>
          <w:tcPr>
            <w:tcW w:w="992" w:type="dxa"/>
          </w:tcPr>
          <w:p w14:paraId="091A59E6" w14:textId="77777777" w:rsidR="007A1F44" w:rsidRPr="00A03C55" w:rsidRDefault="007A1F44">
            <w:pPr>
              <w:pStyle w:val="TableEntry"/>
              <w:rPr>
                <w:noProof w:val="0"/>
              </w:rPr>
            </w:pPr>
            <w:r w:rsidRPr="00A03C55">
              <w:rPr>
                <w:noProof w:val="0"/>
              </w:rPr>
              <w:t>00162</w:t>
            </w:r>
          </w:p>
        </w:tc>
        <w:tc>
          <w:tcPr>
            <w:tcW w:w="2833" w:type="dxa"/>
          </w:tcPr>
          <w:p w14:paraId="52F77A56" w14:textId="77777777" w:rsidR="007A1F44" w:rsidRPr="00A03C55" w:rsidRDefault="007A1F44">
            <w:pPr>
              <w:pStyle w:val="TableEntry"/>
              <w:rPr>
                <w:noProof w:val="0"/>
              </w:rPr>
            </w:pPr>
            <w:r w:rsidRPr="00A03C55">
              <w:rPr>
                <w:noProof w:val="0"/>
              </w:rPr>
              <w:t>Bad Debt Transfer Amount</w:t>
            </w:r>
          </w:p>
        </w:tc>
      </w:tr>
      <w:tr w:rsidR="007A1F44" w:rsidRPr="00A03C55" w14:paraId="3DD8470E" w14:textId="77777777" w:rsidTr="00B6518F">
        <w:trPr>
          <w:jc w:val="center"/>
        </w:trPr>
        <w:tc>
          <w:tcPr>
            <w:tcW w:w="810" w:type="dxa"/>
          </w:tcPr>
          <w:p w14:paraId="24BE8B77" w14:textId="77777777" w:rsidR="007A1F44" w:rsidRPr="00A03C55" w:rsidRDefault="007A1F44">
            <w:pPr>
              <w:pStyle w:val="TableEntry"/>
              <w:rPr>
                <w:noProof w:val="0"/>
              </w:rPr>
            </w:pPr>
            <w:r w:rsidRPr="00A03C55">
              <w:rPr>
                <w:noProof w:val="0"/>
              </w:rPr>
              <w:t>33</w:t>
            </w:r>
          </w:p>
        </w:tc>
        <w:tc>
          <w:tcPr>
            <w:tcW w:w="810" w:type="dxa"/>
          </w:tcPr>
          <w:p w14:paraId="3CF92C6C" w14:textId="77777777" w:rsidR="007A1F44" w:rsidRPr="00A03C55" w:rsidRDefault="007A1F44">
            <w:pPr>
              <w:pStyle w:val="TableEntry"/>
              <w:rPr>
                <w:noProof w:val="0"/>
              </w:rPr>
            </w:pPr>
            <w:r w:rsidRPr="00A03C55">
              <w:rPr>
                <w:noProof w:val="0"/>
              </w:rPr>
              <w:t>12</w:t>
            </w:r>
          </w:p>
        </w:tc>
        <w:tc>
          <w:tcPr>
            <w:tcW w:w="720" w:type="dxa"/>
          </w:tcPr>
          <w:p w14:paraId="3E29FD0E" w14:textId="77777777" w:rsidR="007A1F44" w:rsidRPr="00A03C55" w:rsidRDefault="007A1F44">
            <w:pPr>
              <w:pStyle w:val="TableEntry"/>
              <w:rPr>
                <w:noProof w:val="0"/>
              </w:rPr>
            </w:pPr>
            <w:r w:rsidRPr="00A03C55">
              <w:rPr>
                <w:noProof w:val="0"/>
              </w:rPr>
              <w:t>NM</w:t>
            </w:r>
          </w:p>
        </w:tc>
        <w:tc>
          <w:tcPr>
            <w:tcW w:w="1066" w:type="dxa"/>
          </w:tcPr>
          <w:p w14:paraId="6BDDE969" w14:textId="77777777" w:rsidR="007A1F44" w:rsidRPr="00A03C55" w:rsidRDefault="007A1F44">
            <w:pPr>
              <w:pStyle w:val="TableEntry"/>
              <w:rPr>
                <w:noProof w:val="0"/>
              </w:rPr>
            </w:pPr>
            <w:r w:rsidRPr="00A03C55">
              <w:rPr>
                <w:noProof w:val="0"/>
              </w:rPr>
              <w:t>O</w:t>
            </w:r>
          </w:p>
        </w:tc>
        <w:tc>
          <w:tcPr>
            <w:tcW w:w="992" w:type="dxa"/>
          </w:tcPr>
          <w:p w14:paraId="3B504D7E" w14:textId="77777777" w:rsidR="007A1F44" w:rsidRPr="00A03C55" w:rsidRDefault="007A1F44">
            <w:pPr>
              <w:pStyle w:val="TableEntry"/>
              <w:rPr>
                <w:noProof w:val="0"/>
              </w:rPr>
            </w:pPr>
            <w:r w:rsidRPr="00A03C55">
              <w:rPr>
                <w:noProof w:val="0"/>
              </w:rPr>
              <w:t>[0..1]</w:t>
            </w:r>
          </w:p>
        </w:tc>
        <w:tc>
          <w:tcPr>
            <w:tcW w:w="992" w:type="dxa"/>
          </w:tcPr>
          <w:p w14:paraId="12B9A76E" w14:textId="77777777" w:rsidR="007A1F44" w:rsidRPr="00A03C55" w:rsidRDefault="007A1F44">
            <w:pPr>
              <w:pStyle w:val="TableEntry"/>
              <w:rPr>
                <w:noProof w:val="0"/>
              </w:rPr>
            </w:pPr>
          </w:p>
        </w:tc>
        <w:tc>
          <w:tcPr>
            <w:tcW w:w="992" w:type="dxa"/>
          </w:tcPr>
          <w:p w14:paraId="7758D377" w14:textId="77777777" w:rsidR="007A1F44" w:rsidRPr="00A03C55" w:rsidRDefault="007A1F44">
            <w:pPr>
              <w:pStyle w:val="TableEntry"/>
              <w:rPr>
                <w:noProof w:val="0"/>
              </w:rPr>
            </w:pPr>
            <w:r w:rsidRPr="00A03C55">
              <w:rPr>
                <w:noProof w:val="0"/>
              </w:rPr>
              <w:t>00163</w:t>
            </w:r>
          </w:p>
        </w:tc>
        <w:tc>
          <w:tcPr>
            <w:tcW w:w="2833" w:type="dxa"/>
          </w:tcPr>
          <w:p w14:paraId="25B57863" w14:textId="77777777" w:rsidR="007A1F44" w:rsidRPr="00A03C55" w:rsidRDefault="007A1F44">
            <w:pPr>
              <w:pStyle w:val="TableEntry"/>
              <w:rPr>
                <w:noProof w:val="0"/>
              </w:rPr>
            </w:pPr>
            <w:r w:rsidRPr="00A03C55">
              <w:rPr>
                <w:noProof w:val="0"/>
              </w:rPr>
              <w:t>Bad Debt Recovery Amount</w:t>
            </w:r>
          </w:p>
        </w:tc>
      </w:tr>
      <w:tr w:rsidR="007A1F44" w:rsidRPr="00A03C55" w14:paraId="331FB782" w14:textId="77777777" w:rsidTr="00B6518F">
        <w:trPr>
          <w:jc w:val="center"/>
        </w:trPr>
        <w:tc>
          <w:tcPr>
            <w:tcW w:w="810" w:type="dxa"/>
          </w:tcPr>
          <w:p w14:paraId="2D2ABCCD" w14:textId="77777777" w:rsidR="007A1F44" w:rsidRPr="00A03C55" w:rsidRDefault="007A1F44">
            <w:pPr>
              <w:pStyle w:val="TableEntry"/>
              <w:rPr>
                <w:noProof w:val="0"/>
              </w:rPr>
            </w:pPr>
            <w:r w:rsidRPr="00A03C55">
              <w:rPr>
                <w:noProof w:val="0"/>
              </w:rPr>
              <w:t>34</w:t>
            </w:r>
          </w:p>
        </w:tc>
        <w:tc>
          <w:tcPr>
            <w:tcW w:w="810" w:type="dxa"/>
          </w:tcPr>
          <w:p w14:paraId="5B99E0B5" w14:textId="77777777" w:rsidR="007A1F44" w:rsidRPr="00A03C55" w:rsidRDefault="007A1F44">
            <w:pPr>
              <w:pStyle w:val="TableEntry"/>
              <w:rPr>
                <w:noProof w:val="0"/>
              </w:rPr>
            </w:pPr>
            <w:r w:rsidRPr="00A03C55">
              <w:rPr>
                <w:noProof w:val="0"/>
              </w:rPr>
              <w:t>1</w:t>
            </w:r>
          </w:p>
        </w:tc>
        <w:tc>
          <w:tcPr>
            <w:tcW w:w="720" w:type="dxa"/>
          </w:tcPr>
          <w:p w14:paraId="394E7099" w14:textId="77777777" w:rsidR="007A1F44" w:rsidRPr="00A03C55" w:rsidRDefault="007A1F44">
            <w:pPr>
              <w:pStyle w:val="TableEntry"/>
              <w:rPr>
                <w:noProof w:val="0"/>
              </w:rPr>
            </w:pPr>
            <w:r w:rsidRPr="00A03C55">
              <w:rPr>
                <w:noProof w:val="0"/>
              </w:rPr>
              <w:t>IS</w:t>
            </w:r>
          </w:p>
        </w:tc>
        <w:tc>
          <w:tcPr>
            <w:tcW w:w="1066" w:type="dxa"/>
          </w:tcPr>
          <w:p w14:paraId="11426631" w14:textId="77777777" w:rsidR="007A1F44" w:rsidRPr="00A03C55" w:rsidRDefault="007A1F44">
            <w:pPr>
              <w:pStyle w:val="TableEntry"/>
              <w:rPr>
                <w:noProof w:val="0"/>
              </w:rPr>
            </w:pPr>
            <w:r w:rsidRPr="00A03C55">
              <w:rPr>
                <w:noProof w:val="0"/>
              </w:rPr>
              <w:t>O</w:t>
            </w:r>
          </w:p>
        </w:tc>
        <w:tc>
          <w:tcPr>
            <w:tcW w:w="992" w:type="dxa"/>
          </w:tcPr>
          <w:p w14:paraId="3B5719A7" w14:textId="77777777" w:rsidR="007A1F44" w:rsidRPr="00A03C55" w:rsidRDefault="007A1F44">
            <w:pPr>
              <w:pStyle w:val="TableEntry"/>
              <w:rPr>
                <w:noProof w:val="0"/>
              </w:rPr>
            </w:pPr>
            <w:r w:rsidRPr="00A03C55">
              <w:rPr>
                <w:noProof w:val="0"/>
              </w:rPr>
              <w:t>[0..1]</w:t>
            </w:r>
          </w:p>
        </w:tc>
        <w:tc>
          <w:tcPr>
            <w:tcW w:w="992" w:type="dxa"/>
          </w:tcPr>
          <w:p w14:paraId="177FE9D2" w14:textId="77777777" w:rsidR="007A1F44" w:rsidRPr="00A03C55" w:rsidRDefault="007A1F44">
            <w:pPr>
              <w:pStyle w:val="TableEntry"/>
              <w:rPr>
                <w:noProof w:val="0"/>
              </w:rPr>
            </w:pPr>
            <w:r w:rsidRPr="00A03C55">
              <w:rPr>
                <w:noProof w:val="0"/>
              </w:rPr>
              <w:t>0111</w:t>
            </w:r>
          </w:p>
        </w:tc>
        <w:tc>
          <w:tcPr>
            <w:tcW w:w="992" w:type="dxa"/>
          </w:tcPr>
          <w:p w14:paraId="2139E213" w14:textId="77777777" w:rsidR="007A1F44" w:rsidRPr="00A03C55" w:rsidRDefault="007A1F44">
            <w:pPr>
              <w:pStyle w:val="TableEntry"/>
              <w:rPr>
                <w:noProof w:val="0"/>
              </w:rPr>
            </w:pPr>
            <w:r w:rsidRPr="00A03C55">
              <w:rPr>
                <w:noProof w:val="0"/>
              </w:rPr>
              <w:t>00164</w:t>
            </w:r>
          </w:p>
        </w:tc>
        <w:tc>
          <w:tcPr>
            <w:tcW w:w="2833" w:type="dxa"/>
          </w:tcPr>
          <w:p w14:paraId="44A2C300" w14:textId="77777777" w:rsidR="007A1F44" w:rsidRPr="00A03C55" w:rsidRDefault="007A1F44">
            <w:pPr>
              <w:pStyle w:val="TableEntry"/>
              <w:rPr>
                <w:noProof w:val="0"/>
              </w:rPr>
            </w:pPr>
            <w:r w:rsidRPr="00A03C55">
              <w:rPr>
                <w:noProof w:val="0"/>
              </w:rPr>
              <w:t>Delete Account Indicator</w:t>
            </w:r>
          </w:p>
        </w:tc>
      </w:tr>
      <w:tr w:rsidR="007A1F44" w:rsidRPr="00A03C55" w14:paraId="630B3FBF" w14:textId="77777777" w:rsidTr="00B6518F">
        <w:trPr>
          <w:jc w:val="center"/>
        </w:trPr>
        <w:tc>
          <w:tcPr>
            <w:tcW w:w="810" w:type="dxa"/>
          </w:tcPr>
          <w:p w14:paraId="62CFCE44" w14:textId="77777777" w:rsidR="007A1F44" w:rsidRPr="00A03C55" w:rsidRDefault="007A1F44">
            <w:pPr>
              <w:pStyle w:val="TableEntry"/>
              <w:rPr>
                <w:noProof w:val="0"/>
              </w:rPr>
            </w:pPr>
            <w:r w:rsidRPr="00A03C55">
              <w:rPr>
                <w:noProof w:val="0"/>
              </w:rPr>
              <w:lastRenderedPageBreak/>
              <w:t>35</w:t>
            </w:r>
          </w:p>
        </w:tc>
        <w:tc>
          <w:tcPr>
            <w:tcW w:w="810" w:type="dxa"/>
          </w:tcPr>
          <w:p w14:paraId="5928F0F3" w14:textId="77777777" w:rsidR="007A1F44" w:rsidRPr="00A03C55" w:rsidRDefault="007A1F44">
            <w:pPr>
              <w:pStyle w:val="TableEntry"/>
              <w:rPr>
                <w:noProof w:val="0"/>
              </w:rPr>
            </w:pPr>
            <w:r w:rsidRPr="00A03C55">
              <w:rPr>
                <w:noProof w:val="0"/>
              </w:rPr>
              <w:t>8</w:t>
            </w:r>
          </w:p>
        </w:tc>
        <w:tc>
          <w:tcPr>
            <w:tcW w:w="720" w:type="dxa"/>
          </w:tcPr>
          <w:p w14:paraId="12B089D9" w14:textId="77777777" w:rsidR="007A1F44" w:rsidRPr="00A03C55" w:rsidRDefault="007A1F44">
            <w:pPr>
              <w:pStyle w:val="TableEntry"/>
              <w:rPr>
                <w:noProof w:val="0"/>
              </w:rPr>
            </w:pPr>
            <w:r w:rsidRPr="00A03C55">
              <w:rPr>
                <w:noProof w:val="0"/>
              </w:rPr>
              <w:t>DT</w:t>
            </w:r>
          </w:p>
        </w:tc>
        <w:tc>
          <w:tcPr>
            <w:tcW w:w="1066" w:type="dxa"/>
          </w:tcPr>
          <w:p w14:paraId="19A50F12" w14:textId="77777777" w:rsidR="007A1F44" w:rsidRPr="00A03C55" w:rsidRDefault="007A1F44">
            <w:pPr>
              <w:pStyle w:val="TableEntry"/>
              <w:rPr>
                <w:noProof w:val="0"/>
              </w:rPr>
            </w:pPr>
            <w:r w:rsidRPr="00A03C55">
              <w:rPr>
                <w:noProof w:val="0"/>
              </w:rPr>
              <w:t>O</w:t>
            </w:r>
          </w:p>
        </w:tc>
        <w:tc>
          <w:tcPr>
            <w:tcW w:w="992" w:type="dxa"/>
          </w:tcPr>
          <w:p w14:paraId="6C3FD2B8" w14:textId="77777777" w:rsidR="007A1F44" w:rsidRPr="00A03C55" w:rsidRDefault="007A1F44">
            <w:pPr>
              <w:pStyle w:val="TableEntry"/>
              <w:rPr>
                <w:noProof w:val="0"/>
              </w:rPr>
            </w:pPr>
            <w:r w:rsidRPr="00A03C55">
              <w:rPr>
                <w:noProof w:val="0"/>
              </w:rPr>
              <w:t>[0..1]</w:t>
            </w:r>
          </w:p>
        </w:tc>
        <w:tc>
          <w:tcPr>
            <w:tcW w:w="992" w:type="dxa"/>
          </w:tcPr>
          <w:p w14:paraId="6783CAFC" w14:textId="77777777" w:rsidR="007A1F44" w:rsidRPr="00A03C55" w:rsidRDefault="007A1F44">
            <w:pPr>
              <w:pStyle w:val="TableEntry"/>
              <w:rPr>
                <w:noProof w:val="0"/>
              </w:rPr>
            </w:pPr>
          </w:p>
        </w:tc>
        <w:tc>
          <w:tcPr>
            <w:tcW w:w="992" w:type="dxa"/>
          </w:tcPr>
          <w:p w14:paraId="460F2659" w14:textId="77777777" w:rsidR="007A1F44" w:rsidRPr="00A03C55" w:rsidRDefault="007A1F44">
            <w:pPr>
              <w:pStyle w:val="TableEntry"/>
              <w:rPr>
                <w:noProof w:val="0"/>
              </w:rPr>
            </w:pPr>
            <w:r w:rsidRPr="00A03C55">
              <w:rPr>
                <w:noProof w:val="0"/>
              </w:rPr>
              <w:t>00165</w:t>
            </w:r>
          </w:p>
        </w:tc>
        <w:tc>
          <w:tcPr>
            <w:tcW w:w="2833" w:type="dxa"/>
          </w:tcPr>
          <w:p w14:paraId="4E3F0763" w14:textId="77777777" w:rsidR="007A1F44" w:rsidRPr="00A03C55" w:rsidRDefault="007A1F44">
            <w:pPr>
              <w:pStyle w:val="TableEntry"/>
              <w:rPr>
                <w:noProof w:val="0"/>
              </w:rPr>
            </w:pPr>
            <w:r w:rsidRPr="00A03C55">
              <w:rPr>
                <w:noProof w:val="0"/>
              </w:rPr>
              <w:t>Delete Account Date</w:t>
            </w:r>
          </w:p>
        </w:tc>
      </w:tr>
      <w:tr w:rsidR="007A1F44" w:rsidRPr="00A03C55" w14:paraId="738912A3" w14:textId="77777777" w:rsidTr="00B6518F">
        <w:trPr>
          <w:jc w:val="center"/>
        </w:trPr>
        <w:tc>
          <w:tcPr>
            <w:tcW w:w="810" w:type="dxa"/>
          </w:tcPr>
          <w:p w14:paraId="419979F9" w14:textId="77777777" w:rsidR="007A1F44" w:rsidRPr="00A03C55" w:rsidRDefault="007A1F44">
            <w:pPr>
              <w:pStyle w:val="TableEntry"/>
              <w:rPr>
                <w:noProof w:val="0"/>
              </w:rPr>
            </w:pPr>
            <w:r w:rsidRPr="00A03C55">
              <w:rPr>
                <w:noProof w:val="0"/>
              </w:rPr>
              <w:t>36</w:t>
            </w:r>
          </w:p>
        </w:tc>
        <w:tc>
          <w:tcPr>
            <w:tcW w:w="810" w:type="dxa"/>
          </w:tcPr>
          <w:p w14:paraId="37E91B67" w14:textId="77777777" w:rsidR="007A1F44" w:rsidRPr="00A03C55" w:rsidRDefault="007A1F44">
            <w:pPr>
              <w:pStyle w:val="TableEntry"/>
              <w:rPr>
                <w:noProof w:val="0"/>
              </w:rPr>
            </w:pPr>
            <w:r w:rsidRPr="00A03C55">
              <w:rPr>
                <w:noProof w:val="0"/>
              </w:rPr>
              <w:t>3</w:t>
            </w:r>
          </w:p>
        </w:tc>
        <w:tc>
          <w:tcPr>
            <w:tcW w:w="720" w:type="dxa"/>
          </w:tcPr>
          <w:p w14:paraId="04CCFF03" w14:textId="77777777" w:rsidR="007A1F44" w:rsidRPr="00A03C55" w:rsidRDefault="007A1F44">
            <w:pPr>
              <w:pStyle w:val="TableEntry"/>
              <w:rPr>
                <w:noProof w:val="0"/>
              </w:rPr>
            </w:pPr>
            <w:r w:rsidRPr="00A03C55">
              <w:rPr>
                <w:noProof w:val="0"/>
              </w:rPr>
              <w:t>IS</w:t>
            </w:r>
          </w:p>
        </w:tc>
        <w:tc>
          <w:tcPr>
            <w:tcW w:w="1066" w:type="dxa"/>
          </w:tcPr>
          <w:p w14:paraId="475FB93B" w14:textId="77777777" w:rsidR="007A1F44" w:rsidRPr="00A03C55" w:rsidRDefault="007A1F44">
            <w:pPr>
              <w:pStyle w:val="TableEntry"/>
              <w:rPr>
                <w:noProof w:val="0"/>
              </w:rPr>
            </w:pPr>
            <w:r w:rsidRPr="00A03C55">
              <w:rPr>
                <w:noProof w:val="0"/>
              </w:rPr>
              <w:t>O</w:t>
            </w:r>
          </w:p>
        </w:tc>
        <w:tc>
          <w:tcPr>
            <w:tcW w:w="992" w:type="dxa"/>
          </w:tcPr>
          <w:p w14:paraId="3E51ED8B" w14:textId="77777777" w:rsidR="007A1F44" w:rsidRPr="00A03C55" w:rsidRDefault="007A1F44">
            <w:pPr>
              <w:pStyle w:val="TableEntry"/>
              <w:rPr>
                <w:noProof w:val="0"/>
              </w:rPr>
            </w:pPr>
            <w:r w:rsidRPr="00A03C55">
              <w:rPr>
                <w:noProof w:val="0"/>
              </w:rPr>
              <w:t>[0..1]</w:t>
            </w:r>
          </w:p>
        </w:tc>
        <w:tc>
          <w:tcPr>
            <w:tcW w:w="992" w:type="dxa"/>
          </w:tcPr>
          <w:p w14:paraId="6812B08E" w14:textId="77777777" w:rsidR="007A1F44" w:rsidRPr="00A03C55" w:rsidRDefault="007A1F44">
            <w:pPr>
              <w:pStyle w:val="TableEntry"/>
              <w:rPr>
                <w:noProof w:val="0"/>
              </w:rPr>
            </w:pPr>
            <w:r w:rsidRPr="00A03C55">
              <w:rPr>
                <w:noProof w:val="0"/>
              </w:rPr>
              <w:t>0112</w:t>
            </w:r>
          </w:p>
        </w:tc>
        <w:tc>
          <w:tcPr>
            <w:tcW w:w="992" w:type="dxa"/>
          </w:tcPr>
          <w:p w14:paraId="300C273B" w14:textId="77777777" w:rsidR="007A1F44" w:rsidRPr="00A03C55" w:rsidRDefault="007A1F44">
            <w:pPr>
              <w:pStyle w:val="TableEntry"/>
              <w:rPr>
                <w:noProof w:val="0"/>
              </w:rPr>
            </w:pPr>
            <w:r w:rsidRPr="00A03C55">
              <w:rPr>
                <w:noProof w:val="0"/>
              </w:rPr>
              <w:t>00166</w:t>
            </w:r>
          </w:p>
        </w:tc>
        <w:tc>
          <w:tcPr>
            <w:tcW w:w="2833" w:type="dxa"/>
          </w:tcPr>
          <w:p w14:paraId="5D49CEA2" w14:textId="77777777" w:rsidR="007A1F44" w:rsidRPr="00A03C55" w:rsidRDefault="007A1F44">
            <w:pPr>
              <w:pStyle w:val="TableEntry"/>
              <w:rPr>
                <w:noProof w:val="0"/>
              </w:rPr>
            </w:pPr>
            <w:r w:rsidRPr="00A03C55">
              <w:rPr>
                <w:noProof w:val="0"/>
              </w:rPr>
              <w:t>Discharge Disposition</w:t>
            </w:r>
          </w:p>
        </w:tc>
      </w:tr>
      <w:tr w:rsidR="007A1F44" w:rsidRPr="00A03C55" w14:paraId="68CAF599" w14:textId="77777777" w:rsidTr="00B6518F">
        <w:trPr>
          <w:jc w:val="center"/>
        </w:trPr>
        <w:tc>
          <w:tcPr>
            <w:tcW w:w="810" w:type="dxa"/>
          </w:tcPr>
          <w:p w14:paraId="6C9CE5BB" w14:textId="77777777" w:rsidR="007A1F44" w:rsidRPr="00A03C55" w:rsidRDefault="007A1F44">
            <w:pPr>
              <w:pStyle w:val="TableEntry"/>
              <w:rPr>
                <w:noProof w:val="0"/>
              </w:rPr>
            </w:pPr>
            <w:r w:rsidRPr="00A03C55">
              <w:rPr>
                <w:noProof w:val="0"/>
              </w:rPr>
              <w:t>37</w:t>
            </w:r>
          </w:p>
        </w:tc>
        <w:tc>
          <w:tcPr>
            <w:tcW w:w="810" w:type="dxa"/>
          </w:tcPr>
          <w:p w14:paraId="5A263423" w14:textId="77777777" w:rsidR="007A1F44" w:rsidRPr="00A03C55" w:rsidRDefault="007A1F44">
            <w:pPr>
              <w:pStyle w:val="TableEntry"/>
              <w:rPr>
                <w:noProof w:val="0"/>
              </w:rPr>
            </w:pPr>
            <w:r w:rsidRPr="00A03C55">
              <w:rPr>
                <w:noProof w:val="0"/>
              </w:rPr>
              <w:t>47</w:t>
            </w:r>
          </w:p>
        </w:tc>
        <w:tc>
          <w:tcPr>
            <w:tcW w:w="720" w:type="dxa"/>
          </w:tcPr>
          <w:p w14:paraId="06AB10A3" w14:textId="77777777" w:rsidR="007A1F44" w:rsidRPr="00A03C55" w:rsidRDefault="007A1F44">
            <w:pPr>
              <w:pStyle w:val="TableEntry"/>
              <w:rPr>
                <w:noProof w:val="0"/>
              </w:rPr>
            </w:pPr>
            <w:r w:rsidRPr="00A03C55">
              <w:rPr>
                <w:noProof w:val="0"/>
              </w:rPr>
              <w:t>DLD</w:t>
            </w:r>
          </w:p>
        </w:tc>
        <w:tc>
          <w:tcPr>
            <w:tcW w:w="1066" w:type="dxa"/>
          </w:tcPr>
          <w:p w14:paraId="6BAA0299" w14:textId="77777777" w:rsidR="007A1F44" w:rsidRPr="00A03C55" w:rsidRDefault="007A1F44">
            <w:pPr>
              <w:pStyle w:val="TableEntry"/>
              <w:rPr>
                <w:noProof w:val="0"/>
              </w:rPr>
            </w:pPr>
            <w:r w:rsidRPr="00A03C55">
              <w:rPr>
                <w:noProof w:val="0"/>
              </w:rPr>
              <w:t>O</w:t>
            </w:r>
          </w:p>
        </w:tc>
        <w:tc>
          <w:tcPr>
            <w:tcW w:w="992" w:type="dxa"/>
          </w:tcPr>
          <w:p w14:paraId="74328910" w14:textId="77777777" w:rsidR="007A1F44" w:rsidRPr="00A03C55" w:rsidRDefault="007A1F44">
            <w:pPr>
              <w:pStyle w:val="TableEntry"/>
              <w:rPr>
                <w:noProof w:val="0"/>
              </w:rPr>
            </w:pPr>
            <w:r w:rsidRPr="00A03C55">
              <w:rPr>
                <w:noProof w:val="0"/>
              </w:rPr>
              <w:t>[0..1]</w:t>
            </w:r>
          </w:p>
        </w:tc>
        <w:tc>
          <w:tcPr>
            <w:tcW w:w="992" w:type="dxa"/>
          </w:tcPr>
          <w:p w14:paraId="51C110CA" w14:textId="77777777" w:rsidR="007A1F44" w:rsidRPr="00A03C55" w:rsidRDefault="007A1F44">
            <w:pPr>
              <w:pStyle w:val="TableEntry"/>
              <w:rPr>
                <w:noProof w:val="0"/>
              </w:rPr>
            </w:pPr>
            <w:r w:rsidRPr="00A03C55">
              <w:rPr>
                <w:noProof w:val="0"/>
              </w:rPr>
              <w:t>0113</w:t>
            </w:r>
          </w:p>
        </w:tc>
        <w:tc>
          <w:tcPr>
            <w:tcW w:w="992" w:type="dxa"/>
          </w:tcPr>
          <w:p w14:paraId="76ADF776" w14:textId="77777777" w:rsidR="007A1F44" w:rsidRPr="00A03C55" w:rsidRDefault="007A1F44">
            <w:pPr>
              <w:pStyle w:val="TableEntry"/>
              <w:rPr>
                <w:noProof w:val="0"/>
              </w:rPr>
            </w:pPr>
            <w:r w:rsidRPr="00A03C55">
              <w:rPr>
                <w:noProof w:val="0"/>
              </w:rPr>
              <w:t>00167</w:t>
            </w:r>
          </w:p>
        </w:tc>
        <w:tc>
          <w:tcPr>
            <w:tcW w:w="2833" w:type="dxa"/>
          </w:tcPr>
          <w:p w14:paraId="0AFB6128" w14:textId="77777777" w:rsidR="007A1F44" w:rsidRPr="00A03C55" w:rsidRDefault="007A1F44">
            <w:pPr>
              <w:pStyle w:val="TableEntry"/>
              <w:rPr>
                <w:noProof w:val="0"/>
              </w:rPr>
            </w:pPr>
            <w:r w:rsidRPr="00A03C55">
              <w:rPr>
                <w:noProof w:val="0"/>
              </w:rPr>
              <w:t>Discharged to Location</w:t>
            </w:r>
          </w:p>
        </w:tc>
      </w:tr>
      <w:tr w:rsidR="007A1F44" w:rsidRPr="00A03C55" w14:paraId="2342827E" w14:textId="77777777" w:rsidTr="00B6518F">
        <w:trPr>
          <w:jc w:val="center"/>
        </w:trPr>
        <w:tc>
          <w:tcPr>
            <w:tcW w:w="810" w:type="dxa"/>
          </w:tcPr>
          <w:p w14:paraId="4D3CE604" w14:textId="77777777" w:rsidR="007A1F44" w:rsidRPr="00A03C55" w:rsidRDefault="007A1F44">
            <w:pPr>
              <w:pStyle w:val="TableEntry"/>
              <w:rPr>
                <w:noProof w:val="0"/>
              </w:rPr>
            </w:pPr>
            <w:r w:rsidRPr="00A03C55">
              <w:rPr>
                <w:noProof w:val="0"/>
              </w:rPr>
              <w:t>38</w:t>
            </w:r>
          </w:p>
        </w:tc>
        <w:tc>
          <w:tcPr>
            <w:tcW w:w="810" w:type="dxa"/>
          </w:tcPr>
          <w:p w14:paraId="345115D3" w14:textId="77777777" w:rsidR="007A1F44" w:rsidRPr="00A03C55" w:rsidRDefault="007A1F44">
            <w:pPr>
              <w:pStyle w:val="TableEntry"/>
              <w:rPr>
                <w:noProof w:val="0"/>
              </w:rPr>
            </w:pPr>
            <w:r w:rsidRPr="00A03C55">
              <w:rPr>
                <w:noProof w:val="0"/>
              </w:rPr>
              <w:t>250</w:t>
            </w:r>
          </w:p>
        </w:tc>
        <w:tc>
          <w:tcPr>
            <w:tcW w:w="720" w:type="dxa"/>
          </w:tcPr>
          <w:p w14:paraId="25BF087C" w14:textId="77777777" w:rsidR="007A1F44" w:rsidRPr="00A03C55" w:rsidRDefault="007A1F44">
            <w:pPr>
              <w:pStyle w:val="TableEntry"/>
              <w:rPr>
                <w:noProof w:val="0"/>
              </w:rPr>
            </w:pPr>
            <w:r w:rsidRPr="00A03C55">
              <w:rPr>
                <w:noProof w:val="0"/>
              </w:rPr>
              <w:t>CE</w:t>
            </w:r>
          </w:p>
        </w:tc>
        <w:tc>
          <w:tcPr>
            <w:tcW w:w="1066" w:type="dxa"/>
          </w:tcPr>
          <w:p w14:paraId="2CB545CE" w14:textId="77777777" w:rsidR="007A1F44" w:rsidRPr="00A03C55" w:rsidRDefault="007A1F44">
            <w:pPr>
              <w:pStyle w:val="TableEntry"/>
              <w:rPr>
                <w:noProof w:val="0"/>
              </w:rPr>
            </w:pPr>
            <w:r w:rsidRPr="00A03C55">
              <w:rPr>
                <w:noProof w:val="0"/>
              </w:rPr>
              <w:t>O</w:t>
            </w:r>
          </w:p>
        </w:tc>
        <w:tc>
          <w:tcPr>
            <w:tcW w:w="992" w:type="dxa"/>
          </w:tcPr>
          <w:p w14:paraId="4143B1A0" w14:textId="77777777" w:rsidR="007A1F44" w:rsidRPr="00A03C55" w:rsidRDefault="007A1F44">
            <w:pPr>
              <w:pStyle w:val="TableEntry"/>
              <w:rPr>
                <w:noProof w:val="0"/>
              </w:rPr>
            </w:pPr>
            <w:r w:rsidRPr="00A03C55">
              <w:rPr>
                <w:noProof w:val="0"/>
              </w:rPr>
              <w:t>[0..1]</w:t>
            </w:r>
          </w:p>
        </w:tc>
        <w:tc>
          <w:tcPr>
            <w:tcW w:w="992" w:type="dxa"/>
          </w:tcPr>
          <w:p w14:paraId="5D020D08" w14:textId="77777777" w:rsidR="007A1F44" w:rsidRPr="00A03C55" w:rsidRDefault="007A1F44">
            <w:pPr>
              <w:pStyle w:val="TableEntry"/>
              <w:rPr>
                <w:noProof w:val="0"/>
              </w:rPr>
            </w:pPr>
            <w:r w:rsidRPr="00A03C55">
              <w:rPr>
                <w:noProof w:val="0"/>
              </w:rPr>
              <w:t>0114</w:t>
            </w:r>
          </w:p>
        </w:tc>
        <w:tc>
          <w:tcPr>
            <w:tcW w:w="992" w:type="dxa"/>
          </w:tcPr>
          <w:p w14:paraId="32BAD7CE" w14:textId="77777777" w:rsidR="007A1F44" w:rsidRPr="00A03C55" w:rsidRDefault="007A1F44">
            <w:pPr>
              <w:pStyle w:val="TableEntry"/>
              <w:rPr>
                <w:noProof w:val="0"/>
              </w:rPr>
            </w:pPr>
            <w:r w:rsidRPr="00A03C55">
              <w:rPr>
                <w:noProof w:val="0"/>
              </w:rPr>
              <w:t>00168</w:t>
            </w:r>
          </w:p>
        </w:tc>
        <w:tc>
          <w:tcPr>
            <w:tcW w:w="2833" w:type="dxa"/>
          </w:tcPr>
          <w:p w14:paraId="44F5C2E4" w14:textId="77777777" w:rsidR="007A1F44" w:rsidRPr="00A03C55" w:rsidRDefault="007A1F44">
            <w:pPr>
              <w:pStyle w:val="TableEntry"/>
              <w:rPr>
                <w:noProof w:val="0"/>
              </w:rPr>
            </w:pPr>
            <w:r w:rsidRPr="00A03C55">
              <w:rPr>
                <w:noProof w:val="0"/>
              </w:rPr>
              <w:t>Diet Type</w:t>
            </w:r>
          </w:p>
        </w:tc>
      </w:tr>
      <w:tr w:rsidR="007A1F44" w:rsidRPr="00A03C55" w14:paraId="5294B566" w14:textId="77777777" w:rsidTr="00B6518F">
        <w:trPr>
          <w:jc w:val="center"/>
        </w:trPr>
        <w:tc>
          <w:tcPr>
            <w:tcW w:w="810" w:type="dxa"/>
          </w:tcPr>
          <w:p w14:paraId="4994D132" w14:textId="77777777" w:rsidR="007A1F44" w:rsidRPr="00A03C55" w:rsidRDefault="007A1F44">
            <w:pPr>
              <w:pStyle w:val="TableEntry"/>
              <w:rPr>
                <w:noProof w:val="0"/>
              </w:rPr>
            </w:pPr>
            <w:r w:rsidRPr="00A03C55">
              <w:rPr>
                <w:noProof w:val="0"/>
              </w:rPr>
              <w:t>39</w:t>
            </w:r>
          </w:p>
        </w:tc>
        <w:tc>
          <w:tcPr>
            <w:tcW w:w="810" w:type="dxa"/>
          </w:tcPr>
          <w:p w14:paraId="6D2A588F" w14:textId="77777777" w:rsidR="007A1F44" w:rsidRPr="00A03C55" w:rsidRDefault="007A1F44">
            <w:pPr>
              <w:pStyle w:val="TableEntry"/>
              <w:rPr>
                <w:noProof w:val="0"/>
              </w:rPr>
            </w:pPr>
            <w:r w:rsidRPr="00A03C55">
              <w:rPr>
                <w:noProof w:val="0"/>
              </w:rPr>
              <w:t>2</w:t>
            </w:r>
          </w:p>
        </w:tc>
        <w:tc>
          <w:tcPr>
            <w:tcW w:w="720" w:type="dxa"/>
          </w:tcPr>
          <w:p w14:paraId="0C944749" w14:textId="77777777" w:rsidR="007A1F44" w:rsidRPr="00A03C55" w:rsidRDefault="007A1F44">
            <w:pPr>
              <w:pStyle w:val="TableEntry"/>
              <w:rPr>
                <w:noProof w:val="0"/>
              </w:rPr>
            </w:pPr>
            <w:r w:rsidRPr="00A03C55">
              <w:rPr>
                <w:noProof w:val="0"/>
              </w:rPr>
              <w:t>IS</w:t>
            </w:r>
          </w:p>
        </w:tc>
        <w:tc>
          <w:tcPr>
            <w:tcW w:w="1066" w:type="dxa"/>
          </w:tcPr>
          <w:p w14:paraId="2F7F6D33" w14:textId="77777777" w:rsidR="007A1F44" w:rsidRPr="00A03C55" w:rsidRDefault="007A1F44">
            <w:pPr>
              <w:pStyle w:val="TableEntry"/>
              <w:rPr>
                <w:noProof w:val="0"/>
              </w:rPr>
            </w:pPr>
            <w:r w:rsidRPr="00A03C55">
              <w:rPr>
                <w:noProof w:val="0"/>
              </w:rPr>
              <w:t>O</w:t>
            </w:r>
          </w:p>
        </w:tc>
        <w:tc>
          <w:tcPr>
            <w:tcW w:w="992" w:type="dxa"/>
          </w:tcPr>
          <w:p w14:paraId="468D016A" w14:textId="77777777" w:rsidR="007A1F44" w:rsidRPr="00A03C55" w:rsidRDefault="007A1F44">
            <w:pPr>
              <w:pStyle w:val="TableEntry"/>
              <w:rPr>
                <w:noProof w:val="0"/>
              </w:rPr>
            </w:pPr>
            <w:r w:rsidRPr="00A03C55">
              <w:rPr>
                <w:noProof w:val="0"/>
              </w:rPr>
              <w:t>[0..1]</w:t>
            </w:r>
          </w:p>
        </w:tc>
        <w:tc>
          <w:tcPr>
            <w:tcW w:w="992" w:type="dxa"/>
          </w:tcPr>
          <w:p w14:paraId="2A7C08B7" w14:textId="77777777" w:rsidR="007A1F44" w:rsidRPr="00A03C55" w:rsidRDefault="007A1F44">
            <w:pPr>
              <w:pStyle w:val="TableEntry"/>
              <w:rPr>
                <w:noProof w:val="0"/>
              </w:rPr>
            </w:pPr>
            <w:r w:rsidRPr="00A03C55">
              <w:rPr>
                <w:noProof w:val="0"/>
              </w:rPr>
              <w:t>0115</w:t>
            </w:r>
          </w:p>
        </w:tc>
        <w:tc>
          <w:tcPr>
            <w:tcW w:w="992" w:type="dxa"/>
          </w:tcPr>
          <w:p w14:paraId="736719B6" w14:textId="77777777" w:rsidR="007A1F44" w:rsidRPr="00A03C55" w:rsidRDefault="007A1F44">
            <w:pPr>
              <w:pStyle w:val="TableEntry"/>
              <w:rPr>
                <w:noProof w:val="0"/>
              </w:rPr>
            </w:pPr>
            <w:r w:rsidRPr="00A03C55">
              <w:rPr>
                <w:noProof w:val="0"/>
              </w:rPr>
              <w:t>00169</w:t>
            </w:r>
          </w:p>
        </w:tc>
        <w:tc>
          <w:tcPr>
            <w:tcW w:w="2833" w:type="dxa"/>
          </w:tcPr>
          <w:p w14:paraId="55525506" w14:textId="77777777" w:rsidR="007A1F44" w:rsidRPr="00A03C55" w:rsidRDefault="007A1F44">
            <w:pPr>
              <w:pStyle w:val="TableEntry"/>
              <w:rPr>
                <w:noProof w:val="0"/>
              </w:rPr>
            </w:pPr>
            <w:r w:rsidRPr="00A03C55">
              <w:rPr>
                <w:noProof w:val="0"/>
              </w:rPr>
              <w:t>Servicing Facility</w:t>
            </w:r>
          </w:p>
        </w:tc>
      </w:tr>
      <w:tr w:rsidR="007A1F44" w:rsidRPr="00A03C55" w14:paraId="2C64CDD6" w14:textId="77777777" w:rsidTr="00B6518F">
        <w:trPr>
          <w:jc w:val="center"/>
        </w:trPr>
        <w:tc>
          <w:tcPr>
            <w:tcW w:w="810" w:type="dxa"/>
          </w:tcPr>
          <w:p w14:paraId="2DFFEB50" w14:textId="77777777" w:rsidR="007A1F44" w:rsidRPr="00A03C55" w:rsidRDefault="007A1F44">
            <w:pPr>
              <w:pStyle w:val="TableEntry"/>
              <w:rPr>
                <w:noProof w:val="0"/>
              </w:rPr>
            </w:pPr>
            <w:r w:rsidRPr="00A03C55">
              <w:rPr>
                <w:noProof w:val="0"/>
              </w:rPr>
              <w:t>40</w:t>
            </w:r>
          </w:p>
        </w:tc>
        <w:tc>
          <w:tcPr>
            <w:tcW w:w="810" w:type="dxa"/>
          </w:tcPr>
          <w:p w14:paraId="4DF32D0F" w14:textId="77777777" w:rsidR="007A1F44" w:rsidRPr="00A03C55" w:rsidRDefault="007A1F44">
            <w:pPr>
              <w:pStyle w:val="TableEntry"/>
              <w:rPr>
                <w:noProof w:val="0"/>
              </w:rPr>
            </w:pPr>
            <w:r w:rsidRPr="00A03C55">
              <w:rPr>
                <w:noProof w:val="0"/>
              </w:rPr>
              <w:t>1</w:t>
            </w:r>
          </w:p>
        </w:tc>
        <w:tc>
          <w:tcPr>
            <w:tcW w:w="720" w:type="dxa"/>
          </w:tcPr>
          <w:p w14:paraId="05147FDB" w14:textId="77777777" w:rsidR="007A1F44" w:rsidRPr="00A03C55" w:rsidRDefault="007A1F44">
            <w:pPr>
              <w:pStyle w:val="TableEntry"/>
              <w:rPr>
                <w:noProof w:val="0"/>
              </w:rPr>
            </w:pPr>
            <w:r w:rsidRPr="00A03C55">
              <w:rPr>
                <w:noProof w:val="0"/>
              </w:rPr>
              <w:t>IS</w:t>
            </w:r>
          </w:p>
        </w:tc>
        <w:tc>
          <w:tcPr>
            <w:tcW w:w="1066" w:type="dxa"/>
          </w:tcPr>
          <w:p w14:paraId="7E799B25" w14:textId="77777777" w:rsidR="007A1F44" w:rsidRPr="00A03C55" w:rsidRDefault="007A1F44">
            <w:pPr>
              <w:pStyle w:val="TableEntry"/>
              <w:rPr>
                <w:noProof w:val="0"/>
              </w:rPr>
            </w:pPr>
            <w:r w:rsidRPr="00A03C55">
              <w:rPr>
                <w:noProof w:val="0"/>
              </w:rPr>
              <w:t>X</w:t>
            </w:r>
          </w:p>
        </w:tc>
        <w:tc>
          <w:tcPr>
            <w:tcW w:w="992" w:type="dxa"/>
          </w:tcPr>
          <w:p w14:paraId="1A41C930" w14:textId="77777777" w:rsidR="007A1F44" w:rsidRPr="00A03C55" w:rsidRDefault="007A1F44">
            <w:pPr>
              <w:pStyle w:val="TableEntry"/>
              <w:rPr>
                <w:noProof w:val="0"/>
              </w:rPr>
            </w:pPr>
            <w:r w:rsidRPr="00A03C55">
              <w:rPr>
                <w:noProof w:val="0"/>
              </w:rPr>
              <w:t>[0..1]</w:t>
            </w:r>
          </w:p>
        </w:tc>
        <w:tc>
          <w:tcPr>
            <w:tcW w:w="992" w:type="dxa"/>
          </w:tcPr>
          <w:p w14:paraId="68CFFBE5" w14:textId="77777777" w:rsidR="007A1F44" w:rsidRPr="00A03C55" w:rsidRDefault="007A1F44">
            <w:pPr>
              <w:pStyle w:val="TableEntry"/>
              <w:rPr>
                <w:noProof w:val="0"/>
              </w:rPr>
            </w:pPr>
            <w:r w:rsidRPr="00A03C55">
              <w:rPr>
                <w:noProof w:val="0"/>
              </w:rPr>
              <w:t>0116</w:t>
            </w:r>
          </w:p>
        </w:tc>
        <w:tc>
          <w:tcPr>
            <w:tcW w:w="992" w:type="dxa"/>
          </w:tcPr>
          <w:p w14:paraId="0DFF68A5" w14:textId="77777777" w:rsidR="007A1F44" w:rsidRPr="00A03C55" w:rsidRDefault="007A1F44">
            <w:pPr>
              <w:pStyle w:val="TableEntry"/>
              <w:rPr>
                <w:noProof w:val="0"/>
              </w:rPr>
            </w:pPr>
            <w:r w:rsidRPr="00A03C55">
              <w:rPr>
                <w:noProof w:val="0"/>
              </w:rPr>
              <w:t>00170</w:t>
            </w:r>
          </w:p>
        </w:tc>
        <w:tc>
          <w:tcPr>
            <w:tcW w:w="2833" w:type="dxa"/>
          </w:tcPr>
          <w:p w14:paraId="1A5E3D5D" w14:textId="77777777" w:rsidR="007A1F44" w:rsidRPr="00A03C55" w:rsidRDefault="007A1F44">
            <w:pPr>
              <w:pStyle w:val="TableEntry"/>
              <w:rPr>
                <w:noProof w:val="0"/>
              </w:rPr>
            </w:pPr>
            <w:r w:rsidRPr="00A03C55">
              <w:rPr>
                <w:noProof w:val="0"/>
              </w:rPr>
              <w:t>Bed Status</w:t>
            </w:r>
          </w:p>
        </w:tc>
      </w:tr>
      <w:tr w:rsidR="007A1F44" w:rsidRPr="00A03C55" w14:paraId="09C6B662" w14:textId="77777777" w:rsidTr="00B6518F">
        <w:trPr>
          <w:jc w:val="center"/>
        </w:trPr>
        <w:tc>
          <w:tcPr>
            <w:tcW w:w="810" w:type="dxa"/>
          </w:tcPr>
          <w:p w14:paraId="3239554C" w14:textId="77777777" w:rsidR="007A1F44" w:rsidRPr="00A03C55" w:rsidRDefault="007A1F44">
            <w:pPr>
              <w:pStyle w:val="TableEntry"/>
              <w:rPr>
                <w:noProof w:val="0"/>
              </w:rPr>
            </w:pPr>
            <w:r w:rsidRPr="00A03C55">
              <w:rPr>
                <w:noProof w:val="0"/>
              </w:rPr>
              <w:t>41</w:t>
            </w:r>
          </w:p>
        </w:tc>
        <w:tc>
          <w:tcPr>
            <w:tcW w:w="810" w:type="dxa"/>
          </w:tcPr>
          <w:p w14:paraId="5C8A142F" w14:textId="77777777" w:rsidR="007A1F44" w:rsidRPr="00A03C55" w:rsidRDefault="007A1F44">
            <w:pPr>
              <w:pStyle w:val="TableEntry"/>
              <w:rPr>
                <w:noProof w:val="0"/>
              </w:rPr>
            </w:pPr>
            <w:r w:rsidRPr="00A03C55">
              <w:rPr>
                <w:noProof w:val="0"/>
              </w:rPr>
              <w:t>2</w:t>
            </w:r>
          </w:p>
        </w:tc>
        <w:tc>
          <w:tcPr>
            <w:tcW w:w="720" w:type="dxa"/>
          </w:tcPr>
          <w:p w14:paraId="3835252B" w14:textId="77777777" w:rsidR="007A1F44" w:rsidRPr="00A03C55" w:rsidRDefault="007A1F44">
            <w:pPr>
              <w:pStyle w:val="TableEntry"/>
              <w:rPr>
                <w:noProof w:val="0"/>
              </w:rPr>
            </w:pPr>
            <w:r w:rsidRPr="00A03C55">
              <w:rPr>
                <w:noProof w:val="0"/>
              </w:rPr>
              <w:t>IS</w:t>
            </w:r>
          </w:p>
        </w:tc>
        <w:tc>
          <w:tcPr>
            <w:tcW w:w="1066" w:type="dxa"/>
          </w:tcPr>
          <w:p w14:paraId="69DFB125" w14:textId="77777777" w:rsidR="007A1F44" w:rsidRPr="00A03C55" w:rsidRDefault="007A1F44">
            <w:pPr>
              <w:pStyle w:val="TableEntry"/>
              <w:rPr>
                <w:noProof w:val="0"/>
              </w:rPr>
            </w:pPr>
            <w:r w:rsidRPr="00A03C55">
              <w:rPr>
                <w:noProof w:val="0"/>
              </w:rPr>
              <w:t>O</w:t>
            </w:r>
          </w:p>
        </w:tc>
        <w:tc>
          <w:tcPr>
            <w:tcW w:w="992" w:type="dxa"/>
          </w:tcPr>
          <w:p w14:paraId="459BC011" w14:textId="77777777" w:rsidR="007A1F44" w:rsidRPr="00A03C55" w:rsidRDefault="007A1F44">
            <w:pPr>
              <w:pStyle w:val="TableEntry"/>
              <w:rPr>
                <w:noProof w:val="0"/>
              </w:rPr>
            </w:pPr>
            <w:r w:rsidRPr="00A03C55">
              <w:rPr>
                <w:noProof w:val="0"/>
              </w:rPr>
              <w:t>[0..1]</w:t>
            </w:r>
          </w:p>
        </w:tc>
        <w:tc>
          <w:tcPr>
            <w:tcW w:w="992" w:type="dxa"/>
          </w:tcPr>
          <w:p w14:paraId="03242E09" w14:textId="77777777" w:rsidR="007A1F44" w:rsidRPr="00A03C55" w:rsidRDefault="007A1F44">
            <w:pPr>
              <w:pStyle w:val="TableEntry"/>
              <w:rPr>
                <w:noProof w:val="0"/>
              </w:rPr>
            </w:pPr>
            <w:r w:rsidRPr="00A03C55">
              <w:rPr>
                <w:noProof w:val="0"/>
              </w:rPr>
              <w:t>0117</w:t>
            </w:r>
          </w:p>
        </w:tc>
        <w:tc>
          <w:tcPr>
            <w:tcW w:w="992" w:type="dxa"/>
          </w:tcPr>
          <w:p w14:paraId="1E06CB4A" w14:textId="77777777" w:rsidR="007A1F44" w:rsidRPr="00A03C55" w:rsidRDefault="007A1F44">
            <w:pPr>
              <w:pStyle w:val="TableEntry"/>
              <w:rPr>
                <w:noProof w:val="0"/>
              </w:rPr>
            </w:pPr>
            <w:r w:rsidRPr="00A03C55">
              <w:rPr>
                <w:noProof w:val="0"/>
              </w:rPr>
              <w:t>00171</w:t>
            </w:r>
          </w:p>
        </w:tc>
        <w:tc>
          <w:tcPr>
            <w:tcW w:w="2833" w:type="dxa"/>
          </w:tcPr>
          <w:p w14:paraId="05B19C52" w14:textId="77777777" w:rsidR="007A1F44" w:rsidRPr="00A03C55" w:rsidRDefault="007A1F44">
            <w:pPr>
              <w:pStyle w:val="TableEntry"/>
              <w:rPr>
                <w:noProof w:val="0"/>
              </w:rPr>
            </w:pPr>
            <w:r w:rsidRPr="00A03C55">
              <w:rPr>
                <w:noProof w:val="0"/>
              </w:rPr>
              <w:t>Account Status</w:t>
            </w:r>
          </w:p>
        </w:tc>
      </w:tr>
      <w:tr w:rsidR="007A1F44" w:rsidRPr="00A03C55" w14:paraId="48CC2213" w14:textId="77777777" w:rsidTr="00B6518F">
        <w:trPr>
          <w:jc w:val="center"/>
        </w:trPr>
        <w:tc>
          <w:tcPr>
            <w:tcW w:w="810" w:type="dxa"/>
          </w:tcPr>
          <w:p w14:paraId="274F70BF" w14:textId="77777777" w:rsidR="007A1F44" w:rsidRPr="00A03C55" w:rsidRDefault="007A1F44">
            <w:pPr>
              <w:pStyle w:val="TableEntry"/>
              <w:rPr>
                <w:noProof w:val="0"/>
              </w:rPr>
            </w:pPr>
            <w:r w:rsidRPr="00A03C55">
              <w:rPr>
                <w:noProof w:val="0"/>
              </w:rPr>
              <w:t>42</w:t>
            </w:r>
          </w:p>
        </w:tc>
        <w:tc>
          <w:tcPr>
            <w:tcW w:w="810" w:type="dxa"/>
          </w:tcPr>
          <w:p w14:paraId="2DA50A22" w14:textId="77777777" w:rsidR="007A1F44" w:rsidRPr="00A03C55" w:rsidRDefault="007A1F44">
            <w:pPr>
              <w:pStyle w:val="TableEntry"/>
              <w:rPr>
                <w:noProof w:val="0"/>
              </w:rPr>
            </w:pPr>
            <w:r w:rsidRPr="00A03C55">
              <w:rPr>
                <w:noProof w:val="0"/>
              </w:rPr>
              <w:t>80</w:t>
            </w:r>
          </w:p>
        </w:tc>
        <w:tc>
          <w:tcPr>
            <w:tcW w:w="720" w:type="dxa"/>
          </w:tcPr>
          <w:p w14:paraId="2F827D6A" w14:textId="77777777" w:rsidR="007A1F44" w:rsidRPr="00A03C55" w:rsidRDefault="007A1F44">
            <w:pPr>
              <w:pStyle w:val="TableEntry"/>
              <w:rPr>
                <w:noProof w:val="0"/>
              </w:rPr>
            </w:pPr>
            <w:r w:rsidRPr="00A03C55">
              <w:rPr>
                <w:noProof w:val="0"/>
              </w:rPr>
              <w:t>PL</w:t>
            </w:r>
          </w:p>
        </w:tc>
        <w:tc>
          <w:tcPr>
            <w:tcW w:w="1066" w:type="dxa"/>
          </w:tcPr>
          <w:p w14:paraId="3C1214CA" w14:textId="77777777" w:rsidR="007A1F44" w:rsidRPr="00A03C55" w:rsidRDefault="007A1F44">
            <w:pPr>
              <w:pStyle w:val="TableEntry"/>
              <w:rPr>
                <w:noProof w:val="0"/>
              </w:rPr>
            </w:pPr>
            <w:r w:rsidRPr="00A03C55">
              <w:rPr>
                <w:noProof w:val="0"/>
              </w:rPr>
              <w:t>C</w:t>
            </w:r>
          </w:p>
        </w:tc>
        <w:tc>
          <w:tcPr>
            <w:tcW w:w="992" w:type="dxa"/>
          </w:tcPr>
          <w:p w14:paraId="1CB45596" w14:textId="77777777" w:rsidR="007A1F44" w:rsidRPr="00A03C55" w:rsidRDefault="007A1F44">
            <w:pPr>
              <w:pStyle w:val="TableEntry"/>
              <w:rPr>
                <w:noProof w:val="0"/>
              </w:rPr>
            </w:pPr>
            <w:r w:rsidRPr="00A03C55">
              <w:rPr>
                <w:noProof w:val="0"/>
              </w:rPr>
              <w:t>[0..1]</w:t>
            </w:r>
          </w:p>
        </w:tc>
        <w:tc>
          <w:tcPr>
            <w:tcW w:w="992" w:type="dxa"/>
          </w:tcPr>
          <w:p w14:paraId="4D442AEA" w14:textId="77777777" w:rsidR="007A1F44" w:rsidRPr="00A03C55" w:rsidRDefault="007A1F44">
            <w:pPr>
              <w:pStyle w:val="TableEntry"/>
              <w:rPr>
                <w:noProof w:val="0"/>
              </w:rPr>
            </w:pPr>
          </w:p>
        </w:tc>
        <w:tc>
          <w:tcPr>
            <w:tcW w:w="992" w:type="dxa"/>
          </w:tcPr>
          <w:p w14:paraId="4B2F4187" w14:textId="77777777" w:rsidR="007A1F44" w:rsidRPr="00A03C55" w:rsidRDefault="007A1F44">
            <w:pPr>
              <w:pStyle w:val="TableEntry"/>
              <w:rPr>
                <w:noProof w:val="0"/>
              </w:rPr>
            </w:pPr>
            <w:r w:rsidRPr="00A03C55">
              <w:rPr>
                <w:noProof w:val="0"/>
              </w:rPr>
              <w:t>00172</w:t>
            </w:r>
          </w:p>
        </w:tc>
        <w:tc>
          <w:tcPr>
            <w:tcW w:w="2833" w:type="dxa"/>
          </w:tcPr>
          <w:p w14:paraId="6EF1AECF" w14:textId="77777777" w:rsidR="007A1F44" w:rsidRPr="00A03C55" w:rsidRDefault="007A1F44">
            <w:pPr>
              <w:pStyle w:val="TableEntry"/>
              <w:rPr>
                <w:noProof w:val="0"/>
              </w:rPr>
            </w:pPr>
            <w:r w:rsidRPr="00A03C55">
              <w:rPr>
                <w:noProof w:val="0"/>
              </w:rPr>
              <w:t>Pending Location</w:t>
            </w:r>
          </w:p>
        </w:tc>
      </w:tr>
      <w:tr w:rsidR="007A1F44" w:rsidRPr="00A03C55" w14:paraId="39DA711A" w14:textId="77777777" w:rsidTr="00B6518F">
        <w:trPr>
          <w:jc w:val="center"/>
        </w:trPr>
        <w:tc>
          <w:tcPr>
            <w:tcW w:w="810" w:type="dxa"/>
          </w:tcPr>
          <w:p w14:paraId="5A441BE0" w14:textId="77777777" w:rsidR="007A1F44" w:rsidRPr="00A03C55" w:rsidRDefault="007A1F44">
            <w:pPr>
              <w:pStyle w:val="TableEntry"/>
              <w:rPr>
                <w:noProof w:val="0"/>
              </w:rPr>
            </w:pPr>
            <w:r w:rsidRPr="00A03C55">
              <w:rPr>
                <w:noProof w:val="0"/>
              </w:rPr>
              <w:t>43</w:t>
            </w:r>
          </w:p>
        </w:tc>
        <w:tc>
          <w:tcPr>
            <w:tcW w:w="810" w:type="dxa"/>
          </w:tcPr>
          <w:p w14:paraId="01EE4C93" w14:textId="77777777" w:rsidR="007A1F44" w:rsidRPr="00A03C55" w:rsidRDefault="007A1F44">
            <w:pPr>
              <w:pStyle w:val="TableEntry"/>
              <w:rPr>
                <w:noProof w:val="0"/>
              </w:rPr>
            </w:pPr>
            <w:r w:rsidRPr="00A03C55">
              <w:rPr>
                <w:noProof w:val="0"/>
              </w:rPr>
              <w:t>80</w:t>
            </w:r>
          </w:p>
        </w:tc>
        <w:tc>
          <w:tcPr>
            <w:tcW w:w="720" w:type="dxa"/>
          </w:tcPr>
          <w:p w14:paraId="2DFC61F8" w14:textId="77777777" w:rsidR="007A1F44" w:rsidRPr="00A03C55" w:rsidRDefault="007A1F44">
            <w:pPr>
              <w:pStyle w:val="TableEntry"/>
              <w:rPr>
                <w:noProof w:val="0"/>
              </w:rPr>
            </w:pPr>
            <w:r w:rsidRPr="00A03C55">
              <w:rPr>
                <w:noProof w:val="0"/>
              </w:rPr>
              <w:t>PL</w:t>
            </w:r>
          </w:p>
        </w:tc>
        <w:tc>
          <w:tcPr>
            <w:tcW w:w="1066" w:type="dxa"/>
          </w:tcPr>
          <w:p w14:paraId="46473446" w14:textId="77777777" w:rsidR="007A1F44" w:rsidRPr="00A03C55" w:rsidRDefault="007A1F44">
            <w:pPr>
              <w:pStyle w:val="TableEntry"/>
              <w:rPr>
                <w:noProof w:val="0"/>
              </w:rPr>
            </w:pPr>
            <w:r w:rsidRPr="00A03C55">
              <w:rPr>
                <w:noProof w:val="0"/>
              </w:rPr>
              <w:t>O</w:t>
            </w:r>
          </w:p>
        </w:tc>
        <w:tc>
          <w:tcPr>
            <w:tcW w:w="992" w:type="dxa"/>
          </w:tcPr>
          <w:p w14:paraId="34AD2F5B" w14:textId="77777777" w:rsidR="007A1F44" w:rsidRPr="00A03C55" w:rsidRDefault="007A1F44">
            <w:pPr>
              <w:pStyle w:val="TableEntry"/>
              <w:rPr>
                <w:noProof w:val="0"/>
              </w:rPr>
            </w:pPr>
            <w:r w:rsidRPr="00A03C55">
              <w:rPr>
                <w:noProof w:val="0"/>
              </w:rPr>
              <w:t>[0..1]</w:t>
            </w:r>
          </w:p>
        </w:tc>
        <w:tc>
          <w:tcPr>
            <w:tcW w:w="992" w:type="dxa"/>
          </w:tcPr>
          <w:p w14:paraId="72FE8C4C" w14:textId="77777777" w:rsidR="007A1F44" w:rsidRPr="00A03C55" w:rsidRDefault="007A1F44">
            <w:pPr>
              <w:pStyle w:val="TableEntry"/>
              <w:rPr>
                <w:noProof w:val="0"/>
              </w:rPr>
            </w:pPr>
          </w:p>
        </w:tc>
        <w:tc>
          <w:tcPr>
            <w:tcW w:w="992" w:type="dxa"/>
          </w:tcPr>
          <w:p w14:paraId="2A594270" w14:textId="77777777" w:rsidR="007A1F44" w:rsidRPr="00A03C55" w:rsidRDefault="007A1F44">
            <w:pPr>
              <w:pStyle w:val="TableEntry"/>
              <w:rPr>
                <w:noProof w:val="0"/>
              </w:rPr>
            </w:pPr>
            <w:r w:rsidRPr="00A03C55">
              <w:rPr>
                <w:noProof w:val="0"/>
              </w:rPr>
              <w:t>00173</w:t>
            </w:r>
          </w:p>
        </w:tc>
        <w:tc>
          <w:tcPr>
            <w:tcW w:w="2833" w:type="dxa"/>
          </w:tcPr>
          <w:p w14:paraId="3D567BDC" w14:textId="77777777" w:rsidR="007A1F44" w:rsidRPr="00A03C55" w:rsidRDefault="007A1F44">
            <w:pPr>
              <w:pStyle w:val="TableEntry"/>
              <w:rPr>
                <w:noProof w:val="0"/>
              </w:rPr>
            </w:pPr>
            <w:r w:rsidRPr="00A03C55">
              <w:rPr>
                <w:noProof w:val="0"/>
              </w:rPr>
              <w:t>Prior Temporary Location</w:t>
            </w:r>
          </w:p>
        </w:tc>
      </w:tr>
      <w:tr w:rsidR="007A1F44" w:rsidRPr="00A03C55" w14:paraId="31D84F70" w14:textId="77777777" w:rsidTr="00B6518F">
        <w:trPr>
          <w:jc w:val="center"/>
        </w:trPr>
        <w:tc>
          <w:tcPr>
            <w:tcW w:w="810" w:type="dxa"/>
          </w:tcPr>
          <w:p w14:paraId="0C31C58B" w14:textId="77777777" w:rsidR="007A1F44" w:rsidRPr="00A03C55" w:rsidRDefault="007A1F44">
            <w:pPr>
              <w:pStyle w:val="TableEntry"/>
              <w:rPr>
                <w:noProof w:val="0"/>
              </w:rPr>
            </w:pPr>
            <w:r w:rsidRPr="00A03C55">
              <w:rPr>
                <w:noProof w:val="0"/>
              </w:rPr>
              <w:t>44</w:t>
            </w:r>
          </w:p>
        </w:tc>
        <w:tc>
          <w:tcPr>
            <w:tcW w:w="810" w:type="dxa"/>
          </w:tcPr>
          <w:p w14:paraId="6C7429D4" w14:textId="77777777" w:rsidR="007A1F44" w:rsidRPr="00A03C55" w:rsidRDefault="007A1F44">
            <w:pPr>
              <w:pStyle w:val="TableEntry"/>
              <w:rPr>
                <w:noProof w:val="0"/>
              </w:rPr>
            </w:pPr>
            <w:r w:rsidRPr="00A03C55">
              <w:rPr>
                <w:noProof w:val="0"/>
              </w:rPr>
              <w:t>26</w:t>
            </w:r>
          </w:p>
        </w:tc>
        <w:tc>
          <w:tcPr>
            <w:tcW w:w="720" w:type="dxa"/>
          </w:tcPr>
          <w:p w14:paraId="3F759D08" w14:textId="77777777" w:rsidR="007A1F44" w:rsidRPr="00A03C55" w:rsidRDefault="007A1F44">
            <w:pPr>
              <w:pStyle w:val="TableEntry"/>
              <w:rPr>
                <w:noProof w:val="0"/>
              </w:rPr>
            </w:pPr>
            <w:r w:rsidRPr="00A03C55">
              <w:rPr>
                <w:noProof w:val="0"/>
              </w:rPr>
              <w:t>TS</w:t>
            </w:r>
          </w:p>
        </w:tc>
        <w:tc>
          <w:tcPr>
            <w:tcW w:w="1066" w:type="dxa"/>
          </w:tcPr>
          <w:p w14:paraId="1E160EDB" w14:textId="77777777" w:rsidR="007A1F44" w:rsidRPr="00A03C55" w:rsidRDefault="007A1F44">
            <w:pPr>
              <w:pStyle w:val="TableEntry"/>
              <w:rPr>
                <w:noProof w:val="0"/>
              </w:rPr>
            </w:pPr>
            <w:r w:rsidRPr="00A03C55">
              <w:rPr>
                <w:noProof w:val="0"/>
              </w:rPr>
              <w:t>RE</w:t>
            </w:r>
          </w:p>
        </w:tc>
        <w:tc>
          <w:tcPr>
            <w:tcW w:w="992" w:type="dxa"/>
          </w:tcPr>
          <w:p w14:paraId="4F449DF5" w14:textId="77777777" w:rsidR="007A1F44" w:rsidRPr="00A03C55" w:rsidRDefault="007A1F44">
            <w:pPr>
              <w:pStyle w:val="TableEntry"/>
              <w:rPr>
                <w:noProof w:val="0"/>
              </w:rPr>
            </w:pPr>
            <w:r w:rsidRPr="00A03C55">
              <w:rPr>
                <w:noProof w:val="0"/>
              </w:rPr>
              <w:t>[0..1]</w:t>
            </w:r>
          </w:p>
        </w:tc>
        <w:tc>
          <w:tcPr>
            <w:tcW w:w="992" w:type="dxa"/>
          </w:tcPr>
          <w:p w14:paraId="166C94E7" w14:textId="77777777" w:rsidR="007A1F44" w:rsidRPr="00A03C55" w:rsidRDefault="007A1F44">
            <w:pPr>
              <w:pStyle w:val="TableEntry"/>
              <w:rPr>
                <w:noProof w:val="0"/>
              </w:rPr>
            </w:pPr>
          </w:p>
        </w:tc>
        <w:tc>
          <w:tcPr>
            <w:tcW w:w="992" w:type="dxa"/>
          </w:tcPr>
          <w:p w14:paraId="5E990DAD" w14:textId="77777777" w:rsidR="007A1F44" w:rsidRPr="00A03C55" w:rsidRDefault="007A1F44">
            <w:pPr>
              <w:pStyle w:val="TableEntry"/>
              <w:rPr>
                <w:noProof w:val="0"/>
              </w:rPr>
            </w:pPr>
            <w:r w:rsidRPr="00A03C55">
              <w:rPr>
                <w:noProof w:val="0"/>
              </w:rPr>
              <w:t>00174</w:t>
            </w:r>
          </w:p>
        </w:tc>
        <w:tc>
          <w:tcPr>
            <w:tcW w:w="2833" w:type="dxa"/>
          </w:tcPr>
          <w:p w14:paraId="30AE82AF" w14:textId="77777777" w:rsidR="007A1F44" w:rsidRPr="00A03C55" w:rsidRDefault="007A1F44">
            <w:pPr>
              <w:pStyle w:val="TableEntry"/>
              <w:rPr>
                <w:noProof w:val="0"/>
              </w:rPr>
            </w:pPr>
            <w:r w:rsidRPr="00A03C55">
              <w:rPr>
                <w:noProof w:val="0"/>
              </w:rPr>
              <w:t>Admit Date/Time</w:t>
            </w:r>
          </w:p>
        </w:tc>
      </w:tr>
      <w:tr w:rsidR="007A1F44" w:rsidRPr="00A03C55" w14:paraId="453430E1" w14:textId="77777777" w:rsidTr="00B6518F">
        <w:trPr>
          <w:jc w:val="center"/>
        </w:trPr>
        <w:tc>
          <w:tcPr>
            <w:tcW w:w="810" w:type="dxa"/>
          </w:tcPr>
          <w:p w14:paraId="526C49B0" w14:textId="77777777" w:rsidR="007A1F44" w:rsidRPr="00A03C55" w:rsidRDefault="007A1F44">
            <w:pPr>
              <w:pStyle w:val="TableEntry"/>
              <w:rPr>
                <w:noProof w:val="0"/>
              </w:rPr>
            </w:pPr>
            <w:r w:rsidRPr="00A03C55">
              <w:rPr>
                <w:noProof w:val="0"/>
              </w:rPr>
              <w:t>45</w:t>
            </w:r>
          </w:p>
        </w:tc>
        <w:tc>
          <w:tcPr>
            <w:tcW w:w="810" w:type="dxa"/>
          </w:tcPr>
          <w:p w14:paraId="1F53C227" w14:textId="77777777" w:rsidR="007A1F44" w:rsidRPr="00A03C55" w:rsidRDefault="007A1F44">
            <w:pPr>
              <w:pStyle w:val="TableEntry"/>
              <w:rPr>
                <w:noProof w:val="0"/>
              </w:rPr>
            </w:pPr>
            <w:r w:rsidRPr="00A03C55">
              <w:rPr>
                <w:noProof w:val="0"/>
              </w:rPr>
              <w:t>26</w:t>
            </w:r>
          </w:p>
        </w:tc>
        <w:tc>
          <w:tcPr>
            <w:tcW w:w="720" w:type="dxa"/>
          </w:tcPr>
          <w:p w14:paraId="6B4C0425" w14:textId="77777777" w:rsidR="007A1F44" w:rsidRPr="00A03C55" w:rsidRDefault="007A1F44">
            <w:pPr>
              <w:pStyle w:val="TableEntry"/>
              <w:rPr>
                <w:noProof w:val="0"/>
              </w:rPr>
            </w:pPr>
            <w:r w:rsidRPr="00A03C55">
              <w:rPr>
                <w:noProof w:val="0"/>
              </w:rPr>
              <w:t>TS</w:t>
            </w:r>
          </w:p>
        </w:tc>
        <w:tc>
          <w:tcPr>
            <w:tcW w:w="1066" w:type="dxa"/>
          </w:tcPr>
          <w:p w14:paraId="5E47DF33" w14:textId="77777777" w:rsidR="007A1F44" w:rsidRPr="00A03C55" w:rsidRDefault="007A1F44">
            <w:pPr>
              <w:pStyle w:val="TableEntry"/>
              <w:rPr>
                <w:noProof w:val="0"/>
              </w:rPr>
            </w:pPr>
            <w:r w:rsidRPr="00A03C55">
              <w:rPr>
                <w:noProof w:val="0"/>
              </w:rPr>
              <w:t>RE</w:t>
            </w:r>
          </w:p>
        </w:tc>
        <w:tc>
          <w:tcPr>
            <w:tcW w:w="992" w:type="dxa"/>
          </w:tcPr>
          <w:p w14:paraId="064A86C4" w14:textId="77777777" w:rsidR="007A1F44" w:rsidRPr="00A03C55" w:rsidRDefault="007A1F44">
            <w:pPr>
              <w:pStyle w:val="TableEntry"/>
              <w:rPr>
                <w:noProof w:val="0"/>
              </w:rPr>
            </w:pPr>
            <w:r w:rsidRPr="00A03C55">
              <w:rPr>
                <w:noProof w:val="0"/>
              </w:rPr>
              <w:t>[0..1]</w:t>
            </w:r>
          </w:p>
        </w:tc>
        <w:tc>
          <w:tcPr>
            <w:tcW w:w="992" w:type="dxa"/>
          </w:tcPr>
          <w:p w14:paraId="7420BB82" w14:textId="77777777" w:rsidR="007A1F44" w:rsidRPr="00A03C55" w:rsidRDefault="007A1F44">
            <w:pPr>
              <w:pStyle w:val="TableEntry"/>
              <w:rPr>
                <w:noProof w:val="0"/>
              </w:rPr>
            </w:pPr>
          </w:p>
        </w:tc>
        <w:tc>
          <w:tcPr>
            <w:tcW w:w="992" w:type="dxa"/>
          </w:tcPr>
          <w:p w14:paraId="26C64DCF" w14:textId="77777777" w:rsidR="007A1F44" w:rsidRPr="00A03C55" w:rsidRDefault="007A1F44">
            <w:pPr>
              <w:pStyle w:val="TableEntry"/>
              <w:rPr>
                <w:noProof w:val="0"/>
              </w:rPr>
            </w:pPr>
            <w:r w:rsidRPr="00A03C55">
              <w:rPr>
                <w:noProof w:val="0"/>
              </w:rPr>
              <w:t>00175</w:t>
            </w:r>
          </w:p>
        </w:tc>
        <w:tc>
          <w:tcPr>
            <w:tcW w:w="2833" w:type="dxa"/>
          </w:tcPr>
          <w:p w14:paraId="20A3C11D" w14:textId="77777777" w:rsidR="007A1F44" w:rsidRPr="00A03C55" w:rsidRDefault="007A1F44">
            <w:pPr>
              <w:pStyle w:val="TableEntry"/>
              <w:rPr>
                <w:noProof w:val="0"/>
              </w:rPr>
            </w:pPr>
            <w:r w:rsidRPr="00A03C55">
              <w:rPr>
                <w:noProof w:val="0"/>
              </w:rPr>
              <w:t>Discharge Date/Time</w:t>
            </w:r>
          </w:p>
        </w:tc>
      </w:tr>
      <w:tr w:rsidR="007A1F44" w:rsidRPr="00A03C55" w14:paraId="4CA18184" w14:textId="77777777" w:rsidTr="00B6518F">
        <w:trPr>
          <w:jc w:val="center"/>
        </w:trPr>
        <w:tc>
          <w:tcPr>
            <w:tcW w:w="810" w:type="dxa"/>
          </w:tcPr>
          <w:p w14:paraId="7E43FC2E" w14:textId="77777777" w:rsidR="007A1F44" w:rsidRPr="00A03C55" w:rsidRDefault="007A1F44">
            <w:pPr>
              <w:pStyle w:val="TableEntry"/>
              <w:rPr>
                <w:noProof w:val="0"/>
              </w:rPr>
            </w:pPr>
            <w:r w:rsidRPr="00A03C55">
              <w:rPr>
                <w:noProof w:val="0"/>
              </w:rPr>
              <w:t>46</w:t>
            </w:r>
          </w:p>
        </w:tc>
        <w:tc>
          <w:tcPr>
            <w:tcW w:w="810" w:type="dxa"/>
          </w:tcPr>
          <w:p w14:paraId="112E65C1" w14:textId="77777777" w:rsidR="007A1F44" w:rsidRPr="00A03C55" w:rsidRDefault="007A1F44">
            <w:pPr>
              <w:pStyle w:val="TableEntry"/>
              <w:rPr>
                <w:noProof w:val="0"/>
              </w:rPr>
            </w:pPr>
            <w:r w:rsidRPr="00A03C55">
              <w:rPr>
                <w:noProof w:val="0"/>
              </w:rPr>
              <w:t>12</w:t>
            </w:r>
          </w:p>
        </w:tc>
        <w:tc>
          <w:tcPr>
            <w:tcW w:w="720" w:type="dxa"/>
          </w:tcPr>
          <w:p w14:paraId="3C02461A" w14:textId="77777777" w:rsidR="007A1F44" w:rsidRPr="00A03C55" w:rsidRDefault="007A1F44">
            <w:pPr>
              <w:pStyle w:val="TableEntry"/>
              <w:rPr>
                <w:noProof w:val="0"/>
              </w:rPr>
            </w:pPr>
            <w:r w:rsidRPr="00A03C55">
              <w:rPr>
                <w:noProof w:val="0"/>
              </w:rPr>
              <w:t>NM</w:t>
            </w:r>
          </w:p>
        </w:tc>
        <w:tc>
          <w:tcPr>
            <w:tcW w:w="1066" w:type="dxa"/>
          </w:tcPr>
          <w:p w14:paraId="3E4814A2" w14:textId="77777777" w:rsidR="007A1F44" w:rsidRPr="00A03C55" w:rsidRDefault="007A1F44">
            <w:pPr>
              <w:pStyle w:val="TableEntry"/>
              <w:rPr>
                <w:noProof w:val="0"/>
              </w:rPr>
            </w:pPr>
            <w:r w:rsidRPr="00A03C55">
              <w:rPr>
                <w:noProof w:val="0"/>
              </w:rPr>
              <w:t>O</w:t>
            </w:r>
          </w:p>
        </w:tc>
        <w:tc>
          <w:tcPr>
            <w:tcW w:w="992" w:type="dxa"/>
          </w:tcPr>
          <w:p w14:paraId="6E4C65BD" w14:textId="77777777" w:rsidR="007A1F44" w:rsidRPr="00A03C55" w:rsidRDefault="007A1F44">
            <w:pPr>
              <w:pStyle w:val="TableEntry"/>
              <w:rPr>
                <w:noProof w:val="0"/>
              </w:rPr>
            </w:pPr>
            <w:r w:rsidRPr="00A03C55">
              <w:rPr>
                <w:noProof w:val="0"/>
              </w:rPr>
              <w:t>[0..1]</w:t>
            </w:r>
          </w:p>
        </w:tc>
        <w:tc>
          <w:tcPr>
            <w:tcW w:w="992" w:type="dxa"/>
          </w:tcPr>
          <w:p w14:paraId="03E7EA2B" w14:textId="77777777" w:rsidR="007A1F44" w:rsidRPr="00A03C55" w:rsidRDefault="007A1F44">
            <w:pPr>
              <w:pStyle w:val="TableEntry"/>
              <w:rPr>
                <w:noProof w:val="0"/>
              </w:rPr>
            </w:pPr>
          </w:p>
        </w:tc>
        <w:tc>
          <w:tcPr>
            <w:tcW w:w="992" w:type="dxa"/>
          </w:tcPr>
          <w:p w14:paraId="730F1350" w14:textId="77777777" w:rsidR="007A1F44" w:rsidRPr="00A03C55" w:rsidRDefault="007A1F44">
            <w:pPr>
              <w:pStyle w:val="TableEntry"/>
              <w:rPr>
                <w:noProof w:val="0"/>
              </w:rPr>
            </w:pPr>
            <w:r w:rsidRPr="00A03C55">
              <w:rPr>
                <w:noProof w:val="0"/>
              </w:rPr>
              <w:t>00176</w:t>
            </w:r>
          </w:p>
        </w:tc>
        <w:tc>
          <w:tcPr>
            <w:tcW w:w="2833" w:type="dxa"/>
          </w:tcPr>
          <w:p w14:paraId="2464DDE6" w14:textId="77777777" w:rsidR="007A1F44" w:rsidRPr="00A03C55" w:rsidRDefault="007A1F44">
            <w:pPr>
              <w:pStyle w:val="TableEntry"/>
              <w:rPr>
                <w:noProof w:val="0"/>
              </w:rPr>
            </w:pPr>
            <w:r w:rsidRPr="00A03C55">
              <w:rPr>
                <w:noProof w:val="0"/>
              </w:rPr>
              <w:t>Current Patient Balance</w:t>
            </w:r>
          </w:p>
        </w:tc>
      </w:tr>
      <w:tr w:rsidR="007A1F44" w:rsidRPr="00A03C55" w14:paraId="3A3D44F5" w14:textId="77777777" w:rsidTr="00B6518F">
        <w:trPr>
          <w:jc w:val="center"/>
        </w:trPr>
        <w:tc>
          <w:tcPr>
            <w:tcW w:w="810" w:type="dxa"/>
          </w:tcPr>
          <w:p w14:paraId="6AF2914C" w14:textId="77777777" w:rsidR="007A1F44" w:rsidRPr="00A03C55" w:rsidRDefault="007A1F44">
            <w:pPr>
              <w:pStyle w:val="TableEntry"/>
              <w:rPr>
                <w:noProof w:val="0"/>
              </w:rPr>
            </w:pPr>
            <w:r w:rsidRPr="00A03C55">
              <w:rPr>
                <w:noProof w:val="0"/>
              </w:rPr>
              <w:t>47</w:t>
            </w:r>
          </w:p>
        </w:tc>
        <w:tc>
          <w:tcPr>
            <w:tcW w:w="810" w:type="dxa"/>
          </w:tcPr>
          <w:p w14:paraId="76BD0379" w14:textId="77777777" w:rsidR="007A1F44" w:rsidRPr="00A03C55" w:rsidRDefault="007A1F44">
            <w:pPr>
              <w:pStyle w:val="TableEntry"/>
              <w:rPr>
                <w:noProof w:val="0"/>
              </w:rPr>
            </w:pPr>
            <w:r w:rsidRPr="00A03C55">
              <w:rPr>
                <w:noProof w:val="0"/>
              </w:rPr>
              <w:t>12</w:t>
            </w:r>
          </w:p>
        </w:tc>
        <w:tc>
          <w:tcPr>
            <w:tcW w:w="720" w:type="dxa"/>
          </w:tcPr>
          <w:p w14:paraId="4C3B2454" w14:textId="77777777" w:rsidR="007A1F44" w:rsidRPr="00A03C55" w:rsidRDefault="007A1F44">
            <w:pPr>
              <w:pStyle w:val="TableEntry"/>
              <w:rPr>
                <w:noProof w:val="0"/>
              </w:rPr>
            </w:pPr>
            <w:r w:rsidRPr="00A03C55">
              <w:rPr>
                <w:noProof w:val="0"/>
              </w:rPr>
              <w:t>NM</w:t>
            </w:r>
          </w:p>
        </w:tc>
        <w:tc>
          <w:tcPr>
            <w:tcW w:w="1066" w:type="dxa"/>
          </w:tcPr>
          <w:p w14:paraId="13ED8F99" w14:textId="77777777" w:rsidR="007A1F44" w:rsidRPr="00A03C55" w:rsidRDefault="007A1F44">
            <w:pPr>
              <w:pStyle w:val="TableEntry"/>
              <w:rPr>
                <w:noProof w:val="0"/>
              </w:rPr>
            </w:pPr>
            <w:r w:rsidRPr="00A03C55">
              <w:rPr>
                <w:noProof w:val="0"/>
              </w:rPr>
              <w:t>O</w:t>
            </w:r>
          </w:p>
        </w:tc>
        <w:tc>
          <w:tcPr>
            <w:tcW w:w="992" w:type="dxa"/>
          </w:tcPr>
          <w:p w14:paraId="1BAA9556" w14:textId="77777777" w:rsidR="007A1F44" w:rsidRPr="00A03C55" w:rsidRDefault="007A1F44">
            <w:pPr>
              <w:pStyle w:val="TableEntry"/>
              <w:rPr>
                <w:noProof w:val="0"/>
              </w:rPr>
            </w:pPr>
            <w:r w:rsidRPr="00A03C55">
              <w:rPr>
                <w:noProof w:val="0"/>
              </w:rPr>
              <w:t>[0..1]</w:t>
            </w:r>
          </w:p>
        </w:tc>
        <w:tc>
          <w:tcPr>
            <w:tcW w:w="992" w:type="dxa"/>
          </w:tcPr>
          <w:p w14:paraId="7A2FB2EB" w14:textId="77777777" w:rsidR="007A1F44" w:rsidRPr="00A03C55" w:rsidRDefault="007A1F44">
            <w:pPr>
              <w:pStyle w:val="TableEntry"/>
              <w:rPr>
                <w:noProof w:val="0"/>
              </w:rPr>
            </w:pPr>
          </w:p>
        </w:tc>
        <w:tc>
          <w:tcPr>
            <w:tcW w:w="992" w:type="dxa"/>
          </w:tcPr>
          <w:p w14:paraId="12EFE7CC" w14:textId="77777777" w:rsidR="007A1F44" w:rsidRPr="00A03C55" w:rsidRDefault="007A1F44">
            <w:pPr>
              <w:pStyle w:val="TableEntry"/>
              <w:rPr>
                <w:noProof w:val="0"/>
              </w:rPr>
            </w:pPr>
            <w:r w:rsidRPr="00A03C55">
              <w:rPr>
                <w:noProof w:val="0"/>
              </w:rPr>
              <w:t>00177</w:t>
            </w:r>
          </w:p>
        </w:tc>
        <w:tc>
          <w:tcPr>
            <w:tcW w:w="2833" w:type="dxa"/>
          </w:tcPr>
          <w:p w14:paraId="189C2B7E" w14:textId="77777777" w:rsidR="007A1F44" w:rsidRPr="00A03C55" w:rsidRDefault="007A1F44">
            <w:pPr>
              <w:pStyle w:val="TableEntry"/>
              <w:rPr>
                <w:noProof w:val="0"/>
              </w:rPr>
            </w:pPr>
            <w:r w:rsidRPr="00A03C55">
              <w:rPr>
                <w:noProof w:val="0"/>
              </w:rPr>
              <w:t>Total Charges</w:t>
            </w:r>
          </w:p>
        </w:tc>
      </w:tr>
      <w:tr w:rsidR="007A1F44" w:rsidRPr="00A03C55" w14:paraId="6040D5D0" w14:textId="77777777" w:rsidTr="00B6518F">
        <w:trPr>
          <w:jc w:val="center"/>
        </w:trPr>
        <w:tc>
          <w:tcPr>
            <w:tcW w:w="810" w:type="dxa"/>
          </w:tcPr>
          <w:p w14:paraId="5B8B5015" w14:textId="77777777" w:rsidR="007A1F44" w:rsidRPr="00A03C55" w:rsidRDefault="007A1F44">
            <w:pPr>
              <w:pStyle w:val="TableEntry"/>
              <w:rPr>
                <w:noProof w:val="0"/>
              </w:rPr>
            </w:pPr>
            <w:r w:rsidRPr="00A03C55">
              <w:rPr>
                <w:noProof w:val="0"/>
              </w:rPr>
              <w:t>48</w:t>
            </w:r>
          </w:p>
        </w:tc>
        <w:tc>
          <w:tcPr>
            <w:tcW w:w="810" w:type="dxa"/>
          </w:tcPr>
          <w:p w14:paraId="0A8C10BF" w14:textId="77777777" w:rsidR="007A1F44" w:rsidRPr="00A03C55" w:rsidRDefault="007A1F44">
            <w:pPr>
              <w:pStyle w:val="TableEntry"/>
              <w:rPr>
                <w:noProof w:val="0"/>
              </w:rPr>
            </w:pPr>
            <w:r w:rsidRPr="00A03C55">
              <w:rPr>
                <w:noProof w:val="0"/>
              </w:rPr>
              <w:t>12</w:t>
            </w:r>
          </w:p>
        </w:tc>
        <w:tc>
          <w:tcPr>
            <w:tcW w:w="720" w:type="dxa"/>
          </w:tcPr>
          <w:p w14:paraId="3A6B1E11" w14:textId="77777777" w:rsidR="007A1F44" w:rsidRPr="00A03C55" w:rsidRDefault="007A1F44">
            <w:pPr>
              <w:pStyle w:val="TableEntry"/>
              <w:rPr>
                <w:noProof w:val="0"/>
              </w:rPr>
            </w:pPr>
            <w:r w:rsidRPr="00A03C55">
              <w:rPr>
                <w:noProof w:val="0"/>
              </w:rPr>
              <w:t>NM</w:t>
            </w:r>
          </w:p>
        </w:tc>
        <w:tc>
          <w:tcPr>
            <w:tcW w:w="1066" w:type="dxa"/>
          </w:tcPr>
          <w:p w14:paraId="3A6D523C" w14:textId="77777777" w:rsidR="007A1F44" w:rsidRPr="00A03C55" w:rsidRDefault="007A1F44">
            <w:pPr>
              <w:pStyle w:val="TableEntry"/>
              <w:rPr>
                <w:noProof w:val="0"/>
              </w:rPr>
            </w:pPr>
            <w:r w:rsidRPr="00A03C55">
              <w:rPr>
                <w:noProof w:val="0"/>
              </w:rPr>
              <w:t>O</w:t>
            </w:r>
          </w:p>
        </w:tc>
        <w:tc>
          <w:tcPr>
            <w:tcW w:w="992" w:type="dxa"/>
          </w:tcPr>
          <w:p w14:paraId="0EF89C65" w14:textId="77777777" w:rsidR="007A1F44" w:rsidRPr="00A03C55" w:rsidRDefault="007A1F44">
            <w:pPr>
              <w:pStyle w:val="TableEntry"/>
              <w:rPr>
                <w:noProof w:val="0"/>
              </w:rPr>
            </w:pPr>
            <w:r w:rsidRPr="00A03C55">
              <w:rPr>
                <w:noProof w:val="0"/>
              </w:rPr>
              <w:t>[0..1]</w:t>
            </w:r>
          </w:p>
        </w:tc>
        <w:tc>
          <w:tcPr>
            <w:tcW w:w="992" w:type="dxa"/>
          </w:tcPr>
          <w:p w14:paraId="729484F0" w14:textId="77777777" w:rsidR="007A1F44" w:rsidRPr="00A03C55" w:rsidRDefault="007A1F44">
            <w:pPr>
              <w:pStyle w:val="TableEntry"/>
              <w:rPr>
                <w:noProof w:val="0"/>
              </w:rPr>
            </w:pPr>
          </w:p>
        </w:tc>
        <w:tc>
          <w:tcPr>
            <w:tcW w:w="992" w:type="dxa"/>
          </w:tcPr>
          <w:p w14:paraId="46BCD882" w14:textId="77777777" w:rsidR="007A1F44" w:rsidRPr="00A03C55" w:rsidRDefault="007A1F44">
            <w:pPr>
              <w:pStyle w:val="TableEntry"/>
              <w:rPr>
                <w:noProof w:val="0"/>
              </w:rPr>
            </w:pPr>
            <w:r w:rsidRPr="00A03C55">
              <w:rPr>
                <w:noProof w:val="0"/>
              </w:rPr>
              <w:t>00178</w:t>
            </w:r>
          </w:p>
        </w:tc>
        <w:tc>
          <w:tcPr>
            <w:tcW w:w="2833" w:type="dxa"/>
          </w:tcPr>
          <w:p w14:paraId="55CACDAA" w14:textId="77777777" w:rsidR="007A1F44" w:rsidRPr="00A03C55" w:rsidRDefault="007A1F44">
            <w:pPr>
              <w:pStyle w:val="TableEntry"/>
              <w:rPr>
                <w:noProof w:val="0"/>
              </w:rPr>
            </w:pPr>
            <w:r w:rsidRPr="00A03C55">
              <w:rPr>
                <w:noProof w:val="0"/>
              </w:rPr>
              <w:t>Total Adjustments</w:t>
            </w:r>
          </w:p>
        </w:tc>
      </w:tr>
      <w:tr w:rsidR="007A1F44" w:rsidRPr="00A03C55" w14:paraId="302B51DC" w14:textId="77777777" w:rsidTr="00B6518F">
        <w:trPr>
          <w:jc w:val="center"/>
        </w:trPr>
        <w:tc>
          <w:tcPr>
            <w:tcW w:w="810" w:type="dxa"/>
          </w:tcPr>
          <w:p w14:paraId="32576B59" w14:textId="77777777" w:rsidR="007A1F44" w:rsidRPr="00A03C55" w:rsidRDefault="007A1F44">
            <w:pPr>
              <w:pStyle w:val="TableEntry"/>
              <w:rPr>
                <w:noProof w:val="0"/>
              </w:rPr>
            </w:pPr>
            <w:r w:rsidRPr="00A03C55">
              <w:rPr>
                <w:noProof w:val="0"/>
              </w:rPr>
              <w:t>49</w:t>
            </w:r>
          </w:p>
        </w:tc>
        <w:tc>
          <w:tcPr>
            <w:tcW w:w="810" w:type="dxa"/>
          </w:tcPr>
          <w:p w14:paraId="5EBE068E" w14:textId="77777777" w:rsidR="007A1F44" w:rsidRPr="00A03C55" w:rsidRDefault="007A1F44">
            <w:pPr>
              <w:pStyle w:val="TableEntry"/>
              <w:rPr>
                <w:noProof w:val="0"/>
              </w:rPr>
            </w:pPr>
            <w:r w:rsidRPr="00A03C55">
              <w:rPr>
                <w:noProof w:val="0"/>
              </w:rPr>
              <w:t>12</w:t>
            </w:r>
          </w:p>
        </w:tc>
        <w:tc>
          <w:tcPr>
            <w:tcW w:w="720" w:type="dxa"/>
          </w:tcPr>
          <w:p w14:paraId="3B0E4B88" w14:textId="77777777" w:rsidR="007A1F44" w:rsidRPr="00A03C55" w:rsidRDefault="007A1F44">
            <w:pPr>
              <w:pStyle w:val="TableEntry"/>
              <w:rPr>
                <w:noProof w:val="0"/>
              </w:rPr>
            </w:pPr>
            <w:r w:rsidRPr="00A03C55">
              <w:rPr>
                <w:noProof w:val="0"/>
              </w:rPr>
              <w:t>NM</w:t>
            </w:r>
          </w:p>
        </w:tc>
        <w:tc>
          <w:tcPr>
            <w:tcW w:w="1066" w:type="dxa"/>
          </w:tcPr>
          <w:p w14:paraId="2E7460FF" w14:textId="77777777" w:rsidR="007A1F44" w:rsidRPr="00A03C55" w:rsidRDefault="007A1F44">
            <w:pPr>
              <w:pStyle w:val="TableEntry"/>
              <w:rPr>
                <w:noProof w:val="0"/>
              </w:rPr>
            </w:pPr>
            <w:r w:rsidRPr="00A03C55">
              <w:rPr>
                <w:noProof w:val="0"/>
              </w:rPr>
              <w:t>O</w:t>
            </w:r>
          </w:p>
        </w:tc>
        <w:tc>
          <w:tcPr>
            <w:tcW w:w="992" w:type="dxa"/>
          </w:tcPr>
          <w:p w14:paraId="41B9E024" w14:textId="77777777" w:rsidR="007A1F44" w:rsidRPr="00A03C55" w:rsidRDefault="007A1F44">
            <w:pPr>
              <w:pStyle w:val="TableEntry"/>
              <w:rPr>
                <w:noProof w:val="0"/>
              </w:rPr>
            </w:pPr>
            <w:r w:rsidRPr="00A03C55">
              <w:rPr>
                <w:noProof w:val="0"/>
              </w:rPr>
              <w:t>[0..1]</w:t>
            </w:r>
          </w:p>
        </w:tc>
        <w:tc>
          <w:tcPr>
            <w:tcW w:w="992" w:type="dxa"/>
          </w:tcPr>
          <w:p w14:paraId="12D8A630" w14:textId="77777777" w:rsidR="007A1F44" w:rsidRPr="00A03C55" w:rsidRDefault="007A1F44">
            <w:pPr>
              <w:pStyle w:val="TableEntry"/>
              <w:rPr>
                <w:noProof w:val="0"/>
              </w:rPr>
            </w:pPr>
          </w:p>
        </w:tc>
        <w:tc>
          <w:tcPr>
            <w:tcW w:w="992" w:type="dxa"/>
          </w:tcPr>
          <w:p w14:paraId="1C6C4280" w14:textId="77777777" w:rsidR="007A1F44" w:rsidRPr="00A03C55" w:rsidRDefault="007A1F44">
            <w:pPr>
              <w:pStyle w:val="TableEntry"/>
              <w:rPr>
                <w:noProof w:val="0"/>
              </w:rPr>
            </w:pPr>
            <w:r w:rsidRPr="00A03C55">
              <w:rPr>
                <w:noProof w:val="0"/>
              </w:rPr>
              <w:t>00179</w:t>
            </w:r>
          </w:p>
        </w:tc>
        <w:tc>
          <w:tcPr>
            <w:tcW w:w="2833" w:type="dxa"/>
          </w:tcPr>
          <w:p w14:paraId="003FF1C9" w14:textId="77777777" w:rsidR="007A1F44" w:rsidRPr="00A03C55" w:rsidRDefault="007A1F44">
            <w:pPr>
              <w:pStyle w:val="TableEntry"/>
              <w:rPr>
                <w:noProof w:val="0"/>
              </w:rPr>
            </w:pPr>
            <w:r w:rsidRPr="00A03C55">
              <w:rPr>
                <w:noProof w:val="0"/>
              </w:rPr>
              <w:t>Total Payments</w:t>
            </w:r>
          </w:p>
        </w:tc>
      </w:tr>
      <w:tr w:rsidR="007A1F44" w:rsidRPr="00A03C55" w14:paraId="26A7B0ED" w14:textId="77777777" w:rsidTr="00B6518F">
        <w:trPr>
          <w:jc w:val="center"/>
        </w:trPr>
        <w:tc>
          <w:tcPr>
            <w:tcW w:w="810" w:type="dxa"/>
          </w:tcPr>
          <w:p w14:paraId="08F0345A" w14:textId="77777777" w:rsidR="007A1F44" w:rsidRPr="00A03C55" w:rsidRDefault="007A1F44">
            <w:pPr>
              <w:pStyle w:val="TableEntry"/>
              <w:rPr>
                <w:noProof w:val="0"/>
              </w:rPr>
            </w:pPr>
            <w:r w:rsidRPr="00A03C55">
              <w:rPr>
                <w:noProof w:val="0"/>
              </w:rPr>
              <w:t>50</w:t>
            </w:r>
          </w:p>
        </w:tc>
        <w:tc>
          <w:tcPr>
            <w:tcW w:w="810" w:type="dxa"/>
          </w:tcPr>
          <w:p w14:paraId="021510E1" w14:textId="77777777" w:rsidR="007A1F44" w:rsidRPr="00A03C55" w:rsidRDefault="007A1F44">
            <w:pPr>
              <w:pStyle w:val="TableEntry"/>
              <w:rPr>
                <w:noProof w:val="0"/>
              </w:rPr>
            </w:pPr>
            <w:r w:rsidRPr="00A03C55">
              <w:rPr>
                <w:noProof w:val="0"/>
              </w:rPr>
              <w:t>250</w:t>
            </w:r>
          </w:p>
        </w:tc>
        <w:tc>
          <w:tcPr>
            <w:tcW w:w="720" w:type="dxa"/>
          </w:tcPr>
          <w:p w14:paraId="7D353358" w14:textId="77777777" w:rsidR="007A1F44" w:rsidRPr="00A03C55" w:rsidRDefault="007A1F44">
            <w:pPr>
              <w:pStyle w:val="TableEntry"/>
              <w:rPr>
                <w:noProof w:val="0"/>
              </w:rPr>
            </w:pPr>
            <w:r w:rsidRPr="00A03C55">
              <w:rPr>
                <w:noProof w:val="0"/>
              </w:rPr>
              <w:t>CX</w:t>
            </w:r>
          </w:p>
        </w:tc>
        <w:tc>
          <w:tcPr>
            <w:tcW w:w="1066" w:type="dxa"/>
          </w:tcPr>
          <w:p w14:paraId="7CFFAC3B" w14:textId="77777777" w:rsidR="007A1F44" w:rsidRPr="00A03C55" w:rsidRDefault="007A1F44">
            <w:pPr>
              <w:pStyle w:val="TableEntry"/>
              <w:rPr>
                <w:noProof w:val="0"/>
              </w:rPr>
            </w:pPr>
            <w:r w:rsidRPr="00A03C55">
              <w:rPr>
                <w:noProof w:val="0"/>
              </w:rPr>
              <w:t>O</w:t>
            </w:r>
          </w:p>
        </w:tc>
        <w:tc>
          <w:tcPr>
            <w:tcW w:w="992" w:type="dxa"/>
          </w:tcPr>
          <w:p w14:paraId="777F4E8A" w14:textId="77777777" w:rsidR="007A1F44" w:rsidRPr="00A03C55" w:rsidRDefault="007A1F44">
            <w:pPr>
              <w:pStyle w:val="TableEntry"/>
              <w:rPr>
                <w:noProof w:val="0"/>
              </w:rPr>
            </w:pPr>
            <w:r w:rsidRPr="00A03C55">
              <w:rPr>
                <w:noProof w:val="0"/>
              </w:rPr>
              <w:t>[0..1]</w:t>
            </w:r>
          </w:p>
        </w:tc>
        <w:tc>
          <w:tcPr>
            <w:tcW w:w="992" w:type="dxa"/>
          </w:tcPr>
          <w:p w14:paraId="69F4EEC1" w14:textId="77777777" w:rsidR="007A1F44" w:rsidRPr="00A03C55" w:rsidRDefault="007A1F44">
            <w:pPr>
              <w:pStyle w:val="TableEntry"/>
              <w:rPr>
                <w:noProof w:val="0"/>
              </w:rPr>
            </w:pPr>
            <w:r w:rsidRPr="00A03C55">
              <w:rPr>
                <w:noProof w:val="0"/>
              </w:rPr>
              <w:t>0203</w:t>
            </w:r>
          </w:p>
        </w:tc>
        <w:tc>
          <w:tcPr>
            <w:tcW w:w="992" w:type="dxa"/>
          </w:tcPr>
          <w:p w14:paraId="74784E3B" w14:textId="77777777" w:rsidR="007A1F44" w:rsidRPr="00A03C55" w:rsidRDefault="007A1F44">
            <w:pPr>
              <w:pStyle w:val="TableEntry"/>
              <w:rPr>
                <w:noProof w:val="0"/>
              </w:rPr>
            </w:pPr>
            <w:r w:rsidRPr="00A03C55">
              <w:rPr>
                <w:noProof w:val="0"/>
              </w:rPr>
              <w:t>00180</w:t>
            </w:r>
          </w:p>
        </w:tc>
        <w:tc>
          <w:tcPr>
            <w:tcW w:w="2833" w:type="dxa"/>
          </w:tcPr>
          <w:p w14:paraId="465E31C2" w14:textId="77777777" w:rsidR="007A1F44" w:rsidRPr="00A03C55" w:rsidRDefault="007A1F44">
            <w:pPr>
              <w:pStyle w:val="TableEntry"/>
              <w:rPr>
                <w:noProof w:val="0"/>
              </w:rPr>
            </w:pPr>
            <w:r w:rsidRPr="00A03C55">
              <w:rPr>
                <w:noProof w:val="0"/>
              </w:rPr>
              <w:t>Alternate Visit ID</w:t>
            </w:r>
          </w:p>
        </w:tc>
      </w:tr>
      <w:tr w:rsidR="007A1F44" w:rsidRPr="00A03C55" w14:paraId="701D73FA" w14:textId="77777777" w:rsidTr="00B6518F">
        <w:trPr>
          <w:jc w:val="center"/>
        </w:trPr>
        <w:tc>
          <w:tcPr>
            <w:tcW w:w="810" w:type="dxa"/>
          </w:tcPr>
          <w:p w14:paraId="0A3B3896" w14:textId="77777777" w:rsidR="007A1F44" w:rsidRPr="00A03C55" w:rsidRDefault="007A1F44">
            <w:pPr>
              <w:pStyle w:val="TableEntry"/>
              <w:rPr>
                <w:noProof w:val="0"/>
              </w:rPr>
            </w:pPr>
            <w:r w:rsidRPr="00A03C55">
              <w:rPr>
                <w:noProof w:val="0"/>
              </w:rPr>
              <w:t>51</w:t>
            </w:r>
          </w:p>
        </w:tc>
        <w:tc>
          <w:tcPr>
            <w:tcW w:w="810" w:type="dxa"/>
          </w:tcPr>
          <w:p w14:paraId="1CF686B8" w14:textId="77777777" w:rsidR="007A1F44" w:rsidRPr="00A03C55" w:rsidRDefault="007A1F44">
            <w:pPr>
              <w:pStyle w:val="TableEntry"/>
              <w:rPr>
                <w:noProof w:val="0"/>
              </w:rPr>
            </w:pPr>
            <w:r w:rsidRPr="00A03C55">
              <w:rPr>
                <w:noProof w:val="0"/>
              </w:rPr>
              <w:t>1</w:t>
            </w:r>
          </w:p>
        </w:tc>
        <w:tc>
          <w:tcPr>
            <w:tcW w:w="720" w:type="dxa"/>
          </w:tcPr>
          <w:p w14:paraId="389B0B79" w14:textId="77777777" w:rsidR="007A1F44" w:rsidRPr="00A03C55" w:rsidRDefault="007A1F44">
            <w:pPr>
              <w:pStyle w:val="TableEntry"/>
              <w:rPr>
                <w:noProof w:val="0"/>
              </w:rPr>
            </w:pPr>
            <w:r w:rsidRPr="00A03C55">
              <w:rPr>
                <w:noProof w:val="0"/>
              </w:rPr>
              <w:t>IS</w:t>
            </w:r>
          </w:p>
        </w:tc>
        <w:tc>
          <w:tcPr>
            <w:tcW w:w="1066" w:type="dxa"/>
          </w:tcPr>
          <w:p w14:paraId="2F13F780" w14:textId="77777777" w:rsidR="007A1F44" w:rsidRPr="00A03C55" w:rsidRDefault="007A1F44">
            <w:pPr>
              <w:pStyle w:val="TableEntry"/>
              <w:rPr>
                <w:noProof w:val="0"/>
              </w:rPr>
            </w:pPr>
            <w:r w:rsidRPr="00A03C55">
              <w:rPr>
                <w:noProof w:val="0"/>
              </w:rPr>
              <w:t>C</w:t>
            </w:r>
          </w:p>
        </w:tc>
        <w:tc>
          <w:tcPr>
            <w:tcW w:w="992" w:type="dxa"/>
          </w:tcPr>
          <w:p w14:paraId="2C0ABB79" w14:textId="77777777" w:rsidR="007A1F44" w:rsidRPr="00A03C55" w:rsidRDefault="007A1F44">
            <w:pPr>
              <w:pStyle w:val="TableEntry"/>
              <w:rPr>
                <w:noProof w:val="0"/>
              </w:rPr>
            </w:pPr>
            <w:r w:rsidRPr="00A03C55">
              <w:rPr>
                <w:noProof w:val="0"/>
              </w:rPr>
              <w:t>[0..1]</w:t>
            </w:r>
          </w:p>
        </w:tc>
        <w:tc>
          <w:tcPr>
            <w:tcW w:w="992" w:type="dxa"/>
          </w:tcPr>
          <w:p w14:paraId="32C6DFDC" w14:textId="77777777" w:rsidR="007A1F44" w:rsidRPr="00A03C55" w:rsidRDefault="007A1F44">
            <w:pPr>
              <w:pStyle w:val="TableEntry"/>
              <w:rPr>
                <w:noProof w:val="0"/>
              </w:rPr>
            </w:pPr>
            <w:r w:rsidRPr="00A03C55">
              <w:rPr>
                <w:noProof w:val="0"/>
              </w:rPr>
              <w:t>0326</w:t>
            </w:r>
          </w:p>
        </w:tc>
        <w:tc>
          <w:tcPr>
            <w:tcW w:w="992" w:type="dxa"/>
          </w:tcPr>
          <w:p w14:paraId="1286B8AA" w14:textId="77777777" w:rsidR="007A1F44" w:rsidRPr="00A03C55" w:rsidRDefault="007A1F44">
            <w:pPr>
              <w:pStyle w:val="TableEntry"/>
              <w:rPr>
                <w:noProof w:val="0"/>
              </w:rPr>
            </w:pPr>
            <w:r w:rsidRPr="00A03C55">
              <w:rPr>
                <w:noProof w:val="0"/>
              </w:rPr>
              <w:t>01226</w:t>
            </w:r>
          </w:p>
        </w:tc>
        <w:tc>
          <w:tcPr>
            <w:tcW w:w="2833" w:type="dxa"/>
          </w:tcPr>
          <w:p w14:paraId="55671F02" w14:textId="77777777" w:rsidR="007A1F44" w:rsidRPr="00A03C55" w:rsidRDefault="007A1F44">
            <w:pPr>
              <w:pStyle w:val="TableEntry"/>
              <w:rPr>
                <w:noProof w:val="0"/>
              </w:rPr>
            </w:pPr>
            <w:r w:rsidRPr="00A03C55">
              <w:rPr>
                <w:noProof w:val="0"/>
              </w:rPr>
              <w:t>Visit Indicator</w:t>
            </w:r>
          </w:p>
        </w:tc>
      </w:tr>
      <w:tr w:rsidR="007A1F44" w:rsidRPr="00A03C55" w14:paraId="258BAB7C" w14:textId="77777777" w:rsidTr="00B6518F">
        <w:trPr>
          <w:jc w:val="center"/>
        </w:trPr>
        <w:tc>
          <w:tcPr>
            <w:tcW w:w="810" w:type="dxa"/>
          </w:tcPr>
          <w:p w14:paraId="34F73F5F" w14:textId="77777777" w:rsidR="007A1F44" w:rsidRPr="00A03C55" w:rsidRDefault="007A1F44">
            <w:pPr>
              <w:pStyle w:val="TableEntry"/>
              <w:rPr>
                <w:noProof w:val="0"/>
              </w:rPr>
            </w:pPr>
            <w:r w:rsidRPr="00A03C55">
              <w:rPr>
                <w:noProof w:val="0"/>
              </w:rPr>
              <w:t>52</w:t>
            </w:r>
          </w:p>
        </w:tc>
        <w:tc>
          <w:tcPr>
            <w:tcW w:w="810" w:type="dxa"/>
          </w:tcPr>
          <w:p w14:paraId="0C46FB9A" w14:textId="77777777" w:rsidR="007A1F44" w:rsidRPr="00A03C55" w:rsidRDefault="007A1F44">
            <w:pPr>
              <w:pStyle w:val="TableEntry"/>
              <w:rPr>
                <w:noProof w:val="0"/>
              </w:rPr>
            </w:pPr>
            <w:r w:rsidRPr="00A03C55">
              <w:rPr>
                <w:noProof w:val="0"/>
              </w:rPr>
              <w:t>250</w:t>
            </w:r>
          </w:p>
        </w:tc>
        <w:tc>
          <w:tcPr>
            <w:tcW w:w="720" w:type="dxa"/>
          </w:tcPr>
          <w:p w14:paraId="1A2EFF7D" w14:textId="77777777" w:rsidR="007A1F44" w:rsidRPr="00A03C55" w:rsidRDefault="007A1F44">
            <w:pPr>
              <w:pStyle w:val="TableEntry"/>
              <w:rPr>
                <w:noProof w:val="0"/>
              </w:rPr>
            </w:pPr>
            <w:r w:rsidRPr="00A03C55">
              <w:rPr>
                <w:noProof w:val="0"/>
              </w:rPr>
              <w:t>XCN</w:t>
            </w:r>
          </w:p>
        </w:tc>
        <w:tc>
          <w:tcPr>
            <w:tcW w:w="1066" w:type="dxa"/>
          </w:tcPr>
          <w:p w14:paraId="180C2F43" w14:textId="77777777" w:rsidR="007A1F44" w:rsidRPr="00A03C55" w:rsidRDefault="007A1F44">
            <w:pPr>
              <w:pStyle w:val="TableEntry"/>
              <w:rPr>
                <w:noProof w:val="0"/>
              </w:rPr>
            </w:pPr>
            <w:r w:rsidRPr="00A03C55">
              <w:rPr>
                <w:noProof w:val="0"/>
              </w:rPr>
              <w:t>X</w:t>
            </w:r>
          </w:p>
        </w:tc>
        <w:tc>
          <w:tcPr>
            <w:tcW w:w="992" w:type="dxa"/>
          </w:tcPr>
          <w:p w14:paraId="267DD071" w14:textId="77777777" w:rsidR="007A1F44" w:rsidRPr="00A03C55" w:rsidRDefault="007A1F44">
            <w:pPr>
              <w:pStyle w:val="TableEntry"/>
              <w:rPr>
                <w:noProof w:val="0"/>
              </w:rPr>
            </w:pPr>
            <w:r w:rsidRPr="00A03C55">
              <w:rPr>
                <w:noProof w:val="0"/>
              </w:rPr>
              <w:t>[0..*]</w:t>
            </w:r>
          </w:p>
        </w:tc>
        <w:tc>
          <w:tcPr>
            <w:tcW w:w="992" w:type="dxa"/>
          </w:tcPr>
          <w:p w14:paraId="43B2543F" w14:textId="77777777" w:rsidR="007A1F44" w:rsidRPr="00A03C55" w:rsidRDefault="007A1F44">
            <w:pPr>
              <w:pStyle w:val="TableEntry"/>
              <w:rPr>
                <w:noProof w:val="0"/>
              </w:rPr>
            </w:pPr>
            <w:r w:rsidRPr="00A03C55">
              <w:rPr>
                <w:noProof w:val="0"/>
              </w:rPr>
              <w:t>0010</w:t>
            </w:r>
          </w:p>
        </w:tc>
        <w:tc>
          <w:tcPr>
            <w:tcW w:w="992" w:type="dxa"/>
          </w:tcPr>
          <w:p w14:paraId="2B56BC85" w14:textId="77777777" w:rsidR="007A1F44" w:rsidRPr="00A03C55" w:rsidRDefault="007A1F44">
            <w:pPr>
              <w:pStyle w:val="TableEntry"/>
              <w:rPr>
                <w:noProof w:val="0"/>
              </w:rPr>
            </w:pPr>
            <w:r w:rsidRPr="00A03C55">
              <w:rPr>
                <w:noProof w:val="0"/>
              </w:rPr>
              <w:t>01274</w:t>
            </w:r>
          </w:p>
        </w:tc>
        <w:tc>
          <w:tcPr>
            <w:tcW w:w="2833" w:type="dxa"/>
          </w:tcPr>
          <w:p w14:paraId="398B06AB" w14:textId="77777777" w:rsidR="007A1F44" w:rsidRPr="00A03C55" w:rsidRDefault="007A1F44">
            <w:pPr>
              <w:pStyle w:val="TableEntry"/>
              <w:rPr>
                <w:noProof w:val="0"/>
              </w:rPr>
            </w:pPr>
            <w:r w:rsidRPr="00A03C55">
              <w:rPr>
                <w:noProof w:val="0"/>
              </w:rPr>
              <w:t>Other Healthcare Provider</w:t>
            </w:r>
          </w:p>
        </w:tc>
      </w:tr>
    </w:tbl>
    <w:p w14:paraId="48F37BE2" w14:textId="77777777" w:rsidR="007A1F44" w:rsidRPr="00A03C55" w:rsidRDefault="007A1F44" w:rsidP="003462A5">
      <w:pPr>
        <w:keepNext/>
      </w:pPr>
      <w:r w:rsidRPr="00A03C55">
        <w:rPr>
          <w:b/>
          <w:bCs/>
        </w:rPr>
        <w:t>General conditions of use</w:t>
      </w:r>
      <w:r w:rsidRPr="00A03C55">
        <w:t>:</w:t>
      </w:r>
    </w:p>
    <w:p w14:paraId="3FE46CEF" w14:textId="17D2899C" w:rsidR="008E3CF3" w:rsidRPr="00A03C55" w:rsidRDefault="007A1F44" w:rsidP="00EC243F">
      <w:pPr>
        <w:pStyle w:val="ListBullet2"/>
      </w:pPr>
      <w:r w:rsidRPr="00A03C55">
        <w:t xml:space="preserve">All messages of transaction </w:t>
      </w:r>
      <w:r w:rsidR="00383577" w:rsidRPr="00A03C55">
        <w:t>[</w:t>
      </w:r>
      <w:r w:rsidRPr="00A03C55">
        <w:t>ITI-30</w:t>
      </w:r>
      <w:r w:rsidR="00383577" w:rsidRPr="00A03C55">
        <w:t>]</w:t>
      </w:r>
      <w:r w:rsidRPr="00A03C55">
        <w:t xml:space="preserve"> that use this segment, actually use a pseudo-PV1, which is empty. The only field populated is PV1-2 “Patient Class” values “N” (Not Applicable).</w:t>
      </w:r>
    </w:p>
    <w:p w14:paraId="3933F2E1" w14:textId="6F5B7E6D" w:rsidR="008E3CF3" w:rsidRPr="00A03C55" w:rsidRDefault="007A1F44" w:rsidP="00EC243F">
      <w:pPr>
        <w:pStyle w:val="ListBullet2"/>
      </w:pPr>
      <w:r w:rsidRPr="00A03C55">
        <w:t xml:space="preserve">The condition predicates described below only apply to the use of this segment in the context of transaction </w:t>
      </w:r>
      <w:r w:rsidR="002B5CC9" w:rsidRPr="00A03C55">
        <w:t>[</w:t>
      </w:r>
      <w:r w:rsidRPr="00A03C55">
        <w:t>ITI-31</w:t>
      </w:r>
      <w:r w:rsidR="002B5CC9" w:rsidRPr="00A03C55">
        <w:t>]</w:t>
      </w:r>
      <w:r w:rsidRPr="00A03C55">
        <w:t>.</w:t>
      </w:r>
    </w:p>
    <w:p w14:paraId="18F9645A" w14:textId="77777777" w:rsidR="007A1F44" w:rsidRPr="00A03C55" w:rsidRDefault="007A1F44">
      <w:r w:rsidRPr="00A03C55">
        <w:rPr>
          <w:b/>
          <w:bCs/>
        </w:rPr>
        <w:t>PV1-2 – Patient Class (IS)</w:t>
      </w:r>
      <w:r w:rsidRPr="00A03C55">
        <w:t>, required:</w:t>
      </w:r>
    </w:p>
    <w:p w14:paraId="301A9DF9" w14:textId="22468123" w:rsidR="007A1F44" w:rsidRPr="00A03C55" w:rsidRDefault="007A1F44" w:rsidP="003462A5">
      <w:r w:rsidRPr="00A03C55">
        <w:t xml:space="preserve">Definition: This field is used by systems to categorize patients by site. It does not have a consistent industry-wide definition. It is subject to site-specific variations. Refer to </w:t>
      </w:r>
      <w:r w:rsidRPr="00A03C55">
        <w:rPr>
          <w:i/>
          <w:iCs/>
        </w:rPr>
        <w:t>User-defined Table 0004 - Patient Class</w:t>
      </w:r>
      <w:r w:rsidRPr="00A03C55">
        <w:t xml:space="preserve"> for suggested values.</w:t>
      </w:r>
    </w:p>
    <w:p w14:paraId="082B26A3" w14:textId="77777777" w:rsidR="007A1F44" w:rsidRPr="00A03C55" w:rsidRDefault="007A1F44">
      <w:pPr>
        <w:pStyle w:val="TableTitle"/>
        <w:rPr>
          <w:noProof w:val="0"/>
        </w:rPr>
      </w:pPr>
      <w:r w:rsidRPr="00A03C55">
        <w:rPr>
          <w:noProof w:val="0"/>
        </w:rPr>
        <w:t>User-defined Table 0004: Patient Class</w:t>
      </w:r>
      <w:r w:rsidR="007F429B" w:rsidRPr="00A03C55">
        <w:rPr>
          <w:noProof w:val="0"/>
        </w:rPr>
        <w:fldChar w:fldCharType="begin"/>
      </w:r>
      <w:r w:rsidRPr="00A03C55">
        <w:rPr>
          <w:noProof w:val="0"/>
        </w:rPr>
        <w:instrText>xe "User-defined Table 0004 - Patient Class"</w:instrText>
      </w:r>
      <w:r w:rsidR="007F429B" w:rsidRPr="00A03C55">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2520"/>
        <w:gridCol w:w="2700"/>
      </w:tblGrid>
      <w:tr w:rsidR="007A1F44" w:rsidRPr="00A03C55" w14:paraId="7C8E9662" w14:textId="77777777" w:rsidTr="00ED4370">
        <w:trPr>
          <w:tblHeader/>
          <w:jc w:val="center"/>
        </w:trPr>
        <w:tc>
          <w:tcPr>
            <w:tcW w:w="2538" w:type="dxa"/>
            <w:shd w:val="clear" w:color="auto" w:fill="D9D9D9"/>
          </w:tcPr>
          <w:p w14:paraId="7A75F222" w14:textId="77777777" w:rsidR="007A1F44" w:rsidRPr="00A03C55" w:rsidRDefault="007A1F44" w:rsidP="00A063AC">
            <w:pPr>
              <w:pStyle w:val="TableEntryHeader"/>
              <w:rPr>
                <w:noProof w:val="0"/>
              </w:rPr>
            </w:pPr>
            <w:r w:rsidRPr="00A03C55">
              <w:rPr>
                <w:noProof w:val="0"/>
              </w:rPr>
              <w:t>Value</w:t>
            </w:r>
          </w:p>
        </w:tc>
        <w:tc>
          <w:tcPr>
            <w:tcW w:w="2520" w:type="dxa"/>
            <w:shd w:val="clear" w:color="auto" w:fill="D9D9D9"/>
          </w:tcPr>
          <w:p w14:paraId="19D70807" w14:textId="77777777" w:rsidR="007A1F44" w:rsidRPr="00A03C55" w:rsidRDefault="007A1F44" w:rsidP="00A53067">
            <w:pPr>
              <w:pStyle w:val="TableEntryHeader"/>
              <w:rPr>
                <w:noProof w:val="0"/>
              </w:rPr>
            </w:pPr>
            <w:r w:rsidRPr="00A03C55">
              <w:rPr>
                <w:noProof w:val="0"/>
              </w:rPr>
              <w:t>Description</w:t>
            </w:r>
          </w:p>
        </w:tc>
        <w:tc>
          <w:tcPr>
            <w:tcW w:w="2700" w:type="dxa"/>
            <w:shd w:val="clear" w:color="auto" w:fill="D9D9D9"/>
          </w:tcPr>
          <w:p w14:paraId="695BA9D1" w14:textId="77777777" w:rsidR="007A1F44" w:rsidRPr="00A03C55" w:rsidRDefault="007A1F44" w:rsidP="00A53067">
            <w:pPr>
              <w:pStyle w:val="TableEntryHeader"/>
              <w:rPr>
                <w:noProof w:val="0"/>
              </w:rPr>
            </w:pPr>
            <w:r w:rsidRPr="00A03C55">
              <w:rPr>
                <w:noProof w:val="0"/>
              </w:rPr>
              <w:t>Comment</w:t>
            </w:r>
          </w:p>
        </w:tc>
      </w:tr>
      <w:tr w:rsidR="007A1F44" w:rsidRPr="00A03C55" w14:paraId="66DCDD47" w14:textId="77777777" w:rsidTr="00ED4370">
        <w:trPr>
          <w:jc w:val="center"/>
        </w:trPr>
        <w:tc>
          <w:tcPr>
            <w:tcW w:w="2538" w:type="dxa"/>
          </w:tcPr>
          <w:p w14:paraId="052C172E" w14:textId="77777777" w:rsidR="007A1F44" w:rsidRPr="00A03C55" w:rsidRDefault="007A1F44" w:rsidP="00A258B6">
            <w:pPr>
              <w:pStyle w:val="TableEntry"/>
              <w:rPr>
                <w:noProof w:val="0"/>
              </w:rPr>
            </w:pPr>
            <w:r w:rsidRPr="00A03C55">
              <w:rPr>
                <w:noProof w:val="0"/>
              </w:rPr>
              <w:t>E</w:t>
            </w:r>
          </w:p>
        </w:tc>
        <w:tc>
          <w:tcPr>
            <w:tcW w:w="2520" w:type="dxa"/>
          </w:tcPr>
          <w:p w14:paraId="0781F0A5" w14:textId="77777777" w:rsidR="007A1F44" w:rsidRPr="00A03C55" w:rsidRDefault="007A1F44" w:rsidP="00A258B6">
            <w:pPr>
              <w:pStyle w:val="TableEntry"/>
              <w:rPr>
                <w:noProof w:val="0"/>
              </w:rPr>
            </w:pPr>
            <w:r w:rsidRPr="00A03C55">
              <w:rPr>
                <w:noProof w:val="0"/>
              </w:rPr>
              <w:t>Emergency</w:t>
            </w:r>
          </w:p>
        </w:tc>
        <w:tc>
          <w:tcPr>
            <w:tcW w:w="2700" w:type="dxa"/>
          </w:tcPr>
          <w:p w14:paraId="1EF98E82" w14:textId="77777777" w:rsidR="007A1F44" w:rsidRPr="00A03C55" w:rsidRDefault="007A1F44" w:rsidP="00A258B6">
            <w:pPr>
              <w:pStyle w:val="TableEntry"/>
              <w:rPr>
                <w:noProof w:val="0"/>
              </w:rPr>
            </w:pPr>
          </w:p>
        </w:tc>
      </w:tr>
      <w:tr w:rsidR="007A1F44" w:rsidRPr="00A03C55" w14:paraId="3C4942AF" w14:textId="77777777" w:rsidTr="00ED4370">
        <w:trPr>
          <w:jc w:val="center"/>
        </w:trPr>
        <w:tc>
          <w:tcPr>
            <w:tcW w:w="2538" w:type="dxa"/>
          </w:tcPr>
          <w:p w14:paraId="4221D4A5" w14:textId="77777777" w:rsidR="007A1F44" w:rsidRPr="00A03C55" w:rsidRDefault="007A1F44" w:rsidP="00A258B6">
            <w:pPr>
              <w:pStyle w:val="TableEntry"/>
              <w:rPr>
                <w:noProof w:val="0"/>
              </w:rPr>
            </w:pPr>
            <w:r w:rsidRPr="00A03C55">
              <w:rPr>
                <w:noProof w:val="0"/>
              </w:rPr>
              <w:t>I</w:t>
            </w:r>
          </w:p>
        </w:tc>
        <w:tc>
          <w:tcPr>
            <w:tcW w:w="2520" w:type="dxa"/>
          </w:tcPr>
          <w:p w14:paraId="26E78E57" w14:textId="77777777" w:rsidR="007A1F44" w:rsidRPr="00A03C55" w:rsidRDefault="007A1F44" w:rsidP="00A258B6">
            <w:pPr>
              <w:pStyle w:val="TableEntry"/>
              <w:rPr>
                <w:noProof w:val="0"/>
              </w:rPr>
            </w:pPr>
            <w:r w:rsidRPr="00A03C55">
              <w:rPr>
                <w:noProof w:val="0"/>
              </w:rPr>
              <w:t>Inpatient</w:t>
            </w:r>
          </w:p>
        </w:tc>
        <w:tc>
          <w:tcPr>
            <w:tcW w:w="2700" w:type="dxa"/>
          </w:tcPr>
          <w:p w14:paraId="1C4C75A0" w14:textId="77777777" w:rsidR="007A1F44" w:rsidRPr="00A03C55" w:rsidRDefault="007A1F44" w:rsidP="00A258B6">
            <w:pPr>
              <w:pStyle w:val="TableEntry"/>
              <w:rPr>
                <w:noProof w:val="0"/>
              </w:rPr>
            </w:pPr>
          </w:p>
        </w:tc>
      </w:tr>
      <w:tr w:rsidR="007A1F44" w:rsidRPr="00A03C55" w14:paraId="4A74C751" w14:textId="77777777" w:rsidTr="00ED4370">
        <w:trPr>
          <w:jc w:val="center"/>
        </w:trPr>
        <w:tc>
          <w:tcPr>
            <w:tcW w:w="2538" w:type="dxa"/>
          </w:tcPr>
          <w:p w14:paraId="618FF8F5" w14:textId="77777777" w:rsidR="007A1F44" w:rsidRPr="00A03C55" w:rsidRDefault="007A1F44" w:rsidP="00A258B6">
            <w:pPr>
              <w:pStyle w:val="TableEntry"/>
              <w:rPr>
                <w:noProof w:val="0"/>
              </w:rPr>
            </w:pPr>
            <w:r w:rsidRPr="00A03C55">
              <w:rPr>
                <w:noProof w:val="0"/>
              </w:rPr>
              <w:t>O</w:t>
            </w:r>
          </w:p>
        </w:tc>
        <w:tc>
          <w:tcPr>
            <w:tcW w:w="2520" w:type="dxa"/>
          </w:tcPr>
          <w:p w14:paraId="6B4EB07C" w14:textId="77777777" w:rsidR="007A1F44" w:rsidRPr="00A03C55" w:rsidRDefault="007A1F44" w:rsidP="00A258B6">
            <w:pPr>
              <w:pStyle w:val="TableEntry"/>
              <w:rPr>
                <w:noProof w:val="0"/>
              </w:rPr>
            </w:pPr>
            <w:r w:rsidRPr="00A03C55">
              <w:rPr>
                <w:noProof w:val="0"/>
              </w:rPr>
              <w:t>Outpatient</w:t>
            </w:r>
          </w:p>
        </w:tc>
        <w:tc>
          <w:tcPr>
            <w:tcW w:w="2700" w:type="dxa"/>
          </w:tcPr>
          <w:p w14:paraId="44D56AF3" w14:textId="77777777" w:rsidR="007A1F44" w:rsidRPr="00A03C55" w:rsidRDefault="007A1F44" w:rsidP="00A258B6">
            <w:pPr>
              <w:pStyle w:val="TableEntry"/>
              <w:rPr>
                <w:noProof w:val="0"/>
              </w:rPr>
            </w:pPr>
          </w:p>
        </w:tc>
      </w:tr>
      <w:tr w:rsidR="007A1F44" w:rsidRPr="00A03C55" w14:paraId="723074F6" w14:textId="77777777" w:rsidTr="00ED4370">
        <w:trPr>
          <w:jc w:val="center"/>
        </w:trPr>
        <w:tc>
          <w:tcPr>
            <w:tcW w:w="2538" w:type="dxa"/>
          </w:tcPr>
          <w:p w14:paraId="7D0F3C7F" w14:textId="77777777" w:rsidR="007A1F44" w:rsidRPr="00A03C55" w:rsidRDefault="007A1F44" w:rsidP="00A258B6">
            <w:pPr>
              <w:pStyle w:val="TableEntry"/>
              <w:rPr>
                <w:noProof w:val="0"/>
              </w:rPr>
            </w:pPr>
            <w:r w:rsidRPr="00A03C55">
              <w:rPr>
                <w:noProof w:val="0"/>
              </w:rPr>
              <w:t>P</w:t>
            </w:r>
          </w:p>
        </w:tc>
        <w:tc>
          <w:tcPr>
            <w:tcW w:w="2520" w:type="dxa"/>
          </w:tcPr>
          <w:p w14:paraId="4C90DEAE" w14:textId="77777777" w:rsidR="007A1F44" w:rsidRPr="00A03C55" w:rsidRDefault="007A1F44" w:rsidP="00A258B6">
            <w:pPr>
              <w:pStyle w:val="TableEntry"/>
              <w:rPr>
                <w:noProof w:val="0"/>
              </w:rPr>
            </w:pPr>
            <w:r w:rsidRPr="00A03C55">
              <w:rPr>
                <w:noProof w:val="0"/>
              </w:rPr>
              <w:t>Preadmit</w:t>
            </w:r>
          </w:p>
        </w:tc>
        <w:tc>
          <w:tcPr>
            <w:tcW w:w="2700" w:type="dxa"/>
          </w:tcPr>
          <w:p w14:paraId="6CBB8D81" w14:textId="77777777" w:rsidR="007A1F44" w:rsidRPr="00A03C55" w:rsidRDefault="007A1F44" w:rsidP="00A258B6">
            <w:pPr>
              <w:pStyle w:val="TableEntry"/>
              <w:rPr>
                <w:noProof w:val="0"/>
              </w:rPr>
            </w:pPr>
          </w:p>
        </w:tc>
      </w:tr>
      <w:tr w:rsidR="007A1F44" w:rsidRPr="00A03C55" w14:paraId="078DB6DC" w14:textId="77777777" w:rsidTr="00ED4370">
        <w:trPr>
          <w:jc w:val="center"/>
        </w:trPr>
        <w:tc>
          <w:tcPr>
            <w:tcW w:w="2538" w:type="dxa"/>
          </w:tcPr>
          <w:p w14:paraId="4803FF2C" w14:textId="77777777" w:rsidR="007A1F44" w:rsidRPr="00A03C55" w:rsidRDefault="007A1F44" w:rsidP="00A258B6">
            <w:pPr>
              <w:pStyle w:val="TableEntry"/>
              <w:rPr>
                <w:noProof w:val="0"/>
              </w:rPr>
            </w:pPr>
            <w:r w:rsidRPr="00A03C55">
              <w:rPr>
                <w:noProof w:val="0"/>
              </w:rPr>
              <w:t>R</w:t>
            </w:r>
          </w:p>
        </w:tc>
        <w:tc>
          <w:tcPr>
            <w:tcW w:w="2520" w:type="dxa"/>
          </w:tcPr>
          <w:p w14:paraId="5C6113EC" w14:textId="77777777" w:rsidR="007A1F44" w:rsidRPr="00A03C55" w:rsidRDefault="007A1F44" w:rsidP="00A258B6">
            <w:pPr>
              <w:pStyle w:val="TableEntry"/>
              <w:rPr>
                <w:noProof w:val="0"/>
              </w:rPr>
            </w:pPr>
            <w:r w:rsidRPr="00A03C55">
              <w:rPr>
                <w:noProof w:val="0"/>
              </w:rPr>
              <w:t>Recurring patient</w:t>
            </w:r>
          </w:p>
        </w:tc>
        <w:tc>
          <w:tcPr>
            <w:tcW w:w="2700" w:type="dxa"/>
          </w:tcPr>
          <w:p w14:paraId="134635E1" w14:textId="77777777" w:rsidR="007A1F44" w:rsidRPr="00A03C55" w:rsidRDefault="007A1F44" w:rsidP="00A258B6">
            <w:pPr>
              <w:pStyle w:val="TableEntry"/>
              <w:rPr>
                <w:noProof w:val="0"/>
              </w:rPr>
            </w:pPr>
          </w:p>
        </w:tc>
      </w:tr>
      <w:tr w:rsidR="007A1F44" w:rsidRPr="00A03C55" w14:paraId="42DF7EFF" w14:textId="77777777" w:rsidTr="00ED4370">
        <w:trPr>
          <w:jc w:val="center"/>
        </w:trPr>
        <w:tc>
          <w:tcPr>
            <w:tcW w:w="2538" w:type="dxa"/>
          </w:tcPr>
          <w:p w14:paraId="62ACB949" w14:textId="77777777" w:rsidR="007A1F44" w:rsidRPr="00A03C55" w:rsidRDefault="007A1F44" w:rsidP="00A258B6">
            <w:pPr>
              <w:pStyle w:val="TableEntry"/>
              <w:rPr>
                <w:noProof w:val="0"/>
              </w:rPr>
            </w:pPr>
            <w:r w:rsidRPr="00A03C55">
              <w:rPr>
                <w:noProof w:val="0"/>
              </w:rPr>
              <w:t>B</w:t>
            </w:r>
          </w:p>
        </w:tc>
        <w:tc>
          <w:tcPr>
            <w:tcW w:w="2520" w:type="dxa"/>
          </w:tcPr>
          <w:p w14:paraId="174D1B89" w14:textId="77777777" w:rsidR="007A1F44" w:rsidRPr="00A03C55" w:rsidRDefault="007A1F44" w:rsidP="00A258B6">
            <w:pPr>
              <w:pStyle w:val="TableEntry"/>
              <w:rPr>
                <w:noProof w:val="0"/>
              </w:rPr>
            </w:pPr>
            <w:r w:rsidRPr="00A03C55">
              <w:rPr>
                <w:noProof w:val="0"/>
              </w:rPr>
              <w:t>Obstetrics</w:t>
            </w:r>
          </w:p>
        </w:tc>
        <w:tc>
          <w:tcPr>
            <w:tcW w:w="2700" w:type="dxa"/>
          </w:tcPr>
          <w:p w14:paraId="04260D79" w14:textId="77777777" w:rsidR="007A1F44" w:rsidRPr="00A03C55" w:rsidRDefault="007A1F44" w:rsidP="00A258B6">
            <w:pPr>
              <w:pStyle w:val="TableEntry"/>
              <w:rPr>
                <w:noProof w:val="0"/>
              </w:rPr>
            </w:pPr>
          </w:p>
        </w:tc>
      </w:tr>
      <w:tr w:rsidR="007A1F44" w:rsidRPr="00A03C55" w14:paraId="4318F24E" w14:textId="77777777" w:rsidTr="00ED4370">
        <w:trPr>
          <w:jc w:val="center"/>
        </w:trPr>
        <w:tc>
          <w:tcPr>
            <w:tcW w:w="2538" w:type="dxa"/>
          </w:tcPr>
          <w:p w14:paraId="1317E4A4" w14:textId="77777777" w:rsidR="007A1F44" w:rsidRPr="00A03C55" w:rsidRDefault="007A1F44" w:rsidP="00A258B6">
            <w:pPr>
              <w:pStyle w:val="TableEntry"/>
              <w:rPr>
                <w:noProof w:val="0"/>
              </w:rPr>
            </w:pPr>
            <w:r w:rsidRPr="00A03C55">
              <w:rPr>
                <w:noProof w:val="0"/>
              </w:rPr>
              <w:t>C</w:t>
            </w:r>
          </w:p>
        </w:tc>
        <w:tc>
          <w:tcPr>
            <w:tcW w:w="2520" w:type="dxa"/>
          </w:tcPr>
          <w:p w14:paraId="16AB1F8D" w14:textId="77777777" w:rsidR="007A1F44" w:rsidRPr="00A03C55" w:rsidRDefault="007A1F44" w:rsidP="00A258B6">
            <w:pPr>
              <w:pStyle w:val="TableEntry"/>
              <w:rPr>
                <w:noProof w:val="0"/>
              </w:rPr>
            </w:pPr>
            <w:r w:rsidRPr="00A03C55">
              <w:rPr>
                <w:noProof w:val="0"/>
                <w:snapToGrid w:val="0"/>
              </w:rPr>
              <w:t>Commercial Account</w:t>
            </w:r>
          </w:p>
        </w:tc>
        <w:tc>
          <w:tcPr>
            <w:tcW w:w="2700" w:type="dxa"/>
          </w:tcPr>
          <w:p w14:paraId="3DE63200" w14:textId="77777777" w:rsidR="007A1F44" w:rsidRPr="00A03C55" w:rsidRDefault="007A1F44" w:rsidP="00A258B6">
            <w:pPr>
              <w:pStyle w:val="TableEntry"/>
              <w:rPr>
                <w:noProof w:val="0"/>
              </w:rPr>
            </w:pPr>
          </w:p>
        </w:tc>
      </w:tr>
      <w:tr w:rsidR="007A1F44" w:rsidRPr="00A03C55" w14:paraId="77A715E1" w14:textId="77777777" w:rsidTr="00ED4370">
        <w:trPr>
          <w:jc w:val="center"/>
        </w:trPr>
        <w:tc>
          <w:tcPr>
            <w:tcW w:w="2538" w:type="dxa"/>
          </w:tcPr>
          <w:p w14:paraId="2F147F0A" w14:textId="77777777" w:rsidR="007A1F44" w:rsidRPr="00A03C55" w:rsidRDefault="007A1F44" w:rsidP="00A258B6">
            <w:pPr>
              <w:pStyle w:val="TableEntry"/>
              <w:rPr>
                <w:noProof w:val="0"/>
              </w:rPr>
            </w:pPr>
            <w:r w:rsidRPr="00A03C55">
              <w:rPr>
                <w:noProof w:val="0"/>
              </w:rPr>
              <w:lastRenderedPageBreak/>
              <w:t>N</w:t>
            </w:r>
          </w:p>
        </w:tc>
        <w:tc>
          <w:tcPr>
            <w:tcW w:w="2520" w:type="dxa"/>
          </w:tcPr>
          <w:p w14:paraId="405A8144" w14:textId="77777777" w:rsidR="007A1F44" w:rsidRPr="00A03C55" w:rsidRDefault="007A1F44" w:rsidP="00A258B6">
            <w:pPr>
              <w:pStyle w:val="TableEntry"/>
              <w:rPr>
                <w:noProof w:val="0"/>
              </w:rPr>
            </w:pPr>
            <w:r w:rsidRPr="00A03C55">
              <w:rPr>
                <w:noProof w:val="0"/>
              </w:rPr>
              <w:t>Not Applicable</w:t>
            </w:r>
          </w:p>
        </w:tc>
        <w:tc>
          <w:tcPr>
            <w:tcW w:w="2700" w:type="dxa"/>
          </w:tcPr>
          <w:p w14:paraId="6B1DF75A" w14:textId="77777777" w:rsidR="007A1F44" w:rsidRPr="00A03C55" w:rsidRDefault="007A1F44" w:rsidP="00A258B6">
            <w:pPr>
              <w:pStyle w:val="TableEntry"/>
              <w:rPr>
                <w:noProof w:val="0"/>
              </w:rPr>
            </w:pPr>
          </w:p>
        </w:tc>
      </w:tr>
      <w:tr w:rsidR="007A1F44" w:rsidRPr="00A03C55" w14:paraId="476B440A" w14:textId="77777777" w:rsidTr="00ED4370">
        <w:trPr>
          <w:jc w:val="center"/>
        </w:trPr>
        <w:tc>
          <w:tcPr>
            <w:tcW w:w="2538" w:type="dxa"/>
          </w:tcPr>
          <w:p w14:paraId="5FFF3F04" w14:textId="77777777" w:rsidR="007A1F44" w:rsidRPr="00A03C55" w:rsidRDefault="007A1F44" w:rsidP="00A258B6">
            <w:pPr>
              <w:pStyle w:val="TableEntry"/>
              <w:rPr>
                <w:noProof w:val="0"/>
              </w:rPr>
            </w:pPr>
            <w:r w:rsidRPr="00A03C55">
              <w:rPr>
                <w:noProof w:val="0"/>
              </w:rPr>
              <w:t>U</w:t>
            </w:r>
          </w:p>
        </w:tc>
        <w:tc>
          <w:tcPr>
            <w:tcW w:w="2520" w:type="dxa"/>
          </w:tcPr>
          <w:p w14:paraId="5E21540B" w14:textId="77777777" w:rsidR="007A1F44" w:rsidRPr="00A03C55" w:rsidRDefault="007A1F44" w:rsidP="00A258B6">
            <w:pPr>
              <w:pStyle w:val="TableEntry"/>
              <w:rPr>
                <w:noProof w:val="0"/>
              </w:rPr>
            </w:pPr>
            <w:r w:rsidRPr="00A03C55">
              <w:rPr>
                <w:noProof w:val="0"/>
                <w:snapToGrid w:val="0"/>
              </w:rPr>
              <w:t>Unknown</w:t>
            </w:r>
          </w:p>
        </w:tc>
        <w:tc>
          <w:tcPr>
            <w:tcW w:w="2700" w:type="dxa"/>
          </w:tcPr>
          <w:p w14:paraId="3FA210CC" w14:textId="77777777" w:rsidR="007A1F44" w:rsidRPr="00A03C55" w:rsidRDefault="007A1F44" w:rsidP="00A258B6">
            <w:pPr>
              <w:pStyle w:val="TableEntry"/>
              <w:rPr>
                <w:noProof w:val="0"/>
              </w:rPr>
            </w:pPr>
          </w:p>
        </w:tc>
      </w:tr>
    </w:tbl>
    <w:p w14:paraId="791E1CFB" w14:textId="77777777" w:rsidR="007A1F44" w:rsidRPr="00A03C55" w:rsidRDefault="007A1F44" w:rsidP="00CF2883">
      <w:pPr>
        <w:pStyle w:val="BodyText"/>
      </w:pPr>
    </w:p>
    <w:p w14:paraId="134AB1DD" w14:textId="77777777" w:rsidR="007A1F44" w:rsidRPr="00A03C55" w:rsidRDefault="007A1F44">
      <w:r w:rsidRPr="00A03C55">
        <w:t xml:space="preserve">National extensions of the PAM Profile may add further values to this table. </w:t>
      </w:r>
    </w:p>
    <w:p w14:paraId="33961552" w14:textId="1AAA9446" w:rsidR="007A1F44" w:rsidRPr="00A03C55" w:rsidRDefault="007A1F44">
      <w:r w:rsidRPr="00A03C55">
        <w:t xml:space="preserve">Messages of transaction </w:t>
      </w:r>
      <w:r w:rsidR="00A866C0" w:rsidRPr="00A03C55">
        <w:t>[</w:t>
      </w:r>
      <w:r w:rsidRPr="00A03C55">
        <w:t>ITI-31</w:t>
      </w:r>
      <w:r w:rsidR="00A866C0" w:rsidRPr="00A03C55">
        <w:t>]</w:t>
      </w:r>
      <w:r w:rsidRPr="00A03C55">
        <w:t xml:space="preserve"> may use any of the above values. The four first values (“E” Emergency, “I” Inpatient, “O” Outpatient, “P” Preadmit) are in common use in most countries.</w:t>
      </w:r>
    </w:p>
    <w:p w14:paraId="1FBCC0CF" w14:textId="77777777" w:rsidR="007A1F44" w:rsidRPr="00A03C55" w:rsidRDefault="007A1F44">
      <w:r w:rsidRPr="00A03C55">
        <w:rPr>
          <w:b/>
          <w:bCs/>
        </w:rPr>
        <w:t>Conditions of use</w:t>
      </w:r>
      <w:r w:rsidRPr="00A03C55">
        <w:t>:</w:t>
      </w:r>
    </w:p>
    <w:p w14:paraId="273D8CC2" w14:textId="13B7B5DE" w:rsidR="008E3CF3" w:rsidRPr="00A03C55" w:rsidRDefault="00E77430" w:rsidP="00EC243F">
      <w:pPr>
        <w:pStyle w:val="ListBullet2"/>
      </w:pPr>
      <w:r w:rsidRPr="00A03C55">
        <w:t>Transaction</w:t>
      </w:r>
      <w:r w:rsidR="007A1F44" w:rsidRPr="00A03C55">
        <w:t xml:space="preserve"> </w:t>
      </w:r>
      <w:r w:rsidR="0076225E" w:rsidRPr="00A03C55">
        <w:t>[</w:t>
      </w:r>
      <w:r w:rsidR="007A1F44" w:rsidRPr="00A03C55">
        <w:t>ITI-30</w:t>
      </w:r>
      <w:r w:rsidR="0076225E" w:rsidRPr="00A03C55">
        <w:t>]</w:t>
      </w:r>
      <w:r w:rsidR="007A1F44" w:rsidRPr="00A03C55">
        <w:t xml:space="preserve"> uses only the value “N” (Not Applicable) in all messages that contain the PV1 segment.</w:t>
      </w:r>
    </w:p>
    <w:p w14:paraId="7F4DB3DB" w14:textId="55E8B281" w:rsidR="008E3CF3" w:rsidRPr="00A03C55" w:rsidRDefault="007A1F44" w:rsidP="00EC243F">
      <w:pPr>
        <w:pStyle w:val="ListBullet2"/>
      </w:pPr>
      <w:r w:rsidRPr="00A03C55">
        <w:t xml:space="preserve">In transaction </w:t>
      </w:r>
      <w:r w:rsidR="0076225E" w:rsidRPr="00A03C55">
        <w:t>[</w:t>
      </w:r>
      <w:r w:rsidRPr="00A03C55">
        <w:t>ITI-31</w:t>
      </w:r>
      <w:r w:rsidR="0076225E" w:rsidRPr="00A03C55">
        <w:t>]:</w:t>
      </w:r>
      <w:r w:rsidRPr="00A03C55">
        <w:t xml:space="preserve"> </w:t>
      </w:r>
    </w:p>
    <w:p w14:paraId="62F9E067" w14:textId="77777777" w:rsidR="008E3CF3" w:rsidRPr="00A03C55" w:rsidRDefault="007A1F44" w:rsidP="00F9353D">
      <w:pPr>
        <w:pStyle w:val="ListBullet3"/>
        <w:numPr>
          <w:ilvl w:val="0"/>
          <w:numId w:val="14"/>
        </w:numPr>
      </w:pPr>
      <w:r w:rsidRPr="00A03C55">
        <w:t xml:space="preserve">Change to inpatient (A06) uses value I or another value representing an inpatient. </w:t>
      </w:r>
    </w:p>
    <w:p w14:paraId="2722B566" w14:textId="77777777" w:rsidR="008E3CF3" w:rsidRPr="00A03C55" w:rsidRDefault="007A1F44" w:rsidP="00F9353D">
      <w:pPr>
        <w:pStyle w:val="ListBullet3"/>
        <w:numPr>
          <w:ilvl w:val="0"/>
          <w:numId w:val="14"/>
        </w:numPr>
      </w:pPr>
      <w:r w:rsidRPr="00A03C55">
        <w:t>Change to outpatient (A07) uses value O or another value representing an outpatient (i.e., not assigned to an inpatient bed).</w:t>
      </w:r>
    </w:p>
    <w:p w14:paraId="7995C5B2" w14:textId="77777777" w:rsidR="007A1F44" w:rsidRPr="00A03C55" w:rsidRDefault="007A1F44">
      <w:r w:rsidRPr="00A03C55">
        <w:rPr>
          <w:b/>
          <w:bCs/>
        </w:rPr>
        <w:t>PV1-3 – Assigned Patient Location (PL)</w:t>
      </w:r>
      <w:r w:rsidRPr="00A03C55">
        <w:t>, conditional:</w:t>
      </w:r>
    </w:p>
    <w:p w14:paraId="01CE2DFC" w14:textId="77777777" w:rsidR="007A1F44" w:rsidRPr="00A03C55" w:rsidRDefault="007A1F44">
      <w:r w:rsidRPr="00A03C55">
        <w:t xml:space="preserve">Condition predicate: </w:t>
      </w:r>
    </w:p>
    <w:p w14:paraId="5DC6DAD0" w14:textId="77777777" w:rsidR="008E3CF3" w:rsidRPr="00A03C55" w:rsidRDefault="007A1F44" w:rsidP="00EC243F">
      <w:pPr>
        <w:pStyle w:val="ListBullet2"/>
      </w:pPr>
      <w:r w:rsidRPr="00A03C55">
        <w:t xml:space="preserve">This field is required in the Transfer (A02) and Cancel Transfer (A12) messages. </w:t>
      </w:r>
    </w:p>
    <w:p w14:paraId="30C5353B" w14:textId="71F702C7" w:rsidR="008E3CF3" w:rsidRPr="00A03C55" w:rsidRDefault="007A1F44" w:rsidP="00EC243F">
      <w:pPr>
        <w:pStyle w:val="ListBullet2"/>
      </w:pPr>
      <w:r w:rsidRPr="00A03C55">
        <w:t xml:space="preserve">In all other messages of transaction </w:t>
      </w:r>
      <w:r w:rsidR="00A866C0" w:rsidRPr="00A03C55">
        <w:t>[</w:t>
      </w:r>
      <w:r w:rsidRPr="00A03C55">
        <w:t>ITI-31</w:t>
      </w:r>
      <w:r w:rsidR="00A866C0" w:rsidRPr="00A03C55">
        <w:t>]</w:t>
      </w:r>
      <w:r w:rsidRPr="00A03C55">
        <w:t>, it is required if known to the sender.</w:t>
      </w:r>
    </w:p>
    <w:p w14:paraId="1897F6D9" w14:textId="77777777" w:rsidR="007A1F44" w:rsidRPr="00A03C55" w:rsidRDefault="007A1F44">
      <w:r w:rsidRPr="00A03C55">
        <w:rPr>
          <w:b/>
          <w:bCs/>
        </w:rPr>
        <w:t>PV1-6 – Prior Patient Location (PL)</w:t>
      </w:r>
      <w:r w:rsidRPr="00A03C55">
        <w:t>, conditional:</w:t>
      </w:r>
    </w:p>
    <w:p w14:paraId="18E59137" w14:textId="77777777" w:rsidR="007A1F44" w:rsidRPr="00A03C55" w:rsidRDefault="007A1F44">
      <w:r w:rsidRPr="00A03C55">
        <w:t xml:space="preserve">Condition predicate: </w:t>
      </w:r>
    </w:p>
    <w:p w14:paraId="3A00AF2A" w14:textId="77777777" w:rsidR="008E3CF3" w:rsidRPr="00A03C55" w:rsidRDefault="007A1F44" w:rsidP="00EC243F">
      <w:pPr>
        <w:pStyle w:val="ListBullet2"/>
      </w:pPr>
      <w:r w:rsidRPr="00A03C55">
        <w:t>This field is required in the Transfer (A02)</w:t>
      </w:r>
    </w:p>
    <w:p w14:paraId="474CC356" w14:textId="7CECD1A4" w:rsidR="008E3CF3" w:rsidRPr="00A03C55" w:rsidRDefault="007A1F44" w:rsidP="00EC243F">
      <w:pPr>
        <w:pStyle w:val="ListBullet2"/>
      </w:pPr>
      <w:r w:rsidRPr="00A03C55">
        <w:t xml:space="preserve">In all other messages of transaction </w:t>
      </w:r>
      <w:r w:rsidR="00A866C0" w:rsidRPr="00A03C55">
        <w:t>[</w:t>
      </w:r>
      <w:r w:rsidRPr="00A03C55">
        <w:t>ITI-31</w:t>
      </w:r>
      <w:r w:rsidR="00A866C0" w:rsidRPr="00A03C55">
        <w:t>]</w:t>
      </w:r>
      <w:r w:rsidRPr="00A03C55">
        <w:t>, it is optional.</w:t>
      </w:r>
    </w:p>
    <w:p w14:paraId="66EE955A" w14:textId="77777777" w:rsidR="007A1F44" w:rsidRPr="00A03C55" w:rsidRDefault="007A1F44">
      <w:r w:rsidRPr="00A03C55">
        <w:rPr>
          <w:b/>
          <w:bCs/>
        </w:rPr>
        <w:t>PV1-7 – Attending Doctor (XCN)</w:t>
      </w:r>
      <w:r w:rsidRPr="00A03C55">
        <w:t>, optional. It is recommended that when this field is populated, the segment PV1/PV2 be followed by a ROL segment containing the details on the role assumed by the attending doctor.</w:t>
      </w:r>
    </w:p>
    <w:p w14:paraId="69E4991A" w14:textId="77777777" w:rsidR="007A1F44" w:rsidRPr="00A03C55" w:rsidRDefault="007A1F44">
      <w:r w:rsidRPr="00A03C55">
        <w:rPr>
          <w:b/>
          <w:bCs/>
        </w:rPr>
        <w:t>PV1-8 – Referring Doctor (XCN)</w:t>
      </w:r>
      <w:r w:rsidRPr="00A03C55">
        <w:t>, optional. It is recommended that when this field is populated, the segment PV1/PV2 be followed by a ROL segment containing the details on the role assumed by the referring doctor.</w:t>
      </w:r>
    </w:p>
    <w:p w14:paraId="01D25A82" w14:textId="77777777" w:rsidR="007A1F44" w:rsidRPr="00A03C55" w:rsidRDefault="007A1F44">
      <w:r w:rsidRPr="00A03C55">
        <w:rPr>
          <w:b/>
          <w:bCs/>
        </w:rPr>
        <w:t>PV1-9 – Consulting Doctor (XCN)</w:t>
      </w:r>
      <w:r w:rsidRPr="00A03C55">
        <w:t>, not supported (deprecated by HL7). The consulting doctor(s) are entirely described in the appropriate ROL segments following the PV1/PV2.</w:t>
      </w:r>
    </w:p>
    <w:p w14:paraId="7DE6DB74" w14:textId="77777777" w:rsidR="007A1F44" w:rsidRPr="00A03C55" w:rsidRDefault="007A1F44">
      <w:r w:rsidRPr="00A03C55">
        <w:rPr>
          <w:b/>
          <w:bCs/>
        </w:rPr>
        <w:t>PV1-11 – Temporary Location (PL)</w:t>
      </w:r>
      <w:r w:rsidRPr="00A03C55">
        <w:t xml:space="preserve">, conditional: </w:t>
      </w:r>
    </w:p>
    <w:p w14:paraId="1C7DF41F" w14:textId="4FAA671F" w:rsidR="007A1F44" w:rsidRPr="00A03C55" w:rsidRDefault="007A1F44">
      <w:r w:rsidRPr="00A03C55">
        <w:t xml:space="preserve">Condition predicate: This field is used by the option “Temporary Patient Transfers Tracking” of transaction </w:t>
      </w:r>
      <w:r w:rsidR="00A866C0" w:rsidRPr="00A03C55">
        <w:t>[</w:t>
      </w:r>
      <w:r w:rsidRPr="00A03C55">
        <w:t>ITI-31</w:t>
      </w:r>
      <w:r w:rsidR="00A866C0" w:rsidRPr="00A03C55">
        <w:t>]</w:t>
      </w:r>
      <w:r w:rsidRPr="00A03C55">
        <w:t xml:space="preserve"> (messages A09, A10, A32, A33).</w:t>
      </w:r>
    </w:p>
    <w:p w14:paraId="270B00EF" w14:textId="77777777" w:rsidR="007A1F44" w:rsidRPr="00A03C55" w:rsidRDefault="007A1F44">
      <w:r w:rsidRPr="00A03C55">
        <w:rPr>
          <w:b/>
          <w:bCs/>
        </w:rPr>
        <w:t>PV1-19 – Visit Number (CX)</w:t>
      </w:r>
      <w:r w:rsidRPr="00A03C55">
        <w:t xml:space="preserve">, Conditional. This fields contains the unique identifier assigned to the encounter. </w:t>
      </w:r>
    </w:p>
    <w:p w14:paraId="6C2FA916" w14:textId="61B1DC31" w:rsidR="007A1F44" w:rsidRPr="00A03C55" w:rsidRDefault="007A1F44">
      <w:r w:rsidRPr="00A03C55">
        <w:lastRenderedPageBreak/>
        <w:t xml:space="preserve">Condition predicate: At least one of the fields PID-18 “Patient Account Number” or PV1-19 “Visit Number” shall be valued in the messages of transaction </w:t>
      </w:r>
      <w:r w:rsidR="00A866C0" w:rsidRPr="00A03C55">
        <w:t>[</w:t>
      </w:r>
      <w:r w:rsidRPr="00A03C55">
        <w:t>ITI-31</w:t>
      </w:r>
      <w:r w:rsidR="00A866C0" w:rsidRPr="00A03C55">
        <w:t>]</w:t>
      </w:r>
      <w:r w:rsidRPr="00A03C55">
        <w:t xml:space="preserve"> that use the PV1 segment. Additional requirements for the presence of values in these fields may be documented in national extensions of this transaction.</w:t>
      </w:r>
    </w:p>
    <w:p w14:paraId="7B76B024" w14:textId="77777777" w:rsidR="007A1F44" w:rsidRPr="00A03C55" w:rsidRDefault="007A1F44">
      <w:r w:rsidRPr="00A03C55">
        <w:rPr>
          <w:b/>
          <w:bCs/>
        </w:rPr>
        <w:t>PV1-42 – Pending Location (PL)</w:t>
      </w:r>
      <w:r w:rsidRPr="00A03C55">
        <w:t xml:space="preserve">, conditional. </w:t>
      </w:r>
    </w:p>
    <w:p w14:paraId="13505EB9" w14:textId="77777777" w:rsidR="007A1F44" w:rsidRPr="00A03C55" w:rsidRDefault="007A1F44">
      <w:r w:rsidRPr="00A03C55">
        <w:t xml:space="preserve">Condition predicate: </w:t>
      </w:r>
    </w:p>
    <w:p w14:paraId="0D4EAC9D" w14:textId="77777777" w:rsidR="008E3CF3" w:rsidRPr="00A03C55" w:rsidRDefault="007A1F44" w:rsidP="00EC243F">
      <w:pPr>
        <w:pStyle w:val="ListBullet2"/>
      </w:pPr>
      <w:r w:rsidRPr="00A03C55">
        <w:t>This field is required in the Pending Transfer (A15) and Cancel Pending Transfer (A26) messages.</w:t>
      </w:r>
    </w:p>
    <w:p w14:paraId="1E40A880" w14:textId="0EDB139E" w:rsidR="008E3CF3" w:rsidRPr="00A03C55" w:rsidRDefault="007A1F44" w:rsidP="00EC243F">
      <w:pPr>
        <w:pStyle w:val="ListBullet2"/>
      </w:pPr>
      <w:r w:rsidRPr="00A03C55">
        <w:t xml:space="preserve">In all other messages of transaction </w:t>
      </w:r>
      <w:r w:rsidR="00A866C0" w:rsidRPr="00A03C55">
        <w:t>[</w:t>
      </w:r>
      <w:r w:rsidRPr="00A03C55">
        <w:t>ITI-31</w:t>
      </w:r>
      <w:r w:rsidR="00A866C0" w:rsidRPr="00A03C55">
        <w:t>]</w:t>
      </w:r>
      <w:r w:rsidRPr="00A03C55">
        <w:t>, it is optional.</w:t>
      </w:r>
    </w:p>
    <w:p w14:paraId="318D0972" w14:textId="77777777" w:rsidR="007A1F44" w:rsidRPr="00A03C55" w:rsidRDefault="007A1F44">
      <w:r w:rsidRPr="00A03C55">
        <w:rPr>
          <w:b/>
          <w:bCs/>
        </w:rPr>
        <w:t>PV1-44 – Admit Date / Time (TS)</w:t>
      </w:r>
      <w:r w:rsidRPr="00A03C55">
        <w:t xml:space="preserve">, required if available. This field contains the date/time of the beginning of the encounter. </w:t>
      </w:r>
    </w:p>
    <w:p w14:paraId="0AB0372E" w14:textId="77777777" w:rsidR="007A1F44" w:rsidRPr="00A03C55" w:rsidRDefault="007A1F44">
      <w:r w:rsidRPr="00A03C55">
        <w:rPr>
          <w:b/>
          <w:bCs/>
        </w:rPr>
        <w:t>PV1-45 – Discharge Date / Time (TS)</w:t>
      </w:r>
      <w:r w:rsidRPr="00A03C55">
        <w:t xml:space="preserve">, required if available. This field contains the date/time of the discharge (end of the encounter). </w:t>
      </w:r>
    </w:p>
    <w:p w14:paraId="25418E3E" w14:textId="77777777" w:rsidR="007A1F44" w:rsidRPr="00A03C55" w:rsidRDefault="007A1F44" w:rsidP="0090367F">
      <w:r w:rsidRPr="00A03C55">
        <w:rPr>
          <w:b/>
          <w:bCs/>
        </w:rPr>
        <w:t>PV1-51 – Visit Indicator (IS)</w:t>
      </w:r>
      <w:r w:rsidRPr="00A03C55">
        <w:t>, Conditional.</w:t>
      </w:r>
    </w:p>
    <w:p w14:paraId="5EFAB2A5" w14:textId="77777777" w:rsidR="007A1F44" w:rsidRPr="00A03C55" w:rsidRDefault="007A1F44" w:rsidP="0090367F">
      <w:r w:rsidRPr="00A03C55">
        <w:t>This field specifies the level on which data are being sent. It is the indicator used to send data at two levels, visit and account. HL7 recommends sending an ‘A’ or no value when the data in the message are at the account level, or ‘V’ to indicate that the data sent in the message are at the visit level.</w:t>
      </w:r>
    </w:p>
    <w:p w14:paraId="52A440C7" w14:textId="77777777" w:rsidR="007A1F44" w:rsidRPr="00A03C55" w:rsidRDefault="007A1F44" w:rsidP="0090367F">
      <w:r w:rsidRPr="00A03C55">
        <w:t>Condition predicate: This field SHALL be valued with value “V” if the field PV1-19 “Visit Number” is present. The field MAY be omitted otherwise.</w:t>
      </w:r>
    </w:p>
    <w:p w14:paraId="0255EE29"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8" w:name="_Toc174249106"/>
      <w:bookmarkStart w:id="229" w:name="_Toc398544141"/>
      <w:r w:rsidRPr="00A03C55">
        <w:rPr>
          <w:noProof w:val="0"/>
        </w:rPr>
        <w:t>MRG – Merge segment</w:t>
      </w:r>
      <w:bookmarkEnd w:id="228"/>
      <w:bookmarkEnd w:id="229"/>
    </w:p>
    <w:p w14:paraId="359E4288" w14:textId="77777777" w:rsidR="007A1F44" w:rsidRPr="00A03C55" w:rsidRDefault="007A1F44" w:rsidP="003462A5">
      <w:pPr>
        <w:pStyle w:val="BodyText"/>
      </w:pPr>
      <w:r w:rsidRPr="00A03C55">
        <w:t>Standard Reference: HL7 Version 2.5, Chapter 3 (Section 3.4.9)</w:t>
      </w:r>
    </w:p>
    <w:p w14:paraId="1367F4BF" w14:textId="05D4E752" w:rsidR="007A1F44" w:rsidRPr="00A03C55" w:rsidRDefault="007A1F44" w:rsidP="00CF2883">
      <w:pPr>
        <w:pStyle w:val="BodyText"/>
      </w:pPr>
      <w:r w:rsidRPr="00A03C55">
        <w:t>This segment contains the supplier patient identifiers list to be merged.</w:t>
      </w:r>
    </w:p>
    <w:p w14:paraId="1624F3B8" w14:textId="77777777" w:rsidR="007A1F44" w:rsidRPr="00A03C55" w:rsidRDefault="007A1F44">
      <w:pPr>
        <w:pStyle w:val="TableTitle"/>
        <w:rPr>
          <w:noProof w:val="0"/>
        </w:rPr>
      </w:pPr>
      <w:r w:rsidRPr="00A03C55">
        <w:rPr>
          <w:noProof w:val="0"/>
        </w:rPr>
        <w:t xml:space="preserve">Table </w:t>
      </w:r>
      <w:r w:rsidR="00B40539" w:rsidRPr="00A03C55">
        <w:rPr>
          <w:noProof w:val="0"/>
        </w:rPr>
        <w:t>3.30-5</w:t>
      </w:r>
      <w:r w:rsidRPr="00A03C55">
        <w:rPr>
          <w:noProof w:val="0"/>
        </w:rPr>
        <w:t>: MRG - Merge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850"/>
        <w:gridCol w:w="851"/>
        <w:gridCol w:w="992"/>
        <w:gridCol w:w="992"/>
        <w:gridCol w:w="1135"/>
        <w:gridCol w:w="949"/>
        <w:gridCol w:w="2311"/>
      </w:tblGrid>
      <w:tr w:rsidR="007A1F44" w:rsidRPr="00A03C55" w14:paraId="1FA73801" w14:textId="77777777" w:rsidTr="00D372D5">
        <w:trPr>
          <w:cantSplit/>
          <w:tblHeader/>
          <w:jc w:val="center"/>
        </w:trPr>
        <w:tc>
          <w:tcPr>
            <w:tcW w:w="959" w:type="dxa"/>
            <w:shd w:val="clear" w:color="auto" w:fill="D9D9D9"/>
          </w:tcPr>
          <w:p w14:paraId="22A69364" w14:textId="77777777" w:rsidR="007A1F44" w:rsidRPr="00A03C55" w:rsidRDefault="007A1F44" w:rsidP="00A063AC">
            <w:pPr>
              <w:pStyle w:val="TableEntryHeader"/>
              <w:rPr>
                <w:noProof w:val="0"/>
              </w:rPr>
            </w:pPr>
            <w:r w:rsidRPr="00A03C55">
              <w:rPr>
                <w:noProof w:val="0"/>
              </w:rPr>
              <w:t>SEQ</w:t>
            </w:r>
          </w:p>
        </w:tc>
        <w:tc>
          <w:tcPr>
            <w:tcW w:w="850" w:type="dxa"/>
            <w:shd w:val="clear" w:color="auto" w:fill="D9D9D9"/>
          </w:tcPr>
          <w:p w14:paraId="6B7129FC" w14:textId="77777777" w:rsidR="007A1F44" w:rsidRPr="00A03C55" w:rsidRDefault="007A1F44" w:rsidP="00A53067">
            <w:pPr>
              <w:pStyle w:val="TableEntryHeader"/>
              <w:rPr>
                <w:noProof w:val="0"/>
              </w:rPr>
            </w:pPr>
            <w:r w:rsidRPr="00A03C55">
              <w:rPr>
                <w:noProof w:val="0"/>
              </w:rPr>
              <w:t>LEN</w:t>
            </w:r>
          </w:p>
        </w:tc>
        <w:tc>
          <w:tcPr>
            <w:tcW w:w="851" w:type="dxa"/>
            <w:shd w:val="clear" w:color="auto" w:fill="D9D9D9"/>
          </w:tcPr>
          <w:p w14:paraId="6F648D66" w14:textId="77777777" w:rsidR="007A1F44" w:rsidRPr="00A03C55" w:rsidRDefault="007A1F44" w:rsidP="00A53067">
            <w:pPr>
              <w:pStyle w:val="TableEntryHeader"/>
              <w:rPr>
                <w:noProof w:val="0"/>
              </w:rPr>
            </w:pPr>
            <w:r w:rsidRPr="00A03C55">
              <w:rPr>
                <w:noProof w:val="0"/>
              </w:rPr>
              <w:t>DT</w:t>
            </w:r>
          </w:p>
        </w:tc>
        <w:tc>
          <w:tcPr>
            <w:tcW w:w="992" w:type="dxa"/>
            <w:shd w:val="clear" w:color="auto" w:fill="D9D9D9"/>
          </w:tcPr>
          <w:p w14:paraId="7F916EC6" w14:textId="77777777" w:rsidR="007A1F44" w:rsidRPr="00A03C55" w:rsidRDefault="007A1F44" w:rsidP="00A53067">
            <w:pPr>
              <w:pStyle w:val="TableEntryHeader"/>
              <w:rPr>
                <w:noProof w:val="0"/>
              </w:rPr>
            </w:pPr>
            <w:r w:rsidRPr="00A03C55">
              <w:rPr>
                <w:noProof w:val="0"/>
              </w:rPr>
              <w:t>Usage</w:t>
            </w:r>
          </w:p>
        </w:tc>
        <w:tc>
          <w:tcPr>
            <w:tcW w:w="992" w:type="dxa"/>
            <w:shd w:val="clear" w:color="auto" w:fill="D9D9D9"/>
          </w:tcPr>
          <w:p w14:paraId="0953915A" w14:textId="77777777" w:rsidR="007A1F44" w:rsidRPr="00A03C55" w:rsidRDefault="007A1F44" w:rsidP="00A53067">
            <w:pPr>
              <w:pStyle w:val="TableEntryHeader"/>
              <w:rPr>
                <w:noProof w:val="0"/>
              </w:rPr>
            </w:pPr>
            <w:r w:rsidRPr="00A03C55">
              <w:rPr>
                <w:noProof w:val="0"/>
              </w:rPr>
              <w:t>Card.</w:t>
            </w:r>
          </w:p>
        </w:tc>
        <w:tc>
          <w:tcPr>
            <w:tcW w:w="1135" w:type="dxa"/>
            <w:shd w:val="clear" w:color="auto" w:fill="D9D9D9"/>
          </w:tcPr>
          <w:p w14:paraId="65FBE111" w14:textId="77777777" w:rsidR="007A1F44" w:rsidRPr="00A03C55" w:rsidRDefault="007A1F44" w:rsidP="00A53067">
            <w:pPr>
              <w:pStyle w:val="TableEntryHeader"/>
              <w:rPr>
                <w:noProof w:val="0"/>
              </w:rPr>
            </w:pPr>
            <w:r w:rsidRPr="00A03C55">
              <w:rPr>
                <w:noProof w:val="0"/>
              </w:rPr>
              <w:t>TBL#</w:t>
            </w:r>
          </w:p>
        </w:tc>
        <w:tc>
          <w:tcPr>
            <w:tcW w:w="949" w:type="dxa"/>
            <w:shd w:val="clear" w:color="auto" w:fill="D9D9D9"/>
          </w:tcPr>
          <w:p w14:paraId="0AF62BEF" w14:textId="77777777" w:rsidR="007A1F44" w:rsidRPr="00A03C55" w:rsidRDefault="007A1F44" w:rsidP="00A53067">
            <w:pPr>
              <w:pStyle w:val="TableEntryHeader"/>
              <w:rPr>
                <w:noProof w:val="0"/>
              </w:rPr>
            </w:pPr>
            <w:r w:rsidRPr="00A03C55">
              <w:rPr>
                <w:noProof w:val="0"/>
              </w:rPr>
              <w:t>ITEM#</w:t>
            </w:r>
          </w:p>
        </w:tc>
        <w:tc>
          <w:tcPr>
            <w:tcW w:w="2311" w:type="dxa"/>
            <w:shd w:val="clear" w:color="auto" w:fill="D9D9D9"/>
          </w:tcPr>
          <w:p w14:paraId="210032BD" w14:textId="77777777" w:rsidR="007A1F44" w:rsidRPr="00A03C55" w:rsidRDefault="007A1F44" w:rsidP="00A53067">
            <w:pPr>
              <w:pStyle w:val="TableEntryHeader"/>
              <w:rPr>
                <w:noProof w:val="0"/>
              </w:rPr>
            </w:pPr>
            <w:r w:rsidRPr="00A03C55">
              <w:rPr>
                <w:noProof w:val="0"/>
              </w:rPr>
              <w:t>Element name</w:t>
            </w:r>
          </w:p>
        </w:tc>
      </w:tr>
      <w:tr w:rsidR="007A1F44" w:rsidRPr="00A03C55" w14:paraId="51CD3EE6" w14:textId="77777777">
        <w:trPr>
          <w:jc w:val="center"/>
        </w:trPr>
        <w:tc>
          <w:tcPr>
            <w:tcW w:w="959" w:type="dxa"/>
          </w:tcPr>
          <w:p w14:paraId="6D1C52CE" w14:textId="77777777" w:rsidR="007A1F44" w:rsidRPr="00A03C55" w:rsidRDefault="007A1F44">
            <w:pPr>
              <w:pStyle w:val="TableEntry"/>
              <w:rPr>
                <w:noProof w:val="0"/>
              </w:rPr>
            </w:pPr>
            <w:r w:rsidRPr="00A03C55">
              <w:rPr>
                <w:noProof w:val="0"/>
              </w:rPr>
              <w:t>1</w:t>
            </w:r>
          </w:p>
        </w:tc>
        <w:tc>
          <w:tcPr>
            <w:tcW w:w="850" w:type="dxa"/>
          </w:tcPr>
          <w:p w14:paraId="72A19DDF" w14:textId="77777777" w:rsidR="007A1F44" w:rsidRPr="00A03C55" w:rsidRDefault="007A1F44">
            <w:pPr>
              <w:pStyle w:val="TableEntry"/>
              <w:rPr>
                <w:noProof w:val="0"/>
              </w:rPr>
            </w:pPr>
            <w:r w:rsidRPr="00A03C55">
              <w:rPr>
                <w:noProof w:val="0"/>
              </w:rPr>
              <w:t>250</w:t>
            </w:r>
          </w:p>
        </w:tc>
        <w:tc>
          <w:tcPr>
            <w:tcW w:w="851" w:type="dxa"/>
          </w:tcPr>
          <w:p w14:paraId="3D3269B9" w14:textId="77777777" w:rsidR="007A1F44" w:rsidRPr="00A03C55" w:rsidRDefault="007A1F44">
            <w:pPr>
              <w:pStyle w:val="TableEntry"/>
              <w:rPr>
                <w:noProof w:val="0"/>
              </w:rPr>
            </w:pPr>
            <w:r w:rsidRPr="00A03C55">
              <w:rPr>
                <w:noProof w:val="0"/>
              </w:rPr>
              <w:t>CX</w:t>
            </w:r>
          </w:p>
        </w:tc>
        <w:tc>
          <w:tcPr>
            <w:tcW w:w="992" w:type="dxa"/>
          </w:tcPr>
          <w:p w14:paraId="520EC5D5" w14:textId="77777777" w:rsidR="007A1F44" w:rsidRPr="00A03C55" w:rsidRDefault="007A1F44">
            <w:pPr>
              <w:pStyle w:val="TableEntry"/>
              <w:rPr>
                <w:noProof w:val="0"/>
              </w:rPr>
            </w:pPr>
            <w:r w:rsidRPr="00A03C55">
              <w:rPr>
                <w:noProof w:val="0"/>
              </w:rPr>
              <w:t>R</w:t>
            </w:r>
          </w:p>
        </w:tc>
        <w:tc>
          <w:tcPr>
            <w:tcW w:w="992" w:type="dxa"/>
          </w:tcPr>
          <w:p w14:paraId="1BC85E3D" w14:textId="77777777" w:rsidR="007A1F44" w:rsidRPr="00A03C55" w:rsidRDefault="007A1F44">
            <w:pPr>
              <w:pStyle w:val="TableEntry"/>
              <w:rPr>
                <w:noProof w:val="0"/>
              </w:rPr>
            </w:pPr>
            <w:r w:rsidRPr="00A03C55">
              <w:rPr>
                <w:noProof w:val="0"/>
              </w:rPr>
              <w:t>[1..*]</w:t>
            </w:r>
          </w:p>
        </w:tc>
        <w:tc>
          <w:tcPr>
            <w:tcW w:w="1135" w:type="dxa"/>
          </w:tcPr>
          <w:p w14:paraId="70D4062D" w14:textId="77777777" w:rsidR="007A1F44" w:rsidRPr="00A03C55" w:rsidRDefault="007A1F44">
            <w:pPr>
              <w:pStyle w:val="TableEntry"/>
              <w:rPr>
                <w:noProof w:val="0"/>
              </w:rPr>
            </w:pPr>
          </w:p>
        </w:tc>
        <w:tc>
          <w:tcPr>
            <w:tcW w:w="949" w:type="dxa"/>
          </w:tcPr>
          <w:p w14:paraId="10FDD926" w14:textId="77777777" w:rsidR="007A1F44" w:rsidRPr="00A03C55" w:rsidRDefault="007A1F44">
            <w:pPr>
              <w:pStyle w:val="TableEntry"/>
              <w:rPr>
                <w:noProof w:val="0"/>
              </w:rPr>
            </w:pPr>
            <w:r w:rsidRPr="00A03C55">
              <w:rPr>
                <w:noProof w:val="0"/>
              </w:rPr>
              <w:t>00211</w:t>
            </w:r>
          </w:p>
        </w:tc>
        <w:tc>
          <w:tcPr>
            <w:tcW w:w="2311" w:type="dxa"/>
          </w:tcPr>
          <w:p w14:paraId="75803063" w14:textId="77777777" w:rsidR="007A1F44" w:rsidRPr="00A03C55" w:rsidRDefault="007A1F44">
            <w:pPr>
              <w:pStyle w:val="TableEntry"/>
              <w:rPr>
                <w:noProof w:val="0"/>
              </w:rPr>
            </w:pPr>
            <w:r w:rsidRPr="00A03C55">
              <w:rPr>
                <w:noProof w:val="0"/>
              </w:rPr>
              <w:t>Prior Patient Identifier List</w:t>
            </w:r>
          </w:p>
        </w:tc>
      </w:tr>
      <w:tr w:rsidR="007A1F44" w:rsidRPr="00A03C55" w14:paraId="528D7127" w14:textId="77777777">
        <w:trPr>
          <w:jc w:val="center"/>
        </w:trPr>
        <w:tc>
          <w:tcPr>
            <w:tcW w:w="959" w:type="dxa"/>
          </w:tcPr>
          <w:p w14:paraId="49F2DDFD" w14:textId="77777777" w:rsidR="007A1F44" w:rsidRPr="00A03C55" w:rsidRDefault="007A1F44">
            <w:pPr>
              <w:pStyle w:val="TableEntry"/>
              <w:rPr>
                <w:noProof w:val="0"/>
              </w:rPr>
            </w:pPr>
            <w:r w:rsidRPr="00A03C55">
              <w:rPr>
                <w:noProof w:val="0"/>
              </w:rPr>
              <w:t>2</w:t>
            </w:r>
          </w:p>
        </w:tc>
        <w:tc>
          <w:tcPr>
            <w:tcW w:w="850" w:type="dxa"/>
          </w:tcPr>
          <w:p w14:paraId="053B03FD" w14:textId="77777777" w:rsidR="007A1F44" w:rsidRPr="00A03C55" w:rsidRDefault="007A1F44">
            <w:pPr>
              <w:pStyle w:val="TableEntry"/>
              <w:rPr>
                <w:noProof w:val="0"/>
              </w:rPr>
            </w:pPr>
            <w:r w:rsidRPr="00A03C55">
              <w:rPr>
                <w:noProof w:val="0"/>
              </w:rPr>
              <w:t>250</w:t>
            </w:r>
          </w:p>
        </w:tc>
        <w:tc>
          <w:tcPr>
            <w:tcW w:w="851" w:type="dxa"/>
          </w:tcPr>
          <w:p w14:paraId="4414A28E" w14:textId="77777777" w:rsidR="007A1F44" w:rsidRPr="00A03C55" w:rsidRDefault="007A1F44">
            <w:pPr>
              <w:pStyle w:val="TableEntry"/>
              <w:rPr>
                <w:noProof w:val="0"/>
              </w:rPr>
            </w:pPr>
            <w:r w:rsidRPr="00A03C55">
              <w:rPr>
                <w:noProof w:val="0"/>
              </w:rPr>
              <w:t>CX</w:t>
            </w:r>
          </w:p>
        </w:tc>
        <w:tc>
          <w:tcPr>
            <w:tcW w:w="992" w:type="dxa"/>
          </w:tcPr>
          <w:p w14:paraId="66ACEA6A" w14:textId="77777777" w:rsidR="007A1F44" w:rsidRPr="00A03C55" w:rsidRDefault="007A1F44">
            <w:pPr>
              <w:pStyle w:val="TableEntry"/>
              <w:rPr>
                <w:noProof w:val="0"/>
              </w:rPr>
            </w:pPr>
            <w:r w:rsidRPr="00A03C55">
              <w:rPr>
                <w:noProof w:val="0"/>
              </w:rPr>
              <w:t>X</w:t>
            </w:r>
          </w:p>
        </w:tc>
        <w:tc>
          <w:tcPr>
            <w:tcW w:w="992" w:type="dxa"/>
          </w:tcPr>
          <w:p w14:paraId="12A9D3A1" w14:textId="77777777" w:rsidR="007A1F44" w:rsidRPr="00A03C55" w:rsidRDefault="007A1F44">
            <w:pPr>
              <w:pStyle w:val="TableEntry"/>
              <w:rPr>
                <w:noProof w:val="0"/>
              </w:rPr>
            </w:pPr>
            <w:r w:rsidRPr="00A03C55">
              <w:rPr>
                <w:noProof w:val="0"/>
              </w:rPr>
              <w:t>[0..0]</w:t>
            </w:r>
          </w:p>
        </w:tc>
        <w:tc>
          <w:tcPr>
            <w:tcW w:w="1135" w:type="dxa"/>
          </w:tcPr>
          <w:p w14:paraId="18288947" w14:textId="77777777" w:rsidR="007A1F44" w:rsidRPr="00A03C55" w:rsidRDefault="007A1F44">
            <w:pPr>
              <w:pStyle w:val="TableEntry"/>
              <w:rPr>
                <w:noProof w:val="0"/>
              </w:rPr>
            </w:pPr>
          </w:p>
        </w:tc>
        <w:tc>
          <w:tcPr>
            <w:tcW w:w="949" w:type="dxa"/>
          </w:tcPr>
          <w:p w14:paraId="66272EB3" w14:textId="77777777" w:rsidR="007A1F44" w:rsidRPr="00A03C55" w:rsidRDefault="007A1F44">
            <w:pPr>
              <w:pStyle w:val="TableEntry"/>
              <w:rPr>
                <w:noProof w:val="0"/>
              </w:rPr>
            </w:pPr>
            <w:r w:rsidRPr="00A03C55">
              <w:rPr>
                <w:noProof w:val="0"/>
              </w:rPr>
              <w:t>00212</w:t>
            </w:r>
          </w:p>
        </w:tc>
        <w:tc>
          <w:tcPr>
            <w:tcW w:w="2311" w:type="dxa"/>
          </w:tcPr>
          <w:p w14:paraId="083774EE" w14:textId="77777777" w:rsidR="007A1F44" w:rsidRPr="00A03C55" w:rsidRDefault="007A1F44">
            <w:pPr>
              <w:pStyle w:val="TableEntry"/>
              <w:rPr>
                <w:noProof w:val="0"/>
              </w:rPr>
            </w:pPr>
            <w:r w:rsidRPr="00A03C55">
              <w:rPr>
                <w:noProof w:val="0"/>
              </w:rPr>
              <w:t>Prior Alternate Patient ID</w:t>
            </w:r>
          </w:p>
        </w:tc>
      </w:tr>
      <w:tr w:rsidR="007A1F44" w:rsidRPr="00A03C55" w14:paraId="21FB33BE" w14:textId="77777777">
        <w:trPr>
          <w:jc w:val="center"/>
        </w:trPr>
        <w:tc>
          <w:tcPr>
            <w:tcW w:w="959" w:type="dxa"/>
          </w:tcPr>
          <w:p w14:paraId="173AC2D5" w14:textId="77777777" w:rsidR="007A1F44" w:rsidRPr="00A03C55" w:rsidRDefault="007A1F44">
            <w:pPr>
              <w:pStyle w:val="TableEntry"/>
              <w:rPr>
                <w:noProof w:val="0"/>
              </w:rPr>
            </w:pPr>
            <w:r w:rsidRPr="00A03C55">
              <w:rPr>
                <w:noProof w:val="0"/>
              </w:rPr>
              <w:t>3</w:t>
            </w:r>
          </w:p>
        </w:tc>
        <w:tc>
          <w:tcPr>
            <w:tcW w:w="850" w:type="dxa"/>
          </w:tcPr>
          <w:p w14:paraId="44511ACE" w14:textId="77777777" w:rsidR="007A1F44" w:rsidRPr="00A03C55" w:rsidRDefault="007A1F44">
            <w:pPr>
              <w:pStyle w:val="TableEntry"/>
              <w:rPr>
                <w:noProof w:val="0"/>
              </w:rPr>
            </w:pPr>
            <w:r w:rsidRPr="00A03C55">
              <w:rPr>
                <w:noProof w:val="0"/>
              </w:rPr>
              <w:t>250</w:t>
            </w:r>
          </w:p>
        </w:tc>
        <w:tc>
          <w:tcPr>
            <w:tcW w:w="851" w:type="dxa"/>
          </w:tcPr>
          <w:p w14:paraId="767E17DD" w14:textId="77777777" w:rsidR="007A1F44" w:rsidRPr="00A03C55" w:rsidRDefault="007A1F44">
            <w:pPr>
              <w:pStyle w:val="TableEntry"/>
              <w:rPr>
                <w:noProof w:val="0"/>
              </w:rPr>
            </w:pPr>
            <w:r w:rsidRPr="00A03C55">
              <w:rPr>
                <w:noProof w:val="0"/>
              </w:rPr>
              <w:t>CX</w:t>
            </w:r>
          </w:p>
        </w:tc>
        <w:tc>
          <w:tcPr>
            <w:tcW w:w="992" w:type="dxa"/>
          </w:tcPr>
          <w:p w14:paraId="5E6680FB" w14:textId="77777777" w:rsidR="007A1F44" w:rsidRPr="00A03C55" w:rsidRDefault="007A1F44">
            <w:pPr>
              <w:pStyle w:val="TableEntry"/>
              <w:rPr>
                <w:noProof w:val="0"/>
              </w:rPr>
            </w:pPr>
            <w:r w:rsidRPr="00A03C55">
              <w:rPr>
                <w:noProof w:val="0"/>
              </w:rPr>
              <w:t>O</w:t>
            </w:r>
          </w:p>
        </w:tc>
        <w:tc>
          <w:tcPr>
            <w:tcW w:w="992" w:type="dxa"/>
          </w:tcPr>
          <w:p w14:paraId="1D6EF53A" w14:textId="77777777" w:rsidR="007A1F44" w:rsidRPr="00A03C55" w:rsidRDefault="007A1F44">
            <w:pPr>
              <w:pStyle w:val="TableEntry"/>
              <w:rPr>
                <w:noProof w:val="0"/>
              </w:rPr>
            </w:pPr>
            <w:r w:rsidRPr="00A03C55">
              <w:rPr>
                <w:noProof w:val="0"/>
              </w:rPr>
              <w:t>[0..1]</w:t>
            </w:r>
          </w:p>
        </w:tc>
        <w:tc>
          <w:tcPr>
            <w:tcW w:w="1135" w:type="dxa"/>
          </w:tcPr>
          <w:p w14:paraId="44C275F5" w14:textId="77777777" w:rsidR="007A1F44" w:rsidRPr="00A03C55" w:rsidRDefault="007A1F44">
            <w:pPr>
              <w:pStyle w:val="TableEntry"/>
              <w:rPr>
                <w:noProof w:val="0"/>
              </w:rPr>
            </w:pPr>
          </w:p>
        </w:tc>
        <w:tc>
          <w:tcPr>
            <w:tcW w:w="949" w:type="dxa"/>
          </w:tcPr>
          <w:p w14:paraId="73340135" w14:textId="77777777" w:rsidR="007A1F44" w:rsidRPr="00A03C55" w:rsidRDefault="007A1F44">
            <w:pPr>
              <w:pStyle w:val="TableEntry"/>
              <w:rPr>
                <w:noProof w:val="0"/>
              </w:rPr>
            </w:pPr>
            <w:r w:rsidRPr="00A03C55">
              <w:rPr>
                <w:noProof w:val="0"/>
              </w:rPr>
              <w:t>00213</w:t>
            </w:r>
          </w:p>
        </w:tc>
        <w:tc>
          <w:tcPr>
            <w:tcW w:w="2311" w:type="dxa"/>
          </w:tcPr>
          <w:p w14:paraId="2D1F39DA" w14:textId="77777777" w:rsidR="007A1F44" w:rsidRPr="00A03C55" w:rsidRDefault="007A1F44">
            <w:pPr>
              <w:pStyle w:val="TableEntry"/>
              <w:rPr>
                <w:noProof w:val="0"/>
              </w:rPr>
            </w:pPr>
            <w:r w:rsidRPr="00A03C55">
              <w:rPr>
                <w:noProof w:val="0"/>
              </w:rPr>
              <w:t>Prior Patient Account Number</w:t>
            </w:r>
          </w:p>
        </w:tc>
      </w:tr>
      <w:tr w:rsidR="007A1F44" w:rsidRPr="00A03C55" w14:paraId="38E3C281" w14:textId="77777777">
        <w:trPr>
          <w:jc w:val="center"/>
        </w:trPr>
        <w:tc>
          <w:tcPr>
            <w:tcW w:w="959" w:type="dxa"/>
          </w:tcPr>
          <w:p w14:paraId="3CFCC7CE" w14:textId="77777777" w:rsidR="007A1F44" w:rsidRPr="00A03C55" w:rsidRDefault="007A1F44">
            <w:pPr>
              <w:pStyle w:val="TableEntry"/>
              <w:rPr>
                <w:noProof w:val="0"/>
              </w:rPr>
            </w:pPr>
            <w:r w:rsidRPr="00A03C55">
              <w:rPr>
                <w:noProof w:val="0"/>
              </w:rPr>
              <w:t>4</w:t>
            </w:r>
          </w:p>
        </w:tc>
        <w:tc>
          <w:tcPr>
            <w:tcW w:w="850" w:type="dxa"/>
          </w:tcPr>
          <w:p w14:paraId="488A0420" w14:textId="77777777" w:rsidR="007A1F44" w:rsidRPr="00A03C55" w:rsidRDefault="007A1F44">
            <w:pPr>
              <w:pStyle w:val="TableEntry"/>
              <w:rPr>
                <w:noProof w:val="0"/>
              </w:rPr>
            </w:pPr>
            <w:r w:rsidRPr="00A03C55">
              <w:rPr>
                <w:noProof w:val="0"/>
              </w:rPr>
              <w:t>250</w:t>
            </w:r>
          </w:p>
        </w:tc>
        <w:tc>
          <w:tcPr>
            <w:tcW w:w="851" w:type="dxa"/>
          </w:tcPr>
          <w:p w14:paraId="71CD14BE" w14:textId="77777777" w:rsidR="007A1F44" w:rsidRPr="00A03C55" w:rsidRDefault="007A1F44">
            <w:pPr>
              <w:pStyle w:val="TableEntry"/>
              <w:rPr>
                <w:noProof w:val="0"/>
              </w:rPr>
            </w:pPr>
            <w:r w:rsidRPr="00A03C55">
              <w:rPr>
                <w:noProof w:val="0"/>
              </w:rPr>
              <w:t>CX</w:t>
            </w:r>
          </w:p>
        </w:tc>
        <w:tc>
          <w:tcPr>
            <w:tcW w:w="992" w:type="dxa"/>
          </w:tcPr>
          <w:p w14:paraId="63A1A40C" w14:textId="77777777" w:rsidR="007A1F44" w:rsidRPr="00A03C55" w:rsidRDefault="007A1F44">
            <w:pPr>
              <w:pStyle w:val="TableEntry"/>
              <w:rPr>
                <w:noProof w:val="0"/>
              </w:rPr>
            </w:pPr>
            <w:r w:rsidRPr="00A03C55">
              <w:rPr>
                <w:noProof w:val="0"/>
              </w:rPr>
              <w:t>X</w:t>
            </w:r>
          </w:p>
        </w:tc>
        <w:tc>
          <w:tcPr>
            <w:tcW w:w="992" w:type="dxa"/>
          </w:tcPr>
          <w:p w14:paraId="4B1F5745" w14:textId="77777777" w:rsidR="007A1F44" w:rsidRPr="00A03C55" w:rsidRDefault="007A1F44">
            <w:pPr>
              <w:pStyle w:val="TableEntry"/>
              <w:rPr>
                <w:noProof w:val="0"/>
              </w:rPr>
            </w:pPr>
            <w:r w:rsidRPr="00A03C55">
              <w:rPr>
                <w:noProof w:val="0"/>
              </w:rPr>
              <w:t>[0..0]</w:t>
            </w:r>
          </w:p>
        </w:tc>
        <w:tc>
          <w:tcPr>
            <w:tcW w:w="1135" w:type="dxa"/>
          </w:tcPr>
          <w:p w14:paraId="0C63D606" w14:textId="77777777" w:rsidR="007A1F44" w:rsidRPr="00A03C55" w:rsidRDefault="007A1F44">
            <w:pPr>
              <w:pStyle w:val="TableEntry"/>
              <w:rPr>
                <w:noProof w:val="0"/>
              </w:rPr>
            </w:pPr>
          </w:p>
        </w:tc>
        <w:tc>
          <w:tcPr>
            <w:tcW w:w="949" w:type="dxa"/>
          </w:tcPr>
          <w:p w14:paraId="6D16637E" w14:textId="77777777" w:rsidR="007A1F44" w:rsidRPr="00A03C55" w:rsidRDefault="007A1F44">
            <w:pPr>
              <w:pStyle w:val="TableEntry"/>
              <w:rPr>
                <w:noProof w:val="0"/>
              </w:rPr>
            </w:pPr>
            <w:r w:rsidRPr="00A03C55">
              <w:rPr>
                <w:noProof w:val="0"/>
              </w:rPr>
              <w:t>00214</w:t>
            </w:r>
          </w:p>
        </w:tc>
        <w:tc>
          <w:tcPr>
            <w:tcW w:w="2311" w:type="dxa"/>
          </w:tcPr>
          <w:p w14:paraId="0EF3C546" w14:textId="77777777" w:rsidR="007A1F44" w:rsidRPr="00A03C55" w:rsidRDefault="007A1F44">
            <w:pPr>
              <w:pStyle w:val="TableEntry"/>
              <w:rPr>
                <w:noProof w:val="0"/>
              </w:rPr>
            </w:pPr>
            <w:r w:rsidRPr="00A03C55">
              <w:rPr>
                <w:noProof w:val="0"/>
              </w:rPr>
              <w:t>Prior Patient ID</w:t>
            </w:r>
          </w:p>
        </w:tc>
      </w:tr>
      <w:tr w:rsidR="007A1F44" w:rsidRPr="00A03C55" w14:paraId="3A4C26C3" w14:textId="77777777">
        <w:trPr>
          <w:jc w:val="center"/>
        </w:trPr>
        <w:tc>
          <w:tcPr>
            <w:tcW w:w="959" w:type="dxa"/>
          </w:tcPr>
          <w:p w14:paraId="14A9B1EC" w14:textId="77777777" w:rsidR="007A1F44" w:rsidRPr="00A03C55" w:rsidRDefault="007A1F44">
            <w:pPr>
              <w:pStyle w:val="TableEntry"/>
              <w:rPr>
                <w:noProof w:val="0"/>
              </w:rPr>
            </w:pPr>
            <w:r w:rsidRPr="00A03C55">
              <w:rPr>
                <w:noProof w:val="0"/>
              </w:rPr>
              <w:t>5</w:t>
            </w:r>
          </w:p>
        </w:tc>
        <w:tc>
          <w:tcPr>
            <w:tcW w:w="850" w:type="dxa"/>
          </w:tcPr>
          <w:p w14:paraId="4D1B6328" w14:textId="77777777" w:rsidR="007A1F44" w:rsidRPr="00A03C55" w:rsidRDefault="007A1F44">
            <w:pPr>
              <w:pStyle w:val="TableEntry"/>
              <w:rPr>
                <w:noProof w:val="0"/>
              </w:rPr>
            </w:pPr>
            <w:r w:rsidRPr="00A03C55">
              <w:rPr>
                <w:noProof w:val="0"/>
              </w:rPr>
              <w:t>250</w:t>
            </w:r>
          </w:p>
        </w:tc>
        <w:tc>
          <w:tcPr>
            <w:tcW w:w="851" w:type="dxa"/>
          </w:tcPr>
          <w:p w14:paraId="2EB7C6C1" w14:textId="77777777" w:rsidR="007A1F44" w:rsidRPr="00A03C55" w:rsidRDefault="007A1F44">
            <w:pPr>
              <w:pStyle w:val="TableEntry"/>
              <w:rPr>
                <w:noProof w:val="0"/>
              </w:rPr>
            </w:pPr>
            <w:r w:rsidRPr="00A03C55">
              <w:rPr>
                <w:noProof w:val="0"/>
              </w:rPr>
              <w:t>CX</w:t>
            </w:r>
          </w:p>
        </w:tc>
        <w:tc>
          <w:tcPr>
            <w:tcW w:w="992" w:type="dxa"/>
          </w:tcPr>
          <w:p w14:paraId="5B50B00E" w14:textId="77777777" w:rsidR="007A1F44" w:rsidRPr="00A03C55" w:rsidRDefault="007A1F44">
            <w:pPr>
              <w:pStyle w:val="TableEntry"/>
              <w:rPr>
                <w:noProof w:val="0"/>
              </w:rPr>
            </w:pPr>
            <w:r w:rsidRPr="00A03C55">
              <w:rPr>
                <w:noProof w:val="0"/>
              </w:rPr>
              <w:t>X</w:t>
            </w:r>
          </w:p>
        </w:tc>
        <w:tc>
          <w:tcPr>
            <w:tcW w:w="992" w:type="dxa"/>
          </w:tcPr>
          <w:p w14:paraId="417EF00A" w14:textId="77777777" w:rsidR="007A1F44" w:rsidRPr="00A03C55" w:rsidRDefault="007A1F44">
            <w:pPr>
              <w:pStyle w:val="TableEntry"/>
              <w:rPr>
                <w:noProof w:val="0"/>
              </w:rPr>
            </w:pPr>
            <w:r w:rsidRPr="00A03C55">
              <w:rPr>
                <w:noProof w:val="0"/>
              </w:rPr>
              <w:t>[0..0]</w:t>
            </w:r>
          </w:p>
        </w:tc>
        <w:tc>
          <w:tcPr>
            <w:tcW w:w="1135" w:type="dxa"/>
          </w:tcPr>
          <w:p w14:paraId="3DCB7923" w14:textId="77777777" w:rsidR="007A1F44" w:rsidRPr="00A03C55" w:rsidRDefault="007A1F44">
            <w:pPr>
              <w:pStyle w:val="TableEntry"/>
              <w:rPr>
                <w:noProof w:val="0"/>
              </w:rPr>
            </w:pPr>
          </w:p>
        </w:tc>
        <w:tc>
          <w:tcPr>
            <w:tcW w:w="949" w:type="dxa"/>
          </w:tcPr>
          <w:p w14:paraId="41F314D2" w14:textId="77777777" w:rsidR="007A1F44" w:rsidRPr="00A03C55" w:rsidRDefault="007A1F44">
            <w:pPr>
              <w:pStyle w:val="TableEntry"/>
              <w:rPr>
                <w:noProof w:val="0"/>
              </w:rPr>
            </w:pPr>
            <w:r w:rsidRPr="00A03C55">
              <w:rPr>
                <w:noProof w:val="0"/>
              </w:rPr>
              <w:t>01279</w:t>
            </w:r>
          </w:p>
        </w:tc>
        <w:tc>
          <w:tcPr>
            <w:tcW w:w="2311" w:type="dxa"/>
          </w:tcPr>
          <w:p w14:paraId="2572A5B7" w14:textId="77777777" w:rsidR="007A1F44" w:rsidRPr="00A03C55" w:rsidRDefault="007A1F44">
            <w:pPr>
              <w:pStyle w:val="TableEntry"/>
              <w:rPr>
                <w:noProof w:val="0"/>
              </w:rPr>
            </w:pPr>
            <w:r w:rsidRPr="00A03C55">
              <w:rPr>
                <w:noProof w:val="0"/>
              </w:rPr>
              <w:t>Prior Visit Number</w:t>
            </w:r>
          </w:p>
        </w:tc>
      </w:tr>
      <w:tr w:rsidR="007A1F44" w:rsidRPr="00A03C55" w14:paraId="14C0D2DB" w14:textId="77777777">
        <w:trPr>
          <w:jc w:val="center"/>
        </w:trPr>
        <w:tc>
          <w:tcPr>
            <w:tcW w:w="959" w:type="dxa"/>
          </w:tcPr>
          <w:p w14:paraId="1677D30B" w14:textId="77777777" w:rsidR="007A1F44" w:rsidRPr="00A03C55" w:rsidRDefault="007A1F44">
            <w:pPr>
              <w:pStyle w:val="TableEntry"/>
              <w:rPr>
                <w:noProof w:val="0"/>
              </w:rPr>
            </w:pPr>
            <w:r w:rsidRPr="00A03C55">
              <w:rPr>
                <w:noProof w:val="0"/>
              </w:rPr>
              <w:t>6</w:t>
            </w:r>
          </w:p>
        </w:tc>
        <w:tc>
          <w:tcPr>
            <w:tcW w:w="850" w:type="dxa"/>
          </w:tcPr>
          <w:p w14:paraId="0DE81C6C" w14:textId="77777777" w:rsidR="007A1F44" w:rsidRPr="00A03C55" w:rsidRDefault="007A1F44">
            <w:pPr>
              <w:pStyle w:val="TableEntry"/>
              <w:rPr>
                <w:noProof w:val="0"/>
              </w:rPr>
            </w:pPr>
            <w:r w:rsidRPr="00A03C55">
              <w:rPr>
                <w:noProof w:val="0"/>
              </w:rPr>
              <w:t>250</w:t>
            </w:r>
          </w:p>
        </w:tc>
        <w:tc>
          <w:tcPr>
            <w:tcW w:w="851" w:type="dxa"/>
          </w:tcPr>
          <w:p w14:paraId="1C972365" w14:textId="77777777" w:rsidR="007A1F44" w:rsidRPr="00A03C55" w:rsidRDefault="007A1F44">
            <w:pPr>
              <w:pStyle w:val="TableEntry"/>
              <w:rPr>
                <w:noProof w:val="0"/>
              </w:rPr>
            </w:pPr>
            <w:r w:rsidRPr="00A03C55">
              <w:rPr>
                <w:noProof w:val="0"/>
              </w:rPr>
              <w:t>CX</w:t>
            </w:r>
          </w:p>
        </w:tc>
        <w:tc>
          <w:tcPr>
            <w:tcW w:w="992" w:type="dxa"/>
          </w:tcPr>
          <w:p w14:paraId="6D358A18" w14:textId="77777777" w:rsidR="007A1F44" w:rsidRPr="00A03C55" w:rsidRDefault="007A1F44">
            <w:pPr>
              <w:pStyle w:val="TableEntry"/>
              <w:rPr>
                <w:noProof w:val="0"/>
              </w:rPr>
            </w:pPr>
            <w:r w:rsidRPr="00A03C55">
              <w:rPr>
                <w:noProof w:val="0"/>
              </w:rPr>
              <w:t>X</w:t>
            </w:r>
          </w:p>
        </w:tc>
        <w:tc>
          <w:tcPr>
            <w:tcW w:w="992" w:type="dxa"/>
          </w:tcPr>
          <w:p w14:paraId="39FFA199" w14:textId="77777777" w:rsidR="007A1F44" w:rsidRPr="00A03C55" w:rsidRDefault="007A1F44">
            <w:pPr>
              <w:pStyle w:val="TableEntry"/>
              <w:rPr>
                <w:noProof w:val="0"/>
              </w:rPr>
            </w:pPr>
            <w:r w:rsidRPr="00A03C55">
              <w:rPr>
                <w:noProof w:val="0"/>
              </w:rPr>
              <w:t>[0..0]</w:t>
            </w:r>
          </w:p>
        </w:tc>
        <w:tc>
          <w:tcPr>
            <w:tcW w:w="1135" w:type="dxa"/>
          </w:tcPr>
          <w:p w14:paraId="1EE72D32" w14:textId="77777777" w:rsidR="007A1F44" w:rsidRPr="00A03C55" w:rsidRDefault="007A1F44">
            <w:pPr>
              <w:pStyle w:val="TableEntry"/>
              <w:rPr>
                <w:noProof w:val="0"/>
              </w:rPr>
            </w:pPr>
          </w:p>
        </w:tc>
        <w:tc>
          <w:tcPr>
            <w:tcW w:w="949" w:type="dxa"/>
          </w:tcPr>
          <w:p w14:paraId="25BD9D00" w14:textId="77777777" w:rsidR="007A1F44" w:rsidRPr="00A03C55" w:rsidRDefault="007A1F44">
            <w:pPr>
              <w:pStyle w:val="TableEntry"/>
              <w:rPr>
                <w:noProof w:val="0"/>
              </w:rPr>
            </w:pPr>
            <w:r w:rsidRPr="00A03C55">
              <w:rPr>
                <w:noProof w:val="0"/>
              </w:rPr>
              <w:t>01280</w:t>
            </w:r>
          </w:p>
        </w:tc>
        <w:tc>
          <w:tcPr>
            <w:tcW w:w="2311" w:type="dxa"/>
          </w:tcPr>
          <w:p w14:paraId="763CC790" w14:textId="77777777" w:rsidR="007A1F44" w:rsidRPr="00A03C55" w:rsidRDefault="007A1F44">
            <w:pPr>
              <w:pStyle w:val="TableEntry"/>
              <w:rPr>
                <w:noProof w:val="0"/>
              </w:rPr>
            </w:pPr>
            <w:r w:rsidRPr="00A03C55">
              <w:rPr>
                <w:noProof w:val="0"/>
              </w:rPr>
              <w:t>Prior Alternate Visit ID</w:t>
            </w:r>
          </w:p>
        </w:tc>
      </w:tr>
      <w:tr w:rsidR="007A1F44" w:rsidRPr="00A03C55" w14:paraId="7B4DA760" w14:textId="77777777">
        <w:trPr>
          <w:jc w:val="center"/>
        </w:trPr>
        <w:tc>
          <w:tcPr>
            <w:tcW w:w="959" w:type="dxa"/>
          </w:tcPr>
          <w:p w14:paraId="4465D2A2" w14:textId="77777777" w:rsidR="007A1F44" w:rsidRPr="00A03C55" w:rsidRDefault="007A1F44">
            <w:pPr>
              <w:pStyle w:val="TableEntry"/>
              <w:rPr>
                <w:noProof w:val="0"/>
              </w:rPr>
            </w:pPr>
            <w:r w:rsidRPr="00A03C55">
              <w:rPr>
                <w:noProof w:val="0"/>
              </w:rPr>
              <w:t>7</w:t>
            </w:r>
          </w:p>
        </w:tc>
        <w:tc>
          <w:tcPr>
            <w:tcW w:w="850" w:type="dxa"/>
          </w:tcPr>
          <w:p w14:paraId="114E57BD" w14:textId="77777777" w:rsidR="007A1F44" w:rsidRPr="00A03C55" w:rsidRDefault="007A1F44">
            <w:pPr>
              <w:pStyle w:val="TableEntry"/>
              <w:rPr>
                <w:noProof w:val="0"/>
              </w:rPr>
            </w:pPr>
            <w:r w:rsidRPr="00A03C55">
              <w:rPr>
                <w:noProof w:val="0"/>
              </w:rPr>
              <w:t>250</w:t>
            </w:r>
          </w:p>
        </w:tc>
        <w:tc>
          <w:tcPr>
            <w:tcW w:w="851" w:type="dxa"/>
          </w:tcPr>
          <w:p w14:paraId="05889AB2" w14:textId="77777777" w:rsidR="007A1F44" w:rsidRPr="00A03C55" w:rsidRDefault="007A1F44">
            <w:pPr>
              <w:pStyle w:val="TableEntry"/>
              <w:rPr>
                <w:noProof w:val="0"/>
              </w:rPr>
            </w:pPr>
            <w:r w:rsidRPr="00A03C55">
              <w:rPr>
                <w:noProof w:val="0"/>
              </w:rPr>
              <w:t>XPN</w:t>
            </w:r>
          </w:p>
        </w:tc>
        <w:tc>
          <w:tcPr>
            <w:tcW w:w="992" w:type="dxa"/>
          </w:tcPr>
          <w:p w14:paraId="64A35882" w14:textId="77777777" w:rsidR="007A1F44" w:rsidRPr="00A03C55" w:rsidRDefault="007A1F44">
            <w:pPr>
              <w:pStyle w:val="TableEntry"/>
              <w:rPr>
                <w:noProof w:val="0"/>
              </w:rPr>
            </w:pPr>
            <w:r w:rsidRPr="00A03C55">
              <w:rPr>
                <w:noProof w:val="0"/>
              </w:rPr>
              <w:t>O</w:t>
            </w:r>
          </w:p>
        </w:tc>
        <w:tc>
          <w:tcPr>
            <w:tcW w:w="992" w:type="dxa"/>
          </w:tcPr>
          <w:p w14:paraId="698755C1" w14:textId="77777777" w:rsidR="007A1F44" w:rsidRPr="00A03C55" w:rsidRDefault="007A1F44">
            <w:pPr>
              <w:pStyle w:val="TableEntry"/>
              <w:rPr>
                <w:noProof w:val="0"/>
              </w:rPr>
            </w:pPr>
            <w:r w:rsidRPr="00A03C55">
              <w:rPr>
                <w:noProof w:val="0"/>
              </w:rPr>
              <w:t>[0..*]</w:t>
            </w:r>
          </w:p>
        </w:tc>
        <w:tc>
          <w:tcPr>
            <w:tcW w:w="1135" w:type="dxa"/>
          </w:tcPr>
          <w:p w14:paraId="07F1C7D9" w14:textId="77777777" w:rsidR="007A1F44" w:rsidRPr="00A03C55" w:rsidRDefault="007A1F44">
            <w:pPr>
              <w:pStyle w:val="TableEntry"/>
              <w:rPr>
                <w:noProof w:val="0"/>
              </w:rPr>
            </w:pPr>
          </w:p>
        </w:tc>
        <w:tc>
          <w:tcPr>
            <w:tcW w:w="949" w:type="dxa"/>
          </w:tcPr>
          <w:p w14:paraId="618C9789" w14:textId="77777777" w:rsidR="007A1F44" w:rsidRPr="00A03C55" w:rsidRDefault="007A1F44">
            <w:pPr>
              <w:pStyle w:val="TableEntry"/>
              <w:rPr>
                <w:noProof w:val="0"/>
              </w:rPr>
            </w:pPr>
            <w:r w:rsidRPr="00A03C55">
              <w:rPr>
                <w:noProof w:val="0"/>
              </w:rPr>
              <w:t>01281</w:t>
            </w:r>
          </w:p>
        </w:tc>
        <w:tc>
          <w:tcPr>
            <w:tcW w:w="2311" w:type="dxa"/>
          </w:tcPr>
          <w:p w14:paraId="699E5C73" w14:textId="77777777" w:rsidR="007A1F44" w:rsidRPr="00A03C55" w:rsidRDefault="007A1F44">
            <w:pPr>
              <w:pStyle w:val="TableEntry"/>
              <w:rPr>
                <w:noProof w:val="0"/>
              </w:rPr>
            </w:pPr>
            <w:r w:rsidRPr="00A03C55">
              <w:rPr>
                <w:noProof w:val="0"/>
              </w:rPr>
              <w:t>Prior Patient Name</w:t>
            </w:r>
          </w:p>
        </w:tc>
      </w:tr>
    </w:tbl>
    <w:p w14:paraId="43E370F9" w14:textId="77777777" w:rsidR="007A1F44" w:rsidRPr="00A03C55" w:rsidRDefault="007A1F44">
      <w:r w:rsidRPr="00A03C55">
        <w:t>Each of the patient identifiers appearing in the MRG-1 is to be merged with a target patient identifier of the same type in the PID-3.</w:t>
      </w:r>
    </w:p>
    <w:p w14:paraId="0771D9B3" w14:textId="77777777" w:rsidR="007A1F44" w:rsidRPr="00A03C55" w:rsidRDefault="007A1F44">
      <w:r w:rsidRPr="00A03C55">
        <w:lastRenderedPageBreak/>
        <w:t>The type of identifier is a code given by the 5th component of the CX data type. See the commonly used identifier types in the description of the PID segment above. See also the definition of data type CX in the “Common Data Types” section.</w:t>
      </w:r>
    </w:p>
    <w:p w14:paraId="35B96851"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30" w:name="_Toc174249107"/>
      <w:bookmarkStart w:id="231" w:name="_Toc398544142"/>
      <w:r w:rsidRPr="00A03C55">
        <w:rPr>
          <w:noProof w:val="0"/>
        </w:rPr>
        <w:t>ROL – Role segment</w:t>
      </w:r>
      <w:bookmarkEnd w:id="230"/>
      <w:bookmarkEnd w:id="231"/>
    </w:p>
    <w:p w14:paraId="24E3BF6C" w14:textId="77777777" w:rsidR="007A1F44" w:rsidRPr="00A03C55" w:rsidRDefault="007A1F44">
      <w:r w:rsidRPr="00A03C55">
        <w:t>Standard Reference: HL7 Version 2.5, Chapter 15 (Section 15.4.7)</w:t>
      </w:r>
    </w:p>
    <w:p w14:paraId="5D955FCB" w14:textId="53BAF2D4" w:rsidR="007A1F44" w:rsidRPr="00A03C55" w:rsidRDefault="007A1F44" w:rsidP="003462A5">
      <w:r w:rsidRPr="00A03C55">
        <w:t>The ROL segment communicates information on persons related to the patient.</w:t>
      </w:r>
    </w:p>
    <w:p w14:paraId="4688C61D" w14:textId="77777777" w:rsidR="007A1F44" w:rsidRPr="00A03C55" w:rsidRDefault="007A1F44">
      <w:pPr>
        <w:pStyle w:val="TableTitle"/>
        <w:rPr>
          <w:noProof w:val="0"/>
        </w:rPr>
      </w:pPr>
      <w:r w:rsidRPr="00A03C55">
        <w:rPr>
          <w:noProof w:val="0"/>
        </w:rPr>
        <w:t>Table 3.30-6: ROL Segment</w:t>
      </w:r>
    </w:p>
    <w:tbl>
      <w:tblPr>
        <w:tblW w:w="912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810"/>
        <w:gridCol w:w="1080"/>
        <w:gridCol w:w="990"/>
        <w:gridCol w:w="810"/>
        <w:gridCol w:w="1170"/>
        <w:gridCol w:w="2646"/>
      </w:tblGrid>
      <w:tr w:rsidR="007A1F44" w:rsidRPr="00A03C55" w14:paraId="2022287B" w14:textId="77777777" w:rsidTr="00D372D5">
        <w:trPr>
          <w:tblHeader/>
        </w:trPr>
        <w:tc>
          <w:tcPr>
            <w:tcW w:w="810" w:type="dxa"/>
            <w:shd w:val="clear" w:color="auto" w:fill="D9D9D9"/>
          </w:tcPr>
          <w:p w14:paraId="0825186F" w14:textId="77777777" w:rsidR="007A1F44" w:rsidRPr="00A03C55" w:rsidRDefault="007A1F44" w:rsidP="00A063AC">
            <w:pPr>
              <w:pStyle w:val="TableEntryHeader"/>
              <w:rPr>
                <w:noProof w:val="0"/>
              </w:rPr>
            </w:pPr>
            <w:r w:rsidRPr="00A03C55">
              <w:rPr>
                <w:noProof w:val="0"/>
              </w:rPr>
              <w:t>SEQ</w:t>
            </w:r>
          </w:p>
        </w:tc>
        <w:tc>
          <w:tcPr>
            <w:tcW w:w="810" w:type="dxa"/>
            <w:shd w:val="clear" w:color="auto" w:fill="D9D9D9"/>
          </w:tcPr>
          <w:p w14:paraId="12272242" w14:textId="77777777" w:rsidR="007A1F44" w:rsidRPr="00A03C55" w:rsidRDefault="007A1F44" w:rsidP="00A53067">
            <w:pPr>
              <w:pStyle w:val="TableEntryHeader"/>
              <w:rPr>
                <w:noProof w:val="0"/>
              </w:rPr>
            </w:pPr>
            <w:r w:rsidRPr="00A03C55">
              <w:rPr>
                <w:noProof w:val="0"/>
              </w:rPr>
              <w:t>LEN</w:t>
            </w:r>
          </w:p>
        </w:tc>
        <w:tc>
          <w:tcPr>
            <w:tcW w:w="810" w:type="dxa"/>
            <w:shd w:val="clear" w:color="auto" w:fill="D9D9D9"/>
          </w:tcPr>
          <w:p w14:paraId="0259FFD8" w14:textId="77777777" w:rsidR="007A1F44" w:rsidRPr="00A03C55" w:rsidRDefault="007A1F44" w:rsidP="00A53067">
            <w:pPr>
              <w:pStyle w:val="TableEntryHeader"/>
              <w:rPr>
                <w:noProof w:val="0"/>
              </w:rPr>
            </w:pPr>
            <w:r w:rsidRPr="00A03C55">
              <w:rPr>
                <w:noProof w:val="0"/>
              </w:rPr>
              <w:t>DT</w:t>
            </w:r>
          </w:p>
        </w:tc>
        <w:tc>
          <w:tcPr>
            <w:tcW w:w="1080" w:type="dxa"/>
            <w:shd w:val="clear" w:color="auto" w:fill="D9D9D9"/>
          </w:tcPr>
          <w:p w14:paraId="51B8A7FB" w14:textId="77777777" w:rsidR="007A1F44" w:rsidRPr="00A03C55" w:rsidRDefault="007A1F44" w:rsidP="00A53067">
            <w:pPr>
              <w:pStyle w:val="TableEntryHeader"/>
              <w:rPr>
                <w:noProof w:val="0"/>
              </w:rPr>
            </w:pPr>
            <w:r w:rsidRPr="00A03C55">
              <w:rPr>
                <w:noProof w:val="0"/>
              </w:rPr>
              <w:t>Usage</w:t>
            </w:r>
          </w:p>
        </w:tc>
        <w:tc>
          <w:tcPr>
            <w:tcW w:w="990" w:type="dxa"/>
            <w:shd w:val="clear" w:color="auto" w:fill="D9D9D9"/>
          </w:tcPr>
          <w:p w14:paraId="34112FF6" w14:textId="77777777" w:rsidR="007A1F44" w:rsidRPr="00A03C55" w:rsidRDefault="007A1F44" w:rsidP="00A53067">
            <w:pPr>
              <w:pStyle w:val="TableEntryHeader"/>
              <w:rPr>
                <w:noProof w:val="0"/>
              </w:rPr>
            </w:pPr>
            <w:r w:rsidRPr="00A03C55">
              <w:rPr>
                <w:noProof w:val="0"/>
              </w:rPr>
              <w:t>Card.</w:t>
            </w:r>
          </w:p>
        </w:tc>
        <w:tc>
          <w:tcPr>
            <w:tcW w:w="810" w:type="dxa"/>
            <w:shd w:val="clear" w:color="auto" w:fill="D9D9D9"/>
          </w:tcPr>
          <w:p w14:paraId="1269D0CE" w14:textId="77777777" w:rsidR="007A1F44" w:rsidRPr="00A03C55" w:rsidRDefault="007A1F44" w:rsidP="00A53067">
            <w:pPr>
              <w:pStyle w:val="TableEntryHeader"/>
              <w:rPr>
                <w:noProof w:val="0"/>
              </w:rPr>
            </w:pPr>
            <w:r w:rsidRPr="00A03C55">
              <w:rPr>
                <w:noProof w:val="0"/>
              </w:rPr>
              <w:t>TBL#</w:t>
            </w:r>
          </w:p>
        </w:tc>
        <w:tc>
          <w:tcPr>
            <w:tcW w:w="1170" w:type="dxa"/>
            <w:shd w:val="clear" w:color="auto" w:fill="D9D9D9"/>
          </w:tcPr>
          <w:p w14:paraId="007C198D" w14:textId="77777777" w:rsidR="007A1F44" w:rsidRPr="00A03C55" w:rsidRDefault="007A1F44" w:rsidP="00A53067">
            <w:pPr>
              <w:pStyle w:val="TableEntryHeader"/>
              <w:rPr>
                <w:noProof w:val="0"/>
              </w:rPr>
            </w:pPr>
            <w:r w:rsidRPr="00A03C55">
              <w:rPr>
                <w:noProof w:val="0"/>
              </w:rPr>
              <w:t>ITEM #</w:t>
            </w:r>
          </w:p>
        </w:tc>
        <w:tc>
          <w:tcPr>
            <w:tcW w:w="2646" w:type="dxa"/>
            <w:shd w:val="clear" w:color="auto" w:fill="D9D9D9"/>
          </w:tcPr>
          <w:p w14:paraId="33ECD7DE" w14:textId="77777777" w:rsidR="007A1F44" w:rsidRPr="00A03C55" w:rsidRDefault="007A1F44" w:rsidP="00A53067">
            <w:pPr>
              <w:pStyle w:val="TableEntryHeader"/>
              <w:rPr>
                <w:noProof w:val="0"/>
              </w:rPr>
            </w:pPr>
            <w:r w:rsidRPr="00A03C55">
              <w:rPr>
                <w:noProof w:val="0"/>
              </w:rPr>
              <w:t>ELEMENT NAME</w:t>
            </w:r>
          </w:p>
        </w:tc>
      </w:tr>
      <w:tr w:rsidR="007A1F44" w:rsidRPr="00A03C55" w14:paraId="2E58B8AF" w14:textId="77777777" w:rsidTr="00D372D5">
        <w:tc>
          <w:tcPr>
            <w:tcW w:w="810" w:type="dxa"/>
          </w:tcPr>
          <w:p w14:paraId="5977CAF0" w14:textId="77777777" w:rsidR="007A1F44" w:rsidRPr="00A03C55" w:rsidRDefault="007A1F44">
            <w:pPr>
              <w:pStyle w:val="TableEntry"/>
              <w:rPr>
                <w:noProof w:val="0"/>
              </w:rPr>
            </w:pPr>
            <w:r w:rsidRPr="00A03C55">
              <w:rPr>
                <w:noProof w:val="0"/>
              </w:rPr>
              <w:t>1</w:t>
            </w:r>
          </w:p>
        </w:tc>
        <w:tc>
          <w:tcPr>
            <w:tcW w:w="810" w:type="dxa"/>
          </w:tcPr>
          <w:p w14:paraId="63B14FFC" w14:textId="77777777" w:rsidR="007A1F44" w:rsidRPr="00A03C55" w:rsidRDefault="007A1F44">
            <w:pPr>
              <w:pStyle w:val="TableEntry"/>
              <w:rPr>
                <w:noProof w:val="0"/>
              </w:rPr>
            </w:pPr>
            <w:r w:rsidRPr="00A03C55">
              <w:rPr>
                <w:noProof w:val="0"/>
              </w:rPr>
              <w:t>60</w:t>
            </w:r>
          </w:p>
        </w:tc>
        <w:tc>
          <w:tcPr>
            <w:tcW w:w="810" w:type="dxa"/>
          </w:tcPr>
          <w:p w14:paraId="24566332" w14:textId="77777777" w:rsidR="007A1F44" w:rsidRPr="00A03C55" w:rsidRDefault="007A1F44">
            <w:pPr>
              <w:pStyle w:val="TableEntry"/>
              <w:rPr>
                <w:noProof w:val="0"/>
              </w:rPr>
            </w:pPr>
            <w:r w:rsidRPr="00A03C55">
              <w:rPr>
                <w:noProof w:val="0"/>
              </w:rPr>
              <w:t>EI</w:t>
            </w:r>
          </w:p>
        </w:tc>
        <w:tc>
          <w:tcPr>
            <w:tcW w:w="1080" w:type="dxa"/>
          </w:tcPr>
          <w:p w14:paraId="2128372E" w14:textId="77777777" w:rsidR="007A1F44" w:rsidRPr="00A03C55" w:rsidRDefault="007A1F44">
            <w:pPr>
              <w:pStyle w:val="TableEntry"/>
              <w:rPr>
                <w:noProof w:val="0"/>
              </w:rPr>
            </w:pPr>
            <w:r w:rsidRPr="00A03C55">
              <w:rPr>
                <w:noProof w:val="0"/>
              </w:rPr>
              <w:t>C</w:t>
            </w:r>
          </w:p>
        </w:tc>
        <w:tc>
          <w:tcPr>
            <w:tcW w:w="990" w:type="dxa"/>
          </w:tcPr>
          <w:p w14:paraId="1ED9942A" w14:textId="77777777" w:rsidR="007A1F44" w:rsidRPr="00A03C55" w:rsidRDefault="007A1F44">
            <w:pPr>
              <w:pStyle w:val="TableEntry"/>
              <w:rPr>
                <w:noProof w:val="0"/>
              </w:rPr>
            </w:pPr>
            <w:r w:rsidRPr="00A03C55">
              <w:rPr>
                <w:noProof w:val="0"/>
              </w:rPr>
              <w:t>[0..1]</w:t>
            </w:r>
          </w:p>
        </w:tc>
        <w:tc>
          <w:tcPr>
            <w:tcW w:w="810" w:type="dxa"/>
          </w:tcPr>
          <w:p w14:paraId="1C15C86E" w14:textId="77777777" w:rsidR="007A1F44" w:rsidRPr="00A03C55" w:rsidRDefault="007A1F44" w:rsidP="00A53067">
            <w:pPr>
              <w:pStyle w:val="TableEntry"/>
              <w:rPr>
                <w:noProof w:val="0"/>
              </w:rPr>
            </w:pPr>
          </w:p>
        </w:tc>
        <w:tc>
          <w:tcPr>
            <w:tcW w:w="1170" w:type="dxa"/>
          </w:tcPr>
          <w:p w14:paraId="0AB6EE25" w14:textId="77777777" w:rsidR="007A1F44" w:rsidRPr="00A03C55" w:rsidRDefault="007A1F44">
            <w:pPr>
              <w:pStyle w:val="TableEntry"/>
              <w:rPr>
                <w:noProof w:val="0"/>
              </w:rPr>
            </w:pPr>
            <w:r w:rsidRPr="00A03C55">
              <w:rPr>
                <w:noProof w:val="0"/>
              </w:rPr>
              <w:t>01206</w:t>
            </w:r>
          </w:p>
        </w:tc>
        <w:tc>
          <w:tcPr>
            <w:tcW w:w="2646" w:type="dxa"/>
          </w:tcPr>
          <w:p w14:paraId="26DAAE2D" w14:textId="77777777" w:rsidR="007A1F44" w:rsidRPr="00A03C55" w:rsidRDefault="007A1F44">
            <w:pPr>
              <w:pStyle w:val="TableEntry"/>
              <w:rPr>
                <w:noProof w:val="0"/>
              </w:rPr>
            </w:pPr>
            <w:r w:rsidRPr="00A03C55">
              <w:rPr>
                <w:noProof w:val="0"/>
              </w:rPr>
              <w:t>Role Instance ID</w:t>
            </w:r>
          </w:p>
        </w:tc>
      </w:tr>
      <w:tr w:rsidR="007A1F44" w:rsidRPr="00A03C55" w14:paraId="4EF38894" w14:textId="77777777" w:rsidTr="00D372D5">
        <w:tc>
          <w:tcPr>
            <w:tcW w:w="810" w:type="dxa"/>
          </w:tcPr>
          <w:p w14:paraId="1CB1DE3A" w14:textId="77777777" w:rsidR="007A1F44" w:rsidRPr="00A03C55" w:rsidRDefault="007A1F44">
            <w:pPr>
              <w:pStyle w:val="TableEntry"/>
              <w:rPr>
                <w:noProof w:val="0"/>
              </w:rPr>
            </w:pPr>
            <w:r w:rsidRPr="00A03C55">
              <w:rPr>
                <w:noProof w:val="0"/>
              </w:rPr>
              <w:t>2</w:t>
            </w:r>
          </w:p>
        </w:tc>
        <w:tc>
          <w:tcPr>
            <w:tcW w:w="810" w:type="dxa"/>
          </w:tcPr>
          <w:p w14:paraId="6EA729F0" w14:textId="77777777" w:rsidR="007A1F44" w:rsidRPr="00A03C55" w:rsidRDefault="007A1F44">
            <w:pPr>
              <w:pStyle w:val="TableEntry"/>
              <w:rPr>
                <w:noProof w:val="0"/>
              </w:rPr>
            </w:pPr>
            <w:r w:rsidRPr="00A03C55">
              <w:rPr>
                <w:noProof w:val="0"/>
              </w:rPr>
              <w:t>2</w:t>
            </w:r>
          </w:p>
        </w:tc>
        <w:tc>
          <w:tcPr>
            <w:tcW w:w="810" w:type="dxa"/>
          </w:tcPr>
          <w:p w14:paraId="1E00D859" w14:textId="77777777" w:rsidR="007A1F44" w:rsidRPr="00A03C55" w:rsidRDefault="007A1F44">
            <w:pPr>
              <w:pStyle w:val="TableEntry"/>
              <w:rPr>
                <w:noProof w:val="0"/>
              </w:rPr>
            </w:pPr>
            <w:r w:rsidRPr="00A03C55">
              <w:rPr>
                <w:noProof w:val="0"/>
              </w:rPr>
              <w:t>ID</w:t>
            </w:r>
          </w:p>
        </w:tc>
        <w:tc>
          <w:tcPr>
            <w:tcW w:w="1080" w:type="dxa"/>
          </w:tcPr>
          <w:p w14:paraId="21788110" w14:textId="77777777" w:rsidR="007A1F44" w:rsidRPr="00A03C55" w:rsidRDefault="007A1F44">
            <w:pPr>
              <w:pStyle w:val="TableEntry"/>
              <w:rPr>
                <w:noProof w:val="0"/>
              </w:rPr>
            </w:pPr>
            <w:r w:rsidRPr="00A03C55">
              <w:rPr>
                <w:noProof w:val="0"/>
              </w:rPr>
              <w:t>R</w:t>
            </w:r>
          </w:p>
        </w:tc>
        <w:tc>
          <w:tcPr>
            <w:tcW w:w="990" w:type="dxa"/>
          </w:tcPr>
          <w:p w14:paraId="26FBF52B" w14:textId="77777777" w:rsidR="007A1F44" w:rsidRPr="00A03C55" w:rsidRDefault="007A1F44">
            <w:pPr>
              <w:pStyle w:val="TableEntry"/>
              <w:rPr>
                <w:noProof w:val="0"/>
              </w:rPr>
            </w:pPr>
            <w:r w:rsidRPr="00A03C55">
              <w:rPr>
                <w:noProof w:val="0"/>
              </w:rPr>
              <w:t>[1..1]</w:t>
            </w:r>
          </w:p>
        </w:tc>
        <w:tc>
          <w:tcPr>
            <w:tcW w:w="810" w:type="dxa"/>
          </w:tcPr>
          <w:p w14:paraId="2AF9287F" w14:textId="77777777" w:rsidR="007A1F44" w:rsidRPr="00A03C55" w:rsidRDefault="007A1F44" w:rsidP="00A53067">
            <w:pPr>
              <w:pStyle w:val="TableEntry"/>
              <w:rPr>
                <w:noProof w:val="0"/>
              </w:rPr>
            </w:pPr>
            <w:r w:rsidRPr="00A03C55">
              <w:rPr>
                <w:noProof w:val="0"/>
              </w:rPr>
              <w:t>0287</w:t>
            </w:r>
          </w:p>
        </w:tc>
        <w:tc>
          <w:tcPr>
            <w:tcW w:w="1170" w:type="dxa"/>
          </w:tcPr>
          <w:p w14:paraId="33935A9E" w14:textId="77777777" w:rsidR="007A1F44" w:rsidRPr="00A03C55" w:rsidRDefault="007A1F44">
            <w:pPr>
              <w:pStyle w:val="TableEntry"/>
              <w:rPr>
                <w:noProof w:val="0"/>
              </w:rPr>
            </w:pPr>
            <w:r w:rsidRPr="00A03C55">
              <w:rPr>
                <w:noProof w:val="0"/>
              </w:rPr>
              <w:t>00816</w:t>
            </w:r>
          </w:p>
        </w:tc>
        <w:tc>
          <w:tcPr>
            <w:tcW w:w="2646" w:type="dxa"/>
          </w:tcPr>
          <w:p w14:paraId="37082801" w14:textId="77777777" w:rsidR="007A1F44" w:rsidRPr="00A03C55" w:rsidRDefault="007A1F44">
            <w:pPr>
              <w:pStyle w:val="TableEntry"/>
              <w:rPr>
                <w:noProof w:val="0"/>
              </w:rPr>
            </w:pPr>
            <w:r w:rsidRPr="00A03C55">
              <w:rPr>
                <w:noProof w:val="0"/>
              </w:rPr>
              <w:t>Action Code</w:t>
            </w:r>
          </w:p>
        </w:tc>
      </w:tr>
      <w:tr w:rsidR="007A1F44" w:rsidRPr="00A03C55" w14:paraId="129734E8" w14:textId="77777777" w:rsidTr="00D372D5">
        <w:tc>
          <w:tcPr>
            <w:tcW w:w="810" w:type="dxa"/>
          </w:tcPr>
          <w:p w14:paraId="6FCB63EA" w14:textId="77777777" w:rsidR="007A1F44" w:rsidRPr="00A03C55" w:rsidRDefault="007A1F44">
            <w:pPr>
              <w:pStyle w:val="TableEntry"/>
              <w:rPr>
                <w:noProof w:val="0"/>
              </w:rPr>
            </w:pPr>
            <w:r w:rsidRPr="00A03C55">
              <w:rPr>
                <w:noProof w:val="0"/>
              </w:rPr>
              <w:t>3</w:t>
            </w:r>
          </w:p>
        </w:tc>
        <w:tc>
          <w:tcPr>
            <w:tcW w:w="810" w:type="dxa"/>
          </w:tcPr>
          <w:p w14:paraId="68C4F327" w14:textId="77777777" w:rsidR="007A1F44" w:rsidRPr="00A03C55" w:rsidRDefault="007A1F44">
            <w:pPr>
              <w:pStyle w:val="TableEntry"/>
              <w:rPr>
                <w:noProof w:val="0"/>
              </w:rPr>
            </w:pPr>
            <w:r w:rsidRPr="00A03C55">
              <w:rPr>
                <w:noProof w:val="0"/>
              </w:rPr>
              <w:t>250</w:t>
            </w:r>
          </w:p>
        </w:tc>
        <w:tc>
          <w:tcPr>
            <w:tcW w:w="810" w:type="dxa"/>
          </w:tcPr>
          <w:p w14:paraId="66B115C7" w14:textId="77777777" w:rsidR="007A1F44" w:rsidRPr="00A03C55" w:rsidRDefault="007A1F44">
            <w:pPr>
              <w:pStyle w:val="TableEntry"/>
              <w:rPr>
                <w:noProof w:val="0"/>
              </w:rPr>
            </w:pPr>
            <w:r w:rsidRPr="00A03C55">
              <w:rPr>
                <w:noProof w:val="0"/>
              </w:rPr>
              <w:t>CE</w:t>
            </w:r>
          </w:p>
        </w:tc>
        <w:tc>
          <w:tcPr>
            <w:tcW w:w="1080" w:type="dxa"/>
          </w:tcPr>
          <w:p w14:paraId="329D61BD" w14:textId="77777777" w:rsidR="007A1F44" w:rsidRPr="00A03C55" w:rsidRDefault="007A1F44">
            <w:pPr>
              <w:pStyle w:val="TableEntry"/>
              <w:rPr>
                <w:noProof w:val="0"/>
              </w:rPr>
            </w:pPr>
            <w:r w:rsidRPr="00A03C55">
              <w:rPr>
                <w:noProof w:val="0"/>
              </w:rPr>
              <w:t>R</w:t>
            </w:r>
          </w:p>
        </w:tc>
        <w:tc>
          <w:tcPr>
            <w:tcW w:w="990" w:type="dxa"/>
          </w:tcPr>
          <w:p w14:paraId="5ABB5F75" w14:textId="77777777" w:rsidR="007A1F44" w:rsidRPr="00A03C55" w:rsidRDefault="007A1F44">
            <w:pPr>
              <w:pStyle w:val="TableEntry"/>
              <w:rPr>
                <w:noProof w:val="0"/>
              </w:rPr>
            </w:pPr>
            <w:r w:rsidRPr="00A03C55">
              <w:rPr>
                <w:noProof w:val="0"/>
              </w:rPr>
              <w:t>[1..1]</w:t>
            </w:r>
          </w:p>
        </w:tc>
        <w:tc>
          <w:tcPr>
            <w:tcW w:w="810" w:type="dxa"/>
          </w:tcPr>
          <w:p w14:paraId="6149F680" w14:textId="77777777" w:rsidR="007A1F44" w:rsidRPr="00A03C55" w:rsidRDefault="007A1F44" w:rsidP="00A53067">
            <w:pPr>
              <w:pStyle w:val="TableEntry"/>
              <w:rPr>
                <w:noProof w:val="0"/>
              </w:rPr>
            </w:pPr>
            <w:r w:rsidRPr="00A03C55">
              <w:rPr>
                <w:noProof w:val="0"/>
              </w:rPr>
              <w:t>0443</w:t>
            </w:r>
          </w:p>
        </w:tc>
        <w:tc>
          <w:tcPr>
            <w:tcW w:w="1170" w:type="dxa"/>
          </w:tcPr>
          <w:p w14:paraId="6D827506" w14:textId="77777777" w:rsidR="007A1F44" w:rsidRPr="00A03C55" w:rsidRDefault="007A1F44">
            <w:pPr>
              <w:pStyle w:val="TableEntry"/>
              <w:rPr>
                <w:noProof w:val="0"/>
              </w:rPr>
            </w:pPr>
            <w:r w:rsidRPr="00A03C55">
              <w:rPr>
                <w:noProof w:val="0"/>
              </w:rPr>
              <w:t>01197</w:t>
            </w:r>
          </w:p>
        </w:tc>
        <w:tc>
          <w:tcPr>
            <w:tcW w:w="2646" w:type="dxa"/>
          </w:tcPr>
          <w:p w14:paraId="40D04FEE" w14:textId="77777777" w:rsidR="007A1F44" w:rsidRPr="00A03C55" w:rsidRDefault="007A1F44">
            <w:pPr>
              <w:pStyle w:val="TableEntry"/>
              <w:rPr>
                <w:noProof w:val="0"/>
              </w:rPr>
            </w:pPr>
            <w:r w:rsidRPr="00A03C55">
              <w:rPr>
                <w:noProof w:val="0"/>
              </w:rPr>
              <w:t>Role-ROL</w:t>
            </w:r>
          </w:p>
        </w:tc>
      </w:tr>
      <w:tr w:rsidR="007A1F44" w:rsidRPr="00A03C55" w14:paraId="0E5F7E10" w14:textId="77777777" w:rsidTr="00D372D5">
        <w:tc>
          <w:tcPr>
            <w:tcW w:w="810" w:type="dxa"/>
          </w:tcPr>
          <w:p w14:paraId="4DD55AC8" w14:textId="77777777" w:rsidR="007A1F44" w:rsidRPr="00A03C55" w:rsidRDefault="007A1F44">
            <w:pPr>
              <w:pStyle w:val="TableEntry"/>
              <w:rPr>
                <w:noProof w:val="0"/>
              </w:rPr>
            </w:pPr>
            <w:r w:rsidRPr="00A03C55">
              <w:rPr>
                <w:noProof w:val="0"/>
              </w:rPr>
              <w:t>4</w:t>
            </w:r>
          </w:p>
        </w:tc>
        <w:tc>
          <w:tcPr>
            <w:tcW w:w="810" w:type="dxa"/>
          </w:tcPr>
          <w:p w14:paraId="0D0894D5" w14:textId="77777777" w:rsidR="007A1F44" w:rsidRPr="00A03C55" w:rsidRDefault="007A1F44">
            <w:pPr>
              <w:pStyle w:val="TableEntry"/>
              <w:rPr>
                <w:noProof w:val="0"/>
              </w:rPr>
            </w:pPr>
            <w:r w:rsidRPr="00A03C55">
              <w:rPr>
                <w:noProof w:val="0"/>
              </w:rPr>
              <w:t>250</w:t>
            </w:r>
          </w:p>
        </w:tc>
        <w:tc>
          <w:tcPr>
            <w:tcW w:w="810" w:type="dxa"/>
          </w:tcPr>
          <w:p w14:paraId="1D42719E" w14:textId="77777777" w:rsidR="007A1F44" w:rsidRPr="00A03C55" w:rsidRDefault="007A1F44">
            <w:pPr>
              <w:pStyle w:val="TableEntry"/>
              <w:rPr>
                <w:noProof w:val="0"/>
              </w:rPr>
            </w:pPr>
            <w:r w:rsidRPr="00A03C55">
              <w:rPr>
                <w:noProof w:val="0"/>
              </w:rPr>
              <w:t>XCN</w:t>
            </w:r>
          </w:p>
        </w:tc>
        <w:tc>
          <w:tcPr>
            <w:tcW w:w="1080" w:type="dxa"/>
          </w:tcPr>
          <w:p w14:paraId="190D83C2" w14:textId="77777777" w:rsidR="007A1F44" w:rsidRPr="00A03C55" w:rsidRDefault="007A1F44">
            <w:pPr>
              <w:pStyle w:val="TableEntry"/>
              <w:rPr>
                <w:noProof w:val="0"/>
              </w:rPr>
            </w:pPr>
            <w:r w:rsidRPr="00A03C55">
              <w:rPr>
                <w:noProof w:val="0"/>
              </w:rPr>
              <w:t>R</w:t>
            </w:r>
          </w:p>
        </w:tc>
        <w:tc>
          <w:tcPr>
            <w:tcW w:w="990" w:type="dxa"/>
          </w:tcPr>
          <w:p w14:paraId="36845649" w14:textId="77777777" w:rsidR="007A1F44" w:rsidRPr="00A03C55" w:rsidRDefault="007A1F44">
            <w:pPr>
              <w:pStyle w:val="TableEntry"/>
              <w:rPr>
                <w:noProof w:val="0"/>
              </w:rPr>
            </w:pPr>
            <w:r w:rsidRPr="00A03C55">
              <w:rPr>
                <w:noProof w:val="0"/>
              </w:rPr>
              <w:t>[1..*]</w:t>
            </w:r>
          </w:p>
        </w:tc>
        <w:tc>
          <w:tcPr>
            <w:tcW w:w="810" w:type="dxa"/>
          </w:tcPr>
          <w:p w14:paraId="0DEEF9D3" w14:textId="77777777" w:rsidR="007A1F44" w:rsidRPr="00A03C55" w:rsidRDefault="007A1F44" w:rsidP="00A53067">
            <w:pPr>
              <w:pStyle w:val="TableEntry"/>
              <w:rPr>
                <w:noProof w:val="0"/>
              </w:rPr>
            </w:pPr>
          </w:p>
        </w:tc>
        <w:tc>
          <w:tcPr>
            <w:tcW w:w="1170" w:type="dxa"/>
          </w:tcPr>
          <w:p w14:paraId="23F2DC2F" w14:textId="77777777" w:rsidR="007A1F44" w:rsidRPr="00A03C55" w:rsidRDefault="007A1F44">
            <w:pPr>
              <w:pStyle w:val="TableEntry"/>
              <w:rPr>
                <w:noProof w:val="0"/>
              </w:rPr>
            </w:pPr>
            <w:r w:rsidRPr="00A03C55">
              <w:rPr>
                <w:noProof w:val="0"/>
              </w:rPr>
              <w:t>01198</w:t>
            </w:r>
          </w:p>
        </w:tc>
        <w:tc>
          <w:tcPr>
            <w:tcW w:w="2646" w:type="dxa"/>
          </w:tcPr>
          <w:p w14:paraId="36F5CA52" w14:textId="77777777" w:rsidR="007A1F44" w:rsidRPr="00A03C55" w:rsidRDefault="007A1F44">
            <w:pPr>
              <w:pStyle w:val="TableEntry"/>
              <w:rPr>
                <w:noProof w:val="0"/>
              </w:rPr>
            </w:pPr>
            <w:r w:rsidRPr="00A03C55">
              <w:rPr>
                <w:noProof w:val="0"/>
              </w:rPr>
              <w:t>Role Person</w:t>
            </w:r>
          </w:p>
        </w:tc>
      </w:tr>
      <w:tr w:rsidR="007A1F44" w:rsidRPr="00A03C55" w14:paraId="583E6CCF" w14:textId="77777777" w:rsidTr="00D372D5">
        <w:tc>
          <w:tcPr>
            <w:tcW w:w="810" w:type="dxa"/>
          </w:tcPr>
          <w:p w14:paraId="0073F03A" w14:textId="77777777" w:rsidR="007A1F44" w:rsidRPr="00A03C55" w:rsidRDefault="007A1F44">
            <w:pPr>
              <w:pStyle w:val="TableEntry"/>
              <w:rPr>
                <w:noProof w:val="0"/>
              </w:rPr>
            </w:pPr>
            <w:r w:rsidRPr="00A03C55">
              <w:rPr>
                <w:noProof w:val="0"/>
              </w:rPr>
              <w:t>5</w:t>
            </w:r>
          </w:p>
        </w:tc>
        <w:tc>
          <w:tcPr>
            <w:tcW w:w="810" w:type="dxa"/>
          </w:tcPr>
          <w:p w14:paraId="7AD38E53" w14:textId="77777777" w:rsidR="007A1F44" w:rsidRPr="00A03C55" w:rsidRDefault="007A1F44">
            <w:pPr>
              <w:pStyle w:val="TableEntry"/>
              <w:rPr>
                <w:noProof w:val="0"/>
              </w:rPr>
            </w:pPr>
            <w:r w:rsidRPr="00A03C55">
              <w:rPr>
                <w:noProof w:val="0"/>
              </w:rPr>
              <w:t>26</w:t>
            </w:r>
          </w:p>
        </w:tc>
        <w:tc>
          <w:tcPr>
            <w:tcW w:w="810" w:type="dxa"/>
          </w:tcPr>
          <w:p w14:paraId="2107FB45" w14:textId="77777777" w:rsidR="007A1F44" w:rsidRPr="00A03C55" w:rsidRDefault="007A1F44">
            <w:pPr>
              <w:pStyle w:val="TableEntry"/>
              <w:rPr>
                <w:noProof w:val="0"/>
              </w:rPr>
            </w:pPr>
            <w:r w:rsidRPr="00A03C55">
              <w:rPr>
                <w:noProof w:val="0"/>
              </w:rPr>
              <w:t>TS</w:t>
            </w:r>
          </w:p>
        </w:tc>
        <w:tc>
          <w:tcPr>
            <w:tcW w:w="1080" w:type="dxa"/>
          </w:tcPr>
          <w:p w14:paraId="4A3F417C" w14:textId="77777777" w:rsidR="007A1F44" w:rsidRPr="00A03C55" w:rsidRDefault="007A1F44">
            <w:pPr>
              <w:pStyle w:val="TableEntry"/>
              <w:rPr>
                <w:noProof w:val="0"/>
              </w:rPr>
            </w:pPr>
            <w:r w:rsidRPr="00A03C55">
              <w:rPr>
                <w:noProof w:val="0"/>
              </w:rPr>
              <w:t>O</w:t>
            </w:r>
          </w:p>
        </w:tc>
        <w:tc>
          <w:tcPr>
            <w:tcW w:w="990" w:type="dxa"/>
          </w:tcPr>
          <w:p w14:paraId="77C00D75" w14:textId="77777777" w:rsidR="007A1F44" w:rsidRPr="00A03C55" w:rsidRDefault="007A1F44">
            <w:pPr>
              <w:pStyle w:val="TableEntry"/>
              <w:rPr>
                <w:noProof w:val="0"/>
              </w:rPr>
            </w:pPr>
            <w:r w:rsidRPr="00A03C55">
              <w:rPr>
                <w:noProof w:val="0"/>
              </w:rPr>
              <w:t>[0..1]</w:t>
            </w:r>
          </w:p>
        </w:tc>
        <w:tc>
          <w:tcPr>
            <w:tcW w:w="810" w:type="dxa"/>
          </w:tcPr>
          <w:p w14:paraId="1DD1326C" w14:textId="77777777" w:rsidR="007A1F44" w:rsidRPr="00A03C55" w:rsidRDefault="007A1F44" w:rsidP="00A53067">
            <w:pPr>
              <w:pStyle w:val="TableEntry"/>
              <w:rPr>
                <w:noProof w:val="0"/>
              </w:rPr>
            </w:pPr>
          </w:p>
        </w:tc>
        <w:tc>
          <w:tcPr>
            <w:tcW w:w="1170" w:type="dxa"/>
          </w:tcPr>
          <w:p w14:paraId="7D8828E1" w14:textId="77777777" w:rsidR="007A1F44" w:rsidRPr="00A03C55" w:rsidRDefault="007A1F44">
            <w:pPr>
              <w:pStyle w:val="TableEntry"/>
              <w:rPr>
                <w:noProof w:val="0"/>
              </w:rPr>
            </w:pPr>
            <w:r w:rsidRPr="00A03C55">
              <w:rPr>
                <w:noProof w:val="0"/>
              </w:rPr>
              <w:t>01199</w:t>
            </w:r>
          </w:p>
        </w:tc>
        <w:tc>
          <w:tcPr>
            <w:tcW w:w="2646" w:type="dxa"/>
          </w:tcPr>
          <w:p w14:paraId="6B954329" w14:textId="77777777" w:rsidR="007A1F44" w:rsidRPr="00A03C55" w:rsidRDefault="007A1F44">
            <w:pPr>
              <w:pStyle w:val="TableEntry"/>
              <w:rPr>
                <w:noProof w:val="0"/>
              </w:rPr>
            </w:pPr>
            <w:r w:rsidRPr="00A03C55">
              <w:rPr>
                <w:noProof w:val="0"/>
              </w:rPr>
              <w:t>Role Begin Date/Time</w:t>
            </w:r>
          </w:p>
        </w:tc>
      </w:tr>
      <w:tr w:rsidR="007A1F44" w:rsidRPr="00A03C55" w14:paraId="21811D52" w14:textId="77777777" w:rsidTr="00D372D5">
        <w:tc>
          <w:tcPr>
            <w:tcW w:w="810" w:type="dxa"/>
          </w:tcPr>
          <w:p w14:paraId="6DE13735" w14:textId="77777777" w:rsidR="007A1F44" w:rsidRPr="00A03C55" w:rsidRDefault="007A1F44">
            <w:pPr>
              <w:pStyle w:val="TableEntry"/>
              <w:rPr>
                <w:noProof w:val="0"/>
              </w:rPr>
            </w:pPr>
            <w:r w:rsidRPr="00A03C55">
              <w:rPr>
                <w:noProof w:val="0"/>
              </w:rPr>
              <w:t>6</w:t>
            </w:r>
          </w:p>
        </w:tc>
        <w:tc>
          <w:tcPr>
            <w:tcW w:w="810" w:type="dxa"/>
          </w:tcPr>
          <w:p w14:paraId="740FEFAD" w14:textId="77777777" w:rsidR="007A1F44" w:rsidRPr="00A03C55" w:rsidRDefault="007A1F44">
            <w:pPr>
              <w:pStyle w:val="TableEntry"/>
              <w:rPr>
                <w:noProof w:val="0"/>
              </w:rPr>
            </w:pPr>
            <w:r w:rsidRPr="00A03C55">
              <w:rPr>
                <w:noProof w:val="0"/>
              </w:rPr>
              <w:t>26</w:t>
            </w:r>
          </w:p>
        </w:tc>
        <w:tc>
          <w:tcPr>
            <w:tcW w:w="810" w:type="dxa"/>
          </w:tcPr>
          <w:p w14:paraId="226AB0C4" w14:textId="77777777" w:rsidR="007A1F44" w:rsidRPr="00A03C55" w:rsidRDefault="007A1F44">
            <w:pPr>
              <w:pStyle w:val="TableEntry"/>
              <w:rPr>
                <w:noProof w:val="0"/>
              </w:rPr>
            </w:pPr>
            <w:r w:rsidRPr="00A03C55">
              <w:rPr>
                <w:noProof w:val="0"/>
              </w:rPr>
              <w:t>TS</w:t>
            </w:r>
          </w:p>
        </w:tc>
        <w:tc>
          <w:tcPr>
            <w:tcW w:w="1080" w:type="dxa"/>
          </w:tcPr>
          <w:p w14:paraId="720C1ED9" w14:textId="77777777" w:rsidR="007A1F44" w:rsidRPr="00A03C55" w:rsidRDefault="007A1F44">
            <w:pPr>
              <w:pStyle w:val="TableEntry"/>
              <w:rPr>
                <w:noProof w:val="0"/>
              </w:rPr>
            </w:pPr>
            <w:r w:rsidRPr="00A03C55">
              <w:rPr>
                <w:noProof w:val="0"/>
              </w:rPr>
              <w:t>O</w:t>
            </w:r>
          </w:p>
        </w:tc>
        <w:tc>
          <w:tcPr>
            <w:tcW w:w="990" w:type="dxa"/>
          </w:tcPr>
          <w:p w14:paraId="56086E41" w14:textId="77777777" w:rsidR="007A1F44" w:rsidRPr="00A03C55" w:rsidRDefault="007A1F44">
            <w:pPr>
              <w:pStyle w:val="TableEntry"/>
              <w:rPr>
                <w:noProof w:val="0"/>
              </w:rPr>
            </w:pPr>
            <w:r w:rsidRPr="00A03C55">
              <w:rPr>
                <w:noProof w:val="0"/>
              </w:rPr>
              <w:t>[0..1]</w:t>
            </w:r>
          </w:p>
        </w:tc>
        <w:tc>
          <w:tcPr>
            <w:tcW w:w="810" w:type="dxa"/>
          </w:tcPr>
          <w:p w14:paraId="1C7AA488" w14:textId="77777777" w:rsidR="007A1F44" w:rsidRPr="00A03C55" w:rsidRDefault="007A1F44" w:rsidP="00A53067">
            <w:pPr>
              <w:pStyle w:val="TableEntry"/>
              <w:rPr>
                <w:noProof w:val="0"/>
              </w:rPr>
            </w:pPr>
          </w:p>
        </w:tc>
        <w:tc>
          <w:tcPr>
            <w:tcW w:w="1170" w:type="dxa"/>
          </w:tcPr>
          <w:p w14:paraId="2806C4FB" w14:textId="77777777" w:rsidR="007A1F44" w:rsidRPr="00A03C55" w:rsidRDefault="007A1F44">
            <w:pPr>
              <w:pStyle w:val="TableEntry"/>
              <w:rPr>
                <w:noProof w:val="0"/>
              </w:rPr>
            </w:pPr>
            <w:r w:rsidRPr="00A03C55">
              <w:rPr>
                <w:noProof w:val="0"/>
              </w:rPr>
              <w:t>01200</w:t>
            </w:r>
          </w:p>
        </w:tc>
        <w:tc>
          <w:tcPr>
            <w:tcW w:w="2646" w:type="dxa"/>
          </w:tcPr>
          <w:p w14:paraId="26BFA747" w14:textId="77777777" w:rsidR="007A1F44" w:rsidRPr="00A03C55" w:rsidRDefault="007A1F44">
            <w:pPr>
              <w:pStyle w:val="TableEntry"/>
              <w:rPr>
                <w:noProof w:val="0"/>
              </w:rPr>
            </w:pPr>
            <w:r w:rsidRPr="00A03C55">
              <w:rPr>
                <w:noProof w:val="0"/>
              </w:rPr>
              <w:t>Role End Date/Time</w:t>
            </w:r>
          </w:p>
        </w:tc>
      </w:tr>
      <w:tr w:rsidR="007A1F44" w:rsidRPr="00A03C55" w14:paraId="1CAF8336" w14:textId="77777777" w:rsidTr="00D372D5">
        <w:tc>
          <w:tcPr>
            <w:tcW w:w="810" w:type="dxa"/>
          </w:tcPr>
          <w:p w14:paraId="714E940D" w14:textId="77777777" w:rsidR="007A1F44" w:rsidRPr="00A03C55" w:rsidRDefault="007A1F44">
            <w:pPr>
              <w:pStyle w:val="TableEntry"/>
              <w:rPr>
                <w:noProof w:val="0"/>
              </w:rPr>
            </w:pPr>
            <w:r w:rsidRPr="00A03C55">
              <w:rPr>
                <w:noProof w:val="0"/>
              </w:rPr>
              <w:t>7</w:t>
            </w:r>
          </w:p>
        </w:tc>
        <w:tc>
          <w:tcPr>
            <w:tcW w:w="810" w:type="dxa"/>
          </w:tcPr>
          <w:p w14:paraId="6E929894" w14:textId="77777777" w:rsidR="007A1F44" w:rsidRPr="00A03C55" w:rsidRDefault="007A1F44">
            <w:pPr>
              <w:pStyle w:val="TableEntry"/>
              <w:rPr>
                <w:noProof w:val="0"/>
              </w:rPr>
            </w:pPr>
            <w:r w:rsidRPr="00A03C55">
              <w:rPr>
                <w:noProof w:val="0"/>
              </w:rPr>
              <w:t>250</w:t>
            </w:r>
          </w:p>
        </w:tc>
        <w:tc>
          <w:tcPr>
            <w:tcW w:w="810" w:type="dxa"/>
          </w:tcPr>
          <w:p w14:paraId="08F4484D" w14:textId="77777777" w:rsidR="007A1F44" w:rsidRPr="00A03C55" w:rsidRDefault="007A1F44">
            <w:pPr>
              <w:pStyle w:val="TableEntry"/>
              <w:rPr>
                <w:noProof w:val="0"/>
              </w:rPr>
            </w:pPr>
            <w:r w:rsidRPr="00A03C55">
              <w:rPr>
                <w:noProof w:val="0"/>
              </w:rPr>
              <w:t>CE</w:t>
            </w:r>
          </w:p>
        </w:tc>
        <w:tc>
          <w:tcPr>
            <w:tcW w:w="1080" w:type="dxa"/>
          </w:tcPr>
          <w:p w14:paraId="1E86600E" w14:textId="77777777" w:rsidR="007A1F44" w:rsidRPr="00A03C55" w:rsidRDefault="007A1F44">
            <w:pPr>
              <w:pStyle w:val="TableEntry"/>
              <w:rPr>
                <w:noProof w:val="0"/>
              </w:rPr>
            </w:pPr>
            <w:r w:rsidRPr="00A03C55">
              <w:rPr>
                <w:noProof w:val="0"/>
              </w:rPr>
              <w:t>O</w:t>
            </w:r>
          </w:p>
        </w:tc>
        <w:tc>
          <w:tcPr>
            <w:tcW w:w="990" w:type="dxa"/>
          </w:tcPr>
          <w:p w14:paraId="241FC7C3" w14:textId="77777777" w:rsidR="007A1F44" w:rsidRPr="00A03C55" w:rsidRDefault="007A1F44">
            <w:pPr>
              <w:pStyle w:val="TableEntry"/>
              <w:rPr>
                <w:noProof w:val="0"/>
              </w:rPr>
            </w:pPr>
            <w:r w:rsidRPr="00A03C55">
              <w:rPr>
                <w:noProof w:val="0"/>
              </w:rPr>
              <w:t>[0..1]</w:t>
            </w:r>
          </w:p>
        </w:tc>
        <w:tc>
          <w:tcPr>
            <w:tcW w:w="810" w:type="dxa"/>
          </w:tcPr>
          <w:p w14:paraId="723F5309" w14:textId="77777777" w:rsidR="007A1F44" w:rsidRPr="00A03C55" w:rsidRDefault="007A1F44" w:rsidP="00A53067">
            <w:pPr>
              <w:pStyle w:val="TableEntry"/>
              <w:rPr>
                <w:noProof w:val="0"/>
              </w:rPr>
            </w:pPr>
          </w:p>
        </w:tc>
        <w:tc>
          <w:tcPr>
            <w:tcW w:w="1170" w:type="dxa"/>
          </w:tcPr>
          <w:p w14:paraId="02618040" w14:textId="77777777" w:rsidR="007A1F44" w:rsidRPr="00A03C55" w:rsidRDefault="007A1F44">
            <w:pPr>
              <w:pStyle w:val="TableEntry"/>
              <w:rPr>
                <w:noProof w:val="0"/>
              </w:rPr>
            </w:pPr>
            <w:r w:rsidRPr="00A03C55">
              <w:rPr>
                <w:noProof w:val="0"/>
              </w:rPr>
              <w:t>01201</w:t>
            </w:r>
          </w:p>
        </w:tc>
        <w:tc>
          <w:tcPr>
            <w:tcW w:w="2646" w:type="dxa"/>
          </w:tcPr>
          <w:p w14:paraId="7181D404" w14:textId="77777777" w:rsidR="007A1F44" w:rsidRPr="00A03C55" w:rsidRDefault="007A1F44">
            <w:pPr>
              <w:pStyle w:val="TableEntry"/>
              <w:rPr>
                <w:noProof w:val="0"/>
              </w:rPr>
            </w:pPr>
            <w:r w:rsidRPr="00A03C55">
              <w:rPr>
                <w:noProof w:val="0"/>
              </w:rPr>
              <w:t>Role Duration</w:t>
            </w:r>
          </w:p>
        </w:tc>
      </w:tr>
      <w:tr w:rsidR="007A1F44" w:rsidRPr="00A03C55" w14:paraId="3F61959E" w14:textId="77777777" w:rsidTr="00D372D5">
        <w:tc>
          <w:tcPr>
            <w:tcW w:w="810" w:type="dxa"/>
          </w:tcPr>
          <w:p w14:paraId="14496C70" w14:textId="77777777" w:rsidR="007A1F44" w:rsidRPr="00A03C55" w:rsidRDefault="007A1F44">
            <w:pPr>
              <w:pStyle w:val="TableEntry"/>
              <w:rPr>
                <w:noProof w:val="0"/>
              </w:rPr>
            </w:pPr>
            <w:r w:rsidRPr="00A03C55">
              <w:rPr>
                <w:noProof w:val="0"/>
              </w:rPr>
              <w:t>8</w:t>
            </w:r>
          </w:p>
        </w:tc>
        <w:tc>
          <w:tcPr>
            <w:tcW w:w="810" w:type="dxa"/>
          </w:tcPr>
          <w:p w14:paraId="5FD1B28B" w14:textId="77777777" w:rsidR="007A1F44" w:rsidRPr="00A03C55" w:rsidRDefault="007A1F44">
            <w:pPr>
              <w:pStyle w:val="TableEntry"/>
              <w:rPr>
                <w:noProof w:val="0"/>
              </w:rPr>
            </w:pPr>
            <w:r w:rsidRPr="00A03C55">
              <w:rPr>
                <w:noProof w:val="0"/>
              </w:rPr>
              <w:t>250</w:t>
            </w:r>
          </w:p>
        </w:tc>
        <w:tc>
          <w:tcPr>
            <w:tcW w:w="810" w:type="dxa"/>
          </w:tcPr>
          <w:p w14:paraId="0ABB5EA2" w14:textId="77777777" w:rsidR="007A1F44" w:rsidRPr="00A03C55" w:rsidRDefault="007A1F44">
            <w:pPr>
              <w:pStyle w:val="TableEntry"/>
              <w:rPr>
                <w:noProof w:val="0"/>
              </w:rPr>
            </w:pPr>
            <w:r w:rsidRPr="00A03C55">
              <w:rPr>
                <w:noProof w:val="0"/>
              </w:rPr>
              <w:t>CE</w:t>
            </w:r>
          </w:p>
        </w:tc>
        <w:tc>
          <w:tcPr>
            <w:tcW w:w="1080" w:type="dxa"/>
          </w:tcPr>
          <w:p w14:paraId="512A220D" w14:textId="77777777" w:rsidR="007A1F44" w:rsidRPr="00A03C55" w:rsidRDefault="007A1F44">
            <w:pPr>
              <w:pStyle w:val="TableEntry"/>
              <w:rPr>
                <w:noProof w:val="0"/>
              </w:rPr>
            </w:pPr>
            <w:r w:rsidRPr="00A03C55">
              <w:rPr>
                <w:noProof w:val="0"/>
              </w:rPr>
              <w:t>O</w:t>
            </w:r>
          </w:p>
        </w:tc>
        <w:tc>
          <w:tcPr>
            <w:tcW w:w="990" w:type="dxa"/>
          </w:tcPr>
          <w:p w14:paraId="58692536" w14:textId="77777777" w:rsidR="007A1F44" w:rsidRPr="00A03C55" w:rsidRDefault="007A1F44">
            <w:pPr>
              <w:pStyle w:val="TableEntry"/>
              <w:rPr>
                <w:noProof w:val="0"/>
              </w:rPr>
            </w:pPr>
            <w:r w:rsidRPr="00A03C55">
              <w:rPr>
                <w:noProof w:val="0"/>
              </w:rPr>
              <w:t>[0..1]</w:t>
            </w:r>
          </w:p>
        </w:tc>
        <w:tc>
          <w:tcPr>
            <w:tcW w:w="810" w:type="dxa"/>
          </w:tcPr>
          <w:p w14:paraId="54C57650" w14:textId="77777777" w:rsidR="007A1F44" w:rsidRPr="00A03C55" w:rsidRDefault="007A1F44" w:rsidP="00A53067">
            <w:pPr>
              <w:pStyle w:val="TableEntry"/>
              <w:rPr>
                <w:noProof w:val="0"/>
              </w:rPr>
            </w:pPr>
          </w:p>
        </w:tc>
        <w:tc>
          <w:tcPr>
            <w:tcW w:w="1170" w:type="dxa"/>
          </w:tcPr>
          <w:p w14:paraId="3658B1E8" w14:textId="77777777" w:rsidR="007A1F44" w:rsidRPr="00A03C55" w:rsidRDefault="007A1F44">
            <w:pPr>
              <w:pStyle w:val="TableEntry"/>
              <w:rPr>
                <w:noProof w:val="0"/>
              </w:rPr>
            </w:pPr>
            <w:r w:rsidRPr="00A03C55">
              <w:rPr>
                <w:noProof w:val="0"/>
              </w:rPr>
              <w:t>01205</w:t>
            </w:r>
          </w:p>
        </w:tc>
        <w:tc>
          <w:tcPr>
            <w:tcW w:w="2646" w:type="dxa"/>
          </w:tcPr>
          <w:p w14:paraId="03ADD8C4" w14:textId="77777777" w:rsidR="007A1F44" w:rsidRPr="00A03C55" w:rsidRDefault="007A1F44">
            <w:pPr>
              <w:pStyle w:val="TableEntry"/>
              <w:rPr>
                <w:noProof w:val="0"/>
              </w:rPr>
            </w:pPr>
            <w:r w:rsidRPr="00A03C55">
              <w:rPr>
                <w:noProof w:val="0"/>
              </w:rPr>
              <w:t>Role Action Reason</w:t>
            </w:r>
          </w:p>
        </w:tc>
      </w:tr>
      <w:tr w:rsidR="007A1F44" w:rsidRPr="00A03C55" w14:paraId="346B100D" w14:textId="77777777" w:rsidTr="00D372D5">
        <w:tc>
          <w:tcPr>
            <w:tcW w:w="810" w:type="dxa"/>
          </w:tcPr>
          <w:p w14:paraId="1DB5B401" w14:textId="77777777" w:rsidR="007A1F44" w:rsidRPr="00A03C55" w:rsidRDefault="007A1F44">
            <w:pPr>
              <w:pStyle w:val="TableEntry"/>
              <w:rPr>
                <w:noProof w:val="0"/>
              </w:rPr>
            </w:pPr>
            <w:r w:rsidRPr="00A03C55">
              <w:rPr>
                <w:noProof w:val="0"/>
              </w:rPr>
              <w:t>9</w:t>
            </w:r>
          </w:p>
        </w:tc>
        <w:tc>
          <w:tcPr>
            <w:tcW w:w="810" w:type="dxa"/>
          </w:tcPr>
          <w:p w14:paraId="5EC74987" w14:textId="77777777" w:rsidR="007A1F44" w:rsidRPr="00A03C55" w:rsidRDefault="007A1F44">
            <w:pPr>
              <w:pStyle w:val="TableEntry"/>
              <w:rPr>
                <w:noProof w:val="0"/>
              </w:rPr>
            </w:pPr>
            <w:r w:rsidRPr="00A03C55">
              <w:rPr>
                <w:noProof w:val="0"/>
              </w:rPr>
              <w:t>250</w:t>
            </w:r>
          </w:p>
        </w:tc>
        <w:tc>
          <w:tcPr>
            <w:tcW w:w="810" w:type="dxa"/>
          </w:tcPr>
          <w:p w14:paraId="1E5C9E9B" w14:textId="77777777" w:rsidR="007A1F44" w:rsidRPr="00A03C55" w:rsidRDefault="007A1F44">
            <w:pPr>
              <w:pStyle w:val="TableEntry"/>
              <w:rPr>
                <w:noProof w:val="0"/>
              </w:rPr>
            </w:pPr>
            <w:r w:rsidRPr="00A03C55">
              <w:rPr>
                <w:noProof w:val="0"/>
              </w:rPr>
              <w:t>CE</w:t>
            </w:r>
          </w:p>
        </w:tc>
        <w:tc>
          <w:tcPr>
            <w:tcW w:w="1080" w:type="dxa"/>
          </w:tcPr>
          <w:p w14:paraId="623D5CA0" w14:textId="77777777" w:rsidR="007A1F44" w:rsidRPr="00A03C55" w:rsidRDefault="007A1F44">
            <w:pPr>
              <w:pStyle w:val="TableEntry"/>
              <w:rPr>
                <w:noProof w:val="0"/>
              </w:rPr>
            </w:pPr>
            <w:r w:rsidRPr="00A03C55">
              <w:rPr>
                <w:noProof w:val="0"/>
              </w:rPr>
              <w:t>O</w:t>
            </w:r>
          </w:p>
        </w:tc>
        <w:tc>
          <w:tcPr>
            <w:tcW w:w="990" w:type="dxa"/>
          </w:tcPr>
          <w:p w14:paraId="6717486E" w14:textId="77777777" w:rsidR="007A1F44" w:rsidRPr="00A03C55" w:rsidRDefault="007A1F44">
            <w:pPr>
              <w:pStyle w:val="TableEntry"/>
              <w:rPr>
                <w:noProof w:val="0"/>
              </w:rPr>
            </w:pPr>
            <w:r w:rsidRPr="00A03C55">
              <w:rPr>
                <w:noProof w:val="0"/>
              </w:rPr>
              <w:t>[0..*]</w:t>
            </w:r>
          </w:p>
        </w:tc>
        <w:tc>
          <w:tcPr>
            <w:tcW w:w="810" w:type="dxa"/>
          </w:tcPr>
          <w:p w14:paraId="034289CB" w14:textId="77777777" w:rsidR="007A1F44" w:rsidRPr="00A03C55" w:rsidRDefault="007A1F44" w:rsidP="00A53067">
            <w:pPr>
              <w:pStyle w:val="TableEntry"/>
              <w:rPr>
                <w:noProof w:val="0"/>
              </w:rPr>
            </w:pPr>
          </w:p>
        </w:tc>
        <w:tc>
          <w:tcPr>
            <w:tcW w:w="1170" w:type="dxa"/>
          </w:tcPr>
          <w:p w14:paraId="2AACDE74" w14:textId="77777777" w:rsidR="007A1F44" w:rsidRPr="00A03C55" w:rsidRDefault="007A1F44">
            <w:pPr>
              <w:pStyle w:val="TableEntry"/>
              <w:rPr>
                <w:noProof w:val="0"/>
              </w:rPr>
            </w:pPr>
            <w:r w:rsidRPr="00A03C55">
              <w:rPr>
                <w:noProof w:val="0"/>
              </w:rPr>
              <w:t>01510</w:t>
            </w:r>
          </w:p>
        </w:tc>
        <w:tc>
          <w:tcPr>
            <w:tcW w:w="2646" w:type="dxa"/>
          </w:tcPr>
          <w:p w14:paraId="44DEDA57" w14:textId="77777777" w:rsidR="007A1F44" w:rsidRPr="00A03C55" w:rsidRDefault="007A1F44">
            <w:pPr>
              <w:pStyle w:val="TableEntry"/>
              <w:rPr>
                <w:noProof w:val="0"/>
              </w:rPr>
            </w:pPr>
            <w:r w:rsidRPr="00A03C55">
              <w:rPr>
                <w:noProof w:val="0"/>
              </w:rPr>
              <w:t>Provider Type</w:t>
            </w:r>
          </w:p>
        </w:tc>
      </w:tr>
      <w:tr w:rsidR="007A1F44" w:rsidRPr="00A03C55" w14:paraId="28B7FB1D" w14:textId="77777777" w:rsidTr="00D372D5">
        <w:tc>
          <w:tcPr>
            <w:tcW w:w="810" w:type="dxa"/>
          </w:tcPr>
          <w:p w14:paraId="0A539167" w14:textId="77777777" w:rsidR="007A1F44" w:rsidRPr="00A03C55" w:rsidRDefault="007A1F44">
            <w:pPr>
              <w:pStyle w:val="TableEntry"/>
              <w:rPr>
                <w:noProof w:val="0"/>
              </w:rPr>
            </w:pPr>
            <w:r w:rsidRPr="00A03C55">
              <w:rPr>
                <w:noProof w:val="0"/>
              </w:rPr>
              <w:t>10</w:t>
            </w:r>
          </w:p>
        </w:tc>
        <w:tc>
          <w:tcPr>
            <w:tcW w:w="810" w:type="dxa"/>
          </w:tcPr>
          <w:p w14:paraId="42FDC541" w14:textId="77777777" w:rsidR="007A1F44" w:rsidRPr="00A03C55" w:rsidRDefault="007A1F44">
            <w:pPr>
              <w:pStyle w:val="TableEntry"/>
              <w:rPr>
                <w:noProof w:val="0"/>
              </w:rPr>
            </w:pPr>
            <w:r w:rsidRPr="00A03C55">
              <w:rPr>
                <w:noProof w:val="0"/>
              </w:rPr>
              <w:t>250</w:t>
            </w:r>
          </w:p>
        </w:tc>
        <w:tc>
          <w:tcPr>
            <w:tcW w:w="810" w:type="dxa"/>
          </w:tcPr>
          <w:p w14:paraId="1C85283B" w14:textId="77777777" w:rsidR="007A1F44" w:rsidRPr="00A03C55" w:rsidRDefault="007A1F44">
            <w:pPr>
              <w:pStyle w:val="TableEntry"/>
              <w:rPr>
                <w:noProof w:val="0"/>
              </w:rPr>
            </w:pPr>
            <w:r w:rsidRPr="00A03C55">
              <w:rPr>
                <w:noProof w:val="0"/>
              </w:rPr>
              <w:t>CE</w:t>
            </w:r>
          </w:p>
        </w:tc>
        <w:tc>
          <w:tcPr>
            <w:tcW w:w="1080" w:type="dxa"/>
          </w:tcPr>
          <w:p w14:paraId="3B651C33" w14:textId="77777777" w:rsidR="007A1F44" w:rsidRPr="00A03C55" w:rsidRDefault="007A1F44">
            <w:pPr>
              <w:pStyle w:val="TableEntry"/>
              <w:rPr>
                <w:noProof w:val="0"/>
              </w:rPr>
            </w:pPr>
            <w:r w:rsidRPr="00A03C55">
              <w:rPr>
                <w:noProof w:val="0"/>
              </w:rPr>
              <w:t>O</w:t>
            </w:r>
          </w:p>
        </w:tc>
        <w:tc>
          <w:tcPr>
            <w:tcW w:w="990" w:type="dxa"/>
          </w:tcPr>
          <w:p w14:paraId="30F7B648" w14:textId="77777777" w:rsidR="007A1F44" w:rsidRPr="00A03C55" w:rsidRDefault="007A1F44">
            <w:pPr>
              <w:pStyle w:val="TableEntry"/>
              <w:rPr>
                <w:noProof w:val="0"/>
              </w:rPr>
            </w:pPr>
            <w:r w:rsidRPr="00A03C55">
              <w:rPr>
                <w:noProof w:val="0"/>
              </w:rPr>
              <w:t>[0..1]</w:t>
            </w:r>
          </w:p>
        </w:tc>
        <w:tc>
          <w:tcPr>
            <w:tcW w:w="810" w:type="dxa"/>
          </w:tcPr>
          <w:p w14:paraId="2A18B542" w14:textId="77777777" w:rsidR="007A1F44" w:rsidRPr="00A03C55" w:rsidRDefault="007A1F44" w:rsidP="00A53067">
            <w:pPr>
              <w:pStyle w:val="TableEntry"/>
              <w:rPr>
                <w:noProof w:val="0"/>
              </w:rPr>
            </w:pPr>
            <w:r w:rsidRPr="00A03C55">
              <w:rPr>
                <w:noProof w:val="0"/>
              </w:rPr>
              <w:t>0406</w:t>
            </w:r>
          </w:p>
        </w:tc>
        <w:tc>
          <w:tcPr>
            <w:tcW w:w="1170" w:type="dxa"/>
          </w:tcPr>
          <w:p w14:paraId="10EE7B4C" w14:textId="77777777" w:rsidR="007A1F44" w:rsidRPr="00A03C55" w:rsidRDefault="007A1F44">
            <w:pPr>
              <w:pStyle w:val="TableEntry"/>
              <w:rPr>
                <w:noProof w:val="0"/>
              </w:rPr>
            </w:pPr>
            <w:r w:rsidRPr="00A03C55">
              <w:rPr>
                <w:noProof w:val="0"/>
              </w:rPr>
              <w:t>01461</w:t>
            </w:r>
          </w:p>
        </w:tc>
        <w:tc>
          <w:tcPr>
            <w:tcW w:w="2646" w:type="dxa"/>
          </w:tcPr>
          <w:p w14:paraId="27FCCFAD" w14:textId="77777777" w:rsidR="007A1F44" w:rsidRPr="00A03C55" w:rsidRDefault="007A1F44">
            <w:pPr>
              <w:pStyle w:val="TableEntry"/>
              <w:rPr>
                <w:noProof w:val="0"/>
              </w:rPr>
            </w:pPr>
            <w:r w:rsidRPr="00A03C55">
              <w:rPr>
                <w:noProof w:val="0"/>
              </w:rPr>
              <w:t>Organization Unit Type</w:t>
            </w:r>
          </w:p>
        </w:tc>
      </w:tr>
      <w:tr w:rsidR="007A1F44" w:rsidRPr="00A03C55" w14:paraId="15A6A6BE" w14:textId="77777777" w:rsidTr="00D372D5">
        <w:tc>
          <w:tcPr>
            <w:tcW w:w="810" w:type="dxa"/>
          </w:tcPr>
          <w:p w14:paraId="35294427" w14:textId="77777777" w:rsidR="007A1F44" w:rsidRPr="00A03C55" w:rsidRDefault="007A1F44">
            <w:pPr>
              <w:pStyle w:val="TableEntry"/>
              <w:rPr>
                <w:noProof w:val="0"/>
              </w:rPr>
            </w:pPr>
            <w:r w:rsidRPr="00A03C55">
              <w:rPr>
                <w:noProof w:val="0"/>
              </w:rPr>
              <w:t>11</w:t>
            </w:r>
          </w:p>
        </w:tc>
        <w:tc>
          <w:tcPr>
            <w:tcW w:w="810" w:type="dxa"/>
          </w:tcPr>
          <w:p w14:paraId="0B2863FD" w14:textId="77777777" w:rsidR="007A1F44" w:rsidRPr="00A03C55" w:rsidRDefault="007A1F44">
            <w:pPr>
              <w:pStyle w:val="TableEntry"/>
              <w:rPr>
                <w:noProof w:val="0"/>
              </w:rPr>
            </w:pPr>
            <w:r w:rsidRPr="00A03C55">
              <w:rPr>
                <w:noProof w:val="0"/>
              </w:rPr>
              <w:t>250</w:t>
            </w:r>
          </w:p>
        </w:tc>
        <w:tc>
          <w:tcPr>
            <w:tcW w:w="810" w:type="dxa"/>
          </w:tcPr>
          <w:p w14:paraId="27908FE4" w14:textId="77777777" w:rsidR="007A1F44" w:rsidRPr="00A03C55" w:rsidRDefault="007A1F44">
            <w:pPr>
              <w:pStyle w:val="TableEntry"/>
              <w:rPr>
                <w:noProof w:val="0"/>
              </w:rPr>
            </w:pPr>
            <w:r w:rsidRPr="00A03C55">
              <w:rPr>
                <w:noProof w:val="0"/>
              </w:rPr>
              <w:t>XAD</w:t>
            </w:r>
          </w:p>
        </w:tc>
        <w:tc>
          <w:tcPr>
            <w:tcW w:w="1080" w:type="dxa"/>
          </w:tcPr>
          <w:p w14:paraId="6FECF365" w14:textId="77777777" w:rsidR="007A1F44" w:rsidRPr="00A03C55" w:rsidRDefault="007A1F44">
            <w:pPr>
              <w:pStyle w:val="TableEntry"/>
              <w:rPr>
                <w:noProof w:val="0"/>
              </w:rPr>
            </w:pPr>
            <w:r w:rsidRPr="00A03C55">
              <w:rPr>
                <w:noProof w:val="0"/>
              </w:rPr>
              <w:t>O</w:t>
            </w:r>
          </w:p>
        </w:tc>
        <w:tc>
          <w:tcPr>
            <w:tcW w:w="990" w:type="dxa"/>
          </w:tcPr>
          <w:p w14:paraId="70425429" w14:textId="77777777" w:rsidR="007A1F44" w:rsidRPr="00A03C55" w:rsidRDefault="007A1F44">
            <w:pPr>
              <w:pStyle w:val="TableEntry"/>
              <w:rPr>
                <w:noProof w:val="0"/>
              </w:rPr>
            </w:pPr>
            <w:r w:rsidRPr="00A03C55">
              <w:rPr>
                <w:noProof w:val="0"/>
              </w:rPr>
              <w:t>[0..*]</w:t>
            </w:r>
          </w:p>
        </w:tc>
        <w:tc>
          <w:tcPr>
            <w:tcW w:w="810" w:type="dxa"/>
          </w:tcPr>
          <w:p w14:paraId="3BA3AD71" w14:textId="77777777" w:rsidR="007A1F44" w:rsidRPr="00A03C55" w:rsidRDefault="007A1F44" w:rsidP="00A53067">
            <w:pPr>
              <w:pStyle w:val="TableEntry"/>
              <w:rPr>
                <w:noProof w:val="0"/>
              </w:rPr>
            </w:pPr>
          </w:p>
        </w:tc>
        <w:tc>
          <w:tcPr>
            <w:tcW w:w="1170" w:type="dxa"/>
          </w:tcPr>
          <w:p w14:paraId="1141AE55" w14:textId="77777777" w:rsidR="007A1F44" w:rsidRPr="00A03C55" w:rsidRDefault="007A1F44">
            <w:pPr>
              <w:pStyle w:val="TableEntry"/>
              <w:rPr>
                <w:noProof w:val="0"/>
              </w:rPr>
            </w:pPr>
            <w:r w:rsidRPr="00A03C55">
              <w:rPr>
                <w:noProof w:val="0"/>
              </w:rPr>
              <w:t>00679</w:t>
            </w:r>
          </w:p>
        </w:tc>
        <w:tc>
          <w:tcPr>
            <w:tcW w:w="2646" w:type="dxa"/>
          </w:tcPr>
          <w:p w14:paraId="1FC9A409" w14:textId="77777777" w:rsidR="007A1F44" w:rsidRPr="00A03C55" w:rsidRDefault="007A1F44">
            <w:pPr>
              <w:pStyle w:val="TableEntry"/>
              <w:rPr>
                <w:noProof w:val="0"/>
              </w:rPr>
            </w:pPr>
            <w:r w:rsidRPr="00A03C55">
              <w:rPr>
                <w:noProof w:val="0"/>
              </w:rPr>
              <w:t>Office/Home Address/Birthplace</w:t>
            </w:r>
          </w:p>
        </w:tc>
      </w:tr>
      <w:tr w:rsidR="007A1F44" w:rsidRPr="00A03C55" w14:paraId="6311200B" w14:textId="77777777" w:rsidTr="00D372D5">
        <w:tc>
          <w:tcPr>
            <w:tcW w:w="810" w:type="dxa"/>
          </w:tcPr>
          <w:p w14:paraId="355786B7" w14:textId="77777777" w:rsidR="007A1F44" w:rsidRPr="00A03C55" w:rsidRDefault="007A1F44">
            <w:pPr>
              <w:pStyle w:val="TableEntry"/>
              <w:rPr>
                <w:noProof w:val="0"/>
              </w:rPr>
            </w:pPr>
            <w:r w:rsidRPr="00A03C55">
              <w:rPr>
                <w:noProof w:val="0"/>
              </w:rPr>
              <w:t>12</w:t>
            </w:r>
          </w:p>
        </w:tc>
        <w:tc>
          <w:tcPr>
            <w:tcW w:w="810" w:type="dxa"/>
          </w:tcPr>
          <w:p w14:paraId="79D7DD17" w14:textId="77777777" w:rsidR="007A1F44" w:rsidRPr="00A03C55" w:rsidRDefault="007A1F44">
            <w:pPr>
              <w:pStyle w:val="TableEntry"/>
              <w:rPr>
                <w:noProof w:val="0"/>
              </w:rPr>
            </w:pPr>
            <w:r w:rsidRPr="00A03C55">
              <w:rPr>
                <w:noProof w:val="0"/>
              </w:rPr>
              <w:t>250</w:t>
            </w:r>
          </w:p>
        </w:tc>
        <w:tc>
          <w:tcPr>
            <w:tcW w:w="810" w:type="dxa"/>
          </w:tcPr>
          <w:p w14:paraId="6949A78D" w14:textId="77777777" w:rsidR="007A1F44" w:rsidRPr="00A03C55" w:rsidRDefault="007A1F44">
            <w:pPr>
              <w:pStyle w:val="TableEntry"/>
              <w:rPr>
                <w:noProof w:val="0"/>
              </w:rPr>
            </w:pPr>
            <w:r w:rsidRPr="00A03C55">
              <w:rPr>
                <w:noProof w:val="0"/>
              </w:rPr>
              <w:t>XTN</w:t>
            </w:r>
          </w:p>
        </w:tc>
        <w:tc>
          <w:tcPr>
            <w:tcW w:w="1080" w:type="dxa"/>
          </w:tcPr>
          <w:p w14:paraId="49ADB127" w14:textId="77777777" w:rsidR="007A1F44" w:rsidRPr="00A03C55" w:rsidRDefault="007A1F44">
            <w:pPr>
              <w:pStyle w:val="TableEntry"/>
              <w:rPr>
                <w:noProof w:val="0"/>
              </w:rPr>
            </w:pPr>
            <w:r w:rsidRPr="00A03C55">
              <w:rPr>
                <w:noProof w:val="0"/>
              </w:rPr>
              <w:t>O</w:t>
            </w:r>
          </w:p>
        </w:tc>
        <w:tc>
          <w:tcPr>
            <w:tcW w:w="990" w:type="dxa"/>
          </w:tcPr>
          <w:p w14:paraId="2771F259" w14:textId="77777777" w:rsidR="007A1F44" w:rsidRPr="00A03C55" w:rsidRDefault="007A1F44">
            <w:pPr>
              <w:pStyle w:val="TableEntry"/>
              <w:rPr>
                <w:noProof w:val="0"/>
              </w:rPr>
            </w:pPr>
            <w:r w:rsidRPr="00A03C55">
              <w:rPr>
                <w:noProof w:val="0"/>
              </w:rPr>
              <w:t>[0..*]</w:t>
            </w:r>
          </w:p>
        </w:tc>
        <w:tc>
          <w:tcPr>
            <w:tcW w:w="810" w:type="dxa"/>
          </w:tcPr>
          <w:p w14:paraId="596AF741" w14:textId="77777777" w:rsidR="007A1F44" w:rsidRPr="00A03C55" w:rsidRDefault="007A1F44" w:rsidP="00A53067">
            <w:pPr>
              <w:pStyle w:val="TableEntry"/>
              <w:rPr>
                <w:noProof w:val="0"/>
              </w:rPr>
            </w:pPr>
          </w:p>
        </w:tc>
        <w:tc>
          <w:tcPr>
            <w:tcW w:w="1170" w:type="dxa"/>
          </w:tcPr>
          <w:p w14:paraId="779C57EB" w14:textId="77777777" w:rsidR="007A1F44" w:rsidRPr="00A03C55" w:rsidRDefault="007A1F44">
            <w:pPr>
              <w:pStyle w:val="TableEntry"/>
              <w:rPr>
                <w:noProof w:val="0"/>
              </w:rPr>
            </w:pPr>
            <w:r w:rsidRPr="00A03C55">
              <w:rPr>
                <w:noProof w:val="0"/>
              </w:rPr>
              <w:t>00678</w:t>
            </w:r>
          </w:p>
        </w:tc>
        <w:tc>
          <w:tcPr>
            <w:tcW w:w="2646" w:type="dxa"/>
          </w:tcPr>
          <w:p w14:paraId="43E5D45F" w14:textId="77777777" w:rsidR="007A1F44" w:rsidRPr="00A03C55" w:rsidRDefault="007A1F44">
            <w:pPr>
              <w:pStyle w:val="TableEntry"/>
              <w:rPr>
                <w:noProof w:val="0"/>
              </w:rPr>
            </w:pPr>
            <w:r w:rsidRPr="00A03C55">
              <w:rPr>
                <w:noProof w:val="0"/>
              </w:rPr>
              <w:t xml:space="preserve">Phone </w:t>
            </w:r>
          </w:p>
        </w:tc>
      </w:tr>
    </w:tbl>
    <w:p w14:paraId="2307368A" w14:textId="77777777" w:rsidR="007A1F44" w:rsidRPr="00A03C55" w:rsidRDefault="007A1F44" w:rsidP="00CF2883">
      <w:pPr>
        <w:pStyle w:val="BodyText"/>
      </w:pPr>
    </w:p>
    <w:p w14:paraId="66C41F3A" w14:textId="46029824" w:rsidR="007A1F44" w:rsidRPr="00A03C55" w:rsidRDefault="007A1F44">
      <w:r w:rsidRPr="00A03C55">
        <w:rPr>
          <w:b/>
          <w:bCs/>
        </w:rPr>
        <w:t>ROL-1 – Role Instance ID (EI)</w:t>
      </w:r>
      <w:r w:rsidRPr="00A03C55">
        <w:t>, optional. This field is in fact optional in the context of ADT messages.</w:t>
      </w:r>
    </w:p>
    <w:p w14:paraId="0CEEDEC6" w14:textId="77777777" w:rsidR="007A1F44" w:rsidRPr="00A03C55" w:rsidRDefault="007A1F44">
      <w:r w:rsidRPr="00A03C55">
        <w:rPr>
          <w:b/>
          <w:bCs/>
        </w:rPr>
        <w:t>ROL-2 – Action Code (ID)</w:t>
      </w:r>
      <w:r w:rsidRPr="00A03C55">
        <w:t>, required</w:t>
      </w:r>
    </w:p>
    <w:p w14:paraId="65134F36" w14:textId="6F5D1184" w:rsidR="007A1F44" w:rsidRPr="00A03C55" w:rsidRDefault="007A1F44" w:rsidP="003462A5">
      <w:r w:rsidRPr="00A03C55">
        <w:rPr>
          <w:b/>
          <w:bCs/>
        </w:rPr>
        <w:t>ROL-3 – Role-ROL (CE)</w:t>
      </w:r>
      <w:r w:rsidRPr="00A03C55">
        <w:t xml:space="preserve">, required. This field defines the functional involvement of the person. Values are given in </w:t>
      </w:r>
      <w:r w:rsidRPr="00A03C55">
        <w:rPr>
          <w:i/>
          <w:iCs/>
        </w:rPr>
        <w:t>User-defined Table 0443</w:t>
      </w:r>
      <w:r w:rsidRPr="00A03C55">
        <w:t>:</w:t>
      </w:r>
    </w:p>
    <w:p w14:paraId="30D2C6C6" w14:textId="77777777" w:rsidR="007A1F44" w:rsidRPr="00A03C55" w:rsidRDefault="007A1F44">
      <w:pPr>
        <w:pStyle w:val="TableTitle"/>
        <w:rPr>
          <w:noProof w:val="0"/>
        </w:rPr>
      </w:pPr>
      <w:r w:rsidRPr="00A03C55">
        <w:rPr>
          <w:noProof w:val="0"/>
        </w:rPr>
        <w:t>User-defined Table 0443: Provider role</w:t>
      </w:r>
      <w:r w:rsidR="007F429B" w:rsidRPr="00A03C55">
        <w:rPr>
          <w:noProof w:val="0"/>
        </w:rPr>
        <w:fldChar w:fldCharType="begin"/>
      </w:r>
      <w:r w:rsidRPr="00A03C55">
        <w:rPr>
          <w:noProof w:val="0"/>
        </w:rPr>
        <w:instrText>xe "User-defined Table 0443 - Provider role"</w:instrText>
      </w:r>
      <w:r w:rsidR="007F429B" w:rsidRPr="00A03C55">
        <w:rPr>
          <w:noProof w:val="0"/>
        </w:rPr>
        <w:fldChar w:fldCharType="end"/>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40"/>
        <w:gridCol w:w="2700"/>
        <w:gridCol w:w="3241"/>
      </w:tblGrid>
      <w:tr w:rsidR="007A1F44" w:rsidRPr="00A03C55" w14:paraId="5958F45E" w14:textId="77777777" w:rsidTr="00CF2883">
        <w:trPr>
          <w:cantSplit/>
          <w:tblHeader/>
        </w:trPr>
        <w:tc>
          <w:tcPr>
            <w:tcW w:w="2340" w:type="dxa"/>
            <w:shd w:val="clear" w:color="auto" w:fill="D9D9D9"/>
          </w:tcPr>
          <w:p w14:paraId="212072F2" w14:textId="77777777" w:rsidR="007A1F44" w:rsidRPr="00A03C55" w:rsidRDefault="007A1F44" w:rsidP="00A063AC">
            <w:pPr>
              <w:pStyle w:val="TableEntryHeader"/>
              <w:rPr>
                <w:noProof w:val="0"/>
              </w:rPr>
            </w:pPr>
            <w:r w:rsidRPr="00A03C55">
              <w:rPr>
                <w:noProof w:val="0"/>
              </w:rPr>
              <w:t>Value</w:t>
            </w:r>
          </w:p>
        </w:tc>
        <w:tc>
          <w:tcPr>
            <w:tcW w:w="2700" w:type="dxa"/>
            <w:shd w:val="clear" w:color="auto" w:fill="D9D9D9"/>
          </w:tcPr>
          <w:p w14:paraId="74E67FA8" w14:textId="77777777" w:rsidR="007A1F44" w:rsidRPr="00A03C55" w:rsidRDefault="007A1F44" w:rsidP="00A53067">
            <w:pPr>
              <w:pStyle w:val="TableEntryHeader"/>
              <w:rPr>
                <w:noProof w:val="0"/>
              </w:rPr>
            </w:pPr>
            <w:r w:rsidRPr="00A03C55">
              <w:rPr>
                <w:noProof w:val="0"/>
              </w:rPr>
              <w:t>Description</w:t>
            </w:r>
          </w:p>
        </w:tc>
        <w:tc>
          <w:tcPr>
            <w:tcW w:w="3241" w:type="dxa"/>
            <w:shd w:val="clear" w:color="auto" w:fill="D9D9D9"/>
          </w:tcPr>
          <w:p w14:paraId="49BC56C1" w14:textId="77777777" w:rsidR="007A1F44" w:rsidRPr="00A03C55" w:rsidRDefault="007A1F44" w:rsidP="00A53067">
            <w:pPr>
              <w:pStyle w:val="TableEntryHeader"/>
              <w:rPr>
                <w:noProof w:val="0"/>
              </w:rPr>
            </w:pPr>
            <w:r w:rsidRPr="00A03C55">
              <w:rPr>
                <w:noProof w:val="0"/>
              </w:rPr>
              <w:t>Used with</w:t>
            </w:r>
          </w:p>
        </w:tc>
      </w:tr>
      <w:tr w:rsidR="007A1F44" w:rsidRPr="00A03C55" w14:paraId="5868B826" w14:textId="77777777" w:rsidTr="00CF2883">
        <w:tc>
          <w:tcPr>
            <w:tcW w:w="2340" w:type="dxa"/>
          </w:tcPr>
          <w:p w14:paraId="44A39436" w14:textId="77777777" w:rsidR="007A1F44" w:rsidRPr="00A03C55" w:rsidRDefault="007A1F44">
            <w:pPr>
              <w:pStyle w:val="TableEntry"/>
              <w:rPr>
                <w:noProof w:val="0"/>
              </w:rPr>
            </w:pPr>
            <w:r w:rsidRPr="00A03C55">
              <w:rPr>
                <w:noProof w:val="0"/>
              </w:rPr>
              <w:t>AD</w:t>
            </w:r>
          </w:p>
        </w:tc>
        <w:tc>
          <w:tcPr>
            <w:tcW w:w="2700" w:type="dxa"/>
          </w:tcPr>
          <w:p w14:paraId="5279C231" w14:textId="77777777" w:rsidR="007A1F44" w:rsidRPr="00A03C55" w:rsidRDefault="007A1F44">
            <w:pPr>
              <w:pStyle w:val="TableEntry"/>
              <w:rPr>
                <w:noProof w:val="0"/>
              </w:rPr>
            </w:pPr>
            <w:r w:rsidRPr="00A03C55">
              <w:rPr>
                <w:noProof w:val="0"/>
              </w:rPr>
              <w:t>Admitting</w:t>
            </w:r>
          </w:p>
        </w:tc>
        <w:tc>
          <w:tcPr>
            <w:tcW w:w="3241" w:type="dxa"/>
          </w:tcPr>
          <w:p w14:paraId="241BC531" w14:textId="77777777" w:rsidR="007A1F44" w:rsidRPr="00A03C55" w:rsidRDefault="007A1F44">
            <w:pPr>
              <w:pStyle w:val="TableEntry"/>
              <w:rPr>
                <w:noProof w:val="0"/>
              </w:rPr>
            </w:pPr>
            <w:r w:rsidRPr="00A03C55">
              <w:rPr>
                <w:noProof w:val="0"/>
              </w:rPr>
              <w:t>PV1-17 Admitting doctor</w:t>
            </w:r>
          </w:p>
        </w:tc>
      </w:tr>
      <w:tr w:rsidR="007A1F44" w:rsidRPr="00A03C55" w14:paraId="5AB56AEE" w14:textId="77777777" w:rsidTr="00CF2883">
        <w:tc>
          <w:tcPr>
            <w:tcW w:w="2340" w:type="dxa"/>
          </w:tcPr>
          <w:p w14:paraId="446D715B" w14:textId="77777777" w:rsidR="007A1F44" w:rsidRPr="00A03C55" w:rsidRDefault="007A1F44">
            <w:pPr>
              <w:pStyle w:val="TableEntry"/>
              <w:rPr>
                <w:noProof w:val="0"/>
              </w:rPr>
            </w:pPr>
            <w:r w:rsidRPr="00A03C55">
              <w:rPr>
                <w:noProof w:val="0"/>
              </w:rPr>
              <w:t>AT</w:t>
            </w:r>
          </w:p>
        </w:tc>
        <w:tc>
          <w:tcPr>
            <w:tcW w:w="2700" w:type="dxa"/>
          </w:tcPr>
          <w:p w14:paraId="35A28AF3" w14:textId="77777777" w:rsidR="007A1F44" w:rsidRPr="00A03C55" w:rsidRDefault="007A1F44">
            <w:pPr>
              <w:pStyle w:val="TableEntry"/>
              <w:rPr>
                <w:noProof w:val="0"/>
              </w:rPr>
            </w:pPr>
            <w:r w:rsidRPr="00A03C55">
              <w:rPr>
                <w:noProof w:val="0"/>
              </w:rPr>
              <w:t>Attending</w:t>
            </w:r>
          </w:p>
        </w:tc>
        <w:tc>
          <w:tcPr>
            <w:tcW w:w="3241" w:type="dxa"/>
          </w:tcPr>
          <w:p w14:paraId="37B94C6B" w14:textId="77777777" w:rsidR="007A1F44" w:rsidRPr="00A03C55" w:rsidRDefault="007A1F44">
            <w:pPr>
              <w:pStyle w:val="TableEntry"/>
              <w:rPr>
                <w:noProof w:val="0"/>
              </w:rPr>
            </w:pPr>
            <w:r w:rsidRPr="00A03C55">
              <w:rPr>
                <w:noProof w:val="0"/>
              </w:rPr>
              <w:t>PV1-7 Attending doctor</w:t>
            </w:r>
          </w:p>
        </w:tc>
      </w:tr>
      <w:tr w:rsidR="007A1F44" w:rsidRPr="00A03C55" w14:paraId="2060C1D1" w14:textId="77777777" w:rsidTr="00CF2883">
        <w:tc>
          <w:tcPr>
            <w:tcW w:w="2340" w:type="dxa"/>
          </w:tcPr>
          <w:p w14:paraId="7CD3FFED" w14:textId="77777777" w:rsidR="007A1F44" w:rsidRPr="00A03C55" w:rsidRDefault="007A1F44">
            <w:pPr>
              <w:pStyle w:val="TableEntry"/>
              <w:rPr>
                <w:noProof w:val="0"/>
              </w:rPr>
            </w:pPr>
            <w:r w:rsidRPr="00A03C55">
              <w:rPr>
                <w:noProof w:val="0"/>
              </w:rPr>
              <w:t>CP</w:t>
            </w:r>
          </w:p>
        </w:tc>
        <w:tc>
          <w:tcPr>
            <w:tcW w:w="2700" w:type="dxa"/>
          </w:tcPr>
          <w:p w14:paraId="6C0E34A3" w14:textId="77777777" w:rsidR="007A1F44" w:rsidRPr="00A03C55" w:rsidRDefault="007A1F44">
            <w:pPr>
              <w:pStyle w:val="TableEntry"/>
              <w:rPr>
                <w:noProof w:val="0"/>
              </w:rPr>
            </w:pPr>
            <w:r w:rsidRPr="00A03C55">
              <w:rPr>
                <w:noProof w:val="0"/>
              </w:rPr>
              <w:t>Consulting Provider</w:t>
            </w:r>
          </w:p>
        </w:tc>
        <w:tc>
          <w:tcPr>
            <w:tcW w:w="3241" w:type="dxa"/>
          </w:tcPr>
          <w:p w14:paraId="78062FB2" w14:textId="77777777" w:rsidR="007A1F44" w:rsidRPr="00A03C55" w:rsidRDefault="007A1F44">
            <w:pPr>
              <w:pStyle w:val="TableEntry"/>
              <w:rPr>
                <w:noProof w:val="0"/>
              </w:rPr>
            </w:pPr>
          </w:p>
        </w:tc>
      </w:tr>
      <w:tr w:rsidR="007A1F44" w:rsidRPr="00A03C55" w14:paraId="66E574BC" w14:textId="77777777" w:rsidTr="00CF2883">
        <w:tc>
          <w:tcPr>
            <w:tcW w:w="2340" w:type="dxa"/>
          </w:tcPr>
          <w:p w14:paraId="3AF83609" w14:textId="77777777" w:rsidR="007A1F44" w:rsidRPr="00A03C55" w:rsidRDefault="007A1F44">
            <w:pPr>
              <w:pStyle w:val="TableEntry"/>
              <w:rPr>
                <w:noProof w:val="0"/>
              </w:rPr>
            </w:pPr>
            <w:r w:rsidRPr="00A03C55">
              <w:rPr>
                <w:noProof w:val="0"/>
              </w:rPr>
              <w:t>FHCP</w:t>
            </w:r>
          </w:p>
        </w:tc>
        <w:tc>
          <w:tcPr>
            <w:tcW w:w="2700" w:type="dxa"/>
          </w:tcPr>
          <w:p w14:paraId="5F3DB934" w14:textId="77777777" w:rsidR="007A1F44" w:rsidRPr="00A03C55" w:rsidRDefault="007A1F44">
            <w:pPr>
              <w:pStyle w:val="TableEntry"/>
              <w:rPr>
                <w:noProof w:val="0"/>
              </w:rPr>
            </w:pPr>
            <w:r w:rsidRPr="00A03C55">
              <w:rPr>
                <w:noProof w:val="0"/>
              </w:rPr>
              <w:t>Family Health Care Professional</w:t>
            </w:r>
          </w:p>
        </w:tc>
        <w:tc>
          <w:tcPr>
            <w:tcW w:w="3241" w:type="dxa"/>
          </w:tcPr>
          <w:p w14:paraId="5DF6FA19" w14:textId="77777777" w:rsidR="007A1F44" w:rsidRPr="00A03C55" w:rsidRDefault="007A1F44">
            <w:pPr>
              <w:pStyle w:val="TableEntry"/>
              <w:rPr>
                <w:noProof w:val="0"/>
              </w:rPr>
            </w:pPr>
          </w:p>
        </w:tc>
      </w:tr>
      <w:tr w:rsidR="007A1F44" w:rsidRPr="00A03C55" w14:paraId="4773C2B5" w14:textId="77777777" w:rsidTr="00CF2883">
        <w:tc>
          <w:tcPr>
            <w:tcW w:w="2340" w:type="dxa"/>
          </w:tcPr>
          <w:p w14:paraId="0BBC4078" w14:textId="77777777" w:rsidR="007A1F44" w:rsidRPr="00A03C55" w:rsidRDefault="007A1F44">
            <w:pPr>
              <w:pStyle w:val="TableEntry"/>
              <w:rPr>
                <w:noProof w:val="0"/>
              </w:rPr>
            </w:pPr>
            <w:r w:rsidRPr="00A03C55">
              <w:rPr>
                <w:noProof w:val="0"/>
              </w:rPr>
              <w:t>PP</w:t>
            </w:r>
          </w:p>
        </w:tc>
        <w:tc>
          <w:tcPr>
            <w:tcW w:w="2700" w:type="dxa"/>
          </w:tcPr>
          <w:p w14:paraId="5001EBD9" w14:textId="77777777" w:rsidR="007A1F44" w:rsidRPr="00A03C55" w:rsidRDefault="007A1F44">
            <w:pPr>
              <w:pStyle w:val="TableEntry"/>
              <w:rPr>
                <w:noProof w:val="0"/>
              </w:rPr>
            </w:pPr>
            <w:r w:rsidRPr="00A03C55">
              <w:rPr>
                <w:noProof w:val="0"/>
              </w:rPr>
              <w:t>Primary Care Provider</w:t>
            </w:r>
          </w:p>
        </w:tc>
        <w:tc>
          <w:tcPr>
            <w:tcW w:w="3241" w:type="dxa"/>
          </w:tcPr>
          <w:p w14:paraId="74C1BCC5" w14:textId="77777777" w:rsidR="007A1F44" w:rsidRPr="00A03C55" w:rsidRDefault="007A1F44">
            <w:pPr>
              <w:pStyle w:val="TableEntry"/>
              <w:rPr>
                <w:noProof w:val="0"/>
              </w:rPr>
            </w:pPr>
          </w:p>
        </w:tc>
      </w:tr>
      <w:tr w:rsidR="007A1F44" w:rsidRPr="00A03C55" w14:paraId="74B85AC4" w14:textId="77777777" w:rsidTr="00CF2883">
        <w:tc>
          <w:tcPr>
            <w:tcW w:w="2340" w:type="dxa"/>
          </w:tcPr>
          <w:p w14:paraId="3F017E62" w14:textId="77777777" w:rsidR="007A1F44" w:rsidRPr="00A03C55" w:rsidRDefault="007A1F44">
            <w:pPr>
              <w:pStyle w:val="TableEntry"/>
              <w:rPr>
                <w:noProof w:val="0"/>
              </w:rPr>
            </w:pPr>
            <w:r w:rsidRPr="00A03C55">
              <w:rPr>
                <w:noProof w:val="0"/>
              </w:rPr>
              <w:t>RP</w:t>
            </w:r>
          </w:p>
        </w:tc>
        <w:tc>
          <w:tcPr>
            <w:tcW w:w="2700" w:type="dxa"/>
          </w:tcPr>
          <w:p w14:paraId="375A4D45" w14:textId="77777777" w:rsidR="007A1F44" w:rsidRPr="00A03C55" w:rsidRDefault="007A1F44">
            <w:pPr>
              <w:pStyle w:val="TableEntry"/>
              <w:rPr>
                <w:noProof w:val="0"/>
              </w:rPr>
            </w:pPr>
            <w:r w:rsidRPr="00A03C55">
              <w:rPr>
                <w:noProof w:val="0"/>
              </w:rPr>
              <w:t>Referring Provider</w:t>
            </w:r>
          </w:p>
        </w:tc>
        <w:tc>
          <w:tcPr>
            <w:tcW w:w="3241" w:type="dxa"/>
          </w:tcPr>
          <w:p w14:paraId="1E53177A" w14:textId="77777777" w:rsidR="007A1F44" w:rsidRPr="00A03C55" w:rsidRDefault="007A1F44">
            <w:pPr>
              <w:pStyle w:val="TableEntry"/>
              <w:rPr>
                <w:noProof w:val="0"/>
              </w:rPr>
            </w:pPr>
            <w:r w:rsidRPr="00A03C55">
              <w:rPr>
                <w:noProof w:val="0"/>
              </w:rPr>
              <w:t>PV1-8 Referring doctor</w:t>
            </w:r>
          </w:p>
        </w:tc>
      </w:tr>
      <w:tr w:rsidR="007A1F44" w:rsidRPr="00A03C55" w14:paraId="42D23FB1" w14:textId="77777777" w:rsidTr="00CF2883">
        <w:tc>
          <w:tcPr>
            <w:tcW w:w="2340" w:type="dxa"/>
          </w:tcPr>
          <w:p w14:paraId="5F7EFAED" w14:textId="77777777" w:rsidR="007A1F44" w:rsidRPr="00A03C55" w:rsidRDefault="007A1F44">
            <w:pPr>
              <w:pStyle w:val="TableEntry"/>
              <w:rPr>
                <w:noProof w:val="0"/>
              </w:rPr>
            </w:pPr>
            <w:r w:rsidRPr="00A03C55">
              <w:rPr>
                <w:noProof w:val="0"/>
              </w:rPr>
              <w:t>RT</w:t>
            </w:r>
          </w:p>
        </w:tc>
        <w:tc>
          <w:tcPr>
            <w:tcW w:w="2700" w:type="dxa"/>
          </w:tcPr>
          <w:p w14:paraId="256D3B54" w14:textId="77777777" w:rsidR="007A1F44" w:rsidRPr="00A03C55" w:rsidRDefault="007A1F44">
            <w:pPr>
              <w:pStyle w:val="TableEntry"/>
              <w:rPr>
                <w:noProof w:val="0"/>
              </w:rPr>
            </w:pPr>
            <w:r w:rsidRPr="00A03C55">
              <w:rPr>
                <w:noProof w:val="0"/>
              </w:rPr>
              <w:t>Referred to Provider</w:t>
            </w:r>
          </w:p>
        </w:tc>
        <w:tc>
          <w:tcPr>
            <w:tcW w:w="3241" w:type="dxa"/>
          </w:tcPr>
          <w:p w14:paraId="6A89C833" w14:textId="77777777" w:rsidR="007A1F44" w:rsidRPr="00A03C55" w:rsidRDefault="007A1F44">
            <w:pPr>
              <w:pStyle w:val="TableEntry"/>
              <w:rPr>
                <w:noProof w:val="0"/>
              </w:rPr>
            </w:pPr>
          </w:p>
        </w:tc>
      </w:tr>
    </w:tbl>
    <w:p w14:paraId="16E24A1C" w14:textId="77777777" w:rsidR="007A1F44" w:rsidRPr="00A03C55" w:rsidRDefault="007A1F44" w:rsidP="00CF2883">
      <w:pPr>
        <w:pStyle w:val="BodyText"/>
      </w:pPr>
    </w:p>
    <w:p w14:paraId="0241E1BA" w14:textId="77777777" w:rsidR="007A1F44" w:rsidRPr="00A03C55" w:rsidRDefault="007A1F44" w:rsidP="003462A5">
      <w:pPr>
        <w:pStyle w:val="BodyText"/>
      </w:pPr>
      <w:r w:rsidRPr="00A03C55">
        <w:rPr>
          <w:b/>
          <w:bCs/>
        </w:rPr>
        <w:t>ROL-4 – Role Person (XCN)</w:t>
      </w:r>
      <w:r w:rsidRPr="00A03C55">
        <w:t>, required. Identification of the person playing the role.</w:t>
      </w:r>
    </w:p>
    <w:p w14:paraId="347D4FF9"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32" w:name="_Toc174249108"/>
      <w:bookmarkStart w:id="233" w:name="_Toc398544143"/>
      <w:r w:rsidRPr="00A03C55">
        <w:rPr>
          <w:noProof w:val="0"/>
        </w:rPr>
        <w:t>OBX – Observation/Result segment</w:t>
      </w:r>
      <w:bookmarkEnd w:id="232"/>
      <w:bookmarkEnd w:id="233"/>
    </w:p>
    <w:p w14:paraId="4671CE2A" w14:textId="77777777" w:rsidR="007A1F44" w:rsidRPr="00A03C55" w:rsidRDefault="007A1F44" w:rsidP="00CA12D9">
      <w:pPr>
        <w:pStyle w:val="BodyText"/>
      </w:pPr>
      <w:r w:rsidRPr="00A03C55">
        <w:t>Standard Reference: HL7 Version 2.5, Chapter 7 (Section 7.4.2)</w:t>
      </w:r>
    </w:p>
    <w:p w14:paraId="4D3353EE" w14:textId="2E0525CE" w:rsidR="007A1F44" w:rsidRPr="00A03C55" w:rsidRDefault="007A1F44" w:rsidP="00CA12D9">
      <w:pPr>
        <w:pStyle w:val="BodyText"/>
      </w:pPr>
      <w:r w:rsidRPr="00A03C55">
        <w:t xml:space="preserve">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the OBX segment is primarily used to convey patient height and patient weight. For this reason, this segment is described in this section, although it always appears as optional 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w:t>
      </w:r>
    </w:p>
    <w:p w14:paraId="4527A18F" w14:textId="77777777" w:rsidR="007A1F44" w:rsidRPr="00A03C55" w:rsidRDefault="007A1F44">
      <w:pPr>
        <w:pStyle w:val="TableTitle"/>
        <w:rPr>
          <w:noProof w:val="0"/>
        </w:rPr>
      </w:pPr>
      <w:bookmarkStart w:id="234" w:name="_Ref51130724"/>
      <w:r w:rsidRPr="00A03C55">
        <w:rPr>
          <w:noProof w:val="0"/>
        </w:rPr>
        <w:t>Table 3.30-7: OBX Segment</w:t>
      </w:r>
      <w:bookmarkEnd w:id="234"/>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4"/>
        <w:gridCol w:w="847"/>
        <w:gridCol w:w="867"/>
        <w:gridCol w:w="941"/>
        <w:gridCol w:w="857"/>
        <w:gridCol w:w="847"/>
        <w:gridCol w:w="930"/>
        <w:gridCol w:w="3007"/>
      </w:tblGrid>
      <w:tr w:rsidR="007A1F44" w:rsidRPr="00A03C55" w14:paraId="45A3F279" w14:textId="77777777">
        <w:trPr>
          <w:tblHeader/>
          <w:jc w:val="center"/>
        </w:trPr>
        <w:tc>
          <w:tcPr>
            <w:tcW w:w="0" w:type="auto"/>
            <w:shd w:val="clear" w:color="auto" w:fill="D9D9D9"/>
          </w:tcPr>
          <w:p w14:paraId="1C6DCB76" w14:textId="77777777" w:rsidR="007A1F44" w:rsidRPr="00A03C55" w:rsidRDefault="007A1F44" w:rsidP="00A063AC">
            <w:pPr>
              <w:pStyle w:val="TableEntryHeader"/>
              <w:rPr>
                <w:noProof w:val="0"/>
              </w:rPr>
            </w:pPr>
            <w:r w:rsidRPr="00A03C55">
              <w:rPr>
                <w:noProof w:val="0"/>
              </w:rPr>
              <w:t>SEQ</w:t>
            </w:r>
          </w:p>
        </w:tc>
        <w:tc>
          <w:tcPr>
            <w:tcW w:w="0" w:type="auto"/>
            <w:shd w:val="clear" w:color="auto" w:fill="D9D9D9"/>
          </w:tcPr>
          <w:p w14:paraId="3B231F8C" w14:textId="77777777" w:rsidR="007A1F44" w:rsidRPr="00A03C55" w:rsidRDefault="007A1F44" w:rsidP="00A53067">
            <w:pPr>
              <w:pStyle w:val="TableEntryHeader"/>
              <w:rPr>
                <w:noProof w:val="0"/>
              </w:rPr>
            </w:pPr>
            <w:r w:rsidRPr="00A03C55">
              <w:rPr>
                <w:noProof w:val="0"/>
              </w:rPr>
              <w:t>LEN</w:t>
            </w:r>
          </w:p>
        </w:tc>
        <w:tc>
          <w:tcPr>
            <w:tcW w:w="0" w:type="auto"/>
            <w:shd w:val="clear" w:color="auto" w:fill="D9D9D9"/>
          </w:tcPr>
          <w:p w14:paraId="4D7E01BE" w14:textId="77777777" w:rsidR="007A1F44" w:rsidRPr="00A03C55" w:rsidRDefault="007A1F44" w:rsidP="00A53067">
            <w:pPr>
              <w:pStyle w:val="TableEntryHeader"/>
              <w:rPr>
                <w:noProof w:val="0"/>
              </w:rPr>
            </w:pPr>
            <w:r w:rsidRPr="00A03C55">
              <w:rPr>
                <w:noProof w:val="0"/>
              </w:rPr>
              <w:t>DT</w:t>
            </w:r>
          </w:p>
        </w:tc>
        <w:tc>
          <w:tcPr>
            <w:tcW w:w="0" w:type="auto"/>
            <w:shd w:val="clear" w:color="auto" w:fill="D9D9D9"/>
          </w:tcPr>
          <w:p w14:paraId="7615C597" w14:textId="77777777" w:rsidR="007A1F44" w:rsidRPr="00A03C55" w:rsidRDefault="007A1F44" w:rsidP="00A53067">
            <w:pPr>
              <w:pStyle w:val="TableEntryHeader"/>
              <w:rPr>
                <w:noProof w:val="0"/>
              </w:rPr>
            </w:pPr>
            <w:r w:rsidRPr="00A03C55">
              <w:rPr>
                <w:noProof w:val="0"/>
              </w:rPr>
              <w:t>Usage</w:t>
            </w:r>
          </w:p>
        </w:tc>
        <w:tc>
          <w:tcPr>
            <w:tcW w:w="0" w:type="auto"/>
            <w:shd w:val="clear" w:color="auto" w:fill="D9D9D9"/>
          </w:tcPr>
          <w:p w14:paraId="3C4A1D74" w14:textId="77777777" w:rsidR="007A1F44" w:rsidRPr="00A03C55" w:rsidRDefault="007A1F44" w:rsidP="00A53067">
            <w:pPr>
              <w:pStyle w:val="TableEntryHeader"/>
              <w:rPr>
                <w:noProof w:val="0"/>
              </w:rPr>
            </w:pPr>
            <w:r w:rsidRPr="00A03C55">
              <w:rPr>
                <w:noProof w:val="0"/>
              </w:rPr>
              <w:t>Card.</w:t>
            </w:r>
          </w:p>
        </w:tc>
        <w:tc>
          <w:tcPr>
            <w:tcW w:w="0" w:type="auto"/>
            <w:shd w:val="clear" w:color="auto" w:fill="D9D9D9"/>
          </w:tcPr>
          <w:p w14:paraId="0258BEB1" w14:textId="77777777" w:rsidR="007A1F44" w:rsidRPr="00A03C55" w:rsidRDefault="007A1F44" w:rsidP="00A53067">
            <w:pPr>
              <w:pStyle w:val="TableEntryHeader"/>
              <w:rPr>
                <w:noProof w:val="0"/>
              </w:rPr>
            </w:pPr>
            <w:r w:rsidRPr="00A03C55">
              <w:rPr>
                <w:noProof w:val="0"/>
              </w:rPr>
              <w:t>TBL#</w:t>
            </w:r>
          </w:p>
        </w:tc>
        <w:tc>
          <w:tcPr>
            <w:tcW w:w="0" w:type="auto"/>
            <w:shd w:val="clear" w:color="auto" w:fill="D9D9D9"/>
          </w:tcPr>
          <w:p w14:paraId="21982DB9" w14:textId="77777777" w:rsidR="007A1F44" w:rsidRPr="00A03C55" w:rsidRDefault="007A1F44" w:rsidP="00A53067">
            <w:pPr>
              <w:pStyle w:val="TableEntryHeader"/>
              <w:rPr>
                <w:noProof w:val="0"/>
              </w:rPr>
            </w:pPr>
            <w:r w:rsidRPr="00A03C55">
              <w:rPr>
                <w:noProof w:val="0"/>
              </w:rPr>
              <w:t>ITEM#</w:t>
            </w:r>
          </w:p>
        </w:tc>
        <w:tc>
          <w:tcPr>
            <w:tcW w:w="0" w:type="auto"/>
            <w:shd w:val="clear" w:color="auto" w:fill="D9D9D9"/>
          </w:tcPr>
          <w:p w14:paraId="661EC622" w14:textId="77777777" w:rsidR="007A1F44" w:rsidRPr="00A03C55" w:rsidRDefault="007A1F44" w:rsidP="00A53067">
            <w:pPr>
              <w:pStyle w:val="TableEntryHeader"/>
              <w:rPr>
                <w:noProof w:val="0"/>
              </w:rPr>
            </w:pPr>
            <w:r w:rsidRPr="00A03C55">
              <w:rPr>
                <w:noProof w:val="0"/>
              </w:rPr>
              <w:t>Element name</w:t>
            </w:r>
          </w:p>
        </w:tc>
      </w:tr>
      <w:tr w:rsidR="007A1F44" w:rsidRPr="00A03C55" w14:paraId="66FC4857" w14:textId="77777777">
        <w:trPr>
          <w:jc w:val="center"/>
        </w:trPr>
        <w:tc>
          <w:tcPr>
            <w:tcW w:w="0" w:type="auto"/>
          </w:tcPr>
          <w:p w14:paraId="3D99E9EB" w14:textId="77777777" w:rsidR="007A1F44" w:rsidRPr="00A03C55" w:rsidRDefault="007A1F44">
            <w:pPr>
              <w:pStyle w:val="TableEntry"/>
              <w:rPr>
                <w:noProof w:val="0"/>
              </w:rPr>
            </w:pPr>
            <w:r w:rsidRPr="00A03C55">
              <w:rPr>
                <w:noProof w:val="0"/>
              </w:rPr>
              <w:t>1</w:t>
            </w:r>
          </w:p>
        </w:tc>
        <w:tc>
          <w:tcPr>
            <w:tcW w:w="0" w:type="auto"/>
          </w:tcPr>
          <w:p w14:paraId="54AFADAB" w14:textId="77777777" w:rsidR="007A1F44" w:rsidRPr="00A03C55" w:rsidRDefault="007A1F44">
            <w:pPr>
              <w:pStyle w:val="TableEntry"/>
              <w:rPr>
                <w:noProof w:val="0"/>
              </w:rPr>
            </w:pPr>
            <w:r w:rsidRPr="00A03C55">
              <w:rPr>
                <w:noProof w:val="0"/>
              </w:rPr>
              <w:t>4</w:t>
            </w:r>
          </w:p>
        </w:tc>
        <w:tc>
          <w:tcPr>
            <w:tcW w:w="0" w:type="auto"/>
          </w:tcPr>
          <w:p w14:paraId="72A65608" w14:textId="77777777" w:rsidR="007A1F44" w:rsidRPr="00A03C55" w:rsidRDefault="007A1F44">
            <w:pPr>
              <w:pStyle w:val="TableEntry"/>
              <w:rPr>
                <w:noProof w:val="0"/>
              </w:rPr>
            </w:pPr>
            <w:r w:rsidRPr="00A03C55">
              <w:rPr>
                <w:noProof w:val="0"/>
              </w:rPr>
              <w:t>SI</w:t>
            </w:r>
          </w:p>
        </w:tc>
        <w:tc>
          <w:tcPr>
            <w:tcW w:w="0" w:type="auto"/>
          </w:tcPr>
          <w:p w14:paraId="723F53BC" w14:textId="77777777" w:rsidR="007A1F44" w:rsidRPr="00A03C55" w:rsidRDefault="007A1F44">
            <w:pPr>
              <w:pStyle w:val="TableEntry"/>
              <w:rPr>
                <w:noProof w:val="0"/>
              </w:rPr>
            </w:pPr>
            <w:r w:rsidRPr="00A03C55">
              <w:rPr>
                <w:noProof w:val="0"/>
              </w:rPr>
              <w:t>O</w:t>
            </w:r>
          </w:p>
        </w:tc>
        <w:tc>
          <w:tcPr>
            <w:tcW w:w="0" w:type="auto"/>
          </w:tcPr>
          <w:p w14:paraId="027C439E" w14:textId="77777777" w:rsidR="007A1F44" w:rsidRPr="00A03C55" w:rsidRDefault="007A1F44">
            <w:pPr>
              <w:pStyle w:val="TableEntry"/>
              <w:rPr>
                <w:noProof w:val="0"/>
              </w:rPr>
            </w:pPr>
            <w:r w:rsidRPr="00A03C55">
              <w:rPr>
                <w:noProof w:val="0"/>
              </w:rPr>
              <w:t>[0..1]</w:t>
            </w:r>
          </w:p>
        </w:tc>
        <w:tc>
          <w:tcPr>
            <w:tcW w:w="0" w:type="auto"/>
          </w:tcPr>
          <w:p w14:paraId="743AC2A9" w14:textId="77777777" w:rsidR="007A1F44" w:rsidRPr="00A03C55" w:rsidRDefault="007A1F44">
            <w:pPr>
              <w:pStyle w:val="TableEntry"/>
              <w:rPr>
                <w:noProof w:val="0"/>
              </w:rPr>
            </w:pPr>
          </w:p>
        </w:tc>
        <w:tc>
          <w:tcPr>
            <w:tcW w:w="0" w:type="auto"/>
          </w:tcPr>
          <w:p w14:paraId="0D4ACB6E" w14:textId="77777777" w:rsidR="007A1F44" w:rsidRPr="00A03C55" w:rsidRDefault="007A1F44">
            <w:pPr>
              <w:pStyle w:val="TableEntry"/>
              <w:rPr>
                <w:noProof w:val="0"/>
              </w:rPr>
            </w:pPr>
            <w:r w:rsidRPr="00A03C55">
              <w:rPr>
                <w:noProof w:val="0"/>
              </w:rPr>
              <w:t>00569</w:t>
            </w:r>
          </w:p>
        </w:tc>
        <w:tc>
          <w:tcPr>
            <w:tcW w:w="0" w:type="auto"/>
          </w:tcPr>
          <w:p w14:paraId="096AF316" w14:textId="77777777" w:rsidR="007A1F44" w:rsidRPr="00A03C55" w:rsidRDefault="007A1F44">
            <w:pPr>
              <w:pStyle w:val="TableEntry"/>
              <w:rPr>
                <w:noProof w:val="0"/>
              </w:rPr>
            </w:pPr>
            <w:r w:rsidRPr="00A03C55">
              <w:rPr>
                <w:noProof w:val="0"/>
              </w:rPr>
              <w:t>Set ID – OBX</w:t>
            </w:r>
          </w:p>
        </w:tc>
      </w:tr>
      <w:tr w:rsidR="007A1F44" w:rsidRPr="00A03C55" w14:paraId="5E310412" w14:textId="77777777">
        <w:trPr>
          <w:jc w:val="center"/>
        </w:trPr>
        <w:tc>
          <w:tcPr>
            <w:tcW w:w="0" w:type="auto"/>
          </w:tcPr>
          <w:p w14:paraId="77701808" w14:textId="77777777" w:rsidR="007A1F44" w:rsidRPr="00A03C55" w:rsidRDefault="007A1F44">
            <w:pPr>
              <w:pStyle w:val="TableEntry"/>
              <w:rPr>
                <w:noProof w:val="0"/>
              </w:rPr>
            </w:pPr>
            <w:r w:rsidRPr="00A03C55">
              <w:rPr>
                <w:noProof w:val="0"/>
              </w:rPr>
              <w:t>2</w:t>
            </w:r>
          </w:p>
        </w:tc>
        <w:tc>
          <w:tcPr>
            <w:tcW w:w="0" w:type="auto"/>
          </w:tcPr>
          <w:p w14:paraId="2256D05C" w14:textId="77777777" w:rsidR="007A1F44" w:rsidRPr="00A03C55" w:rsidRDefault="007A1F44">
            <w:pPr>
              <w:pStyle w:val="TableEntry"/>
              <w:rPr>
                <w:noProof w:val="0"/>
              </w:rPr>
            </w:pPr>
            <w:r w:rsidRPr="00A03C55">
              <w:rPr>
                <w:noProof w:val="0"/>
              </w:rPr>
              <w:t>2</w:t>
            </w:r>
          </w:p>
        </w:tc>
        <w:tc>
          <w:tcPr>
            <w:tcW w:w="0" w:type="auto"/>
          </w:tcPr>
          <w:p w14:paraId="77843129" w14:textId="77777777" w:rsidR="007A1F44" w:rsidRPr="00A03C55" w:rsidRDefault="007A1F44">
            <w:pPr>
              <w:pStyle w:val="TableEntry"/>
              <w:rPr>
                <w:noProof w:val="0"/>
              </w:rPr>
            </w:pPr>
            <w:r w:rsidRPr="00A03C55">
              <w:rPr>
                <w:noProof w:val="0"/>
              </w:rPr>
              <w:t>ID</w:t>
            </w:r>
          </w:p>
        </w:tc>
        <w:tc>
          <w:tcPr>
            <w:tcW w:w="0" w:type="auto"/>
          </w:tcPr>
          <w:p w14:paraId="255EE6A3" w14:textId="77777777" w:rsidR="007A1F44" w:rsidRPr="00A03C55" w:rsidRDefault="007A1F44">
            <w:pPr>
              <w:pStyle w:val="TableEntry"/>
              <w:rPr>
                <w:noProof w:val="0"/>
              </w:rPr>
            </w:pPr>
            <w:r w:rsidRPr="00A03C55">
              <w:rPr>
                <w:noProof w:val="0"/>
              </w:rPr>
              <w:t>C</w:t>
            </w:r>
          </w:p>
        </w:tc>
        <w:tc>
          <w:tcPr>
            <w:tcW w:w="0" w:type="auto"/>
          </w:tcPr>
          <w:p w14:paraId="44C2AEB1" w14:textId="77777777" w:rsidR="007A1F44" w:rsidRPr="00A03C55" w:rsidRDefault="007A1F44">
            <w:pPr>
              <w:pStyle w:val="TableEntry"/>
              <w:rPr>
                <w:noProof w:val="0"/>
              </w:rPr>
            </w:pPr>
            <w:r w:rsidRPr="00A03C55">
              <w:rPr>
                <w:noProof w:val="0"/>
              </w:rPr>
              <w:t>[1..1]</w:t>
            </w:r>
          </w:p>
        </w:tc>
        <w:tc>
          <w:tcPr>
            <w:tcW w:w="0" w:type="auto"/>
          </w:tcPr>
          <w:p w14:paraId="7BB48DF8" w14:textId="77777777" w:rsidR="007A1F44" w:rsidRPr="00A03C55" w:rsidRDefault="007A1F44">
            <w:pPr>
              <w:pStyle w:val="TableEntry"/>
              <w:rPr>
                <w:noProof w:val="0"/>
              </w:rPr>
            </w:pPr>
            <w:r w:rsidRPr="00A03C55">
              <w:rPr>
                <w:noProof w:val="0"/>
              </w:rPr>
              <w:t>0125</w:t>
            </w:r>
          </w:p>
        </w:tc>
        <w:tc>
          <w:tcPr>
            <w:tcW w:w="0" w:type="auto"/>
          </w:tcPr>
          <w:p w14:paraId="58B762D8" w14:textId="77777777" w:rsidR="007A1F44" w:rsidRPr="00A03C55" w:rsidRDefault="007A1F44">
            <w:pPr>
              <w:pStyle w:val="TableEntry"/>
              <w:rPr>
                <w:noProof w:val="0"/>
              </w:rPr>
            </w:pPr>
            <w:r w:rsidRPr="00A03C55">
              <w:rPr>
                <w:noProof w:val="0"/>
              </w:rPr>
              <w:t>00570</w:t>
            </w:r>
          </w:p>
        </w:tc>
        <w:tc>
          <w:tcPr>
            <w:tcW w:w="0" w:type="auto"/>
          </w:tcPr>
          <w:p w14:paraId="0E57ED23" w14:textId="77777777" w:rsidR="007A1F44" w:rsidRPr="00A03C55" w:rsidRDefault="007A1F44">
            <w:pPr>
              <w:pStyle w:val="TableEntry"/>
              <w:rPr>
                <w:noProof w:val="0"/>
              </w:rPr>
            </w:pPr>
            <w:r w:rsidRPr="00A03C55">
              <w:rPr>
                <w:noProof w:val="0"/>
              </w:rPr>
              <w:t>Value Type</w:t>
            </w:r>
          </w:p>
        </w:tc>
      </w:tr>
      <w:tr w:rsidR="007A1F44" w:rsidRPr="00A03C55" w14:paraId="45000270" w14:textId="77777777">
        <w:trPr>
          <w:jc w:val="center"/>
        </w:trPr>
        <w:tc>
          <w:tcPr>
            <w:tcW w:w="0" w:type="auto"/>
          </w:tcPr>
          <w:p w14:paraId="197614C3" w14:textId="77777777" w:rsidR="007A1F44" w:rsidRPr="00A03C55" w:rsidRDefault="007A1F44">
            <w:pPr>
              <w:pStyle w:val="TableEntry"/>
              <w:rPr>
                <w:noProof w:val="0"/>
              </w:rPr>
            </w:pPr>
            <w:r w:rsidRPr="00A03C55">
              <w:rPr>
                <w:noProof w:val="0"/>
              </w:rPr>
              <w:t>3</w:t>
            </w:r>
          </w:p>
        </w:tc>
        <w:tc>
          <w:tcPr>
            <w:tcW w:w="0" w:type="auto"/>
          </w:tcPr>
          <w:p w14:paraId="620737BB" w14:textId="77777777" w:rsidR="007A1F44" w:rsidRPr="00A03C55" w:rsidRDefault="007A1F44">
            <w:pPr>
              <w:pStyle w:val="TableEntry"/>
              <w:rPr>
                <w:noProof w:val="0"/>
              </w:rPr>
            </w:pPr>
            <w:r w:rsidRPr="00A03C55">
              <w:rPr>
                <w:noProof w:val="0"/>
              </w:rPr>
              <w:t>250</w:t>
            </w:r>
          </w:p>
        </w:tc>
        <w:tc>
          <w:tcPr>
            <w:tcW w:w="0" w:type="auto"/>
          </w:tcPr>
          <w:p w14:paraId="49F1F84B" w14:textId="77777777" w:rsidR="007A1F44" w:rsidRPr="00A03C55" w:rsidRDefault="007A1F44">
            <w:pPr>
              <w:pStyle w:val="TableEntry"/>
              <w:rPr>
                <w:noProof w:val="0"/>
              </w:rPr>
            </w:pPr>
            <w:r w:rsidRPr="00A03C55">
              <w:rPr>
                <w:noProof w:val="0"/>
              </w:rPr>
              <w:t>CE</w:t>
            </w:r>
          </w:p>
        </w:tc>
        <w:tc>
          <w:tcPr>
            <w:tcW w:w="0" w:type="auto"/>
          </w:tcPr>
          <w:p w14:paraId="62CF3CA5" w14:textId="77777777" w:rsidR="007A1F44" w:rsidRPr="00A03C55" w:rsidRDefault="007A1F44">
            <w:pPr>
              <w:pStyle w:val="TableEntry"/>
              <w:rPr>
                <w:noProof w:val="0"/>
              </w:rPr>
            </w:pPr>
            <w:r w:rsidRPr="00A03C55">
              <w:rPr>
                <w:noProof w:val="0"/>
              </w:rPr>
              <w:t>R</w:t>
            </w:r>
          </w:p>
        </w:tc>
        <w:tc>
          <w:tcPr>
            <w:tcW w:w="0" w:type="auto"/>
          </w:tcPr>
          <w:p w14:paraId="43567942" w14:textId="77777777" w:rsidR="007A1F44" w:rsidRPr="00A03C55" w:rsidRDefault="007A1F44">
            <w:pPr>
              <w:pStyle w:val="TableEntry"/>
              <w:rPr>
                <w:noProof w:val="0"/>
              </w:rPr>
            </w:pPr>
            <w:r w:rsidRPr="00A03C55">
              <w:rPr>
                <w:noProof w:val="0"/>
              </w:rPr>
              <w:t>[1..1]</w:t>
            </w:r>
          </w:p>
        </w:tc>
        <w:tc>
          <w:tcPr>
            <w:tcW w:w="0" w:type="auto"/>
          </w:tcPr>
          <w:p w14:paraId="6776A15B" w14:textId="77777777" w:rsidR="007A1F44" w:rsidRPr="00A03C55" w:rsidRDefault="007A1F44">
            <w:pPr>
              <w:pStyle w:val="TableEntry"/>
              <w:rPr>
                <w:noProof w:val="0"/>
              </w:rPr>
            </w:pPr>
          </w:p>
        </w:tc>
        <w:tc>
          <w:tcPr>
            <w:tcW w:w="0" w:type="auto"/>
          </w:tcPr>
          <w:p w14:paraId="4D190BBB" w14:textId="77777777" w:rsidR="007A1F44" w:rsidRPr="00A03C55" w:rsidRDefault="007A1F44">
            <w:pPr>
              <w:pStyle w:val="TableEntry"/>
              <w:rPr>
                <w:noProof w:val="0"/>
              </w:rPr>
            </w:pPr>
            <w:r w:rsidRPr="00A03C55">
              <w:rPr>
                <w:noProof w:val="0"/>
              </w:rPr>
              <w:t>00571</w:t>
            </w:r>
          </w:p>
        </w:tc>
        <w:tc>
          <w:tcPr>
            <w:tcW w:w="0" w:type="auto"/>
          </w:tcPr>
          <w:p w14:paraId="54E3DF72" w14:textId="77777777" w:rsidR="007A1F44" w:rsidRPr="00A03C55" w:rsidRDefault="007A1F44">
            <w:pPr>
              <w:pStyle w:val="TableEntry"/>
              <w:rPr>
                <w:noProof w:val="0"/>
              </w:rPr>
            </w:pPr>
            <w:r w:rsidRPr="00A03C55">
              <w:rPr>
                <w:noProof w:val="0"/>
              </w:rPr>
              <w:t>Observation Identifier</w:t>
            </w:r>
          </w:p>
        </w:tc>
      </w:tr>
      <w:tr w:rsidR="007A1F44" w:rsidRPr="00A03C55" w14:paraId="193426FF" w14:textId="77777777">
        <w:trPr>
          <w:jc w:val="center"/>
        </w:trPr>
        <w:tc>
          <w:tcPr>
            <w:tcW w:w="0" w:type="auto"/>
          </w:tcPr>
          <w:p w14:paraId="2C6A5D5A" w14:textId="77777777" w:rsidR="007A1F44" w:rsidRPr="00A03C55" w:rsidRDefault="007A1F44">
            <w:pPr>
              <w:pStyle w:val="TableEntry"/>
              <w:rPr>
                <w:noProof w:val="0"/>
              </w:rPr>
            </w:pPr>
            <w:r w:rsidRPr="00A03C55">
              <w:rPr>
                <w:noProof w:val="0"/>
              </w:rPr>
              <w:t>4</w:t>
            </w:r>
          </w:p>
        </w:tc>
        <w:tc>
          <w:tcPr>
            <w:tcW w:w="0" w:type="auto"/>
          </w:tcPr>
          <w:p w14:paraId="078C174C" w14:textId="77777777" w:rsidR="007A1F44" w:rsidRPr="00A03C55" w:rsidRDefault="007A1F44">
            <w:pPr>
              <w:pStyle w:val="TableEntry"/>
              <w:rPr>
                <w:noProof w:val="0"/>
              </w:rPr>
            </w:pPr>
            <w:r w:rsidRPr="00A03C55">
              <w:rPr>
                <w:noProof w:val="0"/>
              </w:rPr>
              <w:t>20</w:t>
            </w:r>
          </w:p>
        </w:tc>
        <w:tc>
          <w:tcPr>
            <w:tcW w:w="0" w:type="auto"/>
          </w:tcPr>
          <w:p w14:paraId="24666AAB" w14:textId="77777777" w:rsidR="007A1F44" w:rsidRPr="00A03C55" w:rsidRDefault="007A1F44">
            <w:pPr>
              <w:pStyle w:val="TableEntry"/>
              <w:rPr>
                <w:noProof w:val="0"/>
              </w:rPr>
            </w:pPr>
            <w:r w:rsidRPr="00A03C55">
              <w:rPr>
                <w:noProof w:val="0"/>
              </w:rPr>
              <w:t>ST</w:t>
            </w:r>
          </w:p>
        </w:tc>
        <w:tc>
          <w:tcPr>
            <w:tcW w:w="0" w:type="auto"/>
          </w:tcPr>
          <w:p w14:paraId="0816F479" w14:textId="77777777" w:rsidR="007A1F44" w:rsidRPr="00A03C55" w:rsidRDefault="007A1F44">
            <w:pPr>
              <w:pStyle w:val="TableEntry"/>
              <w:rPr>
                <w:noProof w:val="0"/>
              </w:rPr>
            </w:pPr>
            <w:r w:rsidRPr="00A03C55">
              <w:rPr>
                <w:noProof w:val="0"/>
              </w:rPr>
              <w:t>C</w:t>
            </w:r>
          </w:p>
        </w:tc>
        <w:tc>
          <w:tcPr>
            <w:tcW w:w="0" w:type="auto"/>
          </w:tcPr>
          <w:p w14:paraId="73AD6AF8" w14:textId="77777777" w:rsidR="007A1F44" w:rsidRPr="00A03C55" w:rsidRDefault="007A1F44">
            <w:pPr>
              <w:pStyle w:val="TableEntry"/>
              <w:rPr>
                <w:noProof w:val="0"/>
              </w:rPr>
            </w:pPr>
            <w:r w:rsidRPr="00A03C55">
              <w:rPr>
                <w:noProof w:val="0"/>
              </w:rPr>
              <w:t>[0..1]</w:t>
            </w:r>
          </w:p>
        </w:tc>
        <w:tc>
          <w:tcPr>
            <w:tcW w:w="0" w:type="auto"/>
          </w:tcPr>
          <w:p w14:paraId="5EEDA1F4" w14:textId="77777777" w:rsidR="007A1F44" w:rsidRPr="00A03C55" w:rsidRDefault="007A1F44">
            <w:pPr>
              <w:pStyle w:val="TableEntry"/>
              <w:rPr>
                <w:noProof w:val="0"/>
              </w:rPr>
            </w:pPr>
          </w:p>
        </w:tc>
        <w:tc>
          <w:tcPr>
            <w:tcW w:w="0" w:type="auto"/>
          </w:tcPr>
          <w:p w14:paraId="5D6B0334" w14:textId="77777777" w:rsidR="007A1F44" w:rsidRPr="00A03C55" w:rsidRDefault="007A1F44">
            <w:pPr>
              <w:pStyle w:val="TableEntry"/>
              <w:rPr>
                <w:noProof w:val="0"/>
              </w:rPr>
            </w:pPr>
            <w:r w:rsidRPr="00A03C55">
              <w:rPr>
                <w:noProof w:val="0"/>
              </w:rPr>
              <w:t>00572</w:t>
            </w:r>
          </w:p>
        </w:tc>
        <w:tc>
          <w:tcPr>
            <w:tcW w:w="0" w:type="auto"/>
          </w:tcPr>
          <w:p w14:paraId="6D66BB81" w14:textId="77777777" w:rsidR="007A1F44" w:rsidRPr="00A03C55" w:rsidRDefault="007A1F44">
            <w:pPr>
              <w:pStyle w:val="TableEntry"/>
              <w:rPr>
                <w:noProof w:val="0"/>
              </w:rPr>
            </w:pPr>
            <w:r w:rsidRPr="00A03C55">
              <w:rPr>
                <w:noProof w:val="0"/>
              </w:rPr>
              <w:t>Observation Sub-ID</w:t>
            </w:r>
          </w:p>
        </w:tc>
      </w:tr>
      <w:tr w:rsidR="007A1F44" w:rsidRPr="00A03C55" w14:paraId="4FF20412" w14:textId="77777777">
        <w:trPr>
          <w:jc w:val="center"/>
        </w:trPr>
        <w:tc>
          <w:tcPr>
            <w:tcW w:w="0" w:type="auto"/>
          </w:tcPr>
          <w:p w14:paraId="00C8C41B" w14:textId="77777777" w:rsidR="007A1F44" w:rsidRPr="00A03C55" w:rsidRDefault="007A1F44">
            <w:pPr>
              <w:pStyle w:val="TableEntry"/>
              <w:rPr>
                <w:noProof w:val="0"/>
              </w:rPr>
            </w:pPr>
            <w:r w:rsidRPr="00A03C55">
              <w:rPr>
                <w:noProof w:val="0"/>
              </w:rPr>
              <w:t>5</w:t>
            </w:r>
          </w:p>
        </w:tc>
        <w:tc>
          <w:tcPr>
            <w:tcW w:w="0" w:type="auto"/>
          </w:tcPr>
          <w:p w14:paraId="3117ED84" w14:textId="77777777" w:rsidR="007A1F44" w:rsidRPr="00A03C55" w:rsidRDefault="007A1F44">
            <w:pPr>
              <w:pStyle w:val="TableEntry"/>
              <w:rPr>
                <w:noProof w:val="0"/>
              </w:rPr>
            </w:pPr>
            <w:r w:rsidRPr="00A03C55">
              <w:rPr>
                <w:noProof w:val="0"/>
              </w:rPr>
              <w:t>99999</w:t>
            </w:r>
          </w:p>
        </w:tc>
        <w:tc>
          <w:tcPr>
            <w:tcW w:w="0" w:type="auto"/>
          </w:tcPr>
          <w:p w14:paraId="7DFFB326" w14:textId="77777777" w:rsidR="007A1F44" w:rsidRPr="00A03C55" w:rsidRDefault="007A1F44">
            <w:pPr>
              <w:pStyle w:val="TableEntry"/>
              <w:rPr>
                <w:noProof w:val="0"/>
              </w:rPr>
            </w:pPr>
            <w:r w:rsidRPr="00A03C55">
              <w:rPr>
                <w:noProof w:val="0"/>
              </w:rPr>
              <w:t>Varies</w:t>
            </w:r>
          </w:p>
        </w:tc>
        <w:tc>
          <w:tcPr>
            <w:tcW w:w="0" w:type="auto"/>
          </w:tcPr>
          <w:p w14:paraId="5588A81C" w14:textId="77777777" w:rsidR="007A1F44" w:rsidRPr="00A03C55" w:rsidRDefault="007A1F44">
            <w:pPr>
              <w:pStyle w:val="TableEntry"/>
              <w:rPr>
                <w:noProof w:val="0"/>
              </w:rPr>
            </w:pPr>
            <w:r w:rsidRPr="00A03C55">
              <w:rPr>
                <w:noProof w:val="0"/>
              </w:rPr>
              <w:t>C</w:t>
            </w:r>
          </w:p>
        </w:tc>
        <w:tc>
          <w:tcPr>
            <w:tcW w:w="0" w:type="auto"/>
          </w:tcPr>
          <w:p w14:paraId="76A62099" w14:textId="77777777" w:rsidR="007A1F44" w:rsidRPr="00A03C55" w:rsidRDefault="007A1F44">
            <w:pPr>
              <w:pStyle w:val="TableEntry"/>
              <w:rPr>
                <w:noProof w:val="0"/>
              </w:rPr>
            </w:pPr>
            <w:r w:rsidRPr="00A03C55">
              <w:rPr>
                <w:noProof w:val="0"/>
              </w:rPr>
              <w:t>[1..1]</w:t>
            </w:r>
          </w:p>
        </w:tc>
        <w:tc>
          <w:tcPr>
            <w:tcW w:w="0" w:type="auto"/>
          </w:tcPr>
          <w:p w14:paraId="5E3D7309" w14:textId="77777777" w:rsidR="007A1F44" w:rsidRPr="00A03C55" w:rsidRDefault="007A1F44">
            <w:pPr>
              <w:pStyle w:val="TableEntry"/>
              <w:rPr>
                <w:noProof w:val="0"/>
              </w:rPr>
            </w:pPr>
          </w:p>
        </w:tc>
        <w:tc>
          <w:tcPr>
            <w:tcW w:w="0" w:type="auto"/>
          </w:tcPr>
          <w:p w14:paraId="7672F802" w14:textId="77777777" w:rsidR="007A1F44" w:rsidRPr="00A03C55" w:rsidRDefault="007A1F44">
            <w:pPr>
              <w:pStyle w:val="TableEntry"/>
              <w:rPr>
                <w:noProof w:val="0"/>
              </w:rPr>
            </w:pPr>
            <w:r w:rsidRPr="00A03C55">
              <w:rPr>
                <w:noProof w:val="0"/>
              </w:rPr>
              <w:t>00573</w:t>
            </w:r>
          </w:p>
        </w:tc>
        <w:tc>
          <w:tcPr>
            <w:tcW w:w="0" w:type="auto"/>
          </w:tcPr>
          <w:p w14:paraId="33A15977" w14:textId="77777777" w:rsidR="007A1F44" w:rsidRPr="00A03C55" w:rsidRDefault="007A1F44">
            <w:pPr>
              <w:pStyle w:val="TableEntry"/>
              <w:rPr>
                <w:noProof w:val="0"/>
              </w:rPr>
            </w:pPr>
            <w:r w:rsidRPr="00A03C55">
              <w:rPr>
                <w:noProof w:val="0"/>
              </w:rPr>
              <w:t>Observation Value</w:t>
            </w:r>
          </w:p>
        </w:tc>
      </w:tr>
      <w:tr w:rsidR="007A1F44" w:rsidRPr="00A03C55" w14:paraId="1ADA0BC4" w14:textId="77777777">
        <w:trPr>
          <w:jc w:val="center"/>
        </w:trPr>
        <w:tc>
          <w:tcPr>
            <w:tcW w:w="0" w:type="auto"/>
          </w:tcPr>
          <w:p w14:paraId="1292F837" w14:textId="77777777" w:rsidR="007A1F44" w:rsidRPr="00A03C55" w:rsidRDefault="007A1F44">
            <w:pPr>
              <w:pStyle w:val="TableEntry"/>
              <w:rPr>
                <w:noProof w:val="0"/>
              </w:rPr>
            </w:pPr>
            <w:r w:rsidRPr="00A03C55">
              <w:rPr>
                <w:noProof w:val="0"/>
              </w:rPr>
              <w:t>6</w:t>
            </w:r>
          </w:p>
        </w:tc>
        <w:tc>
          <w:tcPr>
            <w:tcW w:w="0" w:type="auto"/>
          </w:tcPr>
          <w:p w14:paraId="2B490902" w14:textId="77777777" w:rsidR="007A1F44" w:rsidRPr="00A03C55" w:rsidRDefault="007A1F44">
            <w:pPr>
              <w:pStyle w:val="TableEntry"/>
              <w:rPr>
                <w:noProof w:val="0"/>
              </w:rPr>
            </w:pPr>
            <w:r w:rsidRPr="00A03C55">
              <w:rPr>
                <w:noProof w:val="0"/>
              </w:rPr>
              <w:t>250</w:t>
            </w:r>
          </w:p>
        </w:tc>
        <w:tc>
          <w:tcPr>
            <w:tcW w:w="0" w:type="auto"/>
          </w:tcPr>
          <w:p w14:paraId="2BEB5FF4" w14:textId="77777777" w:rsidR="007A1F44" w:rsidRPr="00A03C55" w:rsidRDefault="007A1F44">
            <w:pPr>
              <w:pStyle w:val="TableEntry"/>
              <w:rPr>
                <w:noProof w:val="0"/>
              </w:rPr>
            </w:pPr>
            <w:r w:rsidRPr="00A03C55">
              <w:rPr>
                <w:noProof w:val="0"/>
              </w:rPr>
              <w:t>CE</w:t>
            </w:r>
          </w:p>
        </w:tc>
        <w:tc>
          <w:tcPr>
            <w:tcW w:w="0" w:type="auto"/>
          </w:tcPr>
          <w:p w14:paraId="7FCCDF64" w14:textId="77777777" w:rsidR="007A1F44" w:rsidRPr="00A03C55" w:rsidRDefault="007A1F44">
            <w:pPr>
              <w:pStyle w:val="TableEntry"/>
              <w:rPr>
                <w:noProof w:val="0"/>
              </w:rPr>
            </w:pPr>
            <w:r w:rsidRPr="00A03C55">
              <w:rPr>
                <w:noProof w:val="0"/>
              </w:rPr>
              <w:t>O</w:t>
            </w:r>
          </w:p>
        </w:tc>
        <w:tc>
          <w:tcPr>
            <w:tcW w:w="0" w:type="auto"/>
          </w:tcPr>
          <w:p w14:paraId="71A2F1AA" w14:textId="77777777" w:rsidR="007A1F44" w:rsidRPr="00A03C55" w:rsidRDefault="007A1F44">
            <w:pPr>
              <w:pStyle w:val="TableEntry"/>
              <w:rPr>
                <w:noProof w:val="0"/>
              </w:rPr>
            </w:pPr>
            <w:r w:rsidRPr="00A03C55">
              <w:rPr>
                <w:noProof w:val="0"/>
              </w:rPr>
              <w:t>[0..1]</w:t>
            </w:r>
          </w:p>
        </w:tc>
        <w:tc>
          <w:tcPr>
            <w:tcW w:w="0" w:type="auto"/>
          </w:tcPr>
          <w:p w14:paraId="131E0E28" w14:textId="77777777" w:rsidR="007A1F44" w:rsidRPr="00A03C55" w:rsidRDefault="007A1F44">
            <w:pPr>
              <w:pStyle w:val="TableEntry"/>
              <w:rPr>
                <w:noProof w:val="0"/>
              </w:rPr>
            </w:pPr>
          </w:p>
        </w:tc>
        <w:tc>
          <w:tcPr>
            <w:tcW w:w="0" w:type="auto"/>
          </w:tcPr>
          <w:p w14:paraId="0311D0B4" w14:textId="77777777" w:rsidR="007A1F44" w:rsidRPr="00A03C55" w:rsidRDefault="007A1F44">
            <w:pPr>
              <w:pStyle w:val="TableEntry"/>
              <w:rPr>
                <w:noProof w:val="0"/>
              </w:rPr>
            </w:pPr>
            <w:r w:rsidRPr="00A03C55">
              <w:rPr>
                <w:noProof w:val="0"/>
              </w:rPr>
              <w:t>00574</w:t>
            </w:r>
          </w:p>
        </w:tc>
        <w:tc>
          <w:tcPr>
            <w:tcW w:w="0" w:type="auto"/>
          </w:tcPr>
          <w:p w14:paraId="5D803765" w14:textId="77777777" w:rsidR="007A1F44" w:rsidRPr="00A03C55" w:rsidRDefault="007A1F44">
            <w:pPr>
              <w:pStyle w:val="TableEntry"/>
              <w:rPr>
                <w:noProof w:val="0"/>
              </w:rPr>
            </w:pPr>
            <w:r w:rsidRPr="00A03C55">
              <w:rPr>
                <w:noProof w:val="0"/>
              </w:rPr>
              <w:t>Units</w:t>
            </w:r>
          </w:p>
        </w:tc>
      </w:tr>
      <w:tr w:rsidR="007A1F44" w:rsidRPr="00A03C55" w14:paraId="18023107" w14:textId="77777777">
        <w:trPr>
          <w:jc w:val="center"/>
        </w:trPr>
        <w:tc>
          <w:tcPr>
            <w:tcW w:w="0" w:type="auto"/>
          </w:tcPr>
          <w:p w14:paraId="3A02222A" w14:textId="77777777" w:rsidR="007A1F44" w:rsidRPr="00A03C55" w:rsidRDefault="007A1F44">
            <w:pPr>
              <w:pStyle w:val="TableEntry"/>
              <w:rPr>
                <w:noProof w:val="0"/>
              </w:rPr>
            </w:pPr>
            <w:r w:rsidRPr="00A03C55">
              <w:rPr>
                <w:noProof w:val="0"/>
              </w:rPr>
              <w:t>7</w:t>
            </w:r>
          </w:p>
        </w:tc>
        <w:tc>
          <w:tcPr>
            <w:tcW w:w="0" w:type="auto"/>
          </w:tcPr>
          <w:p w14:paraId="7EE5756D" w14:textId="77777777" w:rsidR="007A1F44" w:rsidRPr="00A03C55" w:rsidRDefault="007A1F44">
            <w:pPr>
              <w:pStyle w:val="TableEntry"/>
              <w:rPr>
                <w:noProof w:val="0"/>
              </w:rPr>
            </w:pPr>
            <w:r w:rsidRPr="00A03C55">
              <w:rPr>
                <w:noProof w:val="0"/>
              </w:rPr>
              <w:t xml:space="preserve"> 60</w:t>
            </w:r>
          </w:p>
        </w:tc>
        <w:tc>
          <w:tcPr>
            <w:tcW w:w="0" w:type="auto"/>
          </w:tcPr>
          <w:p w14:paraId="43D6E470" w14:textId="77777777" w:rsidR="007A1F44" w:rsidRPr="00A03C55" w:rsidRDefault="007A1F44">
            <w:pPr>
              <w:pStyle w:val="TableEntry"/>
              <w:rPr>
                <w:noProof w:val="0"/>
              </w:rPr>
            </w:pPr>
            <w:r w:rsidRPr="00A03C55">
              <w:rPr>
                <w:noProof w:val="0"/>
              </w:rPr>
              <w:t>ST</w:t>
            </w:r>
          </w:p>
        </w:tc>
        <w:tc>
          <w:tcPr>
            <w:tcW w:w="0" w:type="auto"/>
          </w:tcPr>
          <w:p w14:paraId="260670AF" w14:textId="77777777" w:rsidR="007A1F44" w:rsidRPr="00A03C55" w:rsidRDefault="007A1F44">
            <w:pPr>
              <w:pStyle w:val="TableEntry"/>
              <w:rPr>
                <w:noProof w:val="0"/>
              </w:rPr>
            </w:pPr>
            <w:r w:rsidRPr="00A03C55">
              <w:rPr>
                <w:noProof w:val="0"/>
              </w:rPr>
              <w:t>O</w:t>
            </w:r>
          </w:p>
        </w:tc>
        <w:tc>
          <w:tcPr>
            <w:tcW w:w="0" w:type="auto"/>
          </w:tcPr>
          <w:p w14:paraId="601DB4CD" w14:textId="77777777" w:rsidR="007A1F44" w:rsidRPr="00A03C55" w:rsidRDefault="007A1F44">
            <w:pPr>
              <w:pStyle w:val="TableEntry"/>
              <w:rPr>
                <w:noProof w:val="0"/>
              </w:rPr>
            </w:pPr>
            <w:r w:rsidRPr="00A03C55">
              <w:rPr>
                <w:noProof w:val="0"/>
              </w:rPr>
              <w:t>[0..1]</w:t>
            </w:r>
          </w:p>
        </w:tc>
        <w:tc>
          <w:tcPr>
            <w:tcW w:w="0" w:type="auto"/>
          </w:tcPr>
          <w:p w14:paraId="6EAE0465" w14:textId="77777777" w:rsidR="007A1F44" w:rsidRPr="00A03C55" w:rsidRDefault="007A1F44">
            <w:pPr>
              <w:pStyle w:val="TableEntry"/>
              <w:rPr>
                <w:noProof w:val="0"/>
              </w:rPr>
            </w:pPr>
          </w:p>
        </w:tc>
        <w:tc>
          <w:tcPr>
            <w:tcW w:w="0" w:type="auto"/>
          </w:tcPr>
          <w:p w14:paraId="24EB946C" w14:textId="77777777" w:rsidR="007A1F44" w:rsidRPr="00A03C55" w:rsidRDefault="007A1F44">
            <w:pPr>
              <w:pStyle w:val="TableEntry"/>
              <w:rPr>
                <w:noProof w:val="0"/>
              </w:rPr>
            </w:pPr>
            <w:r w:rsidRPr="00A03C55">
              <w:rPr>
                <w:noProof w:val="0"/>
              </w:rPr>
              <w:t>00575</w:t>
            </w:r>
          </w:p>
        </w:tc>
        <w:tc>
          <w:tcPr>
            <w:tcW w:w="0" w:type="auto"/>
          </w:tcPr>
          <w:p w14:paraId="7CA9C547" w14:textId="77777777" w:rsidR="007A1F44" w:rsidRPr="00A03C55" w:rsidRDefault="007A1F44">
            <w:pPr>
              <w:pStyle w:val="TableEntry"/>
              <w:rPr>
                <w:noProof w:val="0"/>
              </w:rPr>
            </w:pPr>
            <w:r w:rsidRPr="00A03C55">
              <w:rPr>
                <w:noProof w:val="0"/>
              </w:rPr>
              <w:t>References Range</w:t>
            </w:r>
          </w:p>
        </w:tc>
      </w:tr>
      <w:tr w:rsidR="007A1F44" w:rsidRPr="00A03C55" w14:paraId="3E37CB0B" w14:textId="77777777">
        <w:trPr>
          <w:jc w:val="center"/>
        </w:trPr>
        <w:tc>
          <w:tcPr>
            <w:tcW w:w="0" w:type="auto"/>
          </w:tcPr>
          <w:p w14:paraId="271F9351" w14:textId="77777777" w:rsidR="007A1F44" w:rsidRPr="00A03C55" w:rsidRDefault="007A1F44">
            <w:pPr>
              <w:pStyle w:val="TableEntry"/>
              <w:rPr>
                <w:noProof w:val="0"/>
              </w:rPr>
            </w:pPr>
            <w:r w:rsidRPr="00A03C55">
              <w:rPr>
                <w:noProof w:val="0"/>
              </w:rPr>
              <w:t>8</w:t>
            </w:r>
          </w:p>
        </w:tc>
        <w:tc>
          <w:tcPr>
            <w:tcW w:w="0" w:type="auto"/>
          </w:tcPr>
          <w:p w14:paraId="01633FA1" w14:textId="77777777" w:rsidR="007A1F44" w:rsidRPr="00A03C55" w:rsidRDefault="007A1F44">
            <w:pPr>
              <w:pStyle w:val="TableEntry"/>
              <w:rPr>
                <w:noProof w:val="0"/>
              </w:rPr>
            </w:pPr>
            <w:r w:rsidRPr="00A03C55">
              <w:rPr>
                <w:noProof w:val="0"/>
              </w:rPr>
              <w:t>5</w:t>
            </w:r>
          </w:p>
        </w:tc>
        <w:tc>
          <w:tcPr>
            <w:tcW w:w="0" w:type="auto"/>
          </w:tcPr>
          <w:p w14:paraId="578CB59D" w14:textId="77777777" w:rsidR="007A1F44" w:rsidRPr="00A03C55" w:rsidRDefault="007A1F44">
            <w:pPr>
              <w:pStyle w:val="TableEntry"/>
              <w:rPr>
                <w:noProof w:val="0"/>
              </w:rPr>
            </w:pPr>
            <w:r w:rsidRPr="00A03C55">
              <w:rPr>
                <w:noProof w:val="0"/>
              </w:rPr>
              <w:t>IS</w:t>
            </w:r>
          </w:p>
        </w:tc>
        <w:tc>
          <w:tcPr>
            <w:tcW w:w="0" w:type="auto"/>
          </w:tcPr>
          <w:p w14:paraId="4C2035BB" w14:textId="77777777" w:rsidR="007A1F44" w:rsidRPr="00A03C55" w:rsidRDefault="007A1F44">
            <w:pPr>
              <w:pStyle w:val="TableEntry"/>
              <w:rPr>
                <w:noProof w:val="0"/>
              </w:rPr>
            </w:pPr>
            <w:r w:rsidRPr="00A03C55">
              <w:rPr>
                <w:noProof w:val="0"/>
              </w:rPr>
              <w:t>O</w:t>
            </w:r>
          </w:p>
        </w:tc>
        <w:tc>
          <w:tcPr>
            <w:tcW w:w="0" w:type="auto"/>
          </w:tcPr>
          <w:p w14:paraId="0ABA293E" w14:textId="77777777" w:rsidR="007A1F44" w:rsidRPr="00A03C55" w:rsidRDefault="007A1F44">
            <w:pPr>
              <w:pStyle w:val="TableEntry"/>
              <w:rPr>
                <w:noProof w:val="0"/>
              </w:rPr>
            </w:pPr>
            <w:r w:rsidRPr="00A03C55">
              <w:rPr>
                <w:noProof w:val="0"/>
              </w:rPr>
              <w:t>[0..1]</w:t>
            </w:r>
          </w:p>
        </w:tc>
        <w:tc>
          <w:tcPr>
            <w:tcW w:w="0" w:type="auto"/>
          </w:tcPr>
          <w:p w14:paraId="22CCEEFD" w14:textId="77777777" w:rsidR="007A1F44" w:rsidRPr="00A03C55" w:rsidRDefault="007A1F44">
            <w:pPr>
              <w:pStyle w:val="TableEntry"/>
              <w:rPr>
                <w:noProof w:val="0"/>
              </w:rPr>
            </w:pPr>
            <w:r w:rsidRPr="00A03C55">
              <w:rPr>
                <w:noProof w:val="0"/>
              </w:rPr>
              <w:t>0078</w:t>
            </w:r>
          </w:p>
        </w:tc>
        <w:tc>
          <w:tcPr>
            <w:tcW w:w="0" w:type="auto"/>
          </w:tcPr>
          <w:p w14:paraId="2AF933FB" w14:textId="77777777" w:rsidR="007A1F44" w:rsidRPr="00A03C55" w:rsidRDefault="007A1F44">
            <w:pPr>
              <w:pStyle w:val="TableEntry"/>
              <w:rPr>
                <w:noProof w:val="0"/>
              </w:rPr>
            </w:pPr>
            <w:r w:rsidRPr="00A03C55">
              <w:rPr>
                <w:noProof w:val="0"/>
              </w:rPr>
              <w:t>00576</w:t>
            </w:r>
          </w:p>
        </w:tc>
        <w:tc>
          <w:tcPr>
            <w:tcW w:w="0" w:type="auto"/>
          </w:tcPr>
          <w:p w14:paraId="354BF662" w14:textId="77777777" w:rsidR="007A1F44" w:rsidRPr="00A03C55" w:rsidRDefault="007A1F44">
            <w:pPr>
              <w:pStyle w:val="TableEntry"/>
              <w:rPr>
                <w:noProof w:val="0"/>
              </w:rPr>
            </w:pPr>
            <w:r w:rsidRPr="00A03C55">
              <w:rPr>
                <w:noProof w:val="0"/>
              </w:rPr>
              <w:t>Abnormal Flags</w:t>
            </w:r>
          </w:p>
        </w:tc>
      </w:tr>
      <w:tr w:rsidR="007A1F44" w:rsidRPr="00A03C55" w14:paraId="50323721" w14:textId="77777777">
        <w:trPr>
          <w:jc w:val="center"/>
        </w:trPr>
        <w:tc>
          <w:tcPr>
            <w:tcW w:w="0" w:type="auto"/>
          </w:tcPr>
          <w:p w14:paraId="7D753CBC" w14:textId="77777777" w:rsidR="007A1F44" w:rsidRPr="00A03C55" w:rsidRDefault="007A1F44">
            <w:pPr>
              <w:pStyle w:val="TableEntry"/>
              <w:rPr>
                <w:noProof w:val="0"/>
              </w:rPr>
            </w:pPr>
            <w:r w:rsidRPr="00A03C55">
              <w:rPr>
                <w:noProof w:val="0"/>
              </w:rPr>
              <w:t>9</w:t>
            </w:r>
          </w:p>
        </w:tc>
        <w:tc>
          <w:tcPr>
            <w:tcW w:w="0" w:type="auto"/>
          </w:tcPr>
          <w:p w14:paraId="15A7ED0A" w14:textId="77777777" w:rsidR="007A1F44" w:rsidRPr="00A03C55" w:rsidRDefault="007A1F44">
            <w:pPr>
              <w:pStyle w:val="TableEntry"/>
              <w:rPr>
                <w:noProof w:val="0"/>
              </w:rPr>
            </w:pPr>
            <w:r w:rsidRPr="00A03C55">
              <w:rPr>
                <w:noProof w:val="0"/>
              </w:rPr>
              <w:t>5</w:t>
            </w:r>
          </w:p>
        </w:tc>
        <w:tc>
          <w:tcPr>
            <w:tcW w:w="0" w:type="auto"/>
          </w:tcPr>
          <w:p w14:paraId="663D4C1B" w14:textId="77777777" w:rsidR="007A1F44" w:rsidRPr="00A03C55" w:rsidRDefault="007A1F44">
            <w:pPr>
              <w:pStyle w:val="TableEntry"/>
              <w:rPr>
                <w:noProof w:val="0"/>
              </w:rPr>
            </w:pPr>
            <w:r w:rsidRPr="00A03C55">
              <w:rPr>
                <w:noProof w:val="0"/>
              </w:rPr>
              <w:t>NM</w:t>
            </w:r>
          </w:p>
        </w:tc>
        <w:tc>
          <w:tcPr>
            <w:tcW w:w="0" w:type="auto"/>
          </w:tcPr>
          <w:p w14:paraId="589D9FD8" w14:textId="77777777" w:rsidR="007A1F44" w:rsidRPr="00A03C55" w:rsidRDefault="007A1F44">
            <w:pPr>
              <w:pStyle w:val="TableEntry"/>
              <w:rPr>
                <w:noProof w:val="0"/>
              </w:rPr>
            </w:pPr>
            <w:r w:rsidRPr="00A03C55">
              <w:rPr>
                <w:noProof w:val="0"/>
              </w:rPr>
              <w:t>O</w:t>
            </w:r>
          </w:p>
        </w:tc>
        <w:tc>
          <w:tcPr>
            <w:tcW w:w="0" w:type="auto"/>
          </w:tcPr>
          <w:p w14:paraId="3209FADC" w14:textId="77777777" w:rsidR="007A1F44" w:rsidRPr="00A03C55" w:rsidRDefault="007A1F44">
            <w:pPr>
              <w:pStyle w:val="TableEntry"/>
              <w:rPr>
                <w:noProof w:val="0"/>
              </w:rPr>
            </w:pPr>
            <w:r w:rsidRPr="00A03C55">
              <w:rPr>
                <w:noProof w:val="0"/>
              </w:rPr>
              <w:t>[0..1]</w:t>
            </w:r>
          </w:p>
        </w:tc>
        <w:tc>
          <w:tcPr>
            <w:tcW w:w="0" w:type="auto"/>
          </w:tcPr>
          <w:p w14:paraId="43E99826" w14:textId="77777777" w:rsidR="007A1F44" w:rsidRPr="00A03C55" w:rsidRDefault="007A1F44">
            <w:pPr>
              <w:pStyle w:val="TableEntry"/>
              <w:rPr>
                <w:noProof w:val="0"/>
              </w:rPr>
            </w:pPr>
          </w:p>
        </w:tc>
        <w:tc>
          <w:tcPr>
            <w:tcW w:w="0" w:type="auto"/>
          </w:tcPr>
          <w:p w14:paraId="737EB58E" w14:textId="77777777" w:rsidR="007A1F44" w:rsidRPr="00A03C55" w:rsidRDefault="007A1F44">
            <w:pPr>
              <w:pStyle w:val="TableEntry"/>
              <w:rPr>
                <w:noProof w:val="0"/>
              </w:rPr>
            </w:pPr>
            <w:r w:rsidRPr="00A03C55">
              <w:rPr>
                <w:noProof w:val="0"/>
              </w:rPr>
              <w:t>00577</w:t>
            </w:r>
          </w:p>
        </w:tc>
        <w:tc>
          <w:tcPr>
            <w:tcW w:w="0" w:type="auto"/>
          </w:tcPr>
          <w:p w14:paraId="5F07FAED" w14:textId="77777777" w:rsidR="007A1F44" w:rsidRPr="00A03C55" w:rsidRDefault="007A1F44">
            <w:pPr>
              <w:pStyle w:val="TableEntry"/>
              <w:rPr>
                <w:noProof w:val="0"/>
              </w:rPr>
            </w:pPr>
            <w:r w:rsidRPr="00A03C55">
              <w:rPr>
                <w:noProof w:val="0"/>
              </w:rPr>
              <w:t>Probability</w:t>
            </w:r>
          </w:p>
        </w:tc>
      </w:tr>
      <w:tr w:rsidR="007A1F44" w:rsidRPr="00A03C55" w14:paraId="08D2EA95" w14:textId="77777777">
        <w:trPr>
          <w:jc w:val="center"/>
        </w:trPr>
        <w:tc>
          <w:tcPr>
            <w:tcW w:w="0" w:type="auto"/>
          </w:tcPr>
          <w:p w14:paraId="3179CF72" w14:textId="77777777" w:rsidR="007A1F44" w:rsidRPr="00A03C55" w:rsidRDefault="007A1F44">
            <w:pPr>
              <w:pStyle w:val="TableEntry"/>
              <w:rPr>
                <w:noProof w:val="0"/>
              </w:rPr>
            </w:pPr>
            <w:r w:rsidRPr="00A03C55">
              <w:rPr>
                <w:noProof w:val="0"/>
              </w:rPr>
              <w:t>10</w:t>
            </w:r>
          </w:p>
        </w:tc>
        <w:tc>
          <w:tcPr>
            <w:tcW w:w="0" w:type="auto"/>
          </w:tcPr>
          <w:p w14:paraId="291815D1" w14:textId="77777777" w:rsidR="007A1F44" w:rsidRPr="00A03C55" w:rsidRDefault="007A1F44">
            <w:pPr>
              <w:pStyle w:val="TableEntry"/>
              <w:rPr>
                <w:noProof w:val="0"/>
              </w:rPr>
            </w:pPr>
            <w:r w:rsidRPr="00A03C55">
              <w:rPr>
                <w:noProof w:val="0"/>
              </w:rPr>
              <w:t>2</w:t>
            </w:r>
          </w:p>
        </w:tc>
        <w:tc>
          <w:tcPr>
            <w:tcW w:w="0" w:type="auto"/>
          </w:tcPr>
          <w:p w14:paraId="1C09BEC1" w14:textId="77777777" w:rsidR="007A1F44" w:rsidRPr="00A03C55" w:rsidRDefault="007A1F44">
            <w:pPr>
              <w:pStyle w:val="TableEntry"/>
              <w:rPr>
                <w:noProof w:val="0"/>
              </w:rPr>
            </w:pPr>
            <w:r w:rsidRPr="00A03C55">
              <w:rPr>
                <w:noProof w:val="0"/>
              </w:rPr>
              <w:t>ID</w:t>
            </w:r>
          </w:p>
        </w:tc>
        <w:tc>
          <w:tcPr>
            <w:tcW w:w="0" w:type="auto"/>
          </w:tcPr>
          <w:p w14:paraId="3CE7C50F" w14:textId="77777777" w:rsidR="007A1F44" w:rsidRPr="00A03C55" w:rsidRDefault="007A1F44">
            <w:pPr>
              <w:pStyle w:val="TableEntry"/>
              <w:rPr>
                <w:noProof w:val="0"/>
              </w:rPr>
            </w:pPr>
            <w:r w:rsidRPr="00A03C55">
              <w:rPr>
                <w:noProof w:val="0"/>
              </w:rPr>
              <w:t>O</w:t>
            </w:r>
          </w:p>
        </w:tc>
        <w:tc>
          <w:tcPr>
            <w:tcW w:w="0" w:type="auto"/>
          </w:tcPr>
          <w:p w14:paraId="227FAD36" w14:textId="77777777" w:rsidR="007A1F44" w:rsidRPr="00A03C55" w:rsidRDefault="007A1F44">
            <w:pPr>
              <w:pStyle w:val="TableEntry"/>
              <w:rPr>
                <w:noProof w:val="0"/>
              </w:rPr>
            </w:pPr>
            <w:r w:rsidRPr="00A03C55">
              <w:rPr>
                <w:noProof w:val="0"/>
              </w:rPr>
              <w:t>[0..1]</w:t>
            </w:r>
          </w:p>
        </w:tc>
        <w:tc>
          <w:tcPr>
            <w:tcW w:w="0" w:type="auto"/>
          </w:tcPr>
          <w:p w14:paraId="1724C584" w14:textId="77777777" w:rsidR="007A1F44" w:rsidRPr="00A03C55" w:rsidRDefault="007A1F44">
            <w:pPr>
              <w:pStyle w:val="TableEntry"/>
              <w:rPr>
                <w:noProof w:val="0"/>
              </w:rPr>
            </w:pPr>
            <w:r w:rsidRPr="00A03C55">
              <w:rPr>
                <w:noProof w:val="0"/>
              </w:rPr>
              <w:t>0080</w:t>
            </w:r>
          </w:p>
        </w:tc>
        <w:tc>
          <w:tcPr>
            <w:tcW w:w="0" w:type="auto"/>
          </w:tcPr>
          <w:p w14:paraId="78BA04B5" w14:textId="77777777" w:rsidR="007A1F44" w:rsidRPr="00A03C55" w:rsidRDefault="007A1F44">
            <w:pPr>
              <w:pStyle w:val="TableEntry"/>
              <w:rPr>
                <w:noProof w:val="0"/>
              </w:rPr>
            </w:pPr>
            <w:r w:rsidRPr="00A03C55">
              <w:rPr>
                <w:noProof w:val="0"/>
              </w:rPr>
              <w:t>00578</w:t>
            </w:r>
          </w:p>
        </w:tc>
        <w:tc>
          <w:tcPr>
            <w:tcW w:w="0" w:type="auto"/>
          </w:tcPr>
          <w:p w14:paraId="135396F5" w14:textId="77777777" w:rsidR="007A1F44" w:rsidRPr="00A03C55" w:rsidRDefault="007A1F44">
            <w:pPr>
              <w:pStyle w:val="TableEntry"/>
              <w:rPr>
                <w:noProof w:val="0"/>
              </w:rPr>
            </w:pPr>
            <w:r w:rsidRPr="00A03C55">
              <w:rPr>
                <w:noProof w:val="0"/>
              </w:rPr>
              <w:t>Nature of Abnormal Test</w:t>
            </w:r>
          </w:p>
        </w:tc>
      </w:tr>
      <w:tr w:rsidR="007A1F44" w:rsidRPr="00A03C55" w14:paraId="5FB63E0B" w14:textId="77777777">
        <w:trPr>
          <w:jc w:val="center"/>
        </w:trPr>
        <w:tc>
          <w:tcPr>
            <w:tcW w:w="0" w:type="auto"/>
          </w:tcPr>
          <w:p w14:paraId="1E7E04BD" w14:textId="77777777" w:rsidR="007A1F44" w:rsidRPr="00A03C55" w:rsidRDefault="007A1F44">
            <w:pPr>
              <w:pStyle w:val="TableEntry"/>
              <w:rPr>
                <w:noProof w:val="0"/>
              </w:rPr>
            </w:pPr>
            <w:r w:rsidRPr="00A03C55">
              <w:rPr>
                <w:noProof w:val="0"/>
              </w:rPr>
              <w:t>11</w:t>
            </w:r>
          </w:p>
        </w:tc>
        <w:tc>
          <w:tcPr>
            <w:tcW w:w="0" w:type="auto"/>
          </w:tcPr>
          <w:p w14:paraId="63887963" w14:textId="77777777" w:rsidR="007A1F44" w:rsidRPr="00A03C55" w:rsidRDefault="007A1F44">
            <w:pPr>
              <w:pStyle w:val="TableEntry"/>
              <w:rPr>
                <w:noProof w:val="0"/>
              </w:rPr>
            </w:pPr>
            <w:r w:rsidRPr="00A03C55">
              <w:rPr>
                <w:noProof w:val="0"/>
              </w:rPr>
              <w:t>1</w:t>
            </w:r>
          </w:p>
        </w:tc>
        <w:tc>
          <w:tcPr>
            <w:tcW w:w="0" w:type="auto"/>
          </w:tcPr>
          <w:p w14:paraId="05A5A3AF" w14:textId="77777777" w:rsidR="007A1F44" w:rsidRPr="00A03C55" w:rsidRDefault="007A1F44">
            <w:pPr>
              <w:pStyle w:val="TableEntry"/>
              <w:rPr>
                <w:noProof w:val="0"/>
              </w:rPr>
            </w:pPr>
            <w:r w:rsidRPr="00A03C55">
              <w:rPr>
                <w:noProof w:val="0"/>
              </w:rPr>
              <w:t>ID</w:t>
            </w:r>
          </w:p>
        </w:tc>
        <w:tc>
          <w:tcPr>
            <w:tcW w:w="0" w:type="auto"/>
          </w:tcPr>
          <w:p w14:paraId="3E852673" w14:textId="77777777" w:rsidR="007A1F44" w:rsidRPr="00A03C55" w:rsidRDefault="007A1F44">
            <w:pPr>
              <w:pStyle w:val="TableEntry"/>
              <w:rPr>
                <w:noProof w:val="0"/>
              </w:rPr>
            </w:pPr>
            <w:r w:rsidRPr="00A03C55">
              <w:rPr>
                <w:noProof w:val="0"/>
              </w:rPr>
              <w:t>R</w:t>
            </w:r>
          </w:p>
        </w:tc>
        <w:tc>
          <w:tcPr>
            <w:tcW w:w="0" w:type="auto"/>
          </w:tcPr>
          <w:p w14:paraId="1520D442" w14:textId="77777777" w:rsidR="007A1F44" w:rsidRPr="00A03C55" w:rsidRDefault="007A1F44">
            <w:pPr>
              <w:pStyle w:val="TableEntry"/>
              <w:rPr>
                <w:noProof w:val="0"/>
              </w:rPr>
            </w:pPr>
            <w:r w:rsidRPr="00A03C55">
              <w:rPr>
                <w:noProof w:val="0"/>
              </w:rPr>
              <w:t>[0..1]</w:t>
            </w:r>
          </w:p>
        </w:tc>
        <w:tc>
          <w:tcPr>
            <w:tcW w:w="0" w:type="auto"/>
          </w:tcPr>
          <w:p w14:paraId="277BB095" w14:textId="77777777" w:rsidR="007A1F44" w:rsidRPr="00A03C55" w:rsidRDefault="007A1F44">
            <w:pPr>
              <w:pStyle w:val="TableEntry"/>
              <w:rPr>
                <w:noProof w:val="0"/>
              </w:rPr>
            </w:pPr>
            <w:r w:rsidRPr="00A03C55">
              <w:rPr>
                <w:noProof w:val="0"/>
              </w:rPr>
              <w:t>0085</w:t>
            </w:r>
          </w:p>
        </w:tc>
        <w:tc>
          <w:tcPr>
            <w:tcW w:w="0" w:type="auto"/>
          </w:tcPr>
          <w:p w14:paraId="4F321E58" w14:textId="77777777" w:rsidR="007A1F44" w:rsidRPr="00A03C55" w:rsidRDefault="007A1F44">
            <w:pPr>
              <w:pStyle w:val="TableEntry"/>
              <w:rPr>
                <w:noProof w:val="0"/>
              </w:rPr>
            </w:pPr>
            <w:r w:rsidRPr="00A03C55">
              <w:rPr>
                <w:noProof w:val="0"/>
              </w:rPr>
              <w:t>00579</w:t>
            </w:r>
          </w:p>
        </w:tc>
        <w:tc>
          <w:tcPr>
            <w:tcW w:w="0" w:type="auto"/>
          </w:tcPr>
          <w:p w14:paraId="50C2E41E" w14:textId="77777777" w:rsidR="007A1F44" w:rsidRPr="00A03C55" w:rsidRDefault="007A1F44">
            <w:pPr>
              <w:pStyle w:val="TableEntry"/>
              <w:rPr>
                <w:noProof w:val="0"/>
              </w:rPr>
            </w:pPr>
            <w:r w:rsidRPr="00A03C55">
              <w:rPr>
                <w:noProof w:val="0"/>
              </w:rPr>
              <w:t>Observation Result Status</w:t>
            </w:r>
          </w:p>
        </w:tc>
      </w:tr>
      <w:tr w:rsidR="007A1F44" w:rsidRPr="00A03C55" w14:paraId="7ED9C6A6" w14:textId="77777777">
        <w:trPr>
          <w:jc w:val="center"/>
        </w:trPr>
        <w:tc>
          <w:tcPr>
            <w:tcW w:w="0" w:type="auto"/>
          </w:tcPr>
          <w:p w14:paraId="6D772275" w14:textId="77777777" w:rsidR="007A1F44" w:rsidRPr="00A03C55" w:rsidRDefault="007A1F44">
            <w:pPr>
              <w:pStyle w:val="TableEntry"/>
              <w:rPr>
                <w:noProof w:val="0"/>
              </w:rPr>
            </w:pPr>
            <w:r w:rsidRPr="00A03C55">
              <w:rPr>
                <w:noProof w:val="0"/>
              </w:rPr>
              <w:t>12</w:t>
            </w:r>
          </w:p>
        </w:tc>
        <w:tc>
          <w:tcPr>
            <w:tcW w:w="0" w:type="auto"/>
          </w:tcPr>
          <w:p w14:paraId="0E71C304" w14:textId="77777777" w:rsidR="007A1F44" w:rsidRPr="00A03C55" w:rsidRDefault="007A1F44">
            <w:pPr>
              <w:pStyle w:val="TableEntry"/>
              <w:rPr>
                <w:noProof w:val="0"/>
              </w:rPr>
            </w:pPr>
            <w:r w:rsidRPr="00A03C55">
              <w:rPr>
                <w:noProof w:val="0"/>
              </w:rPr>
              <w:t>26</w:t>
            </w:r>
          </w:p>
        </w:tc>
        <w:tc>
          <w:tcPr>
            <w:tcW w:w="0" w:type="auto"/>
          </w:tcPr>
          <w:p w14:paraId="3D532222" w14:textId="77777777" w:rsidR="007A1F44" w:rsidRPr="00A03C55" w:rsidRDefault="007A1F44">
            <w:pPr>
              <w:pStyle w:val="TableEntry"/>
              <w:rPr>
                <w:noProof w:val="0"/>
              </w:rPr>
            </w:pPr>
            <w:r w:rsidRPr="00A03C55">
              <w:rPr>
                <w:noProof w:val="0"/>
              </w:rPr>
              <w:t>TS</w:t>
            </w:r>
          </w:p>
        </w:tc>
        <w:tc>
          <w:tcPr>
            <w:tcW w:w="0" w:type="auto"/>
          </w:tcPr>
          <w:p w14:paraId="3951363D" w14:textId="77777777" w:rsidR="007A1F44" w:rsidRPr="00A03C55" w:rsidRDefault="007A1F44">
            <w:pPr>
              <w:pStyle w:val="TableEntry"/>
              <w:rPr>
                <w:noProof w:val="0"/>
              </w:rPr>
            </w:pPr>
            <w:r w:rsidRPr="00A03C55">
              <w:rPr>
                <w:noProof w:val="0"/>
              </w:rPr>
              <w:t>O</w:t>
            </w:r>
          </w:p>
        </w:tc>
        <w:tc>
          <w:tcPr>
            <w:tcW w:w="0" w:type="auto"/>
          </w:tcPr>
          <w:p w14:paraId="7B9A8B5D" w14:textId="77777777" w:rsidR="007A1F44" w:rsidRPr="00A03C55" w:rsidRDefault="007A1F44">
            <w:pPr>
              <w:pStyle w:val="TableEntry"/>
              <w:rPr>
                <w:noProof w:val="0"/>
              </w:rPr>
            </w:pPr>
            <w:r w:rsidRPr="00A03C55">
              <w:rPr>
                <w:noProof w:val="0"/>
              </w:rPr>
              <w:t>[0..1]</w:t>
            </w:r>
          </w:p>
        </w:tc>
        <w:tc>
          <w:tcPr>
            <w:tcW w:w="0" w:type="auto"/>
          </w:tcPr>
          <w:p w14:paraId="72E15A61" w14:textId="77777777" w:rsidR="007A1F44" w:rsidRPr="00A03C55" w:rsidRDefault="007A1F44">
            <w:pPr>
              <w:pStyle w:val="TableEntry"/>
              <w:rPr>
                <w:noProof w:val="0"/>
              </w:rPr>
            </w:pPr>
          </w:p>
        </w:tc>
        <w:tc>
          <w:tcPr>
            <w:tcW w:w="0" w:type="auto"/>
          </w:tcPr>
          <w:p w14:paraId="4A553525" w14:textId="77777777" w:rsidR="007A1F44" w:rsidRPr="00A03C55" w:rsidRDefault="007A1F44">
            <w:pPr>
              <w:pStyle w:val="TableEntry"/>
              <w:rPr>
                <w:noProof w:val="0"/>
              </w:rPr>
            </w:pPr>
            <w:r w:rsidRPr="00A03C55">
              <w:rPr>
                <w:noProof w:val="0"/>
              </w:rPr>
              <w:t>00580</w:t>
            </w:r>
          </w:p>
        </w:tc>
        <w:tc>
          <w:tcPr>
            <w:tcW w:w="0" w:type="auto"/>
          </w:tcPr>
          <w:p w14:paraId="41E4BAA9" w14:textId="77777777" w:rsidR="007A1F44" w:rsidRPr="00A03C55" w:rsidRDefault="007A1F44">
            <w:pPr>
              <w:pStyle w:val="TableEntry"/>
              <w:rPr>
                <w:noProof w:val="0"/>
              </w:rPr>
            </w:pPr>
            <w:r w:rsidRPr="00A03C55">
              <w:rPr>
                <w:noProof w:val="0"/>
              </w:rPr>
              <w:t>Effective Date of Reference Range</w:t>
            </w:r>
          </w:p>
        </w:tc>
      </w:tr>
      <w:tr w:rsidR="007A1F44" w:rsidRPr="00A03C55" w14:paraId="067F1F69" w14:textId="77777777">
        <w:trPr>
          <w:jc w:val="center"/>
        </w:trPr>
        <w:tc>
          <w:tcPr>
            <w:tcW w:w="0" w:type="auto"/>
          </w:tcPr>
          <w:p w14:paraId="03A6C5AB" w14:textId="77777777" w:rsidR="007A1F44" w:rsidRPr="00A03C55" w:rsidRDefault="007A1F44">
            <w:pPr>
              <w:pStyle w:val="TableEntry"/>
              <w:rPr>
                <w:noProof w:val="0"/>
              </w:rPr>
            </w:pPr>
            <w:r w:rsidRPr="00A03C55">
              <w:rPr>
                <w:noProof w:val="0"/>
              </w:rPr>
              <w:t>13</w:t>
            </w:r>
          </w:p>
        </w:tc>
        <w:tc>
          <w:tcPr>
            <w:tcW w:w="0" w:type="auto"/>
          </w:tcPr>
          <w:p w14:paraId="2FF9F23C" w14:textId="77777777" w:rsidR="007A1F44" w:rsidRPr="00A03C55" w:rsidRDefault="007A1F44">
            <w:pPr>
              <w:pStyle w:val="TableEntry"/>
              <w:rPr>
                <w:noProof w:val="0"/>
              </w:rPr>
            </w:pPr>
            <w:r w:rsidRPr="00A03C55">
              <w:rPr>
                <w:noProof w:val="0"/>
              </w:rPr>
              <w:t>20</w:t>
            </w:r>
          </w:p>
        </w:tc>
        <w:tc>
          <w:tcPr>
            <w:tcW w:w="0" w:type="auto"/>
          </w:tcPr>
          <w:p w14:paraId="22CEBBB8" w14:textId="77777777" w:rsidR="007A1F44" w:rsidRPr="00A03C55" w:rsidRDefault="007A1F44">
            <w:pPr>
              <w:pStyle w:val="TableEntry"/>
              <w:rPr>
                <w:noProof w:val="0"/>
              </w:rPr>
            </w:pPr>
            <w:r w:rsidRPr="00A03C55">
              <w:rPr>
                <w:noProof w:val="0"/>
              </w:rPr>
              <w:t>ST</w:t>
            </w:r>
          </w:p>
        </w:tc>
        <w:tc>
          <w:tcPr>
            <w:tcW w:w="0" w:type="auto"/>
          </w:tcPr>
          <w:p w14:paraId="7004461A" w14:textId="77777777" w:rsidR="007A1F44" w:rsidRPr="00A03C55" w:rsidRDefault="007A1F44">
            <w:pPr>
              <w:pStyle w:val="TableEntry"/>
              <w:rPr>
                <w:noProof w:val="0"/>
              </w:rPr>
            </w:pPr>
            <w:r w:rsidRPr="00A03C55">
              <w:rPr>
                <w:noProof w:val="0"/>
              </w:rPr>
              <w:t>O</w:t>
            </w:r>
          </w:p>
        </w:tc>
        <w:tc>
          <w:tcPr>
            <w:tcW w:w="0" w:type="auto"/>
          </w:tcPr>
          <w:p w14:paraId="6F023F7D" w14:textId="77777777" w:rsidR="007A1F44" w:rsidRPr="00A03C55" w:rsidRDefault="007A1F44">
            <w:pPr>
              <w:pStyle w:val="TableEntry"/>
              <w:rPr>
                <w:noProof w:val="0"/>
              </w:rPr>
            </w:pPr>
            <w:r w:rsidRPr="00A03C55">
              <w:rPr>
                <w:noProof w:val="0"/>
              </w:rPr>
              <w:t>[0..1]</w:t>
            </w:r>
          </w:p>
        </w:tc>
        <w:tc>
          <w:tcPr>
            <w:tcW w:w="0" w:type="auto"/>
          </w:tcPr>
          <w:p w14:paraId="444A9BEA" w14:textId="77777777" w:rsidR="007A1F44" w:rsidRPr="00A03C55" w:rsidRDefault="007A1F44">
            <w:pPr>
              <w:pStyle w:val="TableEntry"/>
              <w:rPr>
                <w:noProof w:val="0"/>
              </w:rPr>
            </w:pPr>
          </w:p>
        </w:tc>
        <w:tc>
          <w:tcPr>
            <w:tcW w:w="0" w:type="auto"/>
          </w:tcPr>
          <w:p w14:paraId="7D4C436F" w14:textId="77777777" w:rsidR="007A1F44" w:rsidRPr="00A03C55" w:rsidRDefault="007A1F44">
            <w:pPr>
              <w:pStyle w:val="TableEntry"/>
              <w:rPr>
                <w:noProof w:val="0"/>
              </w:rPr>
            </w:pPr>
            <w:r w:rsidRPr="00A03C55">
              <w:rPr>
                <w:noProof w:val="0"/>
              </w:rPr>
              <w:t>00581</w:t>
            </w:r>
          </w:p>
        </w:tc>
        <w:tc>
          <w:tcPr>
            <w:tcW w:w="0" w:type="auto"/>
          </w:tcPr>
          <w:p w14:paraId="71C3FAF3" w14:textId="77777777" w:rsidR="007A1F44" w:rsidRPr="00A03C55" w:rsidRDefault="007A1F44">
            <w:pPr>
              <w:pStyle w:val="TableEntry"/>
              <w:rPr>
                <w:noProof w:val="0"/>
              </w:rPr>
            </w:pPr>
            <w:r w:rsidRPr="00A03C55">
              <w:rPr>
                <w:noProof w:val="0"/>
              </w:rPr>
              <w:t>User Defined Access Checks</w:t>
            </w:r>
          </w:p>
        </w:tc>
      </w:tr>
      <w:tr w:rsidR="007A1F44" w:rsidRPr="00A03C55" w14:paraId="6F7E9C2A" w14:textId="77777777">
        <w:trPr>
          <w:jc w:val="center"/>
        </w:trPr>
        <w:tc>
          <w:tcPr>
            <w:tcW w:w="0" w:type="auto"/>
          </w:tcPr>
          <w:p w14:paraId="55E4BE9C" w14:textId="77777777" w:rsidR="007A1F44" w:rsidRPr="00A03C55" w:rsidRDefault="007A1F44">
            <w:pPr>
              <w:pStyle w:val="TableEntry"/>
              <w:rPr>
                <w:noProof w:val="0"/>
              </w:rPr>
            </w:pPr>
            <w:r w:rsidRPr="00A03C55">
              <w:rPr>
                <w:noProof w:val="0"/>
              </w:rPr>
              <w:t>14</w:t>
            </w:r>
          </w:p>
        </w:tc>
        <w:tc>
          <w:tcPr>
            <w:tcW w:w="0" w:type="auto"/>
          </w:tcPr>
          <w:p w14:paraId="43713ABE" w14:textId="77777777" w:rsidR="007A1F44" w:rsidRPr="00A03C55" w:rsidRDefault="007A1F44">
            <w:pPr>
              <w:pStyle w:val="TableEntry"/>
              <w:rPr>
                <w:noProof w:val="0"/>
              </w:rPr>
            </w:pPr>
            <w:r w:rsidRPr="00A03C55">
              <w:rPr>
                <w:noProof w:val="0"/>
              </w:rPr>
              <w:t>26</w:t>
            </w:r>
          </w:p>
        </w:tc>
        <w:tc>
          <w:tcPr>
            <w:tcW w:w="0" w:type="auto"/>
          </w:tcPr>
          <w:p w14:paraId="69E75D38" w14:textId="77777777" w:rsidR="007A1F44" w:rsidRPr="00A03C55" w:rsidRDefault="007A1F44">
            <w:pPr>
              <w:pStyle w:val="TableEntry"/>
              <w:rPr>
                <w:noProof w:val="0"/>
              </w:rPr>
            </w:pPr>
            <w:r w:rsidRPr="00A03C55">
              <w:rPr>
                <w:noProof w:val="0"/>
              </w:rPr>
              <w:t>TS</w:t>
            </w:r>
          </w:p>
        </w:tc>
        <w:tc>
          <w:tcPr>
            <w:tcW w:w="0" w:type="auto"/>
          </w:tcPr>
          <w:p w14:paraId="6BF01125" w14:textId="77777777" w:rsidR="007A1F44" w:rsidRPr="00A03C55" w:rsidRDefault="007A1F44">
            <w:pPr>
              <w:pStyle w:val="TableEntry"/>
              <w:rPr>
                <w:noProof w:val="0"/>
              </w:rPr>
            </w:pPr>
            <w:r w:rsidRPr="00A03C55">
              <w:rPr>
                <w:noProof w:val="0"/>
              </w:rPr>
              <w:t>O</w:t>
            </w:r>
          </w:p>
        </w:tc>
        <w:tc>
          <w:tcPr>
            <w:tcW w:w="0" w:type="auto"/>
          </w:tcPr>
          <w:p w14:paraId="73CEB68B" w14:textId="77777777" w:rsidR="007A1F44" w:rsidRPr="00A03C55" w:rsidRDefault="007A1F44">
            <w:pPr>
              <w:pStyle w:val="TableEntry"/>
              <w:rPr>
                <w:noProof w:val="0"/>
              </w:rPr>
            </w:pPr>
            <w:r w:rsidRPr="00A03C55">
              <w:rPr>
                <w:noProof w:val="0"/>
              </w:rPr>
              <w:t>[0..1]</w:t>
            </w:r>
          </w:p>
        </w:tc>
        <w:tc>
          <w:tcPr>
            <w:tcW w:w="0" w:type="auto"/>
          </w:tcPr>
          <w:p w14:paraId="5C3DE74F" w14:textId="77777777" w:rsidR="007A1F44" w:rsidRPr="00A03C55" w:rsidRDefault="007A1F44">
            <w:pPr>
              <w:pStyle w:val="TableEntry"/>
              <w:rPr>
                <w:noProof w:val="0"/>
              </w:rPr>
            </w:pPr>
          </w:p>
        </w:tc>
        <w:tc>
          <w:tcPr>
            <w:tcW w:w="0" w:type="auto"/>
          </w:tcPr>
          <w:p w14:paraId="4DDFA26E" w14:textId="77777777" w:rsidR="007A1F44" w:rsidRPr="00A03C55" w:rsidRDefault="007A1F44">
            <w:pPr>
              <w:pStyle w:val="TableEntry"/>
              <w:rPr>
                <w:noProof w:val="0"/>
              </w:rPr>
            </w:pPr>
            <w:r w:rsidRPr="00A03C55">
              <w:rPr>
                <w:noProof w:val="0"/>
              </w:rPr>
              <w:t>00582</w:t>
            </w:r>
          </w:p>
        </w:tc>
        <w:tc>
          <w:tcPr>
            <w:tcW w:w="0" w:type="auto"/>
          </w:tcPr>
          <w:p w14:paraId="176742E9" w14:textId="77777777" w:rsidR="007A1F44" w:rsidRPr="00A03C55" w:rsidRDefault="007A1F44">
            <w:pPr>
              <w:pStyle w:val="TableEntry"/>
              <w:rPr>
                <w:noProof w:val="0"/>
              </w:rPr>
            </w:pPr>
            <w:r w:rsidRPr="00A03C55">
              <w:rPr>
                <w:noProof w:val="0"/>
              </w:rPr>
              <w:t>Date/Time of the Observation</w:t>
            </w:r>
          </w:p>
        </w:tc>
      </w:tr>
      <w:tr w:rsidR="007A1F44" w:rsidRPr="00A03C55" w14:paraId="6B204D0E" w14:textId="77777777">
        <w:trPr>
          <w:jc w:val="center"/>
        </w:trPr>
        <w:tc>
          <w:tcPr>
            <w:tcW w:w="0" w:type="auto"/>
          </w:tcPr>
          <w:p w14:paraId="6739E7F3" w14:textId="77777777" w:rsidR="007A1F44" w:rsidRPr="00A03C55" w:rsidRDefault="007A1F44">
            <w:pPr>
              <w:pStyle w:val="TableEntry"/>
              <w:rPr>
                <w:noProof w:val="0"/>
              </w:rPr>
            </w:pPr>
            <w:r w:rsidRPr="00A03C55">
              <w:rPr>
                <w:noProof w:val="0"/>
              </w:rPr>
              <w:t>15</w:t>
            </w:r>
          </w:p>
        </w:tc>
        <w:tc>
          <w:tcPr>
            <w:tcW w:w="0" w:type="auto"/>
          </w:tcPr>
          <w:p w14:paraId="33843650" w14:textId="77777777" w:rsidR="007A1F44" w:rsidRPr="00A03C55" w:rsidRDefault="007A1F44">
            <w:pPr>
              <w:pStyle w:val="TableEntry"/>
              <w:rPr>
                <w:noProof w:val="0"/>
              </w:rPr>
            </w:pPr>
            <w:r w:rsidRPr="00A03C55">
              <w:rPr>
                <w:noProof w:val="0"/>
              </w:rPr>
              <w:t>250</w:t>
            </w:r>
          </w:p>
        </w:tc>
        <w:tc>
          <w:tcPr>
            <w:tcW w:w="0" w:type="auto"/>
          </w:tcPr>
          <w:p w14:paraId="72245727" w14:textId="77777777" w:rsidR="007A1F44" w:rsidRPr="00A03C55" w:rsidRDefault="007A1F44">
            <w:pPr>
              <w:pStyle w:val="TableEntry"/>
              <w:rPr>
                <w:noProof w:val="0"/>
              </w:rPr>
            </w:pPr>
            <w:r w:rsidRPr="00A03C55">
              <w:rPr>
                <w:noProof w:val="0"/>
              </w:rPr>
              <w:t>CE</w:t>
            </w:r>
          </w:p>
        </w:tc>
        <w:tc>
          <w:tcPr>
            <w:tcW w:w="0" w:type="auto"/>
          </w:tcPr>
          <w:p w14:paraId="773066EE" w14:textId="77777777" w:rsidR="007A1F44" w:rsidRPr="00A03C55" w:rsidRDefault="007A1F44">
            <w:pPr>
              <w:pStyle w:val="TableEntry"/>
              <w:rPr>
                <w:noProof w:val="0"/>
              </w:rPr>
            </w:pPr>
            <w:r w:rsidRPr="00A03C55">
              <w:rPr>
                <w:noProof w:val="0"/>
              </w:rPr>
              <w:t>O</w:t>
            </w:r>
          </w:p>
        </w:tc>
        <w:tc>
          <w:tcPr>
            <w:tcW w:w="0" w:type="auto"/>
          </w:tcPr>
          <w:p w14:paraId="16E9AABB" w14:textId="77777777" w:rsidR="007A1F44" w:rsidRPr="00A03C55" w:rsidRDefault="007A1F44">
            <w:pPr>
              <w:pStyle w:val="TableEntry"/>
              <w:rPr>
                <w:noProof w:val="0"/>
              </w:rPr>
            </w:pPr>
            <w:r w:rsidRPr="00A03C55">
              <w:rPr>
                <w:noProof w:val="0"/>
              </w:rPr>
              <w:t>[0..1]</w:t>
            </w:r>
          </w:p>
        </w:tc>
        <w:tc>
          <w:tcPr>
            <w:tcW w:w="0" w:type="auto"/>
          </w:tcPr>
          <w:p w14:paraId="1D477B90" w14:textId="77777777" w:rsidR="007A1F44" w:rsidRPr="00A03C55" w:rsidRDefault="007A1F44">
            <w:pPr>
              <w:pStyle w:val="TableEntry"/>
              <w:rPr>
                <w:noProof w:val="0"/>
              </w:rPr>
            </w:pPr>
          </w:p>
        </w:tc>
        <w:tc>
          <w:tcPr>
            <w:tcW w:w="0" w:type="auto"/>
          </w:tcPr>
          <w:p w14:paraId="5A5BFC8E" w14:textId="77777777" w:rsidR="007A1F44" w:rsidRPr="00A03C55" w:rsidRDefault="007A1F44">
            <w:pPr>
              <w:pStyle w:val="TableEntry"/>
              <w:rPr>
                <w:noProof w:val="0"/>
              </w:rPr>
            </w:pPr>
            <w:r w:rsidRPr="00A03C55">
              <w:rPr>
                <w:noProof w:val="0"/>
              </w:rPr>
              <w:t>00583</w:t>
            </w:r>
          </w:p>
        </w:tc>
        <w:tc>
          <w:tcPr>
            <w:tcW w:w="0" w:type="auto"/>
          </w:tcPr>
          <w:p w14:paraId="15F4CB19" w14:textId="77777777" w:rsidR="007A1F44" w:rsidRPr="00A03C55" w:rsidRDefault="007A1F44">
            <w:pPr>
              <w:pStyle w:val="TableEntry"/>
              <w:rPr>
                <w:noProof w:val="0"/>
              </w:rPr>
            </w:pPr>
            <w:r w:rsidRPr="00A03C55">
              <w:rPr>
                <w:noProof w:val="0"/>
              </w:rPr>
              <w:t>Producer's ID</w:t>
            </w:r>
          </w:p>
        </w:tc>
      </w:tr>
      <w:tr w:rsidR="007A1F44" w:rsidRPr="00A03C55" w14:paraId="5F1B88A9" w14:textId="77777777">
        <w:trPr>
          <w:jc w:val="center"/>
        </w:trPr>
        <w:tc>
          <w:tcPr>
            <w:tcW w:w="0" w:type="auto"/>
          </w:tcPr>
          <w:p w14:paraId="5138FD28" w14:textId="77777777" w:rsidR="007A1F44" w:rsidRPr="00A03C55" w:rsidRDefault="007A1F44">
            <w:pPr>
              <w:pStyle w:val="TableEntry"/>
              <w:rPr>
                <w:noProof w:val="0"/>
              </w:rPr>
            </w:pPr>
            <w:r w:rsidRPr="00A03C55">
              <w:rPr>
                <w:noProof w:val="0"/>
              </w:rPr>
              <w:t>16</w:t>
            </w:r>
          </w:p>
        </w:tc>
        <w:tc>
          <w:tcPr>
            <w:tcW w:w="0" w:type="auto"/>
          </w:tcPr>
          <w:p w14:paraId="1254D71A" w14:textId="77777777" w:rsidR="007A1F44" w:rsidRPr="00A03C55" w:rsidRDefault="007A1F44">
            <w:pPr>
              <w:pStyle w:val="TableEntry"/>
              <w:rPr>
                <w:noProof w:val="0"/>
              </w:rPr>
            </w:pPr>
            <w:r w:rsidRPr="00A03C55">
              <w:rPr>
                <w:noProof w:val="0"/>
              </w:rPr>
              <w:t>250</w:t>
            </w:r>
          </w:p>
        </w:tc>
        <w:tc>
          <w:tcPr>
            <w:tcW w:w="0" w:type="auto"/>
          </w:tcPr>
          <w:p w14:paraId="5BCCC5AD" w14:textId="77777777" w:rsidR="007A1F44" w:rsidRPr="00A03C55" w:rsidRDefault="007A1F44">
            <w:pPr>
              <w:pStyle w:val="TableEntry"/>
              <w:rPr>
                <w:noProof w:val="0"/>
              </w:rPr>
            </w:pPr>
            <w:r w:rsidRPr="00A03C55">
              <w:rPr>
                <w:noProof w:val="0"/>
              </w:rPr>
              <w:t>XCN</w:t>
            </w:r>
          </w:p>
        </w:tc>
        <w:tc>
          <w:tcPr>
            <w:tcW w:w="0" w:type="auto"/>
          </w:tcPr>
          <w:p w14:paraId="59C877C1" w14:textId="77777777" w:rsidR="007A1F44" w:rsidRPr="00A03C55" w:rsidRDefault="007A1F44">
            <w:pPr>
              <w:pStyle w:val="TableEntry"/>
              <w:rPr>
                <w:noProof w:val="0"/>
              </w:rPr>
            </w:pPr>
            <w:r w:rsidRPr="00A03C55">
              <w:rPr>
                <w:noProof w:val="0"/>
              </w:rPr>
              <w:t>O</w:t>
            </w:r>
          </w:p>
        </w:tc>
        <w:tc>
          <w:tcPr>
            <w:tcW w:w="0" w:type="auto"/>
          </w:tcPr>
          <w:p w14:paraId="7AA71541" w14:textId="77777777" w:rsidR="007A1F44" w:rsidRPr="00A03C55" w:rsidRDefault="007A1F44">
            <w:pPr>
              <w:pStyle w:val="TableEntry"/>
              <w:rPr>
                <w:noProof w:val="0"/>
              </w:rPr>
            </w:pPr>
            <w:r w:rsidRPr="00A03C55">
              <w:rPr>
                <w:noProof w:val="0"/>
              </w:rPr>
              <w:t>[0..1]</w:t>
            </w:r>
          </w:p>
        </w:tc>
        <w:tc>
          <w:tcPr>
            <w:tcW w:w="0" w:type="auto"/>
          </w:tcPr>
          <w:p w14:paraId="76E75F43" w14:textId="77777777" w:rsidR="007A1F44" w:rsidRPr="00A03C55" w:rsidRDefault="007A1F44">
            <w:pPr>
              <w:pStyle w:val="TableEntry"/>
              <w:rPr>
                <w:noProof w:val="0"/>
              </w:rPr>
            </w:pPr>
          </w:p>
        </w:tc>
        <w:tc>
          <w:tcPr>
            <w:tcW w:w="0" w:type="auto"/>
          </w:tcPr>
          <w:p w14:paraId="253E88E6" w14:textId="77777777" w:rsidR="007A1F44" w:rsidRPr="00A03C55" w:rsidRDefault="007A1F44">
            <w:pPr>
              <w:pStyle w:val="TableEntry"/>
              <w:rPr>
                <w:noProof w:val="0"/>
              </w:rPr>
            </w:pPr>
            <w:r w:rsidRPr="00A03C55">
              <w:rPr>
                <w:noProof w:val="0"/>
              </w:rPr>
              <w:t>00584</w:t>
            </w:r>
          </w:p>
        </w:tc>
        <w:tc>
          <w:tcPr>
            <w:tcW w:w="0" w:type="auto"/>
          </w:tcPr>
          <w:p w14:paraId="6B16A742" w14:textId="77777777" w:rsidR="007A1F44" w:rsidRPr="00A03C55" w:rsidRDefault="007A1F44">
            <w:pPr>
              <w:pStyle w:val="TableEntry"/>
              <w:rPr>
                <w:noProof w:val="0"/>
              </w:rPr>
            </w:pPr>
            <w:r w:rsidRPr="00A03C55">
              <w:rPr>
                <w:noProof w:val="0"/>
              </w:rPr>
              <w:t>Responsible Observer</w:t>
            </w:r>
          </w:p>
        </w:tc>
      </w:tr>
      <w:tr w:rsidR="007A1F44" w:rsidRPr="00A03C55" w14:paraId="135E10C7" w14:textId="77777777">
        <w:trPr>
          <w:jc w:val="center"/>
        </w:trPr>
        <w:tc>
          <w:tcPr>
            <w:tcW w:w="0" w:type="auto"/>
          </w:tcPr>
          <w:p w14:paraId="3E5694A2" w14:textId="77777777" w:rsidR="007A1F44" w:rsidRPr="00A03C55" w:rsidRDefault="007A1F44">
            <w:pPr>
              <w:pStyle w:val="TableEntry"/>
              <w:rPr>
                <w:noProof w:val="0"/>
              </w:rPr>
            </w:pPr>
            <w:r w:rsidRPr="00A03C55">
              <w:rPr>
                <w:noProof w:val="0"/>
              </w:rPr>
              <w:t>17</w:t>
            </w:r>
          </w:p>
        </w:tc>
        <w:tc>
          <w:tcPr>
            <w:tcW w:w="0" w:type="auto"/>
          </w:tcPr>
          <w:p w14:paraId="1A90F182" w14:textId="77777777" w:rsidR="007A1F44" w:rsidRPr="00A03C55" w:rsidRDefault="007A1F44">
            <w:pPr>
              <w:pStyle w:val="TableEntry"/>
              <w:rPr>
                <w:noProof w:val="0"/>
              </w:rPr>
            </w:pPr>
            <w:r w:rsidRPr="00A03C55">
              <w:rPr>
                <w:noProof w:val="0"/>
              </w:rPr>
              <w:t>250</w:t>
            </w:r>
          </w:p>
        </w:tc>
        <w:tc>
          <w:tcPr>
            <w:tcW w:w="0" w:type="auto"/>
          </w:tcPr>
          <w:p w14:paraId="458DB5DC" w14:textId="77777777" w:rsidR="007A1F44" w:rsidRPr="00A03C55" w:rsidRDefault="007A1F44">
            <w:pPr>
              <w:pStyle w:val="TableEntry"/>
              <w:rPr>
                <w:noProof w:val="0"/>
              </w:rPr>
            </w:pPr>
            <w:r w:rsidRPr="00A03C55">
              <w:rPr>
                <w:noProof w:val="0"/>
              </w:rPr>
              <w:t>CE</w:t>
            </w:r>
          </w:p>
        </w:tc>
        <w:tc>
          <w:tcPr>
            <w:tcW w:w="0" w:type="auto"/>
          </w:tcPr>
          <w:p w14:paraId="68868426" w14:textId="77777777" w:rsidR="007A1F44" w:rsidRPr="00A03C55" w:rsidRDefault="007A1F44">
            <w:pPr>
              <w:pStyle w:val="TableEntry"/>
              <w:rPr>
                <w:noProof w:val="0"/>
              </w:rPr>
            </w:pPr>
            <w:r w:rsidRPr="00A03C55">
              <w:rPr>
                <w:noProof w:val="0"/>
              </w:rPr>
              <w:t>O</w:t>
            </w:r>
          </w:p>
        </w:tc>
        <w:tc>
          <w:tcPr>
            <w:tcW w:w="0" w:type="auto"/>
          </w:tcPr>
          <w:p w14:paraId="0B888DBC" w14:textId="77777777" w:rsidR="007A1F44" w:rsidRPr="00A03C55" w:rsidRDefault="007A1F44">
            <w:pPr>
              <w:pStyle w:val="TableEntry"/>
              <w:rPr>
                <w:noProof w:val="0"/>
              </w:rPr>
            </w:pPr>
            <w:r w:rsidRPr="00A03C55">
              <w:rPr>
                <w:noProof w:val="0"/>
              </w:rPr>
              <w:t>[0..1]</w:t>
            </w:r>
          </w:p>
        </w:tc>
        <w:tc>
          <w:tcPr>
            <w:tcW w:w="0" w:type="auto"/>
          </w:tcPr>
          <w:p w14:paraId="10B2164E" w14:textId="77777777" w:rsidR="007A1F44" w:rsidRPr="00A03C55" w:rsidRDefault="007A1F44">
            <w:pPr>
              <w:pStyle w:val="TableEntry"/>
              <w:rPr>
                <w:noProof w:val="0"/>
              </w:rPr>
            </w:pPr>
          </w:p>
        </w:tc>
        <w:tc>
          <w:tcPr>
            <w:tcW w:w="0" w:type="auto"/>
          </w:tcPr>
          <w:p w14:paraId="1B0E59DF" w14:textId="77777777" w:rsidR="007A1F44" w:rsidRPr="00A03C55" w:rsidRDefault="007A1F44">
            <w:pPr>
              <w:pStyle w:val="TableEntry"/>
              <w:rPr>
                <w:noProof w:val="0"/>
              </w:rPr>
            </w:pPr>
            <w:r w:rsidRPr="00A03C55">
              <w:rPr>
                <w:noProof w:val="0"/>
              </w:rPr>
              <w:t>00936</w:t>
            </w:r>
          </w:p>
        </w:tc>
        <w:tc>
          <w:tcPr>
            <w:tcW w:w="0" w:type="auto"/>
          </w:tcPr>
          <w:p w14:paraId="109A87F2" w14:textId="77777777" w:rsidR="007A1F44" w:rsidRPr="00A03C55" w:rsidRDefault="007A1F44">
            <w:pPr>
              <w:pStyle w:val="TableEntry"/>
              <w:rPr>
                <w:noProof w:val="0"/>
              </w:rPr>
            </w:pPr>
            <w:r w:rsidRPr="00A03C55">
              <w:rPr>
                <w:noProof w:val="0"/>
              </w:rPr>
              <w:t>Observation Method</w:t>
            </w:r>
          </w:p>
        </w:tc>
      </w:tr>
      <w:tr w:rsidR="007A1F44" w:rsidRPr="00A03C55" w14:paraId="02963ADD" w14:textId="77777777">
        <w:trPr>
          <w:jc w:val="center"/>
        </w:trPr>
        <w:tc>
          <w:tcPr>
            <w:tcW w:w="0" w:type="auto"/>
          </w:tcPr>
          <w:p w14:paraId="1AB66F2C" w14:textId="77777777" w:rsidR="007A1F44" w:rsidRPr="00A03C55" w:rsidRDefault="007A1F44">
            <w:pPr>
              <w:pStyle w:val="TableEntry"/>
              <w:rPr>
                <w:noProof w:val="0"/>
              </w:rPr>
            </w:pPr>
            <w:r w:rsidRPr="00A03C55">
              <w:rPr>
                <w:noProof w:val="0"/>
              </w:rPr>
              <w:t>18</w:t>
            </w:r>
          </w:p>
        </w:tc>
        <w:tc>
          <w:tcPr>
            <w:tcW w:w="0" w:type="auto"/>
          </w:tcPr>
          <w:p w14:paraId="63D3AC65" w14:textId="77777777" w:rsidR="007A1F44" w:rsidRPr="00A03C55" w:rsidRDefault="007A1F44">
            <w:pPr>
              <w:pStyle w:val="TableEntry"/>
              <w:rPr>
                <w:noProof w:val="0"/>
              </w:rPr>
            </w:pPr>
            <w:r w:rsidRPr="00A03C55">
              <w:rPr>
                <w:noProof w:val="0"/>
              </w:rPr>
              <w:t>22</w:t>
            </w:r>
          </w:p>
        </w:tc>
        <w:tc>
          <w:tcPr>
            <w:tcW w:w="0" w:type="auto"/>
          </w:tcPr>
          <w:p w14:paraId="4A898E7C" w14:textId="77777777" w:rsidR="007A1F44" w:rsidRPr="00A03C55" w:rsidRDefault="007A1F44">
            <w:pPr>
              <w:pStyle w:val="TableEntry"/>
              <w:rPr>
                <w:noProof w:val="0"/>
              </w:rPr>
            </w:pPr>
            <w:r w:rsidRPr="00A03C55">
              <w:rPr>
                <w:noProof w:val="0"/>
              </w:rPr>
              <w:t>EI</w:t>
            </w:r>
          </w:p>
        </w:tc>
        <w:tc>
          <w:tcPr>
            <w:tcW w:w="0" w:type="auto"/>
          </w:tcPr>
          <w:p w14:paraId="1A2C0530" w14:textId="77777777" w:rsidR="007A1F44" w:rsidRPr="00A03C55" w:rsidRDefault="007A1F44">
            <w:pPr>
              <w:pStyle w:val="TableEntry"/>
              <w:rPr>
                <w:noProof w:val="0"/>
              </w:rPr>
            </w:pPr>
            <w:r w:rsidRPr="00A03C55">
              <w:rPr>
                <w:noProof w:val="0"/>
              </w:rPr>
              <w:t>O</w:t>
            </w:r>
          </w:p>
        </w:tc>
        <w:tc>
          <w:tcPr>
            <w:tcW w:w="0" w:type="auto"/>
          </w:tcPr>
          <w:p w14:paraId="25CFC99F" w14:textId="77777777" w:rsidR="007A1F44" w:rsidRPr="00A03C55" w:rsidRDefault="007A1F44">
            <w:pPr>
              <w:pStyle w:val="TableEntry"/>
              <w:rPr>
                <w:noProof w:val="0"/>
              </w:rPr>
            </w:pPr>
            <w:r w:rsidRPr="00A03C55">
              <w:rPr>
                <w:noProof w:val="0"/>
              </w:rPr>
              <w:t>[0..1]</w:t>
            </w:r>
          </w:p>
        </w:tc>
        <w:tc>
          <w:tcPr>
            <w:tcW w:w="0" w:type="auto"/>
          </w:tcPr>
          <w:p w14:paraId="2F76A1AB" w14:textId="77777777" w:rsidR="007A1F44" w:rsidRPr="00A03C55" w:rsidRDefault="007A1F44">
            <w:pPr>
              <w:pStyle w:val="TableEntry"/>
              <w:rPr>
                <w:noProof w:val="0"/>
              </w:rPr>
            </w:pPr>
          </w:p>
        </w:tc>
        <w:tc>
          <w:tcPr>
            <w:tcW w:w="0" w:type="auto"/>
          </w:tcPr>
          <w:p w14:paraId="7524ECD8" w14:textId="77777777" w:rsidR="007A1F44" w:rsidRPr="00A03C55" w:rsidRDefault="007A1F44">
            <w:pPr>
              <w:pStyle w:val="TableEntry"/>
              <w:rPr>
                <w:noProof w:val="0"/>
              </w:rPr>
            </w:pPr>
            <w:r w:rsidRPr="00A03C55">
              <w:rPr>
                <w:noProof w:val="0"/>
              </w:rPr>
              <w:t>01479</w:t>
            </w:r>
          </w:p>
        </w:tc>
        <w:tc>
          <w:tcPr>
            <w:tcW w:w="0" w:type="auto"/>
          </w:tcPr>
          <w:p w14:paraId="249EFE80" w14:textId="77777777" w:rsidR="007A1F44" w:rsidRPr="00A03C55" w:rsidRDefault="007A1F44">
            <w:pPr>
              <w:pStyle w:val="TableEntry"/>
              <w:rPr>
                <w:noProof w:val="0"/>
              </w:rPr>
            </w:pPr>
            <w:r w:rsidRPr="00A03C55">
              <w:rPr>
                <w:noProof w:val="0"/>
              </w:rPr>
              <w:t>Equipment Instance Identifier</w:t>
            </w:r>
          </w:p>
        </w:tc>
      </w:tr>
      <w:tr w:rsidR="007A1F44" w:rsidRPr="00A03C55" w14:paraId="251043E0" w14:textId="77777777">
        <w:trPr>
          <w:jc w:val="center"/>
        </w:trPr>
        <w:tc>
          <w:tcPr>
            <w:tcW w:w="0" w:type="auto"/>
          </w:tcPr>
          <w:p w14:paraId="585CD2E7" w14:textId="77777777" w:rsidR="007A1F44" w:rsidRPr="00A03C55" w:rsidRDefault="007A1F44">
            <w:pPr>
              <w:pStyle w:val="TableEntry"/>
              <w:rPr>
                <w:noProof w:val="0"/>
              </w:rPr>
            </w:pPr>
            <w:r w:rsidRPr="00A03C55">
              <w:rPr>
                <w:noProof w:val="0"/>
              </w:rPr>
              <w:t>19</w:t>
            </w:r>
          </w:p>
        </w:tc>
        <w:tc>
          <w:tcPr>
            <w:tcW w:w="0" w:type="auto"/>
          </w:tcPr>
          <w:p w14:paraId="7C13BE9C" w14:textId="77777777" w:rsidR="007A1F44" w:rsidRPr="00A03C55" w:rsidRDefault="007A1F44">
            <w:pPr>
              <w:pStyle w:val="TableEntry"/>
              <w:rPr>
                <w:noProof w:val="0"/>
              </w:rPr>
            </w:pPr>
            <w:r w:rsidRPr="00A03C55">
              <w:rPr>
                <w:noProof w:val="0"/>
              </w:rPr>
              <w:t>26</w:t>
            </w:r>
          </w:p>
        </w:tc>
        <w:tc>
          <w:tcPr>
            <w:tcW w:w="0" w:type="auto"/>
          </w:tcPr>
          <w:p w14:paraId="1C845D96" w14:textId="77777777" w:rsidR="007A1F44" w:rsidRPr="00A03C55" w:rsidRDefault="007A1F44">
            <w:pPr>
              <w:pStyle w:val="TableEntry"/>
              <w:rPr>
                <w:noProof w:val="0"/>
              </w:rPr>
            </w:pPr>
            <w:r w:rsidRPr="00A03C55">
              <w:rPr>
                <w:noProof w:val="0"/>
              </w:rPr>
              <w:t>TS</w:t>
            </w:r>
          </w:p>
        </w:tc>
        <w:tc>
          <w:tcPr>
            <w:tcW w:w="0" w:type="auto"/>
          </w:tcPr>
          <w:p w14:paraId="1D070129" w14:textId="77777777" w:rsidR="007A1F44" w:rsidRPr="00A03C55" w:rsidRDefault="007A1F44">
            <w:pPr>
              <w:pStyle w:val="TableEntry"/>
              <w:rPr>
                <w:noProof w:val="0"/>
              </w:rPr>
            </w:pPr>
            <w:r w:rsidRPr="00A03C55">
              <w:rPr>
                <w:noProof w:val="0"/>
              </w:rPr>
              <w:t>O</w:t>
            </w:r>
          </w:p>
        </w:tc>
        <w:tc>
          <w:tcPr>
            <w:tcW w:w="0" w:type="auto"/>
          </w:tcPr>
          <w:p w14:paraId="30C4482E" w14:textId="77777777" w:rsidR="007A1F44" w:rsidRPr="00A03C55" w:rsidRDefault="007A1F44">
            <w:pPr>
              <w:pStyle w:val="TableEntry"/>
              <w:rPr>
                <w:noProof w:val="0"/>
              </w:rPr>
            </w:pPr>
            <w:r w:rsidRPr="00A03C55">
              <w:rPr>
                <w:noProof w:val="0"/>
              </w:rPr>
              <w:t>[0..1]</w:t>
            </w:r>
          </w:p>
        </w:tc>
        <w:tc>
          <w:tcPr>
            <w:tcW w:w="0" w:type="auto"/>
          </w:tcPr>
          <w:p w14:paraId="7511CEB8" w14:textId="77777777" w:rsidR="007A1F44" w:rsidRPr="00A03C55" w:rsidRDefault="007A1F44">
            <w:pPr>
              <w:pStyle w:val="TableEntry"/>
              <w:rPr>
                <w:noProof w:val="0"/>
              </w:rPr>
            </w:pPr>
          </w:p>
        </w:tc>
        <w:tc>
          <w:tcPr>
            <w:tcW w:w="0" w:type="auto"/>
          </w:tcPr>
          <w:p w14:paraId="47346A05" w14:textId="77777777" w:rsidR="007A1F44" w:rsidRPr="00A03C55" w:rsidRDefault="007A1F44">
            <w:pPr>
              <w:pStyle w:val="TableEntry"/>
              <w:rPr>
                <w:noProof w:val="0"/>
              </w:rPr>
            </w:pPr>
            <w:r w:rsidRPr="00A03C55">
              <w:rPr>
                <w:noProof w:val="0"/>
              </w:rPr>
              <w:t>01480</w:t>
            </w:r>
          </w:p>
        </w:tc>
        <w:tc>
          <w:tcPr>
            <w:tcW w:w="0" w:type="auto"/>
          </w:tcPr>
          <w:p w14:paraId="40D4215A" w14:textId="77777777" w:rsidR="007A1F44" w:rsidRPr="00A03C55" w:rsidRDefault="007A1F44">
            <w:pPr>
              <w:pStyle w:val="TableEntry"/>
              <w:rPr>
                <w:noProof w:val="0"/>
              </w:rPr>
            </w:pPr>
            <w:r w:rsidRPr="00A03C55">
              <w:rPr>
                <w:noProof w:val="0"/>
              </w:rPr>
              <w:t>Date/Time of the Analysis</w:t>
            </w:r>
          </w:p>
        </w:tc>
      </w:tr>
    </w:tbl>
    <w:p w14:paraId="7C08BB78" w14:textId="77777777" w:rsidR="007A1F44" w:rsidRPr="00A03C55" w:rsidRDefault="007A1F44" w:rsidP="00CF2883">
      <w:pPr>
        <w:pStyle w:val="BodyText"/>
      </w:pPr>
    </w:p>
    <w:p w14:paraId="760CD54A" w14:textId="77777777" w:rsidR="007A1F44" w:rsidRPr="00A03C55" w:rsidRDefault="007A1F44">
      <w:r w:rsidRPr="00A03C55">
        <w:rPr>
          <w:b/>
          <w:bCs/>
        </w:rPr>
        <w:t>OBX-2 Value Type (ID)</w:t>
      </w:r>
      <w:r w:rsidRPr="00A03C55">
        <w:t xml:space="preserve">, conditional. </w:t>
      </w:r>
    </w:p>
    <w:p w14:paraId="655F6AE5" w14:textId="77777777" w:rsidR="007A1F44" w:rsidRPr="00A03C55" w:rsidRDefault="007A1F44">
      <w:r w:rsidRPr="00A03C55">
        <w:t>This field contains the type of observation.</w:t>
      </w:r>
    </w:p>
    <w:p w14:paraId="1894CC81" w14:textId="77777777" w:rsidR="007A1F44" w:rsidRPr="00A03C55" w:rsidRDefault="007A1F44">
      <w:r w:rsidRPr="00A03C55">
        <w:t>Example: “NM” for a numeric observation such as patient weight or patient height.</w:t>
      </w:r>
    </w:p>
    <w:p w14:paraId="1F762743" w14:textId="77777777" w:rsidR="007A1F44" w:rsidRPr="00A03C55" w:rsidRDefault="007A1F44">
      <w:r w:rsidRPr="00A03C55">
        <w:t>Condition predicate: This field SHALL be valued if OBX-5 “Observation Value” is present. It MAY be valued otherwise.</w:t>
      </w:r>
    </w:p>
    <w:p w14:paraId="12CD0A3D" w14:textId="332ACDCB" w:rsidR="007A1F44" w:rsidRPr="00A03C55" w:rsidRDefault="007A1F44">
      <w:r w:rsidRPr="00A03C55">
        <w:rPr>
          <w:b/>
          <w:bCs/>
        </w:rPr>
        <w:t>OBX-3 Observation Identifier (CE)</w:t>
      </w:r>
      <w:r w:rsidRPr="00A03C55">
        <w:t>, required</w:t>
      </w:r>
    </w:p>
    <w:p w14:paraId="0DC306E9" w14:textId="0C25C2A2" w:rsidR="00F84139" w:rsidRPr="00A03C55" w:rsidRDefault="007A1F44" w:rsidP="00B86B92">
      <w:r w:rsidRPr="00A03C55">
        <w:t xml:space="preserve">The usage of LOINC vocabulary is strongly recommended. Details of this free vocabulary can be found at </w:t>
      </w:r>
      <w:hyperlink r:id="rId28" w:history="1">
        <w:r w:rsidRPr="00A03C55">
          <w:rPr>
            <w:rStyle w:val="Hyperlink"/>
          </w:rPr>
          <w:t>http://www.loinc.org</w:t>
        </w:r>
      </w:hyperlink>
      <w:r w:rsidRPr="00A03C55">
        <w:t xml:space="preserve">. The first and third sub-fields, “Identifier” and “Name of Coding </w:t>
      </w:r>
      <w:r w:rsidRPr="00A03C55">
        <w:lastRenderedPageBreak/>
        <w:t>System” are required in all transactions. The value of the “Name of Coding System” in the case of LOINC is “LN”.</w:t>
      </w:r>
      <w:r w:rsidR="00F84139" w:rsidRPr="00A03C55">
        <w:t xml:space="preserve"> Example of the code used with the patient weight:</w:t>
      </w:r>
    </w:p>
    <w:p w14:paraId="12C84CB1" w14:textId="77777777" w:rsidR="00F84139" w:rsidRPr="00A03C55" w:rsidRDefault="00F84139" w:rsidP="00B86B92"/>
    <w:p w14:paraId="48352135" w14:textId="1FA88B2F" w:rsidR="007A1F44" w:rsidRPr="00A03C55" w:rsidRDefault="007A1F44" w:rsidP="003462A5">
      <w:pPr>
        <w:pStyle w:val="XMLFragment"/>
        <w:rPr>
          <w:noProof w:val="0"/>
        </w:rPr>
      </w:pPr>
      <w:r w:rsidRPr="00A03C55">
        <w:rPr>
          <w:noProof w:val="0"/>
        </w:rPr>
        <w:t>3142-7^BODY WEIGHT (STATED)^LN</w:t>
      </w:r>
    </w:p>
    <w:p w14:paraId="5833521F" w14:textId="77777777" w:rsidR="00F84139" w:rsidRPr="00A03C55" w:rsidRDefault="00F84139" w:rsidP="0090367F">
      <w:pPr>
        <w:rPr>
          <w:b/>
          <w:bCs/>
        </w:rPr>
      </w:pPr>
    </w:p>
    <w:p w14:paraId="3947CA1E" w14:textId="1FF044BF" w:rsidR="007A1F44" w:rsidRPr="00A03C55" w:rsidRDefault="007A1F44" w:rsidP="0090367F">
      <w:pPr>
        <w:rPr>
          <w:bCs/>
        </w:rPr>
      </w:pPr>
      <w:r w:rsidRPr="00A03C55">
        <w:rPr>
          <w:b/>
          <w:bCs/>
        </w:rPr>
        <w:t>OBX-4 Observation Sub-ID (CE),</w:t>
      </w:r>
      <w:r w:rsidRPr="00A03C55">
        <w:rPr>
          <w:bCs/>
        </w:rPr>
        <w:t xml:space="preserve"> conditional</w:t>
      </w:r>
    </w:p>
    <w:p w14:paraId="1221AEE7" w14:textId="77777777" w:rsidR="007A1F44" w:rsidRPr="00A03C55" w:rsidRDefault="007A1F44" w:rsidP="0090367F">
      <w:pPr>
        <w:rPr>
          <w:bCs/>
        </w:rPr>
      </w:pPr>
      <w:r w:rsidRPr="00A03C55">
        <w:rPr>
          <w:bCs/>
        </w:rPr>
        <w:t>This field is used to distinguish between multiple OBX segments with the same observation ID.</w:t>
      </w:r>
    </w:p>
    <w:p w14:paraId="313F8AC4" w14:textId="4E80AF15" w:rsidR="007A1F44" w:rsidRPr="00A03C55" w:rsidRDefault="007A1F44" w:rsidP="0090367F">
      <w:pPr>
        <w:rPr>
          <w:bCs/>
        </w:rPr>
      </w:pPr>
      <w:r w:rsidRPr="00A03C55">
        <w:rPr>
          <w:bCs/>
        </w:rPr>
        <w:t>Condition predicate: When field OBX-3 “Observation Identifier” has an identical value in two or more OBX segments of the message,</w:t>
      </w:r>
      <w:r w:rsidR="00952DDA" w:rsidRPr="00A03C55">
        <w:rPr>
          <w:bCs/>
        </w:rPr>
        <w:t xml:space="preserve"> </w:t>
      </w:r>
      <w:r w:rsidRPr="00A03C55">
        <w:rPr>
          <w:bCs/>
        </w:rPr>
        <w:t>field OBX-4 “Observation Sub-ID” SHALL be populated with a distinct value in each of these OBX segments.</w:t>
      </w:r>
    </w:p>
    <w:p w14:paraId="6DBB598B" w14:textId="77777777" w:rsidR="007A1F44" w:rsidRPr="00A03C55" w:rsidRDefault="007A1F44">
      <w:r w:rsidRPr="00A03C55">
        <w:rPr>
          <w:b/>
          <w:bCs/>
        </w:rPr>
        <w:t>OBX-5 Observation Value (Varies)</w:t>
      </w:r>
      <w:r w:rsidRPr="00A03C55">
        <w:t xml:space="preserve">, conditional. </w:t>
      </w:r>
    </w:p>
    <w:p w14:paraId="47670941" w14:textId="77777777" w:rsidR="007A1F44" w:rsidRPr="00A03C55" w:rsidRDefault="007A1F44">
      <w:r w:rsidRPr="00A03C55">
        <w:t>This field contains the value of the observation itself.</w:t>
      </w:r>
    </w:p>
    <w:p w14:paraId="56DAE1D9" w14:textId="77777777" w:rsidR="007A1F44" w:rsidRPr="00A03C55" w:rsidRDefault="007A1F44">
      <w:r w:rsidRPr="00A03C55">
        <w:t>Condition predicate: This field SHALL be valued if OBX-11 “Observation Result Status” has another value than “X”, “D”, “N” or “I” and if OBX-8 “Abnormal Flags” is empty. In all other cases this field MAY be valued.</w:t>
      </w:r>
    </w:p>
    <w:p w14:paraId="26171681" w14:textId="77777777" w:rsidR="007A1F44" w:rsidRPr="00A03C55" w:rsidRDefault="007A1F44">
      <w:r w:rsidRPr="00A03C55">
        <w:rPr>
          <w:b/>
          <w:bCs/>
        </w:rPr>
        <w:t>OBX-11 Observation Result Status (ID)</w:t>
      </w:r>
      <w:r w:rsidRPr="00A03C55">
        <w:t xml:space="preserve">, required. </w:t>
      </w:r>
    </w:p>
    <w:p w14:paraId="5EC71014" w14:textId="10F37F4C" w:rsidR="007A1F44" w:rsidRPr="00A03C55" w:rsidRDefault="007A1F44">
      <w:r w:rsidRPr="00A03C55">
        <w:t xml:space="preserve">This field contains the status of the results. In messages of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this status is most commonly “F” (Final). </w:t>
      </w:r>
    </w:p>
    <w:p w14:paraId="15C0B878" w14:textId="77777777" w:rsidR="007A1F44" w:rsidRPr="00A03C55" w:rsidRDefault="007A1F44">
      <w:r w:rsidRPr="00A03C55">
        <w:t>Example of use of the OBX segment to carry the patient weight and height:</w:t>
      </w:r>
    </w:p>
    <w:p w14:paraId="32DB7CFB" w14:textId="77777777" w:rsidR="00F84139" w:rsidRPr="00A03C55" w:rsidRDefault="00F84139"/>
    <w:p w14:paraId="1D7187F9" w14:textId="77777777" w:rsidR="007A1F44" w:rsidRPr="00A03C55" w:rsidRDefault="007A1F44" w:rsidP="003462A5">
      <w:pPr>
        <w:pStyle w:val="XMLExample"/>
        <w:ind w:left="720"/>
        <w:rPr>
          <w:lang w:val="en-US"/>
        </w:rPr>
      </w:pPr>
      <w:r w:rsidRPr="00A03C55">
        <w:rPr>
          <w:lang w:val="en-US"/>
        </w:rPr>
        <w:t>OBX|1|NM|3142-7^BODY WEIGHT (STATED)^LN||62|kg|||||F</w:t>
      </w:r>
    </w:p>
    <w:p w14:paraId="277A0DA9" w14:textId="77777777" w:rsidR="007A1F44" w:rsidRPr="00A03C55" w:rsidRDefault="007A1F44" w:rsidP="003462A5">
      <w:pPr>
        <w:pStyle w:val="XMLExample"/>
        <w:ind w:left="720"/>
        <w:rPr>
          <w:lang w:val="en-US"/>
        </w:rPr>
      </w:pPr>
      <w:r w:rsidRPr="00A03C55">
        <w:rPr>
          <w:lang w:val="en-US"/>
        </w:rPr>
        <w:t>OBX|2|NM|8303-0^BODY HEIGHT^LN||1.70|m|||||F</w:t>
      </w:r>
    </w:p>
    <w:p w14:paraId="106ADAB3"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35" w:name="_Toc174249109"/>
      <w:bookmarkStart w:id="236" w:name="_Toc398544144"/>
      <w:r w:rsidRPr="00A03C55">
        <w:rPr>
          <w:noProof w:val="0"/>
        </w:rPr>
        <w:t>AL1 – Patient Allergy Information segment</w:t>
      </w:r>
      <w:bookmarkEnd w:id="235"/>
      <w:bookmarkEnd w:id="236"/>
    </w:p>
    <w:p w14:paraId="6E54B162" w14:textId="77777777" w:rsidR="007A1F44" w:rsidRPr="00A03C55" w:rsidRDefault="007A1F44">
      <w:r w:rsidRPr="00A03C55">
        <w:t>Standard Reference: HL7 Version 2.5, Chapter 3, Section 3.4.6</w:t>
      </w:r>
    </w:p>
    <w:p w14:paraId="43AE5B9F" w14:textId="59AFB7C8" w:rsidR="007A1F44" w:rsidRPr="00A03C55" w:rsidRDefault="007A1F44" w:rsidP="003462A5">
      <w:r w:rsidRPr="00A03C55">
        <w:t xml:space="preserve">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the AL1 segment is used to inform the receiver of patient allergies. For this reason, this segment is described in this section, although it always appears as optional 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w:t>
      </w:r>
    </w:p>
    <w:p w14:paraId="12FDBABB" w14:textId="77777777" w:rsidR="007A1F44" w:rsidRPr="00A03C55" w:rsidRDefault="007A1F44">
      <w:pPr>
        <w:pStyle w:val="TableTitle"/>
        <w:rPr>
          <w:noProof w:val="0"/>
        </w:rPr>
      </w:pPr>
      <w:r w:rsidRPr="00A03C55">
        <w:rPr>
          <w:noProof w:val="0"/>
        </w:rPr>
        <w:t>Table 3.30-8: AL1 Segment</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0"/>
        <w:gridCol w:w="797"/>
        <w:gridCol w:w="664"/>
        <w:gridCol w:w="996"/>
        <w:gridCol w:w="908"/>
        <w:gridCol w:w="897"/>
        <w:gridCol w:w="985"/>
        <w:gridCol w:w="3397"/>
      </w:tblGrid>
      <w:tr w:rsidR="007A1F44" w:rsidRPr="00A03C55" w14:paraId="755DB032" w14:textId="77777777">
        <w:trPr>
          <w:tblHeader/>
          <w:jc w:val="center"/>
        </w:trPr>
        <w:tc>
          <w:tcPr>
            <w:tcW w:w="0" w:type="auto"/>
            <w:shd w:val="clear" w:color="auto" w:fill="D9D9D9"/>
          </w:tcPr>
          <w:p w14:paraId="2AF154DA" w14:textId="77777777" w:rsidR="007A1F44" w:rsidRPr="00A03C55" w:rsidRDefault="007A1F44" w:rsidP="00A063AC">
            <w:pPr>
              <w:pStyle w:val="TableEntryHeader"/>
              <w:rPr>
                <w:noProof w:val="0"/>
              </w:rPr>
            </w:pPr>
            <w:r w:rsidRPr="00A03C55">
              <w:rPr>
                <w:noProof w:val="0"/>
              </w:rPr>
              <w:t>SEQ</w:t>
            </w:r>
          </w:p>
        </w:tc>
        <w:tc>
          <w:tcPr>
            <w:tcW w:w="0" w:type="auto"/>
            <w:shd w:val="clear" w:color="auto" w:fill="D9D9D9"/>
          </w:tcPr>
          <w:p w14:paraId="0750FC86" w14:textId="77777777" w:rsidR="007A1F44" w:rsidRPr="00A03C55" w:rsidRDefault="007A1F44" w:rsidP="00A53067">
            <w:pPr>
              <w:pStyle w:val="TableEntryHeader"/>
              <w:rPr>
                <w:noProof w:val="0"/>
              </w:rPr>
            </w:pPr>
            <w:r w:rsidRPr="00A03C55">
              <w:rPr>
                <w:noProof w:val="0"/>
              </w:rPr>
              <w:t>LEN</w:t>
            </w:r>
          </w:p>
        </w:tc>
        <w:tc>
          <w:tcPr>
            <w:tcW w:w="0" w:type="auto"/>
            <w:shd w:val="clear" w:color="auto" w:fill="D9D9D9"/>
          </w:tcPr>
          <w:p w14:paraId="48F4658A" w14:textId="77777777" w:rsidR="007A1F44" w:rsidRPr="00A03C55" w:rsidRDefault="007A1F44" w:rsidP="00A53067">
            <w:pPr>
              <w:pStyle w:val="TableEntryHeader"/>
              <w:rPr>
                <w:noProof w:val="0"/>
              </w:rPr>
            </w:pPr>
            <w:r w:rsidRPr="00A03C55">
              <w:rPr>
                <w:noProof w:val="0"/>
              </w:rPr>
              <w:t>DT</w:t>
            </w:r>
          </w:p>
        </w:tc>
        <w:tc>
          <w:tcPr>
            <w:tcW w:w="0" w:type="auto"/>
            <w:shd w:val="clear" w:color="auto" w:fill="D9D9D9"/>
          </w:tcPr>
          <w:p w14:paraId="62E83633" w14:textId="77777777" w:rsidR="007A1F44" w:rsidRPr="00A03C55" w:rsidRDefault="007A1F44" w:rsidP="00A53067">
            <w:pPr>
              <w:pStyle w:val="TableEntryHeader"/>
              <w:rPr>
                <w:noProof w:val="0"/>
              </w:rPr>
            </w:pPr>
            <w:r w:rsidRPr="00A03C55">
              <w:rPr>
                <w:noProof w:val="0"/>
              </w:rPr>
              <w:t>Usage</w:t>
            </w:r>
          </w:p>
        </w:tc>
        <w:tc>
          <w:tcPr>
            <w:tcW w:w="0" w:type="auto"/>
            <w:shd w:val="clear" w:color="auto" w:fill="D9D9D9"/>
          </w:tcPr>
          <w:p w14:paraId="01741EEB" w14:textId="77777777" w:rsidR="007A1F44" w:rsidRPr="00A03C55" w:rsidRDefault="007A1F44" w:rsidP="00A53067">
            <w:pPr>
              <w:pStyle w:val="TableEntryHeader"/>
              <w:rPr>
                <w:noProof w:val="0"/>
              </w:rPr>
            </w:pPr>
            <w:r w:rsidRPr="00A03C55">
              <w:rPr>
                <w:noProof w:val="0"/>
              </w:rPr>
              <w:t>Card.</w:t>
            </w:r>
          </w:p>
        </w:tc>
        <w:tc>
          <w:tcPr>
            <w:tcW w:w="0" w:type="auto"/>
            <w:shd w:val="clear" w:color="auto" w:fill="D9D9D9"/>
          </w:tcPr>
          <w:p w14:paraId="5ED2CF6C" w14:textId="77777777" w:rsidR="007A1F44" w:rsidRPr="00A03C55" w:rsidRDefault="007A1F44" w:rsidP="00A53067">
            <w:pPr>
              <w:pStyle w:val="TableEntryHeader"/>
              <w:rPr>
                <w:noProof w:val="0"/>
              </w:rPr>
            </w:pPr>
            <w:r w:rsidRPr="00A03C55">
              <w:rPr>
                <w:noProof w:val="0"/>
              </w:rPr>
              <w:t>TBL#</w:t>
            </w:r>
          </w:p>
        </w:tc>
        <w:tc>
          <w:tcPr>
            <w:tcW w:w="0" w:type="auto"/>
            <w:shd w:val="clear" w:color="auto" w:fill="D9D9D9"/>
          </w:tcPr>
          <w:p w14:paraId="586C48F6" w14:textId="77777777" w:rsidR="007A1F44" w:rsidRPr="00A03C55" w:rsidRDefault="007A1F44" w:rsidP="00A53067">
            <w:pPr>
              <w:pStyle w:val="TableEntryHeader"/>
              <w:rPr>
                <w:noProof w:val="0"/>
              </w:rPr>
            </w:pPr>
            <w:r w:rsidRPr="00A03C55">
              <w:rPr>
                <w:noProof w:val="0"/>
              </w:rPr>
              <w:t>ITEM#</w:t>
            </w:r>
          </w:p>
        </w:tc>
        <w:tc>
          <w:tcPr>
            <w:tcW w:w="3397" w:type="dxa"/>
            <w:shd w:val="clear" w:color="auto" w:fill="D9D9D9"/>
          </w:tcPr>
          <w:p w14:paraId="4D37EBCB" w14:textId="77777777" w:rsidR="007A1F44" w:rsidRPr="00A03C55" w:rsidRDefault="007A1F44" w:rsidP="00A53067">
            <w:pPr>
              <w:pStyle w:val="TableEntryHeader"/>
              <w:rPr>
                <w:noProof w:val="0"/>
              </w:rPr>
            </w:pPr>
            <w:r w:rsidRPr="00A03C55">
              <w:rPr>
                <w:noProof w:val="0"/>
              </w:rPr>
              <w:t>Element name</w:t>
            </w:r>
          </w:p>
        </w:tc>
      </w:tr>
      <w:tr w:rsidR="007A1F44" w:rsidRPr="00A03C55" w14:paraId="0A94641B" w14:textId="77777777">
        <w:trPr>
          <w:jc w:val="center"/>
        </w:trPr>
        <w:tc>
          <w:tcPr>
            <w:tcW w:w="0" w:type="auto"/>
          </w:tcPr>
          <w:p w14:paraId="263D6C1F" w14:textId="77777777" w:rsidR="007A1F44" w:rsidRPr="00A03C55" w:rsidRDefault="007A1F44">
            <w:pPr>
              <w:pStyle w:val="TableEntry"/>
              <w:rPr>
                <w:noProof w:val="0"/>
              </w:rPr>
            </w:pPr>
            <w:r w:rsidRPr="00A03C55">
              <w:rPr>
                <w:noProof w:val="0"/>
              </w:rPr>
              <w:t>1</w:t>
            </w:r>
          </w:p>
        </w:tc>
        <w:tc>
          <w:tcPr>
            <w:tcW w:w="0" w:type="auto"/>
          </w:tcPr>
          <w:p w14:paraId="1D69A1C7" w14:textId="77777777" w:rsidR="007A1F44" w:rsidRPr="00A03C55" w:rsidRDefault="007A1F44">
            <w:pPr>
              <w:pStyle w:val="TableEntry"/>
              <w:rPr>
                <w:noProof w:val="0"/>
              </w:rPr>
            </w:pPr>
            <w:r w:rsidRPr="00A03C55">
              <w:rPr>
                <w:noProof w:val="0"/>
              </w:rPr>
              <w:t>4</w:t>
            </w:r>
          </w:p>
        </w:tc>
        <w:tc>
          <w:tcPr>
            <w:tcW w:w="0" w:type="auto"/>
          </w:tcPr>
          <w:p w14:paraId="787011D4" w14:textId="77777777" w:rsidR="007A1F44" w:rsidRPr="00A03C55" w:rsidRDefault="007A1F44">
            <w:pPr>
              <w:pStyle w:val="TableEntry"/>
              <w:rPr>
                <w:noProof w:val="0"/>
              </w:rPr>
            </w:pPr>
            <w:r w:rsidRPr="00A03C55">
              <w:rPr>
                <w:noProof w:val="0"/>
              </w:rPr>
              <w:t>SI</w:t>
            </w:r>
          </w:p>
        </w:tc>
        <w:tc>
          <w:tcPr>
            <w:tcW w:w="0" w:type="auto"/>
          </w:tcPr>
          <w:p w14:paraId="7E68D73E" w14:textId="77777777" w:rsidR="007A1F44" w:rsidRPr="00A03C55" w:rsidRDefault="007A1F44">
            <w:pPr>
              <w:pStyle w:val="TableEntry"/>
              <w:rPr>
                <w:noProof w:val="0"/>
              </w:rPr>
            </w:pPr>
            <w:r w:rsidRPr="00A03C55">
              <w:rPr>
                <w:noProof w:val="0"/>
              </w:rPr>
              <w:t>R</w:t>
            </w:r>
          </w:p>
        </w:tc>
        <w:tc>
          <w:tcPr>
            <w:tcW w:w="0" w:type="auto"/>
          </w:tcPr>
          <w:p w14:paraId="17164EA7" w14:textId="77777777" w:rsidR="007A1F44" w:rsidRPr="00A03C55" w:rsidRDefault="007A1F44">
            <w:pPr>
              <w:pStyle w:val="TableEntry"/>
              <w:rPr>
                <w:noProof w:val="0"/>
              </w:rPr>
            </w:pPr>
            <w:r w:rsidRPr="00A03C55">
              <w:rPr>
                <w:noProof w:val="0"/>
              </w:rPr>
              <w:t>[1..1]</w:t>
            </w:r>
          </w:p>
        </w:tc>
        <w:tc>
          <w:tcPr>
            <w:tcW w:w="0" w:type="auto"/>
          </w:tcPr>
          <w:p w14:paraId="4DD40A26" w14:textId="77777777" w:rsidR="007A1F44" w:rsidRPr="00A03C55" w:rsidRDefault="007A1F44">
            <w:pPr>
              <w:pStyle w:val="TableEntry"/>
              <w:rPr>
                <w:noProof w:val="0"/>
              </w:rPr>
            </w:pPr>
          </w:p>
        </w:tc>
        <w:tc>
          <w:tcPr>
            <w:tcW w:w="0" w:type="auto"/>
          </w:tcPr>
          <w:p w14:paraId="5A963775" w14:textId="77777777" w:rsidR="007A1F44" w:rsidRPr="00A03C55" w:rsidRDefault="007A1F44">
            <w:pPr>
              <w:pStyle w:val="TableEntry"/>
              <w:rPr>
                <w:noProof w:val="0"/>
              </w:rPr>
            </w:pPr>
            <w:r w:rsidRPr="00A03C55">
              <w:rPr>
                <w:noProof w:val="0"/>
              </w:rPr>
              <w:t>00203</w:t>
            </w:r>
          </w:p>
        </w:tc>
        <w:tc>
          <w:tcPr>
            <w:tcW w:w="3397" w:type="dxa"/>
          </w:tcPr>
          <w:p w14:paraId="4FDA73AC" w14:textId="77777777" w:rsidR="007A1F44" w:rsidRPr="00A03C55" w:rsidRDefault="007A1F44">
            <w:pPr>
              <w:pStyle w:val="TableEntry"/>
              <w:rPr>
                <w:noProof w:val="0"/>
              </w:rPr>
            </w:pPr>
            <w:r w:rsidRPr="00A03C55">
              <w:rPr>
                <w:noProof w:val="0"/>
              </w:rPr>
              <w:t>Set ID – AL1</w:t>
            </w:r>
          </w:p>
        </w:tc>
      </w:tr>
      <w:tr w:rsidR="007A1F44" w:rsidRPr="00A03C55" w14:paraId="5D41C6AD" w14:textId="77777777">
        <w:trPr>
          <w:jc w:val="center"/>
        </w:trPr>
        <w:tc>
          <w:tcPr>
            <w:tcW w:w="0" w:type="auto"/>
          </w:tcPr>
          <w:p w14:paraId="79D11262" w14:textId="77777777" w:rsidR="007A1F44" w:rsidRPr="00A03C55" w:rsidRDefault="007A1F44">
            <w:pPr>
              <w:pStyle w:val="TableEntry"/>
              <w:rPr>
                <w:noProof w:val="0"/>
              </w:rPr>
            </w:pPr>
            <w:r w:rsidRPr="00A03C55">
              <w:rPr>
                <w:noProof w:val="0"/>
              </w:rPr>
              <w:t>2</w:t>
            </w:r>
          </w:p>
        </w:tc>
        <w:tc>
          <w:tcPr>
            <w:tcW w:w="0" w:type="auto"/>
          </w:tcPr>
          <w:p w14:paraId="64BB2ABE" w14:textId="77777777" w:rsidR="007A1F44" w:rsidRPr="00A03C55" w:rsidRDefault="007A1F44">
            <w:pPr>
              <w:pStyle w:val="TableEntry"/>
              <w:rPr>
                <w:noProof w:val="0"/>
              </w:rPr>
            </w:pPr>
            <w:r w:rsidRPr="00A03C55">
              <w:rPr>
                <w:noProof w:val="0"/>
              </w:rPr>
              <w:t>250</w:t>
            </w:r>
          </w:p>
        </w:tc>
        <w:tc>
          <w:tcPr>
            <w:tcW w:w="0" w:type="auto"/>
          </w:tcPr>
          <w:p w14:paraId="7B639FA6" w14:textId="77777777" w:rsidR="007A1F44" w:rsidRPr="00A03C55" w:rsidRDefault="007A1F44">
            <w:pPr>
              <w:pStyle w:val="TableEntry"/>
              <w:rPr>
                <w:noProof w:val="0"/>
              </w:rPr>
            </w:pPr>
            <w:r w:rsidRPr="00A03C55">
              <w:rPr>
                <w:noProof w:val="0"/>
              </w:rPr>
              <w:t>CE</w:t>
            </w:r>
          </w:p>
        </w:tc>
        <w:tc>
          <w:tcPr>
            <w:tcW w:w="0" w:type="auto"/>
          </w:tcPr>
          <w:p w14:paraId="37F0A156" w14:textId="77777777" w:rsidR="007A1F44" w:rsidRPr="00A03C55" w:rsidRDefault="007A1F44">
            <w:pPr>
              <w:pStyle w:val="TableEntry"/>
              <w:rPr>
                <w:noProof w:val="0"/>
              </w:rPr>
            </w:pPr>
            <w:r w:rsidRPr="00A03C55">
              <w:rPr>
                <w:noProof w:val="0"/>
              </w:rPr>
              <w:t>O</w:t>
            </w:r>
          </w:p>
        </w:tc>
        <w:tc>
          <w:tcPr>
            <w:tcW w:w="0" w:type="auto"/>
          </w:tcPr>
          <w:p w14:paraId="256A27CD" w14:textId="77777777" w:rsidR="007A1F44" w:rsidRPr="00A03C55" w:rsidRDefault="007A1F44">
            <w:pPr>
              <w:pStyle w:val="TableEntry"/>
              <w:rPr>
                <w:noProof w:val="0"/>
              </w:rPr>
            </w:pPr>
            <w:r w:rsidRPr="00A03C55">
              <w:rPr>
                <w:noProof w:val="0"/>
              </w:rPr>
              <w:t>[0..1]</w:t>
            </w:r>
          </w:p>
        </w:tc>
        <w:tc>
          <w:tcPr>
            <w:tcW w:w="0" w:type="auto"/>
          </w:tcPr>
          <w:p w14:paraId="7485A8DA" w14:textId="77777777" w:rsidR="007A1F44" w:rsidRPr="00A03C55" w:rsidRDefault="007A1F44">
            <w:pPr>
              <w:pStyle w:val="TableEntry"/>
              <w:rPr>
                <w:noProof w:val="0"/>
              </w:rPr>
            </w:pPr>
            <w:r w:rsidRPr="00A03C55">
              <w:rPr>
                <w:noProof w:val="0"/>
              </w:rPr>
              <w:t>0127</w:t>
            </w:r>
          </w:p>
        </w:tc>
        <w:tc>
          <w:tcPr>
            <w:tcW w:w="0" w:type="auto"/>
          </w:tcPr>
          <w:p w14:paraId="46ABBB0A" w14:textId="77777777" w:rsidR="007A1F44" w:rsidRPr="00A03C55" w:rsidRDefault="007A1F44">
            <w:pPr>
              <w:pStyle w:val="TableEntry"/>
              <w:rPr>
                <w:noProof w:val="0"/>
              </w:rPr>
            </w:pPr>
            <w:r w:rsidRPr="00A03C55">
              <w:rPr>
                <w:noProof w:val="0"/>
              </w:rPr>
              <w:t>00204</w:t>
            </w:r>
          </w:p>
        </w:tc>
        <w:tc>
          <w:tcPr>
            <w:tcW w:w="3397" w:type="dxa"/>
          </w:tcPr>
          <w:p w14:paraId="4533549C" w14:textId="77777777" w:rsidR="007A1F44" w:rsidRPr="00A03C55" w:rsidRDefault="007A1F44">
            <w:pPr>
              <w:pStyle w:val="TableEntry"/>
              <w:rPr>
                <w:noProof w:val="0"/>
              </w:rPr>
            </w:pPr>
            <w:r w:rsidRPr="00A03C55">
              <w:rPr>
                <w:noProof w:val="0"/>
              </w:rPr>
              <w:t>Allergen Type Code</w:t>
            </w:r>
          </w:p>
        </w:tc>
      </w:tr>
      <w:tr w:rsidR="007A1F44" w:rsidRPr="00A03C55" w14:paraId="41D01268" w14:textId="77777777">
        <w:trPr>
          <w:jc w:val="center"/>
        </w:trPr>
        <w:tc>
          <w:tcPr>
            <w:tcW w:w="0" w:type="auto"/>
          </w:tcPr>
          <w:p w14:paraId="3F6FCB2A" w14:textId="77777777" w:rsidR="007A1F44" w:rsidRPr="00A03C55" w:rsidRDefault="007A1F44">
            <w:pPr>
              <w:pStyle w:val="TableEntry"/>
              <w:rPr>
                <w:noProof w:val="0"/>
              </w:rPr>
            </w:pPr>
            <w:r w:rsidRPr="00A03C55">
              <w:rPr>
                <w:noProof w:val="0"/>
              </w:rPr>
              <w:t>3</w:t>
            </w:r>
          </w:p>
        </w:tc>
        <w:tc>
          <w:tcPr>
            <w:tcW w:w="0" w:type="auto"/>
          </w:tcPr>
          <w:p w14:paraId="3ED1EED0" w14:textId="77777777" w:rsidR="007A1F44" w:rsidRPr="00A03C55" w:rsidRDefault="007A1F44">
            <w:pPr>
              <w:pStyle w:val="TableEntry"/>
              <w:rPr>
                <w:noProof w:val="0"/>
              </w:rPr>
            </w:pPr>
            <w:r w:rsidRPr="00A03C55">
              <w:rPr>
                <w:noProof w:val="0"/>
              </w:rPr>
              <w:t>250</w:t>
            </w:r>
          </w:p>
        </w:tc>
        <w:tc>
          <w:tcPr>
            <w:tcW w:w="0" w:type="auto"/>
          </w:tcPr>
          <w:p w14:paraId="16C37243" w14:textId="77777777" w:rsidR="007A1F44" w:rsidRPr="00A03C55" w:rsidRDefault="007A1F44">
            <w:pPr>
              <w:pStyle w:val="TableEntry"/>
              <w:rPr>
                <w:noProof w:val="0"/>
              </w:rPr>
            </w:pPr>
            <w:r w:rsidRPr="00A03C55">
              <w:rPr>
                <w:noProof w:val="0"/>
              </w:rPr>
              <w:t>CE</w:t>
            </w:r>
          </w:p>
        </w:tc>
        <w:tc>
          <w:tcPr>
            <w:tcW w:w="0" w:type="auto"/>
          </w:tcPr>
          <w:p w14:paraId="63033FDE" w14:textId="77777777" w:rsidR="007A1F44" w:rsidRPr="00A03C55" w:rsidRDefault="007A1F44">
            <w:pPr>
              <w:pStyle w:val="TableEntry"/>
              <w:rPr>
                <w:noProof w:val="0"/>
              </w:rPr>
            </w:pPr>
            <w:r w:rsidRPr="00A03C55">
              <w:rPr>
                <w:noProof w:val="0"/>
              </w:rPr>
              <w:t>R</w:t>
            </w:r>
          </w:p>
        </w:tc>
        <w:tc>
          <w:tcPr>
            <w:tcW w:w="0" w:type="auto"/>
          </w:tcPr>
          <w:p w14:paraId="0EB60516" w14:textId="77777777" w:rsidR="007A1F44" w:rsidRPr="00A03C55" w:rsidRDefault="007A1F44">
            <w:pPr>
              <w:pStyle w:val="TableEntry"/>
              <w:rPr>
                <w:noProof w:val="0"/>
              </w:rPr>
            </w:pPr>
            <w:r w:rsidRPr="00A03C55">
              <w:rPr>
                <w:noProof w:val="0"/>
              </w:rPr>
              <w:t>[1..1]</w:t>
            </w:r>
          </w:p>
        </w:tc>
        <w:tc>
          <w:tcPr>
            <w:tcW w:w="0" w:type="auto"/>
          </w:tcPr>
          <w:p w14:paraId="77EDE3DF" w14:textId="77777777" w:rsidR="007A1F44" w:rsidRPr="00A03C55" w:rsidRDefault="007A1F44">
            <w:pPr>
              <w:pStyle w:val="TableEntry"/>
              <w:rPr>
                <w:noProof w:val="0"/>
              </w:rPr>
            </w:pPr>
          </w:p>
        </w:tc>
        <w:tc>
          <w:tcPr>
            <w:tcW w:w="0" w:type="auto"/>
          </w:tcPr>
          <w:p w14:paraId="7C4BDBC4" w14:textId="77777777" w:rsidR="007A1F44" w:rsidRPr="00A03C55" w:rsidRDefault="007A1F44">
            <w:pPr>
              <w:pStyle w:val="TableEntry"/>
              <w:rPr>
                <w:noProof w:val="0"/>
              </w:rPr>
            </w:pPr>
            <w:r w:rsidRPr="00A03C55">
              <w:rPr>
                <w:noProof w:val="0"/>
              </w:rPr>
              <w:t>00205</w:t>
            </w:r>
          </w:p>
        </w:tc>
        <w:tc>
          <w:tcPr>
            <w:tcW w:w="3397" w:type="dxa"/>
          </w:tcPr>
          <w:p w14:paraId="053AF4DA" w14:textId="77777777" w:rsidR="007A1F44" w:rsidRPr="00A03C55" w:rsidRDefault="007A1F44">
            <w:pPr>
              <w:pStyle w:val="TableEntry"/>
              <w:rPr>
                <w:noProof w:val="0"/>
              </w:rPr>
            </w:pPr>
            <w:r w:rsidRPr="00A03C55">
              <w:rPr>
                <w:noProof w:val="0"/>
              </w:rPr>
              <w:t>Allergen Code/Mnemonic/Description</w:t>
            </w:r>
          </w:p>
        </w:tc>
      </w:tr>
      <w:tr w:rsidR="007A1F44" w:rsidRPr="00A03C55" w14:paraId="153DE864" w14:textId="77777777">
        <w:trPr>
          <w:jc w:val="center"/>
        </w:trPr>
        <w:tc>
          <w:tcPr>
            <w:tcW w:w="0" w:type="auto"/>
          </w:tcPr>
          <w:p w14:paraId="665EF6FF" w14:textId="77777777" w:rsidR="007A1F44" w:rsidRPr="00A03C55" w:rsidRDefault="007A1F44">
            <w:pPr>
              <w:pStyle w:val="TableEntry"/>
              <w:rPr>
                <w:noProof w:val="0"/>
              </w:rPr>
            </w:pPr>
            <w:r w:rsidRPr="00A03C55">
              <w:rPr>
                <w:noProof w:val="0"/>
              </w:rPr>
              <w:t>4</w:t>
            </w:r>
          </w:p>
        </w:tc>
        <w:tc>
          <w:tcPr>
            <w:tcW w:w="0" w:type="auto"/>
          </w:tcPr>
          <w:p w14:paraId="64367EF5" w14:textId="77777777" w:rsidR="007A1F44" w:rsidRPr="00A03C55" w:rsidRDefault="007A1F44">
            <w:pPr>
              <w:pStyle w:val="TableEntry"/>
              <w:rPr>
                <w:noProof w:val="0"/>
              </w:rPr>
            </w:pPr>
            <w:r w:rsidRPr="00A03C55">
              <w:rPr>
                <w:noProof w:val="0"/>
              </w:rPr>
              <w:t>250</w:t>
            </w:r>
          </w:p>
        </w:tc>
        <w:tc>
          <w:tcPr>
            <w:tcW w:w="0" w:type="auto"/>
          </w:tcPr>
          <w:p w14:paraId="19B1738B" w14:textId="77777777" w:rsidR="007A1F44" w:rsidRPr="00A03C55" w:rsidRDefault="007A1F44">
            <w:pPr>
              <w:pStyle w:val="TableEntry"/>
              <w:rPr>
                <w:noProof w:val="0"/>
              </w:rPr>
            </w:pPr>
            <w:r w:rsidRPr="00A03C55">
              <w:rPr>
                <w:noProof w:val="0"/>
              </w:rPr>
              <w:t>CE</w:t>
            </w:r>
          </w:p>
        </w:tc>
        <w:tc>
          <w:tcPr>
            <w:tcW w:w="0" w:type="auto"/>
          </w:tcPr>
          <w:p w14:paraId="47AA5C9C" w14:textId="77777777" w:rsidR="007A1F44" w:rsidRPr="00A03C55" w:rsidRDefault="007A1F44">
            <w:pPr>
              <w:pStyle w:val="TableEntry"/>
              <w:rPr>
                <w:noProof w:val="0"/>
              </w:rPr>
            </w:pPr>
            <w:r w:rsidRPr="00A03C55">
              <w:rPr>
                <w:noProof w:val="0"/>
              </w:rPr>
              <w:t>O</w:t>
            </w:r>
          </w:p>
        </w:tc>
        <w:tc>
          <w:tcPr>
            <w:tcW w:w="0" w:type="auto"/>
          </w:tcPr>
          <w:p w14:paraId="6DAFA097" w14:textId="77777777" w:rsidR="007A1F44" w:rsidRPr="00A03C55" w:rsidRDefault="007A1F44">
            <w:pPr>
              <w:pStyle w:val="TableEntry"/>
              <w:rPr>
                <w:noProof w:val="0"/>
              </w:rPr>
            </w:pPr>
            <w:r w:rsidRPr="00A03C55">
              <w:rPr>
                <w:noProof w:val="0"/>
              </w:rPr>
              <w:t>[0..1]</w:t>
            </w:r>
          </w:p>
        </w:tc>
        <w:tc>
          <w:tcPr>
            <w:tcW w:w="0" w:type="auto"/>
          </w:tcPr>
          <w:p w14:paraId="05B0AB7B" w14:textId="77777777" w:rsidR="007A1F44" w:rsidRPr="00A03C55" w:rsidRDefault="007A1F44">
            <w:pPr>
              <w:pStyle w:val="TableEntry"/>
              <w:rPr>
                <w:noProof w:val="0"/>
              </w:rPr>
            </w:pPr>
            <w:r w:rsidRPr="00A03C55">
              <w:rPr>
                <w:noProof w:val="0"/>
              </w:rPr>
              <w:t>0128</w:t>
            </w:r>
          </w:p>
        </w:tc>
        <w:tc>
          <w:tcPr>
            <w:tcW w:w="0" w:type="auto"/>
          </w:tcPr>
          <w:p w14:paraId="65AF5371" w14:textId="77777777" w:rsidR="007A1F44" w:rsidRPr="00A03C55" w:rsidRDefault="007A1F44">
            <w:pPr>
              <w:pStyle w:val="TableEntry"/>
              <w:rPr>
                <w:noProof w:val="0"/>
              </w:rPr>
            </w:pPr>
            <w:r w:rsidRPr="00A03C55">
              <w:rPr>
                <w:noProof w:val="0"/>
              </w:rPr>
              <w:t>00206</w:t>
            </w:r>
          </w:p>
        </w:tc>
        <w:tc>
          <w:tcPr>
            <w:tcW w:w="3397" w:type="dxa"/>
          </w:tcPr>
          <w:p w14:paraId="1220F404" w14:textId="77777777" w:rsidR="007A1F44" w:rsidRPr="00A03C55" w:rsidRDefault="007A1F44">
            <w:pPr>
              <w:pStyle w:val="TableEntry"/>
              <w:rPr>
                <w:noProof w:val="0"/>
              </w:rPr>
            </w:pPr>
            <w:r w:rsidRPr="00A03C55">
              <w:rPr>
                <w:noProof w:val="0"/>
              </w:rPr>
              <w:t>Allergen Severity Code</w:t>
            </w:r>
          </w:p>
        </w:tc>
      </w:tr>
      <w:tr w:rsidR="007A1F44" w:rsidRPr="00A03C55" w14:paraId="4AE9319F" w14:textId="77777777">
        <w:trPr>
          <w:jc w:val="center"/>
        </w:trPr>
        <w:tc>
          <w:tcPr>
            <w:tcW w:w="0" w:type="auto"/>
          </w:tcPr>
          <w:p w14:paraId="0308FAE1" w14:textId="77777777" w:rsidR="007A1F44" w:rsidRPr="00A03C55" w:rsidRDefault="007A1F44">
            <w:pPr>
              <w:pStyle w:val="TableEntry"/>
              <w:rPr>
                <w:noProof w:val="0"/>
              </w:rPr>
            </w:pPr>
            <w:r w:rsidRPr="00A03C55">
              <w:rPr>
                <w:noProof w:val="0"/>
              </w:rPr>
              <w:t>5</w:t>
            </w:r>
          </w:p>
        </w:tc>
        <w:tc>
          <w:tcPr>
            <w:tcW w:w="0" w:type="auto"/>
          </w:tcPr>
          <w:p w14:paraId="0A8D4636" w14:textId="77777777" w:rsidR="007A1F44" w:rsidRPr="00A03C55" w:rsidRDefault="007A1F44">
            <w:pPr>
              <w:pStyle w:val="TableEntry"/>
              <w:rPr>
                <w:noProof w:val="0"/>
              </w:rPr>
            </w:pPr>
            <w:r w:rsidRPr="00A03C55">
              <w:rPr>
                <w:noProof w:val="0"/>
              </w:rPr>
              <w:t>15</w:t>
            </w:r>
          </w:p>
        </w:tc>
        <w:tc>
          <w:tcPr>
            <w:tcW w:w="0" w:type="auto"/>
          </w:tcPr>
          <w:p w14:paraId="68CB2922" w14:textId="77777777" w:rsidR="007A1F44" w:rsidRPr="00A03C55" w:rsidRDefault="007A1F44">
            <w:pPr>
              <w:pStyle w:val="TableEntry"/>
              <w:rPr>
                <w:noProof w:val="0"/>
              </w:rPr>
            </w:pPr>
            <w:r w:rsidRPr="00A03C55">
              <w:rPr>
                <w:noProof w:val="0"/>
              </w:rPr>
              <w:t>ST</w:t>
            </w:r>
          </w:p>
        </w:tc>
        <w:tc>
          <w:tcPr>
            <w:tcW w:w="0" w:type="auto"/>
          </w:tcPr>
          <w:p w14:paraId="54F5F1EE" w14:textId="77777777" w:rsidR="007A1F44" w:rsidRPr="00A03C55" w:rsidRDefault="007A1F44">
            <w:pPr>
              <w:pStyle w:val="TableEntry"/>
              <w:rPr>
                <w:noProof w:val="0"/>
              </w:rPr>
            </w:pPr>
            <w:r w:rsidRPr="00A03C55">
              <w:rPr>
                <w:noProof w:val="0"/>
              </w:rPr>
              <w:t>O</w:t>
            </w:r>
          </w:p>
        </w:tc>
        <w:tc>
          <w:tcPr>
            <w:tcW w:w="0" w:type="auto"/>
          </w:tcPr>
          <w:p w14:paraId="7A4F1A4A" w14:textId="77777777" w:rsidR="007A1F44" w:rsidRPr="00A03C55" w:rsidRDefault="007A1F44">
            <w:pPr>
              <w:pStyle w:val="TableEntry"/>
              <w:rPr>
                <w:noProof w:val="0"/>
              </w:rPr>
            </w:pPr>
            <w:r w:rsidRPr="00A03C55">
              <w:rPr>
                <w:noProof w:val="0"/>
              </w:rPr>
              <w:t>[0..*]</w:t>
            </w:r>
          </w:p>
        </w:tc>
        <w:tc>
          <w:tcPr>
            <w:tcW w:w="0" w:type="auto"/>
          </w:tcPr>
          <w:p w14:paraId="47B07920" w14:textId="77777777" w:rsidR="007A1F44" w:rsidRPr="00A03C55" w:rsidRDefault="007A1F44">
            <w:pPr>
              <w:pStyle w:val="TableEntry"/>
              <w:rPr>
                <w:noProof w:val="0"/>
              </w:rPr>
            </w:pPr>
          </w:p>
        </w:tc>
        <w:tc>
          <w:tcPr>
            <w:tcW w:w="0" w:type="auto"/>
          </w:tcPr>
          <w:p w14:paraId="58239E5C" w14:textId="77777777" w:rsidR="007A1F44" w:rsidRPr="00A03C55" w:rsidRDefault="007A1F44">
            <w:pPr>
              <w:pStyle w:val="TableEntry"/>
              <w:rPr>
                <w:noProof w:val="0"/>
              </w:rPr>
            </w:pPr>
            <w:r w:rsidRPr="00A03C55">
              <w:rPr>
                <w:noProof w:val="0"/>
              </w:rPr>
              <w:t>00207</w:t>
            </w:r>
          </w:p>
        </w:tc>
        <w:tc>
          <w:tcPr>
            <w:tcW w:w="3397" w:type="dxa"/>
          </w:tcPr>
          <w:p w14:paraId="697F122D" w14:textId="77777777" w:rsidR="007A1F44" w:rsidRPr="00A03C55" w:rsidRDefault="007A1F44">
            <w:pPr>
              <w:pStyle w:val="TableEntry"/>
              <w:rPr>
                <w:noProof w:val="0"/>
              </w:rPr>
            </w:pPr>
            <w:r w:rsidRPr="00A03C55">
              <w:rPr>
                <w:noProof w:val="0"/>
              </w:rPr>
              <w:t>Allergen Reaction Code</w:t>
            </w:r>
          </w:p>
        </w:tc>
      </w:tr>
      <w:tr w:rsidR="007A1F44" w:rsidRPr="00A03C55" w14:paraId="18AA131D" w14:textId="77777777">
        <w:trPr>
          <w:jc w:val="center"/>
        </w:trPr>
        <w:tc>
          <w:tcPr>
            <w:tcW w:w="0" w:type="auto"/>
          </w:tcPr>
          <w:p w14:paraId="6F218277" w14:textId="77777777" w:rsidR="007A1F44" w:rsidRPr="00A03C55" w:rsidRDefault="007A1F44">
            <w:pPr>
              <w:pStyle w:val="TableEntry"/>
              <w:rPr>
                <w:noProof w:val="0"/>
              </w:rPr>
            </w:pPr>
            <w:r w:rsidRPr="00A03C55">
              <w:rPr>
                <w:noProof w:val="0"/>
              </w:rPr>
              <w:t>6</w:t>
            </w:r>
          </w:p>
        </w:tc>
        <w:tc>
          <w:tcPr>
            <w:tcW w:w="0" w:type="auto"/>
          </w:tcPr>
          <w:p w14:paraId="73970A09" w14:textId="77777777" w:rsidR="007A1F44" w:rsidRPr="00A03C55" w:rsidRDefault="007A1F44">
            <w:pPr>
              <w:pStyle w:val="TableEntry"/>
              <w:rPr>
                <w:noProof w:val="0"/>
              </w:rPr>
            </w:pPr>
            <w:r w:rsidRPr="00A03C55">
              <w:rPr>
                <w:noProof w:val="0"/>
              </w:rPr>
              <w:t>8</w:t>
            </w:r>
          </w:p>
        </w:tc>
        <w:tc>
          <w:tcPr>
            <w:tcW w:w="0" w:type="auto"/>
          </w:tcPr>
          <w:p w14:paraId="0468F063" w14:textId="77777777" w:rsidR="007A1F44" w:rsidRPr="00A03C55" w:rsidRDefault="007A1F44">
            <w:pPr>
              <w:pStyle w:val="TableEntry"/>
              <w:rPr>
                <w:noProof w:val="0"/>
              </w:rPr>
            </w:pPr>
            <w:r w:rsidRPr="00A03C55">
              <w:rPr>
                <w:noProof w:val="0"/>
              </w:rPr>
              <w:t>DT</w:t>
            </w:r>
          </w:p>
        </w:tc>
        <w:tc>
          <w:tcPr>
            <w:tcW w:w="0" w:type="auto"/>
          </w:tcPr>
          <w:p w14:paraId="48DAB5D8" w14:textId="77777777" w:rsidR="007A1F44" w:rsidRPr="00A03C55" w:rsidRDefault="007A1F44">
            <w:pPr>
              <w:pStyle w:val="TableEntry"/>
              <w:rPr>
                <w:noProof w:val="0"/>
              </w:rPr>
            </w:pPr>
            <w:r w:rsidRPr="00A03C55">
              <w:rPr>
                <w:noProof w:val="0"/>
              </w:rPr>
              <w:t>X</w:t>
            </w:r>
          </w:p>
        </w:tc>
        <w:tc>
          <w:tcPr>
            <w:tcW w:w="0" w:type="auto"/>
          </w:tcPr>
          <w:p w14:paraId="097EFBEF" w14:textId="77777777" w:rsidR="007A1F44" w:rsidRPr="00A03C55" w:rsidRDefault="007A1F44">
            <w:pPr>
              <w:pStyle w:val="TableEntry"/>
              <w:rPr>
                <w:noProof w:val="0"/>
              </w:rPr>
            </w:pPr>
            <w:r w:rsidRPr="00A03C55">
              <w:rPr>
                <w:noProof w:val="0"/>
              </w:rPr>
              <w:t>[0..0]</w:t>
            </w:r>
          </w:p>
        </w:tc>
        <w:tc>
          <w:tcPr>
            <w:tcW w:w="0" w:type="auto"/>
          </w:tcPr>
          <w:p w14:paraId="6793B8D8" w14:textId="77777777" w:rsidR="007A1F44" w:rsidRPr="00A03C55" w:rsidRDefault="007A1F44">
            <w:pPr>
              <w:pStyle w:val="TableEntry"/>
              <w:rPr>
                <w:noProof w:val="0"/>
              </w:rPr>
            </w:pPr>
          </w:p>
        </w:tc>
        <w:tc>
          <w:tcPr>
            <w:tcW w:w="0" w:type="auto"/>
          </w:tcPr>
          <w:p w14:paraId="29271913" w14:textId="77777777" w:rsidR="007A1F44" w:rsidRPr="00A03C55" w:rsidRDefault="007A1F44">
            <w:pPr>
              <w:pStyle w:val="TableEntry"/>
              <w:rPr>
                <w:noProof w:val="0"/>
              </w:rPr>
            </w:pPr>
            <w:r w:rsidRPr="00A03C55">
              <w:rPr>
                <w:noProof w:val="0"/>
              </w:rPr>
              <w:t>00208</w:t>
            </w:r>
          </w:p>
        </w:tc>
        <w:tc>
          <w:tcPr>
            <w:tcW w:w="3397" w:type="dxa"/>
          </w:tcPr>
          <w:p w14:paraId="5BF9C93D" w14:textId="77777777" w:rsidR="007A1F44" w:rsidRPr="00A03C55" w:rsidRDefault="007A1F44">
            <w:pPr>
              <w:pStyle w:val="TableEntry"/>
              <w:rPr>
                <w:noProof w:val="0"/>
              </w:rPr>
            </w:pPr>
            <w:r w:rsidRPr="00A03C55">
              <w:rPr>
                <w:noProof w:val="0"/>
              </w:rPr>
              <w:t>Identification Date</w:t>
            </w:r>
          </w:p>
        </w:tc>
      </w:tr>
    </w:tbl>
    <w:p w14:paraId="4FABECDE" w14:textId="77777777" w:rsidR="007A1F44" w:rsidRPr="00A03C55" w:rsidRDefault="007A1F44" w:rsidP="00CF2883">
      <w:pPr>
        <w:pStyle w:val="BodyText"/>
      </w:pPr>
    </w:p>
    <w:p w14:paraId="11AAD65F" w14:textId="65E86528" w:rsidR="007A1F44" w:rsidRPr="00A03C55" w:rsidRDefault="007A1F44">
      <w:r w:rsidRPr="00A03C55">
        <w:lastRenderedPageBreak/>
        <w:t xml:space="preserve">One or more AL1 segments may appear in the messages of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if any allergies have been identified for the patient at time of registration.</w:t>
      </w:r>
    </w:p>
    <w:p w14:paraId="61EEA631"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37" w:name="_Toc364692934"/>
      <w:bookmarkStart w:id="238" w:name="_Toc367788059"/>
      <w:bookmarkStart w:id="239" w:name="_Toc367968150"/>
      <w:bookmarkEnd w:id="237"/>
      <w:bookmarkEnd w:id="238"/>
      <w:bookmarkEnd w:id="239"/>
      <w:r w:rsidRPr="00A03C55">
        <w:rPr>
          <w:noProof w:val="0"/>
        </w:rPr>
        <w:tab/>
      </w:r>
      <w:bookmarkStart w:id="240" w:name="_Toc174249110"/>
      <w:bookmarkStart w:id="241" w:name="_Toc398544145"/>
      <w:bookmarkStart w:id="242" w:name="_Toc398717899"/>
      <w:bookmarkStart w:id="243" w:name="_Toc13773674"/>
      <w:r w:rsidRPr="00A03C55">
        <w:rPr>
          <w:noProof w:val="0"/>
        </w:rPr>
        <w:t>Interactions</w:t>
      </w:r>
      <w:bookmarkEnd w:id="240"/>
      <w:bookmarkEnd w:id="241"/>
      <w:bookmarkEnd w:id="242"/>
      <w:bookmarkEnd w:id="243"/>
    </w:p>
    <w:p w14:paraId="1B6AA209" w14:textId="77777777" w:rsidR="007A1F44" w:rsidRPr="00A03C55" w:rsidRDefault="007A1F44">
      <w:r w:rsidRPr="00A03C55">
        <w:t>All messages of this transaction shall be acknowledged by the ACK message as stated in ITI TF-2x: Appendix C. For better readability, the acknowledgement messages are not shown on the interaction diagrams of this transaction.</w:t>
      </w:r>
    </w:p>
    <w:p w14:paraId="64D6ECE3" w14:textId="67F4AD7E" w:rsidR="008E3CF3" w:rsidRPr="00A03C55" w:rsidRDefault="00A03C55" w:rsidP="00EC243F">
      <w:pPr>
        <w:pStyle w:val="Heading4"/>
        <w:numPr>
          <w:ilvl w:val="3"/>
          <w:numId w:val="8"/>
        </w:numPr>
        <w:tabs>
          <w:tab w:val="clear" w:pos="2160"/>
          <w:tab w:val="clear" w:pos="2880"/>
          <w:tab w:val="clear" w:pos="3600"/>
          <w:tab w:val="left" w:pos="864"/>
        </w:tabs>
        <w:rPr>
          <w:noProof w:val="0"/>
        </w:rPr>
      </w:pPr>
      <w:r>
        <w:rPr>
          <w:noProof w:val="0"/>
        </w:rPr>
        <w:t>Messages</w:t>
      </w:r>
    </w:p>
    <w:p w14:paraId="244AB475" w14:textId="77777777" w:rsidR="007A1F44" w:rsidRPr="00A03C55" w:rsidRDefault="00886A83">
      <w:pPr>
        <w:keepNext/>
        <w:jc w:val="center"/>
      </w:pPr>
      <w:r w:rsidRPr="00A03C55">
        <w:rPr>
          <w:noProof/>
        </w:rPr>
        <w:object w:dxaOrig="7202" w:dyaOrig="5409" w14:anchorId="1623667F">
          <v:shape id="_x0000_i1067" type="#_x0000_t75" alt="" style="width:416.15pt;height:308.9pt;mso-width-percent:0;mso-height-percent:0;mso-width-percent:0;mso-height-percent:0"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PowerPoint.Show.8" ShapeID="_x0000_i1067" DrawAspect="Content" ObjectID="_1648459648" r:id="rId30"/>
        </w:object>
      </w:r>
    </w:p>
    <w:p w14:paraId="60F9A6DF" w14:textId="57636F84" w:rsidR="007A1F44" w:rsidRPr="00A03C55" w:rsidRDefault="007A1F44">
      <w:pPr>
        <w:pStyle w:val="FigureTitle"/>
        <w:rPr>
          <w:noProof w:val="0"/>
        </w:rPr>
      </w:pPr>
      <w:r w:rsidRPr="00A03C55">
        <w:rPr>
          <w:noProof w:val="0"/>
        </w:rPr>
        <w:t xml:space="preserve">Figure 3.30-1: Interactions of Transaction </w:t>
      </w:r>
      <w:r w:rsidR="00253C98">
        <w:rPr>
          <w:noProof w:val="0"/>
        </w:rPr>
        <w:t>[</w:t>
      </w:r>
      <w:r w:rsidRPr="00A03C55">
        <w:rPr>
          <w:noProof w:val="0"/>
        </w:rPr>
        <w:t>ITI-30</w:t>
      </w:r>
      <w:r w:rsidR="00253C98">
        <w:rPr>
          <w:noProof w:val="0"/>
        </w:rPr>
        <w:t>]</w:t>
      </w:r>
    </w:p>
    <w:p w14:paraId="298285E4"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44" w:name="_Toc174249112"/>
      <w:bookmarkStart w:id="245" w:name="_Toc398544147"/>
      <w:r w:rsidRPr="00A03C55">
        <w:rPr>
          <w:noProof w:val="0"/>
        </w:rPr>
        <w:t>Create New Patient - ADT^A28^ADT_A05</w:t>
      </w:r>
      <w:bookmarkEnd w:id="244"/>
      <w:bookmarkEnd w:id="245"/>
    </w:p>
    <w:p w14:paraId="0F57462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46" w:name="_Toc174249113"/>
      <w:r w:rsidRPr="00A03C55">
        <w:rPr>
          <w:noProof w:val="0"/>
        </w:rPr>
        <w:t>Trigger Event</w:t>
      </w:r>
      <w:bookmarkEnd w:id="246"/>
    </w:p>
    <w:p w14:paraId="222B4D91" w14:textId="77777777" w:rsidR="007A1F44" w:rsidRPr="00A03C55" w:rsidRDefault="007A1F44" w:rsidP="00D372D5">
      <w:pPr>
        <w:pStyle w:val="BodyText"/>
      </w:pPr>
      <w:r w:rsidRPr="00A03C55">
        <w:t>This message is sent by a Patient Demographics Supplier to a Patient Demographics Consumer to communicate the demographics of a new patient, as well as related information.</w:t>
      </w:r>
    </w:p>
    <w:p w14:paraId="724B6FC4" w14:textId="77777777" w:rsidR="007A1F44" w:rsidRPr="00A03C55" w:rsidRDefault="007A1F44" w:rsidP="00D372D5">
      <w:pPr>
        <w:pStyle w:val="BodyText"/>
      </w:pPr>
      <w:r w:rsidRPr="00A03C55">
        <w:t xml:space="preserve">MSH-9 is valued </w:t>
      </w:r>
      <w:r w:rsidRPr="00A03C55">
        <w:rPr>
          <w:b/>
        </w:rPr>
        <w:t>ADT^A28^ADT_A05</w:t>
      </w:r>
      <w:r w:rsidRPr="00A03C55">
        <w:t>.</w:t>
      </w:r>
    </w:p>
    <w:p w14:paraId="530BA5F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47" w:name="_Toc174249114"/>
      <w:r w:rsidRPr="00A03C55">
        <w:rPr>
          <w:noProof w:val="0"/>
        </w:rPr>
        <w:lastRenderedPageBreak/>
        <w:t>Message Static Definition</w:t>
      </w:r>
      <w:bookmarkEnd w:id="247"/>
    </w:p>
    <w:p w14:paraId="4EAC9E8D" w14:textId="77777777" w:rsidR="007A1F44" w:rsidRPr="00A03C55" w:rsidRDefault="007A1F44">
      <w:pPr>
        <w:pStyle w:val="TableTitle"/>
        <w:rPr>
          <w:noProof w:val="0"/>
        </w:rPr>
      </w:pPr>
      <w:r w:rsidRPr="00A03C55">
        <w:rPr>
          <w:noProof w:val="0"/>
        </w:rPr>
        <w:t>Table 3.30-9: Static definition of ADT^A28^ADT_A05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A0919C6" w14:textId="77777777" w:rsidTr="00B6518F">
        <w:trPr>
          <w:tblHeader/>
          <w:jc w:val="center"/>
        </w:trPr>
        <w:tc>
          <w:tcPr>
            <w:tcW w:w="1951" w:type="dxa"/>
            <w:shd w:val="clear" w:color="auto" w:fill="D9D9D9"/>
          </w:tcPr>
          <w:p w14:paraId="4F4B5FDD"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9A98205"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6EDC067"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9FAE6F1"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697A75E1" w14:textId="77777777" w:rsidR="007A1F44" w:rsidRPr="00A03C55" w:rsidRDefault="007A1F44" w:rsidP="00A53067">
            <w:pPr>
              <w:pStyle w:val="TableEntryHeader"/>
              <w:rPr>
                <w:noProof w:val="0"/>
              </w:rPr>
            </w:pPr>
            <w:r w:rsidRPr="00A03C55">
              <w:rPr>
                <w:noProof w:val="0"/>
              </w:rPr>
              <w:t>HL7 chapter</w:t>
            </w:r>
          </w:p>
        </w:tc>
      </w:tr>
      <w:tr w:rsidR="007A1F44" w:rsidRPr="00A03C55" w14:paraId="547D0766" w14:textId="77777777">
        <w:trPr>
          <w:cantSplit/>
          <w:jc w:val="center"/>
        </w:trPr>
        <w:tc>
          <w:tcPr>
            <w:tcW w:w="1951" w:type="dxa"/>
          </w:tcPr>
          <w:p w14:paraId="6A2E7D05" w14:textId="77777777" w:rsidR="007A1F44" w:rsidRPr="00A03C55" w:rsidRDefault="007A1F44" w:rsidP="00A0052B">
            <w:pPr>
              <w:pStyle w:val="TableEntry"/>
              <w:rPr>
                <w:noProof w:val="0"/>
              </w:rPr>
            </w:pPr>
            <w:r w:rsidRPr="00A03C55">
              <w:rPr>
                <w:noProof w:val="0"/>
              </w:rPr>
              <w:t>MSH</w:t>
            </w:r>
          </w:p>
        </w:tc>
        <w:tc>
          <w:tcPr>
            <w:tcW w:w="3544" w:type="dxa"/>
          </w:tcPr>
          <w:p w14:paraId="147F1C95" w14:textId="77777777" w:rsidR="007A1F44" w:rsidRPr="00A03C55" w:rsidRDefault="007A1F44">
            <w:pPr>
              <w:pStyle w:val="TableEntry"/>
              <w:rPr>
                <w:noProof w:val="0"/>
              </w:rPr>
            </w:pPr>
            <w:r w:rsidRPr="00A03C55">
              <w:rPr>
                <w:noProof w:val="0"/>
              </w:rPr>
              <w:t>Message Header</w:t>
            </w:r>
          </w:p>
        </w:tc>
        <w:tc>
          <w:tcPr>
            <w:tcW w:w="971" w:type="dxa"/>
          </w:tcPr>
          <w:p w14:paraId="6B784BF4" w14:textId="77777777" w:rsidR="007A1F44" w:rsidRPr="00A03C55" w:rsidRDefault="007A1F44">
            <w:pPr>
              <w:pStyle w:val="TableEntry"/>
              <w:jc w:val="center"/>
              <w:rPr>
                <w:noProof w:val="0"/>
              </w:rPr>
            </w:pPr>
            <w:r w:rsidRPr="00A03C55">
              <w:rPr>
                <w:noProof w:val="0"/>
              </w:rPr>
              <w:t>R</w:t>
            </w:r>
          </w:p>
        </w:tc>
        <w:tc>
          <w:tcPr>
            <w:tcW w:w="872" w:type="dxa"/>
          </w:tcPr>
          <w:p w14:paraId="0106C8F4" w14:textId="77777777" w:rsidR="007A1F44" w:rsidRPr="00A03C55" w:rsidRDefault="007A1F44">
            <w:pPr>
              <w:pStyle w:val="TableEntry"/>
              <w:jc w:val="center"/>
              <w:rPr>
                <w:noProof w:val="0"/>
              </w:rPr>
            </w:pPr>
            <w:r w:rsidRPr="00A03C55">
              <w:rPr>
                <w:noProof w:val="0"/>
              </w:rPr>
              <w:t>[1..1]</w:t>
            </w:r>
          </w:p>
        </w:tc>
        <w:tc>
          <w:tcPr>
            <w:tcW w:w="1701" w:type="dxa"/>
          </w:tcPr>
          <w:p w14:paraId="7C57EF1C" w14:textId="77777777" w:rsidR="007A1F44" w:rsidRPr="00A03C55" w:rsidRDefault="007A1F44">
            <w:pPr>
              <w:pStyle w:val="TableEntry"/>
              <w:jc w:val="center"/>
              <w:rPr>
                <w:noProof w:val="0"/>
              </w:rPr>
            </w:pPr>
            <w:r w:rsidRPr="00A03C55">
              <w:rPr>
                <w:noProof w:val="0"/>
              </w:rPr>
              <w:t>2</w:t>
            </w:r>
          </w:p>
        </w:tc>
      </w:tr>
      <w:tr w:rsidR="007A1F44" w:rsidRPr="00A03C55" w14:paraId="42417C46" w14:textId="77777777">
        <w:trPr>
          <w:cantSplit/>
          <w:jc w:val="center"/>
        </w:trPr>
        <w:tc>
          <w:tcPr>
            <w:tcW w:w="1951" w:type="dxa"/>
          </w:tcPr>
          <w:p w14:paraId="5B91AD98" w14:textId="77777777" w:rsidR="007A1F44" w:rsidRPr="00A03C55" w:rsidRDefault="007A1F44">
            <w:pPr>
              <w:pStyle w:val="TableEntry"/>
              <w:rPr>
                <w:noProof w:val="0"/>
              </w:rPr>
            </w:pPr>
            <w:r w:rsidRPr="00A03C55">
              <w:rPr>
                <w:noProof w:val="0"/>
              </w:rPr>
              <w:t>SFT</w:t>
            </w:r>
          </w:p>
        </w:tc>
        <w:tc>
          <w:tcPr>
            <w:tcW w:w="3544" w:type="dxa"/>
          </w:tcPr>
          <w:p w14:paraId="7EBD7C61" w14:textId="77777777" w:rsidR="007A1F44" w:rsidRPr="00A03C55" w:rsidRDefault="007A1F44">
            <w:pPr>
              <w:pStyle w:val="TableEntry"/>
              <w:rPr>
                <w:noProof w:val="0"/>
              </w:rPr>
            </w:pPr>
            <w:r w:rsidRPr="00A03C55">
              <w:rPr>
                <w:noProof w:val="0"/>
              </w:rPr>
              <w:t>Software Segment</w:t>
            </w:r>
          </w:p>
        </w:tc>
        <w:tc>
          <w:tcPr>
            <w:tcW w:w="971" w:type="dxa"/>
          </w:tcPr>
          <w:p w14:paraId="46597F1D" w14:textId="77777777" w:rsidR="007A1F44" w:rsidRPr="00A03C55" w:rsidRDefault="007A1F44">
            <w:pPr>
              <w:pStyle w:val="TableEntry"/>
              <w:jc w:val="center"/>
              <w:rPr>
                <w:noProof w:val="0"/>
              </w:rPr>
            </w:pPr>
            <w:r w:rsidRPr="00A03C55">
              <w:rPr>
                <w:noProof w:val="0"/>
              </w:rPr>
              <w:t>O</w:t>
            </w:r>
          </w:p>
        </w:tc>
        <w:tc>
          <w:tcPr>
            <w:tcW w:w="872" w:type="dxa"/>
          </w:tcPr>
          <w:p w14:paraId="726E4855" w14:textId="77777777" w:rsidR="007A1F44" w:rsidRPr="00A03C55" w:rsidRDefault="007A1F44">
            <w:pPr>
              <w:pStyle w:val="TableEntry"/>
              <w:jc w:val="center"/>
              <w:rPr>
                <w:noProof w:val="0"/>
              </w:rPr>
            </w:pPr>
            <w:r w:rsidRPr="00A03C55">
              <w:rPr>
                <w:noProof w:val="0"/>
              </w:rPr>
              <w:t>[0..*]</w:t>
            </w:r>
          </w:p>
        </w:tc>
        <w:tc>
          <w:tcPr>
            <w:tcW w:w="1701" w:type="dxa"/>
          </w:tcPr>
          <w:p w14:paraId="0BD9EC0E" w14:textId="77777777" w:rsidR="007A1F44" w:rsidRPr="00A03C55" w:rsidRDefault="007A1F44">
            <w:pPr>
              <w:pStyle w:val="TableEntry"/>
              <w:jc w:val="center"/>
              <w:rPr>
                <w:noProof w:val="0"/>
              </w:rPr>
            </w:pPr>
            <w:r w:rsidRPr="00A03C55">
              <w:rPr>
                <w:noProof w:val="0"/>
              </w:rPr>
              <w:t>2</w:t>
            </w:r>
          </w:p>
        </w:tc>
      </w:tr>
      <w:tr w:rsidR="007A1F44" w:rsidRPr="00A03C55" w14:paraId="3CB344FA" w14:textId="77777777">
        <w:trPr>
          <w:cantSplit/>
          <w:jc w:val="center"/>
        </w:trPr>
        <w:tc>
          <w:tcPr>
            <w:tcW w:w="1951" w:type="dxa"/>
          </w:tcPr>
          <w:p w14:paraId="65496331" w14:textId="77777777" w:rsidR="007A1F44" w:rsidRPr="00A03C55" w:rsidRDefault="007A1F44">
            <w:pPr>
              <w:pStyle w:val="TableEntry"/>
              <w:rPr>
                <w:noProof w:val="0"/>
              </w:rPr>
            </w:pPr>
            <w:r w:rsidRPr="00A03C55">
              <w:rPr>
                <w:noProof w:val="0"/>
              </w:rPr>
              <w:t>EVN</w:t>
            </w:r>
          </w:p>
        </w:tc>
        <w:tc>
          <w:tcPr>
            <w:tcW w:w="3544" w:type="dxa"/>
          </w:tcPr>
          <w:p w14:paraId="4B6F3FDE" w14:textId="77777777" w:rsidR="007A1F44" w:rsidRPr="00A03C55" w:rsidRDefault="007A1F44">
            <w:pPr>
              <w:pStyle w:val="TableEntry"/>
              <w:rPr>
                <w:noProof w:val="0"/>
              </w:rPr>
            </w:pPr>
            <w:r w:rsidRPr="00A03C55">
              <w:rPr>
                <w:noProof w:val="0"/>
              </w:rPr>
              <w:t>Event Type</w:t>
            </w:r>
          </w:p>
        </w:tc>
        <w:tc>
          <w:tcPr>
            <w:tcW w:w="971" w:type="dxa"/>
          </w:tcPr>
          <w:p w14:paraId="05F2052A" w14:textId="77777777" w:rsidR="007A1F44" w:rsidRPr="00A03C55" w:rsidRDefault="007A1F44">
            <w:pPr>
              <w:pStyle w:val="TableEntry"/>
              <w:jc w:val="center"/>
              <w:rPr>
                <w:noProof w:val="0"/>
              </w:rPr>
            </w:pPr>
            <w:r w:rsidRPr="00A03C55">
              <w:rPr>
                <w:noProof w:val="0"/>
              </w:rPr>
              <w:t>R</w:t>
            </w:r>
          </w:p>
        </w:tc>
        <w:tc>
          <w:tcPr>
            <w:tcW w:w="872" w:type="dxa"/>
          </w:tcPr>
          <w:p w14:paraId="30BCC3BF" w14:textId="77777777" w:rsidR="007A1F44" w:rsidRPr="00A03C55" w:rsidRDefault="007A1F44">
            <w:pPr>
              <w:pStyle w:val="TableEntry"/>
              <w:jc w:val="center"/>
              <w:rPr>
                <w:noProof w:val="0"/>
              </w:rPr>
            </w:pPr>
            <w:r w:rsidRPr="00A03C55">
              <w:rPr>
                <w:noProof w:val="0"/>
              </w:rPr>
              <w:t>[1..1]</w:t>
            </w:r>
          </w:p>
        </w:tc>
        <w:tc>
          <w:tcPr>
            <w:tcW w:w="1701" w:type="dxa"/>
          </w:tcPr>
          <w:p w14:paraId="54AE45A9" w14:textId="77777777" w:rsidR="007A1F44" w:rsidRPr="00A03C55" w:rsidRDefault="007A1F44">
            <w:pPr>
              <w:pStyle w:val="TableEntry"/>
              <w:jc w:val="center"/>
              <w:rPr>
                <w:noProof w:val="0"/>
              </w:rPr>
            </w:pPr>
            <w:r w:rsidRPr="00A03C55">
              <w:rPr>
                <w:noProof w:val="0"/>
              </w:rPr>
              <w:t>2</w:t>
            </w:r>
          </w:p>
        </w:tc>
      </w:tr>
      <w:tr w:rsidR="007A1F44" w:rsidRPr="00A03C55" w14:paraId="265C6A02" w14:textId="77777777">
        <w:trPr>
          <w:cantSplit/>
          <w:jc w:val="center"/>
        </w:trPr>
        <w:tc>
          <w:tcPr>
            <w:tcW w:w="1951" w:type="dxa"/>
          </w:tcPr>
          <w:p w14:paraId="446A09D4" w14:textId="77777777" w:rsidR="007A1F44" w:rsidRPr="00A03C55" w:rsidRDefault="007A1F44">
            <w:pPr>
              <w:pStyle w:val="TableEntry"/>
              <w:rPr>
                <w:noProof w:val="0"/>
              </w:rPr>
            </w:pPr>
            <w:r w:rsidRPr="00A03C55">
              <w:rPr>
                <w:noProof w:val="0"/>
              </w:rPr>
              <w:t>PID</w:t>
            </w:r>
          </w:p>
        </w:tc>
        <w:tc>
          <w:tcPr>
            <w:tcW w:w="3544" w:type="dxa"/>
          </w:tcPr>
          <w:p w14:paraId="3307F025" w14:textId="77777777" w:rsidR="007A1F44" w:rsidRPr="00A03C55" w:rsidRDefault="007A1F44">
            <w:pPr>
              <w:pStyle w:val="TableEntry"/>
              <w:rPr>
                <w:noProof w:val="0"/>
              </w:rPr>
            </w:pPr>
            <w:r w:rsidRPr="00A03C55">
              <w:rPr>
                <w:noProof w:val="0"/>
              </w:rPr>
              <w:t>Patient Identification</w:t>
            </w:r>
          </w:p>
        </w:tc>
        <w:tc>
          <w:tcPr>
            <w:tcW w:w="971" w:type="dxa"/>
          </w:tcPr>
          <w:p w14:paraId="52948505" w14:textId="77777777" w:rsidR="007A1F44" w:rsidRPr="00A03C55" w:rsidRDefault="007A1F44">
            <w:pPr>
              <w:pStyle w:val="TableEntry"/>
              <w:jc w:val="center"/>
              <w:rPr>
                <w:noProof w:val="0"/>
              </w:rPr>
            </w:pPr>
            <w:r w:rsidRPr="00A03C55">
              <w:rPr>
                <w:noProof w:val="0"/>
              </w:rPr>
              <w:t>R</w:t>
            </w:r>
          </w:p>
        </w:tc>
        <w:tc>
          <w:tcPr>
            <w:tcW w:w="872" w:type="dxa"/>
          </w:tcPr>
          <w:p w14:paraId="26BFF8E5" w14:textId="77777777" w:rsidR="007A1F44" w:rsidRPr="00A03C55" w:rsidRDefault="007A1F44">
            <w:pPr>
              <w:pStyle w:val="TableEntry"/>
              <w:jc w:val="center"/>
              <w:rPr>
                <w:noProof w:val="0"/>
              </w:rPr>
            </w:pPr>
            <w:r w:rsidRPr="00A03C55">
              <w:rPr>
                <w:noProof w:val="0"/>
              </w:rPr>
              <w:t>[1..1]</w:t>
            </w:r>
          </w:p>
        </w:tc>
        <w:tc>
          <w:tcPr>
            <w:tcW w:w="1701" w:type="dxa"/>
          </w:tcPr>
          <w:p w14:paraId="2DBC2822" w14:textId="77777777" w:rsidR="007A1F44" w:rsidRPr="00A03C55" w:rsidRDefault="007A1F44">
            <w:pPr>
              <w:pStyle w:val="TableEntry"/>
              <w:jc w:val="center"/>
              <w:rPr>
                <w:noProof w:val="0"/>
              </w:rPr>
            </w:pPr>
            <w:r w:rsidRPr="00A03C55">
              <w:rPr>
                <w:noProof w:val="0"/>
              </w:rPr>
              <w:t>3</w:t>
            </w:r>
          </w:p>
        </w:tc>
      </w:tr>
      <w:tr w:rsidR="007A1F44" w:rsidRPr="00A03C55" w14:paraId="3C15A5AB" w14:textId="77777777">
        <w:trPr>
          <w:cantSplit/>
          <w:jc w:val="center"/>
        </w:trPr>
        <w:tc>
          <w:tcPr>
            <w:tcW w:w="1951" w:type="dxa"/>
          </w:tcPr>
          <w:p w14:paraId="425B9768" w14:textId="77777777" w:rsidR="007A1F44" w:rsidRPr="00A03C55" w:rsidRDefault="007A1F44">
            <w:pPr>
              <w:pStyle w:val="TableEntry"/>
              <w:rPr>
                <w:noProof w:val="0"/>
              </w:rPr>
            </w:pPr>
            <w:r w:rsidRPr="00A03C55">
              <w:rPr>
                <w:noProof w:val="0"/>
              </w:rPr>
              <w:t>PD1</w:t>
            </w:r>
          </w:p>
        </w:tc>
        <w:tc>
          <w:tcPr>
            <w:tcW w:w="3544" w:type="dxa"/>
          </w:tcPr>
          <w:p w14:paraId="4ECC51F6" w14:textId="77777777" w:rsidR="007A1F44" w:rsidRPr="00A03C55" w:rsidRDefault="007A1F44">
            <w:pPr>
              <w:pStyle w:val="TableEntry"/>
              <w:rPr>
                <w:noProof w:val="0"/>
              </w:rPr>
            </w:pPr>
            <w:r w:rsidRPr="00A03C55">
              <w:rPr>
                <w:noProof w:val="0"/>
              </w:rPr>
              <w:t>Additional Demographics</w:t>
            </w:r>
          </w:p>
        </w:tc>
        <w:tc>
          <w:tcPr>
            <w:tcW w:w="971" w:type="dxa"/>
          </w:tcPr>
          <w:p w14:paraId="0F713AC3" w14:textId="77777777" w:rsidR="007A1F44" w:rsidRPr="00A03C55" w:rsidRDefault="007A1F44">
            <w:pPr>
              <w:pStyle w:val="TableEntry"/>
              <w:jc w:val="center"/>
              <w:rPr>
                <w:noProof w:val="0"/>
              </w:rPr>
            </w:pPr>
            <w:r w:rsidRPr="00A03C55">
              <w:rPr>
                <w:noProof w:val="0"/>
              </w:rPr>
              <w:t>O</w:t>
            </w:r>
          </w:p>
        </w:tc>
        <w:tc>
          <w:tcPr>
            <w:tcW w:w="872" w:type="dxa"/>
          </w:tcPr>
          <w:p w14:paraId="05E81001" w14:textId="77777777" w:rsidR="007A1F44" w:rsidRPr="00A03C55" w:rsidRDefault="007A1F44">
            <w:pPr>
              <w:pStyle w:val="TableEntry"/>
              <w:jc w:val="center"/>
              <w:rPr>
                <w:noProof w:val="0"/>
              </w:rPr>
            </w:pPr>
            <w:r w:rsidRPr="00A03C55">
              <w:rPr>
                <w:noProof w:val="0"/>
              </w:rPr>
              <w:t>[0..1]</w:t>
            </w:r>
          </w:p>
        </w:tc>
        <w:tc>
          <w:tcPr>
            <w:tcW w:w="1701" w:type="dxa"/>
          </w:tcPr>
          <w:p w14:paraId="32BA9C94" w14:textId="77777777" w:rsidR="007A1F44" w:rsidRPr="00A03C55" w:rsidRDefault="007A1F44">
            <w:pPr>
              <w:pStyle w:val="TableEntry"/>
              <w:jc w:val="center"/>
              <w:rPr>
                <w:noProof w:val="0"/>
              </w:rPr>
            </w:pPr>
            <w:r w:rsidRPr="00A03C55">
              <w:rPr>
                <w:noProof w:val="0"/>
              </w:rPr>
              <w:t>3</w:t>
            </w:r>
          </w:p>
        </w:tc>
      </w:tr>
      <w:tr w:rsidR="007A1F44" w:rsidRPr="00A03C55" w14:paraId="6EDFB96F" w14:textId="77777777">
        <w:trPr>
          <w:cantSplit/>
          <w:jc w:val="center"/>
        </w:trPr>
        <w:tc>
          <w:tcPr>
            <w:tcW w:w="1951" w:type="dxa"/>
          </w:tcPr>
          <w:p w14:paraId="25816B09" w14:textId="77777777" w:rsidR="007A1F44" w:rsidRPr="00A03C55" w:rsidRDefault="007A1F44" w:rsidP="00A0052B">
            <w:pPr>
              <w:pStyle w:val="TableEntry"/>
              <w:rPr>
                <w:noProof w:val="0"/>
              </w:rPr>
            </w:pPr>
            <w:r w:rsidRPr="00A03C55">
              <w:rPr>
                <w:noProof w:val="0"/>
              </w:rPr>
              <w:t>ROL</w:t>
            </w:r>
          </w:p>
        </w:tc>
        <w:tc>
          <w:tcPr>
            <w:tcW w:w="3544" w:type="dxa"/>
          </w:tcPr>
          <w:p w14:paraId="70F410E8" w14:textId="77777777" w:rsidR="007A1F44" w:rsidRPr="00A03C55" w:rsidRDefault="007A1F44">
            <w:pPr>
              <w:pStyle w:val="TableEntry"/>
              <w:rPr>
                <w:noProof w:val="0"/>
              </w:rPr>
            </w:pPr>
            <w:r w:rsidRPr="00A03C55">
              <w:rPr>
                <w:noProof w:val="0"/>
              </w:rPr>
              <w:t>Role</w:t>
            </w:r>
          </w:p>
        </w:tc>
        <w:tc>
          <w:tcPr>
            <w:tcW w:w="971" w:type="dxa"/>
          </w:tcPr>
          <w:p w14:paraId="5E398FE9" w14:textId="77777777" w:rsidR="007A1F44" w:rsidRPr="00A03C55" w:rsidRDefault="007A1F44">
            <w:pPr>
              <w:pStyle w:val="TableEntry"/>
              <w:jc w:val="center"/>
              <w:rPr>
                <w:noProof w:val="0"/>
              </w:rPr>
            </w:pPr>
            <w:r w:rsidRPr="00A03C55">
              <w:rPr>
                <w:noProof w:val="0"/>
              </w:rPr>
              <w:t>O</w:t>
            </w:r>
          </w:p>
        </w:tc>
        <w:tc>
          <w:tcPr>
            <w:tcW w:w="872" w:type="dxa"/>
          </w:tcPr>
          <w:p w14:paraId="6152D2C1" w14:textId="77777777" w:rsidR="007A1F44" w:rsidRPr="00A03C55" w:rsidRDefault="007A1F44">
            <w:pPr>
              <w:pStyle w:val="TableEntry"/>
              <w:jc w:val="center"/>
              <w:rPr>
                <w:noProof w:val="0"/>
              </w:rPr>
            </w:pPr>
            <w:r w:rsidRPr="00A03C55">
              <w:rPr>
                <w:noProof w:val="0"/>
              </w:rPr>
              <w:t>[0..*]</w:t>
            </w:r>
          </w:p>
        </w:tc>
        <w:tc>
          <w:tcPr>
            <w:tcW w:w="1701" w:type="dxa"/>
          </w:tcPr>
          <w:p w14:paraId="416C32A5" w14:textId="77777777" w:rsidR="007A1F44" w:rsidRPr="00A03C55" w:rsidRDefault="007A1F44">
            <w:pPr>
              <w:pStyle w:val="TableEntry"/>
              <w:jc w:val="center"/>
              <w:rPr>
                <w:noProof w:val="0"/>
              </w:rPr>
            </w:pPr>
            <w:r w:rsidRPr="00A03C55">
              <w:rPr>
                <w:noProof w:val="0"/>
              </w:rPr>
              <w:t>15</w:t>
            </w:r>
          </w:p>
        </w:tc>
      </w:tr>
      <w:tr w:rsidR="007A1F44" w:rsidRPr="00A03C55" w14:paraId="601387D1" w14:textId="77777777">
        <w:trPr>
          <w:cantSplit/>
          <w:jc w:val="center"/>
        </w:trPr>
        <w:tc>
          <w:tcPr>
            <w:tcW w:w="1951" w:type="dxa"/>
          </w:tcPr>
          <w:p w14:paraId="17D9BAD5" w14:textId="77777777" w:rsidR="007A1F44" w:rsidRPr="00A03C55" w:rsidRDefault="007A1F44" w:rsidP="00A0052B">
            <w:pPr>
              <w:pStyle w:val="TableEntry"/>
              <w:rPr>
                <w:noProof w:val="0"/>
              </w:rPr>
            </w:pPr>
            <w:r w:rsidRPr="00A03C55">
              <w:rPr>
                <w:noProof w:val="0"/>
              </w:rPr>
              <w:t>NK1</w:t>
            </w:r>
          </w:p>
        </w:tc>
        <w:tc>
          <w:tcPr>
            <w:tcW w:w="3544" w:type="dxa"/>
          </w:tcPr>
          <w:p w14:paraId="16E13940" w14:textId="77777777" w:rsidR="007A1F44" w:rsidRPr="00A03C55" w:rsidRDefault="007A1F44">
            <w:pPr>
              <w:pStyle w:val="TableEntry"/>
              <w:rPr>
                <w:noProof w:val="0"/>
              </w:rPr>
            </w:pPr>
            <w:r w:rsidRPr="00A03C55">
              <w:rPr>
                <w:noProof w:val="0"/>
              </w:rPr>
              <w:t>Next of Kin / Associated Parties</w:t>
            </w:r>
          </w:p>
        </w:tc>
        <w:tc>
          <w:tcPr>
            <w:tcW w:w="971" w:type="dxa"/>
          </w:tcPr>
          <w:p w14:paraId="595E04BF" w14:textId="77777777" w:rsidR="007A1F44" w:rsidRPr="00A03C55" w:rsidRDefault="007A1F44">
            <w:pPr>
              <w:pStyle w:val="TableEntry"/>
              <w:jc w:val="center"/>
              <w:rPr>
                <w:noProof w:val="0"/>
              </w:rPr>
            </w:pPr>
            <w:r w:rsidRPr="00A03C55">
              <w:rPr>
                <w:noProof w:val="0"/>
              </w:rPr>
              <w:t>O</w:t>
            </w:r>
          </w:p>
        </w:tc>
        <w:tc>
          <w:tcPr>
            <w:tcW w:w="872" w:type="dxa"/>
          </w:tcPr>
          <w:p w14:paraId="06E8EB95" w14:textId="77777777" w:rsidR="007A1F44" w:rsidRPr="00A03C55" w:rsidRDefault="007A1F44">
            <w:pPr>
              <w:pStyle w:val="TableEntry"/>
              <w:jc w:val="center"/>
              <w:rPr>
                <w:noProof w:val="0"/>
              </w:rPr>
            </w:pPr>
            <w:r w:rsidRPr="00A03C55">
              <w:rPr>
                <w:noProof w:val="0"/>
              </w:rPr>
              <w:t>[0..*]</w:t>
            </w:r>
          </w:p>
        </w:tc>
        <w:tc>
          <w:tcPr>
            <w:tcW w:w="1701" w:type="dxa"/>
          </w:tcPr>
          <w:p w14:paraId="30A25E97" w14:textId="77777777" w:rsidR="007A1F44" w:rsidRPr="00A03C55" w:rsidRDefault="007A1F44">
            <w:pPr>
              <w:pStyle w:val="TableEntry"/>
              <w:jc w:val="center"/>
              <w:rPr>
                <w:noProof w:val="0"/>
              </w:rPr>
            </w:pPr>
            <w:r w:rsidRPr="00A03C55">
              <w:rPr>
                <w:noProof w:val="0"/>
              </w:rPr>
              <w:t>3</w:t>
            </w:r>
          </w:p>
        </w:tc>
      </w:tr>
      <w:tr w:rsidR="007A1F44" w:rsidRPr="00A03C55" w14:paraId="35DF2680" w14:textId="77777777">
        <w:trPr>
          <w:cantSplit/>
          <w:jc w:val="center"/>
        </w:trPr>
        <w:tc>
          <w:tcPr>
            <w:tcW w:w="1951" w:type="dxa"/>
          </w:tcPr>
          <w:p w14:paraId="684E4945" w14:textId="77777777" w:rsidR="007A1F44" w:rsidRPr="00A03C55" w:rsidRDefault="007A1F44" w:rsidP="00A0052B">
            <w:pPr>
              <w:pStyle w:val="TableEntry"/>
              <w:rPr>
                <w:noProof w:val="0"/>
              </w:rPr>
            </w:pPr>
            <w:r w:rsidRPr="00A03C55">
              <w:rPr>
                <w:noProof w:val="0"/>
              </w:rPr>
              <w:t>PV1</w:t>
            </w:r>
          </w:p>
        </w:tc>
        <w:tc>
          <w:tcPr>
            <w:tcW w:w="3544" w:type="dxa"/>
          </w:tcPr>
          <w:p w14:paraId="1E5DCEEF" w14:textId="77777777" w:rsidR="007A1F44" w:rsidRPr="00A03C55" w:rsidRDefault="007A1F44">
            <w:pPr>
              <w:pStyle w:val="TableEntry"/>
              <w:rPr>
                <w:noProof w:val="0"/>
              </w:rPr>
            </w:pPr>
            <w:r w:rsidRPr="00A03C55">
              <w:rPr>
                <w:noProof w:val="0"/>
              </w:rPr>
              <w:t>Patient Visit</w:t>
            </w:r>
          </w:p>
        </w:tc>
        <w:tc>
          <w:tcPr>
            <w:tcW w:w="971" w:type="dxa"/>
          </w:tcPr>
          <w:p w14:paraId="0FD86BC3" w14:textId="77777777" w:rsidR="007A1F44" w:rsidRPr="00A03C55" w:rsidRDefault="007A1F44">
            <w:pPr>
              <w:pStyle w:val="TableEntry"/>
              <w:jc w:val="center"/>
              <w:rPr>
                <w:noProof w:val="0"/>
              </w:rPr>
            </w:pPr>
            <w:r w:rsidRPr="00A03C55">
              <w:rPr>
                <w:noProof w:val="0"/>
              </w:rPr>
              <w:t>R</w:t>
            </w:r>
          </w:p>
        </w:tc>
        <w:tc>
          <w:tcPr>
            <w:tcW w:w="872" w:type="dxa"/>
          </w:tcPr>
          <w:p w14:paraId="7CAACF82" w14:textId="77777777" w:rsidR="007A1F44" w:rsidRPr="00A03C55" w:rsidRDefault="007A1F44">
            <w:pPr>
              <w:pStyle w:val="TableEntry"/>
              <w:jc w:val="center"/>
              <w:rPr>
                <w:noProof w:val="0"/>
              </w:rPr>
            </w:pPr>
            <w:r w:rsidRPr="00A03C55">
              <w:rPr>
                <w:noProof w:val="0"/>
              </w:rPr>
              <w:t>[1..1]</w:t>
            </w:r>
          </w:p>
        </w:tc>
        <w:tc>
          <w:tcPr>
            <w:tcW w:w="1701" w:type="dxa"/>
          </w:tcPr>
          <w:p w14:paraId="3FE7ACDB" w14:textId="77777777" w:rsidR="007A1F44" w:rsidRPr="00A03C55" w:rsidRDefault="007A1F44">
            <w:pPr>
              <w:pStyle w:val="TableEntry"/>
              <w:jc w:val="center"/>
              <w:rPr>
                <w:noProof w:val="0"/>
              </w:rPr>
            </w:pPr>
            <w:r w:rsidRPr="00A03C55">
              <w:rPr>
                <w:noProof w:val="0"/>
              </w:rPr>
              <w:t>3</w:t>
            </w:r>
          </w:p>
        </w:tc>
      </w:tr>
      <w:tr w:rsidR="007A1F44" w:rsidRPr="00A03C55" w14:paraId="39A5BF5B" w14:textId="77777777">
        <w:trPr>
          <w:cantSplit/>
          <w:jc w:val="center"/>
        </w:trPr>
        <w:tc>
          <w:tcPr>
            <w:tcW w:w="1951" w:type="dxa"/>
          </w:tcPr>
          <w:p w14:paraId="4CD4C747" w14:textId="77777777" w:rsidR="007A1F44" w:rsidRPr="00A03C55" w:rsidRDefault="007A1F44" w:rsidP="00A0052B">
            <w:pPr>
              <w:pStyle w:val="TableEntry"/>
              <w:rPr>
                <w:noProof w:val="0"/>
              </w:rPr>
            </w:pPr>
            <w:r w:rsidRPr="00A03C55">
              <w:rPr>
                <w:noProof w:val="0"/>
              </w:rPr>
              <w:t>PV2</w:t>
            </w:r>
          </w:p>
        </w:tc>
        <w:tc>
          <w:tcPr>
            <w:tcW w:w="3544" w:type="dxa"/>
          </w:tcPr>
          <w:p w14:paraId="19EDD346" w14:textId="77777777" w:rsidR="007A1F44" w:rsidRPr="00A03C55" w:rsidRDefault="007A1F44">
            <w:pPr>
              <w:pStyle w:val="TableEntry"/>
              <w:rPr>
                <w:noProof w:val="0"/>
              </w:rPr>
            </w:pPr>
            <w:r w:rsidRPr="00A03C55">
              <w:rPr>
                <w:noProof w:val="0"/>
              </w:rPr>
              <w:t>Patient Visit – Additional Info</w:t>
            </w:r>
          </w:p>
        </w:tc>
        <w:tc>
          <w:tcPr>
            <w:tcW w:w="971" w:type="dxa"/>
          </w:tcPr>
          <w:p w14:paraId="53CEEE29" w14:textId="77777777" w:rsidR="007A1F44" w:rsidRPr="00A03C55" w:rsidRDefault="007A1F44">
            <w:pPr>
              <w:pStyle w:val="TableEntry"/>
              <w:jc w:val="center"/>
              <w:rPr>
                <w:noProof w:val="0"/>
              </w:rPr>
            </w:pPr>
            <w:r w:rsidRPr="00A03C55">
              <w:rPr>
                <w:noProof w:val="0"/>
              </w:rPr>
              <w:t>X</w:t>
            </w:r>
          </w:p>
        </w:tc>
        <w:tc>
          <w:tcPr>
            <w:tcW w:w="872" w:type="dxa"/>
          </w:tcPr>
          <w:p w14:paraId="44936A8B" w14:textId="77777777" w:rsidR="007A1F44" w:rsidRPr="00A03C55" w:rsidRDefault="007A1F44">
            <w:pPr>
              <w:pStyle w:val="TableEntry"/>
              <w:jc w:val="center"/>
              <w:rPr>
                <w:noProof w:val="0"/>
              </w:rPr>
            </w:pPr>
            <w:r w:rsidRPr="00A03C55">
              <w:rPr>
                <w:noProof w:val="0"/>
              </w:rPr>
              <w:t>[0..0]</w:t>
            </w:r>
          </w:p>
        </w:tc>
        <w:tc>
          <w:tcPr>
            <w:tcW w:w="1701" w:type="dxa"/>
          </w:tcPr>
          <w:p w14:paraId="666B338E" w14:textId="77777777" w:rsidR="007A1F44" w:rsidRPr="00A03C55" w:rsidRDefault="007A1F44">
            <w:pPr>
              <w:pStyle w:val="TableEntry"/>
              <w:jc w:val="center"/>
              <w:rPr>
                <w:noProof w:val="0"/>
              </w:rPr>
            </w:pPr>
            <w:r w:rsidRPr="00A03C55">
              <w:rPr>
                <w:noProof w:val="0"/>
              </w:rPr>
              <w:t>3</w:t>
            </w:r>
          </w:p>
        </w:tc>
      </w:tr>
      <w:tr w:rsidR="007A1F44" w:rsidRPr="00A03C55" w14:paraId="62FF865E" w14:textId="77777777">
        <w:trPr>
          <w:cantSplit/>
          <w:jc w:val="center"/>
        </w:trPr>
        <w:tc>
          <w:tcPr>
            <w:tcW w:w="1951" w:type="dxa"/>
          </w:tcPr>
          <w:p w14:paraId="26AAC7B3" w14:textId="77777777" w:rsidR="007A1F44" w:rsidRPr="00A03C55" w:rsidRDefault="007A1F44" w:rsidP="00A0052B">
            <w:pPr>
              <w:pStyle w:val="TableEntry"/>
              <w:rPr>
                <w:noProof w:val="0"/>
              </w:rPr>
            </w:pPr>
            <w:r w:rsidRPr="00A03C55">
              <w:rPr>
                <w:noProof w:val="0"/>
              </w:rPr>
              <w:t>ROL</w:t>
            </w:r>
          </w:p>
        </w:tc>
        <w:tc>
          <w:tcPr>
            <w:tcW w:w="3544" w:type="dxa"/>
          </w:tcPr>
          <w:p w14:paraId="00BBD601" w14:textId="77777777" w:rsidR="007A1F44" w:rsidRPr="00A03C55" w:rsidRDefault="007A1F44">
            <w:pPr>
              <w:pStyle w:val="TableEntry"/>
              <w:rPr>
                <w:noProof w:val="0"/>
              </w:rPr>
            </w:pPr>
            <w:r w:rsidRPr="00A03C55">
              <w:rPr>
                <w:noProof w:val="0"/>
              </w:rPr>
              <w:t>Role</w:t>
            </w:r>
          </w:p>
        </w:tc>
        <w:tc>
          <w:tcPr>
            <w:tcW w:w="971" w:type="dxa"/>
          </w:tcPr>
          <w:p w14:paraId="410D8BC7" w14:textId="77777777" w:rsidR="007A1F44" w:rsidRPr="00A03C55" w:rsidRDefault="007A1F44">
            <w:pPr>
              <w:pStyle w:val="TableEntry"/>
              <w:jc w:val="center"/>
              <w:rPr>
                <w:noProof w:val="0"/>
              </w:rPr>
            </w:pPr>
            <w:r w:rsidRPr="00A03C55">
              <w:rPr>
                <w:noProof w:val="0"/>
              </w:rPr>
              <w:t>X</w:t>
            </w:r>
          </w:p>
        </w:tc>
        <w:tc>
          <w:tcPr>
            <w:tcW w:w="872" w:type="dxa"/>
          </w:tcPr>
          <w:p w14:paraId="3FB8199A" w14:textId="77777777" w:rsidR="007A1F44" w:rsidRPr="00A03C55" w:rsidRDefault="007A1F44">
            <w:pPr>
              <w:pStyle w:val="TableEntry"/>
              <w:jc w:val="center"/>
              <w:rPr>
                <w:noProof w:val="0"/>
              </w:rPr>
            </w:pPr>
            <w:r w:rsidRPr="00A03C55">
              <w:rPr>
                <w:noProof w:val="0"/>
              </w:rPr>
              <w:t>[0..0]</w:t>
            </w:r>
          </w:p>
        </w:tc>
        <w:tc>
          <w:tcPr>
            <w:tcW w:w="1701" w:type="dxa"/>
          </w:tcPr>
          <w:p w14:paraId="14BAF2C1" w14:textId="77777777" w:rsidR="007A1F44" w:rsidRPr="00A03C55" w:rsidRDefault="007A1F44">
            <w:pPr>
              <w:pStyle w:val="TableEntry"/>
              <w:jc w:val="center"/>
              <w:rPr>
                <w:noProof w:val="0"/>
              </w:rPr>
            </w:pPr>
            <w:r w:rsidRPr="00A03C55">
              <w:rPr>
                <w:noProof w:val="0"/>
              </w:rPr>
              <w:t>15</w:t>
            </w:r>
          </w:p>
        </w:tc>
      </w:tr>
      <w:tr w:rsidR="007A1F44" w:rsidRPr="00A03C55" w14:paraId="202181C2" w14:textId="77777777">
        <w:trPr>
          <w:cantSplit/>
          <w:jc w:val="center"/>
        </w:trPr>
        <w:tc>
          <w:tcPr>
            <w:tcW w:w="1951" w:type="dxa"/>
          </w:tcPr>
          <w:p w14:paraId="7FD29D16" w14:textId="77777777" w:rsidR="007A1F44" w:rsidRPr="00A03C55" w:rsidRDefault="007A1F44" w:rsidP="00A0052B">
            <w:pPr>
              <w:pStyle w:val="TableEntry"/>
              <w:rPr>
                <w:noProof w:val="0"/>
              </w:rPr>
            </w:pPr>
            <w:r w:rsidRPr="00A03C55">
              <w:rPr>
                <w:noProof w:val="0"/>
              </w:rPr>
              <w:t>DB1</w:t>
            </w:r>
          </w:p>
        </w:tc>
        <w:tc>
          <w:tcPr>
            <w:tcW w:w="3544" w:type="dxa"/>
          </w:tcPr>
          <w:p w14:paraId="4DE14622" w14:textId="77777777" w:rsidR="007A1F44" w:rsidRPr="00A03C55" w:rsidRDefault="007A1F44">
            <w:pPr>
              <w:pStyle w:val="TableEntry"/>
              <w:rPr>
                <w:noProof w:val="0"/>
              </w:rPr>
            </w:pPr>
            <w:r w:rsidRPr="00A03C55">
              <w:rPr>
                <w:noProof w:val="0"/>
              </w:rPr>
              <w:t>Disability Information</w:t>
            </w:r>
          </w:p>
        </w:tc>
        <w:tc>
          <w:tcPr>
            <w:tcW w:w="971" w:type="dxa"/>
          </w:tcPr>
          <w:p w14:paraId="564C6AFB" w14:textId="77777777" w:rsidR="007A1F44" w:rsidRPr="00A03C55" w:rsidRDefault="007A1F44">
            <w:pPr>
              <w:pStyle w:val="TableEntry"/>
              <w:jc w:val="center"/>
              <w:rPr>
                <w:noProof w:val="0"/>
              </w:rPr>
            </w:pPr>
            <w:r w:rsidRPr="00A03C55">
              <w:rPr>
                <w:noProof w:val="0"/>
              </w:rPr>
              <w:t>O</w:t>
            </w:r>
          </w:p>
        </w:tc>
        <w:tc>
          <w:tcPr>
            <w:tcW w:w="872" w:type="dxa"/>
          </w:tcPr>
          <w:p w14:paraId="4CB0F6D9" w14:textId="77777777" w:rsidR="007A1F44" w:rsidRPr="00A03C55" w:rsidRDefault="007A1F44">
            <w:pPr>
              <w:pStyle w:val="TableEntry"/>
              <w:jc w:val="center"/>
              <w:rPr>
                <w:noProof w:val="0"/>
              </w:rPr>
            </w:pPr>
            <w:r w:rsidRPr="00A03C55">
              <w:rPr>
                <w:noProof w:val="0"/>
              </w:rPr>
              <w:t>[0..*]</w:t>
            </w:r>
          </w:p>
        </w:tc>
        <w:tc>
          <w:tcPr>
            <w:tcW w:w="1701" w:type="dxa"/>
          </w:tcPr>
          <w:p w14:paraId="3BFAD09A" w14:textId="77777777" w:rsidR="007A1F44" w:rsidRPr="00A03C55" w:rsidRDefault="007A1F44">
            <w:pPr>
              <w:pStyle w:val="TableEntry"/>
              <w:jc w:val="center"/>
              <w:rPr>
                <w:noProof w:val="0"/>
              </w:rPr>
            </w:pPr>
            <w:r w:rsidRPr="00A03C55">
              <w:rPr>
                <w:noProof w:val="0"/>
              </w:rPr>
              <w:t>3</w:t>
            </w:r>
          </w:p>
        </w:tc>
      </w:tr>
      <w:tr w:rsidR="007A1F44" w:rsidRPr="00A03C55" w14:paraId="06046911" w14:textId="77777777">
        <w:trPr>
          <w:cantSplit/>
          <w:jc w:val="center"/>
        </w:trPr>
        <w:tc>
          <w:tcPr>
            <w:tcW w:w="1951" w:type="dxa"/>
          </w:tcPr>
          <w:p w14:paraId="407BB2D6" w14:textId="77777777" w:rsidR="007A1F44" w:rsidRPr="00A03C55" w:rsidRDefault="007A1F44" w:rsidP="00A0052B">
            <w:pPr>
              <w:pStyle w:val="TableEntry"/>
              <w:rPr>
                <w:noProof w:val="0"/>
              </w:rPr>
            </w:pPr>
            <w:r w:rsidRPr="00A03C55">
              <w:rPr>
                <w:noProof w:val="0"/>
              </w:rPr>
              <w:t>OBX</w:t>
            </w:r>
          </w:p>
        </w:tc>
        <w:tc>
          <w:tcPr>
            <w:tcW w:w="3544" w:type="dxa"/>
          </w:tcPr>
          <w:p w14:paraId="6488A0E5" w14:textId="77777777" w:rsidR="007A1F44" w:rsidRPr="00A03C55" w:rsidRDefault="007A1F44">
            <w:pPr>
              <w:pStyle w:val="TableEntry"/>
              <w:rPr>
                <w:noProof w:val="0"/>
              </w:rPr>
            </w:pPr>
            <w:r w:rsidRPr="00A03C55">
              <w:rPr>
                <w:noProof w:val="0"/>
              </w:rPr>
              <w:t>Observation/Result</w:t>
            </w:r>
          </w:p>
        </w:tc>
        <w:tc>
          <w:tcPr>
            <w:tcW w:w="971" w:type="dxa"/>
          </w:tcPr>
          <w:p w14:paraId="68915345" w14:textId="77777777" w:rsidR="007A1F44" w:rsidRPr="00A03C55" w:rsidRDefault="007A1F44">
            <w:pPr>
              <w:pStyle w:val="TableEntry"/>
              <w:jc w:val="center"/>
              <w:rPr>
                <w:noProof w:val="0"/>
              </w:rPr>
            </w:pPr>
            <w:r w:rsidRPr="00A03C55">
              <w:rPr>
                <w:noProof w:val="0"/>
              </w:rPr>
              <w:t>O</w:t>
            </w:r>
          </w:p>
        </w:tc>
        <w:tc>
          <w:tcPr>
            <w:tcW w:w="872" w:type="dxa"/>
          </w:tcPr>
          <w:p w14:paraId="2A34755B" w14:textId="77777777" w:rsidR="007A1F44" w:rsidRPr="00A03C55" w:rsidRDefault="007A1F44">
            <w:pPr>
              <w:pStyle w:val="TableEntry"/>
              <w:jc w:val="center"/>
              <w:rPr>
                <w:noProof w:val="0"/>
              </w:rPr>
            </w:pPr>
            <w:r w:rsidRPr="00A03C55">
              <w:rPr>
                <w:noProof w:val="0"/>
              </w:rPr>
              <w:t>[0..*]</w:t>
            </w:r>
          </w:p>
        </w:tc>
        <w:tc>
          <w:tcPr>
            <w:tcW w:w="1701" w:type="dxa"/>
          </w:tcPr>
          <w:p w14:paraId="3986DE21" w14:textId="77777777" w:rsidR="007A1F44" w:rsidRPr="00A03C55" w:rsidRDefault="007A1F44">
            <w:pPr>
              <w:pStyle w:val="TableEntry"/>
              <w:jc w:val="center"/>
              <w:rPr>
                <w:noProof w:val="0"/>
              </w:rPr>
            </w:pPr>
            <w:r w:rsidRPr="00A03C55">
              <w:rPr>
                <w:noProof w:val="0"/>
              </w:rPr>
              <w:t>7</w:t>
            </w:r>
          </w:p>
        </w:tc>
      </w:tr>
      <w:tr w:rsidR="007A1F44" w:rsidRPr="00A03C55" w14:paraId="34D90C2D" w14:textId="77777777">
        <w:trPr>
          <w:cantSplit/>
          <w:jc w:val="center"/>
        </w:trPr>
        <w:tc>
          <w:tcPr>
            <w:tcW w:w="1951" w:type="dxa"/>
          </w:tcPr>
          <w:p w14:paraId="723F52D1" w14:textId="77777777" w:rsidR="007A1F44" w:rsidRPr="00A03C55" w:rsidRDefault="007A1F44" w:rsidP="00A0052B">
            <w:pPr>
              <w:pStyle w:val="TableEntry"/>
              <w:rPr>
                <w:noProof w:val="0"/>
              </w:rPr>
            </w:pPr>
            <w:r w:rsidRPr="00A03C55">
              <w:rPr>
                <w:noProof w:val="0"/>
              </w:rPr>
              <w:t>AL1</w:t>
            </w:r>
          </w:p>
        </w:tc>
        <w:tc>
          <w:tcPr>
            <w:tcW w:w="3544" w:type="dxa"/>
          </w:tcPr>
          <w:p w14:paraId="02590B20" w14:textId="77777777" w:rsidR="007A1F44" w:rsidRPr="00A03C55" w:rsidRDefault="007A1F44">
            <w:pPr>
              <w:pStyle w:val="TableEntry"/>
              <w:rPr>
                <w:noProof w:val="0"/>
              </w:rPr>
            </w:pPr>
            <w:r w:rsidRPr="00A03C55">
              <w:rPr>
                <w:noProof w:val="0"/>
              </w:rPr>
              <w:t>Allergy Information</w:t>
            </w:r>
          </w:p>
        </w:tc>
        <w:tc>
          <w:tcPr>
            <w:tcW w:w="971" w:type="dxa"/>
          </w:tcPr>
          <w:p w14:paraId="2D0C6D05" w14:textId="77777777" w:rsidR="007A1F44" w:rsidRPr="00A03C55" w:rsidRDefault="007A1F44">
            <w:pPr>
              <w:pStyle w:val="TableEntry"/>
              <w:jc w:val="center"/>
              <w:rPr>
                <w:noProof w:val="0"/>
              </w:rPr>
            </w:pPr>
            <w:r w:rsidRPr="00A03C55">
              <w:rPr>
                <w:noProof w:val="0"/>
              </w:rPr>
              <w:t>O</w:t>
            </w:r>
          </w:p>
        </w:tc>
        <w:tc>
          <w:tcPr>
            <w:tcW w:w="872" w:type="dxa"/>
          </w:tcPr>
          <w:p w14:paraId="50BF1A9B" w14:textId="77777777" w:rsidR="007A1F44" w:rsidRPr="00A03C55" w:rsidRDefault="007A1F44">
            <w:pPr>
              <w:pStyle w:val="TableEntry"/>
              <w:jc w:val="center"/>
              <w:rPr>
                <w:noProof w:val="0"/>
              </w:rPr>
            </w:pPr>
            <w:r w:rsidRPr="00A03C55">
              <w:rPr>
                <w:noProof w:val="0"/>
              </w:rPr>
              <w:t>[0..*]</w:t>
            </w:r>
          </w:p>
        </w:tc>
        <w:tc>
          <w:tcPr>
            <w:tcW w:w="1701" w:type="dxa"/>
          </w:tcPr>
          <w:p w14:paraId="4E6C8938" w14:textId="77777777" w:rsidR="007A1F44" w:rsidRPr="00A03C55" w:rsidRDefault="007A1F44">
            <w:pPr>
              <w:pStyle w:val="TableEntry"/>
              <w:jc w:val="center"/>
              <w:rPr>
                <w:noProof w:val="0"/>
              </w:rPr>
            </w:pPr>
            <w:r w:rsidRPr="00A03C55">
              <w:rPr>
                <w:noProof w:val="0"/>
              </w:rPr>
              <w:t>3</w:t>
            </w:r>
          </w:p>
        </w:tc>
      </w:tr>
      <w:tr w:rsidR="007A1F44" w:rsidRPr="00A03C55" w14:paraId="74BF9A5E" w14:textId="77777777">
        <w:trPr>
          <w:cantSplit/>
          <w:jc w:val="center"/>
        </w:trPr>
        <w:tc>
          <w:tcPr>
            <w:tcW w:w="1951" w:type="dxa"/>
          </w:tcPr>
          <w:p w14:paraId="05B4E43B" w14:textId="77777777" w:rsidR="007A1F44" w:rsidRPr="00A03C55" w:rsidRDefault="007A1F44" w:rsidP="00A0052B">
            <w:pPr>
              <w:pStyle w:val="TableEntry"/>
              <w:rPr>
                <w:noProof w:val="0"/>
              </w:rPr>
            </w:pPr>
            <w:r w:rsidRPr="00A03C55">
              <w:rPr>
                <w:noProof w:val="0"/>
              </w:rPr>
              <w:t>DG1</w:t>
            </w:r>
          </w:p>
        </w:tc>
        <w:tc>
          <w:tcPr>
            <w:tcW w:w="3544" w:type="dxa"/>
          </w:tcPr>
          <w:p w14:paraId="07A462A9" w14:textId="77777777" w:rsidR="007A1F44" w:rsidRPr="00A03C55" w:rsidRDefault="007A1F44">
            <w:pPr>
              <w:pStyle w:val="TableEntry"/>
              <w:rPr>
                <w:noProof w:val="0"/>
              </w:rPr>
            </w:pPr>
            <w:r w:rsidRPr="00A03C55">
              <w:rPr>
                <w:noProof w:val="0"/>
              </w:rPr>
              <w:t>Diagnosis Information</w:t>
            </w:r>
          </w:p>
        </w:tc>
        <w:tc>
          <w:tcPr>
            <w:tcW w:w="971" w:type="dxa"/>
          </w:tcPr>
          <w:p w14:paraId="48699BDA" w14:textId="77777777" w:rsidR="007A1F44" w:rsidRPr="00A03C55" w:rsidRDefault="007A1F44">
            <w:pPr>
              <w:pStyle w:val="TableEntry"/>
              <w:jc w:val="center"/>
              <w:rPr>
                <w:noProof w:val="0"/>
              </w:rPr>
            </w:pPr>
            <w:r w:rsidRPr="00A03C55">
              <w:rPr>
                <w:noProof w:val="0"/>
              </w:rPr>
              <w:t>O</w:t>
            </w:r>
          </w:p>
        </w:tc>
        <w:tc>
          <w:tcPr>
            <w:tcW w:w="872" w:type="dxa"/>
          </w:tcPr>
          <w:p w14:paraId="168CC55A" w14:textId="77777777" w:rsidR="007A1F44" w:rsidRPr="00A03C55" w:rsidRDefault="007A1F44">
            <w:pPr>
              <w:pStyle w:val="TableEntry"/>
              <w:jc w:val="center"/>
              <w:rPr>
                <w:noProof w:val="0"/>
              </w:rPr>
            </w:pPr>
            <w:r w:rsidRPr="00A03C55">
              <w:rPr>
                <w:noProof w:val="0"/>
              </w:rPr>
              <w:t>[0..*]</w:t>
            </w:r>
          </w:p>
        </w:tc>
        <w:tc>
          <w:tcPr>
            <w:tcW w:w="1701" w:type="dxa"/>
          </w:tcPr>
          <w:p w14:paraId="317BC84A" w14:textId="77777777" w:rsidR="007A1F44" w:rsidRPr="00A03C55" w:rsidRDefault="007A1F44">
            <w:pPr>
              <w:pStyle w:val="TableEntry"/>
              <w:jc w:val="center"/>
              <w:rPr>
                <w:noProof w:val="0"/>
              </w:rPr>
            </w:pPr>
            <w:r w:rsidRPr="00A03C55">
              <w:rPr>
                <w:noProof w:val="0"/>
              </w:rPr>
              <w:t>6</w:t>
            </w:r>
          </w:p>
        </w:tc>
      </w:tr>
      <w:tr w:rsidR="007A1F44" w:rsidRPr="00A03C55" w14:paraId="08177FCF" w14:textId="77777777">
        <w:trPr>
          <w:cantSplit/>
          <w:jc w:val="center"/>
        </w:trPr>
        <w:tc>
          <w:tcPr>
            <w:tcW w:w="1951" w:type="dxa"/>
          </w:tcPr>
          <w:p w14:paraId="75920008" w14:textId="77777777" w:rsidR="007A1F44" w:rsidRPr="00A03C55" w:rsidRDefault="007A1F44" w:rsidP="00A0052B">
            <w:pPr>
              <w:pStyle w:val="TableEntry"/>
              <w:rPr>
                <w:noProof w:val="0"/>
              </w:rPr>
            </w:pPr>
            <w:r w:rsidRPr="00A03C55">
              <w:rPr>
                <w:noProof w:val="0"/>
              </w:rPr>
              <w:t>DRG</w:t>
            </w:r>
          </w:p>
        </w:tc>
        <w:tc>
          <w:tcPr>
            <w:tcW w:w="3544" w:type="dxa"/>
          </w:tcPr>
          <w:p w14:paraId="7D1824B8" w14:textId="77777777" w:rsidR="007A1F44" w:rsidRPr="00A03C55" w:rsidRDefault="007A1F44">
            <w:pPr>
              <w:pStyle w:val="TableEntry"/>
              <w:rPr>
                <w:noProof w:val="0"/>
              </w:rPr>
            </w:pPr>
            <w:r w:rsidRPr="00A03C55">
              <w:rPr>
                <w:noProof w:val="0"/>
              </w:rPr>
              <w:t>Diagnosis Related Group</w:t>
            </w:r>
          </w:p>
        </w:tc>
        <w:tc>
          <w:tcPr>
            <w:tcW w:w="971" w:type="dxa"/>
          </w:tcPr>
          <w:p w14:paraId="2245A3C0" w14:textId="77777777" w:rsidR="007A1F44" w:rsidRPr="00A03C55" w:rsidRDefault="007A1F44">
            <w:pPr>
              <w:pStyle w:val="TableEntry"/>
              <w:jc w:val="center"/>
              <w:rPr>
                <w:noProof w:val="0"/>
              </w:rPr>
            </w:pPr>
            <w:r w:rsidRPr="00A03C55">
              <w:rPr>
                <w:noProof w:val="0"/>
              </w:rPr>
              <w:t>O</w:t>
            </w:r>
          </w:p>
        </w:tc>
        <w:tc>
          <w:tcPr>
            <w:tcW w:w="872" w:type="dxa"/>
          </w:tcPr>
          <w:p w14:paraId="64A7CECB" w14:textId="77777777" w:rsidR="007A1F44" w:rsidRPr="00A03C55" w:rsidRDefault="007A1F44">
            <w:pPr>
              <w:pStyle w:val="TableEntry"/>
              <w:jc w:val="center"/>
              <w:rPr>
                <w:noProof w:val="0"/>
              </w:rPr>
            </w:pPr>
            <w:r w:rsidRPr="00A03C55">
              <w:rPr>
                <w:noProof w:val="0"/>
              </w:rPr>
              <w:t>[0..1]</w:t>
            </w:r>
          </w:p>
        </w:tc>
        <w:tc>
          <w:tcPr>
            <w:tcW w:w="1701" w:type="dxa"/>
          </w:tcPr>
          <w:p w14:paraId="14B53DFB" w14:textId="77777777" w:rsidR="007A1F44" w:rsidRPr="00A03C55" w:rsidRDefault="007A1F44">
            <w:pPr>
              <w:pStyle w:val="TableEntry"/>
              <w:jc w:val="center"/>
              <w:rPr>
                <w:noProof w:val="0"/>
              </w:rPr>
            </w:pPr>
            <w:r w:rsidRPr="00A03C55">
              <w:rPr>
                <w:noProof w:val="0"/>
              </w:rPr>
              <w:t>6</w:t>
            </w:r>
          </w:p>
        </w:tc>
      </w:tr>
      <w:tr w:rsidR="007A1F44" w:rsidRPr="00A03C55" w14:paraId="5669C66A" w14:textId="77777777">
        <w:trPr>
          <w:cantSplit/>
          <w:jc w:val="center"/>
        </w:trPr>
        <w:tc>
          <w:tcPr>
            <w:tcW w:w="1951" w:type="dxa"/>
          </w:tcPr>
          <w:p w14:paraId="088ECF77" w14:textId="77777777" w:rsidR="007A1F44" w:rsidRPr="00A03C55" w:rsidRDefault="007A1F44" w:rsidP="00A0052B">
            <w:pPr>
              <w:pStyle w:val="TableEntry"/>
              <w:rPr>
                <w:noProof w:val="0"/>
              </w:rPr>
            </w:pPr>
            <w:r w:rsidRPr="00A03C55">
              <w:rPr>
                <w:noProof w:val="0"/>
              </w:rPr>
              <w:t>---</w:t>
            </w:r>
          </w:p>
        </w:tc>
        <w:tc>
          <w:tcPr>
            <w:tcW w:w="3544" w:type="dxa"/>
          </w:tcPr>
          <w:p w14:paraId="69B9C299" w14:textId="77777777" w:rsidR="007A1F44" w:rsidRPr="00A03C55" w:rsidRDefault="007A1F44">
            <w:pPr>
              <w:pStyle w:val="TableEntry"/>
              <w:rPr>
                <w:noProof w:val="0"/>
              </w:rPr>
            </w:pPr>
            <w:r w:rsidRPr="00A03C55">
              <w:rPr>
                <w:noProof w:val="0"/>
              </w:rPr>
              <w:t>--- PROCEDURE begin</w:t>
            </w:r>
          </w:p>
        </w:tc>
        <w:tc>
          <w:tcPr>
            <w:tcW w:w="971" w:type="dxa"/>
          </w:tcPr>
          <w:p w14:paraId="166B5488" w14:textId="77777777" w:rsidR="007A1F44" w:rsidRPr="00A03C55" w:rsidRDefault="007A1F44">
            <w:pPr>
              <w:pStyle w:val="TableEntry"/>
              <w:jc w:val="center"/>
              <w:rPr>
                <w:noProof w:val="0"/>
              </w:rPr>
            </w:pPr>
            <w:r w:rsidRPr="00A03C55">
              <w:rPr>
                <w:noProof w:val="0"/>
              </w:rPr>
              <w:t>O</w:t>
            </w:r>
          </w:p>
        </w:tc>
        <w:tc>
          <w:tcPr>
            <w:tcW w:w="872" w:type="dxa"/>
          </w:tcPr>
          <w:p w14:paraId="2E969CEE" w14:textId="77777777" w:rsidR="007A1F44" w:rsidRPr="00A03C55" w:rsidRDefault="007A1F44">
            <w:pPr>
              <w:pStyle w:val="TableEntry"/>
              <w:jc w:val="center"/>
              <w:rPr>
                <w:noProof w:val="0"/>
              </w:rPr>
            </w:pPr>
            <w:r w:rsidRPr="00A03C55">
              <w:rPr>
                <w:noProof w:val="0"/>
              </w:rPr>
              <w:t>[0..*]</w:t>
            </w:r>
          </w:p>
        </w:tc>
        <w:tc>
          <w:tcPr>
            <w:tcW w:w="1701" w:type="dxa"/>
          </w:tcPr>
          <w:p w14:paraId="630F20CA" w14:textId="77777777" w:rsidR="007A1F44" w:rsidRPr="00A03C55" w:rsidRDefault="007A1F44">
            <w:pPr>
              <w:pStyle w:val="TableEntry"/>
              <w:jc w:val="center"/>
              <w:rPr>
                <w:noProof w:val="0"/>
              </w:rPr>
            </w:pPr>
          </w:p>
        </w:tc>
      </w:tr>
      <w:tr w:rsidR="007A1F44" w:rsidRPr="00A03C55" w14:paraId="73EA13A3" w14:textId="77777777">
        <w:trPr>
          <w:cantSplit/>
          <w:jc w:val="center"/>
        </w:trPr>
        <w:tc>
          <w:tcPr>
            <w:tcW w:w="1951" w:type="dxa"/>
          </w:tcPr>
          <w:p w14:paraId="32EDB2F7" w14:textId="77777777" w:rsidR="007A1F44" w:rsidRPr="00A03C55" w:rsidRDefault="007A1F44" w:rsidP="00A0052B">
            <w:pPr>
              <w:pStyle w:val="TableEntry"/>
              <w:rPr>
                <w:noProof w:val="0"/>
              </w:rPr>
            </w:pPr>
            <w:r w:rsidRPr="00A03C55">
              <w:rPr>
                <w:noProof w:val="0"/>
              </w:rPr>
              <w:t xml:space="preserve">  PR1</w:t>
            </w:r>
          </w:p>
        </w:tc>
        <w:tc>
          <w:tcPr>
            <w:tcW w:w="3544" w:type="dxa"/>
          </w:tcPr>
          <w:p w14:paraId="63F77B21" w14:textId="77777777" w:rsidR="007A1F44" w:rsidRPr="00A03C55" w:rsidRDefault="007A1F44">
            <w:pPr>
              <w:pStyle w:val="TableEntry"/>
              <w:rPr>
                <w:noProof w:val="0"/>
              </w:rPr>
            </w:pPr>
            <w:r w:rsidRPr="00A03C55">
              <w:rPr>
                <w:noProof w:val="0"/>
              </w:rPr>
              <w:t>Procedures</w:t>
            </w:r>
          </w:p>
        </w:tc>
        <w:tc>
          <w:tcPr>
            <w:tcW w:w="971" w:type="dxa"/>
          </w:tcPr>
          <w:p w14:paraId="283B932E" w14:textId="77777777" w:rsidR="007A1F44" w:rsidRPr="00A03C55" w:rsidRDefault="007A1F44">
            <w:pPr>
              <w:pStyle w:val="TableEntry"/>
              <w:jc w:val="center"/>
              <w:rPr>
                <w:noProof w:val="0"/>
              </w:rPr>
            </w:pPr>
            <w:r w:rsidRPr="00A03C55">
              <w:rPr>
                <w:noProof w:val="0"/>
              </w:rPr>
              <w:t>R</w:t>
            </w:r>
          </w:p>
        </w:tc>
        <w:tc>
          <w:tcPr>
            <w:tcW w:w="872" w:type="dxa"/>
          </w:tcPr>
          <w:p w14:paraId="108A1EA9" w14:textId="77777777" w:rsidR="007A1F44" w:rsidRPr="00A03C55" w:rsidRDefault="007A1F44">
            <w:pPr>
              <w:pStyle w:val="TableEntry"/>
              <w:jc w:val="center"/>
              <w:rPr>
                <w:noProof w:val="0"/>
              </w:rPr>
            </w:pPr>
            <w:r w:rsidRPr="00A03C55">
              <w:rPr>
                <w:noProof w:val="0"/>
              </w:rPr>
              <w:t>[1..1]</w:t>
            </w:r>
          </w:p>
        </w:tc>
        <w:tc>
          <w:tcPr>
            <w:tcW w:w="1701" w:type="dxa"/>
          </w:tcPr>
          <w:p w14:paraId="1DC6EFCB" w14:textId="77777777" w:rsidR="007A1F44" w:rsidRPr="00A03C55" w:rsidRDefault="007A1F44">
            <w:pPr>
              <w:pStyle w:val="TableEntry"/>
              <w:jc w:val="center"/>
              <w:rPr>
                <w:noProof w:val="0"/>
              </w:rPr>
            </w:pPr>
            <w:r w:rsidRPr="00A03C55">
              <w:rPr>
                <w:noProof w:val="0"/>
              </w:rPr>
              <w:t>6</w:t>
            </w:r>
          </w:p>
        </w:tc>
      </w:tr>
      <w:tr w:rsidR="007A1F44" w:rsidRPr="00A03C55" w14:paraId="478FD4A5" w14:textId="77777777">
        <w:trPr>
          <w:cantSplit/>
          <w:jc w:val="center"/>
        </w:trPr>
        <w:tc>
          <w:tcPr>
            <w:tcW w:w="1951" w:type="dxa"/>
          </w:tcPr>
          <w:p w14:paraId="76004CB2" w14:textId="77777777" w:rsidR="007A1F44" w:rsidRPr="00A03C55" w:rsidRDefault="007A1F44" w:rsidP="00A0052B">
            <w:pPr>
              <w:pStyle w:val="TableEntry"/>
              <w:rPr>
                <w:noProof w:val="0"/>
              </w:rPr>
            </w:pPr>
            <w:r w:rsidRPr="00A03C55">
              <w:rPr>
                <w:noProof w:val="0"/>
              </w:rPr>
              <w:t xml:space="preserve">  ROL</w:t>
            </w:r>
          </w:p>
        </w:tc>
        <w:tc>
          <w:tcPr>
            <w:tcW w:w="3544" w:type="dxa"/>
          </w:tcPr>
          <w:p w14:paraId="048B4BDE" w14:textId="77777777" w:rsidR="007A1F44" w:rsidRPr="00A03C55" w:rsidRDefault="007A1F44">
            <w:pPr>
              <w:pStyle w:val="TableEntry"/>
              <w:rPr>
                <w:noProof w:val="0"/>
              </w:rPr>
            </w:pPr>
            <w:r w:rsidRPr="00A03C55">
              <w:rPr>
                <w:noProof w:val="0"/>
              </w:rPr>
              <w:t>Role</w:t>
            </w:r>
          </w:p>
        </w:tc>
        <w:tc>
          <w:tcPr>
            <w:tcW w:w="971" w:type="dxa"/>
          </w:tcPr>
          <w:p w14:paraId="6EEA3938" w14:textId="77777777" w:rsidR="007A1F44" w:rsidRPr="00A03C55" w:rsidRDefault="007A1F44">
            <w:pPr>
              <w:pStyle w:val="TableEntry"/>
              <w:jc w:val="center"/>
              <w:rPr>
                <w:noProof w:val="0"/>
              </w:rPr>
            </w:pPr>
            <w:r w:rsidRPr="00A03C55">
              <w:rPr>
                <w:noProof w:val="0"/>
              </w:rPr>
              <w:t>O</w:t>
            </w:r>
          </w:p>
        </w:tc>
        <w:tc>
          <w:tcPr>
            <w:tcW w:w="872" w:type="dxa"/>
          </w:tcPr>
          <w:p w14:paraId="2AA214AD" w14:textId="77777777" w:rsidR="007A1F44" w:rsidRPr="00A03C55" w:rsidRDefault="007A1F44">
            <w:pPr>
              <w:pStyle w:val="TableEntry"/>
              <w:jc w:val="center"/>
              <w:rPr>
                <w:noProof w:val="0"/>
              </w:rPr>
            </w:pPr>
            <w:r w:rsidRPr="00A03C55">
              <w:rPr>
                <w:noProof w:val="0"/>
              </w:rPr>
              <w:t>[0..*]</w:t>
            </w:r>
          </w:p>
        </w:tc>
        <w:tc>
          <w:tcPr>
            <w:tcW w:w="1701" w:type="dxa"/>
          </w:tcPr>
          <w:p w14:paraId="27000A17" w14:textId="77777777" w:rsidR="007A1F44" w:rsidRPr="00A03C55" w:rsidRDefault="007A1F44">
            <w:pPr>
              <w:pStyle w:val="TableEntry"/>
              <w:jc w:val="center"/>
              <w:rPr>
                <w:noProof w:val="0"/>
              </w:rPr>
            </w:pPr>
            <w:r w:rsidRPr="00A03C55">
              <w:rPr>
                <w:noProof w:val="0"/>
              </w:rPr>
              <w:t>15</w:t>
            </w:r>
          </w:p>
        </w:tc>
      </w:tr>
      <w:tr w:rsidR="007A1F44" w:rsidRPr="00A03C55" w14:paraId="3FC5B633" w14:textId="77777777">
        <w:trPr>
          <w:cantSplit/>
          <w:jc w:val="center"/>
        </w:trPr>
        <w:tc>
          <w:tcPr>
            <w:tcW w:w="1951" w:type="dxa"/>
          </w:tcPr>
          <w:p w14:paraId="73DD91EF" w14:textId="77777777" w:rsidR="007A1F44" w:rsidRPr="00A03C55" w:rsidRDefault="007A1F44" w:rsidP="00A0052B">
            <w:pPr>
              <w:pStyle w:val="TableEntry"/>
              <w:rPr>
                <w:noProof w:val="0"/>
              </w:rPr>
            </w:pPr>
            <w:r w:rsidRPr="00A03C55">
              <w:rPr>
                <w:noProof w:val="0"/>
              </w:rPr>
              <w:t>---</w:t>
            </w:r>
          </w:p>
        </w:tc>
        <w:tc>
          <w:tcPr>
            <w:tcW w:w="3544" w:type="dxa"/>
          </w:tcPr>
          <w:p w14:paraId="16346F6B" w14:textId="77777777" w:rsidR="007A1F44" w:rsidRPr="00A03C55" w:rsidRDefault="007A1F44">
            <w:pPr>
              <w:pStyle w:val="TableEntry"/>
              <w:rPr>
                <w:noProof w:val="0"/>
              </w:rPr>
            </w:pPr>
            <w:r w:rsidRPr="00A03C55">
              <w:rPr>
                <w:noProof w:val="0"/>
              </w:rPr>
              <w:t>--- PROCEDURE end</w:t>
            </w:r>
          </w:p>
        </w:tc>
        <w:tc>
          <w:tcPr>
            <w:tcW w:w="971" w:type="dxa"/>
          </w:tcPr>
          <w:p w14:paraId="74A31D6E" w14:textId="77777777" w:rsidR="007A1F44" w:rsidRPr="00A03C55" w:rsidRDefault="007A1F44">
            <w:pPr>
              <w:pStyle w:val="TableEntry"/>
              <w:jc w:val="center"/>
              <w:rPr>
                <w:noProof w:val="0"/>
              </w:rPr>
            </w:pPr>
          </w:p>
        </w:tc>
        <w:tc>
          <w:tcPr>
            <w:tcW w:w="872" w:type="dxa"/>
          </w:tcPr>
          <w:p w14:paraId="30AD02B1" w14:textId="77777777" w:rsidR="007A1F44" w:rsidRPr="00A03C55" w:rsidRDefault="007A1F44">
            <w:pPr>
              <w:pStyle w:val="TableEntry"/>
              <w:jc w:val="center"/>
              <w:rPr>
                <w:noProof w:val="0"/>
              </w:rPr>
            </w:pPr>
          </w:p>
        </w:tc>
        <w:tc>
          <w:tcPr>
            <w:tcW w:w="1701" w:type="dxa"/>
          </w:tcPr>
          <w:p w14:paraId="784D1258" w14:textId="77777777" w:rsidR="007A1F44" w:rsidRPr="00A03C55" w:rsidRDefault="007A1F44">
            <w:pPr>
              <w:pStyle w:val="TableEntry"/>
              <w:jc w:val="center"/>
              <w:rPr>
                <w:noProof w:val="0"/>
              </w:rPr>
            </w:pPr>
          </w:p>
        </w:tc>
      </w:tr>
      <w:tr w:rsidR="007A1F44" w:rsidRPr="00A03C55" w14:paraId="6BC2B42B" w14:textId="77777777">
        <w:trPr>
          <w:cantSplit/>
          <w:jc w:val="center"/>
        </w:trPr>
        <w:tc>
          <w:tcPr>
            <w:tcW w:w="1951" w:type="dxa"/>
          </w:tcPr>
          <w:p w14:paraId="1EEBA2AA" w14:textId="77777777" w:rsidR="007A1F44" w:rsidRPr="00A03C55" w:rsidRDefault="007A1F44" w:rsidP="00A0052B">
            <w:pPr>
              <w:pStyle w:val="TableEntry"/>
              <w:rPr>
                <w:noProof w:val="0"/>
              </w:rPr>
            </w:pPr>
            <w:r w:rsidRPr="00A03C55">
              <w:rPr>
                <w:noProof w:val="0"/>
              </w:rPr>
              <w:t>GT1</w:t>
            </w:r>
          </w:p>
        </w:tc>
        <w:tc>
          <w:tcPr>
            <w:tcW w:w="3544" w:type="dxa"/>
          </w:tcPr>
          <w:p w14:paraId="50CC08F5" w14:textId="77777777" w:rsidR="007A1F44" w:rsidRPr="00A03C55" w:rsidRDefault="007A1F44">
            <w:pPr>
              <w:pStyle w:val="TableEntry"/>
              <w:rPr>
                <w:noProof w:val="0"/>
              </w:rPr>
            </w:pPr>
            <w:r w:rsidRPr="00A03C55">
              <w:rPr>
                <w:noProof w:val="0"/>
              </w:rPr>
              <w:t>Guarantor</w:t>
            </w:r>
          </w:p>
        </w:tc>
        <w:tc>
          <w:tcPr>
            <w:tcW w:w="971" w:type="dxa"/>
          </w:tcPr>
          <w:p w14:paraId="3E80777F" w14:textId="77777777" w:rsidR="007A1F44" w:rsidRPr="00A03C55" w:rsidRDefault="007A1F44">
            <w:pPr>
              <w:pStyle w:val="TableEntry"/>
              <w:jc w:val="center"/>
              <w:rPr>
                <w:noProof w:val="0"/>
              </w:rPr>
            </w:pPr>
            <w:r w:rsidRPr="00A03C55">
              <w:rPr>
                <w:noProof w:val="0"/>
              </w:rPr>
              <w:t>O</w:t>
            </w:r>
          </w:p>
        </w:tc>
        <w:tc>
          <w:tcPr>
            <w:tcW w:w="872" w:type="dxa"/>
          </w:tcPr>
          <w:p w14:paraId="61750A77" w14:textId="77777777" w:rsidR="007A1F44" w:rsidRPr="00A03C55" w:rsidRDefault="007A1F44">
            <w:pPr>
              <w:pStyle w:val="TableEntry"/>
              <w:jc w:val="center"/>
              <w:rPr>
                <w:noProof w:val="0"/>
              </w:rPr>
            </w:pPr>
            <w:r w:rsidRPr="00A03C55">
              <w:rPr>
                <w:noProof w:val="0"/>
              </w:rPr>
              <w:t>[0..*]</w:t>
            </w:r>
          </w:p>
        </w:tc>
        <w:tc>
          <w:tcPr>
            <w:tcW w:w="1701" w:type="dxa"/>
          </w:tcPr>
          <w:p w14:paraId="621F746F" w14:textId="77777777" w:rsidR="007A1F44" w:rsidRPr="00A03C55" w:rsidRDefault="007A1F44">
            <w:pPr>
              <w:pStyle w:val="TableEntry"/>
              <w:jc w:val="center"/>
              <w:rPr>
                <w:noProof w:val="0"/>
              </w:rPr>
            </w:pPr>
            <w:r w:rsidRPr="00A03C55">
              <w:rPr>
                <w:noProof w:val="0"/>
              </w:rPr>
              <w:t>6</w:t>
            </w:r>
          </w:p>
        </w:tc>
      </w:tr>
      <w:tr w:rsidR="007A1F44" w:rsidRPr="00A03C55" w14:paraId="670E0CF4" w14:textId="77777777">
        <w:trPr>
          <w:cantSplit/>
          <w:jc w:val="center"/>
        </w:trPr>
        <w:tc>
          <w:tcPr>
            <w:tcW w:w="1951" w:type="dxa"/>
          </w:tcPr>
          <w:p w14:paraId="2786BA67" w14:textId="77777777" w:rsidR="007A1F44" w:rsidRPr="00A03C55" w:rsidRDefault="007A1F44" w:rsidP="00A0052B">
            <w:pPr>
              <w:pStyle w:val="TableEntry"/>
              <w:rPr>
                <w:noProof w:val="0"/>
              </w:rPr>
            </w:pPr>
            <w:r w:rsidRPr="00A03C55">
              <w:rPr>
                <w:noProof w:val="0"/>
              </w:rPr>
              <w:t>---</w:t>
            </w:r>
          </w:p>
        </w:tc>
        <w:tc>
          <w:tcPr>
            <w:tcW w:w="3544" w:type="dxa"/>
          </w:tcPr>
          <w:p w14:paraId="76A9C0BB" w14:textId="77777777" w:rsidR="007A1F44" w:rsidRPr="00A03C55" w:rsidRDefault="007A1F44">
            <w:pPr>
              <w:pStyle w:val="TableEntry"/>
              <w:rPr>
                <w:noProof w:val="0"/>
              </w:rPr>
            </w:pPr>
            <w:r w:rsidRPr="00A03C55">
              <w:rPr>
                <w:noProof w:val="0"/>
              </w:rPr>
              <w:t>--- INSURANCE begin</w:t>
            </w:r>
          </w:p>
        </w:tc>
        <w:tc>
          <w:tcPr>
            <w:tcW w:w="971" w:type="dxa"/>
          </w:tcPr>
          <w:p w14:paraId="6953B26D" w14:textId="77777777" w:rsidR="007A1F44" w:rsidRPr="00A03C55" w:rsidRDefault="007A1F44">
            <w:pPr>
              <w:pStyle w:val="TableEntry"/>
              <w:jc w:val="center"/>
              <w:rPr>
                <w:noProof w:val="0"/>
              </w:rPr>
            </w:pPr>
            <w:r w:rsidRPr="00A03C55">
              <w:rPr>
                <w:noProof w:val="0"/>
              </w:rPr>
              <w:t>O</w:t>
            </w:r>
          </w:p>
        </w:tc>
        <w:tc>
          <w:tcPr>
            <w:tcW w:w="872" w:type="dxa"/>
          </w:tcPr>
          <w:p w14:paraId="4AF10066" w14:textId="77777777" w:rsidR="007A1F44" w:rsidRPr="00A03C55" w:rsidRDefault="007A1F44">
            <w:pPr>
              <w:pStyle w:val="TableEntry"/>
              <w:jc w:val="center"/>
              <w:rPr>
                <w:noProof w:val="0"/>
              </w:rPr>
            </w:pPr>
            <w:r w:rsidRPr="00A03C55">
              <w:rPr>
                <w:noProof w:val="0"/>
              </w:rPr>
              <w:t>[0..*]</w:t>
            </w:r>
          </w:p>
        </w:tc>
        <w:tc>
          <w:tcPr>
            <w:tcW w:w="1701" w:type="dxa"/>
          </w:tcPr>
          <w:p w14:paraId="1AA92C1D" w14:textId="77777777" w:rsidR="007A1F44" w:rsidRPr="00A03C55" w:rsidRDefault="007A1F44">
            <w:pPr>
              <w:pStyle w:val="TableEntry"/>
              <w:jc w:val="center"/>
              <w:rPr>
                <w:noProof w:val="0"/>
              </w:rPr>
            </w:pPr>
          </w:p>
        </w:tc>
      </w:tr>
      <w:tr w:rsidR="007A1F44" w:rsidRPr="00A03C55" w14:paraId="6B9CCABB" w14:textId="77777777">
        <w:trPr>
          <w:cantSplit/>
          <w:jc w:val="center"/>
        </w:trPr>
        <w:tc>
          <w:tcPr>
            <w:tcW w:w="1951" w:type="dxa"/>
          </w:tcPr>
          <w:p w14:paraId="2113E43A" w14:textId="77777777" w:rsidR="007A1F44" w:rsidRPr="00A03C55" w:rsidRDefault="007A1F44" w:rsidP="00A0052B">
            <w:pPr>
              <w:pStyle w:val="TableEntry"/>
              <w:rPr>
                <w:noProof w:val="0"/>
              </w:rPr>
            </w:pPr>
            <w:r w:rsidRPr="00A03C55">
              <w:rPr>
                <w:noProof w:val="0"/>
              </w:rPr>
              <w:t xml:space="preserve">  IN1</w:t>
            </w:r>
          </w:p>
        </w:tc>
        <w:tc>
          <w:tcPr>
            <w:tcW w:w="3544" w:type="dxa"/>
          </w:tcPr>
          <w:p w14:paraId="13275B04" w14:textId="77777777" w:rsidR="007A1F44" w:rsidRPr="00A03C55" w:rsidRDefault="007A1F44">
            <w:pPr>
              <w:pStyle w:val="TableEntry"/>
              <w:rPr>
                <w:noProof w:val="0"/>
              </w:rPr>
            </w:pPr>
            <w:r w:rsidRPr="00A03C55">
              <w:rPr>
                <w:noProof w:val="0"/>
              </w:rPr>
              <w:t>Insurance</w:t>
            </w:r>
          </w:p>
        </w:tc>
        <w:tc>
          <w:tcPr>
            <w:tcW w:w="971" w:type="dxa"/>
          </w:tcPr>
          <w:p w14:paraId="67DB690A" w14:textId="77777777" w:rsidR="007A1F44" w:rsidRPr="00A03C55" w:rsidRDefault="007A1F44">
            <w:pPr>
              <w:pStyle w:val="TableEntry"/>
              <w:jc w:val="center"/>
              <w:rPr>
                <w:noProof w:val="0"/>
              </w:rPr>
            </w:pPr>
            <w:r w:rsidRPr="00A03C55">
              <w:rPr>
                <w:noProof w:val="0"/>
              </w:rPr>
              <w:t>R</w:t>
            </w:r>
          </w:p>
        </w:tc>
        <w:tc>
          <w:tcPr>
            <w:tcW w:w="872" w:type="dxa"/>
          </w:tcPr>
          <w:p w14:paraId="67599480" w14:textId="77777777" w:rsidR="007A1F44" w:rsidRPr="00A03C55" w:rsidRDefault="007A1F44">
            <w:pPr>
              <w:pStyle w:val="TableEntry"/>
              <w:jc w:val="center"/>
              <w:rPr>
                <w:noProof w:val="0"/>
              </w:rPr>
            </w:pPr>
            <w:r w:rsidRPr="00A03C55">
              <w:rPr>
                <w:noProof w:val="0"/>
              </w:rPr>
              <w:t>[1..1]</w:t>
            </w:r>
          </w:p>
        </w:tc>
        <w:tc>
          <w:tcPr>
            <w:tcW w:w="1701" w:type="dxa"/>
          </w:tcPr>
          <w:p w14:paraId="72A2D39B" w14:textId="77777777" w:rsidR="007A1F44" w:rsidRPr="00A03C55" w:rsidRDefault="007A1F44">
            <w:pPr>
              <w:pStyle w:val="TableEntry"/>
              <w:jc w:val="center"/>
              <w:rPr>
                <w:noProof w:val="0"/>
              </w:rPr>
            </w:pPr>
            <w:r w:rsidRPr="00A03C55">
              <w:rPr>
                <w:noProof w:val="0"/>
              </w:rPr>
              <w:t>6</w:t>
            </w:r>
          </w:p>
        </w:tc>
      </w:tr>
      <w:tr w:rsidR="007A1F44" w:rsidRPr="00A03C55" w14:paraId="5F8FD5D8" w14:textId="77777777">
        <w:trPr>
          <w:cantSplit/>
          <w:jc w:val="center"/>
        </w:trPr>
        <w:tc>
          <w:tcPr>
            <w:tcW w:w="1951" w:type="dxa"/>
          </w:tcPr>
          <w:p w14:paraId="791A57A6" w14:textId="77777777" w:rsidR="007A1F44" w:rsidRPr="00A03C55" w:rsidRDefault="007A1F44" w:rsidP="00A0052B">
            <w:pPr>
              <w:pStyle w:val="TableEntry"/>
              <w:rPr>
                <w:noProof w:val="0"/>
              </w:rPr>
            </w:pPr>
            <w:r w:rsidRPr="00A03C55">
              <w:rPr>
                <w:noProof w:val="0"/>
              </w:rPr>
              <w:t xml:space="preserve">  IN2</w:t>
            </w:r>
          </w:p>
        </w:tc>
        <w:tc>
          <w:tcPr>
            <w:tcW w:w="3544" w:type="dxa"/>
          </w:tcPr>
          <w:p w14:paraId="02A174EB" w14:textId="77777777" w:rsidR="007A1F44" w:rsidRPr="00A03C55" w:rsidRDefault="007A1F44">
            <w:pPr>
              <w:pStyle w:val="TableEntry"/>
              <w:rPr>
                <w:noProof w:val="0"/>
              </w:rPr>
            </w:pPr>
            <w:r w:rsidRPr="00A03C55">
              <w:rPr>
                <w:noProof w:val="0"/>
              </w:rPr>
              <w:t>Insurance Additional Info.</w:t>
            </w:r>
          </w:p>
        </w:tc>
        <w:tc>
          <w:tcPr>
            <w:tcW w:w="971" w:type="dxa"/>
          </w:tcPr>
          <w:p w14:paraId="070F075C" w14:textId="77777777" w:rsidR="007A1F44" w:rsidRPr="00A03C55" w:rsidRDefault="007A1F44">
            <w:pPr>
              <w:pStyle w:val="TableEntry"/>
              <w:jc w:val="center"/>
              <w:rPr>
                <w:noProof w:val="0"/>
              </w:rPr>
            </w:pPr>
            <w:r w:rsidRPr="00A03C55">
              <w:rPr>
                <w:noProof w:val="0"/>
              </w:rPr>
              <w:t>O</w:t>
            </w:r>
          </w:p>
        </w:tc>
        <w:tc>
          <w:tcPr>
            <w:tcW w:w="872" w:type="dxa"/>
          </w:tcPr>
          <w:p w14:paraId="6699F970" w14:textId="77777777" w:rsidR="007A1F44" w:rsidRPr="00A03C55" w:rsidRDefault="007A1F44">
            <w:pPr>
              <w:pStyle w:val="TableEntry"/>
              <w:jc w:val="center"/>
              <w:rPr>
                <w:noProof w:val="0"/>
              </w:rPr>
            </w:pPr>
            <w:r w:rsidRPr="00A03C55">
              <w:rPr>
                <w:noProof w:val="0"/>
              </w:rPr>
              <w:t>[0..1]</w:t>
            </w:r>
          </w:p>
        </w:tc>
        <w:tc>
          <w:tcPr>
            <w:tcW w:w="1701" w:type="dxa"/>
          </w:tcPr>
          <w:p w14:paraId="3C03242E" w14:textId="77777777" w:rsidR="007A1F44" w:rsidRPr="00A03C55" w:rsidRDefault="007A1F44">
            <w:pPr>
              <w:pStyle w:val="TableEntry"/>
              <w:jc w:val="center"/>
              <w:rPr>
                <w:noProof w:val="0"/>
              </w:rPr>
            </w:pPr>
            <w:r w:rsidRPr="00A03C55">
              <w:rPr>
                <w:noProof w:val="0"/>
              </w:rPr>
              <w:t>6</w:t>
            </w:r>
          </w:p>
        </w:tc>
      </w:tr>
      <w:tr w:rsidR="007A1F44" w:rsidRPr="00A03C55" w14:paraId="42C32EF6" w14:textId="77777777">
        <w:trPr>
          <w:cantSplit/>
          <w:jc w:val="center"/>
        </w:trPr>
        <w:tc>
          <w:tcPr>
            <w:tcW w:w="1951" w:type="dxa"/>
          </w:tcPr>
          <w:p w14:paraId="2C0BB735" w14:textId="77777777" w:rsidR="007A1F44" w:rsidRPr="00A03C55" w:rsidRDefault="007A1F44" w:rsidP="00A0052B">
            <w:pPr>
              <w:pStyle w:val="TableEntry"/>
              <w:rPr>
                <w:noProof w:val="0"/>
              </w:rPr>
            </w:pPr>
            <w:r w:rsidRPr="00A03C55">
              <w:rPr>
                <w:noProof w:val="0"/>
              </w:rPr>
              <w:t xml:space="preserve">  IN3 </w:t>
            </w:r>
          </w:p>
        </w:tc>
        <w:tc>
          <w:tcPr>
            <w:tcW w:w="3544" w:type="dxa"/>
          </w:tcPr>
          <w:p w14:paraId="588029C5" w14:textId="77777777" w:rsidR="007A1F44" w:rsidRPr="00A03C55" w:rsidRDefault="007A1F44">
            <w:pPr>
              <w:pStyle w:val="TableEntry"/>
              <w:rPr>
                <w:noProof w:val="0"/>
              </w:rPr>
            </w:pPr>
            <w:r w:rsidRPr="00A03C55">
              <w:rPr>
                <w:noProof w:val="0"/>
              </w:rPr>
              <w:t>Insurance Additional Info - Cert.</w:t>
            </w:r>
          </w:p>
        </w:tc>
        <w:tc>
          <w:tcPr>
            <w:tcW w:w="971" w:type="dxa"/>
          </w:tcPr>
          <w:p w14:paraId="47CF4947" w14:textId="77777777" w:rsidR="007A1F44" w:rsidRPr="00A03C55" w:rsidRDefault="007A1F44">
            <w:pPr>
              <w:pStyle w:val="TableEntry"/>
              <w:jc w:val="center"/>
              <w:rPr>
                <w:noProof w:val="0"/>
              </w:rPr>
            </w:pPr>
            <w:r w:rsidRPr="00A03C55">
              <w:rPr>
                <w:noProof w:val="0"/>
              </w:rPr>
              <w:t>O</w:t>
            </w:r>
          </w:p>
        </w:tc>
        <w:tc>
          <w:tcPr>
            <w:tcW w:w="872" w:type="dxa"/>
          </w:tcPr>
          <w:p w14:paraId="763AF30B" w14:textId="77777777" w:rsidR="007A1F44" w:rsidRPr="00A03C55" w:rsidRDefault="007A1F44">
            <w:pPr>
              <w:pStyle w:val="TableEntry"/>
              <w:jc w:val="center"/>
              <w:rPr>
                <w:noProof w:val="0"/>
              </w:rPr>
            </w:pPr>
            <w:r w:rsidRPr="00A03C55">
              <w:rPr>
                <w:noProof w:val="0"/>
              </w:rPr>
              <w:t>[0..1]</w:t>
            </w:r>
          </w:p>
        </w:tc>
        <w:tc>
          <w:tcPr>
            <w:tcW w:w="1701" w:type="dxa"/>
          </w:tcPr>
          <w:p w14:paraId="4E8AED6C" w14:textId="77777777" w:rsidR="007A1F44" w:rsidRPr="00A03C55" w:rsidRDefault="007A1F44">
            <w:pPr>
              <w:pStyle w:val="TableEntry"/>
              <w:jc w:val="center"/>
              <w:rPr>
                <w:noProof w:val="0"/>
              </w:rPr>
            </w:pPr>
            <w:r w:rsidRPr="00A03C55">
              <w:rPr>
                <w:noProof w:val="0"/>
              </w:rPr>
              <w:t>6</w:t>
            </w:r>
          </w:p>
        </w:tc>
      </w:tr>
      <w:tr w:rsidR="007A1F44" w:rsidRPr="00A03C55" w14:paraId="4660E6AB" w14:textId="77777777">
        <w:trPr>
          <w:cantSplit/>
          <w:jc w:val="center"/>
        </w:trPr>
        <w:tc>
          <w:tcPr>
            <w:tcW w:w="1951" w:type="dxa"/>
          </w:tcPr>
          <w:p w14:paraId="54ED6E54" w14:textId="77777777" w:rsidR="007A1F44" w:rsidRPr="00A03C55" w:rsidRDefault="007A1F44" w:rsidP="00A0052B">
            <w:pPr>
              <w:pStyle w:val="TableEntry"/>
              <w:rPr>
                <w:noProof w:val="0"/>
              </w:rPr>
            </w:pPr>
            <w:r w:rsidRPr="00A03C55">
              <w:rPr>
                <w:noProof w:val="0"/>
              </w:rPr>
              <w:t xml:space="preserve">  ROL</w:t>
            </w:r>
          </w:p>
        </w:tc>
        <w:tc>
          <w:tcPr>
            <w:tcW w:w="3544" w:type="dxa"/>
          </w:tcPr>
          <w:p w14:paraId="33AE79FD" w14:textId="77777777" w:rsidR="007A1F44" w:rsidRPr="00A03C55" w:rsidRDefault="007A1F44">
            <w:pPr>
              <w:pStyle w:val="TableEntry"/>
              <w:rPr>
                <w:noProof w:val="0"/>
              </w:rPr>
            </w:pPr>
            <w:r w:rsidRPr="00A03C55">
              <w:rPr>
                <w:noProof w:val="0"/>
              </w:rPr>
              <w:t>Role</w:t>
            </w:r>
          </w:p>
        </w:tc>
        <w:tc>
          <w:tcPr>
            <w:tcW w:w="971" w:type="dxa"/>
          </w:tcPr>
          <w:p w14:paraId="478AA0D9" w14:textId="77777777" w:rsidR="007A1F44" w:rsidRPr="00A03C55" w:rsidRDefault="007A1F44">
            <w:pPr>
              <w:pStyle w:val="TableEntry"/>
              <w:jc w:val="center"/>
              <w:rPr>
                <w:noProof w:val="0"/>
              </w:rPr>
            </w:pPr>
            <w:r w:rsidRPr="00A03C55">
              <w:rPr>
                <w:noProof w:val="0"/>
              </w:rPr>
              <w:t>O</w:t>
            </w:r>
          </w:p>
        </w:tc>
        <w:tc>
          <w:tcPr>
            <w:tcW w:w="872" w:type="dxa"/>
          </w:tcPr>
          <w:p w14:paraId="2C4978AE" w14:textId="77777777" w:rsidR="007A1F44" w:rsidRPr="00A03C55" w:rsidRDefault="007A1F44">
            <w:pPr>
              <w:pStyle w:val="TableEntry"/>
              <w:jc w:val="center"/>
              <w:rPr>
                <w:noProof w:val="0"/>
              </w:rPr>
            </w:pPr>
            <w:r w:rsidRPr="00A03C55">
              <w:rPr>
                <w:noProof w:val="0"/>
              </w:rPr>
              <w:t>[0..*]</w:t>
            </w:r>
          </w:p>
        </w:tc>
        <w:tc>
          <w:tcPr>
            <w:tcW w:w="1701" w:type="dxa"/>
          </w:tcPr>
          <w:p w14:paraId="19A76881" w14:textId="77777777" w:rsidR="007A1F44" w:rsidRPr="00A03C55" w:rsidRDefault="007A1F44">
            <w:pPr>
              <w:pStyle w:val="TableEntry"/>
              <w:jc w:val="center"/>
              <w:rPr>
                <w:noProof w:val="0"/>
              </w:rPr>
            </w:pPr>
            <w:r w:rsidRPr="00A03C55">
              <w:rPr>
                <w:noProof w:val="0"/>
              </w:rPr>
              <w:t>15</w:t>
            </w:r>
          </w:p>
        </w:tc>
      </w:tr>
      <w:tr w:rsidR="007A1F44" w:rsidRPr="00A03C55" w14:paraId="0BEB9EA5" w14:textId="77777777">
        <w:trPr>
          <w:cantSplit/>
          <w:jc w:val="center"/>
        </w:trPr>
        <w:tc>
          <w:tcPr>
            <w:tcW w:w="1951" w:type="dxa"/>
          </w:tcPr>
          <w:p w14:paraId="0E7E04BE" w14:textId="77777777" w:rsidR="007A1F44" w:rsidRPr="00A03C55" w:rsidRDefault="007A1F44" w:rsidP="00A0052B">
            <w:pPr>
              <w:pStyle w:val="TableEntry"/>
              <w:rPr>
                <w:noProof w:val="0"/>
              </w:rPr>
            </w:pPr>
            <w:r w:rsidRPr="00A03C55">
              <w:rPr>
                <w:noProof w:val="0"/>
              </w:rPr>
              <w:t>---</w:t>
            </w:r>
          </w:p>
        </w:tc>
        <w:tc>
          <w:tcPr>
            <w:tcW w:w="3544" w:type="dxa"/>
          </w:tcPr>
          <w:p w14:paraId="13889F9A" w14:textId="77777777" w:rsidR="007A1F44" w:rsidRPr="00A03C55" w:rsidRDefault="007A1F44">
            <w:pPr>
              <w:pStyle w:val="TableEntry"/>
              <w:rPr>
                <w:noProof w:val="0"/>
              </w:rPr>
            </w:pPr>
            <w:r w:rsidRPr="00A03C55">
              <w:rPr>
                <w:noProof w:val="0"/>
              </w:rPr>
              <w:t>--- INSURANCE end</w:t>
            </w:r>
          </w:p>
        </w:tc>
        <w:tc>
          <w:tcPr>
            <w:tcW w:w="971" w:type="dxa"/>
          </w:tcPr>
          <w:p w14:paraId="7B5FA1B8" w14:textId="77777777" w:rsidR="007A1F44" w:rsidRPr="00A03C55" w:rsidRDefault="007A1F44">
            <w:pPr>
              <w:pStyle w:val="TableEntry"/>
              <w:jc w:val="center"/>
              <w:rPr>
                <w:noProof w:val="0"/>
              </w:rPr>
            </w:pPr>
          </w:p>
        </w:tc>
        <w:tc>
          <w:tcPr>
            <w:tcW w:w="872" w:type="dxa"/>
          </w:tcPr>
          <w:p w14:paraId="1ECC1AB0" w14:textId="77777777" w:rsidR="007A1F44" w:rsidRPr="00A03C55" w:rsidRDefault="007A1F44">
            <w:pPr>
              <w:pStyle w:val="TableEntry"/>
              <w:jc w:val="center"/>
              <w:rPr>
                <w:noProof w:val="0"/>
              </w:rPr>
            </w:pPr>
          </w:p>
        </w:tc>
        <w:tc>
          <w:tcPr>
            <w:tcW w:w="1701" w:type="dxa"/>
          </w:tcPr>
          <w:p w14:paraId="17289BBF" w14:textId="77777777" w:rsidR="007A1F44" w:rsidRPr="00A03C55" w:rsidRDefault="007A1F44">
            <w:pPr>
              <w:pStyle w:val="TableEntry"/>
              <w:jc w:val="center"/>
              <w:rPr>
                <w:noProof w:val="0"/>
              </w:rPr>
            </w:pPr>
          </w:p>
        </w:tc>
      </w:tr>
      <w:tr w:rsidR="007A1F44" w:rsidRPr="00A03C55" w14:paraId="50AE2043" w14:textId="77777777">
        <w:trPr>
          <w:cantSplit/>
          <w:jc w:val="center"/>
        </w:trPr>
        <w:tc>
          <w:tcPr>
            <w:tcW w:w="1951" w:type="dxa"/>
          </w:tcPr>
          <w:p w14:paraId="6931D284" w14:textId="77777777" w:rsidR="007A1F44" w:rsidRPr="00A03C55" w:rsidRDefault="007A1F44" w:rsidP="00A0052B">
            <w:pPr>
              <w:pStyle w:val="TableEntry"/>
              <w:rPr>
                <w:noProof w:val="0"/>
              </w:rPr>
            </w:pPr>
            <w:r w:rsidRPr="00A03C55">
              <w:rPr>
                <w:noProof w:val="0"/>
              </w:rPr>
              <w:t>ACC</w:t>
            </w:r>
          </w:p>
        </w:tc>
        <w:tc>
          <w:tcPr>
            <w:tcW w:w="3544" w:type="dxa"/>
          </w:tcPr>
          <w:p w14:paraId="37660318" w14:textId="77777777" w:rsidR="007A1F44" w:rsidRPr="00A03C55" w:rsidRDefault="007A1F44">
            <w:pPr>
              <w:pStyle w:val="TableEntry"/>
              <w:rPr>
                <w:noProof w:val="0"/>
              </w:rPr>
            </w:pPr>
            <w:r w:rsidRPr="00A03C55">
              <w:rPr>
                <w:noProof w:val="0"/>
              </w:rPr>
              <w:t xml:space="preserve">Accident Information </w:t>
            </w:r>
          </w:p>
        </w:tc>
        <w:tc>
          <w:tcPr>
            <w:tcW w:w="971" w:type="dxa"/>
          </w:tcPr>
          <w:p w14:paraId="5F919432" w14:textId="77777777" w:rsidR="007A1F44" w:rsidRPr="00A03C55" w:rsidRDefault="007A1F44">
            <w:pPr>
              <w:pStyle w:val="TableEntry"/>
              <w:jc w:val="center"/>
              <w:rPr>
                <w:noProof w:val="0"/>
              </w:rPr>
            </w:pPr>
            <w:r w:rsidRPr="00A03C55">
              <w:rPr>
                <w:noProof w:val="0"/>
              </w:rPr>
              <w:t>O</w:t>
            </w:r>
          </w:p>
        </w:tc>
        <w:tc>
          <w:tcPr>
            <w:tcW w:w="872" w:type="dxa"/>
          </w:tcPr>
          <w:p w14:paraId="6EEF3241" w14:textId="77777777" w:rsidR="007A1F44" w:rsidRPr="00A03C55" w:rsidRDefault="007A1F44">
            <w:pPr>
              <w:pStyle w:val="TableEntry"/>
              <w:jc w:val="center"/>
              <w:rPr>
                <w:noProof w:val="0"/>
              </w:rPr>
            </w:pPr>
            <w:r w:rsidRPr="00A03C55">
              <w:rPr>
                <w:noProof w:val="0"/>
              </w:rPr>
              <w:t>[0..1]</w:t>
            </w:r>
          </w:p>
        </w:tc>
        <w:tc>
          <w:tcPr>
            <w:tcW w:w="1701" w:type="dxa"/>
          </w:tcPr>
          <w:p w14:paraId="6967DDA0" w14:textId="77777777" w:rsidR="007A1F44" w:rsidRPr="00A03C55" w:rsidRDefault="007A1F44">
            <w:pPr>
              <w:pStyle w:val="TableEntry"/>
              <w:jc w:val="center"/>
              <w:rPr>
                <w:noProof w:val="0"/>
              </w:rPr>
            </w:pPr>
            <w:r w:rsidRPr="00A03C55">
              <w:rPr>
                <w:noProof w:val="0"/>
              </w:rPr>
              <w:t>6</w:t>
            </w:r>
          </w:p>
        </w:tc>
      </w:tr>
      <w:tr w:rsidR="007A1F44" w:rsidRPr="00A03C55" w14:paraId="0C43731D" w14:textId="77777777">
        <w:trPr>
          <w:cantSplit/>
          <w:jc w:val="center"/>
        </w:trPr>
        <w:tc>
          <w:tcPr>
            <w:tcW w:w="1951" w:type="dxa"/>
          </w:tcPr>
          <w:p w14:paraId="43187BB6" w14:textId="77777777" w:rsidR="007A1F44" w:rsidRPr="00A03C55" w:rsidRDefault="007A1F44" w:rsidP="00A0052B">
            <w:pPr>
              <w:pStyle w:val="TableEntry"/>
              <w:rPr>
                <w:noProof w:val="0"/>
              </w:rPr>
            </w:pPr>
            <w:r w:rsidRPr="00A03C55">
              <w:rPr>
                <w:noProof w:val="0"/>
              </w:rPr>
              <w:t>UB1</w:t>
            </w:r>
          </w:p>
        </w:tc>
        <w:tc>
          <w:tcPr>
            <w:tcW w:w="3544" w:type="dxa"/>
          </w:tcPr>
          <w:p w14:paraId="1D4ED900" w14:textId="77777777" w:rsidR="007A1F44" w:rsidRPr="00A03C55" w:rsidRDefault="007A1F44">
            <w:pPr>
              <w:pStyle w:val="TableEntry"/>
              <w:rPr>
                <w:noProof w:val="0"/>
              </w:rPr>
            </w:pPr>
            <w:r w:rsidRPr="00A03C55">
              <w:rPr>
                <w:noProof w:val="0"/>
              </w:rPr>
              <w:t>Universal Bill Information</w:t>
            </w:r>
          </w:p>
        </w:tc>
        <w:tc>
          <w:tcPr>
            <w:tcW w:w="971" w:type="dxa"/>
          </w:tcPr>
          <w:p w14:paraId="74E78D58" w14:textId="77777777" w:rsidR="007A1F44" w:rsidRPr="00A03C55" w:rsidRDefault="007A1F44">
            <w:pPr>
              <w:pStyle w:val="TableEntry"/>
              <w:jc w:val="center"/>
              <w:rPr>
                <w:noProof w:val="0"/>
              </w:rPr>
            </w:pPr>
            <w:r w:rsidRPr="00A03C55">
              <w:rPr>
                <w:noProof w:val="0"/>
              </w:rPr>
              <w:t>O</w:t>
            </w:r>
          </w:p>
        </w:tc>
        <w:tc>
          <w:tcPr>
            <w:tcW w:w="872" w:type="dxa"/>
          </w:tcPr>
          <w:p w14:paraId="72265995" w14:textId="77777777" w:rsidR="007A1F44" w:rsidRPr="00A03C55" w:rsidRDefault="007A1F44">
            <w:pPr>
              <w:pStyle w:val="TableEntry"/>
              <w:jc w:val="center"/>
              <w:rPr>
                <w:noProof w:val="0"/>
              </w:rPr>
            </w:pPr>
            <w:r w:rsidRPr="00A03C55">
              <w:rPr>
                <w:noProof w:val="0"/>
              </w:rPr>
              <w:t>[0..1]</w:t>
            </w:r>
          </w:p>
        </w:tc>
        <w:tc>
          <w:tcPr>
            <w:tcW w:w="1701" w:type="dxa"/>
          </w:tcPr>
          <w:p w14:paraId="4447A9A2" w14:textId="77777777" w:rsidR="007A1F44" w:rsidRPr="00A03C55" w:rsidRDefault="007A1F44">
            <w:pPr>
              <w:pStyle w:val="TableEntry"/>
              <w:jc w:val="center"/>
              <w:rPr>
                <w:noProof w:val="0"/>
              </w:rPr>
            </w:pPr>
            <w:r w:rsidRPr="00A03C55">
              <w:rPr>
                <w:noProof w:val="0"/>
              </w:rPr>
              <w:t>6</w:t>
            </w:r>
          </w:p>
        </w:tc>
      </w:tr>
      <w:tr w:rsidR="007A1F44" w:rsidRPr="00A03C55" w14:paraId="7FE5C039" w14:textId="77777777">
        <w:trPr>
          <w:cantSplit/>
          <w:jc w:val="center"/>
        </w:trPr>
        <w:tc>
          <w:tcPr>
            <w:tcW w:w="1951" w:type="dxa"/>
          </w:tcPr>
          <w:p w14:paraId="12A3C90C" w14:textId="77777777" w:rsidR="007A1F44" w:rsidRPr="00A03C55" w:rsidRDefault="007A1F44" w:rsidP="00A0052B">
            <w:pPr>
              <w:pStyle w:val="TableEntry"/>
              <w:rPr>
                <w:noProof w:val="0"/>
              </w:rPr>
            </w:pPr>
            <w:r w:rsidRPr="00A03C55">
              <w:rPr>
                <w:noProof w:val="0"/>
              </w:rPr>
              <w:t>UB2</w:t>
            </w:r>
          </w:p>
        </w:tc>
        <w:tc>
          <w:tcPr>
            <w:tcW w:w="3544" w:type="dxa"/>
          </w:tcPr>
          <w:p w14:paraId="30649CF7" w14:textId="77777777" w:rsidR="007A1F44" w:rsidRPr="00A03C55" w:rsidRDefault="007A1F44">
            <w:pPr>
              <w:pStyle w:val="TableEntry"/>
              <w:rPr>
                <w:noProof w:val="0"/>
              </w:rPr>
            </w:pPr>
            <w:r w:rsidRPr="00A03C55">
              <w:rPr>
                <w:noProof w:val="0"/>
              </w:rPr>
              <w:t>Universal Bill 92 Information</w:t>
            </w:r>
          </w:p>
        </w:tc>
        <w:tc>
          <w:tcPr>
            <w:tcW w:w="971" w:type="dxa"/>
          </w:tcPr>
          <w:p w14:paraId="1EE66DC6" w14:textId="77777777" w:rsidR="007A1F44" w:rsidRPr="00A03C55" w:rsidRDefault="007A1F44">
            <w:pPr>
              <w:pStyle w:val="TableEntry"/>
              <w:jc w:val="center"/>
              <w:rPr>
                <w:noProof w:val="0"/>
              </w:rPr>
            </w:pPr>
            <w:r w:rsidRPr="00A03C55">
              <w:rPr>
                <w:noProof w:val="0"/>
              </w:rPr>
              <w:t>O</w:t>
            </w:r>
          </w:p>
        </w:tc>
        <w:tc>
          <w:tcPr>
            <w:tcW w:w="872" w:type="dxa"/>
          </w:tcPr>
          <w:p w14:paraId="090E07B2" w14:textId="77777777" w:rsidR="007A1F44" w:rsidRPr="00A03C55" w:rsidRDefault="007A1F44">
            <w:pPr>
              <w:pStyle w:val="TableEntry"/>
              <w:jc w:val="center"/>
              <w:rPr>
                <w:noProof w:val="0"/>
              </w:rPr>
            </w:pPr>
            <w:r w:rsidRPr="00A03C55">
              <w:rPr>
                <w:noProof w:val="0"/>
              </w:rPr>
              <w:t>[0..1]</w:t>
            </w:r>
          </w:p>
        </w:tc>
        <w:tc>
          <w:tcPr>
            <w:tcW w:w="1701" w:type="dxa"/>
          </w:tcPr>
          <w:p w14:paraId="7A49E511" w14:textId="77777777" w:rsidR="007A1F44" w:rsidRPr="00A03C55" w:rsidRDefault="007A1F44">
            <w:pPr>
              <w:pStyle w:val="TableEntry"/>
              <w:jc w:val="center"/>
              <w:rPr>
                <w:noProof w:val="0"/>
              </w:rPr>
            </w:pPr>
            <w:r w:rsidRPr="00A03C55">
              <w:rPr>
                <w:noProof w:val="0"/>
              </w:rPr>
              <w:t>6</w:t>
            </w:r>
          </w:p>
        </w:tc>
      </w:tr>
    </w:tbl>
    <w:p w14:paraId="2C0C3F1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48" w:name="_Toc174249115"/>
      <w:r w:rsidRPr="00A03C55">
        <w:rPr>
          <w:noProof w:val="0"/>
        </w:rPr>
        <w:t>Comments on segment usage</w:t>
      </w:r>
      <w:bookmarkEnd w:id="248"/>
    </w:p>
    <w:p w14:paraId="6CDC72D3" w14:textId="77777777" w:rsidR="007A1F44" w:rsidRPr="00A03C55" w:rsidRDefault="007A1F44">
      <w:r w:rsidRPr="00A03C55">
        <w:t>The ROL segment following the PID/PD1 segments is used to communicate “person level” providers having an ongoing relationship with the patient, such as “family health care provider” and “primary care provider”.</w:t>
      </w:r>
    </w:p>
    <w:p w14:paraId="602DE7F6" w14:textId="77777777" w:rsidR="007A1F44" w:rsidRPr="00A03C55" w:rsidRDefault="007A1F44">
      <w:r w:rsidRPr="00A03C55">
        <w:t>The PV1 segment in this message is required in the HL7 message structure, but it is a pseudo PV1 carrying the only required field PV1-2 “Patient Class” with the value “N” meaning “Not applicable”. This message does not convey any visit information.</w:t>
      </w:r>
    </w:p>
    <w:p w14:paraId="5C28A401" w14:textId="77777777" w:rsidR="007A1F44" w:rsidRPr="00A03C55" w:rsidRDefault="007A1F44">
      <w:r w:rsidRPr="00A03C55">
        <w:lastRenderedPageBreak/>
        <w:t>The PV2 segment is not supported here, for the same reason.</w:t>
      </w:r>
    </w:p>
    <w:p w14:paraId="1E2899D3" w14:textId="77777777" w:rsidR="007A1F44" w:rsidRPr="00A03C55" w:rsidRDefault="007A1F44">
      <w:r w:rsidRPr="00A03C55">
        <w:t>The ROL segment following the PV1/PV2 segments is not supported here, for the same reason.</w:t>
      </w:r>
    </w:p>
    <w:p w14:paraId="16A1F6DE" w14:textId="77777777" w:rsidR="007A1F44" w:rsidRPr="00A03C55" w:rsidRDefault="007A1F44">
      <w:r w:rsidRPr="00A03C55">
        <w:t>One or more OBX segments may be present to carry “permanent observations” such as the patient weight or height.</w:t>
      </w:r>
    </w:p>
    <w:p w14:paraId="5E885380" w14:textId="77777777" w:rsidR="007A1F44" w:rsidRPr="00A03C55" w:rsidRDefault="007A1F44">
      <w:r w:rsidRPr="00A03C55">
        <w:t>The ROL segment following the IN1/IN2/IN3 segments serves to communicate providers related to a specific insurance carrier.</w:t>
      </w:r>
    </w:p>
    <w:p w14:paraId="2EF83FD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49" w:name="_Toc174249116"/>
      <w:r w:rsidRPr="00A03C55">
        <w:rPr>
          <w:noProof w:val="0"/>
        </w:rPr>
        <w:t>Expected actions</w:t>
      </w:r>
      <w:bookmarkEnd w:id="249"/>
    </w:p>
    <w:p w14:paraId="04B551D4" w14:textId="77777777" w:rsidR="007A1F44" w:rsidRPr="00A03C55" w:rsidRDefault="007A1F44">
      <w:r w:rsidRPr="00A03C55">
        <w:t>The receiver shall add this new patient to its database, and shall report the result of this operation (success / error) in an acknowledgment message returned to the sender.</w:t>
      </w:r>
    </w:p>
    <w:p w14:paraId="3B10F321"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50" w:name="_Toc174249117"/>
      <w:bookmarkStart w:id="251" w:name="_Toc398544148"/>
      <w:r w:rsidRPr="00A03C55">
        <w:rPr>
          <w:noProof w:val="0"/>
        </w:rPr>
        <w:t>Update patient information - ADT^A31^ADT_A05</w:t>
      </w:r>
      <w:bookmarkEnd w:id="250"/>
      <w:bookmarkEnd w:id="251"/>
    </w:p>
    <w:p w14:paraId="144C0CE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2" w:name="_Toc174249118"/>
      <w:r w:rsidRPr="00A03C55">
        <w:rPr>
          <w:noProof w:val="0"/>
        </w:rPr>
        <w:t>Trigger Event</w:t>
      </w:r>
      <w:bookmarkEnd w:id="252"/>
    </w:p>
    <w:p w14:paraId="44980AE7" w14:textId="77777777" w:rsidR="007A1F44" w:rsidRPr="00A03C55" w:rsidRDefault="007A1F44">
      <w:r w:rsidRPr="00A03C55">
        <w:t>This message is sent by a Patient Demographics Supplier to a Patient Demographics Consumer to update the demographics of an existing patient.</w:t>
      </w:r>
    </w:p>
    <w:p w14:paraId="17E72BF8" w14:textId="77777777" w:rsidR="007A1F44" w:rsidRPr="00A03C55" w:rsidRDefault="007A1F44">
      <w:r w:rsidRPr="00A03C55">
        <w:t xml:space="preserve">MSH-9 is valued </w:t>
      </w:r>
      <w:r w:rsidRPr="00A03C55">
        <w:rPr>
          <w:b/>
          <w:bCs/>
        </w:rPr>
        <w:t>ADT^A31^ADT_A05</w:t>
      </w:r>
      <w:r w:rsidRPr="00A03C55">
        <w:t>.</w:t>
      </w:r>
    </w:p>
    <w:p w14:paraId="1A8E79B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3" w:name="_Toc174249119"/>
      <w:r w:rsidRPr="00A03C55">
        <w:rPr>
          <w:noProof w:val="0"/>
        </w:rPr>
        <w:t>Message Static Definition</w:t>
      </w:r>
      <w:bookmarkEnd w:id="253"/>
    </w:p>
    <w:p w14:paraId="4E266DA9" w14:textId="77777777" w:rsidR="007A1F44" w:rsidRPr="00A03C55" w:rsidRDefault="007A1F44">
      <w:pPr>
        <w:pStyle w:val="TableTitle"/>
        <w:rPr>
          <w:noProof w:val="0"/>
        </w:rPr>
      </w:pPr>
      <w:r w:rsidRPr="00A03C55">
        <w:rPr>
          <w:noProof w:val="0"/>
        </w:rPr>
        <w:t>Table 3.30-10: Static definition of ADT^A31^ADT_A05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9BA2FEE" w14:textId="77777777" w:rsidTr="00B6518F">
        <w:trPr>
          <w:tblHeader/>
          <w:jc w:val="center"/>
        </w:trPr>
        <w:tc>
          <w:tcPr>
            <w:tcW w:w="1951" w:type="dxa"/>
            <w:shd w:val="clear" w:color="auto" w:fill="D9D9D9"/>
          </w:tcPr>
          <w:p w14:paraId="3349D2BF"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226C7D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4CE91BA"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3B94CA2"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6BDC84F" w14:textId="77777777" w:rsidR="007A1F44" w:rsidRPr="00A03C55" w:rsidRDefault="007A1F44" w:rsidP="00A53067">
            <w:pPr>
              <w:pStyle w:val="TableEntryHeader"/>
              <w:rPr>
                <w:noProof w:val="0"/>
              </w:rPr>
            </w:pPr>
            <w:r w:rsidRPr="00A03C55">
              <w:rPr>
                <w:noProof w:val="0"/>
              </w:rPr>
              <w:t>HL7 chapter</w:t>
            </w:r>
          </w:p>
        </w:tc>
      </w:tr>
      <w:tr w:rsidR="007A1F44" w:rsidRPr="00A03C55" w14:paraId="18B91116" w14:textId="77777777">
        <w:trPr>
          <w:cantSplit/>
          <w:jc w:val="center"/>
        </w:trPr>
        <w:tc>
          <w:tcPr>
            <w:tcW w:w="1951" w:type="dxa"/>
          </w:tcPr>
          <w:p w14:paraId="36CD7DE6" w14:textId="77777777" w:rsidR="007A1F44" w:rsidRPr="00A03C55" w:rsidRDefault="007A1F44" w:rsidP="00A0052B">
            <w:pPr>
              <w:pStyle w:val="TableEntry"/>
              <w:rPr>
                <w:noProof w:val="0"/>
              </w:rPr>
            </w:pPr>
            <w:r w:rsidRPr="00A03C55">
              <w:rPr>
                <w:noProof w:val="0"/>
              </w:rPr>
              <w:t>MSH</w:t>
            </w:r>
          </w:p>
        </w:tc>
        <w:tc>
          <w:tcPr>
            <w:tcW w:w="3544" w:type="dxa"/>
          </w:tcPr>
          <w:p w14:paraId="0463C27D" w14:textId="77777777" w:rsidR="007A1F44" w:rsidRPr="00A03C55" w:rsidRDefault="007A1F44">
            <w:pPr>
              <w:pStyle w:val="TableEntry"/>
              <w:rPr>
                <w:noProof w:val="0"/>
              </w:rPr>
            </w:pPr>
            <w:r w:rsidRPr="00A03C55">
              <w:rPr>
                <w:noProof w:val="0"/>
              </w:rPr>
              <w:t>Message Header</w:t>
            </w:r>
          </w:p>
        </w:tc>
        <w:tc>
          <w:tcPr>
            <w:tcW w:w="971" w:type="dxa"/>
          </w:tcPr>
          <w:p w14:paraId="0228F866" w14:textId="77777777" w:rsidR="007A1F44" w:rsidRPr="00A03C55" w:rsidRDefault="007A1F44">
            <w:pPr>
              <w:pStyle w:val="TableEntry"/>
              <w:jc w:val="center"/>
              <w:rPr>
                <w:noProof w:val="0"/>
              </w:rPr>
            </w:pPr>
            <w:r w:rsidRPr="00A03C55">
              <w:rPr>
                <w:noProof w:val="0"/>
              </w:rPr>
              <w:t>R</w:t>
            </w:r>
          </w:p>
        </w:tc>
        <w:tc>
          <w:tcPr>
            <w:tcW w:w="872" w:type="dxa"/>
          </w:tcPr>
          <w:p w14:paraId="78CE235D" w14:textId="77777777" w:rsidR="007A1F44" w:rsidRPr="00A03C55" w:rsidRDefault="007A1F44">
            <w:pPr>
              <w:pStyle w:val="TableEntry"/>
              <w:jc w:val="center"/>
              <w:rPr>
                <w:noProof w:val="0"/>
              </w:rPr>
            </w:pPr>
            <w:r w:rsidRPr="00A03C55">
              <w:rPr>
                <w:noProof w:val="0"/>
              </w:rPr>
              <w:t>[1..1]</w:t>
            </w:r>
          </w:p>
        </w:tc>
        <w:tc>
          <w:tcPr>
            <w:tcW w:w="1701" w:type="dxa"/>
          </w:tcPr>
          <w:p w14:paraId="172F9D7A" w14:textId="77777777" w:rsidR="007A1F44" w:rsidRPr="00A03C55" w:rsidRDefault="007A1F44">
            <w:pPr>
              <w:pStyle w:val="TableEntry"/>
              <w:jc w:val="center"/>
              <w:rPr>
                <w:noProof w:val="0"/>
              </w:rPr>
            </w:pPr>
            <w:r w:rsidRPr="00A03C55">
              <w:rPr>
                <w:noProof w:val="0"/>
              </w:rPr>
              <w:t>2</w:t>
            </w:r>
          </w:p>
        </w:tc>
      </w:tr>
      <w:tr w:rsidR="007A1F44" w:rsidRPr="00A03C55" w14:paraId="5114395E" w14:textId="77777777">
        <w:trPr>
          <w:cantSplit/>
          <w:jc w:val="center"/>
        </w:trPr>
        <w:tc>
          <w:tcPr>
            <w:tcW w:w="1951" w:type="dxa"/>
          </w:tcPr>
          <w:p w14:paraId="0ED14293" w14:textId="77777777" w:rsidR="007A1F44" w:rsidRPr="00A03C55" w:rsidRDefault="007A1F44">
            <w:pPr>
              <w:pStyle w:val="TableEntry"/>
              <w:rPr>
                <w:noProof w:val="0"/>
              </w:rPr>
            </w:pPr>
            <w:r w:rsidRPr="00A03C55">
              <w:rPr>
                <w:noProof w:val="0"/>
              </w:rPr>
              <w:t>SFT</w:t>
            </w:r>
          </w:p>
        </w:tc>
        <w:tc>
          <w:tcPr>
            <w:tcW w:w="3544" w:type="dxa"/>
          </w:tcPr>
          <w:p w14:paraId="0CF3C31E" w14:textId="77777777" w:rsidR="007A1F44" w:rsidRPr="00A03C55" w:rsidRDefault="007A1F44">
            <w:pPr>
              <w:pStyle w:val="TableEntry"/>
              <w:rPr>
                <w:noProof w:val="0"/>
              </w:rPr>
            </w:pPr>
            <w:r w:rsidRPr="00A03C55">
              <w:rPr>
                <w:noProof w:val="0"/>
              </w:rPr>
              <w:t>Software Segment</w:t>
            </w:r>
          </w:p>
        </w:tc>
        <w:tc>
          <w:tcPr>
            <w:tcW w:w="971" w:type="dxa"/>
          </w:tcPr>
          <w:p w14:paraId="7E9114D6" w14:textId="77777777" w:rsidR="007A1F44" w:rsidRPr="00A03C55" w:rsidRDefault="007A1F44">
            <w:pPr>
              <w:pStyle w:val="TableEntry"/>
              <w:jc w:val="center"/>
              <w:rPr>
                <w:noProof w:val="0"/>
              </w:rPr>
            </w:pPr>
            <w:r w:rsidRPr="00A03C55">
              <w:rPr>
                <w:noProof w:val="0"/>
              </w:rPr>
              <w:t>O</w:t>
            </w:r>
          </w:p>
        </w:tc>
        <w:tc>
          <w:tcPr>
            <w:tcW w:w="872" w:type="dxa"/>
          </w:tcPr>
          <w:p w14:paraId="1ED945C3" w14:textId="77777777" w:rsidR="007A1F44" w:rsidRPr="00A03C55" w:rsidRDefault="007A1F44">
            <w:pPr>
              <w:pStyle w:val="TableEntry"/>
              <w:jc w:val="center"/>
              <w:rPr>
                <w:noProof w:val="0"/>
              </w:rPr>
            </w:pPr>
            <w:r w:rsidRPr="00A03C55">
              <w:rPr>
                <w:noProof w:val="0"/>
              </w:rPr>
              <w:t>[0..*]</w:t>
            </w:r>
          </w:p>
        </w:tc>
        <w:tc>
          <w:tcPr>
            <w:tcW w:w="1701" w:type="dxa"/>
          </w:tcPr>
          <w:p w14:paraId="10561299" w14:textId="77777777" w:rsidR="007A1F44" w:rsidRPr="00A03C55" w:rsidRDefault="007A1F44">
            <w:pPr>
              <w:pStyle w:val="TableEntry"/>
              <w:jc w:val="center"/>
              <w:rPr>
                <w:noProof w:val="0"/>
              </w:rPr>
            </w:pPr>
            <w:r w:rsidRPr="00A03C55">
              <w:rPr>
                <w:noProof w:val="0"/>
              </w:rPr>
              <w:t>2</w:t>
            </w:r>
          </w:p>
        </w:tc>
      </w:tr>
      <w:tr w:rsidR="007A1F44" w:rsidRPr="00A03C55" w14:paraId="210DCA37" w14:textId="77777777">
        <w:trPr>
          <w:cantSplit/>
          <w:jc w:val="center"/>
        </w:trPr>
        <w:tc>
          <w:tcPr>
            <w:tcW w:w="1951" w:type="dxa"/>
          </w:tcPr>
          <w:p w14:paraId="0FE9B76C" w14:textId="77777777" w:rsidR="007A1F44" w:rsidRPr="00A03C55" w:rsidRDefault="007A1F44">
            <w:pPr>
              <w:pStyle w:val="TableEntry"/>
              <w:rPr>
                <w:noProof w:val="0"/>
              </w:rPr>
            </w:pPr>
            <w:r w:rsidRPr="00A03C55">
              <w:rPr>
                <w:noProof w:val="0"/>
              </w:rPr>
              <w:t>EVN</w:t>
            </w:r>
          </w:p>
        </w:tc>
        <w:tc>
          <w:tcPr>
            <w:tcW w:w="3544" w:type="dxa"/>
          </w:tcPr>
          <w:p w14:paraId="142E6FC5" w14:textId="77777777" w:rsidR="007A1F44" w:rsidRPr="00A03C55" w:rsidRDefault="007A1F44">
            <w:pPr>
              <w:pStyle w:val="TableEntry"/>
              <w:rPr>
                <w:noProof w:val="0"/>
              </w:rPr>
            </w:pPr>
            <w:r w:rsidRPr="00A03C55">
              <w:rPr>
                <w:noProof w:val="0"/>
              </w:rPr>
              <w:t>Event Type</w:t>
            </w:r>
          </w:p>
        </w:tc>
        <w:tc>
          <w:tcPr>
            <w:tcW w:w="971" w:type="dxa"/>
          </w:tcPr>
          <w:p w14:paraId="5482A19F" w14:textId="77777777" w:rsidR="007A1F44" w:rsidRPr="00A03C55" w:rsidRDefault="007A1F44">
            <w:pPr>
              <w:pStyle w:val="TableEntry"/>
              <w:jc w:val="center"/>
              <w:rPr>
                <w:noProof w:val="0"/>
              </w:rPr>
            </w:pPr>
            <w:r w:rsidRPr="00A03C55">
              <w:rPr>
                <w:noProof w:val="0"/>
              </w:rPr>
              <w:t>R</w:t>
            </w:r>
          </w:p>
        </w:tc>
        <w:tc>
          <w:tcPr>
            <w:tcW w:w="872" w:type="dxa"/>
          </w:tcPr>
          <w:p w14:paraId="327F2E6C" w14:textId="77777777" w:rsidR="007A1F44" w:rsidRPr="00A03C55" w:rsidRDefault="007A1F44">
            <w:pPr>
              <w:pStyle w:val="TableEntry"/>
              <w:jc w:val="center"/>
              <w:rPr>
                <w:noProof w:val="0"/>
              </w:rPr>
            </w:pPr>
            <w:r w:rsidRPr="00A03C55">
              <w:rPr>
                <w:noProof w:val="0"/>
              </w:rPr>
              <w:t>[1..1]</w:t>
            </w:r>
          </w:p>
        </w:tc>
        <w:tc>
          <w:tcPr>
            <w:tcW w:w="1701" w:type="dxa"/>
          </w:tcPr>
          <w:p w14:paraId="5424C105" w14:textId="77777777" w:rsidR="007A1F44" w:rsidRPr="00A03C55" w:rsidRDefault="007A1F44">
            <w:pPr>
              <w:pStyle w:val="TableEntry"/>
              <w:jc w:val="center"/>
              <w:rPr>
                <w:noProof w:val="0"/>
              </w:rPr>
            </w:pPr>
            <w:r w:rsidRPr="00A03C55">
              <w:rPr>
                <w:noProof w:val="0"/>
              </w:rPr>
              <w:t>2</w:t>
            </w:r>
          </w:p>
        </w:tc>
      </w:tr>
      <w:tr w:rsidR="007A1F44" w:rsidRPr="00A03C55" w14:paraId="4C0246F7" w14:textId="77777777">
        <w:trPr>
          <w:cantSplit/>
          <w:jc w:val="center"/>
        </w:trPr>
        <w:tc>
          <w:tcPr>
            <w:tcW w:w="1951" w:type="dxa"/>
          </w:tcPr>
          <w:p w14:paraId="29135AF3" w14:textId="77777777" w:rsidR="007A1F44" w:rsidRPr="00A03C55" w:rsidRDefault="007A1F44">
            <w:pPr>
              <w:pStyle w:val="TableEntry"/>
              <w:rPr>
                <w:noProof w:val="0"/>
              </w:rPr>
            </w:pPr>
            <w:r w:rsidRPr="00A03C55">
              <w:rPr>
                <w:noProof w:val="0"/>
              </w:rPr>
              <w:t>PID</w:t>
            </w:r>
          </w:p>
        </w:tc>
        <w:tc>
          <w:tcPr>
            <w:tcW w:w="3544" w:type="dxa"/>
          </w:tcPr>
          <w:p w14:paraId="6694F43E" w14:textId="77777777" w:rsidR="007A1F44" w:rsidRPr="00A03C55" w:rsidRDefault="007A1F44">
            <w:pPr>
              <w:pStyle w:val="TableEntry"/>
              <w:rPr>
                <w:noProof w:val="0"/>
              </w:rPr>
            </w:pPr>
            <w:r w:rsidRPr="00A03C55">
              <w:rPr>
                <w:noProof w:val="0"/>
              </w:rPr>
              <w:t>Patient Identification</w:t>
            </w:r>
          </w:p>
        </w:tc>
        <w:tc>
          <w:tcPr>
            <w:tcW w:w="971" w:type="dxa"/>
          </w:tcPr>
          <w:p w14:paraId="7B6AD1CD" w14:textId="77777777" w:rsidR="007A1F44" w:rsidRPr="00A03C55" w:rsidRDefault="007A1F44">
            <w:pPr>
              <w:pStyle w:val="TableEntry"/>
              <w:jc w:val="center"/>
              <w:rPr>
                <w:noProof w:val="0"/>
              </w:rPr>
            </w:pPr>
            <w:r w:rsidRPr="00A03C55">
              <w:rPr>
                <w:noProof w:val="0"/>
              </w:rPr>
              <w:t>R</w:t>
            </w:r>
          </w:p>
        </w:tc>
        <w:tc>
          <w:tcPr>
            <w:tcW w:w="872" w:type="dxa"/>
          </w:tcPr>
          <w:p w14:paraId="4BFF9929" w14:textId="77777777" w:rsidR="007A1F44" w:rsidRPr="00A03C55" w:rsidRDefault="007A1F44">
            <w:pPr>
              <w:pStyle w:val="TableEntry"/>
              <w:jc w:val="center"/>
              <w:rPr>
                <w:noProof w:val="0"/>
              </w:rPr>
            </w:pPr>
            <w:r w:rsidRPr="00A03C55">
              <w:rPr>
                <w:noProof w:val="0"/>
              </w:rPr>
              <w:t>[1..1]</w:t>
            </w:r>
          </w:p>
        </w:tc>
        <w:tc>
          <w:tcPr>
            <w:tcW w:w="1701" w:type="dxa"/>
          </w:tcPr>
          <w:p w14:paraId="27A3A51E" w14:textId="77777777" w:rsidR="007A1F44" w:rsidRPr="00A03C55" w:rsidRDefault="007A1F44">
            <w:pPr>
              <w:pStyle w:val="TableEntry"/>
              <w:jc w:val="center"/>
              <w:rPr>
                <w:noProof w:val="0"/>
              </w:rPr>
            </w:pPr>
            <w:r w:rsidRPr="00A03C55">
              <w:rPr>
                <w:noProof w:val="0"/>
              </w:rPr>
              <w:t>3</w:t>
            </w:r>
          </w:p>
        </w:tc>
      </w:tr>
      <w:tr w:rsidR="007A1F44" w:rsidRPr="00A03C55" w14:paraId="036D7008" w14:textId="77777777">
        <w:trPr>
          <w:cantSplit/>
          <w:jc w:val="center"/>
        </w:trPr>
        <w:tc>
          <w:tcPr>
            <w:tcW w:w="1951" w:type="dxa"/>
          </w:tcPr>
          <w:p w14:paraId="0E694E1F" w14:textId="77777777" w:rsidR="007A1F44" w:rsidRPr="00A03C55" w:rsidRDefault="007A1F44">
            <w:pPr>
              <w:pStyle w:val="TableEntry"/>
              <w:rPr>
                <w:noProof w:val="0"/>
              </w:rPr>
            </w:pPr>
            <w:r w:rsidRPr="00A03C55">
              <w:rPr>
                <w:noProof w:val="0"/>
              </w:rPr>
              <w:t>PD1</w:t>
            </w:r>
          </w:p>
        </w:tc>
        <w:tc>
          <w:tcPr>
            <w:tcW w:w="3544" w:type="dxa"/>
          </w:tcPr>
          <w:p w14:paraId="78E6AD50" w14:textId="77777777" w:rsidR="007A1F44" w:rsidRPr="00A03C55" w:rsidRDefault="007A1F44">
            <w:pPr>
              <w:pStyle w:val="TableEntry"/>
              <w:rPr>
                <w:noProof w:val="0"/>
              </w:rPr>
            </w:pPr>
            <w:r w:rsidRPr="00A03C55">
              <w:rPr>
                <w:noProof w:val="0"/>
              </w:rPr>
              <w:t>Additional Demographics</w:t>
            </w:r>
          </w:p>
        </w:tc>
        <w:tc>
          <w:tcPr>
            <w:tcW w:w="971" w:type="dxa"/>
          </w:tcPr>
          <w:p w14:paraId="4493BCCA" w14:textId="77777777" w:rsidR="007A1F44" w:rsidRPr="00A03C55" w:rsidRDefault="007A1F44">
            <w:pPr>
              <w:pStyle w:val="TableEntry"/>
              <w:jc w:val="center"/>
              <w:rPr>
                <w:noProof w:val="0"/>
              </w:rPr>
            </w:pPr>
            <w:r w:rsidRPr="00A03C55">
              <w:rPr>
                <w:noProof w:val="0"/>
              </w:rPr>
              <w:t>O</w:t>
            </w:r>
          </w:p>
        </w:tc>
        <w:tc>
          <w:tcPr>
            <w:tcW w:w="872" w:type="dxa"/>
          </w:tcPr>
          <w:p w14:paraId="72BE6C6B" w14:textId="77777777" w:rsidR="007A1F44" w:rsidRPr="00A03C55" w:rsidRDefault="007A1F44">
            <w:pPr>
              <w:pStyle w:val="TableEntry"/>
              <w:jc w:val="center"/>
              <w:rPr>
                <w:noProof w:val="0"/>
              </w:rPr>
            </w:pPr>
            <w:r w:rsidRPr="00A03C55">
              <w:rPr>
                <w:noProof w:val="0"/>
              </w:rPr>
              <w:t>[0..1]</w:t>
            </w:r>
          </w:p>
        </w:tc>
        <w:tc>
          <w:tcPr>
            <w:tcW w:w="1701" w:type="dxa"/>
          </w:tcPr>
          <w:p w14:paraId="0E523950" w14:textId="77777777" w:rsidR="007A1F44" w:rsidRPr="00A03C55" w:rsidRDefault="007A1F44">
            <w:pPr>
              <w:pStyle w:val="TableEntry"/>
              <w:jc w:val="center"/>
              <w:rPr>
                <w:noProof w:val="0"/>
              </w:rPr>
            </w:pPr>
            <w:r w:rsidRPr="00A03C55">
              <w:rPr>
                <w:noProof w:val="0"/>
              </w:rPr>
              <w:t>3</w:t>
            </w:r>
          </w:p>
        </w:tc>
      </w:tr>
      <w:tr w:rsidR="007A1F44" w:rsidRPr="00A03C55" w14:paraId="6C0D287E" w14:textId="77777777">
        <w:trPr>
          <w:cantSplit/>
          <w:jc w:val="center"/>
        </w:trPr>
        <w:tc>
          <w:tcPr>
            <w:tcW w:w="1951" w:type="dxa"/>
          </w:tcPr>
          <w:p w14:paraId="186F9EB4" w14:textId="77777777" w:rsidR="007A1F44" w:rsidRPr="00A03C55" w:rsidRDefault="007A1F44" w:rsidP="00A0052B">
            <w:pPr>
              <w:pStyle w:val="TableEntry"/>
              <w:rPr>
                <w:noProof w:val="0"/>
              </w:rPr>
            </w:pPr>
            <w:r w:rsidRPr="00A03C55">
              <w:rPr>
                <w:noProof w:val="0"/>
              </w:rPr>
              <w:t>ROL</w:t>
            </w:r>
          </w:p>
        </w:tc>
        <w:tc>
          <w:tcPr>
            <w:tcW w:w="3544" w:type="dxa"/>
          </w:tcPr>
          <w:p w14:paraId="0D2810EC" w14:textId="77777777" w:rsidR="007A1F44" w:rsidRPr="00A03C55" w:rsidRDefault="007A1F44">
            <w:pPr>
              <w:pStyle w:val="TableEntry"/>
              <w:rPr>
                <w:noProof w:val="0"/>
              </w:rPr>
            </w:pPr>
            <w:r w:rsidRPr="00A03C55">
              <w:rPr>
                <w:noProof w:val="0"/>
              </w:rPr>
              <w:t>Role</w:t>
            </w:r>
          </w:p>
        </w:tc>
        <w:tc>
          <w:tcPr>
            <w:tcW w:w="971" w:type="dxa"/>
          </w:tcPr>
          <w:p w14:paraId="551DE3AF" w14:textId="77777777" w:rsidR="007A1F44" w:rsidRPr="00A03C55" w:rsidRDefault="007A1F44">
            <w:pPr>
              <w:pStyle w:val="TableEntry"/>
              <w:jc w:val="center"/>
              <w:rPr>
                <w:noProof w:val="0"/>
              </w:rPr>
            </w:pPr>
            <w:r w:rsidRPr="00A03C55">
              <w:rPr>
                <w:noProof w:val="0"/>
              </w:rPr>
              <w:t>O</w:t>
            </w:r>
          </w:p>
        </w:tc>
        <w:tc>
          <w:tcPr>
            <w:tcW w:w="872" w:type="dxa"/>
          </w:tcPr>
          <w:p w14:paraId="76B48205" w14:textId="77777777" w:rsidR="007A1F44" w:rsidRPr="00A03C55" w:rsidRDefault="007A1F44">
            <w:pPr>
              <w:pStyle w:val="TableEntry"/>
              <w:jc w:val="center"/>
              <w:rPr>
                <w:noProof w:val="0"/>
              </w:rPr>
            </w:pPr>
            <w:r w:rsidRPr="00A03C55">
              <w:rPr>
                <w:noProof w:val="0"/>
              </w:rPr>
              <w:t>[0..*]</w:t>
            </w:r>
          </w:p>
        </w:tc>
        <w:tc>
          <w:tcPr>
            <w:tcW w:w="1701" w:type="dxa"/>
          </w:tcPr>
          <w:p w14:paraId="05ECE4AB" w14:textId="77777777" w:rsidR="007A1F44" w:rsidRPr="00A03C55" w:rsidRDefault="007A1F44">
            <w:pPr>
              <w:pStyle w:val="TableEntry"/>
              <w:jc w:val="center"/>
              <w:rPr>
                <w:noProof w:val="0"/>
              </w:rPr>
            </w:pPr>
            <w:r w:rsidRPr="00A03C55">
              <w:rPr>
                <w:noProof w:val="0"/>
              </w:rPr>
              <w:t>15</w:t>
            </w:r>
          </w:p>
        </w:tc>
      </w:tr>
      <w:tr w:rsidR="007A1F44" w:rsidRPr="00A03C55" w14:paraId="39FFE6C7" w14:textId="77777777">
        <w:trPr>
          <w:cantSplit/>
          <w:jc w:val="center"/>
        </w:trPr>
        <w:tc>
          <w:tcPr>
            <w:tcW w:w="1951" w:type="dxa"/>
          </w:tcPr>
          <w:p w14:paraId="4FD768B4" w14:textId="77777777" w:rsidR="007A1F44" w:rsidRPr="00A03C55" w:rsidRDefault="007A1F44" w:rsidP="00A0052B">
            <w:pPr>
              <w:pStyle w:val="TableEntry"/>
              <w:rPr>
                <w:noProof w:val="0"/>
              </w:rPr>
            </w:pPr>
            <w:r w:rsidRPr="00A03C55">
              <w:rPr>
                <w:noProof w:val="0"/>
              </w:rPr>
              <w:t>NK1</w:t>
            </w:r>
          </w:p>
        </w:tc>
        <w:tc>
          <w:tcPr>
            <w:tcW w:w="3544" w:type="dxa"/>
          </w:tcPr>
          <w:p w14:paraId="15D88FD8" w14:textId="77777777" w:rsidR="007A1F44" w:rsidRPr="00A03C55" w:rsidRDefault="007A1F44">
            <w:pPr>
              <w:pStyle w:val="TableEntry"/>
              <w:rPr>
                <w:noProof w:val="0"/>
              </w:rPr>
            </w:pPr>
            <w:r w:rsidRPr="00A03C55">
              <w:rPr>
                <w:noProof w:val="0"/>
              </w:rPr>
              <w:t>Next of Kin / Associated Parties</w:t>
            </w:r>
          </w:p>
        </w:tc>
        <w:tc>
          <w:tcPr>
            <w:tcW w:w="971" w:type="dxa"/>
          </w:tcPr>
          <w:p w14:paraId="30130BC4" w14:textId="77777777" w:rsidR="007A1F44" w:rsidRPr="00A03C55" w:rsidRDefault="007A1F44">
            <w:pPr>
              <w:pStyle w:val="TableEntry"/>
              <w:jc w:val="center"/>
              <w:rPr>
                <w:noProof w:val="0"/>
              </w:rPr>
            </w:pPr>
            <w:r w:rsidRPr="00A03C55">
              <w:rPr>
                <w:noProof w:val="0"/>
              </w:rPr>
              <w:t>O</w:t>
            </w:r>
          </w:p>
        </w:tc>
        <w:tc>
          <w:tcPr>
            <w:tcW w:w="872" w:type="dxa"/>
          </w:tcPr>
          <w:p w14:paraId="65B71DD1" w14:textId="77777777" w:rsidR="007A1F44" w:rsidRPr="00A03C55" w:rsidRDefault="007A1F44">
            <w:pPr>
              <w:pStyle w:val="TableEntry"/>
              <w:jc w:val="center"/>
              <w:rPr>
                <w:noProof w:val="0"/>
              </w:rPr>
            </w:pPr>
            <w:r w:rsidRPr="00A03C55">
              <w:rPr>
                <w:noProof w:val="0"/>
              </w:rPr>
              <w:t>[0..*]</w:t>
            </w:r>
          </w:p>
        </w:tc>
        <w:tc>
          <w:tcPr>
            <w:tcW w:w="1701" w:type="dxa"/>
          </w:tcPr>
          <w:p w14:paraId="3CFFBCEF" w14:textId="77777777" w:rsidR="007A1F44" w:rsidRPr="00A03C55" w:rsidRDefault="007A1F44">
            <w:pPr>
              <w:pStyle w:val="TableEntry"/>
              <w:jc w:val="center"/>
              <w:rPr>
                <w:noProof w:val="0"/>
              </w:rPr>
            </w:pPr>
            <w:r w:rsidRPr="00A03C55">
              <w:rPr>
                <w:noProof w:val="0"/>
              </w:rPr>
              <w:t>3</w:t>
            </w:r>
          </w:p>
        </w:tc>
      </w:tr>
      <w:tr w:rsidR="007A1F44" w:rsidRPr="00A03C55" w14:paraId="7F61FDF8" w14:textId="77777777">
        <w:trPr>
          <w:cantSplit/>
          <w:jc w:val="center"/>
        </w:trPr>
        <w:tc>
          <w:tcPr>
            <w:tcW w:w="1951" w:type="dxa"/>
          </w:tcPr>
          <w:p w14:paraId="294544D9" w14:textId="77777777" w:rsidR="007A1F44" w:rsidRPr="00A03C55" w:rsidRDefault="007A1F44" w:rsidP="00A0052B">
            <w:pPr>
              <w:pStyle w:val="TableEntry"/>
              <w:rPr>
                <w:noProof w:val="0"/>
              </w:rPr>
            </w:pPr>
            <w:r w:rsidRPr="00A03C55">
              <w:rPr>
                <w:noProof w:val="0"/>
              </w:rPr>
              <w:t>PV1</w:t>
            </w:r>
          </w:p>
        </w:tc>
        <w:tc>
          <w:tcPr>
            <w:tcW w:w="3544" w:type="dxa"/>
          </w:tcPr>
          <w:p w14:paraId="616F0987" w14:textId="77777777" w:rsidR="007A1F44" w:rsidRPr="00A03C55" w:rsidRDefault="007A1F44">
            <w:pPr>
              <w:pStyle w:val="TableEntry"/>
              <w:rPr>
                <w:noProof w:val="0"/>
              </w:rPr>
            </w:pPr>
            <w:r w:rsidRPr="00A03C55">
              <w:rPr>
                <w:noProof w:val="0"/>
              </w:rPr>
              <w:t>Patient Visit</w:t>
            </w:r>
          </w:p>
        </w:tc>
        <w:tc>
          <w:tcPr>
            <w:tcW w:w="971" w:type="dxa"/>
          </w:tcPr>
          <w:p w14:paraId="7BCD71EE" w14:textId="77777777" w:rsidR="007A1F44" w:rsidRPr="00A03C55" w:rsidRDefault="007A1F44">
            <w:pPr>
              <w:pStyle w:val="TableEntry"/>
              <w:jc w:val="center"/>
              <w:rPr>
                <w:noProof w:val="0"/>
              </w:rPr>
            </w:pPr>
            <w:r w:rsidRPr="00A03C55">
              <w:rPr>
                <w:noProof w:val="0"/>
              </w:rPr>
              <w:t>R</w:t>
            </w:r>
          </w:p>
        </w:tc>
        <w:tc>
          <w:tcPr>
            <w:tcW w:w="872" w:type="dxa"/>
          </w:tcPr>
          <w:p w14:paraId="1398BB43" w14:textId="77777777" w:rsidR="007A1F44" w:rsidRPr="00A03C55" w:rsidRDefault="007A1F44">
            <w:pPr>
              <w:pStyle w:val="TableEntry"/>
              <w:jc w:val="center"/>
              <w:rPr>
                <w:noProof w:val="0"/>
              </w:rPr>
            </w:pPr>
            <w:r w:rsidRPr="00A03C55">
              <w:rPr>
                <w:noProof w:val="0"/>
              </w:rPr>
              <w:t>[1..1]</w:t>
            </w:r>
          </w:p>
        </w:tc>
        <w:tc>
          <w:tcPr>
            <w:tcW w:w="1701" w:type="dxa"/>
          </w:tcPr>
          <w:p w14:paraId="6554C04C" w14:textId="77777777" w:rsidR="007A1F44" w:rsidRPr="00A03C55" w:rsidRDefault="007A1F44">
            <w:pPr>
              <w:pStyle w:val="TableEntry"/>
              <w:jc w:val="center"/>
              <w:rPr>
                <w:noProof w:val="0"/>
              </w:rPr>
            </w:pPr>
            <w:r w:rsidRPr="00A03C55">
              <w:rPr>
                <w:noProof w:val="0"/>
              </w:rPr>
              <w:t>3</w:t>
            </w:r>
          </w:p>
        </w:tc>
      </w:tr>
      <w:tr w:rsidR="007A1F44" w:rsidRPr="00A03C55" w14:paraId="728FA120" w14:textId="77777777">
        <w:trPr>
          <w:cantSplit/>
          <w:jc w:val="center"/>
        </w:trPr>
        <w:tc>
          <w:tcPr>
            <w:tcW w:w="1951" w:type="dxa"/>
          </w:tcPr>
          <w:p w14:paraId="6D59158B" w14:textId="77777777" w:rsidR="007A1F44" w:rsidRPr="00A03C55" w:rsidRDefault="007A1F44" w:rsidP="00A0052B">
            <w:pPr>
              <w:pStyle w:val="TableEntry"/>
              <w:rPr>
                <w:noProof w:val="0"/>
              </w:rPr>
            </w:pPr>
            <w:r w:rsidRPr="00A03C55">
              <w:rPr>
                <w:noProof w:val="0"/>
              </w:rPr>
              <w:t>PV2</w:t>
            </w:r>
          </w:p>
        </w:tc>
        <w:tc>
          <w:tcPr>
            <w:tcW w:w="3544" w:type="dxa"/>
          </w:tcPr>
          <w:p w14:paraId="0D9C587B" w14:textId="77777777" w:rsidR="007A1F44" w:rsidRPr="00A03C55" w:rsidRDefault="007A1F44">
            <w:pPr>
              <w:pStyle w:val="TableEntry"/>
              <w:rPr>
                <w:noProof w:val="0"/>
              </w:rPr>
            </w:pPr>
            <w:r w:rsidRPr="00A03C55">
              <w:rPr>
                <w:noProof w:val="0"/>
              </w:rPr>
              <w:t>Patient Visit – Additional Info</w:t>
            </w:r>
          </w:p>
        </w:tc>
        <w:tc>
          <w:tcPr>
            <w:tcW w:w="971" w:type="dxa"/>
          </w:tcPr>
          <w:p w14:paraId="41FB1836" w14:textId="77777777" w:rsidR="007A1F44" w:rsidRPr="00A03C55" w:rsidRDefault="007A1F44">
            <w:pPr>
              <w:pStyle w:val="TableEntry"/>
              <w:jc w:val="center"/>
              <w:rPr>
                <w:noProof w:val="0"/>
              </w:rPr>
            </w:pPr>
            <w:r w:rsidRPr="00A03C55">
              <w:rPr>
                <w:noProof w:val="0"/>
              </w:rPr>
              <w:t>X</w:t>
            </w:r>
          </w:p>
        </w:tc>
        <w:tc>
          <w:tcPr>
            <w:tcW w:w="872" w:type="dxa"/>
          </w:tcPr>
          <w:p w14:paraId="58DCABED" w14:textId="77777777" w:rsidR="007A1F44" w:rsidRPr="00A03C55" w:rsidRDefault="007A1F44">
            <w:pPr>
              <w:pStyle w:val="TableEntry"/>
              <w:jc w:val="center"/>
              <w:rPr>
                <w:noProof w:val="0"/>
              </w:rPr>
            </w:pPr>
            <w:r w:rsidRPr="00A03C55">
              <w:rPr>
                <w:noProof w:val="0"/>
              </w:rPr>
              <w:t>[0..0]</w:t>
            </w:r>
          </w:p>
        </w:tc>
        <w:tc>
          <w:tcPr>
            <w:tcW w:w="1701" w:type="dxa"/>
          </w:tcPr>
          <w:p w14:paraId="24BC9AE9" w14:textId="77777777" w:rsidR="007A1F44" w:rsidRPr="00A03C55" w:rsidRDefault="007A1F44">
            <w:pPr>
              <w:pStyle w:val="TableEntry"/>
              <w:jc w:val="center"/>
              <w:rPr>
                <w:noProof w:val="0"/>
              </w:rPr>
            </w:pPr>
            <w:r w:rsidRPr="00A03C55">
              <w:rPr>
                <w:noProof w:val="0"/>
              </w:rPr>
              <w:t>3</w:t>
            </w:r>
          </w:p>
        </w:tc>
      </w:tr>
      <w:tr w:rsidR="007A1F44" w:rsidRPr="00A03C55" w14:paraId="3F1385B4" w14:textId="77777777">
        <w:trPr>
          <w:cantSplit/>
          <w:jc w:val="center"/>
        </w:trPr>
        <w:tc>
          <w:tcPr>
            <w:tcW w:w="1951" w:type="dxa"/>
          </w:tcPr>
          <w:p w14:paraId="0B254995" w14:textId="77777777" w:rsidR="007A1F44" w:rsidRPr="00A03C55" w:rsidRDefault="007A1F44" w:rsidP="00A0052B">
            <w:pPr>
              <w:pStyle w:val="TableEntry"/>
              <w:rPr>
                <w:noProof w:val="0"/>
              </w:rPr>
            </w:pPr>
            <w:r w:rsidRPr="00A03C55">
              <w:rPr>
                <w:noProof w:val="0"/>
              </w:rPr>
              <w:t>ROL</w:t>
            </w:r>
          </w:p>
        </w:tc>
        <w:tc>
          <w:tcPr>
            <w:tcW w:w="3544" w:type="dxa"/>
          </w:tcPr>
          <w:p w14:paraId="30847D78" w14:textId="77777777" w:rsidR="007A1F44" w:rsidRPr="00A03C55" w:rsidRDefault="007A1F44">
            <w:pPr>
              <w:pStyle w:val="TableEntry"/>
              <w:rPr>
                <w:noProof w:val="0"/>
              </w:rPr>
            </w:pPr>
            <w:r w:rsidRPr="00A03C55">
              <w:rPr>
                <w:noProof w:val="0"/>
              </w:rPr>
              <w:t>Role</w:t>
            </w:r>
          </w:p>
        </w:tc>
        <w:tc>
          <w:tcPr>
            <w:tcW w:w="971" w:type="dxa"/>
          </w:tcPr>
          <w:p w14:paraId="65CE421A" w14:textId="77777777" w:rsidR="007A1F44" w:rsidRPr="00A03C55" w:rsidRDefault="007A1F44">
            <w:pPr>
              <w:pStyle w:val="TableEntry"/>
              <w:jc w:val="center"/>
              <w:rPr>
                <w:noProof w:val="0"/>
              </w:rPr>
            </w:pPr>
            <w:r w:rsidRPr="00A03C55">
              <w:rPr>
                <w:noProof w:val="0"/>
              </w:rPr>
              <w:t>O</w:t>
            </w:r>
          </w:p>
        </w:tc>
        <w:tc>
          <w:tcPr>
            <w:tcW w:w="872" w:type="dxa"/>
          </w:tcPr>
          <w:p w14:paraId="34CAD3A9" w14:textId="77777777" w:rsidR="007A1F44" w:rsidRPr="00A03C55" w:rsidRDefault="007A1F44">
            <w:pPr>
              <w:pStyle w:val="TableEntry"/>
              <w:jc w:val="center"/>
              <w:rPr>
                <w:noProof w:val="0"/>
              </w:rPr>
            </w:pPr>
            <w:r w:rsidRPr="00A03C55">
              <w:rPr>
                <w:noProof w:val="0"/>
              </w:rPr>
              <w:t>[0..*]</w:t>
            </w:r>
          </w:p>
        </w:tc>
        <w:tc>
          <w:tcPr>
            <w:tcW w:w="1701" w:type="dxa"/>
          </w:tcPr>
          <w:p w14:paraId="6426C9AB" w14:textId="77777777" w:rsidR="007A1F44" w:rsidRPr="00A03C55" w:rsidRDefault="007A1F44">
            <w:pPr>
              <w:pStyle w:val="TableEntry"/>
              <w:jc w:val="center"/>
              <w:rPr>
                <w:noProof w:val="0"/>
              </w:rPr>
            </w:pPr>
            <w:r w:rsidRPr="00A03C55">
              <w:rPr>
                <w:noProof w:val="0"/>
              </w:rPr>
              <w:t>15</w:t>
            </w:r>
          </w:p>
        </w:tc>
      </w:tr>
      <w:tr w:rsidR="007A1F44" w:rsidRPr="00A03C55" w14:paraId="72482C5F" w14:textId="77777777">
        <w:trPr>
          <w:cantSplit/>
          <w:jc w:val="center"/>
        </w:trPr>
        <w:tc>
          <w:tcPr>
            <w:tcW w:w="1951" w:type="dxa"/>
          </w:tcPr>
          <w:p w14:paraId="6AFD2966" w14:textId="77777777" w:rsidR="007A1F44" w:rsidRPr="00A03C55" w:rsidRDefault="007A1F44" w:rsidP="00A0052B">
            <w:pPr>
              <w:pStyle w:val="TableEntry"/>
              <w:rPr>
                <w:noProof w:val="0"/>
              </w:rPr>
            </w:pPr>
            <w:r w:rsidRPr="00A03C55">
              <w:rPr>
                <w:noProof w:val="0"/>
              </w:rPr>
              <w:t>DB1</w:t>
            </w:r>
          </w:p>
        </w:tc>
        <w:tc>
          <w:tcPr>
            <w:tcW w:w="3544" w:type="dxa"/>
          </w:tcPr>
          <w:p w14:paraId="0D2A142F" w14:textId="77777777" w:rsidR="007A1F44" w:rsidRPr="00A03C55" w:rsidRDefault="007A1F44">
            <w:pPr>
              <w:pStyle w:val="TableEntry"/>
              <w:rPr>
                <w:noProof w:val="0"/>
              </w:rPr>
            </w:pPr>
            <w:r w:rsidRPr="00A03C55">
              <w:rPr>
                <w:noProof w:val="0"/>
              </w:rPr>
              <w:t>Disability Information</w:t>
            </w:r>
          </w:p>
        </w:tc>
        <w:tc>
          <w:tcPr>
            <w:tcW w:w="971" w:type="dxa"/>
          </w:tcPr>
          <w:p w14:paraId="225518BB" w14:textId="77777777" w:rsidR="007A1F44" w:rsidRPr="00A03C55" w:rsidRDefault="007A1F44">
            <w:pPr>
              <w:pStyle w:val="TableEntry"/>
              <w:jc w:val="center"/>
              <w:rPr>
                <w:noProof w:val="0"/>
              </w:rPr>
            </w:pPr>
            <w:r w:rsidRPr="00A03C55">
              <w:rPr>
                <w:noProof w:val="0"/>
              </w:rPr>
              <w:t>O</w:t>
            </w:r>
          </w:p>
        </w:tc>
        <w:tc>
          <w:tcPr>
            <w:tcW w:w="872" w:type="dxa"/>
          </w:tcPr>
          <w:p w14:paraId="35A2869D" w14:textId="77777777" w:rsidR="007A1F44" w:rsidRPr="00A03C55" w:rsidRDefault="007A1F44">
            <w:pPr>
              <w:pStyle w:val="TableEntry"/>
              <w:jc w:val="center"/>
              <w:rPr>
                <w:noProof w:val="0"/>
              </w:rPr>
            </w:pPr>
            <w:r w:rsidRPr="00A03C55">
              <w:rPr>
                <w:noProof w:val="0"/>
              </w:rPr>
              <w:t>[0..*]</w:t>
            </w:r>
          </w:p>
        </w:tc>
        <w:tc>
          <w:tcPr>
            <w:tcW w:w="1701" w:type="dxa"/>
          </w:tcPr>
          <w:p w14:paraId="37131638" w14:textId="77777777" w:rsidR="007A1F44" w:rsidRPr="00A03C55" w:rsidRDefault="007A1F44">
            <w:pPr>
              <w:pStyle w:val="TableEntry"/>
              <w:jc w:val="center"/>
              <w:rPr>
                <w:noProof w:val="0"/>
              </w:rPr>
            </w:pPr>
            <w:r w:rsidRPr="00A03C55">
              <w:rPr>
                <w:noProof w:val="0"/>
              </w:rPr>
              <w:t>3</w:t>
            </w:r>
          </w:p>
        </w:tc>
      </w:tr>
      <w:tr w:rsidR="007A1F44" w:rsidRPr="00A03C55" w14:paraId="52B88F9D" w14:textId="77777777">
        <w:trPr>
          <w:cantSplit/>
          <w:jc w:val="center"/>
        </w:trPr>
        <w:tc>
          <w:tcPr>
            <w:tcW w:w="1951" w:type="dxa"/>
          </w:tcPr>
          <w:p w14:paraId="55DB2408" w14:textId="77777777" w:rsidR="007A1F44" w:rsidRPr="00A03C55" w:rsidRDefault="007A1F44" w:rsidP="00A0052B">
            <w:pPr>
              <w:pStyle w:val="TableEntry"/>
              <w:rPr>
                <w:noProof w:val="0"/>
              </w:rPr>
            </w:pPr>
            <w:r w:rsidRPr="00A03C55">
              <w:rPr>
                <w:noProof w:val="0"/>
              </w:rPr>
              <w:t>OBX</w:t>
            </w:r>
          </w:p>
        </w:tc>
        <w:tc>
          <w:tcPr>
            <w:tcW w:w="3544" w:type="dxa"/>
          </w:tcPr>
          <w:p w14:paraId="530239EC" w14:textId="77777777" w:rsidR="007A1F44" w:rsidRPr="00A03C55" w:rsidRDefault="007A1F44">
            <w:pPr>
              <w:pStyle w:val="TableEntry"/>
              <w:rPr>
                <w:noProof w:val="0"/>
              </w:rPr>
            </w:pPr>
            <w:r w:rsidRPr="00A03C55">
              <w:rPr>
                <w:noProof w:val="0"/>
              </w:rPr>
              <w:t>Observation/Result</w:t>
            </w:r>
          </w:p>
        </w:tc>
        <w:tc>
          <w:tcPr>
            <w:tcW w:w="971" w:type="dxa"/>
          </w:tcPr>
          <w:p w14:paraId="1774E59C" w14:textId="77777777" w:rsidR="007A1F44" w:rsidRPr="00A03C55" w:rsidRDefault="007A1F44">
            <w:pPr>
              <w:pStyle w:val="TableEntry"/>
              <w:jc w:val="center"/>
              <w:rPr>
                <w:noProof w:val="0"/>
              </w:rPr>
            </w:pPr>
            <w:r w:rsidRPr="00A03C55">
              <w:rPr>
                <w:noProof w:val="0"/>
              </w:rPr>
              <w:t>O</w:t>
            </w:r>
          </w:p>
        </w:tc>
        <w:tc>
          <w:tcPr>
            <w:tcW w:w="872" w:type="dxa"/>
          </w:tcPr>
          <w:p w14:paraId="7A994119" w14:textId="77777777" w:rsidR="007A1F44" w:rsidRPr="00A03C55" w:rsidRDefault="007A1F44">
            <w:pPr>
              <w:pStyle w:val="TableEntry"/>
              <w:jc w:val="center"/>
              <w:rPr>
                <w:noProof w:val="0"/>
              </w:rPr>
            </w:pPr>
            <w:r w:rsidRPr="00A03C55">
              <w:rPr>
                <w:noProof w:val="0"/>
              </w:rPr>
              <w:t>[0..*]</w:t>
            </w:r>
          </w:p>
        </w:tc>
        <w:tc>
          <w:tcPr>
            <w:tcW w:w="1701" w:type="dxa"/>
          </w:tcPr>
          <w:p w14:paraId="64635B75" w14:textId="77777777" w:rsidR="007A1F44" w:rsidRPr="00A03C55" w:rsidRDefault="007A1F44">
            <w:pPr>
              <w:pStyle w:val="TableEntry"/>
              <w:jc w:val="center"/>
              <w:rPr>
                <w:noProof w:val="0"/>
              </w:rPr>
            </w:pPr>
            <w:r w:rsidRPr="00A03C55">
              <w:rPr>
                <w:noProof w:val="0"/>
              </w:rPr>
              <w:t>7</w:t>
            </w:r>
          </w:p>
        </w:tc>
      </w:tr>
      <w:tr w:rsidR="007A1F44" w:rsidRPr="00A03C55" w14:paraId="5B64D863" w14:textId="77777777">
        <w:trPr>
          <w:cantSplit/>
          <w:jc w:val="center"/>
        </w:trPr>
        <w:tc>
          <w:tcPr>
            <w:tcW w:w="1951" w:type="dxa"/>
          </w:tcPr>
          <w:p w14:paraId="0D6A5A65" w14:textId="77777777" w:rsidR="007A1F44" w:rsidRPr="00A03C55" w:rsidRDefault="007A1F44" w:rsidP="00A0052B">
            <w:pPr>
              <w:pStyle w:val="TableEntry"/>
              <w:rPr>
                <w:noProof w:val="0"/>
              </w:rPr>
            </w:pPr>
            <w:r w:rsidRPr="00A03C55">
              <w:rPr>
                <w:noProof w:val="0"/>
              </w:rPr>
              <w:t>AL1</w:t>
            </w:r>
          </w:p>
        </w:tc>
        <w:tc>
          <w:tcPr>
            <w:tcW w:w="3544" w:type="dxa"/>
          </w:tcPr>
          <w:p w14:paraId="441A9ECC" w14:textId="77777777" w:rsidR="007A1F44" w:rsidRPr="00A03C55" w:rsidRDefault="007A1F44">
            <w:pPr>
              <w:pStyle w:val="TableEntry"/>
              <w:rPr>
                <w:noProof w:val="0"/>
              </w:rPr>
            </w:pPr>
            <w:r w:rsidRPr="00A03C55">
              <w:rPr>
                <w:noProof w:val="0"/>
              </w:rPr>
              <w:t>Allergy Information</w:t>
            </w:r>
          </w:p>
        </w:tc>
        <w:tc>
          <w:tcPr>
            <w:tcW w:w="971" w:type="dxa"/>
          </w:tcPr>
          <w:p w14:paraId="4C4AC43C" w14:textId="77777777" w:rsidR="007A1F44" w:rsidRPr="00A03C55" w:rsidRDefault="007A1F44">
            <w:pPr>
              <w:pStyle w:val="TableEntry"/>
              <w:jc w:val="center"/>
              <w:rPr>
                <w:noProof w:val="0"/>
              </w:rPr>
            </w:pPr>
            <w:r w:rsidRPr="00A03C55">
              <w:rPr>
                <w:noProof w:val="0"/>
              </w:rPr>
              <w:t>O</w:t>
            </w:r>
          </w:p>
        </w:tc>
        <w:tc>
          <w:tcPr>
            <w:tcW w:w="872" w:type="dxa"/>
          </w:tcPr>
          <w:p w14:paraId="6B57209D" w14:textId="77777777" w:rsidR="007A1F44" w:rsidRPr="00A03C55" w:rsidRDefault="007A1F44">
            <w:pPr>
              <w:pStyle w:val="TableEntry"/>
              <w:jc w:val="center"/>
              <w:rPr>
                <w:noProof w:val="0"/>
              </w:rPr>
            </w:pPr>
            <w:r w:rsidRPr="00A03C55">
              <w:rPr>
                <w:noProof w:val="0"/>
              </w:rPr>
              <w:t>[0..*]</w:t>
            </w:r>
          </w:p>
        </w:tc>
        <w:tc>
          <w:tcPr>
            <w:tcW w:w="1701" w:type="dxa"/>
          </w:tcPr>
          <w:p w14:paraId="088B19AE" w14:textId="77777777" w:rsidR="007A1F44" w:rsidRPr="00A03C55" w:rsidRDefault="007A1F44">
            <w:pPr>
              <w:pStyle w:val="TableEntry"/>
              <w:jc w:val="center"/>
              <w:rPr>
                <w:noProof w:val="0"/>
              </w:rPr>
            </w:pPr>
            <w:r w:rsidRPr="00A03C55">
              <w:rPr>
                <w:noProof w:val="0"/>
              </w:rPr>
              <w:t>3</w:t>
            </w:r>
          </w:p>
        </w:tc>
      </w:tr>
      <w:tr w:rsidR="007A1F44" w:rsidRPr="00A03C55" w14:paraId="460A75C9" w14:textId="77777777">
        <w:trPr>
          <w:cantSplit/>
          <w:jc w:val="center"/>
        </w:trPr>
        <w:tc>
          <w:tcPr>
            <w:tcW w:w="1951" w:type="dxa"/>
          </w:tcPr>
          <w:p w14:paraId="46CE464D" w14:textId="77777777" w:rsidR="007A1F44" w:rsidRPr="00A03C55" w:rsidRDefault="007A1F44" w:rsidP="00A0052B">
            <w:pPr>
              <w:pStyle w:val="TableEntry"/>
              <w:rPr>
                <w:noProof w:val="0"/>
              </w:rPr>
            </w:pPr>
            <w:r w:rsidRPr="00A03C55">
              <w:rPr>
                <w:noProof w:val="0"/>
              </w:rPr>
              <w:t>DG1</w:t>
            </w:r>
          </w:p>
        </w:tc>
        <w:tc>
          <w:tcPr>
            <w:tcW w:w="3544" w:type="dxa"/>
          </w:tcPr>
          <w:p w14:paraId="726BC6DF" w14:textId="77777777" w:rsidR="007A1F44" w:rsidRPr="00A03C55" w:rsidRDefault="007A1F44">
            <w:pPr>
              <w:pStyle w:val="TableEntry"/>
              <w:rPr>
                <w:noProof w:val="0"/>
              </w:rPr>
            </w:pPr>
            <w:r w:rsidRPr="00A03C55">
              <w:rPr>
                <w:noProof w:val="0"/>
              </w:rPr>
              <w:t>Diagnosis Information</w:t>
            </w:r>
          </w:p>
        </w:tc>
        <w:tc>
          <w:tcPr>
            <w:tcW w:w="971" w:type="dxa"/>
          </w:tcPr>
          <w:p w14:paraId="2BB93D1E" w14:textId="77777777" w:rsidR="007A1F44" w:rsidRPr="00A03C55" w:rsidRDefault="007A1F44">
            <w:pPr>
              <w:pStyle w:val="TableEntry"/>
              <w:jc w:val="center"/>
              <w:rPr>
                <w:noProof w:val="0"/>
              </w:rPr>
            </w:pPr>
            <w:r w:rsidRPr="00A03C55">
              <w:rPr>
                <w:noProof w:val="0"/>
              </w:rPr>
              <w:t>O</w:t>
            </w:r>
          </w:p>
        </w:tc>
        <w:tc>
          <w:tcPr>
            <w:tcW w:w="872" w:type="dxa"/>
          </w:tcPr>
          <w:p w14:paraId="7C6A7525" w14:textId="77777777" w:rsidR="007A1F44" w:rsidRPr="00A03C55" w:rsidRDefault="007A1F44">
            <w:pPr>
              <w:pStyle w:val="TableEntry"/>
              <w:jc w:val="center"/>
              <w:rPr>
                <w:noProof w:val="0"/>
              </w:rPr>
            </w:pPr>
            <w:r w:rsidRPr="00A03C55">
              <w:rPr>
                <w:noProof w:val="0"/>
              </w:rPr>
              <w:t>[0..*]</w:t>
            </w:r>
          </w:p>
        </w:tc>
        <w:tc>
          <w:tcPr>
            <w:tcW w:w="1701" w:type="dxa"/>
          </w:tcPr>
          <w:p w14:paraId="1B1D1710" w14:textId="77777777" w:rsidR="007A1F44" w:rsidRPr="00A03C55" w:rsidRDefault="007A1F44">
            <w:pPr>
              <w:pStyle w:val="TableEntry"/>
              <w:jc w:val="center"/>
              <w:rPr>
                <w:noProof w:val="0"/>
              </w:rPr>
            </w:pPr>
            <w:r w:rsidRPr="00A03C55">
              <w:rPr>
                <w:noProof w:val="0"/>
              </w:rPr>
              <w:t>6</w:t>
            </w:r>
          </w:p>
        </w:tc>
      </w:tr>
      <w:tr w:rsidR="007A1F44" w:rsidRPr="00A03C55" w14:paraId="01686670" w14:textId="77777777">
        <w:trPr>
          <w:cantSplit/>
          <w:jc w:val="center"/>
        </w:trPr>
        <w:tc>
          <w:tcPr>
            <w:tcW w:w="1951" w:type="dxa"/>
          </w:tcPr>
          <w:p w14:paraId="1A5589F9" w14:textId="77777777" w:rsidR="007A1F44" w:rsidRPr="00A03C55" w:rsidRDefault="007A1F44" w:rsidP="00A0052B">
            <w:pPr>
              <w:pStyle w:val="TableEntry"/>
              <w:rPr>
                <w:noProof w:val="0"/>
              </w:rPr>
            </w:pPr>
            <w:r w:rsidRPr="00A03C55">
              <w:rPr>
                <w:noProof w:val="0"/>
              </w:rPr>
              <w:t>DRG</w:t>
            </w:r>
          </w:p>
        </w:tc>
        <w:tc>
          <w:tcPr>
            <w:tcW w:w="3544" w:type="dxa"/>
          </w:tcPr>
          <w:p w14:paraId="5E9AC2CA" w14:textId="77777777" w:rsidR="007A1F44" w:rsidRPr="00A03C55" w:rsidRDefault="007A1F44">
            <w:pPr>
              <w:pStyle w:val="TableEntry"/>
              <w:rPr>
                <w:noProof w:val="0"/>
              </w:rPr>
            </w:pPr>
            <w:r w:rsidRPr="00A03C55">
              <w:rPr>
                <w:noProof w:val="0"/>
              </w:rPr>
              <w:t>Diagnosis Related Group</w:t>
            </w:r>
          </w:p>
        </w:tc>
        <w:tc>
          <w:tcPr>
            <w:tcW w:w="971" w:type="dxa"/>
          </w:tcPr>
          <w:p w14:paraId="722F9519" w14:textId="77777777" w:rsidR="007A1F44" w:rsidRPr="00A03C55" w:rsidRDefault="007A1F44">
            <w:pPr>
              <w:pStyle w:val="TableEntry"/>
              <w:jc w:val="center"/>
              <w:rPr>
                <w:noProof w:val="0"/>
              </w:rPr>
            </w:pPr>
            <w:r w:rsidRPr="00A03C55">
              <w:rPr>
                <w:noProof w:val="0"/>
              </w:rPr>
              <w:t>O</w:t>
            </w:r>
          </w:p>
        </w:tc>
        <w:tc>
          <w:tcPr>
            <w:tcW w:w="872" w:type="dxa"/>
          </w:tcPr>
          <w:p w14:paraId="2677D87E" w14:textId="77777777" w:rsidR="007A1F44" w:rsidRPr="00A03C55" w:rsidRDefault="007A1F44">
            <w:pPr>
              <w:pStyle w:val="TableEntry"/>
              <w:jc w:val="center"/>
              <w:rPr>
                <w:noProof w:val="0"/>
              </w:rPr>
            </w:pPr>
            <w:r w:rsidRPr="00A03C55">
              <w:rPr>
                <w:noProof w:val="0"/>
              </w:rPr>
              <w:t>[0..1]</w:t>
            </w:r>
          </w:p>
        </w:tc>
        <w:tc>
          <w:tcPr>
            <w:tcW w:w="1701" w:type="dxa"/>
          </w:tcPr>
          <w:p w14:paraId="5EB92FB7" w14:textId="77777777" w:rsidR="007A1F44" w:rsidRPr="00A03C55" w:rsidRDefault="007A1F44">
            <w:pPr>
              <w:pStyle w:val="TableEntry"/>
              <w:jc w:val="center"/>
              <w:rPr>
                <w:noProof w:val="0"/>
              </w:rPr>
            </w:pPr>
            <w:r w:rsidRPr="00A03C55">
              <w:rPr>
                <w:noProof w:val="0"/>
              </w:rPr>
              <w:t>6</w:t>
            </w:r>
          </w:p>
        </w:tc>
      </w:tr>
      <w:tr w:rsidR="007A1F44" w:rsidRPr="00A03C55" w14:paraId="34A1D372" w14:textId="77777777">
        <w:trPr>
          <w:cantSplit/>
          <w:jc w:val="center"/>
        </w:trPr>
        <w:tc>
          <w:tcPr>
            <w:tcW w:w="1951" w:type="dxa"/>
          </w:tcPr>
          <w:p w14:paraId="1D2E79D5" w14:textId="77777777" w:rsidR="007A1F44" w:rsidRPr="00A03C55" w:rsidRDefault="007A1F44" w:rsidP="00A0052B">
            <w:pPr>
              <w:pStyle w:val="TableEntry"/>
              <w:rPr>
                <w:noProof w:val="0"/>
              </w:rPr>
            </w:pPr>
            <w:r w:rsidRPr="00A03C55">
              <w:rPr>
                <w:noProof w:val="0"/>
              </w:rPr>
              <w:t>---</w:t>
            </w:r>
          </w:p>
        </w:tc>
        <w:tc>
          <w:tcPr>
            <w:tcW w:w="3544" w:type="dxa"/>
          </w:tcPr>
          <w:p w14:paraId="1B049B20" w14:textId="77777777" w:rsidR="007A1F44" w:rsidRPr="00A03C55" w:rsidRDefault="007A1F44">
            <w:pPr>
              <w:pStyle w:val="TableEntry"/>
              <w:rPr>
                <w:noProof w:val="0"/>
              </w:rPr>
            </w:pPr>
            <w:r w:rsidRPr="00A03C55">
              <w:rPr>
                <w:noProof w:val="0"/>
              </w:rPr>
              <w:t>--- PROCEDURE begin</w:t>
            </w:r>
          </w:p>
        </w:tc>
        <w:tc>
          <w:tcPr>
            <w:tcW w:w="971" w:type="dxa"/>
          </w:tcPr>
          <w:p w14:paraId="1ABFE931" w14:textId="77777777" w:rsidR="007A1F44" w:rsidRPr="00A03C55" w:rsidRDefault="007A1F44">
            <w:pPr>
              <w:pStyle w:val="TableEntry"/>
              <w:jc w:val="center"/>
              <w:rPr>
                <w:noProof w:val="0"/>
              </w:rPr>
            </w:pPr>
            <w:r w:rsidRPr="00A03C55">
              <w:rPr>
                <w:noProof w:val="0"/>
              </w:rPr>
              <w:t>O</w:t>
            </w:r>
          </w:p>
        </w:tc>
        <w:tc>
          <w:tcPr>
            <w:tcW w:w="872" w:type="dxa"/>
          </w:tcPr>
          <w:p w14:paraId="4F61AE5E" w14:textId="77777777" w:rsidR="007A1F44" w:rsidRPr="00A03C55" w:rsidRDefault="007A1F44">
            <w:pPr>
              <w:pStyle w:val="TableEntry"/>
              <w:jc w:val="center"/>
              <w:rPr>
                <w:noProof w:val="0"/>
              </w:rPr>
            </w:pPr>
            <w:r w:rsidRPr="00A03C55">
              <w:rPr>
                <w:noProof w:val="0"/>
              </w:rPr>
              <w:t>[0..*]</w:t>
            </w:r>
          </w:p>
        </w:tc>
        <w:tc>
          <w:tcPr>
            <w:tcW w:w="1701" w:type="dxa"/>
          </w:tcPr>
          <w:p w14:paraId="716B18C3" w14:textId="77777777" w:rsidR="007A1F44" w:rsidRPr="00A03C55" w:rsidRDefault="007A1F44">
            <w:pPr>
              <w:pStyle w:val="TableEntry"/>
              <w:jc w:val="center"/>
              <w:rPr>
                <w:noProof w:val="0"/>
              </w:rPr>
            </w:pPr>
          </w:p>
        </w:tc>
      </w:tr>
      <w:tr w:rsidR="007A1F44" w:rsidRPr="00A03C55" w14:paraId="792F054E" w14:textId="77777777">
        <w:trPr>
          <w:cantSplit/>
          <w:jc w:val="center"/>
        </w:trPr>
        <w:tc>
          <w:tcPr>
            <w:tcW w:w="1951" w:type="dxa"/>
          </w:tcPr>
          <w:p w14:paraId="3F3997C1" w14:textId="77777777" w:rsidR="007A1F44" w:rsidRPr="00A03C55" w:rsidRDefault="007A1F44" w:rsidP="00A0052B">
            <w:pPr>
              <w:pStyle w:val="TableEntry"/>
              <w:rPr>
                <w:noProof w:val="0"/>
              </w:rPr>
            </w:pPr>
            <w:r w:rsidRPr="00A03C55">
              <w:rPr>
                <w:noProof w:val="0"/>
              </w:rPr>
              <w:t xml:space="preserve">  PR1</w:t>
            </w:r>
          </w:p>
        </w:tc>
        <w:tc>
          <w:tcPr>
            <w:tcW w:w="3544" w:type="dxa"/>
          </w:tcPr>
          <w:p w14:paraId="1F7F8AB3" w14:textId="77777777" w:rsidR="007A1F44" w:rsidRPr="00A03C55" w:rsidRDefault="007A1F44">
            <w:pPr>
              <w:pStyle w:val="TableEntry"/>
              <w:rPr>
                <w:noProof w:val="0"/>
              </w:rPr>
            </w:pPr>
            <w:r w:rsidRPr="00A03C55">
              <w:rPr>
                <w:noProof w:val="0"/>
              </w:rPr>
              <w:t>Procedures</w:t>
            </w:r>
          </w:p>
        </w:tc>
        <w:tc>
          <w:tcPr>
            <w:tcW w:w="971" w:type="dxa"/>
          </w:tcPr>
          <w:p w14:paraId="7AF8C8B8" w14:textId="77777777" w:rsidR="007A1F44" w:rsidRPr="00A03C55" w:rsidRDefault="007A1F44">
            <w:pPr>
              <w:pStyle w:val="TableEntry"/>
              <w:jc w:val="center"/>
              <w:rPr>
                <w:noProof w:val="0"/>
              </w:rPr>
            </w:pPr>
            <w:r w:rsidRPr="00A03C55">
              <w:rPr>
                <w:noProof w:val="0"/>
              </w:rPr>
              <w:t>R</w:t>
            </w:r>
          </w:p>
        </w:tc>
        <w:tc>
          <w:tcPr>
            <w:tcW w:w="872" w:type="dxa"/>
          </w:tcPr>
          <w:p w14:paraId="353936ED" w14:textId="77777777" w:rsidR="007A1F44" w:rsidRPr="00A03C55" w:rsidRDefault="007A1F44">
            <w:pPr>
              <w:pStyle w:val="TableEntry"/>
              <w:jc w:val="center"/>
              <w:rPr>
                <w:noProof w:val="0"/>
              </w:rPr>
            </w:pPr>
            <w:r w:rsidRPr="00A03C55">
              <w:rPr>
                <w:noProof w:val="0"/>
              </w:rPr>
              <w:t>[1..1]</w:t>
            </w:r>
          </w:p>
        </w:tc>
        <w:tc>
          <w:tcPr>
            <w:tcW w:w="1701" w:type="dxa"/>
          </w:tcPr>
          <w:p w14:paraId="6EFCF424" w14:textId="77777777" w:rsidR="007A1F44" w:rsidRPr="00A03C55" w:rsidRDefault="007A1F44">
            <w:pPr>
              <w:pStyle w:val="TableEntry"/>
              <w:jc w:val="center"/>
              <w:rPr>
                <w:noProof w:val="0"/>
              </w:rPr>
            </w:pPr>
            <w:r w:rsidRPr="00A03C55">
              <w:rPr>
                <w:noProof w:val="0"/>
              </w:rPr>
              <w:t>6</w:t>
            </w:r>
          </w:p>
        </w:tc>
      </w:tr>
      <w:tr w:rsidR="007A1F44" w:rsidRPr="00A03C55" w14:paraId="077F0547" w14:textId="77777777">
        <w:trPr>
          <w:cantSplit/>
          <w:jc w:val="center"/>
        </w:trPr>
        <w:tc>
          <w:tcPr>
            <w:tcW w:w="1951" w:type="dxa"/>
          </w:tcPr>
          <w:p w14:paraId="1BEB87D6" w14:textId="77777777" w:rsidR="007A1F44" w:rsidRPr="00A03C55" w:rsidRDefault="007A1F44" w:rsidP="00A0052B">
            <w:pPr>
              <w:pStyle w:val="TableEntry"/>
              <w:rPr>
                <w:noProof w:val="0"/>
              </w:rPr>
            </w:pPr>
            <w:r w:rsidRPr="00A03C55">
              <w:rPr>
                <w:noProof w:val="0"/>
              </w:rPr>
              <w:t xml:space="preserve">  ROL</w:t>
            </w:r>
          </w:p>
        </w:tc>
        <w:tc>
          <w:tcPr>
            <w:tcW w:w="3544" w:type="dxa"/>
          </w:tcPr>
          <w:p w14:paraId="35C6D204" w14:textId="77777777" w:rsidR="007A1F44" w:rsidRPr="00A03C55" w:rsidRDefault="007A1F44">
            <w:pPr>
              <w:pStyle w:val="TableEntry"/>
              <w:rPr>
                <w:noProof w:val="0"/>
              </w:rPr>
            </w:pPr>
            <w:r w:rsidRPr="00A03C55">
              <w:rPr>
                <w:noProof w:val="0"/>
              </w:rPr>
              <w:t>Role</w:t>
            </w:r>
          </w:p>
        </w:tc>
        <w:tc>
          <w:tcPr>
            <w:tcW w:w="971" w:type="dxa"/>
          </w:tcPr>
          <w:p w14:paraId="2773C2EA" w14:textId="77777777" w:rsidR="007A1F44" w:rsidRPr="00A03C55" w:rsidRDefault="007A1F44">
            <w:pPr>
              <w:pStyle w:val="TableEntry"/>
              <w:jc w:val="center"/>
              <w:rPr>
                <w:noProof w:val="0"/>
              </w:rPr>
            </w:pPr>
            <w:r w:rsidRPr="00A03C55">
              <w:rPr>
                <w:noProof w:val="0"/>
              </w:rPr>
              <w:t>O</w:t>
            </w:r>
          </w:p>
        </w:tc>
        <w:tc>
          <w:tcPr>
            <w:tcW w:w="872" w:type="dxa"/>
          </w:tcPr>
          <w:p w14:paraId="1F094E39" w14:textId="77777777" w:rsidR="007A1F44" w:rsidRPr="00A03C55" w:rsidRDefault="007A1F44">
            <w:pPr>
              <w:pStyle w:val="TableEntry"/>
              <w:jc w:val="center"/>
              <w:rPr>
                <w:noProof w:val="0"/>
              </w:rPr>
            </w:pPr>
            <w:r w:rsidRPr="00A03C55">
              <w:rPr>
                <w:noProof w:val="0"/>
              </w:rPr>
              <w:t>[0..*]</w:t>
            </w:r>
          </w:p>
        </w:tc>
        <w:tc>
          <w:tcPr>
            <w:tcW w:w="1701" w:type="dxa"/>
          </w:tcPr>
          <w:p w14:paraId="430A918F" w14:textId="77777777" w:rsidR="007A1F44" w:rsidRPr="00A03C55" w:rsidRDefault="007A1F44">
            <w:pPr>
              <w:pStyle w:val="TableEntry"/>
              <w:jc w:val="center"/>
              <w:rPr>
                <w:noProof w:val="0"/>
              </w:rPr>
            </w:pPr>
            <w:r w:rsidRPr="00A03C55">
              <w:rPr>
                <w:noProof w:val="0"/>
              </w:rPr>
              <w:t>15</w:t>
            </w:r>
          </w:p>
        </w:tc>
      </w:tr>
      <w:tr w:rsidR="007A1F44" w:rsidRPr="00A03C55" w14:paraId="78E43219" w14:textId="77777777">
        <w:trPr>
          <w:cantSplit/>
          <w:jc w:val="center"/>
        </w:trPr>
        <w:tc>
          <w:tcPr>
            <w:tcW w:w="1951" w:type="dxa"/>
          </w:tcPr>
          <w:p w14:paraId="2EFA1E9B" w14:textId="77777777" w:rsidR="007A1F44" w:rsidRPr="00A03C55" w:rsidRDefault="007A1F44" w:rsidP="00A0052B">
            <w:pPr>
              <w:pStyle w:val="TableEntry"/>
              <w:rPr>
                <w:noProof w:val="0"/>
              </w:rPr>
            </w:pPr>
            <w:r w:rsidRPr="00A03C55">
              <w:rPr>
                <w:noProof w:val="0"/>
              </w:rPr>
              <w:t>---</w:t>
            </w:r>
          </w:p>
        </w:tc>
        <w:tc>
          <w:tcPr>
            <w:tcW w:w="3544" w:type="dxa"/>
          </w:tcPr>
          <w:p w14:paraId="4C74E16C" w14:textId="77777777" w:rsidR="007A1F44" w:rsidRPr="00A03C55" w:rsidRDefault="007A1F44">
            <w:pPr>
              <w:pStyle w:val="TableEntry"/>
              <w:rPr>
                <w:noProof w:val="0"/>
              </w:rPr>
            </w:pPr>
            <w:r w:rsidRPr="00A03C55">
              <w:rPr>
                <w:noProof w:val="0"/>
              </w:rPr>
              <w:t>--- PROCEDURE end</w:t>
            </w:r>
          </w:p>
        </w:tc>
        <w:tc>
          <w:tcPr>
            <w:tcW w:w="971" w:type="dxa"/>
          </w:tcPr>
          <w:p w14:paraId="3AF8C028" w14:textId="77777777" w:rsidR="007A1F44" w:rsidRPr="00A03C55" w:rsidRDefault="007A1F44">
            <w:pPr>
              <w:pStyle w:val="TableEntry"/>
              <w:jc w:val="center"/>
              <w:rPr>
                <w:noProof w:val="0"/>
              </w:rPr>
            </w:pPr>
          </w:p>
        </w:tc>
        <w:tc>
          <w:tcPr>
            <w:tcW w:w="872" w:type="dxa"/>
          </w:tcPr>
          <w:p w14:paraId="73F082CA" w14:textId="77777777" w:rsidR="007A1F44" w:rsidRPr="00A03C55" w:rsidRDefault="007A1F44">
            <w:pPr>
              <w:pStyle w:val="TableEntry"/>
              <w:jc w:val="center"/>
              <w:rPr>
                <w:noProof w:val="0"/>
              </w:rPr>
            </w:pPr>
          </w:p>
        </w:tc>
        <w:tc>
          <w:tcPr>
            <w:tcW w:w="1701" w:type="dxa"/>
          </w:tcPr>
          <w:p w14:paraId="6CD66B6D" w14:textId="77777777" w:rsidR="007A1F44" w:rsidRPr="00A03C55" w:rsidRDefault="007A1F44">
            <w:pPr>
              <w:pStyle w:val="TableEntry"/>
              <w:jc w:val="center"/>
              <w:rPr>
                <w:noProof w:val="0"/>
              </w:rPr>
            </w:pPr>
          </w:p>
        </w:tc>
      </w:tr>
      <w:tr w:rsidR="007A1F44" w:rsidRPr="00A03C55" w14:paraId="2F9FD4FB" w14:textId="77777777">
        <w:trPr>
          <w:cantSplit/>
          <w:jc w:val="center"/>
        </w:trPr>
        <w:tc>
          <w:tcPr>
            <w:tcW w:w="1951" w:type="dxa"/>
          </w:tcPr>
          <w:p w14:paraId="6562F2E0" w14:textId="77777777" w:rsidR="007A1F44" w:rsidRPr="00A03C55" w:rsidRDefault="007A1F44" w:rsidP="00A0052B">
            <w:pPr>
              <w:pStyle w:val="TableEntry"/>
              <w:rPr>
                <w:noProof w:val="0"/>
              </w:rPr>
            </w:pPr>
            <w:r w:rsidRPr="00A03C55">
              <w:rPr>
                <w:noProof w:val="0"/>
              </w:rPr>
              <w:lastRenderedPageBreak/>
              <w:t>GT1</w:t>
            </w:r>
          </w:p>
        </w:tc>
        <w:tc>
          <w:tcPr>
            <w:tcW w:w="3544" w:type="dxa"/>
          </w:tcPr>
          <w:p w14:paraId="200C56B7" w14:textId="77777777" w:rsidR="007A1F44" w:rsidRPr="00A03C55" w:rsidRDefault="007A1F44">
            <w:pPr>
              <w:pStyle w:val="TableEntry"/>
              <w:rPr>
                <w:noProof w:val="0"/>
              </w:rPr>
            </w:pPr>
            <w:r w:rsidRPr="00A03C55">
              <w:rPr>
                <w:noProof w:val="0"/>
              </w:rPr>
              <w:t>Guarantor</w:t>
            </w:r>
          </w:p>
        </w:tc>
        <w:tc>
          <w:tcPr>
            <w:tcW w:w="971" w:type="dxa"/>
          </w:tcPr>
          <w:p w14:paraId="14676E12" w14:textId="77777777" w:rsidR="007A1F44" w:rsidRPr="00A03C55" w:rsidRDefault="007A1F44">
            <w:pPr>
              <w:pStyle w:val="TableEntry"/>
              <w:jc w:val="center"/>
              <w:rPr>
                <w:noProof w:val="0"/>
              </w:rPr>
            </w:pPr>
            <w:r w:rsidRPr="00A03C55">
              <w:rPr>
                <w:noProof w:val="0"/>
              </w:rPr>
              <w:t>O</w:t>
            </w:r>
          </w:p>
        </w:tc>
        <w:tc>
          <w:tcPr>
            <w:tcW w:w="872" w:type="dxa"/>
          </w:tcPr>
          <w:p w14:paraId="5EF655DE" w14:textId="77777777" w:rsidR="007A1F44" w:rsidRPr="00A03C55" w:rsidRDefault="007A1F44">
            <w:pPr>
              <w:pStyle w:val="TableEntry"/>
              <w:jc w:val="center"/>
              <w:rPr>
                <w:noProof w:val="0"/>
              </w:rPr>
            </w:pPr>
            <w:r w:rsidRPr="00A03C55">
              <w:rPr>
                <w:noProof w:val="0"/>
              </w:rPr>
              <w:t>[0..*]</w:t>
            </w:r>
          </w:p>
        </w:tc>
        <w:tc>
          <w:tcPr>
            <w:tcW w:w="1701" w:type="dxa"/>
          </w:tcPr>
          <w:p w14:paraId="2B4921BB" w14:textId="77777777" w:rsidR="007A1F44" w:rsidRPr="00A03C55" w:rsidRDefault="007A1F44">
            <w:pPr>
              <w:pStyle w:val="TableEntry"/>
              <w:jc w:val="center"/>
              <w:rPr>
                <w:noProof w:val="0"/>
              </w:rPr>
            </w:pPr>
            <w:r w:rsidRPr="00A03C55">
              <w:rPr>
                <w:noProof w:val="0"/>
              </w:rPr>
              <w:t>6</w:t>
            </w:r>
          </w:p>
        </w:tc>
      </w:tr>
      <w:tr w:rsidR="007A1F44" w:rsidRPr="00A03C55" w14:paraId="30406785" w14:textId="77777777">
        <w:trPr>
          <w:cantSplit/>
          <w:jc w:val="center"/>
        </w:trPr>
        <w:tc>
          <w:tcPr>
            <w:tcW w:w="1951" w:type="dxa"/>
          </w:tcPr>
          <w:p w14:paraId="21BA770E" w14:textId="77777777" w:rsidR="007A1F44" w:rsidRPr="00A03C55" w:rsidRDefault="007A1F44" w:rsidP="00A0052B">
            <w:pPr>
              <w:pStyle w:val="TableEntry"/>
              <w:rPr>
                <w:noProof w:val="0"/>
              </w:rPr>
            </w:pPr>
            <w:r w:rsidRPr="00A03C55">
              <w:rPr>
                <w:noProof w:val="0"/>
              </w:rPr>
              <w:t>---</w:t>
            </w:r>
          </w:p>
        </w:tc>
        <w:tc>
          <w:tcPr>
            <w:tcW w:w="3544" w:type="dxa"/>
          </w:tcPr>
          <w:p w14:paraId="09760DB6" w14:textId="77777777" w:rsidR="007A1F44" w:rsidRPr="00A03C55" w:rsidRDefault="007A1F44">
            <w:pPr>
              <w:pStyle w:val="TableEntry"/>
              <w:rPr>
                <w:noProof w:val="0"/>
              </w:rPr>
            </w:pPr>
            <w:r w:rsidRPr="00A03C55">
              <w:rPr>
                <w:noProof w:val="0"/>
              </w:rPr>
              <w:t>--- INSURANCE begin</w:t>
            </w:r>
          </w:p>
        </w:tc>
        <w:tc>
          <w:tcPr>
            <w:tcW w:w="971" w:type="dxa"/>
          </w:tcPr>
          <w:p w14:paraId="10F8A662" w14:textId="77777777" w:rsidR="007A1F44" w:rsidRPr="00A03C55" w:rsidRDefault="007A1F44">
            <w:pPr>
              <w:pStyle w:val="TableEntry"/>
              <w:jc w:val="center"/>
              <w:rPr>
                <w:noProof w:val="0"/>
              </w:rPr>
            </w:pPr>
            <w:r w:rsidRPr="00A03C55">
              <w:rPr>
                <w:noProof w:val="0"/>
              </w:rPr>
              <w:t>O</w:t>
            </w:r>
          </w:p>
        </w:tc>
        <w:tc>
          <w:tcPr>
            <w:tcW w:w="872" w:type="dxa"/>
          </w:tcPr>
          <w:p w14:paraId="2E13B7F9" w14:textId="77777777" w:rsidR="007A1F44" w:rsidRPr="00A03C55" w:rsidRDefault="007A1F44">
            <w:pPr>
              <w:pStyle w:val="TableEntry"/>
              <w:jc w:val="center"/>
              <w:rPr>
                <w:noProof w:val="0"/>
              </w:rPr>
            </w:pPr>
            <w:r w:rsidRPr="00A03C55">
              <w:rPr>
                <w:noProof w:val="0"/>
              </w:rPr>
              <w:t>[0..*]</w:t>
            </w:r>
          </w:p>
        </w:tc>
        <w:tc>
          <w:tcPr>
            <w:tcW w:w="1701" w:type="dxa"/>
          </w:tcPr>
          <w:p w14:paraId="4585920A" w14:textId="77777777" w:rsidR="007A1F44" w:rsidRPr="00A03C55" w:rsidRDefault="007A1F44">
            <w:pPr>
              <w:pStyle w:val="TableEntry"/>
              <w:jc w:val="center"/>
              <w:rPr>
                <w:noProof w:val="0"/>
              </w:rPr>
            </w:pPr>
          </w:p>
        </w:tc>
      </w:tr>
      <w:tr w:rsidR="007A1F44" w:rsidRPr="00A03C55" w14:paraId="432F7746" w14:textId="77777777">
        <w:trPr>
          <w:cantSplit/>
          <w:jc w:val="center"/>
        </w:trPr>
        <w:tc>
          <w:tcPr>
            <w:tcW w:w="1951" w:type="dxa"/>
          </w:tcPr>
          <w:p w14:paraId="31D023A5" w14:textId="77777777" w:rsidR="007A1F44" w:rsidRPr="00A03C55" w:rsidRDefault="007A1F44" w:rsidP="00A0052B">
            <w:pPr>
              <w:pStyle w:val="TableEntry"/>
              <w:rPr>
                <w:noProof w:val="0"/>
              </w:rPr>
            </w:pPr>
            <w:r w:rsidRPr="00A03C55">
              <w:rPr>
                <w:noProof w:val="0"/>
              </w:rPr>
              <w:t xml:space="preserve">  IN1</w:t>
            </w:r>
          </w:p>
        </w:tc>
        <w:tc>
          <w:tcPr>
            <w:tcW w:w="3544" w:type="dxa"/>
          </w:tcPr>
          <w:p w14:paraId="18F451FA" w14:textId="77777777" w:rsidR="007A1F44" w:rsidRPr="00A03C55" w:rsidRDefault="007A1F44">
            <w:pPr>
              <w:pStyle w:val="TableEntry"/>
              <w:rPr>
                <w:noProof w:val="0"/>
              </w:rPr>
            </w:pPr>
            <w:r w:rsidRPr="00A03C55">
              <w:rPr>
                <w:noProof w:val="0"/>
              </w:rPr>
              <w:t>Insurance</w:t>
            </w:r>
          </w:p>
        </w:tc>
        <w:tc>
          <w:tcPr>
            <w:tcW w:w="971" w:type="dxa"/>
          </w:tcPr>
          <w:p w14:paraId="6FF99FE9" w14:textId="77777777" w:rsidR="007A1F44" w:rsidRPr="00A03C55" w:rsidRDefault="007A1F44">
            <w:pPr>
              <w:pStyle w:val="TableEntry"/>
              <w:jc w:val="center"/>
              <w:rPr>
                <w:noProof w:val="0"/>
              </w:rPr>
            </w:pPr>
            <w:r w:rsidRPr="00A03C55">
              <w:rPr>
                <w:noProof w:val="0"/>
              </w:rPr>
              <w:t>R</w:t>
            </w:r>
          </w:p>
        </w:tc>
        <w:tc>
          <w:tcPr>
            <w:tcW w:w="872" w:type="dxa"/>
          </w:tcPr>
          <w:p w14:paraId="5678A168" w14:textId="77777777" w:rsidR="007A1F44" w:rsidRPr="00A03C55" w:rsidRDefault="007A1F44">
            <w:pPr>
              <w:pStyle w:val="TableEntry"/>
              <w:jc w:val="center"/>
              <w:rPr>
                <w:noProof w:val="0"/>
              </w:rPr>
            </w:pPr>
            <w:r w:rsidRPr="00A03C55">
              <w:rPr>
                <w:noProof w:val="0"/>
              </w:rPr>
              <w:t>[1..1]</w:t>
            </w:r>
          </w:p>
        </w:tc>
        <w:tc>
          <w:tcPr>
            <w:tcW w:w="1701" w:type="dxa"/>
          </w:tcPr>
          <w:p w14:paraId="6CD5050B" w14:textId="77777777" w:rsidR="007A1F44" w:rsidRPr="00A03C55" w:rsidRDefault="007A1F44">
            <w:pPr>
              <w:pStyle w:val="TableEntry"/>
              <w:jc w:val="center"/>
              <w:rPr>
                <w:noProof w:val="0"/>
              </w:rPr>
            </w:pPr>
            <w:r w:rsidRPr="00A03C55">
              <w:rPr>
                <w:noProof w:val="0"/>
              </w:rPr>
              <w:t>6</w:t>
            </w:r>
          </w:p>
        </w:tc>
      </w:tr>
      <w:tr w:rsidR="007A1F44" w:rsidRPr="00A03C55" w14:paraId="47294645" w14:textId="77777777">
        <w:trPr>
          <w:cantSplit/>
          <w:jc w:val="center"/>
        </w:trPr>
        <w:tc>
          <w:tcPr>
            <w:tcW w:w="1951" w:type="dxa"/>
          </w:tcPr>
          <w:p w14:paraId="0EFF9113" w14:textId="77777777" w:rsidR="007A1F44" w:rsidRPr="00A03C55" w:rsidRDefault="007A1F44" w:rsidP="00A0052B">
            <w:pPr>
              <w:pStyle w:val="TableEntry"/>
              <w:rPr>
                <w:noProof w:val="0"/>
              </w:rPr>
            </w:pPr>
            <w:r w:rsidRPr="00A03C55">
              <w:rPr>
                <w:noProof w:val="0"/>
              </w:rPr>
              <w:t xml:space="preserve">  IN2</w:t>
            </w:r>
          </w:p>
        </w:tc>
        <w:tc>
          <w:tcPr>
            <w:tcW w:w="3544" w:type="dxa"/>
          </w:tcPr>
          <w:p w14:paraId="7D6D34CE" w14:textId="77777777" w:rsidR="007A1F44" w:rsidRPr="00A03C55" w:rsidRDefault="007A1F44">
            <w:pPr>
              <w:pStyle w:val="TableEntry"/>
              <w:rPr>
                <w:noProof w:val="0"/>
              </w:rPr>
            </w:pPr>
            <w:r w:rsidRPr="00A03C55">
              <w:rPr>
                <w:noProof w:val="0"/>
              </w:rPr>
              <w:t>Insurance Additional Info.</w:t>
            </w:r>
          </w:p>
        </w:tc>
        <w:tc>
          <w:tcPr>
            <w:tcW w:w="971" w:type="dxa"/>
          </w:tcPr>
          <w:p w14:paraId="618FB7CC" w14:textId="77777777" w:rsidR="007A1F44" w:rsidRPr="00A03C55" w:rsidRDefault="007A1F44">
            <w:pPr>
              <w:pStyle w:val="TableEntry"/>
              <w:jc w:val="center"/>
              <w:rPr>
                <w:noProof w:val="0"/>
              </w:rPr>
            </w:pPr>
            <w:r w:rsidRPr="00A03C55">
              <w:rPr>
                <w:noProof w:val="0"/>
              </w:rPr>
              <w:t>O</w:t>
            </w:r>
          </w:p>
        </w:tc>
        <w:tc>
          <w:tcPr>
            <w:tcW w:w="872" w:type="dxa"/>
          </w:tcPr>
          <w:p w14:paraId="618AFBC7" w14:textId="77777777" w:rsidR="007A1F44" w:rsidRPr="00A03C55" w:rsidRDefault="007A1F44">
            <w:pPr>
              <w:pStyle w:val="TableEntry"/>
              <w:jc w:val="center"/>
              <w:rPr>
                <w:noProof w:val="0"/>
              </w:rPr>
            </w:pPr>
            <w:r w:rsidRPr="00A03C55">
              <w:rPr>
                <w:noProof w:val="0"/>
              </w:rPr>
              <w:t>[0..1]</w:t>
            </w:r>
          </w:p>
        </w:tc>
        <w:tc>
          <w:tcPr>
            <w:tcW w:w="1701" w:type="dxa"/>
          </w:tcPr>
          <w:p w14:paraId="2BE9E600" w14:textId="77777777" w:rsidR="007A1F44" w:rsidRPr="00A03C55" w:rsidRDefault="007A1F44">
            <w:pPr>
              <w:pStyle w:val="TableEntry"/>
              <w:jc w:val="center"/>
              <w:rPr>
                <w:noProof w:val="0"/>
              </w:rPr>
            </w:pPr>
            <w:r w:rsidRPr="00A03C55">
              <w:rPr>
                <w:noProof w:val="0"/>
              </w:rPr>
              <w:t>6</w:t>
            </w:r>
          </w:p>
        </w:tc>
      </w:tr>
      <w:tr w:rsidR="007A1F44" w:rsidRPr="00A03C55" w14:paraId="25A276EB" w14:textId="77777777">
        <w:trPr>
          <w:cantSplit/>
          <w:jc w:val="center"/>
        </w:trPr>
        <w:tc>
          <w:tcPr>
            <w:tcW w:w="1951" w:type="dxa"/>
          </w:tcPr>
          <w:p w14:paraId="1579AEB8" w14:textId="77777777" w:rsidR="007A1F44" w:rsidRPr="00A03C55" w:rsidRDefault="007A1F44" w:rsidP="00A0052B">
            <w:pPr>
              <w:pStyle w:val="TableEntry"/>
              <w:rPr>
                <w:noProof w:val="0"/>
              </w:rPr>
            </w:pPr>
            <w:r w:rsidRPr="00A03C55">
              <w:rPr>
                <w:noProof w:val="0"/>
              </w:rPr>
              <w:t xml:space="preserve">  IN3 </w:t>
            </w:r>
          </w:p>
        </w:tc>
        <w:tc>
          <w:tcPr>
            <w:tcW w:w="3544" w:type="dxa"/>
          </w:tcPr>
          <w:p w14:paraId="783080AA" w14:textId="77777777" w:rsidR="007A1F44" w:rsidRPr="00A03C55" w:rsidRDefault="007A1F44">
            <w:pPr>
              <w:pStyle w:val="TableEntry"/>
              <w:rPr>
                <w:noProof w:val="0"/>
              </w:rPr>
            </w:pPr>
            <w:r w:rsidRPr="00A03C55">
              <w:rPr>
                <w:noProof w:val="0"/>
              </w:rPr>
              <w:t>Insurance Additional Info - Cert.</w:t>
            </w:r>
          </w:p>
        </w:tc>
        <w:tc>
          <w:tcPr>
            <w:tcW w:w="971" w:type="dxa"/>
          </w:tcPr>
          <w:p w14:paraId="77C4DFF5" w14:textId="77777777" w:rsidR="007A1F44" w:rsidRPr="00A03C55" w:rsidRDefault="007A1F44">
            <w:pPr>
              <w:pStyle w:val="TableEntry"/>
              <w:jc w:val="center"/>
              <w:rPr>
                <w:noProof w:val="0"/>
              </w:rPr>
            </w:pPr>
            <w:r w:rsidRPr="00A03C55">
              <w:rPr>
                <w:noProof w:val="0"/>
              </w:rPr>
              <w:t>O</w:t>
            </w:r>
          </w:p>
        </w:tc>
        <w:tc>
          <w:tcPr>
            <w:tcW w:w="872" w:type="dxa"/>
          </w:tcPr>
          <w:p w14:paraId="56D0B0EA" w14:textId="77777777" w:rsidR="007A1F44" w:rsidRPr="00A03C55" w:rsidRDefault="007A1F44">
            <w:pPr>
              <w:pStyle w:val="TableEntry"/>
              <w:jc w:val="center"/>
              <w:rPr>
                <w:noProof w:val="0"/>
              </w:rPr>
            </w:pPr>
            <w:r w:rsidRPr="00A03C55">
              <w:rPr>
                <w:noProof w:val="0"/>
              </w:rPr>
              <w:t>[0..1]</w:t>
            </w:r>
          </w:p>
        </w:tc>
        <w:tc>
          <w:tcPr>
            <w:tcW w:w="1701" w:type="dxa"/>
          </w:tcPr>
          <w:p w14:paraId="1F1FE50A" w14:textId="77777777" w:rsidR="007A1F44" w:rsidRPr="00A03C55" w:rsidRDefault="007A1F44">
            <w:pPr>
              <w:pStyle w:val="TableEntry"/>
              <w:jc w:val="center"/>
              <w:rPr>
                <w:noProof w:val="0"/>
              </w:rPr>
            </w:pPr>
            <w:r w:rsidRPr="00A03C55">
              <w:rPr>
                <w:noProof w:val="0"/>
              </w:rPr>
              <w:t>6</w:t>
            </w:r>
          </w:p>
        </w:tc>
      </w:tr>
      <w:tr w:rsidR="007A1F44" w:rsidRPr="00A03C55" w14:paraId="49EFB57D" w14:textId="77777777">
        <w:trPr>
          <w:cantSplit/>
          <w:jc w:val="center"/>
        </w:trPr>
        <w:tc>
          <w:tcPr>
            <w:tcW w:w="1951" w:type="dxa"/>
          </w:tcPr>
          <w:p w14:paraId="64B8D762" w14:textId="77777777" w:rsidR="007A1F44" w:rsidRPr="00A03C55" w:rsidRDefault="007A1F44" w:rsidP="00A0052B">
            <w:pPr>
              <w:pStyle w:val="TableEntry"/>
              <w:rPr>
                <w:noProof w:val="0"/>
              </w:rPr>
            </w:pPr>
            <w:r w:rsidRPr="00A03C55">
              <w:rPr>
                <w:noProof w:val="0"/>
              </w:rPr>
              <w:t xml:space="preserve">  ROL</w:t>
            </w:r>
          </w:p>
        </w:tc>
        <w:tc>
          <w:tcPr>
            <w:tcW w:w="3544" w:type="dxa"/>
          </w:tcPr>
          <w:p w14:paraId="222BA56B" w14:textId="77777777" w:rsidR="007A1F44" w:rsidRPr="00A03C55" w:rsidRDefault="007A1F44">
            <w:pPr>
              <w:pStyle w:val="TableEntry"/>
              <w:rPr>
                <w:noProof w:val="0"/>
              </w:rPr>
            </w:pPr>
            <w:r w:rsidRPr="00A03C55">
              <w:rPr>
                <w:noProof w:val="0"/>
              </w:rPr>
              <w:t>Role</w:t>
            </w:r>
          </w:p>
        </w:tc>
        <w:tc>
          <w:tcPr>
            <w:tcW w:w="971" w:type="dxa"/>
          </w:tcPr>
          <w:p w14:paraId="7F75B30A" w14:textId="77777777" w:rsidR="007A1F44" w:rsidRPr="00A03C55" w:rsidRDefault="007A1F44">
            <w:pPr>
              <w:pStyle w:val="TableEntry"/>
              <w:jc w:val="center"/>
              <w:rPr>
                <w:noProof w:val="0"/>
              </w:rPr>
            </w:pPr>
            <w:r w:rsidRPr="00A03C55">
              <w:rPr>
                <w:noProof w:val="0"/>
              </w:rPr>
              <w:t>O</w:t>
            </w:r>
          </w:p>
        </w:tc>
        <w:tc>
          <w:tcPr>
            <w:tcW w:w="872" w:type="dxa"/>
          </w:tcPr>
          <w:p w14:paraId="6162772C" w14:textId="77777777" w:rsidR="007A1F44" w:rsidRPr="00A03C55" w:rsidRDefault="007A1F44">
            <w:pPr>
              <w:pStyle w:val="TableEntry"/>
              <w:jc w:val="center"/>
              <w:rPr>
                <w:noProof w:val="0"/>
              </w:rPr>
            </w:pPr>
            <w:r w:rsidRPr="00A03C55">
              <w:rPr>
                <w:noProof w:val="0"/>
              </w:rPr>
              <w:t>[0..*]</w:t>
            </w:r>
          </w:p>
        </w:tc>
        <w:tc>
          <w:tcPr>
            <w:tcW w:w="1701" w:type="dxa"/>
          </w:tcPr>
          <w:p w14:paraId="1982CC98" w14:textId="77777777" w:rsidR="007A1F44" w:rsidRPr="00A03C55" w:rsidRDefault="007A1F44">
            <w:pPr>
              <w:pStyle w:val="TableEntry"/>
              <w:jc w:val="center"/>
              <w:rPr>
                <w:noProof w:val="0"/>
              </w:rPr>
            </w:pPr>
            <w:r w:rsidRPr="00A03C55">
              <w:rPr>
                <w:noProof w:val="0"/>
              </w:rPr>
              <w:t>15</w:t>
            </w:r>
          </w:p>
        </w:tc>
      </w:tr>
      <w:tr w:rsidR="007A1F44" w:rsidRPr="00A03C55" w14:paraId="4B73DF1C" w14:textId="77777777">
        <w:trPr>
          <w:cantSplit/>
          <w:jc w:val="center"/>
        </w:trPr>
        <w:tc>
          <w:tcPr>
            <w:tcW w:w="1951" w:type="dxa"/>
          </w:tcPr>
          <w:p w14:paraId="0C126730" w14:textId="77777777" w:rsidR="007A1F44" w:rsidRPr="00A03C55" w:rsidRDefault="007A1F44" w:rsidP="00A0052B">
            <w:pPr>
              <w:pStyle w:val="TableEntry"/>
              <w:rPr>
                <w:noProof w:val="0"/>
              </w:rPr>
            </w:pPr>
            <w:r w:rsidRPr="00A03C55">
              <w:rPr>
                <w:noProof w:val="0"/>
              </w:rPr>
              <w:t>---</w:t>
            </w:r>
          </w:p>
        </w:tc>
        <w:tc>
          <w:tcPr>
            <w:tcW w:w="3544" w:type="dxa"/>
          </w:tcPr>
          <w:p w14:paraId="390D49B2" w14:textId="77777777" w:rsidR="007A1F44" w:rsidRPr="00A03C55" w:rsidRDefault="007A1F44">
            <w:pPr>
              <w:pStyle w:val="TableEntry"/>
              <w:rPr>
                <w:noProof w:val="0"/>
              </w:rPr>
            </w:pPr>
            <w:r w:rsidRPr="00A03C55">
              <w:rPr>
                <w:noProof w:val="0"/>
              </w:rPr>
              <w:t>--- INSURANCE end</w:t>
            </w:r>
          </w:p>
        </w:tc>
        <w:tc>
          <w:tcPr>
            <w:tcW w:w="971" w:type="dxa"/>
          </w:tcPr>
          <w:p w14:paraId="4DD1006A" w14:textId="77777777" w:rsidR="007A1F44" w:rsidRPr="00A03C55" w:rsidRDefault="007A1F44">
            <w:pPr>
              <w:pStyle w:val="TableEntry"/>
              <w:jc w:val="center"/>
              <w:rPr>
                <w:noProof w:val="0"/>
              </w:rPr>
            </w:pPr>
          </w:p>
        </w:tc>
        <w:tc>
          <w:tcPr>
            <w:tcW w:w="872" w:type="dxa"/>
          </w:tcPr>
          <w:p w14:paraId="6609B8AC" w14:textId="77777777" w:rsidR="007A1F44" w:rsidRPr="00A03C55" w:rsidRDefault="007A1F44">
            <w:pPr>
              <w:pStyle w:val="TableEntry"/>
              <w:jc w:val="center"/>
              <w:rPr>
                <w:noProof w:val="0"/>
              </w:rPr>
            </w:pPr>
          </w:p>
        </w:tc>
        <w:tc>
          <w:tcPr>
            <w:tcW w:w="1701" w:type="dxa"/>
          </w:tcPr>
          <w:p w14:paraId="1DFE9A58" w14:textId="77777777" w:rsidR="007A1F44" w:rsidRPr="00A03C55" w:rsidRDefault="007A1F44">
            <w:pPr>
              <w:pStyle w:val="TableEntry"/>
              <w:jc w:val="center"/>
              <w:rPr>
                <w:noProof w:val="0"/>
              </w:rPr>
            </w:pPr>
          </w:p>
        </w:tc>
      </w:tr>
      <w:tr w:rsidR="007A1F44" w:rsidRPr="00A03C55" w14:paraId="693E544D" w14:textId="77777777">
        <w:trPr>
          <w:cantSplit/>
          <w:jc w:val="center"/>
        </w:trPr>
        <w:tc>
          <w:tcPr>
            <w:tcW w:w="1951" w:type="dxa"/>
          </w:tcPr>
          <w:p w14:paraId="37431767" w14:textId="77777777" w:rsidR="007A1F44" w:rsidRPr="00A03C55" w:rsidRDefault="007A1F44" w:rsidP="00A0052B">
            <w:pPr>
              <w:pStyle w:val="TableEntry"/>
              <w:rPr>
                <w:noProof w:val="0"/>
              </w:rPr>
            </w:pPr>
            <w:r w:rsidRPr="00A03C55">
              <w:rPr>
                <w:noProof w:val="0"/>
              </w:rPr>
              <w:t>ACC</w:t>
            </w:r>
          </w:p>
        </w:tc>
        <w:tc>
          <w:tcPr>
            <w:tcW w:w="3544" w:type="dxa"/>
          </w:tcPr>
          <w:p w14:paraId="23E5A947" w14:textId="77777777" w:rsidR="007A1F44" w:rsidRPr="00A03C55" w:rsidRDefault="007A1F44">
            <w:pPr>
              <w:pStyle w:val="TableEntry"/>
              <w:rPr>
                <w:noProof w:val="0"/>
              </w:rPr>
            </w:pPr>
            <w:r w:rsidRPr="00A03C55">
              <w:rPr>
                <w:noProof w:val="0"/>
              </w:rPr>
              <w:t xml:space="preserve">Accident Information </w:t>
            </w:r>
          </w:p>
        </w:tc>
        <w:tc>
          <w:tcPr>
            <w:tcW w:w="971" w:type="dxa"/>
          </w:tcPr>
          <w:p w14:paraId="3C9BE0FC" w14:textId="77777777" w:rsidR="007A1F44" w:rsidRPr="00A03C55" w:rsidRDefault="007A1F44">
            <w:pPr>
              <w:pStyle w:val="TableEntry"/>
              <w:jc w:val="center"/>
              <w:rPr>
                <w:noProof w:val="0"/>
              </w:rPr>
            </w:pPr>
            <w:r w:rsidRPr="00A03C55">
              <w:rPr>
                <w:noProof w:val="0"/>
              </w:rPr>
              <w:t>O</w:t>
            </w:r>
          </w:p>
        </w:tc>
        <w:tc>
          <w:tcPr>
            <w:tcW w:w="872" w:type="dxa"/>
          </w:tcPr>
          <w:p w14:paraId="4312F55E" w14:textId="77777777" w:rsidR="007A1F44" w:rsidRPr="00A03C55" w:rsidRDefault="007A1F44">
            <w:pPr>
              <w:pStyle w:val="TableEntry"/>
              <w:jc w:val="center"/>
              <w:rPr>
                <w:noProof w:val="0"/>
              </w:rPr>
            </w:pPr>
            <w:r w:rsidRPr="00A03C55">
              <w:rPr>
                <w:noProof w:val="0"/>
              </w:rPr>
              <w:t>[0..1]</w:t>
            </w:r>
          </w:p>
        </w:tc>
        <w:tc>
          <w:tcPr>
            <w:tcW w:w="1701" w:type="dxa"/>
          </w:tcPr>
          <w:p w14:paraId="495BFE79" w14:textId="77777777" w:rsidR="007A1F44" w:rsidRPr="00A03C55" w:rsidRDefault="007A1F44">
            <w:pPr>
              <w:pStyle w:val="TableEntry"/>
              <w:jc w:val="center"/>
              <w:rPr>
                <w:noProof w:val="0"/>
              </w:rPr>
            </w:pPr>
            <w:r w:rsidRPr="00A03C55">
              <w:rPr>
                <w:noProof w:val="0"/>
              </w:rPr>
              <w:t>6</w:t>
            </w:r>
          </w:p>
        </w:tc>
      </w:tr>
      <w:tr w:rsidR="007A1F44" w:rsidRPr="00A03C55" w14:paraId="085EA6C9" w14:textId="77777777">
        <w:trPr>
          <w:cantSplit/>
          <w:jc w:val="center"/>
        </w:trPr>
        <w:tc>
          <w:tcPr>
            <w:tcW w:w="1951" w:type="dxa"/>
          </w:tcPr>
          <w:p w14:paraId="173500D7" w14:textId="77777777" w:rsidR="007A1F44" w:rsidRPr="00A03C55" w:rsidRDefault="007A1F44" w:rsidP="00A0052B">
            <w:pPr>
              <w:pStyle w:val="TableEntry"/>
              <w:rPr>
                <w:noProof w:val="0"/>
              </w:rPr>
            </w:pPr>
            <w:r w:rsidRPr="00A03C55">
              <w:rPr>
                <w:noProof w:val="0"/>
              </w:rPr>
              <w:t>UB1</w:t>
            </w:r>
          </w:p>
        </w:tc>
        <w:tc>
          <w:tcPr>
            <w:tcW w:w="3544" w:type="dxa"/>
          </w:tcPr>
          <w:p w14:paraId="676DFD0A" w14:textId="77777777" w:rsidR="007A1F44" w:rsidRPr="00A03C55" w:rsidRDefault="007A1F44">
            <w:pPr>
              <w:pStyle w:val="TableEntry"/>
              <w:rPr>
                <w:noProof w:val="0"/>
              </w:rPr>
            </w:pPr>
            <w:r w:rsidRPr="00A03C55">
              <w:rPr>
                <w:noProof w:val="0"/>
              </w:rPr>
              <w:t>Universal Bill Information</w:t>
            </w:r>
          </w:p>
        </w:tc>
        <w:tc>
          <w:tcPr>
            <w:tcW w:w="971" w:type="dxa"/>
          </w:tcPr>
          <w:p w14:paraId="019146AC" w14:textId="77777777" w:rsidR="007A1F44" w:rsidRPr="00A03C55" w:rsidRDefault="007A1F44">
            <w:pPr>
              <w:pStyle w:val="TableEntry"/>
              <w:jc w:val="center"/>
              <w:rPr>
                <w:noProof w:val="0"/>
              </w:rPr>
            </w:pPr>
            <w:r w:rsidRPr="00A03C55">
              <w:rPr>
                <w:noProof w:val="0"/>
              </w:rPr>
              <w:t>O</w:t>
            </w:r>
          </w:p>
        </w:tc>
        <w:tc>
          <w:tcPr>
            <w:tcW w:w="872" w:type="dxa"/>
          </w:tcPr>
          <w:p w14:paraId="3D50E663" w14:textId="77777777" w:rsidR="007A1F44" w:rsidRPr="00A03C55" w:rsidRDefault="007A1F44">
            <w:pPr>
              <w:pStyle w:val="TableEntry"/>
              <w:jc w:val="center"/>
              <w:rPr>
                <w:noProof w:val="0"/>
              </w:rPr>
            </w:pPr>
            <w:r w:rsidRPr="00A03C55">
              <w:rPr>
                <w:noProof w:val="0"/>
              </w:rPr>
              <w:t>[0..1]</w:t>
            </w:r>
          </w:p>
        </w:tc>
        <w:tc>
          <w:tcPr>
            <w:tcW w:w="1701" w:type="dxa"/>
          </w:tcPr>
          <w:p w14:paraId="63A33CC1" w14:textId="77777777" w:rsidR="007A1F44" w:rsidRPr="00A03C55" w:rsidRDefault="007A1F44">
            <w:pPr>
              <w:pStyle w:val="TableEntry"/>
              <w:jc w:val="center"/>
              <w:rPr>
                <w:noProof w:val="0"/>
              </w:rPr>
            </w:pPr>
            <w:r w:rsidRPr="00A03C55">
              <w:rPr>
                <w:noProof w:val="0"/>
              </w:rPr>
              <w:t>6</w:t>
            </w:r>
          </w:p>
        </w:tc>
      </w:tr>
      <w:tr w:rsidR="007A1F44" w:rsidRPr="00A03C55" w14:paraId="3FF23403" w14:textId="77777777">
        <w:trPr>
          <w:cantSplit/>
          <w:jc w:val="center"/>
        </w:trPr>
        <w:tc>
          <w:tcPr>
            <w:tcW w:w="1951" w:type="dxa"/>
          </w:tcPr>
          <w:p w14:paraId="32312B5C" w14:textId="77777777" w:rsidR="007A1F44" w:rsidRPr="00A03C55" w:rsidRDefault="007A1F44" w:rsidP="00A0052B">
            <w:pPr>
              <w:pStyle w:val="TableEntry"/>
              <w:rPr>
                <w:noProof w:val="0"/>
              </w:rPr>
            </w:pPr>
            <w:r w:rsidRPr="00A03C55">
              <w:rPr>
                <w:noProof w:val="0"/>
              </w:rPr>
              <w:t>UB2</w:t>
            </w:r>
          </w:p>
        </w:tc>
        <w:tc>
          <w:tcPr>
            <w:tcW w:w="3544" w:type="dxa"/>
          </w:tcPr>
          <w:p w14:paraId="2359470F" w14:textId="77777777" w:rsidR="007A1F44" w:rsidRPr="00A03C55" w:rsidRDefault="007A1F44">
            <w:pPr>
              <w:pStyle w:val="TableEntry"/>
              <w:rPr>
                <w:noProof w:val="0"/>
              </w:rPr>
            </w:pPr>
            <w:r w:rsidRPr="00A03C55">
              <w:rPr>
                <w:noProof w:val="0"/>
              </w:rPr>
              <w:t>Universal Bill 92 Information</w:t>
            </w:r>
          </w:p>
        </w:tc>
        <w:tc>
          <w:tcPr>
            <w:tcW w:w="971" w:type="dxa"/>
          </w:tcPr>
          <w:p w14:paraId="3307CDBC" w14:textId="77777777" w:rsidR="007A1F44" w:rsidRPr="00A03C55" w:rsidRDefault="007A1F44">
            <w:pPr>
              <w:pStyle w:val="TableEntry"/>
              <w:jc w:val="center"/>
              <w:rPr>
                <w:noProof w:val="0"/>
              </w:rPr>
            </w:pPr>
            <w:r w:rsidRPr="00A03C55">
              <w:rPr>
                <w:noProof w:val="0"/>
              </w:rPr>
              <w:t>O</w:t>
            </w:r>
          </w:p>
        </w:tc>
        <w:tc>
          <w:tcPr>
            <w:tcW w:w="872" w:type="dxa"/>
          </w:tcPr>
          <w:p w14:paraId="4D6C837B" w14:textId="77777777" w:rsidR="007A1F44" w:rsidRPr="00A03C55" w:rsidRDefault="007A1F44">
            <w:pPr>
              <w:pStyle w:val="TableEntry"/>
              <w:jc w:val="center"/>
              <w:rPr>
                <w:noProof w:val="0"/>
              </w:rPr>
            </w:pPr>
            <w:r w:rsidRPr="00A03C55">
              <w:rPr>
                <w:noProof w:val="0"/>
              </w:rPr>
              <w:t>[0..1]</w:t>
            </w:r>
          </w:p>
        </w:tc>
        <w:tc>
          <w:tcPr>
            <w:tcW w:w="1701" w:type="dxa"/>
          </w:tcPr>
          <w:p w14:paraId="56FCEBE2" w14:textId="77777777" w:rsidR="007A1F44" w:rsidRPr="00A03C55" w:rsidRDefault="007A1F44">
            <w:pPr>
              <w:pStyle w:val="TableEntry"/>
              <w:jc w:val="center"/>
              <w:rPr>
                <w:noProof w:val="0"/>
              </w:rPr>
            </w:pPr>
            <w:r w:rsidRPr="00A03C55">
              <w:rPr>
                <w:noProof w:val="0"/>
              </w:rPr>
              <w:t>6</w:t>
            </w:r>
          </w:p>
        </w:tc>
      </w:tr>
    </w:tbl>
    <w:p w14:paraId="49C23B0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4" w:name="_Toc174249120"/>
      <w:r w:rsidRPr="00A03C55">
        <w:rPr>
          <w:bCs/>
          <w:noProof w:val="0"/>
        </w:rPr>
        <w:t>Comments on segment usage</w:t>
      </w:r>
      <w:bookmarkEnd w:id="254"/>
    </w:p>
    <w:p w14:paraId="3B5FFAAD" w14:textId="77777777" w:rsidR="007A1F44" w:rsidRPr="00A03C55" w:rsidRDefault="007A1F44">
      <w:r w:rsidRPr="00A03C55">
        <w:t>To accommodate the situation in which the receiver does not know the patient, this message is populated with complete up-to-date demographics for the patient.</w:t>
      </w:r>
    </w:p>
    <w:p w14:paraId="6C2084FA" w14:textId="77777777" w:rsidR="007A1F44" w:rsidRPr="00A03C55" w:rsidRDefault="007A1F44">
      <w:r w:rsidRPr="00A03C55">
        <w:t>The ROL segment following the PID/PD1 segments is used to communicate “person level” providers having an ongoing relationship with the patient, such as “family health care provider” and “primary care provider”.</w:t>
      </w:r>
    </w:p>
    <w:p w14:paraId="369A6B9F" w14:textId="77777777" w:rsidR="007A1F44" w:rsidRPr="00A03C55" w:rsidRDefault="007A1F44">
      <w:r w:rsidRPr="00A03C55">
        <w:t>The PV1 segment in this message is required in the HL7 message structure, but it is a pseudo PV1 carrying the only required field PV1-2 “Patient Class” with the value “N” meaning “Not applicable”. This message does not convey any visit information.</w:t>
      </w:r>
    </w:p>
    <w:p w14:paraId="5D1F95E4" w14:textId="77777777" w:rsidR="007A1F44" w:rsidRPr="00A03C55" w:rsidRDefault="007A1F44">
      <w:r w:rsidRPr="00A03C55">
        <w:t>The PV2 segment is not supported here, for the same reason.</w:t>
      </w:r>
    </w:p>
    <w:p w14:paraId="1FC63195" w14:textId="77777777" w:rsidR="007A1F44" w:rsidRPr="00A03C55" w:rsidRDefault="007A1F44">
      <w:r w:rsidRPr="00A03C55">
        <w:t>The ROL segment following the PV1/PV2 segments is not supported here, for the same reason.</w:t>
      </w:r>
    </w:p>
    <w:p w14:paraId="1168EE3C" w14:textId="77777777" w:rsidR="007A1F44" w:rsidRPr="00A03C55" w:rsidRDefault="007A1F44">
      <w:r w:rsidRPr="00A03C55">
        <w:t>One or more OBX segments may be present to carry “permanent observations” such as the patient weight or height.</w:t>
      </w:r>
    </w:p>
    <w:p w14:paraId="018823C1" w14:textId="77777777" w:rsidR="007A1F44" w:rsidRPr="00A03C55" w:rsidRDefault="007A1F44">
      <w:r w:rsidRPr="00A03C55">
        <w:t>The ROL segment following the IN1/IN2/IN3 segments serves to communicate providers related to a specific insurance carrier.</w:t>
      </w:r>
    </w:p>
    <w:p w14:paraId="5ED0602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5" w:name="_Toc174249121"/>
      <w:r w:rsidRPr="00A03C55">
        <w:rPr>
          <w:bCs/>
          <w:noProof w:val="0"/>
        </w:rPr>
        <w:t>Expected actions</w:t>
      </w:r>
      <w:bookmarkEnd w:id="255"/>
    </w:p>
    <w:p w14:paraId="7B069FF9" w14:textId="77777777" w:rsidR="007A1F44" w:rsidRPr="00A03C55" w:rsidRDefault="007A1F44">
      <w:r w:rsidRPr="00A03C55">
        <w:t>The receiver shall update the patient record in its database, and shall report the result of this operation (success / error) in an acknowledgment message returned to the sender. If the receiver did not previously have a record for this patient, it shall insert this patient into its database.</w:t>
      </w:r>
    </w:p>
    <w:p w14:paraId="483401E7" w14:textId="01C8F019" w:rsidR="008E3CF3" w:rsidRPr="00A03C55" w:rsidRDefault="007A1F44" w:rsidP="00EC243F">
      <w:pPr>
        <w:pStyle w:val="Heading4"/>
        <w:numPr>
          <w:ilvl w:val="3"/>
          <w:numId w:val="8"/>
        </w:numPr>
        <w:tabs>
          <w:tab w:val="clear" w:pos="2160"/>
          <w:tab w:val="clear" w:pos="2880"/>
          <w:tab w:val="clear" w:pos="3600"/>
        </w:tabs>
        <w:rPr>
          <w:noProof w:val="0"/>
        </w:rPr>
      </w:pPr>
      <w:bookmarkStart w:id="256" w:name="_Toc174249122"/>
      <w:bookmarkStart w:id="257" w:name="_Toc398544149"/>
      <w:r w:rsidRPr="00A03C55">
        <w:rPr>
          <w:noProof w:val="0"/>
        </w:rPr>
        <w:t>Merge two patients - ADT^A40^ADT_A39</w:t>
      </w:r>
      <w:bookmarkEnd w:id="256"/>
      <w:bookmarkEnd w:id="257"/>
    </w:p>
    <w:p w14:paraId="0E39CADF" w14:textId="7D4828B1" w:rsidR="007A1F44" w:rsidRPr="00A03C55" w:rsidRDefault="007A1F44">
      <w:r w:rsidRPr="00A03C55">
        <w:t xml:space="preserve">This message is to be supported with the “Merge” Option of </w:t>
      </w:r>
      <w:r w:rsidR="00E77430" w:rsidRPr="00A03C55">
        <w:t>transaction</w:t>
      </w:r>
      <w:r w:rsidRPr="00A03C55">
        <w:t xml:space="preserve"> </w:t>
      </w:r>
      <w:r w:rsidR="00021432" w:rsidRPr="00A03C55">
        <w:t>[</w:t>
      </w:r>
      <w:r w:rsidRPr="00A03C55">
        <w:t>ITI-30</w:t>
      </w:r>
      <w:r w:rsidR="00021432" w:rsidRPr="00A03C55">
        <w:t>]</w:t>
      </w:r>
      <w:r w:rsidRPr="00A03C55">
        <w:t>.</w:t>
      </w:r>
    </w:p>
    <w:p w14:paraId="5A28793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8" w:name="_Toc174249123"/>
      <w:r w:rsidRPr="00A03C55">
        <w:rPr>
          <w:bCs/>
          <w:noProof w:val="0"/>
        </w:rPr>
        <w:t>Trigger Event</w:t>
      </w:r>
      <w:bookmarkEnd w:id="258"/>
    </w:p>
    <w:p w14:paraId="5DBF39A0" w14:textId="77777777" w:rsidR="007A1F44" w:rsidRPr="00A03C55" w:rsidRDefault="007A1F44">
      <w:r w:rsidRPr="00A03C55">
        <w:t xml:space="preserve">The Patient Demographics Supplier notifies to a Patient Demographics Consumer, the merge of records for a patient that was incorrectly filed under two different identifiers. This message is only used to merge two patient identifiers of the same type, or two lists of patient identifiers. It is </w:t>
      </w:r>
      <w:r w:rsidRPr="00A03C55">
        <w:lastRenderedPageBreak/>
        <w:t>not used to update other patient demographics information. The A31 trigger event should be used for this purpose.</w:t>
      </w:r>
    </w:p>
    <w:p w14:paraId="0C1298A1" w14:textId="77777777" w:rsidR="007A1F44" w:rsidRPr="00A03C55" w:rsidRDefault="007A1F44">
      <w:r w:rsidRPr="00A03C55">
        <w:t xml:space="preserve">MSH-9 is valued </w:t>
      </w:r>
      <w:r w:rsidRPr="00A03C55">
        <w:rPr>
          <w:b/>
          <w:bCs/>
        </w:rPr>
        <w:t>ADT^A40^ADT_A39</w:t>
      </w:r>
      <w:r w:rsidRPr="00A03C55">
        <w:t>.</w:t>
      </w:r>
    </w:p>
    <w:p w14:paraId="40760260"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59" w:name="_Toc174249124"/>
      <w:r w:rsidRPr="00A03C55">
        <w:rPr>
          <w:bCs/>
          <w:noProof w:val="0"/>
        </w:rPr>
        <w:t>Message Static Definition</w:t>
      </w:r>
      <w:bookmarkEnd w:id="259"/>
    </w:p>
    <w:p w14:paraId="366D5ACE" w14:textId="77777777" w:rsidR="007A1F44" w:rsidRPr="00A03C55" w:rsidRDefault="007A1F44">
      <w:pPr>
        <w:pStyle w:val="TableTitle"/>
        <w:rPr>
          <w:noProof w:val="0"/>
        </w:rPr>
      </w:pPr>
      <w:r w:rsidRPr="00A03C55">
        <w:rPr>
          <w:noProof w:val="0"/>
        </w:rPr>
        <w:t>Table 3.30-11: Static definition of ADT^A40^ADT_A39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75CCCCA4" w14:textId="77777777" w:rsidTr="00B6518F">
        <w:trPr>
          <w:tblHeader/>
          <w:jc w:val="center"/>
        </w:trPr>
        <w:tc>
          <w:tcPr>
            <w:tcW w:w="1951" w:type="dxa"/>
            <w:shd w:val="clear" w:color="auto" w:fill="D9D9D9"/>
          </w:tcPr>
          <w:p w14:paraId="1C415579"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178C51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12EF8A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205CF98"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3F9EB83" w14:textId="77777777" w:rsidR="007A1F44" w:rsidRPr="00A03C55" w:rsidRDefault="007A1F44" w:rsidP="00A53067">
            <w:pPr>
              <w:pStyle w:val="TableEntryHeader"/>
              <w:rPr>
                <w:noProof w:val="0"/>
              </w:rPr>
            </w:pPr>
            <w:r w:rsidRPr="00A03C55">
              <w:rPr>
                <w:noProof w:val="0"/>
              </w:rPr>
              <w:t>HL7 chapter</w:t>
            </w:r>
          </w:p>
        </w:tc>
      </w:tr>
      <w:tr w:rsidR="007A1F44" w:rsidRPr="00A03C55" w14:paraId="345B02F5" w14:textId="77777777">
        <w:trPr>
          <w:cantSplit/>
          <w:jc w:val="center"/>
        </w:trPr>
        <w:tc>
          <w:tcPr>
            <w:tcW w:w="1951" w:type="dxa"/>
          </w:tcPr>
          <w:p w14:paraId="4CD3976E" w14:textId="77777777" w:rsidR="007A1F44" w:rsidRPr="00A03C55" w:rsidRDefault="007A1F44" w:rsidP="00A0052B">
            <w:pPr>
              <w:pStyle w:val="TableEntry"/>
              <w:rPr>
                <w:noProof w:val="0"/>
              </w:rPr>
            </w:pPr>
            <w:r w:rsidRPr="00A03C55">
              <w:rPr>
                <w:noProof w:val="0"/>
              </w:rPr>
              <w:t>MSH</w:t>
            </w:r>
          </w:p>
        </w:tc>
        <w:tc>
          <w:tcPr>
            <w:tcW w:w="3544" w:type="dxa"/>
          </w:tcPr>
          <w:p w14:paraId="6C652782" w14:textId="77777777" w:rsidR="007A1F44" w:rsidRPr="00A03C55" w:rsidRDefault="007A1F44">
            <w:pPr>
              <w:pStyle w:val="TableEntry"/>
              <w:rPr>
                <w:noProof w:val="0"/>
              </w:rPr>
            </w:pPr>
            <w:r w:rsidRPr="00A03C55">
              <w:rPr>
                <w:noProof w:val="0"/>
              </w:rPr>
              <w:t>Message Header</w:t>
            </w:r>
          </w:p>
        </w:tc>
        <w:tc>
          <w:tcPr>
            <w:tcW w:w="971" w:type="dxa"/>
          </w:tcPr>
          <w:p w14:paraId="7FA98A2D" w14:textId="77777777" w:rsidR="007A1F44" w:rsidRPr="00A03C55" w:rsidRDefault="007A1F44">
            <w:pPr>
              <w:pStyle w:val="TableEntry"/>
              <w:jc w:val="center"/>
              <w:rPr>
                <w:noProof w:val="0"/>
              </w:rPr>
            </w:pPr>
            <w:r w:rsidRPr="00A03C55">
              <w:rPr>
                <w:noProof w:val="0"/>
              </w:rPr>
              <w:t>R</w:t>
            </w:r>
          </w:p>
        </w:tc>
        <w:tc>
          <w:tcPr>
            <w:tcW w:w="872" w:type="dxa"/>
          </w:tcPr>
          <w:p w14:paraId="2626EC8A" w14:textId="77777777" w:rsidR="007A1F44" w:rsidRPr="00A03C55" w:rsidRDefault="007A1F44">
            <w:pPr>
              <w:pStyle w:val="TableEntry"/>
              <w:jc w:val="center"/>
              <w:rPr>
                <w:noProof w:val="0"/>
              </w:rPr>
            </w:pPr>
            <w:r w:rsidRPr="00A03C55">
              <w:rPr>
                <w:noProof w:val="0"/>
              </w:rPr>
              <w:t>[1..1]</w:t>
            </w:r>
          </w:p>
        </w:tc>
        <w:tc>
          <w:tcPr>
            <w:tcW w:w="1701" w:type="dxa"/>
          </w:tcPr>
          <w:p w14:paraId="3E4D3E47" w14:textId="77777777" w:rsidR="007A1F44" w:rsidRPr="00A03C55" w:rsidRDefault="007A1F44">
            <w:pPr>
              <w:pStyle w:val="TableEntry"/>
              <w:jc w:val="center"/>
              <w:rPr>
                <w:noProof w:val="0"/>
              </w:rPr>
            </w:pPr>
            <w:r w:rsidRPr="00A03C55">
              <w:rPr>
                <w:noProof w:val="0"/>
              </w:rPr>
              <w:t>2</w:t>
            </w:r>
          </w:p>
        </w:tc>
      </w:tr>
      <w:tr w:rsidR="007A1F44" w:rsidRPr="00A03C55" w14:paraId="631F016A" w14:textId="77777777">
        <w:trPr>
          <w:cantSplit/>
          <w:jc w:val="center"/>
        </w:trPr>
        <w:tc>
          <w:tcPr>
            <w:tcW w:w="1951" w:type="dxa"/>
          </w:tcPr>
          <w:p w14:paraId="228D50B1" w14:textId="77777777" w:rsidR="007A1F44" w:rsidRPr="00A03C55" w:rsidRDefault="007A1F44" w:rsidP="00A0052B">
            <w:pPr>
              <w:pStyle w:val="TableEntry"/>
              <w:rPr>
                <w:noProof w:val="0"/>
              </w:rPr>
            </w:pPr>
            <w:r w:rsidRPr="00A03C55">
              <w:rPr>
                <w:noProof w:val="0"/>
              </w:rPr>
              <w:t>SFT</w:t>
            </w:r>
          </w:p>
        </w:tc>
        <w:tc>
          <w:tcPr>
            <w:tcW w:w="3544" w:type="dxa"/>
          </w:tcPr>
          <w:p w14:paraId="225D480E" w14:textId="77777777" w:rsidR="007A1F44" w:rsidRPr="00A03C55" w:rsidRDefault="007A1F44">
            <w:pPr>
              <w:pStyle w:val="TableEntry"/>
              <w:rPr>
                <w:noProof w:val="0"/>
              </w:rPr>
            </w:pPr>
            <w:r w:rsidRPr="00A03C55">
              <w:rPr>
                <w:noProof w:val="0"/>
              </w:rPr>
              <w:t>Software Segment</w:t>
            </w:r>
          </w:p>
        </w:tc>
        <w:tc>
          <w:tcPr>
            <w:tcW w:w="971" w:type="dxa"/>
          </w:tcPr>
          <w:p w14:paraId="6FA20BF0" w14:textId="77777777" w:rsidR="007A1F44" w:rsidRPr="00A03C55" w:rsidRDefault="007A1F44">
            <w:pPr>
              <w:pStyle w:val="TableEntry"/>
              <w:jc w:val="center"/>
              <w:rPr>
                <w:noProof w:val="0"/>
              </w:rPr>
            </w:pPr>
            <w:r w:rsidRPr="00A03C55">
              <w:rPr>
                <w:noProof w:val="0"/>
              </w:rPr>
              <w:t>O</w:t>
            </w:r>
          </w:p>
        </w:tc>
        <w:tc>
          <w:tcPr>
            <w:tcW w:w="872" w:type="dxa"/>
          </w:tcPr>
          <w:p w14:paraId="36B0E1A3" w14:textId="77777777" w:rsidR="007A1F44" w:rsidRPr="00A03C55" w:rsidRDefault="007A1F44">
            <w:pPr>
              <w:pStyle w:val="TableEntry"/>
              <w:jc w:val="center"/>
              <w:rPr>
                <w:noProof w:val="0"/>
              </w:rPr>
            </w:pPr>
            <w:r w:rsidRPr="00A03C55">
              <w:rPr>
                <w:noProof w:val="0"/>
              </w:rPr>
              <w:t>[0..*]</w:t>
            </w:r>
          </w:p>
        </w:tc>
        <w:tc>
          <w:tcPr>
            <w:tcW w:w="1701" w:type="dxa"/>
          </w:tcPr>
          <w:p w14:paraId="3ACCEFF9" w14:textId="77777777" w:rsidR="007A1F44" w:rsidRPr="00A03C55" w:rsidRDefault="007A1F44">
            <w:pPr>
              <w:pStyle w:val="TableEntry"/>
              <w:jc w:val="center"/>
              <w:rPr>
                <w:noProof w:val="0"/>
              </w:rPr>
            </w:pPr>
            <w:r w:rsidRPr="00A03C55">
              <w:rPr>
                <w:noProof w:val="0"/>
              </w:rPr>
              <w:t>2</w:t>
            </w:r>
          </w:p>
        </w:tc>
      </w:tr>
      <w:tr w:rsidR="007A1F44" w:rsidRPr="00A03C55" w14:paraId="2198CD2A" w14:textId="77777777">
        <w:trPr>
          <w:cantSplit/>
          <w:jc w:val="center"/>
        </w:trPr>
        <w:tc>
          <w:tcPr>
            <w:tcW w:w="1951" w:type="dxa"/>
          </w:tcPr>
          <w:p w14:paraId="3786372B" w14:textId="77777777" w:rsidR="007A1F44" w:rsidRPr="00A03C55" w:rsidRDefault="007A1F44" w:rsidP="00A0052B">
            <w:pPr>
              <w:pStyle w:val="TableEntry"/>
              <w:rPr>
                <w:noProof w:val="0"/>
              </w:rPr>
            </w:pPr>
            <w:r w:rsidRPr="00A03C55">
              <w:rPr>
                <w:noProof w:val="0"/>
              </w:rPr>
              <w:t>EVN</w:t>
            </w:r>
          </w:p>
        </w:tc>
        <w:tc>
          <w:tcPr>
            <w:tcW w:w="3544" w:type="dxa"/>
          </w:tcPr>
          <w:p w14:paraId="32FF4989" w14:textId="77777777" w:rsidR="007A1F44" w:rsidRPr="00A03C55" w:rsidRDefault="007A1F44">
            <w:pPr>
              <w:pStyle w:val="TableEntry"/>
              <w:rPr>
                <w:noProof w:val="0"/>
              </w:rPr>
            </w:pPr>
            <w:r w:rsidRPr="00A03C55">
              <w:rPr>
                <w:noProof w:val="0"/>
              </w:rPr>
              <w:t>Event Type</w:t>
            </w:r>
          </w:p>
        </w:tc>
        <w:tc>
          <w:tcPr>
            <w:tcW w:w="971" w:type="dxa"/>
          </w:tcPr>
          <w:p w14:paraId="06B4C93E" w14:textId="77777777" w:rsidR="007A1F44" w:rsidRPr="00A03C55" w:rsidRDefault="007A1F44">
            <w:pPr>
              <w:pStyle w:val="TableEntry"/>
              <w:jc w:val="center"/>
              <w:rPr>
                <w:noProof w:val="0"/>
              </w:rPr>
            </w:pPr>
            <w:r w:rsidRPr="00A03C55">
              <w:rPr>
                <w:noProof w:val="0"/>
              </w:rPr>
              <w:t>R</w:t>
            </w:r>
          </w:p>
        </w:tc>
        <w:tc>
          <w:tcPr>
            <w:tcW w:w="872" w:type="dxa"/>
          </w:tcPr>
          <w:p w14:paraId="6098F30A" w14:textId="77777777" w:rsidR="007A1F44" w:rsidRPr="00A03C55" w:rsidRDefault="007A1F44">
            <w:pPr>
              <w:pStyle w:val="TableEntry"/>
              <w:jc w:val="center"/>
              <w:rPr>
                <w:noProof w:val="0"/>
              </w:rPr>
            </w:pPr>
            <w:r w:rsidRPr="00A03C55">
              <w:rPr>
                <w:noProof w:val="0"/>
              </w:rPr>
              <w:t>[1..1]</w:t>
            </w:r>
          </w:p>
        </w:tc>
        <w:tc>
          <w:tcPr>
            <w:tcW w:w="1701" w:type="dxa"/>
          </w:tcPr>
          <w:p w14:paraId="66B0A437" w14:textId="77777777" w:rsidR="007A1F44" w:rsidRPr="00A03C55" w:rsidRDefault="007A1F44">
            <w:pPr>
              <w:pStyle w:val="TableEntry"/>
              <w:jc w:val="center"/>
              <w:rPr>
                <w:noProof w:val="0"/>
              </w:rPr>
            </w:pPr>
            <w:r w:rsidRPr="00A03C55">
              <w:rPr>
                <w:noProof w:val="0"/>
              </w:rPr>
              <w:t>2</w:t>
            </w:r>
          </w:p>
        </w:tc>
      </w:tr>
      <w:tr w:rsidR="007A1F44" w:rsidRPr="00A03C55" w14:paraId="1520D4A3" w14:textId="77777777">
        <w:trPr>
          <w:cantSplit/>
          <w:jc w:val="center"/>
        </w:trPr>
        <w:tc>
          <w:tcPr>
            <w:tcW w:w="1951" w:type="dxa"/>
          </w:tcPr>
          <w:p w14:paraId="7E038F68" w14:textId="77777777" w:rsidR="007A1F44" w:rsidRPr="00A03C55" w:rsidRDefault="007A1F44" w:rsidP="00A0052B">
            <w:pPr>
              <w:pStyle w:val="TableEntry"/>
              <w:rPr>
                <w:noProof w:val="0"/>
              </w:rPr>
            </w:pPr>
            <w:r w:rsidRPr="00A03C55">
              <w:rPr>
                <w:noProof w:val="0"/>
              </w:rPr>
              <w:t>---</w:t>
            </w:r>
          </w:p>
        </w:tc>
        <w:tc>
          <w:tcPr>
            <w:tcW w:w="3544" w:type="dxa"/>
          </w:tcPr>
          <w:p w14:paraId="69A19019" w14:textId="77777777" w:rsidR="007A1F44" w:rsidRPr="00A03C55" w:rsidRDefault="007A1F44">
            <w:pPr>
              <w:pStyle w:val="TableEntry"/>
              <w:rPr>
                <w:noProof w:val="0"/>
              </w:rPr>
            </w:pPr>
            <w:r w:rsidRPr="00A03C55">
              <w:rPr>
                <w:noProof w:val="0"/>
              </w:rPr>
              <w:t xml:space="preserve">--- PATIENT begin </w:t>
            </w:r>
          </w:p>
        </w:tc>
        <w:tc>
          <w:tcPr>
            <w:tcW w:w="971" w:type="dxa"/>
          </w:tcPr>
          <w:p w14:paraId="76221114" w14:textId="77777777" w:rsidR="007A1F44" w:rsidRPr="00A03C55" w:rsidRDefault="007A1F44">
            <w:pPr>
              <w:pStyle w:val="TableEntry"/>
              <w:jc w:val="center"/>
              <w:rPr>
                <w:noProof w:val="0"/>
              </w:rPr>
            </w:pPr>
            <w:r w:rsidRPr="00A03C55">
              <w:rPr>
                <w:noProof w:val="0"/>
              </w:rPr>
              <w:t>R</w:t>
            </w:r>
          </w:p>
        </w:tc>
        <w:tc>
          <w:tcPr>
            <w:tcW w:w="872" w:type="dxa"/>
          </w:tcPr>
          <w:p w14:paraId="13F63217" w14:textId="77777777" w:rsidR="007A1F44" w:rsidRPr="00A03C55" w:rsidRDefault="007A1F44">
            <w:pPr>
              <w:pStyle w:val="TableEntry"/>
              <w:jc w:val="center"/>
              <w:rPr>
                <w:noProof w:val="0"/>
              </w:rPr>
            </w:pPr>
            <w:r w:rsidRPr="00A03C55">
              <w:rPr>
                <w:noProof w:val="0"/>
              </w:rPr>
              <w:t>[1..1]</w:t>
            </w:r>
          </w:p>
        </w:tc>
        <w:tc>
          <w:tcPr>
            <w:tcW w:w="1701" w:type="dxa"/>
          </w:tcPr>
          <w:p w14:paraId="66EC5FB7" w14:textId="77777777" w:rsidR="007A1F44" w:rsidRPr="00A03C55" w:rsidRDefault="007A1F44">
            <w:pPr>
              <w:pStyle w:val="TableEntry"/>
              <w:jc w:val="center"/>
              <w:rPr>
                <w:noProof w:val="0"/>
              </w:rPr>
            </w:pPr>
          </w:p>
        </w:tc>
      </w:tr>
      <w:tr w:rsidR="007A1F44" w:rsidRPr="00A03C55" w14:paraId="56B7129E" w14:textId="77777777">
        <w:trPr>
          <w:cantSplit/>
          <w:jc w:val="center"/>
        </w:trPr>
        <w:tc>
          <w:tcPr>
            <w:tcW w:w="1951" w:type="dxa"/>
          </w:tcPr>
          <w:p w14:paraId="278A2CEF" w14:textId="77777777" w:rsidR="007A1F44" w:rsidRPr="00A03C55" w:rsidRDefault="007A1F44" w:rsidP="00A0052B">
            <w:pPr>
              <w:pStyle w:val="TableEntry"/>
              <w:rPr>
                <w:noProof w:val="0"/>
              </w:rPr>
            </w:pPr>
            <w:r w:rsidRPr="00A03C55">
              <w:rPr>
                <w:noProof w:val="0"/>
              </w:rPr>
              <w:t xml:space="preserve">  PID</w:t>
            </w:r>
          </w:p>
        </w:tc>
        <w:tc>
          <w:tcPr>
            <w:tcW w:w="3544" w:type="dxa"/>
          </w:tcPr>
          <w:p w14:paraId="7AEA9DBE" w14:textId="77777777" w:rsidR="007A1F44" w:rsidRPr="00A03C55" w:rsidRDefault="007A1F44">
            <w:pPr>
              <w:pStyle w:val="TableEntry"/>
              <w:rPr>
                <w:noProof w:val="0"/>
              </w:rPr>
            </w:pPr>
            <w:r w:rsidRPr="00A03C55">
              <w:rPr>
                <w:noProof w:val="0"/>
              </w:rPr>
              <w:t>Patient Identification</w:t>
            </w:r>
          </w:p>
        </w:tc>
        <w:tc>
          <w:tcPr>
            <w:tcW w:w="971" w:type="dxa"/>
          </w:tcPr>
          <w:p w14:paraId="15B288D3" w14:textId="77777777" w:rsidR="007A1F44" w:rsidRPr="00A03C55" w:rsidRDefault="007A1F44">
            <w:pPr>
              <w:pStyle w:val="TableEntry"/>
              <w:jc w:val="center"/>
              <w:rPr>
                <w:noProof w:val="0"/>
              </w:rPr>
            </w:pPr>
            <w:r w:rsidRPr="00A03C55">
              <w:rPr>
                <w:noProof w:val="0"/>
              </w:rPr>
              <w:t>R</w:t>
            </w:r>
          </w:p>
        </w:tc>
        <w:tc>
          <w:tcPr>
            <w:tcW w:w="872" w:type="dxa"/>
          </w:tcPr>
          <w:p w14:paraId="7D37B16F" w14:textId="77777777" w:rsidR="007A1F44" w:rsidRPr="00A03C55" w:rsidRDefault="007A1F44">
            <w:pPr>
              <w:pStyle w:val="TableEntry"/>
              <w:jc w:val="center"/>
              <w:rPr>
                <w:noProof w:val="0"/>
              </w:rPr>
            </w:pPr>
            <w:r w:rsidRPr="00A03C55">
              <w:rPr>
                <w:noProof w:val="0"/>
              </w:rPr>
              <w:t>[1..1]</w:t>
            </w:r>
          </w:p>
        </w:tc>
        <w:tc>
          <w:tcPr>
            <w:tcW w:w="1701" w:type="dxa"/>
          </w:tcPr>
          <w:p w14:paraId="5C9EE4A9" w14:textId="77777777" w:rsidR="007A1F44" w:rsidRPr="00A03C55" w:rsidRDefault="007A1F44">
            <w:pPr>
              <w:pStyle w:val="TableEntry"/>
              <w:jc w:val="center"/>
              <w:rPr>
                <w:noProof w:val="0"/>
              </w:rPr>
            </w:pPr>
            <w:r w:rsidRPr="00A03C55">
              <w:rPr>
                <w:noProof w:val="0"/>
              </w:rPr>
              <w:t>3</w:t>
            </w:r>
          </w:p>
        </w:tc>
      </w:tr>
      <w:tr w:rsidR="007A1F44" w:rsidRPr="00A03C55" w14:paraId="53AD0B17" w14:textId="77777777">
        <w:trPr>
          <w:cantSplit/>
          <w:jc w:val="center"/>
        </w:trPr>
        <w:tc>
          <w:tcPr>
            <w:tcW w:w="1951" w:type="dxa"/>
          </w:tcPr>
          <w:p w14:paraId="48520E77" w14:textId="77777777" w:rsidR="007A1F44" w:rsidRPr="00A03C55" w:rsidRDefault="007A1F44" w:rsidP="00A0052B">
            <w:pPr>
              <w:pStyle w:val="TableEntry"/>
              <w:rPr>
                <w:noProof w:val="0"/>
              </w:rPr>
            </w:pPr>
            <w:r w:rsidRPr="00A03C55">
              <w:rPr>
                <w:noProof w:val="0"/>
              </w:rPr>
              <w:t xml:space="preserve">  PD1</w:t>
            </w:r>
          </w:p>
        </w:tc>
        <w:tc>
          <w:tcPr>
            <w:tcW w:w="3544" w:type="dxa"/>
          </w:tcPr>
          <w:p w14:paraId="0F01C79F" w14:textId="77777777" w:rsidR="007A1F44" w:rsidRPr="00A03C55" w:rsidRDefault="007A1F44">
            <w:pPr>
              <w:pStyle w:val="TableEntry"/>
              <w:rPr>
                <w:noProof w:val="0"/>
              </w:rPr>
            </w:pPr>
            <w:r w:rsidRPr="00A03C55">
              <w:rPr>
                <w:noProof w:val="0"/>
              </w:rPr>
              <w:t>Additional Demographics</w:t>
            </w:r>
          </w:p>
        </w:tc>
        <w:tc>
          <w:tcPr>
            <w:tcW w:w="971" w:type="dxa"/>
          </w:tcPr>
          <w:p w14:paraId="5253D0D0" w14:textId="77777777" w:rsidR="007A1F44" w:rsidRPr="00A03C55" w:rsidRDefault="007A1F44">
            <w:pPr>
              <w:pStyle w:val="TableEntry"/>
              <w:jc w:val="center"/>
              <w:rPr>
                <w:noProof w:val="0"/>
              </w:rPr>
            </w:pPr>
            <w:r w:rsidRPr="00A03C55">
              <w:rPr>
                <w:noProof w:val="0"/>
              </w:rPr>
              <w:t>O</w:t>
            </w:r>
          </w:p>
        </w:tc>
        <w:tc>
          <w:tcPr>
            <w:tcW w:w="872" w:type="dxa"/>
          </w:tcPr>
          <w:p w14:paraId="747EA249" w14:textId="77777777" w:rsidR="007A1F44" w:rsidRPr="00A03C55" w:rsidRDefault="007A1F44">
            <w:pPr>
              <w:pStyle w:val="TableEntry"/>
              <w:jc w:val="center"/>
              <w:rPr>
                <w:noProof w:val="0"/>
              </w:rPr>
            </w:pPr>
            <w:r w:rsidRPr="00A03C55">
              <w:rPr>
                <w:noProof w:val="0"/>
              </w:rPr>
              <w:t>[0..1]</w:t>
            </w:r>
          </w:p>
        </w:tc>
        <w:tc>
          <w:tcPr>
            <w:tcW w:w="1701" w:type="dxa"/>
          </w:tcPr>
          <w:p w14:paraId="3924CBD9" w14:textId="77777777" w:rsidR="007A1F44" w:rsidRPr="00A03C55" w:rsidRDefault="007A1F44">
            <w:pPr>
              <w:pStyle w:val="TableEntry"/>
              <w:jc w:val="center"/>
              <w:rPr>
                <w:noProof w:val="0"/>
              </w:rPr>
            </w:pPr>
            <w:r w:rsidRPr="00A03C55">
              <w:rPr>
                <w:noProof w:val="0"/>
              </w:rPr>
              <w:t>3</w:t>
            </w:r>
          </w:p>
        </w:tc>
      </w:tr>
      <w:tr w:rsidR="007A1F44" w:rsidRPr="00A03C55" w14:paraId="418AA406" w14:textId="77777777">
        <w:trPr>
          <w:cantSplit/>
          <w:jc w:val="center"/>
        </w:trPr>
        <w:tc>
          <w:tcPr>
            <w:tcW w:w="1951" w:type="dxa"/>
          </w:tcPr>
          <w:p w14:paraId="308F413B" w14:textId="77777777" w:rsidR="007A1F44" w:rsidRPr="00A03C55" w:rsidRDefault="007A1F44" w:rsidP="00A0052B">
            <w:pPr>
              <w:pStyle w:val="TableEntry"/>
              <w:rPr>
                <w:noProof w:val="0"/>
              </w:rPr>
            </w:pPr>
            <w:r w:rsidRPr="00A03C55">
              <w:rPr>
                <w:noProof w:val="0"/>
              </w:rPr>
              <w:t xml:space="preserve">  MRG</w:t>
            </w:r>
          </w:p>
        </w:tc>
        <w:tc>
          <w:tcPr>
            <w:tcW w:w="3544" w:type="dxa"/>
          </w:tcPr>
          <w:p w14:paraId="02C6400A" w14:textId="77777777" w:rsidR="007A1F44" w:rsidRPr="00A03C55" w:rsidRDefault="007A1F44">
            <w:pPr>
              <w:pStyle w:val="TableEntry"/>
              <w:rPr>
                <w:noProof w:val="0"/>
              </w:rPr>
            </w:pPr>
            <w:r w:rsidRPr="00A03C55">
              <w:rPr>
                <w:noProof w:val="0"/>
              </w:rPr>
              <w:t>Merge Information</w:t>
            </w:r>
          </w:p>
        </w:tc>
        <w:tc>
          <w:tcPr>
            <w:tcW w:w="971" w:type="dxa"/>
          </w:tcPr>
          <w:p w14:paraId="0A937DAD" w14:textId="77777777" w:rsidR="007A1F44" w:rsidRPr="00A03C55" w:rsidRDefault="007A1F44">
            <w:pPr>
              <w:pStyle w:val="TableEntry"/>
              <w:jc w:val="center"/>
              <w:rPr>
                <w:noProof w:val="0"/>
              </w:rPr>
            </w:pPr>
            <w:r w:rsidRPr="00A03C55">
              <w:rPr>
                <w:noProof w:val="0"/>
              </w:rPr>
              <w:t>R</w:t>
            </w:r>
          </w:p>
        </w:tc>
        <w:tc>
          <w:tcPr>
            <w:tcW w:w="872" w:type="dxa"/>
          </w:tcPr>
          <w:p w14:paraId="5749189C" w14:textId="77777777" w:rsidR="007A1F44" w:rsidRPr="00A03C55" w:rsidRDefault="007A1F44">
            <w:pPr>
              <w:pStyle w:val="TableEntry"/>
              <w:jc w:val="center"/>
              <w:rPr>
                <w:noProof w:val="0"/>
              </w:rPr>
            </w:pPr>
            <w:r w:rsidRPr="00A03C55">
              <w:rPr>
                <w:noProof w:val="0"/>
              </w:rPr>
              <w:t>[1..1]</w:t>
            </w:r>
          </w:p>
        </w:tc>
        <w:tc>
          <w:tcPr>
            <w:tcW w:w="1701" w:type="dxa"/>
          </w:tcPr>
          <w:p w14:paraId="2A420370" w14:textId="77777777" w:rsidR="007A1F44" w:rsidRPr="00A03C55" w:rsidRDefault="007A1F44">
            <w:pPr>
              <w:pStyle w:val="TableEntry"/>
              <w:jc w:val="center"/>
              <w:rPr>
                <w:noProof w:val="0"/>
              </w:rPr>
            </w:pPr>
            <w:r w:rsidRPr="00A03C55">
              <w:rPr>
                <w:noProof w:val="0"/>
              </w:rPr>
              <w:t>3</w:t>
            </w:r>
          </w:p>
        </w:tc>
      </w:tr>
      <w:tr w:rsidR="007A1F44" w:rsidRPr="00A03C55" w14:paraId="4A950A81" w14:textId="77777777">
        <w:trPr>
          <w:cantSplit/>
          <w:jc w:val="center"/>
        </w:trPr>
        <w:tc>
          <w:tcPr>
            <w:tcW w:w="1951" w:type="dxa"/>
          </w:tcPr>
          <w:p w14:paraId="7EC346D4" w14:textId="77777777" w:rsidR="007A1F44" w:rsidRPr="00A03C55" w:rsidRDefault="007A1F44" w:rsidP="00A0052B">
            <w:pPr>
              <w:pStyle w:val="TableEntry"/>
              <w:rPr>
                <w:noProof w:val="0"/>
              </w:rPr>
            </w:pPr>
            <w:r w:rsidRPr="00A03C55">
              <w:rPr>
                <w:noProof w:val="0"/>
              </w:rPr>
              <w:t xml:space="preserve">  PV1</w:t>
            </w:r>
          </w:p>
        </w:tc>
        <w:tc>
          <w:tcPr>
            <w:tcW w:w="3544" w:type="dxa"/>
          </w:tcPr>
          <w:p w14:paraId="24812C40" w14:textId="77777777" w:rsidR="007A1F44" w:rsidRPr="00A03C55" w:rsidRDefault="007A1F44">
            <w:pPr>
              <w:pStyle w:val="TableEntry"/>
              <w:rPr>
                <w:noProof w:val="0"/>
              </w:rPr>
            </w:pPr>
            <w:r w:rsidRPr="00A03C55">
              <w:rPr>
                <w:noProof w:val="0"/>
              </w:rPr>
              <w:t>Patient Visit</w:t>
            </w:r>
          </w:p>
        </w:tc>
        <w:tc>
          <w:tcPr>
            <w:tcW w:w="971" w:type="dxa"/>
          </w:tcPr>
          <w:p w14:paraId="0A8B6932" w14:textId="77777777" w:rsidR="007A1F44" w:rsidRPr="00A03C55" w:rsidRDefault="007A1F44">
            <w:pPr>
              <w:pStyle w:val="TableEntry"/>
              <w:jc w:val="center"/>
              <w:rPr>
                <w:noProof w:val="0"/>
              </w:rPr>
            </w:pPr>
            <w:r w:rsidRPr="00A03C55">
              <w:rPr>
                <w:noProof w:val="0"/>
              </w:rPr>
              <w:t>X</w:t>
            </w:r>
          </w:p>
        </w:tc>
        <w:tc>
          <w:tcPr>
            <w:tcW w:w="872" w:type="dxa"/>
          </w:tcPr>
          <w:p w14:paraId="214F63C1" w14:textId="77777777" w:rsidR="007A1F44" w:rsidRPr="00A03C55" w:rsidRDefault="007A1F44">
            <w:pPr>
              <w:pStyle w:val="TableEntry"/>
              <w:jc w:val="center"/>
              <w:rPr>
                <w:noProof w:val="0"/>
              </w:rPr>
            </w:pPr>
            <w:r w:rsidRPr="00A03C55">
              <w:rPr>
                <w:noProof w:val="0"/>
              </w:rPr>
              <w:t>[0..0]</w:t>
            </w:r>
          </w:p>
        </w:tc>
        <w:tc>
          <w:tcPr>
            <w:tcW w:w="1701" w:type="dxa"/>
          </w:tcPr>
          <w:p w14:paraId="7DB2AC9D" w14:textId="77777777" w:rsidR="007A1F44" w:rsidRPr="00A03C55" w:rsidRDefault="007A1F44">
            <w:pPr>
              <w:pStyle w:val="TableEntry"/>
              <w:jc w:val="center"/>
              <w:rPr>
                <w:noProof w:val="0"/>
              </w:rPr>
            </w:pPr>
            <w:r w:rsidRPr="00A03C55">
              <w:rPr>
                <w:noProof w:val="0"/>
              </w:rPr>
              <w:t>3</w:t>
            </w:r>
          </w:p>
        </w:tc>
      </w:tr>
      <w:tr w:rsidR="007A1F44" w:rsidRPr="00A03C55" w14:paraId="748FB82F" w14:textId="77777777">
        <w:trPr>
          <w:cantSplit/>
          <w:jc w:val="center"/>
        </w:trPr>
        <w:tc>
          <w:tcPr>
            <w:tcW w:w="1951" w:type="dxa"/>
          </w:tcPr>
          <w:p w14:paraId="52C0E049" w14:textId="77777777" w:rsidR="007A1F44" w:rsidRPr="00A03C55" w:rsidRDefault="007A1F44" w:rsidP="00A0052B">
            <w:pPr>
              <w:pStyle w:val="TableEntry"/>
              <w:rPr>
                <w:noProof w:val="0"/>
              </w:rPr>
            </w:pPr>
            <w:r w:rsidRPr="00A03C55">
              <w:rPr>
                <w:noProof w:val="0"/>
              </w:rPr>
              <w:t>---</w:t>
            </w:r>
          </w:p>
        </w:tc>
        <w:tc>
          <w:tcPr>
            <w:tcW w:w="3544" w:type="dxa"/>
          </w:tcPr>
          <w:p w14:paraId="4C69402A" w14:textId="77777777" w:rsidR="007A1F44" w:rsidRPr="00A03C55" w:rsidRDefault="007A1F44">
            <w:pPr>
              <w:pStyle w:val="TableEntry"/>
              <w:rPr>
                <w:noProof w:val="0"/>
              </w:rPr>
            </w:pPr>
          </w:p>
        </w:tc>
        <w:tc>
          <w:tcPr>
            <w:tcW w:w="971" w:type="dxa"/>
          </w:tcPr>
          <w:p w14:paraId="7CCF5775" w14:textId="77777777" w:rsidR="007A1F44" w:rsidRPr="00A03C55" w:rsidRDefault="007A1F44">
            <w:pPr>
              <w:pStyle w:val="TableEntry"/>
              <w:jc w:val="center"/>
              <w:rPr>
                <w:noProof w:val="0"/>
              </w:rPr>
            </w:pPr>
          </w:p>
        </w:tc>
        <w:tc>
          <w:tcPr>
            <w:tcW w:w="872" w:type="dxa"/>
          </w:tcPr>
          <w:p w14:paraId="395B194B" w14:textId="77777777" w:rsidR="007A1F44" w:rsidRPr="00A03C55" w:rsidRDefault="007A1F44">
            <w:pPr>
              <w:pStyle w:val="TableEntry"/>
              <w:jc w:val="center"/>
              <w:rPr>
                <w:noProof w:val="0"/>
              </w:rPr>
            </w:pPr>
          </w:p>
        </w:tc>
        <w:tc>
          <w:tcPr>
            <w:tcW w:w="1701" w:type="dxa"/>
          </w:tcPr>
          <w:p w14:paraId="76E61A66" w14:textId="77777777" w:rsidR="007A1F44" w:rsidRPr="00A03C55" w:rsidRDefault="007A1F44">
            <w:pPr>
              <w:pStyle w:val="TableEntry"/>
              <w:jc w:val="center"/>
              <w:rPr>
                <w:noProof w:val="0"/>
              </w:rPr>
            </w:pPr>
          </w:p>
        </w:tc>
      </w:tr>
    </w:tbl>
    <w:p w14:paraId="4899CA1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0" w:name="_Toc174249125"/>
      <w:r w:rsidRPr="00A03C55">
        <w:rPr>
          <w:bCs/>
          <w:noProof w:val="0"/>
        </w:rPr>
        <w:t>Comments on segment usage</w:t>
      </w:r>
      <w:bookmarkEnd w:id="260"/>
    </w:p>
    <w:p w14:paraId="4EEB17FE" w14:textId="77777777" w:rsidR="007A1F44" w:rsidRPr="00A03C55" w:rsidRDefault="007A1F44" w:rsidP="00CA12D9">
      <w:pPr>
        <w:pStyle w:val="BodyText"/>
      </w:pPr>
      <w:r w:rsidRPr="00A03C55">
        <w:t>This transaction makes unrepeatable the PATIENT segment group: The message can communicate only one merge operation for one patient.</w:t>
      </w:r>
    </w:p>
    <w:p w14:paraId="2C044F3B" w14:textId="59B5B0B0" w:rsidR="007A1F44" w:rsidRPr="00A03C55" w:rsidRDefault="007A1F44" w:rsidP="00CA12D9">
      <w:pPr>
        <w:pStyle w:val="BodyText"/>
      </w:pPr>
      <w:r w:rsidRPr="00A03C55">
        <w:t>The “incorrect supplier identifier” identified in the MRG segment (</w:t>
      </w:r>
      <w:r w:rsidRPr="00A03C55">
        <w:rPr>
          <w:i/>
          <w:iCs/>
        </w:rPr>
        <w:t>MRG-1 - Prior Patient Identifier List</w:t>
      </w:r>
      <w:r w:rsidRPr="00A03C55">
        <w:t xml:space="preserve">) is to be merged with the required “correct target identifier” of the same </w:t>
      </w:r>
      <w:r w:rsidR="00107479">
        <w:t>“</w:t>
      </w:r>
      <w:r w:rsidRPr="00A03C55">
        <w:t>identifier type code” component identified in the PID segment (</w:t>
      </w:r>
      <w:r w:rsidRPr="00A03C55">
        <w:rPr>
          <w:i/>
          <w:iCs/>
        </w:rPr>
        <w:t>PID-3 - Patient Identifier List</w:t>
      </w:r>
      <w:r w:rsidRPr="00A03C55">
        <w:t>). The “incorrect supplier identifier” would then logically never be referenced in future transactions.</w:t>
      </w:r>
    </w:p>
    <w:p w14:paraId="3C6049C0" w14:textId="77777777" w:rsidR="007A1F44" w:rsidRPr="00A03C55" w:rsidRDefault="007A1F44" w:rsidP="00CA12D9">
      <w:pPr>
        <w:pStyle w:val="BodyText"/>
      </w:pPr>
      <w:r w:rsidRPr="00A03C55">
        <w:t>The PV1 segment is not supported by IHE in this message.</w:t>
      </w:r>
    </w:p>
    <w:p w14:paraId="54FA10E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1" w:name="_Toc174249126"/>
      <w:r w:rsidRPr="00A03C55">
        <w:rPr>
          <w:bCs/>
          <w:noProof w:val="0"/>
        </w:rPr>
        <w:t>Expected actions</w:t>
      </w:r>
      <w:bookmarkEnd w:id="261"/>
    </w:p>
    <w:p w14:paraId="1866888B" w14:textId="77777777" w:rsidR="007A1F44" w:rsidRPr="00A03C55" w:rsidRDefault="007A1F44" w:rsidP="00CA12D9">
      <w:pPr>
        <w:pStyle w:val="BodyText"/>
      </w:pPr>
      <w:r w:rsidRPr="00A03C55">
        <w:t>The receiver shall merge the two patients in its database, and shall report the result of this operation (success / error) in an acknowledgment message returned to the sender.</w:t>
      </w:r>
    </w:p>
    <w:p w14:paraId="3090F930" w14:textId="77777777" w:rsidR="007A1F44" w:rsidRPr="00A03C55" w:rsidRDefault="007A1F44" w:rsidP="00CA12D9">
      <w:pPr>
        <w:pStyle w:val="BodyText"/>
      </w:pPr>
      <w:r w:rsidRPr="00A03C55">
        <w:t>If the receiver does not recognize the target patient identifiers, it shall perform a Change Patient Identifier List instead of a Merge. This situation is not an error.</w:t>
      </w:r>
    </w:p>
    <w:p w14:paraId="44B48539" w14:textId="77777777" w:rsidR="007A1F44" w:rsidRPr="00A03C55" w:rsidRDefault="007A1F44" w:rsidP="00CA12D9">
      <w:pPr>
        <w:pStyle w:val="BodyText"/>
      </w:pPr>
      <w:r w:rsidRPr="00A03C55">
        <w:t>If the receiver does not recognize the supplier patient identifiers to be merged, it shall take no action. This situation is not an error.</w:t>
      </w:r>
    </w:p>
    <w:p w14:paraId="5C67ACEE" w14:textId="77777777" w:rsidR="007A1F44" w:rsidRPr="00A03C55" w:rsidRDefault="007A1F44" w:rsidP="00CA12D9">
      <w:pPr>
        <w:pStyle w:val="BodyText"/>
      </w:pPr>
      <w:r w:rsidRPr="00A03C55">
        <w:t>If the receiver does not support the Merge Option of this transaction, it shall application-reject the message (see ITI TF-2x: C.2.3).</w:t>
      </w:r>
    </w:p>
    <w:p w14:paraId="1061FC68"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62" w:name="_Toc174249127"/>
      <w:bookmarkStart w:id="263" w:name="_Toc398544150"/>
      <w:r w:rsidRPr="00A03C55">
        <w:rPr>
          <w:noProof w:val="0"/>
        </w:rPr>
        <w:lastRenderedPageBreak/>
        <w:t>Change Patient Identifier List - ADT^A47^ADT_A30</w:t>
      </w:r>
      <w:bookmarkEnd w:id="262"/>
      <w:bookmarkEnd w:id="263"/>
    </w:p>
    <w:p w14:paraId="1A1CE25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4" w:name="_Toc174249128"/>
      <w:r w:rsidRPr="00A03C55">
        <w:rPr>
          <w:bCs/>
          <w:noProof w:val="0"/>
        </w:rPr>
        <w:t>Trigger Event</w:t>
      </w:r>
      <w:bookmarkEnd w:id="264"/>
    </w:p>
    <w:p w14:paraId="61252004" w14:textId="77777777" w:rsidR="007A1F44" w:rsidRPr="00A03C55" w:rsidRDefault="007A1F44">
      <w:r w:rsidRPr="00A03C55">
        <w:t xml:space="preserve">The Patient Demographics Supplier notifies the change of a patient identifier list for a patient. That is, a single </w:t>
      </w:r>
      <w:r w:rsidRPr="00A03C55">
        <w:rPr>
          <w:i/>
          <w:iCs/>
        </w:rPr>
        <w:t>PID-3-patient identifier list value</w:t>
      </w:r>
      <w:r w:rsidRPr="00A03C55">
        <w:t xml:space="preserve"> has been found to be incorrect and has been changed.</w:t>
      </w:r>
    </w:p>
    <w:p w14:paraId="684A1A8F" w14:textId="77777777" w:rsidR="007A1F44" w:rsidRPr="00A03C55" w:rsidRDefault="007A1F44">
      <w:r w:rsidRPr="00A03C55">
        <w:t>This message is not used to update other patient demographics information. The A31 trigger event should be used for this purpose.</w:t>
      </w:r>
    </w:p>
    <w:p w14:paraId="7DE9C95F" w14:textId="77777777" w:rsidR="007A1F44" w:rsidRPr="00A03C55" w:rsidRDefault="007A1F44">
      <w:r w:rsidRPr="00A03C55">
        <w:t xml:space="preserve">MSH-9 is valued </w:t>
      </w:r>
      <w:r w:rsidRPr="00A03C55">
        <w:rPr>
          <w:b/>
          <w:bCs/>
        </w:rPr>
        <w:t>ADT^A47^ADT_A30</w:t>
      </w:r>
      <w:r w:rsidRPr="00A03C55">
        <w:t>.</w:t>
      </w:r>
    </w:p>
    <w:p w14:paraId="0CDF3129"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65" w:name="_Toc174249129"/>
      <w:r w:rsidRPr="00A03C55">
        <w:rPr>
          <w:bCs/>
          <w:noProof w:val="0"/>
        </w:rPr>
        <w:t>Message Static Definition</w:t>
      </w:r>
      <w:bookmarkEnd w:id="265"/>
    </w:p>
    <w:p w14:paraId="2C689677" w14:textId="77777777" w:rsidR="007A1F44" w:rsidRPr="00A03C55" w:rsidRDefault="007A1F44">
      <w:pPr>
        <w:pStyle w:val="TableTitle"/>
        <w:rPr>
          <w:noProof w:val="0"/>
        </w:rPr>
      </w:pPr>
      <w:r w:rsidRPr="00A03C55">
        <w:rPr>
          <w:noProof w:val="0"/>
        </w:rPr>
        <w:t>Table 3.30-12: Static definition of ADT^A47^ADT_A30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3B7E2EE" w14:textId="77777777">
        <w:trPr>
          <w:cantSplit/>
        </w:trPr>
        <w:tc>
          <w:tcPr>
            <w:tcW w:w="1951" w:type="dxa"/>
            <w:shd w:val="clear" w:color="auto" w:fill="D9D9D9"/>
          </w:tcPr>
          <w:p w14:paraId="4361132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7E2849F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AAA1BD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AFAC6D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21AC2298" w14:textId="77777777" w:rsidR="007A1F44" w:rsidRPr="00A03C55" w:rsidRDefault="007A1F44" w:rsidP="00A53067">
            <w:pPr>
              <w:pStyle w:val="TableEntryHeader"/>
              <w:rPr>
                <w:noProof w:val="0"/>
              </w:rPr>
            </w:pPr>
            <w:r w:rsidRPr="00A03C55">
              <w:rPr>
                <w:noProof w:val="0"/>
              </w:rPr>
              <w:t>HL7 chapter</w:t>
            </w:r>
          </w:p>
        </w:tc>
      </w:tr>
      <w:tr w:rsidR="007A1F44" w:rsidRPr="00A03C55" w14:paraId="77781959" w14:textId="77777777">
        <w:trPr>
          <w:cantSplit/>
        </w:trPr>
        <w:tc>
          <w:tcPr>
            <w:tcW w:w="1951" w:type="dxa"/>
          </w:tcPr>
          <w:p w14:paraId="2089A9C4" w14:textId="77777777" w:rsidR="007A1F44" w:rsidRPr="00A03C55" w:rsidRDefault="007A1F44" w:rsidP="00A0052B">
            <w:pPr>
              <w:pStyle w:val="TableEntry"/>
              <w:rPr>
                <w:noProof w:val="0"/>
              </w:rPr>
            </w:pPr>
            <w:r w:rsidRPr="00A03C55">
              <w:rPr>
                <w:noProof w:val="0"/>
              </w:rPr>
              <w:t>MSH</w:t>
            </w:r>
          </w:p>
        </w:tc>
        <w:tc>
          <w:tcPr>
            <w:tcW w:w="3544" w:type="dxa"/>
          </w:tcPr>
          <w:p w14:paraId="5C428DDB" w14:textId="77777777" w:rsidR="007A1F44" w:rsidRPr="00A03C55" w:rsidRDefault="007A1F44">
            <w:pPr>
              <w:pStyle w:val="TableEntry"/>
              <w:rPr>
                <w:noProof w:val="0"/>
              </w:rPr>
            </w:pPr>
            <w:r w:rsidRPr="00A03C55">
              <w:rPr>
                <w:noProof w:val="0"/>
              </w:rPr>
              <w:t>Message Header</w:t>
            </w:r>
          </w:p>
        </w:tc>
        <w:tc>
          <w:tcPr>
            <w:tcW w:w="971" w:type="dxa"/>
          </w:tcPr>
          <w:p w14:paraId="0048F99B" w14:textId="77777777" w:rsidR="007A1F44" w:rsidRPr="00A03C55" w:rsidRDefault="007A1F44">
            <w:pPr>
              <w:pStyle w:val="TableEntry"/>
              <w:jc w:val="center"/>
              <w:rPr>
                <w:noProof w:val="0"/>
              </w:rPr>
            </w:pPr>
            <w:r w:rsidRPr="00A03C55">
              <w:rPr>
                <w:noProof w:val="0"/>
              </w:rPr>
              <w:t>R</w:t>
            </w:r>
          </w:p>
        </w:tc>
        <w:tc>
          <w:tcPr>
            <w:tcW w:w="872" w:type="dxa"/>
          </w:tcPr>
          <w:p w14:paraId="0A9C6A22" w14:textId="77777777" w:rsidR="007A1F44" w:rsidRPr="00A03C55" w:rsidRDefault="007A1F44">
            <w:pPr>
              <w:pStyle w:val="TableEntry"/>
              <w:jc w:val="center"/>
              <w:rPr>
                <w:noProof w:val="0"/>
              </w:rPr>
            </w:pPr>
            <w:r w:rsidRPr="00A03C55">
              <w:rPr>
                <w:noProof w:val="0"/>
              </w:rPr>
              <w:t>[1..1]</w:t>
            </w:r>
          </w:p>
        </w:tc>
        <w:tc>
          <w:tcPr>
            <w:tcW w:w="1701" w:type="dxa"/>
          </w:tcPr>
          <w:p w14:paraId="2DA03E05" w14:textId="77777777" w:rsidR="007A1F44" w:rsidRPr="00A03C55" w:rsidRDefault="007A1F44">
            <w:pPr>
              <w:pStyle w:val="TableEntry"/>
              <w:jc w:val="center"/>
              <w:rPr>
                <w:noProof w:val="0"/>
              </w:rPr>
            </w:pPr>
            <w:r w:rsidRPr="00A03C55">
              <w:rPr>
                <w:noProof w:val="0"/>
              </w:rPr>
              <w:t>2</w:t>
            </w:r>
          </w:p>
        </w:tc>
      </w:tr>
      <w:tr w:rsidR="007A1F44" w:rsidRPr="00A03C55" w14:paraId="435B063A" w14:textId="77777777">
        <w:trPr>
          <w:cantSplit/>
        </w:trPr>
        <w:tc>
          <w:tcPr>
            <w:tcW w:w="1951" w:type="dxa"/>
          </w:tcPr>
          <w:p w14:paraId="55717097" w14:textId="77777777" w:rsidR="007A1F44" w:rsidRPr="00A03C55" w:rsidRDefault="007A1F44" w:rsidP="00A0052B">
            <w:pPr>
              <w:pStyle w:val="TableEntry"/>
              <w:rPr>
                <w:noProof w:val="0"/>
              </w:rPr>
            </w:pPr>
            <w:r w:rsidRPr="00A03C55">
              <w:rPr>
                <w:noProof w:val="0"/>
              </w:rPr>
              <w:t>SFT</w:t>
            </w:r>
          </w:p>
        </w:tc>
        <w:tc>
          <w:tcPr>
            <w:tcW w:w="3544" w:type="dxa"/>
          </w:tcPr>
          <w:p w14:paraId="7BF93FD2" w14:textId="77777777" w:rsidR="007A1F44" w:rsidRPr="00A03C55" w:rsidRDefault="007A1F44">
            <w:pPr>
              <w:pStyle w:val="TableEntry"/>
              <w:rPr>
                <w:noProof w:val="0"/>
              </w:rPr>
            </w:pPr>
            <w:r w:rsidRPr="00A03C55">
              <w:rPr>
                <w:noProof w:val="0"/>
              </w:rPr>
              <w:t>Software Segment</w:t>
            </w:r>
          </w:p>
        </w:tc>
        <w:tc>
          <w:tcPr>
            <w:tcW w:w="971" w:type="dxa"/>
          </w:tcPr>
          <w:p w14:paraId="24125BDE" w14:textId="77777777" w:rsidR="007A1F44" w:rsidRPr="00A03C55" w:rsidRDefault="007A1F44">
            <w:pPr>
              <w:pStyle w:val="TableEntry"/>
              <w:jc w:val="center"/>
              <w:rPr>
                <w:noProof w:val="0"/>
              </w:rPr>
            </w:pPr>
            <w:r w:rsidRPr="00A03C55">
              <w:rPr>
                <w:noProof w:val="0"/>
              </w:rPr>
              <w:t>O</w:t>
            </w:r>
          </w:p>
        </w:tc>
        <w:tc>
          <w:tcPr>
            <w:tcW w:w="872" w:type="dxa"/>
          </w:tcPr>
          <w:p w14:paraId="6F5B21CC" w14:textId="77777777" w:rsidR="007A1F44" w:rsidRPr="00A03C55" w:rsidRDefault="007A1F44">
            <w:pPr>
              <w:pStyle w:val="TableEntry"/>
              <w:jc w:val="center"/>
              <w:rPr>
                <w:noProof w:val="0"/>
              </w:rPr>
            </w:pPr>
            <w:r w:rsidRPr="00A03C55">
              <w:rPr>
                <w:noProof w:val="0"/>
              </w:rPr>
              <w:t>[0..*]</w:t>
            </w:r>
          </w:p>
        </w:tc>
        <w:tc>
          <w:tcPr>
            <w:tcW w:w="1701" w:type="dxa"/>
          </w:tcPr>
          <w:p w14:paraId="162C7A42" w14:textId="77777777" w:rsidR="007A1F44" w:rsidRPr="00A03C55" w:rsidRDefault="007A1F44">
            <w:pPr>
              <w:pStyle w:val="TableEntry"/>
              <w:jc w:val="center"/>
              <w:rPr>
                <w:noProof w:val="0"/>
              </w:rPr>
            </w:pPr>
            <w:r w:rsidRPr="00A03C55">
              <w:rPr>
                <w:noProof w:val="0"/>
              </w:rPr>
              <w:t>2</w:t>
            </w:r>
          </w:p>
        </w:tc>
      </w:tr>
      <w:tr w:rsidR="007A1F44" w:rsidRPr="00A03C55" w14:paraId="75C92FD4" w14:textId="77777777">
        <w:trPr>
          <w:cantSplit/>
        </w:trPr>
        <w:tc>
          <w:tcPr>
            <w:tcW w:w="1951" w:type="dxa"/>
          </w:tcPr>
          <w:p w14:paraId="160AA727" w14:textId="77777777" w:rsidR="007A1F44" w:rsidRPr="00A03C55" w:rsidRDefault="007A1F44" w:rsidP="00A0052B">
            <w:pPr>
              <w:pStyle w:val="TableEntry"/>
              <w:rPr>
                <w:noProof w:val="0"/>
              </w:rPr>
            </w:pPr>
            <w:r w:rsidRPr="00A03C55">
              <w:rPr>
                <w:noProof w:val="0"/>
              </w:rPr>
              <w:t>EVN</w:t>
            </w:r>
          </w:p>
        </w:tc>
        <w:tc>
          <w:tcPr>
            <w:tcW w:w="3544" w:type="dxa"/>
          </w:tcPr>
          <w:p w14:paraId="31BB52F8" w14:textId="77777777" w:rsidR="007A1F44" w:rsidRPr="00A03C55" w:rsidRDefault="007A1F44">
            <w:pPr>
              <w:pStyle w:val="TableEntry"/>
              <w:rPr>
                <w:noProof w:val="0"/>
              </w:rPr>
            </w:pPr>
            <w:r w:rsidRPr="00A03C55">
              <w:rPr>
                <w:noProof w:val="0"/>
              </w:rPr>
              <w:t>Event Type</w:t>
            </w:r>
          </w:p>
        </w:tc>
        <w:tc>
          <w:tcPr>
            <w:tcW w:w="971" w:type="dxa"/>
          </w:tcPr>
          <w:p w14:paraId="7A6AB8BA" w14:textId="77777777" w:rsidR="007A1F44" w:rsidRPr="00A03C55" w:rsidRDefault="007A1F44">
            <w:pPr>
              <w:pStyle w:val="TableEntry"/>
              <w:jc w:val="center"/>
              <w:rPr>
                <w:noProof w:val="0"/>
              </w:rPr>
            </w:pPr>
            <w:r w:rsidRPr="00A03C55">
              <w:rPr>
                <w:noProof w:val="0"/>
              </w:rPr>
              <w:t>R</w:t>
            </w:r>
          </w:p>
        </w:tc>
        <w:tc>
          <w:tcPr>
            <w:tcW w:w="872" w:type="dxa"/>
          </w:tcPr>
          <w:p w14:paraId="6B3DA018" w14:textId="77777777" w:rsidR="007A1F44" w:rsidRPr="00A03C55" w:rsidRDefault="007A1F44">
            <w:pPr>
              <w:pStyle w:val="TableEntry"/>
              <w:jc w:val="center"/>
              <w:rPr>
                <w:noProof w:val="0"/>
              </w:rPr>
            </w:pPr>
            <w:r w:rsidRPr="00A03C55">
              <w:rPr>
                <w:noProof w:val="0"/>
              </w:rPr>
              <w:t>[1..1]</w:t>
            </w:r>
          </w:p>
        </w:tc>
        <w:tc>
          <w:tcPr>
            <w:tcW w:w="1701" w:type="dxa"/>
          </w:tcPr>
          <w:p w14:paraId="3633A18B" w14:textId="77777777" w:rsidR="007A1F44" w:rsidRPr="00A03C55" w:rsidRDefault="007A1F44">
            <w:pPr>
              <w:pStyle w:val="TableEntry"/>
              <w:jc w:val="center"/>
              <w:rPr>
                <w:noProof w:val="0"/>
              </w:rPr>
            </w:pPr>
            <w:r w:rsidRPr="00A03C55">
              <w:rPr>
                <w:noProof w:val="0"/>
              </w:rPr>
              <w:t>2</w:t>
            </w:r>
          </w:p>
        </w:tc>
      </w:tr>
      <w:tr w:rsidR="007A1F44" w:rsidRPr="00A03C55" w14:paraId="117ADBA7" w14:textId="77777777">
        <w:trPr>
          <w:cantSplit/>
        </w:trPr>
        <w:tc>
          <w:tcPr>
            <w:tcW w:w="1951" w:type="dxa"/>
          </w:tcPr>
          <w:p w14:paraId="423CCC28" w14:textId="77777777" w:rsidR="007A1F44" w:rsidRPr="00A03C55" w:rsidRDefault="007A1F44" w:rsidP="00A0052B">
            <w:pPr>
              <w:pStyle w:val="TableEntry"/>
              <w:rPr>
                <w:noProof w:val="0"/>
              </w:rPr>
            </w:pPr>
            <w:r w:rsidRPr="00A03C55">
              <w:rPr>
                <w:noProof w:val="0"/>
              </w:rPr>
              <w:t>---</w:t>
            </w:r>
          </w:p>
        </w:tc>
        <w:tc>
          <w:tcPr>
            <w:tcW w:w="3544" w:type="dxa"/>
          </w:tcPr>
          <w:p w14:paraId="3170E2FD" w14:textId="77777777" w:rsidR="007A1F44" w:rsidRPr="00A03C55" w:rsidRDefault="007A1F44">
            <w:pPr>
              <w:pStyle w:val="TableEntry"/>
              <w:rPr>
                <w:noProof w:val="0"/>
              </w:rPr>
            </w:pPr>
            <w:r w:rsidRPr="00A03C55">
              <w:rPr>
                <w:noProof w:val="0"/>
              </w:rPr>
              <w:t xml:space="preserve">--- PATIENT begin </w:t>
            </w:r>
          </w:p>
        </w:tc>
        <w:tc>
          <w:tcPr>
            <w:tcW w:w="971" w:type="dxa"/>
          </w:tcPr>
          <w:p w14:paraId="52C0D030" w14:textId="77777777" w:rsidR="007A1F44" w:rsidRPr="00A03C55" w:rsidRDefault="007A1F44">
            <w:pPr>
              <w:pStyle w:val="TableEntry"/>
              <w:jc w:val="center"/>
              <w:rPr>
                <w:noProof w:val="0"/>
              </w:rPr>
            </w:pPr>
            <w:r w:rsidRPr="00A03C55">
              <w:rPr>
                <w:noProof w:val="0"/>
              </w:rPr>
              <w:t>R</w:t>
            </w:r>
          </w:p>
        </w:tc>
        <w:tc>
          <w:tcPr>
            <w:tcW w:w="872" w:type="dxa"/>
          </w:tcPr>
          <w:p w14:paraId="49FF97D4" w14:textId="77777777" w:rsidR="007A1F44" w:rsidRPr="00A03C55" w:rsidRDefault="007A1F44">
            <w:pPr>
              <w:pStyle w:val="TableEntry"/>
              <w:jc w:val="center"/>
              <w:rPr>
                <w:noProof w:val="0"/>
              </w:rPr>
            </w:pPr>
            <w:r w:rsidRPr="00A03C55">
              <w:rPr>
                <w:noProof w:val="0"/>
              </w:rPr>
              <w:t>[1..1]</w:t>
            </w:r>
          </w:p>
        </w:tc>
        <w:tc>
          <w:tcPr>
            <w:tcW w:w="1701" w:type="dxa"/>
          </w:tcPr>
          <w:p w14:paraId="6D708A69" w14:textId="77777777" w:rsidR="007A1F44" w:rsidRPr="00A03C55" w:rsidRDefault="007A1F44">
            <w:pPr>
              <w:pStyle w:val="TableEntry"/>
              <w:jc w:val="center"/>
              <w:rPr>
                <w:noProof w:val="0"/>
              </w:rPr>
            </w:pPr>
          </w:p>
        </w:tc>
      </w:tr>
      <w:tr w:rsidR="007A1F44" w:rsidRPr="00A03C55" w14:paraId="1F334C49" w14:textId="77777777">
        <w:trPr>
          <w:cantSplit/>
        </w:trPr>
        <w:tc>
          <w:tcPr>
            <w:tcW w:w="1951" w:type="dxa"/>
          </w:tcPr>
          <w:p w14:paraId="314952BC" w14:textId="77777777" w:rsidR="007A1F44" w:rsidRPr="00A03C55" w:rsidRDefault="007A1F44" w:rsidP="00A0052B">
            <w:pPr>
              <w:pStyle w:val="TableEntry"/>
              <w:rPr>
                <w:noProof w:val="0"/>
              </w:rPr>
            </w:pPr>
            <w:r w:rsidRPr="00A03C55">
              <w:rPr>
                <w:noProof w:val="0"/>
              </w:rPr>
              <w:t xml:space="preserve">  PID</w:t>
            </w:r>
          </w:p>
        </w:tc>
        <w:tc>
          <w:tcPr>
            <w:tcW w:w="3544" w:type="dxa"/>
          </w:tcPr>
          <w:p w14:paraId="64F7D18F" w14:textId="77777777" w:rsidR="007A1F44" w:rsidRPr="00A03C55" w:rsidRDefault="007A1F44">
            <w:pPr>
              <w:pStyle w:val="TableEntry"/>
              <w:rPr>
                <w:noProof w:val="0"/>
              </w:rPr>
            </w:pPr>
            <w:r w:rsidRPr="00A03C55">
              <w:rPr>
                <w:noProof w:val="0"/>
              </w:rPr>
              <w:t>Patient Identification</w:t>
            </w:r>
          </w:p>
        </w:tc>
        <w:tc>
          <w:tcPr>
            <w:tcW w:w="971" w:type="dxa"/>
          </w:tcPr>
          <w:p w14:paraId="122F3DEF" w14:textId="77777777" w:rsidR="007A1F44" w:rsidRPr="00A03C55" w:rsidRDefault="007A1F44">
            <w:pPr>
              <w:pStyle w:val="TableEntry"/>
              <w:jc w:val="center"/>
              <w:rPr>
                <w:noProof w:val="0"/>
              </w:rPr>
            </w:pPr>
            <w:r w:rsidRPr="00A03C55">
              <w:rPr>
                <w:noProof w:val="0"/>
              </w:rPr>
              <w:t>R</w:t>
            </w:r>
          </w:p>
        </w:tc>
        <w:tc>
          <w:tcPr>
            <w:tcW w:w="872" w:type="dxa"/>
          </w:tcPr>
          <w:p w14:paraId="3967AB47" w14:textId="77777777" w:rsidR="007A1F44" w:rsidRPr="00A03C55" w:rsidRDefault="007A1F44">
            <w:pPr>
              <w:pStyle w:val="TableEntry"/>
              <w:jc w:val="center"/>
              <w:rPr>
                <w:noProof w:val="0"/>
              </w:rPr>
            </w:pPr>
            <w:r w:rsidRPr="00A03C55">
              <w:rPr>
                <w:noProof w:val="0"/>
              </w:rPr>
              <w:t>[1..1]</w:t>
            </w:r>
          </w:p>
        </w:tc>
        <w:tc>
          <w:tcPr>
            <w:tcW w:w="1701" w:type="dxa"/>
          </w:tcPr>
          <w:p w14:paraId="59229823" w14:textId="77777777" w:rsidR="007A1F44" w:rsidRPr="00A03C55" w:rsidRDefault="007A1F44">
            <w:pPr>
              <w:pStyle w:val="TableEntry"/>
              <w:jc w:val="center"/>
              <w:rPr>
                <w:noProof w:val="0"/>
              </w:rPr>
            </w:pPr>
            <w:r w:rsidRPr="00A03C55">
              <w:rPr>
                <w:noProof w:val="0"/>
              </w:rPr>
              <w:t>3</w:t>
            </w:r>
          </w:p>
        </w:tc>
      </w:tr>
      <w:tr w:rsidR="007A1F44" w:rsidRPr="00A03C55" w14:paraId="03707D63" w14:textId="77777777">
        <w:trPr>
          <w:cantSplit/>
        </w:trPr>
        <w:tc>
          <w:tcPr>
            <w:tcW w:w="1951" w:type="dxa"/>
          </w:tcPr>
          <w:p w14:paraId="0E0250A2" w14:textId="77777777" w:rsidR="007A1F44" w:rsidRPr="00A03C55" w:rsidRDefault="007A1F44" w:rsidP="00A0052B">
            <w:pPr>
              <w:pStyle w:val="TableEntry"/>
              <w:rPr>
                <w:noProof w:val="0"/>
              </w:rPr>
            </w:pPr>
            <w:r w:rsidRPr="00A03C55">
              <w:rPr>
                <w:noProof w:val="0"/>
              </w:rPr>
              <w:t xml:space="preserve">  PD1</w:t>
            </w:r>
          </w:p>
        </w:tc>
        <w:tc>
          <w:tcPr>
            <w:tcW w:w="3544" w:type="dxa"/>
          </w:tcPr>
          <w:p w14:paraId="09DC0E9A" w14:textId="77777777" w:rsidR="007A1F44" w:rsidRPr="00A03C55" w:rsidRDefault="007A1F44">
            <w:pPr>
              <w:pStyle w:val="TableEntry"/>
              <w:rPr>
                <w:noProof w:val="0"/>
              </w:rPr>
            </w:pPr>
            <w:r w:rsidRPr="00A03C55">
              <w:rPr>
                <w:noProof w:val="0"/>
              </w:rPr>
              <w:t>Additional Demographics</w:t>
            </w:r>
          </w:p>
        </w:tc>
        <w:tc>
          <w:tcPr>
            <w:tcW w:w="971" w:type="dxa"/>
          </w:tcPr>
          <w:p w14:paraId="5A28E2D1" w14:textId="77777777" w:rsidR="007A1F44" w:rsidRPr="00A03C55" w:rsidRDefault="007A1F44">
            <w:pPr>
              <w:pStyle w:val="TableEntry"/>
              <w:jc w:val="center"/>
              <w:rPr>
                <w:noProof w:val="0"/>
              </w:rPr>
            </w:pPr>
            <w:r w:rsidRPr="00A03C55">
              <w:rPr>
                <w:noProof w:val="0"/>
              </w:rPr>
              <w:t>O</w:t>
            </w:r>
          </w:p>
        </w:tc>
        <w:tc>
          <w:tcPr>
            <w:tcW w:w="872" w:type="dxa"/>
          </w:tcPr>
          <w:p w14:paraId="6D924098" w14:textId="77777777" w:rsidR="007A1F44" w:rsidRPr="00A03C55" w:rsidRDefault="007A1F44">
            <w:pPr>
              <w:pStyle w:val="TableEntry"/>
              <w:jc w:val="center"/>
              <w:rPr>
                <w:noProof w:val="0"/>
              </w:rPr>
            </w:pPr>
            <w:r w:rsidRPr="00A03C55">
              <w:rPr>
                <w:noProof w:val="0"/>
              </w:rPr>
              <w:t>[0..1]</w:t>
            </w:r>
          </w:p>
        </w:tc>
        <w:tc>
          <w:tcPr>
            <w:tcW w:w="1701" w:type="dxa"/>
          </w:tcPr>
          <w:p w14:paraId="1EC4EACD" w14:textId="77777777" w:rsidR="007A1F44" w:rsidRPr="00A03C55" w:rsidRDefault="007A1F44">
            <w:pPr>
              <w:pStyle w:val="TableEntry"/>
              <w:jc w:val="center"/>
              <w:rPr>
                <w:noProof w:val="0"/>
              </w:rPr>
            </w:pPr>
            <w:r w:rsidRPr="00A03C55">
              <w:rPr>
                <w:noProof w:val="0"/>
              </w:rPr>
              <w:t>3</w:t>
            </w:r>
          </w:p>
        </w:tc>
      </w:tr>
      <w:tr w:rsidR="007A1F44" w:rsidRPr="00A03C55" w14:paraId="2914D4CC" w14:textId="77777777">
        <w:trPr>
          <w:cantSplit/>
        </w:trPr>
        <w:tc>
          <w:tcPr>
            <w:tcW w:w="1951" w:type="dxa"/>
          </w:tcPr>
          <w:p w14:paraId="0D86FA50" w14:textId="77777777" w:rsidR="007A1F44" w:rsidRPr="00A03C55" w:rsidRDefault="007A1F44" w:rsidP="00A0052B">
            <w:pPr>
              <w:pStyle w:val="TableEntry"/>
              <w:rPr>
                <w:noProof w:val="0"/>
              </w:rPr>
            </w:pPr>
            <w:r w:rsidRPr="00A03C55">
              <w:rPr>
                <w:noProof w:val="0"/>
              </w:rPr>
              <w:t xml:space="preserve">  MRG</w:t>
            </w:r>
          </w:p>
        </w:tc>
        <w:tc>
          <w:tcPr>
            <w:tcW w:w="3544" w:type="dxa"/>
          </w:tcPr>
          <w:p w14:paraId="0E3D7D26" w14:textId="77777777" w:rsidR="007A1F44" w:rsidRPr="00A03C55" w:rsidRDefault="007A1F44">
            <w:pPr>
              <w:pStyle w:val="TableEntry"/>
              <w:rPr>
                <w:noProof w:val="0"/>
              </w:rPr>
            </w:pPr>
            <w:r w:rsidRPr="00A03C55">
              <w:rPr>
                <w:noProof w:val="0"/>
              </w:rPr>
              <w:t>Merge Information</w:t>
            </w:r>
          </w:p>
        </w:tc>
        <w:tc>
          <w:tcPr>
            <w:tcW w:w="971" w:type="dxa"/>
          </w:tcPr>
          <w:p w14:paraId="67F6C31D" w14:textId="77777777" w:rsidR="007A1F44" w:rsidRPr="00A03C55" w:rsidRDefault="007A1F44">
            <w:pPr>
              <w:pStyle w:val="TableEntry"/>
              <w:jc w:val="center"/>
              <w:rPr>
                <w:noProof w:val="0"/>
              </w:rPr>
            </w:pPr>
            <w:r w:rsidRPr="00A03C55">
              <w:rPr>
                <w:noProof w:val="0"/>
              </w:rPr>
              <w:t>R</w:t>
            </w:r>
          </w:p>
        </w:tc>
        <w:tc>
          <w:tcPr>
            <w:tcW w:w="872" w:type="dxa"/>
          </w:tcPr>
          <w:p w14:paraId="00A8251A" w14:textId="77777777" w:rsidR="007A1F44" w:rsidRPr="00A03C55" w:rsidRDefault="007A1F44">
            <w:pPr>
              <w:pStyle w:val="TableEntry"/>
              <w:jc w:val="center"/>
              <w:rPr>
                <w:noProof w:val="0"/>
              </w:rPr>
            </w:pPr>
            <w:r w:rsidRPr="00A03C55">
              <w:rPr>
                <w:noProof w:val="0"/>
              </w:rPr>
              <w:t>[1..1]</w:t>
            </w:r>
          </w:p>
        </w:tc>
        <w:tc>
          <w:tcPr>
            <w:tcW w:w="1701" w:type="dxa"/>
          </w:tcPr>
          <w:p w14:paraId="4DA409B2" w14:textId="77777777" w:rsidR="007A1F44" w:rsidRPr="00A03C55" w:rsidRDefault="007A1F44">
            <w:pPr>
              <w:pStyle w:val="TableEntry"/>
              <w:jc w:val="center"/>
              <w:rPr>
                <w:noProof w:val="0"/>
              </w:rPr>
            </w:pPr>
            <w:r w:rsidRPr="00A03C55">
              <w:rPr>
                <w:noProof w:val="0"/>
              </w:rPr>
              <w:t>3</w:t>
            </w:r>
          </w:p>
        </w:tc>
      </w:tr>
      <w:tr w:rsidR="007A1F44" w:rsidRPr="00A03C55" w14:paraId="7D63C7C1" w14:textId="77777777">
        <w:trPr>
          <w:cantSplit/>
        </w:trPr>
        <w:tc>
          <w:tcPr>
            <w:tcW w:w="1951" w:type="dxa"/>
          </w:tcPr>
          <w:p w14:paraId="1F3460F7" w14:textId="77777777" w:rsidR="007A1F44" w:rsidRPr="00A03C55" w:rsidRDefault="007A1F44" w:rsidP="00A0052B">
            <w:pPr>
              <w:pStyle w:val="TableEntry"/>
              <w:rPr>
                <w:noProof w:val="0"/>
              </w:rPr>
            </w:pPr>
            <w:r w:rsidRPr="00A03C55">
              <w:rPr>
                <w:noProof w:val="0"/>
              </w:rPr>
              <w:t>---</w:t>
            </w:r>
          </w:p>
        </w:tc>
        <w:tc>
          <w:tcPr>
            <w:tcW w:w="3544" w:type="dxa"/>
          </w:tcPr>
          <w:p w14:paraId="3778A8D1" w14:textId="77777777" w:rsidR="007A1F44" w:rsidRPr="00A03C55" w:rsidRDefault="007A1F44">
            <w:pPr>
              <w:pStyle w:val="TableEntry"/>
              <w:rPr>
                <w:noProof w:val="0"/>
              </w:rPr>
            </w:pPr>
          </w:p>
        </w:tc>
        <w:tc>
          <w:tcPr>
            <w:tcW w:w="971" w:type="dxa"/>
          </w:tcPr>
          <w:p w14:paraId="2AF11F89" w14:textId="77777777" w:rsidR="007A1F44" w:rsidRPr="00A03C55" w:rsidRDefault="007A1F44">
            <w:pPr>
              <w:pStyle w:val="TableEntry"/>
              <w:jc w:val="center"/>
              <w:rPr>
                <w:noProof w:val="0"/>
              </w:rPr>
            </w:pPr>
          </w:p>
        </w:tc>
        <w:tc>
          <w:tcPr>
            <w:tcW w:w="872" w:type="dxa"/>
          </w:tcPr>
          <w:p w14:paraId="7F539ACA" w14:textId="77777777" w:rsidR="007A1F44" w:rsidRPr="00A03C55" w:rsidRDefault="007A1F44">
            <w:pPr>
              <w:pStyle w:val="TableEntry"/>
              <w:jc w:val="center"/>
              <w:rPr>
                <w:noProof w:val="0"/>
              </w:rPr>
            </w:pPr>
          </w:p>
        </w:tc>
        <w:tc>
          <w:tcPr>
            <w:tcW w:w="1701" w:type="dxa"/>
          </w:tcPr>
          <w:p w14:paraId="45663749" w14:textId="77777777" w:rsidR="007A1F44" w:rsidRPr="00A03C55" w:rsidRDefault="007A1F44">
            <w:pPr>
              <w:pStyle w:val="TableEntry"/>
              <w:jc w:val="center"/>
              <w:rPr>
                <w:noProof w:val="0"/>
              </w:rPr>
            </w:pPr>
          </w:p>
        </w:tc>
      </w:tr>
    </w:tbl>
    <w:p w14:paraId="77F327F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6" w:name="_Toc174249130"/>
      <w:r w:rsidRPr="00A03C55">
        <w:rPr>
          <w:bCs/>
          <w:noProof w:val="0"/>
        </w:rPr>
        <w:t>Comments on segment usage</w:t>
      </w:r>
      <w:bookmarkEnd w:id="266"/>
    </w:p>
    <w:p w14:paraId="4650AAC2" w14:textId="77777777" w:rsidR="007A1F44" w:rsidRPr="00A03C55" w:rsidRDefault="007A1F44" w:rsidP="00CA12D9">
      <w:pPr>
        <w:pStyle w:val="BodyText"/>
      </w:pPr>
      <w:r w:rsidRPr="00A03C55">
        <w:t>The “incorrect supplier identifier” value is stored in the MRG segment (</w:t>
      </w:r>
      <w:r w:rsidRPr="00A03C55">
        <w:rPr>
          <w:i/>
          <w:iCs/>
        </w:rPr>
        <w:t>MRG-1-Prior Patient Identifier List</w:t>
      </w:r>
      <w:r w:rsidRPr="00A03C55">
        <w:t>) and is to be changed to the “correct target patient ID” value stored in the PID segment (</w:t>
      </w:r>
      <w:r w:rsidRPr="00A03C55">
        <w:rPr>
          <w:i/>
          <w:iCs/>
        </w:rPr>
        <w:t>PID-3–Patient Identifier List</w:t>
      </w:r>
      <w:r w:rsidRPr="00A03C55">
        <w:t>).</w:t>
      </w:r>
    </w:p>
    <w:p w14:paraId="1FB3BCB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7" w:name="_Toc174249131"/>
      <w:r w:rsidRPr="00A03C55">
        <w:rPr>
          <w:bCs/>
          <w:noProof w:val="0"/>
        </w:rPr>
        <w:t>Expected actions</w:t>
      </w:r>
      <w:bookmarkEnd w:id="267"/>
    </w:p>
    <w:p w14:paraId="4D5B1244" w14:textId="77777777" w:rsidR="007A1F44" w:rsidRPr="00A03C55" w:rsidRDefault="007A1F44">
      <w:r w:rsidRPr="00A03C55">
        <w:t>The receiver shall correct the identifier in its database, and shall report the result of this operation (success / error) in an acknowledgment message returned to the sender.</w:t>
      </w:r>
    </w:p>
    <w:p w14:paraId="39D8A27B" w14:textId="77777777" w:rsidR="007A1F44" w:rsidRPr="00A03C55" w:rsidRDefault="007A1F44">
      <w:r w:rsidRPr="00A03C55">
        <w:t>If the receiver already associates the target patient identifiers with another patient in its database, this is an error condition: A merge (A40) should have been sent instead of a change.</w:t>
      </w:r>
    </w:p>
    <w:p w14:paraId="46DE121D" w14:textId="77777777" w:rsidR="007A1F44" w:rsidRPr="00A03C55" w:rsidRDefault="007A1F44">
      <w:r w:rsidRPr="00A03C55">
        <w:t>If the receiver does not recognize the supplier patient identifiers to be merged, no further action is required and no error condition exists.</w:t>
      </w:r>
    </w:p>
    <w:p w14:paraId="5069BCA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68" w:name="_Toc174249132"/>
      <w:bookmarkStart w:id="269" w:name="_Toc398544151"/>
      <w:r w:rsidRPr="00A03C55">
        <w:rPr>
          <w:noProof w:val="0"/>
        </w:rPr>
        <w:t>Link Patient Information List - ADT^A24^ADT_A24</w:t>
      </w:r>
      <w:bookmarkEnd w:id="268"/>
      <w:bookmarkEnd w:id="269"/>
    </w:p>
    <w:p w14:paraId="03780009" w14:textId="7EDAA935" w:rsidR="007A1F44" w:rsidRPr="00A03C55" w:rsidRDefault="007A1F44">
      <w:r w:rsidRPr="00A03C55">
        <w:t xml:space="preserve">This message is to be supported with the “Link/Unlink” Option of </w:t>
      </w:r>
      <w:r w:rsidR="00E77430" w:rsidRPr="00A03C55">
        <w:t>transaction</w:t>
      </w:r>
      <w:r w:rsidRPr="00A03C55">
        <w:t xml:space="preserve"> </w:t>
      </w:r>
      <w:r w:rsidR="002C15D8" w:rsidRPr="00A03C55">
        <w:t>[</w:t>
      </w:r>
      <w:r w:rsidRPr="00A03C55">
        <w:t>ITI-30</w:t>
      </w:r>
      <w:r w:rsidR="002C15D8" w:rsidRPr="00A03C55">
        <w:t>]</w:t>
      </w:r>
      <w:r w:rsidRPr="00A03C55">
        <w:t>.</w:t>
      </w:r>
    </w:p>
    <w:p w14:paraId="2DA5FBD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0" w:name="_Toc174249133"/>
      <w:r w:rsidRPr="00A03C55">
        <w:rPr>
          <w:bCs/>
          <w:noProof w:val="0"/>
        </w:rPr>
        <w:lastRenderedPageBreak/>
        <w:t>Trigger Event</w:t>
      </w:r>
      <w:bookmarkEnd w:id="270"/>
    </w:p>
    <w:p w14:paraId="53BA2A49" w14:textId="77777777" w:rsidR="007A1F44" w:rsidRPr="00A03C55" w:rsidRDefault="007A1F44">
      <w:r w:rsidRPr="00A03C55">
        <w:t xml:space="preserve">The Patient Demographics Supplier notifies the link of one patient identifier list (the first PID segment) to another one (the second PID segment). Linking two or more patients does not require the actual merging of patient information; following a link event, the affected patient data records should remain distinct. </w:t>
      </w:r>
    </w:p>
    <w:p w14:paraId="27F5168D" w14:textId="77777777" w:rsidR="007A1F44" w:rsidRPr="00A03C55" w:rsidRDefault="007A1F44">
      <w:r w:rsidRPr="00A03C55">
        <w:t>This message is not used to update other patient demographics information. The A31 trigger event should be used for that purpose.</w:t>
      </w:r>
    </w:p>
    <w:p w14:paraId="006EE582" w14:textId="77777777" w:rsidR="007A1F44" w:rsidRPr="00A03C55" w:rsidRDefault="007A1F44">
      <w:r w:rsidRPr="00A03C55">
        <w:t xml:space="preserve">MSH-9 is valued to </w:t>
      </w:r>
      <w:r w:rsidRPr="00A03C55">
        <w:rPr>
          <w:b/>
          <w:bCs/>
        </w:rPr>
        <w:t>ADT^A24^ADT_A24</w:t>
      </w:r>
      <w:r w:rsidRPr="00A03C55">
        <w:t>.</w:t>
      </w:r>
    </w:p>
    <w:p w14:paraId="39676E3D"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71" w:name="_Toc174249134"/>
      <w:r w:rsidRPr="00A03C55">
        <w:rPr>
          <w:bCs/>
          <w:noProof w:val="0"/>
        </w:rPr>
        <w:t>Message Static Definition</w:t>
      </w:r>
      <w:bookmarkEnd w:id="271"/>
    </w:p>
    <w:p w14:paraId="364EDF75" w14:textId="77777777" w:rsidR="007A1F44" w:rsidRPr="00A03C55" w:rsidRDefault="007A1F44">
      <w:pPr>
        <w:pStyle w:val="TableTitle"/>
        <w:rPr>
          <w:noProof w:val="0"/>
        </w:rPr>
      </w:pPr>
      <w:r w:rsidRPr="00A03C55">
        <w:rPr>
          <w:noProof w:val="0"/>
        </w:rPr>
        <w:t>Table 3.30-13: Static definition of ADT^A24^ADT_A24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82EE80A" w14:textId="77777777" w:rsidTr="00B6518F">
        <w:trPr>
          <w:cantSplit/>
          <w:tblHeader/>
          <w:jc w:val="center"/>
        </w:trPr>
        <w:tc>
          <w:tcPr>
            <w:tcW w:w="1951" w:type="dxa"/>
            <w:shd w:val="clear" w:color="auto" w:fill="D9D9D9"/>
          </w:tcPr>
          <w:p w14:paraId="0ADF4DAB"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3B35B82"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2CA618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290BF63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AF29AF1" w14:textId="77777777" w:rsidR="007A1F44" w:rsidRPr="00A03C55" w:rsidRDefault="007A1F44" w:rsidP="00A53067">
            <w:pPr>
              <w:pStyle w:val="TableEntryHeader"/>
              <w:rPr>
                <w:noProof w:val="0"/>
              </w:rPr>
            </w:pPr>
            <w:r w:rsidRPr="00A03C55">
              <w:rPr>
                <w:noProof w:val="0"/>
              </w:rPr>
              <w:t>HL7 chapter</w:t>
            </w:r>
          </w:p>
        </w:tc>
      </w:tr>
      <w:tr w:rsidR="007A1F44" w:rsidRPr="00A03C55" w14:paraId="2F87903B" w14:textId="77777777">
        <w:trPr>
          <w:cantSplit/>
          <w:jc w:val="center"/>
        </w:trPr>
        <w:tc>
          <w:tcPr>
            <w:tcW w:w="1951" w:type="dxa"/>
          </w:tcPr>
          <w:p w14:paraId="1A88B555" w14:textId="77777777" w:rsidR="007A1F44" w:rsidRPr="00A03C55" w:rsidRDefault="007A1F44" w:rsidP="00A0052B">
            <w:pPr>
              <w:pStyle w:val="TableEntry"/>
              <w:rPr>
                <w:noProof w:val="0"/>
              </w:rPr>
            </w:pPr>
            <w:r w:rsidRPr="00A03C55">
              <w:rPr>
                <w:noProof w:val="0"/>
              </w:rPr>
              <w:t>MSH</w:t>
            </w:r>
          </w:p>
        </w:tc>
        <w:tc>
          <w:tcPr>
            <w:tcW w:w="3544" w:type="dxa"/>
          </w:tcPr>
          <w:p w14:paraId="09A12E5C" w14:textId="77777777" w:rsidR="007A1F44" w:rsidRPr="00A03C55" w:rsidRDefault="007A1F44">
            <w:pPr>
              <w:pStyle w:val="TableEntry"/>
              <w:rPr>
                <w:noProof w:val="0"/>
              </w:rPr>
            </w:pPr>
            <w:r w:rsidRPr="00A03C55">
              <w:rPr>
                <w:noProof w:val="0"/>
              </w:rPr>
              <w:t>Message Header</w:t>
            </w:r>
          </w:p>
        </w:tc>
        <w:tc>
          <w:tcPr>
            <w:tcW w:w="971" w:type="dxa"/>
          </w:tcPr>
          <w:p w14:paraId="077C46E8" w14:textId="77777777" w:rsidR="007A1F44" w:rsidRPr="00A03C55" w:rsidRDefault="007A1F44">
            <w:pPr>
              <w:pStyle w:val="TableEntry"/>
              <w:jc w:val="center"/>
              <w:rPr>
                <w:noProof w:val="0"/>
              </w:rPr>
            </w:pPr>
            <w:r w:rsidRPr="00A03C55">
              <w:rPr>
                <w:noProof w:val="0"/>
              </w:rPr>
              <w:t>R</w:t>
            </w:r>
          </w:p>
        </w:tc>
        <w:tc>
          <w:tcPr>
            <w:tcW w:w="872" w:type="dxa"/>
          </w:tcPr>
          <w:p w14:paraId="45B8F0B2" w14:textId="77777777" w:rsidR="007A1F44" w:rsidRPr="00A03C55" w:rsidRDefault="007A1F44">
            <w:pPr>
              <w:pStyle w:val="TableEntry"/>
              <w:jc w:val="center"/>
              <w:rPr>
                <w:noProof w:val="0"/>
              </w:rPr>
            </w:pPr>
            <w:r w:rsidRPr="00A03C55">
              <w:rPr>
                <w:noProof w:val="0"/>
              </w:rPr>
              <w:t>[1..1]</w:t>
            </w:r>
          </w:p>
        </w:tc>
        <w:tc>
          <w:tcPr>
            <w:tcW w:w="1701" w:type="dxa"/>
          </w:tcPr>
          <w:p w14:paraId="62F6C244" w14:textId="77777777" w:rsidR="007A1F44" w:rsidRPr="00A03C55" w:rsidRDefault="007A1F44">
            <w:pPr>
              <w:pStyle w:val="TableEntry"/>
              <w:jc w:val="center"/>
              <w:rPr>
                <w:noProof w:val="0"/>
              </w:rPr>
            </w:pPr>
            <w:r w:rsidRPr="00A03C55">
              <w:rPr>
                <w:noProof w:val="0"/>
              </w:rPr>
              <w:t>2</w:t>
            </w:r>
          </w:p>
        </w:tc>
      </w:tr>
      <w:tr w:rsidR="007A1F44" w:rsidRPr="00A03C55" w14:paraId="135ACA6B" w14:textId="77777777">
        <w:trPr>
          <w:cantSplit/>
          <w:jc w:val="center"/>
        </w:trPr>
        <w:tc>
          <w:tcPr>
            <w:tcW w:w="1951" w:type="dxa"/>
          </w:tcPr>
          <w:p w14:paraId="7EB505FD" w14:textId="77777777" w:rsidR="007A1F44" w:rsidRPr="00A03C55" w:rsidRDefault="007A1F44" w:rsidP="00A0052B">
            <w:pPr>
              <w:pStyle w:val="TableEntry"/>
              <w:rPr>
                <w:noProof w:val="0"/>
              </w:rPr>
            </w:pPr>
            <w:r w:rsidRPr="00A03C55">
              <w:rPr>
                <w:noProof w:val="0"/>
              </w:rPr>
              <w:t>SFT</w:t>
            </w:r>
          </w:p>
        </w:tc>
        <w:tc>
          <w:tcPr>
            <w:tcW w:w="3544" w:type="dxa"/>
          </w:tcPr>
          <w:p w14:paraId="01B3C3F5" w14:textId="77777777" w:rsidR="007A1F44" w:rsidRPr="00A03C55" w:rsidRDefault="007A1F44">
            <w:pPr>
              <w:pStyle w:val="TableEntry"/>
              <w:rPr>
                <w:noProof w:val="0"/>
              </w:rPr>
            </w:pPr>
            <w:r w:rsidRPr="00A03C55">
              <w:rPr>
                <w:noProof w:val="0"/>
              </w:rPr>
              <w:t>Software Segment</w:t>
            </w:r>
          </w:p>
        </w:tc>
        <w:tc>
          <w:tcPr>
            <w:tcW w:w="971" w:type="dxa"/>
          </w:tcPr>
          <w:p w14:paraId="68714A05" w14:textId="77777777" w:rsidR="007A1F44" w:rsidRPr="00A03C55" w:rsidRDefault="007A1F44">
            <w:pPr>
              <w:pStyle w:val="TableEntry"/>
              <w:jc w:val="center"/>
              <w:rPr>
                <w:noProof w:val="0"/>
              </w:rPr>
            </w:pPr>
            <w:r w:rsidRPr="00A03C55">
              <w:rPr>
                <w:noProof w:val="0"/>
              </w:rPr>
              <w:t>O</w:t>
            </w:r>
          </w:p>
        </w:tc>
        <w:tc>
          <w:tcPr>
            <w:tcW w:w="872" w:type="dxa"/>
          </w:tcPr>
          <w:p w14:paraId="5D318E9D" w14:textId="77777777" w:rsidR="007A1F44" w:rsidRPr="00A03C55" w:rsidRDefault="007A1F44">
            <w:pPr>
              <w:pStyle w:val="TableEntry"/>
              <w:jc w:val="center"/>
              <w:rPr>
                <w:noProof w:val="0"/>
              </w:rPr>
            </w:pPr>
            <w:r w:rsidRPr="00A03C55">
              <w:rPr>
                <w:noProof w:val="0"/>
              </w:rPr>
              <w:t>[0..*]</w:t>
            </w:r>
          </w:p>
        </w:tc>
        <w:tc>
          <w:tcPr>
            <w:tcW w:w="1701" w:type="dxa"/>
          </w:tcPr>
          <w:p w14:paraId="513903FC" w14:textId="77777777" w:rsidR="007A1F44" w:rsidRPr="00A03C55" w:rsidRDefault="007A1F44">
            <w:pPr>
              <w:pStyle w:val="TableEntry"/>
              <w:jc w:val="center"/>
              <w:rPr>
                <w:noProof w:val="0"/>
              </w:rPr>
            </w:pPr>
            <w:r w:rsidRPr="00A03C55">
              <w:rPr>
                <w:noProof w:val="0"/>
              </w:rPr>
              <w:t>2</w:t>
            </w:r>
          </w:p>
        </w:tc>
      </w:tr>
      <w:tr w:rsidR="007A1F44" w:rsidRPr="00A03C55" w14:paraId="3782C353" w14:textId="77777777">
        <w:trPr>
          <w:cantSplit/>
          <w:jc w:val="center"/>
        </w:trPr>
        <w:tc>
          <w:tcPr>
            <w:tcW w:w="1951" w:type="dxa"/>
          </w:tcPr>
          <w:p w14:paraId="1D14259E" w14:textId="77777777" w:rsidR="007A1F44" w:rsidRPr="00A03C55" w:rsidRDefault="007A1F44" w:rsidP="00A0052B">
            <w:pPr>
              <w:pStyle w:val="TableEntry"/>
              <w:rPr>
                <w:noProof w:val="0"/>
              </w:rPr>
            </w:pPr>
            <w:r w:rsidRPr="00A03C55">
              <w:rPr>
                <w:noProof w:val="0"/>
              </w:rPr>
              <w:t>EVN</w:t>
            </w:r>
          </w:p>
        </w:tc>
        <w:tc>
          <w:tcPr>
            <w:tcW w:w="3544" w:type="dxa"/>
          </w:tcPr>
          <w:p w14:paraId="28F3E176" w14:textId="77777777" w:rsidR="007A1F44" w:rsidRPr="00A03C55" w:rsidRDefault="007A1F44">
            <w:pPr>
              <w:pStyle w:val="TableEntry"/>
              <w:rPr>
                <w:noProof w:val="0"/>
              </w:rPr>
            </w:pPr>
            <w:r w:rsidRPr="00A03C55">
              <w:rPr>
                <w:noProof w:val="0"/>
              </w:rPr>
              <w:t>Event Type</w:t>
            </w:r>
          </w:p>
        </w:tc>
        <w:tc>
          <w:tcPr>
            <w:tcW w:w="971" w:type="dxa"/>
          </w:tcPr>
          <w:p w14:paraId="2F1D3526" w14:textId="77777777" w:rsidR="007A1F44" w:rsidRPr="00A03C55" w:rsidRDefault="007A1F44">
            <w:pPr>
              <w:pStyle w:val="TableEntry"/>
              <w:jc w:val="center"/>
              <w:rPr>
                <w:noProof w:val="0"/>
              </w:rPr>
            </w:pPr>
            <w:r w:rsidRPr="00A03C55">
              <w:rPr>
                <w:noProof w:val="0"/>
              </w:rPr>
              <w:t>R</w:t>
            </w:r>
          </w:p>
        </w:tc>
        <w:tc>
          <w:tcPr>
            <w:tcW w:w="872" w:type="dxa"/>
          </w:tcPr>
          <w:p w14:paraId="0E8CBF03" w14:textId="77777777" w:rsidR="007A1F44" w:rsidRPr="00A03C55" w:rsidRDefault="007A1F44">
            <w:pPr>
              <w:pStyle w:val="TableEntry"/>
              <w:jc w:val="center"/>
              <w:rPr>
                <w:noProof w:val="0"/>
              </w:rPr>
            </w:pPr>
            <w:r w:rsidRPr="00A03C55">
              <w:rPr>
                <w:noProof w:val="0"/>
              </w:rPr>
              <w:t>[1..1]</w:t>
            </w:r>
          </w:p>
        </w:tc>
        <w:tc>
          <w:tcPr>
            <w:tcW w:w="1701" w:type="dxa"/>
          </w:tcPr>
          <w:p w14:paraId="48887F26" w14:textId="77777777" w:rsidR="007A1F44" w:rsidRPr="00A03C55" w:rsidRDefault="007A1F44">
            <w:pPr>
              <w:pStyle w:val="TableEntry"/>
              <w:jc w:val="center"/>
              <w:rPr>
                <w:noProof w:val="0"/>
              </w:rPr>
            </w:pPr>
            <w:r w:rsidRPr="00A03C55">
              <w:rPr>
                <w:noProof w:val="0"/>
              </w:rPr>
              <w:t>2</w:t>
            </w:r>
          </w:p>
        </w:tc>
      </w:tr>
      <w:tr w:rsidR="007A1F44" w:rsidRPr="00A03C55" w14:paraId="2F9450FE" w14:textId="77777777">
        <w:trPr>
          <w:cantSplit/>
          <w:jc w:val="center"/>
        </w:trPr>
        <w:tc>
          <w:tcPr>
            <w:tcW w:w="1951" w:type="dxa"/>
          </w:tcPr>
          <w:p w14:paraId="2E8C1DEC" w14:textId="77777777" w:rsidR="007A1F44" w:rsidRPr="00A03C55" w:rsidRDefault="007A1F44" w:rsidP="00A0052B">
            <w:pPr>
              <w:pStyle w:val="TableEntry"/>
              <w:rPr>
                <w:noProof w:val="0"/>
              </w:rPr>
            </w:pPr>
            <w:r w:rsidRPr="00A03C55">
              <w:rPr>
                <w:noProof w:val="0"/>
              </w:rPr>
              <w:t>PID</w:t>
            </w:r>
          </w:p>
        </w:tc>
        <w:tc>
          <w:tcPr>
            <w:tcW w:w="3544" w:type="dxa"/>
          </w:tcPr>
          <w:p w14:paraId="5064A73F" w14:textId="77777777" w:rsidR="007A1F44" w:rsidRPr="00A03C55" w:rsidRDefault="007A1F44">
            <w:pPr>
              <w:pStyle w:val="TableEntry"/>
              <w:rPr>
                <w:noProof w:val="0"/>
              </w:rPr>
            </w:pPr>
            <w:r w:rsidRPr="00A03C55">
              <w:rPr>
                <w:noProof w:val="0"/>
              </w:rPr>
              <w:t>Patient Identification</w:t>
            </w:r>
          </w:p>
        </w:tc>
        <w:tc>
          <w:tcPr>
            <w:tcW w:w="971" w:type="dxa"/>
          </w:tcPr>
          <w:p w14:paraId="407104C9" w14:textId="77777777" w:rsidR="007A1F44" w:rsidRPr="00A03C55" w:rsidRDefault="007A1F44">
            <w:pPr>
              <w:pStyle w:val="TableEntry"/>
              <w:jc w:val="center"/>
              <w:rPr>
                <w:noProof w:val="0"/>
              </w:rPr>
            </w:pPr>
            <w:r w:rsidRPr="00A03C55">
              <w:rPr>
                <w:noProof w:val="0"/>
              </w:rPr>
              <w:t>R</w:t>
            </w:r>
          </w:p>
        </w:tc>
        <w:tc>
          <w:tcPr>
            <w:tcW w:w="872" w:type="dxa"/>
          </w:tcPr>
          <w:p w14:paraId="4AD1783F" w14:textId="77777777" w:rsidR="007A1F44" w:rsidRPr="00A03C55" w:rsidRDefault="007A1F44">
            <w:pPr>
              <w:pStyle w:val="TableEntry"/>
              <w:jc w:val="center"/>
              <w:rPr>
                <w:noProof w:val="0"/>
              </w:rPr>
            </w:pPr>
            <w:r w:rsidRPr="00A03C55">
              <w:rPr>
                <w:noProof w:val="0"/>
              </w:rPr>
              <w:t>[1..1]</w:t>
            </w:r>
          </w:p>
        </w:tc>
        <w:tc>
          <w:tcPr>
            <w:tcW w:w="1701" w:type="dxa"/>
          </w:tcPr>
          <w:p w14:paraId="60FEF1EF" w14:textId="77777777" w:rsidR="007A1F44" w:rsidRPr="00A03C55" w:rsidRDefault="007A1F44">
            <w:pPr>
              <w:pStyle w:val="TableEntry"/>
              <w:jc w:val="center"/>
              <w:rPr>
                <w:noProof w:val="0"/>
              </w:rPr>
            </w:pPr>
            <w:r w:rsidRPr="00A03C55">
              <w:rPr>
                <w:noProof w:val="0"/>
              </w:rPr>
              <w:t>3</w:t>
            </w:r>
          </w:p>
        </w:tc>
      </w:tr>
      <w:tr w:rsidR="007A1F44" w:rsidRPr="00A03C55" w14:paraId="233E4C0E" w14:textId="77777777">
        <w:trPr>
          <w:cantSplit/>
          <w:jc w:val="center"/>
        </w:trPr>
        <w:tc>
          <w:tcPr>
            <w:tcW w:w="1951" w:type="dxa"/>
          </w:tcPr>
          <w:p w14:paraId="67F3DAB7" w14:textId="77777777" w:rsidR="007A1F44" w:rsidRPr="00A03C55" w:rsidRDefault="007A1F44" w:rsidP="00A0052B">
            <w:pPr>
              <w:pStyle w:val="TableEntry"/>
              <w:rPr>
                <w:noProof w:val="0"/>
              </w:rPr>
            </w:pPr>
            <w:r w:rsidRPr="00A03C55">
              <w:rPr>
                <w:noProof w:val="0"/>
              </w:rPr>
              <w:t>PD1</w:t>
            </w:r>
          </w:p>
        </w:tc>
        <w:tc>
          <w:tcPr>
            <w:tcW w:w="3544" w:type="dxa"/>
          </w:tcPr>
          <w:p w14:paraId="111A9266" w14:textId="77777777" w:rsidR="007A1F44" w:rsidRPr="00A03C55" w:rsidRDefault="007A1F44">
            <w:pPr>
              <w:pStyle w:val="TableEntry"/>
              <w:rPr>
                <w:noProof w:val="0"/>
              </w:rPr>
            </w:pPr>
            <w:r w:rsidRPr="00A03C55">
              <w:rPr>
                <w:noProof w:val="0"/>
              </w:rPr>
              <w:t>Additional Demographics</w:t>
            </w:r>
          </w:p>
        </w:tc>
        <w:tc>
          <w:tcPr>
            <w:tcW w:w="971" w:type="dxa"/>
          </w:tcPr>
          <w:p w14:paraId="436F0675" w14:textId="77777777" w:rsidR="007A1F44" w:rsidRPr="00A03C55" w:rsidRDefault="007A1F44">
            <w:pPr>
              <w:pStyle w:val="TableEntry"/>
              <w:jc w:val="center"/>
              <w:rPr>
                <w:noProof w:val="0"/>
              </w:rPr>
            </w:pPr>
            <w:r w:rsidRPr="00A03C55">
              <w:rPr>
                <w:noProof w:val="0"/>
              </w:rPr>
              <w:t>X</w:t>
            </w:r>
          </w:p>
        </w:tc>
        <w:tc>
          <w:tcPr>
            <w:tcW w:w="872" w:type="dxa"/>
          </w:tcPr>
          <w:p w14:paraId="15578136" w14:textId="77777777" w:rsidR="007A1F44" w:rsidRPr="00A03C55" w:rsidRDefault="007A1F44">
            <w:pPr>
              <w:pStyle w:val="TableEntry"/>
              <w:jc w:val="center"/>
              <w:rPr>
                <w:noProof w:val="0"/>
              </w:rPr>
            </w:pPr>
            <w:r w:rsidRPr="00A03C55">
              <w:rPr>
                <w:noProof w:val="0"/>
              </w:rPr>
              <w:t>[0..1]</w:t>
            </w:r>
          </w:p>
        </w:tc>
        <w:tc>
          <w:tcPr>
            <w:tcW w:w="1701" w:type="dxa"/>
          </w:tcPr>
          <w:p w14:paraId="5904ABC3" w14:textId="77777777" w:rsidR="007A1F44" w:rsidRPr="00A03C55" w:rsidRDefault="007A1F44">
            <w:pPr>
              <w:pStyle w:val="TableEntry"/>
              <w:jc w:val="center"/>
              <w:rPr>
                <w:noProof w:val="0"/>
              </w:rPr>
            </w:pPr>
            <w:r w:rsidRPr="00A03C55">
              <w:rPr>
                <w:noProof w:val="0"/>
              </w:rPr>
              <w:t>3</w:t>
            </w:r>
          </w:p>
        </w:tc>
      </w:tr>
      <w:tr w:rsidR="007A1F44" w:rsidRPr="00A03C55" w14:paraId="5931789B" w14:textId="77777777">
        <w:trPr>
          <w:cantSplit/>
          <w:jc w:val="center"/>
        </w:trPr>
        <w:tc>
          <w:tcPr>
            <w:tcW w:w="1951" w:type="dxa"/>
          </w:tcPr>
          <w:p w14:paraId="27F8845D" w14:textId="77777777" w:rsidR="007A1F44" w:rsidRPr="00A03C55" w:rsidRDefault="007A1F44" w:rsidP="00A0052B">
            <w:pPr>
              <w:pStyle w:val="TableEntry"/>
              <w:rPr>
                <w:noProof w:val="0"/>
              </w:rPr>
            </w:pPr>
            <w:r w:rsidRPr="00A03C55">
              <w:rPr>
                <w:noProof w:val="0"/>
              </w:rPr>
              <w:t>PV1</w:t>
            </w:r>
          </w:p>
        </w:tc>
        <w:tc>
          <w:tcPr>
            <w:tcW w:w="3544" w:type="dxa"/>
          </w:tcPr>
          <w:p w14:paraId="03FA9E02" w14:textId="77777777" w:rsidR="007A1F44" w:rsidRPr="00A03C55" w:rsidRDefault="007A1F44">
            <w:pPr>
              <w:pStyle w:val="TableEntry"/>
              <w:rPr>
                <w:noProof w:val="0"/>
              </w:rPr>
            </w:pPr>
            <w:r w:rsidRPr="00A03C55">
              <w:rPr>
                <w:noProof w:val="0"/>
              </w:rPr>
              <w:t>Patient Visit</w:t>
            </w:r>
          </w:p>
        </w:tc>
        <w:tc>
          <w:tcPr>
            <w:tcW w:w="971" w:type="dxa"/>
          </w:tcPr>
          <w:p w14:paraId="408C6B5F" w14:textId="77777777" w:rsidR="007A1F44" w:rsidRPr="00A03C55" w:rsidRDefault="007A1F44">
            <w:pPr>
              <w:pStyle w:val="TableEntry"/>
              <w:jc w:val="center"/>
              <w:rPr>
                <w:noProof w:val="0"/>
              </w:rPr>
            </w:pPr>
            <w:r w:rsidRPr="00A03C55">
              <w:rPr>
                <w:noProof w:val="0"/>
              </w:rPr>
              <w:t>X</w:t>
            </w:r>
          </w:p>
        </w:tc>
        <w:tc>
          <w:tcPr>
            <w:tcW w:w="872" w:type="dxa"/>
          </w:tcPr>
          <w:p w14:paraId="660001A3" w14:textId="77777777" w:rsidR="007A1F44" w:rsidRPr="00A03C55" w:rsidRDefault="007A1F44">
            <w:pPr>
              <w:pStyle w:val="TableEntry"/>
              <w:jc w:val="center"/>
              <w:rPr>
                <w:noProof w:val="0"/>
              </w:rPr>
            </w:pPr>
            <w:r w:rsidRPr="00A03C55">
              <w:rPr>
                <w:noProof w:val="0"/>
              </w:rPr>
              <w:t>[0..1]</w:t>
            </w:r>
          </w:p>
        </w:tc>
        <w:tc>
          <w:tcPr>
            <w:tcW w:w="1701" w:type="dxa"/>
          </w:tcPr>
          <w:p w14:paraId="294BBA29" w14:textId="77777777" w:rsidR="007A1F44" w:rsidRPr="00A03C55" w:rsidRDefault="007A1F44">
            <w:pPr>
              <w:pStyle w:val="TableEntry"/>
              <w:jc w:val="center"/>
              <w:rPr>
                <w:noProof w:val="0"/>
              </w:rPr>
            </w:pPr>
            <w:r w:rsidRPr="00A03C55">
              <w:rPr>
                <w:noProof w:val="0"/>
              </w:rPr>
              <w:t>3</w:t>
            </w:r>
          </w:p>
        </w:tc>
      </w:tr>
      <w:tr w:rsidR="007A1F44" w:rsidRPr="00A03C55" w14:paraId="58D538DE" w14:textId="77777777">
        <w:trPr>
          <w:cantSplit/>
          <w:jc w:val="center"/>
        </w:trPr>
        <w:tc>
          <w:tcPr>
            <w:tcW w:w="1951" w:type="dxa"/>
          </w:tcPr>
          <w:p w14:paraId="59ECB79C" w14:textId="77777777" w:rsidR="007A1F44" w:rsidRPr="00A03C55" w:rsidRDefault="007A1F44" w:rsidP="00A0052B">
            <w:pPr>
              <w:pStyle w:val="TableEntry"/>
              <w:rPr>
                <w:noProof w:val="0"/>
              </w:rPr>
            </w:pPr>
            <w:r w:rsidRPr="00A03C55">
              <w:rPr>
                <w:noProof w:val="0"/>
              </w:rPr>
              <w:t>DB1</w:t>
            </w:r>
          </w:p>
        </w:tc>
        <w:tc>
          <w:tcPr>
            <w:tcW w:w="3544" w:type="dxa"/>
          </w:tcPr>
          <w:p w14:paraId="694CCBB0" w14:textId="77777777" w:rsidR="007A1F44" w:rsidRPr="00A03C55" w:rsidRDefault="007A1F44">
            <w:pPr>
              <w:pStyle w:val="TableEntry"/>
              <w:rPr>
                <w:noProof w:val="0"/>
              </w:rPr>
            </w:pPr>
            <w:r w:rsidRPr="00A03C55">
              <w:rPr>
                <w:noProof w:val="0"/>
              </w:rPr>
              <w:t>Disability Information</w:t>
            </w:r>
          </w:p>
        </w:tc>
        <w:tc>
          <w:tcPr>
            <w:tcW w:w="971" w:type="dxa"/>
          </w:tcPr>
          <w:p w14:paraId="422F0DFB" w14:textId="77777777" w:rsidR="007A1F44" w:rsidRPr="00A03C55" w:rsidRDefault="007A1F44">
            <w:pPr>
              <w:pStyle w:val="TableEntry"/>
              <w:jc w:val="center"/>
              <w:rPr>
                <w:noProof w:val="0"/>
              </w:rPr>
            </w:pPr>
            <w:r w:rsidRPr="00A03C55">
              <w:rPr>
                <w:noProof w:val="0"/>
              </w:rPr>
              <w:t>X</w:t>
            </w:r>
          </w:p>
        </w:tc>
        <w:tc>
          <w:tcPr>
            <w:tcW w:w="872" w:type="dxa"/>
          </w:tcPr>
          <w:p w14:paraId="2238375E" w14:textId="77777777" w:rsidR="007A1F44" w:rsidRPr="00A03C55" w:rsidRDefault="007A1F44">
            <w:pPr>
              <w:pStyle w:val="TableEntry"/>
              <w:jc w:val="center"/>
              <w:rPr>
                <w:noProof w:val="0"/>
              </w:rPr>
            </w:pPr>
            <w:r w:rsidRPr="00A03C55">
              <w:rPr>
                <w:noProof w:val="0"/>
              </w:rPr>
              <w:t>[0..1]</w:t>
            </w:r>
          </w:p>
        </w:tc>
        <w:tc>
          <w:tcPr>
            <w:tcW w:w="1701" w:type="dxa"/>
          </w:tcPr>
          <w:p w14:paraId="61B0DB2D" w14:textId="77777777" w:rsidR="007A1F44" w:rsidRPr="00A03C55" w:rsidRDefault="007A1F44">
            <w:pPr>
              <w:pStyle w:val="TableEntry"/>
              <w:jc w:val="center"/>
              <w:rPr>
                <w:noProof w:val="0"/>
              </w:rPr>
            </w:pPr>
            <w:r w:rsidRPr="00A03C55">
              <w:rPr>
                <w:noProof w:val="0"/>
              </w:rPr>
              <w:t>3</w:t>
            </w:r>
          </w:p>
        </w:tc>
      </w:tr>
      <w:tr w:rsidR="007A1F44" w:rsidRPr="00A03C55" w14:paraId="1B8C0063" w14:textId="77777777">
        <w:trPr>
          <w:cantSplit/>
          <w:jc w:val="center"/>
        </w:trPr>
        <w:tc>
          <w:tcPr>
            <w:tcW w:w="1951" w:type="dxa"/>
          </w:tcPr>
          <w:p w14:paraId="06F38F98" w14:textId="77777777" w:rsidR="007A1F44" w:rsidRPr="00A03C55" w:rsidRDefault="007A1F44" w:rsidP="00A0052B">
            <w:pPr>
              <w:pStyle w:val="TableEntry"/>
              <w:rPr>
                <w:noProof w:val="0"/>
              </w:rPr>
            </w:pPr>
            <w:r w:rsidRPr="00A03C55">
              <w:rPr>
                <w:noProof w:val="0"/>
              </w:rPr>
              <w:t>PID</w:t>
            </w:r>
          </w:p>
        </w:tc>
        <w:tc>
          <w:tcPr>
            <w:tcW w:w="3544" w:type="dxa"/>
          </w:tcPr>
          <w:p w14:paraId="48D85FC2" w14:textId="77777777" w:rsidR="007A1F44" w:rsidRPr="00A03C55" w:rsidRDefault="007A1F44">
            <w:pPr>
              <w:pStyle w:val="TableEntry"/>
              <w:rPr>
                <w:noProof w:val="0"/>
              </w:rPr>
            </w:pPr>
            <w:r w:rsidRPr="00A03C55">
              <w:rPr>
                <w:noProof w:val="0"/>
              </w:rPr>
              <w:t>Patient Identification</w:t>
            </w:r>
          </w:p>
        </w:tc>
        <w:tc>
          <w:tcPr>
            <w:tcW w:w="971" w:type="dxa"/>
          </w:tcPr>
          <w:p w14:paraId="2FDE6F64" w14:textId="77777777" w:rsidR="007A1F44" w:rsidRPr="00A03C55" w:rsidRDefault="007A1F44">
            <w:pPr>
              <w:pStyle w:val="TableEntry"/>
              <w:jc w:val="center"/>
              <w:rPr>
                <w:noProof w:val="0"/>
              </w:rPr>
            </w:pPr>
            <w:r w:rsidRPr="00A03C55">
              <w:rPr>
                <w:noProof w:val="0"/>
              </w:rPr>
              <w:t>R</w:t>
            </w:r>
          </w:p>
        </w:tc>
        <w:tc>
          <w:tcPr>
            <w:tcW w:w="872" w:type="dxa"/>
          </w:tcPr>
          <w:p w14:paraId="036427F9" w14:textId="77777777" w:rsidR="007A1F44" w:rsidRPr="00A03C55" w:rsidRDefault="007A1F44">
            <w:pPr>
              <w:pStyle w:val="TableEntry"/>
              <w:jc w:val="center"/>
              <w:rPr>
                <w:noProof w:val="0"/>
              </w:rPr>
            </w:pPr>
            <w:r w:rsidRPr="00A03C55">
              <w:rPr>
                <w:noProof w:val="0"/>
              </w:rPr>
              <w:t>[1..1]</w:t>
            </w:r>
          </w:p>
        </w:tc>
        <w:tc>
          <w:tcPr>
            <w:tcW w:w="1701" w:type="dxa"/>
          </w:tcPr>
          <w:p w14:paraId="345E2A5D" w14:textId="77777777" w:rsidR="007A1F44" w:rsidRPr="00A03C55" w:rsidRDefault="007A1F44">
            <w:pPr>
              <w:pStyle w:val="TableEntry"/>
              <w:jc w:val="center"/>
              <w:rPr>
                <w:noProof w:val="0"/>
              </w:rPr>
            </w:pPr>
            <w:r w:rsidRPr="00A03C55">
              <w:rPr>
                <w:noProof w:val="0"/>
              </w:rPr>
              <w:t>3</w:t>
            </w:r>
          </w:p>
        </w:tc>
      </w:tr>
      <w:tr w:rsidR="007A1F44" w:rsidRPr="00A03C55" w14:paraId="11EC7393" w14:textId="77777777">
        <w:trPr>
          <w:cantSplit/>
          <w:jc w:val="center"/>
        </w:trPr>
        <w:tc>
          <w:tcPr>
            <w:tcW w:w="1951" w:type="dxa"/>
          </w:tcPr>
          <w:p w14:paraId="64F79E32" w14:textId="77777777" w:rsidR="007A1F44" w:rsidRPr="00A03C55" w:rsidRDefault="007A1F44" w:rsidP="00A0052B">
            <w:pPr>
              <w:pStyle w:val="TableEntry"/>
              <w:rPr>
                <w:noProof w:val="0"/>
              </w:rPr>
            </w:pPr>
            <w:r w:rsidRPr="00A03C55">
              <w:rPr>
                <w:noProof w:val="0"/>
              </w:rPr>
              <w:t>PD1</w:t>
            </w:r>
          </w:p>
        </w:tc>
        <w:tc>
          <w:tcPr>
            <w:tcW w:w="3544" w:type="dxa"/>
          </w:tcPr>
          <w:p w14:paraId="0A7CC1E7" w14:textId="77777777" w:rsidR="007A1F44" w:rsidRPr="00A03C55" w:rsidRDefault="007A1F44">
            <w:pPr>
              <w:pStyle w:val="TableEntry"/>
              <w:rPr>
                <w:noProof w:val="0"/>
              </w:rPr>
            </w:pPr>
            <w:r w:rsidRPr="00A03C55">
              <w:rPr>
                <w:noProof w:val="0"/>
              </w:rPr>
              <w:t>Additional Demographics</w:t>
            </w:r>
          </w:p>
        </w:tc>
        <w:tc>
          <w:tcPr>
            <w:tcW w:w="971" w:type="dxa"/>
          </w:tcPr>
          <w:p w14:paraId="6F27774F" w14:textId="77777777" w:rsidR="007A1F44" w:rsidRPr="00A03C55" w:rsidRDefault="007A1F44">
            <w:pPr>
              <w:pStyle w:val="TableEntry"/>
              <w:jc w:val="center"/>
              <w:rPr>
                <w:noProof w:val="0"/>
              </w:rPr>
            </w:pPr>
            <w:r w:rsidRPr="00A03C55">
              <w:rPr>
                <w:noProof w:val="0"/>
              </w:rPr>
              <w:t>X</w:t>
            </w:r>
          </w:p>
        </w:tc>
        <w:tc>
          <w:tcPr>
            <w:tcW w:w="872" w:type="dxa"/>
          </w:tcPr>
          <w:p w14:paraId="5818FAF9" w14:textId="77777777" w:rsidR="007A1F44" w:rsidRPr="00A03C55" w:rsidRDefault="007A1F44">
            <w:pPr>
              <w:pStyle w:val="TableEntry"/>
              <w:jc w:val="center"/>
              <w:rPr>
                <w:noProof w:val="0"/>
              </w:rPr>
            </w:pPr>
            <w:r w:rsidRPr="00A03C55">
              <w:rPr>
                <w:noProof w:val="0"/>
              </w:rPr>
              <w:t>[0..1]</w:t>
            </w:r>
          </w:p>
        </w:tc>
        <w:tc>
          <w:tcPr>
            <w:tcW w:w="1701" w:type="dxa"/>
          </w:tcPr>
          <w:p w14:paraId="5161043D" w14:textId="77777777" w:rsidR="007A1F44" w:rsidRPr="00A03C55" w:rsidRDefault="007A1F44">
            <w:pPr>
              <w:pStyle w:val="TableEntry"/>
              <w:jc w:val="center"/>
              <w:rPr>
                <w:noProof w:val="0"/>
              </w:rPr>
            </w:pPr>
            <w:r w:rsidRPr="00A03C55">
              <w:rPr>
                <w:noProof w:val="0"/>
              </w:rPr>
              <w:t>3</w:t>
            </w:r>
          </w:p>
        </w:tc>
      </w:tr>
      <w:tr w:rsidR="007A1F44" w:rsidRPr="00A03C55" w14:paraId="5B3DED7D" w14:textId="77777777">
        <w:trPr>
          <w:cantSplit/>
          <w:jc w:val="center"/>
        </w:trPr>
        <w:tc>
          <w:tcPr>
            <w:tcW w:w="1951" w:type="dxa"/>
          </w:tcPr>
          <w:p w14:paraId="371A98F5" w14:textId="77777777" w:rsidR="007A1F44" w:rsidRPr="00A03C55" w:rsidRDefault="007A1F44" w:rsidP="00A0052B">
            <w:pPr>
              <w:pStyle w:val="TableEntry"/>
              <w:rPr>
                <w:noProof w:val="0"/>
              </w:rPr>
            </w:pPr>
            <w:r w:rsidRPr="00A03C55">
              <w:rPr>
                <w:noProof w:val="0"/>
              </w:rPr>
              <w:t>PV1</w:t>
            </w:r>
          </w:p>
        </w:tc>
        <w:tc>
          <w:tcPr>
            <w:tcW w:w="3544" w:type="dxa"/>
          </w:tcPr>
          <w:p w14:paraId="126ABE95" w14:textId="77777777" w:rsidR="007A1F44" w:rsidRPr="00A03C55" w:rsidRDefault="007A1F44">
            <w:pPr>
              <w:pStyle w:val="TableEntry"/>
              <w:rPr>
                <w:noProof w:val="0"/>
              </w:rPr>
            </w:pPr>
            <w:r w:rsidRPr="00A03C55">
              <w:rPr>
                <w:noProof w:val="0"/>
              </w:rPr>
              <w:t>Patient Visit</w:t>
            </w:r>
          </w:p>
        </w:tc>
        <w:tc>
          <w:tcPr>
            <w:tcW w:w="971" w:type="dxa"/>
          </w:tcPr>
          <w:p w14:paraId="241E09DC" w14:textId="77777777" w:rsidR="007A1F44" w:rsidRPr="00A03C55" w:rsidRDefault="007A1F44">
            <w:pPr>
              <w:pStyle w:val="TableEntry"/>
              <w:jc w:val="center"/>
              <w:rPr>
                <w:noProof w:val="0"/>
              </w:rPr>
            </w:pPr>
            <w:r w:rsidRPr="00A03C55">
              <w:rPr>
                <w:noProof w:val="0"/>
              </w:rPr>
              <w:t>X</w:t>
            </w:r>
          </w:p>
        </w:tc>
        <w:tc>
          <w:tcPr>
            <w:tcW w:w="872" w:type="dxa"/>
          </w:tcPr>
          <w:p w14:paraId="2F6D0B73" w14:textId="77777777" w:rsidR="007A1F44" w:rsidRPr="00A03C55" w:rsidRDefault="007A1F44">
            <w:pPr>
              <w:pStyle w:val="TableEntry"/>
              <w:jc w:val="center"/>
              <w:rPr>
                <w:noProof w:val="0"/>
              </w:rPr>
            </w:pPr>
            <w:r w:rsidRPr="00A03C55">
              <w:rPr>
                <w:noProof w:val="0"/>
              </w:rPr>
              <w:t>[0..1]</w:t>
            </w:r>
          </w:p>
        </w:tc>
        <w:tc>
          <w:tcPr>
            <w:tcW w:w="1701" w:type="dxa"/>
          </w:tcPr>
          <w:p w14:paraId="055CFC0B" w14:textId="77777777" w:rsidR="007A1F44" w:rsidRPr="00A03C55" w:rsidRDefault="007A1F44">
            <w:pPr>
              <w:pStyle w:val="TableEntry"/>
              <w:jc w:val="center"/>
              <w:rPr>
                <w:noProof w:val="0"/>
              </w:rPr>
            </w:pPr>
            <w:r w:rsidRPr="00A03C55">
              <w:rPr>
                <w:noProof w:val="0"/>
              </w:rPr>
              <w:t>3</w:t>
            </w:r>
          </w:p>
        </w:tc>
      </w:tr>
      <w:tr w:rsidR="007A1F44" w:rsidRPr="00A03C55" w14:paraId="74DA1196" w14:textId="77777777">
        <w:trPr>
          <w:cantSplit/>
          <w:jc w:val="center"/>
        </w:trPr>
        <w:tc>
          <w:tcPr>
            <w:tcW w:w="1951" w:type="dxa"/>
          </w:tcPr>
          <w:p w14:paraId="71CCB6CA" w14:textId="77777777" w:rsidR="007A1F44" w:rsidRPr="00A03C55" w:rsidRDefault="007A1F44" w:rsidP="00A0052B">
            <w:pPr>
              <w:pStyle w:val="TableEntry"/>
              <w:rPr>
                <w:noProof w:val="0"/>
              </w:rPr>
            </w:pPr>
            <w:r w:rsidRPr="00A03C55">
              <w:rPr>
                <w:noProof w:val="0"/>
              </w:rPr>
              <w:t>DB1</w:t>
            </w:r>
          </w:p>
        </w:tc>
        <w:tc>
          <w:tcPr>
            <w:tcW w:w="3544" w:type="dxa"/>
          </w:tcPr>
          <w:p w14:paraId="558D502D" w14:textId="77777777" w:rsidR="007A1F44" w:rsidRPr="00A03C55" w:rsidRDefault="007A1F44">
            <w:pPr>
              <w:pStyle w:val="TableEntry"/>
              <w:rPr>
                <w:noProof w:val="0"/>
              </w:rPr>
            </w:pPr>
            <w:r w:rsidRPr="00A03C55">
              <w:rPr>
                <w:noProof w:val="0"/>
              </w:rPr>
              <w:t>Disability Information</w:t>
            </w:r>
          </w:p>
        </w:tc>
        <w:tc>
          <w:tcPr>
            <w:tcW w:w="971" w:type="dxa"/>
          </w:tcPr>
          <w:p w14:paraId="2949C4A9" w14:textId="77777777" w:rsidR="007A1F44" w:rsidRPr="00A03C55" w:rsidRDefault="007A1F44">
            <w:pPr>
              <w:pStyle w:val="TableEntry"/>
              <w:jc w:val="center"/>
              <w:rPr>
                <w:noProof w:val="0"/>
              </w:rPr>
            </w:pPr>
            <w:r w:rsidRPr="00A03C55">
              <w:rPr>
                <w:noProof w:val="0"/>
              </w:rPr>
              <w:t>X</w:t>
            </w:r>
          </w:p>
        </w:tc>
        <w:tc>
          <w:tcPr>
            <w:tcW w:w="872" w:type="dxa"/>
          </w:tcPr>
          <w:p w14:paraId="0E0A59F8" w14:textId="77777777" w:rsidR="007A1F44" w:rsidRPr="00A03C55" w:rsidRDefault="007A1F44">
            <w:pPr>
              <w:pStyle w:val="TableEntry"/>
              <w:jc w:val="center"/>
              <w:rPr>
                <w:noProof w:val="0"/>
              </w:rPr>
            </w:pPr>
            <w:r w:rsidRPr="00A03C55">
              <w:rPr>
                <w:noProof w:val="0"/>
              </w:rPr>
              <w:t>[0..1]</w:t>
            </w:r>
          </w:p>
        </w:tc>
        <w:tc>
          <w:tcPr>
            <w:tcW w:w="1701" w:type="dxa"/>
          </w:tcPr>
          <w:p w14:paraId="3E2A3904" w14:textId="77777777" w:rsidR="007A1F44" w:rsidRPr="00A03C55" w:rsidRDefault="007A1F44">
            <w:pPr>
              <w:pStyle w:val="TableEntry"/>
              <w:jc w:val="center"/>
              <w:rPr>
                <w:noProof w:val="0"/>
              </w:rPr>
            </w:pPr>
            <w:r w:rsidRPr="00A03C55">
              <w:rPr>
                <w:noProof w:val="0"/>
              </w:rPr>
              <w:t>3</w:t>
            </w:r>
          </w:p>
        </w:tc>
      </w:tr>
    </w:tbl>
    <w:p w14:paraId="6CE19E1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2" w:name="_Toc174249135"/>
      <w:r w:rsidRPr="00A03C55">
        <w:rPr>
          <w:bCs/>
          <w:noProof w:val="0"/>
        </w:rPr>
        <w:t>Comments on segment usage</w:t>
      </w:r>
      <w:bookmarkEnd w:id="272"/>
    </w:p>
    <w:p w14:paraId="267B39F7" w14:textId="77777777" w:rsidR="007A1F44" w:rsidRPr="00A03C55" w:rsidRDefault="007A1F44" w:rsidP="00CA12D9">
      <w:pPr>
        <w:pStyle w:val="BodyText"/>
      </w:pPr>
      <w:r w:rsidRPr="00A03C55">
        <w:t>The patient identifier list stored in the first PID segment (</w:t>
      </w:r>
      <w:r w:rsidRPr="00A03C55">
        <w:rPr>
          <w:i/>
          <w:iCs/>
        </w:rPr>
        <w:t>PID-3–Patient Identifier List</w:t>
      </w:r>
      <w:r w:rsidRPr="00A03C55">
        <w:t>) is to be linked with the patient identifier list stored in the second PID segment (</w:t>
      </w:r>
      <w:r w:rsidRPr="00A03C55">
        <w:rPr>
          <w:i/>
          <w:iCs/>
        </w:rPr>
        <w:t>PID-3–Patient Identifier List</w:t>
      </w:r>
      <w:r w:rsidRPr="00A03C55">
        <w:t>).</w:t>
      </w:r>
    </w:p>
    <w:p w14:paraId="606B8F92" w14:textId="5EDA8533" w:rsidR="007A1F44" w:rsidRPr="00A03C55" w:rsidRDefault="007A1F44" w:rsidP="00CA12D9">
      <w:pPr>
        <w:pStyle w:val="BodyText"/>
      </w:pPr>
      <w:r w:rsidRPr="00A03C55">
        <w:t xml:space="preserve">Transaction </w:t>
      </w:r>
      <w:r w:rsidR="002C15D8" w:rsidRPr="00A03C55">
        <w:t>[</w:t>
      </w:r>
      <w:r w:rsidRPr="00A03C55">
        <w:t>ITI-30</w:t>
      </w:r>
      <w:r w:rsidR="002C15D8" w:rsidRPr="00A03C55">
        <w:t>]</w:t>
      </w:r>
      <w:r w:rsidRPr="00A03C55">
        <w:t xml:space="preserve"> restricts the use of this message to only the purpose of linking two patient identifier lists. This is why segments PD1, PV1 and DB1 are not supported in this message.</w:t>
      </w:r>
    </w:p>
    <w:p w14:paraId="196FC1E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3" w:name="_Toc174249136"/>
      <w:r w:rsidRPr="00A03C55">
        <w:rPr>
          <w:bCs/>
          <w:noProof w:val="0"/>
        </w:rPr>
        <w:t>Expected actions</w:t>
      </w:r>
      <w:bookmarkEnd w:id="273"/>
    </w:p>
    <w:p w14:paraId="6F6DDFE1" w14:textId="77777777" w:rsidR="007A1F44" w:rsidRPr="00A03C55" w:rsidRDefault="007A1F44" w:rsidP="00CA12D9">
      <w:pPr>
        <w:pStyle w:val="BodyText"/>
      </w:pPr>
      <w:r w:rsidRPr="00A03C55">
        <w:t>The receiver links the identifier lists in its database, and reports the result of this operation (success / error) in an acknowledgment message returned to the sender. In case of success, each patient record persists with all its associated information (encounter, clinical, care, insurance, next of kin, etc.).</w:t>
      </w:r>
    </w:p>
    <w:p w14:paraId="6532A057" w14:textId="77777777" w:rsidR="007A1F44" w:rsidRPr="00A03C55" w:rsidRDefault="007A1F44" w:rsidP="00CA12D9">
      <w:pPr>
        <w:pStyle w:val="BodyText"/>
      </w:pPr>
      <w:r w:rsidRPr="00A03C55">
        <w:t>In case the receiver did not recognize one or both of the patient identifier lists, the linking is still performed (the receiver will record the link without creating any missing patient record) and no error condition exists.</w:t>
      </w:r>
    </w:p>
    <w:p w14:paraId="623E0F22" w14:textId="77777777" w:rsidR="007A1F44" w:rsidRPr="00A03C55" w:rsidRDefault="007A1F44" w:rsidP="00CA12D9">
      <w:pPr>
        <w:pStyle w:val="BodyText"/>
      </w:pPr>
      <w:r w:rsidRPr="00A03C55">
        <w:lastRenderedPageBreak/>
        <w:t>If the receiver does not support the Link/Unlink Option of this transaction, it shall application-reject the message (see ITI TF-2x: C.2.3).</w:t>
      </w:r>
    </w:p>
    <w:p w14:paraId="01D769E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74" w:name="_Toc174249137"/>
      <w:bookmarkStart w:id="275" w:name="_Toc398544152"/>
      <w:r w:rsidRPr="00A03C55">
        <w:rPr>
          <w:noProof w:val="0"/>
        </w:rPr>
        <w:t>Unlink Patient Information List - ADT^A37^ADT_A37</w:t>
      </w:r>
      <w:bookmarkEnd w:id="274"/>
      <w:bookmarkEnd w:id="275"/>
    </w:p>
    <w:p w14:paraId="4006F25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6" w:name="_Toc174249138"/>
      <w:r w:rsidRPr="00A03C55">
        <w:rPr>
          <w:bCs/>
          <w:noProof w:val="0"/>
        </w:rPr>
        <w:t>Trigger Event</w:t>
      </w:r>
      <w:bookmarkEnd w:id="276"/>
    </w:p>
    <w:p w14:paraId="658B3C75" w14:textId="77777777" w:rsidR="007A1F44" w:rsidRPr="00A03C55" w:rsidRDefault="007A1F44">
      <w:r w:rsidRPr="00A03C55">
        <w:t xml:space="preserve">The Patient Demographics Supplier notifies the receiving system of the unlinking of one patient identifier list (the first PID segment) from another one (the second PID segment). </w:t>
      </w:r>
    </w:p>
    <w:p w14:paraId="299B5156" w14:textId="77777777" w:rsidR="007A1F44" w:rsidRPr="00A03C55" w:rsidRDefault="007A1F44">
      <w:r w:rsidRPr="00A03C55">
        <w:t xml:space="preserve">MSH-9 is valued </w:t>
      </w:r>
      <w:r w:rsidRPr="00A03C55">
        <w:rPr>
          <w:b/>
          <w:bCs/>
        </w:rPr>
        <w:t>ADT^A37^ADT_A37</w:t>
      </w:r>
      <w:r w:rsidRPr="00A03C55">
        <w:t>.</w:t>
      </w:r>
    </w:p>
    <w:p w14:paraId="468C1B3F"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77" w:name="_Toc174249139"/>
      <w:r w:rsidRPr="00A03C55">
        <w:rPr>
          <w:bCs/>
          <w:noProof w:val="0"/>
        </w:rPr>
        <w:t>Message Static Definition</w:t>
      </w:r>
      <w:bookmarkEnd w:id="277"/>
    </w:p>
    <w:p w14:paraId="39283203" w14:textId="77777777" w:rsidR="007A1F44" w:rsidRPr="00A03C55" w:rsidRDefault="007A1F44">
      <w:pPr>
        <w:pStyle w:val="TableTitle"/>
        <w:rPr>
          <w:noProof w:val="0"/>
        </w:rPr>
      </w:pPr>
      <w:r w:rsidRPr="00A03C55">
        <w:rPr>
          <w:noProof w:val="0"/>
        </w:rPr>
        <w:t>Table 3.30-14: Static definition of ADT^A37^ADT_A37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42637A9" w14:textId="77777777" w:rsidTr="00B6518F">
        <w:trPr>
          <w:cantSplit/>
          <w:tblHeader/>
          <w:jc w:val="center"/>
        </w:trPr>
        <w:tc>
          <w:tcPr>
            <w:tcW w:w="1951" w:type="dxa"/>
            <w:shd w:val="clear" w:color="auto" w:fill="D9D9D9"/>
          </w:tcPr>
          <w:p w14:paraId="56136DDD"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426A89C8"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C3496F9"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89095B6"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DCC5D5B" w14:textId="77777777" w:rsidR="007A1F44" w:rsidRPr="00A03C55" w:rsidRDefault="007A1F44" w:rsidP="00A53067">
            <w:pPr>
              <w:pStyle w:val="TableEntryHeader"/>
              <w:rPr>
                <w:noProof w:val="0"/>
              </w:rPr>
            </w:pPr>
            <w:r w:rsidRPr="00A03C55">
              <w:rPr>
                <w:noProof w:val="0"/>
              </w:rPr>
              <w:t>HL7 chapter</w:t>
            </w:r>
          </w:p>
        </w:tc>
      </w:tr>
      <w:tr w:rsidR="007A1F44" w:rsidRPr="00A03C55" w14:paraId="4B721E5C" w14:textId="77777777">
        <w:trPr>
          <w:cantSplit/>
          <w:jc w:val="center"/>
        </w:trPr>
        <w:tc>
          <w:tcPr>
            <w:tcW w:w="1951" w:type="dxa"/>
          </w:tcPr>
          <w:p w14:paraId="293232CD" w14:textId="77777777" w:rsidR="007A1F44" w:rsidRPr="00A03C55" w:rsidRDefault="007A1F44" w:rsidP="00A0052B">
            <w:pPr>
              <w:pStyle w:val="TableEntry"/>
              <w:rPr>
                <w:noProof w:val="0"/>
              </w:rPr>
            </w:pPr>
            <w:r w:rsidRPr="00A03C55">
              <w:rPr>
                <w:noProof w:val="0"/>
              </w:rPr>
              <w:t>MSH</w:t>
            </w:r>
          </w:p>
        </w:tc>
        <w:tc>
          <w:tcPr>
            <w:tcW w:w="3544" w:type="dxa"/>
          </w:tcPr>
          <w:p w14:paraId="05D3A53D" w14:textId="77777777" w:rsidR="007A1F44" w:rsidRPr="00A03C55" w:rsidRDefault="007A1F44">
            <w:pPr>
              <w:pStyle w:val="TableEntry"/>
              <w:rPr>
                <w:noProof w:val="0"/>
              </w:rPr>
            </w:pPr>
            <w:r w:rsidRPr="00A03C55">
              <w:rPr>
                <w:noProof w:val="0"/>
              </w:rPr>
              <w:t>Message Header</w:t>
            </w:r>
          </w:p>
        </w:tc>
        <w:tc>
          <w:tcPr>
            <w:tcW w:w="971" w:type="dxa"/>
          </w:tcPr>
          <w:p w14:paraId="2376C292" w14:textId="77777777" w:rsidR="007A1F44" w:rsidRPr="00A03C55" w:rsidRDefault="007A1F44">
            <w:pPr>
              <w:pStyle w:val="TableEntry"/>
              <w:jc w:val="center"/>
              <w:rPr>
                <w:noProof w:val="0"/>
              </w:rPr>
            </w:pPr>
            <w:r w:rsidRPr="00A03C55">
              <w:rPr>
                <w:noProof w:val="0"/>
              </w:rPr>
              <w:t>R</w:t>
            </w:r>
          </w:p>
        </w:tc>
        <w:tc>
          <w:tcPr>
            <w:tcW w:w="872" w:type="dxa"/>
          </w:tcPr>
          <w:p w14:paraId="1E13115D" w14:textId="77777777" w:rsidR="007A1F44" w:rsidRPr="00A03C55" w:rsidRDefault="007A1F44">
            <w:pPr>
              <w:pStyle w:val="TableEntry"/>
              <w:jc w:val="center"/>
              <w:rPr>
                <w:noProof w:val="0"/>
              </w:rPr>
            </w:pPr>
            <w:r w:rsidRPr="00A03C55">
              <w:rPr>
                <w:noProof w:val="0"/>
              </w:rPr>
              <w:t>[1..1]</w:t>
            </w:r>
          </w:p>
        </w:tc>
        <w:tc>
          <w:tcPr>
            <w:tcW w:w="1701" w:type="dxa"/>
          </w:tcPr>
          <w:p w14:paraId="5C8DEAB6" w14:textId="77777777" w:rsidR="007A1F44" w:rsidRPr="00A03C55" w:rsidRDefault="007A1F44">
            <w:pPr>
              <w:pStyle w:val="TableEntry"/>
              <w:jc w:val="center"/>
              <w:rPr>
                <w:noProof w:val="0"/>
              </w:rPr>
            </w:pPr>
            <w:r w:rsidRPr="00A03C55">
              <w:rPr>
                <w:noProof w:val="0"/>
              </w:rPr>
              <w:t>2</w:t>
            </w:r>
          </w:p>
        </w:tc>
      </w:tr>
      <w:tr w:rsidR="007A1F44" w:rsidRPr="00A03C55" w14:paraId="1540B1F7" w14:textId="77777777">
        <w:trPr>
          <w:cantSplit/>
          <w:jc w:val="center"/>
        </w:trPr>
        <w:tc>
          <w:tcPr>
            <w:tcW w:w="1951" w:type="dxa"/>
          </w:tcPr>
          <w:p w14:paraId="74038BE1" w14:textId="77777777" w:rsidR="007A1F44" w:rsidRPr="00A03C55" w:rsidRDefault="007A1F44" w:rsidP="00A0052B">
            <w:pPr>
              <w:pStyle w:val="TableEntry"/>
              <w:rPr>
                <w:noProof w:val="0"/>
              </w:rPr>
            </w:pPr>
            <w:r w:rsidRPr="00A03C55">
              <w:rPr>
                <w:noProof w:val="0"/>
              </w:rPr>
              <w:t>SFT</w:t>
            </w:r>
          </w:p>
        </w:tc>
        <w:tc>
          <w:tcPr>
            <w:tcW w:w="3544" w:type="dxa"/>
          </w:tcPr>
          <w:p w14:paraId="471A3C7C" w14:textId="77777777" w:rsidR="007A1F44" w:rsidRPr="00A03C55" w:rsidRDefault="007A1F44">
            <w:pPr>
              <w:pStyle w:val="TableEntry"/>
              <w:rPr>
                <w:noProof w:val="0"/>
              </w:rPr>
            </w:pPr>
            <w:r w:rsidRPr="00A03C55">
              <w:rPr>
                <w:noProof w:val="0"/>
              </w:rPr>
              <w:t>Software Segment</w:t>
            </w:r>
          </w:p>
        </w:tc>
        <w:tc>
          <w:tcPr>
            <w:tcW w:w="971" w:type="dxa"/>
          </w:tcPr>
          <w:p w14:paraId="548F43BA" w14:textId="77777777" w:rsidR="007A1F44" w:rsidRPr="00A03C55" w:rsidRDefault="007A1F44">
            <w:pPr>
              <w:pStyle w:val="TableEntry"/>
              <w:jc w:val="center"/>
              <w:rPr>
                <w:noProof w:val="0"/>
              </w:rPr>
            </w:pPr>
            <w:r w:rsidRPr="00A03C55">
              <w:rPr>
                <w:noProof w:val="0"/>
              </w:rPr>
              <w:t>O</w:t>
            </w:r>
          </w:p>
        </w:tc>
        <w:tc>
          <w:tcPr>
            <w:tcW w:w="872" w:type="dxa"/>
          </w:tcPr>
          <w:p w14:paraId="172618E1" w14:textId="77777777" w:rsidR="007A1F44" w:rsidRPr="00A03C55" w:rsidRDefault="007A1F44">
            <w:pPr>
              <w:pStyle w:val="TableEntry"/>
              <w:jc w:val="center"/>
              <w:rPr>
                <w:noProof w:val="0"/>
              </w:rPr>
            </w:pPr>
            <w:r w:rsidRPr="00A03C55">
              <w:rPr>
                <w:noProof w:val="0"/>
              </w:rPr>
              <w:t>[0..*]</w:t>
            </w:r>
          </w:p>
        </w:tc>
        <w:tc>
          <w:tcPr>
            <w:tcW w:w="1701" w:type="dxa"/>
          </w:tcPr>
          <w:p w14:paraId="2B952F34" w14:textId="77777777" w:rsidR="007A1F44" w:rsidRPr="00A03C55" w:rsidRDefault="007A1F44">
            <w:pPr>
              <w:pStyle w:val="TableEntry"/>
              <w:jc w:val="center"/>
              <w:rPr>
                <w:noProof w:val="0"/>
              </w:rPr>
            </w:pPr>
            <w:r w:rsidRPr="00A03C55">
              <w:rPr>
                <w:noProof w:val="0"/>
              </w:rPr>
              <w:t>2</w:t>
            </w:r>
          </w:p>
        </w:tc>
      </w:tr>
      <w:tr w:rsidR="007A1F44" w:rsidRPr="00A03C55" w14:paraId="47561D9D" w14:textId="77777777">
        <w:trPr>
          <w:cantSplit/>
          <w:jc w:val="center"/>
        </w:trPr>
        <w:tc>
          <w:tcPr>
            <w:tcW w:w="1951" w:type="dxa"/>
          </w:tcPr>
          <w:p w14:paraId="6DF7FC90" w14:textId="77777777" w:rsidR="007A1F44" w:rsidRPr="00A03C55" w:rsidRDefault="007A1F44" w:rsidP="00A0052B">
            <w:pPr>
              <w:pStyle w:val="TableEntry"/>
              <w:rPr>
                <w:noProof w:val="0"/>
              </w:rPr>
            </w:pPr>
            <w:r w:rsidRPr="00A03C55">
              <w:rPr>
                <w:noProof w:val="0"/>
              </w:rPr>
              <w:t>EVN</w:t>
            </w:r>
          </w:p>
        </w:tc>
        <w:tc>
          <w:tcPr>
            <w:tcW w:w="3544" w:type="dxa"/>
          </w:tcPr>
          <w:p w14:paraId="5DA1041E" w14:textId="77777777" w:rsidR="007A1F44" w:rsidRPr="00A03C55" w:rsidRDefault="007A1F44">
            <w:pPr>
              <w:pStyle w:val="TableEntry"/>
              <w:rPr>
                <w:noProof w:val="0"/>
              </w:rPr>
            </w:pPr>
            <w:r w:rsidRPr="00A03C55">
              <w:rPr>
                <w:noProof w:val="0"/>
              </w:rPr>
              <w:t>Event Type</w:t>
            </w:r>
          </w:p>
        </w:tc>
        <w:tc>
          <w:tcPr>
            <w:tcW w:w="971" w:type="dxa"/>
          </w:tcPr>
          <w:p w14:paraId="0527CAA5" w14:textId="77777777" w:rsidR="007A1F44" w:rsidRPr="00A03C55" w:rsidRDefault="007A1F44">
            <w:pPr>
              <w:pStyle w:val="TableEntry"/>
              <w:jc w:val="center"/>
              <w:rPr>
                <w:noProof w:val="0"/>
              </w:rPr>
            </w:pPr>
            <w:r w:rsidRPr="00A03C55">
              <w:rPr>
                <w:noProof w:val="0"/>
              </w:rPr>
              <w:t>R</w:t>
            </w:r>
          </w:p>
        </w:tc>
        <w:tc>
          <w:tcPr>
            <w:tcW w:w="872" w:type="dxa"/>
          </w:tcPr>
          <w:p w14:paraId="6295C3F4" w14:textId="77777777" w:rsidR="007A1F44" w:rsidRPr="00A03C55" w:rsidRDefault="007A1F44">
            <w:pPr>
              <w:pStyle w:val="TableEntry"/>
              <w:jc w:val="center"/>
              <w:rPr>
                <w:noProof w:val="0"/>
              </w:rPr>
            </w:pPr>
            <w:r w:rsidRPr="00A03C55">
              <w:rPr>
                <w:noProof w:val="0"/>
              </w:rPr>
              <w:t>[1..1]</w:t>
            </w:r>
          </w:p>
        </w:tc>
        <w:tc>
          <w:tcPr>
            <w:tcW w:w="1701" w:type="dxa"/>
          </w:tcPr>
          <w:p w14:paraId="268B4155" w14:textId="77777777" w:rsidR="007A1F44" w:rsidRPr="00A03C55" w:rsidRDefault="007A1F44">
            <w:pPr>
              <w:pStyle w:val="TableEntry"/>
              <w:jc w:val="center"/>
              <w:rPr>
                <w:noProof w:val="0"/>
              </w:rPr>
            </w:pPr>
            <w:r w:rsidRPr="00A03C55">
              <w:rPr>
                <w:noProof w:val="0"/>
              </w:rPr>
              <w:t>2</w:t>
            </w:r>
          </w:p>
        </w:tc>
      </w:tr>
      <w:tr w:rsidR="007A1F44" w:rsidRPr="00A03C55" w14:paraId="56F227B9" w14:textId="77777777">
        <w:trPr>
          <w:cantSplit/>
          <w:jc w:val="center"/>
        </w:trPr>
        <w:tc>
          <w:tcPr>
            <w:tcW w:w="1951" w:type="dxa"/>
          </w:tcPr>
          <w:p w14:paraId="4DBAF1AB" w14:textId="77777777" w:rsidR="007A1F44" w:rsidRPr="00A03C55" w:rsidRDefault="007A1F44" w:rsidP="00A0052B">
            <w:pPr>
              <w:pStyle w:val="TableEntry"/>
              <w:rPr>
                <w:noProof w:val="0"/>
              </w:rPr>
            </w:pPr>
            <w:r w:rsidRPr="00A03C55">
              <w:rPr>
                <w:noProof w:val="0"/>
              </w:rPr>
              <w:t>PID</w:t>
            </w:r>
          </w:p>
        </w:tc>
        <w:tc>
          <w:tcPr>
            <w:tcW w:w="3544" w:type="dxa"/>
          </w:tcPr>
          <w:p w14:paraId="17D5FA9A" w14:textId="77777777" w:rsidR="007A1F44" w:rsidRPr="00A03C55" w:rsidRDefault="007A1F44">
            <w:pPr>
              <w:pStyle w:val="TableEntry"/>
              <w:rPr>
                <w:noProof w:val="0"/>
              </w:rPr>
            </w:pPr>
            <w:r w:rsidRPr="00A03C55">
              <w:rPr>
                <w:noProof w:val="0"/>
              </w:rPr>
              <w:t>Patient Identification</w:t>
            </w:r>
          </w:p>
        </w:tc>
        <w:tc>
          <w:tcPr>
            <w:tcW w:w="971" w:type="dxa"/>
          </w:tcPr>
          <w:p w14:paraId="06FB9262" w14:textId="77777777" w:rsidR="007A1F44" w:rsidRPr="00A03C55" w:rsidRDefault="007A1F44">
            <w:pPr>
              <w:pStyle w:val="TableEntry"/>
              <w:jc w:val="center"/>
              <w:rPr>
                <w:noProof w:val="0"/>
              </w:rPr>
            </w:pPr>
            <w:r w:rsidRPr="00A03C55">
              <w:rPr>
                <w:noProof w:val="0"/>
              </w:rPr>
              <w:t>R</w:t>
            </w:r>
          </w:p>
        </w:tc>
        <w:tc>
          <w:tcPr>
            <w:tcW w:w="872" w:type="dxa"/>
          </w:tcPr>
          <w:p w14:paraId="7C2B620F" w14:textId="77777777" w:rsidR="007A1F44" w:rsidRPr="00A03C55" w:rsidRDefault="007A1F44">
            <w:pPr>
              <w:pStyle w:val="TableEntry"/>
              <w:jc w:val="center"/>
              <w:rPr>
                <w:noProof w:val="0"/>
              </w:rPr>
            </w:pPr>
            <w:r w:rsidRPr="00A03C55">
              <w:rPr>
                <w:noProof w:val="0"/>
              </w:rPr>
              <w:t>[1..1]</w:t>
            </w:r>
          </w:p>
        </w:tc>
        <w:tc>
          <w:tcPr>
            <w:tcW w:w="1701" w:type="dxa"/>
          </w:tcPr>
          <w:p w14:paraId="275DDCF3" w14:textId="77777777" w:rsidR="007A1F44" w:rsidRPr="00A03C55" w:rsidRDefault="007A1F44">
            <w:pPr>
              <w:pStyle w:val="TableEntry"/>
              <w:jc w:val="center"/>
              <w:rPr>
                <w:noProof w:val="0"/>
              </w:rPr>
            </w:pPr>
            <w:r w:rsidRPr="00A03C55">
              <w:rPr>
                <w:noProof w:val="0"/>
              </w:rPr>
              <w:t>3</w:t>
            </w:r>
          </w:p>
        </w:tc>
      </w:tr>
      <w:tr w:rsidR="007A1F44" w:rsidRPr="00A03C55" w14:paraId="7F1409DF" w14:textId="77777777">
        <w:trPr>
          <w:cantSplit/>
          <w:jc w:val="center"/>
        </w:trPr>
        <w:tc>
          <w:tcPr>
            <w:tcW w:w="1951" w:type="dxa"/>
          </w:tcPr>
          <w:p w14:paraId="22EACF0F" w14:textId="77777777" w:rsidR="007A1F44" w:rsidRPr="00A03C55" w:rsidRDefault="007A1F44" w:rsidP="00A0052B">
            <w:pPr>
              <w:pStyle w:val="TableEntry"/>
              <w:rPr>
                <w:noProof w:val="0"/>
              </w:rPr>
            </w:pPr>
            <w:r w:rsidRPr="00A03C55">
              <w:rPr>
                <w:noProof w:val="0"/>
              </w:rPr>
              <w:t>PD1</w:t>
            </w:r>
          </w:p>
        </w:tc>
        <w:tc>
          <w:tcPr>
            <w:tcW w:w="3544" w:type="dxa"/>
          </w:tcPr>
          <w:p w14:paraId="251626AD" w14:textId="77777777" w:rsidR="007A1F44" w:rsidRPr="00A03C55" w:rsidRDefault="007A1F44">
            <w:pPr>
              <w:pStyle w:val="TableEntry"/>
              <w:rPr>
                <w:noProof w:val="0"/>
              </w:rPr>
            </w:pPr>
            <w:r w:rsidRPr="00A03C55">
              <w:rPr>
                <w:noProof w:val="0"/>
              </w:rPr>
              <w:t>Additional Demographics</w:t>
            </w:r>
          </w:p>
        </w:tc>
        <w:tc>
          <w:tcPr>
            <w:tcW w:w="971" w:type="dxa"/>
          </w:tcPr>
          <w:p w14:paraId="5DD6857A" w14:textId="77777777" w:rsidR="007A1F44" w:rsidRPr="00A03C55" w:rsidRDefault="007A1F44">
            <w:pPr>
              <w:pStyle w:val="TableEntry"/>
              <w:jc w:val="center"/>
              <w:rPr>
                <w:noProof w:val="0"/>
              </w:rPr>
            </w:pPr>
            <w:r w:rsidRPr="00A03C55">
              <w:rPr>
                <w:noProof w:val="0"/>
              </w:rPr>
              <w:t>X</w:t>
            </w:r>
          </w:p>
        </w:tc>
        <w:tc>
          <w:tcPr>
            <w:tcW w:w="872" w:type="dxa"/>
          </w:tcPr>
          <w:p w14:paraId="09CB6FDE" w14:textId="77777777" w:rsidR="007A1F44" w:rsidRPr="00A03C55" w:rsidRDefault="007A1F44">
            <w:pPr>
              <w:pStyle w:val="TableEntry"/>
              <w:jc w:val="center"/>
              <w:rPr>
                <w:noProof w:val="0"/>
              </w:rPr>
            </w:pPr>
            <w:r w:rsidRPr="00A03C55">
              <w:rPr>
                <w:noProof w:val="0"/>
              </w:rPr>
              <w:t>[0..1]</w:t>
            </w:r>
          </w:p>
        </w:tc>
        <w:tc>
          <w:tcPr>
            <w:tcW w:w="1701" w:type="dxa"/>
          </w:tcPr>
          <w:p w14:paraId="5C8F4341" w14:textId="77777777" w:rsidR="007A1F44" w:rsidRPr="00A03C55" w:rsidRDefault="007A1F44">
            <w:pPr>
              <w:pStyle w:val="TableEntry"/>
              <w:jc w:val="center"/>
              <w:rPr>
                <w:noProof w:val="0"/>
              </w:rPr>
            </w:pPr>
            <w:r w:rsidRPr="00A03C55">
              <w:rPr>
                <w:noProof w:val="0"/>
              </w:rPr>
              <w:t>3</w:t>
            </w:r>
          </w:p>
        </w:tc>
      </w:tr>
      <w:tr w:rsidR="007A1F44" w:rsidRPr="00A03C55" w14:paraId="10724A1C" w14:textId="77777777">
        <w:trPr>
          <w:cantSplit/>
          <w:jc w:val="center"/>
        </w:trPr>
        <w:tc>
          <w:tcPr>
            <w:tcW w:w="1951" w:type="dxa"/>
          </w:tcPr>
          <w:p w14:paraId="3ECBBA7B" w14:textId="77777777" w:rsidR="007A1F44" w:rsidRPr="00A03C55" w:rsidRDefault="007A1F44" w:rsidP="00A0052B">
            <w:pPr>
              <w:pStyle w:val="TableEntry"/>
              <w:rPr>
                <w:noProof w:val="0"/>
              </w:rPr>
            </w:pPr>
            <w:r w:rsidRPr="00A03C55">
              <w:rPr>
                <w:noProof w:val="0"/>
              </w:rPr>
              <w:t>PV1</w:t>
            </w:r>
          </w:p>
        </w:tc>
        <w:tc>
          <w:tcPr>
            <w:tcW w:w="3544" w:type="dxa"/>
          </w:tcPr>
          <w:p w14:paraId="28BDCDF0" w14:textId="77777777" w:rsidR="007A1F44" w:rsidRPr="00A03C55" w:rsidRDefault="007A1F44">
            <w:pPr>
              <w:pStyle w:val="TableEntry"/>
              <w:rPr>
                <w:noProof w:val="0"/>
              </w:rPr>
            </w:pPr>
            <w:r w:rsidRPr="00A03C55">
              <w:rPr>
                <w:noProof w:val="0"/>
              </w:rPr>
              <w:t>Patient Visit</w:t>
            </w:r>
          </w:p>
        </w:tc>
        <w:tc>
          <w:tcPr>
            <w:tcW w:w="971" w:type="dxa"/>
          </w:tcPr>
          <w:p w14:paraId="14922E15" w14:textId="77777777" w:rsidR="007A1F44" w:rsidRPr="00A03C55" w:rsidRDefault="007A1F44">
            <w:pPr>
              <w:pStyle w:val="TableEntry"/>
              <w:jc w:val="center"/>
              <w:rPr>
                <w:noProof w:val="0"/>
              </w:rPr>
            </w:pPr>
            <w:r w:rsidRPr="00A03C55">
              <w:rPr>
                <w:noProof w:val="0"/>
              </w:rPr>
              <w:t>X</w:t>
            </w:r>
          </w:p>
        </w:tc>
        <w:tc>
          <w:tcPr>
            <w:tcW w:w="872" w:type="dxa"/>
          </w:tcPr>
          <w:p w14:paraId="46FE9074" w14:textId="77777777" w:rsidR="007A1F44" w:rsidRPr="00A03C55" w:rsidRDefault="007A1F44">
            <w:pPr>
              <w:pStyle w:val="TableEntry"/>
              <w:jc w:val="center"/>
              <w:rPr>
                <w:noProof w:val="0"/>
              </w:rPr>
            </w:pPr>
            <w:r w:rsidRPr="00A03C55">
              <w:rPr>
                <w:noProof w:val="0"/>
              </w:rPr>
              <w:t>[0..1]</w:t>
            </w:r>
          </w:p>
        </w:tc>
        <w:tc>
          <w:tcPr>
            <w:tcW w:w="1701" w:type="dxa"/>
          </w:tcPr>
          <w:p w14:paraId="2EF88E27" w14:textId="77777777" w:rsidR="007A1F44" w:rsidRPr="00A03C55" w:rsidRDefault="007A1F44">
            <w:pPr>
              <w:pStyle w:val="TableEntry"/>
              <w:jc w:val="center"/>
              <w:rPr>
                <w:noProof w:val="0"/>
              </w:rPr>
            </w:pPr>
            <w:r w:rsidRPr="00A03C55">
              <w:rPr>
                <w:noProof w:val="0"/>
              </w:rPr>
              <w:t>3</w:t>
            </w:r>
          </w:p>
        </w:tc>
      </w:tr>
      <w:tr w:rsidR="007A1F44" w:rsidRPr="00A03C55" w14:paraId="18CCB4EB" w14:textId="77777777">
        <w:trPr>
          <w:cantSplit/>
          <w:jc w:val="center"/>
        </w:trPr>
        <w:tc>
          <w:tcPr>
            <w:tcW w:w="1951" w:type="dxa"/>
          </w:tcPr>
          <w:p w14:paraId="0B91C2C8" w14:textId="77777777" w:rsidR="007A1F44" w:rsidRPr="00A03C55" w:rsidRDefault="007A1F44" w:rsidP="00A0052B">
            <w:pPr>
              <w:pStyle w:val="TableEntry"/>
              <w:rPr>
                <w:noProof w:val="0"/>
              </w:rPr>
            </w:pPr>
            <w:r w:rsidRPr="00A03C55">
              <w:rPr>
                <w:noProof w:val="0"/>
              </w:rPr>
              <w:t>DB1</w:t>
            </w:r>
          </w:p>
        </w:tc>
        <w:tc>
          <w:tcPr>
            <w:tcW w:w="3544" w:type="dxa"/>
          </w:tcPr>
          <w:p w14:paraId="71EA2561" w14:textId="77777777" w:rsidR="007A1F44" w:rsidRPr="00A03C55" w:rsidRDefault="007A1F44">
            <w:pPr>
              <w:pStyle w:val="TableEntry"/>
              <w:rPr>
                <w:noProof w:val="0"/>
              </w:rPr>
            </w:pPr>
            <w:r w:rsidRPr="00A03C55">
              <w:rPr>
                <w:noProof w:val="0"/>
              </w:rPr>
              <w:t>Disability Information</w:t>
            </w:r>
          </w:p>
        </w:tc>
        <w:tc>
          <w:tcPr>
            <w:tcW w:w="971" w:type="dxa"/>
          </w:tcPr>
          <w:p w14:paraId="3EA8F951" w14:textId="77777777" w:rsidR="007A1F44" w:rsidRPr="00A03C55" w:rsidRDefault="007A1F44">
            <w:pPr>
              <w:pStyle w:val="TableEntry"/>
              <w:jc w:val="center"/>
              <w:rPr>
                <w:noProof w:val="0"/>
              </w:rPr>
            </w:pPr>
            <w:r w:rsidRPr="00A03C55">
              <w:rPr>
                <w:noProof w:val="0"/>
              </w:rPr>
              <w:t>X</w:t>
            </w:r>
          </w:p>
        </w:tc>
        <w:tc>
          <w:tcPr>
            <w:tcW w:w="872" w:type="dxa"/>
          </w:tcPr>
          <w:p w14:paraId="737174A9" w14:textId="77777777" w:rsidR="007A1F44" w:rsidRPr="00A03C55" w:rsidRDefault="007A1F44">
            <w:pPr>
              <w:pStyle w:val="TableEntry"/>
              <w:jc w:val="center"/>
              <w:rPr>
                <w:noProof w:val="0"/>
              </w:rPr>
            </w:pPr>
            <w:r w:rsidRPr="00A03C55">
              <w:rPr>
                <w:noProof w:val="0"/>
              </w:rPr>
              <w:t>[0..1]</w:t>
            </w:r>
          </w:p>
        </w:tc>
        <w:tc>
          <w:tcPr>
            <w:tcW w:w="1701" w:type="dxa"/>
          </w:tcPr>
          <w:p w14:paraId="6295683C" w14:textId="77777777" w:rsidR="007A1F44" w:rsidRPr="00A03C55" w:rsidRDefault="007A1F44">
            <w:pPr>
              <w:pStyle w:val="TableEntry"/>
              <w:jc w:val="center"/>
              <w:rPr>
                <w:noProof w:val="0"/>
              </w:rPr>
            </w:pPr>
            <w:r w:rsidRPr="00A03C55">
              <w:rPr>
                <w:noProof w:val="0"/>
              </w:rPr>
              <w:t>3</w:t>
            </w:r>
          </w:p>
        </w:tc>
      </w:tr>
      <w:tr w:rsidR="007A1F44" w:rsidRPr="00A03C55" w14:paraId="5AD3CF9F" w14:textId="77777777">
        <w:trPr>
          <w:cantSplit/>
          <w:jc w:val="center"/>
        </w:trPr>
        <w:tc>
          <w:tcPr>
            <w:tcW w:w="1951" w:type="dxa"/>
          </w:tcPr>
          <w:p w14:paraId="00455D2A" w14:textId="77777777" w:rsidR="007A1F44" w:rsidRPr="00A03C55" w:rsidRDefault="007A1F44" w:rsidP="00A0052B">
            <w:pPr>
              <w:pStyle w:val="TableEntry"/>
              <w:rPr>
                <w:noProof w:val="0"/>
              </w:rPr>
            </w:pPr>
            <w:r w:rsidRPr="00A03C55">
              <w:rPr>
                <w:noProof w:val="0"/>
              </w:rPr>
              <w:t>PID</w:t>
            </w:r>
          </w:p>
        </w:tc>
        <w:tc>
          <w:tcPr>
            <w:tcW w:w="3544" w:type="dxa"/>
          </w:tcPr>
          <w:p w14:paraId="0013B3CF" w14:textId="77777777" w:rsidR="007A1F44" w:rsidRPr="00A03C55" w:rsidRDefault="007A1F44">
            <w:pPr>
              <w:pStyle w:val="TableEntry"/>
              <w:rPr>
                <w:noProof w:val="0"/>
              </w:rPr>
            </w:pPr>
            <w:r w:rsidRPr="00A03C55">
              <w:rPr>
                <w:noProof w:val="0"/>
              </w:rPr>
              <w:t>Patient Identification</w:t>
            </w:r>
          </w:p>
        </w:tc>
        <w:tc>
          <w:tcPr>
            <w:tcW w:w="971" w:type="dxa"/>
          </w:tcPr>
          <w:p w14:paraId="0EE5AB60" w14:textId="77777777" w:rsidR="007A1F44" w:rsidRPr="00A03C55" w:rsidRDefault="007A1F44">
            <w:pPr>
              <w:pStyle w:val="TableEntry"/>
              <w:jc w:val="center"/>
              <w:rPr>
                <w:noProof w:val="0"/>
              </w:rPr>
            </w:pPr>
            <w:r w:rsidRPr="00A03C55">
              <w:rPr>
                <w:noProof w:val="0"/>
              </w:rPr>
              <w:t>R</w:t>
            </w:r>
          </w:p>
        </w:tc>
        <w:tc>
          <w:tcPr>
            <w:tcW w:w="872" w:type="dxa"/>
          </w:tcPr>
          <w:p w14:paraId="1BEC32F1" w14:textId="77777777" w:rsidR="007A1F44" w:rsidRPr="00A03C55" w:rsidRDefault="007A1F44">
            <w:pPr>
              <w:pStyle w:val="TableEntry"/>
              <w:jc w:val="center"/>
              <w:rPr>
                <w:noProof w:val="0"/>
              </w:rPr>
            </w:pPr>
            <w:r w:rsidRPr="00A03C55">
              <w:rPr>
                <w:noProof w:val="0"/>
              </w:rPr>
              <w:t>[1..1]</w:t>
            </w:r>
          </w:p>
        </w:tc>
        <w:tc>
          <w:tcPr>
            <w:tcW w:w="1701" w:type="dxa"/>
          </w:tcPr>
          <w:p w14:paraId="4F6B1A11" w14:textId="77777777" w:rsidR="007A1F44" w:rsidRPr="00A03C55" w:rsidRDefault="007A1F44">
            <w:pPr>
              <w:pStyle w:val="TableEntry"/>
              <w:jc w:val="center"/>
              <w:rPr>
                <w:noProof w:val="0"/>
              </w:rPr>
            </w:pPr>
            <w:r w:rsidRPr="00A03C55">
              <w:rPr>
                <w:noProof w:val="0"/>
              </w:rPr>
              <w:t>3</w:t>
            </w:r>
          </w:p>
        </w:tc>
      </w:tr>
      <w:tr w:rsidR="007A1F44" w:rsidRPr="00A03C55" w14:paraId="3B064F7D" w14:textId="77777777">
        <w:trPr>
          <w:cantSplit/>
          <w:jc w:val="center"/>
        </w:trPr>
        <w:tc>
          <w:tcPr>
            <w:tcW w:w="1951" w:type="dxa"/>
          </w:tcPr>
          <w:p w14:paraId="0AD0F19D" w14:textId="77777777" w:rsidR="007A1F44" w:rsidRPr="00A03C55" w:rsidRDefault="007A1F44" w:rsidP="00A0052B">
            <w:pPr>
              <w:pStyle w:val="TableEntry"/>
              <w:rPr>
                <w:noProof w:val="0"/>
              </w:rPr>
            </w:pPr>
            <w:r w:rsidRPr="00A03C55">
              <w:rPr>
                <w:noProof w:val="0"/>
              </w:rPr>
              <w:t>PD1</w:t>
            </w:r>
          </w:p>
        </w:tc>
        <w:tc>
          <w:tcPr>
            <w:tcW w:w="3544" w:type="dxa"/>
          </w:tcPr>
          <w:p w14:paraId="0CD1C843" w14:textId="77777777" w:rsidR="007A1F44" w:rsidRPr="00A03C55" w:rsidRDefault="007A1F44">
            <w:pPr>
              <w:pStyle w:val="TableEntry"/>
              <w:rPr>
                <w:noProof w:val="0"/>
              </w:rPr>
            </w:pPr>
            <w:r w:rsidRPr="00A03C55">
              <w:rPr>
                <w:noProof w:val="0"/>
              </w:rPr>
              <w:t>Additional Demographics</w:t>
            </w:r>
          </w:p>
        </w:tc>
        <w:tc>
          <w:tcPr>
            <w:tcW w:w="971" w:type="dxa"/>
          </w:tcPr>
          <w:p w14:paraId="66FC7CF7" w14:textId="77777777" w:rsidR="007A1F44" w:rsidRPr="00A03C55" w:rsidRDefault="007A1F44">
            <w:pPr>
              <w:pStyle w:val="TableEntry"/>
              <w:jc w:val="center"/>
              <w:rPr>
                <w:noProof w:val="0"/>
              </w:rPr>
            </w:pPr>
            <w:r w:rsidRPr="00A03C55">
              <w:rPr>
                <w:noProof w:val="0"/>
              </w:rPr>
              <w:t>X</w:t>
            </w:r>
          </w:p>
        </w:tc>
        <w:tc>
          <w:tcPr>
            <w:tcW w:w="872" w:type="dxa"/>
          </w:tcPr>
          <w:p w14:paraId="7F530CA2" w14:textId="77777777" w:rsidR="007A1F44" w:rsidRPr="00A03C55" w:rsidRDefault="007A1F44">
            <w:pPr>
              <w:pStyle w:val="TableEntry"/>
              <w:jc w:val="center"/>
              <w:rPr>
                <w:noProof w:val="0"/>
              </w:rPr>
            </w:pPr>
            <w:r w:rsidRPr="00A03C55">
              <w:rPr>
                <w:noProof w:val="0"/>
              </w:rPr>
              <w:t>[0..1]</w:t>
            </w:r>
          </w:p>
        </w:tc>
        <w:tc>
          <w:tcPr>
            <w:tcW w:w="1701" w:type="dxa"/>
          </w:tcPr>
          <w:p w14:paraId="30189B30" w14:textId="77777777" w:rsidR="007A1F44" w:rsidRPr="00A03C55" w:rsidRDefault="007A1F44">
            <w:pPr>
              <w:pStyle w:val="TableEntry"/>
              <w:jc w:val="center"/>
              <w:rPr>
                <w:noProof w:val="0"/>
              </w:rPr>
            </w:pPr>
            <w:r w:rsidRPr="00A03C55">
              <w:rPr>
                <w:noProof w:val="0"/>
              </w:rPr>
              <w:t>3</w:t>
            </w:r>
          </w:p>
        </w:tc>
      </w:tr>
      <w:tr w:rsidR="007A1F44" w:rsidRPr="00A03C55" w14:paraId="5B4EC324" w14:textId="77777777">
        <w:trPr>
          <w:cantSplit/>
          <w:jc w:val="center"/>
        </w:trPr>
        <w:tc>
          <w:tcPr>
            <w:tcW w:w="1951" w:type="dxa"/>
          </w:tcPr>
          <w:p w14:paraId="7C243A16" w14:textId="77777777" w:rsidR="007A1F44" w:rsidRPr="00A03C55" w:rsidRDefault="007A1F44" w:rsidP="00A0052B">
            <w:pPr>
              <w:pStyle w:val="TableEntry"/>
              <w:rPr>
                <w:noProof w:val="0"/>
              </w:rPr>
            </w:pPr>
            <w:r w:rsidRPr="00A03C55">
              <w:rPr>
                <w:noProof w:val="0"/>
              </w:rPr>
              <w:t>PV1</w:t>
            </w:r>
          </w:p>
        </w:tc>
        <w:tc>
          <w:tcPr>
            <w:tcW w:w="3544" w:type="dxa"/>
          </w:tcPr>
          <w:p w14:paraId="14D5495E" w14:textId="77777777" w:rsidR="007A1F44" w:rsidRPr="00A03C55" w:rsidRDefault="007A1F44">
            <w:pPr>
              <w:pStyle w:val="TableEntry"/>
              <w:rPr>
                <w:noProof w:val="0"/>
              </w:rPr>
            </w:pPr>
            <w:r w:rsidRPr="00A03C55">
              <w:rPr>
                <w:noProof w:val="0"/>
              </w:rPr>
              <w:t>Patient Visit</w:t>
            </w:r>
          </w:p>
        </w:tc>
        <w:tc>
          <w:tcPr>
            <w:tcW w:w="971" w:type="dxa"/>
          </w:tcPr>
          <w:p w14:paraId="556C59DD" w14:textId="77777777" w:rsidR="007A1F44" w:rsidRPr="00A03C55" w:rsidRDefault="007A1F44">
            <w:pPr>
              <w:pStyle w:val="TableEntry"/>
              <w:jc w:val="center"/>
              <w:rPr>
                <w:noProof w:val="0"/>
              </w:rPr>
            </w:pPr>
            <w:r w:rsidRPr="00A03C55">
              <w:rPr>
                <w:noProof w:val="0"/>
              </w:rPr>
              <w:t>X</w:t>
            </w:r>
          </w:p>
        </w:tc>
        <w:tc>
          <w:tcPr>
            <w:tcW w:w="872" w:type="dxa"/>
          </w:tcPr>
          <w:p w14:paraId="38C04E66" w14:textId="77777777" w:rsidR="007A1F44" w:rsidRPr="00A03C55" w:rsidRDefault="007A1F44">
            <w:pPr>
              <w:pStyle w:val="TableEntry"/>
              <w:jc w:val="center"/>
              <w:rPr>
                <w:noProof w:val="0"/>
              </w:rPr>
            </w:pPr>
            <w:r w:rsidRPr="00A03C55">
              <w:rPr>
                <w:noProof w:val="0"/>
              </w:rPr>
              <w:t>[0..1]</w:t>
            </w:r>
          </w:p>
        </w:tc>
        <w:tc>
          <w:tcPr>
            <w:tcW w:w="1701" w:type="dxa"/>
          </w:tcPr>
          <w:p w14:paraId="448C7419" w14:textId="77777777" w:rsidR="007A1F44" w:rsidRPr="00A03C55" w:rsidRDefault="007A1F44">
            <w:pPr>
              <w:pStyle w:val="TableEntry"/>
              <w:jc w:val="center"/>
              <w:rPr>
                <w:noProof w:val="0"/>
              </w:rPr>
            </w:pPr>
            <w:r w:rsidRPr="00A03C55">
              <w:rPr>
                <w:noProof w:val="0"/>
              </w:rPr>
              <w:t>3</w:t>
            </w:r>
          </w:p>
        </w:tc>
      </w:tr>
      <w:tr w:rsidR="007A1F44" w:rsidRPr="00A03C55" w14:paraId="1CA2D1E0" w14:textId="77777777">
        <w:trPr>
          <w:cantSplit/>
          <w:jc w:val="center"/>
        </w:trPr>
        <w:tc>
          <w:tcPr>
            <w:tcW w:w="1951" w:type="dxa"/>
          </w:tcPr>
          <w:p w14:paraId="77A110AB" w14:textId="77777777" w:rsidR="007A1F44" w:rsidRPr="00A03C55" w:rsidRDefault="007A1F44" w:rsidP="00A0052B">
            <w:pPr>
              <w:pStyle w:val="TableEntry"/>
              <w:rPr>
                <w:noProof w:val="0"/>
              </w:rPr>
            </w:pPr>
            <w:r w:rsidRPr="00A03C55">
              <w:rPr>
                <w:noProof w:val="0"/>
              </w:rPr>
              <w:t>DB1</w:t>
            </w:r>
          </w:p>
        </w:tc>
        <w:tc>
          <w:tcPr>
            <w:tcW w:w="3544" w:type="dxa"/>
          </w:tcPr>
          <w:p w14:paraId="79097318" w14:textId="77777777" w:rsidR="007A1F44" w:rsidRPr="00A03C55" w:rsidRDefault="007A1F44">
            <w:pPr>
              <w:pStyle w:val="TableEntry"/>
              <w:rPr>
                <w:noProof w:val="0"/>
              </w:rPr>
            </w:pPr>
            <w:r w:rsidRPr="00A03C55">
              <w:rPr>
                <w:noProof w:val="0"/>
              </w:rPr>
              <w:t>Disability Information</w:t>
            </w:r>
          </w:p>
        </w:tc>
        <w:tc>
          <w:tcPr>
            <w:tcW w:w="971" w:type="dxa"/>
          </w:tcPr>
          <w:p w14:paraId="7A914D09" w14:textId="77777777" w:rsidR="007A1F44" w:rsidRPr="00A03C55" w:rsidRDefault="007A1F44">
            <w:pPr>
              <w:pStyle w:val="TableEntry"/>
              <w:jc w:val="center"/>
              <w:rPr>
                <w:noProof w:val="0"/>
              </w:rPr>
            </w:pPr>
            <w:r w:rsidRPr="00A03C55">
              <w:rPr>
                <w:noProof w:val="0"/>
              </w:rPr>
              <w:t>X</w:t>
            </w:r>
          </w:p>
        </w:tc>
        <w:tc>
          <w:tcPr>
            <w:tcW w:w="872" w:type="dxa"/>
          </w:tcPr>
          <w:p w14:paraId="33455313" w14:textId="77777777" w:rsidR="007A1F44" w:rsidRPr="00A03C55" w:rsidRDefault="007A1F44">
            <w:pPr>
              <w:pStyle w:val="TableEntry"/>
              <w:jc w:val="center"/>
              <w:rPr>
                <w:noProof w:val="0"/>
              </w:rPr>
            </w:pPr>
            <w:r w:rsidRPr="00A03C55">
              <w:rPr>
                <w:noProof w:val="0"/>
              </w:rPr>
              <w:t>[0..1]</w:t>
            </w:r>
          </w:p>
        </w:tc>
        <w:tc>
          <w:tcPr>
            <w:tcW w:w="1701" w:type="dxa"/>
          </w:tcPr>
          <w:p w14:paraId="0590BCAC" w14:textId="77777777" w:rsidR="007A1F44" w:rsidRPr="00A03C55" w:rsidRDefault="007A1F44">
            <w:pPr>
              <w:pStyle w:val="TableEntry"/>
              <w:jc w:val="center"/>
              <w:rPr>
                <w:noProof w:val="0"/>
              </w:rPr>
            </w:pPr>
            <w:r w:rsidRPr="00A03C55">
              <w:rPr>
                <w:noProof w:val="0"/>
              </w:rPr>
              <w:t>3</w:t>
            </w:r>
          </w:p>
        </w:tc>
      </w:tr>
    </w:tbl>
    <w:p w14:paraId="2D5A4B7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8" w:name="_Toc174249140"/>
      <w:r w:rsidRPr="00A03C55">
        <w:rPr>
          <w:noProof w:val="0"/>
        </w:rPr>
        <w:t>Comments on segment usage</w:t>
      </w:r>
      <w:bookmarkEnd w:id="278"/>
      <w:r w:rsidRPr="00A03C55">
        <w:rPr>
          <w:noProof w:val="0"/>
        </w:rPr>
        <w:t xml:space="preserve"> </w:t>
      </w:r>
    </w:p>
    <w:p w14:paraId="7C0E5DA2" w14:textId="77777777" w:rsidR="007A1F44" w:rsidRPr="00A03C55" w:rsidRDefault="007A1F44">
      <w:r w:rsidRPr="00A03C55">
        <w:t>The patient identifier lists stored in the two PID segments (</w:t>
      </w:r>
      <w:r w:rsidRPr="00A03C55">
        <w:rPr>
          <w:i/>
          <w:iCs/>
        </w:rPr>
        <w:t>PID-3–Patient Identifier List</w:t>
      </w:r>
      <w:r w:rsidRPr="00A03C55">
        <w:t>) are to be unlinked.</w:t>
      </w:r>
    </w:p>
    <w:p w14:paraId="4E2B19A5" w14:textId="7B0CAE15" w:rsidR="007A1F44" w:rsidRPr="00A03C55" w:rsidRDefault="007A1F44">
      <w:r w:rsidRPr="00A03C55">
        <w:t xml:space="preserve">Transaction </w:t>
      </w:r>
      <w:r w:rsidR="00383577" w:rsidRPr="00A03C55">
        <w:t>[</w:t>
      </w:r>
      <w:r w:rsidRPr="00A03C55">
        <w:t>ITI-30</w:t>
      </w:r>
      <w:r w:rsidR="00383577" w:rsidRPr="00A03C55">
        <w:t>]</w:t>
      </w:r>
      <w:r w:rsidRPr="00A03C55">
        <w:t xml:space="preserve"> restricts the use of this message to only the purpose of unlinking two patient identifier lists. This is why segments PD1, PV1 and DB1 are not supported in this message. </w:t>
      </w:r>
    </w:p>
    <w:p w14:paraId="6683AA4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9" w:name="_Toc174249141"/>
      <w:r w:rsidRPr="00A03C55">
        <w:rPr>
          <w:noProof w:val="0"/>
        </w:rPr>
        <w:t>Expected actions</w:t>
      </w:r>
      <w:bookmarkEnd w:id="279"/>
      <w:r w:rsidRPr="00A03C55">
        <w:rPr>
          <w:noProof w:val="0"/>
        </w:rPr>
        <w:t xml:space="preserve"> </w:t>
      </w:r>
    </w:p>
    <w:p w14:paraId="64284FBD" w14:textId="77777777" w:rsidR="007A1F44" w:rsidRPr="00A03C55" w:rsidRDefault="007A1F44">
      <w:r w:rsidRPr="00A03C55">
        <w:t>The receiver unlinks the identifier lists in its database, and reports the result of this operation (success / error) in an acknowledgment message returned to the sender.</w:t>
      </w:r>
    </w:p>
    <w:p w14:paraId="7987FFB7" w14:textId="77777777" w:rsidR="007A1F44" w:rsidRPr="00A03C55" w:rsidRDefault="007A1F44">
      <w:r w:rsidRPr="00A03C55">
        <w:t>In case of success the two patient records are unlinked, each of them keeping its own related information (encounter, clinical, next of kin, insurance…).</w:t>
      </w:r>
    </w:p>
    <w:p w14:paraId="716A0B8F" w14:textId="77777777" w:rsidR="007A1F44" w:rsidRPr="00A03C55" w:rsidRDefault="007A1F44">
      <w:r w:rsidRPr="00A03C55">
        <w:t xml:space="preserve">In case the receiver did not recognize the link between these two patient identifier lists, no action is performed and no error condition exists. </w:t>
      </w:r>
    </w:p>
    <w:p w14:paraId="0C4A655D" w14:textId="77777777" w:rsidR="007A1F44" w:rsidRPr="00A03C55" w:rsidRDefault="007A1F44">
      <w:r w:rsidRPr="00A03C55">
        <w:t>If the receiver does not support the Link/Unlink Option of this transaction, it shall application-reject the message (see ITI TF-2x: C.2.3).</w:t>
      </w:r>
    </w:p>
    <w:p w14:paraId="1D1F505E" w14:textId="77777777" w:rsidR="008E3CF3" w:rsidRPr="00A03C55" w:rsidRDefault="007A1F44" w:rsidP="00F9353D">
      <w:pPr>
        <w:pStyle w:val="Heading2"/>
        <w:numPr>
          <w:ilvl w:val="1"/>
          <w:numId w:val="10"/>
        </w:numPr>
        <w:tabs>
          <w:tab w:val="clear" w:pos="2160"/>
        </w:tabs>
        <w:rPr>
          <w:noProof w:val="0"/>
        </w:rPr>
      </w:pPr>
      <w:bookmarkStart w:id="280" w:name="_Toc210805557"/>
      <w:bookmarkStart w:id="281" w:name="_Toc174249142"/>
      <w:bookmarkStart w:id="282" w:name="_Toc210805558"/>
      <w:bookmarkStart w:id="283" w:name="_Toc214434030"/>
      <w:bookmarkStart w:id="284" w:name="_Toc214436951"/>
      <w:bookmarkStart w:id="285" w:name="_Toc214437396"/>
      <w:bookmarkStart w:id="286" w:name="_Toc214437712"/>
      <w:bookmarkStart w:id="287" w:name="_Toc214457188"/>
      <w:bookmarkStart w:id="288" w:name="_Toc214461301"/>
      <w:bookmarkStart w:id="289" w:name="_Toc214462922"/>
      <w:bookmarkStart w:id="290" w:name="_Toc237238701"/>
      <w:bookmarkEnd w:id="280"/>
      <w:r w:rsidRPr="00A03C55">
        <w:rPr>
          <w:noProof w:val="0"/>
        </w:rPr>
        <w:br w:type="page"/>
      </w:r>
      <w:bookmarkStart w:id="291" w:name="_Toc398544153"/>
      <w:bookmarkStart w:id="292" w:name="_Toc398717900"/>
      <w:bookmarkStart w:id="293" w:name="_Toc13773675"/>
      <w:r w:rsidRPr="00A03C55">
        <w:rPr>
          <w:noProof w:val="0"/>
        </w:rPr>
        <w:lastRenderedPageBreak/>
        <w:t>Patient Encounter Management</w:t>
      </w:r>
      <w:bookmarkEnd w:id="281"/>
      <w:bookmarkEnd w:id="282"/>
      <w:bookmarkEnd w:id="283"/>
      <w:bookmarkEnd w:id="284"/>
      <w:bookmarkEnd w:id="285"/>
      <w:bookmarkEnd w:id="286"/>
      <w:bookmarkEnd w:id="287"/>
      <w:bookmarkEnd w:id="288"/>
      <w:bookmarkEnd w:id="289"/>
      <w:bookmarkEnd w:id="290"/>
      <w:bookmarkEnd w:id="291"/>
      <w:bookmarkEnd w:id="292"/>
      <w:r w:rsidR="00903C21" w:rsidRPr="00A03C55">
        <w:rPr>
          <w:noProof w:val="0"/>
        </w:rPr>
        <w:t xml:space="preserve"> [ITI-31]</w:t>
      </w:r>
      <w:bookmarkEnd w:id="293"/>
    </w:p>
    <w:p w14:paraId="555AE6BC" w14:textId="27186F3F" w:rsidR="007A1F44" w:rsidRPr="00A03C55" w:rsidRDefault="007A1F44">
      <w:r w:rsidRPr="00A03C55">
        <w:t xml:space="preserve">This section corresponds to </w:t>
      </w:r>
      <w:r w:rsidR="00E77430" w:rsidRPr="00A03C55">
        <w:t>transaction</w:t>
      </w:r>
      <w:r w:rsidRPr="00A03C55">
        <w:t xml:space="preserve"> “Patient Encounter Management”</w:t>
      </w:r>
      <w:r w:rsidR="00383577" w:rsidRPr="00A03C55">
        <w:t xml:space="preserve"> [ITI-31]</w:t>
      </w:r>
      <w:r w:rsidRPr="00A03C55">
        <w:t xml:space="preserve"> of the IHE IT Infrastructure Technical Framework. Transaction </w:t>
      </w:r>
      <w:r w:rsidR="00383577" w:rsidRPr="00A03C55">
        <w:t>[</w:t>
      </w:r>
      <w:r w:rsidRPr="00A03C55">
        <w:t>ITI-31</w:t>
      </w:r>
      <w:r w:rsidR="00383577" w:rsidRPr="00A03C55">
        <w:t>]</w:t>
      </w:r>
      <w:r w:rsidRPr="00A03C55">
        <w:t xml:space="preserve"> is used by the actors Patient Encounter Supplier and Patient Encounter Consumer.</w:t>
      </w:r>
    </w:p>
    <w:p w14:paraId="1B52AA2B"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94" w:name="_Toc174249143"/>
      <w:bookmarkStart w:id="295" w:name="_Toc398544154"/>
      <w:bookmarkStart w:id="296" w:name="_Toc398717901"/>
      <w:bookmarkStart w:id="297" w:name="_Toc13773676"/>
      <w:r w:rsidRPr="00A03C55">
        <w:rPr>
          <w:noProof w:val="0"/>
        </w:rPr>
        <w:t>Scope</w:t>
      </w:r>
      <w:bookmarkEnd w:id="294"/>
      <w:bookmarkEnd w:id="295"/>
      <w:bookmarkEnd w:id="296"/>
      <w:bookmarkEnd w:id="297"/>
    </w:p>
    <w:p w14:paraId="4D56EE5D" w14:textId="77777777" w:rsidR="007A1F44" w:rsidRPr="00A03C55" w:rsidRDefault="007A1F44">
      <w:r w:rsidRPr="00A03C55">
        <w:t>This transaction enables systems to share encounter information within acute care settings for both inpatients (i.e., those who are assigned an inpatient bed at the facility) and outpatients (i.e., those who are not assigned an inpatient bed at the facility).</w:t>
      </w:r>
    </w:p>
    <w:p w14:paraId="1B034F36" w14:textId="77777777" w:rsidR="007A1F44" w:rsidRPr="00A03C55" w:rsidRDefault="007A1F44">
      <w:r w:rsidRPr="00A03C55">
        <w:t>The transaction carries events for creating, updating, and canceling patient encounters as well as the movements that take place within these encounters.</w:t>
      </w:r>
    </w:p>
    <w:p w14:paraId="690293E5" w14:textId="77777777" w:rsidR="007A1F44" w:rsidRPr="00A03C55" w:rsidRDefault="007A1F44">
      <w:r w:rsidRPr="00A03C55">
        <w:t>The capabilities of this transaction are organized into several optional subsets to address a wide range of needs from the simplest one that only shares the basic encounter information to the most sophisticated one that tracks all patient temporary moves in the healthcare facility.</w:t>
      </w:r>
    </w:p>
    <w:p w14:paraId="22F0AAC2"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98" w:name="_Toc174249144"/>
      <w:bookmarkStart w:id="299" w:name="_Toc398544155"/>
      <w:bookmarkStart w:id="300" w:name="_Toc398717902"/>
      <w:bookmarkStart w:id="301" w:name="_Toc13773677"/>
      <w:r w:rsidRPr="00A03C55">
        <w:rPr>
          <w:noProof w:val="0"/>
        </w:rPr>
        <w:t>Use Case Roles</w:t>
      </w:r>
      <w:bookmarkEnd w:id="298"/>
      <w:bookmarkEnd w:id="299"/>
      <w:bookmarkEnd w:id="300"/>
      <w:bookmarkEnd w:id="301"/>
    </w:p>
    <w:bookmarkStart w:id="302" w:name="_MON_1375118372"/>
    <w:bookmarkEnd w:id="302"/>
    <w:bookmarkStart w:id="303" w:name="_MON_1375118434"/>
    <w:bookmarkEnd w:id="303"/>
    <w:p w14:paraId="05D3A3E8" w14:textId="77777777" w:rsidR="007A1F44" w:rsidRPr="00A03C55" w:rsidRDefault="00886A83">
      <w:pPr>
        <w:jc w:val="center"/>
      </w:pPr>
      <w:r w:rsidRPr="00A03C55">
        <w:rPr>
          <w:noProof/>
        </w:rPr>
        <w:object w:dxaOrig="4695" w:dyaOrig="1950" w14:anchorId="7F177702">
          <v:shape id="_x0000_i1066" type="#_x0000_t75" alt="" style="width:342pt;height:142.55pt;mso-width-percent:0;mso-height-percent:0;mso-width-percent:0;mso-height-percent:0" o:ole="" fillcolor="window">
            <v:imagedata r:id="rId31" o:title=""/>
          </v:shape>
          <o:OLEObject Type="Embed" ProgID="Word.Picture.8" ShapeID="_x0000_i1066" DrawAspect="Content" ObjectID="_1648459649" r:id="rId32"/>
        </w:object>
      </w:r>
    </w:p>
    <w:p w14:paraId="4688AF80" w14:textId="77777777" w:rsidR="007F77D4" w:rsidRPr="00A03C55" w:rsidRDefault="007F77D4">
      <w:pPr>
        <w:rPr>
          <w:b/>
          <w:bCs/>
        </w:rPr>
      </w:pPr>
    </w:p>
    <w:p w14:paraId="23439D13" w14:textId="77777777" w:rsidR="007A1F44" w:rsidRPr="00A03C55" w:rsidRDefault="007A1F44">
      <w:r w:rsidRPr="00A03C55">
        <w:rPr>
          <w:b/>
          <w:bCs/>
        </w:rPr>
        <w:t>Actor</w:t>
      </w:r>
      <w:r w:rsidRPr="00A03C55">
        <w:t>: Patient Encounter Supplier</w:t>
      </w:r>
    </w:p>
    <w:p w14:paraId="73EDB8AB" w14:textId="77777777" w:rsidR="007A1F44" w:rsidRPr="00A03C55" w:rsidRDefault="007A1F44">
      <w:r w:rsidRPr="00A03C55">
        <w:rPr>
          <w:b/>
          <w:bCs/>
        </w:rPr>
        <w:t>Role</w:t>
      </w:r>
      <w:r w:rsidRPr="00A03C55">
        <w:t xml:space="preserve">: Sends inserts, cancels and updates of patient encounters and movements. </w:t>
      </w:r>
    </w:p>
    <w:p w14:paraId="01D25F00" w14:textId="77777777" w:rsidR="007A1F44" w:rsidRPr="00A03C55" w:rsidRDefault="007A1F44">
      <w:r w:rsidRPr="00A03C55">
        <w:rPr>
          <w:b/>
          <w:bCs/>
        </w:rPr>
        <w:t>Actor</w:t>
      </w:r>
      <w:r w:rsidRPr="00A03C55">
        <w:t>: Patient Encounter Consumer</w:t>
      </w:r>
    </w:p>
    <w:p w14:paraId="7E93459C" w14:textId="77777777" w:rsidR="007A1F44" w:rsidRPr="00A03C55" w:rsidRDefault="007A1F44">
      <w:r w:rsidRPr="00A03C55">
        <w:rPr>
          <w:b/>
          <w:bCs/>
        </w:rPr>
        <w:t>Role</w:t>
      </w:r>
      <w:r w:rsidRPr="00A03C55">
        <w:t xml:space="preserve">: Receives patient encounters and movement messages, and takes the appropriate actions. </w:t>
      </w:r>
    </w:p>
    <w:p w14:paraId="72E25DDE"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04" w:name="_Toc174249145"/>
      <w:bookmarkStart w:id="305" w:name="_Toc398544156"/>
      <w:bookmarkStart w:id="306" w:name="_Toc398717903"/>
      <w:bookmarkStart w:id="307" w:name="_Toc13773678"/>
      <w:r w:rsidRPr="00A03C55">
        <w:rPr>
          <w:noProof w:val="0"/>
        </w:rPr>
        <w:t>Referenced Standards</w:t>
      </w:r>
      <w:bookmarkEnd w:id="304"/>
      <w:bookmarkEnd w:id="305"/>
      <w:bookmarkEnd w:id="306"/>
      <w:bookmarkEnd w:id="307"/>
    </w:p>
    <w:p w14:paraId="713809A7" w14:textId="77777777" w:rsidR="007A1F44" w:rsidRPr="00A03C55" w:rsidRDefault="007A1F44">
      <w:r w:rsidRPr="00A03C55">
        <w:t>HL7 2.5 Chapters 2, 3, 6, 15</w:t>
      </w:r>
    </w:p>
    <w:p w14:paraId="0DD73D30"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08" w:name="_Toc174249146"/>
      <w:bookmarkStart w:id="309" w:name="_Toc398544157"/>
      <w:bookmarkStart w:id="310" w:name="_Toc398717904"/>
      <w:bookmarkStart w:id="311" w:name="_Toc13773679"/>
      <w:r w:rsidRPr="00A03C55">
        <w:rPr>
          <w:noProof w:val="0"/>
        </w:rPr>
        <w:t>Definition of the concept “Movement”</w:t>
      </w:r>
      <w:bookmarkEnd w:id="308"/>
      <w:bookmarkEnd w:id="309"/>
      <w:bookmarkEnd w:id="310"/>
      <w:bookmarkEnd w:id="311"/>
    </w:p>
    <w:p w14:paraId="1553151C" w14:textId="77777777" w:rsidR="007A1F44" w:rsidRPr="00A03C55" w:rsidRDefault="007A1F44">
      <w:r w:rsidRPr="00A03C55">
        <w:t xml:space="preserve">As stated in Volume 1, a “Movement” is any change of the situation of the patient (location, patient class, attending doctor, etc.) in the context of the encounter. </w:t>
      </w:r>
    </w:p>
    <w:p w14:paraId="2F5D8F44" w14:textId="77777777" w:rsidR="007A1F44" w:rsidRPr="00A03C55" w:rsidRDefault="007A1F44">
      <w:r w:rsidRPr="00A03C55">
        <w:lastRenderedPageBreak/>
        <w:t xml:space="preserve">The concept of “Movement” is a superset of the concept of “Transfer”. Like a transfer, a movement is an event that can be planned (pending) and executed (effective). Errors detected in the recording of these pending and effective events can later be corrected through cancellations or updates, which are distinct events. Three actions are associated with Movements: </w:t>
      </w:r>
    </w:p>
    <w:p w14:paraId="334DF11B" w14:textId="77777777" w:rsidR="008E3CF3" w:rsidRPr="00A03C55" w:rsidRDefault="007A1F44" w:rsidP="00EC243F">
      <w:pPr>
        <w:pStyle w:val="ListBullet2"/>
      </w:pPr>
      <w:r w:rsidRPr="00A03C55">
        <w:rPr>
          <w:b/>
          <w:bCs/>
        </w:rPr>
        <w:t>Insert</w:t>
      </w:r>
      <w:r w:rsidRPr="00A03C55">
        <w:t>: This action is the first recording of the Movement.</w:t>
      </w:r>
    </w:p>
    <w:p w14:paraId="502764A3" w14:textId="7EA7BA59" w:rsidR="008E3CF3" w:rsidRPr="00A03C55" w:rsidRDefault="007A1F44" w:rsidP="00EC243F">
      <w:pPr>
        <w:pStyle w:val="ListBullet2"/>
      </w:pPr>
      <w:r w:rsidRPr="00A03C55">
        <w:rPr>
          <w:b/>
          <w:bCs/>
        </w:rPr>
        <w:t>Update</w:t>
      </w:r>
      <w:r w:rsidRPr="00A03C55">
        <w:t xml:space="preserve">: This action corrects some attributes of a Movement formerly inserted. This action is possible only with the option “Historic Movement Management” of transaction </w:t>
      </w:r>
      <w:r w:rsidR="00A47F77" w:rsidRPr="00A03C55">
        <w:t>[</w:t>
      </w:r>
      <w:r w:rsidRPr="00A03C55">
        <w:t>ITI-30</w:t>
      </w:r>
      <w:r w:rsidR="00A47F77" w:rsidRPr="00A03C55">
        <w:t>]</w:t>
      </w:r>
      <w:r w:rsidRPr="00A03C55">
        <w:t xml:space="preserve">. </w:t>
      </w:r>
    </w:p>
    <w:p w14:paraId="124C942A" w14:textId="77777777" w:rsidR="008E3CF3" w:rsidRPr="00A03C55" w:rsidRDefault="007A1F44" w:rsidP="00EC243F">
      <w:pPr>
        <w:pStyle w:val="ListBullet2"/>
      </w:pPr>
      <w:r w:rsidRPr="00A03C55">
        <w:rPr>
          <w:b/>
          <w:bCs/>
        </w:rPr>
        <w:t>Cancel</w:t>
      </w:r>
      <w:r w:rsidRPr="00A03C55">
        <w:t>: This action cancels a Movement that was erroneously recorded, and requests the receiver to delete this Movement from its database. Only the current Movement can be cancelled.</w:t>
      </w:r>
    </w:p>
    <w:p w14:paraId="1EDCC5A8" w14:textId="12547503" w:rsidR="007A1F44" w:rsidRPr="00A03C55" w:rsidRDefault="007A1F44">
      <w:r w:rsidRPr="00A03C55">
        <w:t xml:space="preserve">In some acute care settings, both the billing process and care provision process require precise knowledge of the movements of the inpatient during his or her stay in the hospital. Applications acting as Patient Encounter Supplier or Patient Encounter Consumer, divide the period of the encounter into “sub-encounters” delimited by the Movements. Each of these “sub-encounters” provides a specific context to record and invoice the acts produced within this period. However, if applications on both ends manage sub-encounters, which are periods of time, the messages of transaction </w:t>
      </w:r>
      <w:r w:rsidR="00383577" w:rsidRPr="00A03C55">
        <w:t>[</w:t>
      </w:r>
      <w:r w:rsidRPr="00A03C55">
        <w:t>ITI-31</w:t>
      </w:r>
      <w:r w:rsidR="00383577" w:rsidRPr="00A03C55">
        <w:t>]</w:t>
      </w:r>
      <w:r w:rsidRPr="00A03C55">
        <w:t xml:space="preserve"> communicate Movements as events. Hence, applications manage periods of time, but the messages carry the discrete events that delimit these periods of time.</w:t>
      </w:r>
    </w:p>
    <w:p w14:paraId="169792EE" w14:textId="77777777" w:rsidR="007A1F44" w:rsidRPr="00A03C55" w:rsidRDefault="007A1F44">
      <w:r w:rsidRPr="00A03C55">
        <w:t>Illustration:</w:t>
      </w:r>
    </w:p>
    <w:p w14:paraId="4FEC6038" w14:textId="4B51841A" w:rsidR="008E3CF3" w:rsidRPr="00A03C55" w:rsidRDefault="007A1F44" w:rsidP="00F9353D">
      <w:pPr>
        <w:pStyle w:val="ListNumber2"/>
        <w:numPr>
          <w:ilvl w:val="0"/>
          <w:numId w:val="16"/>
        </w:numPr>
      </w:pPr>
      <w:r w:rsidRPr="00A03C55">
        <w:t>Patient received at Emergency room by attending doctor U. (A04 / patient class E).</w:t>
      </w:r>
    </w:p>
    <w:p w14:paraId="3A34212E" w14:textId="77777777" w:rsidR="008E3CF3" w:rsidRPr="00A03C55" w:rsidRDefault="007A1F44" w:rsidP="00F9353D">
      <w:pPr>
        <w:pStyle w:val="ListNumber2"/>
        <w:numPr>
          <w:ilvl w:val="0"/>
          <w:numId w:val="16"/>
        </w:numPr>
      </w:pPr>
      <w:r w:rsidRPr="00A03C55">
        <w:t>Doctor U admits the patient (A06 / patient class = I), into location BB, referring him to attending Doctor X.</w:t>
      </w:r>
    </w:p>
    <w:p w14:paraId="7CE9BD92" w14:textId="77777777" w:rsidR="008E3CF3" w:rsidRPr="00A03C55" w:rsidRDefault="007A1F44" w:rsidP="00F9353D">
      <w:pPr>
        <w:pStyle w:val="ListNumber2"/>
        <w:numPr>
          <w:ilvl w:val="0"/>
          <w:numId w:val="16"/>
        </w:numPr>
      </w:pPr>
      <w:r w:rsidRPr="00A03C55">
        <w:t>The patient is moved to location GG (A02Transfer), keeping X for attending doctor.</w:t>
      </w:r>
    </w:p>
    <w:p w14:paraId="2E1A7E67" w14:textId="77777777" w:rsidR="008E3CF3" w:rsidRPr="00A03C55" w:rsidRDefault="007A1F44" w:rsidP="00F9353D">
      <w:pPr>
        <w:pStyle w:val="ListNumber2"/>
        <w:numPr>
          <w:ilvl w:val="0"/>
          <w:numId w:val="16"/>
        </w:numPr>
      </w:pPr>
      <w:r w:rsidRPr="00A03C55">
        <w:t>The patient is healed and leaves the hospital (A03: Discharge).</w:t>
      </w:r>
    </w:p>
    <w:p w14:paraId="497012B4" w14:textId="77777777" w:rsidR="007A1F44" w:rsidRPr="00A03C55" w:rsidRDefault="007A1F44" w:rsidP="00CA12D9">
      <w:r w:rsidRPr="00A03C55">
        <w:t>These 4 real world events are expressed with 5 trigger events / messages, two of which occur at the same time (step 2). Here the encounter will be divided into 3 sub-encounters:</w:t>
      </w:r>
    </w:p>
    <w:p w14:paraId="6B8A62B2" w14:textId="77777777" w:rsidR="007A1F44" w:rsidRPr="00A03C55" w:rsidRDefault="007A1F44" w:rsidP="00CF2883">
      <w:pPr>
        <w:pStyle w:val="BodyText"/>
      </w:pPr>
    </w:p>
    <w:p w14:paraId="36F948AA" w14:textId="77777777" w:rsidR="007A1F44" w:rsidRPr="00A03C55" w:rsidRDefault="00D139D9">
      <w:pPr>
        <w:jc w:val="center"/>
      </w:pPr>
      <w:r w:rsidRPr="00A03C55">
        <w:rPr>
          <w:noProof/>
          <w:lang w:eastAsia="fr-FR"/>
        </w:rPr>
        <w:drawing>
          <wp:inline distT="0" distB="0" distL="0" distR="0" wp14:anchorId="1EA7A99D" wp14:editId="567F3ACE">
            <wp:extent cx="4761865" cy="1336675"/>
            <wp:effectExtent l="0" t="0" r="0"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1336675"/>
                    </a:xfrm>
                    <a:prstGeom prst="rect">
                      <a:avLst/>
                    </a:prstGeom>
                    <a:noFill/>
                    <a:ln>
                      <a:noFill/>
                    </a:ln>
                  </pic:spPr>
                </pic:pic>
              </a:graphicData>
            </a:graphic>
          </wp:inline>
        </w:drawing>
      </w:r>
    </w:p>
    <w:p w14:paraId="1465814B"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12" w:name="_Toc174249147"/>
      <w:bookmarkStart w:id="313" w:name="_Toc398544158"/>
      <w:bookmarkStart w:id="314" w:name="_Toc398717905"/>
      <w:bookmarkStart w:id="315" w:name="_Toc13773680"/>
      <w:r w:rsidRPr="00A03C55">
        <w:rPr>
          <w:noProof w:val="0"/>
        </w:rPr>
        <w:lastRenderedPageBreak/>
        <w:t>Message sets and options</w:t>
      </w:r>
      <w:bookmarkEnd w:id="312"/>
      <w:bookmarkEnd w:id="313"/>
      <w:bookmarkEnd w:id="314"/>
      <w:bookmarkEnd w:id="315"/>
    </w:p>
    <w:p w14:paraId="151DE46E" w14:textId="77777777" w:rsidR="007A1F44" w:rsidRPr="00A03C55" w:rsidRDefault="007A1F44">
      <w:r w:rsidRPr="00A03C55">
        <w:t>All messages of this transaction shall be acknowledged by the ACK message as described in ITI TF-2x: Appendix C. For better readability, the acknowledgement messages are not shown on the interaction diagrams of this transaction.</w:t>
      </w:r>
    </w:p>
    <w:p w14:paraId="36D0FCB2"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16" w:name="_Toc174249148"/>
      <w:bookmarkStart w:id="317" w:name="_Toc398544159"/>
      <w:r w:rsidRPr="00A03C55">
        <w:rPr>
          <w:noProof w:val="0"/>
        </w:rPr>
        <w:t>Basic Subset</w:t>
      </w:r>
      <w:bookmarkEnd w:id="316"/>
      <w:bookmarkEnd w:id="317"/>
    </w:p>
    <w:p w14:paraId="2B48B5A7" w14:textId="76005A47" w:rsidR="007A1F44" w:rsidRPr="00A03C55" w:rsidRDefault="007A1F44">
      <w:pPr>
        <w:pStyle w:val="TableTitle"/>
        <w:rPr>
          <w:noProof w:val="0"/>
        </w:rPr>
      </w:pPr>
      <w:r w:rsidRPr="00A03C55">
        <w:rPr>
          <w:noProof w:val="0"/>
        </w:rPr>
        <w:t xml:space="preserve">Table 3.31-1: Message Basic Subset for </w:t>
      </w:r>
      <w:r w:rsidR="00E77430" w:rsidRPr="00A03C55">
        <w:rPr>
          <w:noProof w:val="0"/>
        </w:rPr>
        <w:t>T</w:t>
      </w:r>
      <w:r w:rsidRPr="00A03C55">
        <w:rPr>
          <w:noProof w:val="0"/>
        </w:rPr>
        <w:t xml:space="preserve">ransaction </w:t>
      </w:r>
      <w:r w:rsidR="00A47F77" w:rsidRPr="00A03C55">
        <w:rPr>
          <w:noProof w:val="0"/>
        </w:rPr>
        <w:t>[</w:t>
      </w:r>
      <w:r w:rsidRPr="00A03C55">
        <w:rPr>
          <w:noProof w:val="0"/>
        </w:rPr>
        <w:t>ITI-31</w:t>
      </w:r>
      <w:r w:rsidR="00A47F77" w:rsidRPr="00A03C55">
        <w:rPr>
          <w:noProof w:val="0"/>
        </w:rPr>
        <w:t>]</w:t>
      </w: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A03C55" w14:paraId="6D8EDE1C" w14:textId="77777777">
        <w:trPr>
          <w:cantSplit/>
          <w:tblHeader/>
          <w:jc w:val="center"/>
        </w:trPr>
        <w:tc>
          <w:tcPr>
            <w:tcW w:w="1985" w:type="dxa"/>
            <w:vMerge w:val="restart"/>
            <w:shd w:val="clear" w:color="auto" w:fill="D9D9D9"/>
            <w:vAlign w:val="center"/>
          </w:tcPr>
          <w:p w14:paraId="1F6D9A8A" w14:textId="77777777" w:rsidR="007A1F44" w:rsidRPr="00A03C55" w:rsidRDefault="007A1F44" w:rsidP="00A063AC">
            <w:pPr>
              <w:pStyle w:val="TableEntryHeader"/>
              <w:rPr>
                <w:noProof w:val="0"/>
              </w:rPr>
            </w:pPr>
            <w:r w:rsidRPr="00A03C55">
              <w:rPr>
                <w:noProof w:val="0"/>
              </w:rPr>
              <w:t>Category of event</w:t>
            </w:r>
          </w:p>
        </w:tc>
        <w:tc>
          <w:tcPr>
            <w:tcW w:w="5924" w:type="dxa"/>
            <w:gridSpan w:val="4"/>
            <w:shd w:val="clear" w:color="auto" w:fill="D9D9D9"/>
          </w:tcPr>
          <w:p w14:paraId="4ACE75ED" w14:textId="77777777" w:rsidR="007A1F44" w:rsidRPr="00A03C55" w:rsidRDefault="007A1F44" w:rsidP="00A53067">
            <w:pPr>
              <w:pStyle w:val="TableEntryHeader"/>
              <w:rPr>
                <w:noProof w:val="0"/>
              </w:rPr>
            </w:pPr>
            <w:r w:rsidRPr="00A03C55">
              <w:rPr>
                <w:noProof w:val="0"/>
              </w:rPr>
              <w:t>Trigger / Action</w:t>
            </w:r>
          </w:p>
        </w:tc>
      </w:tr>
      <w:tr w:rsidR="007A1F44" w:rsidRPr="00A03C55" w14:paraId="09080979" w14:textId="77777777">
        <w:trPr>
          <w:cantSplit/>
          <w:tblHeader/>
          <w:jc w:val="center"/>
        </w:trPr>
        <w:tc>
          <w:tcPr>
            <w:tcW w:w="1985" w:type="dxa"/>
            <w:vMerge/>
            <w:shd w:val="clear" w:color="auto" w:fill="D9D9D9"/>
          </w:tcPr>
          <w:p w14:paraId="1CEBD049" w14:textId="77777777" w:rsidR="007A1F44" w:rsidRPr="00A03C55" w:rsidRDefault="007A1F44" w:rsidP="008F5F21">
            <w:pPr>
              <w:pStyle w:val="TableEntryHeader"/>
              <w:rPr>
                <w:noProof w:val="0"/>
                <w:sz w:val="20"/>
              </w:rPr>
            </w:pPr>
          </w:p>
        </w:tc>
        <w:tc>
          <w:tcPr>
            <w:tcW w:w="2948" w:type="dxa"/>
            <w:gridSpan w:val="2"/>
            <w:shd w:val="clear" w:color="auto" w:fill="D9D9D9"/>
          </w:tcPr>
          <w:p w14:paraId="1DA23A97" w14:textId="77777777" w:rsidR="007A1F44" w:rsidRPr="00A03C55" w:rsidRDefault="007A1F44" w:rsidP="00A063AC">
            <w:pPr>
              <w:pStyle w:val="TableEntryHeader"/>
              <w:rPr>
                <w:noProof w:val="0"/>
              </w:rPr>
            </w:pPr>
            <w:r w:rsidRPr="00A03C55">
              <w:rPr>
                <w:noProof w:val="0"/>
              </w:rPr>
              <w:t>insert</w:t>
            </w:r>
          </w:p>
        </w:tc>
        <w:tc>
          <w:tcPr>
            <w:tcW w:w="2976" w:type="dxa"/>
            <w:gridSpan w:val="2"/>
            <w:shd w:val="clear" w:color="auto" w:fill="D9D9D9"/>
          </w:tcPr>
          <w:p w14:paraId="73AE83ED" w14:textId="2A482D00"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09E8E0EA" w14:textId="77777777">
        <w:trPr>
          <w:cantSplit/>
          <w:trHeight w:val="269"/>
          <w:jc w:val="center"/>
        </w:trPr>
        <w:tc>
          <w:tcPr>
            <w:tcW w:w="1985" w:type="dxa"/>
            <w:vAlign w:val="center"/>
          </w:tcPr>
          <w:p w14:paraId="14600981" w14:textId="77777777" w:rsidR="007A1F44" w:rsidRPr="00A03C55" w:rsidRDefault="007A1F44">
            <w:pPr>
              <w:pStyle w:val="TableEntry"/>
              <w:jc w:val="center"/>
              <w:rPr>
                <w:noProof w:val="0"/>
              </w:rPr>
            </w:pPr>
            <w:r w:rsidRPr="00A03C55">
              <w:rPr>
                <w:noProof w:val="0"/>
              </w:rPr>
              <w:t>Admit inpatient</w:t>
            </w:r>
          </w:p>
        </w:tc>
        <w:tc>
          <w:tcPr>
            <w:tcW w:w="680" w:type="dxa"/>
            <w:vAlign w:val="center"/>
          </w:tcPr>
          <w:p w14:paraId="43594339" w14:textId="77777777" w:rsidR="007A1F44" w:rsidRPr="00A03C55" w:rsidRDefault="007A1F44">
            <w:pPr>
              <w:pStyle w:val="TableEntry"/>
              <w:jc w:val="center"/>
              <w:rPr>
                <w:noProof w:val="0"/>
              </w:rPr>
            </w:pPr>
            <w:r w:rsidRPr="00A03C55">
              <w:rPr>
                <w:noProof w:val="0"/>
              </w:rPr>
              <w:t>A01</w:t>
            </w:r>
          </w:p>
        </w:tc>
        <w:tc>
          <w:tcPr>
            <w:tcW w:w="2268" w:type="dxa"/>
            <w:vAlign w:val="center"/>
          </w:tcPr>
          <w:p w14:paraId="5274C5BC" w14:textId="77777777" w:rsidR="007A1F44" w:rsidRPr="00A03C55" w:rsidRDefault="007A1F44">
            <w:pPr>
              <w:pStyle w:val="TableEntry"/>
              <w:jc w:val="center"/>
              <w:rPr>
                <w:noProof w:val="0"/>
              </w:rPr>
            </w:pPr>
            <w:r w:rsidRPr="00A03C55">
              <w:rPr>
                <w:noProof w:val="0"/>
              </w:rPr>
              <w:t>ADT^A01^ADT_A01</w:t>
            </w:r>
          </w:p>
        </w:tc>
        <w:tc>
          <w:tcPr>
            <w:tcW w:w="567" w:type="dxa"/>
            <w:vMerge w:val="restart"/>
            <w:vAlign w:val="center"/>
          </w:tcPr>
          <w:p w14:paraId="64D2A9F1" w14:textId="77777777" w:rsidR="007A1F44" w:rsidRPr="00A03C55" w:rsidRDefault="007A1F44">
            <w:pPr>
              <w:pStyle w:val="TableEntry"/>
              <w:jc w:val="center"/>
              <w:rPr>
                <w:noProof w:val="0"/>
              </w:rPr>
            </w:pPr>
            <w:r w:rsidRPr="00A03C55">
              <w:rPr>
                <w:noProof w:val="0"/>
              </w:rPr>
              <w:t>A11</w:t>
            </w:r>
          </w:p>
        </w:tc>
        <w:tc>
          <w:tcPr>
            <w:tcW w:w="2409" w:type="dxa"/>
            <w:vMerge w:val="restart"/>
            <w:vAlign w:val="center"/>
          </w:tcPr>
          <w:p w14:paraId="00CE6AEE" w14:textId="77777777" w:rsidR="007A1F44" w:rsidRPr="00A03C55" w:rsidRDefault="007A1F44">
            <w:pPr>
              <w:pStyle w:val="TableEntry"/>
              <w:jc w:val="center"/>
              <w:rPr>
                <w:noProof w:val="0"/>
              </w:rPr>
            </w:pPr>
            <w:r w:rsidRPr="00A03C55">
              <w:rPr>
                <w:noProof w:val="0"/>
              </w:rPr>
              <w:t>ADT^A11^ADT_A09</w:t>
            </w:r>
          </w:p>
        </w:tc>
      </w:tr>
      <w:tr w:rsidR="007A1F44" w:rsidRPr="00A03C55" w14:paraId="690F8399" w14:textId="77777777">
        <w:trPr>
          <w:cantSplit/>
          <w:jc w:val="center"/>
        </w:trPr>
        <w:tc>
          <w:tcPr>
            <w:tcW w:w="1985" w:type="dxa"/>
            <w:vAlign w:val="center"/>
          </w:tcPr>
          <w:p w14:paraId="46092A2E" w14:textId="77777777" w:rsidR="007A1F44" w:rsidRPr="00A03C55" w:rsidRDefault="007A1F44">
            <w:pPr>
              <w:pStyle w:val="TableEntry"/>
              <w:jc w:val="center"/>
              <w:rPr>
                <w:noProof w:val="0"/>
              </w:rPr>
            </w:pPr>
            <w:r w:rsidRPr="00A03C55">
              <w:rPr>
                <w:noProof w:val="0"/>
              </w:rPr>
              <w:t>Register outpatient</w:t>
            </w:r>
          </w:p>
        </w:tc>
        <w:tc>
          <w:tcPr>
            <w:tcW w:w="680" w:type="dxa"/>
            <w:vAlign w:val="center"/>
          </w:tcPr>
          <w:p w14:paraId="68A3FC64" w14:textId="77777777" w:rsidR="007A1F44" w:rsidRPr="00A03C55" w:rsidRDefault="007A1F44">
            <w:pPr>
              <w:pStyle w:val="TableEntry"/>
              <w:jc w:val="center"/>
              <w:rPr>
                <w:noProof w:val="0"/>
              </w:rPr>
            </w:pPr>
            <w:r w:rsidRPr="00A03C55">
              <w:rPr>
                <w:noProof w:val="0"/>
              </w:rPr>
              <w:t>A04</w:t>
            </w:r>
          </w:p>
        </w:tc>
        <w:tc>
          <w:tcPr>
            <w:tcW w:w="2268" w:type="dxa"/>
            <w:vAlign w:val="center"/>
          </w:tcPr>
          <w:p w14:paraId="76166A08" w14:textId="77777777" w:rsidR="007A1F44" w:rsidRPr="00A03C55" w:rsidRDefault="007A1F44">
            <w:pPr>
              <w:pStyle w:val="TableEntry"/>
              <w:jc w:val="center"/>
              <w:rPr>
                <w:noProof w:val="0"/>
              </w:rPr>
            </w:pPr>
            <w:r w:rsidRPr="00A03C55">
              <w:rPr>
                <w:noProof w:val="0"/>
              </w:rPr>
              <w:t>ADT^A04^ADT_A01</w:t>
            </w:r>
          </w:p>
        </w:tc>
        <w:tc>
          <w:tcPr>
            <w:tcW w:w="567" w:type="dxa"/>
            <w:vMerge/>
            <w:vAlign w:val="center"/>
          </w:tcPr>
          <w:p w14:paraId="54EEAFB6" w14:textId="77777777" w:rsidR="007A1F44" w:rsidRPr="00A03C55" w:rsidRDefault="007A1F44">
            <w:pPr>
              <w:pStyle w:val="TableEntry"/>
              <w:jc w:val="center"/>
              <w:rPr>
                <w:noProof w:val="0"/>
              </w:rPr>
            </w:pPr>
          </w:p>
        </w:tc>
        <w:tc>
          <w:tcPr>
            <w:tcW w:w="2409" w:type="dxa"/>
            <w:vMerge/>
            <w:vAlign w:val="center"/>
          </w:tcPr>
          <w:p w14:paraId="63D7CE3A" w14:textId="77777777" w:rsidR="007A1F44" w:rsidRPr="00A03C55" w:rsidRDefault="007A1F44">
            <w:pPr>
              <w:pStyle w:val="TableEntry"/>
              <w:jc w:val="center"/>
              <w:rPr>
                <w:noProof w:val="0"/>
              </w:rPr>
            </w:pPr>
          </w:p>
        </w:tc>
      </w:tr>
      <w:tr w:rsidR="007A1F44" w:rsidRPr="00A03C55" w14:paraId="7AEBC08D" w14:textId="77777777">
        <w:trPr>
          <w:jc w:val="center"/>
        </w:trPr>
        <w:tc>
          <w:tcPr>
            <w:tcW w:w="1985" w:type="dxa"/>
            <w:vAlign w:val="center"/>
          </w:tcPr>
          <w:p w14:paraId="13388071" w14:textId="77777777" w:rsidR="007A1F44" w:rsidRPr="00A03C55" w:rsidRDefault="007A1F44">
            <w:pPr>
              <w:pStyle w:val="TableEntry"/>
              <w:jc w:val="center"/>
              <w:rPr>
                <w:noProof w:val="0"/>
              </w:rPr>
            </w:pPr>
            <w:r w:rsidRPr="00A03C55">
              <w:rPr>
                <w:noProof w:val="0"/>
              </w:rPr>
              <w:t>Discharge patient</w:t>
            </w:r>
          </w:p>
        </w:tc>
        <w:tc>
          <w:tcPr>
            <w:tcW w:w="680" w:type="dxa"/>
            <w:vAlign w:val="center"/>
          </w:tcPr>
          <w:p w14:paraId="79A42C30" w14:textId="77777777" w:rsidR="007A1F44" w:rsidRPr="00A03C55" w:rsidRDefault="007A1F44">
            <w:pPr>
              <w:pStyle w:val="TableEntry"/>
              <w:jc w:val="center"/>
              <w:rPr>
                <w:noProof w:val="0"/>
              </w:rPr>
            </w:pPr>
            <w:r w:rsidRPr="00A03C55">
              <w:rPr>
                <w:noProof w:val="0"/>
              </w:rPr>
              <w:t>A03</w:t>
            </w:r>
          </w:p>
        </w:tc>
        <w:tc>
          <w:tcPr>
            <w:tcW w:w="2268" w:type="dxa"/>
            <w:vAlign w:val="center"/>
          </w:tcPr>
          <w:p w14:paraId="2A403609" w14:textId="77777777" w:rsidR="007A1F44" w:rsidRPr="00A03C55" w:rsidRDefault="007A1F44">
            <w:pPr>
              <w:pStyle w:val="TableEntry"/>
              <w:jc w:val="center"/>
              <w:rPr>
                <w:noProof w:val="0"/>
              </w:rPr>
            </w:pPr>
            <w:r w:rsidRPr="00A03C55">
              <w:rPr>
                <w:noProof w:val="0"/>
              </w:rPr>
              <w:t>ADT^A03^ADT_A03</w:t>
            </w:r>
          </w:p>
        </w:tc>
        <w:tc>
          <w:tcPr>
            <w:tcW w:w="567" w:type="dxa"/>
            <w:vAlign w:val="center"/>
          </w:tcPr>
          <w:p w14:paraId="7C65AFD6" w14:textId="77777777" w:rsidR="007A1F44" w:rsidRPr="00A03C55" w:rsidRDefault="007A1F44">
            <w:pPr>
              <w:pStyle w:val="TableEntry"/>
              <w:jc w:val="center"/>
              <w:rPr>
                <w:noProof w:val="0"/>
              </w:rPr>
            </w:pPr>
            <w:r w:rsidRPr="00A03C55">
              <w:rPr>
                <w:noProof w:val="0"/>
              </w:rPr>
              <w:t>A13</w:t>
            </w:r>
          </w:p>
        </w:tc>
        <w:tc>
          <w:tcPr>
            <w:tcW w:w="2409" w:type="dxa"/>
            <w:vAlign w:val="center"/>
          </w:tcPr>
          <w:p w14:paraId="6417AA43" w14:textId="77777777" w:rsidR="007A1F44" w:rsidRPr="00A03C55" w:rsidRDefault="007A1F44">
            <w:pPr>
              <w:pStyle w:val="TableEntry"/>
              <w:jc w:val="center"/>
              <w:rPr>
                <w:noProof w:val="0"/>
              </w:rPr>
            </w:pPr>
            <w:r w:rsidRPr="00A03C55">
              <w:rPr>
                <w:noProof w:val="0"/>
              </w:rPr>
              <w:t>ADT^A13^ADT_A01</w:t>
            </w:r>
          </w:p>
        </w:tc>
      </w:tr>
    </w:tbl>
    <w:p w14:paraId="4146D6DC" w14:textId="77777777" w:rsidR="007A1F44" w:rsidRPr="00A03C55" w:rsidRDefault="007A1F44" w:rsidP="00E40A93">
      <w:pPr>
        <w:pStyle w:val="BodyText"/>
      </w:pPr>
    </w:p>
    <w:p w14:paraId="55AD96A7" w14:textId="27D7A1D7" w:rsidR="007A1F44" w:rsidRPr="00A03C55" w:rsidRDefault="007A1F44">
      <w:r w:rsidRPr="00A03C55">
        <w:t xml:space="preserve">The Basic Subset of transaction </w:t>
      </w:r>
      <w:r w:rsidR="00A47F77" w:rsidRPr="00A03C55">
        <w:t>[</w:t>
      </w:r>
      <w:r w:rsidRPr="00A03C55">
        <w:t>ITI-31</w:t>
      </w:r>
      <w:r w:rsidR="00A47F77" w:rsidRPr="00A03C55">
        <w:t>]</w:t>
      </w:r>
      <w:r w:rsidRPr="00A03C55">
        <w:t xml:space="preserve"> is composed of the above events and related messages. A system implementing either Patient Encounter Supplier or Patient Encounter Consumer, shall support these 5 trigger events and messages.</w:t>
      </w:r>
    </w:p>
    <w:p w14:paraId="7F79719C" w14:textId="77777777" w:rsidR="007A1F44" w:rsidRPr="00A03C55" w:rsidRDefault="007A1F44" w:rsidP="00E40A93">
      <w:pPr>
        <w:pStyle w:val="BodyText"/>
      </w:pPr>
    </w:p>
    <w:bookmarkStart w:id="318" w:name="OLE_LINK11"/>
    <w:bookmarkStart w:id="319" w:name="OLE_LINK12"/>
    <w:p w14:paraId="710871EB" w14:textId="78812F96" w:rsidR="007A1F44" w:rsidRPr="00A03C55" w:rsidRDefault="00886A83">
      <w:pPr>
        <w:jc w:val="center"/>
      </w:pPr>
      <w:r w:rsidRPr="00A03C55">
        <w:rPr>
          <w:noProof/>
        </w:rPr>
        <w:object w:dxaOrig="4772" w:dyaOrig="3584" w14:anchorId="5C611CB0">
          <v:shape id="_x0000_i1065" type="#_x0000_t75" alt="" style="width:413.3pt;height:211.7pt;mso-width-percent:0;mso-height-percent:0;mso-width-percent:0;mso-height-percent:0" o:ole="" o:bordertopcolor="this" o:borderleftcolor="this" o:borderbottomcolor="this" o:borderrightcolor="this">
            <v:imagedata r:id="rId34" o:title="" cropbottom="13093f"/>
            <w10:bordertop type="single" width="4"/>
            <w10:borderleft type="single" width="4"/>
            <w10:borderbottom type="single" width="4"/>
            <w10:borderright type="single" width="4"/>
          </v:shape>
          <o:OLEObject Type="Embed" ProgID="PowerPoint.Show.8" ShapeID="_x0000_i1065" DrawAspect="Content" ObjectID="_1648459650" r:id="rId35"/>
        </w:object>
      </w:r>
    </w:p>
    <w:p w14:paraId="6C073523" w14:textId="77777777" w:rsidR="007A1F44" w:rsidRPr="00A03C55" w:rsidRDefault="007A1F44">
      <w:pPr>
        <w:pStyle w:val="FigureTitle"/>
        <w:rPr>
          <w:noProof w:val="0"/>
        </w:rPr>
      </w:pPr>
      <w:r w:rsidRPr="00A03C55">
        <w:rPr>
          <w:noProof w:val="0"/>
        </w:rPr>
        <w:t>Figure 3.31-1: Interaction Diagram for the Basic Subset</w:t>
      </w:r>
    </w:p>
    <w:p w14:paraId="6B8E67C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20" w:name="_Toc174249149"/>
      <w:bookmarkStart w:id="321" w:name="_Toc398544160"/>
      <w:bookmarkEnd w:id="318"/>
      <w:bookmarkEnd w:id="319"/>
      <w:r w:rsidRPr="00A03C55">
        <w:rPr>
          <w:noProof w:val="0"/>
        </w:rPr>
        <w:t>Inpatient/Outpatient Encounter Management Option</w:t>
      </w:r>
      <w:bookmarkEnd w:id="320"/>
      <w:bookmarkEnd w:id="321"/>
    </w:p>
    <w:p w14:paraId="513095C3" w14:textId="77777777" w:rsidR="007A1F44" w:rsidRPr="00A03C55" w:rsidRDefault="007A1F44">
      <w:r w:rsidRPr="00A03C55">
        <w:t>This option adds support for management of patient class (Outpatient, Emergency, Inpatient, Pre-admitted, etc.) and of patient location (point of care, room, bed, etc.).</w:t>
      </w:r>
    </w:p>
    <w:p w14:paraId="7EE2BBA8" w14:textId="1145B217" w:rsidR="007A1F44" w:rsidRPr="00A03C55" w:rsidRDefault="007A1F44" w:rsidP="003462A5">
      <w:r w:rsidRPr="00A03C55">
        <w:t>The following is the required message set to support the “Inpatient/Outpatient Encounter Management” Option:</w:t>
      </w:r>
    </w:p>
    <w:p w14:paraId="5B461FD4" w14:textId="77777777" w:rsidR="007A1F44" w:rsidRPr="00A03C55" w:rsidRDefault="007A1F44">
      <w:pPr>
        <w:pStyle w:val="TableTitle"/>
        <w:rPr>
          <w:noProof w:val="0"/>
        </w:rPr>
      </w:pPr>
      <w:r w:rsidRPr="00A03C55">
        <w:rPr>
          <w:noProof w:val="0"/>
        </w:rPr>
        <w:lastRenderedPageBreak/>
        <w:t>Table 3.31-2: Message Subset for Inpatient/outpatient Encounter Management Option</w:t>
      </w: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821"/>
        <w:gridCol w:w="2268"/>
        <w:gridCol w:w="709"/>
        <w:gridCol w:w="2552"/>
      </w:tblGrid>
      <w:tr w:rsidR="007A1F44" w:rsidRPr="00A03C55" w14:paraId="06A41C66" w14:textId="77777777">
        <w:trPr>
          <w:cantSplit/>
          <w:tblHeader/>
          <w:jc w:val="center"/>
        </w:trPr>
        <w:tc>
          <w:tcPr>
            <w:tcW w:w="1985" w:type="dxa"/>
            <w:vMerge w:val="restart"/>
            <w:shd w:val="clear" w:color="auto" w:fill="D9D9D9"/>
            <w:vAlign w:val="center"/>
          </w:tcPr>
          <w:p w14:paraId="2C3FF556" w14:textId="77777777" w:rsidR="007A1F44" w:rsidRPr="00A03C55" w:rsidRDefault="007A1F44" w:rsidP="00A063AC">
            <w:pPr>
              <w:pStyle w:val="TableEntryHeader"/>
              <w:rPr>
                <w:noProof w:val="0"/>
              </w:rPr>
            </w:pPr>
            <w:r w:rsidRPr="00A03C55">
              <w:rPr>
                <w:noProof w:val="0"/>
              </w:rPr>
              <w:t>Category of event</w:t>
            </w:r>
          </w:p>
        </w:tc>
        <w:tc>
          <w:tcPr>
            <w:tcW w:w="6350" w:type="dxa"/>
            <w:gridSpan w:val="4"/>
            <w:shd w:val="clear" w:color="auto" w:fill="D9D9D9"/>
          </w:tcPr>
          <w:p w14:paraId="2CB3BE9B" w14:textId="77777777" w:rsidR="007A1F44" w:rsidRPr="00A03C55" w:rsidRDefault="007A1F44" w:rsidP="00A53067">
            <w:pPr>
              <w:pStyle w:val="TableEntryHeader"/>
              <w:rPr>
                <w:noProof w:val="0"/>
              </w:rPr>
            </w:pPr>
            <w:r w:rsidRPr="00A03C55">
              <w:rPr>
                <w:noProof w:val="0"/>
              </w:rPr>
              <w:t>Trigger / Action</w:t>
            </w:r>
          </w:p>
        </w:tc>
      </w:tr>
      <w:tr w:rsidR="007A1F44" w:rsidRPr="00A03C55" w14:paraId="416C2ECB" w14:textId="77777777">
        <w:trPr>
          <w:cantSplit/>
          <w:tblHeader/>
          <w:jc w:val="center"/>
        </w:trPr>
        <w:tc>
          <w:tcPr>
            <w:tcW w:w="1985" w:type="dxa"/>
            <w:vMerge/>
            <w:shd w:val="clear" w:color="auto" w:fill="D9D9D9"/>
          </w:tcPr>
          <w:p w14:paraId="60E23198" w14:textId="77777777" w:rsidR="007A1F44" w:rsidRPr="00A03C55" w:rsidRDefault="007A1F44" w:rsidP="008F5F21">
            <w:pPr>
              <w:pStyle w:val="TableEntryHeader"/>
              <w:rPr>
                <w:noProof w:val="0"/>
                <w:sz w:val="20"/>
              </w:rPr>
            </w:pPr>
          </w:p>
        </w:tc>
        <w:tc>
          <w:tcPr>
            <w:tcW w:w="3089" w:type="dxa"/>
            <w:gridSpan w:val="2"/>
            <w:shd w:val="clear" w:color="auto" w:fill="D9D9D9"/>
          </w:tcPr>
          <w:p w14:paraId="60958B6E" w14:textId="77777777" w:rsidR="007A1F44" w:rsidRPr="00A03C55" w:rsidRDefault="007A1F44" w:rsidP="00A063AC">
            <w:pPr>
              <w:pStyle w:val="TableEntryHeader"/>
              <w:rPr>
                <w:noProof w:val="0"/>
              </w:rPr>
            </w:pPr>
            <w:r w:rsidRPr="00A03C55">
              <w:rPr>
                <w:noProof w:val="0"/>
              </w:rPr>
              <w:t>insert</w:t>
            </w:r>
          </w:p>
        </w:tc>
        <w:tc>
          <w:tcPr>
            <w:tcW w:w="3261" w:type="dxa"/>
            <w:gridSpan w:val="2"/>
            <w:shd w:val="clear" w:color="auto" w:fill="D9D9D9"/>
          </w:tcPr>
          <w:p w14:paraId="6412D46C" w14:textId="2DF32368"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14EE1E93" w14:textId="77777777">
        <w:trPr>
          <w:cantSplit/>
          <w:trHeight w:val="269"/>
          <w:jc w:val="center"/>
        </w:trPr>
        <w:tc>
          <w:tcPr>
            <w:tcW w:w="1985" w:type="dxa"/>
            <w:vAlign w:val="center"/>
          </w:tcPr>
          <w:p w14:paraId="6E4BE960" w14:textId="77777777" w:rsidR="007A1F44" w:rsidRPr="00A03C55" w:rsidRDefault="007A1F44">
            <w:pPr>
              <w:pStyle w:val="TableEntry"/>
              <w:keepNext/>
              <w:jc w:val="center"/>
              <w:rPr>
                <w:noProof w:val="0"/>
              </w:rPr>
            </w:pPr>
            <w:r w:rsidRPr="00A03C55">
              <w:rPr>
                <w:noProof w:val="0"/>
              </w:rPr>
              <w:t>Admit inpatient</w:t>
            </w:r>
          </w:p>
        </w:tc>
        <w:tc>
          <w:tcPr>
            <w:tcW w:w="821" w:type="dxa"/>
            <w:vAlign w:val="center"/>
          </w:tcPr>
          <w:p w14:paraId="7144FA96" w14:textId="77777777" w:rsidR="007A1F44" w:rsidRPr="00A03C55" w:rsidRDefault="007A1F44">
            <w:pPr>
              <w:pStyle w:val="TableEntry"/>
              <w:keepNext/>
              <w:jc w:val="center"/>
              <w:rPr>
                <w:noProof w:val="0"/>
              </w:rPr>
            </w:pPr>
            <w:r w:rsidRPr="00A03C55">
              <w:rPr>
                <w:noProof w:val="0"/>
              </w:rPr>
              <w:t>A01</w:t>
            </w:r>
          </w:p>
        </w:tc>
        <w:tc>
          <w:tcPr>
            <w:tcW w:w="2268" w:type="dxa"/>
            <w:vAlign w:val="center"/>
          </w:tcPr>
          <w:p w14:paraId="7E4E504A" w14:textId="77777777" w:rsidR="007A1F44" w:rsidRPr="00A03C55" w:rsidRDefault="007A1F44">
            <w:pPr>
              <w:pStyle w:val="TableEntry"/>
              <w:keepNext/>
              <w:jc w:val="center"/>
              <w:rPr>
                <w:noProof w:val="0"/>
              </w:rPr>
            </w:pPr>
            <w:r w:rsidRPr="00A03C55">
              <w:rPr>
                <w:noProof w:val="0"/>
              </w:rPr>
              <w:t>ADT^A01^ADT_A01</w:t>
            </w:r>
          </w:p>
        </w:tc>
        <w:tc>
          <w:tcPr>
            <w:tcW w:w="709" w:type="dxa"/>
            <w:vMerge w:val="restart"/>
            <w:vAlign w:val="center"/>
          </w:tcPr>
          <w:p w14:paraId="1D6B1435" w14:textId="77777777" w:rsidR="007A1F44" w:rsidRPr="00A03C55" w:rsidRDefault="007A1F44">
            <w:pPr>
              <w:pStyle w:val="TableEntry"/>
              <w:keepNext/>
              <w:jc w:val="center"/>
              <w:rPr>
                <w:noProof w:val="0"/>
              </w:rPr>
            </w:pPr>
            <w:r w:rsidRPr="00A03C55">
              <w:rPr>
                <w:noProof w:val="0"/>
              </w:rPr>
              <w:t>A11</w:t>
            </w:r>
          </w:p>
        </w:tc>
        <w:tc>
          <w:tcPr>
            <w:tcW w:w="2552" w:type="dxa"/>
            <w:vMerge w:val="restart"/>
            <w:vAlign w:val="center"/>
          </w:tcPr>
          <w:p w14:paraId="2FF2E955" w14:textId="77777777" w:rsidR="007A1F44" w:rsidRPr="00A03C55" w:rsidRDefault="007A1F44">
            <w:pPr>
              <w:pStyle w:val="TableEntry"/>
              <w:keepNext/>
              <w:jc w:val="center"/>
              <w:rPr>
                <w:noProof w:val="0"/>
              </w:rPr>
            </w:pPr>
            <w:r w:rsidRPr="00A03C55">
              <w:rPr>
                <w:noProof w:val="0"/>
              </w:rPr>
              <w:t>ADT^A11^ADT_A09</w:t>
            </w:r>
          </w:p>
        </w:tc>
      </w:tr>
      <w:tr w:rsidR="007A1F44" w:rsidRPr="00A03C55" w14:paraId="67AC6121" w14:textId="77777777">
        <w:trPr>
          <w:cantSplit/>
          <w:jc w:val="center"/>
        </w:trPr>
        <w:tc>
          <w:tcPr>
            <w:tcW w:w="1985" w:type="dxa"/>
            <w:vAlign w:val="center"/>
          </w:tcPr>
          <w:p w14:paraId="0E17A5D4" w14:textId="77777777" w:rsidR="007A1F44" w:rsidRPr="00A03C55" w:rsidRDefault="007A1F44">
            <w:pPr>
              <w:pStyle w:val="TableEntry"/>
              <w:keepNext/>
              <w:jc w:val="center"/>
              <w:rPr>
                <w:noProof w:val="0"/>
              </w:rPr>
            </w:pPr>
            <w:r w:rsidRPr="00A03C55">
              <w:rPr>
                <w:noProof w:val="0"/>
              </w:rPr>
              <w:t>Register outpatient</w:t>
            </w:r>
          </w:p>
        </w:tc>
        <w:tc>
          <w:tcPr>
            <w:tcW w:w="821" w:type="dxa"/>
            <w:vAlign w:val="center"/>
          </w:tcPr>
          <w:p w14:paraId="3C4160E0" w14:textId="77777777" w:rsidR="007A1F44" w:rsidRPr="00A03C55" w:rsidRDefault="007A1F44">
            <w:pPr>
              <w:pStyle w:val="TableEntry"/>
              <w:keepNext/>
              <w:jc w:val="center"/>
              <w:rPr>
                <w:noProof w:val="0"/>
              </w:rPr>
            </w:pPr>
            <w:r w:rsidRPr="00A03C55">
              <w:rPr>
                <w:noProof w:val="0"/>
              </w:rPr>
              <w:t>A04</w:t>
            </w:r>
          </w:p>
        </w:tc>
        <w:tc>
          <w:tcPr>
            <w:tcW w:w="2268" w:type="dxa"/>
            <w:vAlign w:val="center"/>
          </w:tcPr>
          <w:p w14:paraId="332E4752" w14:textId="77777777" w:rsidR="007A1F44" w:rsidRPr="00A03C55" w:rsidRDefault="007A1F44">
            <w:pPr>
              <w:pStyle w:val="TableEntry"/>
              <w:keepNext/>
              <w:jc w:val="center"/>
              <w:rPr>
                <w:noProof w:val="0"/>
              </w:rPr>
            </w:pPr>
            <w:r w:rsidRPr="00A03C55">
              <w:rPr>
                <w:noProof w:val="0"/>
              </w:rPr>
              <w:t>ADT^A04^ADT_A01</w:t>
            </w:r>
          </w:p>
        </w:tc>
        <w:tc>
          <w:tcPr>
            <w:tcW w:w="709" w:type="dxa"/>
            <w:vMerge/>
            <w:vAlign w:val="center"/>
          </w:tcPr>
          <w:p w14:paraId="1172D561" w14:textId="77777777" w:rsidR="007A1F44" w:rsidRPr="00A03C55" w:rsidRDefault="007A1F44">
            <w:pPr>
              <w:pStyle w:val="TableEntry"/>
              <w:keepNext/>
              <w:jc w:val="center"/>
              <w:rPr>
                <w:noProof w:val="0"/>
              </w:rPr>
            </w:pPr>
          </w:p>
        </w:tc>
        <w:tc>
          <w:tcPr>
            <w:tcW w:w="2552" w:type="dxa"/>
            <w:vMerge/>
            <w:vAlign w:val="center"/>
          </w:tcPr>
          <w:p w14:paraId="7D70B3BD" w14:textId="77777777" w:rsidR="007A1F44" w:rsidRPr="00A03C55" w:rsidRDefault="007A1F44">
            <w:pPr>
              <w:pStyle w:val="TableEntry"/>
              <w:keepNext/>
              <w:jc w:val="center"/>
              <w:rPr>
                <w:noProof w:val="0"/>
              </w:rPr>
            </w:pPr>
          </w:p>
        </w:tc>
      </w:tr>
      <w:tr w:rsidR="007A1F44" w:rsidRPr="00A03C55" w14:paraId="43592DD0" w14:textId="77777777">
        <w:trPr>
          <w:jc w:val="center"/>
        </w:trPr>
        <w:tc>
          <w:tcPr>
            <w:tcW w:w="1985" w:type="dxa"/>
            <w:vAlign w:val="center"/>
          </w:tcPr>
          <w:p w14:paraId="5B171869" w14:textId="77777777" w:rsidR="007A1F44" w:rsidRPr="00A03C55" w:rsidRDefault="007A1F44">
            <w:pPr>
              <w:pStyle w:val="TableEntry"/>
              <w:keepNext/>
              <w:jc w:val="center"/>
              <w:rPr>
                <w:noProof w:val="0"/>
              </w:rPr>
            </w:pPr>
            <w:r w:rsidRPr="00A03C55">
              <w:rPr>
                <w:noProof w:val="0"/>
              </w:rPr>
              <w:t>Discharge patient</w:t>
            </w:r>
          </w:p>
        </w:tc>
        <w:tc>
          <w:tcPr>
            <w:tcW w:w="821" w:type="dxa"/>
            <w:vAlign w:val="center"/>
          </w:tcPr>
          <w:p w14:paraId="201063CA" w14:textId="77777777" w:rsidR="007A1F44" w:rsidRPr="00A03C55" w:rsidRDefault="007A1F44">
            <w:pPr>
              <w:pStyle w:val="TableEntry"/>
              <w:keepNext/>
              <w:jc w:val="center"/>
              <w:rPr>
                <w:noProof w:val="0"/>
              </w:rPr>
            </w:pPr>
            <w:r w:rsidRPr="00A03C55">
              <w:rPr>
                <w:noProof w:val="0"/>
              </w:rPr>
              <w:t>A03</w:t>
            </w:r>
          </w:p>
        </w:tc>
        <w:tc>
          <w:tcPr>
            <w:tcW w:w="2268" w:type="dxa"/>
            <w:vAlign w:val="center"/>
          </w:tcPr>
          <w:p w14:paraId="2FD10896" w14:textId="77777777" w:rsidR="007A1F44" w:rsidRPr="00A03C55" w:rsidRDefault="007A1F44">
            <w:pPr>
              <w:pStyle w:val="TableEntry"/>
              <w:keepNext/>
              <w:jc w:val="center"/>
              <w:rPr>
                <w:noProof w:val="0"/>
              </w:rPr>
            </w:pPr>
            <w:r w:rsidRPr="00A03C55">
              <w:rPr>
                <w:noProof w:val="0"/>
              </w:rPr>
              <w:t>ADT^A03^ADT_A03</w:t>
            </w:r>
          </w:p>
        </w:tc>
        <w:tc>
          <w:tcPr>
            <w:tcW w:w="709" w:type="dxa"/>
            <w:vAlign w:val="center"/>
          </w:tcPr>
          <w:p w14:paraId="014331EC" w14:textId="77777777" w:rsidR="007A1F44" w:rsidRPr="00A03C55" w:rsidRDefault="007A1F44">
            <w:pPr>
              <w:pStyle w:val="TableEntry"/>
              <w:keepNext/>
              <w:jc w:val="center"/>
              <w:rPr>
                <w:noProof w:val="0"/>
              </w:rPr>
            </w:pPr>
            <w:r w:rsidRPr="00A03C55">
              <w:rPr>
                <w:noProof w:val="0"/>
              </w:rPr>
              <w:t>A13</w:t>
            </w:r>
          </w:p>
        </w:tc>
        <w:tc>
          <w:tcPr>
            <w:tcW w:w="2552" w:type="dxa"/>
            <w:vAlign w:val="center"/>
          </w:tcPr>
          <w:p w14:paraId="09DECC88" w14:textId="77777777" w:rsidR="007A1F44" w:rsidRPr="00A03C55" w:rsidRDefault="007A1F44">
            <w:pPr>
              <w:pStyle w:val="TableEntry"/>
              <w:keepNext/>
              <w:jc w:val="center"/>
              <w:rPr>
                <w:noProof w:val="0"/>
              </w:rPr>
            </w:pPr>
            <w:r w:rsidRPr="00A03C55">
              <w:rPr>
                <w:noProof w:val="0"/>
              </w:rPr>
              <w:t>ADT^A13^ADT_A01</w:t>
            </w:r>
          </w:p>
        </w:tc>
      </w:tr>
      <w:tr w:rsidR="007A1F44" w:rsidRPr="00A03C55" w14:paraId="6AF931CE" w14:textId="77777777">
        <w:trPr>
          <w:trHeight w:val="269"/>
          <w:jc w:val="center"/>
        </w:trPr>
        <w:tc>
          <w:tcPr>
            <w:tcW w:w="1985" w:type="dxa"/>
            <w:vAlign w:val="center"/>
          </w:tcPr>
          <w:p w14:paraId="4F3F5094" w14:textId="77777777" w:rsidR="007A1F44" w:rsidRPr="00A03C55" w:rsidRDefault="007A1F44">
            <w:pPr>
              <w:pStyle w:val="TableEntry"/>
              <w:keepNext/>
              <w:jc w:val="center"/>
              <w:rPr>
                <w:noProof w:val="0"/>
              </w:rPr>
            </w:pPr>
            <w:r w:rsidRPr="00A03C55">
              <w:rPr>
                <w:noProof w:val="0"/>
              </w:rPr>
              <w:t>Pre-admit patient</w:t>
            </w:r>
          </w:p>
        </w:tc>
        <w:tc>
          <w:tcPr>
            <w:tcW w:w="821" w:type="dxa"/>
            <w:vAlign w:val="center"/>
          </w:tcPr>
          <w:p w14:paraId="4B030EFD" w14:textId="77777777" w:rsidR="007A1F44" w:rsidRPr="00A03C55" w:rsidRDefault="007A1F44">
            <w:pPr>
              <w:pStyle w:val="TableEntry"/>
              <w:keepNext/>
              <w:jc w:val="center"/>
              <w:rPr>
                <w:noProof w:val="0"/>
              </w:rPr>
            </w:pPr>
            <w:r w:rsidRPr="00A03C55">
              <w:rPr>
                <w:noProof w:val="0"/>
              </w:rPr>
              <w:t>A05</w:t>
            </w:r>
          </w:p>
        </w:tc>
        <w:tc>
          <w:tcPr>
            <w:tcW w:w="2268" w:type="dxa"/>
            <w:vAlign w:val="center"/>
          </w:tcPr>
          <w:p w14:paraId="4F62D5DA" w14:textId="77777777" w:rsidR="007A1F44" w:rsidRPr="00A03C55" w:rsidRDefault="007A1F44">
            <w:pPr>
              <w:pStyle w:val="TableEntry"/>
              <w:keepNext/>
              <w:jc w:val="center"/>
              <w:rPr>
                <w:noProof w:val="0"/>
              </w:rPr>
            </w:pPr>
            <w:r w:rsidRPr="00A03C55">
              <w:rPr>
                <w:noProof w:val="0"/>
              </w:rPr>
              <w:t>ADT^A05^ADT_A05</w:t>
            </w:r>
          </w:p>
        </w:tc>
        <w:tc>
          <w:tcPr>
            <w:tcW w:w="709" w:type="dxa"/>
            <w:vAlign w:val="center"/>
          </w:tcPr>
          <w:p w14:paraId="1DB2F326" w14:textId="77777777" w:rsidR="007A1F44" w:rsidRPr="00A03C55" w:rsidRDefault="007A1F44">
            <w:pPr>
              <w:pStyle w:val="TableEntry"/>
              <w:keepNext/>
              <w:jc w:val="center"/>
              <w:rPr>
                <w:noProof w:val="0"/>
              </w:rPr>
            </w:pPr>
            <w:r w:rsidRPr="00A03C55">
              <w:rPr>
                <w:noProof w:val="0"/>
              </w:rPr>
              <w:t>A38</w:t>
            </w:r>
          </w:p>
        </w:tc>
        <w:tc>
          <w:tcPr>
            <w:tcW w:w="2552" w:type="dxa"/>
            <w:vAlign w:val="center"/>
          </w:tcPr>
          <w:p w14:paraId="7526C24E" w14:textId="77777777" w:rsidR="007A1F44" w:rsidRPr="00A03C55" w:rsidRDefault="007A1F44">
            <w:pPr>
              <w:pStyle w:val="TableEntry"/>
              <w:keepNext/>
              <w:jc w:val="center"/>
              <w:rPr>
                <w:noProof w:val="0"/>
              </w:rPr>
            </w:pPr>
            <w:r w:rsidRPr="00A03C55">
              <w:rPr>
                <w:noProof w:val="0"/>
              </w:rPr>
              <w:t>ADT^A38^ADT_A38</w:t>
            </w:r>
          </w:p>
        </w:tc>
      </w:tr>
      <w:tr w:rsidR="007A1F44" w:rsidRPr="00A03C55" w14:paraId="3D7AB02B" w14:textId="77777777">
        <w:trPr>
          <w:trHeight w:val="269"/>
          <w:jc w:val="center"/>
        </w:trPr>
        <w:tc>
          <w:tcPr>
            <w:tcW w:w="1985" w:type="dxa"/>
            <w:vAlign w:val="center"/>
          </w:tcPr>
          <w:p w14:paraId="74F89542" w14:textId="77777777" w:rsidR="007A1F44" w:rsidRPr="00A03C55" w:rsidRDefault="007A1F44">
            <w:pPr>
              <w:pStyle w:val="TableEntry"/>
              <w:keepNext/>
              <w:jc w:val="center"/>
              <w:rPr>
                <w:noProof w:val="0"/>
              </w:rPr>
            </w:pPr>
            <w:r w:rsidRPr="00A03C55">
              <w:rPr>
                <w:noProof w:val="0"/>
              </w:rPr>
              <w:t>Change patient class to inpatient</w:t>
            </w:r>
          </w:p>
        </w:tc>
        <w:tc>
          <w:tcPr>
            <w:tcW w:w="821" w:type="dxa"/>
            <w:vAlign w:val="center"/>
          </w:tcPr>
          <w:p w14:paraId="7F82F4B1" w14:textId="77777777" w:rsidR="007A1F44" w:rsidRPr="00A03C55" w:rsidRDefault="007A1F44">
            <w:pPr>
              <w:pStyle w:val="TableEntry"/>
              <w:keepNext/>
              <w:jc w:val="center"/>
              <w:rPr>
                <w:noProof w:val="0"/>
              </w:rPr>
            </w:pPr>
            <w:r w:rsidRPr="00A03C55">
              <w:rPr>
                <w:noProof w:val="0"/>
              </w:rPr>
              <w:t>A06</w:t>
            </w:r>
          </w:p>
        </w:tc>
        <w:tc>
          <w:tcPr>
            <w:tcW w:w="2268" w:type="dxa"/>
            <w:vAlign w:val="center"/>
          </w:tcPr>
          <w:p w14:paraId="5DF223E8" w14:textId="77777777" w:rsidR="007A1F44" w:rsidRPr="00A03C55" w:rsidRDefault="007A1F44">
            <w:pPr>
              <w:pStyle w:val="TableEntry"/>
              <w:keepNext/>
              <w:jc w:val="center"/>
              <w:rPr>
                <w:noProof w:val="0"/>
              </w:rPr>
            </w:pPr>
            <w:r w:rsidRPr="00A03C55">
              <w:rPr>
                <w:noProof w:val="0"/>
              </w:rPr>
              <w:t>ADT^A06^ADT_A06</w:t>
            </w:r>
          </w:p>
        </w:tc>
        <w:tc>
          <w:tcPr>
            <w:tcW w:w="709" w:type="dxa"/>
            <w:vAlign w:val="center"/>
          </w:tcPr>
          <w:p w14:paraId="2D5873FE" w14:textId="77777777" w:rsidR="007A1F44" w:rsidRPr="00A03C55" w:rsidRDefault="007A1F44">
            <w:pPr>
              <w:pStyle w:val="TableEntry"/>
              <w:keepNext/>
              <w:jc w:val="center"/>
              <w:rPr>
                <w:noProof w:val="0"/>
              </w:rPr>
            </w:pPr>
          </w:p>
        </w:tc>
        <w:tc>
          <w:tcPr>
            <w:tcW w:w="2552" w:type="dxa"/>
            <w:vAlign w:val="center"/>
          </w:tcPr>
          <w:p w14:paraId="3566A2A7" w14:textId="77777777" w:rsidR="007A1F44" w:rsidRPr="00A03C55" w:rsidRDefault="007A1F44">
            <w:pPr>
              <w:pStyle w:val="TableEntry"/>
              <w:keepNext/>
              <w:jc w:val="center"/>
              <w:rPr>
                <w:noProof w:val="0"/>
              </w:rPr>
            </w:pPr>
          </w:p>
        </w:tc>
      </w:tr>
      <w:tr w:rsidR="007A1F44" w:rsidRPr="00A03C55" w14:paraId="6542FD47" w14:textId="77777777">
        <w:trPr>
          <w:trHeight w:val="269"/>
          <w:jc w:val="center"/>
        </w:trPr>
        <w:tc>
          <w:tcPr>
            <w:tcW w:w="1985" w:type="dxa"/>
            <w:vAlign w:val="center"/>
          </w:tcPr>
          <w:p w14:paraId="26C530BF" w14:textId="77777777" w:rsidR="007A1F44" w:rsidRPr="00A03C55" w:rsidRDefault="007A1F44">
            <w:pPr>
              <w:pStyle w:val="TableEntry"/>
              <w:keepNext/>
              <w:jc w:val="center"/>
              <w:rPr>
                <w:noProof w:val="0"/>
              </w:rPr>
            </w:pPr>
            <w:r w:rsidRPr="00A03C55">
              <w:rPr>
                <w:noProof w:val="0"/>
              </w:rPr>
              <w:t>Change patient class to outpatient</w:t>
            </w:r>
          </w:p>
        </w:tc>
        <w:tc>
          <w:tcPr>
            <w:tcW w:w="821" w:type="dxa"/>
            <w:vAlign w:val="center"/>
          </w:tcPr>
          <w:p w14:paraId="75EBE208" w14:textId="77777777" w:rsidR="007A1F44" w:rsidRPr="00A03C55" w:rsidRDefault="007A1F44">
            <w:pPr>
              <w:pStyle w:val="TableEntry"/>
              <w:keepNext/>
              <w:jc w:val="center"/>
              <w:rPr>
                <w:noProof w:val="0"/>
              </w:rPr>
            </w:pPr>
            <w:r w:rsidRPr="00A03C55">
              <w:rPr>
                <w:noProof w:val="0"/>
              </w:rPr>
              <w:t>A07</w:t>
            </w:r>
          </w:p>
        </w:tc>
        <w:tc>
          <w:tcPr>
            <w:tcW w:w="2268" w:type="dxa"/>
            <w:vAlign w:val="center"/>
          </w:tcPr>
          <w:p w14:paraId="754B3428" w14:textId="77777777" w:rsidR="007A1F44" w:rsidRPr="00A03C55" w:rsidRDefault="007A1F44">
            <w:pPr>
              <w:pStyle w:val="TableEntry"/>
              <w:keepNext/>
              <w:jc w:val="center"/>
              <w:rPr>
                <w:noProof w:val="0"/>
              </w:rPr>
            </w:pPr>
            <w:r w:rsidRPr="00A03C55">
              <w:rPr>
                <w:noProof w:val="0"/>
              </w:rPr>
              <w:t>ADT^A07^ADT_A06</w:t>
            </w:r>
          </w:p>
        </w:tc>
        <w:tc>
          <w:tcPr>
            <w:tcW w:w="709" w:type="dxa"/>
            <w:vAlign w:val="center"/>
          </w:tcPr>
          <w:p w14:paraId="611CC80F" w14:textId="77777777" w:rsidR="007A1F44" w:rsidRPr="00A03C55" w:rsidRDefault="007A1F44">
            <w:pPr>
              <w:pStyle w:val="TableEntry"/>
              <w:keepNext/>
              <w:jc w:val="center"/>
              <w:rPr>
                <w:noProof w:val="0"/>
              </w:rPr>
            </w:pPr>
          </w:p>
        </w:tc>
        <w:tc>
          <w:tcPr>
            <w:tcW w:w="2552" w:type="dxa"/>
            <w:vAlign w:val="center"/>
          </w:tcPr>
          <w:p w14:paraId="2833C616" w14:textId="77777777" w:rsidR="007A1F44" w:rsidRPr="00A03C55" w:rsidRDefault="007A1F44">
            <w:pPr>
              <w:pStyle w:val="TableEntry"/>
              <w:keepNext/>
              <w:jc w:val="center"/>
              <w:rPr>
                <w:noProof w:val="0"/>
              </w:rPr>
            </w:pPr>
          </w:p>
        </w:tc>
      </w:tr>
      <w:tr w:rsidR="007A1F44" w:rsidRPr="00A03C55" w14:paraId="61C0198E" w14:textId="77777777">
        <w:trPr>
          <w:trHeight w:val="269"/>
          <w:jc w:val="center"/>
        </w:trPr>
        <w:tc>
          <w:tcPr>
            <w:tcW w:w="1985" w:type="dxa"/>
            <w:vAlign w:val="center"/>
          </w:tcPr>
          <w:p w14:paraId="55FB6AFA" w14:textId="39CDCB43" w:rsidR="007A1F44" w:rsidRPr="00A03C55" w:rsidRDefault="007A1F44">
            <w:pPr>
              <w:pStyle w:val="TableEntry"/>
              <w:jc w:val="center"/>
              <w:rPr>
                <w:noProof w:val="0"/>
              </w:rPr>
            </w:pPr>
            <w:r w:rsidRPr="00A03C55">
              <w:rPr>
                <w:noProof w:val="0"/>
              </w:rPr>
              <w:t>Transfer</w:t>
            </w:r>
            <w:r w:rsidR="00952DDA" w:rsidRPr="00A03C55">
              <w:rPr>
                <w:noProof w:val="0"/>
              </w:rPr>
              <w:t xml:space="preserve"> </w:t>
            </w:r>
            <w:r w:rsidRPr="00A03C55">
              <w:rPr>
                <w:noProof w:val="0"/>
              </w:rPr>
              <w:t>patient</w:t>
            </w:r>
          </w:p>
        </w:tc>
        <w:tc>
          <w:tcPr>
            <w:tcW w:w="821" w:type="dxa"/>
            <w:vAlign w:val="center"/>
          </w:tcPr>
          <w:p w14:paraId="2943DF06" w14:textId="77777777" w:rsidR="007A1F44" w:rsidRPr="00A03C55" w:rsidRDefault="007A1F44">
            <w:pPr>
              <w:pStyle w:val="TableEntry"/>
              <w:jc w:val="center"/>
              <w:rPr>
                <w:noProof w:val="0"/>
              </w:rPr>
            </w:pPr>
            <w:r w:rsidRPr="00A03C55">
              <w:rPr>
                <w:noProof w:val="0"/>
              </w:rPr>
              <w:t>A02</w:t>
            </w:r>
          </w:p>
        </w:tc>
        <w:tc>
          <w:tcPr>
            <w:tcW w:w="2268" w:type="dxa"/>
            <w:vAlign w:val="center"/>
          </w:tcPr>
          <w:p w14:paraId="2BCFB9BB" w14:textId="77777777" w:rsidR="007A1F44" w:rsidRPr="00A03C55" w:rsidRDefault="007A1F44">
            <w:pPr>
              <w:pStyle w:val="TableEntry"/>
              <w:jc w:val="center"/>
              <w:rPr>
                <w:noProof w:val="0"/>
              </w:rPr>
            </w:pPr>
            <w:r w:rsidRPr="00A03C55">
              <w:rPr>
                <w:noProof w:val="0"/>
              </w:rPr>
              <w:t>ADT^A02^ADT_A02</w:t>
            </w:r>
          </w:p>
        </w:tc>
        <w:tc>
          <w:tcPr>
            <w:tcW w:w="709" w:type="dxa"/>
            <w:vAlign w:val="center"/>
          </w:tcPr>
          <w:p w14:paraId="5B14F886" w14:textId="77777777" w:rsidR="007A1F44" w:rsidRPr="00A03C55" w:rsidRDefault="007A1F44">
            <w:pPr>
              <w:pStyle w:val="TableEntry"/>
              <w:jc w:val="center"/>
              <w:rPr>
                <w:noProof w:val="0"/>
              </w:rPr>
            </w:pPr>
            <w:r w:rsidRPr="00A03C55">
              <w:rPr>
                <w:noProof w:val="0"/>
              </w:rPr>
              <w:t>A12</w:t>
            </w:r>
          </w:p>
        </w:tc>
        <w:tc>
          <w:tcPr>
            <w:tcW w:w="2552" w:type="dxa"/>
            <w:vAlign w:val="center"/>
          </w:tcPr>
          <w:p w14:paraId="4E8F125B" w14:textId="77777777" w:rsidR="007A1F44" w:rsidRPr="00A03C55" w:rsidRDefault="007A1F44">
            <w:pPr>
              <w:pStyle w:val="TableEntry"/>
              <w:jc w:val="center"/>
              <w:rPr>
                <w:noProof w:val="0"/>
              </w:rPr>
            </w:pPr>
            <w:r w:rsidRPr="00A03C55">
              <w:rPr>
                <w:noProof w:val="0"/>
              </w:rPr>
              <w:t>ADT^A12^ADT_A12</w:t>
            </w:r>
          </w:p>
        </w:tc>
      </w:tr>
    </w:tbl>
    <w:p w14:paraId="21A13707" w14:textId="77777777" w:rsidR="007A1F44" w:rsidRPr="00A03C55" w:rsidRDefault="007A1F44" w:rsidP="00E40A93">
      <w:pPr>
        <w:pStyle w:val="BodyText"/>
      </w:pPr>
    </w:p>
    <w:p w14:paraId="40C8C43C" w14:textId="77777777" w:rsidR="007A1F44" w:rsidRPr="00A03C55" w:rsidRDefault="007A1F44">
      <w:r w:rsidRPr="00A03C55">
        <w:t xml:space="preserve">A system implementing this option shall support these 11 trigger events and messages. </w:t>
      </w:r>
    </w:p>
    <w:p w14:paraId="711D1094" w14:textId="77777777" w:rsidR="007A1F44" w:rsidRPr="00A03C55" w:rsidRDefault="007A1F44" w:rsidP="006F2D7A">
      <w:r w:rsidRPr="00A03C55">
        <w:t>Figure 3.31-2 depicts the messages added by this option to the basic subset.</w:t>
      </w:r>
    </w:p>
    <w:p w14:paraId="5025262F" w14:textId="77777777" w:rsidR="00543505" w:rsidRPr="00A03C55" w:rsidRDefault="00543505" w:rsidP="006F2D7A"/>
    <w:p w14:paraId="5CACC46A" w14:textId="77777777" w:rsidR="007A1F44" w:rsidRPr="00A03C55" w:rsidRDefault="00886A83" w:rsidP="00D372D5">
      <w:pPr>
        <w:pStyle w:val="BodyText"/>
        <w:jc w:val="center"/>
      </w:pPr>
      <w:r w:rsidRPr="00A03C55">
        <w:rPr>
          <w:noProof/>
        </w:rPr>
        <w:object w:dxaOrig="7119" w:dyaOrig="5327" w14:anchorId="6747B319">
          <v:shape id="_x0000_i1064" type="#_x0000_t75" alt="" style="width:365.05pt;height:274.3pt;mso-width-percent:0;mso-height-percent:0;mso-width-percent:0;mso-height-percent:0"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PowerPoint.Show.8" ShapeID="_x0000_i1064" DrawAspect="Content" ObjectID="_1648459651" r:id="rId37"/>
        </w:object>
      </w:r>
    </w:p>
    <w:p w14:paraId="6AF7EE65" w14:textId="77777777" w:rsidR="007A1F44" w:rsidRPr="00A03C55" w:rsidRDefault="007A1F44" w:rsidP="00D372D5">
      <w:pPr>
        <w:pStyle w:val="FigureTitle"/>
        <w:rPr>
          <w:noProof w:val="0"/>
        </w:rPr>
      </w:pPr>
      <w:r w:rsidRPr="00A03C55">
        <w:rPr>
          <w:noProof w:val="0"/>
        </w:rPr>
        <w:t>Figure 3.31-2: Additional Interactions for “Inpatient/Outpatient Encounter Management” Option</w:t>
      </w:r>
    </w:p>
    <w:p w14:paraId="3B323699"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22" w:name="_Toc174249150"/>
      <w:bookmarkStart w:id="323" w:name="_Toc398544161"/>
      <w:r w:rsidRPr="00A03C55">
        <w:rPr>
          <w:noProof w:val="0"/>
        </w:rPr>
        <w:t>Pending Event Management Option</w:t>
      </w:r>
      <w:bookmarkEnd w:id="322"/>
      <w:bookmarkEnd w:id="323"/>
    </w:p>
    <w:p w14:paraId="10655012" w14:textId="77777777" w:rsidR="007A1F44" w:rsidRPr="00A03C55" w:rsidRDefault="007A1F44">
      <w:r w:rsidRPr="00A03C55">
        <w:t>This option adds support for management of pending events. This option also requires the “Inpatient/Outpatient Encounter Management” Option.</w:t>
      </w:r>
    </w:p>
    <w:p w14:paraId="19BD76C4" w14:textId="77777777" w:rsidR="007A1F44" w:rsidRPr="00A03C55" w:rsidRDefault="007A1F44">
      <w:r w:rsidRPr="00A03C55">
        <w:lastRenderedPageBreak/>
        <w:t>The following is the required message set to support the “Pending Event Management” Option:</w:t>
      </w:r>
    </w:p>
    <w:p w14:paraId="5B734CEB" w14:textId="77777777" w:rsidR="007A1F44" w:rsidRPr="00A03C55" w:rsidRDefault="007A1F44">
      <w:pPr>
        <w:pStyle w:val="TableTitle"/>
        <w:rPr>
          <w:noProof w:val="0"/>
        </w:rPr>
      </w:pPr>
      <w:r w:rsidRPr="00A03C55">
        <w:rPr>
          <w:noProof w:val="0"/>
        </w:rPr>
        <w:t>Table 3.31-3: Message Subset for Pending Event Management Option</w:t>
      </w:r>
    </w:p>
    <w:tbl>
      <w:tblPr>
        <w:tblW w:w="90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410"/>
        <w:gridCol w:w="709"/>
        <w:gridCol w:w="2551"/>
      </w:tblGrid>
      <w:tr w:rsidR="007A1F44" w:rsidRPr="00A03C55" w14:paraId="6323C3D8" w14:textId="77777777">
        <w:trPr>
          <w:cantSplit/>
          <w:tblHeader/>
          <w:jc w:val="center"/>
        </w:trPr>
        <w:tc>
          <w:tcPr>
            <w:tcW w:w="2665" w:type="dxa"/>
            <w:vMerge w:val="restart"/>
            <w:shd w:val="clear" w:color="auto" w:fill="D9D9D9"/>
            <w:vAlign w:val="center"/>
          </w:tcPr>
          <w:p w14:paraId="715ACBB4" w14:textId="77777777" w:rsidR="007A1F44" w:rsidRPr="00A03C55" w:rsidRDefault="007A1F44" w:rsidP="00A063AC">
            <w:pPr>
              <w:pStyle w:val="TableEntryHeader"/>
              <w:rPr>
                <w:noProof w:val="0"/>
              </w:rPr>
            </w:pPr>
            <w:r w:rsidRPr="00A03C55">
              <w:rPr>
                <w:noProof w:val="0"/>
              </w:rPr>
              <w:t>Category of event</w:t>
            </w:r>
          </w:p>
        </w:tc>
        <w:tc>
          <w:tcPr>
            <w:tcW w:w="6378" w:type="dxa"/>
            <w:gridSpan w:val="4"/>
            <w:shd w:val="clear" w:color="auto" w:fill="D9D9D9"/>
          </w:tcPr>
          <w:p w14:paraId="4345ADA7" w14:textId="77777777" w:rsidR="007A1F44" w:rsidRPr="00A03C55" w:rsidRDefault="007A1F44" w:rsidP="00A53067">
            <w:pPr>
              <w:pStyle w:val="TableEntryHeader"/>
              <w:rPr>
                <w:noProof w:val="0"/>
              </w:rPr>
            </w:pPr>
            <w:r w:rsidRPr="00A03C55">
              <w:rPr>
                <w:noProof w:val="0"/>
              </w:rPr>
              <w:t>Trigger / Action</w:t>
            </w:r>
          </w:p>
        </w:tc>
      </w:tr>
      <w:tr w:rsidR="007A1F44" w:rsidRPr="00A03C55" w14:paraId="241908B3" w14:textId="77777777">
        <w:trPr>
          <w:cantSplit/>
          <w:tblHeader/>
          <w:jc w:val="center"/>
        </w:trPr>
        <w:tc>
          <w:tcPr>
            <w:tcW w:w="2665" w:type="dxa"/>
            <w:vMerge/>
            <w:shd w:val="clear" w:color="auto" w:fill="D9D9D9"/>
          </w:tcPr>
          <w:p w14:paraId="6E1D300D" w14:textId="77777777" w:rsidR="007A1F44" w:rsidRPr="00A03C55" w:rsidRDefault="007A1F44" w:rsidP="008F5F21">
            <w:pPr>
              <w:pStyle w:val="TableEntryHeader"/>
              <w:rPr>
                <w:noProof w:val="0"/>
                <w:sz w:val="20"/>
              </w:rPr>
            </w:pPr>
          </w:p>
        </w:tc>
        <w:tc>
          <w:tcPr>
            <w:tcW w:w="3118" w:type="dxa"/>
            <w:gridSpan w:val="2"/>
            <w:shd w:val="clear" w:color="auto" w:fill="D9D9D9"/>
          </w:tcPr>
          <w:p w14:paraId="70C942DA" w14:textId="77777777" w:rsidR="007A1F44" w:rsidRPr="00A03C55" w:rsidRDefault="007A1F44" w:rsidP="00A063AC">
            <w:pPr>
              <w:pStyle w:val="TableEntryHeader"/>
              <w:rPr>
                <w:noProof w:val="0"/>
              </w:rPr>
            </w:pPr>
            <w:r w:rsidRPr="00A03C55">
              <w:rPr>
                <w:noProof w:val="0"/>
              </w:rPr>
              <w:t>insert</w:t>
            </w:r>
          </w:p>
        </w:tc>
        <w:tc>
          <w:tcPr>
            <w:tcW w:w="3260" w:type="dxa"/>
            <w:gridSpan w:val="2"/>
            <w:shd w:val="clear" w:color="auto" w:fill="D9D9D9"/>
          </w:tcPr>
          <w:p w14:paraId="7416A731" w14:textId="63A20E6B"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39621265" w14:textId="77777777">
        <w:trPr>
          <w:cantSplit/>
          <w:trHeight w:val="269"/>
          <w:jc w:val="center"/>
        </w:trPr>
        <w:tc>
          <w:tcPr>
            <w:tcW w:w="2665" w:type="dxa"/>
            <w:vAlign w:val="center"/>
          </w:tcPr>
          <w:p w14:paraId="6F6F8547" w14:textId="77777777" w:rsidR="007A1F44" w:rsidRPr="00A03C55" w:rsidRDefault="007A1F44">
            <w:pPr>
              <w:pStyle w:val="TableEntry"/>
              <w:jc w:val="center"/>
              <w:rPr>
                <w:noProof w:val="0"/>
              </w:rPr>
            </w:pPr>
            <w:r w:rsidRPr="00A03C55">
              <w:rPr>
                <w:noProof w:val="0"/>
              </w:rPr>
              <w:t>Admit inpatient</w:t>
            </w:r>
          </w:p>
        </w:tc>
        <w:tc>
          <w:tcPr>
            <w:tcW w:w="708" w:type="dxa"/>
            <w:vAlign w:val="center"/>
          </w:tcPr>
          <w:p w14:paraId="2458F539" w14:textId="77777777" w:rsidR="007A1F44" w:rsidRPr="00A03C55" w:rsidRDefault="007A1F44">
            <w:pPr>
              <w:pStyle w:val="TableEntry"/>
              <w:jc w:val="center"/>
              <w:rPr>
                <w:noProof w:val="0"/>
              </w:rPr>
            </w:pPr>
            <w:r w:rsidRPr="00A03C55">
              <w:rPr>
                <w:noProof w:val="0"/>
              </w:rPr>
              <w:t>A01</w:t>
            </w:r>
          </w:p>
        </w:tc>
        <w:tc>
          <w:tcPr>
            <w:tcW w:w="2410" w:type="dxa"/>
            <w:vAlign w:val="center"/>
          </w:tcPr>
          <w:p w14:paraId="03C44C13" w14:textId="77777777" w:rsidR="007A1F44" w:rsidRPr="00A03C55" w:rsidRDefault="007A1F44">
            <w:pPr>
              <w:pStyle w:val="TableEntry"/>
              <w:jc w:val="center"/>
              <w:rPr>
                <w:noProof w:val="0"/>
              </w:rPr>
            </w:pPr>
            <w:r w:rsidRPr="00A03C55">
              <w:rPr>
                <w:noProof w:val="0"/>
              </w:rPr>
              <w:t>ADT^A01^ADT_A01</w:t>
            </w:r>
          </w:p>
        </w:tc>
        <w:tc>
          <w:tcPr>
            <w:tcW w:w="709" w:type="dxa"/>
            <w:vMerge w:val="restart"/>
            <w:vAlign w:val="center"/>
          </w:tcPr>
          <w:p w14:paraId="1CA72981" w14:textId="77777777" w:rsidR="007A1F44" w:rsidRPr="00A03C55" w:rsidRDefault="007A1F44">
            <w:pPr>
              <w:pStyle w:val="TableEntry"/>
              <w:jc w:val="center"/>
              <w:rPr>
                <w:noProof w:val="0"/>
              </w:rPr>
            </w:pPr>
            <w:r w:rsidRPr="00A03C55">
              <w:rPr>
                <w:noProof w:val="0"/>
              </w:rPr>
              <w:t>A11</w:t>
            </w:r>
          </w:p>
        </w:tc>
        <w:tc>
          <w:tcPr>
            <w:tcW w:w="2551" w:type="dxa"/>
            <w:vMerge w:val="restart"/>
            <w:vAlign w:val="center"/>
          </w:tcPr>
          <w:p w14:paraId="53F000F8" w14:textId="77777777" w:rsidR="007A1F44" w:rsidRPr="00A03C55" w:rsidRDefault="007A1F44">
            <w:pPr>
              <w:pStyle w:val="TableEntry"/>
              <w:jc w:val="center"/>
              <w:rPr>
                <w:noProof w:val="0"/>
              </w:rPr>
            </w:pPr>
            <w:r w:rsidRPr="00A03C55">
              <w:rPr>
                <w:noProof w:val="0"/>
              </w:rPr>
              <w:t>ADT^A11^ADT_A09</w:t>
            </w:r>
          </w:p>
        </w:tc>
      </w:tr>
      <w:tr w:rsidR="007A1F44" w:rsidRPr="00A03C55" w14:paraId="71DB54B2" w14:textId="77777777">
        <w:trPr>
          <w:cantSplit/>
          <w:jc w:val="center"/>
        </w:trPr>
        <w:tc>
          <w:tcPr>
            <w:tcW w:w="2665" w:type="dxa"/>
            <w:vAlign w:val="center"/>
          </w:tcPr>
          <w:p w14:paraId="0268808A" w14:textId="77777777" w:rsidR="007A1F44" w:rsidRPr="00A03C55" w:rsidRDefault="007A1F44">
            <w:pPr>
              <w:pStyle w:val="TableEntry"/>
              <w:jc w:val="center"/>
              <w:rPr>
                <w:noProof w:val="0"/>
              </w:rPr>
            </w:pPr>
            <w:r w:rsidRPr="00A03C55">
              <w:rPr>
                <w:noProof w:val="0"/>
              </w:rPr>
              <w:t>Register outpatient</w:t>
            </w:r>
          </w:p>
        </w:tc>
        <w:tc>
          <w:tcPr>
            <w:tcW w:w="708" w:type="dxa"/>
            <w:vAlign w:val="center"/>
          </w:tcPr>
          <w:p w14:paraId="7E17EB6C" w14:textId="77777777" w:rsidR="007A1F44" w:rsidRPr="00A03C55" w:rsidRDefault="007A1F44">
            <w:pPr>
              <w:pStyle w:val="TableEntry"/>
              <w:jc w:val="center"/>
              <w:rPr>
                <w:noProof w:val="0"/>
              </w:rPr>
            </w:pPr>
            <w:r w:rsidRPr="00A03C55">
              <w:rPr>
                <w:noProof w:val="0"/>
              </w:rPr>
              <w:t>A04</w:t>
            </w:r>
          </w:p>
        </w:tc>
        <w:tc>
          <w:tcPr>
            <w:tcW w:w="2410" w:type="dxa"/>
            <w:vAlign w:val="center"/>
          </w:tcPr>
          <w:p w14:paraId="76AF7E67" w14:textId="77777777" w:rsidR="007A1F44" w:rsidRPr="00A03C55" w:rsidRDefault="007A1F44">
            <w:pPr>
              <w:pStyle w:val="TableEntry"/>
              <w:jc w:val="center"/>
              <w:rPr>
                <w:noProof w:val="0"/>
              </w:rPr>
            </w:pPr>
            <w:r w:rsidRPr="00A03C55">
              <w:rPr>
                <w:noProof w:val="0"/>
              </w:rPr>
              <w:t>ADT^A04^ADT_A01</w:t>
            </w:r>
          </w:p>
        </w:tc>
        <w:tc>
          <w:tcPr>
            <w:tcW w:w="709" w:type="dxa"/>
            <w:vMerge/>
            <w:vAlign w:val="center"/>
          </w:tcPr>
          <w:p w14:paraId="4591230A" w14:textId="77777777" w:rsidR="007A1F44" w:rsidRPr="00A03C55" w:rsidRDefault="007A1F44">
            <w:pPr>
              <w:pStyle w:val="TableEntry"/>
              <w:jc w:val="center"/>
              <w:rPr>
                <w:noProof w:val="0"/>
              </w:rPr>
            </w:pPr>
          </w:p>
        </w:tc>
        <w:tc>
          <w:tcPr>
            <w:tcW w:w="2551" w:type="dxa"/>
            <w:vMerge/>
            <w:vAlign w:val="center"/>
          </w:tcPr>
          <w:p w14:paraId="6BFA0694" w14:textId="77777777" w:rsidR="007A1F44" w:rsidRPr="00A03C55" w:rsidRDefault="007A1F44">
            <w:pPr>
              <w:pStyle w:val="TableEntry"/>
              <w:jc w:val="center"/>
              <w:rPr>
                <w:noProof w:val="0"/>
              </w:rPr>
            </w:pPr>
          </w:p>
        </w:tc>
      </w:tr>
      <w:tr w:rsidR="007A1F44" w:rsidRPr="00A03C55" w14:paraId="6163F188" w14:textId="77777777">
        <w:trPr>
          <w:jc w:val="center"/>
        </w:trPr>
        <w:tc>
          <w:tcPr>
            <w:tcW w:w="2665" w:type="dxa"/>
            <w:vAlign w:val="center"/>
          </w:tcPr>
          <w:p w14:paraId="064D3777" w14:textId="77777777" w:rsidR="007A1F44" w:rsidRPr="00A03C55" w:rsidRDefault="007A1F44">
            <w:pPr>
              <w:pStyle w:val="TableEntry"/>
              <w:jc w:val="center"/>
              <w:rPr>
                <w:noProof w:val="0"/>
              </w:rPr>
            </w:pPr>
            <w:r w:rsidRPr="00A03C55">
              <w:rPr>
                <w:noProof w:val="0"/>
              </w:rPr>
              <w:t>Discharge patient</w:t>
            </w:r>
          </w:p>
        </w:tc>
        <w:tc>
          <w:tcPr>
            <w:tcW w:w="708" w:type="dxa"/>
            <w:vAlign w:val="center"/>
          </w:tcPr>
          <w:p w14:paraId="5B557B03" w14:textId="77777777" w:rsidR="007A1F44" w:rsidRPr="00A03C55" w:rsidRDefault="007A1F44">
            <w:pPr>
              <w:pStyle w:val="TableEntry"/>
              <w:jc w:val="center"/>
              <w:rPr>
                <w:noProof w:val="0"/>
              </w:rPr>
            </w:pPr>
            <w:r w:rsidRPr="00A03C55">
              <w:rPr>
                <w:noProof w:val="0"/>
              </w:rPr>
              <w:t>A03</w:t>
            </w:r>
          </w:p>
        </w:tc>
        <w:tc>
          <w:tcPr>
            <w:tcW w:w="2410" w:type="dxa"/>
            <w:vAlign w:val="center"/>
          </w:tcPr>
          <w:p w14:paraId="795D176D" w14:textId="77777777" w:rsidR="007A1F44" w:rsidRPr="00A03C55" w:rsidRDefault="007A1F44">
            <w:pPr>
              <w:pStyle w:val="TableEntry"/>
              <w:jc w:val="center"/>
              <w:rPr>
                <w:noProof w:val="0"/>
              </w:rPr>
            </w:pPr>
            <w:r w:rsidRPr="00A03C55">
              <w:rPr>
                <w:noProof w:val="0"/>
              </w:rPr>
              <w:t>ADT^A03^ADT_A03</w:t>
            </w:r>
          </w:p>
        </w:tc>
        <w:tc>
          <w:tcPr>
            <w:tcW w:w="709" w:type="dxa"/>
            <w:vAlign w:val="center"/>
          </w:tcPr>
          <w:p w14:paraId="03589BAD" w14:textId="77777777" w:rsidR="007A1F44" w:rsidRPr="00A03C55" w:rsidRDefault="007A1F44">
            <w:pPr>
              <w:pStyle w:val="TableEntry"/>
              <w:jc w:val="center"/>
              <w:rPr>
                <w:noProof w:val="0"/>
              </w:rPr>
            </w:pPr>
            <w:r w:rsidRPr="00A03C55">
              <w:rPr>
                <w:noProof w:val="0"/>
              </w:rPr>
              <w:t>A13</w:t>
            </w:r>
          </w:p>
        </w:tc>
        <w:tc>
          <w:tcPr>
            <w:tcW w:w="2551" w:type="dxa"/>
            <w:vAlign w:val="center"/>
          </w:tcPr>
          <w:p w14:paraId="7958DEB0" w14:textId="77777777" w:rsidR="007A1F44" w:rsidRPr="00A03C55" w:rsidRDefault="007A1F44">
            <w:pPr>
              <w:pStyle w:val="TableEntry"/>
              <w:jc w:val="center"/>
              <w:rPr>
                <w:noProof w:val="0"/>
              </w:rPr>
            </w:pPr>
            <w:r w:rsidRPr="00A03C55">
              <w:rPr>
                <w:noProof w:val="0"/>
              </w:rPr>
              <w:t>ADT^A13^ADT_A01</w:t>
            </w:r>
          </w:p>
        </w:tc>
      </w:tr>
      <w:tr w:rsidR="007A1F44" w:rsidRPr="00A03C55" w14:paraId="0B44E12E" w14:textId="77777777">
        <w:trPr>
          <w:trHeight w:val="269"/>
          <w:jc w:val="center"/>
        </w:trPr>
        <w:tc>
          <w:tcPr>
            <w:tcW w:w="2665" w:type="dxa"/>
            <w:vAlign w:val="center"/>
          </w:tcPr>
          <w:p w14:paraId="5235E850" w14:textId="77777777" w:rsidR="007A1F44" w:rsidRPr="00A03C55" w:rsidRDefault="007A1F44">
            <w:pPr>
              <w:pStyle w:val="TableEntry"/>
              <w:jc w:val="center"/>
              <w:rPr>
                <w:noProof w:val="0"/>
              </w:rPr>
            </w:pPr>
            <w:r w:rsidRPr="00A03C55">
              <w:rPr>
                <w:noProof w:val="0"/>
              </w:rPr>
              <w:t>Pre-admit patient</w:t>
            </w:r>
          </w:p>
        </w:tc>
        <w:tc>
          <w:tcPr>
            <w:tcW w:w="708" w:type="dxa"/>
            <w:vAlign w:val="center"/>
          </w:tcPr>
          <w:p w14:paraId="791E3334" w14:textId="77777777" w:rsidR="007A1F44" w:rsidRPr="00A03C55" w:rsidRDefault="007A1F44">
            <w:pPr>
              <w:pStyle w:val="TableEntry"/>
              <w:jc w:val="center"/>
              <w:rPr>
                <w:noProof w:val="0"/>
              </w:rPr>
            </w:pPr>
            <w:r w:rsidRPr="00A03C55">
              <w:rPr>
                <w:noProof w:val="0"/>
              </w:rPr>
              <w:t>A05</w:t>
            </w:r>
          </w:p>
        </w:tc>
        <w:tc>
          <w:tcPr>
            <w:tcW w:w="2410" w:type="dxa"/>
            <w:vAlign w:val="center"/>
          </w:tcPr>
          <w:p w14:paraId="169F528C" w14:textId="77777777" w:rsidR="007A1F44" w:rsidRPr="00A03C55" w:rsidRDefault="007A1F44">
            <w:pPr>
              <w:pStyle w:val="TableEntry"/>
              <w:jc w:val="center"/>
              <w:rPr>
                <w:noProof w:val="0"/>
              </w:rPr>
            </w:pPr>
            <w:r w:rsidRPr="00A03C55">
              <w:rPr>
                <w:noProof w:val="0"/>
              </w:rPr>
              <w:t>ADT^A05^ADT_A05</w:t>
            </w:r>
          </w:p>
        </w:tc>
        <w:tc>
          <w:tcPr>
            <w:tcW w:w="709" w:type="dxa"/>
            <w:vAlign w:val="center"/>
          </w:tcPr>
          <w:p w14:paraId="792E73B0" w14:textId="77777777" w:rsidR="007A1F44" w:rsidRPr="00A03C55" w:rsidRDefault="007A1F44">
            <w:pPr>
              <w:pStyle w:val="TableEntry"/>
              <w:jc w:val="center"/>
              <w:rPr>
                <w:noProof w:val="0"/>
              </w:rPr>
            </w:pPr>
            <w:r w:rsidRPr="00A03C55">
              <w:rPr>
                <w:noProof w:val="0"/>
              </w:rPr>
              <w:t>A38</w:t>
            </w:r>
          </w:p>
        </w:tc>
        <w:tc>
          <w:tcPr>
            <w:tcW w:w="2551" w:type="dxa"/>
            <w:vAlign w:val="center"/>
          </w:tcPr>
          <w:p w14:paraId="061914F0" w14:textId="77777777" w:rsidR="007A1F44" w:rsidRPr="00A03C55" w:rsidRDefault="007A1F44">
            <w:pPr>
              <w:pStyle w:val="TableEntry"/>
              <w:jc w:val="center"/>
              <w:rPr>
                <w:noProof w:val="0"/>
              </w:rPr>
            </w:pPr>
            <w:r w:rsidRPr="00A03C55">
              <w:rPr>
                <w:noProof w:val="0"/>
              </w:rPr>
              <w:t>ADT^A38^ADT_A38</w:t>
            </w:r>
          </w:p>
        </w:tc>
      </w:tr>
      <w:tr w:rsidR="007A1F44" w:rsidRPr="00A03C55" w14:paraId="24C61524" w14:textId="77777777">
        <w:trPr>
          <w:trHeight w:val="269"/>
          <w:jc w:val="center"/>
        </w:trPr>
        <w:tc>
          <w:tcPr>
            <w:tcW w:w="2665" w:type="dxa"/>
            <w:vAlign w:val="center"/>
          </w:tcPr>
          <w:p w14:paraId="6C7F58B5" w14:textId="77777777" w:rsidR="007A1F44" w:rsidRPr="00A03C55" w:rsidRDefault="007A1F44">
            <w:pPr>
              <w:pStyle w:val="TableEntry"/>
              <w:jc w:val="center"/>
              <w:rPr>
                <w:noProof w:val="0"/>
              </w:rPr>
            </w:pPr>
            <w:r w:rsidRPr="00A03C55">
              <w:rPr>
                <w:noProof w:val="0"/>
              </w:rPr>
              <w:t>Change patient class to inpatient</w:t>
            </w:r>
          </w:p>
        </w:tc>
        <w:tc>
          <w:tcPr>
            <w:tcW w:w="708" w:type="dxa"/>
            <w:vAlign w:val="center"/>
          </w:tcPr>
          <w:p w14:paraId="6C7AFE07" w14:textId="77777777" w:rsidR="007A1F44" w:rsidRPr="00A03C55" w:rsidRDefault="007A1F44">
            <w:pPr>
              <w:pStyle w:val="TableEntry"/>
              <w:jc w:val="center"/>
              <w:rPr>
                <w:noProof w:val="0"/>
              </w:rPr>
            </w:pPr>
            <w:r w:rsidRPr="00A03C55">
              <w:rPr>
                <w:noProof w:val="0"/>
              </w:rPr>
              <w:t>A06</w:t>
            </w:r>
          </w:p>
        </w:tc>
        <w:tc>
          <w:tcPr>
            <w:tcW w:w="2410" w:type="dxa"/>
            <w:vAlign w:val="center"/>
          </w:tcPr>
          <w:p w14:paraId="4570507F" w14:textId="77777777" w:rsidR="007A1F44" w:rsidRPr="00A03C55" w:rsidRDefault="007A1F44">
            <w:pPr>
              <w:pStyle w:val="TableEntry"/>
              <w:jc w:val="center"/>
              <w:rPr>
                <w:noProof w:val="0"/>
              </w:rPr>
            </w:pPr>
            <w:r w:rsidRPr="00A03C55">
              <w:rPr>
                <w:noProof w:val="0"/>
              </w:rPr>
              <w:t>ADT^A06^ADT_A06</w:t>
            </w:r>
          </w:p>
        </w:tc>
        <w:tc>
          <w:tcPr>
            <w:tcW w:w="709" w:type="dxa"/>
            <w:vAlign w:val="center"/>
          </w:tcPr>
          <w:p w14:paraId="00CCFF04" w14:textId="77777777" w:rsidR="007A1F44" w:rsidRPr="00A03C55" w:rsidRDefault="007A1F44">
            <w:pPr>
              <w:pStyle w:val="TableEntry"/>
              <w:jc w:val="center"/>
              <w:rPr>
                <w:noProof w:val="0"/>
              </w:rPr>
            </w:pPr>
          </w:p>
        </w:tc>
        <w:tc>
          <w:tcPr>
            <w:tcW w:w="2551" w:type="dxa"/>
            <w:vAlign w:val="center"/>
          </w:tcPr>
          <w:p w14:paraId="535FFEFD" w14:textId="77777777" w:rsidR="007A1F44" w:rsidRPr="00A03C55" w:rsidRDefault="007A1F44">
            <w:pPr>
              <w:pStyle w:val="TableEntry"/>
              <w:jc w:val="center"/>
              <w:rPr>
                <w:noProof w:val="0"/>
              </w:rPr>
            </w:pPr>
          </w:p>
        </w:tc>
      </w:tr>
      <w:tr w:rsidR="007A1F44" w:rsidRPr="00A03C55" w14:paraId="038C7A0E" w14:textId="77777777">
        <w:trPr>
          <w:trHeight w:val="269"/>
          <w:jc w:val="center"/>
        </w:trPr>
        <w:tc>
          <w:tcPr>
            <w:tcW w:w="2665" w:type="dxa"/>
            <w:vAlign w:val="center"/>
          </w:tcPr>
          <w:p w14:paraId="5E25D43A" w14:textId="77777777" w:rsidR="007A1F44" w:rsidRPr="00A03C55" w:rsidRDefault="007A1F44">
            <w:pPr>
              <w:pStyle w:val="TableEntry"/>
              <w:jc w:val="center"/>
              <w:rPr>
                <w:noProof w:val="0"/>
              </w:rPr>
            </w:pPr>
            <w:r w:rsidRPr="00A03C55">
              <w:rPr>
                <w:noProof w:val="0"/>
              </w:rPr>
              <w:t>Change patient class to outpatient</w:t>
            </w:r>
          </w:p>
        </w:tc>
        <w:tc>
          <w:tcPr>
            <w:tcW w:w="708" w:type="dxa"/>
            <w:vAlign w:val="center"/>
          </w:tcPr>
          <w:p w14:paraId="6C4BA037" w14:textId="77777777" w:rsidR="007A1F44" w:rsidRPr="00A03C55" w:rsidRDefault="007A1F44">
            <w:pPr>
              <w:pStyle w:val="TableEntry"/>
              <w:jc w:val="center"/>
              <w:rPr>
                <w:noProof w:val="0"/>
              </w:rPr>
            </w:pPr>
            <w:r w:rsidRPr="00A03C55">
              <w:rPr>
                <w:noProof w:val="0"/>
              </w:rPr>
              <w:t>A07</w:t>
            </w:r>
          </w:p>
        </w:tc>
        <w:tc>
          <w:tcPr>
            <w:tcW w:w="2410" w:type="dxa"/>
            <w:vAlign w:val="center"/>
          </w:tcPr>
          <w:p w14:paraId="2C4E5472" w14:textId="77777777" w:rsidR="007A1F44" w:rsidRPr="00A03C55" w:rsidRDefault="007A1F44">
            <w:pPr>
              <w:pStyle w:val="TableEntry"/>
              <w:jc w:val="center"/>
              <w:rPr>
                <w:noProof w:val="0"/>
              </w:rPr>
            </w:pPr>
            <w:r w:rsidRPr="00A03C55">
              <w:rPr>
                <w:noProof w:val="0"/>
              </w:rPr>
              <w:t>ADT^A07^ADT_A06</w:t>
            </w:r>
          </w:p>
        </w:tc>
        <w:tc>
          <w:tcPr>
            <w:tcW w:w="709" w:type="dxa"/>
            <w:vAlign w:val="center"/>
          </w:tcPr>
          <w:p w14:paraId="540A53A2" w14:textId="77777777" w:rsidR="007A1F44" w:rsidRPr="00A03C55" w:rsidRDefault="007A1F44">
            <w:pPr>
              <w:pStyle w:val="TableEntry"/>
              <w:jc w:val="center"/>
              <w:rPr>
                <w:noProof w:val="0"/>
              </w:rPr>
            </w:pPr>
          </w:p>
        </w:tc>
        <w:tc>
          <w:tcPr>
            <w:tcW w:w="2551" w:type="dxa"/>
            <w:vAlign w:val="center"/>
          </w:tcPr>
          <w:p w14:paraId="2B374CDD" w14:textId="77777777" w:rsidR="007A1F44" w:rsidRPr="00A03C55" w:rsidRDefault="007A1F44">
            <w:pPr>
              <w:pStyle w:val="TableEntry"/>
              <w:jc w:val="center"/>
              <w:rPr>
                <w:noProof w:val="0"/>
              </w:rPr>
            </w:pPr>
          </w:p>
        </w:tc>
      </w:tr>
      <w:tr w:rsidR="007A1F44" w:rsidRPr="00A03C55" w14:paraId="6152499E" w14:textId="77777777">
        <w:trPr>
          <w:trHeight w:val="269"/>
          <w:jc w:val="center"/>
        </w:trPr>
        <w:tc>
          <w:tcPr>
            <w:tcW w:w="2665" w:type="dxa"/>
            <w:vAlign w:val="center"/>
          </w:tcPr>
          <w:p w14:paraId="3F330E4D" w14:textId="4383423A" w:rsidR="007A1F44" w:rsidRPr="00A03C55" w:rsidRDefault="007A1F44">
            <w:pPr>
              <w:pStyle w:val="TableEntry"/>
              <w:jc w:val="center"/>
              <w:rPr>
                <w:noProof w:val="0"/>
              </w:rPr>
            </w:pPr>
            <w:r w:rsidRPr="00A03C55">
              <w:rPr>
                <w:noProof w:val="0"/>
              </w:rPr>
              <w:t>Transfer</w:t>
            </w:r>
            <w:r w:rsidR="00952DDA" w:rsidRPr="00A03C55">
              <w:rPr>
                <w:noProof w:val="0"/>
              </w:rPr>
              <w:t xml:space="preserve"> </w:t>
            </w:r>
            <w:r w:rsidRPr="00A03C55">
              <w:rPr>
                <w:noProof w:val="0"/>
              </w:rPr>
              <w:t>patient</w:t>
            </w:r>
          </w:p>
        </w:tc>
        <w:tc>
          <w:tcPr>
            <w:tcW w:w="708" w:type="dxa"/>
            <w:vAlign w:val="center"/>
          </w:tcPr>
          <w:p w14:paraId="24B8880D" w14:textId="77777777" w:rsidR="007A1F44" w:rsidRPr="00A03C55" w:rsidRDefault="007A1F44">
            <w:pPr>
              <w:pStyle w:val="TableEntry"/>
              <w:jc w:val="center"/>
              <w:rPr>
                <w:noProof w:val="0"/>
              </w:rPr>
            </w:pPr>
            <w:r w:rsidRPr="00A03C55">
              <w:rPr>
                <w:noProof w:val="0"/>
              </w:rPr>
              <w:t>A02</w:t>
            </w:r>
          </w:p>
        </w:tc>
        <w:tc>
          <w:tcPr>
            <w:tcW w:w="2410" w:type="dxa"/>
            <w:vAlign w:val="center"/>
          </w:tcPr>
          <w:p w14:paraId="564819A9" w14:textId="77777777" w:rsidR="007A1F44" w:rsidRPr="00A03C55" w:rsidRDefault="007A1F44">
            <w:pPr>
              <w:pStyle w:val="TableEntry"/>
              <w:jc w:val="center"/>
              <w:rPr>
                <w:noProof w:val="0"/>
              </w:rPr>
            </w:pPr>
            <w:r w:rsidRPr="00A03C55">
              <w:rPr>
                <w:noProof w:val="0"/>
              </w:rPr>
              <w:t>ADT^A02^ADT_A02</w:t>
            </w:r>
          </w:p>
        </w:tc>
        <w:tc>
          <w:tcPr>
            <w:tcW w:w="709" w:type="dxa"/>
            <w:vAlign w:val="center"/>
          </w:tcPr>
          <w:p w14:paraId="270D586A" w14:textId="77777777" w:rsidR="007A1F44" w:rsidRPr="00A03C55" w:rsidRDefault="007A1F44">
            <w:pPr>
              <w:pStyle w:val="TableEntry"/>
              <w:jc w:val="center"/>
              <w:rPr>
                <w:noProof w:val="0"/>
              </w:rPr>
            </w:pPr>
            <w:r w:rsidRPr="00A03C55">
              <w:rPr>
                <w:noProof w:val="0"/>
              </w:rPr>
              <w:t>A12</w:t>
            </w:r>
          </w:p>
        </w:tc>
        <w:tc>
          <w:tcPr>
            <w:tcW w:w="2551" w:type="dxa"/>
            <w:vAlign w:val="center"/>
          </w:tcPr>
          <w:p w14:paraId="4605A330" w14:textId="77777777" w:rsidR="007A1F44" w:rsidRPr="00A03C55" w:rsidRDefault="007A1F44">
            <w:pPr>
              <w:pStyle w:val="TableEntry"/>
              <w:jc w:val="center"/>
              <w:rPr>
                <w:noProof w:val="0"/>
              </w:rPr>
            </w:pPr>
            <w:r w:rsidRPr="00A03C55">
              <w:rPr>
                <w:noProof w:val="0"/>
              </w:rPr>
              <w:t>ADT^A12^ADT_A12</w:t>
            </w:r>
          </w:p>
        </w:tc>
      </w:tr>
      <w:tr w:rsidR="007A1F44" w:rsidRPr="00A03C55" w14:paraId="2389C051" w14:textId="77777777">
        <w:trPr>
          <w:trHeight w:val="269"/>
          <w:jc w:val="center"/>
        </w:trPr>
        <w:tc>
          <w:tcPr>
            <w:tcW w:w="2665" w:type="dxa"/>
            <w:vAlign w:val="center"/>
          </w:tcPr>
          <w:p w14:paraId="2CDF22CB" w14:textId="77777777" w:rsidR="007A1F44" w:rsidRPr="00A03C55" w:rsidRDefault="007A1F44">
            <w:pPr>
              <w:pStyle w:val="TableEntry"/>
              <w:jc w:val="center"/>
              <w:rPr>
                <w:noProof w:val="0"/>
              </w:rPr>
            </w:pPr>
            <w:r w:rsidRPr="00A03C55">
              <w:rPr>
                <w:noProof w:val="0"/>
              </w:rPr>
              <w:t>Pending admit</w:t>
            </w:r>
          </w:p>
        </w:tc>
        <w:tc>
          <w:tcPr>
            <w:tcW w:w="708" w:type="dxa"/>
            <w:vAlign w:val="center"/>
          </w:tcPr>
          <w:p w14:paraId="07468AE9" w14:textId="77777777" w:rsidR="007A1F44" w:rsidRPr="00A03C55" w:rsidRDefault="007A1F44">
            <w:pPr>
              <w:pStyle w:val="TableEntry"/>
              <w:jc w:val="center"/>
              <w:rPr>
                <w:noProof w:val="0"/>
              </w:rPr>
            </w:pPr>
            <w:r w:rsidRPr="00A03C55">
              <w:rPr>
                <w:noProof w:val="0"/>
              </w:rPr>
              <w:t>A14</w:t>
            </w:r>
          </w:p>
        </w:tc>
        <w:tc>
          <w:tcPr>
            <w:tcW w:w="2410" w:type="dxa"/>
            <w:vAlign w:val="center"/>
          </w:tcPr>
          <w:p w14:paraId="384BB2DC" w14:textId="77777777" w:rsidR="007A1F44" w:rsidRPr="00A03C55" w:rsidRDefault="007A1F44">
            <w:pPr>
              <w:pStyle w:val="TableEntry"/>
              <w:jc w:val="center"/>
              <w:rPr>
                <w:noProof w:val="0"/>
              </w:rPr>
            </w:pPr>
            <w:r w:rsidRPr="00A03C55">
              <w:rPr>
                <w:noProof w:val="0"/>
              </w:rPr>
              <w:t>ADT^A14^ADT_A05</w:t>
            </w:r>
          </w:p>
        </w:tc>
        <w:tc>
          <w:tcPr>
            <w:tcW w:w="709" w:type="dxa"/>
            <w:vAlign w:val="center"/>
          </w:tcPr>
          <w:p w14:paraId="4B196DD3" w14:textId="77777777" w:rsidR="007A1F44" w:rsidRPr="00A03C55" w:rsidRDefault="007A1F44">
            <w:pPr>
              <w:pStyle w:val="TableEntry"/>
              <w:jc w:val="center"/>
              <w:rPr>
                <w:noProof w:val="0"/>
              </w:rPr>
            </w:pPr>
            <w:r w:rsidRPr="00A03C55">
              <w:rPr>
                <w:noProof w:val="0"/>
              </w:rPr>
              <w:t>A27</w:t>
            </w:r>
          </w:p>
        </w:tc>
        <w:tc>
          <w:tcPr>
            <w:tcW w:w="2551" w:type="dxa"/>
            <w:vAlign w:val="center"/>
          </w:tcPr>
          <w:p w14:paraId="29971191" w14:textId="77777777" w:rsidR="007A1F44" w:rsidRPr="00A03C55" w:rsidRDefault="007A1F44">
            <w:pPr>
              <w:pStyle w:val="TableEntry"/>
              <w:jc w:val="center"/>
              <w:rPr>
                <w:noProof w:val="0"/>
              </w:rPr>
            </w:pPr>
            <w:r w:rsidRPr="00A03C55">
              <w:rPr>
                <w:noProof w:val="0"/>
              </w:rPr>
              <w:t>ADT^A27^ADT_A21</w:t>
            </w:r>
          </w:p>
        </w:tc>
      </w:tr>
      <w:tr w:rsidR="007A1F44" w:rsidRPr="00A03C55" w14:paraId="2088F451" w14:textId="77777777">
        <w:trPr>
          <w:trHeight w:val="269"/>
          <w:jc w:val="center"/>
        </w:trPr>
        <w:tc>
          <w:tcPr>
            <w:tcW w:w="2665" w:type="dxa"/>
            <w:vAlign w:val="center"/>
          </w:tcPr>
          <w:p w14:paraId="76A3B8B1" w14:textId="77777777" w:rsidR="007A1F44" w:rsidRPr="00A03C55" w:rsidRDefault="007A1F44">
            <w:pPr>
              <w:pStyle w:val="TableEntry"/>
              <w:jc w:val="center"/>
              <w:rPr>
                <w:noProof w:val="0"/>
              </w:rPr>
            </w:pPr>
            <w:r w:rsidRPr="00A03C55">
              <w:rPr>
                <w:noProof w:val="0"/>
              </w:rPr>
              <w:t>Pending transfer</w:t>
            </w:r>
          </w:p>
        </w:tc>
        <w:tc>
          <w:tcPr>
            <w:tcW w:w="708" w:type="dxa"/>
            <w:vAlign w:val="center"/>
          </w:tcPr>
          <w:p w14:paraId="01F15345" w14:textId="77777777" w:rsidR="007A1F44" w:rsidRPr="00A03C55" w:rsidRDefault="007A1F44">
            <w:pPr>
              <w:pStyle w:val="TableEntry"/>
              <w:jc w:val="center"/>
              <w:rPr>
                <w:noProof w:val="0"/>
              </w:rPr>
            </w:pPr>
            <w:r w:rsidRPr="00A03C55">
              <w:rPr>
                <w:noProof w:val="0"/>
              </w:rPr>
              <w:t>A15</w:t>
            </w:r>
          </w:p>
        </w:tc>
        <w:tc>
          <w:tcPr>
            <w:tcW w:w="2410" w:type="dxa"/>
            <w:vAlign w:val="center"/>
          </w:tcPr>
          <w:p w14:paraId="22142003" w14:textId="77777777" w:rsidR="007A1F44" w:rsidRPr="00A03C55" w:rsidRDefault="007A1F44">
            <w:pPr>
              <w:pStyle w:val="TableEntry"/>
              <w:jc w:val="center"/>
              <w:rPr>
                <w:noProof w:val="0"/>
              </w:rPr>
            </w:pPr>
            <w:r w:rsidRPr="00A03C55">
              <w:rPr>
                <w:noProof w:val="0"/>
              </w:rPr>
              <w:t>ADT^A15^ADT_A15</w:t>
            </w:r>
          </w:p>
        </w:tc>
        <w:tc>
          <w:tcPr>
            <w:tcW w:w="709" w:type="dxa"/>
            <w:vAlign w:val="center"/>
          </w:tcPr>
          <w:p w14:paraId="791CD16E" w14:textId="77777777" w:rsidR="007A1F44" w:rsidRPr="00A03C55" w:rsidRDefault="007A1F44">
            <w:pPr>
              <w:pStyle w:val="TableEntry"/>
              <w:jc w:val="center"/>
              <w:rPr>
                <w:noProof w:val="0"/>
              </w:rPr>
            </w:pPr>
            <w:r w:rsidRPr="00A03C55">
              <w:rPr>
                <w:noProof w:val="0"/>
              </w:rPr>
              <w:t>A26</w:t>
            </w:r>
          </w:p>
        </w:tc>
        <w:tc>
          <w:tcPr>
            <w:tcW w:w="2551" w:type="dxa"/>
            <w:vAlign w:val="center"/>
          </w:tcPr>
          <w:p w14:paraId="619B5E99" w14:textId="77777777" w:rsidR="007A1F44" w:rsidRPr="00A03C55" w:rsidRDefault="007A1F44">
            <w:pPr>
              <w:pStyle w:val="TableEntry"/>
              <w:jc w:val="center"/>
              <w:rPr>
                <w:noProof w:val="0"/>
              </w:rPr>
            </w:pPr>
            <w:r w:rsidRPr="00A03C55">
              <w:rPr>
                <w:noProof w:val="0"/>
              </w:rPr>
              <w:t>ADT^A26^ADT_A21</w:t>
            </w:r>
          </w:p>
        </w:tc>
      </w:tr>
      <w:tr w:rsidR="007A1F44" w:rsidRPr="00A03C55" w14:paraId="3EAB0601" w14:textId="77777777">
        <w:trPr>
          <w:trHeight w:val="155"/>
          <w:jc w:val="center"/>
        </w:trPr>
        <w:tc>
          <w:tcPr>
            <w:tcW w:w="2665" w:type="dxa"/>
            <w:vAlign w:val="center"/>
          </w:tcPr>
          <w:p w14:paraId="41118E02" w14:textId="77777777" w:rsidR="007A1F44" w:rsidRPr="00A03C55" w:rsidRDefault="007A1F44">
            <w:pPr>
              <w:pStyle w:val="TableEntry"/>
              <w:jc w:val="center"/>
              <w:rPr>
                <w:noProof w:val="0"/>
              </w:rPr>
            </w:pPr>
            <w:r w:rsidRPr="00A03C55">
              <w:rPr>
                <w:noProof w:val="0"/>
              </w:rPr>
              <w:t>Pending discharge</w:t>
            </w:r>
          </w:p>
        </w:tc>
        <w:tc>
          <w:tcPr>
            <w:tcW w:w="708" w:type="dxa"/>
            <w:vAlign w:val="center"/>
          </w:tcPr>
          <w:p w14:paraId="5981C09C" w14:textId="77777777" w:rsidR="007A1F44" w:rsidRPr="00A03C55" w:rsidRDefault="007A1F44">
            <w:pPr>
              <w:pStyle w:val="TableEntry"/>
              <w:jc w:val="center"/>
              <w:rPr>
                <w:noProof w:val="0"/>
              </w:rPr>
            </w:pPr>
            <w:r w:rsidRPr="00A03C55">
              <w:rPr>
                <w:noProof w:val="0"/>
              </w:rPr>
              <w:t>A16</w:t>
            </w:r>
          </w:p>
        </w:tc>
        <w:tc>
          <w:tcPr>
            <w:tcW w:w="2410" w:type="dxa"/>
            <w:vAlign w:val="center"/>
          </w:tcPr>
          <w:p w14:paraId="61C7115D" w14:textId="77777777" w:rsidR="007A1F44" w:rsidRPr="00A03C55" w:rsidRDefault="007A1F44">
            <w:pPr>
              <w:pStyle w:val="TableEntry"/>
              <w:jc w:val="center"/>
              <w:rPr>
                <w:noProof w:val="0"/>
              </w:rPr>
            </w:pPr>
            <w:r w:rsidRPr="00A03C55">
              <w:rPr>
                <w:noProof w:val="0"/>
              </w:rPr>
              <w:t>ADT^A16^ADT_A16</w:t>
            </w:r>
          </w:p>
        </w:tc>
        <w:tc>
          <w:tcPr>
            <w:tcW w:w="709" w:type="dxa"/>
            <w:vAlign w:val="center"/>
          </w:tcPr>
          <w:p w14:paraId="2CF1FDD2" w14:textId="77777777" w:rsidR="007A1F44" w:rsidRPr="00A03C55" w:rsidRDefault="007A1F44">
            <w:pPr>
              <w:pStyle w:val="TableEntry"/>
              <w:jc w:val="center"/>
              <w:rPr>
                <w:noProof w:val="0"/>
              </w:rPr>
            </w:pPr>
            <w:r w:rsidRPr="00A03C55">
              <w:rPr>
                <w:noProof w:val="0"/>
              </w:rPr>
              <w:t>A25</w:t>
            </w:r>
          </w:p>
        </w:tc>
        <w:tc>
          <w:tcPr>
            <w:tcW w:w="2551" w:type="dxa"/>
            <w:vAlign w:val="center"/>
          </w:tcPr>
          <w:p w14:paraId="5AA31D61" w14:textId="77777777" w:rsidR="007A1F44" w:rsidRPr="00A03C55" w:rsidRDefault="007A1F44">
            <w:pPr>
              <w:pStyle w:val="TableEntry"/>
              <w:jc w:val="center"/>
              <w:rPr>
                <w:noProof w:val="0"/>
              </w:rPr>
            </w:pPr>
            <w:r w:rsidRPr="00A03C55">
              <w:rPr>
                <w:noProof w:val="0"/>
              </w:rPr>
              <w:t>ADT^A25^ADT_A21</w:t>
            </w:r>
          </w:p>
        </w:tc>
      </w:tr>
    </w:tbl>
    <w:p w14:paraId="42122031" w14:textId="77777777" w:rsidR="007A1F44" w:rsidRPr="00A03C55" w:rsidRDefault="007A1F44" w:rsidP="00E40A93">
      <w:pPr>
        <w:pStyle w:val="BodyText"/>
      </w:pPr>
    </w:p>
    <w:p w14:paraId="4C69CABF" w14:textId="77777777" w:rsidR="007A1F44" w:rsidRPr="00A03C55" w:rsidRDefault="007A1F44" w:rsidP="00D372D5">
      <w:pPr>
        <w:pStyle w:val="BodyText"/>
      </w:pPr>
      <w:r w:rsidRPr="00A03C55">
        <w:t xml:space="preserve">A system implementing this option shall support these 17 trigger events and messages. </w:t>
      </w:r>
    </w:p>
    <w:p w14:paraId="1193DE27" w14:textId="77777777" w:rsidR="007A1F44" w:rsidRPr="00A03C55" w:rsidRDefault="007A1F44" w:rsidP="0005449B">
      <w:pPr>
        <w:pStyle w:val="BodyText"/>
      </w:pPr>
      <w:r w:rsidRPr="00A03C55">
        <w:t>Figure 3.31-3 below depicts the messages added by this option to the basic subset and the Inpatient/Outpatient Encounter Management Option.</w:t>
      </w:r>
    </w:p>
    <w:p w14:paraId="422030A7" w14:textId="77777777" w:rsidR="00231A09" w:rsidRPr="00A03C55" w:rsidRDefault="00231A09" w:rsidP="0005449B">
      <w:pPr>
        <w:pStyle w:val="BodyText"/>
      </w:pPr>
    </w:p>
    <w:bookmarkStart w:id="324" w:name="OLE_LINK13"/>
    <w:bookmarkStart w:id="325" w:name="OLE_LINK14"/>
    <w:p w14:paraId="70BE2CB2" w14:textId="77777777" w:rsidR="007A1F44" w:rsidRPr="00A03C55" w:rsidRDefault="00886A83" w:rsidP="00D372D5">
      <w:pPr>
        <w:pStyle w:val="BodyText"/>
        <w:jc w:val="center"/>
      </w:pPr>
      <w:r w:rsidRPr="00A03C55">
        <w:rPr>
          <w:noProof/>
        </w:rPr>
        <w:object w:dxaOrig="7202" w:dyaOrig="5409" w14:anchorId="7C351985">
          <v:shape id="_x0000_i1063" type="#_x0000_t75" alt="" style="width:343.45pt;height:256.3pt;mso-width-percent:0;mso-height-percent:0;mso-width-percent:0;mso-height-percent:0"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PowerPoint.Show.8" ShapeID="_x0000_i1063" DrawAspect="Content" ObjectID="_1648459652" r:id="rId39"/>
        </w:object>
      </w:r>
    </w:p>
    <w:p w14:paraId="4AC5A126" w14:textId="77777777" w:rsidR="007A1F44" w:rsidRPr="00A03C55" w:rsidRDefault="007A1F44">
      <w:pPr>
        <w:pStyle w:val="FigureTitle"/>
        <w:rPr>
          <w:noProof w:val="0"/>
        </w:rPr>
      </w:pPr>
      <w:r w:rsidRPr="00A03C55">
        <w:rPr>
          <w:noProof w:val="0"/>
        </w:rPr>
        <w:t>Figure 3.31-3: Additional Interactions for “Pending Event Management” Option</w:t>
      </w:r>
    </w:p>
    <w:p w14:paraId="6DFF6E70"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26" w:name="_Toc174249151"/>
      <w:bookmarkStart w:id="327" w:name="_Toc398544162"/>
      <w:bookmarkEnd w:id="324"/>
      <w:bookmarkEnd w:id="325"/>
      <w:r w:rsidRPr="00A03C55">
        <w:rPr>
          <w:noProof w:val="0"/>
        </w:rPr>
        <w:lastRenderedPageBreak/>
        <w:t>Advanced Encounter Management Option</w:t>
      </w:r>
      <w:bookmarkEnd w:id="326"/>
      <w:bookmarkEnd w:id="327"/>
    </w:p>
    <w:p w14:paraId="7B3CB30C" w14:textId="77777777" w:rsidR="007A1F44" w:rsidRPr="00A03C55" w:rsidRDefault="007A1F44">
      <w:r w:rsidRPr="00A03C55">
        <w:t>This option provides support to manage changes of attending doctor, leaves of absence, and accounts.</w:t>
      </w:r>
    </w:p>
    <w:p w14:paraId="62ADD702" w14:textId="77777777" w:rsidR="007A1F44" w:rsidRPr="00A03C55" w:rsidRDefault="007A1F44">
      <w:r w:rsidRPr="00A03C55">
        <w:t>The following is the required message set to support the “Advanced Encounter Management” Option:</w:t>
      </w:r>
    </w:p>
    <w:p w14:paraId="3687B0A2" w14:textId="77777777" w:rsidR="007A1F44" w:rsidRPr="00A03C55" w:rsidRDefault="007A1F44">
      <w:pPr>
        <w:pStyle w:val="TableTitle"/>
        <w:rPr>
          <w:noProof w:val="0"/>
        </w:rPr>
      </w:pPr>
      <w:r w:rsidRPr="00A03C55">
        <w:rPr>
          <w:noProof w:val="0"/>
        </w:rPr>
        <w:t>Table 3.31-4: Message Subset for Advanced Encounter Management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523"/>
        <w:gridCol w:w="709"/>
        <w:gridCol w:w="2268"/>
        <w:gridCol w:w="708"/>
        <w:gridCol w:w="2552"/>
      </w:tblGrid>
      <w:tr w:rsidR="007A1F44" w:rsidRPr="00A03C55" w14:paraId="1AA27B52" w14:textId="77777777">
        <w:trPr>
          <w:cantSplit/>
          <w:tblHeader/>
          <w:jc w:val="center"/>
        </w:trPr>
        <w:tc>
          <w:tcPr>
            <w:tcW w:w="2523" w:type="dxa"/>
            <w:vMerge w:val="restart"/>
            <w:shd w:val="clear" w:color="auto" w:fill="D9D9D9"/>
            <w:vAlign w:val="center"/>
          </w:tcPr>
          <w:p w14:paraId="0E8FFA71" w14:textId="77777777" w:rsidR="007A1F44" w:rsidRPr="00A03C55" w:rsidRDefault="007A1F44" w:rsidP="00A063AC">
            <w:pPr>
              <w:pStyle w:val="TableEntryHeader"/>
              <w:rPr>
                <w:noProof w:val="0"/>
              </w:rPr>
            </w:pPr>
            <w:r w:rsidRPr="00A03C55">
              <w:rPr>
                <w:noProof w:val="0"/>
              </w:rPr>
              <w:t>Category of event</w:t>
            </w:r>
          </w:p>
        </w:tc>
        <w:tc>
          <w:tcPr>
            <w:tcW w:w="6237" w:type="dxa"/>
            <w:gridSpan w:val="4"/>
            <w:shd w:val="clear" w:color="auto" w:fill="D9D9D9"/>
          </w:tcPr>
          <w:p w14:paraId="44876E62" w14:textId="77777777" w:rsidR="007A1F44" w:rsidRPr="00A03C55" w:rsidRDefault="007A1F44" w:rsidP="00A53067">
            <w:pPr>
              <w:pStyle w:val="TableEntryHeader"/>
              <w:rPr>
                <w:noProof w:val="0"/>
              </w:rPr>
            </w:pPr>
            <w:r w:rsidRPr="00A03C55">
              <w:rPr>
                <w:noProof w:val="0"/>
              </w:rPr>
              <w:t>Trigger / Action</w:t>
            </w:r>
          </w:p>
        </w:tc>
      </w:tr>
      <w:tr w:rsidR="007A1F44" w:rsidRPr="00A03C55" w14:paraId="12568BA9" w14:textId="77777777">
        <w:trPr>
          <w:cantSplit/>
          <w:tblHeader/>
          <w:jc w:val="center"/>
        </w:trPr>
        <w:tc>
          <w:tcPr>
            <w:tcW w:w="2523" w:type="dxa"/>
            <w:vMerge/>
            <w:shd w:val="clear" w:color="auto" w:fill="D9D9D9"/>
          </w:tcPr>
          <w:p w14:paraId="6661CAD5" w14:textId="77777777" w:rsidR="007A1F44" w:rsidRPr="00A03C55" w:rsidRDefault="007A1F44" w:rsidP="008F5F21">
            <w:pPr>
              <w:pStyle w:val="TableEntryHeader"/>
              <w:rPr>
                <w:noProof w:val="0"/>
                <w:sz w:val="20"/>
              </w:rPr>
            </w:pPr>
          </w:p>
        </w:tc>
        <w:tc>
          <w:tcPr>
            <w:tcW w:w="2977" w:type="dxa"/>
            <w:gridSpan w:val="2"/>
            <w:shd w:val="clear" w:color="auto" w:fill="D9D9D9"/>
          </w:tcPr>
          <w:p w14:paraId="50AF499C" w14:textId="77777777" w:rsidR="007A1F44" w:rsidRPr="00A03C55" w:rsidRDefault="007A1F44" w:rsidP="00A063AC">
            <w:pPr>
              <w:pStyle w:val="TableEntryHeader"/>
              <w:rPr>
                <w:noProof w:val="0"/>
              </w:rPr>
            </w:pPr>
            <w:r w:rsidRPr="00A03C55">
              <w:rPr>
                <w:noProof w:val="0"/>
              </w:rPr>
              <w:t>insert</w:t>
            </w:r>
          </w:p>
        </w:tc>
        <w:tc>
          <w:tcPr>
            <w:tcW w:w="3260" w:type="dxa"/>
            <w:gridSpan w:val="2"/>
            <w:shd w:val="clear" w:color="auto" w:fill="D9D9D9"/>
          </w:tcPr>
          <w:p w14:paraId="6FA7C5A7" w14:textId="5B0FFD34"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0E51B3DA" w14:textId="77777777">
        <w:trPr>
          <w:cantSplit/>
          <w:trHeight w:val="269"/>
          <w:jc w:val="center"/>
        </w:trPr>
        <w:tc>
          <w:tcPr>
            <w:tcW w:w="2523" w:type="dxa"/>
            <w:vAlign w:val="center"/>
          </w:tcPr>
          <w:p w14:paraId="1D388CC4" w14:textId="77777777" w:rsidR="007A1F44" w:rsidRPr="00A03C55" w:rsidRDefault="007A1F44">
            <w:pPr>
              <w:pStyle w:val="TableEntry"/>
              <w:jc w:val="center"/>
              <w:rPr>
                <w:noProof w:val="0"/>
              </w:rPr>
            </w:pPr>
            <w:r w:rsidRPr="00A03C55">
              <w:rPr>
                <w:noProof w:val="0"/>
              </w:rPr>
              <w:t>Admit inpatient</w:t>
            </w:r>
          </w:p>
        </w:tc>
        <w:tc>
          <w:tcPr>
            <w:tcW w:w="709" w:type="dxa"/>
            <w:vAlign w:val="center"/>
          </w:tcPr>
          <w:p w14:paraId="1D7D01CA" w14:textId="77777777" w:rsidR="007A1F44" w:rsidRPr="00A03C55" w:rsidRDefault="007A1F44">
            <w:pPr>
              <w:pStyle w:val="TableEntry"/>
              <w:jc w:val="center"/>
              <w:rPr>
                <w:noProof w:val="0"/>
              </w:rPr>
            </w:pPr>
            <w:r w:rsidRPr="00A03C55">
              <w:rPr>
                <w:noProof w:val="0"/>
              </w:rPr>
              <w:t>A01</w:t>
            </w:r>
          </w:p>
        </w:tc>
        <w:tc>
          <w:tcPr>
            <w:tcW w:w="2268" w:type="dxa"/>
            <w:vAlign w:val="center"/>
          </w:tcPr>
          <w:p w14:paraId="5FBA59E7" w14:textId="77777777" w:rsidR="007A1F44" w:rsidRPr="00A03C55" w:rsidRDefault="007A1F44">
            <w:pPr>
              <w:pStyle w:val="TableEntry"/>
              <w:jc w:val="center"/>
              <w:rPr>
                <w:noProof w:val="0"/>
              </w:rPr>
            </w:pPr>
            <w:r w:rsidRPr="00A03C55">
              <w:rPr>
                <w:noProof w:val="0"/>
              </w:rPr>
              <w:t>ADT^A01^ADT_A01</w:t>
            </w:r>
          </w:p>
        </w:tc>
        <w:tc>
          <w:tcPr>
            <w:tcW w:w="708" w:type="dxa"/>
            <w:vMerge w:val="restart"/>
            <w:vAlign w:val="center"/>
          </w:tcPr>
          <w:p w14:paraId="0B17E39D" w14:textId="77777777" w:rsidR="007A1F44" w:rsidRPr="00A03C55" w:rsidRDefault="007A1F44">
            <w:pPr>
              <w:pStyle w:val="TableEntry"/>
              <w:jc w:val="center"/>
              <w:rPr>
                <w:noProof w:val="0"/>
              </w:rPr>
            </w:pPr>
            <w:r w:rsidRPr="00A03C55">
              <w:rPr>
                <w:noProof w:val="0"/>
              </w:rPr>
              <w:t>A11</w:t>
            </w:r>
          </w:p>
        </w:tc>
        <w:tc>
          <w:tcPr>
            <w:tcW w:w="2552" w:type="dxa"/>
            <w:vMerge w:val="restart"/>
            <w:vAlign w:val="center"/>
          </w:tcPr>
          <w:p w14:paraId="2E83B8B5" w14:textId="77777777" w:rsidR="007A1F44" w:rsidRPr="00A03C55" w:rsidRDefault="007A1F44">
            <w:pPr>
              <w:pStyle w:val="TableEntry"/>
              <w:jc w:val="center"/>
              <w:rPr>
                <w:noProof w:val="0"/>
              </w:rPr>
            </w:pPr>
            <w:r w:rsidRPr="00A03C55">
              <w:rPr>
                <w:noProof w:val="0"/>
              </w:rPr>
              <w:t>ADT^A11^ADT_A09</w:t>
            </w:r>
          </w:p>
        </w:tc>
      </w:tr>
      <w:tr w:rsidR="007A1F44" w:rsidRPr="00A03C55" w14:paraId="30E602C5" w14:textId="77777777">
        <w:trPr>
          <w:cantSplit/>
          <w:jc w:val="center"/>
        </w:trPr>
        <w:tc>
          <w:tcPr>
            <w:tcW w:w="2523" w:type="dxa"/>
            <w:vAlign w:val="center"/>
          </w:tcPr>
          <w:p w14:paraId="6F6D593B" w14:textId="77777777" w:rsidR="007A1F44" w:rsidRPr="00A03C55" w:rsidRDefault="007A1F44">
            <w:pPr>
              <w:pStyle w:val="TableEntry"/>
              <w:jc w:val="center"/>
              <w:rPr>
                <w:noProof w:val="0"/>
              </w:rPr>
            </w:pPr>
            <w:r w:rsidRPr="00A03C55">
              <w:rPr>
                <w:noProof w:val="0"/>
              </w:rPr>
              <w:t>Register outpatient</w:t>
            </w:r>
          </w:p>
        </w:tc>
        <w:tc>
          <w:tcPr>
            <w:tcW w:w="709" w:type="dxa"/>
            <w:vAlign w:val="center"/>
          </w:tcPr>
          <w:p w14:paraId="51051EA0" w14:textId="77777777" w:rsidR="007A1F44" w:rsidRPr="00A03C55" w:rsidRDefault="007A1F44">
            <w:pPr>
              <w:pStyle w:val="TableEntry"/>
              <w:jc w:val="center"/>
              <w:rPr>
                <w:noProof w:val="0"/>
              </w:rPr>
            </w:pPr>
            <w:r w:rsidRPr="00A03C55">
              <w:rPr>
                <w:noProof w:val="0"/>
              </w:rPr>
              <w:t>A04</w:t>
            </w:r>
          </w:p>
        </w:tc>
        <w:tc>
          <w:tcPr>
            <w:tcW w:w="2268" w:type="dxa"/>
            <w:vAlign w:val="center"/>
          </w:tcPr>
          <w:p w14:paraId="4C74B312" w14:textId="77777777" w:rsidR="007A1F44" w:rsidRPr="00A03C55" w:rsidRDefault="007A1F44">
            <w:pPr>
              <w:pStyle w:val="TableEntry"/>
              <w:jc w:val="center"/>
              <w:rPr>
                <w:noProof w:val="0"/>
              </w:rPr>
            </w:pPr>
            <w:r w:rsidRPr="00A03C55">
              <w:rPr>
                <w:noProof w:val="0"/>
              </w:rPr>
              <w:t>ADT^A04^ADT_A01</w:t>
            </w:r>
          </w:p>
        </w:tc>
        <w:tc>
          <w:tcPr>
            <w:tcW w:w="708" w:type="dxa"/>
            <w:vMerge/>
            <w:vAlign w:val="center"/>
          </w:tcPr>
          <w:p w14:paraId="3406964D" w14:textId="77777777" w:rsidR="007A1F44" w:rsidRPr="00A03C55" w:rsidRDefault="007A1F44">
            <w:pPr>
              <w:pStyle w:val="TableEntry"/>
              <w:jc w:val="center"/>
              <w:rPr>
                <w:noProof w:val="0"/>
              </w:rPr>
            </w:pPr>
          </w:p>
        </w:tc>
        <w:tc>
          <w:tcPr>
            <w:tcW w:w="2552" w:type="dxa"/>
            <w:vMerge/>
            <w:vAlign w:val="center"/>
          </w:tcPr>
          <w:p w14:paraId="7BC0DCDD" w14:textId="77777777" w:rsidR="007A1F44" w:rsidRPr="00A03C55" w:rsidRDefault="007A1F44">
            <w:pPr>
              <w:pStyle w:val="TableEntry"/>
              <w:jc w:val="center"/>
              <w:rPr>
                <w:noProof w:val="0"/>
              </w:rPr>
            </w:pPr>
          </w:p>
        </w:tc>
      </w:tr>
      <w:tr w:rsidR="007A1F44" w:rsidRPr="00A03C55" w14:paraId="22D84AFB" w14:textId="77777777">
        <w:trPr>
          <w:jc w:val="center"/>
        </w:trPr>
        <w:tc>
          <w:tcPr>
            <w:tcW w:w="2523" w:type="dxa"/>
            <w:vAlign w:val="center"/>
          </w:tcPr>
          <w:p w14:paraId="03051C68" w14:textId="77777777" w:rsidR="007A1F44" w:rsidRPr="00A03C55" w:rsidRDefault="007A1F44">
            <w:pPr>
              <w:pStyle w:val="TableEntry"/>
              <w:jc w:val="center"/>
              <w:rPr>
                <w:noProof w:val="0"/>
              </w:rPr>
            </w:pPr>
            <w:r w:rsidRPr="00A03C55">
              <w:rPr>
                <w:noProof w:val="0"/>
              </w:rPr>
              <w:t>Discharge patient</w:t>
            </w:r>
          </w:p>
        </w:tc>
        <w:tc>
          <w:tcPr>
            <w:tcW w:w="709" w:type="dxa"/>
            <w:vAlign w:val="center"/>
          </w:tcPr>
          <w:p w14:paraId="761F7747" w14:textId="77777777" w:rsidR="007A1F44" w:rsidRPr="00A03C55" w:rsidRDefault="007A1F44">
            <w:pPr>
              <w:pStyle w:val="TableEntry"/>
              <w:jc w:val="center"/>
              <w:rPr>
                <w:noProof w:val="0"/>
              </w:rPr>
            </w:pPr>
            <w:r w:rsidRPr="00A03C55">
              <w:rPr>
                <w:noProof w:val="0"/>
              </w:rPr>
              <w:t>A03</w:t>
            </w:r>
          </w:p>
        </w:tc>
        <w:tc>
          <w:tcPr>
            <w:tcW w:w="2268" w:type="dxa"/>
            <w:vAlign w:val="center"/>
          </w:tcPr>
          <w:p w14:paraId="302FD329" w14:textId="77777777" w:rsidR="007A1F44" w:rsidRPr="00A03C55" w:rsidRDefault="007A1F44">
            <w:pPr>
              <w:pStyle w:val="TableEntry"/>
              <w:jc w:val="center"/>
              <w:rPr>
                <w:noProof w:val="0"/>
              </w:rPr>
            </w:pPr>
            <w:r w:rsidRPr="00A03C55">
              <w:rPr>
                <w:noProof w:val="0"/>
              </w:rPr>
              <w:t>ADT^A03^ADT_A03</w:t>
            </w:r>
          </w:p>
        </w:tc>
        <w:tc>
          <w:tcPr>
            <w:tcW w:w="708" w:type="dxa"/>
            <w:vAlign w:val="center"/>
          </w:tcPr>
          <w:p w14:paraId="35C499BF" w14:textId="77777777" w:rsidR="007A1F44" w:rsidRPr="00A03C55" w:rsidRDefault="007A1F44">
            <w:pPr>
              <w:pStyle w:val="TableEntry"/>
              <w:jc w:val="center"/>
              <w:rPr>
                <w:noProof w:val="0"/>
              </w:rPr>
            </w:pPr>
            <w:r w:rsidRPr="00A03C55">
              <w:rPr>
                <w:noProof w:val="0"/>
              </w:rPr>
              <w:t>A13</w:t>
            </w:r>
          </w:p>
        </w:tc>
        <w:tc>
          <w:tcPr>
            <w:tcW w:w="2552" w:type="dxa"/>
            <w:vAlign w:val="center"/>
          </w:tcPr>
          <w:p w14:paraId="524B03A9" w14:textId="77777777" w:rsidR="007A1F44" w:rsidRPr="00A03C55" w:rsidRDefault="007A1F44">
            <w:pPr>
              <w:pStyle w:val="TableEntry"/>
              <w:jc w:val="center"/>
              <w:rPr>
                <w:noProof w:val="0"/>
              </w:rPr>
            </w:pPr>
            <w:r w:rsidRPr="00A03C55">
              <w:rPr>
                <w:noProof w:val="0"/>
              </w:rPr>
              <w:t>ADT^A13^ADT_A01</w:t>
            </w:r>
          </w:p>
        </w:tc>
      </w:tr>
      <w:tr w:rsidR="007A1F44" w:rsidRPr="00A03C55" w14:paraId="52DA0001" w14:textId="77777777">
        <w:trPr>
          <w:jc w:val="center"/>
        </w:trPr>
        <w:tc>
          <w:tcPr>
            <w:tcW w:w="2523" w:type="dxa"/>
            <w:vAlign w:val="center"/>
          </w:tcPr>
          <w:p w14:paraId="5EC137D4" w14:textId="77777777" w:rsidR="007A1F44" w:rsidRPr="00A03C55" w:rsidRDefault="007A1F44">
            <w:pPr>
              <w:pStyle w:val="TableEntry"/>
              <w:jc w:val="center"/>
              <w:rPr>
                <w:noProof w:val="0"/>
              </w:rPr>
            </w:pPr>
            <w:r w:rsidRPr="00A03C55">
              <w:rPr>
                <w:noProof w:val="0"/>
              </w:rPr>
              <w:t>Change attending doctor</w:t>
            </w:r>
          </w:p>
        </w:tc>
        <w:tc>
          <w:tcPr>
            <w:tcW w:w="709" w:type="dxa"/>
            <w:vAlign w:val="center"/>
          </w:tcPr>
          <w:p w14:paraId="3587A625" w14:textId="77777777" w:rsidR="007A1F44" w:rsidRPr="00A03C55" w:rsidRDefault="007A1F44">
            <w:pPr>
              <w:pStyle w:val="TableEntry"/>
              <w:jc w:val="center"/>
              <w:rPr>
                <w:noProof w:val="0"/>
              </w:rPr>
            </w:pPr>
            <w:r w:rsidRPr="00A03C55">
              <w:rPr>
                <w:noProof w:val="0"/>
              </w:rPr>
              <w:t>A54</w:t>
            </w:r>
          </w:p>
        </w:tc>
        <w:tc>
          <w:tcPr>
            <w:tcW w:w="2268" w:type="dxa"/>
            <w:vAlign w:val="center"/>
          </w:tcPr>
          <w:p w14:paraId="2FFDA306" w14:textId="77777777" w:rsidR="007A1F44" w:rsidRPr="00A03C55" w:rsidRDefault="007A1F44">
            <w:pPr>
              <w:pStyle w:val="TableEntry"/>
              <w:jc w:val="center"/>
              <w:rPr>
                <w:noProof w:val="0"/>
              </w:rPr>
            </w:pPr>
            <w:r w:rsidRPr="00A03C55">
              <w:rPr>
                <w:noProof w:val="0"/>
              </w:rPr>
              <w:t>ADT^A54^ADT_A54</w:t>
            </w:r>
          </w:p>
        </w:tc>
        <w:tc>
          <w:tcPr>
            <w:tcW w:w="708" w:type="dxa"/>
            <w:vAlign w:val="center"/>
          </w:tcPr>
          <w:p w14:paraId="3063DEE5" w14:textId="77777777" w:rsidR="007A1F44" w:rsidRPr="00A03C55" w:rsidRDefault="007A1F44">
            <w:pPr>
              <w:pStyle w:val="TableEntry"/>
              <w:jc w:val="center"/>
              <w:rPr>
                <w:noProof w:val="0"/>
              </w:rPr>
            </w:pPr>
            <w:r w:rsidRPr="00A03C55">
              <w:rPr>
                <w:noProof w:val="0"/>
              </w:rPr>
              <w:t>A55</w:t>
            </w:r>
          </w:p>
        </w:tc>
        <w:tc>
          <w:tcPr>
            <w:tcW w:w="2552" w:type="dxa"/>
            <w:vAlign w:val="center"/>
          </w:tcPr>
          <w:p w14:paraId="026AB623" w14:textId="77777777" w:rsidR="007A1F44" w:rsidRPr="00A03C55" w:rsidRDefault="007A1F44">
            <w:pPr>
              <w:pStyle w:val="TableEntry"/>
              <w:jc w:val="center"/>
              <w:rPr>
                <w:noProof w:val="0"/>
              </w:rPr>
            </w:pPr>
            <w:r w:rsidRPr="00A03C55">
              <w:rPr>
                <w:noProof w:val="0"/>
              </w:rPr>
              <w:t>ADT^A55^ADT_A52</w:t>
            </w:r>
          </w:p>
        </w:tc>
      </w:tr>
      <w:tr w:rsidR="007A1F44" w:rsidRPr="00A03C55" w14:paraId="7F1B91F2" w14:textId="77777777">
        <w:trPr>
          <w:jc w:val="center"/>
        </w:trPr>
        <w:tc>
          <w:tcPr>
            <w:tcW w:w="2523" w:type="dxa"/>
            <w:vAlign w:val="center"/>
          </w:tcPr>
          <w:p w14:paraId="103F156A" w14:textId="77777777" w:rsidR="007A1F44" w:rsidRPr="00A03C55" w:rsidRDefault="007A1F44">
            <w:pPr>
              <w:pStyle w:val="TableEntry"/>
              <w:jc w:val="center"/>
              <w:rPr>
                <w:noProof w:val="0"/>
              </w:rPr>
            </w:pPr>
            <w:r w:rsidRPr="00A03C55">
              <w:rPr>
                <w:noProof w:val="0"/>
              </w:rPr>
              <w:t>Leave of absence</w:t>
            </w:r>
          </w:p>
        </w:tc>
        <w:tc>
          <w:tcPr>
            <w:tcW w:w="709" w:type="dxa"/>
            <w:vAlign w:val="center"/>
          </w:tcPr>
          <w:p w14:paraId="5F252EF7" w14:textId="77777777" w:rsidR="007A1F44" w:rsidRPr="00A03C55" w:rsidRDefault="007A1F44">
            <w:pPr>
              <w:pStyle w:val="TableEntry"/>
              <w:jc w:val="center"/>
              <w:rPr>
                <w:noProof w:val="0"/>
              </w:rPr>
            </w:pPr>
            <w:r w:rsidRPr="00A03C55">
              <w:rPr>
                <w:noProof w:val="0"/>
              </w:rPr>
              <w:t>A21</w:t>
            </w:r>
          </w:p>
        </w:tc>
        <w:tc>
          <w:tcPr>
            <w:tcW w:w="2268" w:type="dxa"/>
            <w:vAlign w:val="center"/>
          </w:tcPr>
          <w:p w14:paraId="3087A10F" w14:textId="77777777" w:rsidR="007A1F44" w:rsidRPr="00A03C55" w:rsidRDefault="007A1F44">
            <w:pPr>
              <w:pStyle w:val="TableEntry"/>
              <w:jc w:val="center"/>
              <w:rPr>
                <w:noProof w:val="0"/>
              </w:rPr>
            </w:pPr>
            <w:r w:rsidRPr="00A03C55">
              <w:rPr>
                <w:noProof w:val="0"/>
              </w:rPr>
              <w:t>ADT^A21^ADT_A21</w:t>
            </w:r>
          </w:p>
        </w:tc>
        <w:tc>
          <w:tcPr>
            <w:tcW w:w="708" w:type="dxa"/>
            <w:vAlign w:val="center"/>
          </w:tcPr>
          <w:p w14:paraId="5E3A826E" w14:textId="77777777" w:rsidR="007A1F44" w:rsidRPr="00A03C55" w:rsidRDefault="007A1F44">
            <w:pPr>
              <w:pStyle w:val="TableEntry"/>
              <w:jc w:val="center"/>
              <w:rPr>
                <w:noProof w:val="0"/>
              </w:rPr>
            </w:pPr>
            <w:r w:rsidRPr="00A03C55">
              <w:rPr>
                <w:noProof w:val="0"/>
              </w:rPr>
              <w:t>A52</w:t>
            </w:r>
          </w:p>
        </w:tc>
        <w:tc>
          <w:tcPr>
            <w:tcW w:w="2552" w:type="dxa"/>
            <w:vAlign w:val="center"/>
          </w:tcPr>
          <w:p w14:paraId="05AAA8D4" w14:textId="77777777" w:rsidR="007A1F44" w:rsidRPr="00A03C55" w:rsidRDefault="007A1F44">
            <w:pPr>
              <w:pStyle w:val="TableEntry"/>
              <w:jc w:val="center"/>
              <w:rPr>
                <w:noProof w:val="0"/>
              </w:rPr>
            </w:pPr>
            <w:r w:rsidRPr="00A03C55">
              <w:rPr>
                <w:noProof w:val="0"/>
              </w:rPr>
              <w:t>ADT^A52^ADT_A52</w:t>
            </w:r>
          </w:p>
        </w:tc>
      </w:tr>
      <w:tr w:rsidR="007A1F44" w:rsidRPr="00A03C55" w14:paraId="23E2AFE9" w14:textId="77777777">
        <w:trPr>
          <w:jc w:val="center"/>
        </w:trPr>
        <w:tc>
          <w:tcPr>
            <w:tcW w:w="2523" w:type="dxa"/>
            <w:vAlign w:val="center"/>
          </w:tcPr>
          <w:p w14:paraId="5FBAF550" w14:textId="77777777" w:rsidR="007A1F44" w:rsidRPr="00A03C55" w:rsidRDefault="007A1F44">
            <w:pPr>
              <w:pStyle w:val="TableEntry"/>
              <w:jc w:val="center"/>
              <w:rPr>
                <w:noProof w:val="0"/>
              </w:rPr>
            </w:pPr>
            <w:r w:rsidRPr="00A03C55">
              <w:rPr>
                <w:noProof w:val="0"/>
              </w:rPr>
              <w:t>Return from leave of absence</w:t>
            </w:r>
          </w:p>
        </w:tc>
        <w:tc>
          <w:tcPr>
            <w:tcW w:w="709" w:type="dxa"/>
            <w:vAlign w:val="center"/>
          </w:tcPr>
          <w:p w14:paraId="2261D668" w14:textId="77777777" w:rsidR="007A1F44" w:rsidRPr="00A03C55" w:rsidRDefault="007A1F44">
            <w:pPr>
              <w:pStyle w:val="TableEntry"/>
              <w:jc w:val="center"/>
              <w:rPr>
                <w:noProof w:val="0"/>
              </w:rPr>
            </w:pPr>
            <w:r w:rsidRPr="00A03C55">
              <w:rPr>
                <w:noProof w:val="0"/>
              </w:rPr>
              <w:t>A22</w:t>
            </w:r>
          </w:p>
        </w:tc>
        <w:tc>
          <w:tcPr>
            <w:tcW w:w="2268" w:type="dxa"/>
            <w:vAlign w:val="center"/>
          </w:tcPr>
          <w:p w14:paraId="1E6B0D2E" w14:textId="77777777" w:rsidR="007A1F44" w:rsidRPr="00A03C55" w:rsidRDefault="007A1F44">
            <w:pPr>
              <w:pStyle w:val="TableEntry"/>
              <w:jc w:val="center"/>
              <w:rPr>
                <w:noProof w:val="0"/>
              </w:rPr>
            </w:pPr>
            <w:r w:rsidRPr="00A03C55">
              <w:rPr>
                <w:noProof w:val="0"/>
              </w:rPr>
              <w:t>ADT^A22^ADT_A21</w:t>
            </w:r>
          </w:p>
        </w:tc>
        <w:tc>
          <w:tcPr>
            <w:tcW w:w="708" w:type="dxa"/>
            <w:vAlign w:val="center"/>
          </w:tcPr>
          <w:p w14:paraId="0BE5566F" w14:textId="77777777" w:rsidR="007A1F44" w:rsidRPr="00A03C55" w:rsidRDefault="007A1F44">
            <w:pPr>
              <w:pStyle w:val="TableEntry"/>
              <w:jc w:val="center"/>
              <w:rPr>
                <w:noProof w:val="0"/>
              </w:rPr>
            </w:pPr>
            <w:r w:rsidRPr="00A03C55">
              <w:rPr>
                <w:noProof w:val="0"/>
              </w:rPr>
              <w:t>A53</w:t>
            </w:r>
          </w:p>
        </w:tc>
        <w:tc>
          <w:tcPr>
            <w:tcW w:w="2552" w:type="dxa"/>
            <w:vAlign w:val="center"/>
          </w:tcPr>
          <w:p w14:paraId="7831A70E" w14:textId="77777777" w:rsidR="007A1F44" w:rsidRPr="00A03C55" w:rsidRDefault="007A1F44">
            <w:pPr>
              <w:pStyle w:val="TableEntry"/>
              <w:jc w:val="center"/>
              <w:rPr>
                <w:noProof w:val="0"/>
              </w:rPr>
            </w:pPr>
            <w:r w:rsidRPr="00A03C55">
              <w:rPr>
                <w:noProof w:val="0"/>
              </w:rPr>
              <w:t>ADT^A53^ADT_A52</w:t>
            </w:r>
          </w:p>
        </w:tc>
      </w:tr>
      <w:tr w:rsidR="007A1F44" w:rsidRPr="00A03C55" w14:paraId="61406C5D" w14:textId="77777777">
        <w:trPr>
          <w:jc w:val="center"/>
        </w:trPr>
        <w:tc>
          <w:tcPr>
            <w:tcW w:w="2523" w:type="dxa"/>
            <w:vAlign w:val="center"/>
          </w:tcPr>
          <w:p w14:paraId="4A833FCE" w14:textId="77777777" w:rsidR="007A1F44" w:rsidRPr="00A03C55" w:rsidRDefault="007A1F44">
            <w:pPr>
              <w:pStyle w:val="TableEntry"/>
              <w:jc w:val="center"/>
              <w:rPr>
                <w:noProof w:val="0"/>
              </w:rPr>
            </w:pPr>
            <w:r w:rsidRPr="00A03C55">
              <w:rPr>
                <w:noProof w:val="0"/>
              </w:rPr>
              <w:t>Move account information</w:t>
            </w:r>
          </w:p>
        </w:tc>
        <w:tc>
          <w:tcPr>
            <w:tcW w:w="709" w:type="dxa"/>
            <w:vAlign w:val="center"/>
          </w:tcPr>
          <w:p w14:paraId="2833AA96" w14:textId="77777777" w:rsidR="007A1F44" w:rsidRPr="00A03C55" w:rsidRDefault="007A1F44">
            <w:pPr>
              <w:pStyle w:val="TableEntry"/>
              <w:jc w:val="center"/>
              <w:rPr>
                <w:noProof w:val="0"/>
              </w:rPr>
            </w:pPr>
            <w:r w:rsidRPr="00A03C55">
              <w:rPr>
                <w:noProof w:val="0"/>
              </w:rPr>
              <w:t>A44</w:t>
            </w:r>
          </w:p>
        </w:tc>
        <w:tc>
          <w:tcPr>
            <w:tcW w:w="2268" w:type="dxa"/>
            <w:vAlign w:val="center"/>
          </w:tcPr>
          <w:p w14:paraId="612413C8" w14:textId="77777777" w:rsidR="007A1F44" w:rsidRPr="00A03C55" w:rsidRDefault="007A1F44">
            <w:pPr>
              <w:pStyle w:val="TableEntry"/>
              <w:jc w:val="center"/>
              <w:rPr>
                <w:noProof w:val="0"/>
              </w:rPr>
            </w:pPr>
            <w:r w:rsidRPr="00A03C55">
              <w:rPr>
                <w:noProof w:val="0"/>
              </w:rPr>
              <w:t>ADT^A44^ADT_A43</w:t>
            </w:r>
          </w:p>
        </w:tc>
        <w:tc>
          <w:tcPr>
            <w:tcW w:w="708" w:type="dxa"/>
            <w:vAlign w:val="center"/>
          </w:tcPr>
          <w:p w14:paraId="4017D0F3" w14:textId="77777777" w:rsidR="007A1F44" w:rsidRPr="00A03C55" w:rsidRDefault="007A1F44">
            <w:pPr>
              <w:pStyle w:val="TableEntry"/>
              <w:jc w:val="center"/>
              <w:rPr>
                <w:noProof w:val="0"/>
              </w:rPr>
            </w:pPr>
          </w:p>
        </w:tc>
        <w:tc>
          <w:tcPr>
            <w:tcW w:w="2552" w:type="dxa"/>
            <w:vAlign w:val="center"/>
          </w:tcPr>
          <w:p w14:paraId="6CB7C654" w14:textId="77777777" w:rsidR="007A1F44" w:rsidRPr="00A03C55" w:rsidRDefault="007A1F44">
            <w:pPr>
              <w:pStyle w:val="TableEntry"/>
              <w:jc w:val="center"/>
              <w:rPr>
                <w:noProof w:val="0"/>
              </w:rPr>
            </w:pPr>
          </w:p>
        </w:tc>
      </w:tr>
    </w:tbl>
    <w:p w14:paraId="7F8A22B1" w14:textId="77777777" w:rsidR="00BF1E86" w:rsidRPr="00A03C55" w:rsidRDefault="00BF1E86" w:rsidP="00775340">
      <w:pPr>
        <w:pStyle w:val="BodyText"/>
      </w:pPr>
    </w:p>
    <w:p w14:paraId="7161EA9E" w14:textId="77777777" w:rsidR="007A1F44" w:rsidRPr="00A03C55" w:rsidRDefault="007A1F44" w:rsidP="00775340">
      <w:pPr>
        <w:pStyle w:val="BodyText"/>
      </w:pPr>
      <w:r w:rsidRPr="00A03C55">
        <w:t xml:space="preserve">A system implementing this option shall support these 12 trigger events and messages. </w:t>
      </w:r>
    </w:p>
    <w:p w14:paraId="5472953A" w14:textId="77777777" w:rsidR="007A1F44" w:rsidRPr="00A03C55" w:rsidRDefault="007A1F44" w:rsidP="00775340">
      <w:pPr>
        <w:pStyle w:val="BodyText"/>
      </w:pPr>
      <w:r w:rsidRPr="00A03C55">
        <w:t>Figure 3.31-4 below depicts the messages added by this option to the basic subset.</w:t>
      </w:r>
    </w:p>
    <w:p w14:paraId="349C6525" w14:textId="77777777" w:rsidR="007A1F44" w:rsidRPr="00A03C55" w:rsidRDefault="00886A83">
      <w:pPr>
        <w:pStyle w:val="FigureTitle"/>
        <w:rPr>
          <w:noProof w:val="0"/>
        </w:rPr>
      </w:pPr>
      <w:r w:rsidRPr="00A03C55">
        <w:object w:dxaOrig="7200" w:dyaOrig="5400" w14:anchorId="4F7105B1">
          <v:shape id="_x0000_i1062" type="#_x0000_t75" alt="" style="width:388.1pt;height:291.6pt;mso-width-percent:0;mso-height-percent:0;mso-width-percent:0;mso-height-percent:0"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PowerPoint.Show.8" ShapeID="_x0000_i1062" DrawAspect="Content" ObjectID="_1648459653" r:id="rId41"/>
        </w:object>
      </w:r>
    </w:p>
    <w:p w14:paraId="6EE11C1F" w14:textId="77777777" w:rsidR="007A1F44" w:rsidRPr="00A03C55" w:rsidRDefault="007A1F44">
      <w:pPr>
        <w:pStyle w:val="FigureTitle"/>
        <w:rPr>
          <w:noProof w:val="0"/>
        </w:rPr>
      </w:pPr>
      <w:r w:rsidRPr="00A03C55">
        <w:rPr>
          <w:noProof w:val="0"/>
        </w:rPr>
        <w:lastRenderedPageBreak/>
        <w:t>Figure 3.31-4: Additional Interactions for “Advanced Encounter Management” Option</w:t>
      </w:r>
    </w:p>
    <w:p w14:paraId="4D00CFB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28" w:name="_Toc174249152"/>
      <w:bookmarkStart w:id="329" w:name="_Toc398544163"/>
      <w:r w:rsidRPr="00A03C55">
        <w:rPr>
          <w:noProof w:val="0"/>
        </w:rPr>
        <w:t>Temporary Patient Transfers Tracking Option</w:t>
      </w:r>
      <w:bookmarkEnd w:id="328"/>
      <w:bookmarkEnd w:id="329"/>
    </w:p>
    <w:p w14:paraId="332E76E1" w14:textId="77777777" w:rsidR="007A1F44" w:rsidRPr="00A03C55" w:rsidRDefault="007A1F44">
      <w:r w:rsidRPr="00A03C55">
        <w:t>This option tracks patient moves to and from temporary locations such as radiotherapy, scanner, EKG, and dialysis.</w:t>
      </w:r>
    </w:p>
    <w:p w14:paraId="18935AD3" w14:textId="77777777" w:rsidR="007A1F44" w:rsidRPr="00A03C55" w:rsidRDefault="007A1F44" w:rsidP="00E40A93">
      <w:pPr>
        <w:pStyle w:val="BodyText"/>
      </w:pPr>
      <w:r w:rsidRPr="00A03C55">
        <w:t>The following is the required message set to support the “Temporary Patient Transfers Tracking” Option:</w:t>
      </w:r>
    </w:p>
    <w:p w14:paraId="4C32D85D" w14:textId="77777777" w:rsidR="007A1F44" w:rsidRPr="00A03C55" w:rsidRDefault="007A1F44">
      <w:pPr>
        <w:pStyle w:val="TableTitle"/>
        <w:rPr>
          <w:noProof w:val="0"/>
        </w:rPr>
      </w:pPr>
      <w:r w:rsidRPr="00A03C55">
        <w:rPr>
          <w:noProof w:val="0"/>
        </w:rPr>
        <w:t>Table 3.31-5: Message Subset for Temporary Patient Transfers Tracking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268"/>
        <w:gridCol w:w="709"/>
        <w:gridCol w:w="2410"/>
      </w:tblGrid>
      <w:tr w:rsidR="007A1F44" w:rsidRPr="00A03C55" w14:paraId="77BC8BEF" w14:textId="77777777" w:rsidTr="00D372D5">
        <w:trPr>
          <w:cantSplit/>
          <w:tblHeader/>
          <w:jc w:val="center"/>
        </w:trPr>
        <w:tc>
          <w:tcPr>
            <w:tcW w:w="2665" w:type="dxa"/>
            <w:vMerge w:val="restart"/>
            <w:shd w:val="clear" w:color="auto" w:fill="D9D9D9"/>
            <w:vAlign w:val="center"/>
          </w:tcPr>
          <w:p w14:paraId="55A34153" w14:textId="77777777" w:rsidR="007A1F44" w:rsidRPr="00A03C55" w:rsidRDefault="007A1F44" w:rsidP="00A063AC">
            <w:pPr>
              <w:pStyle w:val="TableEntryHeader"/>
              <w:rPr>
                <w:noProof w:val="0"/>
              </w:rPr>
            </w:pPr>
            <w:r w:rsidRPr="00A03C55">
              <w:rPr>
                <w:noProof w:val="0"/>
              </w:rPr>
              <w:t>Category of event</w:t>
            </w:r>
          </w:p>
        </w:tc>
        <w:tc>
          <w:tcPr>
            <w:tcW w:w="6095" w:type="dxa"/>
            <w:gridSpan w:val="4"/>
            <w:shd w:val="clear" w:color="auto" w:fill="D9D9D9"/>
          </w:tcPr>
          <w:p w14:paraId="730DE950" w14:textId="77777777" w:rsidR="007A1F44" w:rsidRPr="00A03C55" w:rsidRDefault="007A1F44" w:rsidP="00A53067">
            <w:pPr>
              <w:pStyle w:val="TableEntryHeader"/>
              <w:rPr>
                <w:noProof w:val="0"/>
              </w:rPr>
            </w:pPr>
            <w:r w:rsidRPr="00A03C55">
              <w:rPr>
                <w:noProof w:val="0"/>
              </w:rPr>
              <w:t>Trigger / Action</w:t>
            </w:r>
          </w:p>
        </w:tc>
      </w:tr>
      <w:tr w:rsidR="007A1F44" w:rsidRPr="00A03C55" w14:paraId="4B762A59" w14:textId="77777777" w:rsidTr="00D372D5">
        <w:trPr>
          <w:cantSplit/>
          <w:tblHeader/>
          <w:jc w:val="center"/>
        </w:trPr>
        <w:tc>
          <w:tcPr>
            <w:tcW w:w="2665" w:type="dxa"/>
            <w:vMerge/>
            <w:shd w:val="clear" w:color="auto" w:fill="D9D9D9"/>
          </w:tcPr>
          <w:p w14:paraId="175142FE" w14:textId="77777777" w:rsidR="007A1F44" w:rsidRPr="00A03C55" w:rsidRDefault="007A1F44" w:rsidP="008F5F21">
            <w:pPr>
              <w:pStyle w:val="TableEntryHeader"/>
              <w:rPr>
                <w:noProof w:val="0"/>
                <w:sz w:val="20"/>
              </w:rPr>
            </w:pPr>
          </w:p>
        </w:tc>
        <w:tc>
          <w:tcPr>
            <w:tcW w:w="2976" w:type="dxa"/>
            <w:gridSpan w:val="2"/>
            <w:shd w:val="clear" w:color="auto" w:fill="D9D9D9"/>
          </w:tcPr>
          <w:p w14:paraId="2383C4CB" w14:textId="77777777" w:rsidR="007A1F44" w:rsidRPr="00A03C55" w:rsidRDefault="007A1F44" w:rsidP="00A063AC">
            <w:pPr>
              <w:pStyle w:val="TableEntryHeader"/>
              <w:rPr>
                <w:noProof w:val="0"/>
              </w:rPr>
            </w:pPr>
            <w:r w:rsidRPr="00A03C55">
              <w:rPr>
                <w:noProof w:val="0"/>
              </w:rPr>
              <w:t>insert</w:t>
            </w:r>
          </w:p>
        </w:tc>
        <w:tc>
          <w:tcPr>
            <w:tcW w:w="3119" w:type="dxa"/>
            <w:gridSpan w:val="2"/>
            <w:shd w:val="clear" w:color="auto" w:fill="D9D9D9"/>
          </w:tcPr>
          <w:p w14:paraId="11217445" w14:textId="0F71A808"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15DB7B53" w14:textId="77777777" w:rsidTr="00D372D5">
        <w:trPr>
          <w:cantSplit/>
          <w:trHeight w:val="269"/>
          <w:jc w:val="center"/>
        </w:trPr>
        <w:tc>
          <w:tcPr>
            <w:tcW w:w="2665" w:type="dxa"/>
            <w:vAlign w:val="center"/>
          </w:tcPr>
          <w:p w14:paraId="0F43636A" w14:textId="77777777" w:rsidR="007A1F44" w:rsidRPr="00A03C55" w:rsidRDefault="007A1F44">
            <w:pPr>
              <w:pStyle w:val="TableEntry"/>
              <w:keepNext/>
              <w:jc w:val="center"/>
              <w:rPr>
                <w:noProof w:val="0"/>
              </w:rPr>
            </w:pPr>
            <w:r w:rsidRPr="00A03C55">
              <w:rPr>
                <w:noProof w:val="0"/>
              </w:rPr>
              <w:t>Admit inpatient</w:t>
            </w:r>
          </w:p>
        </w:tc>
        <w:tc>
          <w:tcPr>
            <w:tcW w:w="708" w:type="dxa"/>
            <w:vAlign w:val="center"/>
          </w:tcPr>
          <w:p w14:paraId="27498D23" w14:textId="77777777" w:rsidR="007A1F44" w:rsidRPr="00A03C55" w:rsidRDefault="007A1F44">
            <w:pPr>
              <w:pStyle w:val="TableEntry"/>
              <w:keepNext/>
              <w:jc w:val="center"/>
              <w:rPr>
                <w:noProof w:val="0"/>
              </w:rPr>
            </w:pPr>
            <w:r w:rsidRPr="00A03C55">
              <w:rPr>
                <w:noProof w:val="0"/>
              </w:rPr>
              <w:t>A01</w:t>
            </w:r>
          </w:p>
        </w:tc>
        <w:tc>
          <w:tcPr>
            <w:tcW w:w="2268" w:type="dxa"/>
            <w:vAlign w:val="center"/>
          </w:tcPr>
          <w:p w14:paraId="4BB830F6" w14:textId="77777777" w:rsidR="007A1F44" w:rsidRPr="00A03C55" w:rsidRDefault="007A1F44">
            <w:pPr>
              <w:pStyle w:val="TableEntry"/>
              <w:keepNext/>
              <w:jc w:val="center"/>
              <w:rPr>
                <w:noProof w:val="0"/>
              </w:rPr>
            </w:pPr>
            <w:r w:rsidRPr="00A03C55">
              <w:rPr>
                <w:noProof w:val="0"/>
              </w:rPr>
              <w:t>ADT^A01^ADT_A01</w:t>
            </w:r>
          </w:p>
        </w:tc>
        <w:tc>
          <w:tcPr>
            <w:tcW w:w="709" w:type="dxa"/>
            <w:vMerge w:val="restart"/>
            <w:vAlign w:val="center"/>
          </w:tcPr>
          <w:p w14:paraId="743B1E83" w14:textId="77777777" w:rsidR="007A1F44" w:rsidRPr="00A03C55" w:rsidRDefault="007A1F44">
            <w:pPr>
              <w:pStyle w:val="TableEntry"/>
              <w:keepNext/>
              <w:jc w:val="center"/>
              <w:rPr>
                <w:noProof w:val="0"/>
              </w:rPr>
            </w:pPr>
            <w:r w:rsidRPr="00A03C55">
              <w:rPr>
                <w:noProof w:val="0"/>
              </w:rPr>
              <w:t>A11</w:t>
            </w:r>
          </w:p>
        </w:tc>
        <w:tc>
          <w:tcPr>
            <w:tcW w:w="2410" w:type="dxa"/>
            <w:vMerge w:val="restart"/>
            <w:vAlign w:val="center"/>
          </w:tcPr>
          <w:p w14:paraId="1B0E7CEE" w14:textId="77777777" w:rsidR="007A1F44" w:rsidRPr="00A03C55" w:rsidRDefault="007A1F44">
            <w:pPr>
              <w:pStyle w:val="TableEntry"/>
              <w:keepNext/>
              <w:jc w:val="center"/>
              <w:rPr>
                <w:noProof w:val="0"/>
              </w:rPr>
            </w:pPr>
            <w:r w:rsidRPr="00A03C55">
              <w:rPr>
                <w:noProof w:val="0"/>
              </w:rPr>
              <w:t>ADT^A11^ADT_A09</w:t>
            </w:r>
          </w:p>
        </w:tc>
      </w:tr>
      <w:tr w:rsidR="007A1F44" w:rsidRPr="00A03C55" w14:paraId="68D184AA" w14:textId="77777777" w:rsidTr="00D372D5">
        <w:trPr>
          <w:cantSplit/>
          <w:jc w:val="center"/>
        </w:trPr>
        <w:tc>
          <w:tcPr>
            <w:tcW w:w="2665" w:type="dxa"/>
            <w:vAlign w:val="center"/>
          </w:tcPr>
          <w:p w14:paraId="2016CFDC" w14:textId="77777777" w:rsidR="007A1F44" w:rsidRPr="00A03C55" w:rsidRDefault="007A1F44">
            <w:pPr>
              <w:pStyle w:val="TableEntry"/>
              <w:keepNext/>
              <w:jc w:val="center"/>
              <w:rPr>
                <w:noProof w:val="0"/>
              </w:rPr>
            </w:pPr>
            <w:r w:rsidRPr="00A03C55">
              <w:rPr>
                <w:noProof w:val="0"/>
              </w:rPr>
              <w:t>Register outpatient</w:t>
            </w:r>
          </w:p>
        </w:tc>
        <w:tc>
          <w:tcPr>
            <w:tcW w:w="708" w:type="dxa"/>
            <w:vAlign w:val="center"/>
          </w:tcPr>
          <w:p w14:paraId="2630E0F2" w14:textId="77777777" w:rsidR="007A1F44" w:rsidRPr="00A03C55" w:rsidRDefault="007A1F44">
            <w:pPr>
              <w:pStyle w:val="TableEntry"/>
              <w:keepNext/>
              <w:jc w:val="center"/>
              <w:rPr>
                <w:noProof w:val="0"/>
              </w:rPr>
            </w:pPr>
            <w:r w:rsidRPr="00A03C55">
              <w:rPr>
                <w:noProof w:val="0"/>
              </w:rPr>
              <w:t>A04</w:t>
            </w:r>
          </w:p>
        </w:tc>
        <w:tc>
          <w:tcPr>
            <w:tcW w:w="2268" w:type="dxa"/>
            <w:vAlign w:val="center"/>
          </w:tcPr>
          <w:p w14:paraId="3C327C54" w14:textId="77777777" w:rsidR="007A1F44" w:rsidRPr="00A03C55" w:rsidRDefault="007A1F44">
            <w:pPr>
              <w:pStyle w:val="TableEntry"/>
              <w:keepNext/>
              <w:jc w:val="center"/>
              <w:rPr>
                <w:noProof w:val="0"/>
              </w:rPr>
            </w:pPr>
            <w:r w:rsidRPr="00A03C55">
              <w:rPr>
                <w:noProof w:val="0"/>
              </w:rPr>
              <w:t>ADT^A04^ADT_A01</w:t>
            </w:r>
          </w:p>
        </w:tc>
        <w:tc>
          <w:tcPr>
            <w:tcW w:w="709" w:type="dxa"/>
            <w:vMerge/>
            <w:vAlign w:val="center"/>
          </w:tcPr>
          <w:p w14:paraId="77D8893D" w14:textId="77777777" w:rsidR="007A1F44" w:rsidRPr="00A03C55" w:rsidRDefault="007A1F44">
            <w:pPr>
              <w:pStyle w:val="TableEntry"/>
              <w:keepNext/>
              <w:jc w:val="center"/>
              <w:rPr>
                <w:noProof w:val="0"/>
              </w:rPr>
            </w:pPr>
          </w:p>
        </w:tc>
        <w:tc>
          <w:tcPr>
            <w:tcW w:w="2410" w:type="dxa"/>
            <w:vMerge/>
            <w:vAlign w:val="center"/>
          </w:tcPr>
          <w:p w14:paraId="4915EA7C" w14:textId="77777777" w:rsidR="007A1F44" w:rsidRPr="00A03C55" w:rsidRDefault="007A1F44">
            <w:pPr>
              <w:pStyle w:val="TableEntry"/>
              <w:keepNext/>
              <w:jc w:val="center"/>
              <w:rPr>
                <w:noProof w:val="0"/>
              </w:rPr>
            </w:pPr>
          </w:p>
        </w:tc>
      </w:tr>
      <w:tr w:rsidR="007A1F44" w:rsidRPr="00A03C55" w14:paraId="0B54A732" w14:textId="77777777" w:rsidTr="00D372D5">
        <w:trPr>
          <w:cantSplit/>
          <w:jc w:val="center"/>
        </w:trPr>
        <w:tc>
          <w:tcPr>
            <w:tcW w:w="2665" w:type="dxa"/>
            <w:vAlign w:val="center"/>
          </w:tcPr>
          <w:p w14:paraId="48DB63FF" w14:textId="77777777" w:rsidR="007A1F44" w:rsidRPr="00A03C55" w:rsidRDefault="007A1F44">
            <w:pPr>
              <w:pStyle w:val="TableEntry"/>
              <w:keepNext/>
              <w:jc w:val="center"/>
              <w:rPr>
                <w:noProof w:val="0"/>
              </w:rPr>
            </w:pPr>
            <w:r w:rsidRPr="00A03C55">
              <w:rPr>
                <w:noProof w:val="0"/>
              </w:rPr>
              <w:t>Discharge patient</w:t>
            </w:r>
          </w:p>
        </w:tc>
        <w:tc>
          <w:tcPr>
            <w:tcW w:w="708" w:type="dxa"/>
            <w:vAlign w:val="center"/>
          </w:tcPr>
          <w:p w14:paraId="2397F93E" w14:textId="77777777" w:rsidR="007A1F44" w:rsidRPr="00A03C55" w:rsidRDefault="007A1F44">
            <w:pPr>
              <w:pStyle w:val="TableEntry"/>
              <w:keepNext/>
              <w:jc w:val="center"/>
              <w:rPr>
                <w:noProof w:val="0"/>
              </w:rPr>
            </w:pPr>
            <w:r w:rsidRPr="00A03C55">
              <w:rPr>
                <w:noProof w:val="0"/>
              </w:rPr>
              <w:t>A03</w:t>
            </w:r>
          </w:p>
        </w:tc>
        <w:tc>
          <w:tcPr>
            <w:tcW w:w="2268" w:type="dxa"/>
            <w:vAlign w:val="center"/>
          </w:tcPr>
          <w:p w14:paraId="18417D91" w14:textId="77777777" w:rsidR="007A1F44" w:rsidRPr="00A03C55" w:rsidRDefault="007A1F44">
            <w:pPr>
              <w:pStyle w:val="TableEntry"/>
              <w:keepNext/>
              <w:jc w:val="center"/>
              <w:rPr>
                <w:noProof w:val="0"/>
              </w:rPr>
            </w:pPr>
            <w:r w:rsidRPr="00A03C55">
              <w:rPr>
                <w:noProof w:val="0"/>
              </w:rPr>
              <w:t>ADT^A03^ADT_A03</w:t>
            </w:r>
          </w:p>
        </w:tc>
        <w:tc>
          <w:tcPr>
            <w:tcW w:w="709" w:type="dxa"/>
            <w:vAlign w:val="center"/>
          </w:tcPr>
          <w:p w14:paraId="237AE670" w14:textId="77777777" w:rsidR="007A1F44" w:rsidRPr="00A03C55" w:rsidRDefault="007A1F44">
            <w:pPr>
              <w:pStyle w:val="TableEntry"/>
              <w:keepNext/>
              <w:jc w:val="center"/>
              <w:rPr>
                <w:noProof w:val="0"/>
              </w:rPr>
            </w:pPr>
            <w:r w:rsidRPr="00A03C55">
              <w:rPr>
                <w:noProof w:val="0"/>
              </w:rPr>
              <w:t>A13</w:t>
            </w:r>
          </w:p>
        </w:tc>
        <w:tc>
          <w:tcPr>
            <w:tcW w:w="2410" w:type="dxa"/>
            <w:vAlign w:val="center"/>
          </w:tcPr>
          <w:p w14:paraId="3CE72A75" w14:textId="77777777" w:rsidR="007A1F44" w:rsidRPr="00A03C55" w:rsidRDefault="007A1F44">
            <w:pPr>
              <w:pStyle w:val="TableEntry"/>
              <w:keepNext/>
              <w:jc w:val="center"/>
              <w:rPr>
                <w:noProof w:val="0"/>
              </w:rPr>
            </w:pPr>
            <w:r w:rsidRPr="00A03C55">
              <w:rPr>
                <w:noProof w:val="0"/>
              </w:rPr>
              <w:t>ADT^A13^ADT_A01</w:t>
            </w:r>
          </w:p>
        </w:tc>
      </w:tr>
      <w:tr w:rsidR="007A1F44" w:rsidRPr="00A03C55" w14:paraId="2FF7EE7E" w14:textId="77777777" w:rsidTr="00D372D5">
        <w:trPr>
          <w:cantSplit/>
          <w:jc w:val="center"/>
        </w:trPr>
        <w:tc>
          <w:tcPr>
            <w:tcW w:w="2665" w:type="dxa"/>
            <w:vAlign w:val="center"/>
          </w:tcPr>
          <w:p w14:paraId="499ED0BA" w14:textId="77777777" w:rsidR="007A1F44" w:rsidRPr="00A03C55" w:rsidRDefault="007A1F44">
            <w:pPr>
              <w:pStyle w:val="TableEntry"/>
              <w:keepNext/>
              <w:jc w:val="center"/>
              <w:rPr>
                <w:noProof w:val="0"/>
              </w:rPr>
            </w:pPr>
            <w:r w:rsidRPr="00A03C55">
              <w:rPr>
                <w:noProof w:val="0"/>
              </w:rPr>
              <w:t>Patient departing - Tracking</w:t>
            </w:r>
          </w:p>
        </w:tc>
        <w:tc>
          <w:tcPr>
            <w:tcW w:w="708" w:type="dxa"/>
            <w:vAlign w:val="center"/>
          </w:tcPr>
          <w:p w14:paraId="6CBA45CF" w14:textId="77777777" w:rsidR="007A1F44" w:rsidRPr="00A03C55" w:rsidRDefault="007A1F44">
            <w:pPr>
              <w:pStyle w:val="TableEntry"/>
              <w:keepNext/>
              <w:jc w:val="center"/>
              <w:rPr>
                <w:noProof w:val="0"/>
              </w:rPr>
            </w:pPr>
            <w:r w:rsidRPr="00A03C55">
              <w:rPr>
                <w:noProof w:val="0"/>
              </w:rPr>
              <w:t>A09</w:t>
            </w:r>
          </w:p>
        </w:tc>
        <w:tc>
          <w:tcPr>
            <w:tcW w:w="2268" w:type="dxa"/>
            <w:vAlign w:val="center"/>
          </w:tcPr>
          <w:p w14:paraId="41151906" w14:textId="77777777" w:rsidR="007A1F44" w:rsidRPr="00A03C55" w:rsidRDefault="007A1F44">
            <w:pPr>
              <w:pStyle w:val="TableEntry"/>
              <w:keepNext/>
              <w:jc w:val="center"/>
              <w:rPr>
                <w:noProof w:val="0"/>
              </w:rPr>
            </w:pPr>
            <w:r w:rsidRPr="00A03C55">
              <w:rPr>
                <w:noProof w:val="0"/>
              </w:rPr>
              <w:t>ADT^A09^ADT_A09</w:t>
            </w:r>
          </w:p>
        </w:tc>
        <w:tc>
          <w:tcPr>
            <w:tcW w:w="709" w:type="dxa"/>
            <w:vAlign w:val="center"/>
          </w:tcPr>
          <w:p w14:paraId="616DDAB6" w14:textId="77777777" w:rsidR="007A1F44" w:rsidRPr="00A03C55" w:rsidRDefault="007A1F44">
            <w:pPr>
              <w:pStyle w:val="TableEntry"/>
              <w:keepNext/>
              <w:jc w:val="center"/>
              <w:rPr>
                <w:noProof w:val="0"/>
              </w:rPr>
            </w:pPr>
            <w:r w:rsidRPr="00A03C55">
              <w:rPr>
                <w:noProof w:val="0"/>
              </w:rPr>
              <w:t>A33</w:t>
            </w:r>
          </w:p>
        </w:tc>
        <w:tc>
          <w:tcPr>
            <w:tcW w:w="2410" w:type="dxa"/>
            <w:vAlign w:val="center"/>
          </w:tcPr>
          <w:p w14:paraId="4E6C68A9" w14:textId="77777777" w:rsidR="007A1F44" w:rsidRPr="00A03C55" w:rsidRDefault="007A1F44">
            <w:pPr>
              <w:pStyle w:val="TableEntry"/>
              <w:keepNext/>
              <w:jc w:val="center"/>
              <w:rPr>
                <w:noProof w:val="0"/>
              </w:rPr>
            </w:pPr>
            <w:r w:rsidRPr="00A03C55">
              <w:rPr>
                <w:noProof w:val="0"/>
              </w:rPr>
              <w:t>ADT^A33^ADT_A21</w:t>
            </w:r>
          </w:p>
        </w:tc>
      </w:tr>
      <w:tr w:rsidR="007A1F44" w:rsidRPr="00A03C55" w14:paraId="21B800FD" w14:textId="77777777" w:rsidTr="00D372D5">
        <w:trPr>
          <w:cantSplit/>
          <w:jc w:val="center"/>
        </w:trPr>
        <w:tc>
          <w:tcPr>
            <w:tcW w:w="2665" w:type="dxa"/>
            <w:vAlign w:val="center"/>
          </w:tcPr>
          <w:p w14:paraId="55851C1B" w14:textId="77777777" w:rsidR="007A1F44" w:rsidRPr="00A03C55" w:rsidRDefault="007A1F44">
            <w:pPr>
              <w:pStyle w:val="TableEntry"/>
              <w:keepNext/>
              <w:jc w:val="center"/>
              <w:rPr>
                <w:noProof w:val="0"/>
              </w:rPr>
            </w:pPr>
            <w:r w:rsidRPr="00A03C55">
              <w:rPr>
                <w:noProof w:val="0"/>
              </w:rPr>
              <w:t>Patient arriving - Tracking</w:t>
            </w:r>
          </w:p>
        </w:tc>
        <w:tc>
          <w:tcPr>
            <w:tcW w:w="708" w:type="dxa"/>
            <w:vAlign w:val="center"/>
          </w:tcPr>
          <w:p w14:paraId="6E942AD2" w14:textId="77777777" w:rsidR="007A1F44" w:rsidRPr="00A03C55" w:rsidRDefault="007A1F44">
            <w:pPr>
              <w:pStyle w:val="TableEntry"/>
              <w:keepNext/>
              <w:jc w:val="center"/>
              <w:rPr>
                <w:noProof w:val="0"/>
              </w:rPr>
            </w:pPr>
            <w:r w:rsidRPr="00A03C55">
              <w:rPr>
                <w:noProof w:val="0"/>
              </w:rPr>
              <w:t>A10</w:t>
            </w:r>
          </w:p>
        </w:tc>
        <w:tc>
          <w:tcPr>
            <w:tcW w:w="2268" w:type="dxa"/>
            <w:vAlign w:val="center"/>
          </w:tcPr>
          <w:p w14:paraId="453BB386" w14:textId="77777777" w:rsidR="007A1F44" w:rsidRPr="00A03C55" w:rsidRDefault="007A1F44">
            <w:pPr>
              <w:pStyle w:val="TableEntry"/>
              <w:keepNext/>
              <w:jc w:val="center"/>
              <w:rPr>
                <w:noProof w:val="0"/>
              </w:rPr>
            </w:pPr>
            <w:r w:rsidRPr="00A03C55">
              <w:rPr>
                <w:noProof w:val="0"/>
              </w:rPr>
              <w:t>ADT^A10^ADT_A09</w:t>
            </w:r>
          </w:p>
        </w:tc>
        <w:tc>
          <w:tcPr>
            <w:tcW w:w="709" w:type="dxa"/>
            <w:vAlign w:val="center"/>
          </w:tcPr>
          <w:p w14:paraId="1E62F1A0" w14:textId="77777777" w:rsidR="007A1F44" w:rsidRPr="00A03C55" w:rsidRDefault="007A1F44">
            <w:pPr>
              <w:pStyle w:val="TableEntry"/>
              <w:keepNext/>
              <w:jc w:val="center"/>
              <w:rPr>
                <w:noProof w:val="0"/>
              </w:rPr>
            </w:pPr>
            <w:r w:rsidRPr="00A03C55">
              <w:rPr>
                <w:noProof w:val="0"/>
              </w:rPr>
              <w:t>A32</w:t>
            </w:r>
          </w:p>
        </w:tc>
        <w:tc>
          <w:tcPr>
            <w:tcW w:w="2410" w:type="dxa"/>
            <w:vAlign w:val="center"/>
          </w:tcPr>
          <w:p w14:paraId="54DC47B6" w14:textId="77777777" w:rsidR="007A1F44" w:rsidRPr="00A03C55" w:rsidRDefault="007A1F44">
            <w:pPr>
              <w:pStyle w:val="TableEntry"/>
              <w:keepNext/>
              <w:jc w:val="center"/>
              <w:rPr>
                <w:noProof w:val="0"/>
              </w:rPr>
            </w:pPr>
            <w:r w:rsidRPr="00A03C55">
              <w:rPr>
                <w:noProof w:val="0"/>
              </w:rPr>
              <w:t>ADT^A32^ADT_A21</w:t>
            </w:r>
          </w:p>
        </w:tc>
      </w:tr>
    </w:tbl>
    <w:p w14:paraId="2B0AA4A8" w14:textId="77777777" w:rsidR="007A1F44" w:rsidRPr="00A03C55" w:rsidRDefault="007A1F44" w:rsidP="00775340">
      <w:pPr>
        <w:pStyle w:val="BodyText"/>
      </w:pPr>
    </w:p>
    <w:p w14:paraId="525B8417" w14:textId="77777777" w:rsidR="007A1F44" w:rsidRPr="00A03C55" w:rsidRDefault="007A1F44" w:rsidP="00775340">
      <w:pPr>
        <w:pStyle w:val="BodyText"/>
      </w:pPr>
      <w:r w:rsidRPr="00A03C55">
        <w:t xml:space="preserve">A system implementing this option shall support these 9 trigger events and messages. </w:t>
      </w:r>
    </w:p>
    <w:p w14:paraId="1BE75600" w14:textId="77777777" w:rsidR="007A1F44" w:rsidRPr="00A03C55" w:rsidRDefault="007A1F44" w:rsidP="00775340">
      <w:pPr>
        <w:pStyle w:val="BodyText"/>
      </w:pPr>
      <w:r w:rsidRPr="00A03C55">
        <w:t>Figure 3.31-5 below depicts the messages added by this option to the basic subset.</w:t>
      </w:r>
    </w:p>
    <w:p w14:paraId="14DB0A34" w14:textId="77777777" w:rsidR="007A1F44" w:rsidRPr="00A03C55" w:rsidRDefault="007A1F44" w:rsidP="00E40A93">
      <w:pPr>
        <w:pStyle w:val="BodyText"/>
      </w:pPr>
    </w:p>
    <w:p w14:paraId="32233C51" w14:textId="77777777" w:rsidR="007A1F44" w:rsidRPr="00A03C55" w:rsidRDefault="00886A83">
      <w:pPr>
        <w:jc w:val="center"/>
      </w:pPr>
      <w:r w:rsidRPr="00A03C55">
        <w:rPr>
          <w:noProof/>
        </w:rPr>
        <w:object w:dxaOrig="7202" w:dyaOrig="5409" w14:anchorId="34B72E51">
          <v:shape id="_x0000_i1061" type="#_x0000_t75" alt="" style="width:352.8pt;height:267.1pt;mso-width-percent:0;mso-height-percent:0;mso-width-percent:0;mso-height-percent:0"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PowerPoint.Show.8" ShapeID="_x0000_i1061" DrawAspect="Content" ObjectID="_1648459654" r:id="rId43"/>
        </w:object>
      </w:r>
    </w:p>
    <w:p w14:paraId="0CCDB796" w14:textId="77777777" w:rsidR="007A1F44" w:rsidRPr="00A03C55" w:rsidRDefault="007A1F44">
      <w:pPr>
        <w:pStyle w:val="FigureTitle"/>
        <w:rPr>
          <w:noProof w:val="0"/>
        </w:rPr>
      </w:pPr>
      <w:r w:rsidRPr="00A03C55">
        <w:rPr>
          <w:noProof w:val="0"/>
        </w:rPr>
        <w:t>Figure 3.31-5: Additional Interactions for “Temporary Patient Transfers Tracking” Option</w:t>
      </w:r>
    </w:p>
    <w:p w14:paraId="4B08A5E5"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30" w:name="_Toc174249153"/>
      <w:bookmarkStart w:id="331" w:name="_Toc398544164"/>
      <w:r w:rsidRPr="00A03C55">
        <w:rPr>
          <w:noProof w:val="0"/>
        </w:rPr>
        <w:lastRenderedPageBreak/>
        <w:t>Historic Movement Management</w:t>
      </w:r>
      <w:bookmarkEnd w:id="330"/>
      <w:bookmarkEnd w:id="331"/>
    </w:p>
    <w:p w14:paraId="25D12912" w14:textId="77777777" w:rsidR="007A1F44" w:rsidRPr="00A03C55" w:rsidRDefault="007A1F44">
      <w:r w:rsidRPr="00A03C55">
        <w:t xml:space="preserve">This option adds the capability to cancel or update safely any Movement. </w:t>
      </w:r>
    </w:p>
    <w:p w14:paraId="64215A13" w14:textId="77777777" w:rsidR="007A1F44" w:rsidRPr="00A03C55" w:rsidRDefault="007A1F44">
      <w:r w:rsidRPr="00A03C55">
        <w:t xml:space="preserve">The Movement updated can be the current Movement (currently active or pending) or a Movement in the past (i.e., historic Movement). </w:t>
      </w:r>
    </w:p>
    <w:p w14:paraId="6E897021" w14:textId="77777777" w:rsidR="007A1F44" w:rsidRPr="00A03C55" w:rsidRDefault="007A1F44">
      <w:r w:rsidRPr="00A03C55">
        <w:t>The Movement canceled can only be the current Movement (currently active or pending).</w:t>
      </w:r>
    </w:p>
    <w:p w14:paraId="299F8B0A" w14:textId="60654115" w:rsidR="007A1F44" w:rsidRPr="00A03C55" w:rsidRDefault="007A1F44">
      <w:r w:rsidRPr="00A03C55">
        <w:t xml:space="preserve">This capability is supported by the addition of segment ZBE below PV1/PV2. With this option, this ZBE segment is required at this position in the messages associated with the following trigger events: A01, A02, A03, A04, A05, A06, A07, A11, A12, A13, A14, A15, A16, A21, A22, A25, A26, A27, A38, A52, A53, A54, A55, Z99. In the following sections the ZBE segment is only shown in the message associated with trigger Z99 which is dedicated to the Historic Movement Management Option. In the other messages, this segment will appear whenever this option is active. </w:t>
      </w:r>
    </w:p>
    <w:p w14:paraId="68A5CB95" w14:textId="77777777" w:rsidR="007A1F44" w:rsidRPr="00A03C55" w:rsidRDefault="007A1F44">
      <w:r w:rsidRPr="00A03C55">
        <w:t>This segment ZBE brings the following features:</w:t>
      </w:r>
    </w:p>
    <w:p w14:paraId="3B8001E0" w14:textId="77777777" w:rsidR="008E3CF3" w:rsidRPr="00A03C55" w:rsidRDefault="007A1F44" w:rsidP="00EC243F">
      <w:pPr>
        <w:pStyle w:val="ListBullet2"/>
      </w:pPr>
      <w:r w:rsidRPr="00A03C55">
        <w:t xml:space="preserve">It enables unique identification of the Movement (including admission and discharge). </w:t>
      </w:r>
    </w:p>
    <w:p w14:paraId="38D4B3AF" w14:textId="77777777" w:rsidR="008E3CF3" w:rsidRPr="00A03C55" w:rsidRDefault="007A1F44" w:rsidP="00EC243F">
      <w:pPr>
        <w:pStyle w:val="ListBullet2"/>
      </w:pPr>
      <w:r w:rsidRPr="00A03C55">
        <w:t xml:space="preserve">It carries an action code that describes the action to be performed on this Movement: The three possible actions are: </w:t>
      </w:r>
    </w:p>
    <w:p w14:paraId="52FE1B16" w14:textId="77777777" w:rsidR="008E3CF3" w:rsidRPr="00A03C55" w:rsidRDefault="007A1F44" w:rsidP="00F9353D">
      <w:pPr>
        <w:pStyle w:val="ListBullet3"/>
        <w:numPr>
          <w:ilvl w:val="0"/>
          <w:numId w:val="14"/>
        </w:numPr>
      </w:pPr>
      <w:r w:rsidRPr="00A03C55">
        <w:rPr>
          <w:b/>
          <w:bCs/>
        </w:rPr>
        <w:t>INSERT</w:t>
      </w:r>
      <w:r w:rsidRPr="00A03C55">
        <w:t xml:space="preserve">: The receiver must interpret the content of this message as a new Movement. </w:t>
      </w:r>
    </w:p>
    <w:p w14:paraId="79620503" w14:textId="77777777" w:rsidR="008E3CF3" w:rsidRPr="00A03C55" w:rsidRDefault="007A1F44" w:rsidP="00F9353D">
      <w:pPr>
        <w:pStyle w:val="ListBullet3"/>
        <w:numPr>
          <w:ilvl w:val="0"/>
          <w:numId w:val="14"/>
        </w:numPr>
      </w:pPr>
      <w:r w:rsidRPr="00A03C55">
        <w:rPr>
          <w:b/>
          <w:bCs/>
        </w:rPr>
        <w:t>CANCEL</w:t>
      </w:r>
      <w:r w:rsidRPr="00A03C55">
        <w:t>: This action code is always associated with a “cancel” trigger event. The receiver shall delete the corresponding Movement (matched with its unique identifier). Only the current Movement can be cancelled.</w:t>
      </w:r>
    </w:p>
    <w:p w14:paraId="4067451E" w14:textId="77777777" w:rsidR="008E3CF3" w:rsidRPr="00A03C55" w:rsidRDefault="007A1F44" w:rsidP="00F9353D">
      <w:pPr>
        <w:pStyle w:val="ListBullet3"/>
        <w:numPr>
          <w:ilvl w:val="0"/>
          <w:numId w:val="14"/>
        </w:numPr>
      </w:pPr>
      <w:r w:rsidRPr="00A03C55">
        <w:rPr>
          <w:b/>
          <w:bCs/>
        </w:rPr>
        <w:t>UPDATE</w:t>
      </w:r>
      <w:r w:rsidRPr="00A03C55">
        <w:t xml:space="preserve">: This action code is associated with the dedicated trigger event Z99 described in </w:t>
      </w:r>
      <w:r w:rsidR="00292B01" w:rsidRPr="00A03C55">
        <w:t>Section</w:t>
      </w:r>
      <w:r w:rsidRPr="00A03C55">
        <w:t xml:space="preserve"> 3.31.7.30. The receiver shall update the corresponding Movement (matched with its unique identifier), which can be the current Movement or a historic Movement.</w:t>
      </w:r>
    </w:p>
    <w:p w14:paraId="54D361A5" w14:textId="77777777" w:rsidR="008E3CF3" w:rsidRPr="00A03C55" w:rsidRDefault="007A1F44" w:rsidP="00EC243F">
      <w:pPr>
        <w:pStyle w:val="ListBullet2"/>
      </w:pPr>
      <w:r w:rsidRPr="00A03C55">
        <w:t>In the case of UPDATE or CANCEL, the ZBE segment carries the code of the original trigger event that was associated with the action INSERT of the related Movement.</w:t>
      </w:r>
    </w:p>
    <w:p w14:paraId="4C55D74C" w14:textId="77777777" w:rsidR="008E3CF3" w:rsidRPr="00A03C55" w:rsidRDefault="007A1F44" w:rsidP="00EC243F">
      <w:pPr>
        <w:pStyle w:val="ListBullet2"/>
      </w:pPr>
      <w:r w:rsidRPr="00A03C55">
        <w:t>It carries an indicator “Historic Movement” informing whether the action to perform is about the current Movement or a Historic one.</w:t>
      </w:r>
    </w:p>
    <w:p w14:paraId="14316F14" w14:textId="77777777" w:rsidR="008E3CF3" w:rsidRPr="00A03C55" w:rsidRDefault="007A1F44" w:rsidP="00EC243F">
      <w:pPr>
        <w:pStyle w:val="ListBullet2"/>
      </w:pPr>
      <w:r w:rsidRPr="00A03C55">
        <w:t>It provides the starting date/time of the “sub-encounter” that this Movement initiates.</w:t>
      </w:r>
    </w:p>
    <w:p w14:paraId="477F1E65" w14:textId="77777777" w:rsidR="008E3CF3" w:rsidRPr="00A03C55" w:rsidRDefault="007A1F44" w:rsidP="00EC243F">
      <w:pPr>
        <w:pStyle w:val="ListBullet2"/>
      </w:pPr>
      <w:r w:rsidRPr="00A03C55">
        <w:t xml:space="preserve">It carries the ward to which this patient is assigned during this sub-encounter. </w:t>
      </w:r>
    </w:p>
    <w:p w14:paraId="72BDD125" w14:textId="77777777" w:rsidR="007A1F44" w:rsidRPr="00A03C55" w:rsidRDefault="007A1F44">
      <w:r w:rsidRPr="00A03C55">
        <w:t>This option may apply to any combination of the previous subsets, except Temporary Patient Transfers Tracking (Temporary Patient Transfers do not need to be uniquely identified).</w:t>
      </w:r>
    </w:p>
    <w:p w14:paraId="770D6B14" w14:textId="77777777" w:rsidR="007A1F44" w:rsidRPr="00A03C55" w:rsidRDefault="007A1F44">
      <w:r w:rsidRPr="00A03C55">
        <w:rPr>
          <w:b/>
          <w:bCs/>
          <w:u w:val="single"/>
        </w:rPr>
        <w:t xml:space="preserve">Implementation note: </w:t>
      </w:r>
      <w:r w:rsidRPr="00A03C55">
        <w:t>The Patient Encounter Consumer must support transaction log update to maintain integrity of the Movement records.</w:t>
      </w:r>
    </w:p>
    <w:p w14:paraId="58D1DB2B"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32" w:name="_Toc398544165"/>
      <w:r w:rsidRPr="00A03C55">
        <w:rPr>
          <w:noProof w:val="0"/>
        </w:rPr>
        <w:lastRenderedPageBreak/>
        <w:t>Acknowledgement Support</w:t>
      </w:r>
      <w:bookmarkEnd w:id="332"/>
    </w:p>
    <w:p w14:paraId="05D1F909" w14:textId="77777777" w:rsidR="007A1F44" w:rsidRPr="00A03C55" w:rsidRDefault="007A1F44" w:rsidP="006D3392">
      <w:r w:rsidRPr="00A03C55">
        <w:t xml:space="preserve">An actor that claims support for </w:t>
      </w:r>
      <w:r w:rsidR="00233B3E" w:rsidRPr="00A03C55">
        <w:t>the Acknowledgement</w:t>
      </w:r>
      <w:r w:rsidRPr="00A03C55">
        <w:t xml:space="preserve"> Support Option shall be capable of using the enhanced acknowledgement mode as defined in the HL7 v2.x standard. See HL7 Volume 2C, Section C.2.3 for further details.</w:t>
      </w:r>
    </w:p>
    <w:p w14:paraId="634B7DC6" w14:textId="77777777" w:rsidR="008E3CF3" w:rsidRPr="00A03C55" w:rsidRDefault="007A1F44" w:rsidP="00EC243F">
      <w:pPr>
        <w:pStyle w:val="Heading4"/>
        <w:numPr>
          <w:ilvl w:val="3"/>
          <w:numId w:val="8"/>
        </w:numPr>
        <w:tabs>
          <w:tab w:val="clear" w:pos="2160"/>
          <w:tab w:val="clear" w:pos="2880"/>
          <w:tab w:val="clear" w:pos="3600"/>
        </w:tabs>
        <w:rPr>
          <w:noProof w:val="0"/>
        </w:rPr>
      </w:pPr>
      <w:r w:rsidRPr="00A03C55">
        <w:rPr>
          <w:noProof w:val="0"/>
        </w:rPr>
        <w:t xml:space="preserve"> </w:t>
      </w:r>
      <w:bookmarkStart w:id="333" w:name="_Toc398544166"/>
      <w:r w:rsidRPr="00A03C55">
        <w:rPr>
          <w:noProof w:val="0"/>
        </w:rPr>
        <w:t>Ambulatory Patient Data</w:t>
      </w:r>
      <w:bookmarkEnd w:id="333"/>
    </w:p>
    <w:p w14:paraId="6224F4E9" w14:textId="77777777" w:rsidR="007A1F44" w:rsidRPr="00A03C55" w:rsidRDefault="007A1F44" w:rsidP="0090367F">
      <w:r w:rsidRPr="00A03C55">
        <w:t>If the Patient Encounter Supplier supports the Ambulatory Patient Data Option, it SHALL supply:</w:t>
      </w:r>
    </w:p>
    <w:p w14:paraId="3ED482A2" w14:textId="77777777" w:rsidR="007A1F44" w:rsidRPr="00A03C55" w:rsidRDefault="007A1F44">
      <w:r w:rsidRPr="00A03C55">
        <w:t xml:space="preserve">the patient address in field PID-11 for ambulatory patients whenever this address is known </w:t>
      </w:r>
    </w:p>
    <w:p w14:paraId="79A46195" w14:textId="77777777" w:rsidR="007A1F44" w:rsidRPr="00A03C55" w:rsidRDefault="007A1F44">
      <w:r w:rsidRPr="00A03C55">
        <w:t xml:space="preserve">the referring doctor in field PV1-8, if known, when registering an outpatient (MSH-9 Message Type is ADT^A04) or when pre-registering a patient (MSH-9 Message Type is ADT^A05) </w:t>
      </w:r>
    </w:p>
    <w:p w14:paraId="32407E13" w14:textId="77777777" w:rsidR="007A1F44" w:rsidRPr="00A03C55" w:rsidRDefault="007A1F44">
      <w:r w:rsidRPr="00A03C55">
        <w:t>the ambulatory status of the patient into field PV1-15 if this information is known.</w:t>
      </w:r>
    </w:p>
    <w:p w14:paraId="6F317CEF" w14:textId="77777777" w:rsidR="007A1F44" w:rsidRPr="00A03C55" w:rsidRDefault="007A1F44" w:rsidP="00D372D5">
      <w:pPr>
        <w:pStyle w:val="Heading4"/>
        <w:numPr>
          <w:ilvl w:val="0"/>
          <w:numId w:val="0"/>
        </w:numPr>
        <w:tabs>
          <w:tab w:val="clear" w:pos="2160"/>
          <w:tab w:val="clear" w:pos="2880"/>
          <w:tab w:val="clear" w:pos="3600"/>
        </w:tabs>
        <w:rPr>
          <w:bCs/>
          <w:noProof w:val="0"/>
        </w:rPr>
      </w:pPr>
      <w:bookmarkStart w:id="334" w:name="_Toc398544167"/>
      <w:r w:rsidRPr="00A03C55">
        <w:rPr>
          <w:bCs/>
          <w:noProof w:val="0"/>
        </w:rPr>
        <w:t>3.31.5.9 Maintain Demographics Option</w:t>
      </w:r>
      <w:bookmarkEnd w:id="334"/>
    </w:p>
    <w:p w14:paraId="5892DB74" w14:textId="77777777" w:rsidR="007A1F44" w:rsidRPr="00A03C55" w:rsidRDefault="007A1F44" w:rsidP="0098263A">
      <w:pPr>
        <w:pStyle w:val="BodyText"/>
      </w:pPr>
      <w:r w:rsidRPr="00A03C55">
        <w:t xml:space="preserve">This option adds support to manage “Update patient information” and “Merge patient identifier list” in the context of an encounter. </w:t>
      </w:r>
    </w:p>
    <w:p w14:paraId="14F9CA15" w14:textId="77777777" w:rsidR="007A1F44" w:rsidRPr="00A03C55" w:rsidRDefault="007A1F44" w:rsidP="0098263A">
      <w:pPr>
        <w:pStyle w:val="BodyText"/>
      </w:pPr>
      <w:r w:rsidRPr="00A03C55">
        <w:t xml:space="preserve">The following is the required message set to support the </w:t>
      </w:r>
      <w:r w:rsidR="00233B3E" w:rsidRPr="00A03C55">
        <w:t>“Maintain</w:t>
      </w:r>
      <w:r w:rsidRPr="00A03C55">
        <w:t xml:space="preserve"> Demographics Option”: </w:t>
      </w:r>
    </w:p>
    <w:p w14:paraId="4DCA5268" w14:textId="77777777" w:rsidR="007A1F44" w:rsidRPr="00A03C55" w:rsidRDefault="007A1F44" w:rsidP="0098263A">
      <w:pPr>
        <w:pStyle w:val="BodyText"/>
      </w:pP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A03C55" w14:paraId="5643EA30" w14:textId="77777777" w:rsidTr="00C73D10">
        <w:trPr>
          <w:cantSplit/>
          <w:tblHeader/>
          <w:jc w:val="center"/>
        </w:trPr>
        <w:tc>
          <w:tcPr>
            <w:tcW w:w="1985" w:type="dxa"/>
            <w:vMerge w:val="restart"/>
            <w:shd w:val="clear" w:color="auto" w:fill="D9D9D9"/>
            <w:vAlign w:val="center"/>
          </w:tcPr>
          <w:p w14:paraId="65C84442" w14:textId="77777777" w:rsidR="007A1F44" w:rsidRPr="00A03C55" w:rsidRDefault="007A1F44" w:rsidP="00A063AC">
            <w:pPr>
              <w:pStyle w:val="TableEntryHeader"/>
              <w:rPr>
                <w:noProof w:val="0"/>
              </w:rPr>
            </w:pPr>
            <w:r w:rsidRPr="00A03C55">
              <w:rPr>
                <w:noProof w:val="0"/>
              </w:rPr>
              <w:t>Category of event</w:t>
            </w:r>
          </w:p>
        </w:tc>
        <w:tc>
          <w:tcPr>
            <w:tcW w:w="5924" w:type="dxa"/>
            <w:gridSpan w:val="4"/>
            <w:shd w:val="clear" w:color="auto" w:fill="D9D9D9"/>
          </w:tcPr>
          <w:p w14:paraId="4EEF8812" w14:textId="77777777" w:rsidR="007A1F44" w:rsidRPr="00A03C55" w:rsidRDefault="007A1F44" w:rsidP="00A53067">
            <w:pPr>
              <w:pStyle w:val="TableEntryHeader"/>
              <w:rPr>
                <w:noProof w:val="0"/>
              </w:rPr>
            </w:pPr>
            <w:r w:rsidRPr="00A03C55">
              <w:rPr>
                <w:noProof w:val="0"/>
              </w:rPr>
              <w:t>Trigger / Action</w:t>
            </w:r>
          </w:p>
        </w:tc>
      </w:tr>
      <w:tr w:rsidR="007A1F44" w:rsidRPr="00A03C55" w14:paraId="344F6EB5" w14:textId="77777777" w:rsidTr="00C73D10">
        <w:trPr>
          <w:cantSplit/>
          <w:tblHeader/>
          <w:jc w:val="center"/>
        </w:trPr>
        <w:tc>
          <w:tcPr>
            <w:tcW w:w="1985" w:type="dxa"/>
            <w:vMerge/>
            <w:shd w:val="clear" w:color="auto" w:fill="D9D9D9"/>
          </w:tcPr>
          <w:p w14:paraId="067C1081" w14:textId="77777777" w:rsidR="007A1F44" w:rsidRPr="00A03C55" w:rsidRDefault="007A1F44" w:rsidP="00C73D10">
            <w:pPr>
              <w:pStyle w:val="TableEntryHeader"/>
              <w:rPr>
                <w:noProof w:val="0"/>
                <w:sz w:val="20"/>
              </w:rPr>
            </w:pPr>
          </w:p>
        </w:tc>
        <w:tc>
          <w:tcPr>
            <w:tcW w:w="2948" w:type="dxa"/>
            <w:gridSpan w:val="2"/>
            <w:shd w:val="clear" w:color="auto" w:fill="D9D9D9"/>
          </w:tcPr>
          <w:p w14:paraId="6091C8E7" w14:textId="77777777" w:rsidR="007A1F44" w:rsidRPr="00A03C55" w:rsidRDefault="007A1F44" w:rsidP="00A063AC">
            <w:pPr>
              <w:pStyle w:val="TableEntryHeader"/>
              <w:rPr>
                <w:noProof w:val="0"/>
              </w:rPr>
            </w:pPr>
            <w:r w:rsidRPr="00A03C55">
              <w:rPr>
                <w:noProof w:val="0"/>
              </w:rPr>
              <w:t>insert</w:t>
            </w:r>
          </w:p>
        </w:tc>
        <w:tc>
          <w:tcPr>
            <w:tcW w:w="2976" w:type="dxa"/>
            <w:gridSpan w:val="2"/>
            <w:shd w:val="clear" w:color="auto" w:fill="D9D9D9"/>
          </w:tcPr>
          <w:p w14:paraId="53D52DEB" w14:textId="16480337"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5CCB50C9" w14:textId="77777777" w:rsidTr="00C73D10">
        <w:trPr>
          <w:cantSplit/>
          <w:trHeight w:val="269"/>
          <w:jc w:val="center"/>
        </w:trPr>
        <w:tc>
          <w:tcPr>
            <w:tcW w:w="1985" w:type="dxa"/>
            <w:vAlign w:val="center"/>
          </w:tcPr>
          <w:p w14:paraId="6656E387" w14:textId="77777777" w:rsidR="007A1F44" w:rsidRPr="00A03C55" w:rsidRDefault="007A1F44" w:rsidP="00C73D10">
            <w:pPr>
              <w:pStyle w:val="TableEntry"/>
              <w:jc w:val="center"/>
              <w:rPr>
                <w:noProof w:val="0"/>
              </w:rPr>
            </w:pPr>
            <w:r w:rsidRPr="00A03C55">
              <w:rPr>
                <w:noProof w:val="0"/>
              </w:rPr>
              <w:t>Admit inpatient</w:t>
            </w:r>
          </w:p>
        </w:tc>
        <w:tc>
          <w:tcPr>
            <w:tcW w:w="680" w:type="dxa"/>
            <w:vAlign w:val="center"/>
          </w:tcPr>
          <w:p w14:paraId="2E63A0B7" w14:textId="77777777" w:rsidR="007A1F44" w:rsidRPr="00A03C55" w:rsidRDefault="007A1F44" w:rsidP="00C73D10">
            <w:pPr>
              <w:pStyle w:val="TableEntry"/>
              <w:jc w:val="center"/>
              <w:rPr>
                <w:noProof w:val="0"/>
              </w:rPr>
            </w:pPr>
            <w:r w:rsidRPr="00A03C55">
              <w:rPr>
                <w:noProof w:val="0"/>
              </w:rPr>
              <w:t>A01</w:t>
            </w:r>
          </w:p>
        </w:tc>
        <w:tc>
          <w:tcPr>
            <w:tcW w:w="2268" w:type="dxa"/>
            <w:vAlign w:val="center"/>
          </w:tcPr>
          <w:p w14:paraId="3F194AD2" w14:textId="77777777" w:rsidR="007A1F44" w:rsidRPr="00A03C55" w:rsidRDefault="007A1F44" w:rsidP="00C73D10">
            <w:pPr>
              <w:pStyle w:val="TableEntry"/>
              <w:jc w:val="center"/>
              <w:rPr>
                <w:noProof w:val="0"/>
              </w:rPr>
            </w:pPr>
            <w:r w:rsidRPr="00A03C55">
              <w:rPr>
                <w:noProof w:val="0"/>
              </w:rPr>
              <w:t>ADT^A01^ADT_A01</w:t>
            </w:r>
          </w:p>
        </w:tc>
        <w:tc>
          <w:tcPr>
            <w:tcW w:w="567" w:type="dxa"/>
            <w:vMerge w:val="restart"/>
            <w:vAlign w:val="center"/>
          </w:tcPr>
          <w:p w14:paraId="485838EC" w14:textId="77777777" w:rsidR="007A1F44" w:rsidRPr="00A03C55" w:rsidRDefault="007A1F44" w:rsidP="00C73D10">
            <w:pPr>
              <w:pStyle w:val="TableEntry"/>
              <w:jc w:val="center"/>
              <w:rPr>
                <w:noProof w:val="0"/>
              </w:rPr>
            </w:pPr>
            <w:r w:rsidRPr="00A03C55">
              <w:rPr>
                <w:noProof w:val="0"/>
              </w:rPr>
              <w:t>A11</w:t>
            </w:r>
          </w:p>
        </w:tc>
        <w:tc>
          <w:tcPr>
            <w:tcW w:w="2409" w:type="dxa"/>
            <w:vMerge w:val="restart"/>
            <w:vAlign w:val="center"/>
          </w:tcPr>
          <w:p w14:paraId="7B8C9F61" w14:textId="77777777" w:rsidR="007A1F44" w:rsidRPr="00A03C55" w:rsidRDefault="007A1F44" w:rsidP="00C73D10">
            <w:pPr>
              <w:pStyle w:val="TableEntry"/>
              <w:jc w:val="center"/>
              <w:rPr>
                <w:noProof w:val="0"/>
              </w:rPr>
            </w:pPr>
            <w:r w:rsidRPr="00A03C55">
              <w:rPr>
                <w:noProof w:val="0"/>
              </w:rPr>
              <w:t>ADT^A11^ADT_A09</w:t>
            </w:r>
          </w:p>
        </w:tc>
      </w:tr>
      <w:tr w:rsidR="007A1F44" w:rsidRPr="00A03C55" w14:paraId="5B0D7350" w14:textId="77777777" w:rsidTr="00C73D10">
        <w:trPr>
          <w:cantSplit/>
          <w:jc w:val="center"/>
        </w:trPr>
        <w:tc>
          <w:tcPr>
            <w:tcW w:w="1985" w:type="dxa"/>
            <w:vAlign w:val="center"/>
          </w:tcPr>
          <w:p w14:paraId="7EE7154B" w14:textId="77777777" w:rsidR="007A1F44" w:rsidRPr="00A03C55" w:rsidRDefault="007A1F44" w:rsidP="00C73D10">
            <w:pPr>
              <w:pStyle w:val="TableEntry"/>
              <w:jc w:val="center"/>
              <w:rPr>
                <w:noProof w:val="0"/>
              </w:rPr>
            </w:pPr>
            <w:r w:rsidRPr="00A03C55">
              <w:rPr>
                <w:noProof w:val="0"/>
              </w:rPr>
              <w:t>Register outpatient</w:t>
            </w:r>
          </w:p>
        </w:tc>
        <w:tc>
          <w:tcPr>
            <w:tcW w:w="680" w:type="dxa"/>
            <w:vAlign w:val="center"/>
          </w:tcPr>
          <w:p w14:paraId="0228DC21" w14:textId="77777777" w:rsidR="007A1F44" w:rsidRPr="00A03C55" w:rsidRDefault="007A1F44" w:rsidP="00C73D10">
            <w:pPr>
              <w:pStyle w:val="TableEntry"/>
              <w:jc w:val="center"/>
              <w:rPr>
                <w:noProof w:val="0"/>
              </w:rPr>
            </w:pPr>
            <w:r w:rsidRPr="00A03C55">
              <w:rPr>
                <w:noProof w:val="0"/>
              </w:rPr>
              <w:t>A04</w:t>
            </w:r>
          </w:p>
        </w:tc>
        <w:tc>
          <w:tcPr>
            <w:tcW w:w="2268" w:type="dxa"/>
            <w:vAlign w:val="center"/>
          </w:tcPr>
          <w:p w14:paraId="74919775" w14:textId="77777777" w:rsidR="007A1F44" w:rsidRPr="00A03C55" w:rsidRDefault="007A1F44" w:rsidP="00C73D10">
            <w:pPr>
              <w:pStyle w:val="TableEntry"/>
              <w:jc w:val="center"/>
              <w:rPr>
                <w:noProof w:val="0"/>
              </w:rPr>
            </w:pPr>
            <w:r w:rsidRPr="00A03C55">
              <w:rPr>
                <w:noProof w:val="0"/>
              </w:rPr>
              <w:t>ADT^A04^ADT_A01</w:t>
            </w:r>
          </w:p>
        </w:tc>
        <w:tc>
          <w:tcPr>
            <w:tcW w:w="567" w:type="dxa"/>
            <w:vMerge/>
            <w:vAlign w:val="center"/>
          </w:tcPr>
          <w:p w14:paraId="106C4990" w14:textId="77777777" w:rsidR="007A1F44" w:rsidRPr="00A03C55" w:rsidRDefault="007A1F44" w:rsidP="00C73D10">
            <w:pPr>
              <w:pStyle w:val="TableEntry"/>
              <w:jc w:val="center"/>
              <w:rPr>
                <w:noProof w:val="0"/>
              </w:rPr>
            </w:pPr>
          </w:p>
        </w:tc>
        <w:tc>
          <w:tcPr>
            <w:tcW w:w="2409" w:type="dxa"/>
            <w:vMerge/>
            <w:vAlign w:val="center"/>
          </w:tcPr>
          <w:p w14:paraId="254ECCA4" w14:textId="77777777" w:rsidR="007A1F44" w:rsidRPr="00A03C55" w:rsidRDefault="007A1F44" w:rsidP="00C73D10">
            <w:pPr>
              <w:pStyle w:val="TableEntry"/>
              <w:jc w:val="center"/>
              <w:rPr>
                <w:noProof w:val="0"/>
              </w:rPr>
            </w:pPr>
          </w:p>
        </w:tc>
      </w:tr>
      <w:tr w:rsidR="007A1F44" w:rsidRPr="00A03C55" w14:paraId="6379F621" w14:textId="77777777" w:rsidTr="00C73D10">
        <w:trPr>
          <w:jc w:val="center"/>
        </w:trPr>
        <w:tc>
          <w:tcPr>
            <w:tcW w:w="1985" w:type="dxa"/>
            <w:vAlign w:val="center"/>
          </w:tcPr>
          <w:p w14:paraId="2E0DA5B2" w14:textId="77777777" w:rsidR="007A1F44" w:rsidRPr="00A03C55" w:rsidRDefault="007A1F44" w:rsidP="00C73D10">
            <w:pPr>
              <w:pStyle w:val="TableEntry"/>
              <w:jc w:val="center"/>
              <w:rPr>
                <w:noProof w:val="0"/>
              </w:rPr>
            </w:pPr>
            <w:r w:rsidRPr="00A03C55">
              <w:rPr>
                <w:noProof w:val="0"/>
              </w:rPr>
              <w:t>Discharge patient</w:t>
            </w:r>
          </w:p>
        </w:tc>
        <w:tc>
          <w:tcPr>
            <w:tcW w:w="680" w:type="dxa"/>
            <w:vAlign w:val="center"/>
          </w:tcPr>
          <w:p w14:paraId="5C9A6B23" w14:textId="77777777" w:rsidR="007A1F44" w:rsidRPr="00A03C55" w:rsidRDefault="007A1F44" w:rsidP="00C73D10">
            <w:pPr>
              <w:pStyle w:val="TableEntry"/>
              <w:jc w:val="center"/>
              <w:rPr>
                <w:noProof w:val="0"/>
              </w:rPr>
            </w:pPr>
            <w:r w:rsidRPr="00A03C55">
              <w:rPr>
                <w:noProof w:val="0"/>
              </w:rPr>
              <w:t>A03</w:t>
            </w:r>
          </w:p>
        </w:tc>
        <w:tc>
          <w:tcPr>
            <w:tcW w:w="2268" w:type="dxa"/>
            <w:vAlign w:val="center"/>
          </w:tcPr>
          <w:p w14:paraId="2B0D16E0" w14:textId="77777777" w:rsidR="007A1F44" w:rsidRPr="00A03C55" w:rsidRDefault="007A1F44" w:rsidP="00C73D10">
            <w:pPr>
              <w:pStyle w:val="TableEntry"/>
              <w:jc w:val="center"/>
              <w:rPr>
                <w:noProof w:val="0"/>
              </w:rPr>
            </w:pPr>
            <w:r w:rsidRPr="00A03C55">
              <w:rPr>
                <w:noProof w:val="0"/>
              </w:rPr>
              <w:t>ADT^A03^ADT_A03</w:t>
            </w:r>
          </w:p>
        </w:tc>
        <w:tc>
          <w:tcPr>
            <w:tcW w:w="567" w:type="dxa"/>
            <w:vAlign w:val="center"/>
          </w:tcPr>
          <w:p w14:paraId="30335E33" w14:textId="77777777" w:rsidR="007A1F44" w:rsidRPr="00A03C55" w:rsidRDefault="007A1F44" w:rsidP="00C73D10">
            <w:pPr>
              <w:pStyle w:val="TableEntry"/>
              <w:jc w:val="center"/>
              <w:rPr>
                <w:noProof w:val="0"/>
              </w:rPr>
            </w:pPr>
            <w:r w:rsidRPr="00A03C55">
              <w:rPr>
                <w:noProof w:val="0"/>
              </w:rPr>
              <w:t>A13</w:t>
            </w:r>
          </w:p>
        </w:tc>
        <w:tc>
          <w:tcPr>
            <w:tcW w:w="2409" w:type="dxa"/>
            <w:vAlign w:val="center"/>
          </w:tcPr>
          <w:p w14:paraId="3DB1A7AA" w14:textId="77777777" w:rsidR="007A1F44" w:rsidRPr="00A03C55" w:rsidRDefault="007A1F44" w:rsidP="00C73D10">
            <w:pPr>
              <w:pStyle w:val="TableEntry"/>
              <w:jc w:val="center"/>
              <w:rPr>
                <w:noProof w:val="0"/>
              </w:rPr>
            </w:pPr>
            <w:r w:rsidRPr="00A03C55">
              <w:rPr>
                <w:noProof w:val="0"/>
              </w:rPr>
              <w:t>ADT^A13^ADT_A01</w:t>
            </w:r>
          </w:p>
        </w:tc>
      </w:tr>
      <w:tr w:rsidR="007A1F44" w:rsidRPr="00A03C55" w14:paraId="5EED63CF" w14:textId="77777777" w:rsidTr="00C73D10">
        <w:trPr>
          <w:jc w:val="center"/>
        </w:trPr>
        <w:tc>
          <w:tcPr>
            <w:tcW w:w="1985" w:type="dxa"/>
            <w:vAlign w:val="center"/>
          </w:tcPr>
          <w:p w14:paraId="58E433DE" w14:textId="77777777" w:rsidR="007A1F44" w:rsidRPr="00A03C55" w:rsidRDefault="007A1F44" w:rsidP="00C73D10">
            <w:pPr>
              <w:pStyle w:val="TableEntry"/>
              <w:jc w:val="center"/>
              <w:rPr>
                <w:noProof w:val="0"/>
              </w:rPr>
            </w:pPr>
            <w:r w:rsidRPr="00A03C55">
              <w:rPr>
                <w:noProof w:val="0"/>
              </w:rPr>
              <w:t>Update patient information</w:t>
            </w:r>
          </w:p>
        </w:tc>
        <w:tc>
          <w:tcPr>
            <w:tcW w:w="680" w:type="dxa"/>
            <w:vAlign w:val="center"/>
          </w:tcPr>
          <w:p w14:paraId="45A6AA5C" w14:textId="77777777" w:rsidR="007A1F44" w:rsidRPr="00A03C55" w:rsidRDefault="007A1F44" w:rsidP="00C73D10">
            <w:pPr>
              <w:pStyle w:val="TableEntry"/>
              <w:jc w:val="center"/>
              <w:rPr>
                <w:noProof w:val="0"/>
              </w:rPr>
            </w:pPr>
            <w:r w:rsidRPr="00A03C55">
              <w:rPr>
                <w:noProof w:val="0"/>
              </w:rPr>
              <w:t>A08</w:t>
            </w:r>
          </w:p>
        </w:tc>
        <w:tc>
          <w:tcPr>
            <w:tcW w:w="2268" w:type="dxa"/>
            <w:vAlign w:val="center"/>
          </w:tcPr>
          <w:p w14:paraId="25E255AD" w14:textId="77777777" w:rsidR="007A1F44" w:rsidRPr="00A03C55" w:rsidRDefault="007A1F44" w:rsidP="00C73D10">
            <w:pPr>
              <w:pStyle w:val="TableEntry"/>
              <w:jc w:val="center"/>
              <w:rPr>
                <w:noProof w:val="0"/>
              </w:rPr>
            </w:pPr>
            <w:r w:rsidRPr="00A03C55">
              <w:rPr>
                <w:noProof w:val="0"/>
              </w:rPr>
              <w:t>ADT^A08^ADT_A01</w:t>
            </w:r>
          </w:p>
        </w:tc>
        <w:tc>
          <w:tcPr>
            <w:tcW w:w="567" w:type="dxa"/>
            <w:shd w:val="clear" w:color="auto" w:fill="D9D9D9"/>
            <w:vAlign w:val="center"/>
          </w:tcPr>
          <w:p w14:paraId="76FDA7E9" w14:textId="77777777" w:rsidR="007A1F44" w:rsidRPr="00A03C55" w:rsidRDefault="007A1F44" w:rsidP="00C73D10">
            <w:pPr>
              <w:pStyle w:val="TableEntry"/>
              <w:jc w:val="center"/>
              <w:rPr>
                <w:noProof w:val="0"/>
              </w:rPr>
            </w:pPr>
          </w:p>
        </w:tc>
        <w:tc>
          <w:tcPr>
            <w:tcW w:w="2409" w:type="dxa"/>
            <w:shd w:val="clear" w:color="auto" w:fill="D9D9D9"/>
            <w:vAlign w:val="center"/>
          </w:tcPr>
          <w:p w14:paraId="7C1F7C38" w14:textId="77777777" w:rsidR="007A1F44" w:rsidRPr="00A03C55" w:rsidRDefault="007A1F44" w:rsidP="00C73D10">
            <w:pPr>
              <w:pStyle w:val="TableEntry"/>
              <w:jc w:val="center"/>
              <w:rPr>
                <w:noProof w:val="0"/>
              </w:rPr>
            </w:pPr>
          </w:p>
        </w:tc>
      </w:tr>
      <w:tr w:rsidR="007A1F44" w:rsidRPr="00A03C55" w14:paraId="71CF6E90" w14:textId="77777777" w:rsidTr="00C73D10">
        <w:trPr>
          <w:jc w:val="center"/>
        </w:trPr>
        <w:tc>
          <w:tcPr>
            <w:tcW w:w="1985" w:type="dxa"/>
            <w:vAlign w:val="center"/>
          </w:tcPr>
          <w:p w14:paraId="541AD297" w14:textId="77777777" w:rsidR="007A1F44" w:rsidRPr="00A03C55" w:rsidRDefault="007A1F44" w:rsidP="00C73D10">
            <w:pPr>
              <w:pStyle w:val="TableEntry"/>
              <w:jc w:val="center"/>
              <w:rPr>
                <w:noProof w:val="0"/>
              </w:rPr>
            </w:pPr>
            <w:r w:rsidRPr="00A03C55">
              <w:rPr>
                <w:noProof w:val="0"/>
              </w:rPr>
              <w:t>Merge patient identifier list</w:t>
            </w:r>
          </w:p>
        </w:tc>
        <w:tc>
          <w:tcPr>
            <w:tcW w:w="680" w:type="dxa"/>
            <w:vAlign w:val="center"/>
          </w:tcPr>
          <w:p w14:paraId="240DD541" w14:textId="77777777" w:rsidR="007A1F44" w:rsidRPr="00A03C55" w:rsidRDefault="007A1F44" w:rsidP="00C73D10">
            <w:pPr>
              <w:pStyle w:val="TableEntry"/>
              <w:jc w:val="center"/>
              <w:rPr>
                <w:noProof w:val="0"/>
              </w:rPr>
            </w:pPr>
            <w:r w:rsidRPr="00A03C55">
              <w:rPr>
                <w:noProof w:val="0"/>
              </w:rPr>
              <w:t>A40</w:t>
            </w:r>
          </w:p>
        </w:tc>
        <w:tc>
          <w:tcPr>
            <w:tcW w:w="2268" w:type="dxa"/>
            <w:vAlign w:val="center"/>
          </w:tcPr>
          <w:p w14:paraId="41BAF5C1" w14:textId="77777777" w:rsidR="007A1F44" w:rsidRPr="00A03C55" w:rsidRDefault="007A1F44" w:rsidP="00C73D10">
            <w:pPr>
              <w:pStyle w:val="TableEntry"/>
              <w:jc w:val="center"/>
              <w:rPr>
                <w:noProof w:val="0"/>
              </w:rPr>
            </w:pPr>
            <w:r w:rsidRPr="00A03C55">
              <w:rPr>
                <w:noProof w:val="0"/>
              </w:rPr>
              <w:t>ADT^A40^ADT_A39</w:t>
            </w:r>
          </w:p>
        </w:tc>
        <w:tc>
          <w:tcPr>
            <w:tcW w:w="567" w:type="dxa"/>
            <w:shd w:val="clear" w:color="auto" w:fill="D9D9D9"/>
            <w:vAlign w:val="center"/>
          </w:tcPr>
          <w:p w14:paraId="3C72D078" w14:textId="77777777" w:rsidR="007A1F44" w:rsidRPr="00A03C55" w:rsidRDefault="007A1F44" w:rsidP="00C73D10">
            <w:pPr>
              <w:pStyle w:val="TableEntry"/>
              <w:jc w:val="center"/>
              <w:rPr>
                <w:noProof w:val="0"/>
              </w:rPr>
            </w:pPr>
          </w:p>
        </w:tc>
        <w:tc>
          <w:tcPr>
            <w:tcW w:w="2409" w:type="dxa"/>
            <w:shd w:val="clear" w:color="auto" w:fill="D9D9D9"/>
            <w:vAlign w:val="center"/>
          </w:tcPr>
          <w:p w14:paraId="1BB45FE4" w14:textId="77777777" w:rsidR="007A1F44" w:rsidRPr="00A03C55" w:rsidRDefault="007A1F44" w:rsidP="00C73D10">
            <w:pPr>
              <w:pStyle w:val="TableEntry"/>
              <w:jc w:val="center"/>
              <w:rPr>
                <w:noProof w:val="0"/>
              </w:rPr>
            </w:pPr>
          </w:p>
        </w:tc>
      </w:tr>
    </w:tbl>
    <w:p w14:paraId="3DD1881E" w14:textId="77777777" w:rsidR="007A1F44" w:rsidRPr="00A03C55" w:rsidRDefault="007A1F44" w:rsidP="00E40A93">
      <w:pPr>
        <w:pStyle w:val="BodyText"/>
      </w:pPr>
    </w:p>
    <w:p w14:paraId="2A5FBFD7" w14:textId="77777777" w:rsidR="007A1F44" w:rsidRPr="00A03C55" w:rsidRDefault="007A1F44" w:rsidP="0098263A">
      <w:pPr>
        <w:spacing w:before="0"/>
        <w:rPr>
          <w:b/>
          <w:szCs w:val="24"/>
          <w:u w:val="single"/>
          <w:lang w:eastAsia="fr-FR"/>
        </w:rPr>
      </w:pPr>
      <w:r w:rsidRPr="00A03C55">
        <w:rPr>
          <w:szCs w:val="24"/>
          <w:lang w:eastAsia="fr-FR"/>
        </w:rPr>
        <w:t xml:space="preserve">A Patient Encounter Supplier or Patient Encounter Consumer supporting the Maintain Demographics Option shall support these 7 trigger events and messages. </w:t>
      </w:r>
    </w:p>
    <w:p w14:paraId="364F65E3" w14:textId="77777777" w:rsidR="007A1F44" w:rsidRPr="00A03C55" w:rsidRDefault="007A1F44" w:rsidP="0098263A">
      <w:pPr>
        <w:spacing w:before="0"/>
        <w:rPr>
          <w:szCs w:val="24"/>
          <w:lang w:eastAsia="fr-FR"/>
        </w:rPr>
      </w:pPr>
    </w:p>
    <w:p w14:paraId="1F047395" w14:textId="248C3D2F" w:rsidR="007A1F44" w:rsidRDefault="007A1F44" w:rsidP="0098263A">
      <w:pPr>
        <w:spacing w:before="0"/>
        <w:rPr>
          <w:szCs w:val="24"/>
          <w:lang w:eastAsia="fr-FR"/>
        </w:rPr>
      </w:pPr>
      <w:r w:rsidRPr="00A03C55">
        <w:rPr>
          <w:szCs w:val="24"/>
          <w:lang w:eastAsia="fr-FR"/>
        </w:rPr>
        <w:t>Figure 3.31-6 depicts the messages added by this option to the basic subset.</w:t>
      </w:r>
    </w:p>
    <w:p w14:paraId="3313FCD5" w14:textId="77777777" w:rsidR="005672BB" w:rsidRPr="00A03C55" w:rsidRDefault="005672BB" w:rsidP="0098263A">
      <w:pPr>
        <w:spacing w:before="0"/>
        <w:rPr>
          <w:szCs w:val="24"/>
          <w:lang w:eastAsia="fr-FR"/>
        </w:rPr>
      </w:pPr>
    </w:p>
    <w:p w14:paraId="08D2E4DD" w14:textId="77777777" w:rsidR="007A1F44" w:rsidRPr="00A03C55" w:rsidRDefault="00D139D9" w:rsidP="00D372D5">
      <w:pPr>
        <w:pStyle w:val="BodyText"/>
        <w:jc w:val="center"/>
      </w:pPr>
      <w:r w:rsidRPr="00A03C55">
        <w:rPr>
          <w:noProof/>
          <w:lang w:eastAsia="fr-FR"/>
        </w:rPr>
        <w:lastRenderedPageBreak/>
        <w:drawing>
          <wp:inline distT="0" distB="0" distL="0" distR="0" wp14:anchorId="0C1E68C8" wp14:editId="05A67E1A">
            <wp:extent cx="4818380" cy="1604010"/>
            <wp:effectExtent l="0" t="0" r="762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8380" cy="1604010"/>
                    </a:xfrm>
                    <a:prstGeom prst="rect">
                      <a:avLst/>
                    </a:prstGeom>
                    <a:noFill/>
                    <a:ln>
                      <a:noFill/>
                    </a:ln>
                  </pic:spPr>
                </pic:pic>
              </a:graphicData>
            </a:graphic>
          </wp:inline>
        </w:drawing>
      </w:r>
    </w:p>
    <w:p w14:paraId="1DA29B93" w14:textId="77777777" w:rsidR="007A1F44" w:rsidRPr="00A03C55" w:rsidRDefault="007A1F44" w:rsidP="00D372D5">
      <w:pPr>
        <w:pStyle w:val="FigureTitle"/>
        <w:rPr>
          <w:noProof w:val="0"/>
        </w:rPr>
      </w:pPr>
      <w:r w:rsidRPr="00A03C55">
        <w:rPr>
          <w:noProof w:val="0"/>
        </w:rPr>
        <w:t>Figure 3.31-6: Additional Interactions for “Maintain Demographics” Option</w:t>
      </w:r>
    </w:p>
    <w:p w14:paraId="14FE68DA"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35" w:name="_Toc488223125"/>
      <w:bookmarkStart w:id="336" w:name="_Toc174249154"/>
      <w:bookmarkStart w:id="337" w:name="_Toc398544168"/>
      <w:bookmarkStart w:id="338" w:name="_Toc398717906"/>
      <w:bookmarkStart w:id="339" w:name="_Toc13773681"/>
      <w:bookmarkEnd w:id="335"/>
      <w:r w:rsidRPr="00A03C55">
        <w:rPr>
          <w:noProof w:val="0"/>
        </w:rPr>
        <w:t>Common HL7 Message Segments</w:t>
      </w:r>
      <w:bookmarkEnd w:id="336"/>
      <w:bookmarkEnd w:id="337"/>
      <w:bookmarkEnd w:id="338"/>
      <w:bookmarkEnd w:id="339"/>
    </w:p>
    <w:p w14:paraId="7F0934D5" w14:textId="7997B774" w:rsidR="007A1F44" w:rsidRPr="00A03C55" w:rsidRDefault="007A1F44">
      <w:r w:rsidRPr="00A03C55">
        <w:t xml:space="preserve">Messages in </w:t>
      </w:r>
      <w:r w:rsidR="00E77430" w:rsidRPr="00A03C55">
        <w:t>transaction</w:t>
      </w:r>
      <w:r w:rsidRPr="00A03C55">
        <w:t xml:space="preserve"> </w:t>
      </w:r>
      <w:r w:rsidR="00383577" w:rsidRPr="00A03C55">
        <w:t>[</w:t>
      </w:r>
      <w:r w:rsidR="00E77430" w:rsidRPr="00A03C55">
        <w:t>ITI-</w:t>
      </w:r>
      <w:r w:rsidRPr="00A03C55">
        <w:t>31</w:t>
      </w:r>
      <w:r w:rsidR="00383577" w:rsidRPr="00A03C55">
        <w:t>]</w:t>
      </w:r>
      <w:r w:rsidRPr="00A03C55">
        <w:t xml:space="preserve"> use the same common HL7 message segments as those in </w:t>
      </w:r>
      <w:r w:rsidR="00E77430" w:rsidRPr="00A03C55">
        <w:t>transaction</w:t>
      </w:r>
      <w:r w:rsidRPr="00A03C55">
        <w:t xml:space="preserve"> </w:t>
      </w:r>
      <w:r w:rsidR="00383577" w:rsidRPr="00A03C55">
        <w:t>[</w:t>
      </w:r>
      <w:r w:rsidR="00E77430" w:rsidRPr="00A03C55">
        <w:t>ITI-</w:t>
      </w:r>
      <w:r w:rsidRPr="00A03C55">
        <w:t>30</w:t>
      </w:r>
      <w:r w:rsidR="00383577" w:rsidRPr="00A03C55">
        <w:t>]</w:t>
      </w:r>
      <w:r w:rsidRPr="00A03C55">
        <w:t xml:space="preserve">; refer to </w:t>
      </w:r>
      <w:r w:rsidR="00292B01" w:rsidRPr="00A03C55">
        <w:t>Section</w:t>
      </w:r>
      <w:r w:rsidRPr="00A03C55">
        <w:t xml:space="preserve"> 3.30.5. In addition, messages in </w:t>
      </w:r>
      <w:r w:rsidR="00E77430" w:rsidRPr="00A03C55">
        <w:t>transaction</w:t>
      </w:r>
      <w:r w:rsidRPr="00A03C55">
        <w:t xml:space="preserve"> </w:t>
      </w:r>
      <w:r w:rsidR="00A47F77" w:rsidRPr="00A03C55">
        <w:t>[</w:t>
      </w:r>
      <w:r w:rsidR="00E77430" w:rsidRPr="00A03C55">
        <w:t>ITI-</w:t>
      </w:r>
      <w:r w:rsidRPr="00A03C55">
        <w:t>31</w:t>
      </w:r>
      <w:r w:rsidR="00A47F77" w:rsidRPr="00A03C55">
        <w:t>]</w:t>
      </w:r>
      <w:r w:rsidRPr="00A03C55">
        <w:t xml:space="preserve"> use the ZBE segment, described below.</w:t>
      </w:r>
    </w:p>
    <w:p w14:paraId="1F3CC4B8" w14:textId="021CCD0B" w:rsidR="008E3CF3" w:rsidRPr="00A03C55" w:rsidRDefault="007A1F44" w:rsidP="00EC243F">
      <w:pPr>
        <w:pStyle w:val="Heading4"/>
        <w:numPr>
          <w:ilvl w:val="3"/>
          <w:numId w:val="8"/>
        </w:numPr>
        <w:tabs>
          <w:tab w:val="clear" w:pos="2160"/>
          <w:tab w:val="clear" w:pos="2880"/>
          <w:tab w:val="clear" w:pos="3600"/>
        </w:tabs>
        <w:rPr>
          <w:noProof w:val="0"/>
        </w:rPr>
      </w:pPr>
      <w:bookmarkStart w:id="340" w:name="_Toc174249155"/>
      <w:bookmarkStart w:id="341" w:name="_Toc398544169"/>
      <w:r w:rsidRPr="00A03C55">
        <w:rPr>
          <w:noProof w:val="0"/>
        </w:rPr>
        <w:t>ZBE – Movement Action segment</w:t>
      </w:r>
      <w:bookmarkEnd w:id="340"/>
      <w:bookmarkEnd w:id="341"/>
    </w:p>
    <w:p w14:paraId="79538BB3" w14:textId="658CED1E" w:rsidR="007A1F44" w:rsidRPr="00A03C55" w:rsidRDefault="007A1F44">
      <w:r w:rsidRPr="00A03C55">
        <w:t xml:space="preserve">The ZBE segment was </w:t>
      </w:r>
      <w:r w:rsidR="002D4399" w:rsidRPr="00A03C55">
        <w:t>firs</w:t>
      </w:r>
      <w:r w:rsidR="000064B4" w:rsidRPr="00A03C55">
        <w:t>t</w:t>
      </w:r>
      <w:r w:rsidR="002D4399" w:rsidRPr="00A03C55">
        <w:t xml:space="preserve"> </w:t>
      </w:r>
      <w:r w:rsidRPr="00A03C55">
        <w:t>introduced in the German extension of the IHE Radiology Technical Framework. It is extended here with additional fields: ZBE-5, ZBE-6</w:t>
      </w:r>
      <w:r w:rsidR="002D4399" w:rsidRPr="00A03C55">
        <w:t>,</w:t>
      </w:r>
      <w:r w:rsidRPr="00A03C55">
        <w:t xml:space="preserve"> ZBE-7</w:t>
      </w:r>
      <w:r w:rsidR="002D4399" w:rsidRPr="00A03C55">
        <w:t>, ZBE-8, and ZBE-9</w:t>
      </w:r>
      <w:r w:rsidRPr="00A03C55">
        <w:t xml:space="preserve">. This ZBE segment is required with the “Historic Movement” Option of transaction </w:t>
      </w:r>
      <w:r w:rsidR="00A47F77" w:rsidRPr="00A03C55">
        <w:t>[</w:t>
      </w:r>
      <w:r w:rsidRPr="00A03C55">
        <w:t>ITI-31</w:t>
      </w:r>
      <w:r w:rsidR="00A47F77" w:rsidRPr="00A03C55">
        <w:t>]</w:t>
      </w:r>
      <w:r w:rsidRPr="00A03C55">
        <w:t xml:space="preserve">. </w:t>
      </w:r>
    </w:p>
    <w:p w14:paraId="15234F76" w14:textId="77777777" w:rsidR="007A1F44" w:rsidRPr="00A03C55" w:rsidRDefault="007A1F44">
      <w:r w:rsidRPr="00A03C55">
        <w:t>The purpose of this segment is to uniquely identify any movement at creation time (action INSERT), so that any further correction brought to this movement (action UPDATE) or cancellation of it (action CANCEL) can be achieved safely and consistently between the two actors Patient Encounter Supplier and Patient Encounter Consumer.</w:t>
      </w:r>
    </w:p>
    <w:p w14:paraId="06AC180B" w14:textId="77777777" w:rsidR="007A1F44" w:rsidRPr="00A03C55" w:rsidRDefault="007A1F44">
      <w:r w:rsidRPr="00A03C55">
        <w:t>Another security feature offered by this segment is to clearly distinguish current events from events that address a historic (past) movement to avoid any misinterpretation on the part of the receiving application.</w:t>
      </w:r>
    </w:p>
    <w:p w14:paraId="45422B08" w14:textId="77777777" w:rsidR="007A1F44" w:rsidRPr="00A03C55" w:rsidRDefault="007A1F44">
      <w:pPr>
        <w:pStyle w:val="TableTitle"/>
        <w:rPr>
          <w:noProof w:val="0"/>
        </w:rPr>
      </w:pPr>
      <w:r w:rsidRPr="00A03C55">
        <w:rPr>
          <w:noProof w:val="0"/>
        </w:rPr>
        <w:t>Table 3.31-6: ZBE segment description</w:t>
      </w:r>
    </w:p>
    <w:tbl>
      <w:tblPr>
        <w:tblW w:w="9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72"/>
        <w:gridCol w:w="938"/>
        <w:gridCol w:w="970"/>
        <w:gridCol w:w="4896"/>
      </w:tblGrid>
      <w:tr w:rsidR="007A1F44" w:rsidRPr="00A03C55" w14:paraId="1AC82BA7" w14:textId="77777777" w:rsidTr="007456CC">
        <w:trPr>
          <w:tblHeader/>
          <w:jc w:val="center"/>
        </w:trPr>
        <w:tc>
          <w:tcPr>
            <w:tcW w:w="810" w:type="dxa"/>
            <w:shd w:val="clear" w:color="auto" w:fill="D9D9D9"/>
          </w:tcPr>
          <w:p w14:paraId="1679AD9F" w14:textId="77777777" w:rsidR="007A1F44" w:rsidRPr="00A03C55" w:rsidRDefault="007A1F44" w:rsidP="00A063AC">
            <w:pPr>
              <w:pStyle w:val="TableEntryHeader"/>
              <w:rPr>
                <w:noProof w:val="0"/>
              </w:rPr>
            </w:pPr>
            <w:r w:rsidRPr="00A03C55">
              <w:rPr>
                <w:noProof w:val="0"/>
              </w:rPr>
              <w:t>SEQ</w:t>
            </w:r>
          </w:p>
        </w:tc>
        <w:tc>
          <w:tcPr>
            <w:tcW w:w="810" w:type="dxa"/>
            <w:shd w:val="clear" w:color="auto" w:fill="D9D9D9"/>
          </w:tcPr>
          <w:p w14:paraId="55066CD3" w14:textId="77777777" w:rsidR="007A1F44" w:rsidRPr="00A03C55" w:rsidRDefault="007A1F44" w:rsidP="00A53067">
            <w:pPr>
              <w:pStyle w:val="TableEntryHeader"/>
              <w:rPr>
                <w:noProof w:val="0"/>
              </w:rPr>
            </w:pPr>
            <w:r w:rsidRPr="00A03C55">
              <w:rPr>
                <w:noProof w:val="0"/>
              </w:rPr>
              <w:t>LEN</w:t>
            </w:r>
          </w:p>
        </w:tc>
        <w:tc>
          <w:tcPr>
            <w:tcW w:w="772" w:type="dxa"/>
            <w:shd w:val="clear" w:color="auto" w:fill="D9D9D9"/>
          </w:tcPr>
          <w:p w14:paraId="7289C01A" w14:textId="77777777" w:rsidR="007A1F44" w:rsidRPr="00A03C55" w:rsidRDefault="007A1F44" w:rsidP="00A53067">
            <w:pPr>
              <w:pStyle w:val="TableEntryHeader"/>
              <w:rPr>
                <w:noProof w:val="0"/>
              </w:rPr>
            </w:pPr>
            <w:r w:rsidRPr="00A03C55">
              <w:rPr>
                <w:noProof w:val="0"/>
              </w:rPr>
              <w:t>DT</w:t>
            </w:r>
          </w:p>
        </w:tc>
        <w:tc>
          <w:tcPr>
            <w:tcW w:w="938" w:type="dxa"/>
            <w:shd w:val="clear" w:color="auto" w:fill="D9D9D9"/>
          </w:tcPr>
          <w:p w14:paraId="299BA367" w14:textId="77777777" w:rsidR="007A1F44" w:rsidRPr="00A03C55" w:rsidRDefault="007A1F44" w:rsidP="00A53067">
            <w:pPr>
              <w:pStyle w:val="TableEntryHeader"/>
              <w:rPr>
                <w:noProof w:val="0"/>
              </w:rPr>
            </w:pPr>
            <w:r w:rsidRPr="00A03C55">
              <w:rPr>
                <w:noProof w:val="0"/>
              </w:rPr>
              <w:t>Usage</w:t>
            </w:r>
          </w:p>
        </w:tc>
        <w:tc>
          <w:tcPr>
            <w:tcW w:w="970" w:type="dxa"/>
            <w:shd w:val="clear" w:color="auto" w:fill="D9D9D9"/>
          </w:tcPr>
          <w:p w14:paraId="52D866EE" w14:textId="77777777" w:rsidR="007A1F44" w:rsidRPr="00A03C55" w:rsidRDefault="007A1F44" w:rsidP="00A53067">
            <w:pPr>
              <w:pStyle w:val="TableEntryHeader"/>
              <w:rPr>
                <w:noProof w:val="0"/>
              </w:rPr>
            </w:pPr>
            <w:r w:rsidRPr="00A03C55">
              <w:rPr>
                <w:noProof w:val="0"/>
              </w:rPr>
              <w:t>Card.</w:t>
            </w:r>
          </w:p>
        </w:tc>
        <w:tc>
          <w:tcPr>
            <w:tcW w:w="4896" w:type="dxa"/>
            <w:shd w:val="clear" w:color="auto" w:fill="D9D9D9"/>
          </w:tcPr>
          <w:p w14:paraId="52F1A15C" w14:textId="77777777" w:rsidR="007A1F44" w:rsidRPr="00A03C55" w:rsidRDefault="007A1F44" w:rsidP="00A53067">
            <w:pPr>
              <w:pStyle w:val="TableEntryHeader"/>
              <w:rPr>
                <w:noProof w:val="0"/>
              </w:rPr>
            </w:pPr>
            <w:r w:rsidRPr="00A03C55">
              <w:rPr>
                <w:noProof w:val="0"/>
              </w:rPr>
              <w:t>ELEMENT NAME</w:t>
            </w:r>
          </w:p>
        </w:tc>
      </w:tr>
      <w:tr w:rsidR="007A1F44" w:rsidRPr="00A03C55" w14:paraId="3C1E2C37" w14:textId="77777777" w:rsidTr="007456CC">
        <w:trPr>
          <w:jc w:val="center"/>
        </w:trPr>
        <w:tc>
          <w:tcPr>
            <w:tcW w:w="810" w:type="dxa"/>
          </w:tcPr>
          <w:p w14:paraId="0C3F685C" w14:textId="77777777" w:rsidR="007A1F44" w:rsidRPr="00A03C55" w:rsidRDefault="007A1F44" w:rsidP="007456CC">
            <w:pPr>
              <w:pStyle w:val="TableEntry"/>
              <w:jc w:val="center"/>
              <w:rPr>
                <w:noProof w:val="0"/>
              </w:rPr>
            </w:pPr>
            <w:r w:rsidRPr="00A03C55">
              <w:rPr>
                <w:noProof w:val="0"/>
              </w:rPr>
              <w:t>1</w:t>
            </w:r>
          </w:p>
        </w:tc>
        <w:tc>
          <w:tcPr>
            <w:tcW w:w="810" w:type="dxa"/>
          </w:tcPr>
          <w:p w14:paraId="779337DB" w14:textId="21120DB3" w:rsidR="007A1F44" w:rsidRPr="00A03C55" w:rsidRDefault="002D4399" w:rsidP="007456CC">
            <w:pPr>
              <w:pStyle w:val="TableEntry"/>
              <w:jc w:val="center"/>
              <w:rPr>
                <w:noProof w:val="0"/>
              </w:rPr>
            </w:pPr>
            <w:r w:rsidRPr="00A03C55">
              <w:rPr>
                <w:noProof w:val="0"/>
              </w:rPr>
              <w:t>427</w:t>
            </w:r>
          </w:p>
        </w:tc>
        <w:tc>
          <w:tcPr>
            <w:tcW w:w="772" w:type="dxa"/>
          </w:tcPr>
          <w:p w14:paraId="65D2D3BA" w14:textId="77777777" w:rsidR="007A1F44" w:rsidRPr="00A03C55" w:rsidRDefault="007A1F44" w:rsidP="007456CC">
            <w:pPr>
              <w:pStyle w:val="TableEntry"/>
              <w:jc w:val="center"/>
              <w:rPr>
                <w:noProof w:val="0"/>
              </w:rPr>
            </w:pPr>
            <w:r w:rsidRPr="00A03C55">
              <w:rPr>
                <w:noProof w:val="0"/>
              </w:rPr>
              <w:t>EI</w:t>
            </w:r>
          </w:p>
        </w:tc>
        <w:tc>
          <w:tcPr>
            <w:tcW w:w="938" w:type="dxa"/>
          </w:tcPr>
          <w:p w14:paraId="64117A7C" w14:textId="77777777" w:rsidR="007A1F44" w:rsidRPr="00A03C55" w:rsidRDefault="007A1F44" w:rsidP="007456CC">
            <w:pPr>
              <w:pStyle w:val="TableEntry"/>
              <w:jc w:val="center"/>
              <w:rPr>
                <w:noProof w:val="0"/>
              </w:rPr>
            </w:pPr>
            <w:r w:rsidRPr="00A03C55">
              <w:rPr>
                <w:noProof w:val="0"/>
              </w:rPr>
              <w:t>R</w:t>
            </w:r>
          </w:p>
        </w:tc>
        <w:tc>
          <w:tcPr>
            <w:tcW w:w="970" w:type="dxa"/>
          </w:tcPr>
          <w:p w14:paraId="0D94C0D0" w14:textId="77777777" w:rsidR="007A1F44" w:rsidRPr="00A03C55" w:rsidRDefault="007A1F44" w:rsidP="007456CC">
            <w:pPr>
              <w:pStyle w:val="TableEntry"/>
              <w:jc w:val="center"/>
              <w:rPr>
                <w:noProof w:val="0"/>
              </w:rPr>
            </w:pPr>
            <w:r w:rsidRPr="00A03C55">
              <w:rPr>
                <w:noProof w:val="0"/>
              </w:rPr>
              <w:t>[1..*]</w:t>
            </w:r>
          </w:p>
        </w:tc>
        <w:tc>
          <w:tcPr>
            <w:tcW w:w="4896" w:type="dxa"/>
          </w:tcPr>
          <w:p w14:paraId="1EB5B645" w14:textId="77777777" w:rsidR="007A1F44" w:rsidRPr="00A03C55" w:rsidRDefault="007A1F44">
            <w:pPr>
              <w:pStyle w:val="TableEntry"/>
              <w:rPr>
                <w:noProof w:val="0"/>
              </w:rPr>
            </w:pPr>
            <w:r w:rsidRPr="00A03C55">
              <w:rPr>
                <w:noProof w:val="0"/>
              </w:rPr>
              <w:t>Movement ID</w:t>
            </w:r>
          </w:p>
        </w:tc>
      </w:tr>
      <w:tr w:rsidR="007A1F44" w:rsidRPr="00A03C55" w14:paraId="0AB10DA7" w14:textId="77777777" w:rsidTr="007456CC">
        <w:trPr>
          <w:jc w:val="center"/>
        </w:trPr>
        <w:tc>
          <w:tcPr>
            <w:tcW w:w="810" w:type="dxa"/>
          </w:tcPr>
          <w:p w14:paraId="6C9307D4" w14:textId="77777777" w:rsidR="007A1F44" w:rsidRPr="00A03C55" w:rsidRDefault="007A1F44" w:rsidP="007456CC">
            <w:pPr>
              <w:pStyle w:val="TableEntry"/>
              <w:jc w:val="center"/>
              <w:rPr>
                <w:noProof w:val="0"/>
              </w:rPr>
            </w:pPr>
            <w:r w:rsidRPr="00A03C55">
              <w:rPr>
                <w:noProof w:val="0"/>
              </w:rPr>
              <w:t>2</w:t>
            </w:r>
          </w:p>
        </w:tc>
        <w:tc>
          <w:tcPr>
            <w:tcW w:w="810" w:type="dxa"/>
          </w:tcPr>
          <w:p w14:paraId="5FA045A7" w14:textId="45E5C78F" w:rsidR="007A1F44" w:rsidRPr="00A03C55" w:rsidRDefault="002D4399" w:rsidP="007456CC">
            <w:pPr>
              <w:pStyle w:val="TableEntry"/>
              <w:jc w:val="center"/>
              <w:rPr>
                <w:noProof w:val="0"/>
              </w:rPr>
            </w:pPr>
            <w:r w:rsidRPr="00A03C55">
              <w:rPr>
                <w:noProof w:val="0"/>
              </w:rPr>
              <w:t>26</w:t>
            </w:r>
          </w:p>
        </w:tc>
        <w:tc>
          <w:tcPr>
            <w:tcW w:w="772" w:type="dxa"/>
          </w:tcPr>
          <w:p w14:paraId="229CF867" w14:textId="77777777" w:rsidR="007A1F44" w:rsidRPr="00A03C55" w:rsidRDefault="007A1F44" w:rsidP="007456CC">
            <w:pPr>
              <w:pStyle w:val="TableEntry"/>
              <w:jc w:val="center"/>
              <w:rPr>
                <w:noProof w:val="0"/>
              </w:rPr>
            </w:pPr>
            <w:r w:rsidRPr="00A03C55">
              <w:rPr>
                <w:noProof w:val="0"/>
              </w:rPr>
              <w:t>TS</w:t>
            </w:r>
          </w:p>
        </w:tc>
        <w:tc>
          <w:tcPr>
            <w:tcW w:w="938" w:type="dxa"/>
          </w:tcPr>
          <w:p w14:paraId="7AF24DFF" w14:textId="77777777" w:rsidR="007A1F44" w:rsidRPr="00A03C55" w:rsidRDefault="007A1F44" w:rsidP="007456CC">
            <w:pPr>
              <w:pStyle w:val="TableEntry"/>
              <w:jc w:val="center"/>
              <w:rPr>
                <w:noProof w:val="0"/>
              </w:rPr>
            </w:pPr>
            <w:r w:rsidRPr="00A03C55">
              <w:rPr>
                <w:noProof w:val="0"/>
              </w:rPr>
              <w:t>R</w:t>
            </w:r>
          </w:p>
        </w:tc>
        <w:tc>
          <w:tcPr>
            <w:tcW w:w="970" w:type="dxa"/>
          </w:tcPr>
          <w:p w14:paraId="3CA733E3" w14:textId="77777777" w:rsidR="007A1F44" w:rsidRPr="00A03C55" w:rsidRDefault="007A1F44" w:rsidP="007456CC">
            <w:pPr>
              <w:pStyle w:val="TableEntry"/>
              <w:jc w:val="center"/>
              <w:rPr>
                <w:noProof w:val="0"/>
              </w:rPr>
            </w:pPr>
            <w:r w:rsidRPr="00A03C55">
              <w:rPr>
                <w:noProof w:val="0"/>
              </w:rPr>
              <w:t>[1..1]</w:t>
            </w:r>
          </w:p>
        </w:tc>
        <w:tc>
          <w:tcPr>
            <w:tcW w:w="4896" w:type="dxa"/>
          </w:tcPr>
          <w:p w14:paraId="757E55DE" w14:textId="77777777" w:rsidR="007A1F44" w:rsidRPr="00A03C55" w:rsidRDefault="007A1F44">
            <w:pPr>
              <w:pStyle w:val="TableEntry"/>
              <w:rPr>
                <w:noProof w:val="0"/>
              </w:rPr>
            </w:pPr>
            <w:r w:rsidRPr="00A03C55">
              <w:rPr>
                <w:noProof w:val="0"/>
              </w:rPr>
              <w:t>Start Movement Date/Time</w:t>
            </w:r>
          </w:p>
        </w:tc>
      </w:tr>
      <w:tr w:rsidR="007A1F44" w:rsidRPr="00A03C55" w14:paraId="075F6021" w14:textId="77777777" w:rsidTr="007456CC">
        <w:trPr>
          <w:jc w:val="center"/>
        </w:trPr>
        <w:tc>
          <w:tcPr>
            <w:tcW w:w="810" w:type="dxa"/>
          </w:tcPr>
          <w:p w14:paraId="456577A4" w14:textId="77777777" w:rsidR="007A1F44" w:rsidRPr="00A03C55" w:rsidRDefault="007A1F44" w:rsidP="007456CC">
            <w:pPr>
              <w:pStyle w:val="TableEntry"/>
              <w:jc w:val="center"/>
              <w:rPr>
                <w:noProof w:val="0"/>
              </w:rPr>
            </w:pPr>
            <w:r w:rsidRPr="00A03C55">
              <w:rPr>
                <w:noProof w:val="0"/>
              </w:rPr>
              <w:t>3</w:t>
            </w:r>
          </w:p>
        </w:tc>
        <w:tc>
          <w:tcPr>
            <w:tcW w:w="810" w:type="dxa"/>
          </w:tcPr>
          <w:p w14:paraId="60AB9C5A" w14:textId="1E4A5780" w:rsidR="007A1F44" w:rsidRPr="00A03C55" w:rsidRDefault="002D4399" w:rsidP="007456CC">
            <w:pPr>
              <w:pStyle w:val="TableEntry"/>
              <w:jc w:val="center"/>
              <w:rPr>
                <w:noProof w:val="0"/>
              </w:rPr>
            </w:pPr>
            <w:r w:rsidRPr="00A03C55">
              <w:rPr>
                <w:noProof w:val="0"/>
              </w:rPr>
              <w:t>26</w:t>
            </w:r>
          </w:p>
        </w:tc>
        <w:tc>
          <w:tcPr>
            <w:tcW w:w="772" w:type="dxa"/>
          </w:tcPr>
          <w:p w14:paraId="329A175E" w14:textId="77777777" w:rsidR="007A1F44" w:rsidRPr="00A03C55" w:rsidRDefault="007A1F44" w:rsidP="007456CC">
            <w:pPr>
              <w:pStyle w:val="TableEntry"/>
              <w:jc w:val="center"/>
              <w:rPr>
                <w:noProof w:val="0"/>
              </w:rPr>
            </w:pPr>
            <w:r w:rsidRPr="00A03C55">
              <w:rPr>
                <w:noProof w:val="0"/>
              </w:rPr>
              <w:t>TS</w:t>
            </w:r>
          </w:p>
        </w:tc>
        <w:tc>
          <w:tcPr>
            <w:tcW w:w="938" w:type="dxa"/>
          </w:tcPr>
          <w:p w14:paraId="5C7F2F7D" w14:textId="77777777" w:rsidR="007A1F44" w:rsidRPr="00A03C55" w:rsidRDefault="007A1F44" w:rsidP="007456CC">
            <w:pPr>
              <w:pStyle w:val="TableEntry"/>
              <w:jc w:val="center"/>
              <w:rPr>
                <w:noProof w:val="0"/>
              </w:rPr>
            </w:pPr>
            <w:r w:rsidRPr="00A03C55">
              <w:rPr>
                <w:noProof w:val="0"/>
              </w:rPr>
              <w:t>O</w:t>
            </w:r>
          </w:p>
        </w:tc>
        <w:tc>
          <w:tcPr>
            <w:tcW w:w="970" w:type="dxa"/>
          </w:tcPr>
          <w:p w14:paraId="164DAD0C" w14:textId="77777777" w:rsidR="007A1F44" w:rsidRPr="00A03C55" w:rsidRDefault="007A1F44" w:rsidP="007456CC">
            <w:pPr>
              <w:pStyle w:val="TableEntry"/>
              <w:jc w:val="center"/>
              <w:rPr>
                <w:noProof w:val="0"/>
              </w:rPr>
            </w:pPr>
            <w:r w:rsidRPr="00A03C55">
              <w:rPr>
                <w:noProof w:val="0"/>
              </w:rPr>
              <w:t>[0..1]</w:t>
            </w:r>
          </w:p>
        </w:tc>
        <w:tc>
          <w:tcPr>
            <w:tcW w:w="4896" w:type="dxa"/>
          </w:tcPr>
          <w:p w14:paraId="3CF468A5" w14:textId="77777777" w:rsidR="007A1F44" w:rsidRPr="00A03C55" w:rsidRDefault="007A1F44">
            <w:pPr>
              <w:pStyle w:val="TableEntry"/>
              <w:rPr>
                <w:noProof w:val="0"/>
              </w:rPr>
            </w:pPr>
            <w:r w:rsidRPr="00A03C55">
              <w:rPr>
                <w:noProof w:val="0"/>
              </w:rPr>
              <w:t xml:space="preserve">End Movement Date/Time </w:t>
            </w:r>
          </w:p>
        </w:tc>
      </w:tr>
      <w:tr w:rsidR="007A1F44" w:rsidRPr="00A03C55" w14:paraId="564371B8" w14:textId="77777777" w:rsidTr="007456CC">
        <w:trPr>
          <w:jc w:val="center"/>
        </w:trPr>
        <w:tc>
          <w:tcPr>
            <w:tcW w:w="810" w:type="dxa"/>
          </w:tcPr>
          <w:p w14:paraId="70F791D3" w14:textId="77777777" w:rsidR="007A1F44" w:rsidRPr="00A03C55" w:rsidRDefault="007A1F44" w:rsidP="007456CC">
            <w:pPr>
              <w:pStyle w:val="TableEntry"/>
              <w:jc w:val="center"/>
              <w:rPr>
                <w:noProof w:val="0"/>
              </w:rPr>
            </w:pPr>
            <w:r w:rsidRPr="00A03C55">
              <w:rPr>
                <w:noProof w:val="0"/>
              </w:rPr>
              <w:t>4</w:t>
            </w:r>
          </w:p>
        </w:tc>
        <w:tc>
          <w:tcPr>
            <w:tcW w:w="810" w:type="dxa"/>
          </w:tcPr>
          <w:p w14:paraId="64A24290" w14:textId="4EC741ED" w:rsidR="007A1F44" w:rsidRPr="00A03C55" w:rsidRDefault="002D4399" w:rsidP="007456CC">
            <w:pPr>
              <w:pStyle w:val="TableEntry"/>
              <w:jc w:val="center"/>
              <w:rPr>
                <w:noProof w:val="0"/>
              </w:rPr>
            </w:pPr>
            <w:r w:rsidRPr="00A03C55">
              <w:rPr>
                <w:noProof w:val="0"/>
              </w:rPr>
              <w:t>6</w:t>
            </w:r>
          </w:p>
        </w:tc>
        <w:tc>
          <w:tcPr>
            <w:tcW w:w="772" w:type="dxa"/>
          </w:tcPr>
          <w:p w14:paraId="3FE07258" w14:textId="77777777" w:rsidR="007A1F44" w:rsidRPr="00A03C55" w:rsidRDefault="007A1F44" w:rsidP="007456CC">
            <w:pPr>
              <w:pStyle w:val="TableEntry"/>
              <w:jc w:val="center"/>
              <w:rPr>
                <w:noProof w:val="0"/>
              </w:rPr>
            </w:pPr>
            <w:r w:rsidRPr="00A03C55">
              <w:rPr>
                <w:noProof w:val="0"/>
              </w:rPr>
              <w:t>ID</w:t>
            </w:r>
          </w:p>
        </w:tc>
        <w:tc>
          <w:tcPr>
            <w:tcW w:w="938" w:type="dxa"/>
          </w:tcPr>
          <w:p w14:paraId="208F6041" w14:textId="77777777" w:rsidR="007A1F44" w:rsidRPr="00A03C55" w:rsidRDefault="007A1F44" w:rsidP="007456CC">
            <w:pPr>
              <w:pStyle w:val="TableEntry"/>
              <w:jc w:val="center"/>
              <w:rPr>
                <w:noProof w:val="0"/>
              </w:rPr>
            </w:pPr>
            <w:r w:rsidRPr="00A03C55">
              <w:rPr>
                <w:noProof w:val="0"/>
              </w:rPr>
              <w:t>R</w:t>
            </w:r>
          </w:p>
        </w:tc>
        <w:tc>
          <w:tcPr>
            <w:tcW w:w="970" w:type="dxa"/>
          </w:tcPr>
          <w:p w14:paraId="376C5FA0" w14:textId="77777777" w:rsidR="007A1F44" w:rsidRPr="00A03C55" w:rsidRDefault="007A1F44" w:rsidP="007456CC">
            <w:pPr>
              <w:pStyle w:val="TableEntry"/>
              <w:jc w:val="center"/>
              <w:rPr>
                <w:noProof w:val="0"/>
              </w:rPr>
            </w:pPr>
            <w:r w:rsidRPr="00A03C55">
              <w:rPr>
                <w:noProof w:val="0"/>
              </w:rPr>
              <w:t>[1..1]</w:t>
            </w:r>
          </w:p>
        </w:tc>
        <w:tc>
          <w:tcPr>
            <w:tcW w:w="4896" w:type="dxa"/>
          </w:tcPr>
          <w:p w14:paraId="539D57F0" w14:textId="54AFCFC1" w:rsidR="007A1F44" w:rsidRPr="00A03C55" w:rsidRDefault="007A1F44">
            <w:pPr>
              <w:pStyle w:val="TableEntry"/>
              <w:rPr>
                <w:noProof w:val="0"/>
              </w:rPr>
            </w:pPr>
            <w:r w:rsidRPr="00A03C55">
              <w:rPr>
                <w:noProof w:val="0"/>
              </w:rPr>
              <w:t>Movement Action</w:t>
            </w:r>
            <w:r w:rsidR="00952DDA" w:rsidRPr="00A03C55">
              <w:rPr>
                <w:noProof w:val="0"/>
              </w:rPr>
              <w:t xml:space="preserve"> </w:t>
            </w:r>
            <w:r w:rsidRPr="00A03C55">
              <w:rPr>
                <w:noProof w:val="0"/>
              </w:rPr>
              <w:t>(INSERT / UPDATE / CANCEL)</w:t>
            </w:r>
          </w:p>
        </w:tc>
      </w:tr>
      <w:tr w:rsidR="007A1F44" w:rsidRPr="00A03C55" w14:paraId="2D966082" w14:textId="77777777" w:rsidTr="007456CC">
        <w:trPr>
          <w:jc w:val="center"/>
        </w:trPr>
        <w:tc>
          <w:tcPr>
            <w:tcW w:w="810" w:type="dxa"/>
          </w:tcPr>
          <w:p w14:paraId="746E9062" w14:textId="77777777" w:rsidR="007A1F44" w:rsidRPr="00A03C55" w:rsidRDefault="007A1F44" w:rsidP="007456CC">
            <w:pPr>
              <w:pStyle w:val="TableEntry"/>
              <w:jc w:val="center"/>
              <w:rPr>
                <w:noProof w:val="0"/>
              </w:rPr>
            </w:pPr>
            <w:r w:rsidRPr="00A03C55">
              <w:rPr>
                <w:noProof w:val="0"/>
              </w:rPr>
              <w:t>5</w:t>
            </w:r>
          </w:p>
        </w:tc>
        <w:tc>
          <w:tcPr>
            <w:tcW w:w="810" w:type="dxa"/>
          </w:tcPr>
          <w:p w14:paraId="50A5F90F" w14:textId="728AB824" w:rsidR="007A1F44" w:rsidRPr="00A03C55" w:rsidRDefault="002D4399" w:rsidP="007456CC">
            <w:pPr>
              <w:pStyle w:val="TableEntry"/>
              <w:jc w:val="center"/>
              <w:rPr>
                <w:noProof w:val="0"/>
              </w:rPr>
            </w:pPr>
            <w:r w:rsidRPr="00A03C55">
              <w:rPr>
                <w:noProof w:val="0"/>
              </w:rPr>
              <w:t>1</w:t>
            </w:r>
          </w:p>
        </w:tc>
        <w:tc>
          <w:tcPr>
            <w:tcW w:w="772" w:type="dxa"/>
          </w:tcPr>
          <w:p w14:paraId="0A509F3A" w14:textId="77777777" w:rsidR="007A1F44" w:rsidRPr="00A03C55" w:rsidRDefault="007A1F44" w:rsidP="007456CC">
            <w:pPr>
              <w:pStyle w:val="TableEntry"/>
              <w:jc w:val="center"/>
              <w:rPr>
                <w:noProof w:val="0"/>
              </w:rPr>
            </w:pPr>
            <w:r w:rsidRPr="00A03C55">
              <w:rPr>
                <w:noProof w:val="0"/>
              </w:rPr>
              <w:t>ID</w:t>
            </w:r>
          </w:p>
        </w:tc>
        <w:tc>
          <w:tcPr>
            <w:tcW w:w="938" w:type="dxa"/>
          </w:tcPr>
          <w:p w14:paraId="51F92154" w14:textId="77777777" w:rsidR="007A1F44" w:rsidRPr="00A03C55" w:rsidRDefault="007A1F44" w:rsidP="007456CC">
            <w:pPr>
              <w:pStyle w:val="TableEntry"/>
              <w:jc w:val="center"/>
              <w:rPr>
                <w:noProof w:val="0"/>
              </w:rPr>
            </w:pPr>
            <w:r w:rsidRPr="00A03C55">
              <w:rPr>
                <w:noProof w:val="0"/>
              </w:rPr>
              <w:t>R</w:t>
            </w:r>
          </w:p>
        </w:tc>
        <w:tc>
          <w:tcPr>
            <w:tcW w:w="970" w:type="dxa"/>
          </w:tcPr>
          <w:p w14:paraId="5D806244" w14:textId="77777777" w:rsidR="007A1F44" w:rsidRPr="00A03C55" w:rsidRDefault="007A1F44" w:rsidP="007456CC">
            <w:pPr>
              <w:pStyle w:val="TableEntry"/>
              <w:jc w:val="center"/>
              <w:rPr>
                <w:noProof w:val="0"/>
              </w:rPr>
            </w:pPr>
            <w:r w:rsidRPr="00A03C55">
              <w:rPr>
                <w:noProof w:val="0"/>
              </w:rPr>
              <w:t>[1..1]</w:t>
            </w:r>
          </w:p>
        </w:tc>
        <w:tc>
          <w:tcPr>
            <w:tcW w:w="4896" w:type="dxa"/>
          </w:tcPr>
          <w:p w14:paraId="2146A0DF" w14:textId="77C1F55A" w:rsidR="007A1F44" w:rsidRPr="00A03C55" w:rsidRDefault="007A1F44">
            <w:pPr>
              <w:pStyle w:val="TableEntry"/>
              <w:rPr>
                <w:noProof w:val="0"/>
              </w:rPr>
            </w:pPr>
            <w:r w:rsidRPr="00A03C55">
              <w:rPr>
                <w:noProof w:val="0"/>
              </w:rPr>
              <w:t>Historical Movement Indicator</w:t>
            </w:r>
            <w:r w:rsidR="00952DDA" w:rsidRPr="00A03C55">
              <w:rPr>
                <w:noProof w:val="0"/>
              </w:rPr>
              <w:t xml:space="preserve"> </w:t>
            </w:r>
            <w:r w:rsidRPr="00A03C55">
              <w:rPr>
                <w:noProof w:val="0"/>
              </w:rPr>
              <w:t>(values: Y / N)</w:t>
            </w:r>
          </w:p>
        </w:tc>
      </w:tr>
      <w:tr w:rsidR="007A1F44" w:rsidRPr="00A03C55" w14:paraId="5C79631E" w14:textId="77777777" w:rsidTr="007456CC">
        <w:trPr>
          <w:jc w:val="center"/>
        </w:trPr>
        <w:tc>
          <w:tcPr>
            <w:tcW w:w="810" w:type="dxa"/>
          </w:tcPr>
          <w:p w14:paraId="7D01185D" w14:textId="77777777" w:rsidR="007A1F44" w:rsidRPr="00A03C55" w:rsidRDefault="007A1F44" w:rsidP="007456CC">
            <w:pPr>
              <w:pStyle w:val="TableEntry"/>
              <w:jc w:val="center"/>
              <w:rPr>
                <w:noProof w:val="0"/>
              </w:rPr>
            </w:pPr>
            <w:r w:rsidRPr="00A03C55">
              <w:rPr>
                <w:noProof w:val="0"/>
              </w:rPr>
              <w:t>6</w:t>
            </w:r>
          </w:p>
        </w:tc>
        <w:tc>
          <w:tcPr>
            <w:tcW w:w="810" w:type="dxa"/>
          </w:tcPr>
          <w:p w14:paraId="2E10B061" w14:textId="0DF10648" w:rsidR="007A1F44" w:rsidRPr="00A03C55" w:rsidRDefault="002D4399" w:rsidP="007456CC">
            <w:pPr>
              <w:pStyle w:val="TableEntry"/>
              <w:jc w:val="center"/>
              <w:rPr>
                <w:noProof w:val="0"/>
              </w:rPr>
            </w:pPr>
            <w:r w:rsidRPr="00A03C55">
              <w:rPr>
                <w:noProof w:val="0"/>
              </w:rPr>
              <w:t>3</w:t>
            </w:r>
          </w:p>
        </w:tc>
        <w:tc>
          <w:tcPr>
            <w:tcW w:w="772" w:type="dxa"/>
          </w:tcPr>
          <w:p w14:paraId="514B582C" w14:textId="77777777" w:rsidR="007A1F44" w:rsidRPr="00A03C55" w:rsidRDefault="007A1F44" w:rsidP="007456CC">
            <w:pPr>
              <w:pStyle w:val="TableEntry"/>
              <w:jc w:val="center"/>
              <w:rPr>
                <w:noProof w:val="0"/>
              </w:rPr>
            </w:pPr>
            <w:r w:rsidRPr="00A03C55">
              <w:rPr>
                <w:noProof w:val="0"/>
              </w:rPr>
              <w:t>ID</w:t>
            </w:r>
          </w:p>
        </w:tc>
        <w:tc>
          <w:tcPr>
            <w:tcW w:w="938" w:type="dxa"/>
          </w:tcPr>
          <w:p w14:paraId="52826F24" w14:textId="77777777" w:rsidR="007A1F44" w:rsidRPr="00A03C55" w:rsidRDefault="007A1F44" w:rsidP="007456CC">
            <w:pPr>
              <w:pStyle w:val="TableEntry"/>
              <w:jc w:val="center"/>
              <w:rPr>
                <w:noProof w:val="0"/>
              </w:rPr>
            </w:pPr>
            <w:r w:rsidRPr="00A03C55">
              <w:rPr>
                <w:noProof w:val="0"/>
              </w:rPr>
              <w:t>C</w:t>
            </w:r>
          </w:p>
        </w:tc>
        <w:tc>
          <w:tcPr>
            <w:tcW w:w="970" w:type="dxa"/>
          </w:tcPr>
          <w:p w14:paraId="70EEAC24" w14:textId="77777777" w:rsidR="007A1F44" w:rsidRPr="00A03C55" w:rsidRDefault="007A1F44" w:rsidP="007456CC">
            <w:pPr>
              <w:pStyle w:val="TableEntry"/>
              <w:jc w:val="center"/>
              <w:rPr>
                <w:noProof w:val="0"/>
              </w:rPr>
            </w:pPr>
            <w:r w:rsidRPr="00A03C55">
              <w:rPr>
                <w:noProof w:val="0"/>
              </w:rPr>
              <w:t>[0..1]</w:t>
            </w:r>
          </w:p>
        </w:tc>
        <w:tc>
          <w:tcPr>
            <w:tcW w:w="4896" w:type="dxa"/>
          </w:tcPr>
          <w:p w14:paraId="0F4EC8C8" w14:textId="77777777" w:rsidR="007A1F44" w:rsidRPr="00A03C55" w:rsidRDefault="007A1F44">
            <w:pPr>
              <w:pStyle w:val="TableEntry"/>
              <w:rPr>
                <w:noProof w:val="0"/>
              </w:rPr>
            </w:pPr>
            <w:r w:rsidRPr="00A03C55">
              <w:rPr>
                <w:noProof w:val="0"/>
              </w:rPr>
              <w:t>Original trigger event code [in the case of an UPDATE of the movement (trigger A08), this field conveys the original trigger event that was sent with the INSERT]</w:t>
            </w:r>
          </w:p>
        </w:tc>
      </w:tr>
      <w:tr w:rsidR="007A1F44" w:rsidRPr="00A03C55" w14:paraId="766014DA" w14:textId="77777777" w:rsidTr="007456CC">
        <w:trPr>
          <w:jc w:val="center"/>
        </w:trPr>
        <w:tc>
          <w:tcPr>
            <w:tcW w:w="810" w:type="dxa"/>
          </w:tcPr>
          <w:p w14:paraId="37DC5429" w14:textId="77777777" w:rsidR="007A1F44" w:rsidRPr="00A03C55" w:rsidRDefault="007A1F44" w:rsidP="007456CC">
            <w:pPr>
              <w:pStyle w:val="TableEntry"/>
              <w:jc w:val="center"/>
              <w:rPr>
                <w:noProof w:val="0"/>
              </w:rPr>
            </w:pPr>
            <w:r w:rsidRPr="00A03C55">
              <w:rPr>
                <w:noProof w:val="0"/>
              </w:rPr>
              <w:t>7</w:t>
            </w:r>
          </w:p>
        </w:tc>
        <w:tc>
          <w:tcPr>
            <w:tcW w:w="810" w:type="dxa"/>
          </w:tcPr>
          <w:p w14:paraId="1A956FB4" w14:textId="3662F8D6" w:rsidR="007A1F44" w:rsidRPr="00A03C55" w:rsidRDefault="002D4399" w:rsidP="007456CC">
            <w:pPr>
              <w:pStyle w:val="TableEntry"/>
              <w:jc w:val="center"/>
              <w:rPr>
                <w:noProof w:val="0"/>
              </w:rPr>
            </w:pPr>
            <w:r w:rsidRPr="00A03C55">
              <w:rPr>
                <w:noProof w:val="0"/>
              </w:rPr>
              <w:t>567</w:t>
            </w:r>
          </w:p>
        </w:tc>
        <w:tc>
          <w:tcPr>
            <w:tcW w:w="772" w:type="dxa"/>
          </w:tcPr>
          <w:p w14:paraId="71EB18D1" w14:textId="77777777" w:rsidR="007A1F44" w:rsidRPr="00A03C55" w:rsidRDefault="007A1F44" w:rsidP="007456CC">
            <w:pPr>
              <w:pStyle w:val="TableEntry"/>
              <w:jc w:val="center"/>
              <w:rPr>
                <w:noProof w:val="0"/>
              </w:rPr>
            </w:pPr>
            <w:r w:rsidRPr="00A03C55">
              <w:rPr>
                <w:noProof w:val="0"/>
              </w:rPr>
              <w:t>XON</w:t>
            </w:r>
          </w:p>
        </w:tc>
        <w:tc>
          <w:tcPr>
            <w:tcW w:w="938" w:type="dxa"/>
          </w:tcPr>
          <w:p w14:paraId="6323EE41" w14:textId="77777777" w:rsidR="007A1F44" w:rsidRPr="00A03C55" w:rsidRDefault="007A1F44" w:rsidP="007456CC">
            <w:pPr>
              <w:pStyle w:val="TableEntry"/>
              <w:jc w:val="center"/>
              <w:rPr>
                <w:noProof w:val="0"/>
              </w:rPr>
            </w:pPr>
            <w:r w:rsidRPr="00A03C55">
              <w:rPr>
                <w:noProof w:val="0"/>
              </w:rPr>
              <w:t>O</w:t>
            </w:r>
          </w:p>
        </w:tc>
        <w:tc>
          <w:tcPr>
            <w:tcW w:w="970" w:type="dxa"/>
          </w:tcPr>
          <w:p w14:paraId="747815D7" w14:textId="77777777" w:rsidR="007A1F44" w:rsidRPr="00A03C55" w:rsidRDefault="007A1F44" w:rsidP="007456CC">
            <w:pPr>
              <w:pStyle w:val="TableEntry"/>
              <w:jc w:val="center"/>
              <w:rPr>
                <w:noProof w:val="0"/>
              </w:rPr>
            </w:pPr>
            <w:r w:rsidRPr="00A03C55">
              <w:rPr>
                <w:noProof w:val="0"/>
              </w:rPr>
              <w:t>[0..1]</w:t>
            </w:r>
          </w:p>
        </w:tc>
        <w:tc>
          <w:tcPr>
            <w:tcW w:w="4896" w:type="dxa"/>
          </w:tcPr>
          <w:p w14:paraId="3DEADE54" w14:textId="3673CD6D" w:rsidR="007A1F44" w:rsidRPr="00A03C55" w:rsidRDefault="007A1F44">
            <w:pPr>
              <w:pStyle w:val="TableEntry"/>
              <w:rPr>
                <w:noProof w:val="0"/>
              </w:rPr>
            </w:pPr>
            <w:r w:rsidRPr="00A03C55">
              <w:rPr>
                <w:noProof w:val="0"/>
              </w:rPr>
              <w:t>Responsible Ward (Medical or Nursing Ward, depending of the trigger event of the message)</w:t>
            </w:r>
            <w:r w:rsidR="00454144" w:rsidRPr="00A03C55">
              <w:rPr>
                <w:noProof w:val="0"/>
              </w:rPr>
              <w:t xml:space="preserve">. See </w:t>
            </w:r>
            <w:r w:rsidR="000064B4" w:rsidRPr="00A03C55">
              <w:rPr>
                <w:noProof w:val="0"/>
              </w:rPr>
              <w:t>Note 1</w:t>
            </w:r>
            <w:r w:rsidR="00454144" w:rsidRPr="00A03C55">
              <w:rPr>
                <w:noProof w:val="0"/>
              </w:rPr>
              <w:t>.</w:t>
            </w:r>
          </w:p>
        </w:tc>
      </w:tr>
      <w:tr w:rsidR="002D4399" w:rsidRPr="00A03C55" w14:paraId="3D7B53ED" w14:textId="77777777" w:rsidTr="007456CC">
        <w:trPr>
          <w:jc w:val="center"/>
        </w:trPr>
        <w:tc>
          <w:tcPr>
            <w:tcW w:w="810" w:type="dxa"/>
          </w:tcPr>
          <w:p w14:paraId="449C44DB" w14:textId="68273CB4" w:rsidR="002D4399" w:rsidRPr="00A03C55" w:rsidRDefault="002D4399" w:rsidP="007456CC">
            <w:pPr>
              <w:pStyle w:val="TableEntry"/>
              <w:jc w:val="center"/>
              <w:rPr>
                <w:noProof w:val="0"/>
              </w:rPr>
            </w:pPr>
            <w:r w:rsidRPr="00A03C55">
              <w:rPr>
                <w:noProof w:val="0"/>
              </w:rPr>
              <w:t>8</w:t>
            </w:r>
          </w:p>
        </w:tc>
        <w:tc>
          <w:tcPr>
            <w:tcW w:w="810" w:type="dxa"/>
          </w:tcPr>
          <w:p w14:paraId="3A0A689D" w14:textId="07462107" w:rsidR="002D4399" w:rsidRPr="00A03C55" w:rsidRDefault="002D4399" w:rsidP="007456CC">
            <w:pPr>
              <w:pStyle w:val="TableEntry"/>
              <w:jc w:val="center"/>
              <w:rPr>
                <w:noProof w:val="0"/>
              </w:rPr>
            </w:pPr>
            <w:r w:rsidRPr="00A03C55">
              <w:rPr>
                <w:noProof w:val="0"/>
              </w:rPr>
              <w:t>567</w:t>
            </w:r>
          </w:p>
        </w:tc>
        <w:tc>
          <w:tcPr>
            <w:tcW w:w="772" w:type="dxa"/>
          </w:tcPr>
          <w:p w14:paraId="3C5C2DD2" w14:textId="4FE0AF6E" w:rsidR="002D4399" w:rsidRPr="00A03C55" w:rsidRDefault="00EF15FE" w:rsidP="007456CC">
            <w:pPr>
              <w:pStyle w:val="TableEntry"/>
              <w:jc w:val="center"/>
              <w:rPr>
                <w:noProof w:val="0"/>
              </w:rPr>
            </w:pPr>
            <w:r w:rsidRPr="00A03C55">
              <w:rPr>
                <w:noProof w:val="0"/>
              </w:rPr>
              <w:t>XON</w:t>
            </w:r>
          </w:p>
        </w:tc>
        <w:tc>
          <w:tcPr>
            <w:tcW w:w="938" w:type="dxa"/>
          </w:tcPr>
          <w:p w14:paraId="3756A283" w14:textId="0E9F600F" w:rsidR="002D4399" w:rsidRPr="00A03C55" w:rsidRDefault="000064B4" w:rsidP="007456CC">
            <w:pPr>
              <w:pStyle w:val="TableEntry"/>
              <w:jc w:val="center"/>
              <w:rPr>
                <w:noProof w:val="0"/>
              </w:rPr>
            </w:pPr>
            <w:r w:rsidRPr="00A03C55">
              <w:rPr>
                <w:noProof w:val="0"/>
              </w:rPr>
              <w:t>O</w:t>
            </w:r>
          </w:p>
        </w:tc>
        <w:tc>
          <w:tcPr>
            <w:tcW w:w="970" w:type="dxa"/>
          </w:tcPr>
          <w:p w14:paraId="11A55189" w14:textId="1FFBFC9B" w:rsidR="002D4399" w:rsidRPr="00A03C55" w:rsidRDefault="000064B4" w:rsidP="007456CC">
            <w:pPr>
              <w:pStyle w:val="TableEntry"/>
              <w:jc w:val="center"/>
              <w:rPr>
                <w:noProof w:val="0"/>
              </w:rPr>
            </w:pPr>
            <w:r w:rsidRPr="00A03C55">
              <w:rPr>
                <w:noProof w:val="0"/>
              </w:rPr>
              <w:t>[0..1]</w:t>
            </w:r>
          </w:p>
        </w:tc>
        <w:tc>
          <w:tcPr>
            <w:tcW w:w="4896" w:type="dxa"/>
          </w:tcPr>
          <w:p w14:paraId="0E35B55C" w14:textId="2D2F543D" w:rsidR="002D4399" w:rsidRPr="00A03C55" w:rsidRDefault="000064B4">
            <w:pPr>
              <w:pStyle w:val="TableEntry"/>
              <w:rPr>
                <w:noProof w:val="0"/>
              </w:rPr>
            </w:pPr>
            <w:r w:rsidRPr="00A03C55">
              <w:rPr>
                <w:noProof w:val="0"/>
              </w:rPr>
              <w:t>Responsible Nursing Ward</w:t>
            </w:r>
          </w:p>
        </w:tc>
      </w:tr>
      <w:tr w:rsidR="002D4399" w:rsidRPr="00A03C55" w14:paraId="65A82A78" w14:textId="77777777" w:rsidTr="007456CC">
        <w:trPr>
          <w:jc w:val="center"/>
        </w:trPr>
        <w:tc>
          <w:tcPr>
            <w:tcW w:w="810" w:type="dxa"/>
          </w:tcPr>
          <w:p w14:paraId="3F7937FA" w14:textId="64012ABE" w:rsidR="002D4399" w:rsidRPr="00A03C55" w:rsidRDefault="002D4399" w:rsidP="007456CC">
            <w:pPr>
              <w:pStyle w:val="TableEntry"/>
              <w:jc w:val="center"/>
              <w:rPr>
                <w:noProof w:val="0"/>
              </w:rPr>
            </w:pPr>
            <w:r w:rsidRPr="00A03C55">
              <w:rPr>
                <w:noProof w:val="0"/>
              </w:rPr>
              <w:t>9</w:t>
            </w:r>
          </w:p>
        </w:tc>
        <w:tc>
          <w:tcPr>
            <w:tcW w:w="810" w:type="dxa"/>
          </w:tcPr>
          <w:p w14:paraId="28655ADF" w14:textId="1BD1A294" w:rsidR="002D4399" w:rsidRPr="00A03C55" w:rsidRDefault="002D4399" w:rsidP="007456CC">
            <w:pPr>
              <w:pStyle w:val="TableEntry"/>
              <w:jc w:val="center"/>
              <w:rPr>
                <w:noProof w:val="0"/>
              </w:rPr>
            </w:pPr>
            <w:r w:rsidRPr="00A03C55">
              <w:rPr>
                <w:noProof w:val="0"/>
              </w:rPr>
              <w:t>3</w:t>
            </w:r>
          </w:p>
        </w:tc>
        <w:tc>
          <w:tcPr>
            <w:tcW w:w="772" w:type="dxa"/>
          </w:tcPr>
          <w:p w14:paraId="535BE9D0" w14:textId="58C4BD4F" w:rsidR="002D4399" w:rsidRPr="00A03C55" w:rsidRDefault="000064B4" w:rsidP="007456CC">
            <w:pPr>
              <w:pStyle w:val="TableEntry"/>
              <w:jc w:val="center"/>
              <w:rPr>
                <w:noProof w:val="0"/>
              </w:rPr>
            </w:pPr>
            <w:r w:rsidRPr="00A03C55">
              <w:rPr>
                <w:noProof w:val="0"/>
              </w:rPr>
              <w:t>CWE</w:t>
            </w:r>
          </w:p>
        </w:tc>
        <w:tc>
          <w:tcPr>
            <w:tcW w:w="938" w:type="dxa"/>
          </w:tcPr>
          <w:p w14:paraId="0825B160" w14:textId="1334E98E" w:rsidR="002D4399" w:rsidRPr="00A03C55" w:rsidRDefault="000064B4" w:rsidP="007456CC">
            <w:pPr>
              <w:pStyle w:val="TableEntry"/>
              <w:jc w:val="center"/>
              <w:rPr>
                <w:noProof w:val="0"/>
              </w:rPr>
            </w:pPr>
            <w:r w:rsidRPr="00A03C55">
              <w:rPr>
                <w:noProof w:val="0"/>
              </w:rPr>
              <w:t>O</w:t>
            </w:r>
          </w:p>
        </w:tc>
        <w:tc>
          <w:tcPr>
            <w:tcW w:w="970" w:type="dxa"/>
          </w:tcPr>
          <w:p w14:paraId="29125710" w14:textId="79658D0F" w:rsidR="002D4399" w:rsidRPr="00A03C55" w:rsidRDefault="000064B4" w:rsidP="007456CC">
            <w:pPr>
              <w:pStyle w:val="TableEntry"/>
              <w:jc w:val="center"/>
              <w:rPr>
                <w:noProof w:val="0"/>
              </w:rPr>
            </w:pPr>
            <w:r w:rsidRPr="00A03C55">
              <w:rPr>
                <w:noProof w:val="0"/>
              </w:rPr>
              <w:t>[0..1]</w:t>
            </w:r>
          </w:p>
        </w:tc>
        <w:tc>
          <w:tcPr>
            <w:tcW w:w="4896" w:type="dxa"/>
          </w:tcPr>
          <w:p w14:paraId="3FA2DA94" w14:textId="7F1171C1" w:rsidR="002D4399" w:rsidRPr="00A03C55" w:rsidRDefault="000064B4">
            <w:pPr>
              <w:pStyle w:val="TableEntry"/>
              <w:rPr>
                <w:noProof w:val="0"/>
              </w:rPr>
            </w:pPr>
            <w:r w:rsidRPr="00A03C55">
              <w:rPr>
                <w:noProof w:val="0"/>
              </w:rPr>
              <w:t>Movement Scope</w:t>
            </w:r>
          </w:p>
        </w:tc>
      </w:tr>
    </w:tbl>
    <w:p w14:paraId="5F0CF551" w14:textId="7958E07D" w:rsidR="007A1F44" w:rsidRPr="00A03C55" w:rsidRDefault="000064B4" w:rsidP="00ED4370">
      <w:pPr>
        <w:pStyle w:val="Note"/>
      </w:pPr>
      <w:r w:rsidRPr="00A03C55">
        <w:rPr>
          <w:bCs/>
        </w:rPr>
        <w:t xml:space="preserve">Note 1: If ZBE-8 exists, then </w:t>
      </w:r>
      <w:r w:rsidRPr="00A03C55">
        <w:t>ZBE-7 shall be interpreted as the Responsible Medical Ward.</w:t>
      </w:r>
    </w:p>
    <w:p w14:paraId="08B26329" w14:textId="77777777" w:rsidR="000064B4" w:rsidRPr="00A03C55" w:rsidRDefault="000064B4" w:rsidP="00ED4370">
      <w:pPr>
        <w:pStyle w:val="BodyText"/>
      </w:pPr>
    </w:p>
    <w:p w14:paraId="0F2C03AA" w14:textId="77777777" w:rsidR="007A1F44" w:rsidRPr="00A03C55" w:rsidRDefault="007A1F44">
      <w:r w:rsidRPr="00A03C55">
        <w:rPr>
          <w:b/>
          <w:bCs/>
        </w:rPr>
        <w:t>ZBE-1 – Movement ID (EI)</w:t>
      </w:r>
      <w:r w:rsidRPr="00A03C55">
        <w:t>: required and repeatable to support cooperative Movement Management. The Movement Identifier list is created with the action INSERT, and then recalled with further actions such as UPDATE or CANCEL.</w:t>
      </w:r>
    </w:p>
    <w:p w14:paraId="26953F11" w14:textId="77777777" w:rsidR="007A1F44" w:rsidRPr="00A03C55" w:rsidRDefault="007A1F44">
      <w:r w:rsidRPr="00A03C55">
        <w:rPr>
          <w:b/>
          <w:bCs/>
        </w:rPr>
        <w:t>ZBE-2 – Start Movement Date/Time (TS)</w:t>
      </w:r>
      <w:r w:rsidRPr="00A03C55">
        <w:t>: Required. It is the date/time of the creation of the Movement, i.e., the effective date time of the event that used action INSERT with this Movement.</w:t>
      </w:r>
    </w:p>
    <w:p w14:paraId="46A12C64" w14:textId="77777777" w:rsidR="007A1F44" w:rsidRPr="00A03C55" w:rsidRDefault="007A1F44">
      <w:r w:rsidRPr="00A03C55">
        <w:rPr>
          <w:b/>
          <w:bCs/>
        </w:rPr>
        <w:t>ZBE-3 – End Movement Date/Time (TS)</w:t>
      </w:r>
      <w:r w:rsidRPr="00A03C55">
        <w:t>: Optional.</w:t>
      </w:r>
    </w:p>
    <w:p w14:paraId="3030E187" w14:textId="49C77FDE" w:rsidR="007A1F44" w:rsidRPr="00A03C55" w:rsidRDefault="007A1F44">
      <w:r w:rsidRPr="00A03C55">
        <w:rPr>
          <w:b/>
          <w:bCs/>
        </w:rPr>
        <w:t>ZBE-4 –</w:t>
      </w:r>
      <w:r w:rsidR="000064B4" w:rsidRPr="00A03C55">
        <w:rPr>
          <w:b/>
          <w:bCs/>
        </w:rPr>
        <w:t xml:space="preserve"> Movement</w:t>
      </w:r>
      <w:r w:rsidRPr="00A03C55">
        <w:rPr>
          <w:b/>
          <w:bCs/>
        </w:rPr>
        <w:t xml:space="preserve"> Action (ID)</w:t>
      </w:r>
      <w:r w:rsidRPr="00A03C55">
        <w:t>: Required. Three possible values:</w:t>
      </w:r>
    </w:p>
    <w:p w14:paraId="5E48D2C8" w14:textId="77777777" w:rsidR="008E3CF3" w:rsidRPr="00A03C55" w:rsidRDefault="007A1F44" w:rsidP="00EC243F">
      <w:pPr>
        <w:pStyle w:val="ListBullet2"/>
      </w:pPr>
      <w:r w:rsidRPr="00A03C55">
        <w:t>INSERT: With any trigger event that inserts a movement.</w:t>
      </w:r>
    </w:p>
    <w:p w14:paraId="2ACB1B39" w14:textId="77777777" w:rsidR="008E3CF3" w:rsidRPr="00A03C55" w:rsidRDefault="007A1F44" w:rsidP="00EC243F">
      <w:pPr>
        <w:pStyle w:val="ListBullet2"/>
      </w:pPr>
      <w:r w:rsidRPr="00A03C55">
        <w:t>UPDATE: With trigger event Z99</w:t>
      </w:r>
    </w:p>
    <w:p w14:paraId="4CE02802" w14:textId="77777777" w:rsidR="008E3CF3" w:rsidRPr="00A03C55" w:rsidRDefault="007A1F44" w:rsidP="00EC243F">
      <w:pPr>
        <w:pStyle w:val="ListBullet2"/>
      </w:pPr>
      <w:r w:rsidRPr="00A03C55">
        <w:t xml:space="preserve">CANCEL: With any “cancel” trigger event. </w:t>
      </w:r>
    </w:p>
    <w:p w14:paraId="4E6BA772" w14:textId="4B33C44B" w:rsidR="007A1F44" w:rsidRPr="00A03C55" w:rsidRDefault="007A1F44">
      <w:r w:rsidRPr="00A03C55">
        <w:rPr>
          <w:b/>
          <w:bCs/>
        </w:rPr>
        <w:t>ZBE-5 –Historic</w:t>
      </w:r>
      <w:r w:rsidR="000064B4" w:rsidRPr="00A03C55">
        <w:rPr>
          <w:b/>
          <w:bCs/>
        </w:rPr>
        <w:t>al Movement</w:t>
      </w:r>
      <w:r w:rsidRPr="00A03C55">
        <w:rPr>
          <w:b/>
          <w:bCs/>
        </w:rPr>
        <w:t xml:space="preserve"> Indicator (ID)</w:t>
      </w:r>
      <w:r w:rsidRPr="00A03C55">
        <w:t xml:space="preserve">: Required. Values: </w:t>
      </w:r>
    </w:p>
    <w:p w14:paraId="1303AEA3" w14:textId="77777777" w:rsidR="008E3CF3" w:rsidRPr="00A03C55" w:rsidRDefault="007A1F44" w:rsidP="00EC243F">
      <w:pPr>
        <w:pStyle w:val="ListBullet2"/>
      </w:pPr>
      <w:r w:rsidRPr="00A03C55">
        <w:t>‘Y’ when the message is related to a Historic Movement.</w:t>
      </w:r>
    </w:p>
    <w:p w14:paraId="0F4F5E1D" w14:textId="77777777" w:rsidR="008E3CF3" w:rsidRPr="00A03C55" w:rsidRDefault="007A1F44" w:rsidP="00EC243F">
      <w:pPr>
        <w:pStyle w:val="ListBullet2"/>
      </w:pPr>
      <w:r w:rsidRPr="00A03C55">
        <w:t>‘N’ when the message is related to the current (last or next) movement.</w:t>
      </w:r>
    </w:p>
    <w:p w14:paraId="72DA292B" w14:textId="77979B15" w:rsidR="007A1F44" w:rsidRPr="00A03C55" w:rsidRDefault="007A1F44" w:rsidP="003462A5">
      <w:pPr>
        <w:keepNext/>
      </w:pPr>
      <w:r w:rsidRPr="00A03C55">
        <w:rPr>
          <w:b/>
          <w:bCs/>
        </w:rPr>
        <w:t xml:space="preserve">ZBE-6 – Original </w:t>
      </w:r>
      <w:r w:rsidR="000064B4" w:rsidRPr="00A03C55">
        <w:rPr>
          <w:b/>
          <w:bCs/>
        </w:rPr>
        <w:t>trigger</w:t>
      </w:r>
      <w:r w:rsidR="00A47F77" w:rsidRPr="00A03C55">
        <w:rPr>
          <w:b/>
          <w:bCs/>
        </w:rPr>
        <w:t xml:space="preserve"> </w:t>
      </w:r>
      <w:r w:rsidR="000064B4" w:rsidRPr="00A03C55">
        <w:rPr>
          <w:b/>
          <w:bCs/>
        </w:rPr>
        <w:t xml:space="preserve">event code </w:t>
      </w:r>
      <w:r w:rsidRPr="00A03C55">
        <w:rPr>
          <w:b/>
          <w:bCs/>
        </w:rPr>
        <w:t>(ID)</w:t>
      </w:r>
      <w:r w:rsidRPr="00A03C55">
        <w:t xml:space="preserve">: Conditional. </w:t>
      </w:r>
    </w:p>
    <w:p w14:paraId="366A3E06" w14:textId="77777777" w:rsidR="007A1F44" w:rsidRPr="00A03C55" w:rsidRDefault="007A1F44">
      <w:r w:rsidRPr="00A03C55">
        <w:t>Condition predicate: This field shall be populated when ZBE-4 contains action UPDATE or CANCEL. In this case, this field is populated with the trigger event that inserted (action INSERT) the movement being currently updated or canceled.</w:t>
      </w:r>
    </w:p>
    <w:p w14:paraId="04B69E99" w14:textId="4ED1B79C" w:rsidR="000064B4" w:rsidRPr="00A03C55" w:rsidRDefault="007A1F44">
      <w:r w:rsidRPr="00A03C55">
        <w:rPr>
          <w:b/>
          <w:bCs/>
        </w:rPr>
        <w:t>ZBE-7 – Responsible Ward (XON)</w:t>
      </w:r>
      <w:r w:rsidRPr="00A03C55">
        <w:t xml:space="preserve">: Optional. </w:t>
      </w:r>
      <w:r w:rsidR="000064B4" w:rsidRPr="00A03C55">
        <w:t xml:space="preserve">This Field provides the code of the ward that is responsible for the patient. </w:t>
      </w:r>
      <w:r w:rsidRPr="00A03C55">
        <w:t>This field may be further constrained in national extensions of this transaction.</w:t>
      </w:r>
      <w:r w:rsidR="000064B4" w:rsidRPr="00A03C55">
        <w:t xml:space="preserve"> For example, the French National Extension constrains ZBE-7 to be the Responsible Medical Ward and adds related specifications for ZBE-8 and ZBE-9. See ITI TF-4:</w:t>
      </w:r>
      <w:r w:rsidR="00A47F77" w:rsidRPr="00A03C55">
        <w:t xml:space="preserve"> </w:t>
      </w:r>
      <w:r w:rsidR="000064B4" w:rsidRPr="00A03C55">
        <w:t>4.1.2.7</w:t>
      </w:r>
      <w:r w:rsidR="0038669E" w:rsidRPr="00A03C55">
        <w:t>.</w:t>
      </w:r>
    </w:p>
    <w:p w14:paraId="46471DE0" w14:textId="61A91C49" w:rsidR="000064B4" w:rsidRPr="00A03C55" w:rsidRDefault="000064B4" w:rsidP="000064B4">
      <w:pPr>
        <w:spacing w:before="0"/>
        <w:rPr>
          <w:b/>
          <w:szCs w:val="24"/>
          <w:u w:val="single"/>
          <w:lang w:eastAsia="fr-FR"/>
        </w:rPr>
      </w:pPr>
      <w:r w:rsidRPr="00A03C55">
        <w:rPr>
          <w:b/>
          <w:szCs w:val="24"/>
          <w:lang w:eastAsia="fr-FR"/>
        </w:rPr>
        <w:t xml:space="preserve">ZBE-8 </w:t>
      </w:r>
      <w:r w:rsidRPr="00A03C55">
        <w:rPr>
          <w:szCs w:val="24"/>
          <w:lang w:eastAsia="fr-FR"/>
        </w:rPr>
        <w:t>– Responsible Nursing Ward (XON): Optional. This field may be further constrained in national extensions of this transaction.</w:t>
      </w:r>
    </w:p>
    <w:p w14:paraId="24DA3922" w14:textId="2FAF068B" w:rsidR="007A1F44" w:rsidRPr="00A03C55" w:rsidRDefault="000064B4" w:rsidP="000064B4">
      <w:r w:rsidRPr="00A03C55">
        <w:rPr>
          <w:b/>
          <w:szCs w:val="24"/>
          <w:lang w:eastAsia="fr-FR"/>
        </w:rPr>
        <w:t xml:space="preserve">ZBE-9 </w:t>
      </w:r>
      <w:r w:rsidRPr="00A03C55">
        <w:rPr>
          <w:szCs w:val="24"/>
          <w:lang w:eastAsia="fr-FR"/>
        </w:rPr>
        <w:t>– Movement scope (CWE): Optional. This field provides the scope of the movement</w:t>
      </w:r>
      <w:r w:rsidRPr="00A03C55">
        <w:t xml:space="preserve">, </w:t>
      </w:r>
      <w:r w:rsidR="00EC3194" w:rsidRPr="00A03C55">
        <w:t xml:space="preserve">e.g., </w:t>
      </w:r>
      <w:r w:rsidRPr="00A03C55">
        <w:t>change of housing, change of medical ward, change of nursing ward. See French National Extension in ITI TF-4: Table 4.1.2.7-1 for a more detailed example.</w:t>
      </w:r>
    </w:p>
    <w:p w14:paraId="62CE95BB"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42" w:name="_Toc174249156"/>
      <w:bookmarkStart w:id="343" w:name="_Toc398544170"/>
      <w:bookmarkStart w:id="344" w:name="_Toc398717907"/>
      <w:bookmarkStart w:id="345" w:name="_Toc13773682"/>
      <w:r w:rsidRPr="00A03C55">
        <w:rPr>
          <w:noProof w:val="0"/>
        </w:rPr>
        <w:t>Interactions</w:t>
      </w:r>
      <w:bookmarkEnd w:id="342"/>
      <w:bookmarkEnd w:id="343"/>
      <w:bookmarkEnd w:id="344"/>
      <w:bookmarkEnd w:id="345"/>
      <w:r w:rsidRPr="00A03C55">
        <w:rPr>
          <w:noProof w:val="0"/>
        </w:rPr>
        <w:t xml:space="preserve"> </w:t>
      </w:r>
    </w:p>
    <w:p w14:paraId="2A53129B" w14:textId="77777777" w:rsidR="007A1F44" w:rsidRPr="00A03C55" w:rsidRDefault="007A1F44">
      <w:r w:rsidRPr="00A03C55">
        <w:t xml:space="preserve">The following sections contain the static definitions of the messages belonging to the various optional sets described above. </w:t>
      </w:r>
    </w:p>
    <w:p w14:paraId="4FFD9ED2" w14:textId="77777777" w:rsidR="007A1F44" w:rsidRPr="00A03C55" w:rsidRDefault="007A1F44">
      <w:r w:rsidRPr="00A03C55">
        <w:t>The Historic Movement Management Option is not shown in these message tables. The reader is reminded that this option adds the ZBE segment below PV1/PV2.</w:t>
      </w:r>
    </w:p>
    <w:p w14:paraId="4FC2C850"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46" w:name="_Toc174249157"/>
      <w:bookmarkStart w:id="347" w:name="_Toc398544171"/>
      <w:r w:rsidRPr="00A03C55">
        <w:rPr>
          <w:noProof w:val="0"/>
        </w:rPr>
        <w:lastRenderedPageBreak/>
        <w:t>Admit/Visit Notification (ADT^A01^ADT_A01)</w:t>
      </w:r>
      <w:bookmarkEnd w:id="346"/>
      <w:bookmarkEnd w:id="347"/>
    </w:p>
    <w:p w14:paraId="7E8B7FB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48" w:name="_Toc174249158"/>
      <w:r w:rsidRPr="00A03C55">
        <w:rPr>
          <w:noProof w:val="0"/>
        </w:rPr>
        <w:t>Trigger Event</w:t>
      </w:r>
      <w:bookmarkEnd w:id="348"/>
    </w:p>
    <w:p w14:paraId="48AFD42B" w14:textId="77777777" w:rsidR="007A1F44" w:rsidRPr="00A03C55" w:rsidRDefault="007A1F44">
      <w:r w:rsidRPr="00A03C55">
        <w:t>This message is sent by a Patient Encounter Supplier to notify a Patient Encounter Consumer that a patient has arrived at a healthcare facility for an episode of care in which the patient is assigned to an inpatient bed. Such an episode is commonly referred to as “inpatient” care.</w:t>
      </w:r>
    </w:p>
    <w:p w14:paraId="1C6B481F" w14:textId="77777777" w:rsidR="007A1F44" w:rsidRPr="00A03C55" w:rsidRDefault="007A1F44">
      <w:r w:rsidRPr="00A03C55">
        <w:t xml:space="preserve">MSH-9 is valued </w:t>
      </w:r>
      <w:r w:rsidRPr="00A03C55">
        <w:rPr>
          <w:b/>
          <w:bCs/>
        </w:rPr>
        <w:t>ADT^A01^ADT_A01</w:t>
      </w:r>
      <w:r w:rsidRPr="00A03C55">
        <w:t>.</w:t>
      </w:r>
    </w:p>
    <w:p w14:paraId="5ABA803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49" w:name="_Toc174249159"/>
      <w:r w:rsidRPr="00A03C55">
        <w:rPr>
          <w:noProof w:val="0"/>
        </w:rPr>
        <w:t>Message Static Definition</w:t>
      </w:r>
      <w:bookmarkEnd w:id="349"/>
    </w:p>
    <w:p w14:paraId="7D654508" w14:textId="77777777" w:rsidR="007A1F44" w:rsidRPr="00A03C55" w:rsidRDefault="007A1F44">
      <w:pPr>
        <w:pStyle w:val="TableTitle"/>
        <w:rPr>
          <w:noProof w:val="0"/>
        </w:rPr>
      </w:pPr>
      <w:r w:rsidRPr="00A03C55">
        <w:rPr>
          <w:noProof w:val="0"/>
        </w:rPr>
        <w:t>Table 3.31-7: Static definition of message ADT^A01^ADT_A01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AC0C212" w14:textId="77777777">
        <w:trPr>
          <w:cantSplit/>
          <w:tblHeader/>
          <w:jc w:val="center"/>
        </w:trPr>
        <w:tc>
          <w:tcPr>
            <w:tcW w:w="1951" w:type="dxa"/>
            <w:shd w:val="clear" w:color="auto" w:fill="D9D9D9"/>
          </w:tcPr>
          <w:p w14:paraId="311635E0"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C1D907E"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553CFB8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F895384"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7255A5A6" w14:textId="77777777" w:rsidR="007A1F44" w:rsidRPr="00A03C55" w:rsidRDefault="007A1F44" w:rsidP="00A53067">
            <w:pPr>
              <w:pStyle w:val="TableEntryHeader"/>
              <w:rPr>
                <w:noProof w:val="0"/>
              </w:rPr>
            </w:pPr>
            <w:r w:rsidRPr="00A03C55">
              <w:rPr>
                <w:noProof w:val="0"/>
              </w:rPr>
              <w:t>HL7 chapter</w:t>
            </w:r>
          </w:p>
        </w:tc>
      </w:tr>
      <w:tr w:rsidR="007A1F44" w:rsidRPr="00A03C55" w14:paraId="611EC107" w14:textId="77777777">
        <w:trPr>
          <w:cantSplit/>
          <w:jc w:val="center"/>
        </w:trPr>
        <w:tc>
          <w:tcPr>
            <w:tcW w:w="1951" w:type="dxa"/>
          </w:tcPr>
          <w:p w14:paraId="2FE2149E" w14:textId="77777777" w:rsidR="007A1F44" w:rsidRPr="00A03C55" w:rsidRDefault="007A1F44" w:rsidP="00A0052B">
            <w:pPr>
              <w:pStyle w:val="TableEntry"/>
              <w:rPr>
                <w:noProof w:val="0"/>
              </w:rPr>
            </w:pPr>
            <w:r w:rsidRPr="00A03C55">
              <w:rPr>
                <w:noProof w:val="0"/>
              </w:rPr>
              <w:t>MSH</w:t>
            </w:r>
          </w:p>
        </w:tc>
        <w:tc>
          <w:tcPr>
            <w:tcW w:w="3544" w:type="dxa"/>
          </w:tcPr>
          <w:p w14:paraId="0F3DB057" w14:textId="77777777" w:rsidR="007A1F44" w:rsidRPr="00A03C55" w:rsidRDefault="007A1F44">
            <w:pPr>
              <w:pStyle w:val="TableEntry"/>
              <w:rPr>
                <w:noProof w:val="0"/>
              </w:rPr>
            </w:pPr>
            <w:r w:rsidRPr="00A03C55">
              <w:rPr>
                <w:noProof w:val="0"/>
              </w:rPr>
              <w:t>Message Header</w:t>
            </w:r>
          </w:p>
        </w:tc>
        <w:tc>
          <w:tcPr>
            <w:tcW w:w="971" w:type="dxa"/>
          </w:tcPr>
          <w:p w14:paraId="4CA2C342" w14:textId="77777777" w:rsidR="007A1F44" w:rsidRPr="00A03C55" w:rsidRDefault="007A1F44">
            <w:pPr>
              <w:pStyle w:val="TableEntry"/>
              <w:jc w:val="center"/>
              <w:rPr>
                <w:noProof w:val="0"/>
              </w:rPr>
            </w:pPr>
            <w:r w:rsidRPr="00A03C55">
              <w:rPr>
                <w:noProof w:val="0"/>
              </w:rPr>
              <w:t>R</w:t>
            </w:r>
          </w:p>
        </w:tc>
        <w:tc>
          <w:tcPr>
            <w:tcW w:w="872" w:type="dxa"/>
          </w:tcPr>
          <w:p w14:paraId="1B29AA06" w14:textId="77777777" w:rsidR="007A1F44" w:rsidRPr="00A03C55" w:rsidRDefault="007A1F44">
            <w:pPr>
              <w:pStyle w:val="TableEntry"/>
              <w:jc w:val="center"/>
              <w:rPr>
                <w:noProof w:val="0"/>
              </w:rPr>
            </w:pPr>
            <w:r w:rsidRPr="00A03C55">
              <w:rPr>
                <w:noProof w:val="0"/>
              </w:rPr>
              <w:t>[1..1]</w:t>
            </w:r>
          </w:p>
        </w:tc>
        <w:tc>
          <w:tcPr>
            <w:tcW w:w="1701" w:type="dxa"/>
          </w:tcPr>
          <w:p w14:paraId="286C6300" w14:textId="77777777" w:rsidR="007A1F44" w:rsidRPr="00A03C55" w:rsidRDefault="007A1F44">
            <w:pPr>
              <w:pStyle w:val="TableEntry"/>
              <w:jc w:val="center"/>
              <w:rPr>
                <w:noProof w:val="0"/>
              </w:rPr>
            </w:pPr>
            <w:r w:rsidRPr="00A03C55">
              <w:rPr>
                <w:noProof w:val="0"/>
              </w:rPr>
              <w:t>2</w:t>
            </w:r>
          </w:p>
        </w:tc>
      </w:tr>
      <w:tr w:rsidR="007A1F44" w:rsidRPr="00A03C55" w14:paraId="07FBC6F3" w14:textId="77777777">
        <w:trPr>
          <w:cantSplit/>
          <w:jc w:val="center"/>
        </w:trPr>
        <w:tc>
          <w:tcPr>
            <w:tcW w:w="1951" w:type="dxa"/>
          </w:tcPr>
          <w:p w14:paraId="73E01510" w14:textId="77777777" w:rsidR="007A1F44" w:rsidRPr="00A03C55" w:rsidRDefault="007A1F44">
            <w:pPr>
              <w:pStyle w:val="TableEntry"/>
              <w:rPr>
                <w:noProof w:val="0"/>
              </w:rPr>
            </w:pPr>
            <w:r w:rsidRPr="00A03C55">
              <w:rPr>
                <w:noProof w:val="0"/>
              </w:rPr>
              <w:t>SFT</w:t>
            </w:r>
          </w:p>
        </w:tc>
        <w:tc>
          <w:tcPr>
            <w:tcW w:w="3544" w:type="dxa"/>
          </w:tcPr>
          <w:p w14:paraId="7694F9C0" w14:textId="77777777" w:rsidR="007A1F44" w:rsidRPr="00A03C55" w:rsidRDefault="007A1F44">
            <w:pPr>
              <w:pStyle w:val="TableEntry"/>
              <w:rPr>
                <w:noProof w:val="0"/>
              </w:rPr>
            </w:pPr>
            <w:r w:rsidRPr="00A03C55">
              <w:rPr>
                <w:noProof w:val="0"/>
              </w:rPr>
              <w:t>Software Segment</w:t>
            </w:r>
          </w:p>
        </w:tc>
        <w:tc>
          <w:tcPr>
            <w:tcW w:w="971" w:type="dxa"/>
          </w:tcPr>
          <w:p w14:paraId="4C3E2D2A" w14:textId="77777777" w:rsidR="007A1F44" w:rsidRPr="00A03C55" w:rsidRDefault="007A1F44">
            <w:pPr>
              <w:pStyle w:val="TableEntry"/>
              <w:jc w:val="center"/>
              <w:rPr>
                <w:noProof w:val="0"/>
              </w:rPr>
            </w:pPr>
            <w:r w:rsidRPr="00A03C55">
              <w:rPr>
                <w:noProof w:val="0"/>
              </w:rPr>
              <w:t>O</w:t>
            </w:r>
          </w:p>
        </w:tc>
        <w:tc>
          <w:tcPr>
            <w:tcW w:w="872" w:type="dxa"/>
          </w:tcPr>
          <w:p w14:paraId="08578C30" w14:textId="77777777" w:rsidR="007A1F44" w:rsidRPr="00A03C55" w:rsidRDefault="007A1F44">
            <w:pPr>
              <w:pStyle w:val="TableEntry"/>
              <w:jc w:val="center"/>
              <w:rPr>
                <w:noProof w:val="0"/>
              </w:rPr>
            </w:pPr>
            <w:r w:rsidRPr="00A03C55">
              <w:rPr>
                <w:noProof w:val="0"/>
              </w:rPr>
              <w:t>[0..*]</w:t>
            </w:r>
          </w:p>
        </w:tc>
        <w:tc>
          <w:tcPr>
            <w:tcW w:w="1701" w:type="dxa"/>
          </w:tcPr>
          <w:p w14:paraId="21A9BE71" w14:textId="77777777" w:rsidR="007A1F44" w:rsidRPr="00A03C55" w:rsidRDefault="007A1F44">
            <w:pPr>
              <w:pStyle w:val="TableEntry"/>
              <w:jc w:val="center"/>
              <w:rPr>
                <w:noProof w:val="0"/>
              </w:rPr>
            </w:pPr>
            <w:r w:rsidRPr="00A03C55">
              <w:rPr>
                <w:noProof w:val="0"/>
              </w:rPr>
              <w:t>2</w:t>
            </w:r>
          </w:p>
        </w:tc>
      </w:tr>
      <w:tr w:rsidR="007A1F44" w:rsidRPr="00A03C55" w14:paraId="415FEC24" w14:textId="77777777">
        <w:trPr>
          <w:cantSplit/>
          <w:jc w:val="center"/>
        </w:trPr>
        <w:tc>
          <w:tcPr>
            <w:tcW w:w="1951" w:type="dxa"/>
          </w:tcPr>
          <w:p w14:paraId="610C2035" w14:textId="77777777" w:rsidR="007A1F44" w:rsidRPr="00A03C55" w:rsidRDefault="007A1F44">
            <w:pPr>
              <w:pStyle w:val="TableEntry"/>
              <w:rPr>
                <w:noProof w:val="0"/>
              </w:rPr>
            </w:pPr>
            <w:r w:rsidRPr="00A03C55">
              <w:rPr>
                <w:noProof w:val="0"/>
              </w:rPr>
              <w:t>EVN</w:t>
            </w:r>
          </w:p>
        </w:tc>
        <w:tc>
          <w:tcPr>
            <w:tcW w:w="3544" w:type="dxa"/>
          </w:tcPr>
          <w:p w14:paraId="293C797B" w14:textId="77777777" w:rsidR="007A1F44" w:rsidRPr="00A03C55" w:rsidRDefault="007A1F44">
            <w:pPr>
              <w:pStyle w:val="TableEntry"/>
              <w:rPr>
                <w:noProof w:val="0"/>
              </w:rPr>
            </w:pPr>
            <w:r w:rsidRPr="00A03C55">
              <w:rPr>
                <w:noProof w:val="0"/>
              </w:rPr>
              <w:t>Event Type</w:t>
            </w:r>
          </w:p>
        </w:tc>
        <w:tc>
          <w:tcPr>
            <w:tcW w:w="971" w:type="dxa"/>
          </w:tcPr>
          <w:p w14:paraId="100D3090" w14:textId="77777777" w:rsidR="007A1F44" w:rsidRPr="00A03C55" w:rsidRDefault="007A1F44">
            <w:pPr>
              <w:pStyle w:val="TableEntry"/>
              <w:jc w:val="center"/>
              <w:rPr>
                <w:noProof w:val="0"/>
              </w:rPr>
            </w:pPr>
            <w:r w:rsidRPr="00A03C55">
              <w:rPr>
                <w:noProof w:val="0"/>
              </w:rPr>
              <w:t>R</w:t>
            </w:r>
          </w:p>
        </w:tc>
        <w:tc>
          <w:tcPr>
            <w:tcW w:w="872" w:type="dxa"/>
          </w:tcPr>
          <w:p w14:paraId="650CC5B9" w14:textId="77777777" w:rsidR="007A1F44" w:rsidRPr="00A03C55" w:rsidRDefault="007A1F44">
            <w:pPr>
              <w:pStyle w:val="TableEntry"/>
              <w:jc w:val="center"/>
              <w:rPr>
                <w:noProof w:val="0"/>
              </w:rPr>
            </w:pPr>
            <w:r w:rsidRPr="00A03C55">
              <w:rPr>
                <w:noProof w:val="0"/>
              </w:rPr>
              <w:t>[1..1]</w:t>
            </w:r>
          </w:p>
        </w:tc>
        <w:tc>
          <w:tcPr>
            <w:tcW w:w="1701" w:type="dxa"/>
          </w:tcPr>
          <w:p w14:paraId="360A3A00" w14:textId="77777777" w:rsidR="007A1F44" w:rsidRPr="00A03C55" w:rsidRDefault="007A1F44">
            <w:pPr>
              <w:pStyle w:val="TableEntry"/>
              <w:jc w:val="center"/>
              <w:rPr>
                <w:noProof w:val="0"/>
              </w:rPr>
            </w:pPr>
            <w:r w:rsidRPr="00A03C55">
              <w:rPr>
                <w:noProof w:val="0"/>
              </w:rPr>
              <w:t>2</w:t>
            </w:r>
          </w:p>
        </w:tc>
      </w:tr>
      <w:tr w:rsidR="007A1F44" w:rsidRPr="00A03C55" w14:paraId="44D5C0DC" w14:textId="77777777">
        <w:trPr>
          <w:cantSplit/>
          <w:jc w:val="center"/>
        </w:trPr>
        <w:tc>
          <w:tcPr>
            <w:tcW w:w="1951" w:type="dxa"/>
          </w:tcPr>
          <w:p w14:paraId="17F2E843" w14:textId="77777777" w:rsidR="007A1F44" w:rsidRPr="00A03C55" w:rsidRDefault="007A1F44">
            <w:pPr>
              <w:pStyle w:val="TableEntry"/>
              <w:rPr>
                <w:noProof w:val="0"/>
              </w:rPr>
            </w:pPr>
            <w:r w:rsidRPr="00A03C55">
              <w:rPr>
                <w:noProof w:val="0"/>
              </w:rPr>
              <w:t>PID</w:t>
            </w:r>
          </w:p>
        </w:tc>
        <w:tc>
          <w:tcPr>
            <w:tcW w:w="3544" w:type="dxa"/>
          </w:tcPr>
          <w:p w14:paraId="5CC51B3E" w14:textId="77777777" w:rsidR="007A1F44" w:rsidRPr="00A03C55" w:rsidRDefault="007A1F44">
            <w:pPr>
              <w:pStyle w:val="TableEntry"/>
              <w:rPr>
                <w:noProof w:val="0"/>
              </w:rPr>
            </w:pPr>
            <w:r w:rsidRPr="00A03C55">
              <w:rPr>
                <w:noProof w:val="0"/>
              </w:rPr>
              <w:t>Patient Identification</w:t>
            </w:r>
          </w:p>
        </w:tc>
        <w:tc>
          <w:tcPr>
            <w:tcW w:w="971" w:type="dxa"/>
          </w:tcPr>
          <w:p w14:paraId="10B30F9D" w14:textId="77777777" w:rsidR="007A1F44" w:rsidRPr="00A03C55" w:rsidRDefault="007A1F44">
            <w:pPr>
              <w:pStyle w:val="TableEntry"/>
              <w:jc w:val="center"/>
              <w:rPr>
                <w:noProof w:val="0"/>
              </w:rPr>
            </w:pPr>
            <w:r w:rsidRPr="00A03C55">
              <w:rPr>
                <w:noProof w:val="0"/>
              </w:rPr>
              <w:t>R</w:t>
            </w:r>
          </w:p>
        </w:tc>
        <w:tc>
          <w:tcPr>
            <w:tcW w:w="872" w:type="dxa"/>
          </w:tcPr>
          <w:p w14:paraId="406AB7B4" w14:textId="77777777" w:rsidR="007A1F44" w:rsidRPr="00A03C55" w:rsidRDefault="007A1F44">
            <w:pPr>
              <w:pStyle w:val="TableEntry"/>
              <w:jc w:val="center"/>
              <w:rPr>
                <w:noProof w:val="0"/>
              </w:rPr>
            </w:pPr>
            <w:r w:rsidRPr="00A03C55">
              <w:rPr>
                <w:noProof w:val="0"/>
              </w:rPr>
              <w:t>[1..1]</w:t>
            </w:r>
          </w:p>
        </w:tc>
        <w:tc>
          <w:tcPr>
            <w:tcW w:w="1701" w:type="dxa"/>
          </w:tcPr>
          <w:p w14:paraId="59163AAC" w14:textId="77777777" w:rsidR="007A1F44" w:rsidRPr="00A03C55" w:rsidRDefault="007A1F44">
            <w:pPr>
              <w:pStyle w:val="TableEntry"/>
              <w:jc w:val="center"/>
              <w:rPr>
                <w:noProof w:val="0"/>
              </w:rPr>
            </w:pPr>
            <w:r w:rsidRPr="00A03C55">
              <w:rPr>
                <w:noProof w:val="0"/>
              </w:rPr>
              <w:t>3</w:t>
            </w:r>
          </w:p>
        </w:tc>
      </w:tr>
      <w:tr w:rsidR="007A1F44" w:rsidRPr="00A03C55" w14:paraId="14706030" w14:textId="77777777">
        <w:trPr>
          <w:cantSplit/>
          <w:jc w:val="center"/>
        </w:trPr>
        <w:tc>
          <w:tcPr>
            <w:tcW w:w="1951" w:type="dxa"/>
          </w:tcPr>
          <w:p w14:paraId="575492BC" w14:textId="77777777" w:rsidR="007A1F44" w:rsidRPr="00A03C55" w:rsidRDefault="007A1F44">
            <w:pPr>
              <w:pStyle w:val="TableEntry"/>
              <w:rPr>
                <w:noProof w:val="0"/>
              </w:rPr>
            </w:pPr>
            <w:r w:rsidRPr="00A03C55">
              <w:rPr>
                <w:noProof w:val="0"/>
              </w:rPr>
              <w:t>PD1</w:t>
            </w:r>
          </w:p>
        </w:tc>
        <w:tc>
          <w:tcPr>
            <w:tcW w:w="3544" w:type="dxa"/>
          </w:tcPr>
          <w:p w14:paraId="628E15D4" w14:textId="77777777" w:rsidR="007A1F44" w:rsidRPr="00A03C55" w:rsidRDefault="007A1F44">
            <w:pPr>
              <w:pStyle w:val="TableEntry"/>
              <w:rPr>
                <w:noProof w:val="0"/>
              </w:rPr>
            </w:pPr>
            <w:r w:rsidRPr="00A03C55">
              <w:rPr>
                <w:noProof w:val="0"/>
              </w:rPr>
              <w:t>Additional Demographics</w:t>
            </w:r>
          </w:p>
        </w:tc>
        <w:tc>
          <w:tcPr>
            <w:tcW w:w="971" w:type="dxa"/>
          </w:tcPr>
          <w:p w14:paraId="7FE8568E" w14:textId="77777777" w:rsidR="007A1F44" w:rsidRPr="00A03C55" w:rsidRDefault="007A1F44">
            <w:pPr>
              <w:pStyle w:val="TableEntry"/>
              <w:jc w:val="center"/>
              <w:rPr>
                <w:noProof w:val="0"/>
              </w:rPr>
            </w:pPr>
            <w:r w:rsidRPr="00A03C55">
              <w:rPr>
                <w:noProof w:val="0"/>
              </w:rPr>
              <w:t>O</w:t>
            </w:r>
          </w:p>
        </w:tc>
        <w:tc>
          <w:tcPr>
            <w:tcW w:w="872" w:type="dxa"/>
          </w:tcPr>
          <w:p w14:paraId="0F4D7F0C" w14:textId="77777777" w:rsidR="007A1F44" w:rsidRPr="00A03C55" w:rsidRDefault="007A1F44">
            <w:pPr>
              <w:pStyle w:val="TableEntry"/>
              <w:jc w:val="center"/>
              <w:rPr>
                <w:noProof w:val="0"/>
              </w:rPr>
            </w:pPr>
            <w:r w:rsidRPr="00A03C55">
              <w:rPr>
                <w:noProof w:val="0"/>
              </w:rPr>
              <w:t>[0..1]</w:t>
            </w:r>
          </w:p>
        </w:tc>
        <w:tc>
          <w:tcPr>
            <w:tcW w:w="1701" w:type="dxa"/>
          </w:tcPr>
          <w:p w14:paraId="2B0FB3C5" w14:textId="77777777" w:rsidR="007A1F44" w:rsidRPr="00A03C55" w:rsidRDefault="007A1F44">
            <w:pPr>
              <w:pStyle w:val="TableEntry"/>
              <w:jc w:val="center"/>
              <w:rPr>
                <w:noProof w:val="0"/>
              </w:rPr>
            </w:pPr>
            <w:r w:rsidRPr="00A03C55">
              <w:rPr>
                <w:noProof w:val="0"/>
              </w:rPr>
              <w:t>3</w:t>
            </w:r>
          </w:p>
        </w:tc>
      </w:tr>
      <w:tr w:rsidR="007A1F44" w:rsidRPr="00A03C55" w14:paraId="2A4F3B95" w14:textId="77777777">
        <w:trPr>
          <w:cantSplit/>
          <w:jc w:val="center"/>
        </w:trPr>
        <w:tc>
          <w:tcPr>
            <w:tcW w:w="1951" w:type="dxa"/>
          </w:tcPr>
          <w:p w14:paraId="3626E030" w14:textId="77777777" w:rsidR="007A1F44" w:rsidRPr="00A03C55" w:rsidRDefault="007A1F44" w:rsidP="00A0052B">
            <w:pPr>
              <w:pStyle w:val="TableEntry"/>
              <w:rPr>
                <w:noProof w:val="0"/>
              </w:rPr>
            </w:pPr>
            <w:r w:rsidRPr="00A03C55">
              <w:rPr>
                <w:noProof w:val="0"/>
              </w:rPr>
              <w:t>ROL</w:t>
            </w:r>
          </w:p>
        </w:tc>
        <w:tc>
          <w:tcPr>
            <w:tcW w:w="3544" w:type="dxa"/>
          </w:tcPr>
          <w:p w14:paraId="0C73679C" w14:textId="77777777" w:rsidR="007A1F44" w:rsidRPr="00A03C55" w:rsidRDefault="007A1F44">
            <w:pPr>
              <w:pStyle w:val="TableEntry"/>
              <w:rPr>
                <w:noProof w:val="0"/>
              </w:rPr>
            </w:pPr>
            <w:r w:rsidRPr="00A03C55">
              <w:rPr>
                <w:noProof w:val="0"/>
              </w:rPr>
              <w:t>Role</w:t>
            </w:r>
          </w:p>
        </w:tc>
        <w:tc>
          <w:tcPr>
            <w:tcW w:w="971" w:type="dxa"/>
          </w:tcPr>
          <w:p w14:paraId="425A7ACD" w14:textId="77777777" w:rsidR="007A1F44" w:rsidRPr="00A03C55" w:rsidRDefault="007A1F44">
            <w:pPr>
              <w:pStyle w:val="TableEntry"/>
              <w:jc w:val="center"/>
              <w:rPr>
                <w:noProof w:val="0"/>
              </w:rPr>
            </w:pPr>
            <w:r w:rsidRPr="00A03C55">
              <w:rPr>
                <w:noProof w:val="0"/>
              </w:rPr>
              <w:t>O</w:t>
            </w:r>
          </w:p>
        </w:tc>
        <w:tc>
          <w:tcPr>
            <w:tcW w:w="872" w:type="dxa"/>
          </w:tcPr>
          <w:p w14:paraId="2425EDFB" w14:textId="77777777" w:rsidR="007A1F44" w:rsidRPr="00A03C55" w:rsidRDefault="007A1F44">
            <w:pPr>
              <w:pStyle w:val="TableEntry"/>
              <w:jc w:val="center"/>
              <w:rPr>
                <w:noProof w:val="0"/>
              </w:rPr>
            </w:pPr>
            <w:r w:rsidRPr="00A03C55">
              <w:rPr>
                <w:noProof w:val="0"/>
              </w:rPr>
              <w:t>[0..*]</w:t>
            </w:r>
          </w:p>
        </w:tc>
        <w:tc>
          <w:tcPr>
            <w:tcW w:w="1701" w:type="dxa"/>
          </w:tcPr>
          <w:p w14:paraId="5E27720D" w14:textId="77777777" w:rsidR="007A1F44" w:rsidRPr="00A03C55" w:rsidRDefault="007A1F44">
            <w:pPr>
              <w:pStyle w:val="TableEntry"/>
              <w:jc w:val="center"/>
              <w:rPr>
                <w:noProof w:val="0"/>
              </w:rPr>
            </w:pPr>
            <w:r w:rsidRPr="00A03C55">
              <w:rPr>
                <w:noProof w:val="0"/>
              </w:rPr>
              <w:t>15</w:t>
            </w:r>
          </w:p>
        </w:tc>
      </w:tr>
      <w:tr w:rsidR="007A1F44" w:rsidRPr="00A03C55" w14:paraId="6769108C" w14:textId="77777777">
        <w:trPr>
          <w:cantSplit/>
          <w:jc w:val="center"/>
        </w:trPr>
        <w:tc>
          <w:tcPr>
            <w:tcW w:w="1951" w:type="dxa"/>
          </w:tcPr>
          <w:p w14:paraId="3CAD9B52" w14:textId="77777777" w:rsidR="007A1F44" w:rsidRPr="00A03C55" w:rsidRDefault="007A1F44" w:rsidP="00A0052B">
            <w:pPr>
              <w:pStyle w:val="TableEntry"/>
              <w:rPr>
                <w:noProof w:val="0"/>
              </w:rPr>
            </w:pPr>
            <w:r w:rsidRPr="00A03C55">
              <w:rPr>
                <w:noProof w:val="0"/>
              </w:rPr>
              <w:t>NK1</w:t>
            </w:r>
          </w:p>
        </w:tc>
        <w:tc>
          <w:tcPr>
            <w:tcW w:w="3544" w:type="dxa"/>
          </w:tcPr>
          <w:p w14:paraId="6B2C6A9C" w14:textId="77777777" w:rsidR="007A1F44" w:rsidRPr="00A03C55" w:rsidRDefault="007A1F44">
            <w:pPr>
              <w:pStyle w:val="TableEntry"/>
              <w:rPr>
                <w:noProof w:val="0"/>
              </w:rPr>
            </w:pPr>
            <w:r w:rsidRPr="00A03C55">
              <w:rPr>
                <w:noProof w:val="0"/>
              </w:rPr>
              <w:t>Next of Kin / Associated Parties</w:t>
            </w:r>
          </w:p>
        </w:tc>
        <w:tc>
          <w:tcPr>
            <w:tcW w:w="971" w:type="dxa"/>
          </w:tcPr>
          <w:p w14:paraId="2202CA00" w14:textId="77777777" w:rsidR="007A1F44" w:rsidRPr="00A03C55" w:rsidRDefault="007A1F44">
            <w:pPr>
              <w:pStyle w:val="TableEntry"/>
              <w:jc w:val="center"/>
              <w:rPr>
                <w:noProof w:val="0"/>
              </w:rPr>
            </w:pPr>
            <w:r w:rsidRPr="00A03C55">
              <w:rPr>
                <w:noProof w:val="0"/>
              </w:rPr>
              <w:t>O</w:t>
            </w:r>
          </w:p>
        </w:tc>
        <w:tc>
          <w:tcPr>
            <w:tcW w:w="872" w:type="dxa"/>
          </w:tcPr>
          <w:p w14:paraId="600C280E" w14:textId="77777777" w:rsidR="007A1F44" w:rsidRPr="00A03C55" w:rsidRDefault="007A1F44">
            <w:pPr>
              <w:pStyle w:val="TableEntry"/>
              <w:jc w:val="center"/>
              <w:rPr>
                <w:noProof w:val="0"/>
              </w:rPr>
            </w:pPr>
            <w:r w:rsidRPr="00A03C55">
              <w:rPr>
                <w:noProof w:val="0"/>
              </w:rPr>
              <w:t>[0..*]</w:t>
            </w:r>
          </w:p>
        </w:tc>
        <w:tc>
          <w:tcPr>
            <w:tcW w:w="1701" w:type="dxa"/>
          </w:tcPr>
          <w:p w14:paraId="4D699AEB" w14:textId="77777777" w:rsidR="007A1F44" w:rsidRPr="00A03C55" w:rsidRDefault="007A1F44">
            <w:pPr>
              <w:pStyle w:val="TableEntry"/>
              <w:jc w:val="center"/>
              <w:rPr>
                <w:noProof w:val="0"/>
              </w:rPr>
            </w:pPr>
            <w:r w:rsidRPr="00A03C55">
              <w:rPr>
                <w:noProof w:val="0"/>
              </w:rPr>
              <w:t>3</w:t>
            </w:r>
          </w:p>
        </w:tc>
      </w:tr>
      <w:tr w:rsidR="007A1F44" w:rsidRPr="00A03C55" w14:paraId="5F2BD403" w14:textId="77777777">
        <w:trPr>
          <w:cantSplit/>
          <w:jc w:val="center"/>
        </w:trPr>
        <w:tc>
          <w:tcPr>
            <w:tcW w:w="1951" w:type="dxa"/>
          </w:tcPr>
          <w:p w14:paraId="44ACA945" w14:textId="77777777" w:rsidR="007A1F44" w:rsidRPr="00A03C55" w:rsidRDefault="007A1F44" w:rsidP="00A0052B">
            <w:pPr>
              <w:pStyle w:val="TableEntry"/>
              <w:rPr>
                <w:noProof w:val="0"/>
              </w:rPr>
            </w:pPr>
            <w:r w:rsidRPr="00A03C55">
              <w:rPr>
                <w:noProof w:val="0"/>
              </w:rPr>
              <w:t>PV1</w:t>
            </w:r>
          </w:p>
        </w:tc>
        <w:tc>
          <w:tcPr>
            <w:tcW w:w="3544" w:type="dxa"/>
          </w:tcPr>
          <w:p w14:paraId="2EE690D0" w14:textId="77777777" w:rsidR="007A1F44" w:rsidRPr="00A03C55" w:rsidRDefault="007A1F44">
            <w:pPr>
              <w:pStyle w:val="TableEntry"/>
              <w:rPr>
                <w:noProof w:val="0"/>
              </w:rPr>
            </w:pPr>
            <w:r w:rsidRPr="00A03C55">
              <w:rPr>
                <w:noProof w:val="0"/>
              </w:rPr>
              <w:t>Patient Visit</w:t>
            </w:r>
          </w:p>
        </w:tc>
        <w:tc>
          <w:tcPr>
            <w:tcW w:w="971" w:type="dxa"/>
          </w:tcPr>
          <w:p w14:paraId="5E4E3FBF" w14:textId="77777777" w:rsidR="007A1F44" w:rsidRPr="00A03C55" w:rsidRDefault="007A1F44">
            <w:pPr>
              <w:pStyle w:val="TableEntry"/>
              <w:jc w:val="center"/>
              <w:rPr>
                <w:noProof w:val="0"/>
              </w:rPr>
            </w:pPr>
            <w:r w:rsidRPr="00A03C55">
              <w:rPr>
                <w:noProof w:val="0"/>
              </w:rPr>
              <w:t>R</w:t>
            </w:r>
          </w:p>
        </w:tc>
        <w:tc>
          <w:tcPr>
            <w:tcW w:w="872" w:type="dxa"/>
          </w:tcPr>
          <w:p w14:paraId="7AF06776" w14:textId="77777777" w:rsidR="007A1F44" w:rsidRPr="00A03C55" w:rsidRDefault="007A1F44">
            <w:pPr>
              <w:pStyle w:val="TableEntry"/>
              <w:jc w:val="center"/>
              <w:rPr>
                <w:noProof w:val="0"/>
              </w:rPr>
            </w:pPr>
            <w:r w:rsidRPr="00A03C55">
              <w:rPr>
                <w:noProof w:val="0"/>
              </w:rPr>
              <w:t>[1..1]</w:t>
            </w:r>
          </w:p>
        </w:tc>
        <w:tc>
          <w:tcPr>
            <w:tcW w:w="1701" w:type="dxa"/>
          </w:tcPr>
          <w:p w14:paraId="73BE1B57" w14:textId="77777777" w:rsidR="007A1F44" w:rsidRPr="00A03C55" w:rsidRDefault="007A1F44">
            <w:pPr>
              <w:pStyle w:val="TableEntry"/>
              <w:jc w:val="center"/>
              <w:rPr>
                <w:noProof w:val="0"/>
              </w:rPr>
            </w:pPr>
            <w:r w:rsidRPr="00A03C55">
              <w:rPr>
                <w:noProof w:val="0"/>
              </w:rPr>
              <w:t>3</w:t>
            </w:r>
          </w:p>
        </w:tc>
      </w:tr>
      <w:tr w:rsidR="007A1F44" w:rsidRPr="00A03C55" w14:paraId="32049D7C" w14:textId="77777777">
        <w:trPr>
          <w:cantSplit/>
          <w:jc w:val="center"/>
        </w:trPr>
        <w:tc>
          <w:tcPr>
            <w:tcW w:w="1951" w:type="dxa"/>
          </w:tcPr>
          <w:p w14:paraId="2F715739" w14:textId="77777777" w:rsidR="007A1F44" w:rsidRPr="00A03C55" w:rsidRDefault="007A1F44" w:rsidP="00A0052B">
            <w:pPr>
              <w:pStyle w:val="TableEntry"/>
              <w:rPr>
                <w:noProof w:val="0"/>
              </w:rPr>
            </w:pPr>
            <w:r w:rsidRPr="00A03C55">
              <w:rPr>
                <w:noProof w:val="0"/>
              </w:rPr>
              <w:t>PV2</w:t>
            </w:r>
          </w:p>
        </w:tc>
        <w:tc>
          <w:tcPr>
            <w:tcW w:w="3544" w:type="dxa"/>
          </w:tcPr>
          <w:p w14:paraId="2A2C0145" w14:textId="77777777" w:rsidR="007A1F44" w:rsidRPr="00A03C55" w:rsidRDefault="007A1F44">
            <w:pPr>
              <w:pStyle w:val="TableEntry"/>
              <w:rPr>
                <w:noProof w:val="0"/>
              </w:rPr>
            </w:pPr>
            <w:r w:rsidRPr="00A03C55">
              <w:rPr>
                <w:noProof w:val="0"/>
              </w:rPr>
              <w:t>Patient Visit – Additional Info</w:t>
            </w:r>
          </w:p>
        </w:tc>
        <w:tc>
          <w:tcPr>
            <w:tcW w:w="971" w:type="dxa"/>
          </w:tcPr>
          <w:p w14:paraId="75398C8E" w14:textId="77777777" w:rsidR="007A1F44" w:rsidRPr="00A03C55" w:rsidRDefault="007A1F44">
            <w:pPr>
              <w:pStyle w:val="TableEntry"/>
              <w:jc w:val="center"/>
              <w:rPr>
                <w:noProof w:val="0"/>
              </w:rPr>
            </w:pPr>
            <w:r w:rsidRPr="00A03C55">
              <w:rPr>
                <w:noProof w:val="0"/>
              </w:rPr>
              <w:t>O</w:t>
            </w:r>
          </w:p>
        </w:tc>
        <w:tc>
          <w:tcPr>
            <w:tcW w:w="872" w:type="dxa"/>
          </w:tcPr>
          <w:p w14:paraId="3BD21148" w14:textId="77777777" w:rsidR="007A1F44" w:rsidRPr="00A03C55" w:rsidRDefault="007A1F44">
            <w:pPr>
              <w:pStyle w:val="TableEntry"/>
              <w:jc w:val="center"/>
              <w:rPr>
                <w:noProof w:val="0"/>
              </w:rPr>
            </w:pPr>
            <w:r w:rsidRPr="00A03C55">
              <w:rPr>
                <w:noProof w:val="0"/>
              </w:rPr>
              <w:t>[0..1]</w:t>
            </w:r>
          </w:p>
        </w:tc>
        <w:tc>
          <w:tcPr>
            <w:tcW w:w="1701" w:type="dxa"/>
          </w:tcPr>
          <w:p w14:paraId="04EDCE01" w14:textId="77777777" w:rsidR="007A1F44" w:rsidRPr="00A03C55" w:rsidRDefault="007A1F44">
            <w:pPr>
              <w:pStyle w:val="TableEntry"/>
              <w:jc w:val="center"/>
              <w:rPr>
                <w:noProof w:val="0"/>
              </w:rPr>
            </w:pPr>
            <w:r w:rsidRPr="00A03C55">
              <w:rPr>
                <w:noProof w:val="0"/>
              </w:rPr>
              <w:t>3</w:t>
            </w:r>
          </w:p>
        </w:tc>
      </w:tr>
      <w:tr w:rsidR="007A1F44" w:rsidRPr="00A03C55" w14:paraId="2F44684B" w14:textId="77777777">
        <w:trPr>
          <w:cantSplit/>
          <w:jc w:val="center"/>
        </w:trPr>
        <w:tc>
          <w:tcPr>
            <w:tcW w:w="1951" w:type="dxa"/>
          </w:tcPr>
          <w:p w14:paraId="761A5C76" w14:textId="77777777" w:rsidR="007A1F44" w:rsidRPr="00A03C55" w:rsidRDefault="007A1F44" w:rsidP="00A0052B">
            <w:pPr>
              <w:pStyle w:val="TableEntry"/>
              <w:rPr>
                <w:noProof w:val="0"/>
              </w:rPr>
            </w:pPr>
            <w:r w:rsidRPr="00A03C55">
              <w:rPr>
                <w:noProof w:val="0"/>
              </w:rPr>
              <w:t>ROL</w:t>
            </w:r>
          </w:p>
        </w:tc>
        <w:tc>
          <w:tcPr>
            <w:tcW w:w="3544" w:type="dxa"/>
          </w:tcPr>
          <w:p w14:paraId="6C5A0078" w14:textId="77777777" w:rsidR="007A1F44" w:rsidRPr="00A03C55" w:rsidRDefault="007A1F44">
            <w:pPr>
              <w:pStyle w:val="TableEntry"/>
              <w:rPr>
                <w:noProof w:val="0"/>
              </w:rPr>
            </w:pPr>
            <w:r w:rsidRPr="00A03C55">
              <w:rPr>
                <w:noProof w:val="0"/>
              </w:rPr>
              <w:t>Role</w:t>
            </w:r>
          </w:p>
        </w:tc>
        <w:tc>
          <w:tcPr>
            <w:tcW w:w="971" w:type="dxa"/>
          </w:tcPr>
          <w:p w14:paraId="53D0E11F" w14:textId="77777777" w:rsidR="007A1F44" w:rsidRPr="00A03C55" w:rsidRDefault="007A1F44">
            <w:pPr>
              <w:pStyle w:val="TableEntry"/>
              <w:jc w:val="center"/>
              <w:rPr>
                <w:noProof w:val="0"/>
              </w:rPr>
            </w:pPr>
            <w:r w:rsidRPr="00A03C55">
              <w:rPr>
                <w:noProof w:val="0"/>
              </w:rPr>
              <w:t>O</w:t>
            </w:r>
          </w:p>
        </w:tc>
        <w:tc>
          <w:tcPr>
            <w:tcW w:w="872" w:type="dxa"/>
          </w:tcPr>
          <w:p w14:paraId="0F5940E6" w14:textId="77777777" w:rsidR="007A1F44" w:rsidRPr="00A03C55" w:rsidRDefault="007A1F44">
            <w:pPr>
              <w:pStyle w:val="TableEntry"/>
              <w:jc w:val="center"/>
              <w:rPr>
                <w:noProof w:val="0"/>
              </w:rPr>
            </w:pPr>
            <w:r w:rsidRPr="00A03C55">
              <w:rPr>
                <w:noProof w:val="0"/>
              </w:rPr>
              <w:t>[0..*]</w:t>
            </w:r>
          </w:p>
        </w:tc>
        <w:tc>
          <w:tcPr>
            <w:tcW w:w="1701" w:type="dxa"/>
          </w:tcPr>
          <w:p w14:paraId="6E1B7AD6" w14:textId="77777777" w:rsidR="007A1F44" w:rsidRPr="00A03C55" w:rsidRDefault="007A1F44">
            <w:pPr>
              <w:pStyle w:val="TableEntry"/>
              <w:jc w:val="center"/>
              <w:rPr>
                <w:noProof w:val="0"/>
              </w:rPr>
            </w:pPr>
            <w:r w:rsidRPr="00A03C55">
              <w:rPr>
                <w:noProof w:val="0"/>
              </w:rPr>
              <w:t>15</w:t>
            </w:r>
          </w:p>
        </w:tc>
      </w:tr>
      <w:tr w:rsidR="007A1F44" w:rsidRPr="00A03C55" w14:paraId="4A8936BE" w14:textId="77777777">
        <w:trPr>
          <w:cantSplit/>
          <w:jc w:val="center"/>
        </w:trPr>
        <w:tc>
          <w:tcPr>
            <w:tcW w:w="1951" w:type="dxa"/>
          </w:tcPr>
          <w:p w14:paraId="6E61C528" w14:textId="77777777" w:rsidR="007A1F44" w:rsidRPr="00A03C55" w:rsidRDefault="007A1F44" w:rsidP="00A0052B">
            <w:pPr>
              <w:pStyle w:val="TableEntry"/>
              <w:rPr>
                <w:noProof w:val="0"/>
              </w:rPr>
            </w:pPr>
            <w:r w:rsidRPr="00A03C55">
              <w:rPr>
                <w:noProof w:val="0"/>
              </w:rPr>
              <w:t>DB1</w:t>
            </w:r>
          </w:p>
        </w:tc>
        <w:tc>
          <w:tcPr>
            <w:tcW w:w="3544" w:type="dxa"/>
          </w:tcPr>
          <w:p w14:paraId="37D58D69" w14:textId="77777777" w:rsidR="007A1F44" w:rsidRPr="00A03C55" w:rsidRDefault="007A1F44">
            <w:pPr>
              <w:pStyle w:val="TableEntry"/>
              <w:rPr>
                <w:noProof w:val="0"/>
              </w:rPr>
            </w:pPr>
            <w:r w:rsidRPr="00A03C55">
              <w:rPr>
                <w:noProof w:val="0"/>
              </w:rPr>
              <w:t>Disability Information</w:t>
            </w:r>
          </w:p>
        </w:tc>
        <w:tc>
          <w:tcPr>
            <w:tcW w:w="971" w:type="dxa"/>
          </w:tcPr>
          <w:p w14:paraId="169ED4FB" w14:textId="77777777" w:rsidR="007A1F44" w:rsidRPr="00A03C55" w:rsidRDefault="007A1F44">
            <w:pPr>
              <w:pStyle w:val="TableEntry"/>
              <w:jc w:val="center"/>
              <w:rPr>
                <w:noProof w:val="0"/>
              </w:rPr>
            </w:pPr>
            <w:r w:rsidRPr="00A03C55">
              <w:rPr>
                <w:noProof w:val="0"/>
              </w:rPr>
              <w:t>O</w:t>
            </w:r>
          </w:p>
        </w:tc>
        <w:tc>
          <w:tcPr>
            <w:tcW w:w="872" w:type="dxa"/>
          </w:tcPr>
          <w:p w14:paraId="665D60DF" w14:textId="77777777" w:rsidR="007A1F44" w:rsidRPr="00A03C55" w:rsidRDefault="007A1F44">
            <w:pPr>
              <w:pStyle w:val="TableEntry"/>
              <w:jc w:val="center"/>
              <w:rPr>
                <w:noProof w:val="0"/>
              </w:rPr>
            </w:pPr>
            <w:r w:rsidRPr="00A03C55">
              <w:rPr>
                <w:noProof w:val="0"/>
              </w:rPr>
              <w:t>[0..*]</w:t>
            </w:r>
          </w:p>
        </w:tc>
        <w:tc>
          <w:tcPr>
            <w:tcW w:w="1701" w:type="dxa"/>
          </w:tcPr>
          <w:p w14:paraId="275A33FD" w14:textId="77777777" w:rsidR="007A1F44" w:rsidRPr="00A03C55" w:rsidRDefault="007A1F44">
            <w:pPr>
              <w:pStyle w:val="TableEntry"/>
              <w:jc w:val="center"/>
              <w:rPr>
                <w:noProof w:val="0"/>
              </w:rPr>
            </w:pPr>
            <w:r w:rsidRPr="00A03C55">
              <w:rPr>
                <w:noProof w:val="0"/>
              </w:rPr>
              <w:t>3</w:t>
            </w:r>
          </w:p>
        </w:tc>
      </w:tr>
      <w:tr w:rsidR="007A1F44" w:rsidRPr="00A03C55" w14:paraId="7712EBC1" w14:textId="77777777">
        <w:trPr>
          <w:cantSplit/>
          <w:jc w:val="center"/>
        </w:trPr>
        <w:tc>
          <w:tcPr>
            <w:tcW w:w="1951" w:type="dxa"/>
          </w:tcPr>
          <w:p w14:paraId="0D05FBF5" w14:textId="77777777" w:rsidR="007A1F44" w:rsidRPr="00A03C55" w:rsidRDefault="007A1F44" w:rsidP="00A0052B">
            <w:pPr>
              <w:pStyle w:val="TableEntry"/>
              <w:rPr>
                <w:noProof w:val="0"/>
              </w:rPr>
            </w:pPr>
            <w:r w:rsidRPr="00A03C55">
              <w:rPr>
                <w:noProof w:val="0"/>
              </w:rPr>
              <w:t>OBX</w:t>
            </w:r>
          </w:p>
        </w:tc>
        <w:tc>
          <w:tcPr>
            <w:tcW w:w="3544" w:type="dxa"/>
          </w:tcPr>
          <w:p w14:paraId="399F8CD1" w14:textId="77777777" w:rsidR="007A1F44" w:rsidRPr="00A03C55" w:rsidRDefault="007A1F44">
            <w:pPr>
              <w:pStyle w:val="TableEntry"/>
              <w:rPr>
                <w:noProof w:val="0"/>
              </w:rPr>
            </w:pPr>
            <w:r w:rsidRPr="00A03C55">
              <w:rPr>
                <w:noProof w:val="0"/>
              </w:rPr>
              <w:t>Observation/Result</w:t>
            </w:r>
          </w:p>
        </w:tc>
        <w:tc>
          <w:tcPr>
            <w:tcW w:w="971" w:type="dxa"/>
          </w:tcPr>
          <w:p w14:paraId="38EA0B36" w14:textId="77777777" w:rsidR="007A1F44" w:rsidRPr="00A03C55" w:rsidRDefault="007A1F44">
            <w:pPr>
              <w:pStyle w:val="TableEntry"/>
              <w:jc w:val="center"/>
              <w:rPr>
                <w:noProof w:val="0"/>
              </w:rPr>
            </w:pPr>
            <w:r w:rsidRPr="00A03C55">
              <w:rPr>
                <w:noProof w:val="0"/>
              </w:rPr>
              <w:t>O</w:t>
            </w:r>
          </w:p>
        </w:tc>
        <w:tc>
          <w:tcPr>
            <w:tcW w:w="872" w:type="dxa"/>
          </w:tcPr>
          <w:p w14:paraId="05BCF5EE" w14:textId="77777777" w:rsidR="007A1F44" w:rsidRPr="00A03C55" w:rsidRDefault="007A1F44">
            <w:pPr>
              <w:pStyle w:val="TableEntry"/>
              <w:jc w:val="center"/>
              <w:rPr>
                <w:noProof w:val="0"/>
              </w:rPr>
            </w:pPr>
            <w:r w:rsidRPr="00A03C55">
              <w:rPr>
                <w:noProof w:val="0"/>
              </w:rPr>
              <w:t>[0..*]</w:t>
            </w:r>
          </w:p>
        </w:tc>
        <w:tc>
          <w:tcPr>
            <w:tcW w:w="1701" w:type="dxa"/>
          </w:tcPr>
          <w:p w14:paraId="3D3360BC" w14:textId="77777777" w:rsidR="007A1F44" w:rsidRPr="00A03C55" w:rsidRDefault="007A1F44">
            <w:pPr>
              <w:pStyle w:val="TableEntry"/>
              <w:jc w:val="center"/>
              <w:rPr>
                <w:noProof w:val="0"/>
              </w:rPr>
            </w:pPr>
            <w:r w:rsidRPr="00A03C55">
              <w:rPr>
                <w:noProof w:val="0"/>
              </w:rPr>
              <w:t>7</w:t>
            </w:r>
          </w:p>
        </w:tc>
      </w:tr>
      <w:tr w:rsidR="007A1F44" w:rsidRPr="00A03C55" w14:paraId="318C14C5" w14:textId="77777777">
        <w:trPr>
          <w:cantSplit/>
          <w:jc w:val="center"/>
        </w:trPr>
        <w:tc>
          <w:tcPr>
            <w:tcW w:w="1951" w:type="dxa"/>
          </w:tcPr>
          <w:p w14:paraId="2BEB34B0" w14:textId="77777777" w:rsidR="007A1F44" w:rsidRPr="00A03C55" w:rsidRDefault="007A1F44" w:rsidP="00A0052B">
            <w:pPr>
              <w:pStyle w:val="TableEntry"/>
              <w:rPr>
                <w:noProof w:val="0"/>
              </w:rPr>
            </w:pPr>
            <w:r w:rsidRPr="00A03C55">
              <w:rPr>
                <w:noProof w:val="0"/>
              </w:rPr>
              <w:t>AL1</w:t>
            </w:r>
          </w:p>
        </w:tc>
        <w:tc>
          <w:tcPr>
            <w:tcW w:w="3544" w:type="dxa"/>
          </w:tcPr>
          <w:p w14:paraId="79511B3A" w14:textId="77777777" w:rsidR="007A1F44" w:rsidRPr="00A03C55" w:rsidRDefault="007A1F44">
            <w:pPr>
              <w:pStyle w:val="TableEntry"/>
              <w:rPr>
                <w:noProof w:val="0"/>
              </w:rPr>
            </w:pPr>
            <w:r w:rsidRPr="00A03C55">
              <w:rPr>
                <w:noProof w:val="0"/>
              </w:rPr>
              <w:t>Allergy Information</w:t>
            </w:r>
          </w:p>
        </w:tc>
        <w:tc>
          <w:tcPr>
            <w:tcW w:w="971" w:type="dxa"/>
          </w:tcPr>
          <w:p w14:paraId="378E715D" w14:textId="77777777" w:rsidR="007A1F44" w:rsidRPr="00A03C55" w:rsidRDefault="007A1F44">
            <w:pPr>
              <w:pStyle w:val="TableEntry"/>
              <w:jc w:val="center"/>
              <w:rPr>
                <w:noProof w:val="0"/>
              </w:rPr>
            </w:pPr>
            <w:r w:rsidRPr="00A03C55">
              <w:rPr>
                <w:noProof w:val="0"/>
              </w:rPr>
              <w:t>O</w:t>
            </w:r>
          </w:p>
        </w:tc>
        <w:tc>
          <w:tcPr>
            <w:tcW w:w="872" w:type="dxa"/>
          </w:tcPr>
          <w:p w14:paraId="6E9FC8D6" w14:textId="77777777" w:rsidR="007A1F44" w:rsidRPr="00A03C55" w:rsidRDefault="007A1F44">
            <w:pPr>
              <w:pStyle w:val="TableEntry"/>
              <w:jc w:val="center"/>
              <w:rPr>
                <w:noProof w:val="0"/>
              </w:rPr>
            </w:pPr>
            <w:r w:rsidRPr="00A03C55">
              <w:rPr>
                <w:noProof w:val="0"/>
              </w:rPr>
              <w:t>[0..*]</w:t>
            </w:r>
          </w:p>
        </w:tc>
        <w:tc>
          <w:tcPr>
            <w:tcW w:w="1701" w:type="dxa"/>
          </w:tcPr>
          <w:p w14:paraId="02E8A199" w14:textId="77777777" w:rsidR="007A1F44" w:rsidRPr="00A03C55" w:rsidRDefault="007A1F44">
            <w:pPr>
              <w:pStyle w:val="TableEntry"/>
              <w:jc w:val="center"/>
              <w:rPr>
                <w:noProof w:val="0"/>
              </w:rPr>
            </w:pPr>
            <w:r w:rsidRPr="00A03C55">
              <w:rPr>
                <w:noProof w:val="0"/>
              </w:rPr>
              <w:t>3</w:t>
            </w:r>
          </w:p>
        </w:tc>
      </w:tr>
      <w:tr w:rsidR="007A1F44" w:rsidRPr="00A03C55" w14:paraId="2FD4C4BB" w14:textId="77777777">
        <w:trPr>
          <w:cantSplit/>
          <w:jc w:val="center"/>
        </w:trPr>
        <w:tc>
          <w:tcPr>
            <w:tcW w:w="1951" w:type="dxa"/>
          </w:tcPr>
          <w:p w14:paraId="66058728" w14:textId="77777777" w:rsidR="007A1F44" w:rsidRPr="00A03C55" w:rsidRDefault="007A1F44" w:rsidP="00A0052B">
            <w:pPr>
              <w:pStyle w:val="TableEntry"/>
              <w:rPr>
                <w:noProof w:val="0"/>
              </w:rPr>
            </w:pPr>
            <w:r w:rsidRPr="00A03C55">
              <w:rPr>
                <w:noProof w:val="0"/>
              </w:rPr>
              <w:t>DG1</w:t>
            </w:r>
          </w:p>
        </w:tc>
        <w:tc>
          <w:tcPr>
            <w:tcW w:w="3544" w:type="dxa"/>
          </w:tcPr>
          <w:p w14:paraId="7D1F0635" w14:textId="77777777" w:rsidR="007A1F44" w:rsidRPr="00A03C55" w:rsidRDefault="007A1F44">
            <w:pPr>
              <w:pStyle w:val="TableEntry"/>
              <w:rPr>
                <w:noProof w:val="0"/>
              </w:rPr>
            </w:pPr>
            <w:r w:rsidRPr="00A03C55">
              <w:rPr>
                <w:noProof w:val="0"/>
              </w:rPr>
              <w:t>Diagnosis Information</w:t>
            </w:r>
          </w:p>
        </w:tc>
        <w:tc>
          <w:tcPr>
            <w:tcW w:w="971" w:type="dxa"/>
          </w:tcPr>
          <w:p w14:paraId="2A3E290C" w14:textId="77777777" w:rsidR="007A1F44" w:rsidRPr="00A03C55" w:rsidRDefault="007A1F44">
            <w:pPr>
              <w:pStyle w:val="TableEntry"/>
              <w:jc w:val="center"/>
              <w:rPr>
                <w:noProof w:val="0"/>
              </w:rPr>
            </w:pPr>
            <w:r w:rsidRPr="00A03C55">
              <w:rPr>
                <w:noProof w:val="0"/>
              </w:rPr>
              <w:t>O</w:t>
            </w:r>
          </w:p>
        </w:tc>
        <w:tc>
          <w:tcPr>
            <w:tcW w:w="872" w:type="dxa"/>
          </w:tcPr>
          <w:p w14:paraId="2DB98CB3" w14:textId="77777777" w:rsidR="007A1F44" w:rsidRPr="00A03C55" w:rsidRDefault="007A1F44">
            <w:pPr>
              <w:pStyle w:val="TableEntry"/>
              <w:jc w:val="center"/>
              <w:rPr>
                <w:noProof w:val="0"/>
              </w:rPr>
            </w:pPr>
            <w:r w:rsidRPr="00A03C55">
              <w:rPr>
                <w:noProof w:val="0"/>
              </w:rPr>
              <w:t>[0..*]</w:t>
            </w:r>
          </w:p>
        </w:tc>
        <w:tc>
          <w:tcPr>
            <w:tcW w:w="1701" w:type="dxa"/>
          </w:tcPr>
          <w:p w14:paraId="4257729D" w14:textId="77777777" w:rsidR="007A1F44" w:rsidRPr="00A03C55" w:rsidRDefault="007A1F44">
            <w:pPr>
              <w:pStyle w:val="TableEntry"/>
              <w:jc w:val="center"/>
              <w:rPr>
                <w:noProof w:val="0"/>
              </w:rPr>
            </w:pPr>
            <w:r w:rsidRPr="00A03C55">
              <w:rPr>
                <w:noProof w:val="0"/>
              </w:rPr>
              <w:t>6</w:t>
            </w:r>
          </w:p>
        </w:tc>
      </w:tr>
      <w:tr w:rsidR="007A1F44" w:rsidRPr="00A03C55" w14:paraId="362B4B75" w14:textId="77777777">
        <w:trPr>
          <w:cantSplit/>
          <w:jc w:val="center"/>
        </w:trPr>
        <w:tc>
          <w:tcPr>
            <w:tcW w:w="1951" w:type="dxa"/>
          </w:tcPr>
          <w:p w14:paraId="108C0FA8" w14:textId="77777777" w:rsidR="007A1F44" w:rsidRPr="00A03C55" w:rsidRDefault="007A1F44" w:rsidP="00A0052B">
            <w:pPr>
              <w:pStyle w:val="TableEntry"/>
              <w:rPr>
                <w:noProof w:val="0"/>
              </w:rPr>
            </w:pPr>
            <w:r w:rsidRPr="00A03C55">
              <w:rPr>
                <w:noProof w:val="0"/>
              </w:rPr>
              <w:t>DRG</w:t>
            </w:r>
          </w:p>
        </w:tc>
        <w:tc>
          <w:tcPr>
            <w:tcW w:w="3544" w:type="dxa"/>
          </w:tcPr>
          <w:p w14:paraId="68414BB6" w14:textId="77777777" w:rsidR="007A1F44" w:rsidRPr="00A03C55" w:rsidRDefault="007A1F44">
            <w:pPr>
              <w:pStyle w:val="TableEntry"/>
              <w:rPr>
                <w:noProof w:val="0"/>
              </w:rPr>
            </w:pPr>
            <w:r w:rsidRPr="00A03C55">
              <w:rPr>
                <w:noProof w:val="0"/>
              </w:rPr>
              <w:t>Diagnosis Related Group</w:t>
            </w:r>
          </w:p>
        </w:tc>
        <w:tc>
          <w:tcPr>
            <w:tcW w:w="971" w:type="dxa"/>
          </w:tcPr>
          <w:p w14:paraId="2C02815A" w14:textId="77777777" w:rsidR="007A1F44" w:rsidRPr="00A03C55" w:rsidRDefault="007A1F44">
            <w:pPr>
              <w:pStyle w:val="TableEntry"/>
              <w:jc w:val="center"/>
              <w:rPr>
                <w:noProof w:val="0"/>
              </w:rPr>
            </w:pPr>
            <w:r w:rsidRPr="00A03C55">
              <w:rPr>
                <w:noProof w:val="0"/>
              </w:rPr>
              <w:t>O</w:t>
            </w:r>
          </w:p>
        </w:tc>
        <w:tc>
          <w:tcPr>
            <w:tcW w:w="872" w:type="dxa"/>
          </w:tcPr>
          <w:p w14:paraId="77291350" w14:textId="77777777" w:rsidR="007A1F44" w:rsidRPr="00A03C55" w:rsidRDefault="007A1F44">
            <w:pPr>
              <w:pStyle w:val="TableEntry"/>
              <w:jc w:val="center"/>
              <w:rPr>
                <w:noProof w:val="0"/>
              </w:rPr>
            </w:pPr>
            <w:r w:rsidRPr="00A03C55">
              <w:rPr>
                <w:noProof w:val="0"/>
              </w:rPr>
              <w:t>[0..1]</w:t>
            </w:r>
          </w:p>
        </w:tc>
        <w:tc>
          <w:tcPr>
            <w:tcW w:w="1701" w:type="dxa"/>
          </w:tcPr>
          <w:p w14:paraId="7DD6D80C" w14:textId="77777777" w:rsidR="007A1F44" w:rsidRPr="00A03C55" w:rsidRDefault="007A1F44">
            <w:pPr>
              <w:pStyle w:val="TableEntry"/>
              <w:jc w:val="center"/>
              <w:rPr>
                <w:noProof w:val="0"/>
              </w:rPr>
            </w:pPr>
            <w:r w:rsidRPr="00A03C55">
              <w:rPr>
                <w:noProof w:val="0"/>
              </w:rPr>
              <w:t>6</w:t>
            </w:r>
          </w:p>
        </w:tc>
      </w:tr>
      <w:tr w:rsidR="007A1F44" w:rsidRPr="00A03C55" w14:paraId="006D0B6E" w14:textId="77777777">
        <w:trPr>
          <w:cantSplit/>
          <w:jc w:val="center"/>
        </w:trPr>
        <w:tc>
          <w:tcPr>
            <w:tcW w:w="1951" w:type="dxa"/>
          </w:tcPr>
          <w:p w14:paraId="35FA8E2A" w14:textId="77777777" w:rsidR="007A1F44" w:rsidRPr="00A03C55" w:rsidRDefault="007A1F44" w:rsidP="00A0052B">
            <w:pPr>
              <w:pStyle w:val="TableEntry"/>
              <w:rPr>
                <w:noProof w:val="0"/>
              </w:rPr>
            </w:pPr>
            <w:r w:rsidRPr="00A03C55">
              <w:rPr>
                <w:noProof w:val="0"/>
              </w:rPr>
              <w:t>---</w:t>
            </w:r>
          </w:p>
        </w:tc>
        <w:tc>
          <w:tcPr>
            <w:tcW w:w="3544" w:type="dxa"/>
          </w:tcPr>
          <w:p w14:paraId="682C9FBF" w14:textId="77777777" w:rsidR="007A1F44" w:rsidRPr="00A03C55" w:rsidRDefault="007A1F44">
            <w:pPr>
              <w:pStyle w:val="TableEntry"/>
              <w:rPr>
                <w:noProof w:val="0"/>
              </w:rPr>
            </w:pPr>
            <w:r w:rsidRPr="00A03C55">
              <w:rPr>
                <w:noProof w:val="0"/>
              </w:rPr>
              <w:t>--- PROCEDURE begin</w:t>
            </w:r>
          </w:p>
        </w:tc>
        <w:tc>
          <w:tcPr>
            <w:tcW w:w="971" w:type="dxa"/>
          </w:tcPr>
          <w:p w14:paraId="12F94EF6" w14:textId="77777777" w:rsidR="007A1F44" w:rsidRPr="00A03C55" w:rsidRDefault="007A1F44">
            <w:pPr>
              <w:pStyle w:val="TableEntry"/>
              <w:jc w:val="center"/>
              <w:rPr>
                <w:noProof w:val="0"/>
              </w:rPr>
            </w:pPr>
            <w:r w:rsidRPr="00A03C55">
              <w:rPr>
                <w:noProof w:val="0"/>
              </w:rPr>
              <w:t>O</w:t>
            </w:r>
          </w:p>
        </w:tc>
        <w:tc>
          <w:tcPr>
            <w:tcW w:w="872" w:type="dxa"/>
          </w:tcPr>
          <w:p w14:paraId="0156EE6A" w14:textId="77777777" w:rsidR="007A1F44" w:rsidRPr="00A03C55" w:rsidRDefault="007A1F44">
            <w:pPr>
              <w:pStyle w:val="TableEntry"/>
              <w:jc w:val="center"/>
              <w:rPr>
                <w:noProof w:val="0"/>
              </w:rPr>
            </w:pPr>
            <w:r w:rsidRPr="00A03C55">
              <w:rPr>
                <w:noProof w:val="0"/>
              </w:rPr>
              <w:t>[0..*]</w:t>
            </w:r>
          </w:p>
        </w:tc>
        <w:tc>
          <w:tcPr>
            <w:tcW w:w="1701" w:type="dxa"/>
          </w:tcPr>
          <w:p w14:paraId="7F051113" w14:textId="77777777" w:rsidR="007A1F44" w:rsidRPr="00A03C55" w:rsidRDefault="007A1F44">
            <w:pPr>
              <w:pStyle w:val="TableEntry"/>
              <w:jc w:val="center"/>
              <w:rPr>
                <w:noProof w:val="0"/>
              </w:rPr>
            </w:pPr>
          </w:p>
        </w:tc>
      </w:tr>
      <w:tr w:rsidR="007A1F44" w:rsidRPr="00A03C55" w14:paraId="27A35AAB" w14:textId="77777777">
        <w:trPr>
          <w:cantSplit/>
          <w:jc w:val="center"/>
        </w:trPr>
        <w:tc>
          <w:tcPr>
            <w:tcW w:w="1951" w:type="dxa"/>
          </w:tcPr>
          <w:p w14:paraId="725C2DD6" w14:textId="77777777" w:rsidR="007A1F44" w:rsidRPr="00A03C55" w:rsidRDefault="007A1F44" w:rsidP="00A0052B">
            <w:pPr>
              <w:pStyle w:val="TableEntry"/>
              <w:rPr>
                <w:noProof w:val="0"/>
              </w:rPr>
            </w:pPr>
            <w:r w:rsidRPr="00A03C55">
              <w:rPr>
                <w:noProof w:val="0"/>
              </w:rPr>
              <w:t xml:space="preserve">  PR1</w:t>
            </w:r>
          </w:p>
        </w:tc>
        <w:tc>
          <w:tcPr>
            <w:tcW w:w="3544" w:type="dxa"/>
          </w:tcPr>
          <w:p w14:paraId="55575165" w14:textId="77777777" w:rsidR="007A1F44" w:rsidRPr="00A03C55" w:rsidRDefault="007A1F44">
            <w:pPr>
              <w:pStyle w:val="TableEntry"/>
              <w:rPr>
                <w:noProof w:val="0"/>
              </w:rPr>
            </w:pPr>
            <w:r w:rsidRPr="00A03C55">
              <w:rPr>
                <w:noProof w:val="0"/>
              </w:rPr>
              <w:t>Procedures</w:t>
            </w:r>
          </w:p>
        </w:tc>
        <w:tc>
          <w:tcPr>
            <w:tcW w:w="971" w:type="dxa"/>
          </w:tcPr>
          <w:p w14:paraId="11DA6F3A" w14:textId="77777777" w:rsidR="007A1F44" w:rsidRPr="00A03C55" w:rsidRDefault="007A1F44">
            <w:pPr>
              <w:pStyle w:val="TableEntry"/>
              <w:jc w:val="center"/>
              <w:rPr>
                <w:noProof w:val="0"/>
              </w:rPr>
            </w:pPr>
            <w:r w:rsidRPr="00A03C55">
              <w:rPr>
                <w:noProof w:val="0"/>
              </w:rPr>
              <w:t>R</w:t>
            </w:r>
          </w:p>
        </w:tc>
        <w:tc>
          <w:tcPr>
            <w:tcW w:w="872" w:type="dxa"/>
          </w:tcPr>
          <w:p w14:paraId="03E9CE41" w14:textId="77777777" w:rsidR="007A1F44" w:rsidRPr="00A03C55" w:rsidRDefault="007A1F44">
            <w:pPr>
              <w:pStyle w:val="TableEntry"/>
              <w:jc w:val="center"/>
              <w:rPr>
                <w:noProof w:val="0"/>
              </w:rPr>
            </w:pPr>
            <w:r w:rsidRPr="00A03C55">
              <w:rPr>
                <w:noProof w:val="0"/>
              </w:rPr>
              <w:t>[1..1]</w:t>
            </w:r>
          </w:p>
        </w:tc>
        <w:tc>
          <w:tcPr>
            <w:tcW w:w="1701" w:type="dxa"/>
          </w:tcPr>
          <w:p w14:paraId="3B9A4059" w14:textId="77777777" w:rsidR="007A1F44" w:rsidRPr="00A03C55" w:rsidRDefault="007A1F44">
            <w:pPr>
              <w:pStyle w:val="TableEntry"/>
              <w:jc w:val="center"/>
              <w:rPr>
                <w:noProof w:val="0"/>
              </w:rPr>
            </w:pPr>
            <w:r w:rsidRPr="00A03C55">
              <w:rPr>
                <w:noProof w:val="0"/>
              </w:rPr>
              <w:t>6</w:t>
            </w:r>
          </w:p>
        </w:tc>
      </w:tr>
      <w:tr w:rsidR="007A1F44" w:rsidRPr="00A03C55" w14:paraId="30855037" w14:textId="77777777">
        <w:trPr>
          <w:cantSplit/>
          <w:jc w:val="center"/>
        </w:trPr>
        <w:tc>
          <w:tcPr>
            <w:tcW w:w="1951" w:type="dxa"/>
          </w:tcPr>
          <w:p w14:paraId="40DA1EC6" w14:textId="77777777" w:rsidR="007A1F44" w:rsidRPr="00A03C55" w:rsidRDefault="007A1F44" w:rsidP="00A0052B">
            <w:pPr>
              <w:pStyle w:val="TableEntry"/>
              <w:rPr>
                <w:noProof w:val="0"/>
              </w:rPr>
            </w:pPr>
            <w:r w:rsidRPr="00A03C55">
              <w:rPr>
                <w:noProof w:val="0"/>
              </w:rPr>
              <w:t xml:space="preserve">  ROL</w:t>
            </w:r>
          </w:p>
        </w:tc>
        <w:tc>
          <w:tcPr>
            <w:tcW w:w="3544" w:type="dxa"/>
          </w:tcPr>
          <w:p w14:paraId="0ADB64CE" w14:textId="77777777" w:rsidR="007A1F44" w:rsidRPr="00A03C55" w:rsidRDefault="007A1F44">
            <w:pPr>
              <w:pStyle w:val="TableEntry"/>
              <w:rPr>
                <w:noProof w:val="0"/>
              </w:rPr>
            </w:pPr>
            <w:r w:rsidRPr="00A03C55">
              <w:rPr>
                <w:noProof w:val="0"/>
              </w:rPr>
              <w:t>Role</w:t>
            </w:r>
          </w:p>
        </w:tc>
        <w:tc>
          <w:tcPr>
            <w:tcW w:w="971" w:type="dxa"/>
          </w:tcPr>
          <w:p w14:paraId="1DB6E245" w14:textId="77777777" w:rsidR="007A1F44" w:rsidRPr="00A03C55" w:rsidRDefault="007A1F44">
            <w:pPr>
              <w:pStyle w:val="TableEntry"/>
              <w:jc w:val="center"/>
              <w:rPr>
                <w:noProof w:val="0"/>
              </w:rPr>
            </w:pPr>
            <w:r w:rsidRPr="00A03C55">
              <w:rPr>
                <w:noProof w:val="0"/>
              </w:rPr>
              <w:t>O</w:t>
            </w:r>
          </w:p>
        </w:tc>
        <w:tc>
          <w:tcPr>
            <w:tcW w:w="872" w:type="dxa"/>
          </w:tcPr>
          <w:p w14:paraId="0C1323B9" w14:textId="77777777" w:rsidR="007A1F44" w:rsidRPr="00A03C55" w:rsidRDefault="007A1F44">
            <w:pPr>
              <w:pStyle w:val="TableEntry"/>
              <w:jc w:val="center"/>
              <w:rPr>
                <w:noProof w:val="0"/>
              </w:rPr>
            </w:pPr>
            <w:r w:rsidRPr="00A03C55">
              <w:rPr>
                <w:noProof w:val="0"/>
              </w:rPr>
              <w:t>[0..*]</w:t>
            </w:r>
          </w:p>
        </w:tc>
        <w:tc>
          <w:tcPr>
            <w:tcW w:w="1701" w:type="dxa"/>
          </w:tcPr>
          <w:p w14:paraId="554E1B97" w14:textId="77777777" w:rsidR="007A1F44" w:rsidRPr="00A03C55" w:rsidRDefault="007A1F44">
            <w:pPr>
              <w:pStyle w:val="TableEntry"/>
              <w:jc w:val="center"/>
              <w:rPr>
                <w:noProof w:val="0"/>
              </w:rPr>
            </w:pPr>
            <w:r w:rsidRPr="00A03C55">
              <w:rPr>
                <w:noProof w:val="0"/>
              </w:rPr>
              <w:t>15</w:t>
            </w:r>
          </w:p>
        </w:tc>
      </w:tr>
      <w:tr w:rsidR="007A1F44" w:rsidRPr="00A03C55" w14:paraId="2A3F2811" w14:textId="77777777">
        <w:trPr>
          <w:cantSplit/>
          <w:jc w:val="center"/>
        </w:trPr>
        <w:tc>
          <w:tcPr>
            <w:tcW w:w="1951" w:type="dxa"/>
          </w:tcPr>
          <w:p w14:paraId="05631817" w14:textId="77777777" w:rsidR="007A1F44" w:rsidRPr="00A03C55" w:rsidRDefault="007A1F44" w:rsidP="00A0052B">
            <w:pPr>
              <w:pStyle w:val="TableEntry"/>
              <w:rPr>
                <w:noProof w:val="0"/>
              </w:rPr>
            </w:pPr>
            <w:r w:rsidRPr="00A03C55">
              <w:rPr>
                <w:noProof w:val="0"/>
              </w:rPr>
              <w:t>---</w:t>
            </w:r>
          </w:p>
        </w:tc>
        <w:tc>
          <w:tcPr>
            <w:tcW w:w="3544" w:type="dxa"/>
          </w:tcPr>
          <w:p w14:paraId="459FD01F" w14:textId="77777777" w:rsidR="007A1F44" w:rsidRPr="00A03C55" w:rsidRDefault="007A1F44">
            <w:pPr>
              <w:pStyle w:val="TableEntry"/>
              <w:rPr>
                <w:noProof w:val="0"/>
              </w:rPr>
            </w:pPr>
            <w:r w:rsidRPr="00A03C55">
              <w:rPr>
                <w:noProof w:val="0"/>
              </w:rPr>
              <w:t>--- PROCEDURE end</w:t>
            </w:r>
          </w:p>
        </w:tc>
        <w:tc>
          <w:tcPr>
            <w:tcW w:w="971" w:type="dxa"/>
          </w:tcPr>
          <w:p w14:paraId="1EFFFDB8" w14:textId="77777777" w:rsidR="007A1F44" w:rsidRPr="00A03C55" w:rsidRDefault="007A1F44">
            <w:pPr>
              <w:pStyle w:val="TableEntry"/>
              <w:jc w:val="center"/>
              <w:rPr>
                <w:noProof w:val="0"/>
              </w:rPr>
            </w:pPr>
          </w:p>
        </w:tc>
        <w:tc>
          <w:tcPr>
            <w:tcW w:w="872" w:type="dxa"/>
          </w:tcPr>
          <w:p w14:paraId="5DB5481F" w14:textId="77777777" w:rsidR="007A1F44" w:rsidRPr="00A03C55" w:rsidRDefault="007A1F44">
            <w:pPr>
              <w:pStyle w:val="TableEntry"/>
              <w:jc w:val="center"/>
              <w:rPr>
                <w:noProof w:val="0"/>
              </w:rPr>
            </w:pPr>
          </w:p>
        </w:tc>
        <w:tc>
          <w:tcPr>
            <w:tcW w:w="1701" w:type="dxa"/>
          </w:tcPr>
          <w:p w14:paraId="0E9CA3A8" w14:textId="77777777" w:rsidR="007A1F44" w:rsidRPr="00A03C55" w:rsidRDefault="007A1F44">
            <w:pPr>
              <w:pStyle w:val="TableEntry"/>
              <w:jc w:val="center"/>
              <w:rPr>
                <w:noProof w:val="0"/>
              </w:rPr>
            </w:pPr>
          </w:p>
        </w:tc>
      </w:tr>
      <w:tr w:rsidR="007A1F44" w:rsidRPr="00A03C55" w14:paraId="1E89D614" w14:textId="77777777">
        <w:trPr>
          <w:cantSplit/>
          <w:jc w:val="center"/>
        </w:trPr>
        <w:tc>
          <w:tcPr>
            <w:tcW w:w="1951" w:type="dxa"/>
          </w:tcPr>
          <w:p w14:paraId="53F0EB51" w14:textId="77777777" w:rsidR="007A1F44" w:rsidRPr="00A03C55" w:rsidRDefault="007A1F44" w:rsidP="00A0052B">
            <w:pPr>
              <w:pStyle w:val="TableEntry"/>
              <w:rPr>
                <w:noProof w:val="0"/>
              </w:rPr>
            </w:pPr>
            <w:r w:rsidRPr="00A03C55">
              <w:rPr>
                <w:noProof w:val="0"/>
              </w:rPr>
              <w:t>GT1</w:t>
            </w:r>
          </w:p>
        </w:tc>
        <w:tc>
          <w:tcPr>
            <w:tcW w:w="3544" w:type="dxa"/>
          </w:tcPr>
          <w:p w14:paraId="5C8065C7" w14:textId="77777777" w:rsidR="007A1F44" w:rsidRPr="00A03C55" w:rsidRDefault="007A1F44">
            <w:pPr>
              <w:pStyle w:val="TableEntry"/>
              <w:rPr>
                <w:noProof w:val="0"/>
              </w:rPr>
            </w:pPr>
            <w:r w:rsidRPr="00A03C55">
              <w:rPr>
                <w:noProof w:val="0"/>
              </w:rPr>
              <w:t>Guarantor</w:t>
            </w:r>
          </w:p>
        </w:tc>
        <w:tc>
          <w:tcPr>
            <w:tcW w:w="971" w:type="dxa"/>
          </w:tcPr>
          <w:p w14:paraId="44CD7DF3" w14:textId="77777777" w:rsidR="007A1F44" w:rsidRPr="00A03C55" w:rsidRDefault="007A1F44">
            <w:pPr>
              <w:pStyle w:val="TableEntry"/>
              <w:jc w:val="center"/>
              <w:rPr>
                <w:noProof w:val="0"/>
              </w:rPr>
            </w:pPr>
            <w:r w:rsidRPr="00A03C55">
              <w:rPr>
                <w:noProof w:val="0"/>
              </w:rPr>
              <w:t>O</w:t>
            </w:r>
          </w:p>
        </w:tc>
        <w:tc>
          <w:tcPr>
            <w:tcW w:w="872" w:type="dxa"/>
          </w:tcPr>
          <w:p w14:paraId="1A65BA62" w14:textId="77777777" w:rsidR="007A1F44" w:rsidRPr="00A03C55" w:rsidRDefault="007A1F44">
            <w:pPr>
              <w:pStyle w:val="TableEntry"/>
              <w:jc w:val="center"/>
              <w:rPr>
                <w:noProof w:val="0"/>
              </w:rPr>
            </w:pPr>
            <w:r w:rsidRPr="00A03C55">
              <w:rPr>
                <w:noProof w:val="0"/>
              </w:rPr>
              <w:t>[0..*]</w:t>
            </w:r>
          </w:p>
        </w:tc>
        <w:tc>
          <w:tcPr>
            <w:tcW w:w="1701" w:type="dxa"/>
          </w:tcPr>
          <w:p w14:paraId="4BABF2AE" w14:textId="77777777" w:rsidR="007A1F44" w:rsidRPr="00A03C55" w:rsidRDefault="007A1F44">
            <w:pPr>
              <w:pStyle w:val="TableEntry"/>
              <w:jc w:val="center"/>
              <w:rPr>
                <w:noProof w:val="0"/>
              </w:rPr>
            </w:pPr>
            <w:r w:rsidRPr="00A03C55">
              <w:rPr>
                <w:noProof w:val="0"/>
              </w:rPr>
              <w:t>6</w:t>
            </w:r>
          </w:p>
        </w:tc>
      </w:tr>
      <w:tr w:rsidR="007A1F44" w:rsidRPr="00A03C55" w14:paraId="7BB6D681" w14:textId="77777777">
        <w:trPr>
          <w:cantSplit/>
          <w:jc w:val="center"/>
        </w:trPr>
        <w:tc>
          <w:tcPr>
            <w:tcW w:w="1951" w:type="dxa"/>
          </w:tcPr>
          <w:p w14:paraId="28E68114" w14:textId="77777777" w:rsidR="007A1F44" w:rsidRPr="00A03C55" w:rsidRDefault="007A1F44" w:rsidP="00A0052B">
            <w:pPr>
              <w:pStyle w:val="TableEntry"/>
              <w:rPr>
                <w:noProof w:val="0"/>
              </w:rPr>
            </w:pPr>
            <w:r w:rsidRPr="00A03C55">
              <w:rPr>
                <w:noProof w:val="0"/>
              </w:rPr>
              <w:t>---</w:t>
            </w:r>
          </w:p>
        </w:tc>
        <w:tc>
          <w:tcPr>
            <w:tcW w:w="3544" w:type="dxa"/>
          </w:tcPr>
          <w:p w14:paraId="2DF29E81" w14:textId="77777777" w:rsidR="007A1F44" w:rsidRPr="00A03C55" w:rsidRDefault="007A1F44">
            <w:pPr>
              <w:pStyle w:val="TableEntry"/>
              <w:rPr>
                <w:noProof w:val="0"/>
              </w:rPr>
            </w:pPr>
            <w:r w:rsidRPr="00A03C55">
              <w:rPr>
                <w:noProof w:val="0"/>
              </w:rPr>
              <w:t>--- INSURANCE begin</w:t>
            </w:r>
          </w:p>
        </w:tc>
        <w:tc>
          <w:tcPr>
            <w:tcW w:w="971" w:type="dxa"/>
          </w:tcPr>
          <w:p w14:paraId="4FB78438" w14:textId="77777777" w:rsidR="007A1F44" w:rsidRPr="00A03C55" w:rsidRDefault="007A1F44">
            <w:pPr>
              <w:pStyle w:val="TableEntry"/>
              <w:jc w:val="center"/>
              <w:rPr>
                <w:noProof w:val="0"/>
              </w:rPr>
            </w:pPr>
            <w:r w:rsidRPr="00A03C55">
              <w:rPr>
                <w:noProof w:val="0"/>
              </w:rPr>
              <w:t>O</w:t>
            </w:r>
          </w:p>
        </w:tc>
        <w:tc>
          <w:tcPr>
            <w:tcW w:w="872" w:type="dxa"/>
          </w:tcPr>
          <w:p w14:paraId="4E582B83" w14:textId="77777777" w:rsidR="007A1F44" w:rsidRPr="00A03C55" w:rsidRDefault="007A1F44">
            <w:pPr>
              <w:pStyle w:val="TableEntry"/>
              <w:jc w:val="center"/>
              <w:rPr>
                <w:noProof w:val="0"/>
              </w:rPr>
            </w:pPr>
            <w:r w:rsidRPr="00A03C55">
              <w:rPr>
                <w:noProof w:val="0"/>
              </w:rPr>
              <w:t>[0..*]</w:t>
            </w:r>
          </w:p>
        </w:tc>
        <w:tc>
          <w:tcPr>
            <w:tcW w:w="1701" w:type="dxa"/>
          </w:tcPr>
          <w:p w14:paraId="278A3242" w14:textId="77777777" w:rsidR="007A1F44" w:rsidRPr="00A03C55" w:rsidRDefault="007A1F44">
            <w:pPr>
              <w:pStyle w:val="TableEntry"/>
              <w:jc w:val="center"/>
              <w:rPr>
                <w:noProof w:val="0"/>
              </w:rPr>
            </w:pPr>
          </w:p>
        </w:tc>
      </w:tr>
      <w:tr w:rsidR="007A1F44" w:rsidRPr="00A03C55" w14:paraId="4F85EF58" w14:textId="77777777">
        <w:trPr>
          <w:cantSplit/>
          <w:jc w:val="center"/>
        </w:trPr>
        <w:tc>
          <w:tcPr>
            <w:tcW w:w="1951" w:type="dxa"/>
          </w:tcPr>
          <w:p w14:paraId="30500C79" w14:textId="77777777" w:rsidR="007A1F44" w:rsidRPr="00A03C55" w:rsidRDefault="007A1F44" w:rsidP="00A0052B">
            <w:pPr>
              <w:pStyle w:val="TableEntry"/>
              <w:rPr>
                <w:noProof w:val="0"/>
              </w:rPr>
            </w:pPr>
            <w:r w:rsidRPr="00A03C55">
              <w:rPr>
                <w:noProof w:val="0"/>
              </w:rPr>
              <w:t xml:space="preserve">  IN1</w:t>
            </w:r>
          </w:p>
        </w:tc>
        <w:tc>
          <w:tcPr>
            <w:tcW w:w="3544" w:type="dxa"/>
          </w:tcPr>
          <w:p w14:paraId="09FB504F" w14:textId="77777777" w:rsidR="007A1F44" w:rsidRPr="00A03C55" w:rsidRDefault="007A1F44">
            <w:pPr>
              <w:pStyle w:val="TableEntry"/>
              <w:rPr>
                <w:noProof w:val="0"/>
              </w:rPr>
            </w:pPr>
            <w:r w:rsidRPr="00A03C55">
              <w:rPr>
                <w:noProof w:val="0"/>
              </w:rPr>
              <w:t>Insurance</w:t>
            </w:r>
          </w:p>
        </w:tc>
        <w:tc>
          <w:tcPr>
            <w:tcW w:w="971" w:type="dxa"/>
          </w:tcPr>
          <w:p w14:paraId="09448BB8" w14:textId="77777777" w:rsidR="007A1F44" w:rsidRPr="00A03C55" w:rsidRDefault="007A1F44">
            <w:pPr>
              <w:pStyle w:val="TableEntry"/>
              <w:jc w:val="center"/>
              <w:rPr>
                <w:noProof w:val="0"/>
              </w:rPr>
            </w:pPr>
            <w:r w:rsidRPr="00A03C55">
              <w:rPr>
                <w:noProof w:val="0"/>
              </w:rPr>
              <w:t>R</w:t>
            </w:r>
          </w:p>
        </w:tc>
        <w:tc>
          <w:tcPr>
            <w:tcW w:w="872" w:type="dxa"/>
          </w:tcPr>
          <w:p w14:paraId="25B0BAFB" w14:textId="77777777" w:rsidR="007A1F44" w:rsidRPr="00A03C55" w:rsidRDefault="007A1F44">
            <w:pPr>
              <w:pStyle w:val="TableEntry"/>
              <w:jc w:val="center"/>
              <w:rPr>
                <w:noProof w:val="0"/>
              </w:rPr>
            </w:pPr>
            <w:r w:rsidRPr="00A03C55">
              <w:rPr>
                <w:noProof w:val="0"/>
              </w:rPr>
              <w:t>[1..1]</w:t>
            </w:r>
          </w:p>
        </w:tc>
        <w:tc>
          <w:tcPr>
            <w:tcW w:w="1701" w:type="dxa"/>
          </w:tcPr>
          <w:p w14:paraId="0801FE50" w14:textId="77777777" w:rsidR="007A1F44" w:rsidRPr="00A03C55" w:rsidRDefault="007A1F44">
            <w:pPr>
              <w:pStyle w:val="TableEntry"/>
              <w:jc w:val="center"/>
              <w:rPr>
                <w:noProof w:val="0"/>
              </w:rPr>
            </w:pPr>
            <w:r w:rsidRPr="00A03C55">
              <w:rPr>
                <w:noProof w:val="0"/>
              </w:rPr>
              <w:t>6</w:t>
            </w:r>
          </w:p>
        </w:tc>
      </w:tr>
      <w:tr w:rsidR="007A1F44" w:rsidRPr="00A03C55" w14:paraId="2E250CD7" w14:textId="77777777">
        <w:trPr>
          <w:cantSplit/>
          <w:jc w:val="center"/>
        </w:trPr>
        <w:tc>
          <w:tcPr>
            <w:tcW w:w="1951" w:type="dxa"/>
          </w:tcPr>
          <w:p w14:paraId="603BEA38" w14:textId="77777777" w:rsidR="007A1F44" w:rsidRPr="00A03C55" w:rsidRDefault="007A1F44" w:rsidP="00A0052B">
            <w:pPr>
              <w:pStyle w:val="TableEntry"/>
              <w:rPr>
                <w:noProof w:val="0"/>
              </w:rPr>
            </w:pPr>
            <w:r w:rsidRPr="00A03C55">
              <w:rPr>
                <w:noProof w:val="0"/>
              </w:rPr>
              <w:t xml:space="preserve">  IN2</w:t>
            </w:r>
          </w:p>
        </w:tc>
        <w:tc>
          <w:tcPr>
            <w:tcW w:w="3544" w:type="dxa"/>
          </w:tcPr>
          <w:p w14:paraId="75954BB8" w14:textId="77777777" w:rsidR="007A1F44" w:rsidRPr="00A03C55" w:rsidRDefault="007A1F44">
            <w:pPr>
              <w:pStyle w:val="TableEntry"/>
              <w:rPr>
                <w:noProof w:val="0"/>
              </w:rPr>
            </w:pPr>
            <w:r w:rsidRPr="00A03C55">
              <w:rPr>
                <w:noProof w:val="0"/>
              </w:rPr>
              <w:t>Insurance Additional Info.</w:t>
            </w:r>
          </w:p>
        </w:tc>
        <w:tc>
          <w:tcPr>
            <w:tcW w:w="971" w:type="dxa"/>
          </w:tcPr>
          <w:p w14:paraId="7B86C8D4" w14:textId="77777777" w:rsidR="007A1F44" w:rsidRPr="00A03C55" w:rsidRDefault="007A1F44">
            <w:pPr>
              <w:pStyle w:val="TableEntry"/>
              <w:jc w:val="center"/>
              <w:rPr>
                <w:noProof w:val="0"/>
              </w:rPr>
            </w:pPr>
            <w:r w:rsidRPr="00A03C55">
              <w:rPr>
                <w:noProof w:val="0"/>
              </w:rPr>
              <w:t>O</w:t>
            </w:r>
          </w:p>
        </w:tc>
        <w:tc>
          <w:tcPr>
            <w:tcW w:w="872" w:type="dxa"/>
          </w:tcPr>
          <w:p w14:paraId="7CD357EF" w14:textId="77777777" w:rsidR="007A1F44" w:rsidRPr="00A03C55" w:rsidRDefault="007A1F44">
            <w:pPr>
              <w:pStyle w:val="TableEntry"/>
              <w:jc w:val="center"/>
              <w:rPr>
                <w:noProof w:val="0"/>
              </w:rPr>
            </w:pPr>
            <w:r w:rsidRPr="00A03C55">
              <w:rPr>
                <w:noProof w:val="0"/>
              </w:rPr>
              <w:t>[0..1]</w:t>
            </w:r>
          </w:p>
        </w:tc>
        <w:tc>
          <w:tcPr>
            <w:tcW w:w="1701" w:type="dxa"/>
          </w:tcPr>
          <w:p w14:paraId="52E173D1" w14:textId="77777777" w:rsidR="007A1F44" w:rsidRPr="00A03C55" w:rsidRDefault="007A1F44">
            <w:pPr>
              <w:pStyle w:val="TableEntry"/>
              <w:jc w:val="center"/>
              <w:rPr>
                <w:noProof w:val="0"/>
              </w:rPr>
            </w:pPr>
            <w:r w:rsidRPr="00A03C55">
              <w:rPr>
                <w:noProof w:val="0"/>
              </w:rPr>
              <w:t>6</w:t>
            </w:r>
          </w:p>
        </w:tc>
      </w:tr>
      <w:tr w:rsidR="007A1F44" w:rsidRPr="00A03C55" w14:paraId="52B73323" w14:textId="77777777">
        <w:trPr>
          <w:cantSplit/>
          <w:jc w:val="center"/>
        </w:trPr>
        <w:tc>
          <w:tcPr>
            <w:tcW w:w="1951" w:type="dxa"/>
          </w:tcPr>
          <w:p w14:paraId="5E6A6DDE" w14:textId="77777777" w:rsidR="007A1F44" w:rsidRPr="00A03C55" w:rsidRDefault="007A1F44" w:rsidP="00A0052B">
            <w:pPr>
              <w:pStyle w:val="TableEntry"/>
              <w:rPr>
                <w:noProof w:val="0"/>
              </w:rPr>
            </w:pPr>
            <w:r w:rsidRPr="00A03C55">
              <w:rPr>
                <w:noProof w:val="0"/>
              </w:rPr>
              <w:t xml:space="preserve">  IN3 </w:t>
            </w:r>
          </w:p>
        </w:tc>
        <w:tc>
          <w:tcPr>
            <w:tcW w:w="3544" w:type="dxa"/>
          </w:tcPr>
          <w:p w14:paraId="3405CEB7" w14:textId="77777777" w:rsidR="007A1F44" w:rsidRPr="00A03C55" w:rsidRDefault="007A1F44">
            <w:pPr>
              <w:pStyle w:val="TableEntry"/>
              <w:rPr>
                <w:noProof w:val="0"/>
              </w:rPr>
            </w:pPr>
            <w:r w:rsidRPr="00A03C55">
              <w:rPr>
                <w:noProof w:val="0"/>
              </w:rPr>
              <w:t>Insurance Additional Info - Cert.</w:t>
            </w:r>
          </w:p>
        </w:tc>
        <w:tc>
          <w:tcPr>
            <w:tcW w:w="971" w:type="dxa"/>
          </w:tcPr>
          <w:p w14:paraId="5DD81FFD" w14:textId="77777777" w:rsidR="007A1F44" w:rsidRPr="00A03C55" w:rsidRDefault="007A1F44">
            <w:pPr>
              <w:pStyle w:val="TableEntry"/>
              <w:jc w:val="center"/>
              <w:rPr>
                <w:noProof w:val="0"/>
              </w:rPr>
            </w:pPr>
            <w:r w:rsidRPr="00A03C55">
              <w:rPr>
                <w:noProof w:val="0"/>
              </w:rPr>
              <w:t>O</w:t>
            </w:r>
          </w:p>
        </w:tc>
        <w:tc>
          <w:tcPr>
            <w:tcW w:w="872" w:type="dxa"/>
          </w:tcPr>
          <w:p w14:paraId="47502120" w14:textId="77777777" w:rsidR="007A1F44" w:rsidRPr="00A03C55" w:rsidRDefault="007A1F44">
            <w:pPr>
              <w:pStyle w:val="TableEntry"/>
              <w:jc w:val="center"/>
              <w:rPr>
                <w:noProof w:val="0"/>
              </w:rPr>
            </w:pPr>
            <w:r w:rsidRPr="00A03C55">
              <w:rPr>
                <w:noProof w:val="0"/>
              </w:rPr>
              <w:t>[0..1]</w:t>
            </w:r>
          </w:p>
        </w:tc>
        <w:tc>
          <w:tcPr>
            <w:tcW w:w="1701" w:type="dxa"/>
          </w:tcPr>
          <w:p w14:paraId="681397E6" w14:textId="77777777" w:rsidR="007A1F44" w:rsidRPr="00A03C55" w:rsidRDefault="007A1F44">
            <w:pPr>
              <w:pStyle w:val="TableEntry"/>
              <w:jc w:val="center"/>
              <w:rPr>
                <w:noProof w:val="0"/>
              </w:rPr>
            </w:pPr>
            <w:r w:rsidRPr="00A03C55">
              <w:rPr>
                <w:noProof w:val="0"/>
              </w:rPr>
              <w:t>6</w:t>
            </w:r>
          </w:p>
        </w:tc>
      </w:tr>
      <w:tr w:rsidR="007A1F44" w:rsidRPr="00A03C55" w14:paraId="658CFC02" w14:textId="77777777">
        <w:trPr>
          <w:cantSplit/>
          <w:jc w:val="center"/>
        </w:trPr>
        <w:tc>
          <w:tcPr>
            <w:tcW w:w="1951" w:type="dxa"/>
          </w:tcPr>
          <w:p w14:paraId="5931A4B9" w14:textId="77777777" w:rsidR="007A1F44" w:rsidRPr="00A03C55" w:rsidRDefault="007A1F44" w:rsidP="00A0052B">
            <w:pPr>
              <w:pStyle w:val="TableEntry"/>
              <w:rPr>
                <w:noProof w:val="0"/>
              </w:rPr>
            </w:pPr>
            <w:r w:rsidRPr="00A03C55">
              <w:rPr>
                <w:noProof w:val="0"/>
              </w:rPr>
              <w:t xml:space="preserve">  ROL</w:t>
            </w:r>
          </w:p>
        </w:tc>
        <w:tc>
          <w:tcPr>
            <w:tcW w:w="3544" w:type="dxa"/>
          </w:tcPr>
          <w:p w14:paraId="60893355" w14:textId="77777777" w:rsidR="007A1F44" w:rsidRPr="00A03C55" w:rsidRDefault="007A1F44">
            <w:pPr>
              <w:pStyle w:val="TableEntry"/>
              <w:rPr>
                <w:noProof w:val="0"/>
              </w:rPr>
            </w:pPr>
            <w:r w:rsidRPr="00A03C55">
              <w:rPr>
                <w:noProof w:val="0"/>
              </w:rPr>
              <w:t>Role</w:t>
            </w:r>
          </w:p>
        </w:tc>
        <w:tc>
          <w:tcPr>
            <w:tcW w:w="971" w:type="dxa"/>
          </w:tcPr>
          <w:p w14:paraId="0A8333D3" w14:textId="77777777" w:rsidR="007A1F44" w:rsidRPr="00A03C55" w:rsidRDefault="007A1F44">
            <w:pPr>
              <w:pStyle w:val="TableEntry"/>
              <w:jc w:val="center"/>
              <w:rPr>
                <w:noProof w:val="0"/>
              </w:rPr>
            </w:pPr>
            <w:r w:rsidRPr="00A03C55">
              <w:rPr>
                <w:noProof w:val="0"/>
              </w:rPr>
              <w:t>O</w:t>
            </w:r>
          </w:p>
        </w:tc>
        <w:tc>
          <w:tcPr>
            <w:tcW w:w="872" w:type="dxa"/>
          </w:tcPr>
          <w:p w14:paraId="6667E75D" w14:textId="77777777" w:rsidR="007A1F44" w:rsidRPr="00A03C55" w:rsidRDefault="007A1F44">
            <w:pPr>
              <w:pStyle w:val="TableEntry"/>
              <w:jc w:val="center"/>
              <w:rPr>
                <w:noProof w:val="0"/>
              </w:rPr>
            </w:pPr>
            <w:r w:rsidRPr="00A03C55">
              <w:rPr>
                <w:noProof w:val="0"/>
              </w:rPr>
              <w:t>[0..*]</w:t>
            </w:r>
          </w:p>
        </w:tc>
        <w:tc>
          <w:tcPr>
            <w:tcW w:w="1701" w:type="dxa"/>
          </w:tcPr>
          <w:p w14:paraId="3B23C017" w14:textId="77777777" w:rsidR="007A1F44" w:rsidRPr="00A03C55" w:rsidRDefault="007A1F44">
            <w:pPr>
              <w:pStyle w:val="TableEntry"/>
              <w:jc w:val="center"/>
              <w:rPr>
                <w:noProof w:val="0"/>
              </w:rPr>
            </w:pPr>
            <w:r w:rsidRPr="00A03C55">
              <w:rPr>
                <w:noProof w:val="0"/>
              </w:rPr>
              <w:t>15</w:t>
            </w:r>
          </w:p>
        </w:tc>
      </w:tr>
      <w:tr w:rsidR="007A1F44" w:rsidRPr="00A03C55" w14:paraId="0846080C" w14:textId="77777777">
        <w:trPr>
          <w:cantSplit/>
          <w:jc w:val="center"/>
        </w:trPr>
        <w:tc>
          <w:tcPr>
            <w:tcW w:w="1951" w:type="dxa"/>
          </w:tcPr>
          <w:p w14:paraId="6CACC7C5" w14:textId="77777777" w:rsidR="007A1F44" w:rsidRPr="00A03C55" w:rsidRDefault="007A1F44" w:rsidP="00A0052B">
            <w:pPr>
              <w:pStyle w:val="TableEntry"/>
              <w:rPr>
                <w:noProof w:val="0"/>
              </w:rPr>
            </w:pPr>
            <w:r w:rsidRPr="00A03C55">
              <w:rPr>
                <w:noProof w:val="0"/>
              </w:rPr>
              <w:t>---</w:t>
            </w:r>
          </w:p>
        </w:tc>
        <w:tc>
          <w:tcPr>
            <w:tcW w:w="3544" w:type="dxa"/>
          </w:tcPr>
          <w:p w14:paraId="3B78B1C0" w14:textId="77777777" w:rsidR="007A1F44" w:rsidRPr="00A03C55" w:rsidRDefault="007A1F44">
            <w:pPr>
              <w:pStyle w:val="TableEntry"/>
              <w:rPr>
                <w:noProof w:val="0"/>
              </w:rPr>
            </w:pPr>
            <w:r w:rsidRPr="00A03C55">
              <w:rPr>
                <w:noProof w:val="0"/>
              </w:rPr>
              <w:t>--- INSURANCE end</w:t>
            </w:r>
          </w:p>
        </w:tc>
        <w:tc>
          <w:tcPr>
            <w:tcW w:w="971" w:type="dxa"/>
          </w:tcPr>
          <w:p w14:paraId="2047DCDB" w14:textId="77777777" w:rsidR="007A1F44" w:rsidRPr="00A03C55" w:rsidRDefault="007A1F44">
            <w:pPr>
              <w:pStyle w:val="TableEntry"/>
              <w:jc w:val="center"/>
              <w:rPr>
                <w:noProof w:val="0"/>
              </w:rPr>
            </w:pPr>
          </w:p>
        </w:tc>
        <w:tc>
          <w:tcPr>
            <w:tcW w:w="872" w:type="dxa"/>
          </w:tcPr>
          <w:p w14:paraId="7FF089AF" w14:textId="77777777" w:rsidR="007A1F44" w:rsidRPr="00A03C55" w:rsidRDefault="007A1F44">
            <w:pPr>
              <w:pStyle w:val="TableEntry"/>
              <w:jc w:val="center"/>
              <w:rPr>
                <w:noProof w:val="0"/>
              </w:rPr>
            </w:pPr>
          </w:p>
        </w:tc>
        <w:tc>
          <w:tcPr>
            <w:tcW w:w="1701" w:type="dxa"/>
          </w:tcPr>
          <w:p w14:paraId="49DEED65" w14:textId="77777777" w:rsidR="007A1F44" w:rsidRPr="00A03C55" w:rsidRDefault="007A1F44">
            <w:pPr>
              <w:pStyle w:val="TableEntry"/>
              <w:jc w:val="center"/>
              <w:rPr>
                <w:noProof w:val="0"/>
              </w:rPr>
            </w:pPr>
          </w:p>
        </w:tc>
      </w:tr>
      <w:tr w:rsidR="007A1F44" w:rsidRPr="00A03C55" w14:paraId="2FAB8329" w14:textId="77777777">
        <w:trPr>
          <w:cantSplit/>
          <w:jc w:val="center"/>
        </w:trPr>
        <w:tc>
          <w:tcPr>
            <w:tcW w:w="1951" w:type="dxa"/>
          </w:tcPr>
          <w:p w14:paraId="01AF6B5C" w14:textId="77777777" w:rsidR="007A1F44" w:rsidRPr="00A03C55" w:rsidRDefault="007A1F44" w:rsidP="00A0052B">
            <w:pPr>
              <w:pStyle w:val="TableEntry"/>
              <w:rPr>
                <w:noProof w:val="0"/>
              </w:rPr>
            </w:pPr>
            <w:r w:rsidRPr="00A03C55">
              <w:rPr>
                <w:noProof w:val="0"/>
              </w:rPr>
              <w:t>ACC</w:t>
            </w:r>
          </w:p>
        </w:tc>
        <w:tc>
          <w:tcPr>
            <w:tcW w:w="3544" w:type="dxa"/>
          </w:tcPr>
          <w:p w14:paraId="41B66856" w14:textId="77777777" w:rsidR="007A1F44" w:rsidRPr="00A03C55" w:rsidRDefault="007A1F44">
            <w:pPr>
              <w:pStyle w:val="TableEntry"/>
              <w:rPr>
                <w:noProof w:val="0"/>
              </w:rPr>
            </w:pPr>
            <w:r w:rsidRPr="00A03C55">
              <w:rPr>
                <w:noProof w:val="0"/>
              </w:rPr>
              <w:t xml:space="preserve">Accident Information </w:t>
            </w:r>
          </w:p>
        </w:tc>
        <w:tc>
          <w:tcPr>
            <w:tcW w:w="971" w:type="dxa"/>
          </w:tcPr>
          <w:p w14:paraId="0DCD82C4" w14:textId="77777777" w:rsidR="007A1F44" w:rsidRPr="00A03C55" w:rsidRDefault="007A1F44">
            <w:pPr>
              <w:pStyle w:val="TableEntry"/>
              <w:jc w:val="center"/>
              <w:rPr>
                <w:noProof w:val="0"/>
              </w:rPr>
            </w:pPr>
            <w:r w:rsidRPr="00A03C55">
              <w:rPr>
                <w:noProof w:val="0"/>
              </w:rPr>
              <w:t>O</w:t>
            </w:r>
          </w:p>
        </w:tc>
        <w:tc>
          <w:tcPr>
            <w:tcW w:w="872" w:type="dxa"/>
          </w:tcPr>
          <w:p w14:paraId="201E4351" w14:textId="77777777" w:rsidR="007A1F44" w:rsidRPr="00A03C55" w:rsidRDefault="007A1F44">
            <w:pPr>
              <w:pStyle w:val="TableEntry"/>
              <w:jc w:val="center"/>
              <w:rPr>
                <w:noProof w:val="0"/>
              </w:rPr>
            </w:pPr>
            <w:r w:rsidRPr="00A03C55">
              <w:rPr>
                <w:noProof w:val="0"/>
              </w:rPr>
              <w:t>[0..1]</w:t>
            </w:r>
          </w:p>
        </w:tc>
        <w:tc>
          <w:tcPr>
            <w:tcW w:w="1701" w:type="dxa"/>
          </w:tcPr>
          <w:p w14:paraId="4409310C" w14:textId="77777777" w:rsidR="007A1F44" w:rsidRPr="00A03C55" w:rsidRDefault="007A1F44">
            <w:pPr>
              <w:pStyle w:val="TableEntry"/>
              <w:jc w:val="center"/>
              <w:rPr>
                <w:noProof w:val="0"/>
              </w:rPr>
            </w:pPr>
            <w:r w:rsidRPr="00A03C55">
              <w:rPr>
                <w:noProof w:val="0"/>
              </w:rPr>
              <w:t>6</w:t>
            </w:r>
          </w:p>
        </w:tc>
      </w:tr>
      <w:tr w:rsidR="007A1F44" w:rsidRPr="00A03C55" w14:paraId="06ED9921" w14:textId="77777777">
        <w:trPr>
          <w:cantSplit/>
          <w:jc w:val="center"/>
        </w:trPr>
        <w:tc>
          <w:tcPr>
            <w:tcW w:w="1951" w:type="dxa"/>
          </w:tcPr>
          <w:p w14:paraId="61D381A7" w14:textId="77777777" w:rsidR="007A1F44" w:rsidRPr="00A03C55" w:rsidRDefault="007A1F44" w:rsidP="00A0052B">
            <w:pPr>
              <w:pStyle w:val="TableEntry"/>
              <w:rPr>
                <w:noProof w:val="0"/>
              </w:rPr>
            </w:pPr>
            <w:r w:rsidRPr="00A03C55">
              <w:rPr>
                <w:noProof w:val="0"/>
              </w:rPr>
              <w:t>UB1</w:t>
            </w:r>
          </w:p>
        </w:tc>
        <w:tc>
          <w:tcPr>
            <w:tcW w:w="3544" w:type="dxa"/>
          </w:tcPr>
          <w:p w14:paraId="0A21C1A2" w14:textId="77777777" w:rsidR="007A1F44" w:rsidRPr="00A03C55" w:rsidRDefault="007A1F44">
            <w:pPr>
              <w:pStyle w:val="TableEntry"/>
              <w:rPr>
                <w:noProof w:val="0"/>
              </w:rPr>
            </w:pPr>
            <w:r w:rsidRPr="00A03C55">
              <w:rPr>
                <w:noProof w:val="0"/>
              </w:rPr>
              <w:t>Universal Bill Information</w:t>
            </w:r>
          </w:p>
        </w:tc>
        <w:tc>
          <w:tcPr>
            <w:tcW w:w="971" w:type="dxa"/>
          </w:tcPr>
          <w:p w14:paraId="4C0E0EC9" w14:textId="77777777" w:rsidR="007A1F44" w:rsidRPr="00A03C55" w:rsidRDefault="007A1F44">
            <w:pPr>
              <w:pStyle w:val="TableEntry"/>
              <w:jc w:val="center"/>
              <w:rPr>
                <w:noProof w:val="0"/>
              </w:rPr>
            </w:pPr>
            <w:r w:rsidRPr="00A03C55">
              <w:rPr>
                <w:noProof w:val="0"/>
              </w:rPr>
              <w:t>O</w:t>
            </w:r>
          </w:p>
        </w:tc>
        <w:tc>
          <w:tcPr>
            <w:tcW w:w="872" w:type="dxa"/>
          </w:tcPr>
          <w:p w14:paraId="525A11EE" w14:textId="77777777" w:rsidR="007A1F44" w:rsidRPr="00A03C55" w:rsidRDefault="007A1F44">
            <w:pPr>
              <w:pStyle w:val="TableEntry"/>
              <w:jc w:val="center"/>
              <w:rPr>
                <w:noProof w:val="0"/>
              </w:rPr>
            </w:pPr>
            <w:r w:rsidRPr="00A03C55">
              <w:rPr>
                <w:noProof w:val="0"/>
              </w:rPr>
              <w:t>[0..1]</w:t>
            </w:r>
          </w:p>
        </w:tc>
        <w:tc>
          <w:tcPr>
            <w:tcW w:w="1701" w:type="dxa"/>
          </w:tcPr>
          <w:p w14:paraId="646EBA4A" w14:textId="77777777" w:rsidR="007A1F44" w:rsidRPr="00A03C55" w:rsidRDefault="007A1F44">
            <w:pPr>
              <w:pStyle w:val="TableEntry"/>
              <w:jc w:val="center"/>
              <w:rPr>
                <w:noProof w:val="0"/>
              </w:rPr>
            </w:pPr>
            <w:r w:rsidRPr="00A03C55">
              <w:rPr>
                <w:noProof w:val="0"/>
              </w:rPr>
              <w:t>6</w:t>
            </w:r>
          </w:p>
        </w:tc>
      </w:tr>
      <w:tr w:rsidR="007A1F44" w:rsidRPr="00A03C55" w14:paraId="6A948A7E" w14:textId="77777777">
        <w:trPr>
          <w:cantSplit/>
          <w:jc w:val="center"/>
        </w:trPr>
        <w:tc>
          <w:tcPr>
            <w:tcW w:w="1951" w:type="dxa"/>
          </w:tcPr>
          <w:p w14:paraId="64183E35" w14:textId="77777777" w:rsidR="007A1F44" w:rsidRPr="00A03C55" w:rsidRDefault="007A1F44" w:rsidP="00A0052B">
            <w:pPr>
              <w:pStyle w:val="TableEntry"/>
              <w:rPr>
                <w:noProof w:val="0"/>
              </w:rPr>
            </w:pPr>
            <w:r w:rsidRPr="00A03C55">
              <w:rPr>
                <w:noProof w:val="0"/>
              </w:rPr>
              <w:t>UB2</w:t>
            </w:r>
          </w:p>
        </w:tc>
        <w:tc>
          <w:tcPr>
            <w:tcW w:w="3544" w:type="dxa"/>
          </w:tcPr>
          <w:p w14:paraId="11177270" w14:textId="77777777" w:rsidR="007A1F44" w:rsidRPr="00A03C55" w:rsidRDefault="007A1F44">
            <w:pPr>
              <w:pStyle w:val="TableEntry"/>
              <w:rPr>
                <w:noProof w:val="0"/>
              </w:rPr>
            </w:pPr>
            <w:r w:rsidRPr="00A03C55">
              <w:rPr>
                <w:noProof w:val="0"/>
              </w:rPr>
              <w:t>Universal Bill 92 Information</w:t>
            </w:r>
          </w:p>
        </w:tc>
        <w:tc>
          <w:tcPr>
            <w:tcW w:w="971" w:type="dxa"/>
          </w:tcPr>
          <w:p w14:paraId="4B8DFDD7" w14:textId="77777777" w:rsidR="007A1F44" w:rsidRPr="00A03C55" w:rsidRDefault="007A1F44">
            <w:pPr>
              <w:pStyle w:val="TableEntry"/>
              <w:jc w:val="center"/>
              <w:rPr>
                <w:noProof w:val="0"/>
              </w:rPr>
            </w:pPr>
            <w:r w:rsidRPr="00A03C55">
              <w:rPr>
                <w:noProof w:val="0"/>
              </w:rPr>
              <w:t>O</w:t>
            </w:r>
          </w:p>
        </w:tc>
        <w:tc>
          <w:tcPr>
            <w:tcW w:w="872" w:type="dxa"/>
          </w:tcPr>
          <w:p w14:paraId="21500211" w14:textId="77777777" w:rsidR="007A1F44" w:rsidRPr="00A03C55" w:rsidRDefault="007A1F44">
            <w:pPr>
              <w:pStyle w:val="TableEntry"/>
              <w:jc w:val="center"/>
              <w:rPr>
                <w:noProof w:val="0"/>
              </w:rPr>
            </w:pPr>
            <w:r w:rsidRPr="00A03C55">
              <w:rPr>
                <w:noProof w:val="0"/>
              </w:rPr>
              <w:t>[0..1]</w:t>
            </w:r>
          </w:p>
        </w:tc>
        <w:tc>
          <w:tcPr>
            <w:tcW w:w="1701" w:type="dxa"/>
          </w:tcPr>
          <w:p w14:paraId="156BFB4E" w14:textId="77777777" w:rsidR="007A1F44" w:rsidRPr="00A03C55" w:rsidRDefault="007A1F44">
            <w:pPr>
              <w:pStyle w:val="TableEntry"/>
              <w:jc w:val="center"/>
              <w:rPr>
                <w:noProof w:val="0"/>
              </w:rPr>
            </w:pPr>
            <w:r w:rsidRPr="00A03C55">
              <w:rPr>
                <w:noProof w:val="0"/>
              </w:rPr>
              <w:t>6</w:t>
            </w:r>
          </w:p>
        </w:tc>
      </w:tr>
      <w:tr w:rsidR="007A1F44" w:rsidRPr="00A03C55" w14:paraId="61F5774D" w14:textId="77777777">
        <w:trPr>
          <w:cantSplit/>
          <w:jc w:val="center"/>
        </w:trPr>
        <w:tc>
          <w:tcPr>
            <w:tcW w:w="1951" w:type="dxa"/>
          </w:tcPr>
          <w:p w14:paraId="5F91F597" w14:textId="77777777" w:rsidR="007A1F44" w:rsidRPr="00A03C55" w:rsidRDefault="007A1F44" w:rsidP="00A0052B">
            <w:pPr>
              <w:pStyle w:val="TableEntry"/>
              <w:rPr>
                <w:noProof w:val="0"/>
              </w:rPr>
            </w:pPr>
            <w:r w:rsidRPr="00A03C55">
              <w:rPr>
                <w:noProof w:val="0"/>
              </w:rPr>
              <w:t>PDA</w:t>
            </w:r>
          </w:p>
        </w:tc>
        <w:tc>
          <w:tcPr>
            <w:tcW w:w="3544" w:type="dxa"/>
          </w:tcPr>
          <w:p w14:paraId="7D877852" w14:textId="77777777" w:rsidR="007A1F44" w:rsidRPr="00A03C55" w:rsidRDefault="007A1F44">
            <w:pPr>
              <w:pStyle w:val="TableEntry"/>
              <w:rPr>
                <w:noProof w:val="0"/>
              </w:rPr>
            </w:pPr>
            <w:r w:rsidRPr="00A03C55">
              <w:rPr>
                <w:noProof w:val="0"/>
              </w:rPr>
              <w:t>Patient Death and Autopsy</w:t>
            </w:r>
          </w:p>
        </w:tc>
        <w:tc>
          <w:tcPr>
            <w:tcW w:w="971" w:type="dxa"/>
          </w:tcPr>
          <w:p w14:paraId="511FD328" w14:textId="77777777" w:rsidR="007A1F44" w:rsidRPr="00A03C55" w:rsidRDefault="007A1F44">
            <w:pPr>
              <w:pStyle w:val="TableEntry"/>
              <w:jc w:val="center"/>
              <w:rPr>
                <w:noProof w:val="0"/>
              </w:rPr>
            </w:pPr>
            <w:r w:rsidRPr="00A03C55">
              <w:rPr>
                <w:noProof w:val="0"/>
              </w:rPr>
              <w:t>O</w:t>
            </w:r>
          </w:p>
        </w:tc>
        <w:tc>
          <w:tcPr>
            <w:tcW w:w="872" w:type="dxa"/>
          </w:tcPr>
          <w:p w14:paraId="4CF478A0" w14:textId="77777777" w:rsidR="007A1F44" w:rsidRPr="00A03C55" w:rsidRDefault="007A1F44">
            <w:pPr>
              <w:pStyle w:val="TableEntry"/>
              <w:jc w:val="center"/>
              <w:rPr>
                <w:noProof w:val="0"/>
              </w:rPr>
            </w:pPr>
            <w:r w:rsidRPr="00A03C55">
              <w:rPr>
                <w:noProof w:val="0"/>
              </w:rPr>
              <w:t>[0..1]</w:t>
            </w:r>
          </w:p>
        </w:tc>
        <w:tc>
          <w:tcPr>
            <w:tcW w:w="1701" w:type="dxa"/>
          </w:tcPr>
          <w:p w14:paraId="59C47CD2" w14:textId="77777777" w:rsidR="007A1F44" w:rsidRPr="00A03C55" w:rsidRDefault="007A1F44">
            <w:pPr>
              <w:pStyle w:val="TableEntry"/>
              <w:jc w:val="center"/>
              <w:rPr>
                <w:noProof w:val="0"/>
              </w:rPr>
            </w:pPr>
            <w:r w:rsidRPr="00A03C55">
              <w:rPr>
                <w:noProof w:val="0"/>
              </w:rPr>
              <w:t>3</w:t>
            </w:r>
          </w:p>
        </w:tc>
      </w:tr>
    </w:tbl>
    <w:p w14:paraId="20EEBE3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0" w:name="_Toc174249160"/>
      <w:r w:rsidRPr="00A03C55">
        <w:rPr>
          <w:noProof w:val="0"/>
        </w:rPr>
        <w:lastRenderedPageBreak/>
        <w:t>Comments on segment usage</w:t>
      </w:r>
      <w:bookmarkEnd w:id="350"/>
    </w:p>
    <w:p w14:paraId="0203CD0D"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6DE1E5F" w14:textId="77777777" w:rsidR="007A1F44" w:rsidRPr="00A03C55" w:rsidRDefault="007A1F44">
      <w:r w:rsidRPr="00A03C55">
        <w:t>One or more OBX segments may be present to carry “permanent observations” such as the patient weight or height.</w:t>
      </w:r>
    </w:p>
    <w:p w14:paraId="72401A9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1" w:name="_Toc174249161"/>
      <w:r w:rsidRPr="00A03C55">
        <w:rPr>
          <w:noProof w:val="0"/>
        </w:rPr>
        <w:t>Expected actions</w:t>
      </w:r>
      <w:bookmarkEnd w:id="351"/>
    </w:p>
    <w:p w14:paraId="204A3D20" w14:textId="77777777" w:rsidR="007A1F44" w:rsidRPr="00A03C55" w:rsidRDefault="007A1F44">
      <w:r w:rsidRPr="00A03C55">
        <w:t>The receiver shall update the patient’s status to indicate that the patient has been admitted.</w:t>
      </w:r>
    </w:p>
    <w:p w14:paraId="5B17B5BD" w14:textId="77777777" w:rsidR="007A1F44" w:rsidRPr="00A03C55" w:rsidRDefault="007A1F44">
      <w:r w:rsidRPr="00A03C55">
        <w:t>The receiver shall report the result of this operation (success / error) in an acknowledgment message returned to the sender.</w:t>
      </w:r>
    </w:p>
    <w:p w14:paraId="37A3E795" w14:textId="77777777" w:rsidR="007A1F44" w:rsidRPr="00A03C55" w:rsidRDefault="007A1F44">
      <w:r w:rsidRPr="00A03C55">
        <w:t>In case this Movement (new admission) conflicts with an existing current movement for the patient (an admission is already opened for this patient) the message is discarded and an error condition is raised.</w:t>
      </w:r>
    </w:p>
    <w:p w14:paraId="25F80364"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52" w:name="_Toc174249162"/>
      <w:bookmarkStart w:id="353" w:name="_Toc398544172"/>
      <w:r w:rsidRPr="00A03C55">
        <w:rPr>
          <w:noProof w:val="0"/>
        </w:rPr>
        <w:t>Cancel Admit/Visit Notification – ADT^A11^ADT_A09</w:t>
      </w:r>
      <w:bookmarkEnd w:id="352"/>
      <w:bookmarkEnd w:id="353"/>
    </w:p>
    <w:p w14:paraId="36A6D90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4" w:name="_Toc174249163"/>
      <w:r w:rsidRPr="00A03C55">
        <w:rPr>
          <w:noProof w:val="0"/>
        </w:rPr>
        <w:t>Trigger Event</w:t>
      </w:r>
      <w:bookmarkEnd w:id="354"/>
    </w:p>
    <w:p w14:paraId="39E01F15" w14:textId="77777777" w:rsidR="007A1F44" w:rsidRPr="00A03C55" w:rsidRDefault="007A1F44">
      <w:r w:rsidRPr="00A03C55">
        <w:t xml:space="preserve">This message is sent by a Patient Encounter Supplier to cancel a previous notification to a Patient Encounter Consumer as a notification that a patient has been admitted for an inpatient stay (via trigger event A01) or registered for an outpatient visit (via trigger event A04). See </w:t>
      </w:r>
      <w:r w:rsidR="00292B01" w:rsidRPr="00A03C55">
        <w:t xml:space="preserve">Section </w:t>
      </w:r>
      <w:r w:rsidRPr="00A03C55">
        <w:t xml:space="preserve">3.31.5.8 for the message to be used to cancel a pre-admit notification, and </w:t>
      </w:r>
      <w:r w:rsidR="00292B01" w:rsidRPr="00A03C55">
        <w:t>Section</w:t>
      </w:r>
      <w:r w:rsidRPr="00A03C55">
        <w:t xml:space="preserve"> 3.31.5.14 for the message to be used to cancel a pending admit notification.</w:t>
      </w:r>
    </w:p>
    <w:p w14:paraId="66153E0C" w14:textId="77777777" w:rsidR="007A1F44" w:rsidRPr="00A03C55" w:rsidRDefault="007A1F44">
      <w:r w:rsidRPr="00A03C55">
        <w:t xml:space="preserve">MSH-9 is valued </w:t>
      </w:r>
      <w:r w:rsidRPr="00A03C55">
        <w:rPr>
          <w:b/>
          <w:bCs/>
        </w:rPr>
        <w:t>ADT^A11^ADT_A09</w:t>
      </w:r>
      <w:r w:rsidRPr="00A03C55">
        <w:t>.</w:t>
      </w:r>
    </w:p>
    <w:p w14:paraId="57FA2EE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5" w:name="_Toc174249164"/>
      <w:r w:rsidRPr="00A03C55">
        <w:rPr>
          <w:noProof w:val="0"/>
        </w:rPr>
        <w:t>Message Static Definition</w:t>
      </w:r>
      <w:bookmarkEnd w:id="355"/>
    </w:p>
    <w:p w14:paraId="16D6CBFC" w14:textId="77777777" w:rsidR="007A1F44" w:rsidRPr="00A03C55" w:rsidRDefault="007A1F44">
      <w:pPr>
        <w:pStyle w:val="TableTitle"/>
        <w:rPr>
          <w:noProof w:val="0"/>
        </w:rPr>
      </w:pPr>
      <w:r w:rsidRPr="00A03C55">
        <w:rPr>
          <w:noProof w:val="0"/>
        </w:rPr>
        <w:t>Table 3.31-8: Static definition of message ADT^A11^ADT_A09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C03BD27" w14:textId="77777777">
        <w:trPr>
          <w:cantSplit/>
          <w:tblHeader/>
          <w:jc w:val="center"/>
        </w:trPr>
        <w:tc>
          <w:tcPr>
            <w:tcW w:w="1951" w:type="dxa"/>
            <w:shd w:val="clear" w:color="auto" w:fill="D9D9D9"/>
          </w:tcPr>
          <w:p w14:paraId="495C37E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71D9329E"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3477BCDA"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094CEE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7D39B91" w14:textId="77777777" w:rsidR="007A1F44" w:rsidRPr="00A03C55" w:rsidRDefault="007A1F44" w:rsidP="00A53067">
            <w:pPr>
              <w:pStyle w:val="TableEntryHeader"/>
              <w:rPr>
                <w:noProof w:val="0"/>
              </w:rPr>
            </w:pPr>
            <w:r w:rsidRPr="00A03C55">
              <w:rPr>
                <w:noProof w:val="0"/>
              </w:rPr>
              <w:t>HL7 chapter</w:t>
            </w:r>
          </w:p>
        </w:tc>
      </w:tr>
      <w:tr w:rsidR="007A1F44" w:rsidRPr="00A03C55" w14:paraId="5B233134" w14:textId="77777777">
        <w:trPr>
          <w:cantSplit/>
          <w:jc w:val="center"/>
        </w:trPr>
        <w:tc>
          <w:tcPr>
            <w:tcW w:w="1951" w:type="dxa"/>
          </w:tcPr>
          <w:p w14:paraId="267C52D7" w14:textId="77777777" w:rsidR="007A1F44" w:rsidRPr="00A03C55" w:rsidRDefault="007A1F44" w:rsidP="00A0052B">
            <w:pPr>
              <w:pStyle w:val="TableEntry"/>
              <w:rPr>
                <w:noProof w:val="0"/>
              </w:rPr>
            </w:pPr>
            <w:r w:rsidRPr="00A03C55">
              <w:rPr>
                <w:noProof w:val="0"/>
              </w:rPr>
              <w:t>MSH</w:t>
            </w:r>
          </w:p>
        </w:tc>
        <w:tc>
          <w:tcPr>
            <w:tcW w:w="3544" w:type="dxa"/>
          </w:tcPr>
          <w:p w14:paraId="0A82DB80" w14:textId="77777777" w:rsidR="007A1F44" w:rsidRPr="00A03C55" w:rsidRDefault="007A1F44">
            <w:pPr>
              <w:pStyle w:val="TableEntry"/>
              <w:rPr>
                <w:noProof w:val="0"/>
              </w:rPr>
            </w:pPr>
            <w:r w:rsidRPr="00A03C55">
              <w:rPr>
                <w:noProof w:val="0"/>
              </w:rPr>
              <w:t>Message Header</w:t>
            </w:r>
          </w:p>
        </w:tc>
        <w:tc>
          <w:tcPr>
            <w:tcW w:w="971" w:type="dxa"/>
          </w:tcPr>
          <w:p w14:paraId="592B655C" w14:textId="77777777" w:rsidR="007A1F44" w:rsidRPr="00A03C55" w:rsidRDefault="007A1F44">
            <w:pPr>
              <w:pStyle w:val="TableEntry"/>
              <w:jc w:val="center"/>
              <w:rPr>
                <w:noProof w:val="0"/>
              </w:rPr>
            </w:pPr>
            <w:r w:rsidRPr="00A03C55">
              <w:rPr>
                <w:noProof w:val="0"/>
              </w:rPr>
              <w:t>R</w:t>
            </w:r>
          </w:p>
        </w:tc>
        <w:tc>
          <w:tcPr>
            <w:tcW w:w="872" w:type="dxa"/>
          </w:tcPr>
          <w:p w14:paraId="70DC6C89" w14:textId="77777777" w:rsidR="007A1F44" w:rsidRPr="00A03C55" w:rsidRDefault="007A1F44">
            <w:pPr>
              <w:pStyle w:val="TableEntry"/>
              <w:jc w:val="center"/>
              <w:rPr>
                <w:noProof w:val="0"/>
              </w:rPr>
            </w:pPr>
            <w:r w:rsidRPr="00A03C55">
              <w:rPr>
                <w:noProof w:val="0"/>
              </w:rPr>
              <w:t>[1..1]</w:t>
            </w:r>
          </w:p>
        </w:tc>
        <w:tc>
          <w:tcPr>
            <w:tcW w:w="1701" w:type="dxa"/>
          </w:tcPr>
          <w:p w14:paraId="533CB61C" w14:textId="77777777" w:rsidR="007A1F44" w:rsidRPr="00A03C55" w:rsidRDefault="007A1F44">
            <w:pPr>
              <w:pStyle w:val="TableEntry"/>
              <w:jc w:val="center"/>
              <w:rPr>
                <w:noProof w:val="0"/>
              </w:rPr>
            </w:pPr>
            <w:r w:rsidRPr="00A03C55">
              <w:rPr>
                <w:noProof w:val="0"/>
              </w:rPr>
              <w:t>2</w:t>
            </w:r>
          </w:p>
        </w:tc>
      </w:tr>
      <w:tr w:rsidR="007A1F44" w:rsidRPr="00A03C55" w14:paraId="0707F193" w14:textId="77777777">
        <w:trPr>
          <w:cantSplit/>
          <w:jc w:val="center"/>
        </w:trPr>
        <w:tc>
          <w:tcPr>
            <w:tcW w:w="1951" w:type="dxa"/>
          </w:tcPr>
          <w:p w14:paraId="70237A58" w14:textId="77777777" w:rsidR="007A1F44" w:rsidRPr="00A03C55" w:rsidRDefault="007A1F44">
            <w:pPr>
              <w:pStyle w:val="TableEntry"/>
              <w:rPr>
                <w:noProof w:val="0"/>
              </w:rPr>
            </w:pPr>
            <w:r w:rsidRPr="00A03C55">
              <w:rPr>
                <w:noProof w:val="0"/>
              </w:rPr>
              <w:t>SFT</w:t>
            </w:r>
          </w:p>
        </w:tc>
        <w:tc>
          <w:tcPr>
            <w:tcW w:w="3544" w:type="dxa"/>
          </w:tcPr>
          <w:p w14:paraId="1C1975BC" w14:textId="77777777" w:rsidR="007A1F44" w:rsidRPr="00A03C55" w:rsidRDefault="007A1F44">
            <w:pPr>
              <w:pStyle w:val="TableEntry"/>
              <w:rPr>
                <w:noProof w:val="0"/>
              </w:rPr>
            </w:pPr>
            <w:r w:rsidRPr="00A03C55">
              <w:rPr>
                <w:noProof w:val="0"/>
              </w:rPr>
              <w:t>Software Segment</w:t>
            </w:r>
          </w:p>
        </w:tc>
        <w:tc>
          <w:tcPr>
            <w:tcW w:w="971" w:type="dxa"/>
          </w:tcPr>
          <w:p w14:paraId="17C67934" w14:textId="77777777" w:rsidR="007A1F44" w:rsidRPr="00A03C55" w:rsidRDefault="007A1F44">
            <w:pPr>
              <w:pStyle w:val="TableEntry"/>
              <w:jc w:val="center"/>
              <w:rPr>
                <w:noProof w:val="0"/>
              </w:rPr>
            </w:pPr>
            <w:r w:rsidRPr="00A03C55">
              <w:rPr>
                <w:noProof w:val="0"/>
              </w:rPr>
              <w:t>O</w:t>
            </w:r>
          </w:p>
        </w:tc>
        <w:tc>
          <w:tcPr>
            <w:tcW w:w="872" w:type="dxa"/>
          </w:tcPr>
          <w:p w14:paraId="34247371" w14:textId="77777777" w:rsidR="007A1F44" w:rsidRPr="00A03C55" w:rsidRDefault="007A1F44">
            <w:pPr>
              <w:pStyle w:val="TableEntry"/>
              <w:jc w:val="center"/>
              <w:rPr>
                <w:noProof w:val="0"/>
              </w:rPr>
            </w:pPr>
            <w:r w:rsidRPr="00A03C55">
              <w:rPr>
                <w:noProof w:val="0"/>
              </w:rPr>
              <w:t>[0..*]</w:t>
            </w:r>
          </w:p>
        </w:tc>
        <w:tc>
          <w:tcPr>
            <w:tcW w:w="1701" w:type="dxa"/>
          </w:tcPr>
          <w:p w14:paraId="756D8EB0" w14:textId="77777777" w:rsidR="007A1F44" w:rsidRPr="00A03C55" w:rsidRDefault="007A1F44">
            <w:pPr>
              <w:pStyle w:val="TableEntry"/>
              <w:jc w:val="center"/>
              <w:rPr>
                <w:noProof w:val="0"/>
              </w:rPr>
            </w:pPr>
            <w:r w:rsidRPr="00A03C55">
              <w:rPr>
                <w:noProof w:val="0"/>
              </w:rPr>
              <w:t>2</w:t>
            </w:r>
          </w:p>
        </w:tc>
      </w:tr>
      <w:tr w:rsidR="007A1F44" w:rsidRPr="00A03C55" w14:paraId="21260E28" w14:textId="77777777">
        <w:trPr>
          <w:cantSplit/>
          <w:jc w:val="center"/>
        </w:trPr>
        <w:tc>
          <w:tcPr>
            <w:tcW w:w="1951" w:type="dxa"/>
          </w:tcPr>
          <w:p w14:paraId="56CB3CCA" w14:textId="77777777" w:rsidR="007A1F44" w:rsidRPr="00A03C55" w:rsidRDefault="007A1F44">
            <w:pPr>
              <w:pStyle w:val="TableEntry"/>
              <w:rPr>
                <w:noProof w:val="0"/>
              </w:rPr>
            </w:pPr>
            <w:r w:rsidRPr="00A03C55">
              <w:rPr>
                <w:noProof w:val="0"/>
              </w:rPr>
              <w:t>EVN</w:t>
            </w:r>
          </w:p>
        </w:tc>
        <w:tc>
          <w:tcPr>
            <w:tcW w:w="3544" w:type="dxa"/>
          </w:tcPr>
          <w:p w14:paraId="4DE7E78D" w14:textId="77777777" w:rsidR="007A1F44" w:rsidRPr="00A03C55" w:rsidRDefault="007A1F44">
            <w:pPr>
              <w:pStyle w:val="TableEntry"/>
              <w:rPr>
                <w:noProof w:val="0"/>
              </w:rPr>
            </w:pPr>
            <w:r w:rsidRPr="00A03C55">
              <w:rPr>
                <w:noProof w:val="0"/>
              </w:rPr>
              <w:t>Event Type</w:t>
            </w:r>
          </w:p>
        </w:tc>
        <w:tc>
          <w:tcPr>
            <w:tcW w:w="971" w:type="dxa"/>
          </w:tcPr>
          <w:p w14:paraId="54AAE1B7" w14:textId="77777777" w:rsidR="007A1F44" w:rsidRPr="00A03C55" w:rsidRDefault="007A1F44">
            <w:pPr>
              <w:pStyle w:val="TableEntry"/>
              <w:jc w:val="center"/>
              <w:rPr>
                <w:noProof w:val="0"/>
              </w:rPr>
            </w:pPr>
            <w:r w:rsidRPr="00A03C55">
              <w:rPr>
                <w:noProof w:val="0"/>
              </w:rPr>
              <w:t>R</w:t>
            </w:r>
          </w:p>
        </w:tc>
        <w:tc>
          <w:tcPr>
            <w:tcW w:w="872" w:type="dxa"/>
          </w:tcPr>
          <w:p w14:paraId="3AA20CFC" w14:textId="77777777" w:rsidR="007A1F44" w:rsidRPr="00A03C55" w:rsidRDefault="007A1F44">
            <w:pPr>
              <w:pStyle w:val="TableEntry"/>
              <w:jc w:val="center"/>
              <w:rPr>
                <w:noProof w:val="0"/>
              </w:rPr>
            </w:pPr>
            <w:r w:rsidRPr="00A03C55">
              <w:rPr>
                <w:noProof w:val="0"/>
              </w:rPr>
              <w:t>[1..1]</w:t>
            </w:r>
          </w:p>
        </w:tc>
        <w:tc>
          <w:tcPr>
            <w:tcW w:w="1701" w:type="dxa"/>
          </w:tcPr>
          <w:p w14:paraId="75D901C6" w14:textId="77777777" w:rsidR="007A1F44" w:rsidRPr="00A03C55" w:rsidRDefault="007A1F44">
            <w:pPr>
              <w:pStyle w:val="TableEntry"/>
              <w:jc w:val="center"/>
              <w:rPr>
                <w:noProof w:val="0"/>
              </w:rPr>
            </w:pPr>
            <w:r w:rsidRPr="00A03C55">
              <w:rPr>
                <w:noProof w:val="0"/>
              </w:rPr>
              <w:t>2</w:t>
            </w:r>
          </w:p>
        </w:tc>
      </w:tr>
      <w:tr w:rsidR="007A1F44" w:rsidRPr="00A03C55" w14:paraId="6DDA5CBA" w14:textId="77777777">
        <w:trPr>
          <w:cantSplit/>
          <w:jc w:val="center"/>
        </w:trPr>
        <w:tc>
          <w:tcPr>
            <w:tcW w:w="1951" w:type="dxa"/>
          </w:tcPr>
          <w:p w14:paraId="4BF9C682" w14:textId="77777777" w:rsidR="007A1F44" w:rsidRPr="00A03C55" w:rsidRDefault="007A1F44">
            <w:pPr>
              <w:pStyle w:val="TableEntry"/>
              <w:rPr>
                <w:noProof w:val="0"/>
              </w:rPr>
            </w:pPr>
            <w:r w:rsidRPr="00A03C55">
              <w:rPr>
                <w:noProof w:val="0"/>
              </w:rPr>
              <w:t>PID</w:t>
            </w:r>
          </w:p>
        </w:tc>
        <w:tc>
          <w:tcPr>
            <w:tcW w:w="3544" w:type="dxa"/>
          </w:tcPr>
          <w:p w14:paraId="484148FC" w14:textId="77777777" w:rsidR="007A1F44" w:rsidRPr="00A03C55" w:rsidRDefault="007A1F44">
            <w:pPr>
              <w:pStyle w:val="TableEntry"/>
              <w:rPr>
                <w:noProof w:val="0"/>
              </w:rPr>
            </w:pPr>
            <w:r w:rsidRPr="00A03C55">
              <w:rPr>
                <w:noProof w:val="0"/>
              </w:rPr>
              <w:t>Patient Identification</w:t>
            </w:r>
          </w:p>
        </w:tc>
        <w:tc>
          <w:tcPr>
            <w:tcW w:w="971" w:type="dxa"/>
          </w:tcPr>
          <w:p w14:paraId="0B99CAA2" w14:textId="77777777" w:rsidR="007A1F44" w:rsidRPr="00A03C55" w:rsidRDefault="007A1F44">
            <w:pPr>
              <w:pStyle w:val="TableEntry"/>
              <w:jc w:val="center"/>
              <w:rPr>
                <w:noProof w:val="0"/>
              </w:rPr>
            </w:pPr>
            <w:r w:rsidRPr="00A03C55">
              <w:rPr>
                <w:noProof w:val="0"/>
              </w:rPr>
              <w:t>R</w:t>
            </w:r>
          </w:p>
        </w:tc>
        <w:tc>
          <w:tcPr>
            <w:tcW w:w="872" w:type="dxa"/>
          </w:tcPr>
          <w:p w14:paraId="25FF6F96" w14:textId="77777777" w:rsidR="007A1F44" w:rsidRPr="00A03C55" w:rsidRDefault="007A1F44">
            <w:pPr>
              <w:pStyle w:val="TableEntry"/>
              <w:jc w:val="center"/>
              <w:rPr>
                <w:noProof w:val="0"/>
              </w:rPr>
            </w:pPr>
            <w:r w:rsidRPr="00A03C55">
              <w:rPr>
                <w:noProof w:val="0"/>
              </w:rPr>
              <w:t>[1..1]</w:t>
            </w:r>
          </w:p>
        </w:tc>
        <w:tc>
          <w:tcPr>
            <w:tcW w:w="1701" w:type="dxa"/>
          </w:tcPr>
          <w:p w14:paraId="536892F3" w14:textId="77777777" w:rsidR="007A1F44" w:rsidRPr="00A03C55" w:rsidRDefault="007A1F44">
            <w:pPr>
              <w:pStyle w:val="TableEntry"/>
              <w:jc w:val="center"/>
              <w:rPr>
                <w:noProof w:val="0"/>
              </w:rPr>
            </w:pPr>
            <w:r w:rsidRPr="00A03C55">
              <w:rPr>
                <w:noProof w:val="0"/>
              </w:rPr>
              <w:t>3</w:t>
            </w:r>
          </w:p>
        </w:tc>
      </w:tr>
      <w:tr w:rsidR="007A1F44" w:rsidRPr="00A03C55" w14:paraId="0DEE8EDF" w14:textId="77777777">
        <w:trPr>
          <w:cantSplit/>
          <w:jc w:val="center"/>
        </w:trPr>
        <w:tc>
          <w:tcPr>
            <w:tcW w:w="1951" w:type="dxa"/>
          </w:tcPr>
          <w:p w14:paraId="6D242D59" w14:textId="77777777" w:rsidR="007A1F44" w:rsidRPr="00A03C55" w:rsidRDefault="007A1F44">
            <w:pPr>
              <w:pStyle w:val="TableEntry"/>
              <w:rPr>
                <w:noProof w:val="0"/>
              </w:rPr>
            </w:pPr>
            <w:r w:rsidRPr="00A03C55">
              <w:rPr>
                <w:noProof w:val="0"/>
              </w:rPr>
              <w:t>PD1</w:t>
            </w:r>
          </w:p>
        </w:tc>
        <w:tc>
          <w:tcPr>
            <w:tcW w:w="3544" w:type="dxa"/>
          </w:tcPr>
          <w:p w14:paraId="1FECB12F" w14:textId="77777777" w:rsidR="007A1F44" w:rsidRPr="00A03C55" w:rsidRDefault="007A1F44">
            <w:pPr>
              <w:pStyle w:val="TableEntry"/>
              <w:rPr>
                <w:noProof w:val="0"/>
              </w:rPr>
            </w:pPr>
            <w:r w:rsidRPr="00A03C55">
              <w:rPr>
                <w:noProof w:val="0"/>
              </w:rPr>
              <w:t>Additional Demographics</w:t>
            </w:r>
          </w:p>
        </w:tc>
        <w:tc>
          <w:tcPr>
            <w:tcW w:w="971" w:type="dxa"/>
          </w:tcPr>
          <w:p w14:paraId="565629AC" w14:textId="77777777" w:rsidR="007A1F44" w:rsidRPr="00A03C55" w:rsidRDefault="007A1F44">
            <w:pPr>
              <w:pStyle w:val="TableEntry"/>
              <w:jc w:val="center"/>
              <w:rPr>
                <w:noProof w:val="0"/>
              </w:rPr>
            </w:pPr>
            <w:r w:rsidRPr="00A03C55">
              <w:rPr>
                <w:noProof w:val="0"/>
              </w:rPr>
              <w:t>O</w:t>
            </w:r>
          </w:p>
        </w:tc>
        <w:tc>
          <w:tcPr>
            <w:tcW w:w="872" w:type="dxa"/>
          </w:tcPr>
          <w:p w14:paraId="42897DE8" w14:textId="77777777" w:rsidR="007A1F44" w:rsidRPr="00A03C55" w:rsidRDefault="007A1F44">
            <w:pPr>
              <w:pStyle w:val="TableEntry"/>
              <w:jc w:val="center"/>
              <w:rPr>
                <w:noProof w:val="0"/>
              </w:rPr>
            </w:pPr>
            <w:r w:rsidRPr="00A03C55">
              <w:rPr>
                <w:noProof w:val="0"/>
              </w:rPr>
              <w:t>[0..1]</w:t>
            </w:r>
          </w:p>
        </w:tc>
        <w:tc>
          <w:tcPr>
            <w:tcW w:w="1701" w:type="dxa"/>
          </w:tcPr>
          <w:p w14:paraId="2FAFFFA1" w14:textId="77777777" w:rsidR="007A1F44" w:rsidRPr="00A03C55" w:rsidRDefault="007A1F44">
            <w:pPr>
              <w:pStyle w:val="TableEntry"/>
              <w:jc w:val="center"/>
              <w:rPr>
                <w:noProof w:val="0"/>
              </w:rPr>
            </w:pPr>
            <w:r w:rsidRPr="00A03C55">
              <w:rPr>
                <w:noProof w:val="0"/>
              </w:rPr>
              <w:t>3</w:t>
            </w:r>
          </w:p>
        </w:tc>
      </w:tr>
      <w:tr w:rsidR="007A1F44" w:rsidRPr="00A03C55" w14:paraId="49F3C7A3" w14:textId="77777777">
        <w:trPr>
          <w:cantSplit/>
          <w:jc w:val="center"/>
        </w:trPr>
        <w:tc>
          <w:tcPr>
            <w:tcW w:w="1951" w:type="dxa"/>
          </w:tcPr>
          <w:p w14:paraId="13EBAA26" w14:textId="77777777" w:rsidR="007A1F44" w:rsidRPr="00A03C55" w:rsidRDefault="007A1F44" w:rsidP="00A0052B">
            <w:pPr>
              <w:pStyle w:val="TableEntry"/>
              <w:rPr>
                <w:noProof w:val="0"/>
              </w:rPr>
            </w:pPr>
            <w:r w:rsidRPr="00A03C55">
              <w:rPr>
                <w:noProof w:val="0"/>
              </w:rPr>
              <w:t>PV1</w:t>
            </w:r>
          </w:p>
        </w:tc>
        <w:tc>
          <w:tcPr>
            <w:tcW w:w="3544" w:type="dxa"/>
          </w:tcPr>
          <w:p w14:paraId="52EB42EE" w14:textId="77777777" w:rsidR="007A1F44" w:rsidRPr="00A03C55" w:rsidRDefault="007A1F44">
            <w:pPr>
              <w:pStyle w:val="TableEntry"/>
              <w:rPr>
                <w:noProof w:val="0"/>
              </w:rPr>
            </w:pPr>
            <w:r w:rsidRPr="00A03C55">
              <w:rPr>
                <w:noProof w:val="0"/>
              </w:rPr>
              <w:t>Patient Visit</w:t>
            </w:r>
          </w:p>
        </w:tc>
        <w:tc>
          <w:tcPr>
            <w:tcW w:w="971" w:type="dxa"/>
          </w:tcPr>
          <w:p w14:paraId="2673771C" w14:textId="77777777" w:rsidR="007A1F44" w:rsidRPr="00A03C55" w:rsidRDefault="007A1F44">
            <w:pPr>
              <w:pStyle w:val="TableEntry"/>
              <w:jc w:val="center"/>
              <w:rPr>
                <w:noProof w:val="0"/>
              </w:rPr>
            </w:pPr>
            <w:r w:rsidRPr="00A03C55">
              <w:rPr>
                <w:noProof w:val="0"/>
              </w:rPr>
              <w:t>R</w:t>
            </w:r>
          </w:p>
        </w:tc>
        <w:tc>
          <w:tcPr>
            <w:tcW w:w="872" w:type="dxa"/>
          </w:tcPr>
          <w:p w14:paraId="36AD2E10" w14:textId="77777777" w:rsidR="007A1F44" w:rsidRPr="00A03C55" w:rsidRDefault="007A1F44">
            <w:pPr>
              <w:pStyle w:val="TableEntry"/>
              <w:jc w:val="center"/>
              <w:rPr>
                <w:noProof w:val="0"/>
              </w:rPr>
            </w:pPr>
            <w:r w:rsidRPr="00A03C55">
              <w:rPr>
                <w:noProof w:val="0"/>
              </w:rPr>
              <w:t>[1..1]</w:t>
            </w:r>
          </w:p>
        </w:tc>
        <w:tc>
          <w:tcPr>
            <w:tcW w:w="1701" w:type="dxa"/>
          </w:tcPr>
          <w:p w14:paraId="2CCCDAD4" w14:textId="77777777" w:rsidR="007A1F44" w:rsidRPr="00A03C55" w:rsidRDefault="007A1F44">
            <w:pPr>
              <w:pStyle w:val="TableEntry"/>
              <w:jc w:val="center"/>
              <w:rPr>
                <w:noProof w:val="0"/>
              </w:rPr>
            </w:pPr>
            <w:r w:rsidRPr="00A03C55">
              <w:rPr>
                <w:noProof w:val="0"/>
              </w:rPr>
              <w:t>3</w:t>
            </w:r>
          </w:p>
        </w:tc>
      </w:tr>
      <w:tr w:rsidR="007A1F44" w:rsidRPr="00A03C55" w14:paraId="61230AB5" w14:textId="77777777">
        <w:trPr>
          <w:cantSplit/>
          <w:jc w:val="center"/>
        </w:trPr>
        <w:tc>
          <w:tcPr>
            <w:tcW w:w="1951" w:type="dxa"/>
          </w:tcPr>
          <w:p w14:paraId="283EA324" w14:textId="77777777" w:rsidR="007A1F44" w:rsidRPr="00A03C55" w:rsidRDefault="007A1F44" w:rsidP="00A0052B">
            <w:pPr>
              <w:pStyle w:val="TableEntry"/>
              <w:rPr>
                <w:noProof w:val="0"/>
              </w:rPr>
            </w:pPr>
            <w:r w:rsidRPr="00A03C55">
              <w:rPr>
                <w:noProof w:val="0"/>
              </w:rPr>
              <w:t>PV2</w:t>
            </w:r>
          </w:p>
        </w:tc>
        <w:tc>
          <w:tcPr>
            <w:tcW w:w="3544" w:type="dxa"/>
          </w:tcPr>
          <w:p w14:paraId="06055746" w14:textId="77777777" w:rsidR="007A1F44" w:rsidRPr="00A03C55" w:rsidRDefault="007A1F44">
            <w:pPr>
              <w:pStyle w:val="TableEntry"/>
              <w:rPr>
                <w:noProof w:val="0"/>
              </w:rPr>
            </w:pPr>
            <w:r w:rsidRPr="00A03C55">
              <w:rPr>
                <w:noProof w:val="0"/>
              </w:rPr>
              <w:t>Patient Visit – Additional Info</w:t>
            </w:r>
          </w:p>
        </w:tc>
        <w:tc>
          <w:tcPr>
            <w:tcW w:w="971" w:type="dxa"/>
          </w:tcPr>
          <w:p w14:paraId="15F1DEF1" w14:textId="77777777" w:rsidR="007A1F44" w:rsidRPr="00A03C55" w:rsidRDefault="007A1F44">
            <w:pPr>
              <w:pStyle w:val="TableEntry"/>
              <w:jc w:val="center"/>
              <w:rPr>
                <w:noProof w:val="0"/>
              </w:rPr>
            </w:pPr>
            <w:r w:rsidRPr="00A03C55">
              <w:rPr>
                <w:noProof w:val="0"/>
              </w:rPr>
              <w:t>O</w:t>
            </w:r>
          </w:p>
        </w:tc>
        <w:tc>
          <w:tcPr>
            <w:tcW w:w="872" w:type="dxa"/>
          </w:tcPr>
          <w:p w14:paraId="7B02741A" w14:textId="77777777" w:rsidR="007A1F44" w:rsidRPr="00A03C55" w:rsidRDefault="007A1F44">
            <w:pPr>
              <w:pStyle w:val="TableEntry"/>
              <w:jc w:val="center"/>
              <w:rPr>
                <w:noProof w:val="0"/>
              </w:rPr>
            </w:pPr>
            <w:r w:rsidRPr="00A03C55">
              <w:rPr>
                <w:noProof w:val="0"/>
              </w:rPr>
              <w:t>[0..1]</w:t>
            </w:r>
          </w:p>
        </w:tc>
        <w:tc>
          <w:tcPr>
            <w:tcW w:w="1701" w:type="dxa"/>
          </w:tcPr>
          <w:p w14:paraId="282CFE43" w14:textId="77777777" w:rsidR="007A1F44" w:rsidRPr="00A03C55" w:rsidRDefault="007A1F44">
            <w:pPr>
              <w:pStyle w:val="TableEntry"/>
              <w:jc w:val="center"/>
              <w:rPr>
                <w:noProof w:val="0"/>
              </w:rPr>
            </w:pPr>
            <w:r w:rsidRPr="00A03C55">
              <w:rPr>
                <w:noProof w:val="0"/>
              </w:rPr>
              <w:t>3</w:t>
            </w:r>
          </w:p>
        </w:tc>
      </w:tr>
      <w:tr w:rsidR="007A1F44" w:rsidRPr="00A03C55" w14:paraId="5E6245DD" w14:textId="77777777">
        <w:trPr>
          <w:cantSplit/>
          <w:jc w:val="center"/>
        </w:trPr>
        <w:tc>
          <w:tcPr>
            <w:tcW w:w="1951" w:type="dxa"/>
          </w:tcPr>
          <w:p w14:paraId="185EAEB4" w14:textId="77777777" w:rsidR="007A1F44" w:rsidRPr="00A03C55" w:rsidRDefault="007A1F44" w:rsidP="00A0052B">
            <w:pPr>
              <w:pStyle w:val="TableEntry"/>
              <w:rPr>
                <w:noProof w:val="0"/>
              </w:rPr>
            </w:pPr>
            <w:r w:rsidRPr="00A03C55">
              <w:rPr>
                <w:noProof w:val="0"/>
              </w:rPr>
              <w:t>DB1</w:t>
            </w:r>
          </w:p>
        </w:tc>
        <w:tc>
          <w:tcPr>
            <w:tcW w:w="3544" w:type="dxa"/>
          </w:tcPr>
          <w:p w14:paraId="0360E6EB" w14:textId="77777777" w:rsidR="007A1F44" w:rsidRPr="00A03C55" w:rsidRDefault="007A1F44">
            <w:pPr>
              <w:pStyle w:val="TableEntry"/>
              <w:rPr>
                <w:noProof w:val="0"/>
              </w:rPr>
            </w:pPr>
            <w:r w:rsidRPr="00A03C55">
              <w:rPr>
                <w:noProof w:val="0"/>
              </w:rPr>
              <w:t>Disability Information</w:t>
            </w:r>
          </w:p>
        </w:tc>
        <w:tc>
          <w:tcPr>
            <w:tcW w:w="971" w:type="dxa"/>
          </w:tcPr>
          <w:p w14:paraId="37876956" w14:textId="77777777" w:rsidR="007A1F44" w:rsidRPr="00A03C55" w:rsidRDefault="007A1F44">
            <w:pPr>
              <w:pStyle w:val="TableEntry"/>
              <w:jc w:val="center"/>
              <w:rPr>
                <w:noProof w:val="0"/>
              </w:rPr>
            </w:pPr>
            <w:r w:rsidRPr="00A03C55">
              <w:rPr>
                <w:noProof w:val="0"/>
              </w:rPr>
              <w:t>O</w:t>
            </w:r>
          </w:p>
        </w:tc>
        <w:tc>
          <w:tcPr>
            <w:tcW w:w="872" w:type="dxa"/>
          </w:tcPr>
          <w:p w14:paraId="60E0E946" w14:textId="77777777" w:rsidR="007A1F44" w:rsidRPr="00A03C55" w:rsidRDefault="007A1F44">
            <w:pPr>
              <w:pStyle w:val="TableEntry"/>
              <w:jc w:val="center"/>
              <w:rPr>
                <w:noProof w:val="0"/>
              </w:rPr>
            </w:pPr>
            <w:r w:rsidRPr="00A03C55">
              <w:rPr>
                <w:noProof w:val="0"/>
              </w:rPr>
              <w:t>[0..*]</w:t>
            </w:r>
          </w:p>
        </w:tc>
        <w:tc>
          <w:tcPr>
            <w:tcW w:w="1701" w:type="dxa"/>
          </w:tcPr>
          <w:p w14:paraId="2F6204E3" w14:textId="77777777" w:rsidR="007A1F44" w:rsidRPr="00A03C55" w:rsidRDefault="007A1F44">
            <w:pPr>
              <w:pStyle w:val="TableEntry"/>
              <w:jc w:val="center"/>
              <w:rPr>
                <w:noProof w:val="0"/>
              </w:rPr>
            </w:pPr>
            <w:r w:rsidRPr="00A03C55">
              <w:rPr>
                <w:noProof w:val="0"/>
              </w:rPr>
              <w:t>3</w:t>
            </w:r>
          </w:p>
        </w:tc>
      </w:tr>
      <w:tr w:rsidR="007A1F44" w:rsidRPr="00A03C55" w14:paraId="52F09251" w14:textId="77777777">
        <w:trPr>
          <w:cantSplit/>
          <w:jc w:val="center"/>
        </w:trPr>
        <w:tc>
          <w:tcPr>
            <w:tcW w:w="1951" w:type="dxa"/>
          </w:tcPr>
          <w:p w14:paraId="7B1F2179" w14:textId="77777777" w:rsidR="007A1F44" w:rsidRPr="00A03C55" w:rsidRDefault="007A1F44" w:rsidP="00A0052B">
            <w:pPr>
              <w:pStyle w:val="TableEntry"/>
              <w:rPr>
                <w:noProof w:val="0"/>
              </w:rPr>
            </w:pPr>
            <w:r w:rsidRPr="00A03C55">
              <w:rPr>
                <w:noProof w:val="0"/>
              </w:rPr>
              <w:t>OBX</w:t>
            </w:r>
          </w:p>
        </w:tc>
        <w:tc>
          <w:tcPr>
            <w:tcW w:w="3544" w:type="dxa"/>
          </w:tcPr>
          <w:p w14:paraId="74541843" w14:textId="77777777" w:rsidR="007A1F44" w:rsidRPr="00A03C55" w:rsidRDefault="007A1F44">
            <w:pPr>
              <w:pStyle w:val="TableEntry"/>
              <w:rPr>
                <w:noProof w:val="0"/>
              </w:rPr>
            </w:pPr>
            <w:r w:rsidRPr="00A03C55">
              <w:rPr>
                <w:noProof w:val="0"/>
              </w:rPr>
              <w:t>Observation/Result</w:t>
            </w:r>
          </w:p>
        </w:tc>
        <w:tc>
          <w:tcPr>
            <w:tcW w:w="971" w:type="dxa"/>
          </w:tcPr>
          <w:p w14:paraId="5933C58A" w14:textId="77777777" w:rsidR="007A1F44" w:rsidRPr="00A03C55" w:rsidRDefault="007A1F44">
            <w:pPr>
              <w:pStyle w:val="TableEntry"/>
              <w:jc w:val="center"/>
              <w:rPr>
                <w:noProof w:val="0"/>
              </w:rPr>
            </w:pPr>
            <w:r w:rsidRPr="00A03C55">
              <w:rPr>
                <w:noProof w:val="0"/>
              </w:rPr>
              <w:t>O</w:t>
            </w:r>
          </w:p>
        </w:tc>
        <w:tc>
          <w:tcPr>
            <w:tcW w:w="872" w:type="dxa"/>
          </w:tcPr>
          <w:p w14:paraId="322E1B12" w14:textId="77777777" w:rsidR="007A1F44" w:rsidRPr="00A03C55" w:rsidRDefault="007A1F44">
            <w:pPr>
              <w:pStyle w:val="TableEntry"/>
              <w:jc w:val="center"/>
              <w:rPr>
                <w:noProof w:val="0"/>
              </w:rPr>
            </w:pPr>
            <w:r w:rsidRPr="00A03C55">
              <w:rPr>
                <w:noProof w:val="0"/>
              </w:rPr>
              <w:t>[0..*]</w:t>
            </w:r>
          </w:p>
        </w:tc>
        <w:tc>
          <w:tcPr>
            <w:tcW w:w="1701" w:type="dxa"/>
          </w:tcPr>
          <w:p w14:paraId="2DD15682" w14:textId="77777777" w:rsidR="007A1F44" w:rsidRPr="00A03C55" w:rsidRDefault="007A1F44">
            <w:pPr>
              <w:pStyle w:val="TableEntry"/>
              <w:jc w:val="center"/>
              <w:rPr>
                <w:noProof w:val="0"/>
              </w:rPr>
            </w:pPr>
            <w:r w:rsidRPr="00A03C55">
              <w:rPr>
                <w:noProof w:val="0"/>
              </w:rPr>
              <w:t>7</w:t>
            </w:r>
          </w:p>
        </w:tc>
      </w:tr>
      <w:tr w:rsidR="007A1F44" w:rsidRPr="00A03C55" w14:paraId="65210390" w14:textId="77777777">
        <w:trPr>
          <w:cantSplit/>
          <w:jc w:val="center"/>
        </w:trPr>
        <w:tc>
          <w:tcPr>
            <w:tcW w:w="1951" w:type="dxa"/>
          </w:tcPr>
          <w:p w14:paraId="722A0623" w14:textId="77777777" w:rsidR="007A1F44" w:rsidRPr="00A03C55" w:rsidRDefault="007A1F44" w:rsidP="00A0052B">
            <w:pPr>
              <w:pStyle w:val="TableEntry"/>
              <w:rPr>
                <w:noProof w:val="0"/>
              </w:rPr>
            </w:pPr>
            <w:r w:rsidRPr="00A03C55">
              <w:rPr>
                <w:noProof w:val="0"/>
              </w:rPr>
              <w:t>DG1</w:t>
            </w:r>
          </w:p>
        </w:tc>
        <w:tc>
          <w:tcPr>
            <w:tcW w:w="3544" w:type="dxa"/>
          </w:tcPr>
          <w:p w14:paraId="513A6F50" w14:textId="77777777" w:rsidR="007A1F44" w:rsidRPr="00A03C55" w:rsidRDefault="007A1F44">
            <w:pPr>
              <w:pStyle w:val="TableEntry"/>
              <w:rPr>
                <w:noProof w:val="0"/>
              </w:rPr>
            </w:pPr>
            <w:r w:rsidRPr="00A03C55">
              <w:rPr>
                <w:noProof w:val="0"/>
              </w:rPr>
              <w:t>Diagnosis Information</w:t>
            </w:r>
          </w:p>
        </w:tc>
        <w:tc>
          <w:tcPr>
            <w:tcW w:w="971" w:type="dxa"/>
          </w:tcPr>
          <w:p w14:paraId="49CD40FB" w14:textId="77777777" w:rsidR="007A1F44" w:rsidRPr="00A03C55" w:rsidRDefault="007A1F44">
            <w:pPr>
              <w:pStyle w:val="TableEntry"/>
              <w:jc w:val="center"/>
              <w:rPr>
                <w:noProof w:val="0"/>
              </w:rPr>
            </w:pPr>
            <w:r w:rsidRPr="00A03C55">
              <w:rPr>
                <w:noProof w:val="0"/>
              </w:rPr>
              <w:t>X</w:t>
            </w:r>
          </w:p>
        </w:tc>
        <w:tc>
          <w:tcPr>
            <w:tcW w:w="872" w:type="dxa"/>
          </w:tcPr>
          <w:p w14:paraId="6242ACC1" w14:textId="77777777" w:rsidR="007A1F44" w:rsidRPr="00A03C55" w:rsidRDefault="007A1F44">
            <w:pPr>
              <w:pStyle w:val="TableEntry"/>
              <w:jc w:val="center"/>
              <w:rPr>
                <w:noProof w:val="0"/>
              </w:rPr>
            </w:pPr>
            <w:r w:rsidRPr="00A03C55">
              <w:rPr>
                <w:noProof w:val="0"/>
              </w:rPr>
              <w:t>[0..0]</w:t>
            </w:r>
          </w:p>
        </w:tc>
        <w:tc>
          <w:tcPr>
            <w:tcW w:w="1701" w:type="dxa"/>
          </w:tcPr>
          <w:p w14:paraId="32EA6492" w14:textId="77777777" w:rsidR="007A1F44" w:rsidRPr="00A03C55" w:rsidRDefault="007A1F44">
            <w:pPr>
              <w:pStyle w:val="TableEntry"/>
              <w:jc w:val="center"/>
              <w:rPr>
                <w:noProof w:val="0"/>
              </w:rPr>
            </w:pPr>
            <w:r w:rsidRPr="00A03C55">
              <w:rPr>
                <w:noProof w:val="0"/>
              </w:rPr>
              <w:t>6</w:t>
            </w:r>
          </w:p>
        </w:tc>
      </w:tr>
    </w:tbl>
    <w:p w14:paraId="3E9292F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6" w:name="_Toc174249165"/>
      <w:r w:rsidRPr="00A03C55">
        <w:rPr>
          <w:noProof w:val="0"/>
        </w:rPr>
        <w:lastRenderedPageBreak/>
        <w:t>Comments on segment usage</w:t>
      </w:r>
      <w:bookmarkEnd w:id="356"/>
    </w:p>
    <w:p w14:paraId="181BE30C" w14:textId="77777777" w:rsidR="007A1F44" w:rsidRPr="00A03C55" w:rsidRDefault="007A1F44">
      <w:r w:rsidRPr="00A03C55">
        <w:t>None.</w:t>
      </w:r>
    </w:p>
    <w:p w14:paraId="00E1FF6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7" w:name="_Toc174249166"/>
      <w:r w:rsidRPr="00A03C55">
        <w:rPr>
          <w:noProof w:val="0"/>
        </w:rPr>
        <w:t>Expected actions</w:t>
      </w:r>
      <w:bookmarkEnd w:id="357"/>
    </w:p>
    <w:p w14:paraId="790EF2AB" w14:textId="77777777" w:rsidR="007A1F44" w:rsidRPr="00A03C55" w:rsidRDefault="007A1F44">
      <w:r w:rsidRPr="00A03C55">
        <w:t>The receiver shall reset the patient’s status in its system to the value existing immediately before the admit or visit notification was received.</w:t>
      </w:r>
    </w:p>
    <w:p w14:paraId="4D80806F" w14:textId="77777777" w:rsidR="007A1F44" w:rsidRPr="00A03C55" w:rsidRDefault="007A1F44">
      <w:r w:rsidRPr="00A03C55">
        <w:t>The receiver shall report the result of this operation (success / error) in an acknowledgment message returned to the sender.</w:t>
      </w:r>
    </w:p>
    <w:p w14:paraId="55CC0082" w14:textId="77777777" w:rsidR="007A1F44" w:rsidRPr="00A03C55" w:rsidRDefault="007A1F44">
      <w:r w:rsidRPr="00A03C55">
        <w:t>In case this Movement conflicts with the current situation of the patient (i.e., no inpatient nor outpatient visit has been opened for this patient) the message is discarded but no error condition is raised.</w:t>
      </w:r>
    </w:p>
    <w:p w14:paraId="0E3C616F"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58" w:name="_Toc174249167"/>
      <w:bookmarkStart w:id="359" w:name="_Toc398544173"/>
      <w:r w:rsidRPr="00A03C55">
        <w:rPr>
          <w:noProof w:val="0"/>
        </w:rPr>
        <w:t>Register a Patient (ADT^A04^ADT_A01)</w:t>
      </w:r>
      <w:bookmarkEnd w:id="358"/>
      <w:bookmarkEnd w:id="359"/>
    </w:p>
    <w:p w14:paraId="3D72898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0" w:name="_Toc174249168"/>
      <w:r w:rsidRPr="00A03C55">
        <w:rPr>
          <w:noProof w:val="0"/>
        </w:rPr>
        <w:t>Trigger Event</w:t>
      </w:r>
      <w:bookmarkEnd w:id="360"/>
    </w:p>
    <w:p w14:paraId="6E12242E" w14:textId="77777777" w:rsidR="007A1F44" w:rsidRPr="00A03C55" w:rsidRDefault="007A1F44">
      <w:r w:rsidRPr="00A03C55">
        <w:t>This message is sent by a Patient Encounter Supplier to notify a Patient Encounter Consumer that a patient has arrived at a healthcare facility for an episode of care in which the patient is not assigned to a bed. Examples of such episodes include outpatient visits, ambulatory care encounters, and emergency room visits.</w:t>
      </w:r>
    </w:p>
    <w:p w14:paraId="4902DE63" w14:textId="77777777" w:rsidR="007A1F44" w:rsidRPr="00A03C55" w:rsidRDefault="007A1F44">
      <w:r w:rsidRPr="00A03C55">
        <w:t xml:space="preserve">MSH-9 is valued </w:t>
      </w:r>
      <w:r w:rsidRPr="00A03C55">
        <w:rPr>
          <w:b/>
          <w:bCs/>
        </w:rPr>
        <w:t>ADT^A04^ADT_A01</w:t>
      </w:r>
      <w:r w:rsidRPr="00A03C55">
        <w:t>.</w:t>
      </w:r>
    </w:p>
    <w:p w14:paraId="0E1A688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1" w:name="_Toc174249169"/>
      <w:r w:rsidRPr="00A03C55">
        <w:rPr>
          <w:noProof w:val="0"/>
        </w:rPr>
        <w:t>Message Static Definition</w:t>
      </w:r>
      <w:bookmarkEnd w:id="361"/>
    </w:p>
    <w:p w14:paraId="15506A49" w14:textId="77777777" w:rsidR="007A1F44" w:rsidRPr="00A03C55" w:rsidRDefault="007A1F44">
      <w:pPr>
        <w:pStyle w:val="TableTitle"/>
        <w:rPr>
          <w:noProof w:val="0"/>
        </w:rPr>
      </w:pPr>
      <w:r w:rsidRPr="00A03C55">
        <w:rPr>
          <w:noProof w:val="0"/>
        </w:rPr>
        <w:t>Table 3.31-9: Static definition of message ADT^A04^ADT_A01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656F470" w14:textId="77777777" w:rsidTr="003462A5">
        <w:trPr>
          <w:cantSplit/>
          <w:tblHeader/>
          <w:jc w:val="center"/>
        </w:trPr>
        <w:tc>
          <w:tcPr>
            <w:tcW w:w="1951" w:type="dxa"/>
            <w:shd w:val="clear" w:color="auto" w:fill="D9D9D9"/>
          </w:tcPr>
          <w:p w14:paraId="490A2B51"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262C9021"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6A2035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0666FFA"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54E2A814" w14:textId="77777777" w:rsidR="007A1F44" w:rsidRPr="00A03C55" w:rsidRDefault="007A1F44" w:rsidP="00A53067">
            <w:pPr>
              <w:pStyle w:val="TableEntryHeader"/>
              <w:rPr>
                <w:noProof w:val="0"/>
              </w:rPr>
            </w:pPr>
            <w:r w:rsidRPr="00A03C55">
              <w:rPr>
                <w:noProof w:val="0"/>
              </w:rPr>
              <w:t>HL7 chapter</w:t>
            </w:r>
          </w:p>
        </w:tc>
      </w:tr>
      <w:tr w:rsidR="007A1F44" w:rsidRPr="00A03C55" w14:paraId="73259BBB" w14:textId="77777777" w:rsidTr="003462A5">
        <w:trPr>
          <w:cantSplit/>
          <w:jc w:val="center"/>
        </w:trPr>
        <w:tc>
          <w:tcPr>
            <w:tcW w:w="1951" w:type="dxa"/>
          </w:tcPr>
          <w:p w14:paraId="20EC391E" w14:textId="77777777" w:rsidR="007A1F44" w:rsidRPr="00A03C55" w:rsidRDefault="007A1F44" w:rsidP="00A0052B">
            <w:pPr>
              <w:pStyle w:val="TableEntry"/>
              <w:rPr>
                <w:noProof w:val="0"/>
              </w:rPr>
            </w:pPr>
            <w:r w:rsidRPr="00A03C55">
              <w:rPr>
                <w:noProof w:val="0"/>
              </w:rPr>
              <w:t>MSH</w:t>
            </w:r>
          </w:p>
        </w:tc>
        <w:tc>
          <w:tcPr>
            <w:tcW w:w="3544" w:type="dxa"/>
          </w:tcPr>
          <w:p w14:paraId="2157F1DE" w14:textId="77777777" w:rsidR="007A1F44" w:rsidRPr="00A03C55" w:rsidRDefault="007A1F44" w:rsidP="00A0052B">
            <w:pPr>
              <w:pStyle w:val="TableEntry"/>
              <w:rPr>
                <w:noProof w:val="0"/>
              </w:rPr>
            </w:pPr>
            <w:r w:rsidRPr="00A03C55">
              <w:rPr>
                <w:noProof w:val="0"/>
              </w:rPr>
              <w:t>Message Header</w:t>
            </w:r>
          </w:p>
        </w:tc>
        <w:tc>
          <w:tcPr>
            <w:tcW w:w="971" w:type="dxa"/>
          </w:tcPr>
          <w:p w14:paraId="45E68D71" w14:textId="77777777" w:rsidR="007A1F44" w:rsidRPr="00A03C55" w:rsidRDefault="007A1F44" w:rsidP="00B6518F">
            <w:pPr>
              <w:pStyle w:val="TableEntry"/>
              <w:rPr>
                <w:noProof w:val="0"/>
              </w:rPr>
            </w:pPr>
            <w:r w:rsidRPr="00A03C55">
              <w:rPr>
                <w:noProof w:val="0"/>
              </w:rPr>
              <w:t>R</w:t>
            </w:r>
          </w:p>
        </w:tc>
        <w:tc>
          <w:tcPr>
            <w:tcW w:w="872" w:type="dxa"/>
          </w:tcPr>
          <w:p w14:paraId="38CCFFF1" w14:textId="77777777" w:rsidR="007A1F44" w:rsidRPr="00A03C55" w:rsidRDefault="007A1F44" w:rsidP="00B6518F">
            <w:pPr>
              <w:pStyle w:val="TableEntry"/>
              <w:rPr>
                <w:noProof w:val="0"/>
              </w:rPr>
            </w:pPr>
            <w:r w:rsidRPr="00A03C55">
              <w:rPr>
                <w:noProof w:val="0"/>
              </w:rPr>
              <w:t>[1..1]</w:t>
            </w:r>
          </w:p>
        </w:tc>
        <w:tc>
          <w:tcPr>
            <w:tcW w:w="1701" w:type="dxa"/>
          </w:tcPr>
          <w:p w14:paraId="2B839CDD" w14:textId="77777777" w:rsidR="007A1F44" w:rsidRPr="00A03C55" w:rsidRDefault="007A1F44" w:rsidP="00A66DA8">
            <w:pPr>
              <w:pStyle w:val="TableEntry"/>
              <w:jc w:val="center"/>
              <w:rPr>
                <w:noProof w:val="0"/>
              </w:rPr>
            </w:pPr>
            <w:r w:rsidRPr="00A03C55">
              <w:rPr>
                <w:noProof w:val="0"/>
              </w:rPr>
              <w:t>2</w:t>
            </w:r>
          </w:p>
        </w:tc>
      </w:tr>
      <w:tr w:rsidR="007A1F44" w:rsidRPr="00A03C55" w14:paraId="78A7ACCE" w14:textId="77777777" w:rsidTr="003462A5">
        <w:trPr>
          <w:cantSplit/>
          <w:jc w:val="center"/>
        </w:trPr>
        <w:tc>
          <w:tcPr>
            <w:tcW w:w="1951" w:type="dxa"/>
          </w:tcPr>
          <w:p w14:paraId="04D43FC9" w14:textId="77777777" w:rsidR="007A1F44" w:rsidRPr="00A03C55" w:rsidRDefault="007A1F44" w:rsidP="00A0052B">
            <w:pPr>
              <w:pStyle w:val="TableEntry"/>
              <w:rPr>
                <w:noProof w:val="0"/>
              </w:rPr>
            </w:pPr>
            <w:r w:rsidRPr="00A03C55">
              <w:rPr>
                <w:noProof w:val="0"/>
              </w:rPr>
              <w:t>SFT</w:t>
            </w:r>
          </w:p>
        </w:tc>
        <w:tc>
          <w:tcPr>
            <w:tcW w:w="3544" w:type="dxa"/>
          </w:tcPr>
          <w:p w14:paraId="5D9FB665" w14:textId="77777777" w:rsidR="007A1F44" w:rsidRPr="00A03C55" w:rsidRDefault="007A1F44" w:rsidP="00A0052B">
            <w:pPr>
              <w:pStyle w:val="TableEntry"/>
              <w:rPr>
                <w:noProof w:val="0"/>
              </w:rPr>
            </w:pPr>
            <w:r w:rsidRPr="00A03C55">
              <w:rPr>
                <w:noProof w:val="0"/>
              </w:rPr>
              <w:t>Software Segment</w:t>
            </w:r>
          </w:p>
        </w:tc>
        <w:tc>
          <w:tcPr>
            <w:tcW w:w="971" w:type="dxa"/>
          </w:tcPr>
          <w:p w14:paraId="53251941" w14:textId="77777777" w:rsidR="007A1F44" w:rsidRPr="00A03C55" w:rsidRDefault="007A1F44" w:rsidP="00B6518F">
            <w:pPr>
              <w:pStyle w:val="TableEntry"/>
              <w:rPr>
                <w:noProof w:val="0"/>
              </w:rPr>
            </w:pPr>
            <w:r w:rsidRPr="00A03C55">
              <w:rPr>
                <w:noProof w:val="0"/>
              </w:rPr>
              <w:t>O</w:t>
            </w:r>
          </w:p>
        </w:tc>
        <w:tc>
          <w:tcPr>
            <w:tcW w:w="872" w:type="dxa"/>
          </w:tcPr>
          <w:p w14:paraId="5146C747" w14:textId="77777777" w:rsidR="007A1F44" w:rsidRPr="00A03C55" w:rsidRDefault="007A1F44" w:rsidP="00B6518F">
            <w:pPr>
              <w:pStyle w:val="TableEntry"/>
              <w:rPr>
                <w:noProof w:val="0"/>
              </w:rPr>
            </w:pPr>
            <w:r w:rsidRPr="00A03C55">
              <w:rPr>
                <w:noProof w:val="0"/>
              </w:rPr>
              <w:t>[0..*]</w:t>
            </w:r>
          </w:p>
        </w:tc>
        <w:tc>
          <w:tcPr>
            <w:tcW w:w="1701" w:type="dxa"/>
          </w:tcPr>
          <w:p w14:paraId="2357C184" w14:textId="77777777" w:rsidR="007A1F44" w:rsidRPr="00A03C55" w:rsidRDefault="007A1F44" w:rsidP="00A66DA8">
            <w:pPr>
              <w:pStyle w:val="TableEntry"/>
              <w:jc w:val="center"/>
              <w:rPr>
                <w:noProof w:val="0"/>
              </w:rPr>
            </w:pPr>
            <w:r w:rsidRPr="00A03C55">
              <w:rPr>
                <w:noProof w:val="0"/>
              </w:rPr>
              <w:t>2</w:t>
            </w:r>
          </w:p>
        </w:tc>
      </w:tr>
      <w:tr w:rsidR="007A1F44" w:rsidRPr="00A03C55" w14:paraId="4C81039C" w14:textId="77777777" w:rsidTr="003462A5">
        <w:trPr>
          <w:cantSplit/>
          <w:jc w:val="center"/>
        </w:trPr>
        <w:tc>
          <w:tcPr>
            <w:tcW w:w="1951" w:type="dxa"/>
          </w:tcPr>
          <w:p w14:paraId="539D6275" w14:textId="77777777" w:rsidR="007A1F44" w:rsidRPr="00A03C55" w:rsidRDefault="007A1F44" w:rsidP="00A0052B">
            <w:pPr>
              <w:pStyle w:val="TableEntry"/>
              <w:rPr>
                <w:noProof w:val="0"/>
              </w:rPr>
            </w:pPr>
            <w:r w:rsidRPr="00A03C55">
              <w:rPr>
                <w:noProof w:val="0"/>
              </w:rPr>
              <w:t>EVN</w:t>
            </w:r>
          </w:p>
        </w:tc>
        <w:tc>
          <w:tcPr>
            <w:tcW w:w="3544" w:type="dxa"/>
          </w:tcPr>
          <w:p w14:paraId="57D6F3A6" w14:textId="77777777" w:rsidR="007A1F44" w:rsidRPr="00A03C55" w:rsidRDefault="007A1F44" w:rsidP="00A0052B">
            <w:pPr>
              <w:pStyle w:val="TableEntry"/>
              <w:rPr>
                <w:noProof w:val="0"/>
              </w:rPr>
            </w:pPr>
            <w:r w:rsidRPr="00A03C55">
              <w:rPr>
                <w:noProof w:val="0"/>
              </w:rPr>
              <w:t>Event Type</w:t>
            </w:r>
          </w:p>
        </w:tc>
        <w:tc>
          <w:tcPr>
            <w:tcW w:w="971" w:type="dxa"/>
          </w:tcPr>
          <w:p w14:paraId="6C4E1CA4" w14:textId="77777777" w:rsidR="007A1F44" w:rsidRPr="00A03C55" w:rsidRDefault="007A1F44" w:rsidP="00B6518F">
            <w:pPr>
              <w:pStyle w:val="TableEntry"/>
              <w:rPr>
                <w:noProof w:val="0"/>
              </w:rPr>
            </w:pPr>
            <w:r w:rsidRPr="00A03C55">
              <w:rPr>
                <w:noProof w:val="0"/>
              </w:rPr>
              <w:t>R</w:t>
            </w:r>
          </w:p>
        </w:tc>
        <w:tc>
          <w:tcPr>
            <w:tcW w:w="872" w:type="dxa"/>
          </w:tcPr>
          <w:p w14:paraId="0BADAAA7" w14:textId="77777777" w:rsidR="007A1F44" w:rsidRPr="00A03C55" w:rsidRDefault="007A1F44" w:rsidP="00B6518F">
            <w:pPr>
              <w:pStyle w:val="TableEntry"/>
              <w:rPr>
                <w:noProof w:val="0"/>
              </w:rPr>
            </w:pPr>
            <w:r w:rsidRPr="00A03C55">
              <w:rPr>
                <w:noProof w:val="0"/>
              </w:rPr>
              <w:t>[1..1]</w:t>
            </w:r>
          </w:p>
        </w:tc>
        <w:tc>
          <w:tcPr>
            <w:tcW w:w="1701" w:type="dxa"/>
          </w:tcPr>
          <w:p w14:paraId="207891E0" w14:textId="77777777" w:rsidR="007A1F44" w:rsidRPr="00A03C55" w:rsidRDefault="007A1F44" w:rsidP="00A66DA8">
            <w:pPr>
              <w:pStyle w:val="TableEntry"/>
              <w:jc w:val="center"/>
              <w:rPr>
                <w:noProof w:val="0"/>
              </w:rPr>
            </w:pPr>
            <w:r w:rsidRPr="00A03C55">
              <w:rPr>
                <w:noProof w:val="0"/>
              </w:rPr>
              <w:t>2</w:t>
            </w:r>
          </w:p>
        </w:tc>
      </w:tr>
      <w:tr w:rsidR="007A1F44" w:rsidRPr="00A03C55" w14:paraId="3963AB24" w14:textId="77777777" w:rsidTr="003462A5">
        <w:trPr>
          <w:cantSplit/>
          <w:jc w:val="center"/>
        </w:trPr>
        <w:tc>
          <w:tcPr>
            <w:tcW w:w="1951" w:type="dxa"/>
          </w:tcPr>
          <w:p w14:paraId="0C744B38" w14:textId="77777777" w:rsidR="007A1F44" w:rsidRPr="00A03C55" w:rsidRDefault="007A1F44" w:rsidP="00A0052B">
            <w:pPr>
              <w:pStyle w:val="TableEntry"/>
              <w:rPr>
                <w:noProof w:val="0"/>
              </w:rPr>
            </w:pPr>
            <w:r w:rsidRPr="00A03C55">
              <w:rPr>
                <w:noProof w:val="0"/>
              </w:rPr>
              <w:t>PID</w:t>
            </w:r>
          </w:p>
        </w:tc>
        <w:tc>
          <w:tcPr>
            <w:tcW w:w="3544" w:type="dxa"/>
          </w:tcPr>
          <w:p w14:paraId="64766B20" w14:textId="77777777" w:rsidR="007A1F44" w:rsidRPr="00A03C55" w:rsidRDefault="007A1F44" w:rsidP="00A0052B">
            <w:pPr>
              <w:pStyle w:val="TableEntry"/>
              <w:rPr>
                <w:noProof w:val="0"/>
              </w:rPr>
            </w:pPr>
            <w:r w:rsidRPr="00A03C55">
              <w:rPr>
                <w:noProof w:val="0"/>
              </w:rPr>
              <w:t>Patient Identification</w:t>
            </w:r>
          </w:p>
        </w:tc>
        <w:tc>
          <w:tcPr>
            <w:tcW w:w="971" w:type="dxa"/>
          </w:tcPr>
          <w:p w14:paraId="2DF884EA" w14:textId="77777777" w:rsidR="007A1F44" w:rsidRPr="00A03C55" w:rsidRDefault="007A1F44" w:rsidP="00B6518F">
            <w:pPr>
              <w:pStyle w:val="TableEntry"/>
              <w:rPr>
                <w:noProof w:val="0"/>
              </w:rPr>
            </w:pPr>
            <w:r w:rsidRPr="00A03C55">
              <w:rPr>
                <w:noProof w:val="0"/>
              </w:rPr>
              <w:t>R</w:t>
            </w:r>
          </w:p>
        </w:tc>
        <w:tc>
          <w:tcPr>
            <w:tcW w:w="872" w:type="dxa"/>
          </w:tcPr>
          <w:p w14:paraId="320FDA21" w14:textId="77777777" w:rsidR="007A1F44" w:rsidRPr="00A03C55" w:rsidRDefault="007A1F44" w:rsidP="00B6518F">
            <w:pPr>
              <w:pStyle w:val="TableEntry"/>
              <w:rPr>
                <w:noProof w:val="0"/>
              </w:rPr>
            </w:pPr>
            <w:r w:rsidRPr="00A03C55">
              <w:rPr>
                <w:noProof w:val="0"/>
              </w:rPr>
              <w:t>[1..1]</w:t>
            </w:r>
          </w:p>
        </w:tc>
        <w:tc>
          <w:tcPr>
            <w:tcW w:w="1701" w:type="dxa"/>
          </w:tcPr>
          <w:p w14:paraId="252FE4A7" w14:textId="77777777" w:rsidR="007A1F44" w:rsidRPr="00A03C55" w:rsidRDefault="007A1F44" w:rsidP="00A66DA8">
            <w:pPr>
              <w:pStyle w:val="TableEntry"/>
              <w:jc w:val="center"/>
              <w:rPr>
                <w:noProof w:val="0"/>
              </w:rPr>
            </w:pPr>
            <w:r w:rsidRPr="00A03C55">
              <w:rPr>
                <w:noProof w:val="0"/>
              </w:rPr>
              <w:t>3</w:t>
            </w:r>
          </w:p>
        </w:tc>
      </w:tr>
      <w:tr w:rsidR="007A1F44" w:rsidRPr="00A03C55" w14:paraId="0FA175A3" w14:textId="77777777" w:rsidTr="003462A5">
        <w:trPr>
          <w:cantSplit/>
          <w:jc w:val="center"/>
        </w:trPr>
        <w:tc>
          <w:tcPr>
            <w:tcW w:w="1951" w:type="dxa"/>
          </w:tcPr>
          <w:p w14:paraId="3FA96111" w14:textId="77777777" w:rsidR="007A1F44" w:rsidRPr="00A03C55" w:rsidRDefault="007A1F44" w:rsidP="00A0052B">
            <w:pPr>
              <w:pStyle w:val="TableEntry"/>
              <w:rPr>
                <w:noProof w:val="0"/>
              </w:rPr>
            </w:pPr>
            <w:r w:rsidRPr="00A03C55">
              <w:rPr>
                <w:noProof w:val="0"/>
              </w:rPr>
              <w:t>PD1</w:t>
            </w:r>
          </w:p>
        </w:tc>
        <w:tc>
          <w:tcPr>
            <w:tcW w:w="3544" w:type="dxa"/>
          </w:tcPr>
          <w:p w14:paraId="5FFD8C9C" w14:textId="77777777" w:rsidR="007A1F44" w:rsidRPr="00A03C55" w:rsidRDefault="007A1F44" w:rsidP="00A0052B">
            <w:pPr>
              <w:pStyle w:val="TableEntry"/>
              <w:rPr>
                <w:noProof w:val="0"/>
              </w:rPr>
            </w:pPr>
            <w:r w:rsidRPr="00A03C55">
              <w:rPr>
                <w:noProof w:val="0"/>
              </w:rPr>
              <w:t>Additional Demographics</w:t>
            </w:r>
          </w:p>
        </w:tc>
        <w:tc>
          <w:tcPr>
            <w:tcW w:w="971" w:type="dxa"/>
          </w:tcPr>
          <w:p w14:paraId="1D0828CC" w14:textId="77777777" w:rsidR="007A1F44" w:rsidRPr="00A03C55" w:rsidRDefault="007A1F44" w:rsidP="00B6518F">
            <w:pPr>
              <w:pStyle w:val="TableEntry"/>
              <w:rPr>
                <w:noProof w:val="0"/>
              </w:rPr>
            </w:pPr>
            <w:r w:rsidRPr="00A03C55">
              <w:rPr>
                <w:noProof w:val="0"/>
              </w:rPr>
              <w:t>O</w:t>
            </w:r>
          </w:p>
        </w:tc>
        <w:tc>
          <w:tcPr>
            <w:tcW w:w="872" w:type="dxa"/>
          </w:tcPr>
          <w:p w14:paraId="5D11D1B4" w14:textId="77777777" w:rsidR="007A1F44" w:rsidRPr="00A03C55" w:rsidRDefault="007A1F44" w:rsidP="00B6518F">
            <w:pPr>
              <w:pStyle w:val="TableEntry"/>
              <w:rPr>
                <w:noProof w:val="0"/>
              </w:rPr>
            </w:pPr>
            <w:r w:rsidRPr="00A03C55">
              <w:rPr>
                <w:noProof w:val="0"/>
              </w:rPr>
              <w:t>[0..1]</w:t>
            </w:r>
          </w:p>
        </w:tc>
        <w:tc>
          <w:tcPr>
            <w:tcW w:w="1701" w:type="dxa"/>
          </w:tcPr>
          <w:p w14:paraId="0FA6DE0E" w14:textId="77777777" w:rsidR="007A1F44" w:rsidRPr="00A03C55" w:rsidRDefault="007A1F44" w:rsidP="00A66DA8">
            <w:pPr>
              <w:pStyle w:val="TableEntry"/>
              <w:jc w:val="center"/>
              <w:rPr>
                <w:noProof w:val="0"/>
              </w:rPr>
            </w:pPr>
            <w:r w:rsidRPr="00A03C55">
              <w:rPr>
                <w:noProof w:val="0"/>
              </w:rPr>
              <w:t>3</w:t>
            </w:r>
          </w:p>
        </w:tc>
      </w:tr>
      <w:tr w:rsidR="007A1F44" w:rsidRPr="00A03C55" w14:paraId="5ACEFEA4" w14:textId="77777777" w:rsidTr="003462A5">
        <w:trPr>
          <w:cantSplit/>
          <w:jc w:val="center"/>
        </w:trPr>
        <w:tc>
          <w:tcPr>
            <w:tcW w:w="1951" w:type="dxa"/>
          </w:tcPr>
          <w:p w14:paraId="402AAAAF" w14:textId="77777777" w:rsidR="007A1F44" w:rsidRPr="00A03C55" w:rsidRDefault="007A1F44" w:rsidP="00A0052B">
            <w:pPr>
              <w:pStyle w:val="TableEntry"/>
              <w:rPr>
                <w:noProof w:val="0"/>
              </w:rPr>
            </w:pPr>
            <w:r w:rsidRPr="00A03C55">
              <w:rPr>
                <w:noProof w:val="0"/>
              </w:rPr>
              <w:t>ROL</w:t>
            </w:r>
          </w:p>
        </w:tc>
        <w:tc>
          <w:tcPr>
            <w:tcW w:w="3544" w:type="dxa"/>
          </w:tcPr>
          <w:p w14:paraId="3FE2C574" w14:textId="77777777" w:rsidR="007A1F44" w:rsidRPr="00A03C55" w:rsidRDefault="007A1F44" w:rsidP="00A0052B">
            <w:pPr>
              <w:pStyle w:val="TableEntry"/>
              <w:rPr>
                <w:noProof w:val="0"/>
              </w:rPr>
            </w:pPr>
            <w:r w:rsidRPr="00A03C55">
              <w:rPr>
                <w:noProof w:val="0"/>
              </w:rPr>
              <w:t>Role</w:t>
            </w:r>
          </w:p>
        </w:tc>
        <w:tc>
          <w:tcPr>
            <w:tcW w:w="971" w:type="dxa"/>
          </w:tcPr>
          <w:p w14:paraId="79BDD0B9" w14:textId="77777777" w:rsidR="007A1F44" w:rsidRPr="00A03C55" w:rsidRDefault="007A1F44" w:rsidP="00B6518F">
            <w:pPr>
              <w:pStyle w:val="TableEntry"/>
              <w:rPr>
                <w:noProof w:val="0"/>
              </w:rPr>
            </w:pPr>
            <w:r w:rsidRPr="00A03C55">
              <w:rPr>
                <w:noProof w:val="0"/>
              </w:rPr>
              <w:t>O</w:t>
            </w:r>
          </w:p>
        </w:tc>
        <w:tc>
          <w:tcPr>
            <w:tcW w:w="872" w:type="dxa"/>
          </w:tcPr>
          <w:p w14:paraId="01FD4465" w14:textId="77777777" w:rsidR="007A1F44" w:rsidRPr="00A03C55" w:rsidRDefault="007A1F44" w:rsidP="00B6518F">
            <w:pPr>
              <w:pStyle w:val="TableEntry"/>
              <w:rPr>
                <w:noProof w:val="0"/>
              </w:rPr>
            </w:pPr>
            <w:r w:rsidRPr="00A03C55">
              <w:rPr>
                <w:noProof w:val="0"/>
              </w:rPr>
              <w:t>[0..*]</w:t>
            </w:r>
          </w:p>
        </w:tc>
        <w:tc>
          <w:tcPr>
            <w:tcW w:w="1701" w:type="dxa"/>
          </w:tcPr>
          <w:p w14:paraId="6C357B7B" w14:textId="77777777" w:rsidR="007A1F44" w:rsidRPr="00A03C55" w:rsidRDefault="007A1F44" w:rsidP="00A66DA8">
            <w:pPr>
              <w:pStyle w:val="TableEntry"/>
              <w:jc w:val="center"/>
              <w:rPr>
                <w:noProof w:val="0"/>
              </w:rPr>
            </w:pPr>
            <w:r w:rsidRPr="00A03C55">
              <w:rPr>
                <w:noProof w:val="0"/>
              </w:rPr>
              <w:t>15</w:t>
            </w:r>
          </w:p>
        </w:tc>
      </w:tr>
      <w:tr w:rsidR="007A1F44" w:rsidRPr="00A03C55" w14:paraId="5B85A1EE" w14:textId="77777777" w:rsidTr="003462A5">
        <w:trPr>
          <w:cantSplit/>
          <w:jc w:val="center"/>
        </w:trPr>
        <w:tc>
          <w:tcPr>
            <w:tcW w:w="1951" w:type="dxa"/>
          </w:tcPr>
          <w:p w14:paraId="520BCC25" w14:textId="77777777" w:rsidR="007A1F44" w:rsidRPr="00A03C55" w:rsidRDefault="007A1F44" w:rsidP="00A0052B">
            <w:pPr>
              <w:pStyle w:val="TableEntry"/>
              <w:rPr>
                <w:noProof w:val="0"/>
              </w:rPr>
            </w:pPr>
            <w:r w:rsidRPr="00A03C55">
              <w:rPr>
                <w:noProof w:val="0"/>
              </w:rPr>
              <w:t>NK1</w:t>
            </w:r>
          </w:p>
        </w:tc>
        <w:tc>
          <w:tcPr>
            <w:tcW w:w="3544" w:type="dxa"/>
          </w:tcPr>
          <w:p w14:paraId="29A376DE"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7F13EACD" w14:textId="77777777" w:rsidR="007A1F44" w:rsidRPr="00A03C55" w:rsidRDefault="007A1F44" w:rsidP="00B6518F">
            <w:pPr>
              <w:pStyle w:val="TableEntry"/>
              <w:rPr>
                <w:noProof w:val="0"/>
              </w:rPr>
            </w:pPr>
            <w:r w:rsidRPr="00A03C55">
              <w:rPr>
                <w:noProof w:val="0"/>
              </w:rPr>
              <w:t>O</w:t>
            </w:r>
          </w:p>
        </w:tc>
        <w:tc>
          <w:tcPr>
            <w:tcW w:w="872" w:type="dxa"/>
          </w:tcPr>
          <w:p w14:paraId="3A23B79B" w14:textId="77777777" w:rsidR="007A1F44" w:rsidRPr="00A03C55" w:rsidRDefault="007A1F44" w:rsidP="00B6518F">
            <w:pPr>
              <w:pStyle w:val="TableEntry"/>
              <w:rPr>
                <w:noProof w:val="0"/>
              </w:rPr>
            </w:pPr>
            <w:r w:rsidRPr="00A03C55">
              <w:rPr>
                <w:noProof w:val="0"/>
              </w:rPr>
              <w:t>[0..*]</w:t>
            </w:r>
          </w:p>
        </w:tc>
        <w:tc>
          <w:tcPr>
            <w:tcW w:w="1701" w:type="dxa"/>
          </w:tcPr>
          <w:p w14:paraId="074775FA" w14:textId="77777777" w:rsidR="007A1F44" w:rsidRPr="00A03C55" w:rsidRDefault="007A1F44" w:rsidP="00A66DA8">
            <w:pPr>
              <w:pStyle w:val="TableEntry"/>
              <w:jc w:val="center"/>
              <w:rPr>
                <w:noProof w:val="0"/>
              </w:rPr>
            </w:pPr>
            <w:r w:rsidRPr="00A03C55">
              <w:rPr>
                <w:noProof w:val="0"/>
              </w:rPr>
              <w:t>3</w:t>
            </w:r>
          </w:p>
        </w:tc>
      </w:tr>
      <w:tr w:rsidR="007A1F44" w:rsidRPr="00A03C55" w14:paraId="2C68AF5D" w14:textId="77777777" w:rsidTr="003462A5">
        <w:trPr>
          <w:cantSplit/>
          <w:jc w:val="center"/>
        </w:trPr>
        <w:tc>
          <w:tcPr>
            <w:tcW w:w="1951" w:type="dxa"/>
          </w:tcPr>
          <w:p w14:paraId="30A20473" w14:textId="77777777" w:rsidR="007A1F44" w:rsidRPr="00A03C55" w:rsidRDefault="007A1F44" w:rsidP="00A0052B">
            <w:pPr>
              <w:pStyle w:val="TableEntry"/>
              <w:rPr>
                <w:noProof w:val="0"/>
              </w:rPr>
            </w:pPr>
            <w:r w:rsidRPr="00A03C55">
              <w:rPr>
                <w:noProof w:val="0"/>
              </w:rPr>
              <w:t>PV1</w:t>
            </w:r>
          </w:p>
        </w:tc>
        <w:tc>
          <w:tcPr>
            <w:tcW w:w="3544" w:type="dxa"/>
          </w:tcPr>
          <w:p w14:paraId="52917336" w14:textId="77777777" w:rsidR="007A1F44" w:rsidRPr="00A03C55" w:rsidRDefault="007A1F44" w:rsidP="00A0052B">
            <w:pPr>
              <w:pStyle w:val="TableEntry"/>
              <w:rPr>
                <w:noProof w:val="0"/>
              </w:rPr>
            </w:pPr>
            <w:r w:rsidRPr="00A03C55">
              <w:rPr>
                <w:noProof w:val="0"/>
              </w:rPr>
              <w:t>Patient Visit</w:t>
            </w:r>
          </w:p>
        </w:tc>
        <w:tc>
          <w:tcPr>
            <w:tcW w:w="971" w:type="dxa"/>
          </w:tcPr>
          <w:p w14:paraId="30FDCABD" w14:textId="77777777" w:rsidR="007A1F44" w:rsidRPr="00A03C55" w:rsidRDefault="007A1F44" w:rsidP="00B6518F">
            <w:pPr>
              <w:pStyle w:val="TableEntry"/>
              <w:rPr>
                <w:noProof w:val="0"/>
              </w:rPr>
            </w:pPr>
            <w:r w:rsidRPr="00A03C55">
              <w:rPr>
                <w:noProof w:val="0"/>
              </w:rPr>
              <w:t>R</w:t>
            </w:r>
          </w:p>
        </w:tc>
        <w:tc>
          <w:tcPr>
            <w:tcW w:w="872" w:type="dxa"/>
          </w:tcPr>
          <w:p w14:paraId="135792A0" w14:textId="77777777" w:rsidR="007A1F44" w:rsidRPr="00A03C55" w:rsidRDefault="007A1F44" w:rsidP="00B6518F">
            <w:pPr>
              <w:pStyle w:val="TableEntry"/>
              <w:rPr>
                <w:noProof w:val="0"/>
              </w:rPr>
            </w:pPr>
            <w:r w:rsidRPr="00A03C55">
              <w:rPr>
                <w:noProof w:val="0"/>
              </w:rPr>
              <w:t>[1..1]</w:t>
            </w:r>
          </w:p>
        </w:tc>
        <w:tc>
          <w:tcPr>
            <w:tcW w:w="1701" w:type="dxa"/>
          </w:tcPr>
          <w:p w14:paraId="21A0AF10" w14:textId="77777777" w:rsidR="007A1F44" w:rsidRPr="00A03C55" w:rsidRDefault="007A1F44" w:rsidP="00A66DA8">
            <w:pPr>
              <w:pStyle w:val="TableEntry"/>
              <w:jc w:val="center"/>
              <w:rPr>
                <w:noProof w:val="0"/>
              </w:rPr>
            </w:pPr>
            <w:r w:rsidRPr="00A03C55">
              <w:rPr>
                <w:noProof w:val="0"/>
              </w:rPr>
              <w:t>3</w:t>
            </w:r>
          </w:p>
        </w:tc>
      </w:tr>
      <w:tr w:rsidR="007A1F44" w:rsidRPr="00A03C55" w14:paraId="3ECCC1CE" w14:textId="77777777" w:rsidTr="003462A5">
        <w:trPr>
          <w:cantSplit/>
          <w:jc w:val="center"/>
        </w:trPr>
        <w:tc>
          <w:tcPr>
            <w:tcW w:w="1951" w:type="dxa"/>
          </w:tcPr>
          <w:p w14:paraId="471C3F41" w14:textId="77777777" w:rsidR="007A1F44" w:rsidRPr="00A03C55" w:rsidRDefault="007A1F44" w:rsidP="00A0052B">
            <w:pPr>
              <w:pStyle w:val="TableEntry"/>
              <w:rPr>
                <w:noProof w:val="0"/>
              </w:rPr>
            </w:pPr>
            <w:r w:rsidRPr="00A03C55">
              <w:rPr>
                <w:noProof w:val="0"/>
              </w:rPr>
              <w:t>PV2</w:t>
            </w:r>
          </w:p>
        </w:tc>
        <w:tc>
          <w:tcPr>
            <w:tcW w:w="3544" w:type="dxa"/>
          </w:tcPr>
          <w:p w14:paraId="21B36A7F"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7B09415B" w14:textId="77777777" w:rsidR="007A1F44" w:rsidRPr="00A03C55" w:rsidRDefault="007A1F44" w:rsidP="00B6518F">
            <w:pPr>
              <w:pStyle w:val="TableEntry"/>
              <w:rPr>
                <w:noProof w:val="0"/>
              </w:rPr>
            </w:pPr>
            <w:r w:rsidRPr="00A03C55">
              <w:rPr>
                <w:noProof w:val="0"/>
              </w:rPr>
              <w:t>O</w:t>
            </w:r>
          </w:p>
        </w:tc>
        <w:tc>
          <w:tcPr>
            <w:tcW w:w="872" w:type="dxa"/>
          </w:tcPr>
          <w:p w14:paraId="2D1D3B3E" w14:textId="77777777" w:rsidR="007A1F44" w:rsidRPr="00A03C55" w:rsidRDefault="007A1F44" w:rsidP="00B6518F">
            <w:pPr>
              <w:pStyle w:val="TableEntry"/>
              <w:rPr>
                <w:noProof w:val="0"/>
              </w:rPr>
            </w:pPr>
            <w:r w:rsidRPr="00A03C55">
              <w:rPr>
                <w:noProof w:val="0"/>
              </w:rPr>
              <w:t>[0..1]</w:t>
            </w:r>
          </w:p>
        </w:tc>
        <w:tc>
          <w:tcPr>
            <w:tcW w:w="1701" w:type="dxa"/>
          </w:tcPr>
          <w:p w14:paraId="557684AD" w14:textId="77777777" w:rsidR="007A1F44" w:rsidRPr="00A03C55" w:rsidRDefault="007A1F44" w:rsidP="00A66DA8">
            <w:pPr>
              <w:pStyle w:val="TableEntry"/>
              <w:jc w:val="center"/>
              <w:rPr>
                <w:noProof w:val="0"/>
              </w:rPr>
            </w:pPr>
            <w:r w:rsidRPr="00A03C55">
              <w:rPr>
                <w:noProof w:val="0"/>
              </w:rPr>
              <w:t>3</w:t>
            </w:r>
          </w:p>
        </w:tc>
      </w:tr>
      <w:tr w:rsidR="007A1F44" w:rsidRPr="00A03C55" w14:paraId="7DE9FBFE" w14:textId="77777777" w:rsidTr="003462A5">
        <w:trPr>
          <w:cantSplit/>
          <w:jc w:val="center"/>
        </w:trPr>
        <w:tc>
          <w:tcPr>
            <w:tcW w:w="1951" w:type="dxa"/>
          </w:tcPr>
          <w:p w14:paraId="5033D753" w14:textId="77777777" w:rsidR="007A1F44" w:rsidRPr="00A03C55" w:rsidRDefault="007A1F44" w:rsidP="00A0052B">
            <w:pPr>
              <w:pStyle w:val="TableEntry"/>
              <w:rPr>
                <w:noProof w:val="0"/>
              </w:rPr>
            </w:pPr>
            <w:r w:rsidRPr="00A03C55">
              <w:rPr>
                <w:noProof w:val="0"/>
              </w:rPr>
              <w:t>ROL</w:t>
            </w:r>
          </w:p>
        </w:tc>
        <w:tc>
          <w:tcPr>
            <w:tcW w:w="3544" w:type="dxa"/>
          </w:tcPr>
          <w:p w14:paraId="6FD85CAC" w14:textId="77777777" w:rsidR="007A1F44" w:rsidRPr="00A03C55" w:rsidRDefault="007A1F44" w:rsidP="00A0052B">
            <w:pPr>
              <w:pStyle w:val="TableEntry"/>
              <w:rPr>
                <w:noProof w:val="0"/>
              </w:rPr>
            </w:pPr>
            <w:r w:rsidRPr="00A03C55">
              <w:rPr>
                <w:noProof w:val="0"/>
              </w:rPr>
              <w:t>Role</w:t>
            </w:r>
          </w:p>
        </w:tc>
        <w:tc>
          <w:tcPr>
            <w:tcW w:w="971" w:type="dxa"/>
          </w:tcPr>
          <w:p w14:paraId="5A68244D" w14:textId="77777777" w:rsidR="007A1F44" w:rsidRPr="00A03C55" w:rsidRDefault="007A1F44" w:rsidP="00B6518F">
            <w:pPr>
              <w:pStyle w:val="TableEntry"/>
              <w:rPr>
                <w:noProof w:val="0"/>
              </w:rPr>
            </w:pPr>
            <w:r w:rsidRPr="00A03C55">
              <w:rPr>
                <w:noProof w:val="0"/>
              </w:rPr>
              <w:t>O</w:t>
            </w:r>
          </w:p>
        </w:tc>
        <w:tc>
          <w:tcPr>
            <w:tcW w:w="872" w:type="dxa"/>
          </w:tcPr>
          <w:p w14:paraId="68457483" w14:textId="77777777" w:rsidR="007A1F44" w:rsidRPr="00A03C55" w:rsidRDefault="007A1F44" w:rsidP="00B6518F">
            <w:pPr>
              <w:pStyle w:val="TableEntry"/>
              <w:rPr>
                <w:noProof w:val="0"/>
              </w:rPr>
            </w:pPr>
            <w:r w:rsidRPr="00A03C55">
              <w:rPr>
                <w:noProof w:val="0"/>
              </w:rPr>
              <w:t>[0..*]</w:t>
            </w:r>
          </w:p>
        </w:tc>
        <w:tc>
          <w:tcPr>
            <w:tcW w:w="1701" w:type="dxa"/>
          </w:tcPr>
          <w:p w14:paraId="4B93BDED" w14:textId="77777777" w:rsidR="007A1F44" w:rsidRPr="00A03C55" w:rsidRDefault="007A1F44" w:rsidP="00A66DA8">
            <w:pPr>
              <w:pStyle w:val="TableEntry"/>
              <w:jc w:val="center"/>
              <w:rPr>
                <w:noProof w:val="0"/>
              </w:rPr>
            </w:pPr>
            <w:r w:rsidRPr="00A03C55">
              <w:rPr>
                <w:noProof w:val="0"/>
              </w:rPr>
              <w:t>15</w:t>
            </w:r>
          </w:p>
        </w:tc>
      </w:tr>
      <w:tr w:rsidR="007A1F44" w:rsidRPr="00A03C55" w14:paraId="22B7F2EA" w14:textId="77777777" w:rsidTr="003462A5">
        <w:trPr>
          <w:cantSplit/>
          <w:jc w:val="center"/>
        </w:trPr>
        <w:tc>
          <w:tcPr>
            <w:tcW w:w="1951" w:type="dxa"/>
          </w:tcPr>
          <w:p w14:paraId="147549BE" w14:textId="77777777" w:rsidR="007A1F44" w:rsidRPr="00A03C55" w:rsidRDefault="007A1F44" w:rsidP="00A0052B">
            <w:pPr>
              <w:pStyle w:val="TableEntry"/>
              <w:rPr>
                <w:noProof w:val="0"/>
              </w:rPr>
            </w:pPr>
            <w:r w:rsidRPr="00A03C55">
              <w:rPr>
                <w:noProof w:val="0"/>
              </w:rPr>
              <w:t>DB1</w:t>
            </w:r>
          </w:p>
        </w:tc>
        <w:tc>
          <w:tcPr>
            <w:tcW w:w="3544" w:type="dxa"/>
          </w:tcPr>
          <w:p w14:paraId="729ACB46" w14:textId="77777777" w:rsidR="007A1F44" w:rsidRPr="00A03C55" w:rsidRDefault="007A1F44" w:rsidP="00A0052B">
            <w:pPr>
              <w:pStyle w:val="TableEntry"/>
              <w:rPr>
                <w:noProof w:val="0"/>
              </w:rPr>
            </w:pPr>
            <w:r w:rsidRPr="00A03C55">
              <w:rPr>
                <w:noProof w:val="0"/>
              </w:rPr>
              <w:t>Disability Information</w:t>
            </w:r>
          </w:p>
        </w:tc>
        <w:tc>
          <w:tcPr>
            <w:tcW w:w="971" w:type="dxa"/>
          </w:tcPr>
          <w:p w14:paraId="377520AF" w14:textId="77777777" w:rsidR="007A1F44" w:rsidRPr="00A03C55" w:rsidRDefault="007A1F44" w:rsidP="00B6518F">
            <w:pPr>
              <w:pStyle w:val="TableEntry"/>
              <w:rPr>
                <w:noProof w:val="0"/>
              </w:rPr>
            </w:pPr>
            <w:r w:rsidRPr="00A03C55">
              <w:rPr>
                <w:noProof w:val="0"/>
              </w:rPr>
              <w:t>O</w:t>
            </w:r>
          </w:p>
        </w:tc>
        <w:tc>
          <w:tcPr>
            <w:tcW w:w="872" w:type="dxa"/>
          </w:tcPr>
          <w:p w14:paraId="2373B4EA" w14:textId="77777777" w:rsidR="007A1F44" w:rsidRPr="00A03C55" w:rsidRDefault="007A1F44" w:rsidP="00B6518F">
            <w:pPr>
              <w:pStyle w:val="TableEntry"/>
              <w:rPr>
                <w:noProof w:val="0"/>
              </w:rPr>
            </w:pPr>
            <w:r w:rsidRPr="00A03C55">
              <w:rPr>
                <w:noProof w:val="0"/>
              </w:rPr>
              <w:t>[0..*]</w:t>
            </w:r>
          </w:p>
        </w:tc>
        <w:tc>
          <w:tcPr>
            <w:tcW w:w="1701" w:type="dxa"/>
          </w:tcPr>
          <w:p w14:paraId="28F03898" w14:textId="77777777" w:rsidR="007A1F44" w:rsidRPr="00A03C55" w:rsidRDefault="007A1F44" w:rsidP="00A66DA8">
            <w:pPr>
              <w:pStyle w:val="TableEntry"/>
              <w:jc w:val="center"/>
              <w:rPr>
                <w:noProof w:val="0"/>
              </w:rPr>
            </w:pPr>
            <w:r w:rsidRPr="00A03C55">
              <w:rPr>
                <w:noProof w:val="0"/>
              </w:rPr>
              <w:t>3</w:t>
            </w:r>
          </w:p>
        </w:tc>
      </w:tr>
      <w:tr w:rsidR="007A1F44" w:rsidRPr="00A03C55" w14:paraId="764BFE0B" w14:textId="77777777" w:rsidTr="003462A5">
        <w:trPr>
          <w:cantSplit/>
          <w:jc w:val="center"/>
        </w:trPr>
        <w:tc>
          <w:tcPr>
            <w:tcW w:w="1951" w:type="dxa"/>
          </w:tcPr>
          <w:p w14:paraId="05EED0BB" w14:textId="77777777" w:rsidR="007A1F44" w:rsidRPr="00A03C55" w:rsidRDefault="007A1F44" w:rsidP="00A0052B">
            <w:pPr>
              <w:pStyle w:val="TableEntry"/>
              <w:rPr>
                <w:noProof w:val="0"/>
              </w:rPr>
            </w:pPr>
            <w:r w:rsidRPr="00A03C55">
              <w:rPr>
                <w:noProof w:val="0"/>
              </w:rPr>
              <w:t>OBX</w:t>
            </w:r>
          </w:p>
        </w:tc>
        <w:tc>
          <w:tcPr>
            <w:tcW w:w="3544" w:type="dxa"/>
          </w:tcPr>
          <w:p w14:paraId="35CA419E" w14:textId="77777777" w:rsidR="007A1F44" w:rsidRPr="00A03C55" w:rsidRDefault="007A1F44" w:rsidP="00A0052B">
            <w:pPr>
              <w:pStyle w:val="TableEntry"/>
              <w:rPr>
                <w:noProof w:val="0"/>
              </w:rPr>
            </w:pPr>
            <w:r w:rsidRPr="00A03C55">
              <w:rPr>
                <w:noProof w:val="0"/>
              </w:rPr>
              <w:t>Observation/Result</w:t>
            </w:r>
          </w:p>
        </w:tc>
        <w:tc>
          <w:tcPr>
            <w:tcW w:w="971" w:type="dxa"/>
          </w:tcPr>
          <w:p w14:paraId="2B442045" w14:textId="77777777" w:rsidR="007A1F44" w:rsidRPr="00A03C55" w:rsidRDefault="007A1F44" w:rsidP="00B6518F">
            <w:pPr>
              <w:pStyle w:val="TableEntry"/>
              <w:rPr>
                <w:noProof w:val="0"/>
              </w:rPr>
            </w:pPr>
            <w:r w:rsidRPr="00A03C55">
              <w:rPr>
                <w:noProof w:val="0"/>
              </w:rPr>
              <w:t>O</w:t>
            </w:r>
          </w:p>
        </w:tc>
        <w:tc>
          <w:tcPr>
            <w:tcW w:w="872" w:type="dxa"/>
          </w:tcPr>
          <w:p w14:paraId="6F96B0AF" w14:textId="77777777" w:rsidR="007A1F44" w:rsidRPr="00A03C55" w:rsidRDefault="007A1F44" w:rsidP="00B6518F">
            <w:pPr>
              <w:pStyle w:val="TableEntry"/>
              <w:rPr>
                <w:noProof w:val="0"/>
              </w:rPr>
            </w:pPr>
            <w:r w:rsidRPr="00A03C55">
              <w:rPr>
                <w:noProof w:val="0"/>
              </w:rPr>
              <w:t>[0..*]</w:t>
            </w:r>
          </w:p>
        </w:tc>
        <w:tc>
          <w:tcPr>
            <w:tcW w:w="1701" w:type="dxa"/>
          </w:tcPr>
          <w:p w14:paraId="03051D91" w14:textId="77777777" w:rsidR="007A1F44" w:rsidRPr="00A03C55" w:rsidRDefault="007A1F44" w:rsidP="00A66DA8">
            <w:pPr>
              <w:pStyle w:val="TableEntry"/>
              <w:jc w:val="center"/>
              <w:rPr>
                <w:noProof w:val="0"/>
              </w:rPr>
            </w:pPr>
            <w:r w:rsidRPr="00A03C55">
              <w:rPr>
                <w:noProof w:val="0"/>
              </w:rPr>
              <w:t>7</w:t>
            </w:r>
          </w:p>
        </w:tc>
      </w:tr>
      <w:tr w:rsidR="007A1F44" w:rsidRPr="00A03C55" w14:paraId="22490711" w14:textId="77777777" w:rsidTr="003462A5">
        <w:trPr>
          <w:cantSplit/>
          <w:jc w:val="center"/>
        </w:trPr>
        <w:tc>
          <w:tcPr>
            <w:tcW w:w="1951" w:type="dxa"/>
          </w:tcPr>
          <w:p w14:paraId="5C5DD8F1" w14:textId="77777777" w:rsidR="007A1F44" w:rsidRPr="00A03C55" w:rsidRDefault="007A1F44" w:rsidP="00A0052B">
            <w:pPr>
              <w:pStyle w:val="TableEntry"/>
              <w:rPr>
                <w:noProof w:val="0"/>
              </w:rPr>
            </w:pPr>
            <w:r w:rsidRPr="00A03C55">
              <w:rPr>
                <w:noProof w:val="0"/>
              </w:rPr>
              <w:t>AL1</w:t>
            </w:r>
          </w:p>
        </w:tc>
        <w:tc>
          <w:tcPr>
            <w:tcW w:w="3544" w:type="dxa"/>
          </w:tcPr>
          <w:p w14:paraId="17588A84" w14:textId="77777777" w:rsidR="007A1F44" w:rsidRPr="00A03C55" w:rsidRDefault="007A1F44" w:rsidP="00A0052B">
            <w:pPr>
              <w:pStyle w:val="TableEntry"/>
              <w:rPr>
                <w:noProof w:val="0"/>
              </w:rPr>
            </w:pPr>
            <w:r w:rsidRPr="00A03C55">
              <w:rPr>
                <w:noProof w:val="0"/>
              </w:rPr>
              <w:t>Allergy Information</w:t>
            </w:r>
          </w:p>
        </w:tc>
        <w:tc>
          <w:tcPr>
            <w:tcW w:w="971" w:type="dxa"/>
          </w:tcPr>
          <w:p w14:paraId="3AC6B22F" w14:textId="77777777" w:rsidR="007A1F44" w:rsidRPr="00A03C55" w:rsidRDefault="007A1F44" w:rsidP="00B6518F">
            <w:pPr>
              <w:pStyle w:val="TableEntry"/>
              <w:rPr>
                <w:noProof w:val="0"/>
              </w:rPr>
            </w:pPr>
            <w:r w:rsidRPr="00A03C55">
              <w:rPr>
                <w:noProof w:val="0"/>
              </w:rPr>
              <w:t>O</w:t>
            </w:r>
          </w:p>
        </w:tc>
        <w:tc>
          <w:tcPr>
            <w:tcW w:w="872" w:type="dxa"/>
          </w:tcPr>
          <w:p w14:paraId="73AE92CF" w14:textId="77777777" w:rsidR="007A1F44" w:rsidRPr="00A03C55" w:rsidRDefault="007A1F44" w:rsidP="00B6518F">
            <w:pPr>
              <w:pStyle w:val="TableEntry"/>
              <w:rPr>
                <w:noProof w:val="0"/>
              </w:rPr>
            </w:pPr>
            <w:r w:rsidRPr="00A03C55">
              <w:rPr>
                <w:noProof w:val="0"/>
              </w:rPr>
              <w:t>[0..*]</w:t>
            </w:r>
          </w:p>
        </w:tc>
        <w:tc>
          <w:tcPr>
            <w:tcW w:w="1701" w:type="dxa"/>
          </w:tcPr>
          <w:p w14:paraId="0B42F1F5" w14:textId="77777777" w:rsidR="007A1F44" w:rsidRPr="00A03C55" w:rsidRDefault="007A1F44" w:rsidP="00A66DA8">
            <w:pPr>
              <w:pStyle w:val="TableEntry"/>
              <w:jc w:val="center"/>
              <w:rPr>
                <w:noProof w:val="0"/>
              </w:rPr>
            </w:pPr>
            <w:r w:rsidRPr="00A03C55">
              <w:rPr>
                <w:noProof w:val="0"/>
              </w:rPr>
              <w:t>3</w:t>
            </w:r>
          </w:p>
        </w:tc>
      </w:tr>
      <w:tr w:rsidR="007A1F44" w:rsidRPr="00A03C55" w14:paraId="65CD2341" w14:textId="77777777" w:rsidTr="003462A5">
        <w:trPr>
          <w:cantSplit/>
          <w:jc w:val="center"/>
        </w:trPr>
        <w:tc>
          <w:tcPr>
            <w:tcW w:w="1951" w:type="dxa"/>
          </w:tcPr>
          <w:p w14:paraId="66A0E074" w14:textId="77777777" w:rsidR="007A1F44" w:rsidRPr="00A03C55" w:rsidRDefault="007A1F44" w:rsidP="00A0052B">
            <w:pPr>
              <w:pStyle w:val="TableEntry"/>
              <w:rPr>
                <w:noProof w:val="0"/>
              </w:rPr>
            </w:pPr>
            <w:r w:rsidRPr="00A03C55">
              <w:rPr>
                <w:noProof w:val="0"/>
              </w:rPr>
              <w:t>DG1</w:t>
            </w:r>
          </w:p>
        </w:tc>
        <w:tc>
          <w:tcPr>
            <w:tcW w:w="3544" w:type="dxa"/>
          </w:tcPr>
          <w:p w14:paraId="44CFB4B5" w14:textId="77777777" w:rsidR="007A1F44" w:rsidRPr="00A03C55" w:rsidRDefault="007A1F44" w:rsidP="00A0052B">
            <w:pPr>
              <w:pStyle w:val="TableEntry"/>
              <w:rPr>
                <w:noProof w:val="0"/>
              </w:rPr>
            </w:pPr>
            <w:r w:rsidRPr="00A03C55">
              <w:rPr>
                <w:noProof w:val="0"/>
              </w:rPr>
              <w:t>Diagnosis Information</w:t>
            </w:r>
          </w:p>
        </w:tc>
        <w:tc>
          <w:tcPr>
            <w:tcW w:w="971" w:type="dxa"/>
          </w:tcPr>
          <w:p w14:paraId="6F54532D" w14:textId="77777777" w:rsidR="007A1F44" w:rsidRPr="00A03C55" w:rsidRDefault="007A1F44" w:rsidP="00B6518F">
            <w:pPr>
              <w:pStyle w:val="TableEntry"/>
              <w:rPr>
                <w:noProof w:val="0"/>
              </w:rPr>
            </w:pPr>
            <w:r w:rsidRPr="00A03C55">
              <w:rPr>
                <w:noProof w:val="0"/>
              </w:rPr>
              <w:t>O</w:t>
            </w:r>
          </w:p>
        </w:tc>
        <w:tc>
          <w:tcPr>
            <w:tcW w:w="872" w:type="dxa"/>
          </w:tcPr>
          <w:p w14:paraId="1107D3DF" w14:textId="77777777" w:rsidR="007A1F44" w:rsidRPr="00A03C55" w:rsidRDefault="007A1F44" w:rsidP="00B6518F">
            <w:pPr>
              <w:pStyle w:val="TableEntry"/>
              <w:rPr>
                <w:noProof w:val="0"/>
              </w:rPr>
            </w:pPr>
            <w:r w:rsidRPr="00A03C55">
              <w:rPr>
                <w:noProof w:val="0"/>
              </w:rPr>
              <w:t>[0..*]</w:t>
            </w:r>
          </w:p>
        </w:tc>
        <w:tc>
          <w:tcPr>
            <w:tcW w:w="1701" w:type="dxa"/>
          </w:tcPr>
          <w:p w14:paraId="7457C27D" w14:textId="77777777" w:rsidR="007A1F44" w:rsidRPr="00A03C55" w:rsidRDefault="007A1F44" w:rsidP="00A66DA8">
            <w:pPr>
              <w:pStyle w:val="TableEntry"/>
              <w:jc w:val="center"/>
              <w:rPr>
                <w:noProof w:val="0"/>
              </w:rPr>
            </w:pPr>
            <w:r w:rsidRPr="00A03C55">
              <w:rPr>
                <w:noProof w:val="0"/>
              </w:rPr>
              <w:t>6</w:t>
            </w:r>
          </w:p>
        </w:tc>
      </w:tr>
      <w:tr w:rsidR="007A1F44" w:rsidRPr="00A03C55" w14:paraId="14EE748D" w14:textId="77777777" w:rsidTr="003462A5">
        <w:trPr>
          <w:cantSplit/>
          <w:jc w:val="center"/>
        </w:trPr>
        <w:tc>
          <w:tcPr>
            <w:tcW w:w="1951" w:type="dxa"/>
          </w:tcPr>
          <w:p w14:paraId="09CE598C" w14:textId="77777777" w:rsidR="007A1F44" w:rsidRPr="00A03C55" w:rsidRDefault="007A1F44" w:rsidP="00A0052B">
            <w:pPr>
              <w:pStyle w:val="TableEntry"/>
              <w:rPr>
                <w:noProof w:val="0"/>
              </w:rPr>
            </w:pPr>
            <w:r w:rsidRPr="00A03C55">
              <w:rPr>
                <w:noProof w:val="0"/>
              </w:rPr>
              <w:t>DRG</w:t>
            </w:r>
          </w:p>
        </w:tc>
        <w:tc>
          <w:tcPr>
            <w:tcW w:w="3544" w:type="dxa"/>
          </w:tcPr>
          <w:p w14:paraId="4C4DF6AC" w14:textId="77777777" w:rsidR="007A1F44" w:rsidRPr="00A03C55" w:rsidRDefault="007A1F44" w:rsidP="00A0052B">
            <w:pPr>
              <w:pStyle w:val="TableEntry"/>
              <w:rPr>
                <w:noProof w:val="0"/>
              </w:rPr>
            </w:pPr>
            <w:r w:rsidRPr="00A03C55">
              <w:rPr>
                <w:noProof w:val="0"/>
              </w:rPr>
              <w:t>Diagnosis Related Group</w:t>
            </w:r>
          </w:p>
        </w:tc>
        <w:tc>
          <w:tcPr>
            <w:tcW w:w="971" w:type="dxa"/>
          </w:tcPr>
          <w:p w14:paraId="65FD01C5" w14:textId="77777777" w:rsidR="007A1F44" w:rsidRPr="00A03C55" w:rsidRDefault="007A1F44" w:rsidP="00B6518F">
            <w:pPr>
              <w:pStyle w:val="TableEntry"/>
              <w:rPr>
                <w:noProof w:val="0"/>
              </w:rPr>
            </w:pPr>
            <w:r w:rsidRPr="00A03C55">
              <w:rPr>
                <w:noProof w:val="0"/>
              </w:rPr>
              <w:t>O</w:t>
            </w:r>
          </w:p>
        </w:tc>
        <w:tc>
          <w:tcPr>
            <w:tcW w:w="872" w:type="dxa"/>
          </w:tcPr>
          <w:p w14:paraId="3639C1E0" w14:textId="77777777" w:rsidR="007A1F44" w:rsidRPr="00A03C55" w:rsidRDefault="007A1F44" w:rsidP="00B6518F">
            <w:pPr>
              <w:pStyle w:val="TableEntry"/>
              <w:rPr>
                <w:noProof w:val="0"/>
              </w:rPr>
            </w:pPr>
            <w:r w:rsidRPr="00A03C55">
              <w:rPr>
                <w:noProof w:val="0"/>
              </w:rPr>
              <w:t>[0..1]</w:t>
            </w:r>
          </w:p>
        </w:tc>
        <w:tc>
          <w:tcPr>
            <w:tcW w:w="1701" w:type="dxa"/>
          </w:tcPr>
          <w:p w14:paraId="60CF8A03" w14:textId="77777777" w:rsidR="007A1F44" w:rsidRPr="00A03C55" w:rsidRDefault="007A1F44" w:rsidP="00A66DA8">
            <w:pPr>
              <w:pStyle w:val="TableEntry"/>
              <w:jc w:val="center"/>
              <w:rPr>
                <w:noProof w:val="0"/>
              </w:rPr>
            </w:pPr>
            <w:r w:rsidRPr="00A03C55">
              <w:rPr>
                <w:noProof w:val="0"/>
              </w:rPr>
              <w:t>6</w:t>
            </w:r>
          </w:p>
        </w:tc>
      </w:tr>
      <w:tr w:rsidR="007A1F44" w:rsidRPr="00A03C55" w14:paraId="49F78912" w14:textId="77777777" w:rsidTr="003462A5">
        <w:trPr>
          <w:cantSplit/>
          <w:jc w:val="center"/>
        </w:trPr>
        <w:tc>
          <w:tcPr>
            <w:tcW w:w="1951" w:type="dxa"/>
          </w:tcPr>
          <w:p w14:paraId="1AFA0870" w14:textId="77777777" w:rsidR="007A1F44" w:rsidRPr="00A03C55" w:rsidRDefault="007A1F44" w:rsidP="00A0052B">
            <w:pPr>
              <w:pStyle w:val="TableEntry"/>
              <w:rPr>
                <w:noProof w:val="0"/>
              </w:rPr>
            </w:pPr>
            <w:r w:rsidRPr="00A03C55">
              <w:rPr>
                <w:noProof w:val="0"/>
              </w:rPr>
              <w:t>---</w:t>
            </w:r>
          </w:p>
        </w:tc>
        <w:tc>
          <w:tcPr>
            <w:tcW w:w="3544" w:type="dxa"/>
          </w:tcPr>
          <w:p w14:paraId="0522618B" w14:textId="77777777" w:rsidR="007A1F44" w:rsidRPr="00A03C55" w:rsidRDefault="007A1F44" w:rsidP="00A0052B">
            <w:pPr>
              <w:pStyle w:val="TableEntry"/>
              <w:rPr>
                <w:noProof w:val="0"/>
              </w:rPr>
            </w:pPr>
            <w:r w:rsidRPr="00A03C55">
              <w:rPr>
                <w:noProof w:val="0"/>
              </w:rPr>
              <w:t>--- PROCEDURE begin</w:t>
            </w:r>
          </w:p>
        </w:tc>
        <w:tc>
          <w:tcPr>
            <w:tcW w:w="971" w:type="dxa"/>
          </w:tcPr>
          <w:p w14:paraId="1304D576" w14:textId="77777777" w:rsidR="007A1F44" w:rsidRPr="00A03C55" w:rsidRDefault="007A1F44" w:rsidP="00B6518F">
            <w:pPr>
              <w:pStyle w:val="TableEntry"/>
              <w:rPr>
                <w:noProof w:val="0"/>
              </w:rPr>
            </w:pPr>
            <w:r w:rsidRPr="00A03C55">
              <w:rPr>
                <w:noProof w:val="0"/>
              </w:rPr>
              <w:t>O</w:t>
            </w:r>
          </w:p>
        </w:tc>
        <w:tc>
          <w:tcPr>
            <w:tcW w:w="872" w:type="dxa"/>
          </w:tcPr>
          <w:p w14:paraId="3B7DB9AE" w14:textId="77777777" w:rsidR="007A1F44" w:rsidRPr="00A03C55" w:rsidRDefault="007A1F44" w:rsidP="00B6518F">
            <w:pPr>
              <w:pStyle w:val="TableEntry"/>
              <w:rPr>
                <w:noProof w:val="0"/>
              </w:rPr>
            </w:pPr>
            <w:r w:rsidRPr="00A03C55">
              <w:rPr>
                <w:noProof w:val="0"/>
              </w:rPr>
              <w:t>[0..*]</w:t>
            </w:r>
          </w:p>
        </w:tc>
        <w:tc>
          <w:tcPr>
            <w:tcW w:w="1701" w:type="dxa"/>
          </w:tcPr>
          <w:p w14:paraId="61490952" w14:textId="77777777" w:rsidR="007A1F44" w:rsidRPr="00A03C55" w:rsidRDefault="007A1F44" w:rsidP="00A66DA8">
            <w:pPr>
              <w:pStyle w:val="TableEntry"/>
              <w:jc w:val="center"/>
              <w:rPr>
                <w:noProof w:val="0"/>
              </w:rPr>
            </w:pPr>
          </w:p>
        </w:tc>
      </w:tr>
      <w:tr w:rsidR="007A1F44" w:rsidRPr="00A03C55" w14:paraId="3FBD12D9" w14:textId="77777777" w:rsidTr="003462A5">
        <w:trPr>
          <w:cantSplit/>
          <w:jc w:val="center"/>
        </w:trPr>
        <w:tc>
          <w:tcPr>
            <w:tcW w:w="1951" w:type="dxa"/>
          </w:tcPr>
          <w:p w14:paraId="3852622A" w14:textId="77777777" w:rsidR="007A1F44" w:rsidRPr="00A03C55" w:rsidRDefault="007A1F44" w:rsidP="00A0052B">
            <w:pPr>
              <w:pStyle w:val="TableEntry"/>
              <w:rPr>
                <w:noProof w:val="0"/>
              </w:rPr>
            </w:pPr>
            <w:r w:rsidRPr="00A03C55">
              <w:rPr>
                <w:noProof w:val="0"/>
              </w:rPr>
              <w:lastRenderedPageBreak/>
              <w:t xml:space="preserve">  PR1</w:t>
            </w:r>
          </w:p>
        </w:tc>
        <w:tc>
          <w:tcPr>
            <w:tcW w:w="3544" w:type="dxa"/>
          </w:tcPr>
          <w:p w14:paraId="4B8CAAF1" w14:textId="77777777" w:rsidR="007A1F44" w:rsidRPr="00A03C55" w:rsidRDefault="007A1F44" w:rsidP="00A0052B">
            <w:pPr>
              <w:pStyle w:val="TableEntry"/>
              <w:rPr>
                <w:noProof w:val="0"/>
              </w:rPr>
            </w:pPr>
            <w:r w:rsidRPr="00A03C55">
              <w:rPr>
                <w:noProof w:val="0"/>
              </w:rPr>
              <w:t>Procedures</w:t>
            </w:r>
          </w:p>
        </w:tc>
        <w:tc>
          <w:tcPr>
            <w:tcW w:w="971" w:type="dxa"/>
          </w:tcPr>
          <w:p w14:paraId="6E86B68A" w14:textId="77777777" w:rsidR="007A1F44" w:rsidRPr="00A03C55" w:rsidRDefault="007A1F44" w:rsidP="00B6518F">
            <w:pPr>
              <w:pStyle w:val="TableEntry"/>
              <w:rPr>
                <w:noProof w:val="0"/>
              </w:rPr>
            </w:pPr>
            <w:r w:rsidRPr="00A03C55">
              <w:rPr>
                <w:noProof w:val="0"/>
              </w:rPr>
              <w:t>R</w:t>
            </w:r>
          </w:p>
        </w:tc>
        <w:tc>
          <w:tcPr>
            <w:tcW w:w="872" w:type="dxa"/>
          </w:tcPr>
          <w:p w14:paraId="4115C7EA" w14:textId="77777777" w:rsidR="007A1F44" w:rsidRPr="00A03C55" w:rsidRDefault="007A1F44" w:rsidP="00B6518F">
            <w:pPr>
              <w:pStyle w:val="TableEntry"/>
              <w:rPr>
                <w:noProof w:val="0"/>
              </w:rPr>
            </w:pPr>
            <w:r w:rsidRPr="00A03C55">
              <w:rPr>
                <w:noProof w:val="0"/>
              </w:rPr>
              <w:t>[1..1]</w:t>
            </w:r>
          </w:p>
        </w:tc>
        <w:tc>
          <w:tcPr>
            <w:tcW w:w="1701" w:type="dxa"/>
          </w:tcPr>
          <w:p w14:paraId="7BA3388A" w14:textId="77777777" w:rsidR="007A1F44" w:rsidRPr="00A03C55" w:rsidRDefault="007A1F44" w:rsidP="00A66DA8">
            <w:pPr>
              <w:pStyle w:val="TableEntry"/>
              <w:jc w:val="center"/>
              <w:rPr>
                <w:noProof w:val="0"/>
              </w:rPr>
            </w:pPr>
            <w:r w:rsidRPr="00A03C55">
              <w:rPr>
                <w:noProof w:val="0"/>
              </w:rPr>
              <w:t>6</w:t>
            </w:r>
          </w:p>
        </w:tc>
      </w:tr>
      <w:tr w:rsidR="007A1F44" w:rsidRPr="00A03C55" w14:paraId="28726641" w14:textId="77777777" w:rsidTr="003462A5">
        <w:trPr>
          <w:cantSplit/>
          <w:jc w:val="center"/>
        </w:trPr>
        <w:tc>
          <w:tcPr>
            <w:tcW w:w="1951" w:type="dxa"/>
          </w:tcPr>
          <w:p w14:paraId="5388ED77" w14:textId="77777777" w:rsidR="007A1F44" w:rsidRPr="00A03C55" w:rsidRDefault="007A1F44" w:rsidP="00A0052B">
            <w:pPr>
              <w:pStyle w:val="TableEntry"/>
              <w:rPr>
                <w:noProof w:val="0"/>
              </w:rPr>
            </w:pPr>
            <w:r w:rsidRPr="00A03C55">
              <w:rPr>
                <w:noProof w:val="0"/>
              </w:rPr>
              <w:t xml:space="preserve">  ROL</w:t>
            </w:r>
          </w:p>
        </w:tc>
        <w:tc>
          <w:tcPr>
            <w:tcW w:w="3544" w:type="dxa"/>
          </w:tcPr>
          <w:p w14:paraId="470AD7E1" w14:textId="77777777" w:rsidR="007A1F44" w:rsidRPr="00A03C55" w:rsidRDefault="007A1F44" w:rsidP="00A0052B">
            <w:pPr>
              <w:pStyle w:val="TableEntry"/>
              <w:rPr>
                <w:noProof w:val="0"/>
              </w:rPr>
            </w:pPr>
            <w:r w:rsidRPr="00A03C55">
              <w:rPr>
                <w:noProof w:val="0"/>
              </w:rPr>
              <w:t>Role</w:t>
            </w:r>
          </w:p>
        </w:tc>
        <w:tc>
          <w:tcPr>
            <w:tcW w:w="971" w:type="dxa"/>
          </w:tcPr>
          <w:p w14:paraId="0608B0ED" w14:textId="77777777" w:rsidR="007A1F44" w:rsidRPr="00A03C55" w:rsidRDefault="007A1F44" w:rsidP="00B6518F">
            <w:pPr>
              <w:pStyle w:val="TableEntry"/>
              <w:rPr>
                <w:noProof w:val="0"/>
              </w:rPr>
            </w:pPr>
            <w:r w:rsidRPr="00A03C55">
              <w:rPr>
                <w:noProof w:val="0"/>
              </w:rPr>
              <w:t>O</w:t>
            </w:r>
          </w:p>
        </w:tc>
        <w:tc>
          <w:tcPr>
            <w:tcW w:w="872" w:type="dxa"/>
          </w:tcPr>
          <w:p w14:paraId="167833F0" w14:textId="77777777" w:rsidR="007A1F44" w:rsidRPr="00A03C55" w:rsidRDefault="007A1F44" w:rsidP="00B6518F">
            <w:pPr>
              <w:pStyle w:val="TableEntry"/>
              <w:rPr>
                <w:noProof w:val="0"/>
              </w:rPr>
            </w:pPr>
            <w:r w:rsidRPr="00A03C55">
              <w:rPr>
                <w:noProof w:val="0"/>
              </w:rPr>
              <w:t>[0..*]</w:t>
            </w:r>
          </w:p>
        </w:tc>
        <w:tc>
          <w:tcPr>
            <w:tcW w:w="1701" w:type="dxa"/>
          </w:tcPr>
          <w:p w14:paraId="1C6D4EBD" w14:textId="77777777" w:rsidR="007A1F44" w:rsidRPr="00A03C55" w:rsidRDefault="007A1F44" w:rsidP="00A66DA8">
            <w:pPr>
              <w:pStyle w:val="TableEntry"/>
              <w:jc w:val="center"/>
              <w:rPr>
                <w:noProof w:val="0"/>
              </w:rPr>
            </w:pPr>
            <w:r w:rsidRPr="00A03C55">
              <w:rPr>
                <w:noProof w:val="0"/>
              </w:rPr>
              <w:t>15</w:t>
            </w:r>
          </w:p>
        </w:tc>
      </w:tr>
      <w:tr w:rsidR="007A1F44" w:rsidRPr="00A03C55" w14:paraId="33FACC84" w14:textId="77777777" w:rsidTr="003462A5">
        <w:trPr>
          <w:cantSplit/>
          <w:jc w:val="center"/>
        </w:trPr>
        <w:tc>
          <w:tcPr>
            <w:tcW w:w="1951" w:type="dxa"/>
          </w:tcPr>
          <w:p w14:paraId="47C98AED" w14:textId="77777777" w:rsidR="007A1F44" w:rsidRPr="00A03C55" w:rsidRDefault="007A1F44" w:rsidP="00A0052B">
            <w:pPr>
              <w:pStyle w:val="TableEntry"/>
              <w:rPr>
                <w:noProof w:val="0"/>
              </w:rPr>
            </w:pPr>
            <w:r w:rsidRPr="00A03C55">
              <w:rPr>
                <w:noProof w:val="0"/>
              </w:rPr>
              <w:t>---</w:t>
            </w:r>
          </w:p>
        </w:tc>
        <w:tc>
          <w:tcPr>
            <w:tcW w:w="3544" w:type="dxa"/>
          </w:tcPr>
          <w:p w14:paraId="19E39299" w14:textId="77777777" w:rsidR="007A1F44" w:rsidRPr="00A03C55" w:rsidRDefault="007A1F44" w:rsidP="00A0052B">
            <w:pPr>
              <w:pStyle w:val="TableEntry"/>
              <w:rPr>
                <w:noProof w:val="0"/>
              </w:rPr>
            </w:pPr>
            <w:r w:rsidRPr="00A03C55">
              <w:rPr>
                <w:noProof w:val="0"/>
              </w:rPr>
              <w:t>--- PROCEDURE end</w:t>
            </w:r>
          </w:p>
        </w:tc>
        <w:tc>
          <w:tcPr>
            <w:tcW w:w="971" w:type="dxa"/>
          </w:tcPr>
          <w:p w14:paraId="4A7BABA8" w14:textId="77777777" w:rsidR="007A1F44" w:rsidRPr="00A03C55" w:rsidRDefault="007A1F44" w:rsidP="00B6518F">
            <w:pPr>
              <w:pStyle w:val="TableEntry"/>
              <w:rPr>
                <w:noProof w:val="0"/>
              </w:rPr>
            </w:pPr>
          </w:p>
        </w:tc>
        <w:tc>
          <w:tcPr>
            <w:tcW w:w="872" w:type="dxa"/>
          </w:tcPr>
          <w:p w14:paraId="05752F17" w14:textId="77777777" w:rsidR="007A1F44" w:rsidRPr="00A03C55" w:rsidRDefault="007A1F44" w:rsidP="00B6518F">
            <w:pPr>
              <w:pStyle w:val="TableEntry"/>
              <w:rPr>
                <w:noProof w:val="0"/>
              </w:rPr>
            </w:pPr>
          </w:p>
        </w:tc>
        <w:tc>
          <w:tcPr>
            <w:tcW w:w="1701" w:type="dxa"/>
          </w:tcPr>
          <w:p w14:paraId="7B9C3DC6" w14:textId="77777777" w:rsidR="007A1F44" w:rsidRPr="00A03C55" w:rsidRDefault="007A1F44" w:rsidP="00A66DA8">
            <w:pPr>
              <w:pStyle w:val="TableEntry"/>
              <w:jc w:val="center"/>
              <w:rPr>
                <w:noProof w:val="0"/>
              </w:rPr>
            </w:pPr>
          </w:p>
        </w:tc>
      </w:tr>
      <w:tr w:rsidR="007A1F44" w:rsidRPr="00A03C55" w14:paraId="031B90B3" w14:textId="77777777" w:rsidTr="003462A5">
        <w:trPr>
          <w:cantSplit/>
          <w:jc w:val="center"/>
        </w:trPr>
        <w:tc>
          <w:tcPr>
            <w:tcW w:w="1951" w:type="dxa"/>
          </w:tcPr>
          <w:p w14:paraId="3784B9E6" w14:textId="77777777" w:rsidR="007A1F44" w:rsidRPr="00A03C55" w:rsidRDefault="007A1F44" w:rsidP="00A0052B">
            <w:pPr>
              <w:pStyle w:val="TableEntry"/>
              <w:rPr>
                <w:noProof w:val="0"/>
              </w:rPr>
            </w:pPr>
            <w:r w:rsidRPr="00A03C55">
              <w:rPr>
                <w:noProof w:val="0"/>
              </w:rPr>
              <w:t>GT1</w:t>
            </w:r>
          </w:p>
        </w:tc>
        <w:tc>
          <w:tcPr>
            <w:tcW w:w="3544" w:type="dxa"/>
          </w:tcPr>
          <w:p w14:paraId="79DC6D24" w14:textId="77777777" w:rsidR="007A1F44" w:rsidRPr="00A03C55" w:rsidRDefault="007A1F44" w:rsidP="00A0052B">
            <w:pPr>
              <w:pStyle w:val="TableEntry"/>
              <w:rPr>
                <w:noProof w:val="0"/>
              </w:rPr>
            </w:pPr>
            <w:r w:rsidRPr="00A03C55">
              <w:rPr>
                <w:noProof w:val="0"/>
              </w:rPr>
              <w:t>Guarantor</w:t>
            </w:r>
          </w:p>
        </w:tc>
        <w:tc>
          <w:tcPr>
            <w:tcW w:w="971" w:type="dxa"/>
          </w:tcPr>
          <w:p w14:paraId="1853EDF3" w14:textId="77777777" w:rsidR="007A1F44" w:rsidRPr="00A03C55" w:rsidRDefault="007A1F44" w:rsidP="00B6518F">
            <w:pPr>
              <w:pStyle w:val="TableEntry"/>
              <w:rPr>
                <w:noProof w:val="0"/>
              </w:rPr>
            </w:pPr>
            <w:r w:rsidRPr="00A03C55">
              <w:rPr>
                <w:noProof w:val="0"/>
              </w:rPr>
              <w:t>O</w:t>
            </w:r>
          </w:p>
        </w:tc>
        <w:tc>
          <w:tcPr>
            <w:tcW w:w="872" w:type="dxa"/>
          </w:tcPr>
          <w:p w14:paraId="66DC3E18" w14:textId="77777777" w:rsidR="007A1F44" w:rsidRPr="00A03C55" w:rsidRDefault="007A1F44" w:rsidP="00B6518F">
            <w:pPr>
              <w:pStyle w:val="TableEntry"/>
              <w:rPr>
                <w:noProof w:val="0"/>
              </w:rPr>
            </w:pPr>
            <w:r w:rsidRPr="00A03C55">
              <w:rPr>
                <w:noProof w:val="0"/>
              </w:rPr>
              <w:t>[0..*]</w:t>
            </w:r>
          </w:p>
        </w:tc>
        <w:tc>
          <w:tcPr>
            <w:tcW w:w="1701" w:type="dxa"/>
          </w:tcPr>
          <w:p w14:paraId="2A470F1D" w14:textId="77777777" w:rsidR="007A1F44" w:rsidRPr="00A03C55" w:rsidRDefault="007A1F44" w:rsidP="00A66DA8">
            <w:pPr>
              <w:pStyle w:val="TableEntry"/>
              <w:jc w:val="center"/>
              <w:rPr>
                <w:noProof w:val="0"/>
              </w:rPr>
            </w:pPr>
            <w:r w:rsidRPr="00A03C55">
              <w:rPr>
                <w:noProof w:val="0"/>
              </w:rPr>
              <w:t>6</w:t>
            </w:r>
          </w:p>
        </w:tc>
      </w:tr>
      <w:tr w:rsidR="007A1F44" w:rsidRPr="00A03C55" w14:paraId="1CE9323E" w14:textId="77777777" w:rsidTr="003462A5">
        <w:trPr>
          <w:cantSplit/>
          <w:jc w:val="center"/>
        </w:trPr>
        <w:tc>
          <w:tcPr>
            <w:tcW w:w="1951" w:type="dxa"/>
          </w:tcPr>
          <w:p w14:paraId="538AC93D" w14:textId="77777777" w:rsidR="007A1F44" w:rsidRPr="00A03C55" w:rsidRDefault="007A1F44" w:rsidP="00A0052B">
            <w:pPr>
              <w:pStyle w:val="TableEntry"/>
              <w:rPr>
                <w:noProof w:val="0"/>
              </w:rPr>
            </w:pPr>
            <w:r w:rsidRPr="00A03C55">
              <w:rPr>
                <w:noProof w:val="0"/>
              </w:rPr>
              <w:t>---</w:t>
            </w:r>
          </w:p>
        </w:tc>
        <w:tc>
          <w:tcPr>
            <w:tcW w:w="3544" w:type="dxa"/>
          </w:tcPr>
          <w:p w14:paraId="0E571B6E" w14:textId="77777777" w:rsidR="007A1F44" w:rsidRPr="00A03C55" w:rsidRDefault="007A1F44" w:rsidP="00A0052B">
            <w:pPr>
              <w:pStyle w:val="TableEntry"/>
              <w:rPr>
                <w:noProof w:val="0"/>
              </w:rPr>
            </w:pPr>
            <w:r w:rsidRPr="00A03C55">
              <w:rPr>
                <w:noProof w:val="0"/>
              </w:rPr>
              <w:t>--- INSURANCE begin</w:t>
            </w:r>
          </w:p>
        </w:tc>
        <w:tc>
          <w:tcPr>
            <w:tcW w:w="971" w:type="dxa"/>
          </w:tcPr>
          <w:p w14:paraId="3EC41584" w14:textId="77777777" w:rsidR="007A1F44" w:rsidRPr="00A03C55" w:rsidRDefault="007A1F44" w:rsidP="00B6518F">
            <w:pPr>
              <w:pStyle w:val="TableEntry"/>
              <w:rPr>
                <w:noProof w:val="0"/>
              </w:rPr>
            </w:pPr>
            <w:r w:rsidRPr="00A03C55">
              <w:rPr>
                <w:noProof w:val="0"/>
              </w:rPr>
              <w:t>O</w:t>
            </w:r>
          </w:p>
        </w:tc>
        <w:tc>
          <w:tcPr>
            <w:tcW w:w="872" w:type="dxa"/>
          </w:tcPr>
          <w:p w14:paraId="037A3888" w14:textId="77777777" w:rsidR="007A1F44" w:rsidRPr="00A03C55" w:rsidRDefault="007A1F44" w:rsidP="00B6518F">
            <w:pPr>
              <w:pStyle w:val="TableEntry"/>
              <w:rPr>
                <w:noProof w:val="0"/>
              </w:rPr>
            </w:pPr>
            <w:r w:rsidRPr="00A03C55">
              <w:rPr>
                <w:noProof w:val="0"/>
              </w:rPr>
              <w:t>[0..*]</w:t>
            </w:r>
          </w:p>
        </w:tc>
        <w:tc>
          <w:tcPr>
            <w:tcW w:w="1701" w:type="dxa"/>
          </w:tcPr>
          <w:p w14:paraId="02D76924" w14:textId="77777777" w:rsidR="007A1F44" w:rsidRPr="00A03C55" w:rsidRDefault="007A1F44" w:rsidP="00A66DA8">
            <w:pPr>
              <w:pStyle w:val="TableEntry"/>
              <w:jc w:val="center"/>
              <w:rPr>
                <w:noProof w:val="0"/>
              </w:rPr>
            </w:pPr>
          </w:p>
        </w:tc>
      </w:tr>
      <w:tr w:rsidR="007A1F44" w:rsidRPr="00A03C55" w14:paraId="7D085A11" w14:textId="77777777" w:rsidTr="003462A5">
        <w:trPr>
          <w:cantSplit/>
          <w:jc w:val="center"/>
        </w:trPr>
        <w:tc>
          <w:tcPr>
            <w:tcW w:w="1951" w:type="dxa"/>
          </w:tcPr>
          <w:p w14:paraId="393935CA" w14:textId="77777777" w:rsidR="007A1F44" w:rsidRPr="00A03C55" w:rsidRDefault="007A1F44" w:rsidP="00A0052B">
            <w:pPr>
              <w:pStyle w:val="TableEntry"/>
              <w:rPr>
                <w:noProof w:val="0"/>
              </w:rPr>
            </w:pPr>
            <w:r w:rsidRPr="00A03C55">
              <w:rPr>
                <w:noProof w:val="0"/>
              </w:rPr>
              <w:t xml:space="preserve">  IN1</w:t>
            </w:r>
          </w:p>
        </w:tc>
        <w:tc>
          <w:tcPr>
            <w:tcW w:w="3544" w:type="dxa"/>
          </w:tcPr>
          <w:p w14:paraId="62D158E1" w14:textId="77777777" w:rsidR="007A1F44" w:rsidRPr="00A03C55" w:rsidRDefault="007A1F44" w:rsidP="00A0052B">
            <w:pPr>
              <w:pStyle w:val="TableEntry"/>
              <w:rPr>
                <w:noProof w:val="0"/>
              </w:rPr>
            </w:pPr>
            <w:r w:rsidRPr="00A03C55">
              <w:rPr>
                <w:noProof w:val="0"/>
              </w:rPr>
              <w:t>Insurance</w:t>
            </w:r>
          </w:p>
        </w:tc>
        <w:tc>
          <w:tcPr>
            <w:tcW w:w="971" w:type="dxa"/>
          </w:tcPr>
          <w:p w14:paraId="144B890E" w14:textId="77777777" w:rsidR="007A1F44" w:rsidRPr="00A03C55" w:rsidRDefault="007A1F44" w:rsidP="00B6518F">
            <w:pPr>
              <w:pStyle w:val="TableEntry"/>
              <w:rPr>
                <w:noProof w:val="0"/>
              </w:rPr>
            </w:pPr>
            <w:r w:rsidRPr="00A03C55">
              <w:rPr>
                <w:noProof w:val="0"/>
              </w:rPr>
              <w:t>R</w:t>
            </w:r>
          </w:p>
        </w:tc>
        <w:tc>
          <w:tcPr>
            <w:tcW w:w="872" w:type="dxa"/>
          </w:tcPr>
          <w:p w14:paraId="30D5A558" w14:textId="77777777" w:rsidR="007A1F44" w:rsidRPr="00A03C55" w:rsidRDefault="007A1F44" w:rsidP="00B6518F">
            <w:pPr>
              <w:pStyle w:val="TableEntry"/>
              <w:rPr>
                <w:noProof w:val="0"/>
              </w:rPr>
            </w:pPr>
            <w:r w:rsidRPr="00A03C55">
              <w:rPr>
                <w:noProof w:val="0"/>
              </w:rPr>
              <w:t>[1..1]</w:t>
            </w:r>
          </w:p>
        </w:tc>
        <w:tc>
          <w:tcPr>
            <w:tcW w:w="1701" w:type="dxa"/>
          </w:tcPr>
          <w:p w14:paraId="0F34F0D8" w14:textId="77777777" w:rsidR="007A1F44" w:rsidRPr="00A03C55" w:rsidRDefault="007A1F44" w:rsidP="00A66DA8">
            <w:pPr>
              <w:pStyle w:val="TableEntry"/>
              <w:jc w:val="center"/>
              <w:rPr>
                <w:noProof w:val="0"/>
              </w:rPr>
            </w:pPr>
            <w:r w:rsidRPr="00A03C55">
              <w:rPr>
                <w:noProof w:val="0"/>
              </w:rPr>
              <w:t>6</w:t>
            </w:r>
          </w:p>
        </w:tc>
      </w:tr>
      <w:tr w:rsidR="007A1F44" w:rsidRPr="00A03C55" w14:paraId="0209CA9E" w14:textId="77777777" w:rsidTr="003462A5">
        <w:trPr>
          <w:cantSplit/>
          <w:jc w:val="center"/>
        </w:trPr>
        <w:tc>
          <w:tcPr>
            <w:tcW w:w="1951" w:type="dxa"/>
          </w:tcPr>
          <w:p w14:paraId="447448F1" w14:textId="77777777" w:rsidR="007A1F44" w:rsidRPr="00A03C55" w:rsidRDefault="007A1F44" w:rsidP="00A0052B">
            <w:pPr>
              <w:pStyle w:val="TableEntry"/>
              <w:rPr>
                <w:noProof w:val="0"/>
              </w:rPr>
            </w:pPr>
            <w:r w:rsidRPr="00A03C55">
              <w:rPr>
                <w:noProof w:val="0"/>
              </w:rPr>
              <w:t xml:space="preserve">  IN2</w:t>
            </w:r>
          </w:p>
        </w:tc>
        <w:tc>
          <w:tcPr>
            <w:tcW w:w="3544" w:type="dxa"/>
          </w:tcPr>
          <w:p w14:paraId="3C1F2EAD" w14:textId="77777777" w:rsidR="007A1F44" w:rsidRPr="00A03C55" w:rsidRDefault="007A1F44" w:rsidP="00A0052B">
            <w:pPr>
              <w:pStyle w:val="TableEntry"/>
              <w:rPr>
                <w:noProof w:val="0"/>
              </w:rPr>
            </w:pPr>
            <w:r w:rsidRPr="00A03C55">
              <w:rPr>
                <w:noProof w:val="0"/>
              </w:rPr>
              <w:t>Insurance Additional Info.</w:t>
            </w:r>
          </w:p>
        </w:tc>
        <w:tc>
          <w:tcPr>
            <w:tcW w:w="971" w:type="dxa"/>
          </w:tcPr>
          <w:p w14:paraId="134E769F" w14:textId="77777777" w:rsidR="007A1F44" w:rsidRPr="00A03C55" w:rsidRDefault="007A1F44" w:rsidP="00B6518F">
            <w:pPr>
              <w:pStyle w:val="TableEntry"/>
              <w:rPr>
                <w:noProof w:val="0"/>
              </w:rPr>
            </w:pPr>
            <w:r w:rsidRPr="00A03C55">
              <w:rPr>
                <w:noProof w:val="0"/>
              </w:rPr>
              <w:t>O</w:t>
            </w:r>
          </w:p>
        </w:tc>
        <w:tc>
          <w:tcPr>
            <w:tcW w:w="872" w:type="dxa"/>
          </w:tcPr>
          <w:p w14:paraId="44296816" w14:textId="77777777" w:rsidR="007A1F44" w:rsidRPr="00A03C55" w:rsidRDefault="007A1F44" w:rsidP="00B6518F">
            <w:pPr>
              <w:pStyle w:val="TableEntry"/>
              <w:rPr>
                <w:noProof w:val="0"/>
              </w:rPr>
            </w:pPr>
            <w:r w:rsidRPr="00A03C55">
              <w:rPr>
                <w:noProof w:val="0"/>
              </w:rPr>
              <w:t>[0..1]</w:t>
            </w:r>
          </w:p>
        </w:tc>
        <w:tc>
          <w:tcPr>
            <w:tcW w:w="1701" w:type="dxa"/>
          </w:tcPr>
          <w:p w14:paraId="038AE1EC" w14:textId="77777777" w:rsidR="007A1F44" w:rsidRPr="00A03C55" w:rsidRDefault="007A1F44" w:rsidP="00A66DA8">
            <w:pPr>
              <w:pStyle w:val="TableEntry"/>
              <w:jc w:val="center"/>
              <w:rPr>
                <w:noProof w:val="0"/>
              </w:rPr>
            </w:pPr>
            <w:r w:rsidRPr="00A03C55">
              <w:rPr>
                <w:noProof w:val="0"/>
              </w:rPr>
              <w:t>6</w:t>
            </w:r>
          </w:p>
        </w:tc>
      </w:tr>
      <w:tr w:rsidR="007A1F44" w:rsidRPr="00A03C55" w14:paraId="6102326D" w14:textId="77777777" w:rsidTr="003462A5">
        <w:trPr>
          <w:cantSplit/>
          <w:jc w:val="center"/>
        </w:trPr>
        <w:tc>
          <w:tcPr>
            <w:tcW w:w="1951" w:type="dxa"/>
          </w:tcPr>
          <w:p w14:paraId="4CAEC57F" w14:textId="77777777" w:rsidR="007A1F44" w:rsidRPr="00A03C55" w:rsidRDefault="007A1F44" w:rsidP="00A0052B">
            <w:pPr>
              <w:pStyle w:val="TableEntry"/>
              <w:rPr>
                <w:noProof w:val="0"/>
              </w:rPr>
            </w:pPr>
            <w:r w:rsidRPr="00A03C55">
              <w:rPr>
                <w:noProof w:val="0"/>
              </w:rPr>
              <w:t xml:space="preserve">  IN3 </w:t>
            </w:r>
          </w:p>
        </w:tc>
        <w:tc>
          <w:tcPr>
            <w:tcW w:w="3544" w:type="dxa"/>
          </w:tcPr>
          <w:p w14:paraId="67DB7885"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69AB7FEC" w14:textId="77777777" w:rsidR="007A1F44" w:rsidRPr="00A03C55" w:rsidRDefault="007A1F44" w:rsidP="00B6518F">
            <w:pPr>
              <w:pStyle w:val="TableEntry"/>
              <w:rPr>
                <w:noProof w:val="0"/>
              </w:rPr>
            </w:pPr>
            <w:r w:rsidRPr="00A03C55">
              <w:rPr>
                <w:noProof w:val="0"/>
              </w:rPr>
              <w:t>O</w:t>
            </w:r>
          </w:p>
        </w:tc>
        <w:tc>
          <w:tcPr>
            <w:tcW w:w="872" w:type="dxa"/>
          </w:tcPr>
          <w:p w14:paraId="7357795E" w14:textId="77777777" w:rsidR="007A1F44" w:rsidRPr="00A03C55" w:rsidRDefault="007A1F44" w:rsidP="00B6518F">
            <w:pPr>
              <w:pStyle w:val="TableEntry"/>
              <w:rPr>
                <w:noProof w:val="0"/>
              </w:rPr>
            </w:pPr>
            <w:r w:rsidRPr="00A03C55">
              <w:rPr>
                <w:noProof w:val="0"/>
              </w:rPr>
              <w:t>[0..1]</w:t>
            </w:r>
          </w:p>
        </w:tc>
        <w:tc>
          <w:tcPr>
            <w:tcW w:w="1701" w:type="dxa"/>
          </w:tcPr>
          <w:p w14:paraId="7DD7F5EB" w14:textId="77777777" w:rsidR="007A1F44" w:rsidRPr="00A03C55" w:rsidRDefault="007A1F44" w:rsidP="00A66DA8">
            <w:pPr>
              <w:pStyle w:val="TableEntry"/>
              <w:jc w:val="center"/>
              <w:rPr>
                <w:noProof w:val="0"/>
              </w:rPr>
            </w:pPr>
            <w:r w:rsidRPr="00A03C55">
              <w:rPr>
                <w:noProof w:val="0"/>
              </w:rPr>
              <w:t>6</w:t>
            </w:r>
          </w:p>
        </w:tc>
      </w:tr>
      <w:tr w:rsidR="007A1F44" w:rsidRPr="00A03C55" w14:paraId="5721B4D7" w14:textId="77777777" w:rsidTr="003462A5">
        <w:trPr>
          <w:cantSplit/>
          <w:jc w:val="center"/>
        </w:trPr>
        <w:tc>
          <w:tcPr>
            <w:tcW w:w="1951" w:type="dxa"/>
          </w:tcPr>
          <w:p w14:paraId="2C557BC1" w14:textId="77777777" w:rsidR="007A1F44" w:rsidRPr="00A03C55" w:rsidRDefault="007A1F44" w:rsidP="00A0052B">
            <w:pPr>
              <w:pStyle w:val="TableEntry"/>
              <w:rPr>
                <w:noProof w:val="0"/>
              </w:rPr>
            </w:pPr>
            <w:r w:rsidRPr="00A03C55">
              <w:rPr>
                <w:noProof w:val="0"/>
              </w:rPr>
              <w:t xml:space="preserve">  ROL</w:t>
            </w:r>
          </w:p>
        </w:tc>
        <w:tc>
          <w:tcPr>
            <w:tcW w:w="3544" w:type="dxa"/>
          </w:tcPr>
          <w:p w14:paraId="66797420" w14:textId="77777777" w:rsidR="007A1F44" w:rsidRPr="00A03C55" w:rsidRDefault="007A1F44" w:rsidP="00A0052B">
            <w:pPr>
              <w:pStyle w:val="TableEntry"/>
              <w:rPr>
                <w:noProof w:val="0"/>
              </w:rPr>
            </w:pPr>
            <w:r w:rsidRPr="00A03C55">
              <w:rPr>
                <w:noProof w:val="0"/>
              </w:rPr>
              <w:t>Role</w:t>
            </w:r>
          </w:p>
        </w:tc>
        <w:tc>
          <w:tcPr>
            <w:tcW w:w="971" w:type="dxa"/>
          </w:tcPr>
          <w:p w14:paraId="5C68E7BC" w14:textId="77777777" w:rsidR="007A1F44" w:rsidRPr="00A03C55" w:rsidRDefault="007A1F44" w:rsidP="00B6518F">
            <w:pPr>
              <w:pStyle w:val="TableEntry"/>
              <w:rPr>
                <w:noProof w:val="0"/>
              </w:rPr>
            </w:pPr>
            <w:r w:rsidRPr="00A03C55">
              <w:rPr>
                <w:noProof w:val="0"/>
              </w:rPr>
              <w:t>O</w:t>
            </w:r>
          </w:p>
        </w:tc>
        <w:tc>
          <w:tcPr>
            <w:tcW w:w="872" w:type="dxa"/>
          </w:tcPr>
          <w:p w14:paraId="3F8EF7A8" w14:textId="77777777" w:rsidR="007A1F44" w:rsidRPr="00A03C55" w:rsidRDefault="007A1F44" w:rsidP="00B6518F">
            <w:pPr>
              <w:pStyle w:val="TableEntry"/>
              <w:rPr>
                <w:noProof w:val="0"/>
              </w:rPr>
            </w:pPr>
            <w:r w:rsidRPr="00A03C55">
              <w:rPr>
                <w:noProof w:val="0"/>
              </w:rPr>
              <w:t>[0..*]</w:t>
            </w:r>
          </w:p>
        </w:tc>
        <w:tc>
          <w:tcPr>
            <w:tcW w:w="1701" w:type="dxa"/>
          </w:tcPr>
          <w:p w14:paraId="6ABFB222" w14:textId="77777777" w:rsidR="007A1F44" w:rsidRPr="00A03C55" w:rsidRDefault="007A1F44" w:rsidP="00A66DA8">
            <w:pPr>
              <w:pStyle w:val="TableEntry"/>
              <w:jc w:val="center"/>
              <w:rPr>
                <w:noProof w:val="0"/>
              </w:rPr>
            </w:pPr>
            <w:r w:rsidRPr="00A03C55">
              <w:rPr>
                <w:noProof w:val="0"/>
              </w:rPr>
              <w:t>15</w:t>
            </w:r>
          </w:p>
        </w:tc>
      </w:tr>
      <w:tr w:rsidR="007A1F44" w:rsidRPr="00A03C55" w14:paraId="5C230BD9" w14:textId="77777777" w:rsidTr="003462A5">
        <w:trPr>
          <w:cantSplit/>
          <w:jc w:val="center"/>
        </w:trPr>
        <w:tc>
          <w:tcPr>
            <w:tcW w:w="1951" w:type="dxa"/>
          </w:tcPr>
          <w:p w14:paraId="43238AED" w14:textId="77777777" w:rsidR="007A1F44" w:rsidRPr="00A03C55" w:rsidRDefault="007A1F44" w:rsidP="00A0052B">
            <w:pPr>
              <w:pStyle w:val="TableEntry"/>
              <w:rPr>
                <w:noProof w:val="0"/>
              </w:rPr>
            </w:pPr>
            <w:r w:rsidRPr="00A03C55">
              <w:rPr>
                <w:noProof w:val="0"/>
              </w:rPr>
              <w:t>---</w:t>
            </w:r>
          </w:p>
        </w:tc>
        <w:tc>
          <w:tcPr>
            <w:tcW w:w="3544" w:type="dxa"/>
          </w:tcPr>
          <w:p w14:paraId="45957260" w14:textId="77777777" w:rsidR="007A1F44" w:rsidRPr="00A03C55" w:rsidRDefault="007A1F44" w:rsidP="00A0052B">
            <w:pPr>
              <w:pStyle w:val="TableEntry"/>
              <w:rPr>
                <w:noProof w:val="0"/>
              </w:rPr>
            </w:pPr>
            <w:r w:rsidRPr="00A03C55">
              <w:rPr>
                <w:noProof w:val="0"/>
              </w:rPr>
              <w:t>--- INSURANCE end</w:t>
            </w:r>
          </w:p>
        </w:tc>
        <w:tc>
          <w:tcPr>
            <w:tcW w:w="971" w:type="dxa"/>
          </w:tcPr>
          <w:p w14:paraId="1151A345" w14:textId="77777777" w:rsidR="007A1F44" w:rsidRPr="00A03C55" w:rsidRDefault="007A1F44" w:rsidP="00B6518F">
            <w:pPr>
              <w:pStyle w:val="TableEntry"/>
              <w:rPr>
                <w:noProof w:val="0"/>
              </w:rPr>
            </w:pPr>
          </w:p>
        </w:tc>
        <w:tc>
          <w:tcPr>
            <w:tcW w:w="872" w:type="dxa"/>
          </w:tcPr>
          <w:p w14:paraId="03F1521B" w14:textId="77777777" w:rsidR="007A1F44" w:rsidRPr="00A03C55" w:rsidRDefault="007A1F44" w:rsidP="00B6518F">
            <w:pPr>
              <w:pStyle w:val="TableEntry"/>
              <w:rPr>
                <w:noProof w:val="0"/>
              </w:rPr>
            </w:pPr>
          </w:p>
        </w:tc>
        <w:tc>
          <w:tcPr>
            <w:tcW w:w="1701" w:type="dxa"/>
          </w:tcPr>
          <w:p w14:paraId="5BE78696" w14:textId="77777777" w:rsidR="007A1F44" w:rsidRPr="00A03C55" w:rsidRDefault="007A1F44" w:rsidP="00B6518F">
            <w:pPr>
              <w:pStyle w:val="TableEntry"/>
              <w:rPr>
                <w:noProof w:val="0"/>
              </w:rPr>
            </w:pPr>
          </w:p>
        </w:tc>
      </w:tr>
      <w:tr w:rsidR="007A1F44" w:rsidRPr="00A03C55" w14:paraId="1E97A62A" w14:textId="77777777" w:rsidTr="003462A5">
        <w:trPr>
          <w:cantSplit/>
          <w:jc w:val="center"/>
        </w:trPr>
        <w:tc>
          <w:tcPr>
            <w:tcW w:w="1951" w:type="dxa"/>
          </w:tcPr>
          <w:p w14:paraId="478A5820" w14:textId="77777777" w:rsidR="007A1F44" w:rsidRPr="00A03C55" w:rsidRDefault="007A1F44" w:rsidP="00A0052B">
            <w:pPr>
              <w:pStyle w:val="TableEntry"/>
              <w:rPr>
                <w:noProof w:val="0"/>
              </w:rPr>
            </w:pPr>
            <w:r w:rsidRPr="00A03C55">
              <w:rPr>
                <w:noProof w:val="0"/>
              </w:rPr>
              <w:t>ACC</w:t>
            </w:r>
          </w:p>
        </w:tc>
        <w:tc>
          <w:tcPr>
            <w:tcW w:w="3544" w:type="dxa"/>
          </w:tcPr>
          <w:p w14:paraId="2163AABB"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07997904" w14:textId="77777777" w:rsidR="007A1F44" w:rsidRPr="00A03C55" w:rsidRDefault="007A1F44" w:rsidP="00B6518F">
            <w:pPr>
              <w:pStyle w:val="TableEntry"/>
              <w:rPr>
                <w:noProof w:val="0"/>
              </w:rPr>
            </w:pPr>
            <w:r w:rsidRPr="00A03C55">
              <w:rPr>
                <w:noProof w:val="0"/>
              </w:rPr>
              <w:t>O</w:t>
            </w:r>
          </w:p>
        </w:tc>
        <w:tc>
          <w:tcPr>
            <w:tcW w:w="872" w:type="dxa"/>
          </w:tcPr>
          <w:p w14:paraId="25C440F5" w14:textId="77777777" w:rsidR="007A1F44" w:rsidRPr="00A03C55" w:rsidRDefault="007A1F44" w:rsidP="00B6518F">
            <w:pPr>
              <w:pStyle w:val="TableEntry"/>
              <w:rPr>
                <w:noProof w:val="0"/>
              </w:rPr>
            </w:pPr>
            <w:r w:rsidRPr="00A03C55">
              <w:rPr>
                <w:noProof w:val="0"/>
              </w:rPr>
              <w:t>[0..1]</w:t>
            </w:r>
          </w:p>
        </w:tc>
        <w:tc>
          <w:tcPr>
            <w:tcW w:w="1701" w:type="dxa"/>
          </w:tcPr>
          <w:p w14:paraId="74FCBAD0" w14:textId="77777777" w:rsidR="007A1F44" w:rsidRPr="00A03C55" w:rsidRDefault="007A1F44" w:rsidP="00A66DA8">
            <w:pPr>
              <w:pStyle w:val="TableEntry"/>
              <w:jc w:val="center"/>
              <w:rPr>
                <w:noProof w:val="0"/>
              </w:rPr>
            </w:pPr>
            <w:r w:rsidRPr="00A03C55">
              <w:rPr>
                <w:noProof w:val="0"/>
              </w:rPr>
              <w:t>6</w:t>
            </w:r>
          </w:p>
        </w:tc>
      </w:tr>
      <w:tr w:rsidR="007A1F44" w:rsidRPr="00A03C55" w14:paraId="471F5FCF" w14:textId="77777777" w:rsidTr="003462A5">
        <w:trPr>
          <w:cantSplit/>
          <w:jc w:val="center"/>
        </w:trPr>
        <w:tc>
          <w:tcPr>
            <w:tcW w:w="1951" w:type="dxa"/>
          </w:tcPr>
          <w:p w14:paraId="3ACE629D" w14:textId="77777777" w:rsidR="007A1F44" w:rsidRPr="00A03C55" w:rsidRDefault="007A1F44" w:rsidP="00A0052B">
            <w:pPr>
              <w:pStyle w:val="TableEntry"/>
              <w:rPr>
                <w:noProof w:val="0"/>
              </w:rPr>
            </w:pPr>
            <w:r w:rsidRPr="00A03C55">
              <w:rPr>
                <w:noProof w:val="0"/>
              </w:rPr>
              <w:t>UB1</w:t>
            </w:r>
          </w:p>
        </w:tc>
        <w:tc>
          <w:tcPr>
            <w:tcW w:w="3544" w:type="dxa"/>
          </w:tcPr>
          <w:p w14:paraId="1AA9F435"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050A6090" w14:textId="77777777" w:rsidR="007A1F44" w:rsidRPr="00A03C55" w:rsidRDefault="007A1F44" w:rsidP="00B6518F">
            <w:pPr>
              <w:pStyle w:val="TableEntry"/>
              <w:rPr>
                <w:noProof w:val="0"/>
              </w:rPr>
            </w:pPr>
            <w:r w:rsidRPr="00A03C55">
              <w:rPr>
                <w:noProof w:val="0"/>
              </w:rPr>
              <w:t>O</w:t>
            </w:r>
          </w:p>
        </w:tc>
        <w:tc>
          <w:tcPr>
            <w:tcW w:w="872" w:type="dxa"/>
          </w:tcPr>
          <w:p w14:paraId="7A27167A" w14:textId="77777777" w:rsidR="007A1F44" w:rsidRPr="00A03C55" w:rsidRDefault="007A1F44" w:rsidP="00B6518F">
            <w:pPr>
              <w:pStyle w:val="TableEntry"/>
              <w:rPr>
                <w:noProof w:val="0"/>
              </w:rPr>
            </w:pPr>
            <w:r w:rsidRPr="00A03C55">
              <w:rPr>
                <w:noProof w:val="0"/>
              </w:rPr>
              <w:t>[0..1]</w:t>
            </w:r>
          </w:p>
        </w:tc>
        <w:tc>
          <w:tcPr>
            <w:tcW w:w="1701" w:type="dxa"/>
          </w:tcPr>
          <w:p w14:paraId="48963FEE" w14:textId="77777777" w:rsidR="007A1F44" w:rsidRPr="00A03C55" w:rsidRDefault="007A1F44" w:rsidP="00A66DA8">
            <w:pPr>
              <w:pStyle w:val="TableEntry"/>
              <w:jc w:val="center"/>
              <w:rPr>
                <w:noProof w:val="0"/>
              </w:rPr>
            </w:pPr>
            <w:r w:rsidRPr="00A03C55">
              <w:rPr>
                <w:noProof w:val="0"/>
              </w:rPr>
              <w:t>6</w:t>
            </w:r>
          </w:p>
        </w:tc>
      </w:tr>
      <w:tr w:rsidR="007A1F44" w:rsidRPr="00A03C55" w14:paraId="14B89F53" w14:textId="77777777" w:rsidTr="003462A5">
        <w:trPr>
          <w:cantSplit/>
          <w:jc w:val="center"/>
        </w:trPr>
        <w:tc>
          <w:tcPr>
            <w:tcW w:w="1951" w:type="dxa"/>
          </w:tcPr>
          <w:p w14:paraId="19AB5394" w14:textId="77777777" w:rsidR="007A1F44" w:rsidRPr="00A03C55" w:rsidRDefault="007A1F44" w:rsidP="00A0052B">
            <w:pPr>
              <w:pStyle w:val="TableEntry"/>
              <w:rPr>
                <w:noProof w:val="0"/>
              </w:rPr>
            </w:pPr>
            <w:r w:rsidRPr="00A03C55">
              <w:rPr>
                <w:noProof w:val="0"/>
              </w:rPr>
              <w:t>UB2</w:t>
            </w:r>
          </w:p>
        </w:tc>
        <w:tc>
          <w:tcPr>
            <w:tcW w:w="3544" w:type="dxa"/>
          </w:tcPr>
          <w:p w14:paraId="5CB22443"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392613D4" w14:textId="77777777" w:rsidR="007A1F44" w:rsidRPr="00A03C55" w:rsidRDefault="007A1F44" w:rsidP="00B6518F">
            <w:pPr>
              <w:pStyle w:val="TableEntry"/>
              <w:rPr>
                <w:noProof w:val="0"/>
              </w:rPr>
            </w:pPr>
            <w:r w:rsidRPr="00A03C55">
              <w:rPr>
                <w:noProof w:val="0"/>
              </w:rPr>
              <w:t>O</w:t>
            </w:r>
          </w:p>
        </w:tc>
        <w:tc>
          <w:tcPr>
            <w:tcW w:w="872" w:type="dxa"/>
          </w:tcPr>
          <w:p w14:paraId="04D37EAA" w14:textId="77777777" w:rsidR="007A1F44" w:rsidRPr="00A03C55" w:rsidRDefault="007A1F44" w:rsidP="00B6518F">
            <w:pPr>
              <w:pStyle w:val="TableEntry"/>
              <w:rPr>
                <w:noProof w:val="0"/>
              </w:rPr>
            </w:pPr>
            <w:r w:rsidRPr="00A03C55">
              <w:rPr>
                <w:noProof w:val="0"/>
              </w:rPr>
              <w:t>[0..1]</w:t>
            </w:r>
          </w:p>
        </w:tc>
        <w:tc>
          <w:tcPr>
            <w:tcW w:w="1701" w:type="dxa"/>
          </w:tcPr>
          <w:p w14:paraId="40AF00A5" w14:textId="77777777" w:rsidR="007A1F44" w:rsidRPr="00A03C55" w:rsidRDefault="007A1F44" w:rsidP="00A66DA8">
            <w:pPr>
              <w:pStyle w:val="TableEntry"/>
              <w:jc w:val="center"/>
              <w:rPr>
                <w:noProof w:val="0"/>
              </w:rPr>
            </w:pPr>
            <w:r w:rsidRPr="00A03C55">
              <w:rPr>
                <w:noProof w:val="0"/>
              </w:rPr>
              <w:t>6</w:t>
            </w:r>
          </w:p>
        </w:tc>
      </w:tr>
      <w:tr w:rsidR="007A1F44" w:rsidRPr="00A03C55" w14:paraId="5B4F8E90" w14:textId="77777777" w:rsidTr="003462A5">
        <w:trPr>
          <w:cantSplit/>
          <w:jc w:val="center"/>
        </w:trPr>
        <w:tc>
          <w:tcPr>
            <w:tcW w:w="1951" w:type="dxa"/>
          </w:tcPr>
          <w:p w14:paraId="09C4DD6A" w14:textId="77777777" w:rsidR="007A1F44" w:rsidRPr="00A03C55" w:rsidRDefault="007A1F44" w:rsidP="00A0052B">
            <w:pPr>
              <w:pStyle w:val="TableEntry"/>
              <w:rPr>
                <w:noProof w:val="0"/>
              </w:rPr>
            </w:pPr>
            <w:r w:rsidRPr="00A03C55">
              <w:rPr>
                <w:noProof w:val="0"/>
              </w:rPr>
              <w:t>PDA</w:t>
            </w:r>
          </w:p>
        </w:tc>
        <w:tc>
          <w:tcPr>
            <w:tcW w:w="3544" w:type="dxa"/>
          </w:tcPr>
          <w:p w14:paraId="606EF011" w14:textId="77777777" w:rsidR="007A1F44" w:rsidRPr="00A03C55" w:rsidRDefault="007A1F44" w:rsidP="00A0052B">
            <w:pPr>
              <w:pStyle w:val="TableEntry"/>
              <w:rPr>
                <w:noProof w:val="0"/>
              </w:rPr>
            </w:pPr>
            <w:r w:rsidRPr="00A03C55">
              <w:rPr>
                <w:noProof w:val="0"/>
              </w:rPr>
              <w:t>Patient Death and Autopsy</w:t>
            </w:r>
          </w:p>
        </w:tc>
        <w:tc>
          <w:tcPr>
            <w:tcW w:w="971" w:type="dxa"/>
          </w:tcPr>
          <w:p w14:paraId="1AFC9DBC" w14:textId="77777777" w:rsidR="007A1F44" w:rsidRPr="00A03C55" w:rsidRDefault="007A1F44" w:rsidP="00B6518F">
            <w:pPr>
              <w:pStyle w:val="TableEntry"/>
              <w:rPr>
                <w:noProof w:val="0"/>
              </w:rPr>
            </w:pPr>
            <w:r w:rsidRPr="00A03C55">
              <w:rPr>
                <w:noProof w:val="0"/>
              </w:rPr>
              <w:t>O</w:t>
            </w:r>
          </w:p>
        </w:tc>
        <w:tc>
          <w:tcPr>
            <w:tcW w:w="872" w:type="dxa"/>
          </w:tcPr>
          <w:p w14:paraId="683BFBCD" w14:textId="77777777" w:rsidR="007A1F44" w:rsidRPr="00A03C55" w:rsidRDefault="007A1F44" w:rsidP="00B6518F">
            <w:pPr>
              <w:pStyle w:val="TableEntry"/>
              <w:rPr>
                <w:noProof w:val="0"/>
              </w:rPr>
            </w:pPr>
            <w:r w:rsidRPr="00A03C55">
              <w:rPr>
                <w:noProof w:val="0"/>
              </w:rPr>
              <w:t>[0..1]</w:t>
            </w:r>
          </w:p>
        </w:tc>
        <w:tc>
          <w:tcPr>
            <w:tcW w:w="1701" w:type="dxa"/>
          </w:tcPr>
          <w:p w14:paraId="6037E4C0" w14:textId="77777777" w:rsidR="007A1F44" w:rsidRPr="00A03C55" w:rsidRDefault="007A1F44" w:rsidP="00A66DA8">
            <w:pPr>
              <w:pStyle w:val="TableEntry"/>
              <w:jc w:val="center"/>
              <w:rPr>
                <w:noProof w:val="0"/>
              </w:rPr>
            </w:pPr>
            <w:r w:rsidRPr="00A03C55">
              <w:rPr>
                <w:noProof w:val="0"/>
              </w:rPr>
              <w:t>3</w:t>
            </w:r>
          </w:p>
        </w:tc>
      </w:tr>
    </w:tbl>
    <w:p w14:paraId="161D0AF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2" w:name="_Toc174249170"/>
      <w:r w:rsidRPr="00A03C55">
        <w:rPr>
          <w:noProof w:val="0"/>
        </w:rPr>
        <w:t>Comments on segment usage</w:t>
      </w:r>
      <w:bookmarkEnd w:id="362"/>
    </w:p>
    <w:p w14:paraId="733AB211" w14:textId="77777777" w:rsidR="007A1F44" w:rsidRPr="00A03C55" w:rsidRDefault="007A1F44">
      <w:r w:rsidRPr="00A03C55">
        <w:t xml:space="preserve">Field </w:t>
      </w:r>
      <w:r w:rsidRPr="00A03C55">
        <w:rPr>
          <w:i/>
          <w:iCs/>
        </w:rPr>
        <w:t>PV1-44-admit date/time</w:t>
      </w:r>
      <w:r w:rsidRPr="00A03C55">
        <w:t xml:space="preserve"> is used to carry the date and time that the encounter started.</w:t>
      </w:r>
    </w:p>
    <w:p w14:paraId="2DCE3E8C"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5C424AD0" w14:textId="77777777" w:rsidR="007A1F44" w:rsidRPr="00A03C55" w:rsidRDefault="007A1F44">
      <w:r w:rsidRPr="00A03C55">
        <w:t>One or more OBX segments may be present to carry “permanent observations” such as the patient weight or height.</w:t>
      </w:r>
    </w:p>
    <w:p w14:paraId="763CF21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3" w:name="_Toc174249171"/>
      <w:r w:rsidRPr="00A03C55">
        <w:rPr>
          <w:noProof w:val="0"/>
        </w:rPr>
        <w:t>Expected actions</w:t>
      </w:r>
      <w:bookmarkEnd w:id="363"/>
    </w:p>
    <w:p w14:paraId="1B213999" w14:textId="77777777" w:rsidR="007A1F44" w:rsidRPr="00A03C55" w:rsidRDefault="007A1F44">
      <w:r w:rsidRPr="00A03C55">
        <w:t>The receiver shall update the patient’s status to indicate that the visit has started.</w:t>
      </w:r>
    </w:p>
    <w:p w14:paraId="64AB6E2F" w14:textId="77777777" w:rsidR="007A1F44" w:rsidRPr="00A03C55" w:rsidRDefault="007A1F44">
      <w:r w:rsidRPr="00A03C55">
        <w:t>The receiver shall report the result of this operation (success / error) in an acknowledgment message returned to the sender.</w:t>
      </w:r>
    </w:p>
    <w:p w14:paraId="1FAEE57B" w14:textId="77777777" w:rsidR="007A1F44" w:rsidRPr="00A03C55" w:rsidRDefault="007A1F44">
      <w:r w:rsidRPr="00A03C55">
        <w:t>In case an inpatient encounter is already opened, the outpatient encounter is still recorded by the receiver. This is not a situation of conflict and no error condition is raised.</w:t>
      </w:r>
    </w:p>
    <w:p w14:paraId="13A66273"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64" w:name="_Toc174249172"/>
      <w:bookmarkStart w:id="365" w:name="_Toc398544174"/>
      <w:r w:rsidRPr="00A03C55">
        <w:rPr>
          <w:noProof w:val="0"/>
        </w:rPr>
        <w:t>Discharge/End Visit (ADT^A03^ADT_A03)</w:t>
      </w:r>
      <w:bookmarkEnd w:id="364"/>
      <w:bookmarkEnd w:id="365"/>
    </w:p>
    <w:p w14:paraId="711B832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6" w:name="_Toc174249173"/>
      <w:r w:rsidRPr="00A03C55">
        <w:rPr>
          <w:noProof w:val="0"/>
        </w:rPr>
        <w:t>Trigger Event</w:t>
      </w:r>
      <w:bookmarkEnd w:id="366"/>
    </w:p>
    <w:p w14:paraId="47847EC3" w14:textId="77777777" w:rsidR="007A1F44" w:rsidRPr="00A03C55" w:rsidRDefault="007A1F44">
      <w:r w:rsidRPr="00A03C55">
        <w:t xml:space="preserve">This message is sent by a Patient Encounter Supplier to notify a Patient Encounter Consumer that a patient’s stay at a healthcare facility has ended. Inpatient encounters are generally closed by an A03. Outpatient encounters may or may not be closed by an A03, depending on the healthcare organization policies. </w:t>
      </w:r>
    </w:p>
    <w:p w14:paraId="40FFCCD7" w14:textId="77777777" w:rsidR="007A1F44" w:rsidRPr="00A03C55" w:rsidRDefault="007A1F44">
      <w:r w:rsidRPr="00A03C55">
        <w:t xml:space="preserve">MSH-9 is valued </w:t>
      </w:r>
      <w:r w:rsidRPr="00A03C55">
        <w:rPr>
          <w:b/>
          <w:bCs/>
        </w:rPr>
        <w:t>ADT^A03^ADT_A03</w:t>
      </w:r>
      <w:r w:rsidRPr="00A03C55">
        <w:t>.</w:t>
      </w:r>
    </w:p>
    <w:p w14:paraId="3062315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7" w:name="_Toc174249174"/>
      <w:r w:rsidRPr="00A03C55">
        <w:rPr>
          <w:noProof w:val="0"/>
        </w:rPr>
        <w:lastRenderedPageBreak/>
        <w:t>Message Static Definition</w:t>
      </w:r>
      <w:bookmarkEnd w:id="367"/>
    </w:p>
    <w:p w14:paraId="32C4E6F6" w14:textId="77777777" w:rsidR="007A1F44" w:rsidRPr="00A03C55" w:rsidRDefault="007A1F44">
      <w:pPr>
        <w:pStyle w:val="TableTitle"/>
        <w:rPr>
          <w:noProof w:val="0"/>
        </w:rPr>
      </w:pPr>
      <w:r w:rsidRPr="00A03C55">
        <w:rPr>
          <w:noProof w:val="0"/>
        </w:rPr>
        <w:t>Table 3.31-10: Static definition of message ADT^A03^ADT_A03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2043E86" w14:textId="77777777" w:rsidTr="00B6518F">
        <w:trPr>
          <w:tblHeader/>
          <w:jc w:val="center"/>
        </w:trPr>
        <w:tc>
          <w:tcPr>
            <w:tcW w:w="1951" w:type="dxa"/>
            <w:shd w:val="clear" w:color="auto" w:fill="D9D9D9"/>
          </w:tcPr>
          <w:p w14:paraId="46DD4A73"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27E0AE0"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873F8D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041DEBD5"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AED05CD" w14:textId="77777777" w:rsidR="007A1F44" w:rsidRPr="00A03C55" w:rsidRDefault="007A1F44" w:rsidP="00A53067">
            <w:pPr>
              <w:pStyle w:val="TableEntryHeader"/>
              <w:rPr>
                <w:noProof w:val="0"/>
              </w:rPr>
            </w:pPr>
            <w:r w:rsidRPr="00A03C55">
              <w:rPr>
                <w:noProof w:val="0"/>
              </w:rPr>
              <w:t>HL7 chapter</w:t>
            </w:r>
          </w:p>
        </w:tc>
      </w:tr>
      <w:tr w:rsidR="007A1F44" w:rsidRPr="00A03C55" w14:paraId="76B52F37" w14:textId="77777777">
        <w:trPr>
          <w:cantSplit/>
          <w:jc w:val="center"/>
        </w:trPr>
        <w:tc>
          <w:tcPr>
            <w:tcW w:w="1951" w:type="dxa"/>
          </w:tcPr>
          <w:p w14:paraId="37DF653C" w14:textId="77777777" w:rsidR="007A1F44" w:rsidRPr="00A03C55" w:rsidRDefault="007A1F44" w:rsidP="00A0052B">
            <w:pPr>
              <w:pStyle w:val="TableEntry"/>
              <w:rPr>
                <w:noProof w:val="0"/>
              </w:rPr>
            </w:pPr>
            <w:r w:rsidRPr="00A03C55">
              <w:rPr>
                <w:noProof w:val="0"/>
              </w:rPr>
              <w:t>MSH</w:t>
            </w:r>
          </w:p>
        </w:tc>
        <w:tc>
          <w:tcPr>
            <w:tcW w:w="3544" w:type="dxa"/>
          </w:tcPr>
          <w:p w14:paraId="103B7E60" w14:textId="77777777" w:rsidR="007A1F44" w:rsidRPr="00A03C55" w:rsidRDefault="007A1F44" w:rsidP="00A0052B">
            <w:pPr>
              <w:pStyle w:val="TableEntry"/>
              <w:rPr>
                <w:noProof w:val="0"/>
              </w:rPr>
            </w:pPr>
            <w:r w:rsidRPr="00A03C55">
              <w:rPr>
                <w:noProof w:val="0"/>
              </w:rPr>
              <w:t>Message Header</w:t>
            </w:r>
          </w:p>
        </w:tc>
        <w:tc>
          <w:tcPr>
            <w:tcW w:w="971" w:type="dxa"/>
          </w:tcPr>
          <w:p w14:paraId="556BD89A" w14:textId="77777777" w:rsidR="007A1F44" w:rsidRPr="00A03C55" w:rsidRDefault="007A1F44" w:rsidP="00B6518F">
            <w:pPr>
              <w:pStyle w:val="TableEntry"/>
              <w:rPr>
                <w:noProof w:val="0"/>
              </w:rPr>
            </w:pPr>
            <w:r w:rsidRPr="00A03C55">
              <w:rPr>
                <w:noProof w:val="0"/>
              </w:rPr>
              <w:t>R</w:t>
            </w:r>
          </w:p>
        </w:tc>
        <w:tc>
          <w:tcPr>
            <w:tcW w:w="872" w:type="dxa"/>
          </w:tcPr>
          <w:p w14:paraId="256180D6" w14:textId="77777777" w:rsidR="007A1F44" w:rsidRPr="00A03C55" w:rsidRDefault="007A1F44" w:rsidP="00B6518F">
            <w:pPr>
              <w:pStyle w:val="TableEntry"/>
              <w:rPr>
                <w:noProof w:val="0"/>
              </w:rPr>
            </w:pPr>
            <w:r w:rsidRPr="00A03C55">
              <w:rPr>
                <w:noProof w:val="0"/>
              </w:rPr>
              <w:t>[1..1]</w:t>
            </w:r>
          </w:p>
        </w:tc>
        <w:tc>
          <w:tcPr>
            <w:tcW w:w="1701" w:type="dxa"/>
          </w:tcPr>
          <w:p w14:paraId="28985302" w14:textId="77777777" w:rsidR="007A1F44" w:rsidRPr="00A03C55" w:rsidRDefault="007A1F44" w:rsidP="00A66DA8">
            <w:pPr>
              <w:pStyle w:val="TableEntry"/>
              <w:jc w:val="center"/>
              <w:rPr>
                <w:noProof w:val="0"/>
              </w:rPr>
            </w:pPr>
            <w:r w:rsidRPr="00A03C55">
              <w:rPr>
                <w:noProof w:val="0"/>
              </w:rPr>
              <w:t>2</w:t>
            </w:r>
          </w:p>
        </w:tc>
      </w:tr>
      <w:tr w:rsidR="007A1F44" w:rsidRPr="00A03C55" w14:paraId="39AF4439" w14:textId="77777777">
        <w:trPr>
          <w:cantSplit/>
          <w:jc w:val="center"/>
        </w:trPr>
        <w:tc>
          <w:tcPr>
            <w:tcW w:w="1951" w:type="dxa"/>
          </w:tcPr>
          <w:p w14:paraId="1FE159BA" w14:textId="77777777" w:rsidR="007A1F44" w:rsidRPr="00A03C55" w:rsidRDefault="007A1F44" w:rsidP="00A0052B">
            <w:pPr>
              <w:pStyle w:val="TableEntry"/>
              <w:rPr>
                <w:noProof w:val="0"/>
              </w:rPr>
            </w:pPr>
            <w:r w:rsidRPr="00A03C55">
              <w:rPr>
                <w:noProof w:val="0"/>
              </w:rPr>
              <w:t>SFT</w:t>
            </w:r>
          </w:p>
        </w:tc>
        <w:tc>
          <w:tcPr>
            <w:tcW w:w="3544" w:type="dxa"/>
          </w:tcPr>
          <w:p w14:paraId="233BFB14" w14:textId="77777777" w:rsidR="007A1F44" w:rsidRPr="00A03C55" w:rsidRDefault="007A1F44" w:rsidP="00A0052B">
            <w:pPr>
              <w:pStyle w:val="TableEntry"/>
              <w:rPr>
                <w:noProof w:val="0"/>
              </w:rPr>
            </w:pPr>
            <w:r w:rsidRPr="00A03C55">
              <w:rPr>
                <w:noProof w:val="0"/>
              </w:rPr>
              <w:t>Software Segment</w:t>
            </w:r>
          </w:p>
        </w:tc>
        <w:tc>
          <w:tcPr>
            <w:tcW w:w="971" w:type="dxa"/>
          </w:tcPr>
          <w:p w14:paraId="4F1C052F" w14:textId="77777777" w:rsidR="007A1F44" w:rsidRPr="00A03C55" w:rsidRDefault="007A1F44" w:rsidP="00B6518F">
            <w:pPr>
              <w:pStyle w:val="TableEntry"/>
              <w:rPr>
                <w:noProof w:val="0"/>
              </w:rPr>
            </w:pPr>
            <w:r w:rsidRPr="00A03C55">
              <w:rPr>
                <w:noProof w:val="0"/>
              </w:rPr>
              <w:t>O</w:t>
            </w:r>
          </w:p>
        </w:tc>
        <w:tc>
          <w:tcPr>
            <w:tcW w:w="872" w:type="dxa"/>
          </w:tcPr>
          <w:p w14:paraId="00FFAA87" w14:textId="77777777" w:rsidR="007A1F44" w:rsidRPr="00A03C55" w:rsidRDefault="007A1F44" w:rsidP="00B6518F">
            <w:pPr>
              <w:pStyle w:val="TableEntry"/>
              <w:rPr>
                <w:noProof w:val="0"/>
              </w:rPr>
            </w:pPr>
            <w:r w:rsidRPr="00A03C55">
              <w:rPr>
                <w:noProof w:val="0"/>
              </w:rPr>
              <w:t>[0..*]</w:t>
            </w:r>
          </w:p>
        </w:tc>
        <w:tc>
          <w:tcPr>
            <w:tcW w:w="1701" w:type="dxa"/>
          </w:tcPr>
          <w:p w14:paraId="6B3DB756" w14:textId="77777777" w:rsidR="007A1F44" w:rsidRPr="00A03C55" w:rsidRDefault="007A1F44" w:rsidP="00A66DA8">
            <w:pPr>
              <w:pStyle w:val="TableEntry"/>
              <w:jc w:val="center"/>
              <w:rPr>
                <w:noProof w:val="0"/>
              </w:rPr>
            </w:pPr>
            <w:r w:rsidRPr="00A03C55">
              <w:rPr>
                <w:noProof w:val="0"/>
              </w:rPr>
              <w:t>2</w:t>
            </w:r>
          </w:p>
        </w:tc>
      </w:tr>
      <w:tr w:rsidR="007A1F44" w:rsidRPr="00A03C55" w14:paraId="4375ADE4" w14:textId="77777777">
        <w:trPr>
          <w:cantSplit/>
          <w:jc w:val="center"/>
        </w:trPr>
        <w:tc>
          <w:tcPr>
            <w:tcW w:w="1951" w:type="dxa"/>
          </w:tcPr>
          <w:p w14:paraId="13D905F8" w14:textId="77777777" w:rsidR="007A1F44" w:rsidRPr="00A03C55" w:rsidRDefault="007A1F44" w:rsidP="00A0052B">
            <w:pPr>
              <w:pStyle w:val="TableEntry"/>
              <w:rPr>
                <w:noProof w:val="0"/>
              </w:rPr>
            </w:pPr>
            <w:r w:rsidRPr="00A03C55">
              <w:rPr>
                <w:noProof w:val="0"/>
              </w:rPr>
              <w:t>EVN</w:t>
            </w:r>
          </w:p>
        </w:tc>
        <w:tc>
          <w:tcPr>
            <w:tcW w:w="3544" w:type="dxa"/>
          </w:tcPr>
          <w:p w14:paraId="07C6A49C" w14:textId="77777777" w:rsidR="007A1F44" w:rsidRPr="00A03C55" w:rsidRDefault="007A1F44" w:rsidP="00A0052B">
            <w:pPr>
              <w:pStyle w:val="TableEntry"/>
              <w:rPr>
                <w:noProof w:val="0"/>
              </w:rPr>
            </w:pPr>
            <w:r w:rsidRPr="00A03C55">
              <w:rPr>
                <w:noProof w:val="0"/>
              </w:rPr>
              <w:t>Event Type</w:t>
            </w:r>
          </w:p>
        </w:tc>
        <w:tc>
          <w:tcPr>
            <w:tcW w:w="971" w:type="dxa"/>
          </w:tcPr>
          <w:p w14:paraId="6AA599E9" w14:textId="77777777" w:rsidR="007A1F44" w:rsidRPr="00A03C55" w:rsidRDefault="007A1F44" w:rsidP="00B6518F">
            <w:pPr>
              <w:pStyle w:val="TableEntry"/>
              <w:rPr>
                <w:noProof w:val="0"/>
              </w:rPr>
            </w:pPr>
            <w:r w:rsidRPr="00A03C55">
              <w:rPr>
                <w:noProof w:val="0"/>
              </w:rPr>
              <w:t>R</w:t>
            </w:r>
          </w:p>
        </w:tc>
        <w:tc>
          <w:tcPr>
            <w:tcW w:w="872" w:type="dxa"/>
          </w:tcPr>
          <w:p w14:paraId="6E0E640C" w14:textId="77777777" w:rsidR="007A1F44" w:rsidRPr="00A03C55" w:rsidRDefault="007A1F44" w:rsidP="00B6518F">
            <w:pPr>
              <w:pStyle w:val="TableEntry"/>
              <w:rPr>
                <w:noProof w:val="0"/>
              </w:rPr>
            </w:pPr>
            <w:r w:rsidRPr="00A03C55">
              <w:rPr>
                <w:noProof w:val="0"/>
              </w:rPr>
              <w:t>[1..1]</w:t>
            </w:r>
          </w:p>
        </w:tc>
        <w:tc>
          <w:tcPr>
            <w:tcW w:w="1701" w:type="dxa"/>
          </w:tcPr>
          <w:p w14:paraId="3921097C" w14:textId="77777777" w:rsidR="007A1F44" w:rsidRPr="00A03C55" w:rsidRDefault="007A1F44" w:rsidP="00A66DA8">
            <w:pPr>
              <w:pStyle w:val="TableEntry"/>
              <w:jc w:val="center"/>
              <w:rPr>
                <w:noProof w:val="0"/>
              </w:rPr>
            </w:pPr>
            <w:r w:rsidRPr="00A03C55">
              <w:rPr>
                <w:noProof w:val="0"/>
              </w:rPr>
              <w:t>2</w:t>
            </w:r>
          </w:p>
        </w:tc>
      </w:tr>
      <w:tr w:rsidR="007A1F44" w:rsidRPr="00A03C55" w14:paraId="46EFDCED" w14:textId="77777777">
        <w:trPr>
          <w:cantSplit/>
          <w:jc w:val="center"/>
        </w:trPr>
        <w:tc>
          <w:tcPr>
            <w:tcW w:w="1951" w:type="dxa"/>
          </w:tcPr>
          <w:p w14:paraId="149CE77C" w14:textId="77777777" w:rsidR="007A1F44" w:rsidRPr="00A03C55" w:rsidRDefault="007A1F44" w:rsidP="00A0052B">
            <w:pPr>
              <w:pStyle w:val="TableEntry"/>
              <w:rPr>
                <w:noProof w:val="0"/>
              </w:rPr>
            </w:pPr>
            <w:r w:rsidRPr="00A03C55">
              <w:rPr>
                <w:noProof w:val="0"/>
              </w:rPr>
              <w:t>PID</w:t>
            </w:r>
          </w:p>
        </w:tc>
        <w:tc>
          <w:tcPr>
            <w:tcW w:w="3544" w:type="dxa"/>
          </w:tcPr>
          <w:p w14:paraId="626949D9" w14:textId="77777777" w:rsidR="007A1F44" w:rsidRPr="00A03C55" w:rsidRDefault="007A1F44" w:rsidP="00A0052B">
            <w:pPr>
              <w:pStyle w:val="TableEntry"/>
              <w:rPr>
                <w:noProof w:val="0"/>
              </w:rPr>
            </w:pPr>
            <w:r w:rsidRPr="00A03C55">
              <w:rPr>
                <w:noProof w:val="0"/>
              </w:rPr>
              <w:t>Patient Identification</w:t>
            </w:r>
          </w:p>
        </w:tc>
        <w:tc>
          <w:tcPr>
            <w:tcW w:w="971" w:type="dxa"/>
          </w:tcPr>
          <w:p w14:paraId="7C4306CF" w14:textId="77777777" w:rsidR="007A1F44" w:rsidRPr="00A03C55" w:rsidRDefault="007A1F44" w:rsidP="00B6518F">
            <w:pPr>
              <w:pStyle w:val="TableEntry"/>
              <w:rPr>
                <w:noProof w:val="0"/>
              </w:rPr>
            </w:pPr>
            <w:r w:rsidRPr="00A03C55">
              <w:rPr>
                <w:noProof w:val="0"/>
              </w:rPr>
              <w:t>R</w:t>
            </w:r>
          </w:p>
        </w:tc>
        <w:tc>
          <w:tcPr>
            <w:tcW w:w="872" w:type="dxa"/>
          </w:tcPr>
          <w:p w14:paraId="32693281" w14:textId="77777777" w:rsidR="007A1F44" w:rsidRPr="00A03C55" w:rsidRDefault="007A1F44" w:rsidP="00B6518F">
            <w:pPr>
              <w:pStyle w:val="TableEntry"/>
              <w:rPr>
                <w:noProof w:val="0"/>
              </w:rPr>
            </w:pPr>
            <w:r w:rsidRPr="00A03C55">
              <w:rPr>
                <w:noProof w:val="0"/>
              </w:rPr>
              <w:t>[1..1]</w:t>
            </w:r>
          </w:p>
        </w:tc>
        <w:tc>
          <w:tcPr>
            <w:tcW w:w="1701" w:type="dxa"/>
          </w:tcPr>
          <w:p w14:paraId="08C349B8" w14:textId="77777777" w:rsidR="007A1F44" w:rsidRPr="00A03C55" w:rsidRDefault="007A1F44" w:rsidP="00A66DA8">
            <w:pPr>
              <w:pStyle w:val="TableEntry"/>
              <w:jc w:val="center"/>
              <w:rPr>
                <w:noProof w:val="0"/>
              </w:rPr>
            </w:pPr>
            <w:r w:rsidRPr="00A03C55">
              <w:rPr>
                <w:noProof w:val="0"/>
              </w:rPr>
              <w:t>3</w:t>
            </w:r>
          </w:p>
        </w:tc>
      </w:tr>
      <w:tr w:rsidR="007A1F44" w:rsidRPr="00A03C55" w14:paraId="6416E78D" w14:textId="77777777">
        <w:trPr>
          <w:cantSplit/>
          <w:jc w:val="center"/>
        </w:trPr>
        <w:tc>
          <w:tcPr>
            <w:tcW w:w="1951" w:type="dxa"/>
          </w:tcPr>
          <w:p w14:paraId="7AFB5C11" w14:textId="77777777" w:rsidR="007A1F44" w:rsidRPr="00A03C55" w:rsidRDefault="007A1F44" w:rsidP="00A0052B">
            <w:pPr>
              <w:pStyle w:val="TableEntry"/>
              <w:rPr>
                <w:noProof w:val="0"/>
              </w:rPr>
            </w:pPr>
            <w:r w:rsidRPr="00A03C55">
              <w:rPr>
                <w:noProof w:val="0"/>
              </w:rPr>
              <w:t>PD1</w:t>
            </w:r>
          </w:p>
        </w:tc>
        <w:tc>
          <w:tcPr>
            <w:tcW w:w="3544" w:type="dxa"/>
          </w:tcPr>
          <w:p w14:paraId="1807EE91" w14:textId="77777777" w:rsidR="007A1F44" w:rsidRPr="00A03C55" w:rsidRDefault="007A1F44" w:rsidP="00A0052B">
            <w:pPr>
              <w:pStyle w:val="TableEntry"/>
              <w:rPr>
                <w:noProof w:val="0"/>
              </w:rPr>
            </w:pPr>
            <w:r w:rsidRPr="00A03C55">
              <w:rPr>
                <w:noProof w:val="0"/>
              </w:rPr>
              <w:t>Additional Demographics</w:t>
            </w:r>
          </w:p>
        </w:tc>
        <w:tc>
          <w:tcPr>
            <w:tcW w:w="971" w:type="dxa"/>
          </w:tcPr>
          <w:p w14:paraId="0357E3DB" w14:textId="77777777" w:rsidR="007A1F44" w:rsidRPr="00A03C55" w:rsidRDefault="007A1F44" w:rsidP="00B6518F">
            <w:pPr>
              <w:pStyle w:val="TableEntry"/>
              <w:rPr>
                <w:noProof w:val="0"/>
              </w:rPr>
            </w:pPr>
            <w:r w:rsidRPr="00A03C55">
              <w:rPr>
                <w:noProof w:val="0"/>
              </w:rPr>
              <w:t>O</w:t>
            </w:r>
          </w:p>
        </w:tc>
        <w:tc>
          <w:tcPr>
            <w:tcW w:w="872" w:type="dxa"/>
          </w:tcPr>
          <w:p w14:paraId="5DCCFE5B" w14:textId="77777777" w:rsidR="007A1F44" w:rsidRPr="00A03C55" w:rsidRDefault="007A1F44" w:rsidP="00B6518F">
            <w:pPr>
              <w:pStyle w:val="TableEntry"/>
              <w:rPr>
                <w:noProof w:val="0"/>
              </w:rPr>
            </w:pPr>
            <w:r w:rsidRPr="00A03C55">
              <w:rPr>
                <w:noProof w:val="0"/>
              </w:rPr>
              <w:t>[0..1]</w:t>
            </w:r>
          </w:p>
        </w:tc>
        <w:tc>
          <w:tcPr>
            <w:tcW w:w="1701" w:type="dxa"/>
          </w:tcPr>
          <w:p w14:paraId="1C46D2EF" w14:textId="77777777" w:rsidR="007A1F44" w:rsidRPr="00A03C55" w:rsidRDefault="007A1F44" w:rsidP="00A66DA8">
            <w:pPr>
              <w:pStyle w:val="TableEntry"/>
              <w:jc w:val="center"/>
              <w:rPr>
                <w:noProof w:val="0"/>
              </w:rPr>
            </w:pPr>
            <w:r w:rsidRPr="00A03C55">
              <w:rPr>
                <w:noProof w:val="0"/>
              </w:rPr>
              <w:t>3</w:t>
            </w:r>
          </w:p>
        </w:tc>
      </w:tr>
      <w:tr w:rsidR="007A1F44" w:rsidRPr="00A03C55" w14:paraId="09FDB1D2" w14:textId="77777777">
        <w:trPr>
          <w:cantSplit/>
          <w:jc w:val="center"/>
        </w:trPr>
        <w:tc>
          <w:tcPr>
            <w:tcW w:w="1951" w:type="dxa"/>
          </w:tcPr>
          <w:p w14:paraId="5DBDE60F" w14:textId="77777777" w:rsidR="007A1F44" w:rsidRPr="00A03C55" w:rsidRDefault="007A1F44" w:rsidP="00A0052B">
            <w:pPr>
              <w:pStyle w:val="TableEntry"/>
              <w:rPr>
                <w:noProof w:val="0"/>
              </w:rPr>
            </w:pPr>
            <w:r w:rsidRPr="00A03C55">
              <w:rPr>
                <w:noProof w:val="0"/>
              </w:rPr>
              <w:t>ROL</w:t>
            </w:r>
          </w:p>
        </w:tc>
        <w:tc>
          <w:tcPr>
            <w:tcW w:w="3544" w:type="dxa"/>
          </w:tcPr>
          <w:p w14:paraId="592FC57C" w14:textId="77777777" w:rsidR="007A1F44" w:rsidRPr="00A03C55" w:rsidRDefault="007A1F44" w:rsidP="00A0052B">
            <w:pPr>
              <w:pStyle w:val="TableEntry"/>
              <w:rPr>
                <w:noProof w:val="0"/>
              </w:rPr>
            </w:pPr>
            <w:r w:rsidRPr="00A03C55">
              <w:rPr>
                <w:noProof w:val="0"/>
              </w:rPr>
              <w:t>Role</w:t>
            </w:r>
          </w:p>
        </w:tc>
        <w:tc>
          <w:tcPr>
            <w:tcW w:w="971" w:type="dxa"/>
          </w:tcPr>
          <w:p w14:paraId="18B7FF70" w14:textId="77777777" w:rsidR="007A1F44" w:rsidRPr="00A03C55" w:rsidRDefault="007A1F44" w:rsidP="00B6518F">
            <w:pPr>
              <w:pStyle w:val="TableEntry"/>
              <w:rPr>
                <w:noProof w:val="0"/>
              </w:rPr>
            </w:pPr>
            <w:r w:rsidRPr="00A03C55">
              <w:rPr>
                <w:noProof w:val="0"/>
              </w:rPr>
              <w:t>O</w:t>
            </w:r>
          </w:p>
        </w:tc>
        <w:tc>
          <w:tcPr>
            <w:tcW w:w="872" w:type="dxa"/>
          </w:tcPr>
          <w:p w14:paraId="65CF39E9" w14:textId="77777777" w:rsidR="007A1F44" w:rsidRPr="00A03C55" w:rsidRDefault="007A1F44" w:rsidP="00B6518F">
            <w:pPr>
              <w:pStyle w:val="TableEntry"/>
              <w:rPr>
                <w:noProof w:val="0"/>
              </w:rPr>
            </w:pPr>
            <w:r w:rsidRPr="00A03C55">
              <w:rPr>
                <w:noProof w:val="0"/>
              </w:rPr>
              <w:t>[0..*]</w:t>
            </w:r>
          </w:p>
        </w:tc>
        <w:tc>
          <w:tcPr>
            <w:tcW w:w="1701" w:type="dxa"/>
          </w:tcPr>
          <w:p w14:paraId="59ED91C2" w14:textId="77777777" w:rsidR="007A1F44" w:rsidRPr="00A03C55" w:rsidRDefault="007A1F44" w:rsidP="00A66DA8">
            <w:pPr>
              <w:pStyle w:val="TableEntry"/>
              <w:jc w:val="center"/>
              <w:rPr>
                <w:noProof w:val="0"/>
              </w:rPr>
            </w:pPr>
            <w:r w:rsidRPr="00A03C55">
              <w:rPr>
                <w:noProof w:val="0"/>
              </w:rPr>
              <w:t>15</w:t>
            </w:r>
          </w:p>
        </w:tc>
      </w:tr>
      <w:tr w:rsidR="007A1F44" w:rsidRPr="00A03C55" w14:paraId="1CBF43AA" w14:textId="77777777">
        <w:trPr>
          <w:cantSplit/>
          <w:jc w:val="center"/>
        </w:trPr>
        <w:tc>
          <w:tcPr>
            <w:tcW w:w="1951" w:type="dxa"/>
          </w:tcPr>
          <w:p w14:paraId="649B7FCE" w14:textId="77777777" w:rsidR="007A1F44" w:rsidRPr="00A03C55" w:rsidRDefault="007A1F44" w:rsidP="00A0052B">
            <w:pPr>
              <w:pStyle w:val="TableEntry"/>
              <w:rPr>
                <w:noProof w:val="0"/>
              </w:rPr>
            </w:pPr>
            <w:r w:rsidRPr="00A03C55">
              <w:rPr>
                <w:noProof w:val="0"/>
              </w:rPr>
              <w:t>NK1</w:t>
            </w:r>
          </w:p>
        </w:tc>
        <w:tc>
          <w:tcPr>
            <w:tcW w:w="3544" w:type="dxa"/>
          </w:tcPr>
          <w:p w14:paraId="3C82FCB8"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0825F47E" w14:textId="77777777" w:rsidR="007A1F44" w:rsidRPr="00A03C55" w:rsidRDefault="007A1F44" w:rsidP="00B6518F">
            <w:pPr>
              <w:pStyle w:val="TableEntry"/>
              <w:rPr>
                <w:noProof w:val="0"/>
              </w:rPr>
            </w:pPr>
            <w:r w:rsidRPr="00A03C55">
              <w:rPr>
                <w:noProof w:val="0"/>
              </w:rPr>
              <w:t>O</w:t>
            </w:r>
          </w:p>
        </w:tc>
        <w:tc>
          <w:tcPr>
            <w:tcW w:w="872" w:type="dxa"/>
          </w:tcPr>
          <w:p w14:paraId="33212A7D" w14:textId="77777777" w:rsidR="007A1F44" w:rsidRPr="00A03C55" w:rsidRDefault="007A1F44" w:rsidP="00B6518F">
            <w:pPr>
              <w:pStyle w:val="TableEntry"/>
              <w:rPr>
                <w:noProof w:val="0"/>
              </w:rPr>
            </w:pPr>
            <w:r w:rsidRPr="00A03C55">
              <w:rPr>
                <w:noProof w:val="0"/>
              </w:rPr>
              <w:t>[0..*]</w:t>
            </w:r>
          </w:p>
        </w:tc>
        <w:tc>
          <w:tcPr>
            <w:tcW w:w="1701" w:type="dxa"/>
          </w:tcPr>
          <w:p w14:paraId="1A67D767" w14:textId="77777777" w:rsidR="007A1F44" w:rsidRPr="00A03C55" w:rsidRDefault="007A1F44" w:rsidP="00A66DA8">
            <w:pPr>
              <w:pStyle w:val="TableEntry"/>
              <w:jc w:val="center"/>
              <w:rPr>
                <w:noProof w:val="0"/>
              </w:rPr>
            </w:pPr>
            <w:r w:rsidRPr="00A03C55">
              <w:rPr>
                <w:noProof w:val="0"/>
              </w:rPr>
              <w:t>3</w:t>
            </w:r>
          </w:p>
        </w:tc>
      </w:tr>
      <w:tr w:rsidR="007A1F44" w:rsidRPr="00A03C55" w14:paraId="0C998FE9" w14:textId="77777777">
        <w:trPr>
          <w:cantSplit/>
          <w:jc w:val="center"/>
        </w:trPr>
        <w:tc>
          <w:tcPr>
            <w:tcW w:w="1951" w:type="dxa"/>
          </w:tcPr>
          <w:p w14:paraId="7093A1E7" w14:textId="77777777" w:rsidR="007A1F44" w:rsidRPr="00A03C55" w:rsidRDefault="007A1F44" w:rsidP="00A0052B">
            <w:pPr>
              <w:pStyle w:val="TableEntry"/>
              <w:rPr>
                <w:noProof w:val="0"/>
              </w:rPr>
            </w:pPr>
            <w:r w:rsidRPr="00A03C55">
              <w:rPr>
                <w:noProof w:val="0"/>
              </w:rPr>
              <w:t>PV1</w:t>
            </w:r>
          </w:p>
        </w:tc>
        <w:tc>
          <w:tcPr>
            <w:tcW w:w="3544" w:type="dxa"/>
          </w:tcPr>
          <w:p w14:paraId="6AB71041" w14:textId="77777777" w:rsidR="007A1F44" w:rsidRPr="00A03C55" w:rsidRDefault="007A1F44" w:rsidP="00A0052B">
            <w:pPr>
              <w:pStyle w:val="TableEntry"/>
              <w:rPr>
                <w:noProof w:val="0"/>
              </w:rPr>
            </w:pPr>
            <w:r w:rsidRPr="00A03C55">
              <w:rPr>
                <w:noProof w:val="0"/>
              </w:rPr>
              <w:t>Patient Visit</w:t>
            </w:r>
          </w:p>
        </w:tc>
        <w:tc>
          <w:tcPr>
            <w:tcW w:w="971" w:type="dxa"/>
          </w:tcPr>
          <w:p w14:paraId="0BF778D7" w14:textId="77777777" w:rsidR="007A1F44" w:rsidRPr="00A03C55" w:rsidRDefault="007A1F44" w:rsidP="00B6518F">
            <w:pPr>
              <w:pStyle w:val="TableEntry"/>
              <w:rPr>
                <w:noProof w:val="0"/>
              </w:rPr>
            </w:pPr>
            <w:r w:rsidRPr="00A03C55">
              <w:rPr>
                <w:noProof w:val="0"/>
              </w:rPr>
              <w:t>R</w:t>
            </w:r>
          </w:p>
        </w:tc>
        <w:tc>
          <w:tcPr>
            <w:tcW w:w="872" w:type="dxa"/>
          </w:tcPr>
          <w:p w14:paraId="2FE380CF" w14:textId="77777777" w:rsidR="007A1F44" w:rsidRPr="00A03C55" w:rsidRDefault="007A1F44" w:rsidP="00B6518F">
            <w:pPr>
              <w:pStyle w:val="TableEntry"/>
              <w:rPr>
                <w:noProof w:val="0"/>
              </w:rPr>
            </w:pPr>
            <w:r w:rsidRPr="00A03C55">
              <w:rPr>
                <w:noProof w:val="0"/>
              </w:rPr>
              <w:t>[1..1]</w:t>
            </w:r>
          </w:p>
        </w:tc>
        <w:tc>
          <w:tcPr>
            <w:tcW w:w="1701" w:type="dxa"/>
          </w:tcPr>
          <w:p w14:paraId="45D16196" w14:textId="77777777" w:rsidR="007A1F44" w:rsidRPr="00A03C55" w:rsidRDefault="007A1F44" w:rsidP="00A66DA8">
            <w:pPr>
              <w:pStyle w:val="TableEntry"/>
              <w:jc w:val="center"/>
              <w:rPr>
                <w:noProof w:val="0"/>
              </w:rPr>
            </w:pPr>
            <w:r w:rsidRPr="00A03C55">
              <w:rPr>
                <w:noProof w:val="0"/>
              </w:rPr>
              <w:t>3</w:t>
            </w:r>
          </w:p>
        </w:tc>
      </w:tr>
      <w:tr w:rsidR="007A1F44" w:rsidRPr="00A03C55" w14:paraId="51911F51" w14:textId="77777777">
        <w:trPr>
          <w:cantSplit/>
          <w:jc w:val="center"/>
        </w:trPr>
        <w:tc>
          <w:tcPr>
            <w:tcW w:w="1951" w:type="dxa"/>
          </w:tcPr>
          <w:p w14:paraId="7A329E01" w14:textId="77777777" w:rsidR="007A1F44" w:rsidRPr="00A03C55" w:rsidRDefault="007A1F44" w:rsidP="00A0052B">
            <w:pPr>
              <w:pStyle w:val="TableEntry"/>
              <w:rPr>
                <w:noProof w:val="0"/>
              </w:rPr>
            </w:pPr>
            <w:r w:rsidRPr="00A03C55">
              <w:rPr>
                <w:noProof w:val="0"/>
              </w:rPr>
              <w:t>PV2</w:t>
            </w:r>
          </w:p>
        </w:tc>
        <w:tc>
          <w:tcPr>
            <w:tcW w:w="3544" w:type="dxa"/>
          </w:tcPr>
          <w:p w14:paraId="02E48DB2"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151C868F" w14:textId="77777777" w:rsidR="007A1F44" w:rsidRPr="00A03C55" w:rsidRDefault="007A1F44" w:rsidP="00B6518F">
            <w:pPr>
              <w:pStyle w:val="TableEntry"/>
              <w:rPr>
                <w:noProof w:val="0"/>
              </w:rPr>
            </w:pPr>
            <w:r w:rsidRPr="00A03C55">
              <w:rPr>
                <w:noProof w:val="0"/>
              </w:rPr>
              <w:t>X</w:t>
            </w:r>
          </w:p>
        </w:tc>
        <w:tc>
          <w:tcPr>
            <w:tcW w:w="872" w:type="dxa"/>
          </w:tcPr>
          <w:p w14:paraId="0262EBD4" w14:textId="77777777" w:rsidR="007A1F44" w:rsidRPr="00A03C55" w:rsidRDefault="007A1F44" w:rsidP="00B6518F">
            <w:pPr>
              <w:pStyle w:val="TableEntry"/>
              <w:rPr>
                <w:noProof w:val="0"/>
              </w:rPr>
            </w:pPr>
            <w:r w:rsidRPr="00A03C55">
              <w:rPr>
                <w:noProof w:val="0"/>
              </w:rPr>
              <w:t>[0..0]</w:t>
            </w:r>
          </w:p>
        </w:tc>
        <w:tc>
          <w:tcPr>
            <w:tcW w:w="1701" w:type="dxa"/>
          </w:tcPr>
          <w:p w14:paraId="27FDE043" w14:textId="77777777" w:rsidR="007A1F44" w:rsidRPr="00A03C55" w:rsidRDefault="007A1F44" w:rsidP="00A66DA8">
            <w:pPr>
              <w:pStyle w:val="TableEntry"/>
              <w:jc w:val="center"/>
              <w:rPr>
                <w:noProof w:val="0"/>
              </w:rPr>
            </w:pPr>
            <w:r w:rsidRPr="00A03C55">
              <w:rPr>
                <w:noProof w:val="0"/>
              </w:rPr>
              <w:t>3</w:t>
            </w:r>
          </w:p>
        </w:tc>
      </w:tr>
      <w:tr w:rsidR="007A1F44" w:rsidRPr="00A03C55" w14:paraId="73556AE9" w14:textId="77777777">
        <w:trPr>
          <w:cantSplit/>
          <w:jc w:val="center"/>
        </w:trPr>
        <w:tc>
          <w:tcPr>
            <w:tcW w:w="1951" w:type="dxa"/>
          </w:tcPr>
          <w:p w14:paraId="476B4104" w14:textId="77777777" w:rsidR="007A1F44" w:rsidRPr="00A03C55" w:rsidRDefault="007A1F44" w:rsidP="00A0052B">
            <w:pPr>
              <w:pStyle w:val="TableEntry"/>
              <w:rPr>
                <w:noProof w:val="0"/>
              </w:rPr>
            </w:pPr>
            <w:r w:rsidRPr="00A03C55">
              <w:rPr>
                <w:noProof w:val="0"/>
              </w:rPr>
              <w:t>ROL</w:t>
            </w:r>
          </w:p>
        </w:tc>
        <w:tc>
          <w:tcPr>
            <w:tcW w:w="3544" w:type="dxa"/>
          </w:tcPr>
          <w:p w14:paraId="78AA0114" w14:textId="77777777" w:rsidR="007A1F44" w:rsidRPr="00A03C55" w:rsidRDefault="007A1F44" w:rsidP="00A0052B">
            <w:pPr>
              <w:pStyle w:val="TableEntry"/>
              <w:rPr>
                <w:noProof w:val="0"/>
              </w:rPr>
            </w:pPr>
            <w:r w:rsidRPr="00A03C55">
              <w:rPr>
                <w:noProof w:val="0"/>
              </w:rPr>
              <w:t>Role</w:t>
            </w:r>
          </w:p>
        </w:tc>
        <w:tc>
          <w:tcPr>
            <w:tcW w:w="971" w:type="dxa"/>
          </w:tcPr>
          <w:p w14:paraId="2CF8592C" w14:textId="77777777" w:rsidR="007A1F44" w:rsidRPr="00A03C55" w:rsidRDefault="007A1F44" w:rsidP="00B6518F">
            <w:pPr>
              <w:pStyle w:val="TableEntry"/>
              <w:rPr>
                <w:noProof w:val="0"/>
              </w:rPr>
            </w:pPr>
            <w:r w:rsidRPr="00A03C55">
              <w:rPr>
                <w:noProof w:val="0"/>
              </w:rPr>
              <w:t>O</w:t>
            </w:r>
          </w:p>
        </w:tc>
        <w:tc>
          <w:tcPr>
            <w:tcW w:w="872" w:type="dxa"/>
          </w:tcPr>
          <w:p w14:paraId="4E81BF08" w14:textId="77777777" w:rsidR="007A1F44" w:rsidRPr="00A03C55" w:rsidRDefault="007A1F44" w:rsidP="00B6518F">
            <w:pPr>
              <w:pStyle w:val="TableEntry"/>
              <w:rPr>
                <w:noProof w:val="0"/>
              </w:rPr>
            </w:pPr>
            <w:r w:rsidRPr="00A03C55">
              <w:rPr>
                <w:noProof w:val="0"/>
              </w:rPr>
              <w:t>[0..*]</w:t>
            </w:r>
          </w:p>
        </w:tc>
        <w:tc>
          <w:tcPr>
            <w:tcW w:w="1701" w:type="dxa"/>
          </w:tcPr>
          <w:p w14:paraId="628A6BC6" w14:textId="77777777" w:rsidR="007A1F44" w:rsidRPr="00A03C55" w:rsidRDefault="007A1F44" w:rsidP="00A66DA8">
            <w:pPr>
              <w:pStyle w:val="TableEntry"/>
              <w:jc w:val="center"/>
              <w:rPr>
                <w:noProof w:val="0"/>
              </w:rPr>
            </w:pPr>
            <w:r w:rsidRPr="00A03C55">
              <w:rPr>
                <w:noProof w:val="0"/>
              </w:rPr>
              <w:t>15</w:t>
            </w:r>
          </w:p>
        </w:tc>
      </w:tr>
      <w:tr w:rsidR="007A1F44" w:rsidRPr="00A03C55" w14:paraId="14087C27" w14:textId="77777777">
        <w:trPr>
          <w:cantSplit/>
          <w:jc w:val="center"/>
        </w:trPr>
        <w:tc>
          <w:tcPr>
            <w:tcW w:w="1951" w:type="dxa"/>
          </w:tcPr>
          <w:p w14:paraId="2EF360A3" w14:textId="77777777" w:rsidR="007A1F44" w:rsidRPr="00A03C55" w:rsidRDefault="007A1F44" w:rsidP="00A0052B">
            <w:pPr>
              <w:pStyle w:val="TableEntry"/>
              <w:rPr>
                <w:noProof w:val="0"/>
              </w:rPr>
            </w:pPr>
            <w:r w:rsidRPr="00A03C55">
              <w:rPr>
                <w:noProof w:val="0"/>
              </w:rPr>
              <w:t>DB1</w:t>
            </w:r>
          </w:p>
        </w:tc>
        <w:tc>
          <w:tcPr>
            <w:tcW w:w="3544" w:type="dxa"/>
          </w:tcPr>
          <w:p w14:paraId="49CF0795" w14:textId="77777777" w:rsidR="007A1F44" w:rsidRPr="00A03C55" w:rsidRDefault="007A1F44" w:rsidP="00A0052B">
            <w:pPr>
              <w:pStyle w:val="TableEntry"/>
              <w:rPr>
                <w:noProof w:val="0"/>
              </w:rPr>
            </w:pPr>
            <w:r w:rsidRPr="00A03C55">
              <w:rPr>
                <w:noProof w:val="0"/>
              </w:rPr>
              <w:t>Disability Information</w:t>
            </w:r>
          </w:p>
        </w:tc>
        <w:tc>
          <w:tcPr>
            <w:tcW w:w="971" w:type="dxa"/>
          </w:tcPr>
          <w:p w14:paraId="2662CC14" w14:textId="77777777" w:rsidR="007A1F44" w:rsidRPr="00A03C55" w:rsidRDefault="007A1F44" w:rsidP="00B6518F">
            <w:pPr>
              <w:pStyle w:val="TableEntry"/>
              <w:rPr>
                <w:noProof w:val="0"/>
              </w:rPr>
            </w:pPr>
            <w:r w:rsidRPr="00A03C55">
              <w:rPr>
                <w:noProof w:val="0"/>
              </w:rPr>
              <w:t>O</w:t>
            </w:r>
          </w:p>
        </w:tc>
        <w:tc>
          <w:tcPr>
            <w:tcW w:w="872" w:type="dxa"/>
          </w:tcPr>
          <w:p w14:paraId="373BD2CA" w14:textId="77777777" w:rsidR="007A1F44" w:rsidRPr="00A03C55" w:rsidRDefault="007A1F44" w:rsidP="00B6518F">
            <w:pPr>
              <w:pStyle w:val="TableEntry"/>
              <w:rPr>
                <w:noProof w:val="0"/>
              </w:rPr>
            </w:pPr>
            <w:r w:rsidRPr="00A03C55">
              <w:rPr>
                <w:noProof w:val="0"/>
              </w:rPr>
              <w:t>[0..*]</w:t>
            </w:r>
          </w:p>
        </w:tc>
        <w:tc>
          <w:tcPr>
            <w:tcW w:w="1701" w:type="dxa"/>
          </w:tcPr>
          <w:p w14:paraId="0D1259B7" w14:textId="77777777" w:rsidR="007A1F44" w:rsidRPr="00A03C55" w:rsidRDefault="007A1F44" w:rsidP="00A66DA8">
            <w:pPr>
              <w:pStyle w:val="TableEntry"/>
              <w:jc w:val="center"/>
              <w:rPr>
                <w:noProof w:val="0"/>
              </w:rPr>
            </w:pPr>
            <w:r w:rsidRPr="00A03C55">
              <w:rPr>
                <w:noProof w:val="0"/>
              </w:rPr>
              <w:t>3</w:t>
            </w:r>
          </w:p>
        </w:tc>
      </w:tr>
      <w:tr w:rsidR="007A1F44" w:rsidRPr="00A03C55" w14:paraId="26C172F2" w14:textId="77777777">
        <w:trPr>
          <w:cantSplit/>
          <w:jc w:val="center"/>
        </w:trPr>
        <w:tc>
          <w:tcPr>
            <w:tcW w:w="1951" w:type="dxa"/>
          </w:tcPr>
          <w:p w14:paraId="248FA043" w14:textId="77777777" w:rsidR="007A1F44" w:rsidRPr="00A03C55" w:rsidRDefault="007A1F44" w:rsidP="00A0052B">
            <w:pPr>
              <w:pStyle w:val="TableEntry"/>
              <w:rPr>
                <w:noProof w:val="0"/>
              </w:rPr>
            </w:pPr>
            <w:r w:rsidRPr="00A03C55">
              <w:rPr>
                <w:noProof w:val="0"/>
              </w:rPr>
              <w:t>AL1</w:t>
            </w:r>
          </w:p>
        </w:tc>
        <w:tc>
          <w:tcPr>
            <w:tcW w:w="3544" w:type="dxa"/>
          </w:tcPr>
          <w:p w14:paraId="3503F7BE" w14:textId="77777777" w:rsidR="007A1F44" w:rsidRPr="00A03C55" w:rsidRDefault="007A1F44" w:rsidP="00A0052B">
            <w:pPr>
              <w:pStyle w:val="TableEntry"/>
              <w:rPr>
                <w:noProof w:val="0"/>
              </w:rPr>
            </w:pPr>
            <w:r w:rsidRPr="00A03C55">
              <w:rPr>
                <w:noProof w:val="0"/>
              </w:rPr>
              <w:t>Allergy Information</w:t>
            </w:r>
          </w:p>
        </w:tc>
        <w:tc>
          <w:tcPr>
            <w:tcW w:w="971" w:type="dxa"/>
          </w:tcPr>
          <w:p w14:paraId="7443FFD9" w14:textId="77777777" w:rsidR="007A1F44" w:rsidRPr="00A03C55" w:rsidRDefault="007A1F44" w:rsidP="00B6518F">
            <w:pPr>
              <w:pStyle w:val="TableEntry"/>
              <w:rPr>
                <w:noProof w:val="0"/>
              </w:rPr>
            </w:pPr>
            <w:r w:rsidRPr="00A03C55">
              <w:rPr>
                <w:noProof w:val="0"/>
              </w:rPr>
              <w:t>O</w:t>
            </w:r>
          </w:p>
        </w:tc>
        <w:tc>
          <w:tcPr>
            <w:tcW w:w="872" w:type="dxa"/>
          </w:tcPr>
          <w:p w14:paraId="6FBB2123" w14:textId="77777777" w:rsidR="007A1F44" w:rsidRPr="00A03C55" w:rsidRDefault="007A1F44" w:rsidP="00B6518F">
            <w:pPr>
              <w:pStyle w:val="TableEntry"/>
              <w:rPr>
                <w:noProof w:val="0"/>
              </w:rPr>
            </w:pPr>
            <w:r w:rsidRPr="00A03C55">
              <w:rPr>
                <w:noProof w:val="0"/>
              </w:rPr>
              <w:t>[0..*]</w:t>
            </w:r>
          </w:p>
        </w:tc>
        <w:tc>
          <w:tcPr>
            <w:tcW w:w="1701" w:type="dxa"/>
          </w:tcPr>
          <w:p w14:paraId="78F33EE9" w14:textId="77777777" w:rsidR="007A1F44" w:rsidRPr="00A03C55" w:rsidRDefault="007A1F44" w:rsidP="00A66DA8">
            <w:pPr>
              <w:pStyle w:val="TableEntry"/>
              <w:jc w:val="center"/>
              <w:rPr>
                <w:noProof w:val="0"/>
              </w:rPr>
            </w:pPr>
            <w:r w:rsidRPr="00A03C55">
              <w:rPr>
                <w:noProof w:val="0"/>
              </w:rPr>
              <w:t>3</w:t>
            </w:r>
          </w:p>
        </w:tc>
      </w:tr>
      <w:tr w:rsidR="007A1F44" w:rsidRPr="00A03C55" w14:paraId="6BCFA4AA" w14:textId="77777777">
        <w:trPr>
          <w:cantSplit/>
          <w:jc w:val="center"/>
        </w:trPr>
        <w:tc>
          <w:tcPr>
            <w:tcW w:w="1951" w:type="dxa"/>
          </w:tcPr>
          <w:p w14:paraId="666382F5" w14:textId="77777777" w:rsidR="007A1F44" w:rsidRPr="00A03C55" w:rsidRDefault="007A1F44" w:rsidP="00A0052B">
            <w:pPr>
              <w:pStyle w:val="TableEntry"/>
              <w:rPr>
                <w:noProof w:val="0"/>
              </w:rPr>
            </w:pPr>
            <w:r w:rsidRPr="00A03C55">
              <w:rPr>
                <w:noProof w:val="0"/>
              </w:rPr>
              <w:t>DG1</w:t>
            </w:r>
          </w:p>
        </w:tc>
        <w:tc>
          <w:tcPr>
            <w:tcW w:w="3544" w:type="dxa"/>
          </w:tcPr>
          <w:p w14:paraId="12A3D111" w14:textId="77777777" w:rsidR="007A1F44" w:rsidRPr="00A03C55" w:rsidRDefault="007A1F44" w:rsidP="00A0052B">
            <w:pPr>
              <w:pStyle w:val="TableEntry"/>
              <w:rPr>
                <w:noProof w:val="0"/>
              </w:rPr>
            </w:pPr>
            <w:r w:rsidRPr="00A03C55">
              <w:rPr>
                <w:noProof w:val="0"/>
              </w:rPr>
              <w:t>Diagnosis Information</w:t>
            </w:r>
          </w:p>
        </w:tc>
        <w:tc>
          <w:tcPr>
            <w:tcW w:w="971" w:type="dxa"/>
          </w:tcPr>
          <w:p w14:paraId="31982768" w14:textId="77777777" w:rsidR="007A1F44" w:rsidRPr="00A03C55" w:rsidRDefault="007A1F44" w:rsidP="00B6518F">
            <w:pPr>
              <w:pStyle w:val="TableEntry"/>
              <w:rPr>
                <w:noProof w:val="0"/>
              </w:rPr>
            </w:pPr>
            <w:r w:rsidRPr="00A03C55">
              <w:rPr>
                <w:noProof w:val="0"/>
              </w:rPr>
              <w:t>O</w:t>
            </w:r>
          </w:p>
        </w:tc>
        <w:tc>
          <w:tcPr>
            <w:tcW w:w="872" w:type="dxa"/>
          </w:tcPr>
          <w:p w14:paraId="352C9D65" w14:textId="77777777" w:rsidR="007A1F44" w:rsidRPr="00A03C55" w:rsidRDefault="007A1F44" w:rsidP="00B6518F">
            <w:pPr>
              <w:pStyle w:val="TableEntry"/>
              <w:rPr>
                <w:noProof w:val="0"/>
              </w:rPr>
            </w:pPr>
            <w:r w:rsidRPr="00A03C55">
              <w:rPr>
                <w:noProof w:val="0"/>
              </w:rPr>
              <w:t>[0..*]</w:t>
            </w:r>
          </w:p>
        </w:tc>
        <w:tc>
          <w:tcPr>
            <w:tcW w:w="1701" w:type="dxa"/>
          </w:tcPr>
          <w:p w14:paraId="0B9EF2A7" w14:textId="77777777" w:rsidR="007A1F44" w:rsidRPr="00A03C55" w:rsidRDefault="007A1F44" w:rsidP="00A66DA8">
            <w:pPr>
              <w:pStyle w:val="TableEntry"/>
              <w:jc w:val="center"/>
              <w:rPr>
                <w:noProof w:val="0"/>
              </w:rPr>
            </w:pPr>
            <w:r w:rsidRPr="00A03C55">
              <w:rPr>
                <w:noProof w:val="0"/>
              </w:rPr>
              <w:t>6</w:t>
            </w:r>
          </w:p>
        </w:tc>
      </w:tr>
      <w:tr w:rsidR="007A1F44" w:rsidRPr="00A03C55" w14:paraId="0FE33850" w14:textId="77777777">
        <w:trPr>
          <w:cantSplit/>
          <w:jc w:val="center"/>
        </w:trPr>
        <w:tc>
          <w:tcPr>
            <w:tcW w:w="1951" w:type="dxa"/>
          </w:tcPr>
          <w:p w14:paraId="17ED1036" w14:textId="77777777" w:rsidR="007A1F44" w:rsidRPr="00A03C55" w:rsidRDefault="007A1F44" w:rsidP="00A0052B">
            <w:pPr>
              <w:pStyle w:val="TableEntry"/>
              <w:rPr>
                <w:noProof w:val="0"/>
              </w:rPr>
            </w:pPr>
            <w:r w:rsidRPr="00A03C55">
              <w:rPr>
                <w:noProof w:val="0"/>
              </w:rPr>
              <w:t>DRG</w:t>
            </w:r>
          </w:p>
        </w:tc>
        <w:tc>
          <w:tcPr>
            <w:tcW w:w="3544" w:type="dxa"/>
          </w:tcPr>
          <w:p w14:paraId="7C93A43B" w14:textId="77777777" w:rsidR="007A1F44" w:rsidRPr="00A03C55" w:rsidRDefault="007A1F44" w:rsidP="00A0052B">
            <w:pPr>
              <w:pStyle w:val="TableEntry"/>
              <w:rPr>
                <w:noProof w:val="0"/>
              </w:rPr>
            </w:pPr>
            <w:r w:rsidRPr="00A03C55">
              <w:rPr>
                <w:noProof w:val="0"/>
              </w:rPr>
              <w:t>Diagnosis Related Group</w:t>
            </w:r>
          </w:p>
        </w:tc>
        <w:tc>
          <w:tcPr>
            <w:tcW w:w="971" w:type="dxa"/>
          </w:tcPr>
          <w:p w14:paraId="4710699D" w14:textId="77777777" w:rsidR="007A1F44" w:rsidRPr="00A03C55" w:rsidRDefault="007A1F44" w:rsidP="00B6518F">
            <w:pPr>
              <w:pStyle w:val="TableEntry"/>
              <w:rPr>
                <w:noProof w:val="0"/>
              </w:rPr>
            </w:pPr>
            <w:r w:rsidRPr="00A03C55">
              <w:rPr>
                <w:noProof w:val="0"/>
              </w:rPr>
              <w:t>O</w:t>
            </w:r>
          </w:p>
        </w:tc>
        <w:tc>
          <w:tcPr>
            <w:tcW w:w="872" w:type="dxa"/>
          </w:tcPr>
          <w:p w14:paraId="5BB08161" w14:textId="77777777" w:rsidR="007A1F44" w:rsidRPr="00A03C55" w:rsidRDefault="007A1F44" w:rsidP="00B6518F">
            <w:pPr>
              <w:pStyle w:val="TableEntry"/>
              <w:rPr>
                <w:noProof w:val="0"/>
              </w:rPr>
            </w:pPr>
            <w:r w:rsidRPr="00A03C55">
              <w:rPr>
                <w:noProof w:val="0"/>
              </w:rPr>
              <w:t>[0..1]</w:t>
            </w:r>
          </w:p>
        </w:tc>
        <w:tc>
          <w:tcPr>
            <w:tcW w:w="1701" w:type="dxa"/>
          </w:tcPr>
          <w:p w14:paraId="1D603BCF" w14:textId="77777777" w:rsidR="007A1F44" w:rsidRPr="00A03C55" w:rsidRDefault="007A1F44" w:rsidP="00A66DA8">
            <w:pPr>
              <w:pStyle w:val="TableEntry"/>
              <w:jc w:val="center"/>
              <w:rPr>
                <w:noProof w:val="0"/>
              </w:rPr>
            </w:pPr>
            <w:r w:rsidRPr="00A03C55">
              <w:rPr>
                <w:noProof w:val="0"/>
              </w:rPr>
              <w:t>6</w:t>
            </w:r>
          </w:p>
        </w:tc>
      </w:tr>
      <w:tr w:rsidR="007A1F44" w:rsidRPr="00A03C55" w14:paraId="7E1E1A6D" w14:textId="77777777">
        <w:trPr>
          <w:cantSplit/>
          <w:jc w:val="center"/>
        </w:trPr>
        <w:tc>
          <w:tcPr>
            <w:tcW w:w="1951" w:type="dxa"/>
          </w:tcPr>
          <w:p w14:paraId="1AF40CD0" w14:textId="77777777" w:rsidR="007A1F44" w:rsidRPr="00A03C55" w:rsidRDefault="007A1F44" w:rsidP="00A0052B">
            <w:pPr>
              <w:pStyle w:val="TableEntry"/>
              <w:rPr>
                <w:noProof w:val="0"/>
              </w:rPr>
            </w:pPr>
            <w:r w:rsidRPr="00A03C55">
              <w:rPr>
                <w:noProof w:val="0"/>
              </w:rPr>
              <w:t>---</w:t>
            </w:r>
          </w:p>
        </w:tc>
        <w:tc>
          <w:tcPr>
            <w:tcW w:w="3544" w:type="dxa"/>
          </w:tcPr>
          <w:p w14:paraId="1F9C406F" w14:textId="77777777" w:rsidR="007A1F44" w:rsidRPr="00A03C55" w:rsidRDefault="007A1F44" w:rsidP="00A0052B">
            <w:pPr>
              <w:pStyle w:val="TableEntry"/>
              <w:rPr>
                <w:noProof w:val="0"/>
              </w:rPr>
            </w:pPr>
            <w:r w:rsidRPr="00A03C55">
              <w:rPr>
                <w:noProof w:val="0"/>
              </w:rPr>
              <w:t>--- PROCEDURE begin</w:t>
            </w:r>
          </w:p>
        </w:tc>
        <w:tc>
          <w:tcPr>
            <w:tcW w:w="971" w:type="dxa"/>
          </w:tcPr>
          <w:p w14:paraId="4860B6FE" w14:textId="77777777" w:rsidR="007A1F44" w:rsidRPr="00A03C55" w:rsidRDefault="007A1F44" w:rsidP="00B6518F">
            <w:pPr>
              <w:pStyle w:val="TableEntry"/>
              <w:rPr>
                <w:noProof w:val="0"/>
              </w:rPr>
            </w:pPr>
            <w:r w:rsidRPr="00A03C55">
              <w:rPr>
                <w:noProof w:val="0"/>
              </w:rPr>
              <w:t>O</w:t>
            </w:r>
          </w:p>
        </w:tc>
        <w:tc>
          <w:tcPr>
            <w:tcW w:w="872" w:type="dxa"/>
          </w:tcPr>
          <w:p w14:paraId="415911DA" w14:textId="77777777" w:rsidR="007A1F44" w:rsidRPr="00A03C55" w:rsidRDefault="007A1F44" w:rsidP="00B6518F">
            <w:pPr>
              <w:pStyle w:val="TableEntry"/>
              <w:rPr>
                <w:noProof w:val="0"/>
              </w:rPr>
            </w:pPr>
            <w:r w:rsidRPr="00A03C55">
              <w:rPr>
                <w:noProof w:val="0"/>
              </w:rPr>
              <w:t>[0..*]</w:t>
            </w:r>
          </w:p>
        </w:tc>
        <w:tc>
          <w:tcPr>
            <w:tcW w:w="1701" w:type="dxa"/>
          </w:tcPr>
          <w:p w14:paraId="110EC166" w14:textId="77777777" w:rsidR="007A1F44" w:rsidRPr="00A03C55" w:rsidRDefault="007A1F44" w:rsidP="00A66DA8">
            <w:pPr>
              <w:pStyle w:val="TableEntry"/>
              <w:jc w:val="center"/>
              <w:rPr>
                <w:noProof w:val="0"/>
              </w:rPr>
            </w:pPr>
          </w:p>
        </w:tc>
      </w:tr>
      <w:tr w:rsidR="007A1F44" w:rsidRPr="00A03C55" w14:paraId="43F18AE6" w14:textId="77777777">
        <w:trPr>
          <w:cantSplit/>
          <w:jc w:val="center"/>
        </w:trPr>
        <w:tc>
          <w:tcPr>
            <w:tcW w:w="1951" w:type="dxa"/>
          </w:tcPr>
          <w:p w14:paraId="63E8C686" w14:textId="77777777" w:rsidR="007A1F44" w:rsidRPr="00A03C55" w:rsidRDefault="007A1F44" w:rsidP="00A0052B">
            <w:pPr>
              <w:pStyle w:val="TableEntry"/>
              <w:rPr>
                <w:noProof w:val="0"/>
              </w:rPr>
            </w:pPr>
            <w:r w:rsidRPr="00A03C55">
              <w:rPr>
                <w:noProof w:val="0"/>
              </w:rPr>
              <w:t xml:space="preserve">  PR1</w:t>
            </w:r>
          </w:p>
        </w:tc>
        <w:tc>
          <w:tcPr>
            <w:tcW w:w="3544" w:type="dxa"/>
          </w:tcPr>
          <w:p w14:paraId="7414F77D" w14:textId="77777777" w:rsidR="007A1F44" w:rsidRPr="00A03C55" w:rsidRDefault="007A1F44" w:rsidP="00A0052B">
            <w:pPr>
              <w:pStyle w:val="TableEntry"/>
              <w:rPr>
                <w:noProof w:val="0"/>
              </w:rPr>
            </w:pPr>
            <w:r w:rsidRPr="00A03C55">
              <w:rPr>
                <w:noProof w:val="0"/>
              </w:rPr>
              <w:t>Procedures</w:t>
            </w:r>
          </w:p>
        </w:tc>
        <w:tc>
          <w:tcPr>
            <w:tcW w:w="971" w:type="dxa"/>
          </w:tcPr>
          <w:p w14:paraId="63677D6E" w14:textId="77777777" w:rsidR="007A1F44" w:rsidRPr="00A03C55" w:rsidRDefault="007A1F44" w:rsidP="00B6518F">
            <w:pPr>
              <w:pStyle w:val="TableEntry"/>
              <w:rPr>
                <w:noProof w:val="0"/>
              </w:rPr>
            </w:pPr>
            <w:r w:rsidRPr="00A03C55">
              <w:rPr>
                <w:noProof w:val="0"/>
              </w:rPr>
              <w:t>R</w:t>
            </w:r>
          </w:p>
        </w:tc>
        <w:tc>
          <w:tcPr>
            <w:tcW w:w="872" w:type="dxa"/>
          </w:tcPr>
          <w:p w14:paraId="1443CB17" w14:textId="77777777" w:rsidR="007A1F44" w:rsidRPr="00A03C55" w:rsidRDefault="007A1F44" w:rsidP="00B6518F">
            <w:pPr>
              <w:pStyle w:val="TableEntry"/>
              <w:rPr>
                <w:noProof w:val="0"/>
              </w:rPr>
            </w:pPr>
            <w:r w:rsidRPr="00A03C55">
              <w:rPr>
                <w:noProof w:val="0"/>
              </w:rPr>
              <w:t>[1..1]</w:t>
            </w:r>
          </w:p>
        </w:tc>
        <w:tc>
          <w:tcPr>
            <w:tcW w:w="1701" w:type="dxa"/>
          </w:tcPr>
          <w:p w14:paraId="07D2FAF0" w14:textId="77777777" w:rsidR="007A1F44" w:rsidRPr="00A03C55" w:rsidRDefault="007A1F44" w:rsidP="00A66DA8">
            <w:pPr>
              <w:pStyle w:val="TableEntry"/>
              <w:jc w:val="center"/>
              <w:rPr>
                <w:noProof w:val="0"/>
              </w:rPr>
            </w:pPr>
            <w:r w:rsidRPr="00A03C55">
              <w:rPr>
                <w:noProof w:val="0"/>
              </w:rPr>
              <w:t>6</w:t>
            </w:r>
          </w:p>
        </w:tc>
      </w:tr>
      <w:tr w:rsidR="007A1F44" w:rsidRPr="00A03C55" w14:paraId="196DD211" w14:textId="77777777">
        <w:trPr>
          <w:cantSplit/>
          <w:jc w:val="center"/>
        </w:trPr>
        <w:tc>
          <w:tcPr>
            <w:tcW w:w="1951" w:type="dxa"/>
          </w:tcPr>
          <w:p w14:paraId="246A7EDC" w14:textId="77777777" w:rsidR="007A1F44" w:rsidRPr="00A03C55" w:rsidRDefault="007A1F44" w:rsidP="00A0052B">
            <w:pPr>
              <w:pStyle w:val="TableEntry"/>
              <w:rPr>
                <w:noProof w:val="0"/>
              </w:rPr>
            </w:pPr>
            <w:r w:rsidRPr="00A03C55">
              <w:rPr>
                <w:noProof w:val="0"/>
              </w:rPr>
              <w:t xml:space="preserve">  ROL</w:t>
            </w:r>
          </w:p>
        </w:tc>
        <w:tc>
          <w:tcPr>
            <w:tcW w:w="3544" w:type="dxa"/>
          </w:tcPr>
          <w:p w14:paraId="24918794" w14:textId="77777777" w:rsidR="007A1F44" w:rsidRPr="00A03C55" w:rsidRDefault="007A1F44" w:rsidP="00A0052B">
            <w:pPr>
              <w:pStyle w:val="TableEntry"/>
              <w:rPr>
                <w:noProof w:val="0"/>
              </w:rPr>
            </w:pPr>
            <w:r w:rsidRPr="00A03C55">
              <w:rPr>
                <w:noProof w:val="0"/>
              </w:rPr>
              <w:t>Role</w:t>
            </w:r>
          </w:p>
        </w:tc>
        <w:tc>
          <w:tcPr>
            <w:tcW w:w="971" w:type="dxa"/>
          </w:tcPr>
          <w:p w14:paraId="7E0B0171" w14:textId="77777777" w:rsidR="007A1F44" w:rsidRPr="00A03C55" w:rsidRDefault="007A1F44" w:rsidP="00B6518F">
            <w:pPr>
              <w:pStyle w:val="TableEntry"/>
              <w:rPr>
                <w:noProof w:val="0"/>
              </w:rPr>
            </w:pPr>
            <w:r w:rsidRPr="00A03C55">
              <w:rPr>
                <w:noProof w:val="0"/>
              </w:rPr>
              <w:t>O</w:t>
            </w:r>
          </w:p>
        </w:tc>
        <w:tc>
          <w:tcPr>
            <w:tcW w:w="872" w:type="dxa"/>
          </w:tcPr>
          <w:p w14:paraId="0743539A" w14:textId="77777777" w:rsidR="007A1F44" w:rsidRPr="00A03C55" w:rsidRDefault="007A1F44" w:rsidP="00B6518F">
            <w:pPr>
              <w:pStyle w:val="TableEntry"/>
              <w:rPr>
                <w:noProof w:val="0"/>
              </w:rPr>
            </w:pPr>
            <w:r w:rsidRPr="00A03C55">
              <w:rPr>
                <w:noProof w:val="0"/>
              </w:rPr>
              <w:t>[0..*]</w:t>
            </w:r>
          </w:p>
        </w:tc>
        <w:tc>
          <w:tcPr>
            <w:tcW w:w="1701" w:type="dxa"/>
          </w:tcPr>
          <w:p w14:paraId="3CEADEB0" w14:textId="77777777" w:rsidR="007A1F44" w:rsidRPr="00A03C55" w:rsidRDefault="007A1F44" w:rsidP="00A66DA8">
            <w:pPr>
              <w:pStyle w:val="TableEntry"/>
              <w:jc w:val="center"/>
              <w:rPr>
                <w:noProof w:val="0"/>
              </w:rPr>
            </w:pPr>
            <w:r w:rsidRPr="00A03C55">
              <w:rPr>
                <w:noProof w:val="0"/>
              </w:rPr>
              <w:t>15</w:t>
            </w:r>
          </w:p>
        </w:tc>
      </w:tr>
      <w:tr w:rsidR="007A1F44" w:rsidRPr="00A03C55" w14:paraId="3633A04E" w14:textId="77777777">
        <w:trPr>
          <w:cantSplit/>
          <w:jc w:val="center"/>
        </w:trPr>
        <w:tc>
          <w:tcPr>
            <w:tcW w:w="1951" w:type="dxa"/>
          </w:tcPr>
          <w:p w14:paraId="25209EA2" w14:textId="77777777" w:rsidR="007A1F44" w:rsidRPr="00A03C55" w:rsidRDefault="007A1F44" w:rsidP="00A0052B">
            <w:pPr>
              <w:pStyle w:val="TableEntry"/>
              <w:rPr>
                <w:noProof w:val="0"/>
              </w:rPr>
            </w:pPr>
            <w:r w:rsidRPr="00A03C55">
              <w:rPr>
                <w:noProof w:val="0"/>
              </w:rPr>
              <w:t>---</w:t>
            </w:r>
          </w:p>
        </w:tc>
        <w:tc>
          <w:tcPr>
            <w:tcW w:w="3544" w:type="dxa"/>
          </w:tcPr>
          <w:p w14:paraId="6F727920" w14:textId="77777777" w:rsidR="007A1F44" w:rsidRPr="00A03C55" w:rsidRDefault="007A1F44" w:rsidP="00A0052B">
            <w:pPr>
              <w:pStyle w:val="TableEntry"/>
              <w:rPr>
                <w:noProof w:val="0"/>
              </w:rPr>
            </w:pPr>
            <w:r w:rsidRPr="00A03C55">
              <w:rPr>
                <w:noProof w:val="0"/>
              </w:rPr>
              <w:t>--- PROCEDURE end</w:t>
            </w:r>
          </w:p>
        </w:tc>
        <w:tc>
          <w:tcPr>
            <w:tcW w:w="971" w:type="dxa"/>
          </w:tcPr>
          <w:p w14:paraId="159DBD62" w14:textId="77777777" w:rsidR="007A1F44" w:rsidRPr="00A03C55" w:rsidRDefault="007A1F44" w:rsidP="00B6518F">
            <w:pPr>
              <w:pStyle w:val="TableEntry"/>
              <w:rPr>
                <w:noProof w:val="0"/>
              </w:rPr>
            </w:pPr>
          </w:p>
        </w:tc>
        <w:tc>
          <w:tcPr>
            <w:tcW w:w="872" w:type="dxa"/>
          </w:tcPr>
          <w:p w14:paraId="5F771CB6" w14:textId="77777777" w:rsidR="007A1F44" w:rsidRPr="00A03C55" w:rsidRDefault="007A1F44" w:rsidP="00B6518F">
            <w:pPr>
              <w:pStyle w:val="TableEntry"/>
              <w:rPr>
                <w:noProof w:val="0"/>
              </w:rPr>
            </w:pPr>
          </w:p>
        </w:tc>
        <w:tc>
          <w:tcPr>
            <w:tcW w:w="1701" w:type="dxa"/>
          </w:tcPr>
          <w:p w14:paraId="77955039" w14:textId="77777777" w:rsidR="007A1F44" w:rsidRPr="00A03C55" w:rsidRDefault="007A1F44" w:rsidP="00A66DA8">
            <w:pPr>
              <w:pStyle w:val="TableEntry"/>
              <w:jc w:val="center"/>
              <w:rPr>
                <w:noProof w:val="0"/>
              </w:rPr>
            </w:pPr>
          </w:p>
        </w:tc>
      </w:tr>
      <w:tr w:rsidR="007A1F44" w:rsidRPr="00A03C55" w14:paraId="789C676E" w14:textId="77777777">
        <w:trPr>
          <w:cantSplit/>
          <w:jc w:val="center"/>
        </w:trPr>
        <w:tc>
          <w:tcPr>
            <w:tcW w:w="1951" w:type="dxa"/>
          </w:tcPr>
          <w:p w14:paraId="7599A514" w14:textId="77777777" w:rsidR="007A1F44" w:rsidRPr="00A03C55" w:rsidRDefault="007A1F44" w:rsidP="00A0052B">
            <w:pPr>
              <w:pStyle w:val="TableEntry"/>
              <w:rPr>
                <w:noProof w:val="0"/>
              </w:rPr>
            </w:pPr>
            <w:r w:rsidRPr="00A03C55">
              <w:rPr>
                <w:noProof w:val="0"/>
              </w:rPr>
              <w:t>OBX</w:t>
            </w:r>
          </w:p>
        </w:tc>
        <w:tc>
          <w:tcPr>
            <w:tcW w:w="3544" w:type="dxa"/>
          </w:tcPr>
          <w:p w14:paraId="225EDAD1" w14:textId="77777777" w:rsidR="007A1F44" w:rsidRPr="00A03C55" w:rsidRDefault="007A1F44" w:rsidP="00A0052B">
            <w:pPr>
              <w:pStyle w:val="TableEntry"/>
              <w:rPr>
                <w:noProof w:val="0"/>
              </w:rPr>
            </w:pPr>
            <w:r w:rsidRPr="00A03C55">
              <w:rPr>
                <w:noProof w:val="0"/>
              </w:rPr>
              <w:t>Observation/Result</w:t>
            </w:r>
          </w:p>
        </w:tc>
        <w:tc>
          <w:tcPr>
            <w:tcW w:w="971" w:type="dxa"/>
          </w:tcPr>
          <w:p w14:paraId="2BFD42CB" w14:textId="77777777" w:rsidR="007A1F44" w:rsidRPr="00A03C55" w:rsidRDefault="007A1F44" w:rsidP="00B6518F">
            <w:pPr>
              <w:pStyle w:val="TableEntry"/>
              <w:rPr>
                <w:noProof w:val="0"/>
              </w:rPr>
            </w:pPr>
            <w:r w:rsidRPr="00A03C55">
              <w:rPr>
                <w:noProof w:val="0"/>
              </w:rPr>
              <w:t>O</w:t>
            </w:r>
          </w:p>
        </w:tc>
        <w:tc>
          <w:tcPr>
            <w:tcW w:w="872" w:type="dxa"/>
          </w:tcPr>
          <w:p w14:paraId="2DF8286F" w14:textId="77777777" w:rsidR="007A1F44" w:rsidRPr="00A03C55" w:rsidRDefault="007A1F44" w:rsidP="00B6518F">
            <w:pPr>
              <w:pStyle w:val="TableEntry"/>
              <w:rPr>
                <w:noProof w:val="0"/>
              </w:rPr>
            </w:pPr>
            <w:r w:rsidRPr="00A03C55">
              <w:rPr>
                <w:noProof w:val="0"/>
              </w:rPr>
              <w:t>[0..*]</w:t>
            </w:r>
          </w:p>
        </w:tc>
        <w:tc>
          <w:tcPr>
            <w:tcW w:w="1701" w:type="dxa"/>
          </w:tcPr>
          <w:p w14:paraId="2433F721" w14:textId="77777777" w:rsidR="007A1F44" w:rsidRPr="00A03C55" w:rsidRDefault="007A1F44" w:rsidP="00A66DA8">
            <w:pPr>
              <w:pStyle w:val="TableEntry"/>
              <w:jc w:val="center"/>
              <w:rPr>
                <w:noProof w:val="0"/>
              </w:rPr>
            </w:pPr>
            <w:r w:rsidRPr="00A03C55">
              <w:rPr>
                <w:noProof w:val="0"/>
              </w:rPr>
              <w:t>7</w:t>
            </w:r>
          </w:p>
        </w:tc>
      </w:tr>
      <w:tr w:rsidR="007A1F44" w:rsidRPr="00A03C55" w14:paraId="3076C99A" w14:textId="77777777">
        <w:trPr>
          <w:cantSplit/>
          <w:jc w:val="center"/>
        </w:trPr>
        <w:tc>
          <w:tcPr>
            <w:tcW w:w="1951" w:type="dxa"/>
          </w:tcPr>
          <w:p w14:paraId="2338DAE1" w14:textId="77777777" w:rsidR="007A1F44" w:rsidRPr="00A03C55" w:rsidRDefault="007A1F44" w:rsidP="00A0052B">
            <w:pPr>
              <w:pStyle w:val="TableEntry"/>
              <w:rPr>
                <w:noProof w:val="0"/>
              </w:rPr>
            </w:pPr>
            <w:r w:rsidRPr="00A03C55">
              <w:rPr>
                <w:noProof w:val="0"/>
              </w:rPr>
              <w:t>GT1</w:t>
            </w:r>
          </w:p>
        </w:tc>
        <w:tc>
          <w:tcPr>
            <w:tcW w:w="3544" w:type="dxa"/>
          </w:tcPr>
          <w:p w14:paraId="57319D37" w14:textId="77777777" w:rsidR="007A1F44" w:rsidRPr="00A03C55" w:rsidRDefault="007A1F44" w:rsidP="00A0052B">
            <w:pPr>
              <w:pStyle w:val="TableEntry"/>
              <w:rPr>
                <w:noProof w:val="0"/>
              </w:rPr>
            </w:pPr>
            <w:r w:rsidRPr="00A03C55">
              <w:rPr>
                <w:noProof w:val="0"/>
              </w:rPr>
              <w:t>Guarantor</w:t>
            </w:r>
          </w:p>
        </w:tc>
        <w:tc>
          <w:tcPr>
            <w:tcW w:w="971" w:type="dxa"/>
          </w:tcPr>
          <w:p w14:paraId="256918A7" w14:textId="77777777" w:rsidR="007A1F44" w:rsidRPr="00A03C55" w:rsidRDefault="007A1F44" w:rsidP="00B6518F">
            <w:pPr>
              <w:pStyle w:val="TableEntry"/>
              <w:rPr>
                <w:noProof w:val="0"/>
              </w:rPr>
            </w:pPr>
            <w:r w:rsidRPr="00A03C55">
              <w:rPr>
                <w:noProof w:val="0"/>
              </w:rPr>
              <w:t>O</w:t>
            </w:r>
          </w:p>
        </w:tc>
        <w:tc>
          <w:tcPr>
            <w:tcW w:w="872" w:type="dxa"/>
          </w:tcPr>
          <w:p w14:paraId="4BE3980F" w14:textId="77777777" w:rsidR="007A1F44" w:rsidRPr="00A03C55" w:rsidRDefault="007A1F44" w:rsidP="00B6518F">
            <w:pPr>
              <w:pStyle w:val="TableEntry"/>
              <w:rPr>
                <w:noProof w:val="0"/>
              </w:rPr>
            </w:pPr>
            <w:r w:rsidRPr="00A03C55">
              <w:rPr>
                <w:noProof w:val="0"/>
              </w:rPr>
              <w:t>[0..*]</w:t>
            </w:r>
          </w:p>
        </w:tc>
        <w:tc>
          <w:tcPr>
            <w:tcW w:w="1701" w:type="dxa"/>
          </w:tcPr>
          <w:p w14:paraId="754D45AC" w14:textId="77777777" w:rsidR="007A1F44" w:rsidRPr="00A03C55" w:rsidRDefault="007A1F44" w:rsidP="00A66DA8">
            <w:pPr>
              <w:pStyle w:val="TableEntry"/>
              <w:jc w:val="center"/>
              <w:rPr>
                <w:noProof w:val="0"/>
              </w:rPr>
            </w:pPr>
            <w:r w:rsidRPr="00A03C55">
              <w:rPr>
                <w:noProof w:val="0"/>
              </w:rPr>
              <w:t>6</w:t>
            </w:r>
          </w:p>
        </w:tc>
      </w:tr>
      <w:tr w:rsidR="007A1F44" w:rsidRPr="00A03C55" w14:paraId="2BFF7A90" w14:textId="77777777">
        <w:trPr>
          <w:cantSplit/>
          <w:jc w:val="center"/>
        </w:trPr>
        <w:tc>
          <w:tcPr>
            <w:tcW w:w="1951" w:type="dxa"/>
          </w:tcPr>
          <w:p w14:paraId="5820E4FF" w14:textId="77777777" w:rsidR="007A1F44" w:rsidRPr="00A03C55" w:rsidRDefault="007A1F44" w:rsidP="00A0052B">
            <w:pPr>
              <w:pStyle w:val="TableEntry"/>
              <w:rPr>
                <w:noProof w:val="0"/>
              </w:rPr>
            </w:pPr>
            <w:r w:rsidRPr="00A03C55">
              <w:rPr>
                <w:noProof w:val="0"/>
              </w:rPr>
              <w:t>---</w:t>
            </w:r>
          </w:p>
        </w:tc>
        <w:tc>
          <w:tcPr>
            <w:tcW w:w="3544" w:type="dxa"/>
          </w:tcPr>
          <w:p w14:paraId="00FDF27E" w14:textId="77777777" w:rsidR="007A1F44" w:rsidRPr="00A03C55" w:rsidRDefault="007A1F44" w:rsidP="00A0052B">
            <w:pPr>
              <w:pStyle w:val="TableEntry"/>
              <w:rPr>
                <w:noProof w:val="0"/>
              </w:rPr>
            </w:pPr>
            <w:r w:rsidRPr="00A03C55">
              <w:rPr>
                <w:noProof w:val="0"/>
              </w:rPr>
              <w:t>--- INSURANCE begin</w:t>
            </w:r>
          </w:p>
        </w:tc>
        <w:tc>
          <w:tcPr>
            <w:tcW w:w="971" w:type="dxa"/>
          </w:tcPr>
          <w:p w14:paraId="294C75CF" w14:textId="77777777" w:rsidR="007A1F44" w:rsidRPr="00A03C55" w:rsidRDefault="007A1F44" w:rsidP="00B6518F">
            <w:pPr>
              <w:pStyle w:val="TableEntry"/>
              <w:rPr>
                <w:noProof w:val="0"/>
              </w:rPr>
            </w:pPr>
            <w:r w:rsidRPr="00A03C55">
              <w:rPr>
                <w:noProof w:val="0"/>
              </w:rPr>
              <w:t>O</w:t>
            </w:r>
          </w:p>
        </w:tc>
        <w:tc>
          <w:tcPr>
            <w:tcW w:w="872" w:type="dxa"/>
          </w:tcPr>
          <w:p w14:paraId="75505C37" w14:textId="77777777" w:rsidR="007A1F44" w:rsidRPr="00A03C55" w:rsidRDefault="007A1F44" w:rsidP="00B6518F">
            <w:pPr>
              <w:pStyle w:val="TableEntry"/>
              <w:rPr>
                <w:noProof w:val="0"/>
              </w:rPr>
            </w:pPr>
            <w:r w:rsidRPr="00A03C55">
              <w:rPr>
                <w:noProof w:val="0"/>
              </w:rPr>
              <w:t>[0..*]</w:t>
            </w:r>
          </w:p>
        </w:tc>
        <w:tc>
          <w:tcPr>
            <w:tcW w:w="1701" w:type="dxa"/>
          </w:tcPr>
          <w:p w14:paraId="26EEA367" w14:textId="77777777" w:rsidR="007A1F44" w:rsidRPr="00A03C55" w:rsidRDefault="007A1F44" w:rsidP="00A66DA8">
            <w:pPr>
              <w:pStyle w:val="TableEntry"/>
              <w:jc w:val="center"/>
              <w:rPr>
                <w:noProof w:val="0"/>
              </w:rPr>
            </w:pPr>
          </w:p>
        </w:tc>
      </w:tr>
      <w:tr w:rsidR="007A1F44" w:rsidRPr="00A03C55" w14:paraId="7E8E1F62" w14:textId="77777777">
        <w:trPr>
          <w:cantSplit/>
          <w:jc w:val="center"/>
        </w:trPr>
        <w:tc>
          <w:tcPr>
            <w:tcW w:w="1951" w:type="dxa"/>
          </w:tcPr>
          <w:p w14:paraId="030DBF7B" w14:textId="77777777" w:rsidR="007A1F44" w:rsidRPr="00A03C55" w:rsidRDefault="007A1F44" w:rsidP="00A0052B">
            <w:pPr>
              <w:pStyle w:val="TableEntry"/>
              <w:rPr>
                <w:noProof w:val="0"/>
              </w:rPr>
            </w:pPr>
            <w:r w:rsidRPr="00A03C55">
              <w:rPr>
                <w:noProof w:val="0"/>
              </w:rPr>
              <w:t xml:space="preserve">  IN1</w:t>
            </w:r>
          </w:p>
        </w:tc>
        <w:tc>
          <w:tcPr>
            <w:tcW w:w="3544" w:type="dxa"/>
          </w:tcPr>
          <w:p w14:paraId="41778B01" w14:textId="77777777" w:rsidR="007A1F44" w:rsidRPr="00A03C55" w:rsidRDefault="007A1F44" w:rsidP="00A0052B">
            <w:pPr>
              <w:pStyle w:val="TableEntry"/>
              <w:rPr>
                <w:noProof w:val="0"/>
              </w:rPr>
            </w:pPr>
            <w:r w:rsidRPr="00A03C55">
              <w:rPr>
                <w:noProof w:val="0"/>
              </w:rPr>
              <w:t>Insurance</w:t>
            </w:r>
          </w:p>
        </w:tc>
        <w:tc>
          <w:tcPr>
            <w:tcW w:w="971" w:type="dxa"/>
          </w:tcPr>
          <w:p w14:paraId="221C7D7C" w14:textId="77777777" w:rsidR="007A1F44" w:rsidRPr="00A03C55" w:rsidRDefault="007A1F44" w:rsidP="00B6518F">
            <w:pPr>
              <w:pStyle w:val="TableEntry"/>
              <w:rPr>
                <w:noProof w:val="0"/>
              </w:rPr>
            </w:pPr>
            <w:r w:rsidRPr="00A03C55">
              <w:rPr>
                <w:noProof w:val="0"/>
              </w:rPr>
              <w:t>R</w:t>
            </w:r>
          </w:p>
        </w:tc>
        <w:tc>
          <w:tcPr>
            <w:tcW w:w="872" w:type="dxa"/>
          </w:tcPr>
          <w:p w14:paraId="3A06B98A" w14:textId="77777777" w:rsidR="007A1F44" w:rsidRPr="00A03C55" w:rsidRDefault="007A1F44" w:rsidP="00B6518F">
            <w:pPr>
              <w:pStyle w:val="TableEntry"/>
              <w:rPr>
                <w:noProof w:val="0"/>
              </w:rPr>
            </w:pPr>
            <w:r w:rsidRPr="00A03C55">
              <w:rPr>
                <w:noProof w:val="0"/>
              </w:rPr>
              <w:t>[1..1]</w:t>
            </w:r>
          </w:p>
        </w:tc>
        <w:tc>
          <w:tcPr>
            <w:tcW w:w="1701" w:type="dxa"/>
          </w:tcPr>
          <w:p w14:paraId="2F08C584" w14:textId="77777777" w:rsidR="007A1F44" w:rsidRPr="00A03C55" w:rsidRDefault="007A1F44" w:rsidP="00A66DA8">
            <w:pPr>
              <w:pStyle w:val="TableEntry"/>
              <w:jc w:val="center"/>
              <w:rPr>
                <w:noProof w:val="0"/>
              </w:rPr>
            </w:pPr>
            <w:r w:rsidRPr="00A03C55">
              <w:rPr>
                <w:noProof w:val="0"/>
              </w:rPr>
              <w:t>6</w:t>
            </w:r>
          </w:p>
        </w:tc>
      </w:tr>
      <w:tr w:rsidR="007A1F44" w:rsidRPr="00A03C55" w14:paraId="15A41117" w14:textId="77777777">
        <w:trPr>
          <w:cantSplit/>
          <w:jc w:val="center"/>
        </w:trPr>
        <w:tc>
          <w:tcPr>
            <w:tcW w:w="1951" w:type="dxa"/>
          </w:tcPr>
          <w:p w14:paraId="2D56E8EA" w14:textId="77777777" w:rsidR="007A1F44" w:rsidRPr="00A03C55" w:rsidRDefault="007A1F44" w:rsidP="00A0052B">
            <w:pPr>
              <w:pStyle w:val="TableEntry"/>
              <w:rPr>
                <w:noProof w:val="0"/>
              </w:rPr>
            </w:pPr>
            <w:r w:rsidRPr="00A03C55">
              <w:rPr>
                <w:noProof w:val="0"/>
              </w:rPr>
              <w:t xml:space="preserve">  IN2</w:t>
            </w:r>
          </w:p>
        </w:tc>
        <w:tc>
          <w:tcPr>
            <w:tcW w:w="3544" w:type="dxa"/>
          </w:tcPr>
          <w:p w14:paraId="7A322BA7" w14:textId="77777777" w:rsidR="007A1F44" w:rsidRPr="00A03C55" w:rsidRDefault="007A1F44" w:rsidP="00A0052B">
            <w:pPr>
              <w:pStyle w:val="TableEntry"/>
              <w:rPr>
                <w:noProof w:val="0"/>
              </w:rPr>
            </w:pPr>
            <w:r w:rsidRPr="00A03C55">
              <w:rPr>
                <w:noProof w:val="0"/>
              </w:rPr>
              <w:t>Insurance Additional Info.</w:t>
            </w:r>
          </w:p>
        </w:tc>
        <w:tc>
          <w:tcPr>
            <w:tcW w:w="971" w:type="dxa"/>
          </w:tcPr>
          <w:p w14:paraId="71C18CEB" w14:textId="77777777" w:rsidR="007A1F44" w:rsidRPr="00A03C55" w:rsidRDefault="007A1F44" w:rsidP="00B6518F">
            <w:pPr>
              <w:pStyle w:val="TableEntry"/>
              <w:rPr>
                <w:noProof w:val="0"/>
              </w:rPr>
            </w:pPr>
            <w:r w:rsidRPr="00A03C55">
              <w:rPr>
                <w:noProof w:val="0"/>
              </w:rPr>
              <w:t>O</w:t>
            </w:r>
          </w:p>
        </w:tc>
        <w:tc>
          <w:tcPr>
            <w:tcW w:w="872" w:type="dxa"/>
          </w:tcPr>
          <w:p w14:paraId="2947F8E7" w14:textId="77777777" w:rsidR="007A1F44" w:rsidRPr="00A03C55" w:rsidRDefault="007A1F44" w:rsidP="00B6518F">
            <w:pPr>
              <w:pStyle w:val="TableEntry"/>
              <w:rPr>
                <w:noProof w:val="0"/>
              </w:rPr>
            </w:pPr>
            <w:r w:rsidRPr="00A03C55">
              <w:rPr>
                <w:noProof w:val="0"/>
              </w:rPr>
              <w:t>[0..1]</w:t>
            </w:r>
          </w:p>
        </w:tc>
        <w:tc>
          <w:tcPr>
            <w:tcW w:w="1701" w:type="dxa"/>
          </w:tcPr>
          <w:p w14:paraId="49246E30" w14:textId="77777777" w:rsidR="007A1F44" w:rsidRPr="00A03C55" w:rsidRDefault="007A1F44" w:rsidP="00A66DA8">
            <w:pPr>
              <w:pStyle w:val="TableEntry"/>
              <w:jc w:val="center"/>
              <w:rPr>
                <w:noProof w:val="0"/>
              </w:rPr>
            </w:pPr>
            <w:r w:rsidRPr="00A03C55">
              <w:rPr>
                <w:noProof w:val="0"/>
              </w:rPr>
              <w:t>6</w:t>
            </w:r>
          </w:p>
        </w:tc>
      </w:tr>
      <w:tr w:rsidR="007A1F44" w:rsidRPr="00A03C55" w14:paraId="39E3F883" w14:textId="77777777">
        <w:trPr>
          <w:cantSplit/>
          <w:jc w:val="center"/>
        </w:trPr>
        <w:tc>
          <w:tcPr>
            <w:tcW w:w="1951" w:type="dxa"/>
          </w:tcPr>
          <w:p w14:paraId="5230572D" w14:textId="77777777" w:rsidR="007A1F44" w:rsidRPr="00A03C55" w:rsidRDefault="007A1F44" w:rsidP="00A0052B">
            <w:pPr>
              <w:pStyle w:val="TableEntry"/>
              <w:rPr>
                <w:noProof w:val="0"/>
              </w:rPr>
            </w:pPr>
            <w:r w:rsidRPr="00A03C55">
              <w:rPr>
                <w:noProof w:val="0"/>
              </w:rPr>
              <w:t xml:space="preserve">  IN3 </w:t>
            </w:r>
          </w:p>
        </w:tc>
        <w:tc>
          <w:tcPr>
            <w:tcW w:w="3544" w:type="dxa"/>
          </w:tcPr>
          <w:p w14:paraId="238D3F8D"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7CCBD4C4" w14:textId="77777777" w:rsidR="007A1F44" w:rsidRPr="00A03C55" w:rsidRDefault="007A1F44" w:rsidP="00B6518F">
            <w:pPr>
              <w:pStyle w:val="TableEntry"/>
              <w:rPr>
                <w:noProof w:val="0"/>
              </w:rPr>
            </w:pPr>
            <w:r w:rsidRPr="00A03C55">
              <w:rPr>
                <w:noProof w:val="0"/>
              </w:rPr>
              <w:t>O</w:t>
            </w:r>
          </w:p>
        </w:tc>
        <w:tc>
          <w:tcPr>
            <w:tcW w:w="872" w:type="dxa"/>
          </w:tcPr>
          <w:p w14:paraId="32AE6D86" w14:textId="77777777" w:rsidR="007A1F44" w:rsidRPr="00A03C55" w:rsidRDefault="007A1F44" w:rsidP="00B6518F">
            <w:pPr>
              <w:pStyle w:val="TableEntry"/>
              <w:rPr>
                <w:noProof w:val="0"/>
              </w:rPr>
            </w:pPr>
            <w:r w:rsidRPr="00A03C55">
              <w:rPr>
                <w:noProof w:val="0"/>
              </w:rPr>
              <w:t>[0..1]</w:t>
            </w:r>
          </w:p>
        </w:tc>
        <w:tc>
          <w:tcPr>
            <w:tcW w:w="1701" w:type="dxa"/>
          </w:tcPr>
          <w:p w14:paraId="68AC6D24" w14:textId="77777777" w:rsidR="007A1F44" w:rsidRPr="00A03C55" w:rsidRDefault="007A1F44" w:rsidP="00A66DA8">
            <w:pPr>
              <w:pStyle w:val="TableEntry"/>
              <w:jc w:val="center"/>
              <w:rPr>
                <w:noProof w:val="0"/>
              </w:rPr>
            </w:pPr>
            <w:r w:rsidRPr="00A03C55">
              <w:rPr>
                <w:noProof w:val="0"/>
              </w:rPr>
              <w:t>6</w:t>
            </w:r>
          </w:p>
        </w:tc>
      </w:tr>
      <w:tr w:rsidR="007A1F44" w:rsidRPr="00A03C55" w14:paraId="07DB9163" w14:textId="77777777">
        <w:trPr>
          <w:cantSplit/>
          <w:jc w:val="center"/>
        </w:trPr>
        <w:tc>
          <w:tcPr>
            <w:tcW w:w="1951" w:type="dxa"/>
          </w:tcPr>
          <w:p w14:paraId="79C18BC8" w14:textId="77777777" w:rsidR="007A1F44" w:rsidRPr="00A03C55" w:rsidRDefault="007A1F44" w:rsidP="00A0052B">
            <w:pPr>
              <w:pStyle w:val="TableEntry"/>
              <w:rPr>
                <w:noProof w:val="0"/>
              </w:rPr>
            </w:pPr>
            <w:r w:rsidRPr="00A03C55">
              <w:rPr>
                <w:noProof w:val="0"/>
              </w:rPr>
              <w:t xml:space="preserve">  ROL</w:t>
            </w:r>
          </w:p>
        </w:tc>
        <w:tc>
          <w:tcPr>
            <w:tcW w:w="3544" w:type="dxa"/>
          </w:tcPr>
          <w:p w14:paraId="111C81D4" w14:textId="77777777" w:rsidR="007A1F44" w:rsidRPr="00A03C55" w:rsidRDefault="007A1F44" w:rsidP="00A0052B">
            <w:pPr>
              <w:pStyle w:val="TableEntry"/>
              <w:rPr>
                <w:noProof w:val="0"/>
              </w:rPr>
            </w:pPr>
            <w:r w:rsidRPr="00A03C55">
              <w:rPr>
                <w:noProof w:val="0"/>
              </w:rPr>
              <w:t>Role</w:t>
            </w:r>
          </w:p>
        </w:tc>
        <w:tc>
          <w:tcPr>
            <w:tcW w:w="971" w:type="dxa"/>
          </w:tcPr>
          <w:p w14:paraId="0DAD5366" w14:textId="77777777" w:rsidR="007A1F44" w:rsidRPr="00A03C55" w:rsidRDefault="007A1F44" w:rsidP="00B6518F">
            <w:pPr>
              <w:pStyle w:val="TableEntry"/>
              <w:rPr>
                <w:noProof w:val="0"/>
              </w:rPr>
            </w:pPr>
            <w:r w:rsidRPr="00A03C55">
              <w:rPr>
                <w:noProof w:val="0"/>
              </w:rPr>
              <w:t>O</w:t>
            </w:r>
          </w:p>
        </w:tc>
        <w:tc>
          <w:tcPr>
            <w:tcW w:w="872" w:type="dxa"/>
          </w:tcPr>
          <w:p w14:paraId="4D651811" w14:textId="77777777" w:rsidR="007A1F44" w:rsidRPr="00A03C55" w:rsidRDefault="007A1F44" w:rsidP="00B6518F">
            <w:pPr>
              <w:pStyle w:val="TableEntry"/>
              <w:rPr>
                <w:noProof w:val="0"/>
              </w:rPr>
            </w:pPr>
            <w:r w:rsidRPr="00A03C55">
              <w:rPr>
                <w:noProof w:val="0"/>
              </w:rPr>
              <w:t>[0..*]</w:t>
            </w:r>
          </w:p>
        </w:tc>
        <w:tc>
          <w:tcPr>
            <w:tcW w:w="1701" w:type="dxa"/>
          </w:tcPr>
          <w:p w14:paraId="3A591DDE" w14:textId="77777777" w:rsidR="007A1F44" w:rsidRPr="00A03C55" w:rsidRDefault="007A1F44" w:rsidP="00A66DA8">
            <w:pPr>
              <w:pStyle w:val="TableEntry"/>
              <w:jc w:val="center"/>
              <w:rPr>
                <w:noProof w:val="0"/>
              </w:rPr>
            </w:pPr>
            <w:r w:rsidRPr="00A03C55">
              <w:rPr>
                <w:noProof w:val="0"/>
              </w:rPr>
              <w:t>15</w:t>
            </w:r>
          </w:p>
        </w:tc>
      </w:tr>
      <w:tr w:rsidR="007A1F44" w:rsidRPr="00A03C55" w14:paraId="356EAE5A" w14:textId="77777777">
        <w:trPr>
          <w:cantSplit/>
          <w:jc w:val="center"/>
        </w:trPr>
        <w:tc>
          <w:tcPr>
            <w:tcW w:w="1951" w:type="dxa"/>
          </w:tcPr>
          <w:p w14:paraId="0D653E3D" w14:textId="77777777" w:rsidR="007A1F44" w:rsidRPr="00A03C55" w:rsidRDefault="007A1F44" w:rsidP="00A0052B">
            <w:pPr>
              <w:pStyle w:val="TableEntry"/>
              <w:rPr>
                <w:noProof w:val="0"/>
              </w:rPr>
            </w:pPr>
            <w:r w:rsidRPr="00A03C55">
              <w:rPr>
                <w:noProof w:val="0"/>
              </w:rPr>
              <w:t>---</w:t>
            </w:r>
          </w:p>
        </w:tc>
        <w:tc>
          <w:tcPr>
            <w:tcW w:w="3544" w:type="dxa"/>
          </w:tcPr>
          <w:p w14:paraId="00115147" w14:textId="77777777" w:rsidR="007A1F44" w:rsidRPr="00A03C55" w:rsidRDefault="007A1F44" w:rsidP="00A0052B">
            <w:pPr>
              <w:pStyle w:val="TableEntry"/>
              <w:rPr>
                <w:noProof w:val="0"/>
              </w:rPr>
            </w:pPr>
            <w:r w:rsidRPr="00A03C55">
              <w:rPr>
                <w:noProof w:val="0"/>
              </w:rPr>
              <w:t>--- INSURANCE end</w:t>
            </w:r>
          </w:p>
        </w:tc>
        <w:tc>
          <w:tcPr>
            <w:tcW w:w="971" w:type="dxa"/>
          </w:tcPr>
          <w:p w14:paraId="3367BD3A" w14:textId="77777777" w:rsidR="007A1F44" w:rsidRPr="00A03C55" w:rsidRDefault="007A1F44" w:rsidP="00B6518F">
            <w:pPr>
              <w:pStyle w:val="TableEntry"/>
              <w:rPr>
                <w:noProof w:val="0"/>
              </w:rPr>
            </w:pPr>
          </w:p>
        </w:tc>
        <w:tc>
          <w:tcPr>
            <w:tcW w:w="872" w:type="dxa"/>
          </w:tcPr>
          <w:p w14:paraId="2DD328E6" w14:textId="77777777" w:rsidR="007A1F44" w:rsidRPr="00A03C55" w:rsidRDefault="007A1F44" w:rsidP="00B6518F">
            <w:pPr>
              <w:pStyle w:val="TableEntry"/>
              <w:rPr>
                <w:noProof w:val="0"/>
              </w:rPr>
            </w:pPr>
          </w:p>
        </w:tc>
        <w:tc>
          <w:tcPr>
            <w:tcW w:w="1701" w:type="dxa"/>
          </w:tcPr>
          <w:p w14:paraId="18D4C3F8" w14:textId="77777777" w:rsidR="007A1F44" w:rsidRPr="00A03C55" w:rsidRDefault="007A1F44" w:rsidP="00A66DA8">
            <w:pPr>
              <w:pStyle w:val="TableEntry"/>
              <w:jc w:val="center"/>
              <w:rPr>
                <w:noProof w:val="0"/>
              </w:rPr>
            </w:pPr>
          </w:p>
        </w:tc>
      </w:tr>
      <w:tr w:rsidR="007A1F44" w:rsidRPr="00A03C55" w14:paraId="1D175DD5" w14:textId="77777777">
        <w:trPr>
          <w:cantSplit/>
          <w:jc w:val="center"/>
        </w:trPr>
        <w:tc>
          <w:tcPr>
            <w:tcW w:w="1951" w:type="dxa"/>
          </w:tcPr>
          <w:p w14:paraId="72238171" w14:textId="77777777" w:rsidR="007A1F44" w:rsidRPr="00A03C55" w:rsidRDefault="007A1F44" w:rsidP="00A0052B">
            <w:pPr>
              <w:pStyle w:val="TableEntry"/>
              <w:rPr>
                <w:noProof w:val="0"/>
              </w:rPr>
            </w:pPr>
            <w:r w:rsidRPr="00A03C55">
              <w:rPr>
                <w:noProof w:val="0"/>
              </w:rPr>
              <w:t>ACC</w:t>
            </w:r>
          </w:p>
        </w:tc>
        <w:tc>
          <w:tcPr>
            <w:tcW w:w="3544" w:type="dxa"/>
          </w:tcPr>
          <w:p w14:paraId="5729C895"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7900D1C5" w14:textId="77777777" w:rsidR="007A1F44" w:rsidRPr="00A03C55" w:rsidRDefault="007A1F44" w:rsidP="00B6518F">
            <w:pPr>
              <w:pStyle w:val="TableEntry"/>
              <w:rPr>
                <w:noProof w:val="0"/>
              </w:rPr>
            </w:pPr>
            <w:r w:rsidRPr="00A03C55">
              <w:rPr>
                <w:noProof w:val="0"/>
              </w:rPr>
              <w:t>O</w:t>
            </w:r>
          </w:p>
        </w:tc>
        <w:tc>
          <w:tcPr>
            <w:tcW w:w="872" w:type="dxa"/>
          </w:tcPr>
          <w:p w14:paraId="2F7C6402" w14:textId="77777777" w:rsidR="007A1F44" w:rsidRPr="00A03C55" w:rsidRDefault="007A1F44" w:rsidP="00B6518F">
            <w:pPr>
              <w:pStyle w:val="TableEntry"/>
              <w:rPr>
                <w:noProof w:val="0"/>
              </w:rPr>
            </w:pPr>
            <w:r w:rsidRPr="00A03C55">
              <w:rPr>
                <w:noProof w:val="0"/>
              </w:rPr>
              <w:t>[0..1]</w:t>
            </w:r>
          </w:p>
        </w:tc>
        <w:tc>
          <w:tcPr>
            <w:tcW w:w="1701" w:type="dxa"/>
          </w:tcPr>
          <w:p w14:paraId="52157ADD" w14:textId="77777777" w:rsidR="007A1F44" w:rsidRPr="00A03C55" w:rsidRDefault="007A1F44" w:rsidP="00A66DA8">
            <w:pPr>
              <w:pStyle w:val="TableEntry"/>
              <w:jc w:val="center"/>
              <w:rPr>
                <w:noProof w:val="0"/>
              </w:rPr>
            </w:pPr>
            <w:r w:rsidRPr="00A03C55">
              <w:rPr>
                <w:noProof w:val="0"/>
              </w:rPr>
              <w:t>6</w:t>
            </w:r>
          </w:p>
        </w:tc>
      </w:tr>
      <w:tr w:rsidR="007A1F44" w:rsidRPr="00A03C55" w14:paraId="6444ADFE" w14:textId="77777777">
        <w:trPr>
          <w:cantSplit/>
          <w:jc w:val="center"/>
        </w:trPr>
        <w:tc>
          <w:tcPr>
            <w:tcW w:w="1951" w:type="dxa"/>
          </w:tcPr>
          <w:p w14:paraId="24777D49" w14:textId="77777777" w:rsidR="007A1F44" w:rsidRPr="00A03C55" w:rsidRDefault="007A1F44" w:rsidP="00A0052B">
            <w:pPr>
              <w:pStyle w:val="TableEntry"/>
              <w:rPr>
                <w:noProof w:val="0"/>
              </w:rPr>
            </w:pPr>
            <w:r w:rsidRPr="00A03C55">
              <w:rPr>
                <w:noProof w:val="0"/>
              </w:rPr>
              <w:t>PDA</w:t>
            </w:r>
          </w:p>
        </w:tc>
        <w:tc>
          <w:tcPr>
            <w:tcW w:w="3544" w:type="dxa"/>
          </w:tcPr>
          <w:p w14:paraId="170E293F" w14:textId="77777777" w:rsidR="007A1F44" w:rsidRPr="00A03C55" w:rsidRDefault="007A1F44" w:rsidP="00A0052B">
            <w:pPr>
              <w:pStyle w:val="TableEntry"/>
              <w:rPr>
                <w:noProof w:val="0"/>
              </w:rPr>
            </w:pPr>
            <w:r w:rsidRPr="00A03C55">
              <w:rPr>
                <w:noProof w:val="0"/>
              </w:rPr>
              <w:t>Patient Death and Autopsy</w:t>
            </w:r>
          </w:p>
        </w:tc>
        <w:tc>
          <w:tcPr>
            <w:tcW w:w="971" w:type="dxa"/>
          </w:tcPr>
          <w:p w14:paraId="1551138E" w14:textId="77777777" w:rsidR="007A1F44" w:rsidRPr="00A03C55" w:rsidRDefault="007A1F44" w:rsidP="00B6518F">
            <w:pPr>
              <w:pStyle w:val="TableEntry"/>
              <w:rPr>
                <w:noProof w:val="0"/>
              </w:rPr>
            </w:pPr>
            <w:r w:rsidRPr="00A03C55">
              <w:rPr>
                <w:noProof w:val="0"/>
              </w:rPr>
              <w:t>O</w:t>
            </w:r>
          </w:p>
        </w:tc>
        <w:tc>
          <w:tcPr>
            <w:tcW w:w="872" w:type="dxa"/>
          </w:tcPr>
          <w:p w14:paraId="6267F4DE" w14:textId="77777777" w:rsidR="007A1F44" w:rsidRPr="00A03C55" w:rsidRDefault="007A1F44" w:rsidP="00B6518F">
            <w:pPr>
              <w:pStyle w:val="TableEntry"/>
              <w:rPr>
                <w:noProof w:val="0"/>
              </w:rPr>
            </w:pPr>
            <w:r w:rsidRPr="00A03C55">
              <w:rPr>
                <w:noProof w:val="0"/>
              </w:rPr>
              <w:t>[0..1]</w:t>
            </w:r>
          </w:p>
        </w:tc>
        <w:tc>
          <w:tcPr>
            <w:tcW w:w="1701" w:type="dxa"/>
          </w:tcPr>
          <w:p w14:paraId="4929D106" w14:textId="77777777" w:rsidR="007A1F44" w:rsidRPr="00A03C55" w:rsidRDefault="007A1F44" w:rsidP="00A66DA8">
            <w:pPr>
              <w:pStyle w:val="TableEntry"/>
              <w:jc w:val="center"/>
              <w:rPr>
                <w:noProof w:val="0"/>
              </w:rPr>
            </w:pPr>
            <w:r w:rsidRPr="00A03C55">
              <w:rPr>
                <w:noProof w:val="0"/>
              </w:rPr>
              <w:t>3</w:t>
            </w:r>
          </w:p>
        </w:tc>
      </w:tr>
    </w:tbl>
    <w:p w14:paraId="39D3C8C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8" w:name="_Toc174249175"/>
      <w:r w:rsidRPr="00A03C55">
        <w:rPr>
          <w:noProof w:val="0"/>
        </w:rPr>
        <w:t>Comments on segment usage</w:t>
      </w:r>
      <w:bookmarkEnd w:id="368"/>
    </w:p>
    <w:p w14:paraId="0CCB7762" w14:textId="77777777" w:rsidR="007A1F44" w:rsidRPr="00A03C55" w:rsidRDefault="007A1F44">
      <w:r w:rsidRPr="00A03C55">
        <w:t xml:space="preserve">Field </w:t>
      </w:r>
      <w:r w:rsidRPr="00A03C55">
        <w:rPr>
          <w:i/>
          <w:iCs/>
        </w:rPr>
        <w:t>PV1-3-assigned patient location</w:t>
      </w:r>
      <w:r w:rsidRPr="00A03C55">
        <w:t xml:space="preserve"> is used to indicate the patient’s last location prior to discharge (or end of visit).</w:t>
      </w:r>
    </w:p>
    <w:p w14:paraId="74AF9755" w14:textId="77777777" w:rsidR="007A1F44" w:rsidRPr="00A03C55" w:rsidRDefault="007A1F44">
      <w:r w:rsidRPr="00A03C55">
        <w:t xml:space="preserve">Field </w:t>
      </w:r>
      <w:r w:rsidRPr="00A03C55">
        <w:rPr>
          <w:i/>
          <w:iCs/>
        </w:rPr>
        <w:t>PV1-45-discharge date/time</w:t>
      </w:r>
      <w:r w:rsidRPr="00A03C55">
        <w:t xml:space="preserve"> is used to carry either the date and time of discharge (for an inpatient) or the date and time that the visit ended (for an outpatient).</w:t>
      </w:r>
    </w:p>
    <w:p w14:paraId="0F4D8295" w14:textId="77777777" w:rsidR="007A1F44" w:rsidRPr="00A03C55" w:rsidRDefault="007A1F44">
      <w:r w:rsidRPr="00A03C55">
        <w:t xml:space="preserve">Providers with an ongoing relationship with the patient may be communicated in ROL segments immediately following the PID/PD1 segments. Providers specific to an episode of care may be communicated in ROL segments immediately following the PV1/PV2 segments. Providers </w:t>
      </w:r>
      <w:r w:rsidRPr="00A03C55">
        <w:lastRenderedPageBreak/>
        <w:t>specific to a particular insurance carrier may be communicated in ROL segments immediately following the IN1/IN2/IN3 segments.</w:t>
      </w:r>
    </w:p>
    <w:p w14:paraId="2B97346B" w14:textId="06D80A26" w:rsidR="007A1F44" w:rsidRPr="00A03C55" w:rsidRDefault="007A1F44">
      <w:r w:rsidRPr="00A03C55">
        <w:t>Within a Patient Discharge message, if the encounter has been terminated by the patient's death, then the field PID-30 Patient Death Indicator shall be populated. In this case PID-29 Patient Death Date and Time shall be populated as well, provided that the value is known.</w:t>
      </w:r>
    </w:p>
    <w:p w14:paraId="62C2BFB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9" w:name="_Toc174249176"/>
      <w:r w:rsidRPr="00A03C55">
        <w:rPr>
          <w:noProof w:val="0"/>
        </w:rPr>
        <w:t>Expected actions</w:t>
      </w:r>
      <w:bookmarkEnd w:id="369"/>
    </w:p>
    <w:p w14:paraId="6442B1D0" w14:textId="77777777" w:rsidR="007A1F44" w:rsidRPr="00A03C55" w:rsidRDefault="007A1F44">
      <w:r w:rsidRPr="00A03C55">
        <w:t>The receiver shall update the patient’s status to “discharged” (or “visit ended”).</w:t>
      </w:r>
    </w:p>
    <w:p w14:paraId="6DAC77F0" w14:textId="77777777" w:rsidR="007A1F44" w:rsidRPr="00A03C55" w:rsidRDefault="007A1F44">
      <w:r w:rsidRPr="00A03C55">
        <w:t>The receiver shall report the result of this operation (success / error) in an acknowledgment message returned to the sender.</w:t>
      </w:r>
    </w:p>
    <w:p w14:paraId="0C822A4D" w14:textId="77777777" w:rsidR="007A1F44" w:rsidRPr="00A03C55" w:rsidRDefault="007A1F44">
      <w:r w:rsidRPr="00A03C55">
        <w:t>In case this Movement conflicts with the current situation of the patient (no inpatient nor outpatient visit opened for this patient) the message is discarded but no error condition is raised.</w:t>
      </w:r>
    </w:p>
    <w:p w14:paraId="789D860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70" w:name="_Toc174249177"/>
      <w:bookmarkStart w:id="371" w:name="_Toc398544175"/>
      <w:r w:rsidRPr="00A03C55">
        <w:rPr>
          <w:noProof w:val="0"/>
        </w:rPr>
        <w:t>Cancel Discharge/End Visit – ADT^A13^ADT_A01</w:t>
      </w:r>
      <w:bookmarkEnd w:id="370"/>
      <w:bookmarkEnd w:id="371"/>
    </w:p>
    <w:p w14:paraId="4E2C251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2" w:name="_Toc174249178"/>
      <w:r w:rsidRPr="00A03C55">
        <w:rPr>
          <w:noProof w:val="0"/>
        </w:rPr>
        <w:t>Trigger Event</w:t>
      </w:r>
      <w:bookmarkEnd w:id="372"/>
    </w:p>
    <w:p w14:paraId="0E96EBB3" w14:textId="77777777" w:rsidR="007A1F44" w:rsidRPr="00A03C55" w:rsidRDefault="007A1F44">
      <w:r w:rsidRPr="00A03C55">
        <w:t>This message is sent by a Patient Encounter Supplier to a Patient Encounter Consumer to cancel a previous notification (via trigger event A03) that a patient’s stay at a healthcare facility had ended.</w:t>
      </w:r>
    </w:p>
    <w:p w14:paraId="4EDCE26E" w14:textId="77777777" w:rsidR="007A1F44" w:rsidRPr="00A03C55" w:rsidRDefault="007A1F44">
      <w:r w:rsidRPr="00A03C55">
        <w:t xml:space="preserve">MSH-9 is valued </w:t>
      </w:r>
      <w:r w:rsidRPr="00A03C55">
        <w:rPr>
          <w:b/>
          <w:bCs/>
        </w:rPr>
        <w:t>ADT^A13^ADT_A01</w:t>
      </w:r>
      <w:r w:rsidRPr="00A03C55">
        <w:t>.</w:t>
      </w:r>
    </w:p>
    <w:p w14:paraId="0AE77CD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3" w:name="_Toc174249179"/>
      <w:r w:rsidRPr="00A03C55">
        <w:rPr>
          <w:noProof w:val="0"/>
        </w:rPr>
        <w:t>Message Static Definition</w:t>
      </w:r>
      <w:bookmarkEnd w:id="373"/>
    </w:p>
    <w:p w14:paraId="21E4A6CF" w14:textId="77777777" w:rsidR="007A1F44" w:rsidRPr="00A03C55" w:rsidRDefault="007A1F44">
      <w:pPr>
        <w:pStyle w:val="TableTitle"/>
        <w:rPr>
          <w:noProof w:val="0"/>
        </w:rPr>
      </w:pPr>
      <w:r w:rsidRPr="00A03C55">
        <w:rPr>
          <w:noProof w:val="0"/>
        </w:rPr>
        <w:t>Table 3.31-11: Static definition of message ADT^A13^ADT_A01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8BC8015" w14:textId="77777777">
        <w:trPr>
          <w:cantSplit/>
          <w:tblHeader/>
          <w:jc w:val="center"/>
        </w:trPr>
        <w:tc>
          <w:tcPr>
            <w:tcW w:w="1951" w:type="dxa"/>
            <w:shd w:val="clear" w:color="auto" w:fill="D9D9D9"/>
          </w:tcPr>
          <w:p w14:paraId="5BE015F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EB75223"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9D6E567"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42B6E57"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7134FC35" w14:textId="77777777" w:rsidR="007A1F44" w:rsidRPr="00A03C55" w:rsidRDefault="007A1F44" w:rsidP="00A53067">
            <w:pPr>
              <w:pStyle w:val="TableEntryHeader"/>
              <w:rPr>
                <w:noProof w:val="0"/>
              </w:rPr>
            </w:pPr>
            <w:r w:rsidRPr="00A03C55">
              <w:rPr>
                <w:noProof w:val="0"/>
              </w:rPr>
              <w:t>HL7 chapter</w:t>
            </w:r>
          </w:p>
        </w:tc>
      </w:tr>
      <w:tr w:rsidR="007A1F44" w:rsidRPr="00A03C55" w14:paraId="0A9623F8" w14:textId="77777777">
        <w:trPr>
          <w:cantSplit/>
          <w:jc w:val="center"/>
        </w:trPr>
        <w:tc>
          <w:tcPr>
            <w:tcW w:w="1951" w:type="dxa"/>
          </w:tcPr>
          <w:p w14:paraId="128A5ECD" w14:textId="77777777" w:rsidR="007A1F44" w:rsidRPr="00A03C55" w:rsidRDefault="007A1F44" w:rsidP="00A0052B">
            <w:pPr>
              <w:pStyle w:val="TableEntry"/>
              <w:rPr>
                <w:noProof w:val="0"/>
              </w:rPr>
            </w:pPr>
            <w:r w:rsidRPr="00A03C55">
              <w:rPr>
                <w:noProof w:val="0"/>
              </w:rPr>
              <w:t>MSH</w:t>
            </w:r>
          </w:p>
        </w:tc>
        <w:tc>
          <w:tcPr>
            <w:tcW w:w="3544" w:type="dxa"/>
          </w:tcPr>
          <w:p w14:paraId="6163A8A6" w14:textId="77777777" w:rsidR="007A1F44" w:rsidRPr="00A03C55" w:rsidRDefault="007A1F44" w:rsidP="00A0052B">
            <w:pPr>
              <w:pStyle w:val="TableEntry"/>
              <w:rPr>
                <w:noProof w:val="0"/>
              </w:rPr>
            </w:pPr>
            <w:r w:rsidRPr="00A03C55">
              <w:rPr>
                <w:noProof w:val="0"/>
              </w:rPr>
              <w:t>Message Header</w:t>
            </w:r>
          </w:p>
        </w:tc>
        <w:tc>
          <w:tcPr>
            <w:tcW w:w="971" w:type="dxa"/>
          </w:tcPr>
          <w:p w14:paraId="4749E1C3" w14:textId="77777777" w:rsidR="007A1F44" w:rsidRPr="00A03C55" w:rsidRDefault="007A1F44" w:rsidP="00B6518F">
            <w:pPr>
              <w:pStyle w:val="TableEntry"/>
              <w:rPr>
                <w:noProof w:val="0"/>
              </w:rPr>
            </w:pPr>
            <w:r w:rsidRPr="00A03C55">
              <w:rPr>
                <w:noProof w:val="0"/>
              </w:rPr>
              <w:t>R</w:t>
            </w:r>
          </w:p>
        </w:tc>
        <w:tc>
          <w:tcPr>
            <w:tcW w:w="872" w:type="dxa"/>
          </w:tcPr>
          <w:p w14:paraId="7866E089" w14:textId="77777777" w:rsidR="007A1F44" w:rsidRPr="00A03C55" w:rsidRDefault="007A1F44" w:rsidP="00B6518F">
            <w:pPr>
              <w:pStyle w:val="TableEntry"/>
              <w:rPr>
                <w:noProof w:val="0"/>
              </w:rPr>
            </w:pPr>
            <w:r w:rsidRPr="00A03C55">
              <w:rPr>
                <w:noProof w:val="0"/>
              </w:rPr>
              <w:t>[1..1]</w:t>
            </w:r>
          </w:p>
        </w:tc>
        <w:tc>
          <w:tcPr>
            <w:tcW w:w="1701" w:type="dxa"/>
          </w:tcPr>
          <w:p w14:paraId="1DC0DAC9" w14:textId="77777777" w:rsidR="007A1F44" w:rsidRPr="00A03C55" w:rsidRDefault="007A1F44" w:rsidP="00A66DA8">
            <w:pPr>
              <w:pStyle w:val="TableEntry"/>
              <w:jc w:val="center"/>
              <w:rPr>
                <w:noProof w:val="0"/>
              </w:rPr>
            </w:pPr>
            <w:r w:rsidRPr="00A03C55">
              <w:rPr>
                <w:noProof w:val="0"/>
              </w:rPr>
              <w:t>2</w:t>
            </w:r>
          </w:p>
        </w:tc>
      </w:tr>
      <w:tr w:rsidR="007A1F44" w:rsidRPr="00A03C55" w14:paraId="1026E986" w14:textId="77777777">
        <w:trPr>
          <w:cantSplit/>
          <w:jc w:val="center"/>
        </w:trPr>
        <w:tc>
          <w:tcPr>
            <w:tcW w:w="1951" w:type="dxa"/>
          </w:tcPr>
          <w:p w14:paraId="3CEE977E" w14:textId="77777777" w:rsidR="007A1F44" w:rsidRPr="00A03C55" w:rsidRDefault="007A1F44" w:rsidP="00A0052B">
            <w:pPr>
              <w:pStyle w:val="TableEntry"/>
              <w:rPr>
                <w:noProof w:val="0"/>
              </w:rPr>
            </w:pPr>
            <w:r w:rsidRPr="00A03C55">
              <w:rPr>
                <w:noProof w:val="0"/>
              </w:rPr>
              <w:t>SFT</w:t>
            </w:r>
          </w:p>
        </w:tc>
        <w:tc>
          <w:tcPr>
            <w:tcW w:w="3544" w:type="dxa"/>
          </w:tcPr>
          <w:p w14:paraId="283691AB" w14:textId="77777777" w:rsidR="007A1F44" w:rsidRPr="00A03C55" w:rsidRDefault="007A1F44" w:rsidP="00A0052B">
            <w:pPr>
              <w:pStyle w:val="TableEntry"/>
              <w:rPr>
                <w:noProof w:val="0"/>
              </w:rPr>
            </w:pPr>
            <w:r w:rsidRPr="00A03C55">
              <w:rPr>
                <w:noProof w:val="0"/>
              </w:rPr>
              <w:t>Software Segment</w:t>
            </w:r>
          </w:p>
        </w:tc>
        <w:tc>
          <w:tcPr>
            <w:tcW w:w="971" w:type="dxa"/>
          </w:tcPr>
          <w:p w14:paraId="507F1F3E" w14:textId="77777777" w:rsidR="007A1F44" w:rsidRPr="00A03C55" w:rsidRDefault="007A1F44" w:rsidP="00B6518F">
            <w:pPr>
              <w:pStyle w:val="TableEntry"/>
              <w:rPr>
                <w:noProof w:val="0"/>
              </w:rPr>
            </w:pPr>
            <w:r w:rsidRPr="00A03C55">
              <w:rPr>
                <w:noProof w:val="0"/>
              </w:rPr>
              <w:t>O</w:t>
            </w:r>
          </w:p>
        </w:tc>
        <w:tc>
          <w:tcPr>
            <w:tcW w:w="872" w:type="dxa"/>
          </w:tcPr>
          <w:p w14:paraId="37DE6A5C" w14:textId="77777777" w:rsidR="007A1F44" w:rsidRPr="00A03C55" w:rsidRDefault="007A1F44" w:rsidP="00B6518F">
            <w:pPr>
              <w:pStyle w:val="TableEntry"/>
              <w:rPr>
                <w:noProof w:val="0"/>
              </w:rPr>
            </w:pPr>
            <w:r w:rsidRPr="00A03C55">
              <w:rPr>
                <w:noProof w:val="0"/>
              </w:rPr>
              <w:t>[0..*]</w:t>
            </w:r>
          </w:p>
        </w:tc>
        <w:tc>
          <w:tcPr>
            <w:tcW w:w="1701" w:type="dxa"/>
          </w:tcPr>
          <w:p w14:paraId="6AA32748" w14:textId="77777777" w:rsidR="007A1F44" w:rsidRPr="00A03C55" w:rsidRDefault="007A1F44" w:rsidP="00A66DA8">
            <w:pPr>
              <w:pStyle w:val="TableEntry"/>
              <w:jc w:val="center"/>
              <w:rPr>
                <w:noProof w:val="0"/>
              </w:rPr>
            </w:pPr>
            <w:r w:rsidRPr="00A03C55">
              <w:rPr>
                <w:noProof w:val="0"/>
              </w:rPr>
              <w:t>2</w:t>
            </w:r>
          </w:p>
        </w:tc>
      </w:tr>
      <w:tr w:rsidR="007A1F44" w:rsidRPr="00A03C55" w14:paraId="38F925D4" w14:textId="77777777">
        <w:trPr>
          <w:cantSplit/>
          <w:jc w:val="center"/>
        </w:trPr>
        <w:tc>
          <w:tcPr>
            <w:tcW w:w="1951" w:type="dxa"/>
          </w:tcPr>
          <w:p w14:paraId="3FD97087" w14:textId="77777777" w:rsidR="007A1F44" w:rsidRPr="00A03C55" w:rsidRDefault="007A1F44" w:rsidP="00A0052B">
            <w:pPr>
              <w:pStyle w:val="TableEntry"/>
              <w:rPr>
                <w:noProof w:val="0"/>
              </w:rPr>
            </w:pPr>
            <w:r w:rsidRPr="00A03C55">
              <w:rPr>
                <w:noProof w:val="0"/>
              </w:rPr>
              <w:t>EVN</w:t>
            </w:r>
          </w:p>
        </w:tc>
        <w:tc>
          <w:tcPr>
            <w:tcW w:w="3544" w:type="dxa"/>
          </w:tcPr>
          <w:p w14:paraId="13BEC363" w14:textId="77777777" w:rsidR="007A1F44" w:rsidRPr="00A03C55" w:rsidRDefault="007A1F44" w:rsidP="00A0052B">
            <w:pPr>
              <w:pStyle w:val="TableEntry"/>
              <w:rPr>
                <w:noProof w:val="0"/>
              </w:rPr>
            </w:pPr>
            <w:r w:rsidRPr="00A03C55">
              <w:rPr>
                <w:noProof w:val="0"/>
              </w:rPr>
              <w:t>Event Type</w:t>
            </w:r>
          </w:p>
        </w:tc>
        <w:tc>
          <w:tcPr>
            <w:tcW w:w="971" w:type="dxa"/>
          </w:tcPr>
          <w:p w14:paraId="185A665D" w14:textId="77777777" w:rsidR="007A1F44" w:rsidRPr="00A03C55" w:rsidRDefault="007A1F44" w:rsidP="00B6518F">
            <w:pPr>
              <w:pStyle w:val="TableEntry"/>
              <w:rPr>
                <w:noProof w:val="0"/>
              </w:rPr>
            </w:pPr>
            <w:r w:rsidRPr="00A03C55">
              <w:rPr>
                <w:noProof w:val="0"/>
              </w:rPr>
              <w:t>R</w:t>
            </w:r>
          </w:p>
        </w:tc>
        <w:tc>
          <w:tcPr>
            <w:tcW w:w="872" w:type="dxa"/>
          </w:tcPr>
          <w:p w14:paraId="5F15B681" w14:textId="77777777" w:rsidR="007A1F44" w:rsidRPr="00A03C55" w:rsidRDefault="007A1F44" w:rsidP="00B6518F">
            <w:pPr>
              <w:pStyle w:val="TableEntry"/>
              <w:rPr>
                <w:noProof w:val="0"/>
              </w:rPr>
            </w:pPr>
            <w:r w:rsidRPr="00A03C55">
              <w:rPr>
                <w:noProof w:val="0"/>
              </w:rPr>
              <w:t>[1..1]</w:t>
            </w:r>
          </w:p>
        </w:tc>
        <w:tc>
          <w:tcPr>
            <w:tcW w:w="1701" w:type="dxa"/>
          </w:tcPr>
          <w:p w14:paraId="5F075FF5" w14:textId="77777777" w:rsidR="007A1F44" w:rsidRPr="00A03C55" w:rsidRDefault="007A1F44" w:rsidP="00A66DA8">
            <w:pPr>
              <w:pStyle w:val="TableEntry"/>
              <w:jc w:val="center"/>
              <w:rPr>
                <w:noProof w:val="0"/>
              </w:rPr>
            </w:pPr>
            <w:r w:rsidRPr="00A03C55">
              <w:rPr>
                <w:noProof w:val="0"/>
              </w:rPr>
              <w:t>2</w:t>
            </w:r>
          </w:p>
        </w:tc>
      </w:tr>
      <w:tr w:rsidR="007A1F44" w:rsidRPr="00A03C55" w14:paraId="6EF19D68" w14:textId="77777777">
        <w:trPr>
          <w:cantSplit/>
          <w:jc w:val="center"/>
        </w:trPr>
        <w:tc>
          <w:tcPr>
            <w:tcW w:w="1951" w:type="dxa"/>
          </w:tcPr>
          <w:p w14:paraId="492CF81A" w14:textId="77777777" w:rsidR="007A1F44" w:rsidRPr="00A03C55" w:rsidRDefault="007A1F44" w:rsidP="00A0052B">
            <w:pPr>
              <w:pStyle w:val="TableEntry"/>
              <w:rPr>
                <w:noProof w:val="0"/>
              </w:rPr>
            </w:pPr>
            <w:r w:rsidRPr="00A03C55">
              <w:rPr>
                <w:noProof w:val="0"/>
              </w:rPr>
              <w:t>PID</w:t>
            </w:r>
          </w:p>
        </w:tc>
        <w:tc>
          <w:tcPr>
            <w:tcW w:w="3544" w:type="dxa"/>
          </w:tcPr>
          <w:p w14:paraId="5D36DF3A" w14:textId="77777777" w:rsidR="007A1F44" w:rsidRPr="00A03C55" w:rsidRDefault="007A1F44" w:rsidP="00A0052B">
            <w:pPr>
              <w:pStyle w:val="TableEntry"/>
              <w:rPr>
                <w:noProof w:val="0"/>
              </w:rPr>
            </w:pPr>
            <w:r w:rsidRPr="00A03C55">
              <w:rPr>
                <w:noProof w:val="0"/>
              </w:rPr>
              <w:t>Patient Identification</w:t>
            </w:r>
          </w:p>
        </w:tc>
        <w:tc>
          <w:tcPr>
            <w:tcW w:w="971" w:type="dxa"/>
          </w:tcPr>
          <w:p w14:paraId="1D1E8F7C" w14:textId="77777777" w:rsidR="007A1F44" w:rsidRPr="00A03C55" w:rsidRDefault="007A1F44" w:rsidP="00B6518F">
            <w:pPr>
              <w:pStyle w:val="TableEntry"/>
              <w:rPr>
                <w:noProof w:val="0"/>
              </w:rPr>
            </w:pPr>
            <w:r w:rsidRPr="00A03C55">
              <w:rPr>
                <w:noProof w:val="0"/>
              </w:rPr>
              <w:t>R</w:t>
            </w:r>
          </w:p>
        </w:tc>
        <w:tc>
          <w:tcPr>
            <w:tcW w:w="872" w:type="dxa"/>
          </w:tcPr>
          <w:p w14:paraId="3873529A" w14:textId="77777777" w:rsidR="007A1F44" w:rsidRPr="00A03C55" w:rsidRDefault="007A1F44" w:rsidP="00B6518F">
            <w:pPr>
              <w:pStyle w:val="TableEntry"/>
              <w:rPr>
                <w:noProof w:val="0"/>
              </w:rPr>
            </w:pPr>
            <w:r w:rsidRPr="00A03C55">
              <w:rPr>
                <w:noProof w:val="0"/>
              </w:rPr>
              <w:t>[1..1]</w:t>
            </w:r>
          </w:p>
        </w:tc>
        <w:tc>
          <w:tcPr>
            <w:tcW w:w="1701" w:type="dxa"/>
          </w:tcPr>
          <w:p w14:paraId="3B34AD85" w14:textId="77777777" w:rsidR="007A1F44" w:rsidRPr="00A03C55" w:rsidRDefault="007A1F44" w:rsidP="00A66DA8">
            <w:pPr>
              <w:pStyle w:val="TableEntry"/>
              <w:jc w:val="center"/>
              <w:rPr>
                <w:noProof w:val="0"/>
              </w:rPr>
            </w:pPr>
            <w:r w:rsidRPr="00A03C55">
              <w:rPr>
                <w:noProof w:val="0"/>
              </w:rPr>
              <w:t>3</w:t>
            </w:r>
          </w:p>
        </w:tc>
      </w:tr>
      <w:tr w:rsidR="007A1F44" w:rsidRPr="00A03C55" w14:paraId="6416BD6D" w14:textId="77777777">
        <w:trPr>
          <w:cantSplit/>
          <w:jc w:val="center"/>
        </w:trPr>
        <w:tc>
          <w:tcPr>
            <w:tcW w:w="1951" w:type="dxa"/>
          </w:tcPr>
          <w:p w14:paraId="463093AB" w14:textId="77777777" w:rsidR="007A1F44" w:rsidRPr="00A03C55" w:rsidRDefault="007A1F44" w:rsidP="00A0052B">
            <w:pPr>
              <w:pStyle w:val="TableEntry"/>
              <w:rPr>
                <w:noProof w:val="0"/>
              </w:rPr>
            </w:pPr>
            <w:r w:rsidRPr="00A03C55">
              <w:rPr>
                <w:noProof w:val="0"/>
              </w:rPr>
              <w:t>PD1</w:t>
            </w:r>
          </w:p>
        </w:tc>
        <w:tc>
          <w:tcPr>
            <w:tcW w:w="3544" w:type="dxa"/>
          </w:tcPr>
          <w:p w14:paraId="509DEEBF" w14:textId="77777777" w:rsidR="007A1F44" w:rsidRPr="00A03C55" w:rsidRDefault="007A1F44" w:rsidP="00A0052B">
            <w:pPr>
              <w:pStyle w:val="TableEntry"/>
              <w:rPr>
                <w:noProof w:val="0"/>
              </w:rPr>
            </w:pPr>
            <w:r w:rsidRPr="00A03C55">
              <w:rPr>
                <w:noProof w:val="0"/>
              </w:rPr>
              <w:t>Additional Demographics</w:t>
            </w:r>
          </w:p>
        </w:tc>
        <w:tc>
          <w:tcPr>
            <w:tcW w:w="971" w:type="dxa"/>
          </w:tcPr>
          <w:p w14:paraId="55DCF73E" w14:textId="77777777" w:rsidR="007A1F44" w:rsidRPr="00A03C55" w:rsidRDefault="007A1F44" w:rsidP="00B6518F">
            <w:pPr>
              <w:pStyle w:val="TableEntry"/>
              <w:rPr>
                <w:noProof w:val="0"/>
              </w:rPr>
            </w:pPr>
            <w:r w:rsidRPr="00A03C55">
              <w:rPr>
                <w:noProof w:val="0"/>
              </w:rPr>
              <w:t>O</w:t>
            </w:r>
          </w:p>
        </w:tc>
        <w:tc>
          <w:tcPr>
            <w:tcW w:w="872" w:type="dxa"/>
          </w:tcPr>
          <w:p w14:paraId="1905E7E8" w14:textId="77777777" w:rsidR="007A1F44" w:rsidRPr="00A03C55" w:rsidRDefault="007A1F44" w:rsidP="00B6518F">
            <w:pPr>
              <w:pStyle w:val="TableEntry"/>
              <w:rPr>
                <w:noProof w:val="0"/>
              </w:rPr>
            </w:pPr>
            <w:r w:rsidRPr="00A03C55">
              <w:rPr>
                <w:noProof w:val="0"/>
              </w:rPr>
              <w:t>[0..1]</w:t>
            </w:r>
          </w:p>
        </w:tc>
        <w:tc>
          <w:tcPr>
            <w:tcW w:w="1701" w:type="dxa"/>
          </w:tcPr>
          <w:p w14:paraId="129E75B8" w14:textId="77777777" w:rsidR="007A1F44" w:rsidRPr="00A03C55" w:rsidRDefault="007A1F44" w:rsidP="00A66DA8">
            <w:pPr>
              <w:pStyle w:val="TableEntry"/>
              <w:jc w:val="center"/>
              <w:rPr>
                <w:noProof w:val="0"/>
              </w:rPr>
            </w:pPr>
            <w:r w:rsidRPr="00A03C55">
              <w:rPr>
                <w:noProof w:val="0"/>
              </w:rPr>
              <w:t>3</w:t>
            </w:r>
          </w:p>
        </w:tc>
      </w:tr>
      <w:tr w:rsidR="007A1F44" w:rsidRPr="00A03C55" w14:paraId="62E60ADD" w14:textId="77777777">
        <w:trPr>
          <w:cantSplit/>
          <w:jc w:val="center"/>
        </w:trPr>
        <w:tc>
          <w:tcPr>
            <w:tcW w:w="1951" w:type="dxa"/>
          </w:tcPr>
          <w:p w14:paraId="576DF788" w14:textId="77777777" w:rsidR="007A1F44" w:rsidRPr="00A03C55" w:rsidRDefault="007A1F44" w:rsidP="00A0052B">
            <w:pPr>
              <w:pStyle w:val="TableEntry"/>
              <w:rPr>
                <w:noProof w:val="0"/>
              </w:rPr>
            </w:pPr>
            <w:r w:rsidRPr="00A03C55">
              <w:rPr>
                <w:noProof w:val="0"/>
              </w:rPr>
              <w:t>ROL</w:t>
            </w:r>
          </w:p>
        </w:tc>
        <w:tc>
          <w:tcPr>
            <w:tcW w:w="3544" w:type="dxa"/>
          </w:tcPr>
          <w:p w14:paraId="30BDFCB1" w14:textId="77777777" w:rsidR="007A1F44" w:rsidRPr="00A03C55" w:rsidRDefault="007A1F44" w:rsidP="00A0052B">
            <w:pPr>
              <w:pStyle w:val="TableEntry"/>
              <w:rPr>
                <w:noProof w:val="0"/>
              </w:rPr>
            </w:pPr>
            <w:r w:rsidRPr="00A03C55">
              <w:rPr>
                <w:noProof w:val="0"/>
              </w:rPr>
              <w:t>Role</w:t>
            </w:r>
          </w:p>
        </w:tc>
        <w:tc>
          <w:tcPr>
            <w:tcW w:w="971" w:type="dxa"/>
          </w:tcPr>
          <w:p w14:paraId="0393D571" w14:textId="77777777" w:rsidR="007A1F44" w:rsidRPr="00A03C55" w:rsidRDefault="007A1F44" w:rsidP="00B6518F">
            <w:pPr>
              <w:pStyle w:val="TableEntry"/>
              <w:rPr>
                <w:noProof w:val="0"/>
              </w:rPr>
            </w:pPr>
            <w:r w:rsidRPr="00A03C55">
              <w:rPr>
                <w:noProof w:val="0"/>
              </w:rPr>
              <w:t>O</w:t>
            </w:r>
          </w:p>
        </w:tc>
        <w:tc>
          <w:tcPr>
            <w:tcW w:w="872" w:type="dxa"/>
          </w:tcPr>
          <w:p w14:paraId="596FF9EF" w14:textId="77777777" w:rsidR="007A1F44" w:rsidRPr="00A03C55" w:rsidRDefault="007A1F44" w:rsidP="00B6518F">
            <w:pPr>
              <w:pStyle w:val="TableEntry"/>
              <w:rPr>
                <w:noProof w:val="0"/>
              </w:rPr>
            </w:pPr>
            <w:r w:rsidRPr="00A03C55">
              <w:rPr>
                <w:noProof w:val="0"/>
              </w:rPr>
              <w:t>[0..*]</w:t>
            </w:r>
          </w:p>
        </w:tc>
        <w:tc>
          <w:tcPr>
            <w:tcW w:w="1701" w:type="dxa"/>
          </w:tcPr>
          <w:p w14:paraId="37D43445" w14:textId="77777777" w:rsidR="007A1F44" w:rsidRPr="00A03C55" w:rsidRDefault="007A1F44" w:rsidP="00A66DA8">
            <w:pPr>
              <w:pStyle w:val="TableEntry"/>
              <w:jc w:val="center"/>
              <w:rPr>
                <w:noProof w:val="0"/>
              </w:rPr>
            </w:pPr>
            <w:r w:rsidRPr="00A03C55">
              <w:rPr>
                <w:noProof w:val="0"/>
              </w:rPr>
              <w:t>15</w:t>
            </w:r>
          </w:p>
        </w:tc>
      </w:tr>
      <w:tr w:rsidR="007A1F44" w:rsidRPr="00A03C55" w14:paraId="14F2FE35" w14:textId="77777777">
        <w:trPr>
          <w:cantSplit/>
          <w:jc w:val="center"/>
        </w:trPr>
        <w:tc>
          <w:tcPr>
            <w:tcW w:w="1951" w:type="dxa"/>
          </w:tcPr>
          <w:p w14:paraId="2E3BAB49" w14:textId="77777777" w:rsidR="007A1F44" w:rsidRPr="00A03C55" w:rsidRDefault="007A1F44" w:rsidP="00A0052B">
            <w:pPr>
              <w:pStyle w:val="TableEntry"/>
              <w:rPr>
                <w:noProof w:val="0"/>
              </w:rPr>
            </w:pPr>
            <w:r w:rsidRPr="00A03C55">
              <w:rPr>
                <w:noProof w:val="0"/>
              </w:rPr>
              <w:t>NK1</w:t>
            </w:r>
          </w:p>
        </w:tc>
        <w:tc>
          <w:tcPr>
            <w:tcW w:w="3544" w:type="dxa"/>
          </w:tcPr>
          <w:p w14:paraId="4226D1AE"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6646E8F5" w14:textId="77777777" w:rsidR="007A1F44" w:rsidRPr="00A03C55" w:rsidRDefault="007A1F44" w:rsidP="00B6518F">
            <w:pPr>
              <w:pStyle w:val="TableEntry"/>
              <w:rPr>
                <w:noProof w:val="0"/>
              </w:rPr>
            </w:pPr>
            <w:r w:rsidRPr="00A03C55">
              <w:rPr>
                <w:noProof w:val="0"/>
              </w:rPr>
              <w:t>O</w:t>
            </w:r>
          </w:p>
        </w:tc>
        <w:tc>
          <w:tcPr>
            <w:tcW w:w="872" w:type="dxa"/>
          </w:tcPr>
          <w:p w14:paraId="4963FCA9" w14:textId="77777777" w:rsidR="007A1F44" w:rsidRPr="00A03C55" w:rsidRDefault="007A1F44" w:rsidP="00B6518F">
            <w:pPr>
              <w:pStyle w:val="TableEntry"/>
              <w:rPr>
                <w:noProof w:val="0"/>
              </w:rPr>
            </w:pPr>
            <w:r w:rsidRPr="00A03C55">
              <w:rPr>
                <w:noProof w:val="0"/>
              </w:rPr>
              <w:t>[0..*]</w:t>
            </w:r>
          </w:p>
        </w:tc>
        <w:tc>
          <w:tcPr>
            <w:tcW w:w="1701" w:type="dxa"/>
          </w:tcPr>
          <w:p w14:paraId="1BE0AA53" w14:textId="77777777" w:rsidR="007A1F44" w:rsidRPr="00A03C55" w:rsidRDefault="007A1F44" w:rsidP="00A66DA8">
            <w:pPr>
              <w:pStyle w:val="TableEntry"/>
              <w:jc w:val="center"/>
              <w:rPr>
                <w:noProof w:val="0"/>
              </w:rPr>
            </w:pPr>
            <w:r w:rsidRPr="00A03C55">
              <w:rPr>
                <w:noProof w:val="0"/>
              </w:rPr>
              <w:t>3</w:t>
            </w:r>
          </w:p>
        </w:tc>
      </w:tr>
      <w:tr w:rsidR="007A1F44" w:rsidRPr="00A03C55" w14:paraId="5D5977A1" w14:textId="77777777">
        <w:trPr>
          <w:cantSplit/>
          <w:jc w:val="center"/>
        </w:trPr>
        <w:tc>
          <w:tcPr>
            <w:tcW w:w="1951" w:type="dxa"/>
          </w:tcPr>
          <w:p w14:paraId="490EF8BE" w14:textId="77777777" w:rsidR="007A1F44" w:rsidRPr="00A03C55" w:rsidRDefault="007A1F44" w:rsidP="00A0052B">
            <w:pPr>
              <w:pStyle w:val="TableEntry"/>
              <w:rPr>
                <w:noProof w:val="0"/>
              </w:rPr>
            </w:pPr>
            <w:r w:rsidRPr="00A03C55">
              <w:rPr>
                <w:noProof w:val="0"/>
              </w:rPr>
              <w:t>PV1</w:t>
            </w:r>
          </w:p>
        </w:tc>
        <w:tc>
          <w:tcPr>
            <w:tcW w:w="3544" w:type="dxa"/>
          </w:tcPr>
          <w:p w14:paraId="5E69616C" w14:textId="77777777" w:rsidR="007A1F44" w:rsidRPr="00A03C55" w:rsidRDefault="007A1F44" w:rsidP="00A0052B">
            <w:pPr>
              <w:pStyle w:val="TableEntry"/>
              <w:rPr>
                <w:noProof w:val="0"/>
              </w:rPr>
            </w:pPr>
            <w:r w:rsidRPr="00A03C55">
              <w:rPr>
                <w:noProof w:val="0"/>
              </w:rPr>
              <w:t>Patient Visit</w:t>
            </w:r>
          </w:p>
        </w:tc>
        <w:tc>
          <w:tcPr>
            <w:tcW w:w="971" w:type="dxa"/>
          </w:tcPr>
          <w:p w14:paraId="0BCB4241" w14:textId="77777777" w:rsidR="007A1F44" w:rsidRPr="00A03C55" w:rsidRDefault="007A1F44" w:rsidP="00B6518F">
            <w:pPr>
              <w:pStyle w:val="TableEntry"/>
              <w:rPr>
                <w:noProof w:val="0"/>
              </w:rPr>
            </w:pPr>
            <w:r w:rsidRPr="00A03C55">
              <w:rPr>
                <w:noProof w:val="0"/>
              </w:rPr>
              <w:t>R</w:t>
            </w:r>
          </w:p>
        </w:tc>
        <w:tc>
          <w:tcPr>
            <w:tcW w:w="872" w:type="dxa"/>
          </w:tcPr>
          <w:p w14:paraId="0FB97F2C" w14:textId="77777777" w:rsidR="007A1F44" w:rsidRPr="00A03C55" w:rsidRDefault="007A1F44" w:rsidP="00B6518F">
            <w:pPr>
              <w:pStyle w:val="TableEntry"/>
              <w:rPr>
                <w:noProof w:val="0"/>
              </w:rPr>
            </w:pPr>
            <w:r w:rsidRPr="00A03C55">
              <w:rPr>
                <w:noProof w:val="0"/>
              </w:rPr>
              <w:t>[1..1]</w:t>
            </w:r>
          </w:p>
        </w:tc>
        <w:tc>
          <w:tcPr>
            <w:tcW w:w="1701" w:type="dxa"/>
          </w:tcPr>
          <w:p w14:paraId="5A50805E" w14:textId="77777777" w:rsidR="007A1F44" w:rsidRPr="00A03C55" w:rsidRDefault="007A1F44" w:rsidP="00A66DA8">
            <w:pPr>
              <w:pStyle w:val="TableEntry"/>
              <w:jc w:val="center"/>
              <w:rPr>
                <w:noProof w:val="0"/>
              </w:rPr>
            </w:pPr>
            <w:r w:rsidRPr="00A03C55">
              <w:rPr>
                <w:noProof w:val="0"/>
              </w:rPr>
              <w:t>3</w:t>
            </w:r>
          </w:p>
        </w:tc>
      </w:tr>
      <w:tr w:rsidR="007A1F44" w:rsidRPr="00A03C55" w14:paraId="49422EB6" w14:textId="77777777">
        <w:trPr>
          <w:cantSplit/>
          <w:jc w:val="center"/>
        </w:trPr>
        <w:tc>
          <w:tcPr>
            <w:tcW w:w="1951" w:type="dxa"/>
          </w:tcPr>
          <w:p w14:paraId="4C4F4164" w14:textId="77777777" w:rsidR="007A1F44" w:rsidRPr="00A03C55" w:rsidRDefault="007A1F44" w:rsidP="00A0052B">
            <w:pPr>
              <w:pStyle w:val="TableEntry"/>
              <w:rPr>
                <w:noProof w:val="0"/>
              </w:rPr>
            </w:pPr>
            <w:r w:rsidRPr="00A03C55">
              <w:rPr>
                <w:noProof w:val="0"/>
              </w:rPr>
              <w:t>PV2</w:t>
            </w:r>
          </w:p>
        </w:tc>
        <w:tc>
          <w:tcPr>
            <w:tcW w:w="3544" w:type="dxa"/>
          </w:tcPr>
          <w:p w14:paraId="178C745E"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0259083A" w14:textId="77777777" w:rsidR="007A1F44" w:rsidRPr="00A03C55" w:rsidRDefault="007A1F44" w:rsidP="00B6518F">
            <w:pPr>
              <w:pStyle w:val="TableEntry"/>
              <w:rPr>
                <w:noProof w:val="0"/>
              </w:rPr>
            </w:pPr>
            <w:r w:rsidRPr="00A03C55">
              <w:rPr>
                <w:noProof w:val="0"/>
              </w:rPr>
              <w:t>O</w:t>
            </w:r>
          </w:p>
        </w:tc>
        <w:tc>
          <w:tcPr>
            <w:tcW w:w="872" w:type="dxa"/>
          </w:tcPr>
          <w:p w14:paraId="2C9D56E3" w14:textId="77777777" w:rsidR="007A1F44" w:rsidRPr="00A03C55" w:rsidRDefault="007A1F44" w:rsidP="00B6518F">
            <w:pPr>
              <w:pStyle w:val="TableEntry"/>
              <w:rPr>
                <w:noProof w:val="0"/>
              </w:rPr>
            </w:pPr>
            <w:r w:rsidRPr="00A03C55">
              <w:rPr>
                <w:noProof w:val="0"/>
              </w:rPr>
              <w:t>[0..1]</w:t>
            </w:r>
          </w:p>
        </w:tc>
        <w:tc>
          <w:tcPr>
            <w:tcW w:w="1701" w:type="dxa"/>
          </w:tcPr>
          <w:p w14:paraId="2B1B16B0" w14:textId="77777777" w:rsidR="007A1F44" w:rsidRPr="00A03C55" w:rsidRDefault="007A1F44" w:rsidP="00A66DA8">
            <w:pPr>
              <w:pStyle w:val="TableEntry"/>
              <w:jc w:val="center"/>
              <w:rPr>
                <w:noProof w:val="0"/>
              </w:rPr>
            </w:pPr>
            <w:r w:rsidRPr="00A03C55">
              <w:rPr>
                <w:noProof w:val="0"/>
              </w:rPr>
              <w:t>3</w:t>
            </w:r>
          </w:p>
        </w:tc>
      </w:tr>
      <w:tr w:rsidR="007A1F44" w:rsidRPr="00A03C55" w14:paraId="02305812" w14:textId="77777777">
        <w:trPr>
          <w:cantSplit/>
          <w:jc w:val="center"/>
        </w:trPr>
        <w:tc>
          <w:tcPr>
            <w:tcW w:w="1951" w:type="dxa"/>
          </w:tcPr>
          <w:p w14:paraId="0B06CE9E" w14:textId="77777777" w:rsidR="007A1F44" w:rsidRPr="00A03C55" w:rsidRDefault="007A1F44" w:rsidP="00A0052B">
            <w:pPr>
              <w:pStyle w:val="TableEntry"/>
              <w:rPr>
                <w:noProof w:val="0"/>
              </w:rPr>
            </w:pPr>
            <w:r w:rsidRPr="00A03C55">
              <w:rPr>
                <w:noProof w:val="0"/>
              </w:rPr>
              <w:t>ROL</w:t>
            </w:r>
          </w:p>
        </w:tc>
        <w:tc>
          <w:tcPr>
            <w:tcW w:w="3544" w:type="dxa"/>
          </w:tcPr>
          <w:p w14:paraId="1F31365A" w14:textId="77777777" w:rsidR="007A1F44" w:rsidRPr="00A03C55" w:rsidRDefault="007A1F44" w:rsidP="00A0052B">
            <w:pPr>
              <w:pStyle w:val="TableEntry"/>
              <w:rPr>
                <w:noProof w:val="0"/>
              </w:rPr>
            </w:pPr>
            <w:r w:rsidRPr="00A03C55">
              <w:rPr>
                <w:noProof w:val="0"/>
              </w:rPr>
              <w:t>Role</w:t>
            </w:r>
          </w:p>
        </w:tc>
        <w:tc>
          <w:tcPr>
            <w:tcW w:w="971" w:type="dxa"/>
          </w:tcPr>
          <w:p w14:paraId="3DFEE1F4" w14:textId="77777777" w:rsidR="007A1F44" w:rsidRPr="00A03C55" w:rsidRDefault="007A1F44" w:rsidP="00B6518F">
            <w:pPr>
              <w:pStyle w:val="TableEntry"/>
              <w:rPr>
                <w:noProof w:val="0"/>
              </w:rPr>
            </w:pPr>
            <w:r w:rsidRPr="00A03C55">
              <w:rPr>
                <w:noProof w:val="0"/>
              </w:rPr>
              <w:t>O</w:t>
            </w:r>
          </w:p>
        </w:tc>
        <w:tc>
          <w:tcPr>
            <w:tcW w:w="872" w:type="dxa"/>
          </w:tcPr>
          <w:p w14:paraId="762F1D83" w14:textId="77777777" w:rsidR="007A1F44" w:rsidRPr="00A03C55" w:rsidRDefault="007A1F44" w:rsidP="00B6518F">
            <w:pPr>
              <w:pStyle w:val="TableEntry"/>
              <w:rPr>
                <w:noProof w:val="0"/>
              </w:rPr>
            </w:pPr>
            <w:r w:rsidRPr="00A03C55">
              <w:rPr>
                <w:noProof w:val="0"/>
              </w:rPr>
              <w:t>[0..*]</w:t>
            </w:r>
          </w:p>
        </w:tc>
        <w:tc>
          <w:tcPr>
            <w:tcW w:w="1701" w:type="dxa"/>
          </w:tcPr>
          <w:p w14:paraId="088C1C8F" w14:textId="77777777" w:rsidR="007A1F44" w:rsidRPr="00A03C55" w:rsidRDefault="007A1F44" w:rsidP="00A66DA8">
            <w:pPr>
              <w:pStyle w:val="TableEntry"/>
              <w:jc w:val="center"/>
              <w:rPr>
                <w:noProof w:val="0"/>
              </w:rPr>
            </w:pPr>
            <w:r w:rsidRPr="00A03C55">
              <w:rPr>
                <w:noProof w:val="0"/>
              </w:rPr>
              <w:t>15</w:t>
            </w:r>
          </w:p>
        </w:tc>
      </w:tr>
      <w:tr w:rsidR="007A1F44" w:rsidRPr="00A03C55" w14:paraId="711AEC12" w14:textId="77777777">
        <w:trPr>
          <w:cantSplit/>
          <w:jc w:val="center"/>
        </w:trPr>
        <w:tc>
          <w:tcPr>
            <w:tcW w:w="1951" w:type="dxa"/>
          </w:tcPr>
          <w:p w14:paraId="13AF4DE9" w14:textId="77777777" w:rsidR="007A1F44" w:rsidRPr="00A03C55" w:rsidRDefault="007A1F44" w:rsidP="00A0052B">
            <w:pPr>
              <w:pStyle w:val="TableEntry"/>
              <w:rPr>
                <w:noProof w:val="0"/>
              </w:rPr>
            </w:pPr>
            <w:r w:rsidRPr="00A03C55">
              <w:rPr>
                <w:noProof w:val="0"/>
              </w:rPr>
              <w:t>DB1</w:t>
            </w:r>
          </w:p>
        </w:tc>
        <w:tc>
          <w:tcPr>
            <w:tcW w:w="3544" w:type="dxa"/>
          </w:tcPr>
          <w:p w14:paraId="474C8CEF" w14:textId="77777777" w:rsidR="007A1F44" w:rsidRPr="00A03C55" w:rsidRDefault="007A1F44" w:rsidP="00A0052B">
            <w:pPr>
              <w:pStyle w:val="TableEntry"/>
              <w:rPr>
                <w:noProof w:val="0"/>
              </w:rPr>
            </w:pPr>
            <w:r w:rsidRPr="00A03C55">
              <w:rPr>
                <w:noProof w:val="0"/>
              </w:rPr>
              <w:t>Disability Information</w:t>
            </w:r>
          </w:p>
        </w:tc>
        <w:tc>
          <w:tcPr>
            <w:tcW w:w="971" w:type="dxa"/>
          </w:tcPr>
          <w:p w14:paraId="5EC77A86" w14:textId="77777777" w:rsidR="007A1F44" w:rsidRPr="00A03C55" w:rsidRDefault="007A1F44" w:rsidP="00B6518F">
            <w:pPr>
              <w:pStyle w:val="TableEntry"/>
              <w:rPr>
                <w:noProof w:val="0"/>
              </w:rPr>
            </w:pPr>
            <w:r w:rsidRPr="00A03C55">
              <w:rPr>
                <w:noProof w:val="0"/>
              </w:rPr>
              <w:t>O</w:t>
            </w:r>
          </w:p>
        </w:tc>
        <w:tc>
          <w:tcPr>
            <w:tcW w:w="872" w:type="dxa"/>
          </w:tcPr>
          <w:p w14:paraId="25B44E62" w14:textId="77777777" w:rsidR="007A1F44" w:rsidRPr="00A03C55" w:rsidRDefault="007A1F44" w:rsidP="00B6518F">
            <w:pPr>
              <w:pStyle w:val="TableEntry"/>
              <w:rPr>
                <w:noProof w:val="0"/>
              </w:rPr>
            </w:pPr>
            <w:r w:rsidRPr="00A03C55">
              <w:rPr>
                <w:noProof w:val="0"/>
              </w:rPr>
              <w:t>[0..*]</w:t>
            </w:r>
          </w:p>
        </w:tc>
        <w:tc>
          <w:tcPr>
            <w:tcW w:w="1701" w:type="dxa"/>
          </w:tcPr>
          <w:p w14:paraId="112FC811" w14:textId="77777777" w:rsidR="007A1F44" w:rsidRPr="00A03C55" w:rsidRDefault="007A1F44" w:rsidP="00A66DA8">
            <w:pPr>
              <w:pStyle w:val="TableEntry"/>
              <w:jc w:val="center"/>
              <w:rPr>
                <w:noProof w:val="0"/>
              </w:rPr>
            </w:pPr>
            <w:r w:rsidRPr="00A03C55">
              <w:rPr>
                <w:noProof w:val="0"/>
              </w:rPr>
              <w:t>3</w:t>
            </w:r>
          </w:p>
        </w:tc>
      </w:tr>
      <w:tr w:rsidR="007A1F44" w:rsidRPr="00A03C55" w14:paraId="65D77809" w14:textId="77777777">
        <w:trPr>
          <w:cantSplit/>
          <w:jc w:val="center"/>
        </w:trPr>
        <w:tc>
          <w:tcPr>
            <w:tcW w:w="1951" w:type="dxa"/>
          </w:tcPr>
          <w:p w14:paraId="30DF5BB6" w14:textId="77777777" w:rsidR="007A1F44" w:rsidRPr="00A03C55" w:rsidRDefault="007A1F44" w:rsidP="00A0052B">
            <w:pPr>
              <w:pStyle w:val="TableEntry"/>
              <w:rPr>
                <w:noProof w:val="0"/>
              </w:rPr>
            </w:pPr>
            <w:r w:rsidRPr="00A03C55">
              <w:rPr>
                <w:noProof w:val="0"/>
              </w:rPr>
              <w:t>OBX</w:t>
            </w:r>
          </w:p>
        </w:tc>
        <w:tc>
          <w:tcPr>
            <w:tcW w:w="3544" w:type="dxa"/>
          </w:tcPr>
          <w:p w14:paraId="03CE219F" w14:textId="77777777" w:rsidR="007A1F44" w:rsidRPr="00A03C55" w:rsidRDefault="007A1F44" w:rsidP="00A0052B">
            <w:pPr>
              <w:pStyle w:val="TableEntry"/>
              <w:rPr>
                <w:noProof w:val="0"/>
              </w:rPr>
            </w:pPr>
            <w:r w:rsidRPr="00A03C55">
              <w:rPr>
                <w:noProof w:val="0"/>
              </w:rPr>
              <w:t>Observation/Result</w:t>
            </w:r>
          </w:p>
        </w:tc>
        <w:tc>
          <w:tcPr>
            <w:tcW w:w="971" w:type="dxa"/>
          </w:tcPr>
          <w:p w14:paraId="15EC95B3" w14:textId="77777777" w:rsidR="007A1F44" w:rsidRPr="00A03C55" w:rsidRDefault="007A1F44" w:rsidP="00B6518F">
            <w:pPr>
              <w:pStyle w:val="TableEntry"/>
              <w:rPr>
                <w:noProof w:val="0"/>
              </w:rPr>
            </w:pPr>
            <w:r w:rsidRPr="00A03C55">
              <w:rPr>
                <w:noProof w:val="0"/>
              </w:rPr>
              <w:t>O</w:t>
            </w:r>
          </w:p>
        </w:tc>
        <w:tc>
          <w:tcPr>
            <w:tcW w:w="872" w:type="dxa"/>
          </w:tcPr>
          <w:p w14:paraId="3037ABB3" w14:textId="77777777" w:rsidR="007A1F44" w:rsidRPr="00A03C55" w:rsidRDefault="007A1F44" w:rsidP="00B6518F">
            <w:pPr>
              <w:pStyle w:val="TableEntry"/>
              <w:rPr>
                <w:noProof w:val="0"/>
              </w:rPr>
            </w:pPr>
            <w:r w:rsidRPr="00A03C55">
              <w:rPr>
                <w:noProof w:val="0"/>
              </w:rPr>
              <w:t>[0..*]</w:t>
            </w:r>
          </w:p>
        </w:tc>
        <w:tc>
          <w:tcPr>
            <w:tcW w:w="1701" w:type="dxa"/>
          </w:tcPr>
          <w:p w14:paraId="62C2CA4B" w14:textId="77777777" w:rsidR="007A1F44" w:rsidRPr="00A03C55" w:rsidRDefault="007A1F44" w:rsidP="00A66DA8">
            <w:pPr>
              <w:pStyle w:val="TableEntry"/>
              <w:jc w:val="center"/>
              <w:rPr>
                <w:noProof w:val="0"/>
              </w:rPr>
            </w:pPr>
            <w:r w:rsidRPr="00A03C55">
              <w:rPr>
                <w:noProof w:val="0"/>
              </w:rPr>
              <w:t>7</w:t>
            </w:r>
          </w:p>
        </w:tc>
      </w:tr>
      <w:tr w:rsidR="007A1F44" w:rsidRPr="00A03C55" w14:paraId="658B393B" w14:textId="77777777">
        <w:trPr>
          <w:cantSplit/>
          <w:jc w:val="center"/>
        </w:trPr>
        <w:tc>
          <w:tcPr>
            <w:tcW w:w="1951" w:type="dxa"/>
          </w:tcPr>
          <w:p w14:paraId="1624D47A" w14:textId="77777777" w:rsidR="007A1F44" w:rsidRPr="00A03C55" w:rsidRDefault="007A1F44" w:rsidP="00A0052B">
            <w:pPr>
              <w:pStyle w:val="TableEntry"/>
              <w:rPr>
                <w:noProof w:val="0"/>
              </w:rPr>
            </w:pPr>
            <w:r w:rsidRPr="00A03C55">
              <w:rPr>
                <w:noProof w:val="0"/>
              </w:rPr>
              <w:t>AL1</w:t>
            </w:r>
          </w:p>
        </w:tc>
        <w:tc>
          <w:tcPr>
            <w:tcW w:w="3544" w:type="dxa"/>
          </w:tcPr>
          <w:p w14:paraId="1DF812AE" w14:textId="77777777" w:rsidR="007A1F44" w:rsidRPr="00A03C55" w:rsidRDefault="007A1F44" w:rsidP="00A0052B">
            <w:pPr>
              <w:pStyle w:val="TableEntry"/>
              <w:rPr>
                <w:noProof w:val="0"/>
              </w:rPr>
            </w:pPr>
            <w:r w:rsidRPr="00A03C55">
              <w:rPr>
                <w:noProof w:val="0"/>
              </w:rPr>
              <w:t>Allergy Information</w:t>
            </w:r>
          </w:p>
        </w:tc>
        <w:tc>
          <w:tcPr>
            <w:tcW w:w="971" w:type="dxa"/>
          </w:tcPr>
          <w:p w14:paraId="50F16631" w14:textId="77777777" w:rsidR="007A1F44" w:rsidRPr="00A03C55" w:rsidRDefault="007A1F44" w:rsidP="00B6518F">
            <w:pPr>
              <w:pStyle w:val="TableEntry"/>
              <w:rPr>
                <w:noProof w:val="0"/>
              </w:rPr>
            </w:pPr>
            <w:r w:rsidRPr="00A03C55">
              <w:rPr>
                <w:noProof w:val="0"/>
              </w:rPr>
              <w:t>O</w:t>
            </w:r>
          </w:p>
        </w:tc>
        <w:tc>
          <w:tcPr>
            <w:tcW w:w="872" w:type="dxa"/>
          </w:tcPr>
          <w:p w14:paraId="57EA3C7E" w14:textId="77777777" w:rsidR="007A1F44" w:rsidRPr="00A03C55" w:rsidRDefault="007A1F44" w:rsidP="00B6518F">
            <w:pPr>
              <w:pStyle w:val="TableEntry"/>
              <w:rPr>
                <w:noProof w:val="0"/>
              </w:rPr>
            </w:pPr>
            <w:r w:rsidRPr="00A03C55">
              <w:rPr>
                <w:noProof w:val="0"/>
              </w:rPr>
              <w:t>[0..*]</w:t>
            </w:r>
          </w:p>
        </w:tc>
        <w:tc>
          <w:tcPr>
            <w:tcW w:w="1701" w:type="dxa"/>
          </w:tcPr>
          <w:p w14:paraId="501F8DAE" w14:textId="77777777" w:rsidR="007A1F44" w:rsidRPr="00A03C55" w:rsidRDefault="007A1F44" w:rsidP="00A66DA8">
            <w:pPr>
              <w:pStyle w:val="TableEntry"/>
              <w:jc w:val="center"/>
              <w:rPr>
                <w:noProof w:val="0"/>
              </w:rPr>
            </w:pPr>
            <w:r w:rsidRPr="00A03C55">
              <w:rPr>
                <w:noProof w:val="0"/>
              </w:rPr>
              <w:t>3</w:t>
            </w:r>
          </w:p>
        </w:tc>
      </w:tr>
      <w:tr w:rsidR="007A1F44" w:rsidRPr="00A03C55" w14:paraId="5AD5770E" w14:textId="77777777">
        <w:trPr>
          <w:cantSplit/>
          <w:jc w:val="center"/>
        </w:trPr>
        <w:tc>
          <w:tcPr>
            <w:tcW w:w="1951" w:type="dxa"/>
          </w:tcPr>
          <w:p w14:paraId="291F714A" w14:textId="77777777" w:rsidR="007A1F44" w:rsidRPr="00A03C55" w:rsidRDefault="007A1F44" w:rsidP="00A0052B">
            <w:pPr>
              <w:pStyle w:val="TableEntry"/>
              <w:rPr>
                <w:noProof w:val="0"/>
              </w:rPr>
            </w:pPr>
            <w:r w:rsidRPr="00A03C55">
              <w:rPr>
                <w:noProof w:val="0"/>
              </w:rPr>
              <w:t>DG1</w:t>
            </w:r>
          </w:p>
        </w:tc>
        <w:tc>
          <w:tcPr>
            <w:tcW w:w="3544" w:type="dxa"/>
          </w:tcPr>
          <w:p w14:paraId="3649EA17" w14:textId="77777777" w:rsidR="007A1F44" w:rsidRPr="00A03C55" w:rsidRDefault="007A1F44" w:rsidP="00A0052B">
            <w:pPr>
              <w:pStyle w:val="TableEntry"/>
              <w:rPr>
                <w:noProof w:val="0"/>
              </w:rPr>
            </w:pPr>
            <w:r w:rsidRPr="00A03C55">
              <w:rPr>
                <w:noProof w:val="0"/>
              </w:rPr>
              <w:t>Diagnosis Information</w:t>
            </w:r>
          </w:p>
        </w:tc>
        <w:tc>
          <w:tcPr>
            <w:tcW w:w="971" w:type="dxa"/>
          </w:tcPr>
          <w:p w14:paraId="4CA655C3" w14:textId="77777777" w:rsidR="007A1F44" w:rsidRPr="00A03C55" w:rsidRDefault="007A1F44" w:rsidP="00B6518F">
            <w:pPr>
              <w:pStyle w:val="TableEntry"/>
              <w:rPr>
                <w:noProof w:val="0"/>
              </w:rPr>
            </w:pPr>
            <w:r w:rsidRPr="00A03C55">
              <w:rPr>
                <w:noProof w:val="0"/>
              </w:rPr>
              <w:t>O</w:t>
            </w:r>
          </w:p>
        </w:tc>
        <w:tc>
          <w:tcPr>
            <w:tcW w:w="872" w:type="dxa"/>
          </w:tcPr>
          <w:p w14:paraId="2434F8C7" w14:textId="77777777" w:rsidR="007A1F44" w:rsidRPr="00A03C55" w:rsidRDefault="007A1F44" w:rsidP="00B6518F">
            <w:pPr>
              <w:pStyle w:val="TableEntry"/>
              <w:rPr>
                <w:noProof w:val="0"/>
              </w:rPr>
            </w:pPr>
            <w:r w:rsidRPr="00A03C55">
              <w:rPr>
                <w:noProof w:val="0"/>
              </w:rPr>
              <w:t>[0..*]</w:t>
            </w:r>
          </w:p>
        </w:tc>
        <w:tc>
          <w:tcPr>
            <w:tcW w:w="1701" w:type="dxa"/>
          </w:tcPr>
          <w:p w14:paraId="1F38A317" w14:textId="77777777" w:rsidR="007A1F44" w:rsidRPr="00A03C55" w:rsidRDefault="007A1F44" w:rsidP="00A66DA8">
            <w:pPr>
              <w:pStyle w:val="TableEntry"/>
              <w:jc w:val="center"/>
              <w:rPr>
                <w:noProof w:val="0"/>
              </w:rPr>
            </w:pPr>
            <w:r w:rsidRPr="00A03C55">
              <w:rPr>
                <w:noProof w:val="0"/>
              </w:rPr>
              <w:t>6</w:t>
            </w:r>
          </w:p>
        </w:tc>
      </w:tr>
      <w:tr w:rsidR="007A1F44" w:rsidRPr="00A03C55" w14:paraId="231DDF1C" w14:textId="77777777">
        <w:trPr>
          <w:cantSplit/>
          <w:jc w:val="center"/>
        </w:trPr>
        <w:tc>
          <w:tcPr>
            <w:tcW w:w="1951" w:type="dxa"/>
          </w:tcPr>
          <w:p w14:paraId="4A453BC9" w14:textId="77777777" w:rsidR="007A1F44" w:rsidRPr="00A03C55" w:rsidRDefault="007A1F44" w:rsidP="00A0052B">
            <w:pPr>
              <w:pStyle w:val="TableEntry"/>
              <w:rPr>
                <w:noProof w:val="0"/>
              </w:rPr>
            </w:pPr>
            <w:r w:rsidRPr="00A03C55">
              <w:rPr>
                <w:noProof w:val="0"/>
              </w:rPr>
              <w:t>DRG</w:t>
            </w:r>
          </w:p>
        </w:tc>
        <w:tc>
          <w:tcPr>
            <w:tcW w:w="3544" w:type="dxa"/>
          </w:tcPr>
          <w:p w14:paraId="5D1376D8" w14:textId="77777777" w:rsidR="007A1F44" w:rsidRPr="00A03C55" w:rsidRDefault="007A1F44" w:rsidP="00A0052B">
            <w:pPr>
              <w:pStyle w:val="TableEntry"/>
              <w:rPr>
                <w:noProof w:val="0"/>
              </w:rPr>
            </w:pPr>
            <w:r w:rsidRPr="00A03C55">
              <w:rPr>
                <w:noProof w:val="0"/>
              </w:rPr>
              <w:t>Diagnosis Related Group</w:t>
            </w:r>
          </w:p>
        </w:tc>
        <w:tc>
          <w:tcPr>
            <w:tcW w:w="971" w:type="dxa"/>
          </w:tcPr>
          <w:p w14:paraId="4EC31ABA" w14:textId="77777777" w:rsidR="007A1F44" w:rsidRPr="00A03C55" w:rsidRDefault="007A1F44" w:rsidP="00B6518F">
            <w:pPr>
              <w:pStyle w:val="TableEntry"/>
              <w:rPr>
                <w:noProof w:val="0"/>
              </w:rPr>
            </w:pPr>
            <w:r w:rsidRPr="00A03C55">
              <w:rPr>
                <w:noProof w:val="0"/>
              </w:rPr>
              <w:t>O</w:t>
            </w:r>
          </w:p>
        </w:tc>
        <w:tc>
          <w:tcPr>
            <w:tcW w:w="872" w:type="dxa"/>
          </w:tcPr>
          <w:p w14:paraId="2DE53EBE" w14:textId="77777777" w:rsidR="007A1F44" w:rsidRPr="00A03C55" w:rsidRDefault="007A1F44" w:rsidP="00B6518F">
            <w:pPr>
              <w:pStyle w:val="TableEntry"/>
              <w:rPr>
                <w:noProof w:val="0"/>
              </w:rPr>
            </w:pPr>
            <w:r w:rsidRPr="00A03C55">
              <w:rPr>
                <w:noProof w:val="0"/>
              </w:rPr>
              <w:t>[0..1]</w:t>
            </w:r>
          </w:p>
        </w:tc>
        <w:tc>
          <w:tcPr>
            <w:tcW w:w="1701" w:type="dxa"/>
          </w:tcPr>
          <w:p w14:paraId="4EA4CB73" w14:textId="77777777" w:rsidR="007A1F44" w:rsidRPr="00A03C55" w:rsidRDefault="007A1F44" w:rsidP="00A66DA8">
            <w:pPr>
              <w:pStyle w:val="TableEntry"/>
              <w:jc w:val="center"/>
              <w:rPr>
                <w:noProof w:val="0"/>
              </w:rPr>
            </w:pPr>
            <w:r w:rsidRPr="00A03C55">
              <w:rPr>
                <w:noProof w:val="0"/>
              </w:rPr>
              <w:t>6</w:t>
            </w:r>
          </w:p>
        </w:tc>
      </w:tr>
      <w:tr w:rsidR="007A1F44" w:rsidRPr="00A03C55" w14:paraId="03EC414E" w14:textId="77777777">
        <w:trPr>
          <w:cantSplit/>
          <w:jc w:val="center"/>
        </w:trPr>
        <w:tc>
          <w:tcPr>
            <w:tcW w:w="1951" w:type="dxa"/>
          </w:tcPr>
          <w:p w14:paraId="4C04F0F7" w14:textId="77777777" w:rsidR="007A1F44" w:rsidRPr="00A03C55" w:rsidRDefault="007A1F44" w:rsidP="00A0052B">
            <w:pPr>
              <w:pStyle w:val="TableEntry"/>
              <w:rPr>
                <w:noProof w:val="0"/>
              </w:rPr>
            </w:pPr>
            <w:r w:rsidRPr="00A03C55">
              <w:rPr>
                <w:noProof w:val="0"/>
              </w:rPr>
              <w:t>---</w:t>
            </w:r>
          </w:p>
        </w:tc>
        <w:tc>
          <w:tcPr>
            <w:tcW w:w="3544" w:type="dxa"/>
          </w:tcPr>
          <w:p w14:paraId="749D0B9E" w14:textId="77777777" w:rsidR="007A1F44" w:rsidRPr="00A03C55" w:rsidRDefault="007A1F44" w:rsidP="00A0052B">
            <w:pPr>
              <w:pStyle w:val="TableEntry"/>
              <w:rPr>
                <w:noProof w:val="0"/>
              </w:rPr>
            </w:pPr>
            <w:r w:rsidRPr="00A03C55">
              <w:rPr>
                <w:noProof w:val="0"/>
              </w:rPr>
              <w:t>--- PROCEDURE begin</w:t>
            </w:r>
          </w:p>
        </w:tc>
        <w:tc>
          <w:tcPr>
            <w:tcW w:w="971" w:type="dxa"/>
          </w:tcPr>
          <w:p w14:paraId="47D3AF13" w14:textId="77777777" w:rsidR="007A1F44" w:rsidRPr="00A03C55" w:rsidRDefault="007A1F44" w:rsidP="00B6518F">
            <w:pPr>
              <w:pStyle w:val="TableEntry"/>
              <w:rPr>
                <w:noProof w:val="0"/>
              </w:rPr>
            </w:pPr>
            <w:r w:rsidRPr="00A03C55">
              <w:rPr>
                <w:noProof w:val="0"/>
              </w:rPr>
              <w:t>O</w:t>
            </w:r>
          </w:p>
        </w:tc>
        <w:tc>
          <w:tcPr>
            <w:tcW w:w="872" w:type="dxa"/>
          </w:tcPr>
          <w:p w14:paraId="1EF03D5A" w14:textId="77777777" w:rsidR="007A1F44" w:rsidRPr="00A03C55" w:rsidRDefault="007A1F44" w:rsidP="00B6518F">
            <w:pPr>
              <w:pStyle w:val="TableEntry"/>
              <w:rPr>
                <w:noProof w:val="0"/>
              </w:rPr>
            </w:pPr>
            <w:r w:rsidRPr="00A03C55">
              <w:rPr>
                <w:noProof w:val="0"/>
              </w:rPr>
              <w:t>[0..*]</w:t>
            </w:r>
          </w:p>
        </w:tc>
        <w:tc>
          <w:tcPr>
            <w:tcW w:w="1701" w:type="dxa"/>
          </w:tcPr>
          <w:p w14:paraId="016E6A2F" w14:textId="77777777" w:rsidR="007A1F44" w:rsidRPr="00A03C55" w:rsidRDefault="007A1F44" w:rsidP="00A66DA8">
            <w:pPr>
              <w:pStyle w:val="TableEntry"/>
              <w:jc w:val="center"/>
              <w:rPr>
                <w:noProof w:val="0"/>
              </w:rPr>
            </w:pPr>
          </w:p>
        </w:tc>
      </w:tr>
      <w:tr w:rsidR="007A1F44" w:rsidRPr="00A03C55" w14:paraId="67A7DA17" w14:textId="77777777">
        <w:trPr>
          <w:cantSplit/>
          <w:jc w:val="center"/>
        </w:trPr>
        <w:tc>
          <w:tcPr>
            <w:tcW w:w="1951" w:type="dxa"/>
          </w:tcPr>
          <w:p w14:paraId="1991F19B" w14:textId="77777777" w:rsidR="007A1F44" w:rsidRPr="00A03C55" w:rsidRDefault="007A1F44" w:rsidP="00A0052B">
            <w:pPr>
              <w:pStyle w:val="TableEntry"/>
              <w:rPr>
                <w:noProof w:val="0"/>
              </w:rPr>
            </w:pPr>
            <w:r w:rsidRPr="00A03C55">
              <w:rPr>
                <w:noProof w:val="0"/>
              </w:rPr>
              <w:lastRenderedPageBreak/>
              <w:t xml:space="preserve">  PR1</w:t>
            </w:r>
          </w:p>
        </w:tc>
        <w:tc>
          <w:tcPr>
            <w:tcW w:w="3544" w:type="dxa"/>
          </w:tcPr>
          <w:p w14:paraId="0EEE82FD" w14:textId="77777777" w:rsidR="007A1F44" w:rsidRPr="00A03C55" w:rsidRDefault="007A1F44" w:rsidP="00A0052B">
            <w:pPr>
              <w:pStyle w:val="TableEntry"/>
              <w:rPr>
                <w:noProof w:val="0"/>
              </w:rPr>
            </w:pPr>
            <w:r w:rsidRPr="00A03C55">
              <w:rPr>
                <w:noProof w:val="0"/>
              </w:rPr>
              <w:t>Procedures</w:t>
            </w:r>
          </w:p>
        </w:tc>
        <w:tc>
          <w:tcPr>
            <w:tcW w:w="971" w:type="dxa"/>
          </w:tcPr>
          <w:p w14:paraId="6F23D68A" w14:textId="77777777" w:rsidR="007A1F44" w:rsidRPr="00A03C55" w:rsidRDefault="007A1F44" w:rsidP="00B6518F">
            <w:pPr>
              <w:pStyle w:val="TableEntry"/>
              <w:rPr>
                <w:noProof w:val="0"/>
              </w:rPr>
            </w:pPr>
            <w:r w:rsidRPr="00A03C55">
              <w:rPr>
                <w:noProof w:val="0"/>
              </w:rPr>
              <w:t>R</w:t>
            </w:r>
          </w:p>
        </w:tc>
        <w:tc>
          <w:tcPr>
            <w:tcW w:w="872" w:type="dxa"/>
          </w:tcPr>
          <w:p w14:paraId="4CEA6C17" w14:textId="77777777" w:rsidR="007A1F44" w:rsidRPr="00A03C55" w:rsidRDefault="007A1F44" w:rsidP="00B6518F">
            <w:pPr>
              <w:pStyle w:val="TableEntry"/>
              <w:rPr>
                <w:noProof w:val="0"/>
              </w:rPr>
            </w:pPr>
            <w:r w:rsidRPr="00A03C55">
              <w:rPr>
                <w:noProof w:val="0"/>
              </w:rPr>
              <w:t>[1..1]</w:t>
            </w:r>
          </w:p>
        </w:tc>
        <w:tc>
          <w:tcPr>
            <w:tcW w:w="1701" w:type="dxa"/>
          </w:tcPr>
          <w:p w14:paraId="5841996D" w14:textId="77777777" w:rsidR="007A1F44" w:rsidRPr="00A03C55" w:rsidRDefault="007A1F44" w:rsidP="00A66DA8">
            <w:pPr>
              <w:pStyle w:val="TableEntry"/>
              <w:jc w:val="center"/>
              <w:rPr>
                <w:noProof w:val="0"/>
              </w:rPr>
            </w:pPr>
            <w:r w:rsidRPr="00A03C55">
              <w:rPr>
                <w:noProof w:val="0"/>
              </w:rPr>
              <w:t>6</w:t>
            </w:r>
          </w:p>
        </w:tc>
      </w:tr>
      <w:tr w:rsidR="007A1F44" w:rsidRPr="00A03C55" w14:paraId="5B6D23D2" w14:textId="77777777">
        <w:trPr>
          <w:cantSplit/>
          <w:jc w:val="center"/>
        </w:trPr>
        <w:tc>
          <w:tcPr>
            <w:tcW w:w="1951" w:type="dxa"/>
          </w:tcPr>
          <w:p w14:paraId="2D6688FC" w14:textId="77777777" w:rsidR="007A1F44" w:rsidRPr="00A03C55" w:rsidRDefault="007A1F44" w:rsidP="00A0052B">
            <w:pPr>
              <w:pStyle w:val="TableEntry"/>
              <w:rPr>
                <w:noProof w:val="0"/>
              </w:rPr>
            </w:pPr>
            <w:r w:rsidRPr="00A03C55">
              <w:rPr>
                <w:noProof w:val="0"/>
              </w:rPr>
              <w:t xml:space="preserve">  ROL</w:t>
            </w:r>
          </w:p>
        </w:tc>
        <w:tc>
          <w:tcPr>
            <w:tcW w:w="3544" w:type="dxa"/>
          </w:tcPr>
          <w:p w14:paraId="51A20336" w14:textId="77777777" w:rsidR="007A1F44" w:rsidRPr="00A03C55" w:rsidRDefault="007A1F44" w:rsidP="00A0052B">
            <w:pPr>
              <w:pStyle w:val="TableEntry"/>
              <w:rPr>
                <w:noProof w:val="0"/>
              </w:rPr>
            </w:pPr>
            <w:r w:rsidRPr="00A03C55">
              <w:rPr>
                <w:noProof w:val="0"/>
              </w:rPr>
              <w:t>Role</w:t>
            </w:r>
          </w:p>
        </w:tc>
        <w:tc>
          <w:tcPr>
            <w:tcW w:w="971" w:type="dxa"/>
          </w:tcPr>
          <w:p w14:paraId="4F621C63" w14:textId="77777777" w:rsidR="007A1F44" w:rsidRPr="00A03C55" w:rsidRDefault="007A1F44" w:rsidP="00B6518F">
            <w:pPr>
              <w:pStyle w:val="TableEntry"/>
              <w:rPr>
                <w:noProof w:val="0"/>
              </w:rPr>
            </w:pPr>
            <w:r w:rsidRPr="00A03C55">
              <w:rPr>
                <w:noProof w:val="0"/>
              </w:rPr>
              <w:t>O</w:t>
            </w:r>
          </w:p>
        </w:tc>
        <w:tc>
          <w:tcPr>
            <w:tcW w:w="872" w:type="dxa"/>
          </w:tcPr>
          <w:p w14:paraId="01E7DFC7" w14:textId="77777777" w:rsidR="007A1F44" w:rsidRPr="00A03C55" w:rsidRDefault="007A1F44" w:rsidP="00B6518F">
            <w:pPr>
              <w:pStyle w:val="TableEntry"/>
              <w:rPr>
                <w:noProof w:val="0"/>
              </w:rPr>
            </w:pPr>
            <w:r w:rsidRPr="00A03C55">
              <w:rPr>
                <w:noProof w:val="0"/>
              </w:rPr>
              <w:t>[0..*]</w:t>
            </w:r>
          </w:p>
        </w:tc>
        <w:tc>
          <w:tcPr>
            <w:tcW w:w="1701" w:type="dxa"/>
          </w:tcPr>
          <w:p w14:paraId="378098A8" w14:textId="77777777" w:rsidR="007A1F44" w:rsidRPr="00A03C55" w:rsidRDefault="007A1F44" w:rsidP="00A66DA8">
            <w:pPr>
              <w:pStyle w:val="TableEntry"/>
              <w:jc w:val="center"/>
              <w:rPr>
                <w:noProof w:val="0"/>
              </w:rPr>
            </w:pPr>
            <w:r w:rsidRPr="00A03C55">
              <w:rPr>
                <w:noProof w:val="0"/>
              </w:rPr>
              <w:t>15</w:t>
            </w:r>
          </w:p>
        </w:tc>
      </w:tr>
      <w:tr w:rsidR="007A1F44" w:rsidRPr="00A03C55" w14:paraId="7CCDA08A" w14:textId="77777777">
        <w:trPr>
          <w:cantSplit/>
          <w:jc w:val="center"/>
        </w:trPr>
        <w:tc>
          <w:tcPr>
            <w:tcW w:w="1951" w:type="dxa"/>
          </w:tcPr>
          <w:p w14:paraId="05042861" w14:textId="77777777" w:rsidR="007A1F44" w:rsidRPr="00A03C55" w:rsidRDefault="007A1F44" w:rsidP="00A0052B">
            <w:pPr>
              <w:pStyle w:val="TableEntry"/>
              <w:rPr>
                <w:noProof w:val="0"/>
              </w:rPr>
            </w:pPr>
            <w:r w:rsidRPr="00A03C55">
              <w:rPr>
                <w:noProof w:val="0"/>
              </w:rPr>
              <w:t>---</w:t>
            </w:r>
          </w:p>
        </w:tc>
        <w:tc>
          <w:tcPr>
            <w:tcW w:w="3544" w:type="dxa"/>
          </w:tcPr>
          <w:p w14:paraId="0B8DB2BC" w14:textId="77777777" w:rsidR="007A1F44" w:rsidRPr="00A03C55" w:rsidRDefault="007A1F44" w:rsidP="00A0052B">
            <w:pPr>
              <w:pStyle w:val="TableEntry"/>
              <w:rPr>
                <w:noProof w:val="0"/>
              </w:rPr>
            </w:pPr>
            <w:r w:rsidRPr="00A03C55">
              <w:rPr>
                <w:noProof w:val="0"/>
              </w:rPr>
              <w:t>--- PROCEDURE end</w:t>
            </w:r>
          </w:p>
        </w:tc>
        <w:tc>
          <w:tcPr>
            <w:tcW w:w="971" w:type="dxa"/>
          </w:tcPr>
          <w:p w14:paraId="560E9131" w14:textId="77777777" w:rsidR="007A1F44" w:rsidRPr="00A03C55" w:rsidRDefault="007A1F44" w:rsidP="00B6518F">
            <w:pPr>
              <w:pStyle w:val="TableEntry"/>
              <w:rPr>
                <w:noProof w:val="0"/>
              </w:rPr>
            </w:pPr>
          </w:p>
        </w:tc>
        <w:tc>
          <w:tcPr>
            <w:tcW w:w="872" w:type="dxa"/>
          </w:tcPr>
          <w:p w14:paraId="07E4D5CD" w14:textId="77777777" w:rsidR="007A1F44" w:rsidRPr="00A03C55" w:rsidRDefault="007A1F44" w:rsidP="00B6518F">
            <w:pPr>
              <w:pStyle w:val="TableEntry"/>
              <w:rPr>
                <w:noProof w:val="0"/>
              </w:rPr>
            </w:pPr>
          </w:p>
        </w:tc>
        <w:tc>
          <w:tcPr>
            <w:tcW w:w="1701" w:type="dxa"/>
          </w:tcPr>
          <w:p w14:paraId="70EADA82" w14:textId="77777777" w:rsidR="007A1F44" w:rsidRPr="00A03C55" w:rsidRDefault="007A1F44" w:rsidP="00A66DA8">
            <w:pPr>
              <w:pStyle w:val="TableEntry"/>
              <w:jc w:val="center"/>
              <w:rPr>
                <w:noProof w:val="0"/>
              </w:rPr>
            </w:pPr>
          </w:p>
        </w:tc>
      </w:tr>
      <w:tr w:rsidR="007A1F44" w:rsidRPr="00A03C55" w14:paraId="5B5AA7F9" w14:textId="77777777">
        <w:trPr>
          <w:cantSplit/>
          <w:jc w:val="center"/>
        </w:trPr>
        <w:tc>
          <w:tcPr>
            <w:tcW w:w="1951" w:type="dxa"/>
          </w:tcPr>
          <w:p w14:paraId="7794BCF3" w14:textId="77777777" w:rsidR="007A1F44" w:rsidRPr="00A03C55" w:rsidRDefault="007A1F44" w:rsidP="00A0052B">
            <w:pPr>
              <w:pStyle w:val="TableEntry"/>
              <w:rPr>
                <w:noProof w:val="0"/>
              </w:rPr>
            </w:pPr>
            <w:r w:rsidRPr="00A03C55">
              <w:rPr>
                <w:noProof w:val="0"/>
              </w:rPr>
              <w:t>GT1</w:t>
            </w:r>
          </w:p>
        </w:tc>
        <w:tc>
          <w:tcPr>
            <w:tcW w:w="3544" w:type="dxa"/>
          </w:tcPr>
          <w:p w14:paraId="2021A8FF" w14:textId="77777777" w:rsidR="007A1F44" w:rsidRPr="00A03C55" w:rsidRDefault="007A1F44" w:rsidP="00A0052B">
            <w:pPr>
              <w:pStyle w:val="TableEntry"/>
              <w:rPr>
                <w:noProof w:val="0"/>
              </w:rPr>
            </w:pPr>
            <w:r w:rsidRPr="00A03C55">
              <w:rPr>
                <w:noProof w:val="0"/>
              </w:rPr>
              <w:t>Guarantor</w:t>
            </w:r>
          </w:p>
        </w:tc>
        <w:tc>
          <w:tcPr>
            <w:tcW w:w="971" w:type="dxa"/>
          </w:tcPr>
          <w:p w14:paraId="465CF5B5" w14:textId="77777777" w:rsidR="007A1F44" w:rsidRPr="00A03C55" w:rsidRDefault="007A1F44" w:rsidP="00B6518F">
            <w:pPr>
              <w:pStyle w:val="TableEntry"/>
              <w:rPr>
                <w:noProof w:val="0"/>
              </w:rPr>
            </w:pPr>
            <w:r w:rsidRPr="00A03C55">
              <w:rPr>
                <w:noProof w:val="0"/>
              </w:rPr>
              <w:t>O</w:t>
            </w:r>
          </w:p>
        </w:tc>
        <w:tc>
          <w:tcPr>
            <w:tcW w:w="872" w:type="dxa"/>
          </w:tcPr>
          <w:p w14:paraId="774B0DFF" w14:textId="77777777" w:rsidR="007A1F44" w:rsidRPr="00A03C55" w:rsidRDefault="007A1F44" w:rsidP="00B6518F">
            <w:pPr>
              <w:pStyle w:val="TableEntry"/>
              <w:rPr>
                <w:noProof w:val="0"/>
              </w:rPr>
            </w:pPr>
            <w:r w:rsidRPr="00A03C55">
              <w:rPr>
                <w:noProof w:val="0"/>
              </w:rPr>
              <w:t>[0..*]</w:t>
            </w:r>
          </w:p>
        </w:tc>
        <w:tc>
          <w:tcPr>
            <w:tcW w:w="1701" w:type="dxa"/>
          </w:tcPr>
          <w:p w14:paraId="1564E966" w14:textId="77777777" w:rsidR="007A1F44" w:rsidRPr="00A03C55" w:rsidRDefault="007A1F44" w:rsidP="00A66DA8">
            <w:pPr>
              <w:pStyle w:val="TableEntry"/>
              <w:jc w:val="center"/>
              <w:rPr>
                <w:noProof w:val="0"/>
              </w:rPr>
            </w:pPr>
            <w:r w:rsidRPr="00A03C55">
              <w:rPr>
                <w:noProof w:val="0"/>
              </w:rPr>
              <w:t>6</w:t>
            </w:r>
          </w:p>
        </w:tc>
      </w:tr>
      <w:tr w:rsidR="007A1F44" w:rsidRPr="00A03C55" w14:paraId="5F8BDBCF" w14:textId="77777777">
        <w:trPr>
          <w:cantSplit/>
          <w:jc w:val="center"/>
        </w:trPr>
        <w:tc>
          <w:tcPr>
            <w:tcW w:w="1951" w:type="dxa"/>
          </w:tcPr>
          <w:p w14:paraId="3FEAE4F5" w14:textId="77777777" w:rsidR="007A1F44" w:rsidRPr="00A03C55" w:rsidRDefault="007A1F44" w:rsidP="00A0052B">
            <w:pPr>
              <w:pStyle w:val="TableEntry"/>
              <w:rPr>
                <w:noProof w:val="0"/>
              </w:rPr>
            </w:pPr>
            <w:r w:rsidRPr="00A03C55">
              <w:rPr>
                <w:noProof w:val="0"/>
              </w:rPr>
              <w:t>---</w:t>
            </w:r>
          </w:p>
        </w:tc>
        <w:tc>
          <w:tcPr>
            <w:tcW w:w="3544" w:type="dxa"/>
          </w:tcPr>
          <w:p w14:paraId="315E5B41" w14:textId="77777777" w:rsidR="007A1F44" w:rsidRPr="00A03C55" w:rsidRDefault="007A1F44" w:rsidP="00A0052B">
            <w:pPr>
              <w:pStyle w:val="TableEntry"/>
              <w:rPr>
                <w:noProof w:val="0"/>
              </w:rPr>
            </w:pPr>
            <w:r w:rsidRPr="00A03C55">
              <w:rPr>
                <w:noProof w:val="0"/>
              </w:rPr>
              <w:t>--- INSURANCE begin</w:t>
            </w:r>
          </w:p>
        </w:tc>
        <w:tc>
          <w:tcPr>
            <w:tcW w:w="971" w:type="dxa"/>
          </w:tcPr>
          <w:p w14:paraId="0BDF94B3" w14:textId="77777777" w:rsidR="007A1F44" w:rsidRPr="00A03C55" w:rsidRDefault="007A1F44" w:rsidP="00B6518F">
            <w:pPr>
              <w:pStyle w:val="TableEntry"/>
              <w:rPr>
                <w:noProof w:val="0"/>
              </w:rPr>
            </w:pPr>
            <w:r w:rsidRPr="00A03C55">
              <w:rPr>
                <w:noProof w:val="0"/>
              </w:rPr>
              <w:t>O</w:t>
            </w:r>
          </w:p>
        </w:tc>
        <w:tc>
          <w:tcPr>
            <w:tcW w:w="872" w:type="dxa"/>
          </w:tcPr>
          <w:p w14:paraId="1B584077" w14:textId="77777777" w:rsidR="007A1F44" w:rsidRPr="00A03C55" w:rsidRDefault="007A1F44" w:rsidP="00B6518F">
            <w:pPr>
              <w:pStyle w:val="TableEntry"/>
              <w:rPr>
                <w:noProof w:val="0"/>
              </w:rPr>
            </w:pPr>
            <w:r w:rsidRPr="00A03C55">
              <w:rPr>
                <w:noProof w:val="0"/>
              </w:rPr>
              <w:t>[0..*]</w:t>
            </w:r>
          </w:p>
        </w:tc>
        <w:tc>
          <w:tcPr>
            <w:tcW w:w="1701" w:type="dxa"/>
          </w:tcPr>
          <w:p w14:paraId="23ADD9DE" w14:textId="77777777" w:rsidR="007A1F44" w:rsidRPr="00A03C55" w:rsidRDefault="007A1F44" w:rsidP="00A66DA8">
            <w:pPr>
              <w:pStyle w:val="TableEntry"/>
              <w:jc w:val="center"/>
              <w:rPr>
                <w:noProof w:val="0"/>
              </w:rPr>
            </w:pPr>
          </w:p>
        </w:tc>
      </w:tr>
      <w:tr w:rsidR="007A1F44" w:rsidRPr="00A03C55" w14:paraId="64A72EA4" w14:textId="77777777">
        <w:trPr>
          <w:cantSplit/>
          <w:jc w:val="center"/>
        </w:trPr>
        <w:tc>
          <w:tcPr>
            <w:tcW w:w="1951" w:type="dxa"/>
          </w:tcPr>
          <w:p w14:paraId="137C7CF4" w14:textId="77777777" w:rsidR="007A1F44" w:rsidRPr="00A03C55" w:rsidRDefault="007A1F44" w:rsidP="00A0052B">
            <w:pPr>
              <w:pStyle w:val="TableEntry"/>
              <w:rPr>
                <w:noProof w:val="0"/>
              </w:rPr>
            </w:pPr>
            <w:r w:rsidRPr="00A03C55">
              <w:rPr>
                <w:noProof w:val="0"/>
              </w:rPr>
              <w:t xml:space="preserve">  IN1</w:t>
            </w:r>
          </w:p>
        </w:tc>
        <w:tc>
          <w:tcPr>
            <w:tcW w:w="3544" w:type="dxa"/>
          </w:tcPr>
          <w:p w14:paraId="29D24D92" w14:textId="77777777" w:rsidR="007A1F44" w:rsidRPr="00A03C55" w:rsidRDefault="007A1F44" w:rsidP="00A0052B">
            <w:pPr>
              <w:pStyle w:val="TableEntry"/>
              <w:rPr>
                <w:noProof w:val="0"/>
              </w:rPr>
            </w:pPr>
            <w:r w:rsidRPr="00A03C55">
              <w:rPr>
                <w:noProof w:val="0"/>
              </w:rPr>
              <w:t>Insurance</w:t>
            </w:r>
          </w:p>
        </w:tc>
        <w:tc>
          <w:tcPr>
            <w:tcW w:w="971" w:type="dxa"/>
          </w:tcPr>
          <w:p w14:paraId="03F6A4F9" w14:textId="77777777" w:rsidR="007A1F44" w:rsidRPr="00A03C55" w:rsidRDefault="007A1F44" w:rsidP="00B6518F">
            <w:pPr>
              <w:pStyle w:val="TableEntry"/>
              <w:rPr>
                <w:noProof w:val="0"/>
              </w:rPr>
            </w:pPr>
            <w:r w:rsidRPr="00A03C55">
              <w:rPr>
                <w:noProof w:val="0"/>
              </w:rPr>
              <w:t>R</w:t>
            </w:r>
          </w:p>
        </w:tc>
        <w:tc>
          <w:tcPr>
            <w:tcW w:w="872" w:type="dxa"/>
          </w:tcPr>
          <w:p w14:paraId="28238A26" w14:textId="77777777" w:rsidR="007A1F44" w:rsidRPr="00A03C55" w:rsidRDefault="007A1F44" w:rsidP="00B6518F">
            <w:pPr>
              <w:pStyle w:val="TableEntry"/>
              <w:rPr>
                <w:noProof w:val="0"/>
              </w:rPr>
            </w:pPr>
            <w:r w:rsidRPr="00A03C55">
              <w:rPr>
                <w:noProof w:val="0"/>
              </w:rPr>
              <w:t>[1..1]</w:t>
            </w:r>
          </w:p>
        </w:tc>
        <w:tc>
          <w:tcPr>
            <w:tcW w:w="1701" w:type="dxa"/>
          </w:tcPr>
          <w:p w14:paraId="7677954A" w14:textId="77777777" w:rsidR="007A1F44" w:rsidRPr="00A03C55" w:rsidRDefault="007A1F44" w:rsidP="00A66DA8">
            <w:pPr>
              <w:pStyle w:val="TableEntry"/>
              <w:jc w:val="center"/>
              <w:rPr>
                <w:noProof w:val="0"/>
              </w:rPr>
            </w:pPr>
            <w:r w:rsidRPr="00A03C55">
              <w:rPr>
                <w:noProof w:val="0"/>
              </w:rPr>
              <w:t>6</w:t>
            </w:r>
          </w:p>
        </w:tc>
      </w:tr>
      <w:tr w:rsidR="007A1F44" w:rsidRPr="00A03C55" w14:paraId="3D5728D8" w14:textId="77777777">
        <w:trPr>
          <w:cantSplit/>
          <w:jc w:val="center"/>
        </w:trPr>
        <w:tc>
          <w:tcPr>
            <w:tcW w:w="1951" w:type="dxa"/>
          </w:tcPr>
          <w:p w14:paraId="7CB54608" w14:textId="77777777" w:rsidR="007A1F44" w:rsidRPr="00A03C55" w:rsidRDefault="007A1F44" w:rsidP="00A0052B">
            <w:pPr>
              <w:pStyle w:val="TableEntry"/>
              <w:rPr>
                <w:noProof w:val="0"/>
              </w:rPr>
            </w:pPr>
            <w:r w:rsidRPr="00A03C55">
              <w:rPr>
                <w:noProof w:val="0"/>
              </w:rPr>
              <w:t xml:space="preserve">  IN2</w:t>
            </w:r>
          </w:p>
        </w:tc>
        <w:tc>
          <w:tcPr>
            <w:tcW w:w="3544" w:type="dxa"/>
          </w:tcPr>
          <w:p w14:paraId="514C95CB" w14:textId="77777777" w:rsidR="007A1F44" w:rsidRPr="00A03C55" w:rsidRDefault="007A1F44" w:rsidP="00A0052B">
            <w:pPr>
              <w:pStyle w:val="TableEntry"/>
              <w:rPr>
                <w:noProof w:val="0"/>
              </w:rPr>
            </w:pPr>
            <w:r w:rsidRPr="00A03C55">
              <w:rPr>
                <w:noProof w:val="0"/>
              </w:rPr>
              <w:t>Insurance Additional Info.</w:t>
            </w:r>
          </w:p>
        </w:tc>
        <w:tc>
          <w:tcPr>
            <w:tcW w:w="971" w:type="dxa"/>
          </w:tcPr>
          <w:p w14:paraId="021B7460" w14:textId="77777777" w:rsidR="007A1F44" w:rsidRPr="00A03C55" w:rsidRDefault="007A1F44" w:rsidP="00B6518F">
            <w:pPr>
              <w:pStyle w:val="TableEntry"/>
              <w:rPr>
                <w:noProof w:val="0"/>
              </w:rPr>
            </w:pPr>
            <w:r w:rsidRPr="00A03C55">
              <w:rPr>
                <w:noProof w:val="0"/>
              </w:rPr>
              <w:t>O</w:t>
            </w:r>
          </w:p>
        </w:tc>
        <w:tc>
          <w:tcPr>
            <w:tcW w:w="872" w:type="dxa"/>
          </w:tcPr>
          <w:p w14:paraId="724C425E" w14:textId="77777777" w:rsidR="007A1F44" w:rsidRPr="00A03C55" w:rsidRDefault="007A1F44" w:rsidP="00B6518F">
            <w:pPr>
              <w:pStyle w:val="TableEntry"/>
              <w:rPr>
                <w:noProof w:val="0"/>
              </w:rPr>
            </w:pPr>
            <w:r w:rsidRPr="00A03C55">
              <w:rPr>
                <w:noProof w:val="0"/>
              </w:rPr>
              <w:t>[0..1]</w:t>
            </w:r>
          </w:p>
        </w:tc>
        <w:tc>
          <w:tcPr>
            <w:tcW w:w="1701" w:type="dxa"/>
          </w:tcPr>
          <w:p w14:paraId="729AF287" w14:textId="77777777" w:rsidR="007A1F44" w:rsidRPr="00A03C55" w:rsidRDefault="007A1F44" w:rsidP="00A66DA8">
            <w:pPr>
              <w:pStyle w:val="TableEntry"/>
              <w:jc w:val="center"/>
              <w:rPr>
                <w:noProof w:val="0"/>
              </w:rPr>
            </w:pPr>
            <w:r w:rsidRPr="00A03C55">
              <w:rPr>
                <w:noProof w:val="0"/>
              </w:rPr>
              <w:t>6</w:t>
            </w:r>
          </w:p>
        </w:tc>
      </w:tr>
      <w:tr w:rsidR="007A1F44" w:rsidRPr="00A03C55" w14:paraId="619E25B7" w14:textId="77777777">
        <w:trPr>
          <w:cantSplit/>
          <w:jc w:val="center"/>
        </w:trPr>
        <w:tc>
          <w:tcPr>
            <w:tcW w:w="1951" w:type="dxa"/>
          </w:tcPr>
          <w:p w14:paraId="53C6AD6D" w14:textId="77777777" w:rsidR="007A1F44" w:rsidRPr="00A03C55" w:rsidRDefault="007A1F44" w:rsidP="00A0052B">
            <w:pPr>
              <w:pStyle w:val="TableEntry"/>
              <w:rPr>
                <w:noProof w:val="0"/>
              </w:rPr>
            </w:pPr>
            <w:r w:rsidRPr="00A03C55">
              <w:rPr>
                <w:noProof w:val="0"/>
              </w:rPr>
              <w:t xml:space="preserve">  IN3 </w:t>
            </w:r>
          </w:p>
        </w:tc>
        <w:tc>
          <w:tcPr>
            <w:tcW w:w="3544" w:type="dxa"/>
          </w:tcPr>
          <w:p w14:paraId="07F808F7"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517CA174" w14:textId="77777777" w:rsidR="007A1F44" w:rsidRPr="00A03C55" w:rsidRDefault="007A1F44" w:rsidP="00B6518F">
            <w:pPr>
              <w:pStyle w:val="TableEntry"/>
              <w:rPr>
                <w:noProof w:val="0"/>
              </w:rPr>
            </w:pPr>
            <w:r w:rsidRPr="00A03C55">
              <w:rPr>
                <w:noProof w:val="0"/>
              </w:rPr>
              <w:t>O</w:t>
            </w:r>
          </w:p>
        </w:tc>
        <w:tc>
          <w:tcPr>
            <w:tcW w:w="872" w:type="dxa"/>
          </w:tcPr>
          <w:p w14:paraId="354AC20C" w14:textId="77777777" w:rsidR="007A1F44" w:rsidRPr="00A03C55" w:rsidRDefault="007A1F44" w:rsidP="00B6518F">
            <w:pPr>
              <w:pStyle w:val="TableEntry"/>
              <w:rPr>
                <w:noProof w:val="0"/>
              </w:rPr>
            </w:pPr>
            <w:r w:rsidRPr="00A03C55">
              <w:rPr>
                <w:noProof w:val="0"/>
              </w:rPr>
              <w:t>[0..1]</w:t>
            </w:r>
          </w:p>
        </w:tc>
        <w:tc>
          <w:tcPr>
            <w:tcW w:w="1701" w:type="dxa"/>
          </w:tcPr>
          <w:p w14:paraId="10031736" w14:textId="77777777" w:rsidR="007A1F44" w:rsidRPr="00A03C55" w:rsidRDefault="007A1F44" w:rsidP="00A66DA8">
            <w:pPr>
              <w:pStyle w:val="TableEntry"/>
              <w:jc w:val="center"/>
              <w:rPr>
                <w:noProof w:val="0"/>
              </w:rPr>
            </w:pPr>
            <w:r w:rsidRPr="00A03C55">
              <w:rPr>
                <w:noProof w:val="0"/>
              </w:rPr>
              <w:t>6</w:t>
            </w:r>
          </w:p>
        </w:tc>
      </w:tr>
      <w:tr w:rsidR="007A1F44" w:rsidRPr="00A03C55" w14:paraId="248EE9B6" w14:textId="77777777">
        <w:trPr>
          <w:cantSplit/>
          <w:jc w:val="center"/>
        </w:trPr>
        <w:tc>
          <w:tcPr>
            <w:tcW w:w="1951" w:type="dxa"/>
          </w:tcPr>
          <w:p w14:paraId="0B19D90A" w14:textId="77777777" w:rsidR="007A1F44" w:rsidRPr="00A03C55" w:rsidRDefault="007A1F44" w:rsidP="00A0052B">
            <w:pPr>
              <w:pStyle w:val="TableEntry"/>
              <w:rPr>
                <w:noProof w:val="0"/>
              </w:rPr>
            </w:pPr>
            <w:r w:rsidRPr="00A03C55">
              <w:rPr>
                <w:noProof w:val="0"/>
              </w:rPr>
              <w:t xml:space="preserve">  ROL</w:t>
            </w:r>
          </w:p>
        </w:tc>
        <w:tc>
          <w:tcPr>
            <w:tcW w:w="3544" w:type="dxa"/>
          </w:tcPr>
          <w:p w14:paraId="79A81C43" w14:textId="77777777" w:rsidR="007A1F44" w:rsidRPr="00A03C55" w:rsidRDefault="007A1F44" w:rsidP="00A0052B">
            <w:pPr>
              <w:pStyle w:val="TableEntry"/>
              <w:rPr>
                <w:noProof w:val="0"/>
              </w:rPr>
            </w:pPr>
            <w:r w:rsidRPr="00A03C55">
              <w:rPr>
                <w:noProof w:val="0"/>
              </w:rPr>
              <w:t>Role</w:t>
            </w:r>
          </w:p>
        </w:tc>
        <w:tc>
          <w:tcPr>
            <w:tcW w:w="971" w:type="dxa"/>
          </w:tcPr>
          <w:p w14:paraId="4151290E" w14:textId="77777777" w:rsidR="007A1F44" w:rsidRPr="00A03C55" w:rsidRDefault="007A1F44" w:rsidP="00B6518F">
            <w:pPr>
              <w:pStyle w:val="TableEntry"/>
              <w:rPr>
                <w:noProof w:val="0"/>
              </w:rPr>
            </w:pPr>
            <w:r w:rsidRPr="00A03C55">
              <w:rPr>
                <w:noProof w:val="0"/>
              </w:rPr>
              <w:t>O</w:t>
            </w:r>
          </w:p>
        </w:tc>
        <w:tc>
          <w:tcPr>
            <w:tcW w:w="872" w:type="dxa"/>
          </w:tcPr>
          <w:p w14:paraId="61A0DB85" w14:textId="77777777" w:rsidR="007A1F44" w:rsidRPr="00A03C55" w:rsidRDefault="007A1F44" w:rsidP="00B6518F">
            <w:pPr>
              <w:pStyle w:val="TableEntry"/>
              <w:rPr>
                <w:noProof w:val="0"/>
              </w:rPr>
            </w:pPr>
            <w:r w:rsidRPr="00A03C55">
              <w:rPr>
                <w:noProof w:val="0"/>
              </w:rPr>
              <w:t>[0..*]</w:t>
            </w:r>
          </w:p>
        </w:tc>
        <w:tc>
          <w:tcPr>
            <w:tcW w:w="1701" w:type="dxa"/>
          </w:tcPr>
          <w:p w14:paraId="73126A8F" w14:textId="77777777" w:rsidR="007A1F44" w:rsidRPr="00A03C55" w:rsidRDefault="007A1F44" w:rsidP="00A66DA8">
            <w:pPr>
              <w:pStyle w:val="TableEntry"/>
              <w:jc w:val="center"/>
              <w:rPr>
                <w:noProof w:val="0"/>
              </w:rPr>
            </w:pPr>
            <w:r w:rsidRPr="00A03C55">
              <w:rPr>
                <w:noProof w:val="0"/>
              </w:rPr>
              <w:t>15</w:t>
            </w:r>
          </w:p>
        </w:tc>
      </w:tr>
      <w:tr w:rsidR="007A1F44" w:rsidRPr="00A03C55" w14:paraId="16DF4B92" w14:textId="77777777">
        <w:trPr>
          <w:cantSplit/>
          <w:jc w:val="center"/>
        </w:trPr>
        <w:tc>
          <w:tcPr>
            <w:tcW w:w="1951" w:type="dxa"/>
          </w:tcPr>
          <w:p w14:paraId="19A8A50A" w14:textId="77777777" w:rsidR="007A1F44" w:rsidRPr="00A03C55" w:rsidRDefault="007A1F44" w:rsidP="00A0052B">
            <w:pPr>
              <w:pStyle w:val="TableEntry"/>
              <w:rPr>
                <w:noProof w:val="0"/>
              </w:rPr>
            </w:pPr>
            <w:r w:rsidRPr="00A03C55">
              <w:rPr>
                <w:noProof w:val="0"/>
              </w:rPr>
              <w:t>---</w:t>
            </w:r>
          </w:p>
        </w:tc>
        <w:tc>
          <w:tcPr>
            <w:tcW w:w="3544" w:type="dxa"/>
          </w:tcPr>
          <w:p w14:paraId="75D033C4" w14:textId="77777777" w:rsidR="007A1F44" w:rsidRPr="00A03C55" w:rsidRDefault="007A1F44" w:rsidP="00A0052B">
            <w:pPr>
              <w:pStyle w:val="TableEntry"/>
              <w:rPr>
                <w:noProof w:val="0"/>
              </w:rPr>
            </w:pPr>
            <w:r w:rsidRPr="00A03C55">
              <w:rPr>
                <w:noProof w:val="0"/>
              </w:rPr>
              <w:t>--- INSURANCE end</w:t>
            </w:r>
          </w:p>
        </w:tc>
        <w:tc>
          <w:tcPr>
            <w:tcW w:w="971" w:type="dxa"/>
          </w:tcPr>
          <w:p w14:paraId="4F5EDCD0" w14:textId="77777777" w:rsidR="007A1F44" w:rsidRPr="00A03C55" w:rsidRDefault="007A1F44" w:rsidP="00B6518F">
            <w:pPr>
              <w:pStyle w:val="TableEntry"/>
              <w:rPr>
                <w:noProof w:val="0"/>
              </w:rPr>
            </w:pPr>
          </w:p>
        </w:tc>
        <w:tc>
          <w:tcPr>
            <w:tcW w:w="872" w:type="dxa"/>
          </w:tcPr>
          <w:p w14:paraId="054A0616" w14:textId="77777777" w:rsidR="007A1F44" w:rsidRPr="00A03C55" w:rsidRDefault="007A1F44" w:rsidP="00B6518F">
            <w:pPr>
              <w:pStyle w:val="TableEntry"/>
              <w:rPr>
                <w:noProof w:val="0"/>
              </w:rPr>
            </w:pPr>
          </w:p>
        </w:tc>
        <w:tc>
          <w:tcPr>
            <w:tcW w:w="1701" w:type="dxa"/>
          </w:tcPr>
          <w:p w14:paraId="03D82A66" w14:textId="77777777" w:rsidR="007A1F44" w:rsidRPr="00A03C55" w:rsidRDefault="007A1F44" w:rsidP="00A66DA8">
            <w:pPr>
              <w:pStyle w:val="TableEntry"/>
              <w:jc w:val="center"/>
              <w:rPr>
                <w:noProof w:val="0"/>
              </w:rPr>
            </w:pPr>
          </w:p>
        </w:tc>
      </w:tr>
      <w:tr w:rsidR="007A1F44" w:rsidRPr="00A03C55" w14:paraId="4F313E67" w14:textId="77777777">
        <w:trPr>
          <w:cantSplit/>
          <w:jc w:val="center"/>
        </w:trPr>
        <w:tc>
          <w:tcPr>
            <w:tcW w:w="1951" w:type="dxa"/>
          </w:tcPr>
          <w:p w14:paraId="0F62E294" w14:textId="77777777" w:rsidR="007A1F44" w:rsidRPr="00A03C55" w:rsidRDefault="007A1F44" w:rsidP="00A0052B">
            <w:pPr>
              <w:pStyle w:val="TableEntry"/>
              <w:rPr>
                <w:noProof w:val="0"/>
              </w:rPr>
            </w:pPr>
            <w:r w:rsidRPr="00A03C55">
              <w:rPr>
                <w:noProof w:val="0"/>
              </w:rPr>
              <w:t>ACC</w:t>
            </w:r>
          </w:p>
        </w:tc>
        <w:tc>
          <w:tcPr>
            <w:tcW w:w="3544" w:type="dxa"/>
          </w:tcPr>
          <w:p w14:paraId="5F9B06A1"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595A3789" w14:textId="77777777" w:rsidR="007A1F44" w:rsidRPr="00A03C55" w:rsidRDefault="007A1F44" w:rsidP="00B6518F">
            <w:pPr>
              <w:pStyle w:val="TableEntry"/>
              <w:rPr>
                <w:noProof w:val="0"/>
              </w:rPr>
            </w:pPr>
            <w:r w:rsidRPr="00A03C55">
              <w:rPr>
                <w:noProof w:val="0"/>
              </w:rPr>
              <w:t>O</w:t>
            </w:r>
          </w:p>
        </w:tc>
        <w:tc>
          <w:tcPr>
            <w:tcW w:w="872" w:type="dxa"/>
          </w:tcPr>
          <w:p w14:paraId="751175EE" w14:textId="77777777" w:rsidR="007A1F44" w:rsidRPr="00A03C55" w:rsidRDefault="007A1F44" w:rsidP="00B6518F">
            <w:pPr>
              <w:pStyle w:val="TableEntry"/>
              <w:rPr>
                <w:noProof w:val="0"/>
              </w:rPr>
            </w:pPr>
            <w:r w:rsidRPr="00A03C55">
              <w:rPr>
                <w:noProof w:val="0"/>
              </w:rPr>
              <w:t>[0..1]</w:t>
            </w:r>
          </w:p>
        </w:tc>
        <w:tc>
          <w:tcPr>
            <w:tcW w:w="1701" w:type="dxa"/>
          </w:tcPr>
          <w:p w14:paraId="39E632A2" w14:textId="77777777" w:rsidR="007A1F44" w:rsidRPr="00A03C55" w:rsidRDefault="007A1F44" w:rsidP="00A66DA8">
            <w:pPr>
              <w:pStyle w:val="TableEntry"/>
              <w:jc w:val="center"/>
              <w:rPr>
                <w:noProof w:val="0"/>
              </w:rPr>
            </w:pPr>
            <w:r w:rsidRPr="00A03C55">
              <w:rPr>
                <w:noProof w:val="0"/>
              </w:rPr>
              <w:t>6</w:t>
            </w:r>
          </w:p>
        </w:tc>
      </w:tr>
      <w:tr w:rsidR="007A1F44" w:rsidRPr="00A03C55" w14:paraId="74FD0A32" w14:textId="77777777">
        <w:trPr>
          <w:cantSplit/>
          <w:jc w:val="center"/>
        </w:trPr>
        <w:tc>
          <w:tcPr>
            <w:tcW w:w="1951" w:type="dxa"/>
          </w:tcPr>
          <w:p w14:paraId="2F33CF2F" w14:textId="77777777" w:rsidR="007A1F44" w:rsidRPr="00A03C55" w:rsidRDefault="007A1F44" w:rsidP="00A0052B">
            <w:pPr>
              <w:pStyle w:val="TableEntry"/>
              <w:rPr>
                <w:noProof w:val="0"/>
              </w:rPr>
            </w:pPr>
            <w:r w:rsidRPr="00A03C55">
              <w:rPr>
                <w:noProof w:val="0"/>
              </w:rPr>
              <w:t>UB1</w:t>
            </w:r>
          </w:p>
        </w:tc>
        <w:tc>
          <w:tcPr>
            <w:tcW w:w="3544" w:type="dxa"/>
          </w:tcPr>
          <w:p w14:paraId="71A008C6"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237D97CE" w14:textId="77777777" w:rsidR="007A1F44" w:rsidRPr="00A03C55" w:rsidRDefault="007A1F44" w:rsidP="00B6518F">
            <w:pPr>
              <w:pStyle w:val="TableEntry"/>
              <w:rPr>
                <w:noProof w:val="0"/>
              </w:rPr>
            </w:pPr>
            <w:r w:rsidRPr="00A03C55">
              <w:rPr>
                <w:noProof w:val="0"/>
              </w:rPr>
              <w:t>O</w:t>
            </w:r>
          </w:p>
        </w:tc>
        <w:tc>
          <w:tcPr>
            <w:tcW w:w="872" w:type="dxa"/>
          </w:tcPr>
          <w:p w14:paraId="243587B0" w14:textId="77777777" w:rsidR="007A1F44" w:rsidRPr="00A03C55" w:rsidRDefault="007A1F44" w:rsidP="00B6518F">
            <w:pPr>
              <w:pStyle w:val="TableEntry"/>
              <w:rPr>
                <w:noProof w:val="0"/>
              </w:rPr>
            </w:pPr>
            <w:r w:rsidRPr="00A03C55">
              <w:rPr>
                <w:noProof w:val="0"/>
              </w:rPr>
              <w:t>[0..1]</w:t>
            </w:r>
          </w:p>
        </w:tc>
        <w:tc>
          <w:tcPr>
            <w:tcW w:w="1701" w:type="dxa"/>
          </w:tcPr>
          <w:p w14:paraId="34A33A36" w14:textId="77777777" w:rsidR="007A1F44" w:rsidRPr="00A03C55" w:rsidRDefault="007A1F44" w:rsidP="00A66DA8">
            <w:pPr>
              <w:pStyle w:val="TableEntry"/>
              <w:jc w:val="center"/>
              <w:rPr>
                <w:noProof w:val="0"/>
              </w:rPr>
            </w:pPr>
            <w:r w:rsidRPr="00A03C55">
              <w:rPr>
                <w:noProof w:val="0"/>
              </w:rPr>
              <w:t>6</w:t>
            </w:r>
          </w:p>
        </w:tc>
      </w:tr>
      <w:tr w:rsidR="007A1F44" w:rsidRPr="00A03C55" w14:paraId="786BFC92" w14:textId="77777777">
        <w:trPr>
          <w:cantSplit/>
          <w:jc w:val="center"/>
        </w:trPr>
        <w:tc>
          <w:tcPr>
            <w:tcW w:w="1951" w:type="dxa"/>
          </w:tcPr>
          <w:p w14:paraId="2A7D258A" w14:textId="77777777" w:rsidR="007A1F44" w:rsidRPr="00A03C55" w:rsidRDefault="007A1F44" w:rsidP="00A0052B">
            <w:pPr>
              <w:pStyle w:val="TableEntry"/>
              <w:rPr>
                <w:noProof w:val="0"/>
              </w:rPr>
            </w:pPr>
            <w:r w:rsidRPr="00A03C55">
              <w:rPr>
                <w:noProof w:val="0"/>
              </w:rPr>
              <w:t>UB2</w:t>
            </w:r>
          </w:p>
        </w:tc>
        <w:tc>
          <w:tcPr>
            <w:tcW w:w="3544" w:type="dxa"/>
          </w:tcPr>
          <w:p w14:paraId="1E15DEE6"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4814E722" w14:textId="77777777" w:rsidR="007A1F44" w:rsidRPr="00A03C55" w:rsidRDefault="007A1F44" w:rsidP="00B6518F">
            <w:pPr>
              <w:pStyle w:val="TableEntry"/>
              <w:rPr>
                <w:noProof w:val="0"/>
              </w:rPr>
            </w:pPr>
            <w:r w:rsidRPr="00A03C55">
              <w:rPr>
                <w:noProof w:val="0"/>
              </w:rPr>
              <w:t>O</w:t>
            </w:r>
          </w:p>
        </w:tc>
        <w:tc>
          <w:tcPr>
            <w:tcW w:w="872" w:type="dxa"/>
          </w:tcPr>
          <w:p w14:paraId="64F3EB6D" w14:textId="77777777" w:rsidR="007A1F44" w:rsidRPr="00A03C55" w:rsidRDefault="007A1F44" w:rsidP="00B6518F">
            <w:pPr>
              <w:pStyle w:val="TableEntry"/>
              <w:rPr>
                <w:noProof w:val="0"/>
              </w:rPr>
            </w:pPr>
            <w:r w:rsidRPr="00A03C55">
              <w:rPr>
                <w:noProof w:val="0"/>
              </w:rPr>
              <w:t>[0..1]</w:t>
            </w:r>
          </w:p>
        </w:tc>
        <w:tc>
          <w:tcPr>
            <w:tcW w:w="1701" w:type="dxa"/>
          </w:tcPr>
          <w:p w14:paraId="7C9B99E6" w14:textId="77777777" w:rsidR="007A1F44" w:rsidRPr="00A03C55" w:rsidRDefault="007A1F44" w:rsidP="00A66DA8">
            <w:pPr>
              <w:pStyle w:val="TableEntry"/>
              <w:jc w:val="center"/>
              <w:rPr>
                <w:noProof w:val="0"/>
              </w:rPr>
            </w:pPr>
            <w:r w:rsidRPr="00A03C55">
              <w:rPr>
                <w:noProof w:val="0"/>
              </w:rPr>
              <w:t>6</w:t>
            </w:r>
          </w:p>
        </w:tc>
      </w:tr>
      <w:tr w:rsidR="007A1F44" w:rsidRPr="00A03C55" w14:paraId="4399B409" w14:textId="77777777">
        <w:trPr>
          <w:cantSplit/>
          <w:jc w:val="center"/>
        </w:trPr>
        <w:tc>
          <w:tcPr>
            <w:tcW w:w="1951" w:type="dxa"/>
          </w:tcPr>
          <w:p w14:paraId="61C55C28" w14:textId="77777777" w:rsidR="007A1F44" w:rsidRPr="00A03C55" w:rsidRDefault="007A1F44" w:rsidP="00A0052B">
            <w:pPr>
              <w:pStyle w:val="TableEntry"/>
              <w:rPr>
                <w:noProof w:val="0"/>
              </w:rPr>
            </w:pPr>
            <w:r w:rsidRPr="00A03C55">
              <w:rPr>
                <w:noProof w:val="0"/>
              </w:rPr>
              <w:t>PDA</w:t>
            </w:r>
          </w:p>
        </w:tc>
        <w:tc>
          <w:tcPr>
            <w:tcW w:w="3544" w:type="dxa"/>
          </w:tcPr>
          <w:p w14:paraId="6B6D52C1" w14:textId="77777777" w:rsidR="007A1F44" w:rsidRPr="00A03C55" w:rsidRDefault="007A1F44" w:rsidP="00A0052B">
            <w:pPr>
              <w:pStyle w:val="TableEntry"/>
              <w:rPr>
                <w:noProof w:val="0"/>
              </w:rPr>
            </w:pPr>
            <w:r w:rsidRPr="00A03C55">
              <w:rPr>
                <w:noProof w:val="0"/>
              </w:rPr>
              <w:t>Patient Death and Autopsy</w:t>
            </w:r>
          </w:p>
        </w:tc>
        <w:tc>
          <w:tcPr>
            <w:tcW w:w="971" w:type="dxa"/>
          </w:tcPr>
          <w:p w14:paraId="5C0CA95A" w14:textId="77777777" w:rsidR="007A1F44" w:rsidRPr="00A03C55" w:rsidRDefault="007A1F44" w:rsidP="00B6518F">
            <w:pPr>
              <w:pStyle w:val="TableEntry"/>
              <w:rPr>
                <w:noProof w:val="0"/>
              </w:rPr>
            </w:pPr>
            <w:r w:rsidRPr="00A03C55">
              <w:rPr>
                <w:noProof w:val="0"/>
              </w:rPr>
              <w:t>O</w:t>
            </w:r>
          </w:p>
        </w:tc>
        <w:tc>
          <w:tcPr>
            <w:tcW w:w="872" w:type="dxa"/>
          </w:tcPr>
          <w:p w14:paraId="6CC9C99E" w14:textId="77777777" w:rsidR="007A1F44" w:rsidRPr="00A03C55" w:rsidRDefault="007A1F44" w:rsidP="00B6518F">
            <w:pPr>
              <w:pStyle w:val="TableEntry"/>
              <w:rPr>
                <w:noProof w:val="0"/>
              </w:rPr>
            </w:pPr>
            <w:r w:rsidRPr="00A03C55">
              <w:rPr>
                <w:noProof w:val="0"/>
              </w:rPr>
              <w:t>[0..1]</w:t>
            </w:r>
          </w:p>
        </w:tc>
        <w:tc>
          <w:tcPr>
            <w:tcW w:w="1701" w:type="dxa"/>
          </w:tcPr>
          <w:p w14:paraId="1448B022" w14:textId="77777777" w:rsidR="007A1F44" w:rsidRPr="00A03C55" w:rsidRDefault="007A1F44" w:rsidP="00A66DA8">
            <w:pPr>
              <w:pStyle w:val="TableEntry"/>
              <w:jc w:val="center"/>
              <w:rPr>
                <w:noProof w:val="0"/>
              </w:rPr>
            </w:pPr>
            <w:r w:rsidRPr="00A03C55">
              <w:rPr>
                <w:noProof w:val="0"/>
              </w:rPr>
              <w:t>3</w:t>
            </w:r>
          </w:p>
        </w:tc>
      </w:tr>
    </w:tbl>
    <w:p w14:paraId="7A9C932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4" w:name="_Toc174249180"/>
      <w:r w:rsidRPr="00A03C55">
        <w:rPr>
          <w:noProof w:val="0"/>
        </w:rPr>
        <w:t>Comments on segment usage</w:t>
      </w:r>
      <w:bookmarkEnd w:id="374"/>
    </w:p>
    <w:p w14:paraId="63C585B2" w14:textId="77777777" w:rsidR="007A1F44" w:rsidRPr="00A03C55" w:rsidRDefault="007A1F44">
      <w:r w:rsidRPr="00A03C55">
        <w:t xml:space="preserve">Field </w:t>
      </w:r>
      <w:r w:rsidRPr="00A03C55">
        <w:rPr>
          <w:i/>
          <w:iCs/>
        </w:rPr>
        <w:t>PV1-3-patient location</w:t>
      </w:r>
      <w:r w:rsidRPr="00A03C55">
        <w:t xml:space="preserve"> shall contain the patient’s location after the cancellation has been processed. This may be different from the patient’s location prior to the discharge/end visit notification.</w:t>
      </w:r>
    </w:p>
    <w:p w14:paraId="2BA6F1B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5" w:name="_Toc174249181"/>
      <w:r w:rsidRPr="00A03C55">
        <w:rPr>
          <w:noProof w:val="0"/>
        </w:rPr>
        <w:t>Expected actions</w:t>
      </w:r>
      <w:bookmarkEnd w:id="375"/>
    </w:p>
    <w:p w14:paraId="3E945445" w14:textId="77777777" w:rsidR="007A1F44" w:rsidRPr="00A03C55" w:rsidRDefault="007A1F44">
      <w:r w:rsidRPr="00A03C55">
        <w:t>The receiver shall reset the patient’s status to its value prior to the receipt of the discharge/end visit message, and shall update the patient’s location to the value in field PV1-3-patient location.</w:t>
      </w:r>
    </w:p>
    <w:p w14:paraId="5B71C3E4" w14:textId="77777777" w:rsidR="007A1F44" w:rsidRPr="00A03C55" w:rsidRDefault="007A1F44">
      <w:r w:rsidRPr="00A03C55">
        <w:t>The receiver shall report the result of this operation (success / error) in an acknowledgment message returned to the sender.</w:t>
      </w:r>
    </w:p>
    <w:p w14:paraId="3674E017" w14:textId="77777777" w:rsidR="007A1F44" w:rsidRPr="00A03C55" w:rsidRDefault="007A1F44">
      <w:r w:rsidRPr="00A03C55">
        <w:t>In case this Movement conflicts with the current situation of the patient (no prior discharge received) the message is discarded but no error condition is raised.</w:t>
      </w:r>
    </w:p>
    <w:p w14:paraId="3CC5992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76" w:name="_Toc174249182"/>
      <w:bookmarkStart w:id="377" w:name="_Toc398544176"/>
      <w:r w:rsidRPr="00A03C55">
        <w:rPr>
          <w:noProof w:val="0"/>
        </w:rPr>
        <w:t>Update Patient Information (ADT^A08^ADT_A01)</w:t>
      </w:r>
      <w:bookmarkEnd w:id="376"/>
      <w:bookmarkEnd w:id="377"/>
    </w:p>
    <w:p w14:paraId="0391ACB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8" w:name="_Toc174249183"/>
      <w:r w:rsidRPr="00A03C55">
        <w:rPr>
          <w:noProof w:val="0"/>
        </w:rPr>
        <w:t>Trigger Event</w:t>
      </w:r>
      <w:bookmarkEnd w:id="378"/>
    </w:p>
    <w:p w14:paraId="069A99E8" w14:textId="77777777" w:rsidR="007A1F44" w:rsidRPr="00A03C55" w:rsidRDefault="007A1F44">
      <w:r w:rsidRPr="00A03C55">
        <w:t>This message is sent by a Patient Encounter Supplier to notify a Patient Encounter Consumer that some non-movement-related information (such as address, date of birth, etc.) has changed for a patient. It is used when information about the patient has changed not related to any other trigger event.</w:t>
      </w:r>
    </w:p>
    <w:p w14:paraId="740F1512" w14:textId="77777777" w:rsidR="007A1F44" w:rsidRPr="00A03C55" w:rsidRDefault="007A1F44">
      <w:r w:rsidRPr="00A03C55">
        <w:t xml:space="preserve">MSH-9 is valued </w:t>
      </w:r>
      <w:r w:rsidRPr="00A03C55">
        <w:rPr>
          <w:b/>
          <w:bCs/>
        </w:rPr>
        <w:t>ADT^A08^ADT_A01</w:t>
      </w:r>
      <w:r w:rsidRPr="00A03C55">
        <w:t>.</w:t>
      </w:r>
    </w:p>
    <w:p w14:paraId="01A851C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9" w:name="_Toc174249184"/>
      <w:r w:rsidRPr="00A03C55">
        <w:rPr>
          <w:noProof w:val="0"/>
        </w:rPr>
        <w:lastRenderedPageBreak/>
        <w:t>Message Static Definition</w:t>
      </w:r>
      <w:bookmarkEnd w:id="379"/>
    </w:p>
    <w:p w14:paraId="666FB1C4" w14:textId="77777777" w:rsidR="007A1F44" w:rsidRPr="00A03C55" w:rsidRDefault="007A1F44">
      <w:pPr>
        <w:pStyle w:val="TableTitle"/>
        <w:rPr>
          <w:noProof w:val="0"/>
        </w:rPr>
      </w:pPr>
      <w:r w:rsidRPr="00A03C55">
        <w:rPr>
          <w:noProof w:val="0"/>
        </w:rPr>
        <w:t>Table 3.31-12: Static definition of message ADT^A08^ADT_A01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CDF9EEB" w14:textId="77777777">
        <w:trPr>
          <w:cantSplit/>
          <w:tblHeader/>
        </w:trPr>
        <w:tc>
          <w:tcPr>
            <w:tcW w:w="1951" w:type="dxa"/>
            <w:shd w:val="clear" w:color="auto" w:fill="D9D9D9"/>
          </w:tcPr>
          <w:p w14:paraId="66039E6E"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3E1CB9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84CFDDB"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CB3A0C3"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522B2963" w14:textId="77777777" w:rsidR="007A1F44" w:rsidRPr="00A03C55" w:rsidRDefault="007A1F44" w:rsidP="00A53067">
            <w:pPr>
              <w:pStyle w:val="TableEntryHeader"/>
              <w:rPr>
                <w:noProof w:val="0"/>
              </w:rPr>
            </w:pPr>
            <w:r w:rsidRPr="00A03C55">
              <w:rPr>
                <w:noProof w:val="0"/>
              </w:rPr>
              <w:t>HL7 chapter</w:t>
            </w:r>
          </w:p>
        </w:tc>
      </w:tr>
      <w:tr w:rsidR="007A1F44" w:rsidRPr="00A03C55" w14:paraId="45874537" w14:textId="77777777">
        <w:trPr>
          <w:cantSplit/>
        </w:trPr>
        <w:tc>
          <w:tcPr>
            <w:tcW w:w="1951" w:type="dxa"/>
          </w:tcPr>
          <w:p w14:paraId="09E0830D" w14:textId="77777777" w:rsidR="007A1F44" w:rsidRPr="00A03C55" w:rsidRDefault="007A1F44" w:rsidP="00A0052B">
            <w:pPr>
              <w:pStyle w:val="TableEntry"/>
              <w:rPr>
                <w:noProof w:val="0"/>
              </w:rPr>
            </w:pPr>
            <w:r w:rsidRPr="00A03C55">
              <w:rPr>
                <w:noProof w:val="0"/>
              </w:rPr>
              <w:t>MSH</w:t>
            </w:r>
          </w:p>
        </w:tc>
        <w:tc>
          <w:tcPr>
            <w:tcW w:w="3544" w:type="dxa"/>
          </w:tcPr>
          <w:p w14:paraId="05104FDC" w14:textId="77777777" w:rsidR="007A1F44" w:rsidRPr="00A03C55" w:rsidRDefault="007A1F44" w:rsidP="00A0052B">
            <w:pPr>
              <w:pStyle w:val="TableEntry"/>
              <w:rPr>
                <w:noProof w:val="0"/>
              </w:rPr>
            </w:pPr>
            <w:r w:rsidRPr="00A03C55">
              <w:rPr>
                <w:noProof w:val="0"/>
              </w:rPr>
              <w:t>Message Header</w:t>
            </w:r>
          </w:p>
        </w:tc>
        <w:tc>
          <w:tcPr>
            <w:tcW w:w="971" w:type="dxa"/>
          </w:tcPr>
          <w:p w14:paraId="5DD45EFF" w14:textId="77777777" w:rsidR="007A1F44" w:rsidRPr="00A03C55" w:rsidRDefault="007A1F44" w:rsidP="00B6518F">
            <w:pPr>
              <w:pStyle w:val="TableEntry"/>
              <w:rPr>
                <w:noProof w:val="0"/>
              </w:rPr>
            </w:pPr>
            <w:r w:rsidRPr="00A03C55">
              <w:rPr>
                <w:noProof w:val="0"/>
              </w:rPr>
              <w:t>R</w:t>
            </w:r>
          </w:p>
        </w:tc>
        <w:tc>
          <w:tcPr>
            <w:tcW w:w="872" w:type="dxa"/>
          </w:tcPr>
          <w:p w14:paraId="374D3FB1" w14:textId="77777777" w:rsidR="007A1F44" w:rsidRPr="00A03C55" w:rsidRDefault="007A1F44" w:rsidP="00B6518F">
            <w:pPr>
              <w:pStyle w:val="TableEntry"/>
              <w:rPr>
                <w:noProof w:val="0"/>
              </w:rPr>
            </w:pPr>
            <w:r w:rsidRPr="00A03C55">
              <w:rPr>
                <w:noProof w:val="0"/>
              </w:rPr>
              <w:t>[1..1]</w:t>
            </w:r>
          </w:p>
        </w:tc>
        <w:tc>
          <w:tcPr>
            <w:tcW w:w="1701" w:type="dxa"/>
          </w:tcPr>
          <w:p w14:paraId="29914816" w14:textId="77777777" w:rsidR="007A1F44" w:rsidRPr="00A03C55" w:rsidRDefault="007A1F44" w:rsidP="00A66DA8">
            <w:pPr>
              <w:pStyle w:val="TableEntry"/>
              <w:jc w:val="center"/>
              <w:rPr>
                <w:noProof w:val="0"/>
              </w:rPr>
            </w:pPr>
            <w:r w:rsidRPr="00A03C55">
              <w:rPr>
                <w:noProof w:val="0"/>
              </w:rPr>
              <w:t>2</w:t>
            </w:r>
          </w:p>
        </w:tc>
      </w:tr>
      <w:tr w:rsidR="007A1F44" w:rsidRPr="00A03C55" w14:paraId="50A878FC" w14:textId="77777777">
        <w:trPr>
          <w:cantSplit/>
        </w:trPr>
        <w:tc>
          <w:tcPr>
            <w:tcW w:w="1951" w:type="dxa"/>
          </w:tcPr>
          <w:p w14:paraId="717724EC" w14:textId="77777777" w:rsidR="007A1F44" w:rsidRPr="00A03C55" w:rsidRDefault="007A1F44" w:rsidP="00A0052B">
            <w:pPr>
              <w:pStyle w:val="TableEntry"/>
              <w:rPr>
                <w:noProof w:val="0"/>
              </w:rPr>
            </w:pPr>
            <w:r w:rsidRPr="00A03C55">
              <w:rPr>
                <w:noProof w:val="0"/>
              </w:rPr>
              <w:t>SFT</w:t>
            </w:r>
          </w:p>
        </w:tc>
        <w:tc>
          <w:tcPr>
            <w:tcW w:w="3544" w:type="dxa"/>
          </w:tcPr>
          <w:p w14:paraId="02D058B1" w14:textId="77777777" w:rsidR="007A1F44" w:rsidRPr="00A03C55" w:rsidRDefault="007A1F44" w:rsidP="00A0052B">
            <w:pPr>
              <w:pStyle w:val="TableEntry"/>
              <w:rPr>
                <w:noProof w:val="0"/>
              </w:rPr>
            </w:pPr>
            <w:r w:rsidRPr="00A03C55">
              <w:rPr>
                <w:noProof w:val="0"/>
              </w:rPr>
              <w:t>Software Segment</w:t>
            </w:r>
          </w:p>
        </w:tc>
        <w:tc>
          <w:tcPr>
            <w:tcW w:w="971" w:type="dxa"/>
          </w:tcPr>
          <w:p w14:paraId="0DE72198" w14:textId="77777777" w:rsidR="007A1F44" w:rsidRPr="00A03C55" w:rsidRDefault="007A1F44" w:rsidP="00B6518F">
            <w:pPr>
              <w:pStyle w:val="TableEntry"/>
              <w:rPr>
                <w:noProof w:val="0"/>
              </w:rPr>
            </w:pPr>
            <w:r w:rsidRPr="00A03C55">
              <w:rPr>
                <w:noProof w:val="0"/>
              </w:rPr>
              <w:t>O</w:t>
            </w:r>
          </w:p>
        </w:tc>
        <w:tc>
          <w:tcPr>
            <w:tcW w:w="872" w:type="dxa"/>
          </w:tcPr>
          <w:p w14:paraId="77008CE6" w14:textId="77777777" w:rsidR="007A1F44" w:rsidRPr="00A03C55" w:rsidRDefault="007A1F44" w:rsidP="00B6518F">
            <w:pPr>
              <w:pStyle w:val="TableEntry"/>
              <w:rPr>
                <w:noProof w:val="0"/>
              </w:rPr>
            </w:pPr>
            <w:r w:rsidRPr="00A03C55">
              <w:rPr>
                <w:noProof w:val="0"/>
              </w:rPr>
              <w:t>[0..*]</w:t>
            </w:r>
          </w:p>
        </w:tc>
        <w:tc>
          <w:tcPr>
            <w:tcW w:w="1701" w:type="dxa"/>
          </w:tcPr>
          <w:p w14:paraId="6B2A4BBD" w14:textId="77777777" w:rsidR="007A1F44" w:rsidRPr="00A03C55" w:rsidRDefault="007A1F44" w:rsidP="00A66DA8">
            <w:pPr>
              <w:pStyle w:val="TableEntry"/>
              <w:jc w:val="center"/>
              <w:rPr>
                <w:noProof w:val="0"/>
              </w:rPr>
            </w:pPr>
            <w:r w:rsidRPr="00A03C55">
              <w:rPr>
                <w:noProof w:val="0"/>
              </w:rPr>
              <w:t>2</w:t>
            </w:r>
          </w:p>
        </w:tc>
      </w:tr>
      <w:tr w:rsidR="007A1F44" w:rsidRPr="00A03C55" w14:paraId="101AE675" w14:textId="77777777">
        <w:trPr>
          <w:cantSplit/>
        </w:trPr>
        <w:tc>
          <w:tcPr>
            <w:tcW w:w="1951" w:type="dxa"/>
          </w:tcPr>
          <w:p w14:paraId="6A3647F7" w14:textId="77777777" w:rsidR="007A1F44" w:rsidRPr="00A03C55" w:rsidRDefault="007A1F44" w:rsidP="00A0052B">
            <w:pPr>
              <w:pStyle w:val="TableEntry"/>
              <w:rPr>
                <w:noProof w:val="0"/>
              </w:rPr>
            </w:pPr>
            <w:r w:rsidRPr="00A03C55">
              <w:rPr>
                <w:noProof w:val="0"/>
              </w:rPr>
              <w:t>EVN</w:t>
            </w:r>
          </w:p>
        </w:tc>
        <w:tc>
          <w:tcPr>
            <w:tcW w:w="3544" w:type="dxa"/>
          </w:tcPr>
          <w:p w14:paraId="3F73C890" w14:textId="77777777" w:rsidR="007A1F44" w:rsidRPr="00A03C55" w:rsidRDefault="007A1F44" w:rsidP="00A0052B">
            <w:pPr>
              <w:pStyle w:val="TableEntry"/>
              <w:rPr>
                <w:noProof w:val="0"/>
              </w:rPr>
            </w:pPr>
            <w:r w:rsidRPr="00A03C55">
              <w:rPr>
                <w:noProof w:val="0"/>
              </w:rPr>
              <w:t>Event Type</w:t>
            </w:r>
          </w:p>
        </w:tc>
        <w:tc>
          <w:tcPr>
            <w:tcW w:w="971" w:type="dxa"/>
          </w:tcPr>
          <w:p w14:paraId="57E2237D" w14:textId="77777777" w:rsidR="007A1F44" w:rsidRPr="00A03C55" w:rsidRDefault="007A1F44" w:rsidP="00B6518F">
            <w:pPr>
              <w:pStyle w:val="TableEntry"/>
              <w:rPr>
                <w:noProof w:val="0"/>
              </w:rPr>
            </w:pPr>
            <w:r w:rsidRPr="00A03C55">
              <w:rPr>
                <w:noProof w:val="0"/>
              </w:rPr>
              <w:t>R</w:t>
            </w:r>
          </w:p>
        </w:tc>
        <w:tc>
          <w:tcPr>
            <w:tcW w:w="872" w:type="dxa"/>
          </w:tcPr>
          <w:p w14:paraId="197850D3" w14:textId="77777777" w:rsidR="007A1F44" w:rsidRPr="00A03C55" w:rsidRDefault="007A1F44" w:rsidP="00B6518F">
            <w:pPr>
              <w:pStyle w:val="TableEntry"/>
              <w:rPr>
                <w:noProof w:val="0"/>
              </w:rPr>
            </w:pPr>
            <w:r w:rsidRPr="00A03C55">
              <w:rPr>
                <w:noProof w:val="0"/>
              </w:rPr>
              <w:t>[1..1]</w:t>
            </w:r>
          </w:p>
        </w:tc>
        <w:tc>
          <w:tcPr>
            <w:tcW w:w="1701" w:type="dxa"/>
          </w:tcPr>
          <w:p w14:paraId="37C15D09" w14:textId="77777777" w:rsidR="007A1F44" w:rsidRPr="00A03C55" w:rsidRDefault="007A1F44" w:rsidP="00A66DA8">
            <w:pPr>
              <w:pStyle w:val="TableEntry"/>
              <w:jc w:val="center"/>
              <w:rPr>
                <w:noProof w:val="0"/>
              </w:rPr>
            </w:pPr>
            <w:r w:rsidRPr="00A03C55">
              <w:rPr>
                <w:noProof w:val="0"/>
              </w:rPr>
              <w:t>2</w:t>
            </w:r>
          </w:p>
        </w:tc>
      </w:tr>
      <w:tr w:rsidR="007A1F44" w:rsidRPr="00A03C55" w14:paraId="036B7A59" w14:textId="77777777">
        <w:trPr>
          <w:cantSplit/>
        </w:trPr>
        <w:tc>
          <w:tcPr>
            <w:tcW w:w="1951" w:type="dxa"/>
          </w:tcPr>
          <w:p w14:paraId="7307D537" w14:textId="77777777" w:rsidR="007A1F44" w:rsidRPr="00A03C55" w:rsidRDefault="007A1F44" w:rsidP="00A0052B">
            <w:pPr>
              <w:pStyle w:val="TableEntry"/>
              <w:rPr>
                <w:noProof w:val="0"/>
              </w:rPr>
            </w:pPr>
            <w:r w:rsidRPr="00A03C55">
              <w:rPr>
                <w:noProof w:val="0"/>
              </w:rPr>
              <w:t>PID</w:t>
            </w:r>
          </w:p>
        </w:tc>
        <w:tc>
          <w:tcPr>
            <w:tcW w:w="3544" w:type="dxa"/>
          </w:tcPr>
          <w:p w14:paraId="0E8BA076" w14:textId="77777777" w:rsidR="007A1F44" w:rsidRPr="00A03C55" w:rsidRDefault="007A1F44" w:rsidP="00A0052B">
            <w:pPr>
              <w:pStyle w:val="TableEntry"/>
              <w:rPr>
                <w:noProof w:val="0"/>
              </w:rPr>
            </w:pPr>
            <w:r w:rsidRPr="00A03C55">
              <w:rPr>
                <w:noProof w:val="0"/>
              </w:rPr>
              <w:t>Patient Identification</w:t>
            </w:r>
          </w:p>
        </w:tc>
        <w:tc>
          <w:tcPr>
            <w:tcW w:w="971" w:type="dxa"/>
          </w:tcPr>
          <w:p w14:paraId="1D977D8D" w14:textId="77777777" w:rsidR="007A1F44" w:rsidRPr="00A03C55" w:rsidRDefault="007A1F44" w:rsidP="00B6518F">
            <w:pPr>
              <w:pStyle w:val="TableEntry"/>
              <w:rPr>
                <w:noProof w:val="0"/>
              </w:rPr>
            </w:pPr>
            <w:r w:rsidRPr="00A03C55">
              <w:rPr>
                <w:noProof w:val="0"/>
              </w:rPr>
              <w:t>R</w:t>
            </w:r>
          </w:p>
        </w:tc>
        <w:tc>
          <w:tcPr>
            <w:tcW w:w="872" w:type="dxa"/>
          </w:tcPr>
          <w:p w14:paraId="57B843EB" w14:textId="77777777" w:rsidR="007A1F44" w:rsidRPr="00A03C55" w:rsidRDefault="007A1F44" w:rsidP="00B6518F">
            <w:pPr>
              <w:pStyle w:val="TableEntry"/>
              <w:rPr>
                <w:noProof w:val="0"/>
              </w:rPr>
            </w:pPr>
            <w:r w:rsidRPr="00A03C55">
              <w:rPr>
                <w:noProof w:val="0"/>
              </w:rPr>
              <w:t>[1..1]</w:t>
            </w:r>
          </w:p>
        </w:tc>
        <w:tc>
          <w:tcPr>
            <w:tcW w:w="1701" w:type="dxa"/>
          </w:tcPr>
          <w:p w14:paraId="531262F7" w14:textId="77777777" w:rsidR="007A1F44" w:rsidRPr="00A03C55" w:rsidRDefault="007A1F44" w:rsidP="00A66DA8">
            <w:pPr>
              <w:pStyle w:val="TableEntry"/>
              <w:jc w:val="center"/>
              <w:rPr>
                <w:noProof w:val="0"/>
              </w:rPr>
            </w:pPr>
            <w:r w:rsidRPr="00A03C55">
              <w:rPr>
                <w:noProof w:val="0"/>
              </w:rPr>
              <w:t>3</w:t>
            </w:r>
          </w:p>
        </w:tc>
      </w:tr>
      <w:tr w:rsidR="007A1F44" w:rsidRPr="00A03C55" w14:paraId="13521B39" w14:textId="77777777">
        <w:trPr>
          <w:cantSplit/>
        </w:trPr>
        <w:tc>
          <w:tcPr>
            <w:tcW w:w="1951" w:type="dxa"/>
          </w:tcPr>
          <w:p w14:paraId="4D4148ED" w14:textId="77777777" w:rsidR="007A1F44" w:rsidRPr="00A03C55" w:rsidRDefault="007A1F44" w:rsidP="00A0052B">
            <w:pPr>
              <w:pStyle w:val="TableEntry"/>
              <w:rPr>
                <w:noProof w:val="0"/>
              </w:rPr>
            </w:pPr>
            <w:r w:rsidRPr="00A03C55">
              <w:rPr>
                <w:noProof w:val="0"/>
              </w:rPr>
              <w:t>PD1</w:t>
            </w:r>
          </w:p>
        </w:tc>
        <w:tc>
          <w:tcPr>
            <w:tcW w:w="3544" w:type="dxa"/>
          </w:tcPr>
          <w:p w14:paraId="5C978676" w14:textId="77777777" w:rsidR="007A1F44" w:rsidRPr="00A03C55" w:rsidRDefault="007A1F44" w:rsidP="00A0052B">
            <w:pPr>
              <w:pStyle w:val="TableEntry"/>
              <w:rPr>
                <w:noProof w:val="0"/>
              </w:rPr>
            </w:pPr>
            <w:r w:rsidRPr="00A03C55">
              <w:rPr>
                <w:noProof w:val="0"/>
              </w:rPr>
              <w:t>Additional Demographics</w:t>
            </w:r>
          </w:p>
        </w:tc>
        <w:tc>
          <w:tcPr>
            <w:tcW w:w="971" w:type="dxa"/>
          </w:tcPr>
          <w:p w14:paraId="3C0E38F4" w14:textId="77777777" w:rsidR="007A1F44" w:rsidRPr="00A03C55" w:rsidRDefault="007A1F44" w:rsidP="00B6518F">
            <w:pPr>
              <w:pStyle w:val="TableEntry"/>
              <w:rPr>
                <w:noProof w:val="0"/>
              </w:rPr>
            </w:pPr>
            <w:r w:rsidRPr="00A03C55">
              <w:rPr>
                <w:noProof w:val="0"/>
              </w:rPr>
              <w:t>O</w:t>
            </w:r>
          </w:p>
        </w:tc>
        <w:tc>
          <w:tcPr>
            <w:tcW w:w="872" w:type="dxa"/>
          </w:tcPr>
          <w:p w14:paraId="08ABCB8D" w14:textId="77777777" w:rsidR="007A1F44" w:rsidRPr="00A03C55" w:rsidRDefault="007A1F44" w:rsidP="00B6518F">
            <w:pPr>
              <w:pStyle w:val="TableEntry"/>
              <w:rPr>
                <w:noProof w:val="0"/>
              </w:rPr>
            </w:pPr>
            <w:r w:rsidRPr="00A03C55">
              <w:rPr>
                <w:noProof w:val="0"/>
              </w:rPr>
              <w:t>[0..1]</w:t>
            </w:r>
          </w:p>
        </w:tc>
        <w:tc>
          <w:tcPr>
            <w:tcW w:w="1701" w:type="dxa"/>
          </w:tcPr>
          <w:p w14:paraId="41AC8AB5" w14:textId="77777777" w:rsidR="007A1F44" w:rsidRPr="00A03C55" w:rsidRDefault="007A1F44" w:rsidP="00A66DA8">
            <w:pPr>
              <w:pStyle w:val="TableEntry"/>
              <w:jc w:val="center"/>
              <w:rPr>
                <w:noProof w:val="0"/>
              </w:rPr>
            </w:pPr>
            <w:r w:rsidRPr="00A03C55">
              <w:rPr>
                <w:noProof w:val="0"/>
              </w:rPr>
              <w:t>3</w:t>
            </w:r>
          </w:p>
        </w:tc>
      </w:tr>
      <w:tr w:rsidR="007A1F44" w:rsidRPr="00A03C55" w14:paraId="53D37951" w14:textId="77777777">
        <w:trPr>
          <w:cantSplit/>
        </w:trPr>
        <w:tc>
          <w:tcPr>
            <w:tcW w:w="1951" w:type="dxa"/>
          </w:tcPr>
          <w:p w14:paraId="4FEB0889" w14:textId="77777777" w:rsidR="007A1F44" w:rsidRPr="00A03C55" w:rsidRDefault="007A1F44" w:rsidP="00A0052B">
            <w:pPr>
              <w:pStyle w:val="TableEntry"/>
              <w:rPr>
                <w:noProof w:val="0"/>
              </w:rPr>
            </w:pPr>
            <w:r w:rsidRPr="00A03C55">
              <w:rPr>
                <w:noProof w:val="0"/>
              </w:rPr>
              <w:t>ROL</w:t>
            </w:r>
          </w:p>
        </w:tc>
        <w:tc>
          <w:tcPr>
            <w:tcW w:w="3544" w:type="dxa"/>
          </w:tcPr>
          <w:p w14:paraId="06B35DC5" w14:textId="77777777" w:rsidR="007A1F44" w:rsidRPr="00A03C55" w:rsidRDefault="007A1F44" w:rsidP="00A0052B">
            <w:pPr>
              <w:pStyle w:val="TableEntry"/>
              <w:rPr>
                <w:noProof w:val="0"/>
              </w:rPr>
            </w:pPr>
            <w:r w:rsidRPr="00A03C55">
              <w:rPr>
                <w:noProof w:val="0"/>
              </w:rPr>
              <w:t>Role</w:t>
            </w:r>
          </w:p>
        </w:tc>
        <w:tc>
          <w:tcPr>
            <w:tcW w:w="971" w:type="dxa"/>
          </w:tcPr>
          <w:p w14:paraId="2A20F48F" w14:textId="77777777" w:rsidR="007A1F44" w:rsidRPr="00A03C55" w:rsidRDefault="007A1F44" w:rsidP="00B6518F">
            <w:pPr>
              <w:pStyle w:val="TableEntry"/>
              <w:rPr>
                <w:noProof w:val="0"/>
              </w:rPr>
            </w:pPr>
            <w:r w:rsidRPr="00A03C55">
              <w:rPr>
                <w:noProof w:val="0"/>
              </w:rPr>
              <w:t>O</w:t>
            </w:r>
          </w:p>
        </w:tc>
        <w:tc>
          <w:tcPr>
            <w:tcW w:w="872" w:type="dxa"/>
          </w:tcPr>
          <w:p w14:paraId="4D52C8F2" w14:textId="77777777" w:rsidR="007A1F44" w:rsidRPr="00A03C55" w:rsidRDefault="007A1F44" w:rsidP="00B6518F">
            <w:pPr>
              <w:pStyle w:val="TableEntry"/>
              <w:rPr>
                <w:noProof w:val="0"/>
              </w:rPr>
            </w:pPr>
            <w:r w:rsidRPr="00A03C55">
              <w:rPr>
                <w:noProof w:val="0"/>
              </w:rPr>
              <w:t>[0..*]</w:t>
            </w:r>
          </w:p>
        </w:tc>
        <w:tc>
          <w:tcPr>
            <w:tcW w:w="1701" w:type="dxa"/>
          </w:tcPr>
          <w:p w14:paraId="7BF3D230" w14:textId="77777777" w:rsidR="007A1F44" w:rsidRPr="00A03C55" w:rsidRDefault="007A1F44" w:rsidP="00A66DA8">
            <w:pPr>
              <w:pStyle w:val="TableEntry"/>
              <w:jc w:val="center"/>
              <w:rPr>
                <w:noProof w:val="0"/>
              </w:rPr>
            </w:pPr>
            <w:r w:rsidRPr="00A03C55">
              <w:rPr>
                <w:noProof w:val="0"/>
              </w:rPr>
              <w:t>15</w:t>
            </w:r>
          </w:p>
        </w:tc>
      </w:tr>
      <w:tr w:rsidR="007A1F44" w:rsidRPr="00A03C55" w14:paraId="3B38B6F4" w14:textId="77777777">
        <w:trPr>
          <w:cantSplit/>
        </w:trPr>
        <w:tc>
          <w:tcPr>
            <w:tcW w:w="1951" w:type="dxa"/>
          </w:tcPr>
          <w:p w14:paraId="72E1F842" w14:textId="77777777" w:rsidR="007A1F44" w:rsidRPr="00A03C55" w:rsidRDefault="007A1F44" w:rsidP="00A0052B">
            <w:pPr>
              <w:pStyle w:val="TableEntry"/>
              <w:rPr>
                <w:noProof w:val="0"/>
              </w:rPr>
            </w:pPr>
            <w:r w:rsidRPr="00A03C55">
              <w:rPr>
                <w:noProof w:val="0"/>
              </w:rPr>
              <w:t>NK1</w:t>
            </w:r>
          </w:p>
        </w:tc>
        <w:tc>
          <w:tcPr>
            <w:tcW w:w="3544" w:type="dxa"/>
          </w:tcPr>
          <w:p w14:paraId="61FDE207"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63D50FAA" w14:textId="77777777" w:rsidR="007A1F44" w:rsidRPr="00A03C55" w:rsidRDefault="007A1F44" w:rsidP="00B6518F">
            <w:pPr>
              <w:pStyle w:val="TableEntry"/>
              <w:rPr>
                <w:noProof w:val="0"/>
              </w:rPr>
            </w:pPr>
            <w:r w:rsidRPr="00A03C55">
              <w:rPr>
                <w:noProof w:val="0"/>
              </w:rPr>
              <w:t>O</w:t>
            </w:r>
          </w:p>
        </w:tc>
        <w:tc>
          <w:tcPr>
            <w:tcW w:w="872" w:type="dxa"/>
          </w:tcPr>
          <w:p w14:paraId="7FC6E6E3" w14:textId="77777777" w:rsidR="007A1F44" w:rsidRPr="00A03C55" w:rsidRDefault="007A1F44" w:rsidP="00B6518F">
            <w:pPr>
              <w:pStyle w:val="TableEntry"/>
              <w:rPr>
                <w:noProof w:val="0"/>
              </w:rPr>
            </w:pPr>
            <w:r w:rsidRPr="00A03C55">
              <w:rPr>
                <w:noProof w:val="0"/>
              </w:rPr>
              <w:t>[0..*]</w:t>
            </w:r>
          </w:p>
        </w:tc>
        <w:tc>
          <w:tcPr>
            <w:tcW w:w="1701" w:type="dxa"/>
          </w:tcPr>
          <w:p w14:paraId="0C949585" w14:textId="77777777" w:rsidR="007A1F44" w:rsidRPr="00A03C55" w:rsidRDefault="007A1F44" w:rsidP="00A66DA8">
            <w:pPr>
              <w:pStyle w:val="TableEntry"/>
              <w:jc w:val="center"/>
              <w:rPr>
                <w:noProof w:val="0"/>
              </w:rPr>
            </w:pPr>
            <w:r w:rsidRPr="00A03C55">
              <w:rPr>
                <w:noProof w:val="0"/>
              </w:rPr>
              <w:t>3</w:t>
            </w:r>
          </w:p>
        </w:tc>
      </w:tr>
      <w:tr w:rsidR="007A1F44" w:rsidRPr="00A03C55" w14:paraId="6FD83998" w14:textId="77777777">
        <w:trPr>
          <w:cantSplit/>
        </w:trPr>
        <w:tc>
          <w:tcPr>
            <w:tcW w:w="1951" w:type="dxa"/>
          </w:tcPr>
          <w:p w14:paraId="09CF8BDB" w14:textId="77777777" w:rsidR="007A1F44" w:rsidRPr="00A03C55" w:rsidRDefault="007A1F44" w:rsidP="00A0052B">
            <w:pPr>
              <w:pStyle w:val="TableEntry"/>
              <w:rPr>
                <w:noProof w:val="0"/>
              </w:rPr>
            </w:pPr>
            <w:r w:rsidRPr="00A03C55">
              <w:rPr>
                <w:noProof w:val="0"/>
              </w:rPr>
              <w:t>PV1</w:t>
            </w:r>
          </w:p>
        </w:tc>
        <w:tc>
          <w:tcPr>
            <w:tcW w:w="3544" w:type="dxa"/>
          </w:tcPr>
          <w:p w14:paraId="7A350288" w14:textId="77777777" w:rsidR="007A1F44" w:rsidRPr="00A03C55" w:rsidRDefault="007A1F44" w:rsidP="00A0052B">
            <w:pPr>
              <w:pStyle w:val="TableEntry"/>
              <w:rPr>
                <w:noProof w:val="0"/>
              </w:rPr>
            </w:pPr>
            <w:r w:rsidRPr="00A03C55">
              <w:rPr>
                <w:noProof w:val="0"/>
              </w:rPr>
              <w:t>Patient Visit</w:t>
            </w:r>
          </w:p>
        </w:tc>
        <w:tc>
          <w:tcPr>
            <w:tcW w:w="971" w:type="dxa"/>
          </w:tcPr>
          <w:p w14:paraId="5EAF2187" w14:textId="77777777" w:rsidR="007A1F44" w:rsidRPr="00A03C55" w:rsidRDefault="007A1F44" w:rsidP="00B6518F">
            <w:pPr>
              <w:pStyle w:val="TableEntry"/>
              <w:rPr>
                <w:noProof w:val="0"/>
              </w:rPr>
            </w:pPr>
            <w:r w:rsidRPr="00A03C55">
              <w:rPr>
                <w:noProof w:val="0"/>
              </w:rPr>
              <w:t>R</w:t>
            </w:r>
          </w:p>
        </w:tc>
        <w:tc>
          <w:tcPr>
            <w:tcW w:w="872" w:type="dxa"/>
          </w:tcPr>
          <w:p w14:paraId="7FA61746" w14:textId="77777777" w:rsidR="007A1F44" w:rsidRPr="00A03C55" w:rsidRDefault="007A1F44" w:rsidP="00B6518F">
            <w:pPr>
              <w:pStyle w:val="TableEntry"/>
              <w:rPr>
                <w:noProof w:val="0"/>
              </w:rPr>
            </w:pPr>
            <w:r w:rsidRPr="00A03C55">
              <w:rPr>
                <w:noProof w:val="0"/>
              </w:rPr>
              <w:t>[1..1]</w:t>
            </w:r>
          </w:p>
        </w:tc>
        <w:tc>
          <w:tcPr>
            <w:tcW w:w="1701" w:type="dxa"/>
          </w:tcPr>
          <w:p w14:paraId="21D7D377" w14:textId="77777777" w:rsidR="007A1F44" w:rsidRPr="00A03C55" w:rsidRDefault="007A1F44" w:rsidP="00A66DA8">
            <w:pPr>
              <w:pStyle w:val="TableEntry"/>
              <w:jc w:val="center"/>
              <w:rPr>
                <w:noProof w:val="0"/>
              </w:rPr>
            </w:pPr>
            <w:r w:rsidRPr="00A03C55">
              <w:rPr>
                <w:noProof w:val="0"/>
              </w:rPr>
              <w:t>3</w:t>
            </w:r>
          </w:p>
        </w:tc>
      </w:tr>
      <w:tr w:rsidR="007A1F44" w:rsidRPr="00A03C55" w14:paraId="47B363FE" w14:textId="77777777">
        <w:trPr>
          <w:cantSplit/>
        </w:trPr>
        <w:tc>
          <w:tcPr>
            <w:tcW w:w="1951" w:type="dxa"/>
          </w:tcPr>
          <w:p w14:paraId="5526735B" w14:textId="77777777" w:rsidR="007A1F44" w:rsidRPr="00A03C55" w:rsidRDefault="007A1F44" w:rsidP="00A0052B">
            <w:pPr>
              <w:pStyle w:val="TableEntry"/>
              <w:rPr>
                <w:noProof w:val="0"/>
              </w:rPr>
            </w:pPr>
            <w:r w:rsidRPr="00A03C55">
              <w:rPr>
                <w:noProof w:val="0"/>
              </w:rPr>
              <w:t>PV2</w:t>
            </w:r>
          </w:p>
        </w:tc>
        <w:tc>
          <w:tcPr>
            <w:tcW w:w="3544" w:type="dxa"/>
          </w:tcPr>
          <w:p w14:paraId="3F243CB4"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6C39ACA4" w14:textId="77777777" w:rsidR="007A1F44" w:rsidRPr="00A03C55" w:rsidRDefault="007A1F44" w:rsidP="00B6518F">
            <w:pPr>
              <w:pStyle w:val="TableEntry"/>
              <w:rPr>
                <w:noProof w:val="0"/>
              </w:rPr>
            </w:pPr>
            <w:r w:rsidRPr="00A03C55">
              <w:rPr>
                <w:noProof w:val="0"/>
              </w:rPr>
              <w:t>O</w:t>
            </w:r>
          </w:p>
        </w:tc>
        <w:tc>
          <w:tcPr>
            <w:tcW w:w="872" w:type="dxa"/>
          </w:tcPr>
          <w:p w14:paraId="7BA0F4F4" w14:textId="77777777" w:rsidR="007A1F44" w:rsidRPr="00A03C55" w:rsidRDefault="007A1F44" w:rsidP="00B6518F">
            <w:pPr>
              <w:pStyle w:val="TableEntry"/>
              <w:rPr>
                <w:noProof w:val="0"/>
              </w:rPr>
            </w:pPr>
            <w:r w:rsidRPr="00A03C55">
              <w:rPr>
                <w:noProof w:val="0"/>
              </w:rPr>
              <w:t>[0..1]</w:t>
            </w:r>
          </w:p>
        </w:tc>
        <w:tc>
          <w:tcPr>
            <w:tcW w:w="1701" w:type="dxa"/>
          </w:tcPr>
          <w:p w14:paraId="68E22BB3" w14:textId="77777777" w:rsidR="007A1F44" w:rsidRPr="00A03C55" w:rsidRDefault="007A1F44" w:rsidP="00A66DA8">
            <w:pPr>
              <w:pStyle w:val="TableEntry"/>
              <w:jc w:val="center"/>
              <w:rPr>
                <w:noProof w:val="0"/>
              </w:rPr>
            </w:pPr>
            <w:r w:rsidRPr="00A03C55">
              <w:rPr>
                <w:noProof w:val="0"/>
              </w:rPr>
              <w:t>3</w:t>
            </w:r>
          </w:p>
        </w:tc>
      </w:tr>
      <w:tr w:rsidR="007A1F44" w:rsidRPr="00A03C55" w14:paraId="7C6982A8" w14:textId="77777777">
        <w:trPr>
          <w:cantSplit/>
        </w:trPr>
        <w:tc>
          <w:tcPr>
            <w:tcW w:w="1951" w:type="dxa"/>
          </w:tcPr>
          <w:p w14:paraId="480FEBAD" w14:textId="77777777" w:rsidR="007A1F44" w:rsidRPr="00A03C55" w:rsidRDefault="007A1F44" w:rsidP="00A0052B">
            <w:pPr>
              <w:pStyle w:val="TableEntry"/>
              <w:rPr>
                <w:noProof w:val="0"/>
              </w:rPr>
            </w:pPr>
            <w:r w:rsidRPr="00A03C55">
              <w:rPr>
                <w:noProof w:val="0"/>
              </w:rPr>
              <w:t>ROL</w:t>
            </w:r>
          </w:p>
        </w:tc>
        <w:tc>
          <w:tcPr>
            <w:tcW w:w="3544" w:type="dxa"/>
          </w:tcPr>
          <w:p w14:paraId="25D134F9" w14:textId="77777777" w:rsidR="007A1F44" w:rsidRPr="00A03C55" w:rsidRDefault="007A1F44" w:rsidP="00A0052B">
            <w:pPr>
              <w:pStyle w:val="TableEntry"/>
              <w:rPr>
                <w:noProof w:val="0"/>
              </w:rPr>
            </w:pPr>
            <w:r w:rsidRPr="00A03C55">
              <w:rPr>
                <w:noProof w:val="0"/>
              </w:rPr>
              <w:t>Role</w:t>
            </w:r>
          </w:p>
        </w:tc>
        <w:tc>
          <w:tcPr>
            <w:tcW w:w="971" w:type="dxa"/>
          </w:tcPr>
          <w:p w14:paraId="65EA083A" w14:textId="77777777" w:rsidR="007A1F44" w:rsidRPr="00A03C55" w:rsidRDefault="007A1F44" w:rsidP="00B6518F">
            <w:pPr>
              <w:pStyle w:val="TableEntry"/>
              <w:rPr>
                <w:noProof w:val="0"/>
              </w:rPr>
            </w:pPr>
            <w:r w:rsidRPr="00A03C55">
              <w:rPr>
                <w:noProof w:val="0"/>
              </w:rPr>
              <w:t>O</w:t>
            </w:r>
          </w:p>
        </w:tc>
        <w:tc>
          <w:tcPr>
            <w:tcW w:w="872" w:type="dxa"/>
          </w:tcPr>
          <w:p w14:paraId="5E4A75C1" w14:textId="77777777" w:rsidR="007A1F44" w:rsidRPr="00A03C55" w:rsidRDefault="007A1F44" w:rsidP="00B6518F">
            <w:pPr>
              <w:pStyle w:val="TableEntry"/>
              <w:rPr>
                <w:noProof w:val="0"/>
              </w:rPr>
            </w:pPr>
            <w:r w:rsidRPr="00A03C55">
              <w:rPr>
                <w:noProof w:val="0"/>
              </w:rPr>
              <w:t>[0..*]</w:t>
            </w:r>
          </w:p>
        </w:tc>
        <w:tc>
          <w:tcPr>
            <w:tcW w:w="1701" w:type="dxa"/>
          </w:tcPr>
          <w:p w14:paraId="69946166" w14:textId="77777777" w:rsidR="007A1F44" w:rsidRPr="00A03C55" w:rsidRDefault="007A1F44" w:rsidP="00A66DA8">
            <w:pPr>
              <w:pStyle w:val="TableEntry"/>
              <w:jc w:val="center"/>
              <w:rPr>
                <w:noProof w:val="0"/>
              </w:rPr>
            </w:pPr>
            <w:r w:rsidRPr="00A03C55">
              <w:rPr>
                <w:noProof w:val="0"/>
              </w:rPr>
              <w:t>15</w:t>
            </w:r>
          </w:p>
        </w:tc>
      </w:tr>
      <w:tr w:rsidR="007A1F44" w:rsidRPr="00A03C55" w14:paraId="642ABC37" w14:textId="77777777">
        <w:trPr>
          <w:cantSplit/>
        </w:trPr>
        <w:tc>
          <w:tcPr>
            <w:tcW w:w="1951" w:type="dxa"/>
          </w:tcPr>
          <w:p w14:paraId="76C669DA" w14:textId="77777777" w:rsidR="007A1F44" w:rsidRPr="00A03C55" w:rsidRDefault="007A1F44" w:rsidP="00A0052B">
            <w:pPr>
              <w:pStyle w:val="TableEntry"/>
              <w:rPr>
                <w:noProof w:val="0"/>
              </w:rPr>
            </w:pPr>
            <w:r w:rsidRPr="00A03C55">
              <w:rPr>
                <w:noProof w:val="0"/>
              </w:rPr>
              <w:t>DB1</w:t>
            </w:r>
          </w:p>
        </w:tc>
        <w:tc>
          <w:tcPr>
            <w:tcW w:w="3544" w:type="dxa"/>
          </w:tcPr>
          <w:p w14:paraId="34D7D618" w14:textId="77777777" w:rsidR="007A1F44" w:rsidRPr="00A03C55" w:rsidRDefault="007A1F44" w:rsidP="00A0052B">
            <w:pPr>
              <w:pStyle w:val="TableEntry"/>
              <w:rPr>
                <w:noProof w:val="0"/>
              </w:rPr>
            </w:pPr>
            <w:r w:rsidRPr="00A03C55">
              <w:rPr>
                <w:noProof w:val="0"/>
              </w:rPr>
              <w:t>Disability Information</w:t>
            </w:r>
          </w:p>
        </w:tc>
        <w:tc>
          <w:tcPr>
            <w:tcW w:w="971" w:type="dxa"/>
          </w:tcPr>
          <w:p w14:paraId="573D20F9" w14:textId="77777777" w:rsidR="007A1F44" w:rsidRPr="00A03C55" w:rsidRDefault="007A1F44" w:rsidP="00B6518F">
            <w:pPr>
              <w:pStyle w:val="TableEntry"/>
              <w:rPr>
                <w:noProof w:val="0"/>
              </w:rPr>
            </w:pPr>
            <w:r w:rsidRPr="00A03C55">
              <w:rPr>
                <w:noProof w:val="0"/>
              </w:rPr>
              <w:t>O</w:t>
            </w:r>
          </w:p>
        </w:tc>
        <w:tc>
          <w:tcPr>
            <w:tcW w:w="872" w:type="dxa"/>
          </w:tcPr>
          <w:p w14:paraId="5F26CA85" w14:textId="77777777" w:rsidR="007A1F44" w:rsidRPr="00A03C55" w:rsidRDefault="007A1F44" w:rsidP="00B6518F">
            <w:pPr>
              <w:pStyle w:val="TableEntry"/>
              <w:rPr>
                <w:noProof w:val="0"/>
              </w:rPr>
            </w:pPr>
            <w:r w:rsidRPr="00A03C55">
              <w:rPr>
                <w:noProof w:val="0"/>
              </w:rPr>
              <w:t>[0..*]</w:t>
            </w:r>
          </w:p>
        </w:tc>
        <w:tc>
          <w:tcPr>
            <w:tcW w:w="1701" w:type="dxa"/>
          </w:tcPr>
          <w:p w14:paraId="6E3436E4" w14:textId="77777777" w:rsidR="007A1F44" w:rsidRPr="00A03C55" w:rsidRDefault="007A1F44" w:rsidP="00A66DA8">
            <w:pPr>
              <w:pStyle w:val="TableEntry"/>
              <w:jc w:val="center"/>
              <w:rPr>
                <w:noProof w:val="0"/>
              </w:rPr>
            </w:pPr>
            <w:r w:rsidRPr="00A03C55">
              <w:rPr>
                <w:noProof w:val="0"/>
              </w:rPr>
              <w:t>3</w:t>
            </w:r>
          </w:p>
        </w:tc>
      </w:tr>
      <w:tr w:rsidR="007A1F44" w:rsidRPr="00A03C55" w14:paraId="51A2CF9D" w14:textId="77777777">
        <w:trPr>
          <w:cantSplit/>
        </w:trPr>
        <w:tc>
          <w:tcPr>
            <w:tcW w:w="1951" w:type="dxa"/>
          </w:tcPr>
          <w:p w14:paraId="56837FB1" w14:textId="77777777" w:rsidR="007A1F44" w:rsidRPr="00A03C55" w:rsidRDefault="007A1F44" w:rsidP="00A0052B">
            <w:pPr>
              <w:pStyle w:val="TableEntry"/>
              <w:rPr>
                <w:noProof w:val="0"/>
              </w:rPr>
            </w:pPr>
            <w:r w:rsidRPr="00A03C55">
              <w:rPr>
                <w:noProof w:val="0"/>
              </w:rPr>
              <w:t>OBX</w:t>
            </w:r>
          </w:p>
        </w:tc>
        <w:tc>
          <w:tcPr>
            <w:tcW w:w="3544" w:type="dxa"/>
          </w:tcPr>
          <w:p w14:paraId="0DC690DB" w14:textId="77777777" w:rsidR="007A1F44" w:rsidRPr="00A03C55" w:rsidRDefault="007A1F44" w:rsidP="00A0052B">
            <w:pPr>
              <w:pStyle w:val="TableEntry"/>
              <w:rPr>
                <w:noProof w:val="0"/>
              </w:rPr>
            </w:pPr>
            <w:r w:rsidRPr="00A03C55">
              <w:rPr>
                <w:noProof w:val="0"/>
              </w:rPr>
              <w:t>Observation/Result</w:t>
            </w:r>
          </w:p>
        </w:tc>
        <w:tc>
          <w:tcPr>
            <w:tcW w:w="971" w:type="dxa"/>
          </w:tcPr>
          <w:p w14:paraId="15AFD616" w14:textId="77777777" w:rsidR="007A1F44" w:rsidRPr="00A03C55" w:rsidRDefault="007A1F44" w:rsidP="00B6518F">
            <w:pPr>
              <w:pStyle w:val="TableEntry"/>
              <w:rPr>
                <w:noProof w:val="0"/>
              </w:rPr>
            </w:pPr>
            <w:r w:rsidRPr="00A03C55">
              <w:rPr>
                <w:noProof w:val="0"/>
              </w:rPr>
              <w:t>O</w:t>
            </w:r>
          </w:p>
        </w:tc>
        <w:tc>
          <w:tcPr>
            <w:tcW w:w="872" w:type="dxa"/>
          </w:tcPr>
          <w:p w14:paraId="15B4CA22" w14:textId="77777777" w:rsidR="007A1F44" w:rsidRPr="00A03C55" w:rsidRDefault="007A1F44" w:rsidP="00B6518F">
            <w:pPr>
              <w:pStyle w:val="TableEntry"/>
              <w:rPr>
                <w:noProof w:val="0"/>
              </w:rPr>
            </w:pPr>
            <w:r w:rsidRPr="00A03C55">
              <w:rPr>
                <w:noProof w:val="0"/>
              </w:rPr>
              <w:t>[0..*]</w:t>
            </w:r>
          </w:p>
        </w:tc>
        <w:tc>
          <w:tcPr>
            <w:tcW w:w="1701" w:type="dxa"/>
          </w:tcPr>
          <w:p w14:paraId="53BB4069" w14:textId="77777777" w:rsidR="007A1F44" w:rsidRPr="00A03C55" w:rsidRDefault="007A1F44" w:rsidP="00A66DA8">
            <w:pPr>
              <w:pStyle w:val="TableEntry"/>
              <w:jc w:val="center"/>
              <w:rPr>
                <w:noProof w:val="0"/>
              </w:rPr>
            </w:pPr>
            <w:r w:rsidRPr="00A03C55">
              <w:rPr>
                <w:noProof w:val="0"/>
              </w:rPr>
              <w:t>7</w:t>
            </w:r>
          </w:p>
        </w:tc>
      </w:tr>
      <w:tr w:rsidR="007A1F44" w:rsidRPr="00A03C55" w14:paraId="109EE0CE" w14:textId="77777777">
        <w:trPr>
          <w:cantSplit/>
        </w:trPr>
        <w:tc>
          <w:tcPr>
            <w:tcW w:w="1951" w:type="dxa"/>
          </w:tcPr>
          <w:p w14:paraId="6E03A135" w14:textId="77777777" w:rsidR="007A1F44" w:rsidRPr="00A03C55" w:rsidRDefault="007A1F44" w:rsidP="00A0052B">
            <w:pPr>
              <w:pStyle w:val="TableEntry"/>
              <w:rPr>
                <w:noProof w:val="0"/>
              </w:rPr>
            </w:pPr>
            <w:r w:rsidRPr="00A03C55">
              <w:rPr>
                <w:noProof w:val="0"/>
              </w:rPr>
              <w:t>AL1</w:t>
            </w:r>
          </w:p>
        </w:tc>
        <w:tc>
          <w:tcPr>
            <w:tcW w:w="3544" w:type="dxa"/>
          </w:tcPr>
          <w:p w14:paraId="1C4C7308" w14:textId="77777777" w:rsidR="007A1F44" w:rsidRPr="00A03C55" w:rsidRDefault="007A1F44" w:rsidP="00A0052B">
            <w:pPr>
              <w:pStyle w:val="TableEntry"/>
              <w:rPr>
                <w:noProof w:val="0"/>
              </w:rPr>
            </w:pPr>
            <w:r w:rsidRPr="00A03C55">
              <w:rPr>
                <w:noProof w:val="0"/>
              </w:rPr>
              <w:t>Allergy Information</w:t>
            </w:r>
          </w:p>
        </w:tc>
        <w:tc>
          <w:tcPr>
            <w:tcW w:w="971" w:type="dxa"/>
          </w:tcPr>
          <w:p w14:paraId="3BE5A84A" w14:textId="77777777" w:rsidR="007A1F44" w:rsidRPr="00A03C55" w:rsidRDefault="007A1F44" w:rsidP="00B6518F">
            <w:pPr>
              <w:pStyle w:val="TableEntry"/>
              <w:rPr>
                <w:noProof w:val="0"/>
              </w:rPr>
            </w:pPr>
            <w:r w:rsidRPr="00A03C55">
              <w:rPr>
                <w:noProof w:val="0"/>
              </w:rPr>
              <w:t>O</w:t>
            </w:r>
          </w:p>
        </w:tc>
        <w:tc>
          <w:tcPr>
            <w:tcW w:w="872" w:type="dxa"/>
          </w:tcPr>
          <w:p w14:paraId="7475E311" w14:textId="77777777" w:rsidR="007A1F44" w:rsidRPr="00A03C55" w:rsidRDefault="007A1F44" w:rsidP="00B6518F">
            <w:pPr>
              <w:pStyle w:val="TableEntry"/>
              <w:rPr>
                <w:noProof w:val="0"/>
              </w:rPr>
            </w:pPr>
            <w:r w:rsidRPr="00A03C55">
              <w:rPr>
                <w:noProof w:val="0"/>
              </w:rPr>
              <w:t>[0..*]</w:t>
            </w:r>
          </w:p>
        </w:tc>
        <w:tc>
          <w:tcPr>
            <w:tcW w:w="1701" w:type="dxa"/>
          </w:tcPr>
          <w:p w14:paraId="6994E840" w14:textId="77777777" w:rsidR="007A1F44" w:rsidRPr="00A03C55" w:rsidRDefault="007A1F44" w:rsidP="00A66DA8">
            <w:pPr>
              <w:pStyle w:val="TableEntry"/>
              <w:jc w:val="center"/>
              <w:rPr>
                <w:noProof w:val="0"/>
              </w:rPr>
            </w:pPr>
            <w:r w:rsidRPr="00A03C55">
              <w:rPr>
                <w:noProof w:val="0"/>
              </w:rPr>
              <w:t>3</w:t>
            </w:r>
          </w:p>
        </w:tc>
      </w:tr>
      <w:tr w:rsidR="007A1F44" w:rsidRPr="00A03C55" w14:paraId="0F9E9D5B" w14:textId="77777777">
        <w:trPr>
          <w:cantSplit/>
        </w:trPr>
        <w:tc>
          <w:tcPr>
            <w:tcW w:w="1951" w:type="dxa"/>
          </w:tcPr>
          <w:p w14:paraId="3A22F47C" w14:textId="77777777" w:rsidR="007A1F44" w:rsidRPr="00A03C55" w:rsidRDefault="007A1F44" w:rsidP="00A0052B">
            <w:pPr>
              <w:pStyle w:val="TableEntry"/>
              <w:rPr>
                <w:noProof w:val="0"/>
              </w:rPr>
            </w:pPr>
            <w:r w:rsidRPr="00A03C55">
              <w:rPr>
                <w:noProof w:val="0"/>
              </w:rPr>
              <w:t>DG1</w:t>
            </w:r>
          </w:p>
        </w:tc>
        <w:tc>
          <w:tcPr>
            <w:tcW w:w="3544" w:type="dxa"/>
          </w:tcPr>
          <w:p w14:paraId="6A0A14FB" w14:textId="77777777" w:rsidR="007A1F44" w:rsidRPr="00A03C55" w:rsidRDefault="007A1F44" w:rsidP="00A0052B">
            <w:pPr>
              <w:pStyle w:val="TableEntry"/>
              <w:rPr>
                <w:noProof w:val="0"/>
              </w:rPr>
            </w:pPr>
            <w:r w:rsidRPr="00A03C55">
              <w:rPr>
                <w:noProof w:val="0"/>
              </w:rPr>
              <w:t>Diagnosis Information</w:t>
            </w:r>
          </w:p>
        </w:tc>
        <w:tc>
          <w:tcPr>
            <w:tcW w:w="971" w:type="dxa"/>
          </w:tcPr>
          <w:p w14:paraId="1FD3DC85" w14:textId="77777777" w:rsidR="007A1F44" w:rsidRPr="00A03C55" w:rsidRDefault="007A1F44" w:rsidP="00B6518F">
            <w:pPr>
              <w:pStyle w:val="TableEntry"/>
              <w:rPr>
                <w:noProof w:val="0"/>
              </w:rPr>
            </w:pPr>
            <w:r w:rsidRPr="00A03C55">
              <w:rPr>
                <w:noProof w:val="0"/>
              </w:rPr>
              <w:t>O</w:t>
            </w:r>
          </w:p>
        </w:tc>
        <w:tc>
          <w:tcPr>
            <w:tcW w:w="872" w:type="dxa"/>
          </w:tcPr>
          <w:p w14:paraId="1DBF8D0C" w14:textId="77777777" w:rsidR="007A1F44" w:rsidRPr="00A03C55" w:rsidRDefault="007A1F44" w:rsidP="00B6518F">
            <w:pPr>
              <w:pStyle w:val="TableEntry"/>
              <w:rPr>
                <w:noProof w:val="0"/>
              </w:rPr>
            </w:pPr>
            <w:r w:rsidRPr="00A03C55">
              <w:rPr>
                <w:noProof w:val="0"/>
              </w:rPr>
              <w:t>[0..*]</w:t>
            </w:r>
          </w:p>
        </w:tc>
        <w:tc>
          <w:tcPr>
            <w:tcW w:w="1701" w:type="dxa"/>
          </w:tcPr>
          <w:p w14:paraId="5892B7B6" w14:textId="77777777" w:rsidR="007A1F44" w:rsidRPr="00A03C55" w:rsidRDefault="007A1F44" w:rsidP="00A66DA8">
            <w:pPr>
              <w:pStyle w:val="TableEntry"/>
              <w:jc w:val="center"/>
              <w:rPr>
                <w:noProof w:val="0"/>
              </w:rPr>
            </w:pPr>
            <w:r w:rsidRPr="00A03C55">
              <w:rPr>
                <w:noProof w:val="0"/>
              </w:rPr>
              <w:t>6</w:t>
            </w:r>
          </w:p>
        </w:tc>
      </w:tr>
      <w:tr w:rsidR="007A1F44" w:rsidRPr="00A03C55" w14:paraId="30183F1E" w14:textId="77777777">
        <w:trPr>
          <w:cantSplit/>
        </w:trPr>
        <w:tc>
          <w:tcPr>
            <w:tcW w:w="1951" w:type="dxa"/>
          </w:tcPr>
          <w:p w14:paraId="53077689" w14:textId="77777777" w:rsidR="007A1F44" w:rsidRPr="00A03C55" w:rsidRDefault="007A1F44" w:rsidP="00A0052B">
            <w:pPr>
              <w:pStyle w:val="TableEntry"/>
              <w:rPr>
                <w:noProof w:val="0"/>
              </w:rPr>
            </w:pPr>
            <w:r w:rsidRPr="00A03C55">
              <w:rPr>
                <w:noProof w:val="0"/>
              </w:rPr>
              <w:t>DRG</w:t>
            </w:r>
          </w:p>
        </w:tc>
        <w:tc>
          <w:tcPr>
            <w:tcW w:w="3544" w:type="dxa"/>
          </w:tcPr>
          <w:p w14:paraId="605B54BD" w14:textId="77777777" w:rsidR="007A1F44" w:rsidRPr="00A03C55" w:rsidRDefault="007A1F44" w:rsidP="00A0052B">
            <w:pPr>
              <w:pStyle w:val="TableEntry"/>
              <w:rPr>
                <w:noProof w:val="0"/>
              </w:rPr>
            </w:pPr>
            <w:r w:rsidRPr="00A03C55">
              <w:rPr>
                <w:noProof w:val="0"/>
              </w:rPr>
              <w:t>Diagnosis Related Group</w:t>
            </w:r>
          </w:p>
        </w:tc>
        <w:tc>
          <w:tcPr>
            <w:tcW w:w="971" w:type="dxa"/>
          </w:tcPr>
          <w:p w14:paraId="2ACEB0E0" w14:textId="77777777" w:rsidR="007A1F44" w:rsidRPr="00A03C55" w:rsidRDefault="007A1F44" w:rsidP="00B6518F">
            <w:pPr>
              <w:pStyle w:val="TableEntry"/>
              <w:rPr>
                <w:noProof w:val="0"/>
              </w:rPr>
            </w:pPr>
            <w:r w:rsidRPr="00A03C55">
              <w:rPr>
                <w:noProof w:val="0"/>
              </w:rPr>
              <w:t>O</w:t>
            </w:r>
          </w:p>
        </w:tc>
        <w:tc>
          <w:tcPr>
            <w:tcW w:w="872" w:type="dxa"/>
          </w:tcPr>
          <w:p w14:paraId="56644F86" w14:textId="77777777" w:rsidR="007A1F44" w:rsidRPr="00A03C55" w:rsidRDefault="007A1F44" w:rsidP="00B6518F">
            <w:pPr>
              <w:pStyle w:val="TableEntry"/>
              <w:rPr>
                <w:noProof w:val="0"/>
              </w:rPr>
            </w:pPr>
            <w:r w:rsidRPr="00A03C55">
              <w:rPr>
                <w:noProof w:val="0"/>
              </w:rPr>
              <w:t>[0..1]</w:t>
            </w:r>
          </w:p>
        </w:tc>
        <w:tc>
          <w:tcPr>
            <w:tcW w:w="1701" w:type="dxa"/>
          </w:tcPr>
          <w:p w14:paraId="614BB2D3" w14:textId="77777777" w:rsidR="007A1F44" w:rsidRPr="00A03C55" w:rsidRDefault="007A1F44" w:rsidP="00A66DA8">
            <w:pPr>
              <w:pStyle w:val="TableEntry"/>
              <w:jc w:val="center"/>
              <w:rPr>
                <w:noProof w:val="0"/>
              </w:rPr>
            </w:pPr>
            <w:r w:rsidRPr="00A03C55">
              <w:rPr>
                <w:noProof w:val="0"/>
              </w:rPr>
              <w:t>6</w:t>
            </w:r>
          </w:p>
        </w:tc>
      </w:tr>
      <w:tr w:rsidR="007A1F44" w:rsidRPr="00A03C55" w14:paraId="76A1818D" w14:textId="77777777">
        <w:trPr>
          <w:cantSplit/>
        </w:trPr>
        <w:tc>
          <w:tcPr>
            <w:tcW w:w="1951" w:type="dxa"/>
          </w:tcPr>
          <w:p w14:paraId="2D3A1C0B" w14:textId="77777777" w:rsidR="007A1F44" w:rsidRPr="00A03C55" w:rsidRDefault="007A1F44" w:rsidP="00A0052B">
            <w:pPr>
              <w:pStyle w:val="TableEntry"/>
              <w:rPr>
                <w:noProof w:val="0"/>
              </w:rPr>
            </w:pPr>
            <w:r w:rsidRPr="00A03C55">
              <w:rPr>
                <w:noProof w:val="0"/>
              </w:rPr>
              <w:t>---</w:t>
            </w:r>
          </w:p>
        </w:tc>
        <w:tc>
          <w:tcPr>
            <w:tcW w:w="3544" w:type="dxa"/>
          </w:tcPr>
          <w:p w14:paraId="2952AA0A" w14:textId="77777777" w:rsidR="007A1F44" w:rsidRPr="00A03C55" w:rsidRDefault="007A1F44" w:rsidP="00A0052B">
            <w:pPr>
              <w:pStyle w:val="TableEntry"/>
              <w:rPr>
                <w:noProof w:val="0"/>
              </w:rPr>
            </w:pPr>
            <w:r w:rsidRPr="00A03C55">
              <w:rPr>
                <w:noProof w:val="0"/>
              </w:rPr>
              <w:t>--- PROCEDURE begin</w:t>
            </w:r>
          </w:p>
        </w:tc>
        <w:tc>
          <w:tcPr>
            <w:tcW w:w="971" w:type="dxa"/>
          </w:tcPr>
          <w:p w14:paraId="63520584" w14:textId="77777777" w:rsidR="007A1F44" w:rsidRPr="00A03C55" w:rsidRDefault="007A1F44" w:rsidP="00B6518F">
            <w:pPr>
              <w:pStyle w:val="TableEntry"/>
              <w:rPr>
                <w:noProof w:val="0"/>
              </w:rPr>
            </w:pPr>
            <w:r w:rsidRPr="00A03C55">
              <w:rPr>
                <w:noProof w:val="0"/>
              </w:rPr>
              <w:t>O</w:t>
            </w:r>
          </w:p>
        </w:tc>
        <w:tc>
          <w:tcPr>
            <w:tcW w:w="872" w:type="dxa"/>
          </w:tcPr>
          <w:p w14:paraId="5CAA8885" w14:textId="77777777" w:rsidR="007A1F44" w:rsidRPr="00A03C55" w:rsidRDefault="007A1F44" w:rsidP="00B6518F">
            <w:pPr>
              <w:pStyle w:val="TableEntry"/>
              <w:rPr>
                <w:noProof w:val="0"/>
              </w:rPr>
            </w:pPr>
            <w:r w:rsidRPr="00A03C55">
              <w:rPr>
                <w:noProof w:val="0"/>
              </w:rPr>
              <w:t>[0..*]</w:t>
            </w:r>
          </w:p>
        </w:tc>
        <w:tc>
          <w:tcPr>
            <w:tcW w:w="1701" w:type="dxa"/>
          </w:tcPr>
          <w:p w14:paraId="154441EB" w14:textId="77777777" w:rsidR="007A1F44" w:rsidRPr="00A03C55" w:rsidRDefault="007A1F44" w:rsidP="00A66DA8">
            <w:pPr>
              <w:pStyle w:val="TableEntry"/>
              <w:jc w:val="center"/>
              <w:rPr>
                <w:noProof w:val="0"/>
              </w:rPr>
            </w:pPr>
          </w:p>
        </w:tc>
      </w:tr>
      <w:tr w:rsidR="007A1F44" w:rsidRPr="00A03C55" w14:paraId="2A293E34" w14:textId="77777777">
        <w:trPr>
          <w:cantSplit/>
        </w:trPr>
        <w:tc>
          <w:tcPr>
            <w:tcW w:w="1951" w:type="dxa"/>
          </w:tcPr>
          <w:p w14:paraId="2CF3EC5E" w14:textId="77777777" w:rsidR="007A1F44" w:rsidRPr="00A03C55" w:rsidRDefault="007A1F44" w:rsidP="00A0052B">
            <w:pPr>
              <w:pStyle w:val="TableEntry"/>
              <w:rPr>
                <w:noProof w:val="0"/>
              </w:rPr>
            </w:pPr>
            <w:r w:rsidRPr="00A03C55">
              <w:rPr>
                <w:noProof w:val="0"/>
              </w:rPr>
              <w:t xml:space="preserve">  PR1</w:t>
            </w:r>
          </w:p>
        </w:tc>
        <w:tc>
          <w:tcPr>
            <w:tcW w:w="3544" w:type="dxa"/>
          </w:tcPr>
          <w:p w14:paraId="24BFAC97" w14:textId="77777777" w:rsidR="007A1F44" w:rsidRPr="00A03C55" w:rsidRDefault="007A1F44" w:rsidP="00A0052B">
            <w:pPr>
              <w:pStyle w:val="TableEntry"/>
              <w:rPr>
                <w:noProof w:val="0"/>
              </w:rPr>
            </w:pPr>
            <w:r w:rsidRPr="00A03C55">
              <w:rPr>
                <w:noProof w:val="0"/>
              </w:rPr>
              <w:t>Procedures</w:t>
            </w:r>
          </w:p>
        </w:tc>
        <w:tc>
          <w:tcPr>
            <w:tcW w:w="971" w:type="dxa"/>
          </w:tcPr>
          <w:p w14:paraId="684CD98C" w14:textId="77777777" w:rsidR="007A1F44" w:rsidRPr="00A03C55" w:rsidRDefault="007A1F44" w:rsidP="00B6518F">
            <w:pPr>
              <w:pStyle w:val="TableEntry"/>
              <w:rPr>
                <w:noProof w:val="0"/>
              </w:rPr>
            </w:pPr>
            <w:r w:rsidRPr="00A03C55">
              <w:rPr>
                <w:noProof w:val="0"/>
              </w:rPr>
              <w:t>R</w:t>
            </w:r>
          </w:p>
        </w:tc>
        <w:tc>
          <w:tcPr>
            <w:tcW w:w="872" w:type="dxa"/>
          </w:tcPr>
          <w:p w14:paraId="6742AEA4" w14:textId="77777777" w:rsidR="007A1F44" w:rsidRPr="00A03C55" w:rsidRDefault="007A1F44" w:rsidP="00B6518F">
            <w:pPr>
              <w:pStyle w:val="TableEntry"/>
              <w:rPr>
                <w:noProof w:val="0"/>
              </w:rPr>
            </w:pPr>
            <w:r w:rsidRPr="00A03C55">
              <w:rPr>
                <w:noProof w:val="0"/>
              </w:rPr>
              <w:t>[1..1]</w:t>
            </w:r>
          </w:p>
        </w:tc>
        <w:tc>
          <w:tcPr>
            <w:tcW w:w="1701" w:type="dxa"/>
          </w:tcPr>
          <w:p w14:paraId="0432C12B" w14:textId="77777777" w:rsidR="007A1F44" w:rsidRPr="00A03C55" w:rsidRDefault="007A1F44" w:rsidP="00A66DA8">
            <w:pPr>
              <w:pStyle w:val="TableEntry"/>
              <w:jc w:val="center"/>
              <w:rPr>
                <w:noProof w:val="0"/>
              </w:rPr>
            </w:pPr>
            <w:r w:rsidRPr="00A03C55">
              <w:rPr>
                <w:noProof w:val="0"/>
              </w:rPr>
              <w:t>6</w:t>
            </w:r>
          </w:p>
        </w:tc>
      </w:tr>
      <w:tr w:rsidR="007A1F44" w:rsidRPr="00A03C55" w14:paraId="1254C4CF" w14:textId="77777777">
        <w:trPr>
          <w:cantSplit/>
        </w:trPr>
        <w:tc>
          <w:tcPr>
            <w:tcW w:w="1951" w:type="dxa"/>
          </w:tcPr>
          <w:p w14:paraId="0B44117B" w14:textId="77777777" w:rsidR="007A1F44" w:rsidRPr="00A03C55" w:rsidRDefault="007A1F44" w:rsidP="00A0052B">
            <w:pPr>
              <w:pStyle w:val="TableEntry"/>
              <w:rPr>
                <w:noProof w:val="0"/>
              </w:rPr>
            </w:pPr>
            <w:r w:rsidRPr="00A03C55">
              <w:rPr>
                <w:noProof w:val="0"/>
              </w:rPr>
              <w:t xml:space="preserve">  ROL</w:t>
            </w:r>
          </w:p>
        </w:tc>
        <w:tc>
          <w:tcPr>
            <w:tcW w:w="3544" w:type="dxa"/>
          </w:tcPr>
          <w:p w14:paraId="4D5F6530" w14:textId="77777777" w:rsidR="007A1F44" w:rsidRPr="00A03C55" w:rsidRDefault="007A1F44" w:rsidP="00A0052B">
            <w:pPr>
              <w:pStyle w:val="TableEntry"/>
              <w:rPr>
                <w:noProof w:val="0"/>
              </w:rPr>
            </w:pPr>
            <w:r w:rsidRPr="00A03C55">
              <w:rPr>
                <w:noProof w:val="0"/>
              </w:rPr>
              <w:t>Role</w:t>
            </w:r>
          </w:p>
        </w:tc>
        <w:tc>
          <w:tcPr>
            <w:tcW w:w="971" w:type="dxa"/>
          </w:tcPr>
          <w:p w14:paraId="5FB9C38B" w14:textId="77777777" w:rsidR="007A1F44" w:rsidRPr="00A03C55" w:rsidRDefault="007A1F44" w:rsidP="00B6518F">
            <w:pPr>
              <w:pStyle w:val="TableEntry"/>
              <w:rPr>
                <w:noProof w:val="0"/>
              </w:rPr>
            </w:pPr>
            <w:r w:rsidRPr="00A03C55">
              <w:rPr>
                <w:noProof w:val="0"/>
              </w:rPr>
              <w:t>O</w:t>
            </w:r>
          </w:p>
        </w:tc>
        <w:tc>
          <w:tcPr>
            <w:tcW w:w="872" w:type="dxa"/>
          </w:tcPr>
          <w:p w14:paraId="748F94EB" w14:textId="77777777" w:rsidR="007A1F44" w:rsidRPr="00A03C55" w:rsidRDefault="007A1F44" w:rsidP="00B6518F">
            <w:pPr>
              <w:pStyle w:val="TableEntry"/>
              <w:rPr>
                <w:noProof w:val="0"/>
              </w:rPr>
            </w:pPr>
            <w:r w:rsidRPr="00A03C55">
              <w:rPr>
                <w:noProof w:val="0"/>
              </w:rPr>
              <w:t>[0..*]</w:t>
            </w:r>
          </w:p>
        </w:tc>
        <w:tc>
          <w:tcPr>
            <w:tcW w:w="1701" w:type="dxa"/>
          </w:tcPr>
          <w:p w14:paraId="4350EB04" w14:textId="77777777" w:rsidR="007A1F44" w:rsidRPr="00A03C55" w:rsidRDefault="007A1F44" w:rsidP="00A66DA8">
            <w:pPr>
              <w:pStyle w:val="TableEntry"/>
              <w:jc w:val="center"/>
              <w:rPr>
                <w:noProof w:val="0"/>
              </w:rPr>
            </w:pPr>
            <w:r w:rsidRPr="00A03C55">
              <w:rPr>
                <w:noProof w:val="0"/>
              </w:rPr>
              <w:t>15</w:t>
            </w:r>
          </w:p>
        </w:tc>
      </w:tr>
      <w:tr w:rsidR="007A1F44" w:rsidRPr="00A03C55" w14:paraId="5B5B45A3" w14:textId="77777777">
        <w:trPr>
          <w:cantSplit/>
        </w:trPr>
        <w:tc>
          <w:tcPr>
            <w:tcW w:w="1951" w:type="dxa"/>
          </w:tcPr>
          <w:p w14:paraId="590EF032" w14:textId="77777777" w:rsidR="007A1F44" w:rsidRPr="00A03C55" w:rsidRDefault="007A1F44" w:rsidP="00A0052B">
            <w:pPr>
              <w:pStyle w:val="TableEntry"/>
              <w:rPr>
                <w:noProof w:val="0"/>
              </w:rPr>
            </w:pPr>
            <w:r w:rsidRPr="00A03C55">
              <w:rPr>
                <w:noProof w:val="0"/>
              </w:rPr>
              <w:t>---</w:t>
            </w:r>
          </w:p>
        </w:tc>
        <w:tc>
          <w:tcPr>
            <w:tcW w:w="3544" w:type="dxa"/>
          </w:tcPr>
          <w:p w14:paraId="2D219471" w14:textId="77777777" w:rsidR="007A1F44" w:rsidRPr="00A03C55" w:rsidRDefault="007A1F44" w:rsidP="00A0052B">
            <w:pPr>
              <w:pStyle w:val="TableEntry"/>
              <w:rPr>
                <w:noProof w:val="0"/>
              </w:rPr>
            </w:pPr>
            <w:r w:rsidRPr="00A03C55">
              <w:rPr>
                <w:noProof w:val="0"/>
              </w:rPr>
              <w:t>--- PROCEDURE end</w:t>
            </w:r>
          </w:p>
        </w:tc>
        <w:tc>
          <w:tcPr>
            <w:tcW w:w="971" w:type="dxa"/>
          </w:tcPr>
          <w:p w14:paraId="7C488A90" w14:textId="77777777" w:rsidR="007A1F44" w:rsidRPr="00A03C55" w:rsidRDefault="007A1F44" w:rsidP="00B6518F">
            <w:pPr>
              <w:pStyle w:val="TableEntry"/>
              <w:rPr>
                <w:noProof w:val="0"/>
              </w:rPr>
            </w:pPr>
          </w:p>
        </w:tc>
        <w:tc>
          <w:tcPr>
            <w:tcW w:w="872" w:type="dxa"/>
          </w:tcPr>
          <w:p w14:paraId="05F8BC83" w14:textId="77777777" w:rsidR="007A1F44" w:rsidRPr="00A03C55" w:rsidRDefault="007A1F44" w:rsidP="00B6518F">
            <w:pPr>
              <w:pStyle w:val="TableEntry"/>
              <w:rPr>
                <w:noProof w:val="0"/>
              </w:rPr>
            </w:pPr>
          </w:p>
        </w:tc>
        <w:tc>
          <w:tcPr>
            <w:tcW w:w="1701" w:type="dxa"/>
          </w:tcPr>
          <w:p w14:paraId="3264AD5B" w14:textId="77777777" w:rsidR="007A1F44" w:rsidRPr="00A03C55" w:rsidRDefault="007A1F44" w:rsidP="00A66DA8">
            <w:pPr>
              <w:pStyle w:val="TableEntry"/>
              <w:jc w:val="center"/>
              <w:rPr>
                <w:noProof w:val="0"/>
              </w:rPr>
            </w:pPr>
          </w:p>
        </w:tc>
      </w:tr>
      <w:tr w:rsidR="007A1F44" w:rsidRPr="00A03C55" w14:paraId="61706A30" w14:textId="77777777">
        <w:trPr>
          <w:cantSplit/>
        </w:trPr>
        <w:tc>
          <w:tcPr>
            <w:tcW w:w="1951" w:type="dxa"/>
          </w:tcPr>
          <w:p w14:paraId="578B664A" w14:textId="77777777" w:rsidR="007A1F44" w:rsidRPr="00A03C55" w:rsidRDefault="007A1F44" w:rsidP="00A0052B">
            <w:pPr>
              <w:pStyle w:val="TableEntry"/>
              <w:rPr>
                <w:noProof w:val="0"/>
              </w:rPr>
            </w:pPr>
            <w:r w:rsidRPr="00A03C55">
              <w:rPr>
                <w:noProof w:val="0"/>
              </w:rPr>
              <w:t>GT1</w:t>
            </w:r>
          </w:p>
        </w:tc>
        <w:tc>
          <w:tcPr>
            <w:tcW w:w="3544" w:type="dxa"/>
          </w:tcPr>
          <w:p w14:paraId="19E00A30" w14:textId="77777777" w:rsidR="007A1F44" w:rsidRPr="00A03C55" w:rsidRDefault="007A1F44" w:rsidP="00A0052B">
            <w:pPr>
              <w:pStyle w:val="TableEntry"/>
              <w:rPr>
                <w:noProof w:val="0"/>
              </w:rPr>
            </w:pPr>
            <w:r w:rsidRPr="00A03C55">
              <w:rPr>
                <w:noProof w:val="0"/>
              </w:rPr>
              <w:t>Guarantor</w:t>
            </w:r>
          </w:p>
        </w:tc>
        <w:tc>
          <w:tcPr>
            <w:tcW w:w="971" w:type="dxa"/>
          </w:tcPr>
          <w:p w14:paraId="42F39D18" w14:textId="77777777" w:rsidR="007A1F44" w:rsidRPr="00A03C55" w:rsidRDefault="007A1F44" w:rsidP="00B6518F">
            <w:pPr>
              <w:pStyle w:val="TableEntry"/>
              <w:rPr>
                <w:noProof w:val="0"/>
              </w:rPr>
            </w:pPr>
            <w:r w:rsidRPr="00A03C55">
              <w:rPr>
                <w:noProof w:val="0"/>
              </w:rPr>
              <w:t>O</w:t>
            </w:r>
          </w:p>
        </w:tc>
        <w:tc>
          <w:tcPr>
            <w:tcW w:w="872" w:type="dxa"/>
          </w:tcPr>
          <w:p w14:paraId="16DE6A67" w14:textId="77777777" w:rsidR="007A1F44" w:rsidRPr="00A03C55" w:rsidRDefault="007A1F44" w:rsidP="00B6518F">
            <w:pPr>
              <w:pStyle w:val="TableEntry"/>
              <w:rPr>
                <w:noProof w:val="0"/>
              </w:rPr>
            </w:pPr>
            <w:r w:rsidRPr="00A03C55">
              <w:rPr>
                <w:noProof w:val="0"/>
              </w:rPr>
              <w:t>[0..*]</w:t>
            </w:r>
          </w:p>
        </w:tc>
        <w:tc>
          <w:tcPr>
            <w:tcW w:w="1701" w:type="dxa"/>
          </w:tcPr>
          <w:p w14:paraId="6DA4AC3C" w14:textId="77777777" w:rsidR="007A1F44" w:rsidRPr="00A03C55" w:rsidRDefault="007A1F44" w:rsidP="00A66DA8">
            <w:pPr>
              <w:pStyle w:val="TableEntry"/>
              <w:jc w:val="center"/>
              <w:rPr>
                <w:noProof w:val="0"/>
              </w:rPr>
            </w:pPr>
            <w:r w:rsidRPr="00A03C55">
              <w:rPr>
                <w:noProof w:val="0"/>
              </w:rPr>
              <w:t>6</w:t>
            </w:r>
          </w:p>
        </w:tc>
      </w:tr>
      <w:tr w:rsidR="007A1F44" w:rsidRPr="00A03C55" w14:paraId="0649E9D4" w14:textId="77777777">
        <w:trPr>
          <w:cantSplit/>
        </w:trPr>
        <w:tc>
          <w:tcPr>
            <w:tcW w:w="1951" w:type="dxa"/>
          </w:tcPr>
          <w:p w14:paraId="30A69EF6" w14:textId="77777777" w:rsidR="007A1F44" w:rsidRPr="00A03C55" w:rsidRDefault="007A1F44" w:rsidP="00A0052B">
            <w:pPr>
              <w:pStyle w:val="TableEntry"/>
              <w:rPr>
                <w:noProof w:val="0"/>
              </w:rPr>
            </w:pPr>
            <w:r w:rsidRPr="00A03C55">
              <w:rPr>
                <w:noProof w:val="0"/>
              </w:rPr>
              <w:t>---</w:t>
            </w:r>
          </w:p>
        </w:tc>
        <w:tc>
          <w:tcPr>
            <w:tcW w:w="3544" w:type="dxa"/>
          </w:tcPr>
          <w:p w14:paraId="032D0FF3" w14:textId="77777777" w:rsidR="007A1F44" w:rsidRPr="00A03C55" w:rsidRDefault="007A1F44" w:rsidP="00A0052B">
            <w:pPr>
              <w:pStyle w:val="TableEntry"/>
              <w:rPr>
                <w:noProof w:val="0"/>
              </w:rPr>
            </w:pPr>
            <w:r w:rsidRPr="00A03C55">
              <w:rPr>
                <w:noProof w:val="0"/>
              </w:rPr>
              <w:t>--- INSURANCE begin</w:t>
            </w:r>
          </w:p>
        </w:tc>
        <w:tc>
          <w:tcPr>
            <w:tcW w:w="971" w:type="dxa"/>
          </w:tcPr>
          <w:p w14:paraId="72C982D0" w14:textId="77777777" w:rsidR="007A1F44" w:rsidRPr="00A03C55" w:rsidRDefault="007A1F44" w:rsidP="00B6518F">
            <w:pPr>
              <w:pStyle w:val="TableEntry"/>
              <w:rPr>
                <w:noProof w:val="0"/>
              </w:rPr>
            </w:pPr>
            <w:r w:rsidRPr="00A03C55">
              <w:rPr>
                <w:noProof w:val="0"/>
              </w:rPr>
              <w:t>O</w:t>
            </w:r>
          </w:p>
        </w:tc>
        <w:tc>
          <w:tcPr>
            <w:tcW w:w="872" w:type="dxa"/>
          </w:tcPr>
          <w:p w14:paraId="37AC65D8" w14:textId="77777777" w:rsidR="007A1F44" w:rsidRPr="00A03C55" w:rsidRDefault="007A1F44" w:rsidP="00B6518F">
            <w:pPr>
              <w:pStyle w:val="TableEntry"/>
              <w:rPr>
                <w:noProof w:val="0"/>
              </w:rPr>
            </w:pPr>
            <w:r w:rsidRPr="00A03C55">
              <w:rPr>
                <w:noProof w:val="0"/>
              </w:rPr>
              <w:t>[0..*]</w:t>
            </w:r>
          </w:p>
        </w:tc>
        <w:tc>
          <w:tcPr>
            <w:tcW w:w="1701" w:type="dxa"/>
          </w:tcPr>
          <w:p w14:paraId="6BCBD8D2" w14:textId="77777777" w:rsidR="007A1F44" w:rsidRPr="00A03C55" w:rsidRDefault="007A1F44" w:rsidP="00B6518F">
            <w:pPr>
              <w:pStyle w:val="TableEntry"/>
              <w:rPr>
                <w:noProof w:val="0"/>
              </w:rPr>
            </w:pPr>
          </w:p>
        </w:tc>
      </w:tr>
      <w:tr w:rsidR="007A1F44" w:rsidRPr="00A03C55" w14:paraId="7C7D9C9D" w14:textId="77777777">
        <w:trPr>
          <w:cantSplit/>
        </w:trPr>
        <w:tc>
          <w:tcPr>
            <w:tcW w:w="1951" w:type="dxa"/>
          </w:tcPr>
          <w:p w14:paraId="5C9C0F1B" w14:textId="77777777" w:rsidR="007A1F44" w:rsidRPr="00A03C55" w:rsidRDefault="007A1F44" w:rsidP="00A0052B">
            <w:pPr>
              <w:pStyle w:val="TableEntry"/>
              <w:rPr>
                <w:noProof w:val="0"/>
              </w:rPr>
            </w:pPr>
            <w:r w:rsidRPr="00A03C55">
              <w:rPr>
                <w:noProof w:val="0"/>
              </w:rPr>
              <w:t xml:space="preserve">  IN1</w:t>
            </w:r>
          </w:p>
        </w:tc>
        <w:tc>
          <w:tcPr>
            <w:tcW w:w="3544" w:type="dxa"/>
          </w:tcPr>
          <w:p w14:paraId="69FC5546" w14:textId="77777777" w:rsidR="007A1F44" w:rsidRPr="00A03C55" w:rsidRDefault="007A1F44" w:rsidP="00A0052B">
            <w:pPr>
              <w:pStyle w:val="TableEntry"/>
              <w:rPr>
                <w:noProof w:val="0"/>
              </w:rPr>
            </w:pPr>
            <w:r w:rsidRPr="00A03C55">
              <w:rPr>
                <w:noProof w:val="0"/>
              </w:rPr>
              <w:t>Insurance</w:t>
            </w:r>
          </w:p>
        </w:tc>
        <w:tc>
          <w:tcPr>
            <w:tcW w:w="971" w:type="dxa"/>
          </w:tcPr>
          <w:p w14:paraId="10604FCD" w14:textId="77777777" w:rsidR="007A1F44" w:rsidRPr="00A03C55" w:rsidRDefault="007A1F44" w:rsidP="00B6518F">
            <w:pPr>
              <w:pStyle w:val="TableEntry"/>
              <w:rPr>
                <w:noProof w:val="0"/>
              </w:rPr>
            </w:pPr>
            <w:r w:rsidRPr="00A03C55">
              <w:rPr>
                <w:noProof w:val="0"/>
              </w:rPr>
              <w:t>R</w:t>
            </w:r>
          </w:p>
        </w:tc>
        <w:tc>
          <w:tcPr>
            <w:tcW w:w="872" w:type="dxa"/>
          </w:tcPr>
          <w:p w14:paraId="59E21821" w14:textId="77777777" w:rsidR="007A1F44" w:rsidRPr="00A03C55" w:rsidRDefault="007A1F44" w:rsidP="00B6518F">
            <w:pPr>
              <w:pStyle w:val="TableEntry"/>
              <w:rPr>
                <w:noProof w:val="0"/>
              </w:rPr>
            </w:pPr>
            <w:r w:rsidRPr="00A03C55">
              <w:rPr>
                <w:noProof w:val="0"/>
              </w:rPr>
              <w:t>[1..1]</w:t>
            </w:r>
          </w:p>
        </w:tc>
        <w:tc>
          <w:tcPr>
            <w:tcW w:w="1701" w:type="dxa"/>
          </w:tcPr>
          <w:p w14:paraId="51C48DB8" w14:textId="77777777" w:rsidR="007A1F44" w:rsidRPr="00A03C55" w:rsidRDefault="007A1F44" w:rsidP="00A66DA8">
            <w:pPr>
              <w:pStyle w:val="TableEntry"/>
              <w:jc w:val="center"/>
              <w:rPr>
                <w:noProof w:val="0"/>
              </w:rPr>
            </w:pPr>
            <w:r w:rsidRPr="00A03C55">
              <w:rPr>
                <w:noProof w:val="0"/>
              </w:rPr>
              <w:t>6</w:t>
            </w:r>
          </w:p>
        </w:tc>
      </w:tr>
      <w:tr w:rsidR="007A1F44" w:rsidRPr="00A03C55" w14:paraId="4FBFBB38" w14:textId="77777777">
        <w:trPr>
          <w:cantSplit/>
        </w:trPr>
        <w:tc>
          <w:tcPr>
            <w:tcW w:w="1951" w:type="dxa"/>
          </w:tcPr>
          <w:p w14:paraId="79EE2BE4" w14:textId="77777777" w:rsidR="007A1F44" w:rsidRPr="00A03C55" w:rsidRDefault="007A1F44" w:rsidP="00A0052B">
            <w:pPr>
              <w:pStyle w:val="TableEntry"/>
              <w:rPr>
                <w:noProof w:val="0"/>
              </w:rPr>
            </w:pPr>
            <w:r w:rsidRPr="00A03C55">
              <w:rPr>
                <w:noProof w:val="0"/>
              </w:rPr>
              <w:t xml:space="preserve">  IN2</w:t>
            </w:r>
          </w:p>
        </w:tc>
        <w:tc>
          <w:tcPr>
            <w:tcW w:w="3544" w:type="dxa"/>
          </w:tcPr>
          <w:p w14:paraId="4116C995" w14:textId="77777777" w:rsidR="007A1F44" w:rsidRPr="00A03C55" w:rsidRDefault="007A1F44" w:rsidP="00A0052B">
            <w:pPr>
              <w:pStyle w:val="TableEntry"/>
              <w:rPr>
                <w:noProof w:val="0"/>
              </w:rPr>
            </w:pPr>
            <w:r w:rsidRPr="00A03C55">
              <w:rPr>
                <w:noProof w:val="0"/>
              </w:rPr>
              <w:t>Insurance Additional Info.</w:t>
            </w:r>
          </w:p>
        </w:tc>
        <w:tc>
          <w:tcPr>
            <w:tcW w:w="971" w:type="dxa"/>
          </w:tcPr>
          <w:p w14:paraId="2240276E" w14:textId="77777777" w:rsidR="007A1F44" w:rsidRPr="00A03C55" w:rsidRDefault="007A1F44" w:rsidP="00B6518F">
            <w:pPr>
              <w:pStyle w:val="TableEntry"/>
              <w:rPr>
                <w:noProof w:val="0"/>
              </w:rPr>
            </w:pPr>
            <w:r w:rsidRPr="00A03C55">
              <w:rPr>
                <w:noProof w:val="0"/>
              </w:rPr>
              <w:t>O</w:t>
            </w:r>
          </w:p>
        </w:tc>
        <w:tc>
          <w:tcPr>
            <w:tcW w:w="872" w:type="dxa"/>
          </w:tcPr>
          <w:p w14:paraId="123579AF" w14:textId="77777777" w:rsidR="007A1F44" w:rsidRPr="00A03C55" w:rsidRDefault="007A1F44" w:rsidP="00B6518F">
            <w:pPr>
              <w:pStyle w:val="TableEntry"/>
              <w:rPr>
                <w:noProof w:val="0"/>
              </w:rPr>
            </w:pPr>
            <w:r w:rsidRPr="00A03C55">
              <w:rPr>
                <w:noProof w:val="0"/>
              </w:rPr>
              <w:t>[0..1]</w:t>
            </w:r>
          </w:p>
        </w:tc>
        <w:tc>
          <w:tcPr>
            <w:tcW w:w="1701" w:type="dxa"/>
          </w:tcPr>
          <w:p w14:paraId="2889F66F" w14:textId="77777777" w:rsidR="007A1F44" w:rsidRPr="00A03C55" w:rsidRDefault="007A1F44" w:rsidP="00A66DA8">
            <w:pPr>
              <w:pStyle w:val="TableEntry"/>
              <w:jc w:val="center"/>
              <w:rPr>
                <w:noProof w:val="0"/>
              </w:rPr>
            </w:pPr>
            <w:r w:rsidRPr="00A03C55">
              <w:rPr>
                <w:noProof w:val="0"/>
              </w:rPr>
              <w:t>6</w:t>
            </w:r>
          </w:p>
        </w:tc>
      </w:tr>
      <w:tr w:rsidR="007A1F44" w:rsidRPr="00A03C55" w14:paraId="1629768F" w14:textId="77777777">
        <w:trPr>
          <w:cantSplit/>
        </w:trPr>
        <w:tc>
          <w:tcPr>
            <w:tcW w:w="1951" w:type="dxa"/>
          </w:tcPr>
          <w:p w14:paraId="097E2458" w14:textId="77777777" w:rsidR="007A1F44" w:rsidRPr="00A03C55" w:rsidRDefault="007A1F44" w:rsidP="00A0052B">
            <w:pPr>
              <w:pStyle w:val="TableEntry"/>
              <w:rPr>
                <w:noProof w:val="0"/>
              </w:rPr>
            </w:pPr>
            <w:r w:rsidRPr="00A03C55">
              <w:rPr>
                <w:noProof w:val="0"/>
              </w:rPr>
              <w:t xml:space="preserve">  IN3 </w:t>
            </w:r>
          </w:p>
        </w:tc>
        <w:tc>
          <w:tcPr>
            <w:tcW w:w="3544" w:type="dxa"/>
          </w:tcPr>
          <w:p w14:paraId="47450502"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3DDDEAAE" w14:textId="77777777" w:rsidR="007A1F44" w:rsidRPr="00A03C55" w:rsidRDefault="007A1F44" w:rsidP="00B6518F">
            <w:pPr>
              <w:pStyle w:val="TableEntry"/>
              <w:rPr>
                <w:noProof w:val="0"/>
              </w:rPr>
            </w:pPr>
            <w:r w:rsidRPr="00A03C55">
              <w:rPr>
                <w:noProof w:val="0"/>
              </w:rPr>
              <w:t>O</w:t>
            </w:r>
          </w:p>
        </w:tc>
        <w:tc>
          <w:tcPr>
            <w:tcW w:w="872" w:type="dxa"/>
          </w:tcPr>
          <w:p w14:paraId="0580DD98" w14:textId="77777777" w:rsidR="007A1F44" w:rsidRPr="00A03C55" w:rsidRDefault="007A1F44" w:rsidP="00B6518F">
            <w:pPr>
              <w:pStyle w:val="TableEntry"/>
              <w:rPr>
                <w:noProof w:val="0"/>
              </w:rPr>
            </w:pPr>
            <w:r w:rsidRPr="00A03C55">
              <w:rPr>
                <w:noProof w:val="0"/>
              </w:rPr>
              <w:t>[0..1]</w:t>
            </w:r>
          </w:p>
        </w:tc>
        <w:tc>
          <w:tcPr>
            <w:tcW w:w="1701" w:type="dxa"/>
          </w:tcPr>
          <w:p w14:paraId="3BC1D587" w14:textId="77777777" w:rsidR="007A1F44" w:rsidRPr="00A03C55" w:rsidRDefault="007A1F44" w:rsidP="00A66DA8">
            <w:pPr>
              <w:pStyle w:val="TableEntry"/>
              <w:jc w:val="center"/>
              <w:rPr>
                <w:noProof w:val="0"/>
              </w:rPr>
            </w:pPr>
            <w:r w:rsidRPr="00A03C55">
              <w:rPr>
                <w:noProof w:val="0"/>
              </w:rPr>
              <w:t>6</w:t>
            </w:r>
          </w:p>
        </w:tc>
      </w:tr>
      <w:tr w:rsidR="007A1F44" w:rsidRPr="00A03C55" w14:paraId="2FCBECC8" w14:textId="77777777">
        <w:trPr>
          <w:cantSplit/>
        </w:trPr>
        <w:tc>
          <w:tcPr>
            <w:tcW w:w="1951" w:type="dxa"/>
          </w:tcPr>
          <w:p w14:paraId="4FB60F9C" w14:textId="77777777" w:rsidR="007A1F44" w:rsidRPr="00A03C55" w:rsidRDefault="007A1F44" w:rsidP="00A0052B">
            <w:pPr>
              <w:pStyle w:val="TableEntry"/>
              <w:rPr>
                <w:noProof w:val="0"/>
              </w:rPr>
            </w:pPr>
            <w:r w:rsidRPr="00A03C55">
              <w:rPr>
                <w:noProof w:val="0"/>
              </w:rPr>
              <w:t xml:space="preserve">  ROL</w:t>
            </w:r>
          </w:p>
        </w:tc>
        <w:tc>
          <w:tcPr>
            <w:tcW w:w="3544" w:type="dxa"/>
          </w:tcPr>
          <w:p w14:paraId="1681AE57" w14:textId="77777777" w:rsidR="007A1F44" w:rsidRPr="00A03C55" w:rsidRDefault="007A1F44" w:rsidP="00A0052B">
            <w:pPr>
              <w:pStyle w:val="TableEntry"/>
              <w:rPr>
                <w:noProof w:val="0"/>
              </w:rPr>
            </w:pPr>
            <w:r w:rsidRPr="00A03C55">
              <w:rPr>
                <w:noProof w:val="0"/>
              </w:rPr>
              <w:t>Role</w:t>
            </w:r>
          </w:p>
        </w:tc>
        <w:tc>
          <w:tcPr>
            <w:tcW w:w="971" w:type="dxa"/>
          </w:tcPr>
          <w:p w14:paraId="0809EAD8" w14:textId="77777777" w:rsidR="007A1F44" w:rsidRPr="00A03C55" w:rsidRDefault="007A1F44" w:rsidP="00B6518F">
            <w:pPr>
              <w:pStyle w:val="TableEntry"/>
              <w:rPr>
                <w:noProof w:val="0"/>
              </w:rPr>
            </w:pPr>
            <w:r w:rsidRPr="00A03C55">
              <w:rPr>
                <w:noProof w:val="0"/>
              </w:rPr>
              <w:t>O</w:t>
            </w:r>
          </w:p>
        </w:tc>
        <w:tc>
          <w:tcPr>
            <w:tcW w:w="872" w:type="dxa"/>
          </w:tcPr>
          <w:p w14:paraId="7F830C86" w14:textId="77777777" w:rsidR="007A1F44" w:rsidRPr="00A03C55" w:rsidRDefault="007A1F44" w:rsidP="00B6518F">
            <w:pPr>
              <w:pStyle w:val="TableEntry"/>
              <w:rPr>
                <w:noProof w:val="0"/>
              </w:rPr>
            </w:pPr>
            <w:r w:rsidRPr="00A03C55">
              <w:rPr>
                <w:noProof w:val="0"/>
              </w:rPr>
              <w:t>[0..*]</w:t>
            </w:r>
          </w:p>
        </w:tc>
        <w:tc>
          <w:tcPr>
            <w:tcW w:w="1701" w:type="dxa"/>
          </w:tcPr>
          <w:p w14:paraId="61846963" w14:textId="77777777" w:rsidR="007A1F44" w:rsidRPr="00A03C55" w:rsidRDefault="007A1F44" w:rsidP="00A66DA8">
            <w:pPr>
              <w:pStyle w:val="TableEntry"/>
              <w:jc w:val="center"/>
              <w:rPr>
                <w:noProof w:val="0"/>
              </w:rPr>
            </w:pPr>
            <w:r w:rsidRPr="00A03C55">
              <w:rPr>
                <w:noProof w:val="0"/>
              </w:rPr>
              <w:t>15</w:t>
            </w:r>
          </w:p>
        </w:tc>
      </w:tr>
      <w:tr w:rsidR="007A1F44" w:rsidRPr="00A03C55" w14:paraId="049861CB" w14:textId="77777777">
        <w:trPr>
          <w:cantSplit/>
        </w:trPr>
        <w:tc>
          <w:tcPr>
            <w:tcW w:w="1951" w:type="dxa"/>
          </w:tcPr>
          <w:p w14:paraId="3D478B20" w14:textId="77777777" w:rsidR="007A1F44" w:rsidRPr="00A03C55" w:rsidRDefault="007A1F44" w:rsidP="00A0052B">
            <w:pPr>
              <w:pStyle w:val="TableEntry"/>
              <w:rPr>
                <w:noProof w:val="0"/>
              </w:rPr>
            </w:pPr>
            <w:r w:rsidRPr="00A03C55">
              <w:rPr>
                <w:noProof w:val="0"/>
              </w:rPr>
              <w:t>---</w:t>
            </w:r>
          </w:p>
        </w:tc>
        <w:tc>
          <w:tcPr>
            <w:tcW w:w="3544" w:type="dxa"/>
          </w:tcPr>
          <w:p w14:paraId="7CB115A0" w14:textId="77777777" w:rsidR="007A1F44" w:rsidRPr="00A03C55" w:rsidRDefault="007A1F44" w:rsidP="00A0052B">
            <w:pPr>
              <w:pStyle w:val="TableEntry"/>
              <w:rPr>
                <w:noProof w:val="0"/>
              </w:rPr>
            </w:pPr>
            <w:r w:rsidRPr="00A03C55">
              <w:rPr>
                <w:noProof w:val="0"/>
              </w:rPr>
              <w:t>--- INSURANCE end</w:t>
            </w:r>
          </w:p>
        </w:tc>
        <w:tc>
          <w:tcPr>
            <w:tcW w:w="971" w:type="dxa"/>
          </w:tcPr>
          <w:p w14:paraId="30979483" w14:textId="77777777" w:rsidR="007A1F44" w:rsidRPr="00A03C55" w:rsidRDefault="007A1F44" w:rsidP="00B6518F">
            <w:pPr>
              <w:pStyle w:val="TableEntry"/>
              <w:rPr>
                <w:noProof w:val="0"/>
              </w:rPr>
            </w:pPr>
          </w:p>
        </w:tc>
        <w:tc>
          <w:tcPr>
            <w:tcW w:w="872" w:type="dxa"/>
          </w:tcPr>
          <w:p w14:paraId="422922F5" w14:textId="77777777" w:rsidR="007A1F44" w:rsidRPr="00A03C55" w:rsidRDefault="007A1F44" w:rsidP="00B6518F">
            <w:pPr>
              <w:pStyle w:val="TableEntry"/>
              <w:rPr>
                <w:noProof w:val="0"/>
              </w:rPr>
            </w:pPr>
          </w:p>
        </w:tc>
        <w:tc>
          <w:tcPr>
            <w:tcW w:w="1701" w:type="dxa"/>
          </w:tcPr>
          <w:p w14:paraId="3F2EE1C7" w14:textId="77777777" w:rsidR="007A1F44" w:rsidRPr="00A03C55" w:rsidRDefault="007A1F44" w:rsidP="00A66DA8">
            <w:pPr>
              <w:pStyle w:val="TableEntry"/>
              <w:jc w:val="center"/>
              <w:rPr>
                <w:noProof w:val="0"/>
              </w:rPr>
            </w:pPr>
          </w:p>
        </w:tc>
      </w:tr>
      <w:tr w:rsidR="007A1F44" w:rsidRPr="00A03C55" w14:paraId="0CDC3D4E" w14:textId="77777777">
        <w:trPr>
          <w:cantSplit/>
        </w:trPr>
        <w:tc>
          <w:tcPr>
            <w:tcW w:w="1951" w:type="dxa"/>
          </w:tcPr>
          <w:p w14:paraId="64EC5BB2" w14:textId="77777777" w:rsidR="007A1F44" w:rsidRPr="00A03C55" w:rsidRDefault="007A1F44" w:rsidP="00A0052B">
            <w:pPr>
              <w:pStyle w:val="TableEntry"/>
              <w:rPr>
                <w:noProof w:val="0"/>
              </w:rPr>
            </w:pPr>
            <w:r w:rsidRPr="00A03C55">
              <w:rPr>
                <w:noProof w:val="0"/>
              </w:rPr>
              <w:t>ACC</w:t>
            </w:r>
          </w:p>
        </w:tc>
        <w:tc>
          <w:tcPr>
            <w:tcW w:w="3544" w:type="dxa"/>
          </w:tcPr>
          <w:p w14:paraId="5A86A948"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7B192564" w14:textId="77777777" w:rsidR="007A1F44" w:rsidRPr="00A03C55" w:rsidRDefault="007A1F44" w:rsidP="00B6518F">
            <w:pPr>
              <w:pStyle w:val="TableEntry"/>
              <w:rPr>
                <w:noProof w:val="0"/>
              </w:rPr>
            </w:pPr>
            <w:r w:rsidRPr="00A03C55">
              <w:rPr>
                <w:noProof w:val="0"/>
              </w:rPr>
              <w:t>O</w:t>
            </w:r>
          </w:p>
        </w:tc>
        <w:tc>
          <w:tcPr>
            <w:tcW w:w="872" w:type="dxa"/>
          </w:tcPr>
          <w:p w14:paraId="0EBC5F4C" w14:textId="77777777" w:rsidR="007A1F44" w:rsidRPr="00A03C55" w:rsidRDefault="007A1F44" w:rsidP="00B6518F">
            <w:pPr>
              <w:pStyle w:val="TableEntry"/>
              <w:rPr>
                <w:noProof w:val="0"/>
              </w:rPr>
            </w:pPr>
            <w:r w:rsidRPr="00A03C55">
              <w:rPr>
                <w:noProof w:val="0"/>
              </w:rPr>
              <w:t>[0..1]</w:t>
            </w:r>
          </w:p>
        </w:tc>
        <w:tc>
          <w:tcPr>
            <w:tcW w:w="1701" w:type="dxa"/>
          </w:tcPr>
          <w:p w14:paraId="6BA0A4B9" w14:textId="77777777" w:rsidR="007A1F44" w:rsidRPr="00A03C55" w:rsidRDefault="007A1F44" w:rsidP="00A66DA8">
            <w:pPr>
              <w:pStyle w:val="TableEntry"/>
              <w:jc w:val="center"/>
              <w:rPr>
                <w:noProof w:val="0"/>
              </w:rPr>
            </w:pPr>
            <w:r w:rsidRPr="00A03C55">
              <w:rPr>
                <w:noProof w:val="0"/>
              </w:rPr>
              <w:t>6</w:t>
            </w:r>
          </w:p>
        </w:tc>
      </w:tr>
      <w:tr w:rsidR="007A1F44" w:rsidRPr="00A03C55" w14:paraId="77F426C5" w14:textId="77777777">
        <w:trPr>
          <w:cantSplit/>
        </w:trPr>
        <w:tc>
          <w:tcPr>
            <w:tcW w:w="1951" w:type="dxa"/>
          </w:tcPr>
          <w:p w14:paraId="7828829E" w14:textId="77777777" w:rsidR="007A1F44" w:rsidRPr="00A03C55" w:rsidRDefault="007A1F44" w:rsidP="00A0052B">
            <w:pPr>
              <w:pStyle w:val="TableEntry"/>
              <w:rPr>
                <w:noProof w:val="0"/>
              </w:rPr>
            </w:pPr>
            <w:r w:rsidRPr="00A03C55">
              <w:rPr>
                <w:noProof w:val="0"/>
              </w:rPr>
              <w:t>UB1</w:t>
            </w:r>
          </w:p>
        </w:tc>
        <w:tc>
          <w:tcPr>
            <w:tcW w:w="3544" w:type="dxa"/>
          </w:tcPr>
          <w:p w14:paraId="4527EAD3"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27686B35" w14:textId="77777777" w:rsidR="007A1F44" w:rsidRPr="00A03C55" w:rsidRDefault="007A1F44" w:rsidP="00B6518F">
            <w:pPr>
              <w:pStyle w:val="TableEntry"/>
              <w:rPr>
                <w:noProof w:val="0"/>
              </w:rPr>
            </w:pPr>
            <w:r w:rsidRPr="00A03C55">
              <w:rPr>
                <w:noProof w:val="0"/>
              </w:rPr>
              <w:t>O</w:t>
            </w:r>
          </w:p>
        </w:tc>
        <w:tc>
          <w:tcPr>
            <w:tcW w:w="872" w:type="dxa"/>
          </w:tcPr>
          <w:p w14:paraId="6BE59FD3" w14:textId="77777777" w:rsidR="007A1F44" w:rsidRPr="00A03C55" w:rsidRDefault="007A1F44" w:rsidP="00B6518F">
            <w:pPr>
              <w:pStyle w:val="TableEntry"/>
              <w:rPr>
                <w:noProof w:val="0"/>
              </w:rPr>
            </w:pPr>
            <w:r w:rsidRPr="00A03C55">
              <w:rPr>
                <w:noProof w:val="0"/>
              </w:rPr>
              <w:t>[0..1]</w:t>
            </w:r>
          </w:p>
        </w:tc>
        <w:tc>
          <w:tcPr>
            <w:tcW w:w="1701" w:type="dxa"/>
          </w:tcPr>
          <w:p w14:paraId="63315E1B" w14:textId="77777777" w:rsidR="007A1F44" w:rsidRPr="00A03C55" w:rsidRDefault="007A1F44" w:rsidP="00A66DA8">
            <w:pPr>
              <w:pStyle w:val="TableEntry"/>
              <w:jc w:val="center"/>
              <w:rPr>
                <w:noProof w:val="0"/>
              </w:rPr>
            </w:pPr>
            <w:r w:rsidRPr="00A03C55">
              <w:rPr>
                <w:noProof w:val="0"/>
              </w:rPr>
              <w:t>6</w:t>
            </w:r>
          </w:p>
        </w:tc>
      </w:tr>
      <w:tr w:rsidR="007A1F44" w:rsidRPr="00A03C55" w14:paraId="100113A7" w14:textId="77777777">
        <w:trPr>
          <w:cantSplit/>
        </w:trPr>
        <w:tc>
          <w:tcPr>
            <w:tcW w:w="1951" w:type="dxa"/>
          </w:tcPr>
          <w:p w14:paraId="6C804228" w14:textId="77777777" w:rsidR="007A1F44" w:rsidRPr="00A03C55" w:rsidRDefault="007A1F44" w:rsidP="00A0052B">
            <w:pPr>
              <w:pStyle w:val="TableEntry"/>
              <w:rPr>
                <w:noProof w:val="0"/>
              </w:rPr>
            </w:pPr>
            <w:r w:rsidRPr="00A03C55">
              <w:rPr>
                <w:noProof w:val="0"/>
              </w:rPr>
              <w:t>UB2</w:t>
            </w:r>
          </w:p>
        </w:tc>
        <w:tc>
          <w:tcPr>
            <w:tcW w:w="3544" w:type="dxa"/>
          </w:tcPr>
          <w:p w14:paraId="0F76FCA2"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62C68F51" w14:textId="77777777" w:rsidR="007A1F44" w:rsidRPr="00A03C55" w:rsidRDefault="007A1F44" w:rsidP="00B6518F">
            <w:pPr>
              <w:pStyle w:val="TableEntry"/>
              <w:rPr>
                <w:noProof w:val="0"/>
              </w:rPr>
            </w:pPr>
            <w:r w:rsidRPr="00A03C55">
              <w:rPr>
                <w:noProof w:val="0"/>
              </w:rPr>
              <w:t>O</w:t>
            </w:r>
          </w:p>
        </w:tc>
        <w:tc>
          <w:tcPr>
            <w:tcW w:w="872" w:type="dxa"/>
          </w:tcPr>
          <w:p w14:paraId="767506AA" w14:textId="77777777" w:rsidR="007A1F44" w:rsidRPr="00A03C55" w:rsidRDefault="007A1F44" w:rsidP="00B6518F">
            <w:pPr>
              <w:pStyle w:val="TableEntry"/>
              <w:rPr>
                <w:noProof w:val="0"/>
              </w:rPr>
            </w:pPr>
            <w:r w:rsidRPr="00A03C55">
              <w:rPr>
                <w:noProof w:val="0"/>
              </w:rPr>
              <w:t>[0..1]</w:t>
            </w:r>
          </w:p>
        </w:tc>
        <w:tc>
          <w:tcPr>
            <w:tcW w:w="1701" w:type="dxa"/>
          </w:tcPr>
          <w:p w14:paraId="028DABB6" w14:textId="77777777" w:rsidR="007A1F44" w:rsidRPr="00A03C55" w:rsidRDefault="007A1F44" w:rsidP="00A66DA8">
            <w:pPr>
              <w:pStyle w:val="TableEntry"/>
              <w:jc w:val="center"/>
              <w:rPr>
                <w:noProof w:val="0"/>
              </w:rPr>
            </w:pPr>
            <w:r w:rsidRPr="00A03C55">
              <w:rPr>
                <w:noProof w:val="0"/>
              </w:rPr>
              <w:t>6</w:t>
            </w:r>
          </w:p>
        </w:tc>
      </w:tr>
      <w:tr w:rsidR="007A1F44" w:rsidRPr="00A03C55" w14:paraId="3E6AAB2D" w14:textId="77777777">
        <w:trPr>
          <w:cantSplit/>
        </w:trPr>
        <w:tc>
          <w:tcPr>
            <w:tcW w:w="1951" w:type="dxa"/>
          </w:tcPr>
          <w:p w14:paraId="145B996E" w14:textId="77777777" w:rsidR="007A1F44" w:rsidRPr="00A03C55" w:rsidRDefault="007A1F44" w:rsidP="00A0052B">
            <w:pPr>
              <w:pStyle w:val="TableEntry"/>
              <w:rPr>
                <w:noProof w:val="0"/>
              </w:rPr>
            </w:pPr>
            <w:r w:rsidRPr="00A03C55">
              <w:rPr>
                <w:noProof w:val="0"/>
              </w:rPr>
              <w:t>PDA</w:t>
            </w:r>
          </w:p>
        </w:tc>
        <w:tc>
          <w:tcPr>
            <w:tcW w:w="3544" w:type="dxa"/>
          </w:tcPr>
          <w:p w14:paraId="1919DE71" w14:textId="77777777" w:rsidR="007A1F44" w:rsidRPr="00A03C55" w:rsidRDefault="007A1F44" w:rsidP="00A0052B">
            <w:pPr>
              <w:pStyle w:val="TableEntry"/>
              <w:rPr>
                <w:noProof w:val="0"/>
              </w:rPr>
            </w:pPr>
            <w:r w:rsidRPr="00A03C55">
              <w:rPr>
                <w:noProof w:val="0"/>
              </w:rPr>
              <w:t>Patient Death and Autopsy</w:t>
            </w:r>
          </w:p>
        </w:tc>
        <w:tc>
          <w:tcPr>
            <w:tcW w:w="971" w:type="dxa"/>
          </w:tcPr>
          <w:p w14:paraId="1077417D" w14:textId="77777777" w:rsidR="007A1F44" w:rsidRPr="00A03C55" w:rsidRDefault="007A1F44" w:rsidP="00B6518F">
            <w:pPr>
              <w:pStyle w:val="TableEntry"/>
              <w:rPr>
                <w:noProof w:val="0"/>
              </w:rPr>
            </w:pPr>
            <w:r w:rsidRPr="00A03C55">
              <w:rPr>
                <w:noProof w:val="0"/>
              </w:rPr>
              <w:t>O</w:t>
            </w:r>
          </w:p>
        </w:tc>
        <w:tc>
          <w:tcPr>
            <w:tcW w:w="872" w:type="dxa"/>
          </w:tcPr>
          <w:p w14:paraId="4A1800DF" w14:textId="77777777" w:rsidR="007A1F44" w:rsidRPr="00A03C55" w:rsidRDefault="007A1F44" w:rsidP="00B6518F">
            <w:pPr>
              <w:pStyle w:val="TableEntry"/>
              <w:rPr>
                <w:noProof w:val="0"/>
              </w:rPr>
            </w:pPr>
            <w:r w:rsidRPr="00A03C55">
              <w:rPr>
                <w:noProof w:val="0"/>
              </w:rPr>
              <w:t>[0..1]</w:t>
            </w:r>
          </w:p>
        </w:tc>
        <w:tc>
          <w:tcPr>
            <w:tcW w:w="1701" w:type="dxa"/>
          </w:tcPr>
          <w:p w14:paraId="15E64827" w14:textId="77777777" w:rsidR="007A1F44" w:rsidRPr="00A03C55" w:rsidRDefault="007A1F44" w:rsidP="00A66DA8">
            <w:pPr>
              <w:pStyle w:val="TableEntry"/>
              <w:jc w:val="center"/>
              <w:rPr>
                <w:noProof w:val="0"/>
              </w:rPr>
            </w:pPr>
            <w:r w:rsidRPr="00A03C55">
              <w:rPr>
                <w:noProof w:val="0"/>
              </w:rPr>
              <w:t>3</w:t>
            </w:r>
          </w:p>
        </w:tc>
      </w:tr>
    </w:tbl>
    <w:p w14:paraId="1D35C13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0" w:name="_Toc174249185"/>
      <w:r w:rsidRPr="00A03C55">
        <w:rPr>
          <w:noProof w:val="0"/>
        </w:rPr>
        <w:t>Comments on segment usage</w:t>
      </w:r>
      <w:bookmarkEnd w:id="380"/>
    </w:p>
    <w:p w14:paraId="3242ACC8"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EB3EE9" w14:textId="77777777" w:rsidR="007A1F44" w:rsidRPr="00A03C55" w:rsidRDefault="007A1F44">
      <w:r w:rsidRPr="00A03C55">
        <w:lastRenderedPageBreak/>
        <w:t>One or more OBX segments may be present to carry “permanent observations” such as the patient weight or height.</w:t>
      </w:r>
    </w:p>
    <w:p w14:paraId="55D94AB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1" w:name="_Toc174249186"/>
      <w:r w:rsidRPr="00A03C55">
        <w:rPr>
          <w:noProof w:val="0"/>
        </w:rPr>
        <w:t>Expected actions</w:t>
      </w:r>
      <w:bookmarkEnd w:id="381"/>
    </w:p>
    <w:p w14:paraId="0C13E856" w14:textId="77777777" w:rsidR="007A1F44" w:rsidRPr="00A03C55" w:rsidRDefault="007A1F44">
      <w:r w:rsidRPr="00A03C55">
        <w:t>The receiver shall update the patient record in its database to contain the information in the message.</w:t>
      </w:r>
    </w:p>
    <w:p w14:paraId="72C4D1E7" w14:textId="77777777" w:rsidR="007A1F44" w:rsidRPr="00A03C55" w:rsidRDefault="007A1F44">
      <w:r w:rsidRPr="00A03C55">
        <w:t>The receiver shall report the result of this operation (success / error) in an acknowledgment message returned to the sender.</w:t>
      </w:r>
    </w:p>
    <w:p w14:paraId="03B580A2" w14:textId="77777777" w:rsidR="007A1F44" w:rsidRPr="00A03C55" w:rsidRDefault="007A1F44">
      <w:r w:rsidRPr="00A03C55">
        <w:t>In case this Movement conflicts with the current situation of the patient (no active encounter for this patient, or the patient is unknown) the message is discarded but no error condition is raised.</w:t>
      </w:r>
    </w:p>
    <w:p w14:paraId="6514881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82" w:name="_Toc174249187"/>
      <w:bookmarkStart w:id="383" w:name="_Toc398544177"/>
      <w:r w:rsidRPr="00A03C55">
        <w:rPr>
          <w:noProof w:val="0"/>
        </w:rPr>
        <w:t>Pre-Admit (ADT^A05^ADT_A05)</w:t>
      </w:r>
      <w:bookmarkEnd w:id="382"/>
      <w:bookmarkEnd w:id="383"/>
    </w:p>
    <w:p w14:paraId="5FB6A26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4" w:name="_Toc174249188"/>
      <w:r w:rsidRPr="00A03C55">
        <w:rPr>
          <w:noProof w:val="0"/>
        </w:rPr>
        <w:t>Trigger Event</w:t>
      </w:r>
      <w:bookmarkEnd w:id="384"/>
    </w:p>
    <w:p w14:paraId="7C80B8B5" w14:textId="77777777" w:rsidR="007A1F44" w:rsidRPr="00A03C55" w:rsidRDefault="007A1F44">
      <w:r w:rsidRPr="00A03C55">
        <w:t>This message is sent by a Patient Encounter Supplier to a Patient Encounter Consumer to communicate information that has been collected about a patient to be admitted as an inpatient (or to be registered as an outpatient).</w:t>
      </w:r>
    </w:p>
    <w:p w14:paraId="713AE48C" w14:textId="77777777" w:rsidR="007A1F44" w:rsidRPr="00A03C55" w:rsidRDefault="007A1F44">
      <w:r w:rsidRPr="00A03C55">
        <w:t xml:space="preserve">MSH-9 is valued </w:t>
      </w:r>
      <w:r w:rsidRPr="00A03C55">
        <w:rPr>
          <w:b/>
          <w:bCs/>
        </w:rPr>
        <w:t>ADT^A05^ADT_A05</w:t>
      </w:r>
      <w:r w:rsidRPr="00A03C55">
        <w:t>.</w:t>
      </w:r>
    </w:p>
    <w:p w14:paraId="7B5EC52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5" w:name="_Toc174249189"/>
      <w:r w:rsidRPr="00A03C55">
        <w:rPr>
          <w:noProof w:val="0"/>
        </w:rPr>
        <w:t>Message Static Definition</w:t>
      </w:r>
      <w:bookmarkEnd w:id="385"/>
    </w:p>
    <w:p w14:paraId="22C836D1" w14:textId="77777777" w:rsidR="007A1F44" w:rsidRPr="00A03C55" w:rsidRDefault="007A1F44">
      <w:pPr>
        <w:pStyle w:val="TableTitle"/>
        <w:rPr>
          <w:noProof w:val="0"/>
        </w:rPr>
      </w:pPr>
      <w:r w:rsidRPr="00A03C55">
        <w:rPr>
          <w:noProof w:val="0"/>
        </w:rPr>
        <w:t>Table 3.31-13: Static definition of message ADT^A05^ADT_A05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373BA9A" w14:textId="77777777" w:rsidTr="00B6518F">
        <w:trPr>
          <w:tblHeader/>
          <w:jc w:val="center"/>
        </w:trPr>
        <w:tc>
          <w:tcPr>
            <w:tcW w:w="1951" w:type="dxa"/>
            <w:shd w:val="clear" w:color="auto" w:fill="D9D9D9"/>
          </w:tcPr>
          <w:p w14:paraId="75EBB5FB"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EB1580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48A78C8"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F4856B6"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5337DF3" w14:textId="77777777" w:rsidR="007A1F44" w:rsidRPr="00A03C55" w:rsidRDefault="007A1F44" w:rsidP="00A53067">
            <w:pPr>
              <w:pStyle w:val="TableEntryHeader"/>
              <w:rPr>
                <w:noProof w:val="0"/>
              </w:rPr>
            </w:pPr>
            <w:r w:rsidRPr="00A03C55">
              <w:rPr>
                <w:noProof w:val="0"/>
              </w:rPr>
              <w:t>HL7 chapter</w:t>
            </w:r>
          </w:p>
        </w:tc>
      </w:tr>
      <w:tr w:rsidR="007A1F44" w:rsidRPr="00A03C55" w14:paraId="41F46BFA" w14:textId="77777777">
        <w:trPr>
          <w:cantSplit/>
          <w:jc w:val="center"/>
        </w:trPr>
        <w:tc>
          <w:tcPr>
            <w:tcW w:w="1951" w:type="dxa"/>
          </w:tcPr>
          <w:p w14:paraId="69CA924A" w14:textId="77777777" w:rsidR="007A1F44" w:rsidRPr="00A03C55" w:rsidRDefault="007A1F44" w:rsidP="00A0052B">
            <w:pPr>
              <w:pStyle w:val="TableEntry"/>
              <w:rPr>
                <w:noProof w:val="0"/>
              </w:rPr>
            </w:pPr>
            <w:r w:rsidRPr="00A03C55">
              <w:rPr>
                <w:noProof w:val="0"/>
              </w:rPr>
              <w:t>MSH</w:t>
            </w:r>
          </w:p>
        </w:tc>
        <w:tc>
          <w:tcPr>
            <w:tcW w:w="3544" w:type="dxa"/>
          </w:tcPr>
          <w:p w14:paraId="1B5B13C0" w14:textId="77777777" w:rsidR="007A1F44" w:rsidRPr="00A03C55" w:rsidRDefault="007A1F44" w:rsidP="00A0052B">
            <w:pPr>
              <w:pStyle w:val="TableEntry"/>
              <w:rPr>
                <w:noProof w:val="0"/>
              </w:rPr>
            </w:pPr>
            <w:r w:rsidRPr="00A03C55">
              <w:rPr>
                <w:noProof w:val="0"/>
              </w:rPr>
              <w:t>Message Header</w:t>
            </w:r>
          </w:p>
        </w:tc>
        <w:tc>
          <w:tcPr>
            <w:tcW w:w="971" w:type="dxa"/>
          </w:tcPr>
          <w:p w14:paraId="101171B0" w14:textId="77777777" w:rsidR="007A1F44" w:rsidRPr="00A03C55" w:rsidRDefault="007A1F44" w:rsidP="00B6518F">
            <w:pPr>
              <w:pStyle w:val="TableEntry"/>
              <w:rPr>
                <w:noProof w:val="0"/>
              </w:rPr>
            </w:pPr>
            <w:r w:rsidRPr="00A03C55">
              <w:rPr>
                <w:noProof w:val="0"/>
              </w:rPr>
              <w:t>R</w:t>
            </w:r>
          </w:p>
        </w:tc>
        <w:tc>
          <w:tcPr>
            <w:tcW w:w="872" w:type="dxa"/>
          </w:tcPr>
          <w:p w14:paraId="0843249D" w14:textId="77777777" w:rsidR="007A1F44" w:rsidRPr="00A03C55" w:rsidRDefault="007A1F44" w:rsidP="00B6518F">
            <w:pPr>
              <w:pStyle w:val="TableEntry"/>
              <w:rPr>
                <w:noProof w:val="0"/>
              </w:rPr>
            </w:pPr>
            <w:r w:rsidRPr="00A03C55">
              <w:rPr>
                <w:noProof w:val="0"/>
              </w:rPr>
              <w:t>[1..1]</w:t>
            </w:r>
          </w:p>
        </w:tc>
        <w:tc>
          <w:tcPr>
            <w:tcW w:w="1701" w:type="dxa"/>
          </w:tcPr>
          <w:p w14:paraId="12E04CF1" w14:textId="77777777" w:rsidR="007A1F44" w:rsidRPr="00A03C55" w:rsidRDefault="007A1F44" w:rsidP="00A66DA8">
            <w:pPr>
              <w:pStyle w:val="TableEntry"/>
              <w:jc w:val="center"/>
              <w:rPr>
                <w:noProof w:val="0"/>
              </w:rPr>
            </w:pPr>
            <w:r w:rsidRPr="00A03C55">
              <w:rPr>
                <w:noProof w:val="0"/>
              </w:rPr>
              <w:t>2</w:t>
            </w:r>
          </w:p>
        </w:tc>
      </w:tr>
      <w:tr w:rsidR="007A1F44" w:rsidRPr="00A03C55" w14:paraId="32C7DBC5" w14:textId="77777777">
        <w:trPr>
          <w:cantSplit/>
          <w:jc w:val="center"/>
        </w:trPr>
        <w:tc>
          <w:tcPr>
            <w:tcW w:w="1951" w:type="dxa"/>
          </w:tcPr>
          <w:p w14:paraId="58DF3906" w14:textId="77777777" w:rsidR="007A1F44" w:rsidRPr="00A03C55" w:rsidRDefault="007A1F44" w:rsidP="00A0052B">
            <w:pPr>
              <w:pStyle w:val="TableEntry"/>
              <w:rPr>
                <w:noProof w:val="0"/>
              </w:rPr>
            </w:pPr>
            <w:r w:rsidRPr="00A03C55">
              <w:rPr>
                <w:noProof w:val="0"/>
              </w:rPr>
              <w:t>SFT</w:t>
            </w:r>
          </w:p>
        </w:tc>
        <w:tc>
          <w:tcPr>
            <w:tcW w:w="3544" w:type="dxa"/>
          </w:tcPr>
          <w:p w14:paraId="069B87E8" w14:textId="77777777" w:rsidR="007A1F44" w:rsidRPr="00A03C55" w:rsidRDefault="007A1F44" w:rsidP="00A0052B">
            <w:pPr>
              <w:pStyle w:val="TableEntry"/>
              <w:rPr>
                <w:noProof w:val="0"/>
              </w:rPr>
            </w:pPr>
            <w:r w:rsidRPr="00A03C55">
              <w:rPr>
                <w:noProof w:val="0"/>
              </w:rPr>
              <w:t>Software Segment</w:t>
            </w:r>
          </w:p>
        </w:tc>
        <w:tc>
          <w:tcPr>
            <w:tcW w:w="971" w:type="dxa"/>
          </w:tcPr>
          <w:p w14:paraId="17B971E7" w14:textId="77777777" w:rsidR="007A1F44" w:rsidRPr="00A03C55" w:rsidRDefault="007A1F44" w:rsidP="00B6518F">
            <w:pPr>
              <w:pStyle w:val="TableEntry"/>
              <w:rPr>
                <w:noProof w:val="0"/>
              </w:rPr>
            </w:pPr>
            <w:r w:rsidRPr="00A03C55">
              <w:rPr>
                <w:noProof w:val="0"/>
              </w:rPr>
              <w:t>O</w:t>
            </w:r>
          </w:p>
        </w:tc>
        <w:tc>
          <w:tcPr>
            <w:tcW w:w="872" w:type="dxa"/>
          </w:tcPr>
          <w:p w14:paraId="40535B3F" w14:textId="77777777" w:rsidR="007A1F44" w:rsidRPr="00A03C55" w:rsidRDefault="007A1F44" w:rsidP="00B6518F">
            <w:pPr>
              <w:pStyle w:val="TableEntry"/>
              <w:rPr>
                <w:noProof w:val="0"/>
              </w:rPr>
            </w:pPr>
            <w:r w:rsidRPr="00A03C55">
              <w:rPr>
                <w:noProof w:val="0"/>
              </w:rPr>
              <w:t>[0..*]</w:t>
            </w:r>
          </w:p>
        </w:tc>
        <w:tc>
          <w:tcPr>
            <w:tcW w:w="1701" w:type="dxa"/>
          </w:tcPr>
          <w:p w14:paraId="58E05FCB" w14:textId="77777777" w:rsidR="007A1F44" w:rsidRPr="00A03C55" w:rsidRDefault="007A1F44" w:rsidP="00A66DA8">
            <w:pPr>
              <w:pStyle w:val="TableEntry"/>
              <w:jc w:val="center"/>
              <w:rPr>
                <w:noProof w:val="0"/>
              </w:rPr>
            </w:pPr>
            <w:r w:rsidRPr="00A03C55">
              <w:rPr>
                <w:noProof w:val="0"/>
              </w:rPr>
              <w:t>2</w:t>
            </w:r>
          </w:p>
        </w:tc>
      </w:tr>
      <w:tr w:rsidR="007A1F44" w:rsidRPr="00A03C55" w14:paraId="46FDA66F" w14:textId="77777777">
        <w:trPr>
          <w:cantSplit/>
          <w:jc w:val="center"/>
        </w:trPr>
        <w:tc>
          <w:tcPr>
            <w:tcW w:w="1951" w:type="dxa"/>
          </w:tcPr>
          <w:p w14:paraId="3846D30F" w14:textId="77777777" w:rsidR="007A1F44" w:rsidRPr="00A03C55" w:rsidRDefault="007A1F44" w:rsidP="00A0052B">
            <w:pPr>
              <w:pStyle w:val="TableEntry"/>
              <w:rPr>
                <w:noProof w:val="0"/>
              </w:rPr>
            </w:pPr>
            <w:r w:rsidRPr="00A03C55">
              <w:rPr>
                <w:noProof w:val="0"/>
              </w:rPr>
              <w:t>EVN</w:t>
            </w:r>
          </w:p>
        </w:tc>
        <w:tc>
          <w:tcPr>
            <w:tcW w:w="3544" w:type="dxa"/>
          </w:tcPr>
          <w:p w14:paraId="101BACA9" w14:textId="77777777" w:rsidR="007A1F44" w:rsidRPr="00A03C55" w:rsidRDefault="007A1F44" w:rsidP="00A0052B">
            <w:pPr>
              <w:pStyle w:val="TableEntry"/>
              <w:rPr>
                <w:noProof w:val="0"/>
              </w:rPr>
            </w:pPr>
            <w:r w:rsidRPr="00A03C55">
              <w:rPr>
                <w:noProof w:val="0"/>
              </w:rPr>
              <w:t>Event Type</w:t>
            </w:r>
          </w:p>
        </w:tc>
        <w:tc>
          <w:tcPr>
            <w:tcW w:w="971" w:type="dxa"/>
          </w:tcPr>
          <w:p w14:paraId="10BB8A71" w14:textId="77777777" w:rsidR="007A1F44" w:rsidRPr="00A03C55" w:rsidRDefault="007A1F44" w:rsidP="00B6518F">
            <w:pPr>
              <w:pStyle w:val="TableEntry"/>
              <w:rPr>
                <w:noProof w:val="0"/>
              </w:rPr>
            </w:pPr>
            <w:r w:rsidRPr="00A03C55">
              <w:rPr>
                <w:noProof w:val="0"/>
              </w:rPr>
              <w:t>R</w:t>
            </w:r>
          </w:p>
        </w:tc>
        <w:tc>
          <w:tcPr>
            <w:tcW w:w="872" w:type="dxa"/>
          </w:tcPr>
          <w:p w14:paraId="05BAC9A0" w14:textId="77777777" w:rsidR="007A1F44" w:rsidRPr="00A03C55" w:rsidRDefault="007A1F44" w:rsidP="00B6518F">
            <w:pPr>
              <w:pStyle w:val="TableEntry"/>
              <w:rPr>
                <w:noProof w:val="0"/>
              </w:rPr>
            </w:pPr>
            <w:r w:rsidRPr="00A03C55">
              <w:rPr>
                <w:noProof w:val="0"/>
              </w:rPr>
              <w:t>[1..1]</w:t>
            </w:r>
          </w:p>
        </w:tc>
        <w:tc>
          <w:tcPr>
            <w:tcW w:w="1701" w:type="dxa"/>
          </w:tcPr>
          <w:p w14:paraId="69D5B7EB" w14:textId="77777777" w:rsidR="007A1F44" w:rsidRPr="00A03C55" w:rsidRDefault="007A1F44" w:rsidP="00A66DA8">
            <w:pPr>
              <w:pStyle w:val="TableEntry"/>
              <w:jc w:val="center"/>
              <w:rPr>
                <w:noProof w:val="0"/>
              </w:rPr>
            </w:pPr>
            <w:r w:rsidRPr="00A03C55">
              <w:rPr>
                <w:noProof w:val="0"/>
              </w:rPr>
              <w:t>2</w:t>
            </w:r>
          </w:p>
        </w:tc>
      </w:tr>
      <w:tr w:rsidR="007A1F44" w:rsidRPr="00A03C55" w14:paraId="42EE4F94" w14:textId="77777777">
        <w:trPr>
          <w:cantSplit/>
          <w:jc w:val="center"/>
        </w:trPr>
        <w:tc>
          <w:tcPr>
            <w:tcW w:w="1951" w:type="dxa"/>
          </w:tcPr>
          <w:p w14:paraId="0BE6D807" w14:textId="77777777" w:rsidR="007A1F44" w:rsidRPr="00A03C55" w:rsidRDefault="007A1F44" w:rsidP="00A0052B">
            <w:pPr>
              <w:pStyle w:val="TableEntry"/>
              <w:rPr>
                <w:noProof w:val="0"/>
              </w:rPr>
            </w:pPr>
            <w:r w:rsidRPr="00A03C55">
              <w:rPr>
                <w:noProof w:val="0"/>
              </w:rPr>
              <w:t>PID</w:t>
            </w:r>
          </w:p>
        </w:tc>
        <w:tc>
          <w:tcPr>
            <w:tcW w:w="3544" w:type="dxa"/>
          </w:tcPr>
          <w:p w14:paraId="31FA4701" w14:textId="77777777" w:rsidR="007A1F44" w:rsidRPr="00A03C55" w:rsidRDefault="007A1F44" w:rsidP="00A0052B">
            <w:pPr>
              <w:pStyle w:val="TableEntry"/>
              <w:rPr>
                <w:noProof w:val="0"/>
              </w:rPr>
            </w:pPr>
            <w:r w:rsidRPr="00A03C55">
              <w:rPr>
                <w:noProof w:val="0"/>
              </w:rPr>
              <w:t>Patient Identification</w:t>
            </w:r>
          </w:p>
        </w:tc>
        <w:tc>
          <w:tcPr>
            <w:tcW w:w="971" w:type="dxa"/>
          </w:tcPr>
          <w:p w14:paraId="6982CF9F" w14:textId="77777777" w:rsidR="007A1F44" w:rsidRPr="00A03C55" w:rsidRDefault="007A1F44" w:rsidP="00B6518F">
            <w:pPr>
              <w:pStyle w:val="TableEntry"/>
              <w:rPr>
                <w:noProof w:val="0"/>
              </w:rPr>
            </w:pPr>
            <w:r w:rsidRPr="00A03C55">
              <w:rPr>
                <w:noProof w:val="0"/>
              </w:rPr>
              <w:t>R</w:t>
            </w:r>
          </w:p>
        </w:tc>
        <w:tc>
          <w:tcPr>
            <w:tcW w:w="872" w:type="dxa"/>
          </w:tcPr>
          <w:p w14:paraId="5A63F3EE" w14:textId="77777777" w:rsidR="007A1F44" w:rsidRPr="00A03C55" w:rsidRDefault="007A1F44" w:rsidP="00B6518F">
            <w:pPr>
              <w:pStyle w:val="TableEntry"/>
              <w:rPr>
                <w:noProof w:val="0"/>
              </w:rPr>
            </w:pPr>
            <w:r w:rsidRPr="00A03C55">
              <w:rPr>
                <w:noProof w:val="0"/>
              </w:rPr>
              <w:t>[1..1]</w:t>
            </w:r>
          </w:p>
        </w:tc>
        <w:tc>
          <w:tcPr>
            <w:tcW w:w="1701" w:type="dxa"/>
          </w:tcPr>
          <w:p w14:paraId="4791E440" w14:textId="77777777" w:rsidR="007A1F44" w:rsidRPr="00A03C55" w:rsidRDefault="007A1F44" w:rsidP="00A66DA8">
            <w:pPr>
              <w:pStyle w:val="TableEntry"/>
              <w:jc w:val="center"/>
              <w:rPr>
                <w:noProof w:val="0"/>
              </w:rPr>
            </w:pPr>
            <w:r w:rsidRPr="00A03C55">
              <w:rPr>
                <w:noProof w:val="0"/>
              </w:rPr>
              <w:t>3</w:t>
            </w:r>
          </w:p>
        </w:tc>
      </w:tr>
      <w:tr w:rsidR="007A1F44" w:rsidRPr="00A03C55" w14:paraId="55868D1D" w14:textId="77777777">
        <w:trPr>
          <w:cantSplit/>
          <w:jc w:val="center"/>
        </w:trPr>
        <w:tc>
          <w:tcPr>
            <w:tcW w:w="1951" w:type="dxa"/>
          </w:tcPr>
          <w:p w14:paraId="4B6FC2EC" w14:textId="77777777" w:rsidR="007A1F44" w:rsidRPr="00A03C55" w:rsidRDefault="007A1F44" w:rsidP="00A0052B">
            <w:pPr>
              <w:pStyle w:val="TableEntry"/>
              <w:rPr>
                <w:noProof w:val="0"/>
              </w:rPr>
            </w:pPr>
            <w:r w:rsidRPr="00A03C55">
              <w:rPr>
                <w:noProof w:val="0"/>
              </w:rPr>
              <w:t>PD1</w:t>
            </w:r>
          </w:p>
        </w:tc>
        <w:tc>
          <w:tcPr>
            <w:tcW w:w="3544" w:type="dxa"/>
          </w:tcPr>
          <w:p w14:paraId="1995AFA1" w14:textId="77777777" w:rsidR="007A1F44" w:rsidRPr="00A03C55" w:rsidRDefault="007A1F44" w:rsidP="00A0052B">
            <w:pPr>
              <w:pStyle w:val="TableEntry"/>
              <w:rPr>
                <w:noProof w:val="0"/>
              </w:rPr>
            </w:pPr>
            <w:r w:rsidRPr="00A03C55">
              <w:rPr>
                <w:noProof w:val="0"/>
              </w:rPr>
              <w:t>Additional Demographics</w:t>
            </w:r>
          </w:p>
        </w:tc>
        <w:tc>
          <w:tcPr>
            <w:tcW w:w="971" w:type="dxa"/>
          </w:tcPr>
          <w:p w14:paraId="1E7F6970" w14:textId="77777777" w:rsidR="007A1F44" w:rsidRPr="00A03C55" w:rsidRDefault="007A1F44" w:rsidP="00B6518F">
            <w:pPr>
              <w:pStyle w:val="TableEntry"/>
              <w:rPr>
                <w:noProof w:val="0"/>
              </w:rPr>
            </w:pPr>
            <w:r w:rsidRPr="00A03C55">
              <w:rPr>
                <w:noProof w:val="0"/>
              </w:rPr>
              <w:t>O</w:t>
            </w:r>
          </w:p>
        </w:tc>
        <w:tc>
          <w:tcPr>
            <w:tcW w:w="872" w:type="dxa"/>
          </w:tcPr>
          <w:p w14:paraId="18FCBF23" w14:textId="77777777" w:rsidR="007A1F44" w:rsidRPr="00A03C55" w:rsidRDefault="007A1F44" w:rsidP="00B6518F">
            <w:pPr>
              <w:pStyle w:val="TableEntry"/>
              <w:rPr>
                <w:noProof w:val="0"/>
              </w:rPr>
            </w:pPr>
            <w:r w:rsidRPr="00A03C55">
              <w:rPr>
                <w:noProof w:val="0"/>
              </w:rPr>
              <w:t>[0..1]</w:t>
            </w:r>
          </w:p>
        </w:tc>
        <w:tc>
          <w:tcPr>
            <w:tcW w:w="1701" w:type="dxa"/>
          </w:tcPr>
          <w:p w14:paraId="333D6633" w14:textId="77777777" w:rsidR="007A1F44" w:rsidRPr="00A03C55" w:rsidRDefault="007A1F44" w:rsidP="00A66DA8">
            <w:pPr>
              <w:pStyle w:val="TableEntry"/>
              <w:jc w:val="center"/>
              <w:rPr>
                <w:noProof w:val="0"/>
              </w:rPr>
            </w:pPr>
            <w:r w:rsidRPr="00A03C55">
              <w:rPr>
                <w:noProof w:val="0"/>
              </w:rPr>
              <w:t>3</w:t>
            </w:r>
          </w:p>
        </w:tc>
      </w:tr>
      <w:tr w:rsidR="007A1F44" w:rsidRPr="00A03C55" w14:paraId="7BA89EF7" w14:textId="77777777">
        <w:trPr>
          <w:cantSplit/>
          <w:jc w:val="center"/>
        </w:trPr>
        <w:tc>
          <w:tcPr>
            <w:tcW w:w="1951" w:type="dxa"/>
          </w:tcPr>
          <w:p w14:paraId="25E08287" w14:textId="77777777" w:rsidR="007A1F44" w:rsidRPr="00A03C55" w:rsidRDefault="007A1F44" w:rsidP="00A0052B">
            <w:pPr>
              <w:pStyle w:val="TableEntry"/>
              <w:rPr>
                <w:noProof w:val="0"/>
              </w:rPr>
            </w:pPr>
            <w:r w:rsidRPr="00A03C55">
              <w:rPr>
                <w:noProof w:val="0"/>
              </w:rPr>
              <w:t>ROL</w:t>
            </w:r>
          </w:p>
        </w:tc>
        <w:tc>
          <w:tcPr>
            <w:tcW w:w="3544" w:type="dxa"/>
          </w:tcPr>
          <w:p w14:paraId="30FC4B96" w14:textId="77777777" w:rsidR="007A1F44" w:rsidRPr="00A03C55" w:rsidRDefault="007A1F44" w:rsidP="00A0052B">
            <w:pPr>
              <w:pStyle w:val="TableEntry"/>
              <w:rPr>
                <w:noProof w:val="0"/>
              </w:rPr>
            </w:pPr>
            <w:r w:rsidRPr="00A03C55">
              <w:rPr>
                <w:noProof w:val="0"/>
              </w:rPr>
              <w:t>Role</w:t>
            </w:r>
          </w:p>
        </w:tc>
        <w:tc>
          <w:tcPr>
            <w:tcW w:w="971" w:type="dxa"/>
          </w:tcPr>
          <w:p w14:paraId="59EC8B76" w14:textId="77777777" w:rsidR="007A1F44" w:rsidRPr="00A03C55" w:rsidRDefault="007A1F44" w:rsidP="00B6518F">
            <w:pPr>
              <w:pStyle w:val="TableEntry"/>
              <w:rPr>
                <w:noProof w:val="0"/>
              </w:rPr>
            </w:pPr>
            <w:r w:rsidRPr="00A03C55">
              <w:rPr>
                <w:noProof w:val="0"/>
              </w:rPr>
              <w:t>O</w:t>
            </w:r>
          </w:p>
        </w:tc>
        <w:tc>
          <w:tcPr>
            <w:tcW w:w="872" w:type="dxa"/>
          </w:tcPr>
          <w:p w14:paraId="62AF2321" w14:textId="77777777" w:rsidR="007A1F44" w:rsidRPr="00A03C55" w:rsidRDefault="007A1F44" w:rsidP="00B6518F">
            <w:pPr>
              <w:pStyle w:val="TableEntry"/>
              <w:rPr>
                <w:noProof w:val="0"/>
              </w:rPr>
            </w:pPr>
            <w:r w:rsidRPr="00A03C55">
              <w:rPr>
                <w:noProof w:val="0"/>
              </w:rPr>
              <w:t>[0..*]</w:t>
            </w:r>
          </w:p>
        </w:tc>
        <w:tc>
          <w:tcPr>
            <w:tcW w:w="1701" w:type="dxa"/>
          </w:tcPr>
          <w:p w14:paraId="73E38D17" w14:textId="77777777" w:rsidR="007A1F44" w:rsidRPr="00A03C55" w:rsidRDefault="007A1F44" w:rsidP="00A66DA8">
            <w:pPr>
              <w:pStyle w:val="TableEntry"/>
              <w:jc w:val="center"/>
              <w:rPr>
                <w:noProof w:val="0"/>
              </w:rPr>
            </w:pPr>
            <w:r w:rsidRPr="00A03C55">
              <w:rPr>
                <w:noProof w:val="0"/>
              </w:rPr>
              <w:t>15</w:t>
            </w:r>
          </w:p>
        </w:tc>
      </w:tr>
      <w:tr w:rsidR="007A1F44" w:rsidRPr="00A03C55" w14:paraId="6963F989" w14:textId="77777777">
        <w:trPr>
          <w:cantSplit/>
          <w:jc w:val="center"/>
        </w:trPr>
        <w:tc>
          <w:tcPr>
            <w:tcW w:w="1951" w:type="dxa"/>
          </w:tcPr>
          <w:p w14:paraId="0EE7746D" w14:textId="77777777" w:rsidR="007A1F44" w:rsidRPr="00A03C55" w:rsidRDefault="007A1F44" w:rsidP="00A0052B">
            <w:pPr>
              <w:pStyle w:val="TableEntry"/>
              <w:rPr>
                <w:noProof w:val="0"/>
              </w:rPr>
            </w:pPr>
            <w:r w:rsidRPr="00A03C55">
              <w:rPr>
                <w:noProof w:val="0"/>
              </w:rPr>
              <w:t>NK1</w:t>
            </w:r>
          </w:p>
        </w:tc>
        <w:tc>
          <w:tcPr>
            <w:tcW w:w="3544" w:type="dxa"/>
          </w:tcPr>
          <w:p w14:paraId="606A3577"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6591F516" w14:textId="77777777" w:rsidR="007A1F44" w:rsidRPr="00A03C55" w:rsidRDefault="007A1F44" w:rsidP="00B6518F">
            <w:pPr>
              <w:pStyle w:val="TableEntry"/>
              <w:rPr>
                <w:noProof w:val="0"/>
              </w:rPr>
            </w:pPr>
            <w:r w:rsidRPr="00A03C55">
              <w:rPr>
                <w:noProof w:val="0"/>
              </w:rPr>
              <w:t>O</w:t>
            </w:r>
          </w:p>
        </w:tc>
        <w:tc>
          <w:tcPr>
            <w:tcW w:w="872" w:type="dxa"/>
          </w:tcPr>
          <w:p w14:paraId="2B744B8C" w14:textId="77777777" w:rsidR="007A1F44" w:rsidRPr="00A03C55" w:rsidRDefault="007A1F44" w:rsidP="00B6518F">
            <w:pPr>
              <w:pStyle w:val="TableEntry"/>
              <w:rPr>
                <w:noProof w:val="0"/>
              </w:rPr>
            </w:pPr>
            <w:r w:rsidRPr="00A03C55">
              <w:rPr>
                <w:noProof w:val="0"/>
              </w:rPr>
              <w:t>[0..*]</w:t>
            </w:r>
          </w:p>
        </w:tc>
        <w:tc>
          <w:tcPr>
            <w:tcW w:w="1701" w:type="dxa"/>
          </w:tcPr>
          <w:p w14:paraId="27830BAF" w14:textId="77777777" w:rsidR="007A1F44" w:rsidRPr="00A03C55" w:rsidRDefault="007A1F44" w:rsidP="00A66DA8">
            <w:pPr>
              <w:pStyle w:val="TableEntry"/>
              <w:jc w:val="center"/>
              <w:rPr>
                <w:noProof w:val="0"/>
              </w:rPr>
            </w:pPr>
            <w:r w:rsidRPr="00A03C55">
              <w:rPr>
                <w:noProof w:val="0"/>
              </w:rPr>
              <w:t>3</w:t>
            </w:r>
          </w:p>
        </w:tc>
      </w:tr>
      <w:tr w:rsidR="007A1F44" w:rsidRPr="00A03C55" w14:paraId="2FBAA130" w14:textId="77777777">
        <w:trPr>
          <w:cantSplit/>
          <w:jc w:val="center"/>
        </w:trPr>
        <w:tc>
          <w:tcPr>
            <w:tcW w:w="1951" w:type="dxa"/>
          </w:tcPr>
          <w:p w14:paraId="3B68E91E" w14:textId="77777777" w:rsidR="007A1F44" w:rsidRPr="00A03C55" w:rsidRDefault="007A1F44" w:rsidP="00A0052B">
            <w:pPr>
              <w:pStyle w:val="TableEntry"/>
              <w:rPr>
                <w:noProof w:val="0"/>
              </w:rPr>
            </w:pPr>
            <w:r w:rsidRPr="00A03C55">
              <w:rPr>
                <w:noProof w:val="0"/>
              </w:rPr>
              <w:t>PV1</w:t>
            </w:r>
          </w:p>
        </w:tc>
        <w:tc>
          <w:tcPr>
            <w:tcW w:w="3544" w:type="dxa"/>
          </w:tcPr>
          <w:p w14:paraId="42C3F066" w14:textId="77777777" w:rsidR="007A1F44" w:rsidRPr="00A03C55" w:rsidRDefault="007A1F44" w:rsidP="00A0052B">
            <w:pPr>
              <w:pStyle w:val="TableEntry"/>
              <w:rPr>
                <w:noProof w:val="0"/>
              </w:rPr>
            </w:pPr>
            <w:r w:rsidRPr="00A03C55">
              <w:rPr>
                <w:noProof w:val="0"/>
              </w:rPr>
              <w:t>Patient Visit</w:t>
            </w:r>
          </w:p>
        </w:tc>
        <w:tc>
          <w:tcPr>
            <w:tcW w:w="971" w:type="dxa"/>
          </w:tcPr>
          <w:p w14:paraId="71EA6459" w14:textId="77777777" w:rsidR="007A1F44" w:rsidRPr="00A03C55" w:rsidRDefault="007A1F44" w:rsidP="00B6518F">
            <w:pPr>
              <w:pStyle w:val="TableEntry"/>
              <w:rPr>
                <w:noProof w:val="0"/>
              </w:rPr>
            </w:pPr>
            <w:r w:rsidRPr="00A03C55">
              <w:rPr>
                <w:noProof w:val="0"/>
              </w:rPr>
              <w:t>R</w:t>
            </w:r>
          </w:p>
        </w:tc>
        <w:tc>
          <w:tcPr>
            <w:tcW w:w="872" w:type="dxa"/>
          </w:tcPr>
          <w:p w14:paraId="4818AEBB" w14:textId="77777777" w:rsidR="007A1F44" w:rsidRPr="00A03C55" w:rsidRDefault="007A1F44" w:rsidP="00B6518F">
            <w:pPr>
              <w:pStyle w:val="TableEntry"/>
              <w:rPr>
                <w:noProof w:val="0"/>
              </w:rPr>
            </w:pPr>
            <w:r w:rsidRPr="00A03C55">
              <w:rPr>
                <w:noProof w:val="0"/>
              </w:rPr>
              <w:t>[1..1]</w:t>
            </w:r>
          </w:p>
        </w:tc>
        <w:tc>
          <w:tcPr>
            <w:tcW w:w="1701" w:type="dxa"/>
          </w:tcPr>
          <w:p w14:paraId="75F41445" w14:textId="77777777" w:rsidR="007A1F44" w:rsidRPr="00A03C55" w:rsidRDefault="007A1F44" w:rsidP="00A66DA8">
            <w:pPr>
              <w:pStyle w:val="TableEntry"/>
              <w:jc w:val="center"/>
              <w:rPr>
                <w:noProof w:val="0"/>
              </w:rPr>
            </w:pPr>
            <w:r w:rsidRPr="00A03C55">
              <w:rPr>
                <w:noProof w:val="0"/>
              </w:rPr>
              <w:t>3</w:t>
            </w:r>
          </w:p>
        </w:tc>
      </w:tr>
      <w:tr w:rsidR="007A1F44" w:rsidRPr="00A03C55" w14:paraId="26411400" w14:textId="77777777">
        <w:trPr>
          <w:cantSplit/>
          <w:jc w:val="center"/>
        </w:trPr>
        <w:tc>
          <w:tcPr>
            <w:tcW w:w="1951" w:type="dxa"/>
          </w:tcPr>
          <w:p w14:paraId="25C68DAC" w14:textId="77777777" w:rsidR="007A1F44" w:rsidRPr="00A03C55" w:rsidRDefault="007A1F44" w:rsidP="00A0052B">
            <w:pPr>
              <w:pStyle w:val="TableEntry"/>
              <w:rPr>
                <w:noProof w:val="0"/>
              </w:rPr>
            </w:pPr>
            <w:r w:rsidRPr="00A03C55">
              <w:rPr>
                <w:noProof w:val="0"/>
              </w:rPr>
              <w:t>PV2</w:t>
            </w:r>
          </w:p>
        </w:tc>
        <w:tc>
          <w:tcPr>
            <w:tcW w:w="3544" w:type="dxa"/>
          </w:tcPr>
          <w:p w14:paraId="4D35D427"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2518BFC0" w14:textId="77777777" w:rsidR="007A1F44" w:rsidRPr="00A03C55" w:rsidRDefault="007A1F44" w:rsidP="00B6518F">
            <w:pPr>
              <w:pStyle w:val="TableEntry"/>
              <w:rPr>
                <w:noProof w:val="0"/>
              </w:rPr>
            </w:pPr>
            <w:r w:rsidRPr="00A03C55">
              <w:rPr>
                <w:noProof w:val="0"/>
              </w:rPr>
              <w:t>X</w:t>
            </w:r>
          </w:p>
        </w:tc>
        <w:tc>
          <w:tcPr>
            <w:tcW w:w="872" w:type="dxa"/>
          </w:tcPr>
          <w:p w14:paraId="4180EB96" w14:textId="77777777" w:rsidR="007A1F44" w:rsidRPr="00A03C55" w:rsidRDefault="007A1F44" w:rsidP="00B6518F">
            <w:pPr>
              <w:pStyle w:val="TableEntry"/>
              <w:rPr>
                <w:noProof w:val="0"/>
              </w:rPr>
            </w:pPr>
            <w:r w:rsidRPr="00A03C55">
              <w:rPr>
                <w:noProof w:val="0"/>
              </w:rPr>
              <w:t>[0..0]</w:t>
            </w:r>
          </w:p>
        </w:tc>
        <w:tc>
          <w:tcPr>
            <w:tcW w:w="1701" w:type="dxa"/>
          </w:tcPr>
          <w:p w14:paraId="09DAB43C" w14:textId="77777777" w:rsidR="007A1F44" w:rsidRPr="00A03C55" w:rsidRDefault="007A1F44" w:rsidP="00A66DA8">
            <w:pPr>
              <w:pStyle w:val="TableEntry"/>
              <w:jc w:val="center"/>
              <w:rPr>
                <w:noProof w:val="0"/>
              </w:rPr>
            </w:pPr>
            <w:r w:rsidRPr="00A03C55">
              <w:rPr>
                <w:noProof w:val="0"/>
              </w:rPr>
              <w:t>3</w:t>
            </w:r>
          </w:p>
        </w:tc>
      </w:tr>
      <w:tr w:rsidR="007A1F44" w:rsidRPr="00A03C55" w14:paraId="72743987" w14:textId="77777777">
        <w:trPr>
          <w:cantSplit/>
          <w:jc w:val="center"/>
        </w:trPr>
        <w:tc>
          <w:tcPr>
            <w:tcW w:w="1951" w:type="dxa"/>
          </w:tcPr>
          <w:p w14:paraId="29A9124D" w14:textId="77777777" w:rsidR="007A1F44" w:rsidRPr="00A03C55" w:rsidRDefault="007A1F44" w:rsidP="00A0052B">
            <w:pPr>
              <w:pStyle w:val="TableEntry"/>
              <w:rPr>
                <w:noProof w:val="0"/>
              </w:rPr>
            </w:pPr>
            <w:r w:rsidRPr="00A03C55">
              <w:rPr>
                <w:noProof w:val="0"/>
              </w:rPr>
              <w:t>ROL</w:t>
            </w:r>
          </w:p>
        </w:tc>
        <w:tc>
          <w:tcPr>
            <w:tcW w:w="3544" w:type="dxa"/>
          </w:tcPr>
          <w:p w14:paraId="562FE6B1" w14:textId="77777777" w:rsidR="007A1F44" w:rsidRPr="00A03C55" w:rsidRDefault="007A1F44" w:rsidP="00A0052B">
            <w:pPr>
              <w:pStyle w:val="TableEntry"/>
              <w:rPr>
                <w:noProof w:val="0"/>
              </w:rPr>
            </w:pPr>
            <w:r w:rsidRPr="00A03C55">
              <w:rPr>
                <w:noProof w:val="0"/>
              </w:rPr>
              <w:t>Role</w:t>
            </w:r>
          </w:p>
        </w:tc>
        <w:tc>
          <w:tcPr>
            <w:tcW w:w="971" w:type="dxa"/>
          </w:tcPr>
          <w:p w14:paraId="06B20286" w14:textId="77777777" w:rsidR="007A1F44" w:rsidRPr="00A03C55" w:rsidRDefault="007A1F44" w:rsidP="00B6518F">
            <w:pPr>
              <w:pStyle w:val="TableEntry"/>
              <w:rPr>
                <w:noProof w:val="0"/>
              </w:rPr>
            </w:pPr>
            <w:r w:rsidRPr="00A03C55">
              <w:rPr>
                <w:noProof w:val="0"/>
              </w:rPr>
              <w:t>O</w:t>
            </w:r>
          </w:p>
        </w:tc>
        <w:tc>
          <w:tcPr>
            <w:tcW w:w="872" w:type="dxa"/>
          </w:tcPr>
          <w:p w14:paraId="76178992" w14:textId="77777777" w:rsidR="007A1F44" w:rsidRPr="00A03C55" w:rsidRDefault="007A1F44" w:rsidP="00B6518F">
            <w:pPr>
              <w:pStyle w:val="TableEntry"/>
              <w:rPr>
                <w:noProof w:val="0"/>
              </w:rPr>
            </w:pPr>
            <w:r w:rsidRPr="00A03C55">
              <w:rPr>
                <w:noProof w:val="0"/>
              </w:rPr>
              <w:t>[0..*]</w:t>
            </w:r>
          </w:p>
        </w:tc>
        <w:tc>
          <w:tcPr>
            <w:tcW w:w="1701" w:type="dxa"/>
          </w:tcPr>
          <w:p w14:paraId="00059D67" w14:textId="77777777" w:rsidR="007A1F44" w:rsidRPr="00A03C55" w:rsidRDefault="007A1F44" w:rsidP="00A66DA8">
            <w:pPr>
              <w:pStyle w:val="TableEntry"/>
              <w:jc w:val="center"/>
              <w:rPr>
                <w:noProof w:val="0"/>
              </w:rPr>
            </w:pPr>
            <w:r w:rsidRPr="00A03C55">
              <w:rPr>
                <w:noProof w:val="0"/>
              </w:rPr>
              <w:t>15</w:t>
            </w:r>
          </w:p>
        </w:tc>
      </w:tr>
      <w:tr w:rsidR="007A1F44" w:rsidRPr="00A03C55" w14:paraId="5BB7C88E" w14:textId="77777777">
        <w:trPr>
          <w:cantSplit/>
          <w:jc w:val="center"/>
        </w:trPr>
        <w:tc>
          <w:tcPr>
            <w:tcW w:w="1951" w:type="dxa"/>
          </w:tcPr>
          <w:p w14:paraId="6FCFEA53" w14:textId="77777777" w:rsidR="007A1F44" w:rsidRPr="00A03C55" w:rsidRDefault="007A1F44" w:rsidP="00A0052B">
            <w:pPr>
              <w:pStyle w:val="TableEntry"/>
              <w:rPr>
                <w:noProof w:val="0"/>
              </w:rPr>
            </w:pPr>
            <w:r w:rsidRPr="00A03C55">
              <w:rPr>
                <w:noProof w:val="0"/>
              </w:rPr>
              <w:t>DB1</w:t>
            </w:r>
          </w:p>
        </w:tc>
        <w:tc>
          <w:tcPr>
            <w:tcW w:w="3544" w:type="dxa"/>
          </w:tcPr>
          <w:p w14:paraId="165D6AB7" w14:textId="77777777" w:rsidR="007A1F44" w:rsidRPr="00A03C55" w:rsidRDefault="007A1F44" w:rsidP="00A0052B">
            <w:pPr>
              <w:pStyle w:val="TableEntry"/>
              <w:rPr>
                <w:noProof w:val="0"/>
              </w:rPr>
            </w:pPr>
            <w:r w:rsidRPr="00A03C55">
              <w:rPr>
                <w:noProof w:val="0"/>
              </w:rPr>
              <w:t>Disability Information</w:t>
            </w:r>
          </w:p>
        </w:tc>
        <w:tc>
          <w:tcPr>
            <w:tcW w:w="971" w:type="dxa"/>
          </w:tcPr>
          <w:p w14:paraId="18D3AC00" w14:textId="77777777" w:rsidR="007A1F44" w:rsidRPr="00A03C55" w:rsidRDefault="007A1F44" w:rsidP="00B6518F">
            <w:pPr>
              <w:pStyle w:val="TableEntry"/>
              <w:rPr>
                <w:noProof w:val="0"/>
              </w:rPr>
            </w:pPr>
            <w:r w:rsidRPr="00A03C55">
              <w:rPr>
                <w:noProof w:val="0"/>
              </w:rPr>
              <w:t>O</w:t>
            </w:r>
          </w:p>
        </w:tc>
        <w:tc>
          <w:tcPr>
            <w:tcW w:w="872" w:type="dxa"/>
          </w:tcPr>
          <w:p w14:paraId="0B7A345A" w14:textId="77777777" w:rsidR="007A1F44" w:rsidRPr="00A03C55" w:rsidRDefault="007A1F44" w:rsidP="00B6518F">
            <w:pPr>
              <w:pStyle w:val="TableEntry"/>
              <w:rPr>
                <w:noProof w:val="0"/>
              </w:rPr>
            </w:pPr>
            <w:r w:rsidRPr="00A03C55">
              <w:rPr>
                <w:noProof w:val="0"/>
              </w:rPr>
              <w:t>[0..*]</w:t>
            </w:r>
          </w:p>
        </w:tc>
        <w:tc>
          <w:tcPr>
            <w:tcW w:w="1701" w:type="dxa"/>
          </w:tcPr>
          <w:p w14:paraId="6A370495" w14:textId="77777777" w:rsidR="007A1F44" w:rsidRPr="00A03C55" w:rsidRDefault="007A1F44" w:rsidP="00A66DA8">
            <w:pPr>
              <w:pStyle w:val="TableEntry"/>
              <w:jc w:val="center"/>
              <w:rPr>
                <w:noProof w:val="0"/>
              </w:rPr>
            </w:pPr>
            <w:r w:rsidRPr="00A03C55">
              <w:rPr>
                <w:noProof w:val="0"/>
              </w:rPr>
              <w:t>3</w:t>
            </w:r>
          </w:p>
        </w:tc>
      </w:tr>
      <w:tr w:rsidR="007A1F44" w:rsidRPr="00A03C55" w14:paraId="233852E7" w14:textId="77777777">
        <w:trPr>
          <w:cantSplit/>
          <w:jc w:val="center"/>
        </w:trPr>
        <w:tc>
          <w:tcPr>
            <w:tcW w:w="1951" w:type="dxa"/>
          </w:tcPr>
          <w:p w14:paraId="3495D62A" w14:textId="77777777" w:rsidR="007A1F44" w:rsidRPr="00A03C55" w:rsidRDefault="007A1F44" w:rsidP="00A0052B">
            <w:pPr>
              <w:pStyle w:val="TableEntry"/>
              <w:rPr>
                <w:noProof w:val="0"/>
              </w:rPr>
            </w:pPr>
            <w:r w:rsidRPr="00A03C55">
              <w:rPr>
                <w:noProof w:val="0"/>
              </w:rPr>
              <w:t>OBX</w:t>
            </w:r>
          </w:p>
        </w:tc>
        <w:tc>
          <w:tcPr>
            <w:tcW w:w="3544" w:type="dxa"/>
          </w:tcPr>
          <w:p w14:paraId="7345D648" w14:textId="77777777" w:rsidR="007A1F44" w:rsidRPr="00A03C55" w:rsidRDefault="007A1F44" w:rsidP="00A0052B">
            <w:pPr>
              <w:pStyle w:val="TableEntry"/>
              <w:rPr>
                <w:noProof w:val="0"/>
              </w:rPr>
            </w:pPr>
            <w:r w:rsidRPr="00A03C55">
              <w:rPr>
                <w:noProof w:val="0"/>
              </w:rPr>
              <w:t>Observation/Result</w:t>
            </w:r>
          </w:p>
        </w:tc>
        <w:tc>
          <w:tcPr>
            <w:tcW w:w="971" w:type="dxa"/>
          </w:tcPr>
          <w:p w14:paraId="593A7DDE" w14:textId="77777777" w:rsidR="007A1F44" w:rsidRPr="00A03C55" w:rsidRDefault="007A1F44" w:rsidP="00B6518F">
            <w:pPr>
              <w:pStyle w:val="TableEntry"/>
              <w:rPr>
                <w:noProof w:val="0"/>
              </w:rPr>
            </w:pPr>
            <w:r w:rsidRPr="00A03C55">
              <w:rPr>
                <w:noProof w:val="0"/>
              </w:rPr>
              <w:t>O</w:t>
            </w:r>
          </w:p>
        </w:tc>
        <w:tc>
          <w:tcPr>
            <w:tcW w:w="872" w:type="dxa"/>
          </w:tcPr>
          <w:p w14:paraId="33FB9546" w14:textId="77777777" w:rsidR="007A1F44" w:rsidRPr="00A03C55" w:rsidRDefault="007A1F44" w:rsidP="00B6518F">
            <w:pPr>
              <w:pStyle w:val="TableEntry"/>
              <w:rPr>
                <w:noProof w:val="0"/>
              </w:rPr>
            </w:pPr>
            <w:r w:rsidRPr="00A03C55">
              <w:rPr>
                <w:noProof w:val="0"/>
              </w:rPr>
              <w:t>[0..*]</w:t>
            </w:r>
          </w:p>
        </w:tc>
        <w:tc>
          <w:tcPr>
            <w:tcW w:w="1701" w:type="dxa"/>
          </w:tcPr>
          <w:p w14:paraId="559A8049" w14:textId="77777777" w:rsidR="007A1F44" w:rsidRPr="00A03C55" w:rsidRDefault="007A1F44" w:rsidP="00A66DA8">
            <w:pPr>
              <w:pStyle w:val="TableEntry"/>
              <w:jc w:val="center"/>
              <w:rPr>
                <w:noProof w:val="0"/>
              </w:rPr>
            </w:pPr>
            <w:r w:rsidRPr="00A03C55">
              <w:rPr>
                <w:noProof w:val="0"/>
              </w:rPr>
              <w:t>7</w:t>
            </w:r>
          </w:p>
        </w:tc>
      </w:tr>
      <w:tr w:rsidR="007A1F44" w:rsidRPr="00A03C55" w14:paraId="7653709E" w14:textId="77777777">
        <w:trPr>
          <w:cantSplit/>
          <w:jc w:val="center"/>
        </w:trPr>
        <w:tc>
          <w:tcPr>
            <w:tcW w:w="1951" w:type="dxa"/>
          </w:tcPr>
          <w:p w14:paraId="42D12E5A" w14:textId="77777777" w:rsidR="007A1F44" w:rsidRPr="00A03C55" w:rsidRDefault="007A1F44" w:rsidP="00A0052B">
            <w:pPr>
              <w:pStyle w:val="TableEntry"/>
              <w:rPr>
                <w:noProof w:val="0"/>
              </w:rPr>
            </w:pPr>
            <w:r w:rsidRPr="00A03C55">
              <w:rPr>
                <w:noProof w:val="0"/>
              </w:rPr>
              <w:t>AL1</w:t>
            </w:r>
          </w:p>
        </w:tc>
        <w:tc>
          <w:tcPr>
            <w:tcW w:w="3544" w:type="dxa"/>
          </w:tcPr>
          <w:p w14:paraId="6DEC02A4" w14:textId="77777777" w:rsidR="007A1F44" w:rsidRPr="00A03C55" w:rsidRDefault="007A1F44" w:rsidP="00A0052B">
            <w:pPr>
              <w:pStyle w:val="TableEntry"/>
              <w:rPr>
                <w:noProof w:val="0"/>
              </w:rPr>
            </w:pPr>
            <w:r w:rsidRPr="00A03C55">
              <w:rPr>
                <w:noProof w:val="0"/>
              </w:rPr>
              <w:t>Allergy Information</w:t>
            </w:r>
          </w:p>
        </w:tc>
        <w:tc>
          <w:tcPr>
            <w:tcW w:w="971" w:type="dxa"/>
          </w:tcPr>
          <w:p w14:paraId="122E4684" w14:textId="77777777" w:rsidR="007A1F44" w:rsidRPr="00A03C55" w:rsidRDefault="007A1F44" w:rsidP="00B6518F">
            <w:pPr>
              <w:pStyle w:val="TableEntry"/>
              <w:rPr>
                <w:noProof w:val="0"/>
              </w:rPr>
            </w:pPr>
            <w:r w:rsidRPr="00A03C55">
              <w:rPr>
                <w:noProof w:val="0"/>
              </w:rPr>
              <w:t>O</w:t>
            </w:r>
          </w:p>
        </w:tc>
        <w:tc>
          <w:tcPr>
            <w:tcW w:w="872" w:type="dxa"/>
          </w:tcPr>
          <w:p w14:paraId="1453F007" w14:textId="77777777" w:rsidR="007A1F44" w:rsidRPr="00A03C55" w:rsidRDefault="007A1F44" w:rsidP="00B6518F">
            <w:pPr>
              <w:pStyle w:val="TableEntry"/>
              <w:rPr>
                <w:noProof w:val="0"/>
              </w:rPr>
            </w:pPr>
            <w:r w:rsidRPr="00A03C55">
              <w:rPr>
                <w:noProof w:val="0"/>
              </w:rPr>
              <w:t>[0..*]</w:t>
            </w:r>
          </w:p>
        </w:tc>
        <w:tc>
          <w:tcPr>
            <w:tcW w:w="1701" w:type="dxa"/>
          </w:tcPr>
          <w:p w14:paraId="732BE740" w14:textId="77777777" w:rsidR="007A1F44" w:rsidRPr="00A03C55" w:rsidRDefault="007A1F44" w:rsidP="00A66DA8">
            <w:pPr>
              <w:pStyle w:val="TableEntry"/>
              <w:jc w:val="center"/>
              <w:rPr>
                <w:noProof w:val="0"/>
              </w:rPr>
            </w:pPr>
            <w:r w:rsidRPr="00A03C55">
              <w:rPr>
                <w:noProof w:val="0"/>
              </w:rPr>
              <w:t>3</w:t>
            </w:r>
          </w:p>
        </w:tc>
      </w:tr>
      <w:tr w:rsidR="007A1F44" w:rsidRPr="00A03C55" w14:paraId="1D8C352F" w14:textId="77777777">
        <w:trPr>
          <w:cantSplit/>
          <w:jc w:val="center"/>
        </w:trPr>
        <w:tc>
          <w:tcPr>
            <w:tcW w:w="1951" w:type="dxa"/>
          </w:tcPr>
          <w:p w14:paraId="7A144CAA" w14:textId="77777777" w:rsidR="007A1F44" w:rsidRPr="00A03C55" w:rsidRDefault="007A1F44" w:rsidP="00A0052B">
            <w:pPr>
              <w:pStyle w:val="TableEntry"/>
              <w:rPr>
                <w:noProof w:val="0"/>
              </w:rPr>
            </w:pPr>
            <w:r w:rsidRPr="00A03C55">
              <w:rPr>
                <w:noProof w:val="0"/>
              </w:rPr>
              <w:t>DG1</w:t>
            </w:r>
          </w:p>
        </w:tc>
        <w:tc>
          <w:tcPr>
            <w:tcW w:w="3544" w:type="dxa"/>
          </w:tcPr>
          <w:p w14:paraId="77CE0BEB" w14:textId="77777777" w:rsidR="007A1F44" w:rsidRPr="00A03C55" w:rsidRDefault="007A1F44" w:rsidP="00A0052B">
            <w:pPr>
              <w:pStyle w:val="TableEntry"/>
              <w:rPr>
                <w:noProof w:val="0"/>
              </w:rPr>
            </w:pPr>
            <w:r w:rsidRPr="00A03C55">
              <w:rPr>
                <w:noProof w:val="0"/>
              </w:rPr>
              <w:t>Diagnosis Information</w:t>
            </w:r>
          </w:p>
        </w:tc>
        <w:tc>
          <w:tcPr>
            <w:tcW w:w="971" w:type="dxa"/>
          </w:tcPr>
          <w:p w14:paraId="36AC2172" w14:textId="77777777" w:rsidR="007A1F44" w:rsidRPr="00A03C55" w:rsidRDefault="007A1F44" w:rsidP="00B6518F">
            <w:pPr>
              <w:pStyle w:val="TableEntry"/>
              <w:rPr>
                <w:noProof w:val="0"/>
              </w:rPr>
            </w:pPr>
            <w:r w:rsidRPr="00A03C55">
              <w:rPr>
                <w:noProof w:val="0"/>
              </w:rPr>
              <w:t>O</w:t>
            </w:r>
          </w:p>
        </w:tc>
        <w:tc>
          <w:tcPr>
            <w:tcW w:w="872" w:type="dxa"/>
          </w:tcPr>
          <w:p w14:paraId="048BDB9F" w14:textId="77777777" w:rsidR="007A1F44" w:rsidRPr="00A03C55" w:rsidRDefault="007A1F44" w:rsidP="00B6518F">
            <w:pPr>
              <w:pStyle w:val="TableEntry"/>
              <w:rPr>
                <w:noProof w:val="0"/>
              </w:rPr>
            </w:pPr>
            <w:r w:rsidRPr="00A03C55">
              <w:rPr>
                <w:noProof w:val="0"/>
              </w:rPr>
              <w:t>[0..*]</w:t>
            </w:r>
          </w:p>
        </w:tc>
        <w:tc>
          <w:tcPr>
            <w:tcW w:w="1701" w:type="dxa"/>
          </w:tcPr>
          <w:p w14:paraId="04752800" w14:textId="77777777" w:rsidR="007A1F44" w:rsidRPr="00A03C55" w:rsidRDefault="007A1F44" w:rsidP="00A66DA8">
            <w:pPr>
              <w:pStyle w:val="TableEntry"/>
              <w:jc w:val="center"/>
              <w:rPr>
                <w:noProof w:val="0"/>
              </w:rPr>
            </w:pPr>
            <w:r w:rsidRPr="00A03C55">
              <w:rPr>
                <w:noProof w:val="0"/>
              </w:rPr>
              <w:t>6</w:t>
            </w:r>
          </w:p>
        </w:tc>
      </w:tr>
      <w:tr w:rsidR="007A1F44" w:rsidRPr="00A03C55" w14:paraId="3A6AEA30" w14:textId="77777777">
        <w:trPr>
          <w:cantSplit/>
          <w:jc w:val="center"/>
        </w:trPr>
        <w:tc>
          <w:tcPr>
            <w:tcW w:w="1951" w:type="dxa"/>
          </w:tcPr>
          <w:p w14:paraId="26E113DB" w14:textId="77777777" w:rsidR="007A1F44" w:rsidRPr="00A03C55" w:rsidRDefault="007A1F44" w:rsidP="00A0052B">
            <w:pPr>
              <w:pStyle w:val="TableEntry"/>
              <w:rPr>
                <w:noProof w:val="0"/>
              </w:rPr>
            </w:pPr>
            <w:r w:rsidRPr="00A03C55">
              <w:rPr>
                <w:noProof w:val="0"/>
              </w:rPr>
              <w:t>DRG</w:t>
            </w:r>
          </w:p>
        </w:tc>
        <w:tc>
          <w:tcPr>
            <w:tcW w:w="3544" w:type="dxa"/>
          </w:tcPr>
          <w:p w14:paraId="23C392D9" w14:textId="77777777" w:rsidR="007A1F44" w:rsidRPr="00A03C55" w:rsidRDefault="007A1F44" w:rsidP="00A0052B">
            <w:pPr>
              <w:pStyle w:val="TableEntry"/>
              <w:rPr>
                <w:noProof w:val="0"/>
              </w:rPr>
            </w:pPr>
            <w:r w:rsidRPr="00A03C55">
              <w:rPr>
                <w:noProof w:val="0"/>
              </w:rPr>
              <w:t>Diagnosis Related Group</w:t>
            </w:r>
          </w:p>
        </w:tc>
        <w:tc>
          <w:tcPr>
            <w:tcW w:w="971" w:type="dxa"/>
          </w:tcPr>
          <w:p w14:paraId="20E563F4" w14:textId="77777777" w:rsidR="007A1F44" w:rsidRPr="00A03C55" w:rsidRDefault="007A1F44" w:rsidP="00B6518F">
            <w:pPr>
              <w:pStyle w:val="TableEntry"/>
              <w:rPr>
                <w:noProof w:val="0"/>
              </w:rPr>
            </w:pPr>
            <w:r w:rsidRPr="00A03C55">
              <w:rPr>
                <w:noProof w:val="0"/>
              </w:rPr>
              <w:t>O</w:t>
            </w:r>
          </w:p>
        </w:tc>
        <w:tc>
          <w:tcPr>
            <w:tcW w:w="872" w:type="dxa"/>
          </w:tcPr>
          <w:p w14:paraId="1B38484E" w14:textId="77777777" w:rsidR="007A1F44" w:rsidRPr="00A03C55" w:rsidRDefault="007A1F44" w:rsidP="00B6518F">
            <w:pPr>
              <w:pStyle w:val="TableEntry"/>
              <w:rPr>
                <w:noProof w:val="0"/>
              </w:rPr>
            </w:pPr>
            <w:r w:rsidRPr="00A03C55">
              <w:rPr>
                <w:noProof w:val="0"/>
              </w:rPr>
              <w:t>[0..1]</w:t>
            </w:r>
          </w:p>
        </w:tc>
        <w:tc>
          <w:tcPr>
            <w:tcW w:w="1701" w:type="dxa"/>
          </w:tcPr>
          <w:p w14:paraId="593AA8CF" w14:textId="77777777" w:rsidR="007A1F44" w:rsidRPr="00A03C55" w:rsidRDefault="007A1F44" w:rsidP="00A66DA8">
            <w:pPr>
              <w:pStyle w:val="TableEntry"/>
              <w:jc w:val="center"/>
              <w:rPr>
                <w:noProof w:val="0"/>
              </w:rPr>
            </w:pPr>
            <w:r w:rsidRPr="00A03C55">
              <w:rPr>
                <w:noProof w:val="0"/>
              </w:rPr>
              <w:t>6</w:t>
            </w:r>
          </w:p>
        </w:tc>
      </w:tr>
      <w:tr w:rsidR="007A1F44" w:rsidRPr="00A03C55" w14:paraId="6D981E94" w14:textId="77777777">
        <w:trPr>
          <w:cantSplit/>
          <w:jc w:val="center"/>
        </w:trPr>
        <w:tc>
          <w:tcPr>
            <w:tcW w:w="1951" w:type="dxa"/>
          </w:tcPr>
          <w:p w14:paraId="32A6F6E0" w14:textId="77777777" w:rsidR="007A1F44" w:rsidRPr="00A03C55" w:rsidRDefault="007A1F44" w:rsidP="00A0052B">
            <w:pPr>
              <w:pStyle w:val="TableEntry"/>
              <w:rPr>
                <w:noProof w:val="0"/>
              </w:rPr>
            </w:pPr>
            <w:r w:rsidRPr="00A03C55">
              <w:rPr>
                <w:noProof w:val="0"/>
              </w:rPr>
              <w:t>---</w:t>
            </w:r>
          </w:p>
        </w:tc>
        <w:tc>
          <w:tcPr>
            <w:tcW w:w="3544" w:type="dxa"/>
          </w:tcPr>
          <w:p w14:paraId="4A59B522" w14:textId="77777777" w:rsidR="007A1F44" w:rsidRPr="00A03C55" w:rsidRDefault="007A1F44" w:rsidP="00A0052B">
            <w:pPr>
              <w:pStyle w:val="TableEntry"/>
              <w:rPr>
                <w:noProof w:val="0"/>
              </w:rPr>
            </w:pPr>
            <w:r w:rsidRPr="00A03C55">
              <w:rPr>
                <w:noProof w:val="0"/>
              </w:rPr>
              <w:t>--- PROCEDURE begin</w:t>
            </w:r>
          </w:p>
        </w:tc>
        <w:tc>
          <w:tcPr>
            <w:tcW w:w="971" w:type="dxa"/>
          </w:tcPr>
          <w:p w14:paraId="6E86B74F" w14:textId="77777777" w:rsidR="007A1F44" w:rsidRPr="00A03C55" w:rsidRDefault="007A1F44" w:rsidP="00B6518F">
            <w:pPr>
              <w:pStyle w:val="TableEntry"/>
              <w:rPr>
                <w:noProof w:val="0"/>
              </w:rPr>
            </w:pPr>
            <w:r w:rsidRPr="00A03C55">
              <w:rPr>
                <w:noProof w:val="0"/>
              </w:rPr>
              <w:t>O</w:t>
            </w:r>
          </w:p>
        </w:tc>
        <w:tc>
          <w:tcPr>
            <w:tcW w:w="872" w:type="dxa"/>
          </w:tcPr>
          <w:p w14:paraId="4133495C" w14:textId="77777777" w:rsidR="007A1F44" w:rsidRPr="00A03C55" w:rsidRDefault="007A1F44" w:rsidP="00B6518F">
            <w:pPr>
              <w:pStyle w:val="TableEntry"/>
              <w:rPr>
                <w:noProof w:val="0"/>
              </w:rPr>
            </w:pPr>
            <w:r w:rsidRPr="00A03C55">
              <w:rPr>
                <w:noProof w:val="0"/>
              </w:rPr>
              <w:t>[0..*]</w:t>
            </w:r>
          </w:p>
        </w:tc>
        <w:tc>
          <w:tcPr>
            <w:tcW w:w="1701" w:type="dxa"/>
          </w:tcPr>
          <w:p w14:paraId="67922B68" w14:textId="77777777" w:rsidR="007A1F44" w:rsidRPr="00A03C55" w:rsidRDefault="007A1F44" w:rsidP="00A66DA8">
            <w:pPr>
              <w:pStyle w:val="TableEntry"/>
              <w:jc w:val="center"/>
              <w:rPr>
                <w:noProof w:val="0"/>
              </w:rPr>
            </w:pPr>
          </w:p>
        </w:tc>
      </w:tr>
      <w:tr w:rsidR="007A1F44" w:rsidRPr="00A03C55" w14:paraId="2A59AE3F" w14:textId="77777777">
        <w:trPr>
          <w:cantSplit/>
          <w:jc w:val="center"/>
        </w:trPr>
        <w:tc>
          <w:tcPr>
            <w:tcW w:w="1951" w:type="dxa"/>
          </w:tcPr>
          <w:p w14:paraId="7FD9FFE2" w14:textId="77777777" w:rsidR="007A1F44" w:rsidRPr="00A03C55" w:rsidRDefault="007A1F44" w:rsidP="00A0052B">
            <w:pPr>
              <w:pStyle w:val="TableEntry"/>
              <w:rPr>
                <w:noProof w:val="0"/>
              </w:rPr>
            </w:pPr>
            <w:r w:rsidRPr="00A03C55">
              <w:rPr>
                <w:noProof w:val="0"/>
              </w:rPr>
              <w:t xml:space="preserve">  PR1</w:t>
            </w:r>
          </w:p>
        </w:tc>
        <w:tc>
          <w:tcPr>
            <w:tcW w:w="3544" w:type="dxa"/>
          </w:tcPr>
          <w:p w14:paraId="693A857F" w14:textId="77777777" w:rsidR="007A1F44" w:rsidRPr="00A03C55" w:rsidRDefault="007A1F44" w:rsidP="00A0052B">
            <w:pPr>
              <w:pStyle w:val="TableEntry"/>
              <w:rPr>
                <w:noProof w:val="0"/>
              </w:rPr>
            </w:pPr>
            <w:r w:rsidRPr="00A03C55">
              <w:rPr>
                <w:noProof w:val="0"/>
              </w:rPr>
              <w:t>Procedures</w:t>
            </w:r>
          </w:p>
        </w:tc>
        <w:tc>
          <w:tcPr>
            <w:tcW w:w="971" w:type="dxa"/>
          </w:tcPr>
          <w:p w14:paraId="052057D8" w14:textId="77777777" w:rsidR="007A1F44" w:rsidRPr="00A03C55" w:rsidRDefault="007A1F44" w:rsidP="00B6518F">
            <w:pPr>
              <w:pStyle w:val="TableEntry"/>
              <w:rPr>
                <w:noProof w:val="0"/>
              </w:rPr>
            </w:pPr>
            <w:r w:rsidRPr="00A03C55">
              <w:rPr>
                <w:noProof w:val="0"/>
              </w:rPr>
              <w:t>R</w:t>
            </w:r>
          </w:p>
        </w:tc>
        <w:tc>
          <w:tcPr>
            <w:tcW w:w="872" w:type="dxa"/>
          </w:tcPr>
          <w:p w14:paraId="44D6B2DD" w14:textId="77777777" w:rsidR="007A1F44" w:rsidRPr="00A03C55" w:rsidRDefault="007A1F44" w:rsidP="00B6518F">
            <w:pPr>
              <w:pStyle w:val="TableEntry"/>
              <w:rPr>
                <w:noProof w:val="0"/>
              </w:rPr>
            </w:pPr>
            <w:r w:rsidRPr="00A03C55">
              <w:rPr>
                <w:noProof w:val="0"/>
              </w:rPr>
              <w:t>[1..1]</w:t>
            </w:r>
          </w:p>
        </w:tc>
        <w:tc>
          <w:tcPr>
            <w:tcW w:w="1701" w:type="dxa"/>
          </w:tcPr>
          <w:p w14:paraId="7B98A75E" w14:textId="77777777" w:rsidR="007A1F44" w:rsidRPr="00A03C55" w:rsidRDefault="007A1F44" w:rsidP="00A66DA8">
            <w:pPr>
              <w:pStyle w:val="TableEntry"/>
              <w:jc w:val="center"/>
              <w:rPr>
                <w:noProof w:val="0"/>
              </w:rPr>
            </w:pPr>
            <w:r w:rsidRPr="00A03C55">
              <w:rPr>
                <w:noProof w:val="0"/>
              </w:rPr>
              <w:t>6</w:t>
            </w:r>
          </w:p>
        </w:tc>
      </w:tr>
      <w:tr w:rsidR="007A1F44" w:rsidRPr="00A03C55" w14:paraId="4DC6A2B9" w14:textId="77777777">
        <w:trPr>
          <w:cantSplit/>
          <w:jc w:val="center"/>
        </w:trPr>
        <w:tc>
          <w:tcPr>
            <w:tcW w:w="1951" w:type="dxa"/>
          </w:tcPr>
          <w:p w14:paraId="4D7E6C58" w14:textId="77777777" w:rsidR="007A1F44" w:rsidRPr="00A03C55" w:rsidRDefault="007A1F44" w:rsidP="00A0052B">
            <w:pPr>
              <w:pStyle w:val="TableEntry"/>
              <w:rPr>
                <w:noProof w:val="0"/>
              </w:rPr>
            </w:pPr>
            <w:r w:rsidRPr="00A03C55">
              <w:rPr>
                <w:noProof w:val="0"/>
              </w:rPr>
              <w:t xml:space="preserve">  ROL</w:t>
            </w:r>
          </w:p>
        </w:tc>
        <w:tc>
          <w:tcPr>
            <w:tcW w:w="3544" w:type="dxa"/>
          </w:tcPr>
          <w:p w14:paraId="060F546C" w14:textId="77777777" w:rsidR="007A1F44" w:rsidRPr="00A03C55" w:rsidRDefault="007A1F44" w:rsidP="00A0052B">
            <w:pPr>
              <w:pStyle w:val="TableEntry"/>
              <w:rPr>
                <w:noProof w:val="0"/>
              </w:rPr>
            </w:pPr>
            <w:r w:rsidRPr="00A03C55">
              <w:rPr>
                <w:noProof w:val="0"/>
              </w:rPr>
              <w:t>Role</w:t>
            </w:r>
          </w:p>
        </w:tc>
        <w:tc>
          <w:tcPr>
            <w:tcW w:w="971" w:type="dxa"/>
          </w:tcPr>
          <w:p w14:paraId="15266EA8" w14:textId="77777777" w:rsidR="007A1F44" w:rsidRPr="00A03C55" w:rsidRDefault="007A1F44" w:rsidP="00B6518F">
            <w:pPr>
              <w:pStyle w:val="TableEntry"/>
              <w:rPr>
                <w:noProof w:val="0"/>
              </w:rPr>
            </w:pPr>
            <w:r w:rsidRPr="00A03C55">
              <w:rPr>
                <w:noProof w:val="0"/>
              </w:rPr>
              <w:t>O</w:t>
            </w:r>
          </w:p>
        </w:tc>
        <w:tc>
          <w:tcPr>
            <w:tcW w:w="872" w:type="dxa"/>
          </w:tcPr>
          <w:p w14:paraId="7E6FD814" w14:textId="77777777" w:rsidR="007A1F44" w:rsidRPr="00A03C55" w:rsidRDefault="007A1F44" w:rsidP="00B6518F">
            <w:pPr>
              <w:pStyle w:val="TableEntry"/>
              <w:rPr>
                <w:noProof w:val="0"/>
              </w:rPr>
            </w:pPr>
            <w:r w:rsidRPr="00A03C55">
              <w:rPr>
                <w:noProof w:val="0"/>
              </w:rPr>
              <w:t>[0..*]</w:t>
            </w:r>
          </w:p>
        </w:tc>
        <w:tc>
          <w:tcPr>
            <w:tcW w:w="1701" w:type="dxa"/>
          </w:tcPr>
          <w:p w14:paraId="23C1682F" w14:textId="77777777" w:rsidR="007A1F44" w:rsidRPr="00A03C55" w:rsidRDefault="007A1F44" w:rsidP="00A66DA8">
            <w:pPr>
              <w:pStyle w:val="TableEntry"/>
              <w:jc w:val="center"/>
              <w:rPr>
                <w:noProof w:val="0"/>
              </w:rPr>
            </w:pPr>
            <w:r w:rsidRPr="00A03C55">
              <w:rPr>
                <w:noProof w:val="0"/>
              </w:rPr>
              <w:t>15</w:t>
            </w:r>
          </w:p>
        </w:tc>
      </w:tr>
      <w:tr w:rsidR="007A1F44" w:rsidRPr="00A03C55" w14:paraId="1B43F618" w14:textId="77777777">
        <w:trPr>
          <w:cantSplit/>
          <w:jc w:val="center"/>
        </w:trPr>
        <w:tc>
          <w:tcPr>
            <w:tcW w:w="1951" w:type="dxa"/>
          </w:tcPr>
          <w:p w14:paraId="585D7044" w14:textId="77777777" w:rsidR="007A1F44" w:rsidRPr="00A03C55" w:rsidRDefault="007A1F44" w:rsidP="00A0052B">
            <w:pPr>
              <w:pStyle w:val="TableEntry"/>
              <w:rPr>
                <w:noProof w:val="0"/>
              </w:rPr>
            </w:pPr>
            <w:r w:rsidRPr="00A03C55">
              <w:rPr>
                <w:noProof w:val="0"/>
              </w:rPr>
              <w:t>---</w:t>
            </w:r>
          </w:p>
        </w:tc>
        <w:tc>
          <w:tcPr>
            <w:tcW w:w="3544" w:type="dxa"/>
          </w:tcPr>
          <w:p w14:paraId="13A8D179" w14:textId="77777777" w:rsidR="007A1F44" w:rsidRPr="00A03C55" w:rsidRDefault="007A1F44" w:rsidP="00A0052B">
            <w:pPr>
              <w:pStyle w:val="TableEntry"/>
              <w:rPr>
                <w:noProof w:val="0"/>
              </w:rPr>
            </w:pPr>
            <w:r w:rsidRPr="00A03C55">
              <w:rPr>
                <w:noProof w:val="0"/>
              </w:rPr>
              <w:t>--- PROCEDURE end</w:t>
            </w:r>
          </w:p>
        </w:tc>
        <w:tc>
          <w:tcPr>
            <w:tcW w:w="971" w:type="dxa"/>
          </w:tcPr>
          <w:p w14:paraId="4E78D098" w14:textId="77777777" w:rsidR="007A1F44" w:rsidRPr="00A03C55" w:rsidRDefault="007A1F44" w:rsidP="00B6518F">
            <w:pPr>
              <w:pStyle w:val="TableEntry"/>
              <w:rPr>
                <w:noProof w:val="0"/>
              </w:rPr>
            </w:pPr>
          </w:p>
        </w:tc>
        <w:tc>
          <w:tcPr>
            <w:tcW w:w="872" w:type="dxa"/>
          </w:tcPr>
          <w:p w14:paraId="0BE7358F" w14:textId="77777777" w:rsidR="007A1F44" w:rsidRPr="00A03C55" w:rsidRDefault="007A1F44" w:rsidP="00B6518F">
            <w:pPr>
              <w:pStyle w:val="TableEntry"/>
              <w:rPr>
                <w:noProof w:val="0"/>
              </w:rPr>
            </w:pPr>
          </w:p>
        </w:tc>
        <w:tc>
          <w:tcPr>
            <w:tcW w:w="1701" w:type="dxa"/>
          </w:tcPr>
          <w:p w14:paraId="3FFE565D" w14:textId="77777777" w:rsidR="007A1F44" w:rsidRPr="00A03C55" w:rsidRDefault="007A1F44" w:rsidP="00A66DA8">
            <w:pPr>
              <w:pStyle w:val="TableEntry"/>
              <w:jc w:val="center"/>
              <w:rPr>
                <w:noProof w:val="0"/>
              </w:rPr>
            </w:pPr>
          </w:p>
        </w:tc>
      </w:tr>
      <w:tr w:rsidR="007A1F44" w:rsidRPr="00A03C55" w14:paraId="6D5EF6A8" w14:textId="77777777">
        <w:trPr>
          <w:cantSplit/>
          <w:jc w:val="center"/>
        </w:trPr>
        <w:tc>
          <w:tcPr>
            <w:tcW w:w="1951" w:type="dxa"/>
          </w:tcPr>
          <w:p w14:paraId="1944B510" w14:textId="77777777" w:rsidR="007A1F44" w:rsidRPr="00A03C55" w:rsidRDefault="007A1F44" w:rsidP="00A0052B">
            <w:pPr>
              <w:pStyle w:val="TableEntry"/>
              <w:rPr>
                <w:noProof w:val="0"/>
              </w:rPr>
            </w:pPr>
            <w:r w:rsidRPr="00A03C55">
              <w:rPr>
                <w:noProof w:val="0"/>
              </w:rPr>
              <w:lastRenderedPageBreak/>
              <w:t>GT1</w:t>
            </w:r>
          </w:p>
        </w:tc>
        <w:tc>
          <w:tcPr>
            <w:tcW w:w="3544" w:type="dxa"/>
          </w:tcPr>
          <w:p w14:paraId="7BE2DF15" w14:textId="77777777" w:rsidR="007A1F44" w:rsidRPr="00A03C55" w:rsidRDefault="007A1F44" w:rsidP="00A0052B">
            <w:pPr>
              <w:pStyle w:val="TableEntry"/>
              <w:rPr>
                <w:noProof w:val="0"/>
              </w:rPr>
            </w:pPr>
            <w:r w:rsidRPr="00A03C55">
              <w:rPr>
                <w:noProof w:val="0"/>
              </w:rPr>
              <w:t>Guarantor</w:t>
            </w:r>
          </w:p>
        </w:tc>
        <w:tc>
          <w:tcPr>
            <w:tcW w:w="971" w:type="dxa"/>
          </w:tcPr>
          <w:p w14:paraId="49951247" w14:textId="77777777" w:rsidR="007A1F44" w:rsidRPr="00A03C55" w:rsidRDefault="007A1F44" w:rsidP="00B6518F">
            <w:pPr>
              <w:pStyle w:val="TableEntry"/>
              <w:rPr>
                <w:noProof w:val="0"/>
              </w:rPr>
            </w:pPr>
            <w:r w:rsidRPr="00A03C55">
              <w:rPr>
                <w:noProof w:val="0"/>
              </w:rPr>
              <w:t>O</w:t>
            </w:r>
          </w:p>
        </w:tc>
        <w:tc>
          <w:tcPr>
            <w:tcW w:w="872" w:type="dxa"/>
          </w:tcPr>
          <w:p w14:paraId="76EB0C20" w14:textId="77777777" w:rsidR="007A1F44" w:rsidRPr="00A03C55" w:rsidRDefault="007A1F44" w:rsidP="00B6518F">
            <w:pPr>
              <w:pStyle w:val="TableEntry"/>
              <w:rPr>
                <w:noProof w:val="0"/>
              </w:rPr>
            </w:pPr>
            <w:r w:rsidRPr="00A03C55">
              <w:rPr>
                <w:noProof w:val="0"/>
              </w:rPr>
              <w:t>[0..*]</w:t>
            </w:r>
          </w:p>
        </w:tc>
        <w:tc>
          <w:tcPr>
            <w:tcW w:w="1701" w:type="dxa"/>
          </w:tcPr>
          <w:p w14:paraId="323D1BC4" w14:textId="77777777" w:rsidR="007A1F44" w:rsidRPr="00A03C55" w:rsidRDefault="007A1F44" w:rsidP="00A66DA8">
            <w:pPr>
              <w:pStyle w:val="TableEntry"/>
              <w:jc w:val="center"/>
              <w:rPr>
                <w:noProof w:val="0"/>
              </w:rPr>
            </w:pPr>
            <w:r w:rsidRPr="00A03C55">
              <w:rPr>
                <w:noProof w:val="0"/>
              </w:rPr>
              <w:t>6</w:t>
            </w:r>
          </w:p>
        </w:tc>
      </w:tr>
      <w:tr w:rsidR="007A1F44" w:rsidRPr="00A03C55" w14:paraId="081A9C6E" w14:textId="77777777">
        <w:trPr>
          <w:cantSplit/>
          <w:jc w:val="center"/>
        </w:trPr>
        <w:tc>
          <w:tcPr>
            <w:tcW w:w="1951" w:type="dxa"/>
          </w:tcPr>
          <w:p w14:paraId="6F297DAB" w14:textId="77777777" w:rsidR="007A1F44" w:rsidRPr="00A03C55" w:rsidRDefault="007A1F44" w:rsidP="00A0052B">
            <w:pPr>
              <w:pStyle w:val="TableEntry"/>
              <w:rPr>
                <w:noProof w:val="0"/>
              </w:rPr>
            </w:pPr>
            <w:r w:rsidRPr="00A03C55">
              <w:rPr>
                <w:noProof w:val="0"/>
              </w:rPr>
              <w:t>---</w:t>
            </w:r>
          </w:p>
        </w:tc>
        <w:tc>
          <w:tcPr>
            <w:tcW w:w="3544" w:type="dxa"/>
          </w:tcPr>
          <w:p w14:paraId="25C70607" w14:textId="77777777" w:rsidR="007A1F44" w:rsidRPr="00A03C55" w:rsidRDefault="007A1F44" w:rsidP="00A0052B">
            <w:pPr>
              <w:pStyle w:val="TableEntry"/>
              <w:rPr>
                <w:noProof w:val="0"/>
              </w:rPr>
            </w:pPr>
            <w:r w:rsidRPr="00A03C55">
              <w:rPr>
                <w:noProof w:val="0"/>
              </w:rPr>
              <w:t>--- INSURANCE begin</w:t>
            </w:r>
          </w:p>
        </w:tc>
        <w:tc>
          <w:tcPr>
            <w:tcW w:w="971" w:type="dxa"/>
          </w:tcPr>
          <w:p w14:paraId="5F3F0C96" w14:textId="77777777" w:rsidR="007A1F44" w:rsidRPr="00A03C55" w:rsidRDefault="007A1F44" w:rsidP="00B6518F">
            <w:pPr>
              <w:pStyle w:val="TableEntry"/>
              <w:rPr>
                <w:noProof w:val="0"/>
              </w:rPr>
            </w:pPr>
            <w:r w:rsidRPr="00A03C55">
              <w:rPr>
                <w:noProof w:val="0"/>
              </w:rPr>
              <w:t>O</w:t>
            </w:r>
          </w:p>
        </w:tc>
        <w:tc>
          <w:tcPr>
            <w:tcW w:w="872" w:type="dxa"/>
          </w:tcPr>
          <w:p w14:paraId="10D2D2BA" w14:textId="77777777" w:rsidR="007A1F44" w:rsidRPr="00A03C55" w:rsidRDefault="007A1F44" w:rsidP="00B6518F">
            <w:pPr>
              <w:pStyle w:val="TableEntry"/>
              <w:rPr>
                <w:noProof w:val="0"/>
              </w:rPr>
            </w:pPr>
            <w:r w:rsidRPr="00A03C55">
              <w:rPr>
                <w:noProof w:val="0"/>
              </w:rPr>
              <w:t>[0..*]</w:t>
            </w:r>
          </w:p>
        </w:tc>
        <w:tc>
          <w:tcPr>
            <w:tcW w:w="1701" w:type="dxa"/>
          </w:tcPr>
          <w:p w14:paraId="02EAE332" w14:textId="77777777" w:rsidR="007A1F44" w:rsidRPr="00A03C55" w:rsidRDefault="007A1F44" w:rsidP="00A66DA8">
            <w:pPr>
              <w:pStyle w:val="TableEntry"/>
              <w:jc w:val="center"/>
              <w:rPr>
                <w:noProof w:val="0"/>
              </w:rPr>
            </w:pPr>
          </w:p>
        </w:tc>
      </w:tr>
      <w:tr w:rsidR="007A1F44" w:rsidRPr="00A03C55" w14:paraId="328E4493" w14:textId="77777777">
        <w:trPr>
          <w:cantSplit/>
          <w:jc w:val="center"/>
        </w:trPr>
        <w:tc>
          <w:tcPr>
            <w:tcW w:w="1951" w:type="dxa"/>
          </w:tcPr>
          <w:p w14:paraId="7FEFE254" w14:textId="77777777" w:rsidR="007A1F44" w:rsidRPr="00A03C55" w:rsidRDefault="007A1F44" w:rsidP="00A0052B">
            <w:pPr>
              <w:pStyle w:val="TableEntry"/>
              <w:rPr>
                <w:noProof w:val="0"/>
              </w:rPr>
            </w:pPr>
            <w:r w:rsidRPr="00A03C55">
              <w:rPr>
                <w:noProof w:val="0"/>
              </w:rPr>
              <w:t xml:space="preserve">  IN1</w:t>
            </w:r>
          </w:p>
        </w:tc>
        <w:tc>
          <w:tcPr>
            <w:tcW w:w="3544" w:type="dxa"/>
          </w:tcPr>
          <w:p w14:paraId="30CAB475" w14:textId="77777777" w:rsidR="007A1F44" w:rsidRPr="00A03C55" w:rsidRDefault="007A1F44" w:rsidP="00A0052B">
            <w:pPr>
              <w:pStyle w:val="TableEntry"/>
              <w:rPr>
                <w:noProof w:val="0"/>
              </w:rPr>
            </w:pPr>
            <w:r w:rsidRPr="00A03C55">
              <w:rPr>
                <w:noProof w:val="0"/>
              </w:rPr>
              <w:t>Insurance</w:t>
            </w:r>
          </w:p>
        </w:tc>
        <w:tc>
          <w:tcPr>
            <w:tcW w:w="971" w:type="dxa"/>
          </w:tcPr>
          <w:p w14:paraId="6B79B21C" w14:textId="77777777" w:rsidR="007A1F44" w:rsidRPr="00A03C55" w:rsidRDefault="007A1F44" w:rsidP="00B6518F">
            <w:pPr>
              <w:pStyle w:val="TableEntry"/>
              <w:rPr>
                <w:noProof w:val="0"/>
              </w:rPr>
            </w:pPr>
            <w:r w:rsidRPr="00A03C55">
              <w:rPr>
                <w:noProof w:val="0"/>
              </w:rPr>
              <w:t>R</w:t>
            </w:r>
          </w:p>
        </w:tc>
        <w:tc>
          <w:tcPr>
            <w:tcW w:w="872" w:type="dxa"/>
          </w:tcPr>
          <w:p w14:paraId="36B2D28F" w14:textId="77777777" w:rsidR="007A1F44" w:rsidRPr="00A03C55" w:rsidRDefault="007A1F44" w:rsidP="00B6518F">
            <w:pPr>
              <w:pStyle w:val="TableEntry"/>
              <w:rPr>
                <w:noProof w:val="0"/>
              </w:rPr>
            </w:pPr>
            <w:r w:rsidRPr="00A03C55">
              <w:rPr>
                <w:noProof w:val="0"/>
              </w:rPr>
              <w:t>[1..1]</w:t>
            </w:r>
          </w:p>
        </w:tc>
        <w:tc>
          <w:tcPr>
            <w:tcW w:w="1701" w:type="dxa"/>
          </w:tcPr>
          <w:p w14:paraId="0544917E" w14:textId="77777777" w:rsidR="007A1F44" w:rsidRPr="00A03C55" w:rsidRDefault="007A1F44" w:rsidP="00A66DA8">
            <w:pPr>
              <w:pStyle w:val="TableEntry"/>
              <w:jc w:val="center"/>
              <w:rPr>
                <w:noProof w:val="0"/>
              </w:rPr>
            </w:pPr>
            <w:r w:rsidRPr="00A03C55">
              <w:rPr>
                <w:noProof w:val="0"/>
              </w:rPr>
              <w:t>6</w:t>
            </w:r>
          </w:p>
        </w:tc>
      </w:tr>
      <w:tr w:rsidR="007A1F44" w:rsidRPr="00A03C55" w14:paraId="04548507" w14:textId="77777777">
        <w:trPr>
          <w:cantSplit/>
          <w:jc w:val="center"/>
        </w:trPr>
        <w:tc>
          <w:tcPr>
            <w:tcW w:w="1951" w:type="dxa"/>
          </w:tcPr>
          <w:p w14:paraId="16E97EEA" w14:textId="77777777" w:rsidR="007A1F44" w:rsidRPr="00A03C55" w:rsidRDefault="007A1F44" w:rsidP="00A0052B">
            <w:pPr>
              <w:pStyle w:val="TableEntry"/>
              <w:rPr>
                <w:noProof w:val="0"/>
              </w:rPr>
            </w:pPr>
            <w:r w:rsidRPr="00A03C55">
              <w:rPr>
                <w:noProof w:val="0"/>
              </w:rPr>
              <w:t xml:space="preserve">  IN2</w:t>
            </w:r>
          </w:p>
        </w:tc>
        <w:tc>
          <w:tcPr>
            <w:tcW w:w="3544" w:type="dxa"/>
          </w:tcPr>
          <w:p w14:paraId="16B6A3BD" w14:textId="77777777" w:rsidR="007A1F44" w:rsidRPr="00A03C55" w:rsidRDefault="007A1F44" w:rsidP="00A0052B">
            <w:pPr>
              <w:pStyle w:val="TableEntry"/>
              <w:rPr>
                <w:noProof w:val="0"/>
              </w:rPr>
            </w:pPr>
            <w:r w:rsidRPr="00A03C55">
              <w:rPr>
                <w:noProof w:val="0"/>
              </w:rPr>
              <w:t>Insurance Additional Info.</w:t>
            </w:r>
          </w:p>
        </w:tc>
        <w:tc>
          <w:tcPr>
            <w:tcW w:w="971" w:type="dxa"/>
          </w:tcPr>
          <w:p w14:paraId="77B43D22" w14:textId="77777777" w:rsidR="007A1F44" w:rsidRPr="00A03C55" w:rsidRDefault="007A1F44" w:rsidP="00B6518F">
            <w:pPr>
              <w:pStyle w:val="TableEntry"/>
              <w:rPr>
                <w:noProof w:val="0"/>
              </w:rPr>
            </w:pPr>
            <w:r w:rsidRPr="00A03C55">
              <w:rPr>
                <w:noProof w:val="0"/>
              </w:rPr>
              <w:t>O</w:t>
            </w:r>
          </w:p>
        </w:tc>
        <w:tc>
          <w:tcPr>
            <w:tcW w:w="872" w:type="dxa"/>
          </w:tcPr>
          <w:p w14:paraId="589A3963" w14:textId="77777777" w:rsidR="007A1F44" w:rsidRPr="00A03C55" w:rsidRDefault="007A1F44" w:rsidP="00B6518F">
            <w:pPr>
              <w:pStyle w:val="TableEntry"/>
              <w:rPr>
                <w:noProof w:val="0"/>
              </w:rPr>
            </w:pPr>
            <w:r w:rsidRPr="00A03C55">
              <w:rPr>
                <w:noProof w:val="0"/>
              </w:rPr>
              <w:t>[0..1]</w:t>
            </w:r>
          </w:p>
        </w:tc>
        <w:tc>
          <w:tcPr>
            <w:tcW w:w="1701" w:type="dxa"/>
          </w:tcPr>
          <w:p w14:paraId="2F986481" w14:textId="77777777" w:rsidR="007A1F44" w:rsidRPr="00A03C55" w:rsidRDefault="007A1F44" w:rsidP="00A66DA8">
            <w:pPr>
              <w:pStyle w:val="TableEntry"/>
              <w:jc w:val="center"/>
              <w:rPr>
                <w:noProof w:val="0"/>
              </w:rPr>
            </w:pPr>
            <w:r w:rsidRPr="00A03C55">
              <w:rPr>
                <w:noProof w:val="0"/>
              </w:rPr>
              <w:t>6</w:t>
            </w:r>
          </w:p>
        </w:tc>
      </w:tr>
      <w:tr w:rsidR="007A1F44" w:rsidRPr="00A03C55" w14:paraId="014D679C" w14:textId="77777777">
        <w:trPr>
          <w:cantSplit/>
          <w:jc w:val="center"/>
        </w:trPr>
        <w:tc>
          <w:tcPr>
            <w:tcW w:w="1951" w:type="dxa"/>
          </w:tcPr>
          <w:p w14:paraId="3980210E" w14:textId="77777777" w:rsidR="007A1F44" w:rsidRPr="00A03C55" w:rsidRDefault="007A1F44" w:rsidP="00A0052B">
            <w:pPr>
              <w:pStyle w:val="TableEntry"/>
              <w:rPr>
                <w:noProof w:val="0"/>
              </w:rPr>
            </w:pPr>
            <w:r w:rsidRPr="00A03C55">
              <w:rPr>
                <w:noProof w:val="0"/>
              </w:rPr>
              <w:t xml:space="preserve">  IN3 </w:t>
            </w:r>
          </w:p>
        </w:tc>
        <w:tc>
          <w:tcPr>
            <w:tcW w:w="3544" w:type="dxa"/>
          </w:tcPr>
          <w:p w14:paraId="0380E2D1"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028A1F68" w14:textId="77777777" w:rsidR="007A1F44" w:rsidRPr="00A03C55" w:rsidRDefault="007A1F44" w:rsidP="00B6518F">
            <w:pPr>
              <w:pStyle w:val="TableEntry"/>
              <w:rPr>
                <w:noProof w:val="0"/>
              </w:rPr>
            </w:pPr>
            <w:r w:rsidRPr="00A03C55">
              <w:rPr>
                <w:noProof w:val="0"/>
              </w:rPr>
              <w:t>O</w:t>
            </w:r>
          </w:p>
        </w:tc>
        <w:tc>
          <w:tcPr>
            <w:tcW w:w="872" w:type="dxa"/>
          </w:tcPr>
          <w:p w14:paraId="07E38418" w14:textId="77777777" w:rsidR="007A1F44" w:rsidRPr="00A03C55" w:rsidRDefault="007A1F44" w:rsidP="00B6518F">
            <w:pPr>
              <w:pStyle w:val="TableEntry"/>
              <w:rPr>
                <w:noProof w:val="0"/>
              </w:rPr>
            </w:pPr>
            <w:r w:rsidRPr="00A03C55">
              <w:rPr>
                <w:noProof w:val="0"/>
              </w:rPr>
              <w:t>[0..1]</w:t>
            </w:r>
          </w:p>
        </w:tc>
        <w:tc>
          <w:tcPr>
            <w:tcW w:w="1701" w:type="dxa"/>
          </w:tcPr>
          <w:p w14:paraId="3E4F3FBF" w14:textId="77777777" w:rsidR="007A1F44" w:rsidRPr="00A03C55" w:rsidRDefault="007A1F44" w:rsidP="00A66DA8">
            <w:pPr>
              <w:pStyle w:val="TableEntry"/>
              <w:jc w:val="center"/>
              <w:rPr>
                <w:noProof w:val="0"/>
              </w:rPr>
            </w:pPr>
            <w:r w:rsidRPr="00A03C55">
              <w:rPr>
                <w:noProof w:val="0"/>
              </w:rPr>
              <w:t>6</w:t>
            </w:r>
          </w:p>
        </w:tc>
      </w:tr>
      <w:tr w:rsidR="007A1F44" w:rsidRPr="00A03C55" w14:paraId="165A3276" w14:textId="77777777">
        <w:trPr>
          <w:cantSplit/>
          <w:jc w:val="center"/>
        </w:trPr>
        <w:tc>
          <w:tcPr>
            <w:tcW w:w="1951" w:type="dxa"/>
          </w:tcPr>
          <w:p w14:paraId="118C7F13" w14:textId="77777777" w:rsidR="007A1F44" w:rsidRPr="00A03C55" w:rsidRDefault="007A1F44" w:rsidP="00A0052B">
            <w:pPr>
              <w:pStyle w:val="TableEntry"/>
              <w:rPr>
                <w:noProof w:val="0"/>
              </w:rPr>
            </w:pPr>
            <w:r w:rsidRPr="00A03C55">
              <w:rPr>
                <w:noProof w:val="0"/>
              </w:rPr>
              <w:t xml:space="preserve">  ROL</w:t>
            </w:r>
          </w:p>
        </w:tc>
        <w:tc>
          <w:tcPr>
            <w:tcW w:w="3544" w:type="dxa"/>
          </w:tcPr>
          <w:p w14:paraId="55F3C69B" w14:textId="77777777" w:rsidR="007A1F44" w:rsidRPr="00A03C55" w:rsidRDefault="007A1F44" w:rsidP="00A0052B">
            <w:pPr>
              <w:pStyle w:val="TableEntry"/>
              <w:rPr>
                <w:noProof w:val="0"/>
              </w:rPr>
            </w:pPr>
            <w:r w:rsidRPr="00A03C55">
              <w:rPr>
                <w:noProof w:val="0"/>
              </w:rPr>
              <w:t>Role</w:t>
            </w:r>
          </w:p>
        </w:tc>
        <w:tc>
          <w:tcPr>
            <w:tcW w:w="971" w:type="dxa"/>
          </w:tcPr>
          <w:p w14:paraId="04171153" w14:textId="77777777" w:rsidR="007A1F44" w:rsidRPr="00A03C55" w:rsidRDefault="007A1F44" w:rsidP="00B6518F">
            <w:pPr>
              <w:pStyle w:val="TableEntry"/>
              <w:rPr>
                <w:noProof w:val="0"/>
              </w:rPr>
            </w:pPr>
            <w:r w:rsidRPr="00A03C55">
              <w:rPr>
                <w:noProof w:val="0"/>
              </w:rPr>
              <w:t>O</w:t>
            </w:r>
          </w:p>
        </w:tc>
        <w:tc>
          <w:tcPr>
            <w:tcW w:w="872" w:type="dxa"/>
          </w:tcPr>
          <w:p w14:paraId="04005341" w14:textId="77777777" w:rsidR="007A1F44" w:rsidRPr="00A03C55" w:rsidRDefault="007A1F44" w:rsidP="00B6518F">
            <w:pPr>
              <w:pStyle w:val="TableEntry"/>
              <w:rPr>
                <w:noProof w:val="0"/>
              </w:rPr>
            </w:pPr>
            <w:r w:rsidRPr="00A03C55">
              <w:rPr>
                <w:noProof w:val="0"/>
              </w:rPr>
              <w:t>[0..*]</w:t>
            </w:r>
          </w:p>
        </w:tc>
        <w:tc>
          <w:tcPr>
            <w:tcW w:w="1701" w:type="dxa"/>
          </w:tcPr>
          <w:p w14:paraId="1B869DA3" w14:textId="77777777" w:rsidR="007A1F44" w:rsidRPr="00A03C55" w:rsidRDefault="007A1F44" w:rsidP="00A66DA8">
            <w:pPr>
              <w:pStyle w:val="TableEntry"/>
              <w:jc w:val="center"/>
              <w:rPr>
                <w:noProof w:val="0"/>
              </w:rPr>
            </w:pPr>
            <w:r w:rsidRPr="00A03C55">
              <w:rPr>
                <w:noProof w:val="0"/>
              </w:rPr>
              <w:t>15</w:t>
            </w:r>
          </w:p>
        </w:tc>
      </w:tr>
      <w:tr w:rsidR="007A1F44" w:rsidRPr="00A03C55" w14:paraId="11F1BC9B" w14:textId="77777777">
        <w:trPr>
          <w:cantSplit/>
          <w:jc w:val="center"/>
        </w:trPr>
        <w:tc>
          <w:tcPr>
            <w:tcW w:w="1951" w:type="dxa"/>
          </w:tcPr>
          <w:p w14:paraId="1D4E8DD8" w14:textId="77777777" w:rsidR="007A1F44" w:rsidRPr="00A03C55" w:rsidRDefault="007A1F44" w:rsidP="00A0052B">
            <w:pPr>
              <w:pStyle w:val="TableEntry"/>
              <w:rPr>
                <w:noProof w:val="0"/>
              </w:rPr>
            </w:pPr>
            <w:r w:rsidRPr="00A03C55">
              <w:rPr>
                <w:noProof w:val="0"/>
              </w:rPr>
              <w:t>---</w:t>
            </w:r>
          </w:p>
        </w:tc>
        <w:tc>
          <w:tcPr>
            <w:tcW w:w="3544" w:type="dxa"/>
          </w:tcPr>
          <w:p w14:paraId="69A45B0D" w14:textId="77777777" w:rsidR="007A1F44" w:rsidRPr="00A03C55" w:rsidRDefault="007A1F44" w:rsidP="00A0052B">
            <w:pPr>
              <w:pStyle w:val="TableEntry"/>
              <w:rPr>
                <w:noProof w:val="0"/>
              </w:rPr>
            </w:pPr>
            <w:r w:rsidRPr="00A03C55">
              <w:rPr>
                <w:noProof w:val="0"/>
              </w:rPr>
              <w:t>--- INSURANCE end</w:t>
            </w:r>
          </w:p>
        </w:tc>
        <w:tc>
          <w:tcPr>
            <w:tcW w:w="971" w:type="dxa"/>
          </w:tcPr>
          <w:p w14:paraId="6145FBC7" w14:textId="77777777" w:rsidR="007A1F44" w:rsidRPr="00A03C55" w:rsidRDefault="007A1F44" w:rsidP="00B6518F">
            <w:pPr>
              <w:pStyle w:val="TableEntry"/>
              <w:rPr>
                <w:noProof w:val="0"/>
              </w:rPr>
            </w:pPr>
          </w:p>
        </w:tc>
        <w:tc>
          <w:tcPr>
            <w:tcW w:w="872" w:type="dxa"/>
          </w:tcPr>
          <w:p w14:paraId="54D8FD60" w14:textId="77777777" w:rsidR="007A1F44" w:rsidRPr="00A03C55" w:rsidRDefault="007A1F44" w:rsidP="00B6518F">
            <w:pPr>
              <w:pStyle w:val="TableEntry"/>
              <w:rPr>
                <w:noProof w:val="0"/>
              </w:rPr>
            </w:pPr>
          </w:p>
        </w:tc>
        <w:tc>
          <w:tcPr>
            <w:tcW w:w="1701" w:type="dxa"/>
          </w:tcPr>
          <w:p w14:paraId="237D1DEC" w14:textId="77777777" w:rsidR="007A1F44" w:rsidRPr="00A03C55" w:rsidRDefault="007A1F44" w:rsidP="00A66DA8">
            <w:pPr>
              <w:pStyle w:val="TableEntry"/>
              <w:jc w:val="center"/>
              <w:rPr>
                <w:noProof w:val="0"/>
              </w:rPr>
            </w:pPr>
          </w:p>
        </w:tc>
      </w:tr>
      <w:tr w:rsidR="007A1F44" w:rsidRPr="00A03C55" w14:paraId="4C6D5AB8" w14:textId="77777777">
        <w:trPr>
          <w:cantSplit/>
          <w:jc w:val="center"/>
        </w:trPr>
        <w:tc>
          <w:tcPr>
            <w:tcW w:w="1951" w:type="dxa"/>
          </w:tcPr>
          <w:p w14:paraId="01DD3FEF" w14:textId="77777777" w:rsidR="007A1F44" w:rsidRPr="00A03C55" w:rsidRDefault="007A1F44" w:rsidP="00A0052B">
            <w:pPr>
              <w:pStyle w:val="TableEntry"/>
              <w:rPr>
                <w:noProof w:val="0"/>
              </w:rPr>
            </w:pPr>
            <w:r w:rsidRPr="00A03C55">
              <w:rPr>
                <w:noProof w:val="0"/>
              </w:rPr>
              <w:t>ACC</w:t>
            </w:r>
          </w:p>
        </w:tc>
        <w:tc>
          <w:tcPr>
            <w:tcW w:w="3544" w:type="dxa"/>
          </w:tcPr>
          <w:p w14:paraId="1FEA5B17"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7CB53BB9" w14:textId="77777777" w:rsidR="007A1F44" w:rsidRPr="00A03C55" w:rsidRDefault="007A1F44" w:rsidP="00B6518F">
            <w:pPr>
              <w:pStyle w:val="TableEntry"/>
              <w:rPr>
                <w:noProof w:val="0"/>
              </w:rPr>
            </w:pPr>
            <w:r w:rsidRPr="00A03C55">
              <w:rPr>
                <w:noProof w:val="0"/>
              </w:rPr>
              <w:t>O</w:t>
            </w:r>
          </w:p>
        </w:tc>
        <w:tc>
          <w:tcPr>
            <w:tcW w:w="872" w:type="dxa"/>
          </w:tcPr>
          <w:p w14:paraId="4FC12C28" w14:textId="77777777" w:rsidR="007A1F44" w:rsidRPr="00A03C55" w:rsidRDefault="007A1F44" w:rsidP="00B6518F">
            <w:pPr>
              <w:pStyle w:val="TableEntry"/>
              <w:rPr>
                <w:noProof w:val="0"/>
              </w:rPr>
            </w:pPr>
            <w:r w:rsidRPr="00A03C55">
              <w:rPr>
                <w:noProof w:val="0"/>
              </w:rPr>
              <w:t>[0..1]</w:t>
            </w:r>
          </w:p>
        </w:tc>
        <w:tc>
          <w:tcPr>
            <w:tcW w:w="1701" w:type="dxa"/>
          </w:tcPr>
          <w:p w14:paraId="40C7CF6D" w14:textId="77777777" w:rsidR="007A1F44" w:rsidRPr="00A03C55" w:rsidRDefault="007A1F44" w:rsidP="00A66DA8">
            <w:pPr>
              <w:pStyle w:val="TableEntry"/>
              <w:jc w:val="center"/>
              <w:rPr>
                <w:noProof w:val="0"/>
              </w:rPr>
            </w:pPr>
            <w:r w:rsidRPr="00A03C55">
              <w:rPr>
                <w:noProof w:val="0"/>
              </w:rPr>
              <w:t>6</w:t>
            </w:r>
          </w:p>
        </w:tc>
      </w:tr>
      <w:tr w:rsidR="007A1F44" w:rsidRPr="00A03C55" w14:paraId="61535546" w14:textId="77777777">
        <w:trPr>
          <w:cantSplit/>
          <w:jc w:val="center"/>
        </w:trPr>
        <w:tc>
          <w:tcPr>
            <w:tcW w:w="1951" w:type="dxa"/>
          </w:tcPr>
          <w:p w14:paraId="1A3E21AF" w14:textId="77777777" w:rsidR="007A1F44" w:rsidRPr="00A03C55" w:rsidRDefault="007A1F44" w:rsidP="00A0052B">
            <w:pPr>
              <w:pStyle w:val="TableEntry"/>
              <w:rPr>
                <w:noProof w:val="0"/>
              </w:rPr>
            </w:pPr>
            <w:r w:rsidRPr="00A03C55">
              <w:rPr>
                <w:noProof w:val="0"/>
              </w:rPr>
              <w:t>UB1</w:t>
            </w:r>
          </w:p>
        </w:tc>
        <w:tc>
          <w:tcPr>
            <w:tcW w:w="3544" w:type="dxa"/>
          </w:tcPr>
          <w:p w14:paraId="5C9EEC12"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57D362E7" w14:textId="77777777" w:rsidR="007A1F44" w:rsidRPr="00A03C55" w:rsidRDefault="007A1F44" w:rsidP="00B6518F">
            <w:pPr>
              <w:pStyle w:val="TableEntry"/>
              <w:rPr>
                <w:noProof w:val="0"/>
              </w:rPr>
            </w:pPr>
            <w:r w:rsidRPr="00A03C55">
              <w:rPr>
                <w:noProof w:val="0"/>
              </w:rPr>
              <w:t>O</w:t>
            </w:r>
          </w:p>
        </w:tc>
        <w:tc>
          <w:tcPr>
            <w:tcW w:w="872" w:type="dxa"/>
          </w:tcPr>
          <w:p w14:paraId="63861520" w14:textId="77777777" w:rsidR="007A1F44" w:rsidRPr="00A03C55" w:rsidRDefault="007A1F44" w:rsidP="00B6518F">
            <w:pPr>
              <w:pStyle w:val="TableEntry"/>
              <w:rPr>
                <w:noProof w:val="0"/>
              </w:rPr>
            </w:pPr>
            <w:r w:rsidRPr="00A03C55">
              <w:rPr>
                <w:noProof w:val="0"/>
              </w:rPr>
              <w:t>[0..1]</w:t>
            </w:r>
          </w:p>
        </w:tc>
        <w:tc>
          <w:tcPr>
            <w:tcW w:w="1701" w:type="dxa"/>
          </w:tcPr>
          <w:p w14:paraId="29E56B55" w14:textId="77777777" w:rsidR="007A1F44" w:rsidRPr="00A03C55" w:rsidRDefault="007A1F44" w:rsidP="00A66DA8">
            <w:pPr>
              <w:pStyle w:val="TableEntry"/>
              <w:jc w:val="center"/>
              <w:rPr>
                <w:noProof w:val="0"/>
              </w:rPr>
            </w:pPr>
            <w:r w:rsidRPr="00A03C55">
              <w:rPr>
                <w:noProof w:val="0"/>
              </w:rPr>
              <w:t>6</w:t>
            </w:r>
          </w:p>
        </w:tc>
      </w:tr>
      <w:tr w:rsidR="007A1F44" w:rsidRPr="00A03C55" w14:paraId="171E0456" w14:textId="77777777">
        <w:trPr>
          <w:cantSplit/>
          <w:jc w:val="center"/>
        </w:trPr>
        <w:tc>
          <w:tcPr>
            <w:tcW w:w="1951" w:type="dxa"/>
          </w:tcPr>
          <w:p w14:paraId="54FB3D83" w14:textId="77777777" w:rsidR="007A1F44" w:rsidRPr="00A03C55" w:rsidRDefault="007A1F44" w:rsidP="00A0052B">
            <w:pPr>
              <w:pStyle w:val="TableEntry"/>
              <w:rPr>
                <w:noProof w:val="0"/>
              </w:rPr>
            </w:pPr>
            <w:r w:rsidRPr="00A03C55">
              <w:rPr>
                <w:noProof w:val="0"/>
              </w:rPr>
              <w:t>UB2</w:t>
            </w:r>
          </w:p>
        </w:tc>
        <w:tc>
          <w:tcPr>
            <w:tcW w:w="3544" w:type="dxa"/>
          </w:tcPr>
          <w:p w14:paraId="4573B7AF"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035AA066" w14:textId="77777777" w:rsidR="007A1F44" w:rsidRPr="00A03C55" w:rsidRDefault="007A1F44" w:rsidP="00B6518F">
            <w:pPr>
              <w:pStyle w:val="TableEntry"/>
              <w:rPr>
                <w:noProof w:val="0"/>
              </w:rPr>
            </w:pPr>
            <w:r w:rsidRPr="00A03C55">
              <w:rPr>
                <w:noProof w:val="0"/>
              </w:rPr>
              <w:t>O</w:t>
            </w:r>
          </w:p>
        </w:tc>
        <w:tc>
          <w:tcPr>
            <w:tcW w:w="872" w:type="dxa"/>
          </w:tcPr>
          <w:p w14:paraId="46C82B24" w14:textId="77777777" w:rsidR="007A1F44" w:rsidRPr="00A03C55" w:rsidRDefault="007A1F44" w:rsidP="00B6518F">
            <w:pPr>
              <w:pStyle w:val="TableEntry"/>
              <w:rPr>
                <w:noProof w:val="0"/>
              </w:rPr>
            </w:pPr>
            <w:r w:rsidRPr="00A03C55">
              <w:rPr>
                <w:noProof w:val="0"/>
              </w:rPr>
              <w:t>[0..1]</w:t>
            </w:r>
          </w:p>
        </w:tc>
        <w:tc>
          <w:tcPr>
            <w:tcW w:w="1701" w:type="dxa"/>
          </w:tcPr>
          <w:p w14:paraId="082BE5DD" w14:textId="77777777" w:rsidR="007A1F44" w:rsidRPr="00A03C55" w:rsidRDefault="007A1F44" w:rsidP="00A66DA8">
            <w:pPr>
              <w:pStyle w:val="TableEntry"/>
              <w:jc w:val="center"/>
              <w:rPr>
                <w:noProof w:val="0"/>
              </w:rPr>
            </w:pPr>
            <w:r w:rsidRPr="00A03C55">
              <w:rPr>
                <w:noProof w:val="0"/>
              </w:rPr>
              <w:t>6</w:t>
            </w:r>
          </w:p>
        </w:tc>
      </w:tr>
      <w:tr w:rsidR="007A1F44" w:rsidRPr="00A03C55" w14:paraId="42A0E0AE" w14:textId="77777777">
        <w:trPr>
          <w:cantSplit/>
          <w:jc w:val="center"/>
        </w:trPr>
        <w:tc>
          <w:tcPr>
            <w:tcW w:w="1951" w:type="dxa"/>
          </w:tcPr>
          <w:p w14:paraId="759921CB" w14:textId="77777777" w:rsidR="007A1F44" w:rsidRPr="00A03C55" w:rsidRDefault="007A1F44" w:rsidP="00A0052B">
            <w:pPr>
              <w:pStyle w:val="TableEntry"/>
              <w:rPr>
                <w:noProof w:val="0"/>
              </w:rPr>
            </w:pPr>
            <w:r w:rsidRPr="00A03C55">
              <w:rPr>
                <w:noProof w:val="0"/>
              </w:rPr>
              <w:t>PDA</w:t>
            </w:r>
          </w:p>
        </w:tc>
        <w:tc>
          <w:tcPr>
            <w:tcW w:w="3544" w:type="dxa"/>
          </w:tcPr>
          <w:p w14:paraId="0EB25EB0" w14:textId="77777777" w:rsidR="007A1F44" w:rsidRPr="00A03C55" w:rsidRDefault="007A1F44" w:rsidP="00A0052B">
            <w:pPr>
              <w:pStyle w:val="TableEntry"/>
              <w:rPr>
                <w:noProof w:val="0"/>
              </w:rPr>
            </w:pPr>
            <w:r w:rsidRPr="00A03C55">
              <w:rPr>
                <w:noProof w:val="0"/>
              </w:rPr>
              <w:t>Patient Death and Autopsy</w:t>
            </w:r>
          </w:p>
        </w:tc>
        <w:tc>
          <w:tcPr>
            <w:tcW w:w="971" w:type="dxa"/>
          </w:tcPr>
          <w:p w14:paraId="6BE735D0" w14:textId="77777777" w:rsidR="007A1F44" w:rsidRPr="00A03C55" w:rsidRDefault="007A1F44" w:rsidP="00B6518F">
            <w:pPr>
              <w:pStyle w:val="TableEntry"/>
              <w:rPr>
                <w:noProof w:val="0"/>
              </w:rPr>
            </w:pPr>
            <w:r w:rsidRPr="00A03C55">
              <w:rPr>
                <w:noProof w:val="0"/>
              </w:rPr>
              <w:t>O</w:t>
            </w:r>
          </w:p>
        </w:tc>
        <w:tc>
          <w:tcPr>
            <w:tcW w:w="872" w:type="dxa"/>
          </w:tcPr>
          <w:p w14:paraId="20086F64" w14:textId="77777777" w:rsidR="007A1F44" w:rsidRPr="00A03C55" w:rsidRDefault="007A1F44" w:rsidP="00B6518F">
            <w:pPr>
              <w:pStyle w:val="TableEntry"/>
              <w:rPr>
                <w:noProof w:val="0"/>
              </w:rPr>
            </w:pPr>
            <w:r w:rsidRPr="00A03C55">
              <w:rPr>
                <w:noProof w:val="0"/>
              </w:rPr>
              <w:t>[0..1]</w:t>
            </w:r>
          </w:p>
        </w:tc>
        <w:tc>
          <w:tcPr>
            <w:tcW w:w="1701" w:type="dxa"/>
          </w:tcPr>
          <w:p w14:paraId="7EA6087F" w14:textId="77777777" w:rsidR="007A1F44" w:rsidRPr="00A03C55" w:rsidRDefault="007A1F44" w:rsidP="00A66DA8">
            <w:pPr>
              <w:pStyle w:val="TableEntry"/>
              <w:jc w:val="center"/>
              <w:rPr>
                <w:noProof w:val="0"/>
              </w:rPr>
            </w:pPr>
            <w:r w:rsidRPr="00A03C55">
              <w:rPr>
                <w:noProof w:val="0"/>
              </w:rPr>
              <w:t>3</w:t>
            </w:r>
          </w:p>
        </w:tc>
      </w:tr>
    </w:tbl>
    <w:p w14:paraId="30D8467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6" w:name="_Toc174249190"/>
      <w:r w:rsidRPr="00A03C55">
        <w:rPr>
          <w:noProof w:val="0"/>
        </w:rPr>
        <w:t>Comments on segment usage</w:t>
      </w:r>
      <w:bookmarkEnd w:id="386"/>
    </w:p>
    <w:p w14:paraId="7413C8C6" w14:textId="77777777" w:rsidR="007A1F44" w:rsidRPr="00A03C55" w:rsidRDefault="007A1F44">
      <w:r w:rsidRPr="00A03C55">
        <w:t xml:space="preserve">Field </w:t>
      </w:r>
      <w:r w:rsidRPr="00A03C55">
        <w:rPr>
          <w:i/>
          <w:iCs/>
        </w:rPr>
        <w:t>PV2-8-expected admit date/time</w:t>
      </w:r>
      <w:r w:rsidRPr="00A03C55">
        <w:t xml:space="preserve"> is used to carry the expected date and time when the patient is to be admitted (or registered).</w:t>
      </w:r>
    </w:p>
    <w:p w14:paraId="360A3EB4"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145316" w14:textId="77777777" w:rsidR="007A1F44" w:rsidRPr="00A03C55" w:rsidRDefault="007A1F44">
      <w:r w:rsidRPr="00A03C55">
        <w:t>One or more OBX segments may be present to carry “permanent observations” such as the patient weight or height.</w:t>
      </w:r>
    </w:p>
    <w:p w14:paraId="20C448B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7" w:name="_Toc174249191"/>
      <w:r w:rsidRPr="00A03C55">
        <w:rPr>
          <w:noProof w:val="0"/>
        </w:rPr>
        <w:t>Expected actions</w:t>
      </w:r>
      <w:bookmarkEnd w:id="387"/>
    </w:p>
    <w:p w14:paraId="2526402A" w14:textId="77777777" w:rsidR="007A1F44" w:rsidRPr="00A03C55" w:rsidRDefault="007A1F44">
      <w:r w:rsidRPr="00A03C55">
        <w:t>The receiver shall update the patient’s status to pre-admitted.</w:t>
      </w:r>
    </w:p>
    <w:p w14:paraId="47786120" w14:textId="77777777" w:rsidR="007A1F44" w:rsidRPr="00A03C55" w:rsidRDefault="007A1F44">
      <w:r w:rsidRPr="00A03C55">
        <w:t>The receiver shall report the result of this operation (success / error) in an acknowledgment message returned to the sender.</w:t>
      </w:r>
    </w:p>
    <w:p w14:paraId="7032E89B" w14:textId="290A1897" w:rsidR="007A1F44" w:rsidRPr="00A03C55" w:rsidRDefault="007A1F44">
      <w:r w:rsidRPr="00A03C55">
        <w:t>There is no particular potential conflict between this Movement and any previously received message related to the same patient.</w:t>
      </w:r>
    </w:p>
    <w:p w14:paraId="6C12764C" w14:textId="77777777" w:rsidR="007A1F44" w:rsidRPr="00A03C55" w:rsidRDefault="007A1F44">
      <w:r w:rsidRPr="00A03C55">
        <w:t>If the receiver does not support the Inpatient/Outpatient Encounter Management Option of this transaction, it shall application-reject the message (see ITI TF-2x: C.2.3).</w:t>
      </w:r>
    </w:p>
    <w:p w14:paraId="1B512258"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88" w:name="_Toc174249192"/>
      <w:bookmarkStart w:id="389" w:name="_Toc398544178"/>
      <w:r w:rsidRPr="00A03C55">
        <w:rPr>
          <w:noProof w:val="0"/>
        </w:rPr>
        <w:t>Cancel Pre-Admit – ADT^A38^ADT_A38</w:t>
      </w:r>
      <w:bookmarkEnd w:id="388"/>
      <w:bookmarkEnd w:id="389"/>
    </w:p>
    <w:p w14:paraId="129F50A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0" w:name="_Toc174249193"/>
      <w:r w:rsidRPr="00A03C55">
        <w:rPr>
          <w:noProof w:val="0"/>
        </w:rPr>
        <w:t>Trigger Event</w:t>
      </w:r>
      <w:bookmarkEnd w:id="390"/>
    </w:p>
    <w:p w14:paraId="04E4EEFB" w14:textId="77777777" w:rsidR="007A1F44" w:rsidRPr="00A03C55" w:rsidRDefault="007A1F44">
      <w:r w:rsidRPr="00A03C55">
        <w:t>This message is sent by a Patient Encounter Supplier to a Patient Encounter Consumer to cancel a previous notification (via trigger event A08) that a patient was to be updated to pre-admitted (or pre-registered) status.</w:t>
      </w:r>
    </w:p>
    <w:p w14:paraId="5DB0D964" w14:textId="77777777" w:rsidR="007A1F44" w:rsidRPr="00A03C55" w:rsidRDefault="007A1F44">
      <w:r w:rsidRPr="00A03C55">
        <w:t xml:space="preserve">MSH-9 is valued </w:t>
      </w:r>
      <w:r w:rsidRPr="00A03C55">
        <w:rPr>
          <w:b/>
          <w:bCs/>
        </w:rPr>
        <w:t>ADT^A38^ADT_A38</w:t>
      </w:r>
      <w:r w:rsidRPr="00A03C55">
        <w:t>.</w:t>
      </w:r>
    </w:p>
    <w:p w14:paraId="6490B2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1" w:name="_Toc174249194"/>
      <w:r w:rsidRPr="00A03C55">
        <w:rPr>
          <w:noProof w:val="0"/>
        </w:rPr>
        <w:lastRenderedPageBreak/>
        <w:t>Message Static Definition</w:t>
      </w:r>
      <w:bookmarkEnd w:id="391"/>
    </w:p>
    <w:p w14:paraId="27A67798" w14:textId="77777777" w:rsidR="007A1F44" w:rsidRPr="00A03C55" w:rsidRDefault="007A1F44">
      <w:pPr>
        <w:pStyle w:val="TableTitle"/>
        <w:rPr>
          <w:noProof w:val="0"/>
        </w:rPr>
      </w:pPr>
      <w:r w:rsidRPr="00A03C55">
        <w:rPr>
          <w:noProof w:val="0"/>
        </w:rPr>
        <w:t>Table 3.31-14: Static definition of message ADT^A38^ADT_A38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10C5C0D" w14:textId="77777777" w:rsidTr="003462A5">
        <w:trPr>
          <w:cantSplit/>
          <w:tblHeader/>
          <w:jc w:val="center"/>
        </w:trPr>
        <w:tc>
          <w:tcPr>
            <w:tcW w:w="1951" w:type="dxa"/>
            <w:shd w:val="clear" w:color="auto" w:fill="D9D9D9"/>
          </w:tcPr>
          <w:p w14:paraId="3846CFEC"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FA35213"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790655E"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498D7F0B"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544FB62A" w14:textId="77777777" w:rsidR="007A1F44" w:rsidRPr="00A03C55" w:rsidRDefault="007A1F44" w:rsidP="00A53067">
            <w:pPr>
              <w:pStyle w:val="TableEntryHeader"/>
              <w:rPr>
                <w:noProof w:val="0"/>
              </w:rPr>
            </w:pPr>
            <w:r w:rsidRPr="00A03C55">
              <w:rPr>
                <w:noProof w:val="0"/>
              </w:rPr>
              <w:t>HL7 chapter</w:t>
            </w:r>
          </w:p>
        </w:tc>
      </w:tr>
      <w:tr w:rsidR="007A1F44" w:rsidRPr="00A03C55" w14:paraId="2E84D91F" w14:textId="77777777" w:rsidTr="003462A5">
        <w:trPr>
          <w:cantSplit/>
          <w:jc w:val="center"/>
        </w:trPr>
        <w:tc>
          <w:tcPr>
            <w:tcW w:w="1951" w:type="dxa"/>
          </w:tcPr>
          <w:p w14:paraId="22341CB1" w14:textId="77777777" w:rsidR="007A1F44" w:rsidRPr="00A03C55" w:rsidRDefault="007A1F44" w:rsidP="00A0052B">
            <w:pPr>
              <w:pStyle w:val="TableEntry"/>
              <w:rPr>
                <w:noProof w:val="0"/>
              </w:rPr>
            </w:pPr>
            <w:r w:rsidRPr="00A03C55">
              <w:rPr>
                <w:noProof w:val="0"/>
              </w:rPr>
              <w:t>MSH</w:t>
            </w:r>
          </w:p>
        </w:tc>
        <w:tc>
          <w:tcPr>
            <w:tcW w:w="3544" w:type="dxa"/>
          </w:tcPr>
          <w:p w14:paraId="443D6E18" w14:textId="77777777" w:rsidR="007A1F44" w:rsidRPr="00A03C55" w:rsidRDefault="007A1F44" w:rsidP="00A0052B">
            <w:pPr>
              <w:pStyle w:val="TableEntry"/>
              <w:rPr>
                <w:noProof w:val="0"/>
              </w:rPr>
            </w:pPr>
            <w:r w:rsidRPr="00A03C55">
              <w:rPr>
                <w:noProof w:val="0"/>
              </w:rPr>
              <w:t>Message Header</w:t>
            </w:r>
          </w:p>
        </w:tc>
        <w:tc>
          <w:tcPr>
            <w:tcW w:w="971" w:type="dxa"/>
          </w:tcPr>
          <w:p w14:paraId="03B5669D" w14:textId="77777777" w:rsidR="007A1F44" w:rsidRPr="00A03C55" w:rsidRDefault="007A1F44" w:rsidP="00B6518F">
            <w:pPr>
              <w:pStyle w:val="TableEntry"/>
              <w:rPr>
                <w:noProof w:val="0"/>
              </w:rPr>
            </w:pPr>
            <w:r w:rsidRPr="00A03C55">
              <w:rPr>
                <w:noProof w:val="0"/>
              </w:rPr>
              <w:t>R</w:t>
            </w:r>
          </w:p>
        </w:tc>
        <w:tc>
          <w:tcPr>
            <w:tcW w:w="872" w:type="dxa"/>
          </w:tcPr>
          <w:p w14:paraId="612E4AFB" w14:textId="77777777" w:rsidR="007A1F44" w:rsidRPr="00A03C55" w:rsidRDefault="007A1F44" w:rsidP="00B6518F">
            <w:pPr>
              <w:pStyle w:val="TableEntry"/>
              <w:rPr>
                <w:noProof w:val="0"/>
              </w:rPr>
            </w:pPr>
            <w:r w:rsidRPr="00A03C55">
              <w:rPr>
                <w:noProof w:val="0"/>
              </w:rPr>
              <w:t>[1..1]</w:t>
            </w:r>
          </w:p>
        </w:tc>
        <w:tc>
          <w:tcPr>
            <w:tcW w:w="1701" w:type="dxa"/>
          </w:tcPr>
          <w:p w14:paraId="47FF76FE" w14:textId="77777777" w:rsidR="007A1F44" w:rsidRPr="00A03C55" w:rsidRDefault="007A1F44" w:rsidP="00A66DA8">
            <w:pPr>
              <w:pStyle w:val="TableEntry"/>
              <w:jc w:val="center"/>
              <w:rPr>
                <w:noProof w:val="0"/>
              </w:rPr>
            </w:pPr>
            <w:r w:rsidRPr="00A03C55">
              <w:rPr>
                <w:noProof w:val="0"/>
              </w:rPr>
              <w:t>2</w:t>
            </w:r>
          </w:p>
        </w:tc>
      </w:tr>
      <w:tr w:rsidR="007A1F44" w:rsidRPr="00A03C55" w14:paraId="4FD98624" w14:textId="77777777" w:rsidTr="003462A5">
        <w:trPr>
          <w:cantSplit/>
          <w:jc w:val="center"/>
        </w:trPr>
        <w:tc>
          <w:tcPr>
            <w:tcW w:w="1951" w:type="dxa"/>
          </w:tcPr>
          <w:p w14:paraId="398A54DA" w14:textId="77777777" w:rsidR="007A1F44" w:rsidRPr="00A03C55" w:rsidRDefault="007A1F44" w:rsidP="00A0052B">
            <w:pPr>
              <w:pStyle w:val="TableEntry"/>
              <w:rPr>
                <w:noProof w:val="0"/>
              </w:rPr>
            </w:pPr>
            <w:r w:rsidRPr="00A03C55">
              <w:rPr>
                <w:noProof w:val="0"/>
              </w:rPr>
              <w:t>SFT</w:t>
            </w:r>
          </w:p>
        </w:tc>
        <w:tc>
          <w:tcPr>
            <w:tcW w:w="3544" w:type="dxa"/>
          </w:tcPr>
          <w:p w14:paraId="0AE5F9D4" w14:textId="77777777" w:rsidR="007A1F44" w:rsidRPr="00A03C55" w:rsidRDefault="007A1F44" w:rsidP="00A0052B">
            <w:pPr>
              <w:pStyle w:val="TableEntry"/>
              <w:rPr>
                <w:noProof w:val="0"/>
              </w:rPr>
            </w:pPr>
            <w:r w:rsidRPr="00A03C55">
              <w:rPr>
                <w:noProof w:val="0"/>
              </w:rPr>
              <w:t>Software Segment</w:t>
            </w:r>
          </w:p>
        </w:tc>
        <w:tc>
          <w:tcPr>
            <w:tcW w:w="971" w:type="dxa"/>
          </w:tcPr>
          <w:p w14:paraId="33ADEA32" w14:textId="77777777" w:rsidR="007A1F44" w:rsidRPr="00A03C55" w:rsidRDefault="007A1F44" w:rsidP="00B6518F">
            <w:pPr>
              <w:pStyle w:val="TableEntry"/>
              <w:rPr>
                <w:noProof w:val="0"/>
              </w:rPr>
            </w:pPr>
            <w:r w:rsidRPr="00A03C55">
              <w:rPr>
                <w:noProof w:val="0"/>
              </w:rPr>
              <w:t>O</w:t>
            </w:r>
          </w:p>
        </w:tc>
        <w:tc>
          <w:tcPr>
            <w:tcW w:w="872" w:type="dxa"/>
          </w:tcPr>
          <w:p w14:paraId="31FE5223" w14:textId="77777777" w:rsidR="007A1F44" w:rsidRPr="00A03C55" w:rsidRDefault="007A1F44" w:rsidP="00B6518F">
            <w:pPr>
              <w:pStyle w:val="TableEntry"/>
              <w:rPr>
                <w:noProof w:val="0"/>
              </w:rPr>
            </w:pPr>
            <w:r w:rsidRPr="00A03C55">
              <w:rPr>
                <w:noProof w:val="0"/>
              </w:rPr>
              <w:t>[0..*]</w:t>
            </w:r>
          </w:p>
        </w:tc>
        <w:tc>
          <w:tcPr>
            <w:tcW w:w="1701" w:type="dxa"/>
          </w:tcPr>
          <w:p w14:paraId="04A1D79E" w14:textId="77777777" w:rsidR="007A1F44" w:rsidRPr="00A03C55" w:rsidRDefault="007A1F44" w:rsidP="00A66DA8">
            <w:pPr>
              <w:pStyle w:val="TableEntry"/>
              <w:jc w:val="center"/>
              <w:rPr>
                <w:noProof w:val="0"/>
              </w:rPr>
            </w:pPr>
            <w:r w:rsidRPr="00A03C55">
              <w:rPr>
                <w:noProof w:val="0"/>
              </w:rPr>
              <w:t>2</w:t>
            </w:r>
          </w:p>
        </w:tc>
      </w:tr>
      <w:tr w:rsidR="007A1F44" w:rsidRPr="00A03C55" w14:paraId="6630F647" w14:textId="77777777" w:rsidTr="003462A5">
        <w:trPr>
          <w:cantSplit/>
          <w:jc w:val="center"/>
        </w:trPr>
        <w:tc>
          <w:tcPr>
            <w:tcW w:w="1951" w:type="dxa"/>
          </w:tcPr>
          <w:p w14:paraId="66FBE054" w14:textId="77777777" w:rsidR="007A1F44" w:rsidRPr="00A03C55" w:rsidRDefault="007A1F44" w:rsidP="00A0052B">
            <w:pPr>
              <w:pStyle w:val="TableEntry"/>
              <w:rPr>
                <w:noProof w:val="0"/>
              </w:rPr>
            </w:pPr>
            <w:r w:rsidRPr="00A03C55">
              <w:rPr>
                <w:noProof w:val="0"/>
              </w:rPr>
              <w:t>EVN</w:t>
            </w:r>
          </w:p>
        </w:tc>
        <w:tc>
          <w:tcPr>
            <w:tcW w:w="3544" w:type="dxa"/>
          </w:tcPr>
          <w:p w14:paraId="67D9DAC4" w14:textId="77777777" w:rsidR="007A1F44" w:rsidRPr="00A03C55" w:rsidRDefault="007A1F44" w:rsidP="00A0052B">
            <w:pPr>
              <w:pStyle w:val="TableEntry"/>
              <w:rPr>
                <w:noProof w:val="0"/>
              </w:rPr>
            </w:pPr>
            <w:r w:rsidRPr="00A03C55">
              <w:rPr>
                <w:noProof w:val="0"/>
              </w:rPr>
              <w:t>Event Type</w:t>
            </w:r>
          </w:p>
        </w:tc>
        <w:tc>
          <w:tcPr>
            <w:tcW w:w="971" w:type="dxa"/>
          </w:tcPr>
          <w:p w14:paraId="2BAA92C1" w14:textId="77777777" w:rsidR="007A1F44" w:rsidRPr="00A03C55" w:rsidRDefault="007A1F44" w:rsidP="00B6518F">
            <w:pPr>
              <w:pStyle w:val="TableEntry"/>
              <w:rPr>
                <w:noProof w:val="0"/>
              </w:rPr>
            </w:pPr>
            <w:r w:rsidRPr="00A03C55">
              <w:rPr>
                <w:noProof w:val="0"/>
              </w:rPr>
              <w:t>R</w:t>
            </w:r>
          </w:p>
        </w:tc>
        <w:tc>
          <w:tcPr>
            <w:tcW w:w="872" w:type="dxa"/>
          </w:tcPr>
          <w:p w14:paraId="49CCD220" w14:textId="77777777" w:rsidR="007A1F44" w:rsidRPr="00A03C55" w:rsidRDefault="007A1F44" w:rsidP="00B6518F">
            <w:pPr>
              <w:pStyle w:val="TableEntry"/>
              <w:rPr>
                <w:noProof w:val="0"/>
              </w:rPr>
            </w:pPr>
            <w:r w:rsidRPr="00A03C55">
              <w:rPr>
                <w:noProof w:val="0"/>
              </w:rPr>
              <w:t>[1..1]</w:t>
            </w:r>
          </w:p>
        </w:tc>
        <w:tc>
          <w:tcPr>
            <w:tcW w:w="1701" w:type="dxa"/>
          </w:tcPr>
          <w:p w14:paraId="51A5F190" w14:textId="77777777" w:rsidR="007A1F44" w:rsidRPr="00A03C55" w:rsidRDefault="007A1F44" w:rsidP="00A66DA8">
            <w:pPr>
              <w:pStyle w:val="TableEntry"/>
              <w:jc w:val="center"/>
              <w:rPr>
                <w:noProof w:val="0"/>
              </w:rPr>
            </w:pPr>
            <w:r w:rsidRPr="00A03C55">
              <w:rPr>
                <w:noProof w:val="0"/>
              </w:rPr>
              <w:t>2</w:t>
            </w:r>
          </w:p>
        </w:tc>
      </w:tr>
      <w:tr w:rsidR="007A1F44" w:rsidRPr="00A03C55" w14:paraId="41A97504" w14:textId="77777777" w:rsidTr="003462A5">
        <w:trPr>
          <w:cantSplit/>
          <w:jc w:val="center"/>
        </w:trPr>
        <w:tc>
          <w:tcPr>
            <w:tcW w:w="1951" w:type="dxa"/>
          </w:tcPr>
          <w:p w14:paraId="7F65013E" w14:textId="77777777" w:rsidR="007A1F44" w:rsidRPr="00A03C55" w:rsidRDefault="007A1F44" w:rsidP="00A0052B">
            <w:pPr>
              <w:pStyle w:val="TableEntry"/>
              <w:rPr>
                <w:noProof w:val="0"/>
              </w:rPr>
            </w:pPr>
            <w:r w:rsidRPr="00A03C55">
              <w:rPr>
                <w:noProof w:val="0"/>
              </w:rPr>
              <w:t>PID</w:t>
            </w:r>
          </w:p>
        </w:tc>
        <w:tc>
          <w:tcPr>
            <w:tcW w:w="3544" w:type="dxa"/>
          </w:tcPr>
          <w:p w14:paraId="60EDA69A" w14:textId="77777777" w:rsidR="007A1F44" w:rsidRPr="00A03C55" w:rsidRDefault="007A1F44" w:rsidP="00A0052B">
            <w:pPr>
              <w:pStyle w:val="TableEntry"/>
              <w:rPr>
                <w:noProof w:val="0"/>
              </w:rPr>
            </w:pPr>
            <w:r w:rsidRPr="00A03C55">
              <w:rPr>
                <w:noProof w:val="0"/>
              </w:rPr>
              <w:t>Patient Identification</w:t>
            </w:r>
          </w:p>
        </w:tc>
        <w:tc>
          <w:tcPr>
            <w:tcW w:w="971" w:type="dxa"/>
          </w:tcPr>
          <w:p w14:paraId="181D3E2F" w14:textId="77777777" w:rsidR="007A1F44" w:rsidRPr="00A03C55" w:rsidRDefault="007A1F44" w:rsidP="00B6518F">
            <w:pPr>
              <w:pStyle w:val="TableEntry"/>
              <w:rPr>
                <w:noProof w:val="0"/>
              </w:rPr>
            </w:pPr>
            <w:r w:rsidRPr="00A03C55">
              <w:rPr>
                <w:noProof w:val="0"/>
              </w:rPr>
              <w:t>R</w:t>
            </w:r>
          </w:p>
        </w:tc>
        <w:tc>
          <w:tcPr>
            <w:tcW w:w="872" w:type="dxa"/>
          </w:tcPr>
          <w:p w14:paraId="34E75B8E" w14:textId="77777777" w:rsidR="007A1F44" w:rsidRPr="00A03C55" w:rsidRDefault="007A1F44" w:rsidP="00B6518F">
            <w:pPr>
              <w:pStyle w:val="TableEntry"/>
              <w:rPr>
                <w:noProof w:val="0"/>
              </w:rPr>
            </w:pPr>
            <w:r w:rsidRPr="00A03C55">
              <w:rPr>
                <w:noProof w:val="0"/>
              </w:rPr>
              <w:t>[1..1]</w:t>
            </w:r>
          </w:p>
        </w:tc>
        <w:tc>
          <w:tcPr>
            <w:tcW w:w="1701" w:type="dxa"/>
          </w:tcPr>
          <w:p w14:paraId="2AB01F31" w14:textId="77777777" w:rsidR="007A1F44" w:rsidRPr="00A03C55" w:rsidRDefault="007A1F44" w:rsidP="00A66DA8">
            <w:pPr>
              <w:pStyle w:val="TableEntry"/>
              <w:jc w:val="center"/>
              <w:rPr>
                <w:noProof w:val="0"/>
              </w:rPr>
            </w:pPr>
            <w:r w:rsidRPr="00A03C55">
              <w:rPr>
                <w:noProof w:val="0"/>
              </w:rPr>
              <w:t>3</w:t>
            </w:r>
          </w:p>
        </w:tc>
      </w:tr>
      <w:tr w:rsidR="007A1F44" w:rsidRPr="00A03C55" w14:paraId="74C06D08" w14:textId="77777777" w:rsidTr="003462A5">
        <w:trPr>
          <w:cantSplit/>
          <w:jc w:val="center"/>
        </w:trPr>
        <w:tc>
          <w:tcPr>
            <w:tcW w:w="1951" w:type="dxa"/>
          </w:tcPr>
          <w:p w14:paraId="1CFAE89B" w14:textId="77777777" w:rsidR="007A1F44" w:rsidRPr="00A03C55" w:rsidRDefault="007A1F44" w:rsidP="00A0052B">
            <w:pPr>
              <w:pStyle w:val="TableEntry"/>
              <w:rPr>
                <w:noProof w:val="0"/>
              </w:rPr>
            </w:pPr>
            <w:r w:rsidRPr="00A03C55">
              <w:rPr>
                <w:noProof w:val="0"/>
              </w:rPr>
              <w:t>PD1</w:t>
            </w:r>
          </w:p>
        </w:tc>
        <w:tc>
          <w:tcPr>
            <w:tcW w:w="3544" w:type="dxa"/>
          </w:tcPr>
          <w:p w14:paraId="60BA4717" w14:textId="77777777" w:rsidR="007A1F44" w:rsidRPr="00A03C55" w:rsidRDefault="007A1F44" w:rsidP="00A0052B">
            <w:pPr>
              <w:pStyle w:val="TableEntry"/>
              <w:rPr>
                <w:noProof w:val="0"/>
              </w:rPr>
            </w:pPr>
            <w:r w:rsidRPr="00A03C55">
              <w:rPr>
                <w:noProof w:val="0"/>
              </w:rPr>
              <w:t>Additional Demographics</w:t>
            </w:r>
          </w:p>
        </w:tc>
        <w:tc>
          <w:tcPr>
            <w:tcW w:w="971" w:type="dxa"/>
          </w:tcPr>
          <w:p w14:paraId="654633D1" w14:textId="77777777" w:rsidR="007A1F44" w:rsidRPr="00A03C55" w:rsidRDefault="007A1F44" w:rsidP="00B6518F">
            <w:pPr>
              <w:pStyle w:val="TableEntry"/>
              <w:rPr>
                <w:noProof w:val="0"/>
              </w:rPr>
            </w:pPr>
            <w:r w:rsidRPr="00A03C55">
              <w:rPr>
                <w:noProof w:val="0"/>
              </w:rPr>
              <w:t>O</w:t>
            </w:r>
          </w:p>
        </w:tc>
        <w:tc>
          <w:tcPr>
            <w:tcW w:w="872" w:type="dxa"/>
          </w:tcPr>
          <w:p w14:paraId="513EB96F" w14:textId="77777777" w:rsidR="007A1F44" w:rsidRPr="00A03C55" w:rsidRDefault="007A1F44" w:rsidP="00B6518F">
            <w:pPr>
              <w:pStyle w:val="TableEntry"/>
              <w:rPr>
                <w:noProof w:val="0"/>
              </w:rPr>
            </w:pPr>
            <w:r w:rsidRPr="00A03C55">
              <w:rPr>
                <w:noProof w:val="0"/>
              </w:rPr>
              <w:t>[0..1]</w:t>
            </w:r>
          </w:p>
        </w:tc>
        <w:tc>
          <w:tcPr>
            <w:tcW w:w="1701" w:type="dxa"/>
          </w:tcPr>
          <w:p w14:paraId="6E5CAF5D" w14:textId="77777777" w:rsidR="007A1F44" w:rsidRPr="00A03C55" w:rsidRDefault="007A1F44" w:rsidP="00A66DA8">
            <w:pPr>
              <w:pStyle w:val="TableEntry"/>
              <w:jc w:val="center"/>
              <w:rPr>
                <w:noProof w:val="0"/>
              </w:rPr>
            </w:pPr>
            <w:r w:rsidRPr="00A03C55">
              <w:rPr>
                <w:noProof w:val="0"/>
              </w:rPr>
              <w:t>3</w:t>
            </w:r>
          </w:p>
        </w:tc>
      </w:tr>
      <w:tr w:rsidR="007A1F44" w:rsidRPr="00A03C55" w14:paraId="5F2EB2BF" w14:textId="77777777" w:rsidTr="003462A5">
        <w:trPr>
          <w:cantSplit/>
          <w:jc w:val="center"/>
        </w:trPr>
        <w:tc>
          <w:tcPr>
            <w:tcW w:w="1951" w:type="dxa"/>
          </w:tcPr>
          <w:p w14:paraId="1523BBA1" w14:textId="77777777" w:rsidR="007A1F44" w:rsidRPr="00A03C55" w:rsidRDefault="007A1F44" w:rsidP="00A0052B">
            <w:pPr>
              <w:pStyle w:val="TableEntry"/>
              <w:rPr>
                <w:noProof w:val="0"/>
              </w:rPr>
            </w:pPr>
            <w:r w:rsidRPr="00A03C55">
              <w:rPr>
                <w:noProof w:val="0"/>
              </w:rPr>
              <w:t>PV1</w:t>
            </w:r>
          </w:p>
        </w:tc>
        <w:tc>
          <w:tcPr>
            <w:tcW w:w="3544" w:type="dxa"/>
          </w:tcPr>
          <w:p w14:paraId="16E1BC60" w14:textId="77777777" w:rsidR="007A1F44" w:rsidRPr="00A03C55" w:rsidRDefault="007A1F44" w:rsidP="00A0052B">
            <w:pPr>
              <w:pStyle w:val="TableEntry"/>
              <w:rPr>
                <w:noProof w:val="0"/>
              </w:rPr>
            </w:pPr>
            <w:r w:rsidRPr="00A03C55">
              <w:rPr>
                <w:noProof w:val="0"/>
              </w:rPr>
              <w:t>Patient Visit</w:t>
            </w:r>
          </w:p>
        </w:tc>
        <w:tc>
          <w:tcPr>
            <w:tcW w:w="971" w:type="dxa"/>
          </w:tcPr>
          <w:p w14:paraId="6D045AC8" w14:textId="77777777" w:rsidR="007A1F44" w:rsidRPr="00A03C55" w:rsidRDefault="007A1F44" w:rsidP="00B6518F">
            <w:pPr>
              <w:pStyle w:val="TableEntry"/>
              <w:rPr>
                <w:noProof w:val="0"/>
              </w:rPr>
            </w:pPr>
            <w:r w:rsidRPr="00A03C55">
              <w:rPr>
                <w:noProof w:val="0"/>
              </w:rPr>
              <w:t>R</w:t>
            </w:r>
          </w:p>
        </w:tc>
        <w:tc>
          <w:tcPr>
            <w:tcW w:w="872" w:type="dxa"/>
          </w:tcPr>
          <w:p w14:paraId="5B1B956E" w14:textId="77777777" w:rsidR="007A1F44" w:rsidRPr="00A03C55" w:rsidRDefault="007A1F44" w:rsidP="00B6518F">
            <w:pPr>
              <w:pStyle w:val="TableEntry"/>
              <w:rPr>
                <w:noProof w:val="0"/>
              </w:rPr>
            </w:pPr>
            <w:r w:rsidRPr="00A03C55">
              <w:rPr>
                <w:noProof w:val="0"/>
              </w:rPr>
              <w:t>[1..1]</w:t>
            </w:r>
          </w:p>
        </w:tc>
        <w:tc>
          <w:tcPr>
            <w:tcW w:w="1701" w:type="dxa"/>
          </w:tcPr>
          <w:p w14:paraId="4C4070A8" w14:textId="77777777" w:rsidR="007A1F44" w:rsidRPr="00A03C55" w:rsidRDefault="007A1F44" w:rsidP="00A66DA8">
            <w:pPr>
              <w:pStyle w:val="TableEntry"/>
              <w:jc w:val="center"/>
              <w:rPr>
                <w:noProof w:val="0"/>
              </w:rPr>
            </w:pPr>
            <w:r w:rsidRPr="00A03C55">
              <w:rPr>
                <w:noProof w:val="0"/>
              </w:rPr>
              <w:t>3</w:t>
            </w:r>
          </w:p>
        </w:tc>
      </w:tr>
      <w:tr w:rsidR="007A1F44" w:rsidRPr="00A03C55" w14:paraId="305DCB87" w14:textId="77777777" w:rsidTr="003462A5">
        <w:trPr>
          <w:cantSplit/>
          <w:jc w:val="center"/>
        </w:trPr>
        <w:tc>
          <w:tcPr>
            <w:tcW w:w="1951" w:type="dxa"/>
          </w:tcPr>
          <w:p w14:paraId="1D8C41CD" w14:textId="77777777" w:rsidR="007A1F44" w:rsidRPr="00A03C55" w:rsidRDefault="007A1F44" w:rsidP="00A0052B">
            <w:pPr>
              <w:pStyle w:val="TableEntry"/>
              <w:rPr>
                <w:noProof w:val="0"/>
              </w:rPr>
            </w:pPr>
            <w:r w:rsidRPr="00A03C55">
              <w:rPr>
                <w:noProof w:val="0"/>
              </w:rPr>
              <w:t>PV2</w:t>
            </w:r>
          </w:p>
        </w:tc>
        <w:tc>
          <w:tcPr>
            <w:tcW w:w="3544" w:type="dxa"/>
          </w:tcPr>
          <w:p w14:paraId="28C504FB"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295CCACE" w14:textId="77777777" w:rsidR="007A1F44" w:rsidRPr="00A03C55" w:rsidRDefault="007A1F44" w:rsidP="00B6518F">
            <w:pPr>
              <w:pStyle w:val="TableEntry"/>
              <w:rPr>
                <w:noProof w:val="0"/>
              </w:rPr>
            </w:pPr>
            <w:r w:rsidRPr="00A03C55">
              <w:rPr>
                <w:noProof w:val="0"/>
              </w:rPr>
              <w:t>O</w:t>
            </w:r>
          </w:p>
        </w:tc>
        <w:tc>
          <w:tcPr>
            <w:tcW w:w="872" w:type="dxa"/>
          </w:tcPr>
          <w:p w14:paraId="67DD0E76" w14:textId="77777777" w:rsidR="007A1F44" w:rsidRPr="00A03C55" w:rsidRDefault="007A1F44" w:rsidP="00B6518F">
            <w:pPr>
              <w:pStyle w:val="TableEntry"/>
              <w:rPr>
                <w:noProof w:val="0"/>
              </w:rPr>
            </w:pPr>
            <w:r w:rsidRPr="00A03C55">
              <w:rPr>
                <w:noProof w:val="0"/>
              </w:rPr>
              <w:t>[0..1]</w:t>
            </w:r>
          </w:p>
        </w:tc>
        <w:tc>
          <w:tcPr>
            <w:tcW w:w="1701" w:type="dxa"/>
          </w:tcPr>
          <w:p w14:paraId="2680A59A" w14:textId="77777777" w:rsidR="007A1F44" w:rsidRPr="00A03C55" w:rsidRDefault="007A1F44" w:rsidP="00A66DA8">
            <w:pPr>
              <w:pStyle w:val="TableEntry"/>
              <w:jc w:val="center"/>
              <w:rPr>
                <w:noProof w:val="0"/>
              </w:rPr>
            </w:pPr>
            <w:r w:rsidRPr="00A03C55">
              <w:rPr>
                <w:noProof w:val="0"/>
              </w:rPr>
              <w:t>3</w:t>
            </w:r>
          </w:p>
        </w:tc>
      </w:tr>
      <w:tr w:rsidR="007A1F44" w:rsidRPr="00A03C55" w14:paraId="0499322F" w14:textId="77777777" w:rsidTr="003462A5">
        <w:trPr>
          <w:cantSplit/>
          <w:jc w:val="center"/>
        </w:trPr>
        <w:tc>
          <w:tcPr>
            <w:tcW w:w="1951" w:type="dxa"/>
          </w:tcPr>
          <w:p w14:paraId="1955D7EE" w14:textId="77777777" w:rsidR="007A1F44" w:rsidRPr="00A03C55" w:rsidRDefault="007A1F44" w:rsidP="00A0052B">
            <w:pPr>
              <w:pStyle w:val="TableEntry"/>
              <w:rPr>
                <w:noProof w:val="0"/>
              </w:rPr>
            </w:pPr>
            <w:r w:rsidRPr="00A03C55">
              <w:rPr>
                <w:noProof w:val="0"/>
              </w:rPr>
              <w:t>DB1</w:t>
            </w:r>
          </w:p>
        </w:tc>
        <w:tc>
          <w:tcPr>
            <w:tcW w:w="3544" w:type="dxa"/>
          </w:tcPr>
          <w:p w14:paraId="0D498FCB" w14:textId="77777777" w:rsidR="007A1F44" w:rsidRPr="00A03C55" w:rsidRDefault="007A1F44" w:rsidP="00A0052B">
            <w:pPr>
              <w:pStyle w:val="TableEntry"/>
              <w:rPr>
                <w:noProof w:val="0"/>
              </w:rPr>
            </w:pPr>
            <w:r w:rsidRPr="00A03C55">
              <w:rPr>
                <w:noProof w:val="0"/>
              </w:rPr>
              <w:t>Disability Information</w:t>
            </w:r>
          </w:p>
        </w:tc>
        <w:tc>
          <w:tcPr>
            <w:tcW w:w="971" w:type="dxa"/>
          </w:tcPr>
          <w:p w14:paraId="5A1E196A" w14:textId="77777777" w:rsidR="007A1F44" w:rsidRPr="00A03C55" w:rsidRDefault="007A1F44" w:rsidP="00B6518F">
            <w:pPr>
              <w:pStyle w:val="TableEntry"/>
              <w:rPr>
                <w:noProof w:val="0"/>
              </w:rPr>
            </w:pPr>
            <w:r w:rsidRPr="00A03C55">
              <w:rPr>
                <w:noProof w:val="0"/>
              </w:rPr>
              <w:t>O</w:t>
            </w:r>
          </w:p>
        </w:tc>
        <w:tc>
          <w:tcPr>
            <w:tcW w:w="872" w:type="dxa"/>
          </w:tcPr>
          <w:p w14:paraId="4FC1D9F7" w14:textId="77777777" w:rsidR="007A1F44" w:rsidRPr="00A03C55" w:rsidRDefault="007A1F44" w:rsidP="00B6518F">
            <w:pPr>
              <w:pStyle w:val="TableEntry"/>
              <w:rPr>
                <w:noProof w:val="0"/>
              </w:rPr>
            </w:pPr>
            <w:r w:rsidRPr="00A03C55">
              <w:rPr>
                <w:noProof w:val="0"/>
              </w:rPr>
              <w:t>[0..*]</w:t>
            </w:r>
          </w:p>
        </w:tc>
        <w:tc>
          <w:tcPr>
            <w:tcW w:w="1701" w:type="dxa"/>
          </w:tcPr>
          <w:p w14:paraId="5AD3A621" w14:textId="77777777" w:rsidR="007A1F44" w:rsidRPr="00A03C55" w:rsidRDefault="007A1F44" w:rsidP="00A66DA8">
            <w:pPr>
              <w:pStyle w:val="TableEntry"/>
              <w:jc w:val="center"/>
              <w:rPr>
                <w:noProof w:val="0"/>
              </w:rPr>
            </w:pPr>
            <w:r w:rsidRPr="00A03C55">
              <w:rPr>
                <w:noProof w:val="0"/>
              </w:rPr>
              <w:t>3</w:t>
            </w:r>
          </w:p>
        </w:tc>
      </w:tr>
      <w:tr w:rsidR="007A1F44" w:rsidRPr="00A03C55" w14:paraId="203EC026" w14:textId="77777777" w:rsidTr="003462A5">
        <w:trPr>
          <w:cantSplit/>
          <w:jc w:val="center"/>
        </w:trPr>
        <w:tc>
          <w:tcPr>
            <w:tcW w:w="1951" w:type="dxa"/>
          </w:tcPr>
          <w:p w14:paraId="0426E1A9" w14:textId="77777777" w:rsidR="007A1F44" w:rsidRPr="00A03C55" w:rsidRDefault="007A1F44" w:rsidP="00A0052B">
            <w:pPr>
              <w:pStyle w:val="TableEntry"/>
              <w:rPr>
                <w:noProof w:val="0"/>
              </w:rPr>
            </w:pPr>
            <w:r w:rsidRPr="00A03C55">
              <w:rPr>
                <w:noProof w:val="0"/>
              </w:rPr>
              <w:t>OBX</w:t>
            </w:r>
          </w:p>
        </w:tc>
        <w:tc>
          <w:tcPr>
            <w:tcW w:w="3544" w:type="dxa"/>
          </w:tcPr>
          <w:p w14:paraId="62ABC6CA" w14:textId="77777777" w:rsidR="007A1F44" w:rsidRPr="00A03C55" w:rsidRDefault="007A1F44" w:rsidP="00A0052B">
            <w:pPr>
              <w:pStyle w:val="TableEntry"/>
              <w:rPr>
                <w:noProof w:val="0"/>
              </w:rPr>
            </w:pPr>
            <w:r w:rsidRPr="00A03C55">
              <w:rPr>
                <w:noProof w:val="0"/>
              </w:rPr>
              <w:t>Observation/Result</w:t>
            </w:r>
          </w:p>
        </w:tc>
        <w:tc>
          <w:tcPr>
            <w:tcW w:w="971" w:type="dxa"/>
          </w:tcPr>
          <w:p w14:paraId="72F62EA3" w14:textId="77777777" w:rsidR="007A1F44" w:rsidRPr="00A03C55" w:rsidRDefault="007A1F44" w:rsidP="00B6518F">
            <w:pPr>
              <w:pStyle w:val="TableEntry"/>
              <w:rPr>
                <w:noProof w:val="0"/>
              </w:rPr>
            </w:pPr>
            <w:r w:rsidRPr="00A03C55">
              <w:rPr>
                <w:noProof w:val="0"/>
              </w:rPr>
              <w:t>O</w:t>
            </w:r>
          </w:p>
        </w:tc>
        <w:tc>
          <w:tcPr>
            <w:tcW w:w="872" w:type="dxa"/>
          </w:tcPr>
          <w:p w14:paraId="69681BB3" w14:textId="77777777" w:rsidR="007A1F44" w:rsidRPr="00A03C55" w:rsidRDefault="007A1F44" w:rsidP="00B6518F">
            <w:pPr>
              <w:pStyle w:val="TableEntry"/>
              <w:rPr>
                <w:noProof w:val="0"/>
              </w:rPr>
            </w:pPr>
            <w:r w:rsidRPr="00A03C55">
              <w:rPr>
                <w:noProof w:val="0"/>
              </w:rPr>
              <w:t>[0..*]</w:t>
            </w:r>
          </w:p>
        </w:tc>
        <w:tc>
          <w:tcPr>
            <w:tcW w:w="1701" w:type="dxa"/>
          </w:tcPr>
          <w:p w14:paraId="59FB7EDD" w14:textId="77777777" w:rsidR="007A1F44" w:rsidRPr="00A03C55" w:rsidRDefault="007A1F44" w:rsidP="00A66DA8">
            <w:pPr>
              <w:pStyle w:val="TableEntry"/>
              <w:jc w:val="center"/>
              <w:rPr>
                <w:noProof w:val="0"/>
              </w:rPr>
            </w:pPr>
            <w:r w:rsidRPr="00A03C55">
              <w:rPr>
                <w:noProof w:val="0"/>
              </w:rPr>
              <w:t>7</w:t>
            </w:r>
          </w:p>
        </w:tc>
      </w:tr>
      <w:tr w:rsidR="007A1F44" w:rsidRPr="00A03C55" w14:paraId="0E3DDD8B" w14:textId="77777777" w:rsidTr="003462A5">
        <w:trPr>
          <w:cantSplit/>
          <w:jc w:val="center"/>
        </w:trPr>
        <w:tc>
          <w:tcPr>
            <w:tcW w:w="1951" w:type="dxa"/>
          </w:tcPr>
          <w:p w14:paraId="225E3FCF" w14:textId="77777777" w:rsidR="007A1F44" w:rsidRPr="00A03C55" w:rsidRDefault="007A1F44" w:rsidP="00A0052B">
            <w:pPr>
              <w:pStyle w:val="TableEntry"/>
              <w:rPr>
                <w:noProof w:val="0"/>
              </w:rPr>
            </w:pPr>
            <w:r w:rsidRPr="00A03C55">
              <w:rPr>
                <w:noProof w:val="0"/>
              </w:rPr>
              <w:t>DG1</w:t>
            </w:r>
          </w:p>
        </w:tc>
        <w:tc>
          <w:tcPr>
            <w:tcW w:w="3544" w:type="dxa"/>
          </w:tcPr>
          <w:p w14:paraId="14C29F0D" w14:textId="77777777" w:rsidR="007A1F44" w:rsidRPr="00A03C55" w:rsidRDefault="007A1F44" w:rsidP="00A0052B">
            <w:pPr>
              <w:pStyle w:val="TableEntry"/>
              <w:rPr>
                <w:noProof w:val="0"/>
              </w:rPr>
            </w:pPr>
            <w:r w:rsidRPr="00A03C55">
              <w:rPr>
                <w:noProof w:val="0"/>
              </w:rPr>
              <w:t>Diagnosis Information</w:t>
            </w:r>
          </w:p>
        </w:tc>
        <w:tc>
          <w:tcPr>
            <w:tcW w:w="971" w:type="dxa"/>
          </w:tcPr>
          <w:p w14:paraId="095C67B4" w14:textId="77777777" w:rsidR="007A1F44" w:rsidRPr="00A03C55" w:rsidRDefault="007A1F44" w:rsidP="00B6518F">
            <w:pPr>
              <w:pStyle w:val="TableEntry"/>
              <w:rPr>
                <w:noProof w:val="0"/>
              </w:rPr>
            </w:pPr>
            <w:r w:rsidRPr="00A03C55">
              <w:rPr>
                <w:noProof w:val="0"/>
              </w:rPr>
              <w:t>O</w:t>
            </w:r>
          </w:p>
        </w:tc>
        <w:tc>
          <w:tcPr>
            <w:tcW w:w="872" w:type="dxa"/>
          </w:tcPr>
          <w:p w14:paraId="39031DC9" w14:textId="77777777" w:rsidR="007A1F44" w:rsidRPr="00A03C55" w:rsidRDefault="007A1F44" w:rsidP="00B6518F">
            <w:pPr>
              <w:pStyle w:val="TableEntry"/>
              <w:rPr>
                <w:noProof w:val="0"/>
              </w:rPr>
            </w:pPr>
            <w:r w:rsidRPr="00A03C55">
              <w:rPr>
                <w:noProof w:val="0"/>
              </w:rPr>
              <w:t>[0..*]</w:t>
            </w:r>
          </w:p>
        </w:tc>
        <w:tc>
          <w:tcPr>
            <w:tcW w:w="1701" w:type="dxa"/>
          </w:tcPr>
          <w:p w14:paraId="479A871A" w14:textId="77777777" w:rsidR="007A1F44" w:rsidRPr="00A03C55" w:rsidRDefault="007A1F44" w:rsidP="00A66DA8">
            <w:pPr>
              <w:pStyle w:val="TableEntry"/>
              <w:jc w:val="center"/>
              <w:rPr>
                <w:noProof w:val="0"/>
              </w:rPr>
            </w:pPr>
            <w:r w:rsidRPr="00A03C55">
              <w:rPr>
                <w:noProof w:val="0"/>
              </w:rPr>
              <w:t>6</w:t>
            </w:r>
          </w:p>
        </w:tc>
      </w:tr>
      <w:tr w:rsidR="007A1F44" w:rsidRPr="00A03C55" w14:paraId="1E91A17A" w14:textId="77777777" w:rsidTr="003462A5">
        <w:trPr>
          <w:cantSplit/>
          <w:jc w:val="center"/>
        </w:trPr>
        <w:tc>
          <w:tcPr>
            <w:tcW w:w="1951" w:type="dxa"/>
          </w:tcPr>
          <w:p w14:paraId="7668E2F4" w14:textId="77777777" w:rsidR="007A1F44" w:rsidRPr="00A03C55" w:rsidRDefault="007A1F44" w:rsidP="00A0052B">
            <w:pPr>
              <w:pStyle w:val="TableEntry"/>
              <w:rPr>
                <w:noProof w:val="0"/>
              </w:rPr>
            </w:pPr>
            <w:r w:rsidRPr="00A03C55">
              <w:rPr>
                <w:noProof w:val="0"/>
              </w:rPr>
              <w:t>DRG</w:t>
            </w:r>
          </w:p>
        </w:tc>
        <w:tc>
          <w:tcPr>
            <w:tcW w:w="3544" w:type="dxa"/>
          </w:tcPr>
          <w:p w14:paraId="30D79318" w14:textId="77777777" w:rsidR="007A1F44" w:rsidRPr="00A03C55" w:rsidRDefault="007A1F44" w:rsidP="00A0052B">
            <w:pPr>
              <w:pStyle w:val="TableEntry"/>
              <w:rPr>
                <w:noProof w:val="0"/>
              </w:rPr>
            </w:pPr>
            <w:r w:rsidRPr="00A03C55">
              <w:rPr>
                <w:noProof w:val="0"/>
              </w:rPr>
              <w:t>Diagnosis Related Group</w:t>
            </w:r>
          </w:p>
        </w:tc>
        <w:tc>
          <w:tcPr>
            <w:tcW w:w="971" w:type="dxa"/>
          </w:tcPr>
          <w:p w14:paraId="5932BB49" w14:textId="77777777" w:rsidR="007A1F44" w:rsidRPr="00A03C55" w:rsidRDefault="007A1F44" w:rsidP="00B6518F">
            <w:pPr>
              <w:pStyle w:val="TableEntry"/>
              <w:rPr>
                <w:noProof w:val="0"/>
              </w:rPr>
            </w:pPr>
            <w:r w:rsidRPr="00A03C55">
              <w:rPr>
                <w:noProof w:val="0"/>
              </w:rPr>
              <w:t>O</w:t>
            </w:r>
          </w:p>
        </w:tc>
        <w:tc>
          <w:tcPr>
            <w:tcW w:w="872" w:type="dxa"/>
          </w:tcPr>
          <w:p w14:paraId="0A47C8DF" w14:textId="77777777" w:rsidR="007A1F44" w:rsidRPr="00A03C55" w:rsidRDefault="007A1F44" w:rsidP="00B6518F">
            <w:pPr>
              <w:pStyle w:val="TableEntry"/>
              <w:rPr>
                <w:noProof w:val="0"/>
              </w:rPr>
            </w:pPr>
            <w:r w:rsidRPr="00A03C55">
              <w:rPr>
                <w:noProof w:val="0"/>
              </w:rPr>
              <w:t>[0..*]</w:t>
            </w:r>
          </w:p>
        </w:tc>
        <w:tc>
          <w:tcPr>
            <w:tcW w:w="1701" w:type="dxa"/>
          </w:tcPr>
          <w:p w14:paraId="7EF1D552" w14:textId="77777777" w:rsidR="007A1F44" w:rsidRPr="00A03C55" w:rsidRDefault="007A1F44" w:rsidP="00A66DA8">
            <w:pPr>
              <w:pStyle w:val="TableEntry"/>
              <w:jc w:val="center"/>
              <w:rPr>
                <w:noProof w:val="0"/>
              </w:rPr>
            </w:pPr>
            <w:r w:rsidRPr="00A03C55">
              <w:rPr>
                <w:noProof w:val="0"/>
              </w:rPr>
              <w:t>6</w:t>
            </w:r>
          </w:p>
        </w:tc>
      </w:tr>
    </w:tbl>
    <w:p w14:paraId="53EC945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2" w:name="_Toc174249195"/>
      <w:r w:rsidRPr="00A03C55">
        <w:rPr>
          <w:noProof w:val="0"/>
        </w:rPr>
        <w:t>Comments on segment usage</w:t>
      </w:r>
      <w:bookmarkEnd w:id="392"/>
    </w:p>
    <w:p w14:paraId="3604CC31" w14:textId="77777777" w:rsidR="007A1F44" w:rsidRPr="00A03C55" w:rsidRDefault="007A1F44">
      <w:r w:rsidRPr="00A03C55">
        <w:t>None.</w:t>
      </w:r>
    </w:p>
    <w:p w14:paraId="711A38C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3" w:name="_Toc174249196"/>
      <w:r w:rsidRPr="00A03C55">
        <w:rPr>
          <w:noProof w:val="0"/>
        </w:rPr>
        <w:t>Expected actions</w:t>
      </w:r>
      <w:bookmarkEnd w:id="393"/>
    </w:p>
    <w:p w14:paraId="16024235" w14:textId="77777777" w:rsidR="007A1F44" w:rsidRPr="00A03C55" w:rsidRDefault="007A1F44">
      <w:r w:rsidRPr="00A03C55">
        <w:t>The receiver shall reset the patient’s status to its value prior to the receipt of the pre-admit message.</w:t>
      </w:r>
    </w:p>
    <w:p w14:paraId="6FB29908" w14:textId="77777777" w:rsidR="007A1F44" w:rsidRPr="00A03C55" w:rsidRDefault="007A1F44">
      <w:r w:rsidRPr="00A03C55">
        <w:t>The receiver shall report the result of this operation (success / error) in an acknowledgment message returned to the sender.</w:t>
      </w:r>
    </w:p>
    <w:p w14:paraId="31A5C76F" w14:textId="68EEB1E5" w:rsidR="007A1F44" w:rsidRPr="00A03C55" w:rsidRDefault="007A1F44">
      <w:r w:rsidRPr="00A03C55">
        <w:t>In case this Movement conflicts with the current situation of the patient (no pre-admit registered for this patient, or the patient is unknown) the message is discarded but no error condition is raised.</w:t>
      </w:r>
    </w:p>
    <w:p w14:paraId="3FE0CD28" w14:textId="77777777" w:rsidR="007A1F44" w:rsidRPr="00A03C55" w:rsidRDefault="007A1F44">
      <w:r w:rsidRPr="00A03C55">
        <w:t>If the receiver does not support the Inpatient/Outpatient Encounter Management Option of this transaction, it shall application-reject the message (see ITI TF-2x: C.2.3).</w:t>
      </w:r>
    </w:p>
    <w:p w14:paraId="2E2B5D96"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94" w:name="_Toc174249197"/>
      <w:bookmarkStart w:id="395" w:name="_Toc398544179"/>
      <w:r w:rsidRPr="00A03C55">
        <w:rPr>
          <w:noProof w:val="0"/>
        </w:rPr>
        <w:t>Change Outpatient to Inpatient (ADT^A06^ADT_A06)</w:t>
      </w:r>
      <w:bookmarkEnd w:id="394"/>
      <w:bookmarkEnd w:id="395"/>
    </w:p>
    <w:p w14:paraId="50B2061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6" w:name="_Toc174249198"/>
      <w:r w:rsidRPr="00A03C55">
        <w:rPr>
          <w:noProof w:val="0"/>
        </w:rPr>
        <w:t>Trigger Event</w:t>
      </w:r>
      <w:bookmarkEnd w:id="396"/>
    </w:p>
    <w:p w14:paraId="58A0FFA4" w14:textId="77777777" w:rsidR="007A1F44" w:rsidRPr="00A03C55" w:rsidRDefault="007A1F44">
      <w:r w:rsidRPr="00A03C55">
        <w:t>This message is sent by a Patient Encounter Supplier to notify a Patient Encounter Consumer that it has been decided to admit a patient that was formerly in a non-admitted status, such as Emergency.</w:t>
      </w:r>
    </w:p>
    <w:p w14:paraId="337C1B82" w14:textId="77777777" w:rsidR="007A1F44" w:rsidRPr="00A03C55" w:rsidRDefault="007A1F44">
      <w:r w:rsidRPr="00A03C55">
        <w:t xml:space="preserve">MSH-9 is valued </w:t>
      </w:r>
      <w:r w:rsidRPr="00A03C55">
        <w:rPr>
          <w:b/>
          <w:bCs/>
        </w:rPr>
        <w:t>ADT^A06^ADT_A06</w:t>
      </w:r>
      <w:r w:rsidRPr="00A03C55">
        <w:t>.</w:t>
      </w:r>
    </w:p>
    <w:p w14:paraId="3B38176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7" w:name="_Toc174249199"/>
      <w:r w:rsidRPr="00A03C55">
        <w:rPr>
          <w:noProof w:val="0"/>
        </w:rPr>
        <w:lastRenderedPageBreak/>
        <w:t>Message Static Definition</w:t>
      </w:r>
      <w:bookmarkEnd w:id="397"/>
    </w:p>
    <w:p w14:paraId="38BC83B3" w14:textId="77777777" w:rsidR="007A1F44" w:rsidRPr="00A03C55" w:rsidRDefault="007A1F44">
      <w:pPr>
        <w:pStyle w:val="TableTitle"/>
        <w:rPr>
          <w:noProof w:val="0"/>
        </w:rPr>
      </w:pPr>
      <w:r w:rsidRPr="00A03C55">
        <w:rPr>
          <w:noProof w:val="0"/>
        </w:rPr>
        <w:t>Table 3.31-15: Static definition of message ADT^A06^ADT_A06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0E5D1749" w14:textId="77777777" w:rsidTr="00CD738C">
        <w:trPr>
          <w:tblHeader/>
          <w:jc w:val="center"/>
        </w:trPr>
        <w:tc>
          <w:tcPr>
            <w:tcW w:w="1951" w:type="dxa"/>
            <w:tcBorders>
              <w:top w:val="single" w:sz="4" w:space="0" w:color="auto"/>
              <w:bottom w:val="single" w:sz="4" w:space="0" w:color="auto"/>
              <w:right w:val="single" w:sz="4" w:space="0" w:color="auto"/>
            </w:tcBorders>
            <w:shd w:val="clear" w:color="auto" w:fill="D9D9D9"/>
          </w:tcPr>
          <w:p w14:paraId="331545AA" w14:textId="77777777" w:rsidR="007A1F44" w:rsidRPr="00A03C55" w:rsidRDefault="007A1F44" w:rsidP="00A063AC">
            <w:pPr>
              <w:pStyle w:val="TableEntryHeader"/>
              <w:rPr>
                <w:noProof w:val="0"/>
              </w:rPr>
            </w:pPr>
            <w:r w:rsidRPr="00A03C55">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521E6A37" w14:textId="77777777" w:rsidR="007A1F44" w:rsidRPr="00A03C55" w:rsidRDefault="007A1F44" w:rsidP="00A53067">
            <w:pPr>
              <w:pStyle w:val="TableEntryHeader"/>
              <w:rPr>
                <w:noProof w:val="0"/>
              </w:rPr>
            </w:pPr>
            <w:r w:rsidRPr="00A03C55">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73DDA98D" w14:textId="77777777" w:rsidR="007A1F44" w:rsidRPr="00A03C55" w:rsidRDefault="007A1F44" w:rsidP="00A53067">
            <w:pPr>
              <w:pStyle w:val="TableEntryHeader"/>
              <w:rPr>
                <w:noProof w:val="0"/>
              </w:rPr>
            </w:pPr>
            <w:r w:rsidRPr="00A03C55">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19BE83CE" w14:textId="77777777" w:rsidR="007A1F44" w:rsidRPr="00A03C55" w:rsidRDefault="007A1F44" w:rsidP="00A53067">
            <w:pPr>
              <w:pStyle w:val="TableEntryHeader"/>
              <w:rPr>
                <w:noProof w:val="0"/>
              </w:rPr>
            </w:pPr>
            <w:r w:rsidRPr="00A03C55">
              <w:rPr>
                <w:noProof w:val="0"/>
              </w:rPr>
              <w:t>Card.</w:t>
            </w:r>
          </w:p>
        </w:tc>
        <w:tc>
          <w:tcPr>
            <w:tcW w:w="1701" w:type="dxa"/>
            <w:tcBorders>
              <w:top w:val="single" w:sz="4" w:space="0" w:color="auto"/>
              <w:left w:val="single" w:sz="4" w:space="0" w:color="auto"/>
              <w:bottom w:val="single" w:sz="4" w:space="0" w:color="auto"/>
            </w:tcBorders>
            <w:shd w:val="clear" w:color="auto" w:fill="D9D9D9"/>
          </w:tcPr>
          <w:p w14:paraId="3CD339CC" w14:textId="77777777" w:rsidR="007A1F44" w:rsidRPr="00A03C55" w:rsidRDefault="007A1F44" w:rsidP="00A53067">
            <w:pPr>
              <w:pStyle w:val="TableEntryHeader"/>
              <w:rPr>
                <w:noProof w:val="0"/>
              </w:rPr>
            </w:pPr>
            <w:r w:rsidRPr="00A03C55">
              <w:rPr>
                <w:noProof w:val="0"/>
              </w:rPr>
              <w:t>HL7 chapter</w:t>
            </w:r>
          </w:p>
        </w:tc>
      </w:tr>
      <w:tr w:rsidR="007A1F44" w:rsidRPr="00A03C55" w14:paraId="7A7ADC0C" w14:textId="77777777">
        <w:trPr>
          <w:jc w:val="center"/>
        </w:trPr>
        <w:tc>
          <w:tcPr>
            <w:tcW w:w="1951" w:type="dxa"/>
            <w:tcBorders>
              <w:top w:val="single" w:sz="4" w:space="0" w:color="auto"/>
              <w:bottom w:val="single" w:sz="4" w:space="0" w:color="auto"/>
              <w:right w:val="single" w:sz="4" w:space="0" w:color="auto"/>
            </w:tcBorders>
          </w:tcPr>
          <w:p w14:paraId="24530CA2" w14:textId="77777777" w:rsidR="007A1F44" w:rsidRPr="00A03C55" w:rsidRDefault="007A1F44" w:rsidP="00A0052B">
            <w:pPr>
              <w:pStyle w:val="TableEntry"/>
              <w:rPr>
                <w:noProof w:val="0"/>
              </w:rPr>
            </w:pPr>
            <w:r w:rsidRPr="00A03C55">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211876C6" w14:textId="77777777" w:rsidR="007A1F44" w:rsidRPr="00A03C55" w:rsidRDefault="007A1F44" w:rsidP="00A0052B">
            <w:pPr>
              <w:pStyle w:val="TableEntry"/>
              <w:rPr>
                <w:noProof w:val="0"/>
              </w:rPr>
            </w:pPr>
            <w:r w:rsidRPr="00A03C55">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2914E31"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5B71737C"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2A68330A" w14:textId="77777777" w:rsidR="007A1F44" w:rsidRPr="00A03C55" w:rsidRDefault="007A1F44" w:rsidP="00A66DA8">
            <w:pPr>
              <w:pStyle w:val="TableEntry"/>
              <w:jc w:val="center"/>
              <w:rPr>
                <w:noProof w:val="0"/>
              </w:rPr>
            </w:pPr>
            <w:r w:rsidRPr="00A03C55">
              <w:rPr>
                <w:noProof w:val="0"/>
              </w:rPr>
              <w:t>2</w:t>
            </w:r>
          </w:p>
        </w:tc>
      </w:tr>
      <w:tr w:rsidR="007A1F44" w:rsidRPr="00A03C55" w14:paraId="2BEAD252" w14:textId="77777777">
        <w:trPr>
          <w:jc w:val="center"/>
        </w:trPr>
        <w:tc>
          <w:tcPr>
            <w:tcW w:w="1951" w:type="dxa"/>
            <w:tcBorders>
              <w:top w:val="single" w:sz="4" w:space="0" w:color="auto"/>
              <w:bottom w:val="single" w:sz="4" w:space="0" w:color="auto"/>
              <w:right w:val="single" w:sz="4" w:space="0" w:color="auto"/>
            </w:tcBorders>
          </w:tcPr>
          <w:p w14:paraId="5658BB42" w14:textId="77777777" w:rsidR="007A1F44" w:rsidRPr="00A03C55" w:rsidRDefault="007A1F44" w:rsidP="00A0052B">
            <w:pPr>
              <w:pStyle w:val="TableEntry"/>
              <w:rPr>
                <w:noProof w:val="0"/>
              </w:rPr>
            </w:pPr>
            <w:r w:rsidRPr="00A03C55">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2514B968" w14:textId="77777777" w:rsidR="007A1F44" w:rsidRPr="00A03C55" w:rsidRDefault="007A1F44" w:rsidP="00A0052B">
            <w:pPr>
              <w:pStyle w:val="TableEntry"/>
              <w:rPr>
                <w:noProof w:val="0"/>
              </w:rPr>
            </w:pPr>
            <w:r w:rsidRPr="00A03C55">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271989D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9CB079B"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1CEF85C0" w14:textId="77777777" w:rsidR="007A1F44" w:rsidRPr="00A03C55" w:rsidRDefault="007A1F44" w:rsidP="00A66DA8">
            <w:pPr>
              <w:pStyle w:val="TableEntry"/>
              <w:jc w:val="center"/>
              <w:rPr>
                <w:noProof w:val="0"/>
              </w:rPr>
            </w:pPr>
            <w:r w:rsidRPr="00A03C55">
              <w:rPr>
                <w:noProof w:val="0"/>
              </w:rPr>
              <w:t>2</w:t>
            </w:r>
          </w:p>
        </w:tc>
      </w:tr>
      <w:tr w:rsidR="007A1F44" w:rsidRPr="00A03C55" w14:paraId="6EF2F897" w14:textId="77777777">
        <w:trPr>
          <w:jc w:val="center"/>
        </w:trPr>
        <w:tc>
          <w:tcPr>
            <w:tcW w:w="1951" w:type="dxa"/>
            <w:tcBorders>
              <w:top w:val="single" w:sz="4" w:space="0" w:color="auto"/>
              <w:bottom w:val="single" w:sz="4" w:space="0" w:color="auto"/>
              <w:right w:val="single" w:sz="4" w:space="0" w:color="auto"/>
            </w:tcBorders>
          </w:tcPr>
          <w:p w14:paraId="6A9356C6" w14:textId="77777777" w:rsidR="007A1F44" w:rsidRPr="00A03C55" w:rsidRDefault="007A1F44" w:rsidP="00A0052B">
            <w:pPr>
              <w:pStyle w:val="TableEntry"/>
              <w:rPr>
                <w:noProof w:val="0"/>
              </w:rPr>
            </w:pPr>
            <w:r w:rsidRPr="00A03C55">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3174D29B" w14:textId="77777777" w:rsidR="007A1F44" w:rsidRPr="00A03C55" w:rsidRDefault="007A1F44" w:rsidP="00A0052B">
            <w:pPr>
              <w:pStyle w:val="TableEntry"/>
              <w:rPr>
                <w:noProof w:val="0"/>
              </w:rPr>
            </w:pPr>
            <w:r w:rsidRPr="00A03C55">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69C054A1"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127B99E7"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2ACBFE99" w14:textId="77777777" w:rsidR="007A1F44" w:rsidRPr="00A03C55" w:rsidRDefault="007A1F44" w:rsidP="00A66DA8">
            <w:pPr>
              <w:pStyle w:val="TableEntry"/>
              <w:jc w:val="center"/>
              <w:rPr>
                <w:noProof w:val="0"/>
              </w:rPr>
            </w:pPr>
            <w:r w:rsidRPr="00A03C55">
              <w:rPr>
                <w:noProof w:val="0"/>
              </w:rPr>
              <w:t>2</w:t>
            </w:r>
          </w:p>
        </w:tc>
      </w:tr>
      <w:tr w:rsidR="007A1F44" w:rsidRPr="00A03C55" w14:paraId="605C7CCC" w14:textId="77777777">
        <w:trPr>
          <w:jc w:val="center"/>
        </w:trPr>
        <w:tc>
          <w:tcPr>
            <w:tcW w:w="1951" w:type="dxa"/>
            <w:tcBorders>
              <w:top w:val="single" w:sz="4" w:space="0" w:color="auto"/>
              <w:bottom w:val="single" w:sz="4" w:space="0" w:color="auto"/>
              <w:right w:val="single" w:sz="4" w:space="0" w:color="auto"/>
            </w:tcBorders>
          </w:tcPr>
          <w:p w14:paraId="7A379DDB" w14:textId="77777777" w:rsidR="007A1F44" w:rsidRPr="00A03C55" w:rsidRDefault="007A1F44" w:rsidP="00A0052B">
            <w:pPr>
              <w:pStyle w:val="TableEntry"/>
              <w:rPr>
                <w:noProof w:val="0"/>
              </w:rPr>
            </w:pPr>
            <w:r w:rsidRPr="00A03C55">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42AFD511" w14:textId="77777777" w:rsidR="007A1F44" w:rsidRPr="00A03C55" w:rsidRDefault="007A1F44" w:rsidP="00A0052B">
            <w:pPr>
              <w:pStyle w:val="TableEntry"/>
              <w:rPr>
                <w:noProof w:val="0"/>
              </w:rPr>
            </w:pPr>
            <w:r w:rsidRPr="00A03C55">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6E8DC66A"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5001B729"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6CDC7409" w14:textId="77777777" w:rsidR="007A1F44" w:rsidRPr="00A03C55" w:rsidRDefault="007A1F44" w:rsidP="00A66DA8">
            <w:pPr>
              <w:pStyle w:val="TableEntry"/>
              <w:jc w:val="center"/>
              <w:rPr>
                <w:noProof w:val="0"/>
              </w:rPr>
            </w:pPr>
            <w:r w:rsidRPr="00A03C55">
              <w:rPr>
                <w:noProof w:val="0"/>
              </w:rPr>
              <w:t>3</w:t>
            </w:r>
          </w:p>
        </w:tc>
      </w:tr>
      <w:tr w:rsidR="007A1F44" w:rsidRPr="00A03C55" w14:paraId="13BC5D7D" w14:textId="77777777">
        <w:trPr>
          <w:jc w:val="center"/>
        </w:trPr>
        <w:tc>
          <w:tcPr>
            <w:tcW w:w="1951" w:type="dxa"/>
            <w:tcBorders>
              <w:top w:val="single" w:sz="4" w:space="0" w:color="auto"/>
              <w:bottom w:val="single" w:sz="4" w:space="0" w:color="auto"/>
              <w:right w:val="single" w:sz="4" w:space="0" w:color="auto"/>
            </w:tcBorders>
          </w:tcPr>
          <w:p w14:paraId="572C7DF1" w14:textId="77777777" w:rsidR="007A1F44" w:rsidRPr="00A03C55" w:rsidRDefault="007A1F44" w:rsidP="00A0052B">
            <w:pPr>
              <w:pStyle w:val="TableEntry"/>
              <w:rPr>
                <w:noProof w:val="0"/>
              </w:rPr>
            </w:pPr>
            <w:r w:rsidRPr="00A03C55">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60E86C9A" w14:textId="77777777" w:rsidR="007A1F44" w:rsidRPr="00A03C55" w:rsidRDefault="007A1F44" w:rsidP="00A0052B">
            <w:pPr>
              <w:pStyle w:val="TableEntry"/>
              <w:rPr>
                <w:noProof w:val="0"/>
              </w:rPr>
            </w:pPr>
            <w:r w:rsidRPr="00A03C55">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4F9B38EB"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0E37B92"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02084E9C" w14:textId="77777777" w:rsidR="007A1F44" w:rsidRPr="00A03C55" w:rsidRDefault="007A1F44" w:rsidP="00A66DA8">
            <w:pPr>
              <w:pStyle w:val="TableEntry"/>
              <w:jc w:val="center"/>
              <w:rPr>
                <w:noProof w:val="0"/>
              </w:rPr>
            </w:pPr>
            <w:r w:rsidRPr="00A03C55">
              <w:rPr>
                <w:noProof w:val="0"/>
              </w:rPr>
              <w:t>3</w:t>
            </w:r>
          </w:p>
        </w:tc>
      </w:tr>
      <w:tr w:rsidR="007A1F44" w:rsidRPr="00A03C55" w14:paraId="4F65B222" w14:textId="77777777">
        <w:trPr>
          <w:jc w:val="center"/>
        </w:trPr>
        <w:tc>
          <w:tcPr>
            <w:tcW w:w="1951" w:type="dxa"/>
            <w:tcBorders>
              <w:top w:val="single" w:sz="4" w:space="0" w:color="auto"/>
              <w:bottom w:val="single" w:sz="4" w:space="0" w:color="auto"/>
              <w:right w:val="single" w:sz="4" w:space="0" w:color="auto"/>
            </w:tcBorders>
          </w:tcPr>
          <w:p w14:paraId="3C5B3B56" w14:textId="77777777" w:rsidR="007A1F44" w:rsidRPr="00A03C55" w:rsidRDefault="007A1F44" w:rsidP="00A0052B">
            <w:pPr>
              <w:pStyle w:val="TableEntry"/>
              <w:rPr>
                <w:noProof w:val="0"/>
              </w:rPr>
            </w:pPr>
            <w:r w:rsidRPr="00A03C55">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3002232"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072C8460"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DF10CB"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7594253E" w14:textId="77777777" w:rsidR="007A1F44" w:rsidRPr="00A03C55" w:rsidRDefault="007A1F44" w:rsidP="00A66DA8">
            <w:pPr>
              <w:pStyle w:val="TableEntry"/>
              <w:jc w:val="center"/>
              <w:rPr>
                <w:noProof w:val="0"/>
              </w:rPr>
            </w:pPr>
            <w:r w:rsidRPr="00A03C55">
              <w:rPr>
                <w:noProof w:val="0"/>
              </w:rPr>
              <w:t>15</w:t>
            </w:r>
          </w:p>
        </w:tc>
      </w:tr>
      <w:tr w:rsidR="007A1F44" w:rsidRPr="00A03C55" w14:paraId="12F1AC8C" w14:textId="77777777">
        <w:trPr>
          <w:jc w:val="center"/>
        </w:trPr>
        <w:tc>
          <w:tcPr>
            <w:tcW w:w="1951" w:type="dxa"/>
            <w:tcBorders>
              <w:top w:val="single" w:sz="4" w:space="0" w:color="auto"/>
              <w:bottom w:val="single" w:sz="4" w:space="0" w:color="auto"/>
              <w:right w:val="single" w:sz="4" w:space="0" w:color="auto"/>
            </w:tcBorders>
          </w:tcPr>
          <w:p w14:paraId="0B6FB0E0" w14:textId="77777777" w:rsidR="007A1F44" w:rsidRPr="00A03C55" w:rsidRDefault="007A1F44" w:rsidP="00A0052B">
            <w:pPr>
              <w:pStyle w:val="TableEntry"/>
              <w:rPr>
                <w:noProof w:val="0"/>
              </w:rPr>
            </w:pPr>
            <w:r w:rsidRPr="00A03C55">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56E131C7" w14:textId="77777777" w:rsidR="007A1F44" w:rsidRPr="00A03C55" w:rsidRDefault="007A1F44" w:rsidP="00A0052B">
            <w:pPr>
              <w:pStyle w:val="TableEntry"/>
              <w:rPr>
                <w:noProof w:val="0"/>
              </w:rPr>
            </w:pPr>
            <w:r w:rsidRPr="00A03C55">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183F862C" w14:textId="77777777" w:rsidR="007A1F44" w:rsidRPr="00A03C55" w:rsidRDefault="007A1F44" w:rsidP="00B6518F">
            <w:pPr>
              <w:pStyle w:val="TableEntry"/>
              <w:rPr>
                <w:noProof w:val="0"/>
              </w:rPr>
            </w:pPr>
            <w:r w:rsidRPr="00A03C55">
              <w:rPr>
                <w:noProof w:val="0"/>
              </w:rPr>
              <w:t>C</w:t>
            </w:r>
          </w:p>
        </w:tc>
        <w:tc>
          <w:tcPr>
            <w:tcW w:w="872" w:type="dxa"/>
            <w:tcBorders>
              <w:top w:val="single" w:sz="4" w:space="0" w:color="auto"/>
              <w:left w:val="single" w:sz="4" w:space="0" w:color="auto"/>
              <w:bottom w:val="single" w:sz="4" w:space="0" w:color="auto"/>
              <w:right w:val="single" w:sz="4" w:space="0" w:color="auto"/>
            </w:tcBorders>
          </w:tcPr>
          <w:p w14:paraId="580B0885"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3A52BB8C" w14:textId="77777777" w:rsidR="007A1F44" w:rsidRPr="00A03C55" w:rsidRDefault="007A1F44" w:rsidP="00A66DA8">
            <w:pPr>
              <w:pStyle w:val="TableEntry"/>
              <w:jc w:val="center"/>
              <w:rPr>
                <w:noProof w:val="0"/>
              </w:rPr>
            </w:pPr>
            <w:r w:rsidRPr="00A03C55">
              <w:rPr>
                <w:noProof w:val="0"/>
              </w:rPr>
              <w:t>3</w:t>
            </w:r>
          </w:p>
        </w:tc>
      </w:tr>
      <w:tr w:rsidR="007A1F44" w:rsidRPr="00A03C55" w14:paraId="3463A513" w14:textId="77777777">
        <w:trPr>
          <w:jc w:val="center"/>
        </w:trPr>
        <w:tc>
          <w:tcPr>
            <w:tcW w:w="1951" w:type="dxa"/>
            <w:tcBorders>
              <w:top w:val="single" w:sz="4" w:space="0" w:color="auto"/>
              <w:bottom w:val="single" w:sz="4" w:space="0" w:color="auto"/>
              <w:right w:val="single" w:sz="4" w:space="0" w:color="auto"/>
            </w:tcBorders>
          </w:tcPr>
          <w:p w14:paraId="5C7543A9" w14:textId="77777777" w:rsidR="007A1F44" w:rsidRPr="00A03C55" w:rsidRDefault="007A1F44" w:rsidP="00A0052B">
            <w:pPr>
              <w:pStyle w:val="TableEntry"/>
              <w:rPr>
                <w:noProof w:val="0"/>
              </w:rPr>
            </w:pPr>
            <w:r w:rsidRPr="00A03C55">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19B18B34" w14:textId="77777777" w:rsidR="007A1F44" w:rsidRPr="00A03C55" w:rsidRDefault="007A1F44" w:rsidP="00A0052B">
            <w:pPr>
              <w:pStyle w:val="TableEntry"/>
              <w:rPr>
                <w:noProof w:val="0"/>
              </w:rPr>
            </w:pPr>
            <w:r w:rsidRPr="00A03C55">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361771"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52E23D0"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0620D3A2" w14:textId="77777777" w:rsidR="007A1F44" w:rsidRPr="00A03C55" w:rsidRDefault="007A1F44" w:rsidP="00A66DA8">
            <w:pPr>
              <w:pStyle w:val="TableEntry"/>
              <w:jc w:val="center"/>
              <w:rPr>
                <w:noProof w:val="0"/>
              </w:rPr>
            </w:pPr>
            <w:r w:rsidRPr="00A03C55">
              <w:rPr>
                <w:noProof w:val="0"/>
              </w:rPr>
              <w:t>3</w:t>
            </w:r>
          </w:p>
        </w:tc>
      </w:tr>
      <w:tr w:rsidR="007A1F44" w:rsidRPr="00A03C55" w14:paraId="0A9FE174" w14:textId="77777777">
        <w:trPr>
          <w:jc w:val="center"/>
        </w:trPr>
        <w:tc>
          <w:tcPr>
            <w:tcW w:w="1951" w:type="dxa"/>
            <w:tcBorders>
              <w:top w:val="single" w:sz="4" w:space="0" w:color="auto"/>
              <w:bottom w:val="single" w:sz="4" w:space="0" w:color="auto"/>
              <w:right w:val="single" w:sz="4" w:space="0" w:color="auto"/>
            </w:tcBorders>
          </w:tcPr>
          <w:p w14:paraId="6DC09EB8" w14:textId="77777777" w:rsidR="007A1F44" w:rsidRPr="00A03C55" w:rsidRDefault="007A1F44" w:rsidP="00A0052B">
            <w:pPr>
              <w:pStyle w:val="TableEntry"/>
              <w:rPr>
                <w:noProof w:val="0"/>
              </w:rPr>
            </w:pPr>
            <w:r w:rsidRPr="00A03C55">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1195EA5D" w14:textId="77777777" w:rsidR="007A1F44" w:rsidRPr="00A03C55" w:rsidRDefault="007A1F44" w:rsidP="00A0052B">
            <w:pPr>
              <w:pStyle w:val="TableEntry"/>
              <w:rPr>
                <w:noProof w:val="0"/>
              </w:rPr>
            </w:pPr>
            <w:r w:rsidRPr="00A03C55">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3F4CAC74"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7B80C098"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15697AFC" w14:textId="77777777" w:rsidR="007A1F44" w:rsidRPr="00A03C55" w:rsidRDefault="007A1F44" w:rsidP="00A66DA8">
            <w:pPr>
              <w:pStyle w:val="TableEntry"/>
              <w:jc w:val="center"/>
              <w:rPr>
                <w:noProof w:val="0"/>
              </w:rPr>
            </w:pPr>
            <w:r w:rsidRPr="00A03C55">
              <w:rPr>
                <w:noProof w:val="0"/>
              </w:rPr>
              <w:t>3</w:t>
            </w:r>
          </w:p>
        </w:tc>
      </w:tr>
      <w:tr w:rsidR="007A1F44" w:rsidRPr="00A03C55" w14:paraId="7D4D3C2E" w14:textId="77777777">
        <w:trPr>
          <w:jc w:val="center"/>
        </w:trPr>
        <w:tc>
          <w:tcPr>
            <w:tcW w:w="1951" w:type="dxa"/>
            <w:tcBorders>
              <w:top w:val="single" w:sz="4" w:space="0" w:color="auto"/>
              <w:bottom w:val="single" w:sz="4" w:space="0" w:color="auto"/>
              <w:right w:val="single" w:sz="4" w:space="0" w:color="auto"/>
            </w:tcBorders>
          </w:tcPr>
          <w:p w14:paraId="3298D2B1" w14:textId="77777777" w:rsidR="007A1F44" w:rsidRPr="00A03C55" w:rsidRDefault="007A1F44" w:rsidP="00A0052B">
            <w:pPr>
              <w:pStyle w:val="TableEntry"/>
              <w:rPr>
                <w:noProof w:val="0"/>
              </w:rPr>
            </w:pPr>
            <w:r w:rsidRPr="00A03C55">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2BD7A8F1" w14:textId="77777777" w:rsidR="007A1F44" w:rsidRPr="00A03C55" w:rsidRDefault="007A1F44" w:rsidP="00A0052B">
            <w:pPr>
              <w:pStyle w:val="TableEntry"/>
              <w:rPr>
                <w:noProof w:val="0"/>
              </w:rPr>
            </w:pPr>
            <w:r w:rsidRPr="00A03C55">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0B78FAD3" w14:textId="77777777" w:rsidR="007A1F44" w:rsidRPr="00A03C55" w:rsidRDefault="007A1F44" w:rsidP="00B6518F">
            <w:pPr>
              <w:pStyle w:val="TableEntry"/>
              <w:rPr>
                <w:noProof w:val="0"/>
              </w:rPr>
            </w:pPr>
            <w:r w:rsidRPr="00A03C55">
              <w:rPr>
                <w:noProof w:val="0"/>
              </w:rPr>
              <w:t>X</w:t>
            </w:r>
          </w:p>
        </w:tc>
        <w:tc>
          <w:tcPr>
            <w:tcW w:w="872" w:type="dxa"/>
            <w:tcBorders>
              <w:top w:val="single" w:sz="4" w:space="0" w:color="auto"/>
              <w:left w:val="single" w:sz="4" w:space="0" w:color="auto"/>
              <w:bottom w:val="single" w:sz="4" w:space="0" w:color="auto"/>
              <w:right w:val="single" w:sz="4" w:space="0" w:color="auto"/>
            </w:tcBorders>
          </w:tcPr>
          <w:p w14:paraId="3B3B18E4" w14:textId="77777777" w:rsidR="007A1F44" w:rsidRPr="00A03C55" w:rsidRDefault="007A1F44" w:rsidP="00B6518F">
            <w:pPr>
              <w:pStyle w:val="TableEntry"/>
              <w:rPr>
                <w:noProof w:val="0"/>
              </w:rPr>
            </w:pPr>
            <w:r w:rsidRPr="00A03C55">
              <w:rPr>
                <w:noProof w:val="0"/>
              </w:rPr>
              <w:t>[0..0]</w:t>
            </w:r>
          </w:p>
        </w:tc>
        <w:tc>
          <w:tcPr>
            <w:tcW w:w="1701" w:type="dxa"/>
            <w:tcBorders>
              <w:top w:val="single" w:sz="4" w:space="0" w:color="auto"/>
              <w:left w:val="single" w:sz="4" w:space="0" w:color="auto"/>
              <w:bottom w:val="single" w:sz="4" w:space="0" w:color="auto"/>
            </w:tcBorders>
          </w:tcPr>
          <w:p w14:paraId="6536AB0F" w14:textId="77777777" w:rsidR="007A1F44" w:rsidRPr="00A03C55" w:rsidRDefault="007A1F44" w:rsidP="00A66DA8">
            <w:pPr>
              <w:pStyle w:val="TableEntry"/>
              <w:jc w:val="center"/>
              <w:rPr>
                <w:noProof w:val="0"/>
              </w:rPr>
            </w:pPr>
            <w:r w:rsidRPr="00A03C55">
              <w:rPr>
                <w:noProof w:val="0"/>
              </w:rPr>
              <w:t>3</w:t>
            </w:r>
          </w:p>
        </w:tc>
      </w:tr>
      <w:tr w:rsidR="007A1F44" w:rsidRPr="00A03C55" w14:paraId="6A045E3D" w14:textId="77777777">
        <w:trPr>
          <w:jc w:val="center"/>
        </w:trPr>
        <w:tc>
          <w:tcPr>
            <w:tcW w:w="1951" w:type="dxa"/>
            <w:tcBorders>
              <w:top w:val="single" w:sz="4" w:space="0" w:color="auto"/>
              <w:bottom w:val="single" w:sz="4" w:space="0" w:color="auto"/>
              <w:right w:val="single" w:sz="4" w:space="0" w:color="auto"/>
            </w:tcBorders>
          </w:tcPr>
          <w:p w14:paraId="170AB9D5" w14:textId="77777777" w:rsidR="007A1F44" w:rsidRPr="00A03C55" w:rsidRDefault="007A1F44" w:rsidP="00A0052B">
            <w:pPr>
              <w:pStyle w:val="TableEntry"/>
              <w:rPr>
                <w:noProof w:val="0"/>
              </w:rPr>
            </w:pPr>
            <w:r w:rsidRPr="00A03C55">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187E371"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252D2F5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7D9C15"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5AD9A10D" w14:textId="77777777" w:rsidR="007A1F44" w:rsidRPr="00A03C55" w:rsidRDefault="007A1F44" w:rsidP="00A66DA8">
            <w:pPr>
              <w:pStyle w:val="TableEntry"/>
              <w:jc w:val="center"/>
              <w:rPr>
                <w:noProof w:val="0"/>
              </w:rPr>
            </w:pPr>
            <w:r w:rsidRPr="00A03C55">
              <w:rPr>
                <w:noProof w:val="0"/>
              </w:rPr>
              <w:t>15</w:t>
            </w:r>
          </w:p>
        </w:tc>
      </w:tr>
      <w:tr w:rsidR="007A1F44" w:rsidRPr="00A03C55" w14:paraId="2C3261F1" w14:textId="77777777">
        <w:trPr>
          <w:jc w:val="center"/>
        </w:trPr>
        <w:tc>
          <w:tcPr>
            <w:tcW w:w="1951" w:type="dxa"/>
            <w:tcBorders>
              <w:top w:val="single" w:sz="4" w:space="0" w:color="auto"/>
              <w:bottom w:val="single" w:sz="4" w:space="0" w:color="auto"/>
              <w:right w:val="single" w:sz="4" w:space="0" w:color="auto"/>
            </w:tcBorders>
          </w:tcPr>
          <w:p w14:paraId="44A0474A" w14:textId="77777777" w:rsidR="007A1F44" w:rsidRPr="00A03C55" w:rsidRDefault="007A1F44" w:rsidP="00A0052B">
            <w:pPr>
              <w:pStyle w:val="TableEntry"/>
              <w:rPr>
                <w:noProof w:val="0"/>
              </w:rPr>
            </w:pPr>
            <w:r w:rsidRPr="00A03C55">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53DBC8C2" w14:textId="77777777" w:rsidR="007A1F44" w:rsidRPr="00A03C55" w:rsidRDefault="007A1F44" w:rsidP="00A0052B">
            <w:pPr>
              <w:pStyle w:val="TableEntry"/>
              <w:rPr>
                <w:noProof w:val="0"/>
              </w:rPr>
            </w:pPr>
            <w:r w:rsidRPr="00A03C55">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31B1A361"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D57F1B"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4779F17F" w14:textId="77777777" w:rsidR="007A1F44" w:rsidRPr="00A03C55" w:rsidRDefault="007A1F44" w:rsidP="00A66DA8">
            <w:pPr>
              <w:pStyle w:val="TableEntry"/>
              <w:jc w:val="center"/>
              <w:rPr>
                <w:noProof w:val="0"/>
              </w:rPr>
            </w:pPr>
            <w:r w:rsidRPr="00A03C55">
              <w:rPr>
                <w:noProof w:val="0"/>
              </w:rPr>
              <w:t>3</w:t>
            </w:r>
          </w:p>
        </w:tc>
      </w:tr>
      <w:tr w:rsidR="007A1F44" w:rsidRPr="00A03C55" w14:paraId="30BE4432" w14:textId="77777777">
        <w:trPr>
          <w:jc w:val="center"/>
        </w:trPr>
        <w:tc>
          <w:tcPr>
            <w:tcW w:w="1951" w:type="dxa"/>
            <w:tcBorders>
              <w:top w:val="single" w:sz="4" w:space="0" w:color="auto"/>
              <w:bottom w:val="single" w:sz="4" w:space="0" w:color="auto"/>
              <w:right w:val="single" w:sz="4" w:space="0" w:color="auto"/>
            </w:tcBorders>
          </w:tcPr>
          <w:p w14:paraId="23E414FF" w14:textId="77777777" w:rsidR="007A1F44" w:rsidRPr="00A03C55" w:rsidRDefault="007A1F44" w:rsidP="00A0052B">
            <w:pPr>
              <w:pStyle w:val="TableEntry"/>
              <w:rPr>
                <w:noProof w:val="0"/>
              </w:rPr>
            </w:pPr>
            <w:r w:rsidRPr="00A03C55">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0064831" w14:textId="77777777" w:rsidR="007A1F44" w:rsidRPr="00A03C55" w:rsidRDefault="007A1F44" w:rsidP="00A0052B">
            <w:pPr>
              <w:pStyle w:val="TableEntry"/>
              <w:rPr>
                <w:noProof w:val="0"/>
              </w:rPr>
            </w:pPr>
            <w:r w:rsidRPr="00A03C55">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0C0C333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B151C98"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03F6DE64" w14:textId="77777777" w:rsidR="007A1F44" w:rsidRPr="00A03C55" w:rsidRDefault="007A1F44" w:rsidP="00A66DA8">
            <w:pPr>
              <w:pStyle w:val="TableEntry"/>
              <w:jc w:val="center"/>
              <w:rPr>
                <w:noProof w:val="0"/>
              </w:rPr>
            </w:pPr>
            <w:r w:rsidRPr="00A03C55">
              <w:rPr>
                <w:noProof w:val="0"/>
              </w:rPr>
              <w:t>7</w:t>
            </w:r>
          </w:p>
        </w:tc>
      </w:tr>
      <w:tr w:rsidR="007A1F44" w:rsidRPr="00A03C55" w14:paraId="4260CEF5" w14:textId="77777777">
        <w:trPr>
          <w:jc w:val="center"/>
        </w:trPr>
        <w:tc>
          <w:tcPr>
            <w:tcW w:w="1951" w:type="dxa"/>
            <w:tcBorders>
              <w:top w:val="single" w:sz="4" w:space="0" w:color="auto"/>
              <w:bottom w:val="single" w:sz="4" w:space="0" w:color="auto"/>
              <w:right w:val="single" w:sz="4" w:space="0" w:color="auto"/>
            </w:tcBorders>
          </w:tcPr>
          <w:p w14:paraId="0E4B0FE7" w14:textId="77777777" w:rsidR="007A1F44" w:rsidRPr="00A03C55" w:rsidRDefault="007A1F44" w:rsidP="00A0052B">
            <w:pPr>
              <w:pStyle w:val="TableEntry"/>
              <w:rPr>
                <w:noProof w:val="0"/>
              </w:rPr>
            </w:pPr>
            <w:r w:rsidRPr="00A03C55">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70ADCD4F" w14:textId="77777777" w:rsidR="007A1F44" w:rsidRPr="00A03C55" w:rsidRDefault="007A1F44" w:rsidP="00A0052B">
            <w:pPr>
              <w:pStyle w:val="TableEntry"/>
              <w:rPr>
                <w:noProof w:val="0"/>
              </w:rPr>
            </w:pPr>
            <w:r w:rsidRPr="00A03C55">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56AA38F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B588A3D"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6EBC2192" w14:textId="77777777" w:rsidR="007A1F44" w:rsidRPr="00A03C55" w:rsidRDefault="007A1F44" w:rsidP="00A66DA8">
            <w:pPr>
              <w:pStyle w:val="TableEntry"/>
              <w:jc w:val="center"/>
              <w:rPr>
                <w:noProof w:val="0"/>
              </w:rPr>
            </w:pPr>
            <w:r w:rsidRPr="00A03C55">
              <w:rPr>
                <w:noProof w:val="0"/>
              </w:rPr>
              <w:t>3</w:t>
            </w:r>
          </w:p>
        </w:tc>
      </w:tr>
      <w:tr w:rsidR="007A1F44" w:rsidRPr="00A03C55" w14:paraId="6DEE3FB2" w14:textId="77777777">
        <w:trPr>
          <w:jc w:val="center"/>
        </w:trPr>
        <w:tc>
          <w:tcPr>
            <w:tcW w:w="1951" w:type="dxa"/>
            <w:tcBorders>
              <w:top w:val="single" w:sz="4" w:space="0" w:color="auto"/>
              <w:bottom w:val="single" w:sz="4" w:space="0" w:color="auto"/>
              <w:right w:val="single" w:sz="4" w:space="0" w:color="auto"/>
            </w:tcBorders>
          </w:tcPr>
          <w:p w14:paraId="16F05CA8" w14:textId="77777777" w:rsidR="007A1F44" w:rsidRPr="00A03C55" w:rsidRDefault="007A1F44" w:rsidP="00A0052B">
            <w:pPr>
              <w:pStyle w:val="TableEntry"/>
              <w:rPr>
                <w:noProof w:val="0"/>
              </w:rPr>
            </w:pPr>
            <w:r w:rsidRPr="00A03C55">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1E1F4FBB" w14:textId="77777777" w:rsidR="007A1F44" w:rsidRPr="00A03C55" w:rsidRDefault="007A1F44" w:rsidP="00A0052B">
            <w:pPr>
              <w:pStyle w:val="TableEntry"/>
              <w:rPr>
                <w:noProof w:val="0"/>
              </w:rPr>
            </w:pPr>
            <w:r w:rsidRPr="00A03C55">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3242835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CB5623E"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1586C2DC" w14:textId="77777777" w:rsidR="007A1F44" w:rsidRPr="00A03C55" w:rsidRDefault="007A1F44" w:rsidP="00A66DA8">
            <w:pPr>
              <w:pStyle w:val="TableEntry"/>
              <w:jc w:val="center"/>
              <w:rPr>
                <w:noProof w:val="0"/>
              </w:rPr>
            </w:pPr>
            <w:r w:rsidRPr="00A03C55">
              <w:rPr>
                <w:noProof w:val="0"/>
              </w:rPr>
              <w:t>6</w:t>
            </w:r>
          </w:p>
        </w:tc>
      </w:tr>
      <w:tr w:rsidR="007A1F44" w:rsidRPr="00A03C55" w14:paraId="6489DCCA" w14:textId="77777777">
        <w:trPr>
          <w:jc w:val="center"/>
        </w:trPr>
        <w:tc>
          <w:tcPr>
            <w:tcW w:w="1951" w:type="dxa"/>
            <w:tcBorders>
              <w:top w:val="single" w:sz="4" w:space="0" w:color="auto"/>
              <w:bottom w:val="single" w:sz="4" w:space="0" w:color="auto"/>
              <w:right w:val="single" w:sz="4" w:space="0" w:color="auto"/>
            </w:tcBorders>
          </w:tcPr>
          <w:p w14:paraId="680E7E55" w14:textId="77777777" w:rsidR="007A1F44" w:rsidRPr="00A03C55" w:rsidRDefault="007A1F44" w:rsidP="00A0052B">
            <w:pPr>
              <w:pStyle w:val="TableEntry"/>
              <w:rPr>
                <w:noProof w:val="0"/>
              </w:rPr>
            </w:pPr>
            <w:r w:rsidRPr="00A03C55">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0F1167A9" w14:textId="77777777" w:rsidR="007A1F44" w:rsidRPr="00A03C55" w:rsidRDefault="007A1F44" w:rsidP="00A0052B">
            <w:pPr>
              <w:pStyle w:val="TableEntry"/>
              <w:rPr>
                <w:noProof w:val="0"/>
              </w:rPr>
            </w:pPr>
            <w:r w:rsidRPr="00A03C55">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29C27DA3"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255A9562"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F2188CD" w14:textId="77777777" w:rsidR="007A1F44" w:rsidRPr="00A03C55" w:rsidRDefault="007A1F44" w:rsidP="00A66DA8">
            <w:pPr>
              <w:pStyle w:val="TableEntry"/>
              <w:jc w:val="center"/>
              <w:rPr>
                <w:noProof w:val="0"/>
              </w:rPr>
            </w:pPr>
            <w:r w:rsidRPr="00A03C55">
              <w:rPr>
                <w:noProof w:val="0"/>
              </w:rPr>
              <w:t>6</w:t>
            </w:r>
          </w:p>
        </w:tc>
      </w:tr>
      <w:tr w:rsidR="007A1F44" w:rsidRPr="00A03C55" w14:paraId="764DBD33" w14:textId="77777777">
        <w:trPr>
          <w:jc w:val="center"/>
        </w:trPr>
        <w:tc>
          <w:tcPr>
            <w:tcW w:w="1951" w:type="dxa"/>
            <w:tcBorders>
              <w:top w:val="single" w:sz="4" w:space="0" w:color="auto"/>
              <w:bottom w:val="single" w:sz="4" w:space="0" w:color="auto"/>
              <w:right w:val="single" w:sz="4" w:space="0" w:color="auto"/>
            </w:tcBorders>
          </w:tcPr>
          <w:p w14:paraId="17E813B1"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3D482CC4" w14:textId="77777777" w:rsidR="007A1F44" w:rsidRPr="00A03C55" w:rsidRDefault="007A1F44" w:rsidP="00A0052B">
            <w:pPr>
              <w:pStyle w:val="TableEntry"/>
              <w:rPr>
                <w:noProof w:val="0"/>
              </w:rPr>
            </w:pPr>
            <w:r w:rsidRPr="00A03C55">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14EA2F4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724629F"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49E877EE" w14:textId="77777777" w:rsidR="007A1F44" w:rsidRPr="00A03C55" w:rsidRDefault="007A1F44" w:rsidP="00B6518F">
            <w:pPr>
              <w:pStyle w:val="TableEntry"/>
              <w:rPr>
                <w:noProof w:val="0"/>
              </w:rPr>
            </w:pPr>
          </w:p>
        </w:tc>
      </w:tr>
      <w:tr w:rsidR="007A1F44" w:rsidRPr="00A03C55" w14:paraId="3AD6F12E" w14:textId="77777777">
        <w:trPr>
          <w:jc w:val="center"/>
        </w:trPr>
        <w:tc>
          <w:tcPr>
            <w:tcW w:w="1951" w:type="dxa"/>
            <w:tcBorders>
              <w:top w:val="single" w:sz="4" w:space="0" w:color="auto"/>
              <w:bottom w:val="single" w:sz="4" w:space="0" w:color="auto"/>
              <w:right w:val="single" w:sz="4" w:space="0" w:color="auto"/>
            </w:tcBorders>
          </w:tcPr>
          <w:p w14:paraId="1F604245" w14:textId="77777777" w:rsidR="007A1F44" w:rsidRPr="00A03C55" w:rsidRDefault="007A1F44" w:rsidP="00A0052B">
            <w:pPr>
              <w:pStyle w:val="TableEntry"/>
              <w:rPr>
                <w:noProof w:val="0"/>
              </w:rPr>
            </w:pPr>
            <w:r w:rsidRPr="00A03C55">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ADB048B" w14:textId="77777777" w:rsidR="007A1F44" w:rsidRPr="00A03C55" w:rsidRDefault="007A1F44" w:rsidP="00A0052B">
            <w:pPr>
              <w:pStyle w:val="TableEntry"/>
              <w:rPr>
                <w:noProof w:val="0"/>
              </w:rPr>
            </w:pPr>
            <w:r w:rsidRPr="00A03C55">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4F4A1A2B"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68DABD02"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2A91EA51" w14:textId="77777777" w:rsidR="007A1F44" w:rsidRPr="00A03C55" w:rsidRDefault="007A1F44" w:rsidP="00A66DA8">
            <w:pPr>
              <w:pStyle w:val="TableEntry"/>
              <w:jc w:val="center"/>
              <w:rPr>
                <w:noProof w:val="0"/>
              </w:rPr>
            </w:pPr>
            <w:r w:rsidRPr="00A03C55">
              <w:rPr>
                <w:noProof w:val="0"/>
              </w:rPr>
              <w:t>6</w:t>
            </w:r>
          </w:p>
        </w:tc>
      </w:tr>
      <w:tr w:rsidR="007A1F44" w:rsidRPr="00A03C55" w14:paraId="055018DA" w14:textId="77777777">
        <w:trPr>
          <w:jc w:val="center"/>
        </w:trPr>
        <w:tc>
          <w:tcPr>
            <w:tcW w:w="1951" w:type="dxa"/>
            <w:tcBorders>
              <w:top w:val="single" w:sz="4" w:space="0" w:color="auto"/>
              <w:bottom w:val="single" w:sz="4" w:space="0" w:color="auto"/>
              <w:right w:val="single" w:sz="4" w:space="0" w:color="auto"/>
            </w:tcBorders>
          </w:tcPr>
          <w:p w14:paraId="62EF3DB0"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0F1E69D3"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CCE71D0"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6F0E7D8"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52FB148C" w14:textId="77777777" w:rsidR="007A1F44" w:rsidRPr="00A03C55" w:rsidRDefault="007A1F44" w:rsidP="00A66DA8">
            <w:pPr>
              <w:pStyle w:val="TableEntry"/>
              <w:jc w:val="center"/>
              <w:rPr>
                <w:noProof w:val="0"/>
              </w:rPr>
            </w:pPr>
            <w:r w:rsidRPr="00A03C55">
              <w:rPr>
                <w:noProof w:val="0"/>
              </w:rPr>
              <w:t>15</w:t>
            </w:r>
          </w:p>
        </w:tc>
      </w:tr>
      <w:tr w:rsidR="007A1F44" w:rsidRPr="00A03C55" w14:paraId="25721C48" w14:textId="77777777">
        <w:trPr>
          <w:jc w:val="center"/>
        </w:trPr>
        <w:tc>
          <w:tcPr>
            <w:tcW w:w="1951" w:type="dxa"/>
            <w:tcBorders>
              <w:top w:val="single" w:sz="4" w:space="0" w:color="auto"/>
              <w:bottom w:val="single" w:sz="4" w:space="0" w:color="auto"/>
              <w:right w:val="single" w:sz="4" w:space="0" w:color="auto"/>
            </w:tcBorders>
          </w:tcPr>
          <w:p w14:paraId="6CD61C70"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6D0DEC32" w14:textId="77777777" w:rsidR="007A1F44" w:rsidRPr="00A03C55" w:rsidRDefault="007A1F44" w:rsidP="00A0052B">
            <w:pPr>
              <w:pStyle w:val="TableEntry"/>
              <w:rPr>
                <w:noProof w:val="0"/>
              </w:rPr>
            </w:pPr>
            <w:r w:rsidRPr="00A03C55">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4A2B2F94"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75CD0C84"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5666164B" w14:textId="77777777" w:rsidR="007A1F44" w:rsidRPr="00A03C55" w:rsidRDefault="007A1F44" w:rsidP="00A66DA8">
            <w:pPr>
              <w:pStyle w:val="TableEntry"/>
              <w:jc w:val="center"/>
              <w:rPr>
                <w:noProof w:val="0"/>
              </w:rPr>
            </w:pPr>
          </w:p>
        </w:tc>
      </w:tr>
      <w:tr w:rsidR="007A1F44" w:rsidRPr="00A03C55" w14:paraId="294F0639" w14:textId="77777777">
        <w:trPr>
          <w:jc w:val="center"/>
        </w:trPr>
        <w:tc>
          <w:tcPr>
            <w:tcW w:w="1951" w:type="dxa"/>
            <w:tcBorders>
              <w:top w:val="single" w:sz="4" w:space="0" w:color="auto"/>
              <w:bottom w:val="single" w:sz="4" w:space="0" w:color="auto"/>
              <w:right w:val="single" w:sz="4" w:space="0" w:color="auto"/>
            </w:tcBorders>
          </w:tcPr>
          <w:p w14:paraId="25B3B240" w14:textId="77777777" w:rsidR="007A1F44" w:rsidRPr="00A03C55" w:rsidRDefault="007A1F44" w:rsidP="00A0052B">
            <w:pPr>
              <w:pStyle w:val="TableEntry"/>
              <w:rPr>
                <w:noProof w:val="0"/>
              </w:rPr>
            </w:pPr>
            <w:r w:rsidRPr="00A03C55">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79CA0EA6" w14:textId="77777777" w:rsidR="007A1F44" w:rsidRPr="00A03C55" w:rsidRDefault="007A1F44" w:rsidP="00A0052B">
            <w:pPr>
              <w:pStyle w:val="TableEntry"/>
              <w:rPr>
                <w:noProof w:val="0"/>
              </w:rPr>
            </w:pPr>
            <w:r w:rsidRPr="00A03C55">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57A0E87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042315"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60C2B963" w14:textId="77777777" w:rsidR="007A1F44" w:rsidRPr="00A03C55" w:rsidRDefault="007A1F44" w:rsidP="00A66DA8">
            <w:pPr>
              <w:pStyle w:val="TableEntry"/>
              <w:jc w:val="center"/>
              <w:rPr>
                <w:noProof w:val="0"/>
              </w:rPr>
            </w:pPr>
            <w:r w:rsidRPr="00A03C55">
              <w:rPr>
                <w:noProof w:val="0"/>
              </w:rPr>
              <w:t>6</w:t>
            </w:r>
          </w:p>
        </w:tc>
      </w:tr>
      <w:tr w:rsidR="007A1F44" w:rsidRPr="00A03C55" w14:paraId="439B8540" w14:textId="77777777">
        <w:trPr>
          <w:jc w:val="center"/>
        </w:trPr>
        <w:tc>
          <w:tcPr>
            <w:tcW w:w="1951" w:type="dxa"/>
            <w:tcBorders>
              <w:top w:val="single" w:sz="4" w:space="0" w:color="auto"/>
              <w:bottom w:val="single" w:sz="4" w:space="0" w:color="auto"/>
              <w:right w:val="single" w:sz="4" w:space="0" w:color="auto"/>
            </w:tcBorders>
          </w:tcPr>
          <w:p w14:paraId="57AE8AD4"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5E10C3DA" w14:textId="77777777" w:rsidR="007A1F44" w:rsidRPr="00A03C55" w:rsidRDefault="007A1F44" w:rsidP="00A0052B">
            <w:pPr>
              <w:pStyle w:val="TableEntry"/>
              <w:rPr>
                <w:noProof w:val="0"/>
              </w:rPr>
            </w:pPr>
            <w:r w:rsidRPr="00A03C55">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44365E0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4C33372"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7F999FFC" w14:textId="77777777" w:rsidR="007A1F44" w:rsidRPr="00A03C55" w:rsidRDefault="007A1F44" w:rsidP="00A66DA8">
            <w:pPr>
              <w:pStyle w:val="TableEntry"/>
              <w:jc w:val="center"/>
              <w:rPr>
                <w:noProof w:val="0"/>
              </w:rPr>
            </w:pPr>
          </w:p>
        </w:tc>
      </w:tr>
      <w:tr w:rsidR="007A1F44" w:rsidRPr="00A03C55" w14:paraId="500670D0" w14:textId="77777777">
        <w:trPr>
          <w:jc w:val="center"/>
        </w:trPr>
        <w:tc>
          <w:tcPr>
            <w:tcW w:w="1951" w:type="dxa"/>
            <w:tcBorders>
              <w:top w:val="single" w:sz="4" w:space="0" w:color="auto"/>
              <w:bottom w:val="single" w:sz="4" w:space="0" w:color="auto"/>
              <w:right w:val="single" w:sz="4" w:space="0" w:color="auto"/>
            </w:tcBorders>
          </w:tcPr>
          <w:p w14:paraId="4053C815" w14:textId="77777777" w:rsidR="007A1F44" w:rsidRPr="00A03C55" w:rsidRDefault="007A1F44" w:rsidP="00A0052B">
            <w:pPr>
              <w:pStyle w:val="TableEntry"/>
              <w:rPr>
                <w:noProof w:val="0"/>
              </w:rPr>
            </w:pPr>
            <w:r w:rsidRPr="00A03C55">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692FB3AE" w14:textId="77777777" w:rsidR="007A1F44" w:rsidRPr="00A03C55" w:rsidRDefault="007A1F44" w:rsidP="00A0052B">
            <w:pPr>
              <w:pStyle w:val="TableEntry"/>
              <w:rPr>
                <w:noProof w:val="0"/>
              </w:rPr>
            </w:pPr>
            <w:r w:rsidRPr="00A03C55">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660D032F"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1C400E46"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607051FE" w14:textId="77777777" w:rsidR="007A1F44" w:rsidRPr="00A03C55" w:rsidRDefault="007A1F44" w:rsidP="00A66DA8">
            <w:pPr>
              <w:pStyle w:val="TableEntry"/>
              <w:jc w:val="center"/>
              <w:rPr>
                <w:noProof w:val="0"/>
              </w:rPr>
            </w:pPr>
            <w:r w:rsidRPr="00A03C55">
              <w:rPr>
                <w:noProof w:val="0"/>
              </w:rPr>
              <w:t>6</w:t>
            </w:r>
          </w:p>
        </w:tc>
      </w:tr>
      <w:tr w:rsidR="007A1F44" w:rsidRPr="00A03C55" w14:paraId="6A1D4ECC" w14:textId="77777777">
        <w:trPr>
          <w:jc w:val="center"/>
        </w:trPr>
        <w:tc>
          <w:tcPr>
            <w:tcW w:w="1951" w:type="dxa"/>
            <w:tcBorders>
              <w:top w:val="single" w:sz="4" w:space="0" w:color="auto"/>
              <w:bottom w:val="single" w:sz="4" w:space="0" w:color="auto"/>
              <w:right w:val="single" w:sz="4" w:space="0" w:color="auto"/>
            </w:tcBorders>
          </w:tcPr>
          <w:p w14:paraId="2222B8DA" w14:textId="77777777" w:rsidR="007A1F44" w:rsidRPr="00A03C55" w:rsidRDefault="007A1F44" w:rsidP="00A0052B">
            <w:pPr>
              <w:pStyle w:val="TableEntry"/>
              <w:rPr>
                <w:noProof w:val="0"/>
              </w:rPr>
            </w:pPr>
            <w:r w:rsidRPr="00A03C55">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291A3C24" w14:textId="77777777" w:rsidR="007A1F44" w:rsidRPr="00A03C55" w:rsidRDefault="007A1F44" w:rsidP="00A0052B">
            <w:pPr>
              <w:pStyle w:val="TableEntry"/>
              <w:rPr>
                <w:noProof w:val="0"/>
              </w:rPr>
            </w:pPr>
            <w:r w:rsidRPr="00A03C55">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E820CB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E2EA7F1"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2EED8BEA" w14:textId="77777777" w:rsidR="007A1F44" w:rsidRPr="00A03C55" w:rsidRDefault="007A1F44" w:rsidP="00A66DA8">
            <w:pPr>
              <w:pStyle w:val="TableEntry"/>
              <w:jc w:val="center"/>
              <w:rPr>
                <w:noProof w:val="0"/>
              </w:rPr>
            </w:pPr>
            <w:r w:rsidRPr="00A03C55">
              <w:rPr>
                <w:noProof w:val="0"/>
              </w:rPr>
              <w:t>6</w:t>
            </w:r>
          </w:p>
        </w:tc>
      </w:tr>
      <w:tr w:rsidR="007A1F44" w:rsidRPr="00A03C55" w14:paraId="676534EE" w14:textId="77777777">
        <w:trPr>
          <w:jc w:val="center"/>
        </w:trPr>
        <w:tc>
          <w:tcPr>
            <w:tcW w:w="1951" w:type="dxa"/>
            <w:tcBorders>
              <w:top w:val="single" w:sz="4" w:space="0" w:color="auto"/>
              <w:bottom w:val="single" w:sz="4" w:space="0" w:color="auto"/>
              <w:right w:val="single" w:sz="4" w:space="0" w:color="auto"/>
            </w:tcBorders>
          </w:tcPr>
          <w:p w14:paraId="0164CA32" w14:textId="77777777" w:rsidR="007A1F44" w:rsidRPr="00A03C55" w:rsidRDefault="007A1F44" w:rsidP="00A0052B">
            <w:pPr>
              <w:pStyle w:val="TableEntry"/>
              <w:rPr>
                <w:noProof w:val="0"/>
              </w:rPr>
            </w:pPr>
            <w:r w:rsidRPr="00A03C55">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12AD8ABA" w14:textId="77777777" w:rsidR="007A1F44" w:rsidRPr="00A03C55" w:rsidRDefault="007A1F44" w:rsidP="00A0052B">
            <w:pPr>
              <w:pStyle w:val="TableEntry"/>
              <w:rPr>
                <w:noProof w:val="0"/>
              </w:rPr>
            </w:pPr>
            <w:r w:rsidRPr="00A03C55">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26AFBBA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EBE5F27"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285531D3" w14:textId="77777777" w:rsidR="007A1F44" w:rsidRPr="00A03C55" w:rsidRDefault="007A1F44" w:rsidP="00A66DA8">
            <w:pPr>
              <w:pStyle w:val="TableEntry"/>
              <w:jc w:val="center"/>
              <w:rPr>
                <w:noProof w:val="0"/>
              </w:rPr>
            </w:pPr>
            <w:r w:rsidRPr="00A03C55">
              <w:rPr>
                <w:noProof w:val="0"/>
              </w:rPr>
              <w:t>6</w:t>
            </w:r>
          </w:p>
        </w:tc>
      </w:tr>
      <w:tr w:rsidR="007A1F44" w:rsidRPr="00A03C55" w14:paraId="4EB94F6A" w14:textId="77777777">
        <w:trPr>
          <w:jc w:val="center"/>
        </w:trPr>
        <w:tc>
          <w:tcPr>
            <w:tcW w:w="1951" w:type="dxa"/>
            <w:tcBorders>
              <w:top w:val="single" w:sz="4" w:space="0" w:color="auto"/>
              <w:bottom w:val="single" w:sz="4" w:space="0" w:color="auto"/>
              <w:right w:val="single" w:sz="4" w:space="0" w:color="auto"/>
            </w:tcBorders>
          </w:tcPr>
          <w:p w14:paraId="30AC8107"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64DEB8F7"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F6ACA40"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EDDD004"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2E821055" w14:textId="77777777" w:rsidR="007A1F44" w:rsidRPr="00A03C55" w:rsidRDefault="007A1F44" w:rsidP="00A66DA8">
            <w:pPr>
              <w:pStyle w:val="TableEntry"/>
              <w:jc w:val="center"/>
              <w:rPr>
                <w:noProof w:val="0"/>
              </w:rPr>
            </w:pPr>
            <w:r w:rsidRPr="00A03C55">
              <w:rPr>
                <w:noProof w:val="0"/>
              </w:rPr>
              <w:t>15</w:t>
            </w:r>
          </w:p>
        </w:tc>
      </w:tr>
      <w:tr w:rsidR="007A1F44" w:rsidRPr="00A03C55" w14:paraId="76C6202D" w14:textId="77777777">
        <w:trPr>
          <w:jc w:val="center"/>
        </w:trPr>
        <w:tc>
          <w:tcPr>
            <w:tcW w:w="1951" w:type="dxa"/>
            <w:tcBorders>
              <w:top w:val="single" w:sz="4" w:space="0" w:color="auto"/>
              <w:bottom w:val="single" w:sz="4" w:space="0" w:color="auto"/>
              <w:right w:val="single" w:sz="4" w:space="0" w:color="auto"/>
            </w:tcBorders>
          </w:tcPr>
          <w:p w14:paraId="36287ABD"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49F96759" w14:textId="77777777" w:rsidR="007A1F44" w:rsidRPr="00A03C55" w:rsidRDefault="007A1F44" w:rsidP="00A0052B">
            <w:pPr>
              <w:pStyle w:val="TableEntry"/>
              <w:rPr>
                <w:noProof w:val="0"/>
              </w:rPr>
            </w:pPr>
            <w:r w:rsidRPr="00A03C55">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7FFE8E21"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639F8F28"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B43E571" w14:textId="77777777" w:rsidR="007A1F44" w:rsidRPr="00A03C55" w:rsidRDefault="007A1F44" w:rsidP="00A66DA8">
            <w:pPr>
              <w:pStyle w:val="TableEntry"/>
              <w:jc w:val="center"/>
              <w:rPr>
                <w:noProof w:val="0"/>
              </w:rPr>
            </w:pPr>
          </w:p>
        </w:tc>
      </w:tr>
      <w:tr w:rsidR="007A1F44" w:rsidRPr="00A03C55" w14:paraId="69817B90" w14:textId="77777777">
        <w:trPr>
          <w:jc w:val="center"/>
        </w:trPr>
        <w:tc>
          <w:tcPr>
            <w:tcW w:w="1951" w:type="dxa"/>
            <w:tcBorders>
              <w:top w:val="single" w:sz="4" w:space="0" w:color="auto"/>
              <w:bottom w:val="single" w:sz="4" w:space="0" w:color="auto"/>
              <w:right w:val="single" w:sz="4" w:space="0" w:color="auto"/>
            </w:tcBorders>
          </w:tcPr>
          <w:p w14:paraId="29CD4F91" w14:textId="77777777" w:rsidR="007A1F44" w:rsidRPr="00A03C55" w:rsidRDefault="007A1F44" w:rsidP="00A0052B">
            <w:pPr>
              <w:pStyle w:val="TableEntry"/>
              <w:rPr>
                <w:noProof w:val="0"/>
              </w:rPr>
            </w:pPr>
            <w:r w:rsidRPr="00A03C55">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47232D6" w14:textId="77777777" w:rsidR="007A1F44" w:rsidRPr="00A03C55" w:rsidRDefault="007A1F44" w:rsidP="00A0052B">
            <w:pPr>
              <w:pStyle w:val="TableEntry"/>
              <w:rPr>
                <w:noProof w:val="0"/>
              </w:rPr>
            </w:pPr>
            <w:r w:rsidRPr="00A03C55">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6C150851"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DECFDB0"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07CD494B" w14:textId="77777777" w:rsidR="007A1F44" w:rsidRPr="00A03C55" w:rsidRDefault="007A1F44" w:rsidP="00A66DA8">
            <w:pPr>
              <w:pStyle w:val="TableEntry"/>
              <w:jc w:val="center"/>
              <w:rPr>
                <w:noProof w:val="0"/>
              </w:rPr>
            </w:pPr>
            <w:r w:rsidRPr="00A03C55">
              <w:rPr>
                <w:noProof w:val="0"/>
              </w:rPr>
              <w:t>6</w:t>
            </w:r>
          </w:p>
        </w:tc>
      </w:tr>
      <w:tr w:rsidR="007A1F44" w:rsidRPr="00A03C55" w14:paraId="3E8D635C" w14:textId="77777777">
        <w:trPr>
          <w:jc w:val="center"/>
        </w:trPr>
        <w:tc>
          <w:tcPr>
            <w:tcW w:w="1951" w:type="dxa"/>
            <w:tcBorders>
              <w:top w:val="single" w:sz="4" w:space="0" w:color="auto"/>
              <w:bottom w:val="single" w:sz="4" w:space="0" w:color="auto"/>
              <w:right w:val="single" w:sz="4" w:space="0" w:color="auto"/>
            </w:tcBorders>
          </w:tcPr>
          <w:p w14:paraId="276E41CB" w14:textId="77777777" w:rsidR="007A1F44" w:rsidRPr="00A03C55" w:rsidRDefault="007A1F44" w:rsidP="00A0052B">
            <w:pPr>
              <w:pStyle w:val="TableEntry"/>
              <w:rPr>
                <w:noProof w:val="0"/>
              </w:rPr>
            </w:pPr>
            <w:r w:rsidRPr="00A03C55">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4BDED399" w14:textId="77777777" w:rsidR="007A1F44" w:rsidRPr="00A03C55" w:rsidRDefault="007A1F44" w:rsidP="00A0052B">
            <w:pPr>
              <w:pStyle w:val="TableEntry"/>
              <w:rPr>
                <w:noProof w:val="0"/>
              </w:rPr>
            </w:pPr>
            <w:r w:rsidRPr="00A03C55">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3E688008"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A047884"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28902FFA" w14:textId="77777777" w:rsidR="007A1F44" w:rsidRPr="00A03C55" w:rsidRDefault="007A1F44" w:rsidP="00A66DA8">
            <w:pPr>
              <w:pStyle w:val="TableEntry"/>
              <w:jc w:val="center"/>
              <w:rPr>
                <w:noProof w:val="0"/>
              </w:rPr>
            </w:pPr>
            <w:r w:rsidRPr="00A03C55">
              <w:rPr>
                <w:noProof w:val="0"/>
              </w:rPr>
              <w:t>6</w:t>
            </w:r>
          </w:p>
        </w:tc>
      </w:tr>
      <w:tr w:rsidR="007A1F44" w:rsidRPr="00A03C55" w14:paraId="2F151322" w14:textId="77777777">
        <w:trPr>
          <w:jc w:val="center"/>
        </w:trPr>
        <w:tc>
          <w:tcPr>
            <w:tcW w:w="1951" w:type="dxa"/>
            <w:tcBorders>
              <w:top w:val="single" w:sz="4" w:space="0" w:color="auto"/>
              <w:bottom w:val="single" w:sz="4" w:space="0" w:color="auto"/>
              <w:right w:val="single" w:sz="4" w:space="0" w:color="auto"/>
            </w:tcBorders>
          </w:tcPr>
          <w:p w14:paraId="51299C95" w14:textId="77777777" w:rsidR="007A1F44" w:rsidRPr="00A03C55" w:rsidRDefault="007A1F44" w:rsidP="00A0052B">
            <w:pPr>
              <w:pStyle w:val="TableEntry"/>
              <w:rPr>
                <w:noProof w:val="0"/>
              </w:rPr>
            </w:pPr>
            <w:r w:rsidRPr="00A03C55">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4468EA01" w14:textId="77777777" w:rsidR="007A1F44" w:rsidRPr="00A03C55" w:rsidRDefault="007A1F44" w:rsidP="00A0052B">
            <w:pPr>
              <w:pStyle w:val="TableEntry"/>
              <w:rPr>
                <w:noProof w:val="0"/>
              </w:rPr>
            </w:pPr>
            <w:r w:rsidRPr="00A03C55">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07E5F518"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BF84D32"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FB648D7" w14:textId="77777777" w:rsidR="007A1F44" w:rsidRPr="00A03C55" w:rsidRDefault="007A1F44" w:rsidP="00A66DA8">
            <w:pPr>
              <w:pStyle w:val="TableEntry"/>
              <w:jc w:val="center"/>
              <w:rPr>
                <w:noProof w:val="0"/>
              </w:rPr>
            </w:pPr>
            <w:r w:rsidRPr="00A03C55">
              <w:rPr>
                <w:noProof w:val="0"/>
              </w:rPr>
              <w:t>6</w:t>
            </w:r>
          </w:p>
        </w:tc>
      </w:tr>
    </w:tbl>
    <w:p w14:paraId="568BCD9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8" w:name="_Toc174249200"/>
      <w:r w:rsidRPr="00A03C55">
        <w:rPr>
          <w:noProof w:val="0"/>
        </w:rPr>
        <w:t>Comments on segment usage</w:t>
      </w:r>
      <w:bookmarkEnd w:id="398"/>
    </w:p>
    <w:p w14:paraId="4C5A7285" w14:textId="77777777" w:rsidR="007A1F44" w:rsidRPr="00A03C55" w:rsidRDefault="007A1F44">
      <w:r w:rsidRPr="00A03C55">
        <w:t xml:space="preserve">The new patient location should appear in </w:t>
      </w:r>
      <w:r w:rsidRPr="00A03C55">
        <w:rPr>
          <w:i/>
          <w:iCs/>
        </w:rPr>
        <w:t>PV1-3 - Assigned Patient Location</w:t>
      </w:r>
      <w:r w:rsidRPr="00A03C55">
        <w:t xml:space="preserve"> while the old patient location (if different) should appear in </w:t>
      </w:r>
      <w:r w:rsidRPr="00A03C55">
        <w:rPr>
          <w:i/>
          <w:iCs/>
        </w:rPr>
        <w:t>PV1-6 - Prior Patient Location</w:t>
      </w:r>
      <w:r w:rsidRPr="00A03C55">
        <w:t xml:space="preserve">. </w:t>
      </w:r>
    </w:p>
    <w:p w14:paraId="44E8244B" w14:textId="77777777" w:rsidR="007A1F44" w:rsidRPr="00A03C55" w:rsidRDefault="007A1F44">
      <w:r w:rsidRPr="00A03C55">
        <w:t xml:space="preserve">Condition predicate on use of the segment MRG: </w:t>
      </w:r>
    </w:p>
    <w:p w14:paraId="18C53222" w14:textId="77777777" w:rsidR="007A1F44" w:rsidRPr="00A03C55" w:rsidRDefault="007A1F44">
      <w:pPr>
        <w:ind w:left="567"/>
      </w:pPr>
      <w:r w:rsidRPr="00A03C55">
        <w:t xml:space="preserve">A change from outpatient to inpatient status may be accompanied by the closing of the outpatient account and the opening of an inpatient account. This may be expressed by </w:t>
      </w:r>
      <w:r w:rsidRPr="00A03C55">
        <w:lastRenderedPageBreak/>
        <w:t xml:space="preserve">populating the outpatient account number into </w:t>
      </w:r>
      <w:r w:rsidRPr="00A03C55">
        <w:rPr>
          <w:i/>
          <w:iCs/>
        </w:rPr>
        <w:t>MRG-3-prior account number</w:t>
      </w:r>
      <w:r w:rsidRPr="00A03C55">
        <w:t xml:space="preserve"> and the inpatient account number into </w:t>
      </w:r>
      <w:r w:rsidRPr="00A03C55">
        <w:rPr>
          <w:i/>
          <w:iCs/>
        </w:rPr>
        <w:t>PID-18-patient account number</w:t>
      </w:r>
      <w:r w:rsidRPr="00A03C55">
        <w:t>. The use of the MRG segment in this case is strictly conventional and is not intended to communicate an actual merge.</w:t>
      </w:r>
    </w:p>
    <w:p w14:paraId="6020F081"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AB780DE" w14:textId="77777777" w:rsidR="007A1F44" w:rsidRPr="00A03C55" w:rsidRDefault="007A1F44">
      <w:r w:rsidRPr="00A03C55">
        <w:t>One or more OBX segments may be present to carry “permanent observations” such as the patient weight or height.</w:t>
      </w:r>
    </w:p>
    <w:p w14:paraId="1CD7B61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9" w:name="_Toc174249201"/>
      <w:r w:rsidRPr="00A03C55">
        <w:rPr>
          <w:noProof w:val="0"/>
        </w:rPr>
        <w:t>Expected actions</w:t>
      </w:r>
      <w:bookmarkEnd w:id="399"/>
    </w:p>
    <w:p w14:paraId="1A716A59" w14:textId="63B01352" w:rsidR="007A1F44" w:rsidRPr="00A03C55" w:rsidRDefault="007A1F44">
      <w:r w:rsidRPr="00A03C55">
        <w:t>The receiver shall update the patient’s class to “inpatient” and</w:t>
      </w:r>
      <w:r w:rsidR="00107479">
        <w:t>,</w:t>
      </w:r>
      <w:r w:rsidRPr="00A03C55">
        <w:t xml:space="preserve"> if necessary</w:t>
      </w:r>
      <w:r w:rsidR="00107479">
        <w:t>,</w:t>
      </w:r>
      <w:r w:rsidRPr="00A03C55">
        <w:t xml:space="preserve"> shall update the patient’s location to the value in field </w:t>
      </w:r>
      <w:r w:rsidRPr="00A03C55">
        <w:rPr>
          <w:i/>
          <w:iCs/>
        </w:rPr>
        <w:t>PV1-3-patient location</w:t>
      </w:r>
      <w:r w:rsidRPr="00A03C55">
        <w:t>.</w:t>
      </w:r>
    </w:p>
    <w:p w14:paraId="0C099195" w14:textId="77777777" w:rsidR="007A1F44" w:rsidRPr="00A03C55" w:rsidRDefault="007A1F44">
      <w:r w:rsidRPr="00A03C55">
        <w:t xml:space="preserve">If the MRG segment is included, the receiver shall update the patient’s account number from the value in </w:t>
      </w:r>
      <w:r w:rsidRPr="00A03C55">
        <w:rPr>
          <w:i/>
          <w:iCs/>
        </w:rPr>
        <w:t>MRG-3-prior account number</w:t>
      </w:r>
      <w:r w:rsidRPr="00A03C55">
        <w:t xml:space="preserve"> to the value in </w:t>
      </w:r>
      <w:r w:rsidRPr="00A03C55">
        <w:rPr>
          <w:i/>
          <w:iCs/>
        </w:rPr>
        <w:t>PID-18-patient account number</w:t>
      </w:r>
      <w:r w:rsidRPr="00A03C55">
        <w:t>.</w:t>
      </w:r>
    </w:p>
    <w:p w14:paraId="6622ABE9" w14:textId="77777777" w:rsidR="007A1F44" w:rsidRPr="00A03C55" w:rsidRDefault="007A1F44">
      <w:r w:rsidRPr="00A03C55">
        <w:t>The receiver shall report the result of this operation (success / error) in an acknowledgment message returned to the sender.</w:t>
      </w:r>
    </w:p>
    <w:p w14:paraId="5B29FEFB" w14:textId="77777777" w:rsidR="007A1F44" w:rsidRPr="00A03C55" w:rsidRDefault="007A1F44">
      <w:r w:rsidRPr="00A03C55">
        <w:t>In case this Movement conflicts with the current situation of the patient (no active outpatient encounter is known for this patient, or the patient is unknown) the message is still processed and initiates a new inpatient encounter for a possibly new patient, and no error condition is raised.</w:t>
      </w:r>
    </w:p>
    <w:p w14:paraId="7527CE41" w14:textId="77777777" w:rsidR="007A1F44" w:rsidRPr="00A03C55" w:rsidRDefault="007A1F44">
      <w:r w:rsidRPr="00A03C55">
        <w:t>If the receiver does not support the Inpatient/Outpatient Encounter Management Option of this transaction, it shall application-reject the message (see ITI TF-2x: C.2.3).</w:t>
      </w:r>
    </w:p>
    <w:p w14:paraId="1320831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00" w:name="_Toc174249202"/>
      <w:bookmarkStart w:id="401" w:name="_Toc398544180"/>
      <w:r w:rsidRPr="00A03C55">
        <w:rPr>
          <w:noProof w:val="0"/>
        </w:rPr>
        <w:t>Change Inpatient to Outpatient (ADT^A07^ADT_A06)</w:t>
      </w:r>
      <w:bookmarkEnd w:id="400"/>
      <w:bookmarkEnd w:id="401"/>
    </w:p>
    <w:p w14:paraId="6152877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2" w:name="_Toc174249203"/>
      <w:r w:rsidRPr="00A03C55">
        <w:rPr>
          <w:noProof w:val="0"/>
        </w:rPr>
        <w:t>Trigger Event</w:t>
      </w:r>
      <w:bookmarkEnd w:id="402"/>
    </w:p>
    <w:p w14:paraId="3622AB5B" w14:textId="77777777" w:rsidR="007A1F44" w:rsidRPr="00A03C55" w:rsidRDefault="007A1F44">
      <w:r w:rsidRPr="00A03C55">
        <w:t>This message is sent by a Patient Encounter Supplier to notify a Patient Encounter Consumer that a patient is no longer in an “admitted” status, but is still being seen for an episode of care.</w:t>
      </w:r>
    </w:p>
    <w:p w14:paraId="6B148977" w14:textId="77777777" w:rsidR="007A1F44" w:rsidRPr="00A03C55" w:rsidRDefault="007A1F44">
      <w:r w:rsidRPr="00A03C55">
        <w:t xml:space="preserve">MSH-9 is valued </w:t>
      </w:r>
      <w:r w:rsidRPr="00A03C55">
        <w:rPr>
          <w:b/>
          <w:bCs/>
        </w:rPr>
        <w:t>ADT^A07^ADT_A06</w:t>
      </w:r>
      <w:r w:rsidRPr="00A03C55">
        <w:t>.</w:t>
      </w:r>
    </w:p>
    <w:p w14:paraId="0DEA780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3" w:name="_Toc174249204"/>
      <w:r w:rsidRPr="00A03C55">
        <w:rPr>
          <w:noProof w:val="0"/>
        </w:rPr>
        <w:t>Message Static Definition</w:t>
      </w:r>
      <w:bookmarkEnd w:id="403"/>
    </w:p>
    <w:p w14:paraId="229CE537" w14:textId="77777777" w:rsidR="007A1F44" w:rsidRPr="00A03C55" w:rsidRDefault="007A1F44">
      <w:pPr>
        <w:pStyle w:val="TableTitle"/>
        <w:rPr>
          <w:noProof w:val="0"/>
        </w:rPr>
      </w:pPr>
      <w:r w:rsidRPr="00A03C55">
        <w:rPr>
          <w:noProof w:val="0"/>
        </w:rPr>
        <w:t>Table 3.31-16: Static definition of message ADT^A07^ADT_A06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9961724" w14:textId="77777777" w:rsidTr="00601E92">
        <w:trPr>
          <w:tblHeader/>
          <w:jc w:val="center"/>
        </w:trPr>
        <w:tc>
          <w:tcPr>
            <w:tcW w:w="1951" w:type="dxa"/>
            <w:tcBorders>
              <w:top w:val="single" w:sz="4" w:space="0" w:color="auto"/>
              <w:bottom w:val="single" w:sz="4" w:space="0" w:color="auto"/>
              <w:right w:val="single" w:sz="4" w:space="0" w:color="auto"/>
            </w:tcBorders>
            <w:shd w:val="clear" w:color="auto" w:fill="D9D9D9"/>
          </w:tcPr>
          <w:p w14:paraId="78122AD8" w14:textId="77777777" w:rsidR="007A1F44" w:rsidRPr="00A03C55" w:rsidRDefault="007A1F44" w:rsidP="00A063AC">
            <w:pPr>
              <w:pStyle w:val="TableEntryHeader"/>
              <w:rPr>
                <w:noProof w:val="0"/>
              </w:rPr>
            </w:pPr>
            <w:r w:rsidRPr="00A03C55">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6C02A5B0" w14:textId="77777777" w:rsidR="007A1F44" w:rsidRPr="00A03C55" w:rsidRDefault="007A1F44" w:rsidP="00A53067">
            <w:pPr>
              <w:pStyle w:val="TableEntryHeader"/>
              <w:rPr>
                <w:noProof w:val="0"/>
              </w:rPr>
            </w:pPr>
            <w:r w:rsidRPr="00A03C55">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3C9B4FA4" w14:textId="77777777" w:rsidR="007A1F44" w:rsidRPr="00A03C55" w:rsidRDefault="007A1F44" w:rsidP="00A53067">
            <w:pPr>
              <w:pStyle w:val="TableEntryHeader"/>
              <w:rPr>
                <w:noProof w:val="0"/>
              </w:rPr>
            </w:pPr>
            <w:r w:rsidRPr="00A03C55">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2D4B266A" w14:textId="77777777" w:rsidR="007A1F44" w:rsidRPr="00A03C55" w:rsidRDefault="007A1F44" w:rsidP="00A53067">
            <w:pPr>
              <w:pStyle w:val="TableEntryHeader"/>
              <w:rPr>
                <w:noProof w:val="0"/>
              </w:rPr>
            </w:pPr>
            <w:r w:rsidRPr="00A03C55">
              <w:rPr>
                <w:noProof w:val="0"/>
              </w:rPr>
              <w:t>Card.</w:t>
            </w:r>
          </w:p>
        </w:tc>
        <w:tc>
          <w:tcPr>
            <w:tcW w:w="1701" w:type="dxa"/>
            <w:tcBorders>
              <w:top w:val="single" w:sz="4" w:space="0" w:color="auto"/>
              <w:left w:val="single" w:sz="4" w:space="0" w:color="auto"/>
              <w:bottom w:val="single" w:sz="4" w:space="0" w:color="auto"/>
            </w:tcBorders>
            <w:shd w:val="clear" w:color="auto" w:fill="D9D9D9"/>
          </w:tcPr>
          <w:p w14:paraId="370D7033" w14:textId="77777777" w:rsidR="007A1F44" w:rsidRPr="00A03C55" w:rsidRDefault="007A1F44" w:rsidP="00A53067">
            <w:pPr>
              <w:pStyle w:val="TableEntryHeader"/>
              <w:rPr>
                <w:noProof w:val="0"/>
              </w:rPr>
            </w:pPr>
            <w:r w:rsidRPr="00A03C55">
              <w:rPr>
                <w:noProof w:val="0"/>
              </w:rPr>
              <w:t>HL7 chapter</w:t>
            </w:r>
          </w:p>
        </w:tc>
      </w:tr>
      <w:tr w:rsidR="007A1F44" w:rsidRPr="00A03C55" w14:paraId="24DF3F8C" w14:textId="77777777">
        <w:trPr>
          <w:jc w:val="center"/>
        </w:trPr>
        <w:tc>
          <w:tcPr>
            <w:tcW w:w="1951" w:type="dxa"/>
            <w:tcBorders>
              <w:top w:val="single" w:sz="4" w:space="0" w:color="auto"/>
              <w:bottom w:val="single" w:sz="4" w:space="0" w:color="auto"/>
              <w:right w:val="single" w:sz="4" w:space="0" w:color="auto"/>
            </w:tcBorders>
          </w:tcPr>
          <w:p w14:paraId="2E0285EA" w14:textId="77777777" w:rsidR="007A1F44" w:rsidRPr="00A03C55" w:rsidRDefault="007A1F44" w:rsidP="00A0052B">
            <w:pPr>
              <w:pStyle w:val="TableEntry"/>
              <w:rPr>
                <w:noProof w:val="0"/>
              </w:rPr>
            </w:pPr>
            <w:r w:rsidRPr="00A03C55">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31D82093" w14:textId="77777777" w:rsidR="007A1F44" w:rsidRPr="00A03C55" w:rsidRDefault="007A1F44" w:rsidP="00A0052B">
            <w:pPr>
              <w:pStyle w:val="TableEntry"/>
              <w:rPr>
                <w:noProof w:val="0"/>
              </w:rPr>
            </w:pPr>
            <w:r w:rsidRPr="00A03C55">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B667494"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34932F0D"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0D80E509" w14:textId="77777777" w:rsidR="007A1F44" w:rsidRPr="00A03C55" w:rsidRDefault="007A1F44" w:rsidP="00A66DA8">
            <w:pPr>
              <w:pStyle w:val="TableEntry"/>
              <w:jc w:val="center"/>
              <w:rPr>
                <w:noProof w:val="0"/>
              </w:rPr>
            </w:pPr>
            <w:r w:rsidRPr="00A03C55">
              <w:rPr>
                <w:noProof w:val="0"/>
              </w:rPr>
              <w:t>2</w:t>
            </w:r>
          </w:p>
        </w:tc>
      </w:tr>
      <w:tr w:rsidR="007A1F44" w:rsidRPr="00A03C55" w14:paraId="79F8439A" w14:textId="77777777">
        <w:trPr>
          <w:jc w:val="center"/>
        </w:trPr>
        <w:tc>
          <w:tcPr>
            <w:tcW w:w="1951" w:type="dxa"/>
            <w:tcBorders>
              <w:top w:val="single" w:sz="4" w:space="0" w:color="auto"/>
              <w:bottom w:val="single" w:sz="4" w:space="0" w:color="auto"/>
              <w:right w:val="single" w:sz="4" w:space="0" w:color="auto"/>
            </w:tcBorders>
          </w:tcPr>
          <w:p w14:paraId="239596F5" w14:textId="77777777" w:rsidR="007A1F44" w:rsidRPr="00A03C55" w:rsidRDefault="007A1F44" w:rsidP="00A0052B">
            <w:pPr>
              <w:pStyle w:val="TableEntry"/>
              <w:rPr>
                <w:noProof w:val="0"/>
              </w:rPr>
            </w:pPr>
            <w:r w:rsidRPr="00A03C55">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3CCCF837" w14:textId="77777777" w:rsidR="007A1F44" w:rsidRPr="00A03C55" w:rsidRDefault="007A1F44" w:rsidP="00A0052B">
            <w:pPr>
              <w:pStyle w:val="TableEntry"/>
              <w:rPr>
                <w:noProof w:val="0"/>
              </w:rPr>
            </w:pPr>
            <w:r w:rsidRPr="00A03C55">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1E5B2D33"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2AE1C17D"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31C8A896" w14:textId="77777777" w:rsidR="007A1F44" w:rsidRPr="00A03C55" w:rsidRDefault="007A1F44" w:rsidP="00A66DA8">
            <w:pPr>
              <w:pStyle w:val="TableEntry"/>
              <w:jc w:val="center"/>
              <w:rPr>
                <w:noProof w:val="0"/>
              </w:rPr>
            </w:pPr>
            <w:r w:rsidRPr="00A03C55">
              <w:rPr>
                <w:noProof w:val="0"/>
              </w:rPr>
              <w:t>2</w:t>
            </w:r>
          </w:p>
        </w:tc>
      </w:tr>
      <w:tr w:rsidR="007A1F44" w:rsidRPr="00A03C55" w14:paraId="6B826993" w14:textId="77777777">
        <w:trPr>
          <w:jc w:val="center"/>
        </w:trPr>
        <w:tc>
          <w:tcPr>
            <w:tcW w:w="1951" w:type="dxa"/>
            <w:tcBorders>
              <w:top w:val="single" w:sz="4" w:space="0" w:color="auto"/>
              <w:bottom w:val="single" w:sz="4" w:space="0" w:color="auto"/>
              <w:right w:val="single" w:sz="4" w:space="0" w:color="auto"/>
            </w:tcBorders>
          </w:tcPr>
          <w:p w14:paraId="4446653A" w14:textId="77777777" w:rsidR="007A1F44" w:rsidRPr="00A03C55" w:rsidRDefault="007A1F44" w:rsidP="00A0052B">
            <w:pPr>
              <w:pStyle w:val="TableEntry"/>
              <w:rPr>
                <w:noProof w:val="0"/>
              </w:rPr>
            </w:pPr>
            <w:r w:rsidRPr="00A03C55">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5BA64CB1" w14:textId="77777777" w:rsidR="007A1F44" w:rsidRPr="00A03C55" w:rsidRDefault="007A1F44" w:rsidP="00A0052B">
            <w:pPr>
              <w:pStyle w:val="TableEntry"/>
              <w:rPr>
                <w:noProof w:val="0"/>
              </w:rPr>
            </w:pPr>
            <w:r w:rsidRPr="00A03C55">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15D90E5A"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43084353"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2F0B9C92" w14:textId="77777777" w:rsidR="007A1F44" w:rsidRPr="00A03C55" w:rsidRDefault="007A1F44" w:rsidP="00A66DA8">
            <w:pPr>
              <w:pStyle w:val="TableEntry"/>
              <w:jc w:val="center"/>
              <w:rPr>
                <w:noProof w:val="0"/>
              </w:rPr>
            </w:pPr>
            <w:r w:rsidRPr="00A03C55">
              <w:rPr>
                <w:noProof w:val="0"/>
              </w:rPr>
              <w:t>2</w:t>
            </w:r>
          </w:p>
        </w:tc>
      </w:tr>
      <w:tr w:rsidR="007A1F44" w:rsidRPr="00A03C55" w14:paraId="3A379884" w14:textId="77777777">
        <w:trPr>
          <w:jc w:val="center"/>
        </w:trPr>
        <w:tc>
          <w:tcPr>
            <w:tcW w:w="1951" w:type="dxa"/>
            <w:tcBorders>
              <w:top w:val="single" w:sz="4" w:space="0" w:color="auto"/>
              <w:bottom w:val="single" w:sz="4" w:space="0" w:color="auto"/>
              <w:right w:val="single" w:sz="4" w:space="0" w:color="auto"/>
            </w:tcBorders>
          </w:tcPr>
          <w:p w14:paraId="051912C2" w14:textId="77777777" w:rsidR="007A1F44" w:rsidRPr="00A03C55" w:rsidRDefault="007A1F44" w:rsidP="00A0052B">
            <w:pPr>
              <w:pStyle w:val="TableEntry"/>
              <w:rPr>
                <w:noProof w:val="0"/>
              </w:rPr>
            </w:pPr>
            <w:r w:rsidRPr="00A03C55">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2DF154C0" w14:textId="77777777" w:rsidR="007A1F44" w:rsidRPr="00A03C55" w:rsidRDefault="007A1F44" w:rsidP="00A0052B">
            <w:pPr>
              <w:pStyle w:val="TableEntry"/>
              <w:rPr>
                <w:noProof w:val="0"/>
              </w:rPr>
            </w:pPr>
            <w:r w:rsidRPr="00A03C55">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1E4D0D0A"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0CF9F075"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6B8A7857" w14:textId="77777777" w:rsidR="007A1F44" w:rsidRPr="00A03C55" w:rsidRDefault="007A1F44" w:rsidP="00A66DA8">
            <w:pPr>
              <w:pStyle w:val="TableEntry"/>
              <w:jc w:val="center"/>
              <w:rPr>
                <w:noProof w:val="0"/>
              </w:rPr>
            </w:pPr>
            <w:r w:rsidRPr="00A03C55">
              <w:rPr>
                <w:noProof w:val="0"/>
              </w:rPr>
              <w:t>3</w:t>
            </w:r>
          </w:p>
        </w:tc>
      </w:tr>
      <w:tr w:rsidR="007A1F44" w:rsidRPr="00A03C55" w14:paraId="7C0F31A5" w14:textId="77777777">
        <w:trPr>
          <w:jc w:val="center"/>
        </w:trPr>
        <w:tc>
          <w:tcPr>
            <w:tcW w:w="1951" w:type="dxa"/>
            <w:tcBorders>
              <w:top w:val="single" w:sz="4" w:space="0" w:color="auto"/>
              <w:bottom w:val="single" w:sz="4" w:space="0" w:color="auto"/>
              <w:right w:val="single" w:sz="4" w:space="0" w:color="auto"/>
            </w:tcBorders>
          </w:tcPr>
          <w:p w14:paraId="01E2E3FD" w14:textId="77777777" w:rsidR="007A1F44" w:rsidRPr="00A03C55" w:rsidRDefault="007A1F44" w:rsidP="00A0052B">
            <w:pPr>
              <w:pStyle w:val="TableEntry"/>
              <w:rPr>
                <w:noProof w:val="0"/>
              </w:rPr>
            </w:pPr>
            <w:r w:rsidRPr="00A03C55">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785100D4" w14:textId="77777777" w:rsidR="007A1F44" w:rsidRPr="00A03C55" w:rsidRDefault="007A1F44" w:rsidP="00A0052B">
            <w:pPr>
              <w:pStyle w:val="TableEntry"/>
              <w:rPr>
                <w:noProof w:val="0"/>
              </w:rPr>
            </w:pPr>
            <w:r w:rsidRPr="00A03C55">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5699AD64"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609DC724"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FEDACE9" w14:textId="77777777" w:rsidR="007A1F44" w:rsidRPr="00A03C55" w:rsidRDefault="007A1F44" w:rsidP="00A66DA8">
            <w:pPr>
              <w:pStyle w:val="TableEntry"/>
              <w:jc w:val="center"/>
              <w:rPr>
                <w:noProof w:val="0"/>
              </w:rPr>
            </w:pPr>
            <w:r w:rsidRPr="00A03C55">
              <w:rPr>
                <w:noProof w:val="0"/>
              </w:rPr>
              <w:t>3</w:t>
            </w:r>
          </w:p>
        </w:tc>
      </w:tr>
      <w:tr w:rsidR="007A1F44" w:rsidRPr="00A03C55" w14:paraId="4F60C5F9" w14:textId="77777777">
        <w:trPr>
          <w:jc w:val="center"/>
        </w:trPr>
        <w:tc>
          <w:tcPr>
            <w:tcW w:w="1951" w:type="dxa"/>
            <w:tcBorders>
              <w:top w:val="single" w:sz="4" w:space="0" w:color="auto"/>
              <w:bottom w:val="single" w:sz="4" w:space="0" w:color="auto"/>
              <w:right w:val="single" w:sz="4" w:space="0" w:color="auto"/>
            </w:tcBorders>
          </w:tcPr>
          <w:p w14:paraId="6DF08053" w14:textId="77777777" w:rsidR="007A1F44" w:rsidRPr="00A03C55" w:rsidRDefault="007A1F44" w:rsidP="00A0052B">
            <w:pPr>
              <w:pStyle w:val="TableEntry"/>
              <w:rPr>
                <w:noProof w:val="0"/>
              </w:rPr>
            </w:pPr>
            <w:r w:rsidRPr="00A03C55">
              <w:rPr>
                <w:noProof w:val="0"/>
              </w:rPr>
              <w:lastRenderedPageBreak/>
              <w:t>ROL</w:t>
            </w:r>
          </w:p>
        </w:tc>
        <w:tc>
          <w:tcPr>
            <w:tcW w:w="3544" w:type="dxa"/>
            <w:tcBorders>
              <w:top w:val="single" w:sz="4" w:space="0" w:color="auto"/>
              <w:left w:val="single" w:sz="4" w:space="0" w:color="auto"/>
              <w:bottom w:val="single" w:sz="4" w:space="0" w:color="auto"/>
              <w:right w:val="single" w:sz="4" w:space="0" w:color="auto"/>
            </w:tcBorders>
          </w:tcPr>
          <w:p w14:paraId="3E77D3E2"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60855F4"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8D624BE"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2A4C6238" w14:textId="77777777" w:rsidR="007A1F44" w:rsidRPr="00A03C55" w:rsidRDefault="007A1F44" w:rsidP="00A66DA8">
            <w:pPr>
              <w:pStyle w:val="TableEntry"/>
              <w:jc w:val="center"/>
              <w:rPr>
                <w:noProof w:val="0"/>
              </w:rPr>
            </w:pPr>
            <w:r w:rsidRPr="00A03C55">
              <w:rPr>
                <w:noProof w:val="0"/>
              </w:rPr>
              <w:t>15</w:t>
            </w:r>
          </w:p>
        </w:tc>
      </w:tr>
      <w:tr w:rsidR="007A1F44" w:rsidRPr="00A03C55" w14:paraId="0BA6EF4E" w14:textId="77777777">
        <w:trPr>
          <w:jc w:val="center"/>
        </w:trPr>
        <w:tc>
          <w:tcPr>
            <w:tcW w:w="1951" w:type="dxa"/>
            <w:tcBorders>
              <w:top w:val="single" w:sz="4" w:space="0" w:color="auto"/>
              <w:bottom w:val="single" w:sz="4" w:space="0" w:color="auto"/>
              <w:right w:val="single" w:sz="4" w:space="0" w:color="auto"/>
            </w:tcBorders>
          </w:tcPr>
          <w:p w14:paraId="4E97D42C" w14:textId="77777777" w:rsidR="007A1F44" w:rsidRPr="00A03C55" w:rsidRDefault="007A1F44" w:rsidP="00A0052B">
            <w:pPr>
              <w:pStyle w:val="TableEntry"/>
              <w:rPr>
                <w:noProof w:val="0"/>
              </w:rPr>
            </w:pPr>
            <w:r w:rsidRPr="00A03C55">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31B37959" w14:textId="77777777" w:rsidR="007A1F44" w:rsidRPr="00A03C55" w:rsidRDefault="007A1F44" w:rsidP="00A0052B">
            <w:pPr>
              <w:pStyle w:val="TableEntry"/>
              <w:rPr>
                <w:noProof w:val="0"/>
              </w:rPr>
            </w:pPr>
            <w:r w:rsidRPr="00A03C55">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4D430B3F" w14:textId="77777777" w:rsidR="007A1F44" w:rsidRPr="00A03C55" w:rsidRDefault="007A1F44" w:rsidP="00B6518F">
            <w:pPr>
              <w:pStyle w:val="TableEntry"/>
              <w:rPr>
                <w:noProof w:val="0"/>
              </w:rPr>
            </w:pPr>
            <w:r w:rsidRPr="00A03C55">
              <w:rPr>
                <w:noProof w:val="0"/>
              </w:rPr>
              <w:t>C</w:t>
            </w:r>
          </w:p>
        </w:tc>
        <w:tc>
          <w:tcPr>
            <w:tcW w:w="872" w:type="dxa"/>
            <w:tcBorders>
              <w:top w:val="single" w:sz="4" w:space="0" w:color="auto"/>
              <w:left w:val="single" w:sz="4" w:space="0" w:color="auto"/>
              <w:bottom w:val="single" w:sz="4" w:space="0" w:color="auto"/>
              <w:right w:val="single" w:sz="4" w:space="0" w:color="auto"/>
            </w:tcBorders>
          </w:tcPr>
          <w:p w14:paraId="20134768"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EA71A41" w14:textId="77777777" w:rsidR="007A1F44" w:rsidRPr="00A03C55" w:rsidRDefault="007A1F44" w:rsidP="00A66DA8">
            <w:pPr>
              <w:pStyle w:val="TableEntry"/>
              <w:jc w:val="center"/>
              <w:rPr>
                <w:noProof w:val="0"/>
              </w:rPr>
            </w:pPr>
            <w:r w:rsidRPr="00A03C55">
              <w:rPr>
                <w:noProof w:val="0"/>
              </w:rPr>
              <w:t>3</w:t>
            </w:r>
          </w:p>
        </w:tc>
      </w:tr>
      <w:tr w:rsidR="007A1F44" w:rsidRPr="00A03C55" w14:paraId="14CB3EAC" w14:textId="77777777">
        <w:trPr>
          <w:jc w:val="center"/>
        </w:trPr>
        <w:tc>
          <w:tcPr>
            <w:tcW w:w="1951" w:type="dxa"/>
            <w:tcBorders>
              <w:top w:val="single" w:sz="4" w:space="0" w:color="auto"/>
              <w:bottom w:val="single" w:sz="4" w:space="0" w:color="auto"/>
              <w:right w:val="single" w:sz="4" w:space="0" w:color="auto"/>
            </w:tcBorders>
          </w:tcPr>
          <w:p w14:paraId="1E3745F3" w14:textId="77777777" w:rsidR="007A1F44" w:rsidRPr="00A03C55" w:rsidRDefault="007A1F44" w:rsidP="00A0052B">
            <w:pPr>
              <w:pStyle w:val="TableEntry"/>
              <w:rPr>
                <w:noProof w:val="0"/>
              </w:rPr>
            </w:pPr>
            <w:r w:rsidRPr="00A03C55">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4983411C" w14:textId="77777777" w:rsidR="007A1F44" w:rsidRPr="00A03C55" w:rsidRDefault="007A1F44" w:rsidP="00A0052B">
            <w:pPr>
              <w:pStyle w:val="TableEntry"/>
              <w:rPr>
                <w:noProof w:val="0"/>
              </w:rPr>
            </w:pPr>
            <w:r w:rsidRPr="00A03C55">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65B41A"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BB16A0"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7F5FAF0B" w14:textId="77777777" w:rsidR="007A1F44" w:rsidRPr="00A03C55" w:rsidRDefault="007A1F44" w:rsidP="00A66DA8">
            <w:pPr>
              <w:pStyle w:val="TableEntry"/>
              <w:jc w:val="center"/>
              <w:rPr>
                <w:noProof w:val="0"/>
              </w:rPr>
            </w:pPr>
            <w:r w:rsidRPr="00A03C55">
              <w:rPr>
                <w:noProof w:val="0"/>
              </w:rPr>
              <w:t>3</w:t>
            </w:r>
          </w:p>
        </w:tc>
      </w:tr>
      <w:tr w:rsidR="007A1F44" w:rsidRPr="00A03C55" w14:paraId="468ED980" w14:textId="77777777">
        <w:trPr>
          <w:jc w:val="center"/>
        </w:trPr>
        <w:tc>
          <w:tcPr>
            <w:tcW w:w="1951" w:type="dxa"/>
            <w:tcBorders>
              <w:top w:val="single" w:sz="4" w:space="0" w:color="auto"/>
              <w:bottom w:val="single" w:sz="4" w:space="0" w:color="auto"/>
              <w:right w:val="single" w:sz="4" w:space="0" w:color="auto"/>
            </w:tcBorders>
          </w:tcPr>
          <w:p w14:paraId="543001C2" w14:textId="77777777" w:rsidR="007A1F44" w:rsidRPr="00A03C55" w:rsidRDefault="007A1F44" w:rsidP="00A0052B">
            <w:pPr>
              <w:pStyle w:val="TableEntry"/>
              <w:rPr>
                <w:noProof w:val="0"/>
              </w:rPr>
            </w:pPr>
            <w:r w:rsidRPr="00A03C55">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50C04EEF" w14:textId="77777777" w:rsidR="007A1F44" w:rsidRPr="00A03C55" w:rsidRDefault="007A1F44" w:rsidP="00A0052B">
            <w:pPr>
              <w:pStyle w:val="TableEntry"/>
              <w:rPr>
                <w:noProof w:val="0"/>
              </w:rPr>
            </w:pPr>
            <w:r w:rsidRPr="00A03C55">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7CA11065"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49FEF045"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54547164" w14:textId="77777777" w:rsidR="007A1F44" w:rsidRPr="00A03C55" w:rsidRDefault="007A1F44" w:rsidP="00A66DA8">
            <w:pPr>
              <w:pStyle w:val="TableEntry"/>
              <w:jc w:val="center"/>
              <w:rPr>
                <w:noProof w:val="0"/>
              </w:rPr>
            </w:pPr>
            <w:r w:rsidRPr="00A03C55">
              <w:rPr>
                <w:noProof w:val="0"/>
              </w:rPr>
              <w:t>3</w:t>
            </w:r>
          </w:p>
        </w:tc>
      </w:tr>
      <w:tr w:rsidR="007A1F44" w:rsidRPr="00A03C55" w14:paraId="5A859D48" w14:textId="77777777">
        <w:trPr>
          <w:jc w:val="center"/>
        </w:trPr>
        <w:tc>
          <w:tcPr>
            <w:tcW w:w="1951" w:type="dxa"/>
            <w:tcBorders>
              <w:top w:val="single" w:sz="4" w:space="0" w:color="auto"/>
              <w:bottom w:val="single" w:sz="4" w:space="0" w:color="auto"/>
              <w:right w:val="single" w:sz="4" w:space="0" w:color="auto"/>
            </w:tcBorders>
          </w:tcPr>
          <w:p w14:paraId="713AEAF9" w14:textId="77777777" w:rsidR="007A1F44" w:rsidRPr="00A03C55" w:rsidRDefault="007A1F44" w:rsidP="00A0052B">
            <w:pPr>
              <w:pStyle w:val="TableEntry"/>
              <w:rPr>
                <w:noProof w:val="0"/>
              </w:rPr>
            </w:pPr>
            <w:r w:rsidRPr="00A03C55">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7C554CBD" w14:textId="77777777" w:rsidR="007A1F44" w:rsidRPr="00A03C55" w:rsidRDefault="007A1F44" w:rsidP="00A0052B">
            <w:pPr>
              <w:pStyle w:val="TableEntry"/>
              <w:rPr>
                <w:noProof w:val="0"/>
              </w:rPr>
            </w:pPr>
            <w:r w:rsidRPr="00A03C55">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6F6DD948" w14:textId="77777777" w:rsidR="007A1F44" w:rsidRPr="00A03C55" w:rsidRDefault="007A1F44" w:rsidP="00B6518F">
            <w:pPr>
              <w:pStyle w:val="TableEntry"/>
              <w:rPr>
                <w:noProof w:val="0"/>
              </w:rPr>
            </w:pPr>
            <w:r w:rsidRPr="00A03C55">
              <w:rPr>
                <w:noProof w:val="0"/>
              </w:rPr>
              <w:t>X</w:t>
            </w:r>
          </w:p>
        </w:tc>
        <w:tc>
          <w:tcPr>
            <w:tcW w:w="872" w:type="dxa"/>
            <w:tcBorders>
              <w:top w:val="single" w:sz="4" w:space="0" w:color="auto"/>
              <w:left w:val="single" w:sz="4" w:space="0" w:color="auto"/>
              <w:bottom w:val="single" w:sz="4" w:space="0" w:color="auto"/>
              <w:right w:val="single" w:sz="4" w:space="0" w:color="auto"/>
            </w:tcBorders>
          </w:tcPr>
          <w:p w14:paraId="64358B47" w14:textId="77777777" w:rsidR="007A1F44" w:rsidRPr="00A03C55" w:rsidRDefault="007A1F44" w:rsidP="00B6518F">
            <w:pPr>
              <w:pStyle w:val="TableEntry"/>
              <w:rPr>
                <w:noProof w:val="0"/>
              </w:rPr>
            </w:pPr>
            <w:r w:rsidRPr="00A03C55">
              <w:rPr>
                <w:noProof w:val="0"/>
              </w:rPr>
              <w:t>[0..0]</w:t>
            </w:r>
          </w:p>
        </w:tc>
        <w:tc>
          <w:tcPr>
            <w:tcW w:w="1701" w:type="dxa"/>
            <w:tcBorders>
              <w:top w:val="single" w:sz="4" w:space="0" w:color="auto"/>
              <w:left w:val="single" w:sz="4" w:space="0" w:color="auto"/>
              <w:bottom w:val="single" w:sz="4" w:space="0" w:color="auto"/>
            </w:tcBorders>
          </w:tcPr>
          <w:p w14:paraId="752D00D3" w14:textId="77777777" w:rsidR="007A1F44" w:rsidRPr="00A03C55" w:rsidRDefault="007A1F44" w:rsidP="00A66DA8">
            <w:pPr>
              <w:pStyle w:val="TableEntry"/>
              <w:jc w:val="center"/>
              <w:rPr>
                <w:noProof w:val="0"/>
              </w:rPr>
            </w:pPr>
            <w:r w:rsidRPr="00A03C55">
              <w:rPr>
                <w:noProof w:val="0"/>
              </w:rPr>
              <w:t>3</w:t>
            </w:r>
          </w:p>
        </w:tc>
      </w:tr>
      <w:tr w:rsidR="007A1F44" w:rsidRPr="00A03C55" w14:paraId="17D13E34" w14:textId="77777777">
        <w:trPr>
          <w:jc w:val="center"/>
        </w:trPr>
        <w:tc>
          <w:tcPr>
            <w:tcW w:w="1951" w:type="dxa"/>
            <w:tcBorders>
              <w:top w:val="single" w:sz="4" w:space="0" w:color="auto"/>
              <w:bottom w:val="single" w:sz="4" w:space="0" w:color="auto"/>
              <w:right w:val="single" w:sz="4" w:space="0" w:color="auto"/>
            </w:tcBorders>
          </w:tcPr>
          <w:p w14:paraId="52EFAC18" w14:textId="77777777" w:rsidR="007A1F44" w:rsidRPr="00A03C55" w:rsidRDefault="007A1F44" w:rsidP="00A0052B">
            <w:pPr>
              <w:pStyle w:val="TableEntry"/>
              <w:rPr>
                <w:noProof w:val="0"/>
              </w:rPr>
            </w:pPr>
            <w:r w:rsidRPr="00A03C55">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4FAA05DC"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8AFAD6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69C1226"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7C710B73" w14:textId="77777777" w:rsidR="007A1F44" w:rsidRPr="00A03C55" w:rsidRDefault="007A1F44" w:rsidP="00A66DA8">
            <w:pPr>
              <w:pStyle w:val="TableEntry"/>
              <w:jc w:val="center"/>
              <w:rPr>
                <w:noProof w:val="0"/>
              </w:rPr>
            </w:pPr>
            <w:r w:rsidRPr="00A03C55">
              <w:rPr>
                <w:noProof w:val="0"/>
              </w:rPr>
              <w:t>15</w:t>
            </w:r>
          </w:p>
        </w:tc>
      </w:tr>
      <w:tr w:rsidR="007A1F44" w:rsidRPr="00A03C55" w14:paraId="5323F11A" w14:textId="77777777">
        <w:trPr>
          <w:jc w:val="center"/>
        </w:trPr>
        <w:tc>
          <w:tcPr>
            <w:tcW w:w="1951" w:type="dxa"/>
            <w:tcBorders>
              <w:top w:val="single" w:sz="4" w:space="0" w:color="auto"/>
              <w:bottom w:val="single" w:sz="4" w:space="0" w:color="auto"/>
              <w:right w:val="single" w:sz="4" w:space="0" w:color="auto"/>
            </w:tcBorders>
          </w:tcPr>
          <w:p w14:paraId="514C1B72" w14:textId="77777777" w:rsidR="007A1F44" w:rsidRPr="00A03C55" w:rsidRDefault="007A1F44" w:rsidP="00A0052B">
            <w:pPr>
              <w:pStyle w:val="TableEntry"/>
              <w:rPr>
                <w:noProof w:val="0"/>
              </w:rPr>
            </w:pPr>
            <w:r w:rsidRPr="00A03C55">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6FC5B3FC" w14:textId="77777777" w:rsidR="007A1F44" w:rsidRPr="00A03C55" w:rsidRDefault="007A1F44" w:rsidP="00A0052B">
            <w:pPr>
              <w:pStyle w:val="TableEntry"/>
              <w:rPr>
                <w:noProof w:val="0"/>
              </w:rPr>
            </w:pPr>
            <w:r w:rsidRPr="00A03C55">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0E96C702"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95D3FF6"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196BAEF7" w14:textId="77777777" w:rsidR="007A1F44" w:rsidRPr="00A03C55" w:rsidRDefault="007A1F44" w:rsidP="00A66DA8">
            <w:pPr>
              <w:pStyle w:val="TableEntry"/>
              <w:jc w:val="center"/>
              <w:rPr>
                <w:noProof w:val="0"/>
              </w:rPr>
            </w:pPr>
            <w:r w:rsidRPr="00A03C55">
              <w:rPr>
                <w:noProof w:val="0"/>
              </w:rPr>
              <w:t>3</w:t>
            </w:r>
          </w:p>
        </w:tc>
      </w:tr>
      <w:tr w:rsidR="007A1F44" w:rsidRPr="00A03C55" w14:paraId="73D04A73" w14:textId="77777777">
        <w:trPr>
          <w:jc w:val="center"/>
        </w:trPr>
        <w:tc>
          <w:tcPr>
            <w:tcW w:w="1951" w:type="dxa"/>
            <w:tcBorders>
              <w:top w:val="single" w:sz="4" w:space="0" w:color="auto"/>
              <w:bottom w:val="single" w:sz="4" w:space="0" w:color="auto"/>
              <w:right w:val="single" w:sz="4" w:space="0" w:color="auto"/>
            </w:tcBorders>
          </w:tcPr>
          <w:p w14:paraId="24E55534" w14:textId="77777777" w:rsidR="007A1F44" w:rsidRPr="00A03C55" w:rsidRDefault="007A1F44" w:rsidP="00A0052B">
            <w:pPr>
              <w:pStyle w:val="TableEntry"/>
              <w:rPr>
                <w:noProof w:val="0"/>
              </w:rPr>
            </w:pPr>
            <w:r w:rsidRPr="00A03C55">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D026ECE" w14:textId="77777777" w:rsidR="007A1F44" w:rsidRPr="00A03C55" w:rsidRDefault="007A1F44" w:rsidP="00A0052B">
            <w:pPr>
              <w:pStyle w:val="TableEntry"/>
              <w:rPr>
                <w:noProof w:val="0"/>
              </w:rPr>
            </w:pPr>
            <w:r w:rsidRPr="00A03C55">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3161902E"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E50929"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1B9D1235" w14:textId="77777777" w:rsidR="007A1F44" w:rsidRPr="00A03C55" w:rsidRDefault="007A1F44" w:rsidP="00A66DA8">
            <w:pPr>
              <w:pStyle w:val="TableEntry"/>
              <w:jc w:val="center"/>
              <w:rPr>
                <w:noProof w:val="0"/>
              </w:rPr>
            </w:pPr>
            <w:r w:rsidRPr="00A03C55">
              <w:rPr>
                <w:noProof w:val="0"/>
              </w:rPr>
              <w:t>7</w:t>
            </w:r>
          </w:p>
        </w:tc>
      </w:tr>
      <w:tr w:rsidR="007A1F44" w:rsidRPr="00A03C55" w14:paraId="504441A8" w14:textId="77777777">
        <w:trPr>
          <w:jc w:val="center"/>
        </w:trPr>
        <w:tc>
          <w:tcPr>
            <w:tcW w:w="1951" w:type="dxa"/>
            <w:tcBorders>
              <w:top w:val="single" w:sz="4" w:space="0" w:color="auto"/>
              <w:bottom w:val="single" w:sz="4" w:space="0" w:color="auto"/>
              <w:right w:val="single" w:sz="4" w:space="0" w:color="auto"/>
            </w:tcBorders>
          </w:tcPr>
          <w:p w14:paraId="18C51DC2" w14:textId="77777777" w:rsidR="007A1F44" w:rsidRPr="00A03C55" w:rsidRDefault="007A1F44" w:rsidP="00A0052B">
            <w:pPr>
              <w:pStyle w:val="TableEntry"/>
              <w:rPr>
                <w:noProof w:val="0"/>
              </w:rPr>
            </w:pPr>
            <w:r w:rsidRPr="00A03C55">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5D13583E" w14:textId="77777777" w:rsidR="007A1F44" w:rsidRPr="00A03C55" w:rsidRDefault="007A1F44" w:rsidP="00A0052B">
            <w:pPr>
              <w:pStyle w:val="TableEntry"/>
              <w:rPr>
                <w:noProof w:val="0"/>
              </w:rPr>
            </w:pPr>
            <w:r w:rsidRPr="00A03C55">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4A2D284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16EF8E5"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594F3F82" w14:textId="77777777" w:rsidR="007A1F44" w:rsidRPr="00A03C55" w:rsidRDefault="007A1F44" w:rsidP="00A66DA8">
            <w:pPr>
              <w:pStyle w:val="TableEntry"/>
              <w:jc w:val="center"/>
              <w:rPr>
                <w:noProof w:val="0"/>
              </w:rPr>
            </w:pPr>
            <w:r w:rsidRPr="00A03C55">
              <w:rPr>
                <w:noProof w:val="0"/>
              </w:rPr>
              <w:t>3</w:t>
            </w:r>
          </w:p>
        </w:tc>
      </w:tr>
      <w:tr w:rsidR="007A1F44" w:rsidRPr="00A03C55" w14:paraId="273F65AE" w14:textId="77777777">
        <w:trPr>
          <w:jc w:val="center"/>
        </w:trPr>
        <w:tc>
          <w:tcPr>
            <w:tcW w:w="1951" w:type="dxa"/>
            <w:tcBorders>
              <w:top w:val="single" w:sz="4" w:space="0" w:color="auto"/>
              <w:bottom w:val="single" w:sz="4" w:space="0" w:color="auto"/>
              <w:right w:val="single" w:sz="4" w:space="0" w:color="auto"/>
            </w:tcBorders>
          </w:tcPr>
          <w:p w14:paraId="6597A54B" w14:textId="77777777" w:rsidR="007A1F44" w:rsidRPr="00A03C55" w:rsidRDefault="007A1F44" w:rsidP="00A0052B">
            <w:pPr>
              <w:pStyle w:val="TableEntry"/>
              <w:rPr>
                <w:noProof w:val="0"/>
              </w:rPr>
            </w:pPr>
            <w:r w:rsidRPr="00A03C55">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05AD113B" w14:textId="77777777" w:rsidR="007A1F44" w:rsidRPr="00A03C55" w:rsidRDefault="007A1F44" w:rsidP="00A0052B">
            <w:pPr>
              <w:pStyle w:val="TableEntry"/>
              <w:rPr>
                <w:noProof w:val="0"/>
              </w:rPr>
            </w:pPr>
            <w:r w:rsidRPr="00A03C55">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5B7AB5E3"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DA09AD0"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655FCCC4" w14:textId="77777777" w:rsidR="007A1F44" w:rsidRPr="00A03C55" w:rsidRDefault="007A1F44" w:rsidP="00A66DA8">
            <w:pPr>
              <w:pStyle w:val="TableEntry"/>
              <w:jc w:val="center"/>
              <w:rPr>
                <w:noProof w:val="0"/>
              </w:rPr>
            </w:pPr>
            <w:r w:rsidRPr="00A03C55">
              <w:rPr>
                <w:noProof w:val="0"/>
              </w:rPr>
              <w:t>6</w:t>
            </w:r>
          </w:p>
        </w:tc>
      </w:tr>
      <w:tr w:rsidR="007A1F44" w:rsidRPr="00A03C55" w14:paraId="24D0E89C" w14:textId="77777777">
        <w:trPr>
          <w:jc w:val="center"/>
        </w:trPr>
        <w:tc>
          <w:tcPr>
            <w:tcW w:w="1951" w:type="dxa"/>
            <w:tcBorders>
              <w:top w:val="single" w:sz="4" w:space="0" w:color="auto"/>
              <w:bottom w:val="single" w:sz="4" w:space="0" w:color="auto"/>
              <w:right w:val="single" w:sz="4" w:space="0" w:color="auto"/>
            </w:tcBorders>
          </w:tcPr>
          <w:p w14:paraId="462C7BF5" w14:textId="77777777" w:rsidR="007A1F44" w:rsidRPr="00A03C55" w:rsidRDefault="007A1F44" w:rsidP="00A0052B">
            <w:pPr>
              <w:pStyle w:val="TableEntry"/>
              <w:rPr>
                <w:noProof w:val="0"/>
              </w:rPr>
            </w:pPr>
            <w:r w:rsidRPr="00A03C55">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339C453D" w14:textId="77777777" w:rsidR="007A1F44" w:rsidRPr="00A03C55" w:rsidRDefault="007A1F44" w:rsidP="00A0052B">
            <w:pPr>
              <w:pStyle w:val="TableEntry"/>
              <w:rPr>
                <w:noProof w:val="0"/>
              </w:rPr>
            </w:pPr>
            <w:r w:rsidRPr="00A03C55">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0D1909D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49AED99"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699C96C" w14:textId="77777777" w:rsidR="007A1F44" w:rsidRPr="00A03C55" w:rsidRDefault="007A1F44" w:rsidP="00A66DA8">
            <w:pPr>
              <w:pStyle w:val="TableEntry"/>
              <w:jc w:val="center"/>
              <w:rPr>
                <w:noProof w:val="0"/>
              </w:rPr>
            </w:pPr>
            <w:r w:rsidRPr="00A03C55">
              <w:rPr>
                <w:noProof w:val="0"/>
              </w:rPr>
              <w:t>6</w:t>
            </w:r>
          </w:p>
        </w:tc>
      </w:tr>
      <w:tr w:rsidR="007A1F44" w:rsidRPr="00A03C55" w14:paraId="3250DB27" w14:textId="77777777">
        <w:trPr>
          <w:jc w:val="center"/>
        </w:trPr>
        <w:tc>
          <w:tcPr>
            <w:tcW w:w="1951" w:type="dxa"/>
            <w:tcBorders>
              <w:top w:val="single" w:sz="4" w:space="0" w:color="auto"/>
              <w:bottom w:val="single" w:sz="4" w:space="0" w:color="auto"/>
              <w:right w:val="single" w:sz="4" w:space="0" w:color="auto"/>
            </w:tcBorders>
          </w:tcPr>
          <w:p w14:paraId="7D78813C"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1302CF77" w14:textId="77777777" w:rsidR="007A1F44" w:rsidRPr="00A03C55" w:rsidRDefault="007A1F44" w:rsidP="00A0052B">
            <w:pPr>
              <w:pStyle w:val="TableEntry"/>
              <w:rPr>
                <w:noProof w:val="0"/>
              </w:rPr>
            </w:pPr>
            <w:r w:rsidRPr="00A03C55">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6DDDB4A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6D68AC94"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63B1AD43" w14:textId="77777777" w:rsidR="007A1F44" w:rsidRPr="00A03C55" w:rsidRDefault="007A1F44" w:rsidP="00A66DA8">
            <w:pPr>
              <w:pStyle w:val="TableEntry"/>
              <w:jc w:val="center"/>
              <w:rPr>
                <w:noProof w:val="0"/>
              </w:rPr>
            </w:pPr>
          </w:p>
        </w:tc>
      </w:tr>
      <w:tr w:rsidR="007A1F44" w:rsidRPr="00A03C55" w14:paraId="70BD1F85" w14:textId="77777777">
        <w:trPr>
          <w:jc w:val="center"/>
        </w:trPr>
        <w:tc>
          <w:tcPr>
            <w:tcW w:w="1951" w:type="dxa"/>
            <w:tcBorders>
              <w:top w:val="single" w:sz="4" w:space="0" w:color="auto"/>
              <w:bottom w:val="single" w:sz="4" w:space="0" w:color="auto"/>
              <w:right w:val="single" w:sz="4" w:space="0" w:color="auto"/>
            </w:tcBorders>
          </w:tcPr>
          <w:p w14:paraId="62F42BA7" w14:textId="77777777" w:rsidR="007A1F44" w:rsidRPr="00A03C55" w:rsidRDefault="007A1F44" w:rsidP="00A0052B">
            <w:pPr>
              <w:pStyle w:val="TableEntry"/>
              <w:rPr>
                <w:noProof w:val="0"/>
              </w:rPr>
            </w:pPr>
            <w:r w:rsidRPr="00A03C55">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C3B8041" w14:textId="77777777" w:rsidR="007A1F44" w:rsidRPr="00A03C55" w:rsidRDefault="007A1F44" w:rsidP="00A0052B">
            <w:pPr>
              <w:pStyle w:val="TableEntry"/>
              <w:rPr>
                <w:noProof w:val="0"/>
              </w:rPr>
            </w:pPr>
            <w:r w:rsidRPr="00A03C55">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21B42E9B"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186CC6DA"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20156B2B" w14:textId="77777777" w:rsidR="007A1F44" w:rsidRPr="00A03C55" w:rsidRDefault="007A1F44" w:rsidP="00A66DA8">
            <w:pPr>
              <w:pStyle w:val="TableEntry"/>
              <w:jc w:val="center"/>
              <w:rPr>
                <w:noProof w:val="0"/>
              </w:rPr>
            </w:pPr>
            <w:r w:rsidRPr="00A03C55">
              <w:rPr>
                <w:noProof w:val="0"/>
              </w:rPr>
              <w:t>6</w:t>
            </w:r>
          </w:p>
        </w:tc>
      </w:tr>
      <w:tr w:rsidR="007A1F44" w:rsidRPr="00A03C55" w14:paraId="46475717" w14:textId="77777777">
        <w:trPr>
          <w:jc w:val="center"/>
        </w:trPr>
        <w:tc>
          <w:tcPr>
            <w:tcW w:w="1951" w:type="dxa"/>
            <w:tcBorders>
              <w:top w:val="single" w:sz="4" w:space="0" w:color="auto"/>
              <w:bottom w:val="single" w:sz="4" w:space="0" w:color="auto"/>
              <w:right w:val="single" w:sz="4" w:space="0" w:color="auto"/>
            </w:tcBorders>
          </w:tcPr>
          <w:p w14:paraId="226F156C"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1A959D7D"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8C7824C"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8DE9F2A"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2F8CC3FC" w14:textId="77777777" w:rsidR="007A1F44" w:rsidRPr="00A03C55" w:rsidRDefault="007A1F44" w:rsidP="00A66DA8">
            <w:pPr>
              <w:pStyle w:val="TableEntry"/>
              <w:jc w:val="center"/>
              <w:rPr>
                <w:noProof w:val="0"/>
              </w:rPr>
            </w:pPr>
            <w:r w:rsidRPr="00A03C55">
              <w:rPr>
                <w:noProof w:val="0"/>
              </w:rPr>
              <w:t>15</w:t>
            </w:r>
          </w:p>
        </w:tc>
      </w:tr>
      <w:tr w:rsidR="007A1F44" w:rsidRPr="00A03C55" w14:paraId="761B5985" w14:textId="77777777">
        <w:trPr>
          <w:jc w:val="center"/>
        </w:trPr>
        <w:tc>
          <w:tcPr>
            <w:tcW w:w="1951" w:type="dxa"/>
            <w:tcBorders>
              <w:top w:val="single" w:sz="4" w:space="0" w:color="auto"/>
              <w:bottom w:val="single" w:sz="4" w:space="0" w:color="auto"/>
              <w:right w:val="single" w:sz="4" w:space="0" w:color="auto"/>
            </w:tcBorders>
          </w:tcPr>
          <w:p w14:paraId="39E4DE34"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1C2D4A5C" w14:textId="77777777" w:rsidR="007A1F44" w:rsidRPr="00A03C55" w:rsidRDefault="007A1F44" w:rsidP="00A0052B">
            <w:pPr>
              <w:pStyle w:val="TableEntry"/>
              <w:rPr>
                <w:noProof w:val="0"/>
              </w:rPr>
            </w:pPr>
            <w:r w:rsidRPr="00A03C55">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108A5A41"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26B5373F"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1115383E" w14:textId="77777777" w:rsidR="007A1F44" w:rsidRPr="00A03C55" w:rsidRDefault="007A1F44" w:rsidP="00A66DA8">
            <w:pPr>
              <w:pStyle w:val="TableEntry"/>
              <w:jc w:val="center"/>
              <w:rPr>
                <w:noProof w:val="0"/>
              </w:rPr>
            </w:pPr>
          </w:p>
        </w:tc>
      </w:tr>
      <w:tr w:rsidR="007A1F44" w:rsidRPr="00A03C55" w14:paraId="37D16CD2" w14:textId="77777777">
        <w:trPr>
          <w:jc w:val="center"/>
        </w:trPr>
        <w:tc>
          <w:tcPr>
            <w:tcW w:w="1951" w:type="dxa"/>
            <w:tcBorders>
              <w:top w:val="single" w:sz="4" w:space="0" w:color="auto"/>
              <w:bottom w:val="single" w:sz="4" w:space="0" w:color="auto"/>
              <w:right w:val="single" w:sz="4" w:space="0" w:color="auto"/>
            </w:tcBorders>
          </w:tcPr>
          <w:p w14:paraId="12462999" w14:textId="77777777" w:rsidR="007A1F44" w:rsidRPr="00A03C55" w:rsidRDefault="007A1F44" w:rsidP="00A0052B">
            <w:pPr>
              <w:pStyle w:val="TableEntry"/>
              <w:rPr>
                <w:noProof w:val="0"/>
              </w:rPr>
            </w:pPr>
            <w:r w:rsidRPr="00A03C55">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28B683D0" w14:textId="77777777" w:rsidR="007A1F44" w:rsidRPr="00A03C55" w:rsidRDefault="007A1F44" w:rsidP="00A0052B">
            <w:pPr>
              <w:pStyle w:val="TableEntry"/>
              <w:rPr>
                <w:noProof w:val="0"/>
              </w:rPr>
            </w:pPr>
            <w:r w:rsidRPr="00A03C55">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7CEB82F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20D78EE"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09E52BE4" w14:textId="77777777" w:rsidR="007A1F44" w:rsidRPr="00A03C55" w:rsidRDefault="007A1F44" w:rsidP="00A66DA8">
            <w:pPr>
              <w:pStyle w:val="TableEntry"/>
              <w:jc w:val="center"/>
              <w:rPr>
                <w:noProof w:val="0"/>
              </w:rPr>
            </w:pPr>
            <w:r w:rsidRPr="00A03C55">
              <w:rPr>
                <w:noProof w:val="0"/>
              </w:rPr>
              <w:t>6</w:t>
            </w:r>
          </w:p>
        </w:tc>
      </w:tr>
      <w:tr w:rsidR="007A1F44" w:rsidRPr="00A03C55" w14:paraId="5414D316" w14:textId="77777777">
        <w:trPr>
          <w:jc w:val="center"/>
        </w:trPr>
        <w:tc>
          <w:tcPr>
            <w:tcW w:w="1951" w:type="dxa"/>
            <w:tcBorders>
              <w:top w:val="single" w:sz="4" w:space="0" w:color="auto"/>
              <w:bottom w:val="single" w:sz="4" w:space="0" w:color="auto"/>
              <w:right w:val="single" w:sz="4" w:space="0" w:color="auto"/>
            </w:tcBorders>
          </w:tcPr>
          <w:p w14:paraId="78488775"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1181852C" w14:textId="77777777" w:rsidR="007A1F44" w:rsidRPr="00A03C55" w:rsidRDefault="007A1F44" w:rsidP="00A0052B">
            <w:pPr>
              <w:pStyle w:val="TableEntry"/>
              <w:rPr>
                <w:noProof w:val="0"/>
              </w:rPr>
            </w:pPr>
            <w:r w:rsidRPr="00A03C55">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30DEB19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6A4FC811"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11BB28B1" w14:textId="77777777" w:rsidR="007A1F44" w:rsidRPr="00A03C55" w:rsidRDefault="007A1F44" w:rsidP="00A66DA8">
            <w:pPr>
              <w:pStyle w:val="TableEntry"/>
              <w:jc w:val="center"/>
              <w:rPr>
                <w:noProof w:val="0"/>
              </w:rPr>
            </w:pPr>
          </w:p>
        </w:tc>
      </w:tr>
      <w:tr w:rsidR="007A1F44" w:rsidRPr="00A03C55" w14:paraId="0F68085D" w14:textId="77777777">
        <w:trPr>
          <w:jc w:val="center"/>
        </w:trPr>
        <w:tc>
          <w:tcPr>
            <w:tcW w:w="1951" w:type="dxa"/>
            <w:tcBorders>
              <w:top w:val="single" w:sz="4" w:space="0" w:color="auto"/>
              <w:bottom w:val="single" w:sz="4" w:space="0" w:color="auto"/>
              <w:right w:val="single" w:sz="4" w:space="0" w:color="auto"/>
            </w:tcBorders>
          </w:tcPr>
          <w:p w14:paraId="3DF2C317" w14:textId="77777777" w:rsidR="007A1F44" w:rsidRPr="00A03C55" w:rsidRDefault="007A1F44" w:rsidP="00A0052B">
            <w:pPr>
              <w:pStyle w:val="TableEntry"/>
              <w:rPr>
                <w:noProof w:val="0"/>
              </w:rPr>
            </w:pPr>
            <w:r w:rsidRPr="00A03C55">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253329DD" w14:textId="77777777" w:rsidR="007A1F44" w:rsidRPr="00A03C55" w:rsidRDefault="007A1F44" w:rsidP="00A0052B">
            <w:pPr>
              <w:pStyle w:val="TableEntry"/>
              <w:rPr>
                <w:noProof w:val="0"/>
              </w:rPr>
            </w:pPr>
            <w:r w:rsidRPr="00A03C55">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36D9DB54"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5EBFE966"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0369DDA0" w14:textId="77777777" w:rsidR="007A1F44" w:rsidRPr="00A03C55" w:rsidRDefault="007A1F44" w:rsidP="00A66DA8">
            <w:pPr>
              <w:pStyle w:val="TableEntry"/>
              <w:jc w:val="center"/>
              <w:rPr>
                <w:noProof w:val="0"/>
              </w:rPr>
            </w:pPr>
            <w:r w:rsidRPr="00A03C55">
              <w:rPr>
                <w:noProof w:val="0"/>
              </w:rPr>
              <w:t>6</w:t>
            </w:r>
          </w:p>
        </w:tc>
      </w:tr>
      <w:tr w:rsidR="007A1F44" w:rsidRPr="00A03C55" w14:paraId="6D8F21E3" w14:textId="77777777">
        <w:trPr>
          <w:jc w:val="center"/>
        </w:trPr>
        <w:tc>
          <w:tcPr>
            <w:tcW w:w="1951" w:type="dxa"/>
            <w:tcBorders>
              <w:top w:val="single" w:sz="4" w:space="0" w:color="auto"/>
              <w:bottom w:val="single" w:sz="4" w:space="0" w:color="auto"/>
              <w:right w:val="single" w:sz="4" w:space="0" w:color="auto"/>
            </w:tcBorders>
          </w:tcPr>
          <w:p w14:paraId="251584F8" w14:textId="77777777" w:rsidR="007A1F44" w:rsidRPr="00A03C55" w:rsidRDefault="007A1F44" w:rsidP="00A0052B">
            <w:pPr>
              <w:pStyle w:val="TableEntry"/>
              <w:rPr>
                <w:noProof w:val="0"/>
              </w:rPr>
            </w:pPr>
            <w:r w:rsidRPr="00A03C55">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459AE5E0" w14:textId="77777777" w:rsidR="007A1F44" w:rsidRPr="00A03C55" w:rsidRDefault="007A1F44" w:rsidP="00A0052B">
            <w:pPr>
              <w:pStyle w:val="TableEntry"/>
              <w:rPr>
                <w:noProof w:val="0"/>
              </w:rPr>
            </w:pPr>
            <w:r w:rsidRPr="00A03C55">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2719CA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B93FAE0"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370C4A67" w14:textId="77777777" w:rsidR="007A1F44" w:rsidRPr="00A03C55" w:rsidRDefault="007A1F44" w:rsidP="00A66DA8">
            <w:pPr>
              <w:pStyle w:val="TableEntry"/>
              <w:jc w:val="center"/>
              <w:rPr>
                <w:noProof w:val="0"/>
              </w:rPr>
            </w:pPr>
            <w:r w:rsidRPr="00A03C55">
              <w:rPr>
                <w:noProof w:val="0"/>
              </w:rPr>
              <w:t>6</w:t>
            </w:r>
          </w:p>
        </w:tc>
      </w:tr>
      <w:tr w:rsidR="007A1F44" w:rsidRPr="00A03C55" w14:paraId="30BFC5A0" w14:textId="77777777">
        <w:trPr>
          <w:jc w:val="center"/>
        </w:trPr>
        <w:tc>
          <w:tcPr>
            <w:tcW w:w="1951" w:type="dxa"/>
            <w:tcBorders>
              <w:top w:val="single" w:sz="4" w:space="0" w:color="auto"/>
              <w:bottom w:val="single" w:sz="4" w:space="0" w:color="auto"/>
              <w:right w:val="single" w:sz="4" w:space="0" w:color="auto"/>
            </w:tcBorders>
          </w:tcPr>
          <w:p w14:paraId="271404D1" w14:textId="77777777" w:rsidR="007A1F44" w:rsidRPr="00A03C55" w:rsidRDefault="007A1F44" w:rsidP="00A0052B">
            <w:pPr>
              <w:pStyle w:val="TableEntry"/>
              <w:rPr>
                <w:noProof w:val="0"/>
              </w:rPr>
            </w:pPr>
            <w:r w:rsidRPr="00A03C55">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46098970" w14:textId="77777777" w:rsidR="007A1F44" w:rsidRPr="00A03C55" w:rsidRDefault="007A1F44" w:rsidP="00A0052B">
            <w:pPr>
              <w:pStyle w:val="TableEntry"/>
              <w:rPr>
                <w:noProof w:val="0"/>
              </w:rPr>
            </w:pPr>
            <w:r w:rsidRPr="00A03C55">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76EA5A6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9B6E5A"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40E51E14" w14:textId="77777777" w:rsidR="007A1F44" w:rsidRPr="00A03C55" w:rsidRDefault="007A1F44" w:rsidP="00A66DA8">
            <w:pPr>
              <w:pStyle w:val="TableEntry"/>
              <w:jc w:val="center"/>
              <w:rPr>
                <w:noProof w:val="0"/>
              </w:rPr>
            </w:pPr>
            <w:r w:rsidRPr="00A03C55">
              <w:rPr>
                <w:noProof w:val="0"/>
              </w:rPr>
              <w:t>6</w:t>
            </w:r>
          </w:p>
        </w:tc>
      </w:tr>
      <w:tr w:rsidR="007A1F44" w:rsidRPr="00A03C55" w14:paraId="5AECAF0F" w14:textId="77777777">
        <w:trPr>
          <w:jc w:val="center"/>
        </w:trPr>
        <w:tc>
          <w:tcPr>
            <w:tcW w:w="1951" w:type="dxa"/>
            <w:tcBorders>
              <w:top w:val="single" w:sz="4" w:space="0" w:color="auto"/>
              <w:bottom w:val="single" w:sz="4" w:space="0" w:color="auto"/>
              <w:right w:val="single" w:sz="4" w:space="0" w:color="auto"/>
            </w:tcBorders>
          </w:tcPr>
          <w:p w14:paraId="480D553B"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428B8490"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D6950C4"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C4C61D8"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29527203" w14:textId="77777777" w:rsidR="007A1F44" w:rsidRPr="00A03C55" w:rsidRDefault="007A1F44" w:rsidP="00A66DA8">
            <w:pPr>
              <w:pStyle w:val="TableEntry"/>
              <w:jc w:val="center"/>
              <w:rPr>
                <w:noProof w:val="0"/>
              </w:rPr>
            </w:pPr>
            <w:r w:rsidRPr="00A03C55">
              <w:rPr>
                <w:noProof w:val="0"/>
              </w:rPr>
              <w:t>15</w:t>
            </w:r>
          </w:p>
        </w:tc>
      </w:tr>
      <w:tr w:rsidR="007A1F44" w:rsidRPr="00A03C55" w14:paraId="17B57546" w14:textId="77777777">
        <w:trPr>
          <w:jc w:val="center"/>
        </w:trPr>
        <w:tc>
          <w:tcPr>
            <w:tcW w:w="1951" w:type="dxa"/>
            <w:tcBorders>
              <w:top w:val="single" w:sz="4" w:space="0" w:color="auto"/>
              <w:bottom w:val="single" w:sz="4" w:space="0" w:color="auto"/>
              <w:right w:val="single" w:sz="4" w:space="0" w:color="auto"/>
            </w:tcBorders>
          </w:tcPr>
          <w:p w14:paraId="4504C7B6"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636E7538" w14:textId="77777777" w:rsidR="007A1F44" w:rsidRPr="00A03C55" w:rsidRDefault="007A1F44" w:rsidP="00A0052B">
            <w:pPr>
              <w:pStyle w:val="TableEntry"/>
              <w:rPr>
                <w:noProof w:val="0"/>
              </w:rPr>
            </w:pPr>
            <w:r w:rsidRPr="00A03C55">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1F93D8F6"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05F71343"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2AAA629" w14:textId="77777777" w:rsidR="007A1F44" w:rsidRPr="00A03C55" w:rsidRDefault="007A1F44" w:rsidP="00A66DA8">
            <w:pPr>
              <w:pStyle w:val="TableEntry"/>
              <w:jc w:val="center"/>
              <w:rPr>
                <w:noProof w:val="0"/>
              </w:rPr>
            </w:pPr>
          </w:p>
        </w:tc>
      </w:tr>
      <w:tr w:rsidR="007A1F44" w:rsidRPr="00A03C55" w14:paraId="13665A2B" w14:textId="77777777">
        <w:trPr>
          <w:jc w:val="center"/>
        </w:trPr>
        <w:tc>
          <w:tcPr>
            <w:tcW w:w="1951" w:type="dxa"/>
            <w:tcBorders>
              <w:top w:val="single" w:sz="4" w:space="0" w:color="auto"/>
              <w:bottom w:val="single" w:sz="4" w:space="0" w:color="auto"/>
              <w:right w:val="single" w:sz="4" w:space="0" w:color="auto"/>
            </w:tcBorders>
          </w:tcPr>
          <w:p w14:paraId="2760B401" w14:textId="77777777" w:rsidR="007A1F44" w:rsidRPr="00A03C55" w:rsidRDefault="007A1F44" w:rsidP="00A0052B">
            <w:pPr>
              <w:pStyle w:val="TableEntry"/>
              <w:rPr>
                <w:noProof w:val="0"/>
              </w:rPr>
            </w:pPr>
            <w:r w:rsidRPr="00A03C55">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3E65F55" w14:textId="77777777" w:rsidR="007A1F44" w:rsidRPr="00A03C55" w:rsidRDefault="007A1F44" w:rsidP="00A0052B">
            <w:pPr>
              <w:pStyle w:val="TableEntry"/>
              <w:rPr>
                <w:noProof w:val="0"/>
              </w:rPr>
            </w:pPr>
            <w:r w:rsidRPr="00A03C55">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77E418F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49EBAD0"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5871736F" w14:textId="77777777" w:rsidR="007A1F44" w:rsidRPr="00A03C55" w:rsidRDefault="007A1F44" w:rsidP="00A66DA8">
            <w:pPr>
              <w:pStyle w:val="TableEntry"/>
              <w:jc w:val="center"/>
              <w:rPr>
                <w:noProof w:val="0"/>
              </w:rPr>
            </w:pPr>
            <w:r w:rsidRPr="00A03C55">
              <w:rPr>
                <w:noProof w:val="0"/>
              </w:rPr>
              <w:t>6</w:t>
            </w:r>
          </w:p>
        </w:tc>
      </w:tr>
      <w:tr w:rsidR="007A1F44" w:rsidRPr="00A03C55" w14:paraId="1E1626D8" w14:textId="77777777">
        <w:trPr>
          <w:jc w:val="center"/>
        </w:trPr>
        <w:tc>
          <w:tcPr>
            <w:tcW w:w="1951" w:type="dxa"/>
            <w:tcBorders>
              <w:top w:val="single" w:sz="4" w:space="0" w:color="auto"/>
              <w:bottom w:val="single" w:sz="4" w:space="0" w:color="auto"/>
              <w:right w:val="single" w:sz="4" w:space="0" w:color="auto"/>
            </w:tcBorders>
          </w:tcPr>
          <w:p w14:paraId="589DEC3A" w14:textId="77777777" w:rsidR="007A1F44" w:rsidRPr="00A03C55" w:rsidRDefault="007A1F44" w:rsidP="00A0052B">
            <w:pPr>
              <w:pStyle w:val="TableEntry"/>
              <w:rPr>
                <w:noProof w:val="0"/>
              </w:rPr>
            </w:pPr>
            <w:r w:rsidRPr="00A03C55">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3D7C4749" w14:textId="77777777" w:rsidR="007A1F44" w:rsidRPr="00A03C55" w:rsidRDefault="007A1F44" w:rsidP="00A0052B">
            <w:pPr>
              <w:pStyle w:val="TableEntry"/>
              <w:rPr>
                <w:noProof w:val="0"/>
              </w:rPr>
            </w:pPr>
            <w:r w:rsidRPr="00A03C55">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63C789AB"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8F95044"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0F89372B" w14:textId="77777777" w:rsidR="007A1F44" w:rsidRPr="00A03C55" w:rsidRDefault="007A1F44" w:rsidP="00A66DA8">
            <w:pPr>
              <w:pStyle w:val="TableEntry"/>
              <w:jc w:val="center"/>
              <w:rPr>
                <w:noProof w:val="0"/>
              </w:rPr>
            </w:pPr>
            <w:r w:rsidRPr="00A03C55">
              <w:rPr>
                <w:noProof w:val="0"/>
              </w:rPr>
              <w:t>6</w:t>
            </w:r>
          </w:p>
        </w:tc>
      </w:tr>
      <w:tr w:rsidR="007A1F44" w:rsidRPr="00A03C55" w14:paraId="50E8BC3D" w14:textId="77777777">
        <w:trPr>
          <w:jc w:val="center"/>
        </w:trPr>
        <w:tc>
          <w:tcPr>
            <w:tcW w:w="1951" w:type="dxa"/>
            <w:tcBorders>
              <w:top w:val="single" w:sz="4" w:space="0" w:color="auto"/>
              <w:bottom w:val="single" w:sz="4" w:space="0" w:color="auto"/>
              <w:right w:val="single" w:sz="4" w:space="0" w:color="auto"/>
            </w:tcBorders>
          </w:tcPr>
          <w:p w14:paraId="52DCE51D" w14:textId="77777777" w:rsidR="007A1F44" w:rsidRPr="00A03C55" w:rsidRDefault="007A1F44" w:rsidP="00A0052B">
            <w:pPr>
              <w:pStyle w:val="TableEntry"/>
              <w:rPr>
                <w:noProof w:val="0"/>
              </w:rPr>
            </w:pPr>
            <w:r w:rsidRPr="00A03C55">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7F4E6FA9" w14:textId="77777777" w:rsidR="007A1F44" w:rsidRPr="00A03C55" w:rsidRDefault="007A1F44" w:rsidP="00A0052B">
            <w:pPr>
              <w:pStyle w:val="TableEntry"/>
              <w:rPr>
                <w:noProof w:val="0"/>
              </w:rPr>
            </w:pPr>
            <w:r w:rsidRPr="00A03C55">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7F1E965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7A4977"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5614D8C" w14:textId="77777777" w:rsidR="007A1F44" w:rsidRPr="00A03C55" w:rsidRDefault="007A1F44" w:rsidP="00A66DA8">
            <w:pPr>
              <w:pStyle w:val="TableEntry"/>
              <w:jc w:val="center"/>
              <w:rPr>
                <w:noProof w:val="0"/>
              </w:rPr>
            </w:pPr>
            <w:r w:rsidRPr="00A03C55">
              <w:rPr>
                <w:noProof w:val="0"/>
              </w:rPr>
              <w:t>6</w:t>
            </w:r>
          </w:p>
        </w:tc>
      </w:tr>
    </w:tbl>
    <w:p w14:paraId="0B8A5BD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4" w:name="_Toc174249205"/>
      <w:r w:rsidRPr="00A03C55">
        <w:rPr>
          <w:noProof w:val="0"/>
        </w:rPr>
        <w:t>Comments on segment usage</w:t>
      </w:r>
      <w:bookmarkEnd w:id="404"/>
    </w:p>
    <w:p w14:paraId="55F1D4E4" w14:textId="77777777" w:rsidR="007A1F44" w:rsidRPr="00A03C55" w:rsidRDefault="007A1F44">
      <w:r w:rsidRPr="00A03C55">
        <w:t xml:space="preserve">The new patient location should appear in </w:t>
      </w:r>
      <w:r w:rsidRPr="00A03C55">
        <w:rPr>
          <w:i/>
          <w:iCs/>
        </w:rPr>
        <w:t>PV1-3 - Assigned Patient Location</w:t>
      </w:r>
      <w:r w:rsidRPr="00A03C55">
        <w:t xml:space="preserve"> while the old patient location (if different) should appear in </w:t>
      </w:r>
      <w:r w:rsidRPr="00A03C55">
        <w:rPr>
          <w:i/>
          <w:iCs/>
        </w:rPr>
        <w:t>PV1-6 - Prior Patient Location</w:t>
      </w:r>
      <w:r w:rsidRPr="00A03C55">
        <w:t xml:space="preserve">. </w:t>
      </w:r>
    </w:p>
    <w:p w14:paraId="398118DA" w14:textId="77777777" w:rsidR="007A1F44" w:rsidRPr="00A03C55" w:rsidRDefault="007A1F44">
      <w:r w:rsidRPr="00A03C55">
        <w:t xml:space="preserve">Condition predicate on use of the segment MRG: </w:t>
      </w:r>
    </w:p>
    <w:p w14:paraId="28A33DDC" w14:textId="77777777" w:rsidR="007A1F44" w:rsidRPr="00A03C55" w:rsidRDefault="007A1F44">
      <w:pPr>
        <w:ind w:left="567"/>
      </w:pPr>
      <w:r w:rsidRPr="00A03C55">
        <w:t xml:space="preserve">A change from inpatient to outpatient status may be accompanied by the closing of the inpatient account and the opening of an outpatient account. This may be expressed by populating the inpatient account number into </w:t>
      </w:r>
      <w:r w:rsidRPr="00A03C55">
        <w:rPr>
          <w:i/>
          <w:iCs/>
        </w:rPr>
        <w:t>MRG-3-prior account number</w:t>
      </w:r>
      <w:r w:rsidRPr="00A03C55">
        <w:t xml:space="preserve"> and the outpatient account number into </w:t>
      </w:r>
      <w:r w:rsidRPr="00A03C55">
        <w:rPr>
          <w:i/>
          <w:iCs/>
        </w:rPr>
        <w:t>PID-18-patient account number</w:t>
      </w:r>
      <w:r w:rsidRPr="00A03C55">
        <w:t>. The use of the MRG segment in this case is strictly conventional and is not intended to communicate an actual merge.</w:t>
      </w:r>
    </w:p>
    <w:p w14:paraId="1988F285" w14:textId="77777777" w:rsidR="007A1F44" w:rsidRPr="00A03C55" w:rsidRDefault="007A1F44">
      <w:r w:rsidRPr="00A03C55">
        <w:t xml:space="preserve">Providers with an ongoing relationship with the patient may be communicated in ROL segments immediately following the PID/PD1 segments. Providers specific to an episode of care may be communicated in ROL segments immediately following the PV1/PV2 segments. Providers </w:t>
      </w:r>
      <w:r w:rsidRPr="00A03C55">
        <w:lastRenderedPageBreak/>
        <w:t>specific to a particular insurance carrier may be communicated in ROL segments immediately following the IN1/IN2/IN3 segments.</w:t>
      </w:r>
    </w:p>
    <w:p w14:paraId="35CCAABD" w14:textId="77777777" w:rsidR="007A1F44" w:rsidRPr="00A03C55" w:rsidRDefault="007A1F44">
      <w:r w:rsidRPr="00A03C55">
        <w:t>One or more OBX segments may be present to carry “permanent observations” such as the patient weight or height.</w:t>
      </w:r>
    </w:p>
    <w:p w14:paraId="07BEE70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5" w:name="_Toc174249206"/>
      <w:r w:rsidRPr="00A03C55">
        <w:rPr>
          <w:noProof w:val="0"/>
        </w:rPr>
        <w:t>Expected actions</w:t>
      </w:r>
      <w:bookmarkEnd w:id="405"/>
    </w:p>
    <w:p w14:paraId="41B1031B" w14:textId="74E20F6C" w:rsidR="007A1F44" w:rsidRPr="00A03C55" w:rsidRDefault="007A1F44">
      <w:r w:rsidRPr="00A03C55">
        <w:t>The receiver shall update the patient’s class to “outpatien</w:t>
      </w:r>
      <w:r w:rsidR="00800B84">
        <w:t>t</w:t>
      </w:r>
      <w:r w:rsidRPr="00A03C55">
        <w:t>,” and</w:t>
      </w:r>
      <w:r w:rsidR="00107479">
        <w:t>,</w:t>
      </w:r>
      <w:r w:rsidRPr="00A03C55">
        <w:t xml:space="preserve"> if necessary</w:t>
      </w:r>
      <w:r w:rsidR="00107479">
        <w:t>,</w:t>
      </w:r>
      <w:r w:rsidRPr="00A03C55">
        <w:t xml:space="preserve"> shall update the patient’s location to the value in field </w:t>
      </w:r>
      <w:r w:rsidRPr="00A03C55">
        <w:rPr>
          <w:i/>
          <w:iCs/>
        </w:rPr>
        <w:t>PV1-3-patient location</w:t>
      </w:r>
      <w:r w:rsidRPr="00A03C55">
        <w:t>.</w:t>
      </w:r>
    </w:p>
    <w:p w14:paraId="3ED0F24F" w14:textId="77777777" w:rsidR="007A1F44" w:rsidRPr="00A03C55" w:rsidRDefault="007A1F44">
      <w:r w:rsidRPr="00A03C55">
        <w:t xml:space="preserve">If the MRG segment is included, the receiver shall update the patient’s account number from the value in </w:t>
      </w:r>
      <w:r w:rsidRPr="00A03C55">
        <w:rPr>
          <w:i/>
          <w:iCs/>
        </w:rPr>
        <w:t>MRG-3-prior account number</w:t>
      </w:r>
      <w:r w:rsidRPr="00A03C55">
        <w:t xml:space="preserve"> to the value in </w:t>
      </w:r>
      <w:r w:rsidRPr="00A03C55">
        <w:rPr>
          <w:i/>
          <w:iCs/>
        </w:rPr>
        <w:t>PID-18-patient account number</w:t>
      </w:r>
      <w:r w:rsidRPr="00A03C55">
        <w:t>.</w:t>
      </w:r>
    </w:p>
    <w:p w14:paraId="70EC8FD2" w14:textId="77777777" w:rsidR="007A1F44" w:rsidRPr="00A03C55" w:rsidRDefault="007A1F44">
      <w:r w:rsidRPr="00A03C55">
        <w:t>The receiver shall report the result of this operation (success / error) in an acknowledgment message returned to the sender.</w:t>
      </w:r>
    </w:p>
    <w:p w14:paraId="3E56644C" w14:textId="77777777" w:rsidR="007A1F44" w:rsidRPr="00A03C55" w:rsidRDefault="007A1F44">
      <w:r w:rsidRPr="00A03C55">
        <w:t>In case this Movement conflicts with the current situation of the patient (no active inpatient encounter is known for this patient, or the patient is unknown) the message is still processed and initiates a new outpatient encounter for a possibly new patient, and no error condition is raised.</w:t>
      </w:r>
    </w:p>
    <w:p w14:paraId="13529EF0" w14:textId="77777777" w:rsidR="007A1F44" w:rsidRPr="00A03C55" w:rsidRDefault="007A1F44">
      <w:r w:rsidRPr="00A03C55">
        <w:t>If the receiver does not support the Inpatient/Outpatient Encounter Management Option of this transaction, it shall application-reject the message (see ITI TF-2x: C.2.3).</w:t>
      </w:r>
    </w:p>
    <w:p w14:paraId="63A8232B"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06" w:name="_Toc174249207"/>
      <w:bookmarkStart w:id="407" w:name="_Toc398544181"/>
      <w:r w:rsidRPr="00A03C55">
        <w:rPr>
          <w:noProof w:val="0"/>
        </w:rPr>
        <w:t>Transfer a Patient (ADT^A02^ADT_A02)</w:t>
      </w:r>
      <w:bookmarkEnd w:id="406"/>
      <w:bookmarkEnd w:id="407"/>
    </w:p>
    <w:p w14:paraId="445A1B7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8" w:name="_Toc174249208"/>
      <w:r w:rsidRPr="00A03C55">
        <w:rPr>
          <w:noProof w:val="0"/>
        </w:rPr>
        <w:t>Trigger Event</w:t>
      </w:r>
      <w:bookmarkEnd w:id="408"/>
    </w:p>
    <w:p w14:paraId="4FDD4F58" w14:textId="77777777" w:rsidR="007A1F44" w:rsidRPr="00A03C55" w:rsidRDefault="007A1F44">
      <w:r w:rsidRPr="00A03C55">
        <w:t>This message is sent by a Patient Encounter Supplier to notify a Patient Encounter Consumer that a patient is being transferred from one location to another. The new location will be reflected in the institution’s bed census.</w:t>
      </w:r>
    </w:p>
    <w:p w14:paraId="7839C100" w14:textId="77777777" w:rsidR="007A1F44" w:rsidRPr="00A03C55" w:rsidRDefault="007A1F44">
      <w:r w:rsidRPr="00A03C55">
        <w:t xml:space="preserve">MSH-9 is valued </w:t>
      </w:r>
      <w:r w:rsidRPr="00A03C55">
        <w:rPr>
          <w:b/>
          <w:bCs/>
        </w:rPr>
        <w:t>ADT^A02^ADT_A02</w:t>
      </w:r>
      <w:r w:rsidRPr="00A03C55">
        <w:t>.</w:t>
      </w:r>
    </w:p>
    <w:p w14:paraId="5AAE1BA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9" w:name="_Toc174249209"/>
      <w:r w:rsidRPr="00A03C55">
        <w:rPr>
          <w:noProof w:val="0"/>
        </w:rPr>
        <w:t>Message Static Definition</w:t>
      </w:r>
      <w:bookmarkEnd w:id="409"/>
    </w:p>
    <w:p w14:paraId="5623EEBD" w14:textId="77777777" w:rsidR="007A1F44" w:rsidRPr="00A03C55" w:rsidRDefault="007A1F44">
      <w:pPr>
        <w:pStyle w:val="TableTitle"/>
        <w:rPr>
          <w:noProof w:val="0"/>
        </w:rPr>
      </w:pPr>
      <w:r w:rsidRPr="00A03C55">
        <w:rPr>
          <w:noProof w:val="0"/>
        </w:rPr>
        <w:t>Table 3.31-17: Static definition of message ADT^A02^ADT_A02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7C38238" w14:textId="77777777">
        <w:trPr>
          <w:cantSplit/>
          <w:tblHeader/>
          <w:jc w:val="center"/>
        </w:trPr>
        <w:tc>
          <w:tcPr>
            <w:tcW w:w="1951" w:type="dxa"/>
            <w:shd w:val="clear" w:color="auto" w:fill="D9D9D9"/>
          </w:tcPr>
          <w:p w14:paraId="3B8AAD24"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22107C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58355FD9"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2AAE4E5"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11BEF98" w14:textId="77777777" w:rsidR="007A1F44" w:rsidRPr="00A03C55" w:rsidRDefault="007A1F44" w:rsidP="00A53067">
            <w:pPr>
              <w:pStyle w:val="TableEntryHeader"/>
              <w:rPr>
                <w:noProof w:val="0"/>
              </w:rPr>
            </w:pPr>
            <w:r w:rsidRPr="00A03C55">
              <w:rPr>
                <w:noProof w:val="0"/>
              </w:rPr>
              <w:t>HL7 chapter</w:t>
            </w:r>
          </w:p>
        </w:tc>
      </w:tr>
      <w:tr w:rsidR="007A1F44" w:rsidRPr="00A03C55" w14:paraId="3A526AE7" w14:textId="77777777">
        <w:trPr>
          <w:cantSplit/>
          <w:jc w:val="center"/>
        </w:trPr>
        <w:tc>
          <w:tcPr>
            <w:tcW w:w="1951" w:type="dxa"/>
          </w:tcPr>
          <w:p w14:paraId="52677CAD" w14:textId="77777777" w:rsidR="007A1F44" w:rsidRPr="00A03C55" w:rsidRDefault="007A1F44" w:rsidP="00A0052B">
            <w:pPr>
              <w:pStyle w:val="TableEntry"/>
              <w:rPr>
                <w:noProof w:val="0"/>
              </w:rPr>
            </w:pPr>
            <w:r w:rsidRPr="00A03C55">
              <w:rPr>
                <w:noProof w:val="0"/>
              </w:rPr>
              <w:t>MSH</w:t>
            </w:r>
          </w:p>
        </w:tc>
        <w:tc>
          <w:tcPr>
            <w:tcW w:w="3544" w:type="dxa"/>
          </w:tcPr>
          <w:p w14:paraId="6726ECFC" w14:textId="77777777" w:rsidR="007A1F44" w:rsidRPr="00A03C55" w:rsidRDefault="007A1F44">
            <w:pPr>
              <w:pStyle w:val="TableEntry"/>
              <w:rPr>
                <w:noProof w:val="0"/>
              </w:rPr>
            </w:pPr>
            <w:r w:rsidRPr="00A03C55">
              <w:rPr>
                <w:noProof w:val="0"/>
              </w:rPr>
              <w:t>Message Header</w:t>
            </w:r>
          </w:p>
        </w:tc>
        <w:tc>
          <w:tcPr>
            <w:tcW w:w="971" w:type="dxa"/>
          </w:tcPr>
          <w:p w14:paraId="5B5E6E37" w14:textId="77777777" w:rsidR="007A1F44" w:rsidRPr="00A03C55" w:rsidRDefault="007A1F44">
            <w:pPr>
              <w:pStyle w:val="TableEntry"/>
              <w:jc w:val="center"/>
              <w:rPr>
                <w:noProof w:val="0"/>
              </w:rPr>
            </w:pPr>
            <w:r w:rsidRPr="00A03C55">
              <w:rPr>
                <w:noProof w:val="0"/>
              </w:rPr>
              <w:t>R</w:t>
            </w:r>
          </w:p>
        </w:tc>
        <w:tc>
          <w:tcPr>
            <w:tcW w:w="872" w:type="dxa"/>
          </w:tcPr>
          <w:p w14:paraId="50B718AF" w14:textId="77777777" w:rsidR="007A1F44" w:rsidRPr="00A03C55" w:rsidRDefault="007A1F44">
            <w:pPr>
              <w:pStyle w:val="TableEntry"/>
              <w:jc w:val="center"/>
              <w:rPr>
                <w:noProof w:val="0"/>
              </w:rPr>
            </w:pPr>
            <w:r w:rsidRPr="00A03C55">
              <w:rPr>
                <w:noProof w:val="0"/>
              </w:rPr>
              <w:t>[1..1]</w:t>
            </w:r>
          </w:p>
        </w:tc>
        <w:tc>
          <w:tcPr>
            <w:tcW w:w="1701" w:type="dxa"/>
          </w:tcPr>
          <w:p w14:paraId="1B3AD036" w14:textId="77777777" w:rsidR="007A1F44" w:rsidRPr="00A03C55" w:rsidRDefault="007A1F44">
            <w:pPr>
              <w:pStyle w:val="TableEntry"/>
              <w:jc w:val="center"/>
              <w:rPr>
                <w:noProof w:val="0"/>
              </w:rPr>
            </w:pPr>
            <w:r w:rsidRPr="00A03C55">
              <w:rPr>
                <w:noProof w:val="0"/>
              </w:rPr>
              <w:t>2</w:t>
            </w:r>
          </w:p>
        </w:tc>
      </w:tr>
      <w:tr w:rsidR="007A1F44" w:rsidRPr="00A03C55" w14:paraId="2D73CE2E" w14:textId="77777777">
        <w:trPr>
          <w:cantSplit/>
          <w:jc w:val="center"/>
        </w:trPr>
        <w:tc>
          <w:tcPr>
            <w:tcW w:w="1951" w:type="dxa"/>
          </w:tcPr>
          <w:p w14:paraId="06DBFE1B" w14:textId="77777777" w:rsidR="007A1F44" w:rsidRPr="00A03C55" w:rsidRDefault="007A1F44">
            <w:pPr>
              <w:pStyle w:val="TableEntry"/>
              <w:rPr>
                <w:noProof w:val="0"/>
              </w:rPr>
            </w:pPr>
            <w:r w:rsidRPr="00A03C55">
              <w:rPr>
                <w:noProof w:val="0"/>
              </w:rPr>
              <w:t>SFT</w:t>
            </w:r>
          </w:p>
        </w:tc>
        <w:tc>
          <w:tcPr>
            <w:tcW w:w="3544" w:type="dxa"/>
          </w:tcPr>
          <w:p w14:paraId="40B011A6" w14:textId="77777777" w:rsidR="007A1F44" w:rsidRPr="00A03C55" w:rsidRDefault="007A1F44">
            <w:pPr>
              <w:pStyle w:val="TableEntry"/>
              <w:rPr>
                <w:noProof w:val="0"/>
              </w:rPr>
            </w:pPr>
            <w:r w:rsidRPr="00A03C55">
              <w:rPr>
                <w:noProof w:val="0"/>
              </w:rPr>
              <w:t>Software Segment</w:t>
            </w:r>
          </w:p>
        </w:tc>
        <w:tc>
          <w:tcPr>
            <w:tcW w:w="971" w:type="dxa"/>
          </w:tcPr>
          <w:p w14:paraId="3DA1DDDA" w14:textId="77777777" w:rsidR="007A1F44" w:rsidRPr="00A03C55" w:rsidRDefault="007A1F44">
            <w:pPr>
              <w:pStyle w:val="TableEntry"/>
              <w:jc w:val="center"/>
              <w:rPr>
                <w:noProof w:val="0"/>
              </w:rPr>
            </w:pPr>
            <w:r w:rsidRPr="00A03C55">
              <w:rPr>
                <w:noProof w:val="0"/>
              </w:rPr>
              <w:t>O</w:t>
            </w:r>
          </w:p>
        </w:tc>
        <w:tc>
          <w:tcPr>
            <w:tcW w:w="872" w:type="dxa"/>
          </w:tcPr>
          <w:p w14:paraId="05C8D827" w14:textId="77777777" w:rsidR="007A1F44" w:rsidRPr="00A03C55" w:rsidRDefault="007A1F44">
            <w:pPr>
              <w:pStyle w:val="TableEntry"/>
              <w:jc w:val="center"/>
              <w:rPr>
                <w:noProof w:val="0"/>
              </w:rPr>
            </w:pPr>
            <w:r w:rsidRPr="00A03C55">
              <w:rPr>
                <w:noProof w:val="0"/>
              </w:rPr>
              <w:t>[0..*]</w:t>
            </w:r>
          </w:p>
        </w:tc>
        <w:tc>
          <w:tcPr>
            <w:tcW w:w="1701" w:type="dxa"/>
          </w:tcPr>
          <w:p w14:paraId="05190F7C" w14:textId="77777777" w:rsidR="007A1F44" w:rsidRPr="00A03C55" w:rsidRDefault="007A1F44">
            <w:pPr>
              <w:pStyle w:val="TableEntry"/>
              <w:jc w:val="center"/>
              <w:rPr>
                <w:noProof w:val="0"/>
              </w:rPr>
            </w:pPr>
            <w:r w:rsidRPr="00A03C55">
              <w:rPr>
                <w:noProof w:val="0"/>
              </w:rPr>
              <w:t>2</w:t>
            </w:r>
          </w:p>
        </w:tc>
      </w:tr>
      <w:tr w:rsidR="007A1F44" w:rsidRPr="00A03C55" w14:paraId="104A1ECC" w14:textId="77777777">
        <w:trPr>
          <w:cantSplit/>
          <w:jc w:val="center"/>
        </w:trPr>
        <w:tc>
          <w:tcPr>
            <w:tcW w:w="1951" w:type="dxa"/>
          </w:tcPr>
          <w:p w14:paraId="4EB99526" w14:textId="77777777" w:rsidR="007A1F44" w:rsidRPr="00A03C55" w:rsidRDefault="007A1F44">
            <w:pPr>
              <w:pStyle w:val="TableEntry"/>
              <w:rPr>
                <w:noProof w:val="0"/>
              </w:rPr>
            </w:pPr>
            <w:r w:rsidRPr="00A03C55">
              <w:rPr>
                <w:noProof w:val="0"/>
              </w:rPr>
              <w:t>EVN</w:t>
            </w:r>
          </w:p>
        </w:tc>
        <w:tc>
          <w:tcPr>
            <w:tcW w:w="3544" w:type="dxa"/>
          </w:tcPr>
          <w:p w14:paraId="409BB5DC" w14:textId="77777777" w:rsidR="007A1F44" w:rsidRPr="00A03C55" w:rsidRDefault="007A1F44">
            <w:pPr>
              <w:pStyle w:val="TableEntry"/>
              <w:rPr>
                <w:noProof w:val="0"/>
              </w:rPr>
            </w:pPr>
            <w:r w:rsidRPr="00A03C55">
              <w:rPr>
                <w:noProof w:val="0"/>
              </w:rPr>
              <w:t>Event Type</w:t>
            </w:r>
          </w:p>
        </w:tc>
        <w:tc>
          <w:tcPr>
            <w:tcW w:w="971" w:type="dxa"/>
          </w:tcPr>
          <w:p w14:paraId="309C97B5" w14:textId="77777777" w:rsidR="007A1F44" w:rsidRPr="00A03C55" w:rsidRDefault="007A1F44">
            <w:pPr>
              <w:pStyle w:val="TableEntry"/>
              <w:jc w:val="center"/>
              <w:rPr>
                <w:noProof w:val="0"/>
              </w:rPr>
            </w:pPr>
            <w:r w:rsidRPr="00A03C55">
              <w:rPr>
                <w:noProof w:val="0"/>
              </w:rPr>
              <w:t>R</w:t>
            </w:r>
          </w:p>
        </w:tc>
        <w:tc>
          <w:tcPr>
            <w:tcW w:w="872" w:type="dxa"/>
          </w:tcPr>
          <w:p w14:paraId="0274CBFB" w14:textId="77777777" w:rsidR="007A1F44" w:rsidRPr="00A03C55" w:rsidRDefault="007A1F44">
            <w:pPr>
              <w:pStyle w:val="TableEntry"/>
              <w:jc w:val="center"/>
              <w:rPr>
                <w:noProof w:val="0"/>
              </w:rPr>
            </w:pPr>
            <w:r w:rsidRPr="00A03C55">
              <w:rPr>
                <w:noProof w:val="0"/>
              </w:rPr>
              <w:t>[1..1]</w:t>
            </w:r>
          </w:p>
        </w:tc>
        <w:tc>
          <w:tcPr>
            <w:tcW w:w="1701" w:type="dxa"/>
          </w:tcPr>
          <w:p w14:paraId="55C20BC3" w14:textId="77777777" w:rsidR="007A1F44" w:rsidRPr="00A03C55" w:rsidRDefault="007A1F44">
            <w:pPr>
              <w:pStyle w:val="TableEntry"/>
              <w:jc w:val="center"/>
              <w:rPr>
                <w:noProof w:val="0"/>
              </w:rPr>
            </w:pPr>
            <w:r w:rsidRPr="00A03C55">
              <w:rPr>
                <w:noProof w:val="0"/>
              </w:rPr>
              <w:t>2</w:t>
            </w:r>
          </w:p>
        </w:tc>
      </w:tr>
      <w:tr w:rsidR="007A1F44" w:rsidRPr="00A03C55" w14:paraId="3EA3B98C" w14:textId="77777777">
        <w:trPr>
          <w:cantSplit/>
          <w:jc w:val="center"/>
        </w:trPr>
        <w:tc>
          <w:tcPr>
            <w:tcW w:w="1951" w:type="dxa"/>
          </w:tcPr>
          <w:p w14:paraId="068C3242" w14:textId="77777777" w:rsidR="007A1F44" w:rsidRPr="00A03C55" w:rsidRDefault="007A1F44">
            <w:pPr>
              <w:pStyle w:val="TableEntry"/>
              <w:rPr>
                <w:noProof w:val="0"/>
              </w:rPr>
            </w:pPr>
            <w:r w:rsidRPr="00A03C55">
              <w:rPr>
                <w:noProof w:val="0"/>
              </w:rPr>
              <w:t>PID</w:t>
            </w:r>
          </w:p>
        </w:tc>
        <w:tc>
          <w:tcPr>
            <w:tcW w:w="3544" w:type="dxa"/>
          </w:tcPr>
          <w:p w14:paraId="4B70BFA7" w14:textId="77777777" w:rsidR="007A1F44" w:rsidRPr="00A03C55" w:rsidRDefault="007A1F44">
            <w:pPr>
              <w:pStyle w:val="TableEntry"/>
              <w:rPr>
                <w:noProof w:val="0"/>
              </w:rPr>
            </w:pPr>
            <w:r w:rsidRPr="00A03C55">
              <w:rPr>
                <w:noProof w:val="0"/>
              </w:rPr>
              <w:t>Patient Identification</w:t>
            </w:r>
          </w:p>
        </w:tc>
        <w:tc>
          <w:tcPr>
            <w:tcW w:w="971" w:type="dxa"/>
          </w:tcPr>
          <w:p w14:paraId="3F7553EB" w14:textId="77777777" w:rsidR="007A1F44" w:rsidRPr="00A03C55" w:rsidRDefault="007A1F44">
            <w:pPr>
              <w:pStyle w:val="TableEntry"/>
              <w:jc w:val="center"/>
              <w:rPr>
                <w:noProof w:val="0"/>
              </w:rPr>
            </w:pPr>
            <w:r w:rsidRPr="00A03C55">
              <w:rPr>
                <w:noProof w:val="0"/>
              </w:rPr>
              <w:t>R</w:t>
            </w:r>
          </w:p>
        </w:tc>
        <w:tc>
          <w:tcPr>
            <w:tcW w:w="872" w:type="dxa"/>
          </w:tcPr>
          <w:p w14:paraId="13212794" w14:textId="77777777" w:rsidR="007A1F44" w:rsidRPr="00A03C55" w:rsidRDefault="007A1F44">
            <w:pPr>
              <w:pStyle w:val="TableEntry"/>
              <w:jc w:val="center"/>
              <w:rPr>
                <w:noProof w:val="0"/>
              </w:rPr>
            </w:pPr>
            <w:r w:rsidRPr="00A03C55">
              <w:rPr>
                <w:noProof w:val="0"/>
              </w:rPr>
              <w:t>[1..1]</w:t>
            </w:r>
          </w:p>
        </w:tc>
        <w:tc>
          <w:tcPr>
            <w:tcW w:w="1701" w:type="dxa"/>
          </w:tcPr>
          <w:p w14:paraId="79F81DFF" w14:textId="77777777" w:rsidR="007A1F44" w:rsidRPr="00A03C55" w:rsidRDefault="007A1F44">
            <w:pPr>
              <w:pStyle w:val="TableEntry"/>
              <w:jc w:val="center"/>
              <w:rPr>
                <w:noProof w:val="0"/>
              </w:rPr>
            </w:pPr>
            <w:r w:rsidRPr="00A03C55">
              <w:rPr>
                <w:noProof w:val="0"/>
              </w:rPr>
              <w:t>3</w:t>
            </w:r>
          </w:p>
        </w:tc>
      </w:tr>
      <w:tr w:rsidR="007A1F44" w:rsidRPr="00A03C55" w14:paraId="39F9AA2D" w14:textId="77777777">
        <w:trPr>
          <w:cantSplit/>
          <w:jc w:val="center"/>
        </w:trPr>
        <w:tc>
          <w:tcPr>
            <w:tcW w:w="1951" w:type="dxa"/>
          </w:tcPr>
          <w:p w14:paraId="2A11F7B8" w14:textId="77777777" w:rsidR="007A1F44" w:rsidRPr="00A03C55" w:rsidRDefault="007A1F44">
            <w:pPr>
              <w:pStyle w:val="TableEntry"/>
              <w:rPr>
                <w:noProof w:val="0"/>
              </w:rPr>
            </w:pPr>
            <w:r w:rsidRPr="00A03C55">
              <w:rPr>
                <w:noProof w:val="0"/>
              </w:rPr>
              <w:t>PD1</w:t>
            </w:r>
          </w:p>
        </w:tc>
        <w:tc>
          <w:tcPr>
            <w:tcW w:w="3544" w:type="dxa"/>
          </w:tcPr>
          <w:p w14:paraId="0E5908BE" w14:textId="77777777" w:rsidR="007A1F44" w:rsidRPr="00A03C55" w:rsidRDefault="007A1F44">
            <w:pPr>
              <w:pStyle w:val="TableEntry"/>
              <w:rPr>
                <w:noProof w:val="0"/>
              </w:rPr>
            </w:pPr>
            <w:r w:rsidRPr="00A03C55">
              <w:rPr>
                <w:noProof w:val="0"/>
              </w:rPr>
              <w:t>Additional Demographics</w:t>
            </w:r>
          </w:p>
        </w:tc>
        <w:tc>
          <w:tcPr>
            <w:tcW w:w="971" w:type="dxa"/>
          </w:tcPr>
          <w:p w14:paraId="08B10BA9" w14:textId="77777777" w:rsidR="007A1F44" w:rsidRPr="00A03C55" w:rsidRDefault="007A1F44">
            <w:pPr>
              <w:pStyle w:val="TableEntry"/>
              <w:jc w:val="center"/>
              <w:rPr>
                <w:noProof w:val="0"/>
              </w:rPr>
            </w:pPr>
            <w:r w:rsidRPr="00A03C55">
              <w:rPr>
                <w:noProof w:val="0"/>
              </w:rPr>
              <w:t>O</w:t>
            </w:r>
          </w:p>
        </w:tc>
        <w:tc>
          <w:tcPr>
            <w:tcW w:w="872" w:type="dxa"/>
          </w:tcPr>
          <w:p w14:paraId="0B191370" w14:textId="77777777" w:rsidR="007A1F44" w:rsidRPr="00A03C55" w:rsidRDefault="007A1F44">
            <w:pPr>
              <w:pStyle w:val="TableEntry"/>
              <w:jc w:val="center"/>
              <w:rPr>
                <w:noProof w:val="0"/>
              </w:rPr>
            </w:pPr>
            <w:r w:rsidRPr="00A03C55">
              <w:rPr>
                <w:noProof w:val="0"/>
              </w:rPr>
              <w:t>[0..1]</w:t>
            </w:r>
          </w:p>
        </w:tc>
        <w:tc>
          <w:tcPr>
            <w:tcW w:w="1701" w:type="dxa"/>
          </w:tcPr>
          <w:p w14:paraId="5C0B5646" w14:textId="77777777" w:rsidR="007A1F44" w:rsidRPr="00A03C55" w:rsidRDefault="007A1F44">
            <w:pPr>
              <w:pStyle w:val="TableEntry"/>
              <w:jc w:val="center"/>
              <w:rPr>
                <w:noProof w:val="0"/>
              </w:rPr>
            </w:pPr>
            <w:r w:rsidRPr="00A03C55">
              <w:rPr>
                <w:noProof w:val="0"/>
              </w:rPr>
              <w:t>3</w:t>
            </w:r>
          </w:p>
        </w:tc>
      </w:tr>
      <w:tr w:rsidR="007A1F44" w:rsidRPr="00A03C55" w14:paraId="4AF11714" w14:textId="77777777">
        <w:trPr>
          <w:cantSplit/>
          <w:jc w:val="center"/>
        </w:trPr>
        <w:tc>
          <w:tcPr>
            <w:tcW w:w="1951" w:type="dxa"/>
          </w:tcPr>
          <w:p w14:paraId="3A0245A8" w14:textId="77777777" w:rsidR="007A1F44" w:rsidRPr="00A03C55" w:rsidRDefault="007A1F44" w:rsidP="00A0052B">
            <w:pPr>
              <w:pStyle w:val="TableEntry"/>
              <w:rPr>
                <w:noProof w:val="0"/>
              </w:rPr>
            </w:pPr>
            <w:r w:rsidRPr="00A03C55">
              <w:rPr>
                <w:noProof w:val="0"/>
              </w:rPr>
              <w:t>ROL</w:t>
            </w:r>
          </w:p>
        </w:tc>
        <w:tc>
          <w:tcPr>
            <w:tcW w:w="3544" w:type="dxa"/>
          </w:tcPr>
          <w:p w14:paraId="0437188C" w14:textId="77777777" w:rsidR="007A1F44" w:rsidRPr="00A03C55" w:rsidRDefault="007A1F44">
            <w:pPr>
              <w:pStyle w:val="TableEntry"/>
              <w:rPr>
                <w:noProof w:val="0"/>
              </w:rPr>
            </w:pPr>
            <w:r w:rsidRPr="00A03C55">
              <w:rPr>
                <w:noProof w:val="0"/>
              </w:rPr>
              <w:t>Role</w:t>
            </w:r>
          </w:p>
        </w:tc>
        <w:tc>
          <w:tcPr>
            <w:tcW w:w="971" w:type="dxa"/>
          </w:tcPr>
          <w:p w14:paraId="50B57685" w14:textId="77777777" w:rsidR="007A1F44" w:rsidRPr="00A03C55" w:rsidRDefault="007A1F44">
            <w:pPr>
              <w:pStyle w:val="TableEntry"/>
              <w:jc w:val="center"/>
              <w:rPr>
                <w:noProof w:val="0"/>
              </w:rPr>
            </w:pPr>
            <w:r w:rsidRPr="00A03C55">
              <w:rPr>
                <w:noProof w:val="0"/>
              </w:rPr>
              <w:t>O</w:t>
            </w:r>
          </w:p>
        </w:tc>
        <w:tc>
          <w:tcPr>
            <w:tcW w:w="872" w:type="dxa"/>
          </w:tcPr>
          <w:p w14:paraId="5C90A6FA" w14:textId="77777777" w:rsidR="007A1F44" w:rsidRPr="00A03C55" w:rsidRDefault="007A1F44">
            <w:pPr>
              <w:pStyle w:val="TableEntry"/>
              <w:jc w:val="center"/>
              <w:rPr>
                <w:noProof w:val="0"/>
              </w:rPr>
            </w:pPr>
            <w:r w:rsidRPr="00A03C55">
              <w:rPr>
                <w:noProof w:val="0"/>
              </w:rPr>
              <w:t>[0..*]</w:t>
            </w:r>
          </w:p>
        </w:tc>
        <w:tc>
          <w:tcPr>
            <w:tcW w:w="1701" w:type="dxa"/>
          </w:tcPr>
          <w:p w14:paraId="3462BCC8" w14:textId="77777777" w:rsidR="007A1F44" w:rsidRPr="00A03C55" w:rsidRDefault="007A1F44">
            <w:pPr>
              <w:pStyle w:val="TableEntry"/>
              <w:jc w:val="center"/>
              <w:rPr>
                <w:noProof w:val="0"/>
              </w:rPr>
            </w:pPr>
            <w:r w:rsidRPr="00A03C55">
              <w:rPr>
                <w:noProof w:val="0"/>
              </w:rPr>
              <w:t>15</w:t>
            </w:r>
          </w:p>
        </w:tc>
      </w:tr>
      <w:tr w:rsidR="007A1F44" w:rsidRPr="00A03C55" w14:paraId="591AE35B" w14:textId="77777777">
        <w:trPr>
          <w:cantSplit/>
          <w:jc w:val="center"/>
        </w:trPr>
        <w:tc>
          <w:tcPr>
            <w:tcW w:w="1951" w:type="dxa"/>
          </w:tcPr>
          <w:p w14:paraId="1E0F2C9D" w14:textId="77777777" w:rsidR="007A1F44" w:rsidRPr="00A03C55" w:rsidRDefault="007A1F44" w:rsidP="00A0052B">
            <w:pPr>
              <w:pStyle w:val="TableEntry"/>
              <w:rPr>
                <w:noProof w:val="0"/>
              </w:rPr>
            </w:pPr>
            <w:r w:rsidRPr="00A03C55">
              <w:rPr>
                <w:noProof w:val="0"/>
              </w:rPr>
              <w:t>PV1</w:t>
            </w:r>
          </w:p>
        </w:tc>
        <w:tc>
          <w:tcPr>
            <w:tcW w:w="3544" w:type="dxa"/>
          </w:tcPr>
          <w:p w14:paraId="472F4E6A" w14:textId="77777777" w:rsidR="007A1F44" w:rsidRPr="00A03C55" w:rsidRDefault="007A1F44">
            <w:pPr>
              <w:pStyle w:val="TableEntry"/>
              <w:rPr>
                <w:noProof w:val="0"/>
              </w:rPr>
            </w:pPr>
            <w:r w:rsidRPr="00A03C55">
              <w:rPr>
                <w:noProof w:val="0"/>
              </w:rPr>
              <w:t>Patient Visit</w:t>
            </w:r>
          </w:p>
        </w:tc>
        <w:tc>
          <w:tcPr>
            <w:tcW w:w="971" w:type="dxa"/>
          </w:tcPr>
          <w:p w14:paraId="7CE00801" w14:textId="77777777" w:rsidR="007A1F44" w:rsidRPr="00A03C55" w:rsidRDefault="007A1F44">
            <w:pPr>
              <w:pStyle w:val="TableEntry"/>
              <w:jc w:val="center"/>
              <w:rPr>
                <w:noProof w:val="0"/>
              </w:rPr>
            </w:pPr>
            <w:r w:rsidRPr="00A03C55">
              <w:rPr>
                <w:noProof w:val="0"/>
              </w:rPr>
              <w:t>R</w:t>
            </w:r>
          </w:p>
        </w:tc>
        <w:tc>
          <w:tcPr>
            <w:tcW w:w="872" w:type="dxa"/>
          </w:tcPr>
          <w:p w14:paraId="39A003DA" w14:textId="77777777" w:rsidR="007A1F44" w:rsidRPr="00A03C55" w:rsidRDefault="007A1F44">
            <w:pPr>
              <w:pStyle w:val="TableEntry"/>
              <w:jc w:val="center"/>
              <w:rPr>
                <w:noProof w:val="0"/>
              </w:rPr>
            </w:pPr>
            <w:r w:rsidRPr="00A03C55">
              <w:rPr>
                <w:noProof w:val="0"/>
              </w:rPr>
              <w:t>[1..1]</w:t>
            </w:r>
          </w:p>
        </w:tc>
        <w:tc>
          <w:tcPr>
            <w:tcW w:w="1701" w:type="dxa"/>
          </w:tcPr>
          <w:p w14:paraId="4AC094D7" w14:textId="77777777" w:rsidR="007A1F44" w:rsidRPr="00A03C55" w:rsidRDefault="007A1F44">
            <w:pPr>
              <w:pStyle w:val="TableEntry"/>
              <w:jc w:val="center"/>
              <w:rPr>
                <w:noProof w:val="0"/>
              </w:rPr>
            </w:pPr>
            <w:r w:rsidRPr="00A03C55">
              <w:rPr>
                <w:noProof w:val="0"/>
              </w:rPr>
              <w:t>3</w:t>
            </w:r>
          </w:p>
        </w:tc>
      </w:tr>
      <w:tr w:rsidR="007A1F44" w:rsidRPr="00A03C55" w14:paraId="3B82E887" w14:textId="77777777">
        <w:trPr>
          <w:cantSplit/>
          <w:jc w:val="center"/>
        </w:trPr>
        <w:tc>
          <w:tcPr>
            <w:tcW w:w="1951" w:type="dxa"/>
          </w:tcPr>
          <w:p w14:paraId="7790FF6F" w14:textId="77777777" w:rsidR="007A1F44" w:rsidRPr="00A03C55" w:rsidRDefault="007A1F44" w:rsidP="00A0052B">
            <w:pPr>
              <w:pStyle w:val="TableEntry"/>
              <w:rPr>
                <w:noProof w:val="0"/>
              </w:rPr>
            </w:pPr>
            <w:r w:rsidRPr="00A03C55">
              <w:rPr>
                <w:noProof w:val="0"/>
              </w:rPr>
              <w:t>PV2</w:t>
            </w:r>
          </w:p>
        </w:tc>
        <w:tc>
          <w:tcPr>
            <w:tcW w:w="3544" w:type="dxa"/>
          </w:tcPr>
          <w:p w14:paraId="10A43C50" w14:textId="77777777" w:rsidR="007A1F44" w:rsidRPr="00A03C55" w:rsidRDefault="007A1F44">
            <w:pPr>
              <w:pStyle w:val="TableEntry"/>
              <w:rPr>
                <w:noProof w:val="0"/>
              </w:rPr>
            </w:pPr>
            <w:r w:rsidRPr="00A03C55">
              <w:rPr>
                <w:noProof w:val="0"/>
              </w:rPr>
              <w:t>Patient Visit – Additional Info</w:t>
            </w:r>
          </w:p>
        </w:tc>
        <w:tc>
          <w:tcPr>
            <w:tcW w:w="971" w:type="dxa"/>
          </w:tcPr>
          <w:p w14:paraId="07AA8DA0" w14:textId="77777777" w:rsidR="007A1F44" w:rsidRPr="00A03C55" w:rsidRDefault="007A1F44">
            <w:pPr>
              <w:pStyle w:val="TableEntry"/>
              <w:jc w:val="center"/>
              <w:rPr>
                <w:noProof w:val="0"/>
              </w:rPr>
            </w:pPr>
            <w:r w:rsidRPr="00A03C55">
              <w:rPr>
                <w:noProof w:val="0"/>
              </w:rPr>
              <w:t>O</w:t>
            </w:r>
          </w:p>
        </w:tc>
        <w:tc>
          <w:tcPr>
            <w:tcW w:w="872" w:type="dxa"/>
          </w:tcPr>
          <w:p w14:paraId="3507EE52" w14:textId="77777777" w:rsidR="007A1F44" w:rsidRPr="00A03C55" w:rsidRDefault="007A1F44">
            <w:pPr>
              <w:pStyle w:val="TableEntry"/>
              <w:jc w:val="center"/>
              <w:rPr>
                <w:noProof w:val="0"/>
              </w:rPr>
            </w:pPr>
            <w:r w:rsidRPr="00A03C55">
              <w:rPr>
                <w:noProof w:val="0"/>
              </w:rPr>
              <w:t>[0..1]</w:t>
            </w:r>
          </w:p>
        </w:tc>
        <w:tc>
          <w:tcPr>
            <w:tcW w:w="1701" w:type="dxa"/>
          </w:tcPr>
          <w:p w14:paraId="0C4E864D" w14:textId="77777777" w:rsidR="007A1F44" w:rsidRPr="00A03C55" w:rsidRDefault="007A1F44">
            <w:pPr>
              <w:pStyle w:val="TableEntry"/>
              <w:jc w:val="center"/>
              <w:rPr>
                <w:noProof w:val="0"/>
              </w:rPr>
            </w:pPr>
            <w:r w:rsidRPr="00A03C55">
              <w:rPr>
                <w:noProof w:val="0"/>
              </w:rPr>
              <w:t>3</w:t>
            </w:r>
          </w:p>
        </w:tc>
      </w:tr>
      <w:tr w:rsidR="007A1F44" w:rsidRPr="00A03C55" w14:paraId="117F3075" w14:textId="77777777">
        <w:trPr>
          <w:cantSplit/>
          <w:jc w:val="center"/>
        </w:trPr>
        <w:tc>
          <w:tcPr>
            <w:tcW w:w="1951" w:type="dxa"/>
          </w:tcPr>
          <w:p w14:paraId="281F517F" w14:textId="77777777" w:rsidR="007A1F44" w:rsidRPr="00A03C55" w:rsidRDefault="007A1F44" w:rsidP="00A0052B">
            <w:pPr>
              <w:pStyle w:val="TableEntry"/>
              <w:rPr>
                <w:noProof w:val="0"/>
              </w:rPr>
            </w:pPr>
            <w:r w:rsidRPr="00A03C55">
              <w:rPr>
                <w:noProof w:val="0"/>
              </w:rPr>
              <w:t>ROL</w:t>
            </w:r>
          </w:p>
        </w:tc>
        <w:tc>
          <w:tcPr>
            <w:tcW w:w="3544" w:type="dxa"/>
          </w:tcPr>
          <w:p w14:paraId="54862F6E" w14:textId="77777777" w:rsidR="007A1F44" w:rsidRPr="00A03C55" w:rsidRDefault="007A1F44">
            <w:pPr>
              <w:pStyle w:val="TableEntry"/>
              <w:rPr>
                <w:noProof w:val="0"/>
              </w:rPr>
            </w:pPr>
            <w:r w:rsidRPr="00A03C55">
              <w:rPr>
                <w:noProof w:val="0"/>
              </w:rPr>
              <w:t>Role</w:t>
            </w:r>
          </w:p>
        </w:tc>
        <w:tc>
          <w:tcPr>
            <w:tcW w:w="971" w:type="dxa"/>
          </w:tcPr>
          <w:p w14:paraId="3AD674F0" w14:textId="77777777" w:rsidR="007A1F44" w:rsidRPr="00A03C55" w:rsidRDefault="007A1F44">
            <w:pPr>
              <w:pStyle w:val="TableEntry"/>
              <w:jc w:val="center"/>
              <w:rPr>
                <w:noProof w:val="0"/>
              </w:rPr>
            </w:pPr>
            <w:r w:rsidRPr="00A03C55">
              <w:rPr>
                <w:noProof w:val="0"/>
              </w:rPr>
              <w:t>O</w:t>
            </w:r>
          </w:p>
        </w:tc>
        <w:tc>
          <w:tcPr>
            <w:tcW w:w="872" w:type="dxa"/>
          </w:tcPr>
          <w:p w14:paraId="5050FD31" w14:textId="77777777" w:rsidR="007A1F44" w:rsidRPr="00A03C55" w:rsidRDefault="007A1F44">
            <w:pPr>
              <w:pStyle w:val="TableEntry"/>
              <w:jc w:val="center"/>
              <w:rPr>
                <w:noProof w:val="0"/>
              </w:rPr>
            </w:pPr>
            <w:r w:rsidRPr="00A03C55">
              <w:rPr>
                <w:noProof w:val="0"/>
              </w:rPr>
              <w:t>[0..*]</w:t>
            </w:r>
          </w:p>
        </w:tc>
        <w:tc>
          <w:tcPr>
            <w:tcW w:w="1701" w:type="dxa"/>
          </w:tcPr>
          <w:p w14:paraId="4E0E311E" w14:textId="77777777" w:rsidR="007A1F44" w:rsidRPr="00A03C55" w:rsidRDefault="007A1F44">
            <w:pPr>
              <w:pStyle w:val="TableEntry"/>
              <w:jc w:val="center"/>
              <w:rPr>
                <w:noProof w:val="0"/>
              </w:rPr>
            </w:pPr>
            <w:r w:rsidRPr="00A03C55">
              <w:rPr>
                <w:noProof w:val="0"/>
              </w:rPr>
              <w:t>15</w:t>
            </w:r>
          </w:p>
        </w:tc>
      </w:tr>
      <w:tr w:rsidR="007A1F44" w:rsidRPr="00A03C55" w14:paraId="27AF9DCB" w14:textId="77777777">
        <w:trPr>
          <w:cantSplit/>
          <w:jc w:val="center"/>
        </w:trPr>
        <w:tc>
          <w:tcPr>
            <w:tcW w:w="1951" w:type="dxa"/>
          </w:tcPr>
          <w:p w14:paraId="5772A2D6" w14:textId="77777777" w:rsidR="007A1F44" w:rsidRPr="00A03C55" w:rsidRDefault="007A1F44" w:rsidP="00A0052B">
            <w:pPr>
              <w:pStyle w:val="TableEntry"/>
              <w:rPr>
                <w:noProof w:val="0"/>
              </w:rPr>
            </w:pPr>
            <w:r w:rsidRPr="00A03C55">
              <w:rPr>
                <w:noProof w:val="0"/>
              </w:rPr>
              <w:t>DB1</w:t>
            </w:r>
          </w:p>
        </w:tc>
        <w:tc>
          <w:tcPr>
            <w:tcW w:w="3544" w:type="dxa"/>
          </w:tcPr>
          <w:p w14:paraId="63DDDDA2" w14:textId="77777777" w:rsidR="007A1F44" w:rsidRPr="00A03C55" w:rsidRDefault="007A1F44">
            <w:pPr>
              <w:pStyle w:val="TableEntry"/>
              <w:rPr>
                <w:noProof w:val="0"/>
              </w:rPr>
            </w:pPr>
            <w:r w:rsidRPr="00A03C55">
              <w:rPr>
                <w:noProof w:val="0"/>
              </w:rPr>
              <w:t>Disability Information</w:t>
            </w:r>
          </w:p>
        </w:tc>
        <w:tc>
          <w:tcPr>
            <w:tcW w:w="971" w:type="dxa"/>
          </w:tcPr>
          <w:p w14:paraId="518C6D49" w14:textId="77777777" w:rsidR="007A1F44" w:rsidRPr="00A03C55" w:rsidRDefault="007A1F44">
            <w:pPr>
              <w:pStyle w:val="TableEntry"/>
              <w:jc w:val="center"/>
              <w:rPr>
                <w:noProof w:val="0"/>
              </w:rPr>
            </w:pPr>
            <w:r w:rsidRPr="00A03C55">
              <w:rPr>
                <w:noProof w:val="0"/>
              </w:rPr>
              <w:t>O</w:t>
            </w:r>
          </w:p>
        </w:tc>
        <w:tc>
          <w:tcPr>
            <w:tcW w:w="872" w:type="dxa"/>
          </w:tcPr>
          <w:p w14:paraId="134976C5" w14:textId="77777777" w:rsidR="007A1F44" w:rsidRPr="00A03C55" w:rsidRDefault="007A1F44">
            <w:pPr>
              <w:pStyle w:val="TableEntry"/>
              <w:jc w:val="center"/>
              <w:rPr>
                <w:noProof w:val="0"/>
              </w:rPr>
            </w:pPr>
            <w:r w:rsidRPr="00A03C55">
              <w:rPr>
                <w:noProof w:val="0"/>
              </w:rPr>
              <w:t>[0..*]</w:t>
            </w:r>
          </w:p>
        </w:tc>
        <w:tc>
          <w:tcPr>
            <w:tcW w:w="1701" w:type="dxa"/>
          </w:tcPr>
          <w:p w14:paraId="045E109A" w14:textId="77777777" w:rsidR="007A1F44" w:rsidRPr="00A03C55" w:rsidRDefault="007A1F44">
            <w:pPr>
              <w:pStyle w:val="TableEntry"/>
              <w:jc w:val="center"/>
              <w:rPr>
                <w:noProof w:val="0"/>
              </w:rPr>
            </w:pPr>
            <w:r w:rsidRPr="00A03C55">
              <w:rPr>
                <w:noProof w:val="0"/>
              </w:rPr>
              <w:t>3</w:t>
            </w:r>
          </w:p>
        </w:tc>
      </w:tr>
      <w:tr w:rsidR="007A1F44" w:rsidRPr="00A03C55" w14:paraId="50005EEC" w14:textId="77777777">
        <w:trPr>
          <w:cantSplit/>
          <w:jc w:val="center"/>
        </w:trPr>
        <w:tc>
          <w:tcPr>
            <w:tcW w:w="1951" w:type="dxa"/>
          </w:tcPr>
          <w:p w14:paraId="174530EB" w14:textId="77777777" w:rsidR="007A1F44" w:rsidRPr="00A03C55" w:rsidRDefault="007A1F44" w:rsidP="00A0052B">
            <w:pPr>
              <w:pStyle w:val="TableEntry"/>
              <w:rPr>
                <w:noProof w:val="0"/>
              </w:rPr>
            </w:pPr>
            <w:r w:rsidRPr="00A03C55">
              <w:rPr>
                <w:noProof w:val="0"/>
              </w:rPr>
              <w:t>OBX</w:t>
            </w:r>
          </w:p>
        </w:tc>
        <w:tc>
          <w:tcPr>
            <w:tcW w:w="3544" w:type="dxa"/>
          </w:tcPr>
          <w:p w14:paraId="54725560" w14:textId="77777777" w:rsidR="007A1F44" w:rsidRPr="00A03C55" w:rsidRDefault="007A1F44">
            <w:pPr>
              <w:pStyle w:val="TableEntry"/>
              <w:rPr>
                <w:noProof w:val="0"/>
              </w:rPr>
            </w:pPr>
            <w:r w:rsidRPr="00A03C55">
              <w:rPr>
                <w:noProof w:val="0"/>
              </w:rPr>
              <w:t>Observation/Result</w:t>
            </w:r>
          </w:p>
        </w:tc>
        <w:tc>
          <w:tcPr>
            <w:tcW w:w="971" w:type="dxa"/>
          </w:tcPr>
          <w:p w14:paraId="414231F2" w14:textId="77777777" w:rsidR="007A1F44" w:rsidRPr="00A03C55" w:rsidRDefault="007A1F44">
            <w:pPr>
              <w:pStyle w:val="TableEntry"/>
              <w:jc w:val="center"/>
              <w:rPr>
                <w:noProof w:val="0"/>
              </w:rPr>
            </w:pPr>
            <w:r w:rsidRPr="00A03C55">
              <w:rPr>
                <w:noProof w:val="0"/>
              </w:rPr>
              <w:t>O</w:t>
            </w:r>
          </w:p>
        </w:tc>
        <w:tc>
          <w:tcPr>
            <w:tcW w:w="872" w:type="dxa"/>
          </w:tcPr>
          <w:p w14:paraId="2382E43D" w14:textId="77777777" w:rsidR="007A1F44" w:rsidRPr="00A03C55" w:rsidRDefault="007A1F44">
            <w:pPr>
              <w:pStyle w:val="TableEntry"/>
              <w:jc w:val="center"/>
              <w:rPr>
                <w:noProof w:val="0"/>
              </w:rPr>
            </w:pPr>
            <w:r w:rsidRPr="00A03C55">
              <w:rPr>
                <w:noProof w:val="0"/>
              </w:rPr>
              <w:t>[0..*]</w:t>
            </w:r>
          </w:p>
        </w:tc>
        <w:tc>
          <w:tcPr>
            <w:tcW w:w="1701" w:type="dxa"/>
          </w:tcPr>
          <w:p w14:paraId="6F7AAB09" w14:textId="77777777" w:rsidR="007A1F44" w:rsidRPr="00A03C55" w:rsidRDefault="007A1F44">
            <w:pPr>
              <w:pStyle w:val="TableEntry"/>
              <w:jc w:val="center"/>
              <w:rPr>
                <w:noProof w:val="0"/>
              </w:rPr>
            </w:pPr>
            <w:r w:rsidRPr="00A03C55">
              <w:rPr>
                <w:noProof w:val="0"/>
              </w:rPr>
              <w:t>7</w:t>
            </w:r>
          </w:p>
        </w:tc>
      </w:tr>
      <w:tr w:rsidR="007A1F44" w:rsidRPr="00A03C55" w14:paraId="7EC6AD47" w14:textId="77777777">
        <w:trPr>
          <w:cantSplit/>
          <w:jc w:val="center"/>
        </w:trPr>
        <w:tc>
          <w:tcPr>
            <w:tcW w:w="1951" w:type="dxa"/>
          </w:tcPr>
          <w:p w14:paraId="394657E1" w14:textId="77777777" w:rsidR="007A1F44" w:rsidRPr="00A03C55" w:rsidRDefault="007A1F44" w:rsidP="00A0052B">
            <w:pPr>
              <w:pStyle w:val="TableEntry"/>
              <w:rPr>
                <w:noProof w:val="0"/>
              </w:rPr>
            </w:pPr>
            <w:r w:rsidRPr="00A03C55">
              <w:rPr>
                <w:noProof w:val="0"/>
              </w:rPr>
              <w:lastRenderedPageBreak/>
              <w:t>PDA</w:t>
            </w:r>
          </w:p>
        </w:tc>
        <w:tc>
          <w:tcPr>
            <w:tcW w:w="3544" w:type="dxa"/>
          </w:tcPr>
          <w:p w14:paraId="5AA62BE7" w14:textId="77777777" w:rsidR="007A1F44" w:rsidRPr="00A03C55" w:rsidRDefault="007A1F44">
            <w:pPr>
              <w:pStyle w:val="TableEntry"/>
              <w:rPr>
                <w:noProof w:val="0"/>
              </w:rPr>
            </w:pPr>
            <w:r w:rsidRPr="00A03C55">
              <w:rPr>
                <w:noProof w:val="0"/>
              </w:rPr>
              <w:t>Patient Death and Autopsy</w:t>
            </w:r>
          </w:p>
        </w:tc>
        <w:tc>
          <w:tcPr>
            <w:tcW w:w="971" w:type="dxa"/>
          </w:tcPr>
          <w:p w14:paraId="33EF1C9A" w14:textId="77777777" w:rsidR="007A1F44" w:rsidRPr="00A03C55" w:rsidRDefault="007A1F44">
            <w:pPr>
              <w:pStyle w:val="TableEntry"/>
              <w:jc w:val="center"/>
              <w:rPr>
                <w:noProof w:val="0"/>
              </w:rPr>
            </w:pPr>
            <w:r w:rsidRPr="00A03C55">
              <w:rPr>
                <w:noProof w:val="0"/>
              </w:rPr>
              <w:t>O</w:t>
            </w:r>
          </w:p>
        </w:tc>
        <w:tc>
          <w:tcPr>
            <w:tcW w:w="872" w:type="dxa"/>
          </w:tcPr>
          <w:p w14:paraId="7729180F" w14:textId="77777777" w:rsidR="007A1F44" w:rsidRPr="00A03C55" w:rsidRDefault="007A1F44">
            <w:pPr>
              <w:pStyle w:val="TableEntry"/>
              <w:jc w:val="center"/>
              <w:rPr>
                <w:noProof w:val="0"/>
              </w:rPr>
            </w:pPr>
            <w:r w:rsidRPr="00A03C55">
              <w:rPr>
                <w:noProof w:val="0"/>
              </w:rPr>
              <w:t>[0..1]</w:t>
            </w:r>
          </w:p>
        </w:tc>
        <w:tc>
          <w:tcPr>
            <w:tcW w:w="1701" w:type="dxa"/>
          </w:tcPr>
          <w:p w14:paraId="7E8CE8AA" w14:textId="77777777" w:rsidR="007A1F44" w:rsidRPr="00A03C55" w:rsidRDefault="007A1F44">
            <w:pPr>
              <w:pStyle w:val="TableEntry"/>
              <w:jc w:val="center"/>
              <w:rPr>
                <w:noProof w:val="0"/>
              </w:rPr>
            </w:pPr>
            <w:r w:rsidRPr="00A03C55">
              <w:rPr>
                <w:noProof w:val="0"/>
              </w:rPr>
              <w:t>3</w:t>
            </w:r>
          </w:p>
        </w:tc>
      </w:tr>
    </w:tbl>
    <w:p w14:paraId="26F26FC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0" w:name="_Toc174249210"/>
      <w:r w:rsidRPr="00A03C55">
        <w:rPr>
          <w:noProof w:val="0"/>
        </w:rPr>
        <w:t>Comments on segment usage</w:t>
      </w:r>
      <w:bookmarkEnd w:id="410"/>
    </w:p>
    <w:p w14:paraId="3DB82B25" w14:textId="21E13B70" w:rsidR="007A1F44" w:rsidRPr="00A03C55" w:rsidRDefault="007A1F44">
      <w:r w:rsidRPr="00A03C55">
        <w:t xml:space="preserve">The new patient location should appear in </w:t>
      </w:r>
      <w:r w:rsidRPr="00A03C55">
        <w:rPr>
          <w:i/>
          <w:iCs/>
        </w:rPr>
        <w:t xml:space="preserve">PV1-3 </w:t>
      </w:r>
      <w:r w:rsidR="00107479">
        <w:rPr>
          <w:i/>
          <w:iCs/>
        </w:rPr>
        <w:t>–</w:t>
      </w:r>
      <w:r w:rsidRPr="00A03C55">
        <w:rPr>
          <w:i/>
          <w:iCs/>
        </w:rPr>
        <w:t xml:space="preserve"> Assigned Patient Location</w:t>
      </w:r>
      <w:r w:rsidRPr="00A03C55">
        <w:t xml:space="preserve"> while the old patient location should appear in </w:t>
      </w:r>
      <w:r w:rsidRPr="00A03C55">
        <w:rPr>
          <w:i/>
          <w:iCs/>
        </w:rPr>
        <w:t xml:space="preserve">PV1-6 </w:t>
      </w:r>
      <w:r w:rsidR="00107479">
        <w:rPr>
          <w:i/>
          <w:iCs/>
        </w:rPr>
        <w:t>–</w:t>
      </w:r>
      <w:r w:rsidRPr="00A03C55">
        <w:rPr>
          <w:i/>
          <w:iCs/>
        </w:rPr>
        <w:t xml:space="preserve"> Prior Patient Location</w:t>
      </w:r>
      <w:r w:rsidRPr="00A03C55">
        <w:t xml:space="preserve">. </w:t>
      </w:r>
    </w:p>
    <w:p w14:paraId="5D5C0733"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w:t>
      </w:r>
    </w:p>
    <w:p w14:paraId="2E8D2AC9" w14:textId="77777777" w:rsidR="007A1F44" w:rsidRPr="00A03C55" w:rsidRDefault="007A1F44">
      <w:r w:rsidRPr="00A03C55">
        <w:t>One or more OBX segments may be present to carry “permanent observations” such as the patient weight or height.</w:t>
      </w:r>
    </w:p>
    <w:p w14:paraId="78AF3323" w14:textId="77777777" w:rsidR="007A1F44" w:rsidRPr="00A03C55" w:rsidRDefault="007A1F44">
      <w:r w:rsidRPr="00A03C55">
        <w:t>Segment DG1 should be used to communicate diagnosis information only if it is necessary to communicate with a receiver that is using a version of HL7 prior to V2.5.</w:t>
      </w:r>
    </w:p>
    <w:p w14:paraId="7449C8E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1" w:name="_Toc174249211"/>
      <w:r w:rsidRPr="00A03C55">
        <w:rPr>
          <w:noProof w:val="0"/>
        </w:rPr>
        <w:t>Expected actions</w:t>
      </w:r>
      <w:bookmarkEnd w:id="411"/>
    </w:p>
    <w:p w14:paraId="4DAD94F2" w14:textId="77777777" w:rsidR="007A1F44" w:rsidRPr="00A03C55" w:rsidRDefault="007A1F44">
      <w:r w:rsidRPr="00A03C55">
        <w:t xml:space="preserve">The receiver shall update the patient’s location to the value in field </w:t>
      </w:r>
      <w:r w:rsidRPr="00A03C55">
        <w:rPr>
          <w:i/>
          <w:iCs/>
        </w:rPr>
        <w:t>PV1-3-patient location</w:t>
      </w:r>
      <w:r w:rsidRPr="00A03C55">
        <w:t>.</w:t>
      </w:r>
    </w:p>
    <w:p w14:paraId="1737DCF6" w14:textId="77777777" w:rsidR="007A1F44" w:rsidRPr="00A03C55" w:rsidRDefault="007A1F44">
      <w:r w:rsidRPr="00A03C55">
        <w:t>The receiver shall report the result of this operation (success / error) in an acknowledgment message returned to the sender.</w:t>
      </w:r>
    </w:p>
    <w:p w14:paraId="55248310" w14:textId="77777777" w:rsidR="007A1F44" w:rsidRPr="00A03C55" w:rsidRDefault="007A1F44">
      <w:r w:rsidRPr="00A03C55">
        <w:t>In case this Movement conflicts with the current situation of the patient (no active inpatient encounter is known for this patient, or the patient is unknown or the known patient location was not the one declared in PV1-6) the message is still processed, the new situation is registered (the encounter and the patient are created if needed) and no error condition is raised.</w:t>
      </w:r>
    </w:p>
    <w:p w14:paraId="74C4D167" w14:textId="77777777" w:rsidR="007A1F44" w:rsidRPr="00A03C55" w:rsidRDefault="007A1F44">
      <w:r w:rsidRPr="00A03C55">
        <w:t>If the receiver does not support the Inpatient/Outpatient Encounter Management Option of this transaction, it shall application-reject the message (see ITI TF-2x: C.2.3).</w:t>
      </w:r>
    </w:p>
    <w:p w14:paraId="3DA25F65"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12" w:name="_Toc174249212"/>
      <w:bookmarkStart w:id="413" w:name="_Toc398544182"/>
      <w:r w:rsidRPr="00A03C55">
        <w:rPr>
          <w:noProof w:val="0"/>
        </w:rPr>
        <w:t>Cancel Transfer – ADT^A12^ADT_A12</w:t>
      </w:r>
      <w:bookmarkEnd w:id="412"/>
      <w:bookmarkEnd w:id="413"/>
    </w:p>
    <w:p w14:paraId="19326CA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4" w:name="_Toc174249213"/>
      <w:r w:rsidRPr="00A03C55">
        <w:rPr>
          <w:noProof w:val="0"/>
        </w:rPr>
        <w:t>Trigger Event</w:t>
      </w:r>
      <w:bookmarkEnd w:id="414"/>
    </w:p>
    <w:p w14:paraId="3E7EF6AB" w14:textId="77777777" w:rsidR="007A1F44" w:rsidRPr="00A03C55" w:rsidRDefault="007A1F44">
      <w:r w:rsidRPr="00A03C55">
        <w:t>This message is sent by a Patient Encounter Supplier to a Patient Encounter Consumer to cancel a previous notification (via trigger event A02) that a patient was being moved from one location to another.</w:t>
      </w:r>
    </w:p>
    <w:p w14:paraId="27C9DA36" w14:textId="77777777" w:rsidR="007A1F44" w:rsidRPr="00A03C55" w:rsidRDefault="007A1F44">
      <w:r w:rsidRPr="00A03C55">
        <w:t xml:space="preserve">MSH-9 is valued </w:t>
      </w:r>
      <w:r w:rsidRPr="00A03C55">
        <w:rPr>
          <w:b/>
          <w:bCs/>
        </w:rPr>
        <w:t>ADT^A12^ADT_A12</w:t>
      </w:r>
      <w:r w:rsidRPr="00A03C55">
        <w:t>.</w:t>
      </w:r>
    </w:p>
    <w:p w14:paraId="05C5062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5" w:name="_Toc174249214"/>
      <w:r w:rsidRPr="00A03C55">
        <w:rPr>
          <w:noProof w:val="0"/>
        </w:rPr>
        <w:t>Message Static Definition</w:t>
      </w:r>
      <w:bookmarkEnd w:id="415"/>
    </w:p>
    <w:p w14:paraId="388A097D" w14:textId="77777777" w:rsidR="007A1F44" w:rsidRPr="00A03C55" w:rsidRDefault="007A1F44">
      <w:pPr>
        <w:pStyle w:val="TableTitle"/>
        <w:rPr>
          <w:noProof w:val="0"/>
        </w:rPr>
      </w:pPr>
      <w:r w:rsidRPr="00A03C55">
        <w:rPr>
          <w:noProof w:val="0"/>
        </w:rPr>
        <w:t>Table 3.31-18: Static definition of message ADT^A12^ADT_A12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E8753DE" w14:textId="77777777">
        <w:trPr>
          <w:cantSplit/>
          <w:tblHeader/>
          <w:jc w:val="center"/>
        </w:trPr>
        <w:tc>
          <w:tcPr>
            <w:tcW w:w="1951" w:type="dxa"/>
            <w:shd w:val="clear" w:color="auto" w:fill="D9D9D9"/>
          </w:tcPr>
          <w:p w14:paraId="229AD5C1"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290722A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1CA57B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A92B2B0"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8DDC2D0" w14:textId="77777777" w:rsidR="007A1F44" w:rsidRPr="00A03C55" w:rsidRDefault="007A1F44" w:rsidP="00A53067">
            <w:pPr>
              <w:pStyle w:val="TableEntryHeader"/>
              <w:rPr>
                <w:noProof w:val="0"/>
              </w:rPr>
            </w:pPr>
            <w:r w:rsidRPr="00A03C55">
              <w:rPr>
                <w:noProof w:val="0"/>
              </w:rPr>
              <w:t>HL7 chapter</w:t>
            </w:r>
          </w:p>
        </w:tc>
      </w:tr>
      <w:tr w:rsidR="007A1F44" w:rsidRPr="00A03C55" w14:paraId="4CFD0FA4" w14:textId="77777777">
        <w:trPr>
          <w:cantSplit/>
          <w:jc w:val="center"/>
        </w:trPr>
        <w:tc>
          <w:tcPr>
            <w:tcW w:w="1951" w:type="dxa"/>
          </w:tcPr>
          <w:p w14:paraId="68A94F3A" w14:textId="77777777" w:rsidR="007A1F44" w:rsidRPr="00A03C55" w:rsidRDefault="007A1F44" w:rsidP="00B6518F">
            <w:pPr>
              <w:pStyle w:val="TableEntry"/>
              <w:rPr>
                <w:noProof w:val="0"/>
              </w:rPr>
            </w:pPr>
            <w:r w:rsidRPr="00A03C55">
              <w:rPr>
                <w:noProof w:val="0"/>
              </w:rPr>
              <w:t>MSH</w:t>
            </w:r>
          </w:p>
        </w:tc>
        <w:tc>
          <w:tcPr>
            <w:tcW w:w="3544" w:type="dxa"/>
          </w:tcPr>
          <w:p w14:paraId="42514D45" w14:textId="77777777" w:rsidR="007A1F44" w:rsidRPr="00A03C55" w:rsidRDefault="007A1F44">
            <w:pPr>
              <w:pStyle w:val="TableEntry"/>
              <w:keepNext/>
              <w:keepLines/>
              <w:rPr>
                <w:noProof w:val="0"/>
              </w:rPr>
            </w:pPr>
            <w:r w:rsidRPr="00A03C55">
              <w:rPr>
                <w:noProof w:val="0"/>
              </w:rPr>
              <w:t>Message Header</w:t>
            </w:r>
          </w:p>
        </w:tc>
        <w:tc>
          <w:tcPr>
            <w:tcW w:w="971" w:type="dxa"/>
          </w:tcPr>
          <w:p w14:paraId="440E2ACE" w14:textId="77777777" w:rsidR="007A1F44" w:rsidRPr="00A03C55" w:rsidRDefault="007A1F44">
            <w:pPr>
              <w:pStyle w:val="TableEntry"/>
              <w:keepNext/>
              <w:keepLines/>
              <w:jc w:val="center"/>
              <w:rPr>
                <w:noProof w:val="0"/>
              </w:rPr>
            </w:pPr>
            <w:r w:rsidRPr="00A03C55">
              <w:rPr>
                <w:noProof w:val="0"/>
              </w:rPr>
              <w:t>R</w:t>
            </w:r>
          </w:p>
        </w:tc>
        <w:tc>
          <w:tcPr>
            <w:tcW w:w="872" w:type="dxa"/>
          </w:tcPr>
          <w:p w14:paraId="6E8CF966" w14:textId="77777777" w:rsidR="007A1F44" w:rsidRPr="00A03C55" w:rsidRDefault="007A1F44">
            <w:pPr>
              <w:pStyle w:val="TableEntry"/>
              <w:keepNext/>
              <w:keepLines/>
              <w:jc w:val="center"/>
              <w:rPr>
                <w:noProof w:val="0"/>
              </w:rPr>
            </w:pPr>
            <w:r w:rsidRPr="00A03C55">
              <w:rPr>
                <w:noProof w:val="0"/>
              </w:rPr>
              <w:t>[1..1]</w:t>
            </w:r>
          </w:p>
        </w:tc>
        <w:tc>
          <w:tcPr>
            <w:tcW w:w="1701" w:type="dxa"/>
          </w:tcPr>
          <w:p w14:paraId="3148B2B8" w14:textId="77777777" w:rsidR="007A1F44" w:rsidRPr="00A03C55" w:rsidRDefault="007A1F44">
            <w:pPr>
              <w:pStyle w:val="TableEntry"/>
              <w:keepNext/>
              <w:keepLines/>
              <w:jc w:val="center"/>
              <w:rPr>
                <w:noProof w:val="0"/>
              </w:rPr>
            </w:pPr>
            <w:r w:rsidRPr="00A03C55">
              <w:rPr>
                <w:noProof w:val="0"/>
              </w:rPr>
              <w:t>2</w:t>
            </w:r>
          </w:p>
        </w:tc>
      </w:tr>
      <w:tr w:rsidR="007A1F44" w:rsidRPr="00A03C55" w14:paraId="3AD1B4C0" w14:textId="77777777">
        <w:trPr>
          <w:cantSplit/>
          <w:jc w:val="center"/>
        </w:trPr>
        <w:tc>
          <w:tcPr>
            <w:tcW w:w="1951" w:type="dxa"/>
          </w:tcPr>
          <w:p w14:paraId="234DD568" w14:textId="77777777" w:rsidR="007A1F44" w:rsidRPr="00A03C55" w:rsidRDefault="007A1F44">
            <w:pPr>
              <w:pStyle w:val="TableEntry"/>
              <w:keepNext/>
              <w:keepLines/>
              <w:rPr>
                <w:noProof w:val="0"/>
              </w:rPr>
            </w:pPr>
            <w:r w:rsidRPr="00A03C55">
              <w:rPr>
                <w:noProof w:val="0"/>
              </w:rPr>
              <w:t>SFT</w:t>
            </w:r>
          </w:p>
        </w:tc>
        <w:tc>
          <w:tcPr>
            <w:tcW w:w="3544" w:type="dxa"/>
          </w:tcPr>
          <w:p w14:paraId="7C00AD8D" w14:textId="77777777" w:rsidR="007A1F44" w:rsidRPr="00A03C55" w:rsidRDefault="007A1F44">
            <w:pPr>
              <w:pStyle w:val="TableEntry"/>
              <w:keepNext/>
              <w:keepLines/>
              <w:rPr>
                <w:noProof w:val="0"/>
              </w:rPr>
            </w:pPr>
            <w:r w:rsidRPr="00A03C55">
              <w:rPr>
                <w:noProof w:val="0"/>
              </w:rPr>
              <w:t>Software Segment</w:t>
            </w:r>
          </w:p>
        </w:tc>
        <w:tc>
          <w:tcPr>
            <w:tcW w:w="971" w:type="dxa"/>
          </w:tcPr>
          <w:p w14:paraId="410EF1F5" w14:textId="77777777" w:rsidR="007A1F44" w:rsidRPr="00A03C55" w:rsidRDefault="007A1F44">
            <w:pPr>
              <w:pStyle w:val="TableEntry"/>
              <w:keepNext/>
              <w:keepLines/>
              <w:jc w:val="center"/>
              <w:rPr>
                <w:noProof w:val="0"/>
              </w:rPr>
            </w:pPr>
            <w:r w:rsidRPr="00A03C55">
              <w:rPr>
                <w:noProof w:val="0"/>
              </w:rPr>
              <w:t>O</w:t>
            </w:r>
          </w:p>
        </w:tc>
        <w:tc>
          <w:tcPr>
            <w:tcW w:w="872" w:type="dxa"/>
          </w:tcPr>
          <w:p w14:paraId="75652808" w14:textId="77777777" w:rsidR="007A1F44" w:rsidRPr="00A03C55" w:rsidRDefault="007A1F44">
            <w:pPr>
              <w:pStyle w:val="TableEntry"/>
              <w:keepNext/>
              <w:keepLines/>
              <w:jc w:val="center"/>
              <w:rPr>
                <w:noProof w:val="0"/>
              </w:rPr>
            </w:pPr>
            <w:r w:rsidRPr="00A03C55">
              <w:rPr>
                <w:noProof w:val="0"/>
              </w:rPr>
              <w:t>[0..*]</w:t>
            </w:r>
          </w:p>
        </w:tc>
        <w:tc>
          <w:tcPr>
            <w:tcW w:w="1701" w:type="dxa"/>
          </w:tcPr>
          <w:p w14:paraId="44BDA78D" w14:textId="77777777" w:rsidR="007A1F44" w:rsidRPr="00A03C55" w:rsidRDefault="007A1F44">
            <w:pPr>
              <w:pStyle w:val="TableEntry"/>
              <w:keepNext/>
              <w:keepLines/>
              <w:jc w:val="center"/>
              <w:rPr>
                <w:noProof w:val="0"/>
              </w:rPr>
            </w:pPr>
            <w:r w:rsidRPr="00A03C55">
              <w:rPr>
                <w:noProof w:val="0"/>
              </w:rPr>
              <w:t>2</w:t>
            </w:r>
          </w:p>
        </w:tc>
      </w:tr>
      <w:tr w:rsidR="007A1F44" w:rsidRPr="00A03C55" w14:paraId="036F3DF5" w14:textId="77777777">
        <w:trPr>
          <w:cantSplit/>
          <w:jc w:val="center"/>
        </w:trPr>
        <w:tc>
          <w:tcPr>
            <w:tcW w:w="1951" w:type="dxa"/>
          </w:tcPr>
          <w:p w14:paraId="1A0FEC24" w14:textId="77777777" w:rsidR="007A1F44" w:rsidRPr="00A03C55" w:rsidRDefault="007A1F44">
            <w:pPr>
              <w:pStyle w:val="TableEntry"/>
              <w:rPr>
                <w:noProof w:val="0"/>
              </w:rPr>
            </w:pPr>
            <w:r w:rsidRPr="00A03C55">
              <w:rPr>
                <w:noProof w:val="0"/>
              </w:rPr>
              <w:t>EVN</w:t>
            </w:r>
          </w:p>
        </w:tc>
        <w:tc>
          <w:tcPr>
            <w:tcW w:w="3544" w:type="dxa"/>
          </w:tcPr>
          <w:p w14:paraId="6FE2D201" w14:textId="77777777" w:rsidR="007A1F44" w:rsidRPr="00A03C55" w:rsidRDefault="007A1F44">
            <w:pPr>
              <w:pStyle w:val="TableEntry"/>
              <w:rPr>
                <w:noProof w:val="0"/>
              </w:rPr>
            </w:pPr>
            <w:r w:rsidRPr="00A03C55">
              <w:rPr>
                <w:noProof w:val="0"/>
              </w:rPr>
              <w:t>Event Type</w:t>
            </w:r>
          </w:p>
        </w:tc>
        <w:tc>
          <w:tcPr>
            <w:tcW w:w="971" w:type="dxa"/>
          </w:tcPr>
          <w:p w14:paraId="6B9F61A7" w14:textId="77777777" w:rsidR="007A1F44" w:rsidRPr="00A03C55" w:rsidRDefault="007A1F44">
            <w:pPr>
              <w:pStyle w:val="TableEntry"/>
              <w:jc w:val="center"/>
              <w:rPr>
                <w:noProof w:val="0"/>
              </w:rPr>
            </w:pPr>
            <w:r w:rsidRPr="00A03C55">
              <w:rPr>
                <w:noProof w:val="0"/>
              </w:rPr>
              <w:t>R</w:t>
            </w:r>
          </w:p>
        </w:tc>
        <w:tc>
          <w:tcPr>
            <w:tcW w:w="872" w:type="dxa"/>
          </w:tcPr>
          <w:p w14:paraId="5C723615" w14:textId="77777777" w:rsidR="007A1F44" w:rsidRPr="00A03C55" w:rsidRDefault="007A1F44">
            <w:pPr>
              <w:pStyle w:val="TableEntry"/>
              <w:jc w:val="center"/>
              <w:rPr>
                <w:noProof w:val="0"/>
              </w:rPr>
            </w:pPr>
            <w:r w:rsidRPr="00A03C55">
              <w:rPr>
                <w:noProof w:val="0"/>
              </w:rPr>
              <w:t>[1..1]</w:t>
            </w:r>
          </w:p>
        </w:tc>
        <w:tc>
          <w:tcPr>
            <w:tcW w:w="1701" w:type="dxa"/>
          </w:tcPr>
          <w:p w14:paraId="2491AB8E" w14:textId="77777777" w:rsidR="007A1F44" w:rsidRPr="00A03C55" w:rsidRDefault="007A1F44">
            <w:pPr>
              <w:pStyle w:val="TableEntry"/>
              <w:jc w:val="center"/>
              <w:rPr>
                <w:noProof w:val="0"/>
              </w:rPr>
            </w:pPr>
            <w:r w:rsidRPr="00A03C55">
              <w:rPr>
                <w:noProof w:val="0"/>
              </w:rPr>
              <w:t>2</w:t>
            </w:r>
          </w:p>
        </w:tc>
      </w:tr>
      <w:tr w:rsidR="007A1F44" w:rsidRPr="00A03C55" w14:paraId="5CFD1DCB" w14:textId="77777777">
        <w:trPr>
          <w:cantSplit/>
          <w:jc w:val="center"/>
        </w:trPr>
        <w:tc>
          <w:tcPr>
            <w:tcW w:w="1951" w:type="dxa"/>
          </w:tcPr>
          <w:p w14:paraId="5DA88B89" w14:textId="77777777" w:rsidR="007A1F44" w:rsidRPr="00A03C55" w:rsidRDefault="007A1F44">
            <w:pPr>
              <w:pStyle w:val="TableEntry"/>
              <w:rPr>
                <w:noProof w:val="0"/>
              </w:rPr>
            </w:pPr>
            <w:r w:rsidRPr="00A03C55">
              <w:rPr>
                <w:noProof w:val="0"/>
              </w:rPr>
              <w:t>PID</w:t>
            </w:r>
          </w:p>
        </w:tc>
        <w:tc>
          <w:tcPr>
            <w:tcW w:w="3544" w:type="dxa"/>
          </w:tcPr>
          <w:p w14:paraId="25FDF511" w14:textId="77777777" w:rsidR="007A1F44" w:rsidRPr="00A03C55" w:rsidRDefault="007A1F44">
            <w:pPr>
              <w:pStyle w:val="TableEntry"/>
              <w:rPr>
                <w:noProof w:val="0"/>
              </w:rPr>
            </w:pPr>
            <w:r w:rsidRPr="00A03C55">
              <w:rPr>
                <w:noProof w:val="0"/>
              </w:rPr>
              <w:t>Patient Identification</w:t>
            </w:r>
          </w:p>
        </w:tc>
        <w:tc>
          <w:tcPr>
            <w:tcW w:w="971" w:type="dxa"/>
          </w:tcPr>
          <w:p w14:paraId="1AAF4F0A" w14:textId="77777777" w:rsidR="007A1F44" w:rsidRPr="00A03C55" w:rsidRDefault="007A1F44">
            <w:pPr>
              <w:pStyle w:val="TableEntry"/>
              <w:jc w:val="center"/>
              <w:rPr>
                <w:noProof w:val="0"/>
              </w:rPr>
            </w:pPr>
            <w:r w:rsidRPr="00A03C55">
              <w:rPr>
                <w:noProof w:val="0"/>
              </w:rPr>
              <w:t>R</w:t>
            </w:r>
          </w:p>
        </w:tc>
        <w:tc>
          <w:tcPr>
            <w:tcW w:w="872" w:type="dxa"/>
          </w:tcPr>
          <w:p w14:paraId="5277FF82" w14:textId="77777777" w:rsidR="007A1F44" w:rsidRPr="00A03C55" w:rsidRDefault="007A1F44">
            <w:pPr>
              <w:pStyle w:val="TableEntry"/>
              <w:jc w:val="center"/>
              <w:rPr>
                <w:noProof w:val="0"/>
              </w:rPr>
            </w:pPr>
            <w:r w:rsidRPr="00A03C55">
              <w:rPr>
                <w:noProof w:val="0"/>
              </w:rPr>
              <w:t>[1..1]</w:t>
            </w:r>
          </w:p>
        </w:tc>
        <w:tc>
          <w:tcPr>
            <w:tcW w:w="1701" w:type="dxa"/>
          </w:tcPr>
          <w:p w14:paraId="60920600" w14:textId="77777777" w:rsidR="007A1F44" w:rsidRPr="00A03C55" w:rsidRDefault="007A1F44">
            <w:pPr>
              <w:pStyle w:val="TableEntry"/>
              <w:jc w:val="center"/>
              <w:rPr>
                <w:noProof w:val="0"/>
              </w:rPr>
            </w:pPr>
            <w:r w:rsidRPr="00A03C55">
              <w:rPr>
                <w:noProof w:val="0"/>
              </w:rPr>
              <w:t>3</w:t>
            </w:r>
          </w:p>
        </w:tc>
      </w:tr>
      <w:tr w:rsidR="007A1F44" w:rsidRPr="00A03C55" w14:paraId="22F309FB" w14:textId="77777777">
        <w:trPr>
          <w:cantSplit/>
          <w:jc w:val="center"/>
        </w:trPr>
        <w:tc>
          <w:tcPr>
            <w:tcW w:w="1951" w:type="dxa"/>
          </w:tcPr>
          <w:p w14:paraId="756CCEE2" w14:textId="77777777" w:rsidR="007A1F44" w:rsidRPr="00A03C55" w:rsidRDefault="007A1F44">
            <w:pPr>
              <w:pStyle w:val="TableEntry"/>
              <w:rPr>
                <w:noProof w:val="0"/>
              </w:rPr>
            </w:pPr>
            <w:r w:rsidRPr="00A03C55">
              <w:rPr>
                <w:noProof w:val="0"/>
              </w:rPr>
              <w:lastRenderedPageBreak/>
              <w:t>PD1</w:t>
            </w:r>
          </w:p>
        </w:tc>
        <w:tc>
          <w:tcPr>
            <w:tcW w:w="3544" w:type="dxa"/>
          </w:tcPr>
          <w:p w14:paraId="6A49A1A5" w14:textId="77777777" w:rsidR="007A1F44" w:rsidRPr="00A03C55" w:rsidRDefault="007A1F44">
            <w:pPr>
              <w:pStyle w:val="TableEntry"/>
              <w:rPr>
                <w:noProof w:val="0"/>
              </w:rPr>
            </w:pPr>
            <w:r w:rsidRPr="00A03C55">
              <w:rPr>
                <w:noProof w:val="0"/>
              </w:rPr>
              <w:t>Additional Demographics</w:t>
            </w:r>
          </w:p>
        </w:tc>
        <w:tc>
          <w:tcPr>
            <w:tcW w:w="971" w:type="dxa"/>
          </w:tcPr>
          <w:p w14:paraId="25CB265D" w14:textId="77777777" w:rsidR="007A1F44" w:rsidRPr="00A03C55" w:rsidRDefault="007A1F44">
            <w:pPr>
              <w:pStyle w:val="TableEntry"/>
              <w:jc w:val="center"/>
              <w:rPr>
                <w:noProof w:val="0"/>
              </w:rPr>
            </w:pPr>
            <w:r w:rsidRPr="00A03C55">
              <w:rPr>
                <w:noProof w:val="0"/>
              </w:rPr>
              <w:t>O</w:t>
            </w:r>
          </w:p>
        </w:tc>
        <w:tc>
          <w:tcPr>
            <w:tcW w:w="872" w:type="dxa"/>
          </w:tcPr>
          <w:p w14:paraId="7D8B7514" w14:textId="77777777" w:rsidR="007A1F44" w:rsidRPr="00A03C55" w:rsidRDefault="007A1F44">
            <w:pPr>
              <w:pStyle w:val="TableEntry"/>
              <w:jc w:val="center"/>
              <w:rPr>
                <w:noProof w:val="0"/>
              </w:rPr>
            </w:pPr>
            <w:r w:rsidRPr="00A03C55">
              <w:rPr>
                <w:noProof w:val="0"/>
              </w:rPr>
              <w:t>[0..1]</w:t>
            </w:r>
          </w:p>
        </w:tc>
        <w:tc>
          <w:tcPr>
            <w:tcW w:w="1701" w:type="dxa"/>
          </w:tcPr>
          <w:p w14:paraId="6A17826A" w14:textId="77777777" w:rsidR="007A1F44" w:rsidRPr="00A03C55" w:rsidRDefault="007A1F44">
            <w:pPr>
              <w:pStyle w:val="TableEntry"/>
              <w:jc w:val="center"/>
              <w:rPr>
                <w:noProof w:val="0"/>
              </w:rPr>
            </w:pPr>
            <w:r w:rsidRPr="00A03C55">
              <w:rPr>
                <w:noProof w:val="0"/>
              </w:rPr>
              <w:t>3</w:t>
            </w:r>
          </w:p>
        </w:tc>
      </w:tr>
      <w:tr w:rsidR="007A1F44" w:rsidRPr="00A03C55" w14:paraId="5D31EF47" w14:textId="77777777">
        <w:trPr>
          <w:cantSplit/>
          <w:jc w:val="center"/>
        </w:trPr>
        <w:tc>
          <w:tcPr>
            <w:tcW w:w="1951" w:type="dxa"/>
          </w:tcPr>
          <w:p w14:paraId="60D2A41E" w14:textId="77777777" w:rsidR="007A1F44" w:rsidRPr="00A03C55" w:rsidRDefault="007A1F44" w:rsidP="00A0052B">
            <w:pPr>
              <w:pStyle w:val="TableEntry"/>
              <w:rPr>
                <w:noProof w:val="0"/>
              </w:rPr>
            </w:pPr>
            <w:r w:rsidRPr="00A03C55">
              <w:rPr>
                <w:noProof w:val="0"/>
              </w:rPr>
              <w:t>PV1</w:t>
            </w:r>
          </w:p>
        </w:tc>
        <w:tc>
          <w:tcPr>
            <w:tcW w:w="3544" w:type="dxa"/>
          </w:tcPr>
          <w:p w14:paraId="0BEF0D1C" w14:textId="77777777" w:rsidR="007A1F44" w:rsidRPr="00A03C55" w:rsidRDefault="007A1F44">
            <w:pPr>
              <w:pStyle w:val="TableEntry"/>
              <w:rPr>
                <w:noProof w:val="0"/>
              </w:rPr>
            </w:pPr>
            <w:r w:rsidRPr="00A03C55">
              <w:rPr>
                <w:noProof w:val="0"/>
              </w:rPr>
              <w:t>Patient Visit</w:t>
            </w:r>
          </w:p>
        </w:tc>
        <w:tc>
          <w:tcPr>
            <w:tcW w:w="971" w:type="dxa"/>
          </w:tcPr>
          <w:p w14:paraId="6CD6A876" w14:textId="77777777" w:rsidR="007A1F44" w:rsidRPr="00A03C55" w:rsidRDefault="007A1F44">
            <w:pPr>
              <w:pStyle w:val="TableEntry"/>
              <w:jc w:val="center"/>
              <w:rPr>
                <w:noProof w:val="0"/>
              </w:rPr>
            </w:pPr>
            <w:r w:rsidRPr="00A03C55">
              <w:rPr>
                <w:noProof w:val="0"/>
              </w:rPr>
              <w:t>R</w:t>
            </w:r>
          </w:p>
        </w:tc>
        <w:tc>
          <w:tcPr>
            <w:tcW w:w="872" w:type="dxa"/>
          </w:tcPr>
          <w:p w14:paraId="0209A70A" w14:textId="77777777" w:rsidR="007A1F44" w:rsidRPr="00A03C55" w:rsidRDefault="007A1F44">
            <w:pPr>
              <w:pStyle w:val="TableEntry"/>
              <w:jc w:val="center"/>
              <w:rPr>
                <w:noProof w:val="0"/>
              </w:rPr>
            </w:pPr>
            <w:r w:rsidRPr="00A03C55">
              <w:rPr>
                <w:noProof w:val="0"/>
              </w:rPr>
              <w:t>[1..1]</w:t>
            </w:r>
          </w:p>
        </w:tc>
        <w:tc>
          <w:tcPr>
            <w:tcW w:w="1701" w:type="dxa"/>
          </w:tcPr>
          <w:p w14:paraId="4759DAF6" w14:textId="77777777" w:rsidR="007A1F44" w:rsidRPr="00A03C55" w:rsidRDefault="007A1F44">
            <w:pPr>
              <w:pStyle w:val="TableEntry"/>
              <w:jc w:val="center"/>
              <w:rPr>
                <w:noProof w:val="0"/>
              </w:rPr>
            </w:pPr>
            <w:r w:rsidRPr="00A03C55">
              <w:rPr>
                <w:noProof w:val="0"/>
              </w:rPr>
              <w:t>3</w:t>
            </w:r>
          </w:p>
        </w:tc>
      </w:tr>
      <w:tr w:rsidR="007A1F44" w:rsidRPr="00A03C55" w14:paraId="7BE9E735" w14:textId="77777777">
        <w:trPr>
          <w:cantSplit/>
          <w:jc w:val="center"/>
        </w:trPr>
        <w:tc>
          <w:tcPr>
            <w:tcW w:w="1951" w:type="dxa"/>
          </w:tcPr>
          <w:p w14:paraId="5FB55474" w14:textId="77777777" w:rsidR="007A1F44" w:rsidRPr="00A03C55" w:rsidRDefault="007A1F44" w:rsidP="00A0052B">
            <w:pPr>
              <w:pStyle w:val="TableEntry"/>
              <w:rPr>
                <w:noProof w:val="0"/>
              </w:rPr>
            </w:pPr>
            <w:r w:rsidRPr="00A03C55">
              <w:rPr>
                <w:noProof w:val="0"/>
              </w:rPr>
              <w:t>PV2</w:t>
            </w:r>
          </w:p>
        </w:tc>
        <w:tc>
          <w:tcPr>
            <w:tcW w:w="3544" w:type="dxa"/>
          </w:tcPr>
          <w:p w14:paraId="4A75C1ED" w14:textId="77777777" w:rsidR="007A1F44" w:rsidRPr="00A03C55" w:rsidRDefault="007A1F44">
            <w:pPr>
              <w:pStyle w:val="TableEntry"/>
              <w:rPr>
                <w:noProof w:val="0"/>
              </w:rPr>
            </w:pPr>
            <w:r w:rsidRPr="00A03C55">
              <w:rPr>
                <w:noProof w:val="0"/>
              </w:rPr>
              <w:t>Patient Visit – Additional Info</w:t>
            </w:r>
          </w:p>
        </w:tc>
        <w:tc>
          <w:tcPr>
            <w:tcW w:w="971" w:type="dxa"/>
          </w:tcPr>
          <w:p w14:paraId="229D8E7F" w14:textId="77777777" w:rsidR="007A1F44" w:rsidRPr="00A03C55" w:rsidRDefault="007A1F44">
            <w:pPr>
              <w:pStyle w:val="TableEntry"/>
              <w:jc w:val="center"/>
              <w:rPr>
                <w:noProof w:val="0"/>
              </w:rPr>
            </w:pPr>
            <w:r w:rsidRPr="00A03C55">
              <w:rPr>
                <w:noProof w:val="0"/>
              </w:rPr>
              <w:t>O</w:t>
            </w:r>
          </w:p>
        </w:tc>
        <w:tc>
          <w:tcPr>
            <w:tcW w:w="872" w:type="dxa"/>
          </w:tcPr>
          <w:p w14:paraId="1170591C" w14:textId="77777777" w:rsidR="007A1F44" w:rsidRPr="00A03C55" w:rsidRDefault="007A1F44">
            <w:pPr>
              <w:pStyle w:val="TableEntry"/>
              <w:jc w:val="center"/>
              <w:rPr>
                <w:noProof w:val="0"/>
              </w:rPr>
            </w:pPr>
            <w:r w:rsidRPr="00A03C55">
              <w:rPr>
                <w:noProof w:val="0"/>
              </w:rPr>
              <w:t>[0..1]</w:t>
            </w:r>
          </w:p>
        </w:tc>
        <w:tc>
          <w:tcPr>
            <w:tcW w:w="1701" w:type="dxa"/>
          </w:tcPr>
          <w:p w14:paraId="1E1738C7" w14:textId="77777777" w:rsidR="007A1F44" w:rsidRPr="00A03C55" w:rsidRDefault="007A1F44">
            <w:pPr>
              <w:pStyle w:val="TableEntry"/>
              <w:jc w:val="center"/>
              <w:rPr>
                <w:noProof w:val="0"/>
              </w:rPr>
            </w:pPr>
            <w:r w:rsidRPr="00A03C55">
              <w:rPr>
                <w:noProof w:val="0"/>
              </w:rPr>
              <w:t>3</w:t>
            </w:r>
          </w:p>
        </w:tc>
      </w:tr>
      <w:tr w:rsidR="007A1F44" w:rsidRPr="00A03C55" w14:paraId="116953F3" w14:textId="77777777">
        <w:trPr>
          <w:cantSplit/>
          <w:jc w:val="center"/>
        </w:trPr>
        <w:tc>
          <w:tcPr>
            <w:tcW w:w="1951" w:type="dxa"/>
          </w:tcPr>
          <w:p w14:paraId="5757CFF1" w14:textId="77777777" w:rsidR="007A1F44" w:rsidRPr="00A03C55" w:rsidRDefault="007A1F44" w:rsidP="00A0052B">
            <w:pPr>
              <w:pStyle w:val="TableEntry"/>
              <w:rPr>
                <w:noProof w:val="0"/>
              </w:rPr>
            </w:pPr>
            <w:r w:rsidRPr="00A03C55">
              <w:rPr>
                <w:noProof w:val="0"/>
              </w:rPr>
              <w:t>DB1</w:t>
            </w:r>
          </w:p>
        </w:tc>
        <w:tc>
          <w:tcPr>
            <w:tcW w:w="3544" w:type="dxa"/>
          </w:tcPr>
          <w:p w14:paraId="5ED13BC6" w14:textId="77777777" w:rsidR="007A1F44" w:rsidRPr="00A03C55" w:rsidRDefault="007A1F44">
            <w:pPr>
              <w:pStyle w:val="TableEntry"/>
              <w:rPr>
                <w:noProof w:val="0"/>
              </w:rPr>
            </w:pPr>
            <w:r w:rsidRPr="00A03C55">
              <w:rPr>
                <w:noProof w:val="0"/>
              </w:rPr>
              <w:t>Disability Information</w:t>
            </w:r>
          </w:p>
        </w:tc>
        <w:tc>
          <w:tcPr>
            <w:tcW w:w="971" w:type="dxa"/>
          </w:tcPr>
          <w:p w14:paraId="1BEEF200" w14:textId="77777777" w:rsidR="007A1F44" w:rsidRPr="00A03C55" w:rsidRDefault="007A1F44">
            <w:pPr>
              <w:pStyle w:val="TableEntry"/>
              <w:jc w:val="center"/>
              <w:rPr>
                <w:noProof w:val="0"/>
              </w:rPr>
            </w:pPr>
            <w:r w:rsidRPr="00A03C55">
              <w:rPr>
                <w:noProof w:val="0"/>
              </w:rPr>
              <w:t>O</w:t>
            </w:r>
          </w:p>
        </w:tc>
        <w:tc>
          <w:tcPr>
            <w:tcW w:w="872" w:type="dxa"/>
          </w:tcPr>
          <w:p w14:paraId="38C6A006" w14:textId="77777777" w:rsidR="007A1F44" w:rsidRPr="00A03C55" w:rsidRDefault="007A1F44">
            <w:pPr>
              <w:pStyle w:val="TableEntry"/>
              <w:jc w:val="center"/>
              <w:rPr>
                <w:noProof w:val="0"/>
              </w:rPr>
            </w:pPr>
            <w:r w:rsidRPr="00A03C55">
              <w:rPr>
                <w:noProof w:val="0"/>
              </w:rPr>
              <w:t>[0..*]</w:t>
            </w:r>
          </w:p>
        </w:tc>
        <w:tc>
          <w:tcPr>
            <w:tcW w:w="1701" w:type="dxa"/>
          </w:tcPr>
          <w:p w14:paraId="36F5DE99" w14:textId="77777777" w:rsidR="007A1F44" w:rsidRPr="00A03C55" w:rsidRDefault="007A1F44">
            <w:pPr>
              <w:pStyle w:val="TableEntry"/>
              <w:jc w:val="center"/>
              <w:rPr>
                <w:noProof w:val="0"/>
              </w:rPr>
            </w:pPr>
            <w:r w:rsidRPr="00A03C55">
              <w:rPr>
                <w:noProof w:val="0"/>
              </w:rPr>
              <w:t>3</w:t>
            </w:r>
          </w:p>
        </w:tc>
      </w:tr>
      <w:tr w:rsidR="007A1F44" w:rsidRPr="00A03C55" w14:paraId="7993436C" w14:textId="77777777">
        <w:trPr>
          <w:cantSplit/>
          <w:jc w:val="center"/>
        </w:trPr>
        <w:tc>
          <w:tcPr>
            <w:tcW w:w="1951" w:type="dxa"/>
          </w:tcPr>
          <w:p w14:paraId="10C645E1" w14:textId="77777777" w:rsidR="007A1F44" w:rsidRPr="00A03C55" w:rsidRDefault="007A1F44" w:rsidP="00A0052B">
            <w:pPr>
              <w:pStyle w:val="TableEntry"/>
              <w:rPr>
                <w:noProof w:val="0"/>
              </w:rPr>
            </w:pPr>
            <w:r w:rsidRPr="00A03C55">
              <w:rPr>
                <w:noProof w:val="0"/>
              </w:rPr>
              <w:t>OBX</w:t>
            </w:r>
          </w:p>
        </w:tc>
        <w:tc>
          <w:tcPr>
            <w:tcW w:w="3544" w:type="dxa"/>
          </w:tcPr>
          <w:p w14:paraId="21738FD9" w14:textId="77777777" w:rsidR="007A1F44" w:rsidRPr="00A03C55" w:rsidRDefault="007A1F44">
            <w:pPr>
              <w:pStyle w:val="TableEntry"/>
              <w:rPr>
                <w:noProof w:val="0"/>
              </w:rPr>
            </w:pPr>
            <w:r w:rsidRPr="00A03C55">
              <w:rPr>
                <w:noProof w:val="0"/>
              </w:rPr>
              <w:t>Observation/Result</w:t>
            </w:r>
          </w:p>
        </w:tc>
        <w:tc>
          <w:tcPr>
            <w:tcW w:w="971" w:type="dxa"/>
          </w:tcPr>
          <w:p w14:paraId="696239C4" w14:textId="77777777" w:rsidR="007A1F44" w:rsidRPr="00A03C55" w:rsidRDefault="007A1F44">
            <w:pPr>
              <w:pStyle w:val="TableEntry"/>
              <w:jc w:val="center"/>
              <w:rPr>
                <w:noProof w:val="0"/>
              </w:rPr>
            </w:pPr>
            <w:r w:rsidRPr="00A03C55">
              <w:rPr>
                <w:noProof w:val="0"/>
              </w:rPr>
              <w:t>O</w:t>
            </w:r>
          </w:p>
        </w:tc>
        <w:tc>
          <w:tcPr>
            <w:tcW w:w="872" w:type="dxa"/>
          </w:tcPr>
          <w:p w14:paraId="784F0E68" w14:textId="77777777" w:rsidR="007A1F44" w:rsidRPr="00A03C55" w:rsidRDefault="007A1F44">
            <w:pPr>
              <w:pStyle w:val="TableEntry"/>
              <w:jc w:val="center"/>
              <w:rPr>
                <w:noProof w:val="0"/>
              </w:rPr>
            </w:pPr>
            <w:r w:rsidRPr="00A03C55">
              <w:rPr>
                <w:noProof w:val="0"/>
              </w:rPr>
              <w:t>[0..*]</w:t>
            </w:r>
          </w:p>
        </w:tc>
        <w:tc>
          <w:tcPr>
            <w:tcW w:w="1701" w:type="dxa"/>
          </w:tcPr>
          <w:p w14:paraId="0BE8B5CD" w14:textId="77777777" w:rsidR="007A1F44" w:rsidRPr="00A03C55" w:rsidRDefault="007A1F44">
            <w:pPr>
              <w:pStyle w:val="TableEntry"/>
              <w:jc w:val="center"/>
              <w:rPr>
                <w:noProof w:val="0"/>
              </w:rPr>
            </w:pPr>
            <w:r w:rsidRPr="00A03C55">
              <w:rPr>
                <w:noProof w:val="0"/>
              </w:rPr>
              <w:t>7</w:t>
            </w:r>
          </w:p>
        </w:tc>
      </w:tr>
      <w:tr w:rsidR="007A1F44" w:rsidRPr="00A03C55" w14:paraId="44196CB4" w14:textId="77777777">
        <w:trPr>
          <w:cantSplit/>
          <w:jc w:val="center"/>
        </w:trPr>
        <w:tc>
          <w:tcPr>
            <w:tcW w:w="1951" w:type="dxa"/>
          </w:tcPr>
          <w:p w14:paraId="218E9127" w14:textId="77777777" w:rsidR="007A1F44" w:rsidRPr="00A03C55" w:rsidRDefault="007A1F44" w:rsidP="00A0052B">
            <w:pPr>
              <w:pStyle w:val="TableEntry"/>
              <w:rPr>
                <w:noProof w:val="0"/>
              </w:rPr>
            </w:pPr>
            <w:r w:rsidRPr="00A03C55">
              <w:rPr>
                <w:noProof w:val="0"/>
              </w:rPr>
              <w:t>DG1</w:t>
            </w:r>
          </w:p>
        </w:tc>
        <w:tc>
          <w:tcPr>
            <w:tcW w:w="3544" w:type="dxa"/>
          </w:tcPr>
          <w:p w14:paraId="75635603" w14:textId="77777777" w:rsidR="007A1F44" w:rsidRPr="00A03C55" w:rsidRDefault="007A1F44">
            <w:pPr>
              <w:pStyle w:val="TableEntry"/>
              <w:rPr>
                <w:noProof w:val="0"/>
              </w:rPr>
            </w:pPr>
            <w:r w:rsidRPr="00A03C55">
              <w:rPr>
                <w:noProof w:val="0"/>
              </w:rPr>
              <w:t>Diagnosis Information</w:t>
            </w:r>
          </w:p>
        </w:tc>
        <w:tc>
          <w:tcPr>
            <w:tcW w:w="971" w:type="dxa"/>
          </w:tcPr>
          <w:p w14:paraId="7EE7B0EA" w14:textId="77777777" w:rsidR="007A1F44" w:rsidRPr="00A03C55" w:rsidRDefault="007A1F44">
            <w:pPr>
              <w:pStyle w:val="TableEntry"/>
              <w:jc w:val="center"/>
              <w:rPr>
                <w:noProof w:val="0"/>
              </w:rPr>
            </w:pPr>
            <w:r w:rsidRPr="00A03C55">
              <w:rPr>
                <w:noProof w:val="0"/>
              </w:rPr>
              <w:t>X</w:t>
            </w:r>
          </w:p>
        </w:tc>
        <w:tc>
          <w:tcPr>
            <w:tcW w:w="872" w:type="dxa"/>
          </w:tcPr>
          <w:p w14:paraId="197AFCB8" w14:textId="77777777" w:rsidR="007A1F44" w:rsidRPr="00A03C55" w:rsidRDefault="007A1F44">
            <w:pPr>
              <w:pStyle w:val="TableEntry"/>
              <w:jc w:val="center"/>
              <w:rPr>
                <w:noProof w:val="0"/>
              </w:rPr>
            </w:pPr>
            <w:r w:rsidRPr="00A03C55">
              <w:rPr>
                <w:noProof w:val="0"/>
              </w:rPr>
              <w:t>[0..0]</w:t>
            </w:r>
          </w:p>
        </w:tc>
        <w:tc>
          <w:tcPr>
            <w:tcW w:w="1701" w:type="dxa"/>
          </w:tcPr>
          <w:p w14:paraId="1E3DCE20" w14:textId="77777777" w:rsidR="007A1F44" w:rsidRPr="00A03C55" w:rsidRDefault="007A1F44">
            <w:pPr>
              <w:pStyle w:val="TableEntry"/>
              <w:jc w:val="center"/>
              <w:rPr>
                <w:noProof w:val="0"/>
              </w:rPr>
            </w:pPr>
            <w:r w:rsidRPr="00A03C55">
              <w:rPr>
                <w:noProof w:val="0"/>
              </w:rPr>
              <w:t>6</w:t>
            </w:r>
          </w:p>
        </w:tc>
      </w:tr>
    </w:tbl>
    <w:p w14:paraId="1E6C0F6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6" w:name="_Toc174249215"/>
      <w:r w:rsidRPr="00A03C55">
        <w:rPr>
          <w:noProof w:val="0"/>
        </w:rPr>
        <w:t>Comments on segment usage</w:t>
      </w:r>
      <w:bookmarkEnd w:id="416"/>
    </w:p>
    <w:p w14:paraId="3296DBD9" w14:textId="77777777" w:rsidR="007A1F44" w:rsidRPr="00A03C55" w:rsidRDefault="007A1F44">
      <w:pPr>
        <w:rPr>
          <w:rStyle w:val="BodyTextCharChar1"/>
          <w:noProof w:val="0"/>
        </w:rPr>
      </w:pPr>
      <w:r w:rsidRPr="00A03C55">
        <w:t xml:space="preserve">Field </w:t>
      </w:r>
      <w:r w:rsidRPr="00A03C55">
        <w:rPr>
          <w:i/>
          <w:iCs/>
        </w:rPr>
        <w:t>PV1-3-patient location</w:t>
      </w:r>
      <w:r w:rsidRPr="00A03C55">
        <w:t xml:space="preserve"> shall contain the patient’s location prior to the transfer. </w:t>
      </w:r>
    </w:p>
    <w:p w14:paraId="607CE4F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7" w:name="_Toc174249216"/>
      <w:r w:rsidRPr="00A03C55">
        <w:rPr>
          <w:noProof w:val="0"/>
        </w:rPr>
        <w:t>Expected actions</w:t>
      </w:r>
      <w:bookmarkEnd w:id="417"/>
    </w:p>
    <w:p w14:paraId="32694029" w14:textId="77777777" w:rsidR="007A1F44" w:rsidRPr="00A03C55" w:rsidRDefault="007A1F44">
      <w:r w:rsidRPr="00A03C55">
        <w:t xml:space="preserve">The receiver shall reset the patient’s location to the value in field </w:t>
      </w:r>
      <w:r w:rsidRPr="00A03C55">
        <w:rPr>
          <w:i/>
          <w:iCs/>
        </w:rPr>
        <w:t>PV1-11-temporary location</w:t>
      </w:r>
      <w:r w:rsidRPr="00A03C55">
        <w:t xml:space="preserve"> or to the value in field </w:t>
      </w:r>
      <w:r w:rsidRPr="00A03C55">
        <w:rPr>
          <w:i/>
          <w:iCs/>
        </w:rPr>
        <w:t>PV1-3-patient location</w:t>
      </w:r>
      <w:r w:rsidRPr="00A03C55">
        <w:t>, as appropriate.</w:t>
      </w:r>
    </w:p>
    <w:p w14:paraId="0ACF299B" w14:textId="77777777" w:rsidR="007A1F44" w:rsidRPr="00A03C55" w:rsidRDefault="007A1F44">
      <w:r w:rsidRPr="00A03C55">
        <w:t>The receiver shall report the result of this operation (success / error) in an acknowledgment message returned to the sender.</w:t>
      </w:r>
    </w:p>
    <w:p w14:paraId="487BE870" w14:textId="77777777" w:rsidR="007A1F44" w:rsidRPr="00A03C55" w:rsidRDefault="007A1F44">
      <w:r w:rsidRPr="00A03C55">
        <w:t>In case this Movement conflicts with the current situation of the patient (no transfer previously notified, or encounter unknown, or patient unknown) the message is discarded, and no error condition is raised.</w:t>
      </w:r>
    </w:p>
    <w:p w14:paraId="5490F551" w14:textId="77777777" w:rsidR="007A1F44" w:rsidRPr="00A03C55" w:rsidRDefault="007A1F44">
      <w:r w:rsidRPr="00A03C55">
        <w:t>If the receiver does not support the Inpatient/Outpatient Encounter Management Option of this transaction, it shall application-reject the message (see ITI TF-2x: C.2.3).</w:t>
      </w:r>
    </w:p>
    <w:p w14:paraId="581FFC1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18" w:name="_Toc174249217"/>
      <w:bookmarkStart w:id="419" w:name="_Toc398544183"/>
      <w:r w:rsidRPr="00A03C55">
        <w:rPr>
          <w:noProof w:val="0"/>
        </w:rPr>
        <w:t>Pending Admit (ADT^A14^ADT_A05)</w:t>
      </w:r>
      <w:bookmarkEnd w:id="418"/>
      <w:bookmarkEnd w:id="419"/>
    </w:p>
    <w:p w14:paraId="5E16EC2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0" w:name="_Toc174249218"/>
      <w:r w:rsidRPr="00A03C55">
        <w:rPr>
          <w:noProof w:val="0"/>
        </w:rPr>
        <w:t>Trigger Event</w:t>
      </w:r>
      <w:bookmarkEnd w:id="420"/>
    </w:p>
    <w:p w14:paraId="306D6570" w14:textId="77777777" w:rsidR="007A1F44" w:rsidRPr="00A03C55" w:rsidRDefault="007A1F44">
      <w:r w:rsidRPr="00A03C55">
        <w:t>This message is sent by a Patient Encounter Supplier to notify a Patient Encounter Consumer that it is planned to admit a patient.</w:t>
      </w:r>
    </w:p>
    <w:p w14:paraId="6FD93D0C" w14:textId="77777777" w:rsidR="007A1F44" w:rsidRPr="00A03C55" w:rsidRDefault="007A1F44">
      <w:r w:rsidRPr="00A03C55">
        <w:t xml:space="preserve">MSH-9 is valued </w:t>
      </w:r>
      <w:r w:rsidRPr="00A03C55">
        <w:rPr>
          <w:b/>
          <w:bCs/>
        </w:rPr>
        <w:t>ADT^A14^ADT_A05</w:t>
      </w:r>
      <w:r w:rsidRPr="00A03C55">
        <w:t>.</w:t>
      </w:r>
    </w:p>
    <w:p w14:paraId="7C07DA8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1" w:name="_Toc174249219"/>
      <w:r w:rsidRPr="00A03C55">
        <w:rPr>
          <w:noProof w:val="0"/>
        </w:rPr>
        <w:t>Message Static Definition</w:t>
      </w:r>
      <w:bookmarkEnd w:id="421"/>
    </w:p>
    <w:p w14:paraId="1D8A183A" w14:textId="77777777" w:rsidR="007A1F44" w:rsidRPr="00A03C55" w:rsidRDefault="007A1F44">
      <w:pPr>
        <w:pStyle w:val="TableTitle"/>
        <w:rPr>
          <w:noProof w:val="0"/>
        </w:rPr>
      </w:pPr>
      <w:r w:rsidRPr="00A03C55">
        <w:rPr>
          <w:noProof w:val="0"/>
        </w:rPr>
        <w:t>Table 3.31-19: Static definition of message ADT^A14^ADT_A05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B84A0D8" w14:textId="77777777" w:rsidTr="00B6518F">
        <w:trPr>
          <w:tblHeader/>
          <w:jc w:val="center"/>
        </w:trPr>
        <w:tc>
          <w:tcPr>
            <w:tcW w:w="1951" w:type="dxa"/>
            <w:shd w:val="clear" w:color="auto" w:fill="D9D9D9"/>
          </w:tcPr>
          <w:p w14:paraId="55D021DD"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2CB00F5A"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949B108"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B1968BC"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8D3AC45" w14:textId="77777777" w:rsidR="007A1F44" w:rsidRPr="00A03C55" w:rsidRDefault="007A1F44" w:rsidP="00A53067">
            <w:pPr>
              <w:pStyle w:val="TableEntryHeader"/>
              <w:rPr>
                <w:noProof w:val="0"/>
              </w:rPr>
            </w:pPr>
            <w:r w:rsidRPr="00A03C55">
              <w:rPr>
                <w:noProof w:val="0"/>
              </w:rPr>
              <w:t>HL7 chapter</w:t>
            </w:r>
          </w:p>
        </w:tc>
      </w:tr>
      <w:tr w:rsidR="007A1F44" w:rsidRPr="00A03C55" w14:paraId="04BF920A" w14:textId="77777777">
        <w:trPr>
          <w:cantSplit/>
          <w:jc w:val="center"/>
        </w:trPr>
        <w:tc>
          <w:tcPr>
            <w:tcW w:w="1951" w:type="dxa"/>
          </w:tcPr>
          <w:p w14:paraId="1A1B46C7" w14:textId="77777777" w:rsidR="007A1F44" w:rsidRPr="00A03C55" w:rsidRDefault="007A1F44" w:rsidP="00A0052B">
            <w:pPr>
              <w:pStyle w:val="TableEntry"/>
              <w:rPr>
                <w:noProof w:val="0"/>
              </w:rPr>
            </w:pPr>
            <w:r w:rsidRPr="00A03C55">
              <w:rPr>
                <w:noProof w:val="0"/>
              </w:rPr>
              <w:t>MSH</w:t>
            </w:r>
          </w:p>
        </w:tc>
        <w:tc>
          <w:tcPr>
            <w:tcW w:w="3544" w:type="dxa"/>
          </w:tcPr>
          <w:p w14:paraId="2376FEA3" w14:textId="77777777" w:rsidR="007A1F44" w:rsidRPr="00A03C55" w:rsidRDefault="007A1F44">
            <w:pPr>
              <w:pStyle w:val="TableEntry"/>
              <w:rPr>
                <w:noProof w:val="0"/>
              </w:rPr>
            </w:pPr>
            <w:r w:rsidRPr="00A03C55">
              <w:rPr>
                <w:noProof w:val="0"/>
              </w:rPr>
              <w:t>Message Header</w:t>
            </w:r>
          </w:p>
        </w:tc>
        <w:tc>
          <w:tcPr>
            <w:tcW w:w="971" w:type="dxa"/>
          </w:tcPr>
          <w:p w14:paraId="27136B7D" w14:textId="77777777" w:rsidR="007A1F44" w:rsidRPr="00A03C55" w:rsidRDefault="007A1F44">
            <w:pPr>
              <w:pStyle w:val="TableEntry"/>
              <w:jc w:val="center"/>
              <w:rPr>
                <w:noProof w:val="0"/>
              </w:rPr>
            </w:pPr>
            <w:r w:rsidRPr="00A03C55">
              <w:rPr>
                <w:noProof w:val="0"/>
              </w:rPr>
              <w:t>R</w:t>
            </w:r>
          </w:p>
        </w:tc>
        <w:tc>
          <w:tcPr>
            <w:tcW w:w="872" w:type="dxa"/>
          </w:tcPr>
          <w:p w14:paraId="2F0F5DB2" w14:textId="77777777" w:rsidR="007A1F44" w:rsidRPr="00A03C55" w:rsidRDefault="007A1F44">
            <w:pPr>
              <w:pStyle w:val="TableEntry"/>
              <w:jc w:val="center"/>
              <w:rPr>
                <w:noProof w:val="0"/>
              </w:rPr>
            </w:pPr>
            <w:r w:rsidRPr="00A03C55">
              <w:rPr>
                <w:noProof w:val="0"/>
              </w:rPr>
              <w:t>[1..1]</w:t>
            </w:r>
          </w:p>
        </w:tc>
        <w:tc>
          <w:tcPr>
            <w:tcW w:w="1701" w:type="dxa"/>
          </w:tcPr>
          <w:p w14:paraId="7B8A53D8" w14:textId="77777777" w:rsidR="007A1F44" w:rsidRPr="00A03C55" w:rsidRDefault="007A1F44">
            <w:pPr>
              <w:pStyle w:val="TableEntry"/>
              <w:jc w:val="center"/>
              <w:rPr>
                <w:noProof w:val="0"/>
              </w:rPr>
            </w:pPr>
            <w:r w:rsidRPr="00A03C55">
              <w:rPr>
                <w:noProof w:val="0"/>
              </w:rPr>
              <w:t>2</w:t>
            </w:r>
          </w:p>
        </w:tc>
      </w:tr>
      <w:tr w:rsidR="007A1F44" w:rsidRPr="00A03C55" w14:paraId="15DEAF88" w14:textId="77777777">
        <w:trPr>
          <w:cantSplit/>
          <w:jc w:val="center"/>
        </w:trPr>
        <w:tc>
          <w:tcPr>
            <w:tcW w:w="1951" w:type="dxa"/>
          </w:tcPr>
          <w:p w14:paraId="445233D1" w14:textId="77777777" w:rsidR="007A1F44" w:rsidRPr="00A03C55" w:rsidRDefault="007A1F44">
            <w:pPr>
              <w:pStyle w:val="TableEntry"/>
              <w:rPr>
                <w:noProof w:val="0"/>
              </w:rPr>
            </w:pPr>
            <w:r w:rsidRPr="00A03C55">
              <w:rPr>
                <w:noProof w:val="0"/>
              </w:rPr>
              <w:t>SFT</w:t>
            </w:r>
          </w:p>
        </w:tc>
        <w:tc>
          <w:tcPr>
            <w:tcW w:w="3544" w:type="dxa"/>
          </w:tcPr>
          <w:p w14:paraId="209ABCE2" w14:textId="77777777" w:rsidR="007A1F44" w:rsidRPr="00A03C55" w:rsidRDefault="007A1F44">
            <w:pPr>
              <w:pStyle w:val="TableEntry"/>
              <w:rPr>
                <w:noProof w:val="0"/>
              </w:rPr>
            </w:pPr>
            <w:r w:rsidRPr="00A03C55">
              <w:rPr>
                <w:noProof w:val="0"/>
              </w:rPr>
              <w:t>Software Segment</w:t>
            </w:r>
          </w:p>
        </w:tc>
        <w:tc>
          <w:tcPr>
            <w:tcW w:w="971" w:type="dxa"/>
          </w:tcPr>
          <w:p w14:paraId="6B4CE96A" w14:textId="77777777" w:rsidR="007A1F44" w:rsidRPr="00A03C55" w:rsidRDefault="007A1F44">
            <w:pPr>
              <w:pStyle w:val="TableEntry"/>
              <w:jc w:val="center"/>
              <w:rPr>
                <w:noProof w:val="0"/>
              </w:rPr>
            </w:pPr>
            <w:r w:rsidRPr="00A03C55">
              <w:rPr>
                <w:noProof w:val="0"/>
              </w:rPr>
              <w:t>O</w:t>
            </w:r>
          </w:p>
        </w:tc>
        <w:tc>
          <w:tcPr>
            <w:tcW w:w="872" w:type="dxa"/>
          </w:tcPr>
          <w:p w14:paraId="00A37402" w14:textId="77777777" w:rsidR="007A1F44" w:rsidRPr="00A03C55" w:rsidRDefault="007A1F44">
            <w:pPr>
              <w:pStyle w:val="TableEntry"/>
              <w:jc w:val="center"/>
              <w:rPr>
                <w:noProof w:val="0"/>
              </w:rPr>
            </w:pPr>
            <w:r w:rsidRPr="00A03C55">
              <w:rPr>
                <w:noProof w:val="0"/>
              </w:rPr>
              <w:t>[0..*]</w:t>
            </w:r>
          </w:p>
        </w:tc>
        <w:tc>
          <w:tcPr>
            <w:tcW w:w="1701" w:type="dxa"/>
          </w:tcPr>
          <w:p w14:paraId="19A624CE" w14:textId="77777777" w:rsidR="007A1F44" w:rsidRPr="00A03C55" w:rsidRDefault="007A1F44">
            <w:pPr>
              <w:pStyle w:val="TableEntry"/>
              <w:jc w:val="center"/>
              <w:rPr>
                <w:noProof w:val="0"/>
              </w:rPr>
            </w:pPr>
            <w:r w:rsidRPr="00A03C55">
              <w:rPr>
                <w:noProof w:val="0"/>
              </w:rPr>
              <w:t>2</w:t>
            </w:r>
          </w:p>
        </w:tc>
      </w:tr>
      <w:tr w:rsidR="007A1F44" w:rsidRPr="00A03C55" w14:paraId="698A4768" w14:textId="77777777">
        <w:trPr>
          <w:cantSplit/>
          <w:jc w:val="center"/>
        </w:trPr>
        <w:tc>
          <w:tcPr>
            <w:tcW w:w="1951" w:type="dxa"/>
          </w:tcPr>
          <w:p w14:paraId="1B00B855" w14:textId="77777777" w:rsidR="007A1F44" w:rsidRPr="00A03C55" w:rsidRDefault="007A1F44">
            <w:pPr>
              <w:pStyle w:val="TableEntry"/>
              <w:rPr>
                <w:noProof w:val="0"/>
              </w:rPr>
            </w:pPr>
            <w:r w:rsidRPr="00A03C55">
              <w:rPr>
                <w:noProof w:val="0"/>
              </w:rPr>
              <w:t>EVN</w:t>
            </w:r>
          </w:p>
        </w:tc>
        <w:tc>
          <w:tcPr>
            <w:tcW w:w="3544" w:type="dxa"/>
          </w:tcPr>
          <w:p w14:paraId="05AC4E64" w14:textId="77777777" w:rsidR="007A1F44" w:rsidRPr="00A03C55" w:rsidRDefault="007A1F44">
            <w:pPr>
              <w:pStyle w:val="TableEntry"/>
              <w:rPr>
                <w:noProof w:val="0"/>
              </w:rPr>
            </w:pPr>
            <w:r w:rsidRPr="00A03C55">
              <w:rPr>
                <w:noProof w:val="0"/>
              </w:rPr>
              <w:t>Event Type</w:t>
            </w:r>
          </w:p>
        </w:tc>
        <w:tc>
          <w:tcPr>
            <w:tcW w:w="971" w:type="dxa"/>
          </w:tcPr>
          <w:p w14:paraId="3E480252" w14:textId="77777777" w:rsidR="007A1F44" w:rsidRPr="00A03C55" w:rsidRDefault="007A1F44">
            <w:pPr>
              <w:pStyle w:val="TableEntry"/>
              <w:jc w:val="center"/>
              <w:rPr>
                <w:noProof w:val="0"/>
              </w:rPr>
            </w:pPr>
            <w:r w:rsidRPr="00A03C55">
              <w:rPr>
                <w:noProof w:val="0"/>
              </w:rPr>
              <w:t>R</w:t>
            </w:r>
          </w:p>
        </w:tc>
        <w:tc>
          <w:tcPr>
            <w:tcW w:w="872" w:type="dxa"/>
          </w:tcPr>
          <w:p w14:paraId="6B8DD785" w14:textId="77777777" w:rsidR="007A1F44" w:rsidRPr="00A03C55" w:rsidRDefault="007A1F44">
            <w:pPr>
              <w:pStyle w:val="TableEntry"/>
              <w:jc w:val="center"/>
              <w:rPr>
                <w:noProof w:val="0"/>
              </w:rPr>
            </w:pPr>
            <w:r w:rsidRPr="00A03C55">
              <w:rPr>
                <w:noProof w:val="0"/>
              </w:rPr>
              <w:t>[1..1]</w:t>
            </w:r>
          </w:p>
        </w:tc>
        <w:tc>
          <w:tcPr>
            <w:tcW w:w="1701" w:type="dxa"/>
          </w:tcPr>
          <w:p w14:paraId="3B91F5AA" w14:textId="77777777" w:rsidR="007A1F44" w:rsidRPr="00A03C55" w:rsidRDefault="007A1F44">
            <w:pPr>
              <w:pStyle w:val="TableEntry"/>
              <w:jc w:val="center"/>
              <w:rPr>
                <w:noProof w:val="0"/>
              </w:rPr>
            </w:pPr>
            <w:r w:rsidRPr="00A03C55">
              <w:rPr>
                <w:noProof w:val="0"/>
              </w:rPr>
              <w:t>2</w:t>
            </w:r>
          </w:p>
        </w:tc>
      </w:tr>
      <w:tr w:rsidR="007A1F44" w:rsidRPr="00A03C55" w14:paraId="2396D035" w14:textId="77777777">
        <w:trPr>
          <w:cantSplit/>
          <w:jc w:val="center"/>
        </w:trPr>
        <w:tc>
          <w:tcPr>
            <w:tcW w:w="1951" w:type="dxa"/>
          </w:tcPr>
          <w:p w14:paraId="78E25A03" w14:textId="77777777" w:rsidR="007A1F44" w:rsidRPr="00A03C55" w:rsidRDefault="007A1F44">
            <w:pPr>
              <w:pStyle w:val="TableEntry"/>
              <w:rPr>
                <w:noProof w:val="0"/>
              </w:rPr>
            </w:pPr>
            <w:r w:rsidRPr="00A03C55">
              <w:rPr>
                <w:noProof w:val="0"/>
              </w:rPr>
              <w:t>PID</w:t>
            </w:r>
          </w:p>
        </w:tc>
        <w:tc>
          <w:tcPr>
            <w:tcW w:w="3544" w:type="dxa"/>
          </w:tcPr>
          <w:p w14:paraId="1EA42140" w14:textId="77777777" w:rsidR="007A1F44" w:rsidRPr="00A03C55" w:rsidRDefault="007A1F44">
            <w:pPr>
              <w:pStyle w:val="TableEntry"/>
              <w:rPr>
                <w:noProof w:val="0"/>
              </w:rPr>
            </w:pPr>
            <w:r w:rsidRPr="00A03C55">
              <w:rPr>
                <w:noProof w:val="0"/>
              </w:rPr>
              <w:t>Patient Identification</w:t>
            </w:r>
          </w:p>
        </w:tc>
        <w:tc>
          <w:tcPr>
            <w:tcW w:w="971" w:type="dxa"/>
          </w:tcPr>
          <w:p w14:paraId="199C46FB" w14:textId="77777777" w:rsidR="007A1F44" w:rsidRPr="00A03C55" w:rsidRDefault="007A1F44">
            <w:pPr>
              <w:pStyle w:val="TableEntry"/>
              <w:jc w:val="center"/>
              <w:rPr>
                <w:noProof w:val="0"/>
              </w:rPr>
            </w:pPr>
            <w:r w:rsidRPr="00A03C55">
              <w:rPr>
                <w:noProof w:val="0"/>
              </w:rPr>
              <w:t>R</w:t>
            </w:r>
          </w:p>
        </w:tc>
        <w:tc>
          <w:tcPr>
            <w:tcW w:w="872" w:type="dxa"/>
          </w:tcPr>
          <w:p w14:paraId="1B5BBD8A" w14:textId="77777777" w:rsidR="007A1F44" w:rsidRPr="00A03C55" w:rsidRDefault="007A1F44">
            <w:pPr>
              <w:pStyle w:val="TableEntry"/>
              <w:jc w:val="center"/>
              <w:rPr>
                <w:noProof w:val="0"/>
              </w:rPr>
            </w:pPr>
            <w:r w:rsidRPr="00A03C55">
              <w:rPr>
                <w:noProof w:val="0"/>
              </w:rPr>
              <w:t>[1..1]</w:t>
            </w:r>
          </w:p>
        </w:tc>
        <w:tc>
          <w:tcPr>
            <w:tcW w:w="1701" w:type="dxa"/>
          </w:tcPr>
          <w:p w14:paraId="29830D02" w14:textId="77777777" w:rsidR="007A1F44" w:rsidRPr="00A03C55" w:rsidRDefault="007A1F44">
            <w:pPr>
              <w:pStyle w:val="TableEntry"/>
              <w:jc w:val="center"/>
              <w:rPr>
                <w:noProof w:val="0"/>
              </w:rPr>
            </w:pPr>
            <w:r w:rsidRPr="00A03C55">
              <w:rPr>
                <w:noProof w:val="0"/>
              </w:rPr>
              <w:t>3</w:t>
            </w:r>
          </w:p>
        </w:tc>
      </w:tr>
      <w:tr w:rsidR="007A1F44" w:rsidRPr="00A03C55" w14:paraId="4C3237A2" w14:textId="77777777">
        <w:trPr>
          <w:cantSplit/>
          <w:jc w:val="center"/>
        </w:trPr>
        <w:tc>
          <w:tcPr>
            <w:tcW w:w="1951" w:type="dxa"/>
          </w:tcPr>
          <w:p w14:paraId="6BBE49DB" w14:textId="77777777" w:rsidR="007A1F44" w:rsidRPr="00A03C55" w:rsidRDefault="007A1F44">
            <w:pPr>
              <w:pStyle w:val="TableEntry"/>
              <w:rPr>
                <w:noProof w:val="0"/>
              </w:rPr>
            </w:pPr>
            <w:r w:rsidRPr="00A03C55">
              <w:rPr>
                <w:noProof w:val="0"/>
              </w:rPr>
              <w:t>PD1</w:t>
            </w:r>
          </w:p>
        </w:tc>
        <w:tc>
          <w:tcPr>
            <w:tcW w:w="3544" w:type="dxa"/>
          </w:tcPr>
          <w:p w14:paraId="7E245722" w14:textId="77777777" w:rsidR="007A1F44" w:rsidRPr="00A03C55" w:rsidRDefault="007A1F44">
            <w:pPr>
              <w:pStyle w:val="TableEntry"/>
              <w:rPr>
                <w:noProof w:val="0"/>
              </w:rPr>
            </w:pPr>
            <w:r w:rsidRPr="00A03C55">
              <w:rPr>
                <w:noProof w:val="0"/>
              </w:rPr>
              <w:t>Additional Demographics</w:t>
            </w:r>
          </w:p>
        </w:tc>
        <w:tc>
          <w:tcPr>
            <w:tcW w:w="971" w:type="dxa"/>
          </w:tcPr>
          <w:p w14:paraId="532FA7DD" w14:textId="77777777" w:rsidR="007A1F44" w:rsidRPr="00A03C55" w:rsidRDefault="007A1F44">
            <w:pPr>
              <w:pStyle w:val="TableEntry"/>
              <w:jc w:val="center"/>
              <w:rPr>
                <w:noProof w:val="0"/>
              </w:rPr>
            </w:pPr>
            <w:r w:rsidRPr="00A03C55">
              <w:rPr>
                <w:noProof w:val="0"/>
              </w:rPr>
              <w:t>O</w:t>
            </w:r>
          </w:p>
        </w:tc>
        <w:tc>
          <w:tcPr>
            <w:tcW w:w="872" w:type="dxa"/>
          </w:tcPr>
          <w:p w14:paraId="6647B481" w14:textId="77777777" w:rsidR="007A1F44" w:rsidRPr="00A03C55" w:rsidRDefault="007A1F44">
            <w:pPr>
              <w:pStyle w:val="TableEntry"/>
              <w:jc w:val="center"/>
              <w:rPr>
                <w:noProof w:val="0"/>
              </w:rPr>
            </w:pPr>
            <w:r w:rsidRPr="00A03C55">
              <w:rPr>
                <w:noProof w:val="0"/>
              </w:rPr>
              <w:t>[0..1]</w:t>
            </w:r>
          </w:p>
        </w:tc>
        <w:tc>
          <w:tcPr>
            <w:tcW w:w="1701" w:type="dxa"/>
          </w:tcPr>
          <w:p w14:paraId="67E4B64B" w14:textId="77777777" w:rsidR="007A1F44" w:rsidRPr="00A03C55" w:rsidRDefault="007A1F44">
            <w:pPr>
              <w:pStyle w:val="TableEntry"/>
              <w:jc w:val="center"/>
              <w:rPr>
                <w:noProof w:val="0"/>
              </w:rPr>
            </w:pPr>
            <w:r w:rsidRPr="00A03C55">
              <w:rPr>
                <w:noProof w:val="0"/>
              </w:rPr>
              <w:t>3</w:t>
            </w:r>
          </w:p>
        </w:tc>
      </w:tr>
      <w:tr w:rsidR="007A1F44" w:rsidRPr="00A03C55" w14:paraId="5D0B9CA5" w14:textId="77777777">
        <w:trPr>
          <w:cantSplit/>
          <w:jc w:val="center"/>
        </w:trPr>
        <w:tc>
          <w:tcPr>
            <w:tcW w:w="1951" w:type="dxa"/>
          </w:tcPr>
          <w:p w14:paraId="3D8D1A44" w14:textId="77777777" w:rsidR="007A1F44" w:rsidRPr="00A03C55" w:rsidRDefault="007A1F44" w:rsidP="00A0052B">
            <w:pPr>
              <w:pStyle w:val="TableEntry"/>
              <w:rPr>
                <w:noProof w:val="0"/>
              </w:rPr>
            </w:pPr>
            <w:r w:rsidRPr="00A03C55">
              <w:rPr>
                <w:noProof w:val="0"/>
              </w:rPr>
              <w:t>ROL</w:t>
            </w:r>
          </w:p>
        </w:tc>
        <w:tc>
          <w:tcPr>
            <w:tcW w:w="3544" w:type="dxa"/>
          </w:tcPr>
          <w:p w14:paraId="6935896D" w14:textId="77777777" w:rsidR="007A1F44" w:rsidRPr="00A03C55" w:rsidRDefault="007A1F44">
            <w:pPr>
              <w:pStyle w:val="TableEntry"/>
              <w:rPr>
                <w:noProof w:val="0"/>
              </w:rPr>
            </w:pPr>
            <w:r w:rsidRPr="00A03C55">
              <w:rPr>
                <w:noProof w:val="0"/>
              </w:rPr>
              <w:t>Role</w:t>
            </w:r>
          </w:p>
        </w:tc>
        <w:tc>
          <w:tcPr>
            <w:tcW w:w="971" w:type="dxa"/>
          </w:tcPr>
          <w:p w14:paraId="45E61BED" w14:textId="77777777" w:rsidR="007A1F44" w:rsidRPr="00A03C55" w:rsidRDefault="007A1F44">
            <w:pPr>
              <w:pStyle w:val="TableEntry"/>
              <w:jc w:val="center"/>
              <w:rPr>
                <w:noProof w:val="0"/>
              </w:rPr>
            </w:pPr>
            <w:r w:rsidRPr="00A03C55">
              <w:rPr>
                <w:noProof w:val="0"/>
              </w:rPr>
              <w:t>O</w:t>
            </w:r>
          </w:p>
        </w:tc>
        <w:tc>
          <w:tcPr>
            <w:tcW w:w="872" w:type="dxa"/>
          </w:tcPr>
          <w:p w14:paraId="27CA1A35" w14:textId="77777777" w:rsidR="007A1F44" w:rsidRPr="00A03C55" w:rsidRDefault="007A1F44">
            <w:pPr>
              <w:pStyle w:val="TableEntry"/>
              <w:jc w:val="center"/>
              <w:rPr>
                <w:noProof w:val="0"/>
              </w:rPr>
            </w:pPr>
            <w:r w:rsidRPr="00A03C55">
              <w:rPr>
                <w:noProof w:val="0"/>
              </w:rPr>
              <w:t>[0..*]</w:t>
            </w:r>
          </w:p>
        </w:tc>
        <w:tc>
          <w:tcPr>
            <w:tcW w:w="1701" w:type="dxa"/>
          </w:tcPr>
          <w:p w14:paraId="0F5C2532" w14:textId="77777777" w:rsidR="007A1F44" w:rsidRPr="00A03C55" w:rsidRDefault="007A1F44">
            <w:pPr>
              <w:pStyle w:val="TableEntry"/>
              <w:jc w:val="center"/>
              <w:rPr>
                <w:noProof w:val="0"/>
              </w:rPr>
            </w:pPr>
            <w:r w:rsidRPr="00A03C55">
              <w:rPr>
                <w:noProof w:val="0"/>
              </w:rPr>
              <w:t>15</w:t>
            </w:r>
          </w:p>
        </w:tc>
      </w:tr>
      <w:tr w:rsidR="007A1F44" w:rsidRPr="00A03C55" w14:paraId="6ED5FDC6" w14:textId="77777777">
        <w:trPr>
          <w:cantSplit/>
          <w:jc w:val="center"/>
        </w:trPr>
        <w:tc>
          <w:tcPr>
            <w:tcW w:w="1951" w:type="dxa"/>
          </w:tcPr>
          <w:p w14:paraId="21854999" w14:textId="77777777" w:rsidR="007A1F44" w:rsidRPr="00A03C55" w:rsidRDefault="007A1F44" w:rsidP="00A0052B">
            <w:pPr>
              <w:pStyle w:val="TableEntry"/>
              <w:rPr>
                <w:noProof w:val="0"/>
              </w:rPr>
            </w:pPr>
            <w:r w:rsidRPr="00A03C55">
              <w:rPr>
                <w:noProof w:val="0"/>
              </w:rPr>
              <w:t>NK1</w:t>
            </w:r>
          </w:p>
        </w:tc>
        <w:tc>
          <w:tcPr>
            <w:tcW w:w="3544" w:type="dxa"/>
          </w:tcPr>
          <w:p w14:paraId="11653C64" w14:textId="77777777" w:rsidR="007A1F44" w:rsidRPr="00A03C55" w:rsidRDefault="007A1F44">
            <w:pPr>
              <w:pStyle w:val="TableEntry"/>
              <w:rPr>
                <w:noProof w:val="0"/>
              </w:rPr>
            </w:pPr>
            <w:r w:rsidRPr="00A03C55">
              <w:rPr>
                <w:noProof w:val="0"/>
              </w:rPr>
              <w:t>Next of Kin / Associated Parties</w:t>
            </w:r>
          </w:p>
        </w:tc>
        <w:tc>
          <w:tcPr>
            <w:tcW w:w="971" w:type="dxa"/>
          </w:tcPr>
          <w:p w14:paraId="73CA7894" w14:textId="77777777" w:rsidR="007A1F44" w:rsidRPr="00A03C55" w:rsidRDefault="007A1F44">
            <w:pPr>
              <w:pStyle w:val="TableEntry"/>
              <w:jc w:val="center"/>
              <w:rPr>
                <w:noProof w:val="0"/>
              </w:rPr>
            </w:pPr>
            <w:r w:rsidRPr="00A03C55">
              <w:rPr>
                <w:noProof w:val="0"/>
              </w:rPr>
              <w:t>O</w:t>
            </w:r>
          </w:p>
        </w:tc>
        <w:tc>
          <w:tcPr>
            <w:tcW w:w="872" w:type="dxa"/>
          </w:tcPr>
          <w:p w14:paraId="3980C512" w14:textId="77777777" w:rsidR="007A1F44" w:rsidRPr="00A03C55" w:rsidRDefault="007A1F44">
            <w:pPr>
              <w:pStyle w:val="TableEntry"/>
              <w:jc w:val="center"/>
              <w:rPr>
                <w:noProof w:val="0"/>
              </w:rPr>
            </w:pPr>
            <w:r w:rsidRPr="00A03C55">
              <w:rPr>
                <w:noProof w:val="0"/>
              </w:rPr>
              <w:t>[0..*]</w:t>
            </w:r>
          </w:p>
        </w:tc>
        <w:tc>
          <w:tcPr>
            <w:tcW w:w="1701" w:type="dxa"/>
          </w:tcPr>
          <w:p w14:paraId="1C150E65" w14:textId="77777777" w:rsidR="007A1F44" w:rsidRPr="00A03C55" w:rsidRDefault="007A1F44">
            <w:pPr>
              <w:pStyle w:val="TableEntry"/>
              <w:jc w:val="center"/>
              <w:rPr>
                <w:noProof w:val="0"/>
              </w:rPr>
            </w:pPr>
            <w:r w:rsidRPr="00A03C55">
              <w:rPr>
                <w:noProof w:val="0"/>
              </w:rPr>
              <w:t>3</w:t>
            </w:r>
          </w:p>
        </w:tc>
      </w:tr>
      <w:tr w:rsidR="007A1F44" w:rsidRPr="00A03C55" w14:paraId="479E441C" w14:textId="77777777">
        <w:trPr>
          <w:cantSplit/>
          <w:jc w:val="center"/>
        </w:trPr>
        <w:tc>
          <w:tcPr>
            <w:tcW w:w="1951" w:type="dxa"/>
          </w:tcPr>
          <w:p w14:paraId="227580E7" w14:textId="77777777" w:rsidR="007A1F44" w:rsidRPr="00A03C55" w:rsidRDefault="007A1F44" w:rsidP="00A0052B">
            <w:pPr>
              <w:pStyle w:val="TableEntry"/>
              <w:rPr>
                <w:noProof w:val="0"/>
              </w:rPr>
            </w:pPr>
            <w:r w:rsidRPr="00A03C55">
              <w:rPr>
                <w:noProof w:val="0"/>
              </w:rPr>
              <w:t>PV1</w:t>
            </w:r>
          </w:p>
        </w:tc>
        <w:tc>
          <w:tcPr>
            <w:tcW w:w="3544" w:type="dxa"/>
          </w:tcPr>
          <w:p w14:paraId="10DEEE05" w14:textId="77777777" w:rsidR="007A1F44" w:rsidRPr="00A03C55" w:rsidRDefault="007A1F44">
            <w:pPr>
              <w:pStyle w:val="TableEntry"/>
              <w:rPr>
                <w:noProof w:val="0"/>
              </w:rPr>
            </w:pPr>
            <w:r w:rsidRPr="00A03C55">
              <w:rPr>
                <w:noProof w:val="0"/>
              </w:rPr>
              <w:t>Patient Visit</w:t>
            </w:r>
          </w:p>
        </w:tc>
        <w:tc>
          <w:tcPr>
            <w:tcW w:w="971" w:type="dxa"/>
          </w:tcPr>
          <w:p w14:paraId="535DEFF6" w14:textId="77777777" w:rsidR="007A1F44" w:rsidRPr="00A03C55" w:rsidRDefault="007A1F44">
            <w:pPr>
              <w:pStyle w:val="TableEntry"/>
              <w:jc w:val="center"/>
              <w:rPr>
                <w:noProof w:val="0"/>
              </w:rPr>
            </w:pPr>
            <w:r w:rsidRPr="00A03C55">
              <w:rPr>
                <w:noProof w:val="0"/>
              </w:rPr>
              <w:t>R</w:t>
            </w:r>
          </w:p>
        </w:tc>
        <w:tc>
          <w:tcPr>
            <w:tcW w:w="872" w:type="dxa"/>
          </w:tcPr>
          <w:p w14:paraId="55CB8868" w14:textId="77777777" w:rsidR="007A1F44" w:rsidRPr="00A03C55" w:rsidRDefault="007A1F44">
            <w:pPr>
              <w:pStyle w:val="TableEntry"/>
              <w:jc w:val="center"/>
              <w:rPr>
                <w:noProof w:val="0"/>
              </w:rPr>
            </w:pPr>
            <w:r w:rsidRPr="00A03C55">
              <w:rPr>
                <w:noProof w:val="0"/>
              </w:rPr>
              <w:t>[1..1]</w:t>
            </w:r>
          </w:p>
        </w:tc>
        <w:tc>
          <w:tcPr>
            <w:tcW w:w="1701" w:type="dxa"/>
          </w:tcPr>
          <w:p w14:paraId="7C3CE807" w14:textId="77777777" w:rsidR="007A1F44" w:rsidRPr="00A03C55" w:rsidRDefault="007A1F44">
            <w:pPr>
              <w:pStyle w:val="TableEntry"/>
              <w:jc w:val="center"/>
              <w:rPr>
                <w:noProof w:val="0"/>
              </w:rPr>
            </w:pPr>
            <w:r w:rsidRPr="00A03C55">
              <w:rPr>
                <w:noProof w:val="0"/>
              </w:rPr>
              <w:t>3</w:t>
            </w:r>
          </w:p>
        </w:tc>
      </w:tr>
      <w:tr w:rsidR="007A1F44" w:rsidRPr="00A03C55" w14:paraId="16C71F98" w14:textId="77777777">
        <w:trPr>
          <w:cantSplit/>
          <w:jc w:val="center"/>
        </w:trPr>
        <w:tc>
          <w:tcPr>
            <w:tcW w:w="1951" w:type="dxa"/>
          </w:tcPr>
          <w:p w14:paraId="1DA7D1D9" w14:textId="77777777" w:rsidR="007A1F44" w:rsidRPr="00A03C55" w:rsidRDefault="007A1F44" w:rsidP="00A0052B">
            <w:pPr>
              <w:pStyle w:val="TableEntry"/>
              <w:rPr>
                <w:noProof w:val="0"/>
              </w:rPr>
            </w:pPr>
            <w:r w:rsidRPr="00A03C55">
              <w:rPr>
                <w:noProof w:val="0"/>
              </w:rPr>
              <w:lastRenderedPageBreak/>
              <w:t>PV2</w:t>
            </w:r>
          </w:p>
        </w:tc>
        <w:tc>
          <w:tcPr>
            <w:tcW w:w="3544" w:type="dxa"/>
          </w:tcPr>
          <w:p w14:paraId="4A2A25FB" w14:textId="77777777" w:rsidR="007A1F44" w:rsidRPr="00A03C55" w:rsidRDefault="007A1F44">
            <w:pPr>
              <w:pStyle w:val="TableEntry"/>
              <w:rPr>
                <w:noProof w:val="0"/>
              </w:rPr>
            </w:pPr>
            <w:r w:rsidRPr="00A03C55">
              <w:rPr>
                <w:noProof w:val="0"/>
              </w:rPr>
              <w:t>Patient Visit – Additional Info</w:t>
            </w:r>
          </w:p>
        </w:tc>
        <w:tc>
          <w:tcPr>
            <w:tcW w:w="971" w:type="dxa"/>
          </w:tcPr>
          <w:p w14:paraId="4DFFF835" w14:textId="77777777" w:rsidR="007A1F44" w:rsidRPr="00A03C55" w:rsidRDefault="007A1F44">
            <w:pPr>
              <w:pStyle w:val="TableEntry"/>
              <w:jc w:val="center"/>
              <w:rPr>
                <w:noProof w:val="0"/>
              </w:rPr>
            </w:pPr>
            <w:r w:rsidRPr="00A03C55">
              <w:rPr>
                <w:noProof w:val="0"/>
              </w:rPr>
              <w:t>X</w:t>
            </w:r>
          </w:p>
        </w:tc>
        <w:tc>
          <w:tcPr>
            <w:tcW w:w="872" w:type="dxa"/>
          </w:tcPr>
          <w:p w14:paraId="6FE1E3EA" w14:textId="77777777" w:rsidR="007A1F44" w:rsidRPr="00A03C55" w:rsidRDefault="007A1F44">
            <w:pPr>
              <w:pStyle w:val="TableEntry"/>
              <w:jc w:val="center"/>
              <w:rPr>
                <w:noProof w:val="0"/>
              </w:rPr>
            </w:pPr>
            <w:r w:rsidRPr="00A03C55">
              <w:rPr>
                <w:noProof w:val="0"/>
              </w:rPr>
              <w:t>[0..0]</w:t>
            </w:r>
          </w:p>
        </w:tc>
        <w:tc>
          <w:tcPr>
            <w:tcW w:w="1701" w:type="dxa"/>
          </w:tcPr>
          <w:p w14:paraId="47F17FF8" w14:textId="77777777" w:rsidR="007A1F44" w:rsidRPr="00A03C55" w:rsidRDefault="007A1F44">
            <w:pPr>
              <w:pStyle w:val="TableEntry"/>
              <w:jc w:val="center"/>
              <w:rPr>
                <w:noProof w:val="0"/>
              </w:rPr>
            </w:pPr>
            <w:r w:rsidRPr="00A03C55">
              <w:rPr>
                <w:noProof w:val="0"/>
              </w:rPr>
              <w:t>3</w:t>
            </w:r>
          </w:p>
        </w:tc>
      </w:tr>
      <w:tr w:rsidR="007A1F44" w:rsidRPr="00A03C55" w14:paraId="486DC6A7" w14:textId="77777777">
        <w:trPr>
          <w:cantSplit/>
          <w:jc w:val="center"/>
        </w:trPr>
        <w:tc>
          <w:tcPr>
            <w:tcW w:w="1951" w:type="dxa"/>
          </w:tcPr>
          <w:p w14:paraId="7013BD2B" w14:textId="77777777" w:rsidR="007A1F44" w:rsidRPr="00A03C55" w:rsidRDefault="007A1F44" w:rsidP="00A0052B">
            <w:pPr>
              <w:pStyle w:val="TableEntry"/>
              <w:rPr>
                <w:noProof w:val="0"/>
              </w:rPr>
            </w:pPr>
            <w:r w:rsidRPr="00A03C55">
              <w:rPr>
                <w:noProof w:val="0"/>
              </w:rPr>
              <w:t>ROL</w:t>
            </w:r>
          </w:p>
        </w:tc>
        <w:tc>
          <w:tcPr>
            <w:tcW w:w="3544" w:type="dxa"/>
          </w:tcPr>
          <w:p w14:paraId="404D083E" w14:textId="77777777" w:rsidR="007A1F44" w:rsidRPr="00A03C55" w:rsidRDefault="007A1F44">
            <w:pPr>
              <w:pStyle w:val="TableEntry"/>
              <w:rPr>
                <w:noProof w:val="0"/>
              </w:rPr>
            </w:pPr>
            <w:r w:rsidRPr="00A03C55">
              <w:rPr>
                <w:noProof w:val="0"/>
              </w:rPr>
              <w:t>Role</w:t>
            </w:r>
          </w:p>
        </w:tc>
        <w:tc>
          <w:tcPr>
            <w:tcW w:w="971" w:type="dxa"/>
          </w:tcPr>
          <w:p w14:paraId="66420278" w14:textId="77777777" w:rsidR="007A1F44" w:rsidRPr="00A03C55" w:rsidRDefault="007A1F44">
            <w:pPr>
              <w:pStyle w:val="TableEntry"/>
              <w:jc w:val="center"/>
              <w:rPr>
                <w:noProof w:val="0"/>
              </w:rPr>
            </w:pPr>
            <w:r w:rsidRPr="00A03C55">
              <w:rPr>
                <w:noProof w:val="0"/>
              </w:rPr>
              <w:t>O</w:t>
            </w:r>
          </w:p>
        </w:tc>
        <w:tc>
          <w:tcPr>
            <w:tcW w:w="872" w:type="dxa"/>
          </w:tcPr>
          <w:p w14:paraId="0D65AE88" w14:textId="77777777" w:rsidR="007A1F44" w:rsidRPr="00A03C55" w:rsidRDefault="007A1F44">
            <w:pPr>
              <w:pStyle w:val="TableEntry"/>
              <w:jc w:val="center"/>
              <w:rPr>
                <w:noProof w:val="0"/>
              </w:rPr>
            </w:pPr>
            <w:r w:rsidRPr="00A03C55">
              <w:rPr>
                <w:noProof w:val="0"/>
              </w:rPr>
              <w:t>[0..*]</w:t>
            </w:r>
          </w:p>
        </w:tc>
        <w:tc>
          <w:tcPr>
            <w:tcW w:w="1701" w:type="dxa"/>
          </w:tcPr>
          <w:p w14:paraId="10E55154" w14:textId="77777777" w:rsidR="007A1F44" w:rsidRPr="00A03C55" w:rsidRDefault="007A1F44">
            <w:pPr>
              <w:pStyle w:val="TableEntry"/>
              <w:jc w:val="center"/>
              <w:rPr>
                <w:noProof w:val="0"/>
              </w:rPr>
            </w:pPr>
            <w:r w:rsidRPr="00A03C55">
              <w:rPr>
                <w:noProof w:val="0"/>
              </w:rPr>
              <w:t>15</w:t>
            </w:r>
          </w:p>
        </w:tc>
      </w:tr>
      <w:tr w:rsidR="007A1F44" w:rsidRPr="00A03C55" w14:paraId="591F2768" w14:textId="77777777">
        <w:trPr>
          <w:cantSplit/>
          <w:jc w:val="center"/>
        </w:trPr>
        <w:tc>
          <w:tcPr>
            <w:tcW w:w="1951" w:type="dxa"/>
          </w:tcPr>
          <w:p w14:paraId="366AC4EB" w14:textId="77777777" w:rsidR="007A1F44" w:rsidRPr="00A03C55" w:rsidRDefault="007A1F44" w:rsidP="00A0052B">
            <w:pPr>
              <w:pStyle w:val="TableEntry"/>
              <w:rPr>
                <w:noProof w:val="0"/>
              </w:rPr>
            </w:pPr>
            <w:r w:rsidRPr="00A03C55">
              <w:rPr>
                <w:noProof w:val="0"/>
              </w:rPr>
              <w:t>DB1</w:t>
            </w:r>
          </w:p>
        </w:tc>
        <w:tc>
          <w:tcPr>
            <w:tcW w:w="3544" w:type="dxa"/>
          </w:tcPr>
          <w:p w14:paraId="39113374" w14:textId="77777777" w:rsidR="007A1F44" w:rsidRPr="00A03C55" w:rsidRDefault="007A1F44">
            <w:pPr>
              <w:pStyle w:val="TableEntry"/>
              <w:rPr>
                <w:noProof w:val="0"/>
              </w:rPr>
            </w:pPr>
            <w:r w:rsidRPr="00A03C55">
              <w:rPr>
                <w:noProof w:val="0"/>
              </w:rPr>
              <w:t>Disability Information</w:t>
            </w:r>
          </w:p>
        </w:tc>
        <w:tc>
          <w:tcPr>
            <w:tcW w:w="971" w:type="dxa"/>
          </w:tcPr>
          <w:p w14:paraId="63EFB8F0" w14:textId="77777777" w:rsidR="007A1F44" w:rsidRPr="00A03C55" w:rsidRDefault="007A1F44">
            <w:pPr>
              <w:pStyle w:val="TableEntry"/>
              <w:jc w:val="center"/>
              <w:rPr>
                <w:noProof w:val="0"/>
              </w:rPr>
            </w:pPr>
            <w:r w:rsidRPr="00A03C55">
              <w:rPr>
                <w:noProof w:val="0"/>
              </w:rPr>
              <w:t>O</w:t>
            </w:r>
          </w:p>
        </w:tc>
        <w:tc>
          <w:tcPr>
            <w:tcW w:w="872" w:type="dxa"/>
          </w:tcPr>
          <w:p w14:paraId="7E96BA2E" w14:textId="77777777" w:rsidR="007A1F44" w:rsidRPr="00A03C55" w:rsidRDefault="007A1F44">
            <w:pPr>
              <w:pStyle w:val="TableEntry"/>
              <w:jc w:val="center"/>
              <w:rPr>
                <w:noProof w:val="0"/>
              </w:rPr>
            </w:pPr>
            <w:r w:rsidRPr="00A03C55">
              <w:rPr>
                <w:noProof w:val="0"/>
              </w:rPr>
              <w:t>[0..*]</w:t>
            </w:r>
          </w:p>
        </w:tc>
        <w:tc>
          <w:tcPr>
            <w:tcW w:w="1701" w:type="dxa"/>
          </w:tcPr>
          <w:p w14:paraId="77718599" w14:textId="77777777" w:rsidR="007A1F44" w:rsidRPr="00A03C55" w:rsidRDefault="007A1F44">
            <w:pPr>
              <w:pStyle w:val="TableEntry"/>
              <w:jc w:val="center"/>
              <w:rPr>
                <w:noProof w:val="0"/>
              </w:rPr>
            </w:pPr>
            <w:r w:rsidRPr="00A03C55">
              <w:rPr>
                <w:noProof w:val="0"/>
              </w:rPr>
              <w:t>3</w:t>
            </w:r>
          </w:p>
        </w:tc>
      </w:tr>
      <w:tr w:rsidR="007A1F44" w:rsidRPr="00A03C55" w14:paraId="546C8CAA" w14:textId="77777777">
        <w:trPr>
          <w:cantSplit/>
          <w:jc w:val="center"/>
        </w:trPr>
        <w:tc>
          <w:tcPr>
            <w:tcW w:w="1951" w:type="dxa"/>
          </w:tcPr>
          <w:p w14:paraId="1B379F1E" w14:textId="77777777" w:rsidR="007A1F44" w:rsidRPr="00A03C55" w:rsidRDefault="007A1F44" w:rsidP="00A0052B">
            <w:pPr>
              <w:pStyle w:val="TableEntry"/>
              <w:rPr>
                <w:noProof w:val="0"/>
              </w:rPr>
            </w:pPr>
            <w:r w:rsidRPr="00A03C55">
              <w:rPr>
                <w:noProof w:val="0"/>
              </w:rPr>
              <w:t>OBX</w:t>
            </w:r>
          </w:p>
        </w:tc>
        <w:tc>
          <w:tcPr>
            <w:tcW w:w="3544" w:type="dxa"/>
          </w:tcPr>
          <w:p w14:paraId="3FE00FAD" w14:textId="77777777" w:rsidR="007A1F44" w:rsidRPr="00A03C55" w:rsidRDefault="007A1F44">
            <w:pPr>
              <w:pStyle w:val="TableEntry"/>
              <w:rPr>
                <w:noProof w:val="0"/>
              </w:rPr>
            </w:pPr>
            <w:r w:rsidRPr="00A03C55">
              <w:rPr>
                <w:noProof w:val="0"/>
              </w:rPr>
              <w:t>Observation/Result</w:t>
            </w:r>
          </w:p>
        </w:tc>
        <w:tc>
          <w:tcPr>
            <w:tcW w:w="971" w:type="dxa"/>
          </w:tcPr>
          <w:p w14:paraId="11C62828" w14:textId="77777777" w:rsidR="007A1F44" w:rsidRPr="00A03C55" w:rsidRDefault="007A1F44">
            <w:pPr>
              <w:pStyle w:val="TableEntry"/>
              <w:jc w:val="center"/>
              <w:rPr>
                <w:noProof w:val="0"/>
              </w:rPr>
            </w:pPr>
            <w:r w:rsidRPr="00A03C55">
              <w:rPr>
                <w:noProof w:val="0"/>
              </w:rPr>
              <w:t>O</w:t>
            </w:r>
          </w:p>
        </w:tc>
        <w:tc>
          <w:tcPr>
            <w:tcW w:w="872" w:type="dxa"/>
          </w:tcPr>
          <w:p w14:paraId="79FF44DE" w14:textId="77777777" w:rsidR="007A1F44" w:rsidRPr="00A03C55" w:rsidRDefault="007A1F44">
            <w:pPr>
              <w:pStyle w:val="TableEntry"/>
              <w:jc w:val="center"/>
              <w:rPr>
                <w:noProof w:val="0"/>
              </w:rPr>
            </w:pPr>
            <w:r w:rsidRPr="00A03C55">
              <w:rPr>
                <w:noProof w:val="0"/>
              </w:rPr>
              <w:t>[0..*]</w:t>
            </w:r>
          </w:p>
        </w:tc>
        <w:tc>
          <w:tcPr>
            <w:tcW w:w="1701" w:type="dxa"/>
          </w:tcPr>
          <w:p w14:paraId="5101FDA5" w14:textId="77777777" w:rsidR="007A1F44" w:rsidRPr="00A03C55" w:rsidRDefault="007A1F44">
            <w:pPr>
              <w:pStyle w:val="TableEntry"/>
              <w:jc w:val="center"/>
              <w:rPr>
                <w:noProof w:val="0"/>
              </w:rPr>
            </w:pPr>
            <w:r w:rsidRPr="00A03C55">
              <w:rPr>
                <w:noProof w:val="0"/>
              </w:rPr>
              <w:t>7</w:t>
            </w:r>
          </w:p>
        </w:tc>
      </w:tr>
      <w:tr w:rsidR="007A1F44" w:rsidRPr="00A03C55" w14:paraId="30E4D8AC" w14:textId="77777777">
        <w:trPr>
          <w:cantSplit/>
          <w:jc w:val="center"/>
        </w:trPr>
        <w:tc>
          <w:tcPr>
            <w:tcW w:w="1951" w:type="dxa"/>
          </w:tcPr>
          <w:p w14:paraId="635D3AE9" w14:textId="77777777" w:rsidR="007A1F44" w:rsidRPr="00A03C55" w:rsidRDefault="007A1F44" w:rsidP="00A0052B">
            <w:pPr>
              <w:pStyle w:val="TableEntry"/>
              <w:rPr>
                <w:noProof w:val="0"/>
              </w:rPr>
            </w:pPr>
            <w:r w:rsidRPr="00A03C55">
              <w:rPr>
                <w:noProof w:val="0"/>
              </w:rPr>
              <w:t>AL1</w:t>
            </w:r>
          </w:p>
        </w:tc>
        <w:tc>
          <w:tcPr>
            <w:tcW w:w="3544" w:type="dxa"/>
          </w:tcPr>
          <w:p w14:paraId="0AA9DEBB" w14:textId="77777777" w:rsidR="007A1F44" w:rsidRPr="00A03C55" w:rsidRDefault="007A1F44">
            <w:pPr>
              <w:pStyle w:val="TableEntry"/>
              <w:rPr>
                <w:noProof w:val="0"/>
              </w:rPr>
            </w:pPr>
            <w:r w:rsidRPr="00A03C55">
              <w:rPr>
                <w:noProof w:val="0"/>
              </w:rPr>
              <w:t>Allergy Information</w:t>
            </w:r>
          </w:p>
        </w:tc>
        <w:tc>
          <w:tcPr>
            <w:tcW w:w="971" w:type="dxa"/>
          </w:tcPr>
          <w:p w14:paraId="31D2567E" w14:textId="77777777" w:rsidR="007A1F44" w:rsidRPr="00A03C55" w:rsidRDefault="007A1F44">
            <w:pPr>
              <w:pStyle w:val="TableEntry"/>
              <w:jc w:val="center"/>
              <w:rPr>
                <w:noProof w:val="0"/>
              </w:rPr>
            </w:pPr>
            <w:r w:rsidRPr="00A03C55">
              <w:rPr>
                <w:noProof w:val="0"/>
              </w:rPr>
              <w:t>O</w:t>
            </w:r>
          </w:p>
        </w:tc>
        <w:tc>
          <w:tcPr>
            <w:tcW w:w="872" w:type="dxa"/>
          </w:tcPr>
          <w:p w14:paraId="6D4D0034" w14:textId="77777777" w:rsidR="007A1F44" w:rsidRPr="00A03C55" w:rsidRDefault="007A1F44">
            <w:pPr>
              <w:pStyle w:val="TableEntry"/>
              <w:jc w:val="center"/>
              <w:rPr>
                <w:noProof w:val="0"/>
              </w:rPr>
            </w:pPr>
            <w:r w:rsidRPr="00A03C55">
              <w:rPr>
                <w:noProof w:val="0"/>
              </w:rPr>
              <w:t>[0..*]</w:t>
            </w:r>
          </w:p>
        </w:tc>
        <w:tc>
          <w:tcPr>
            <w:tcW w:w="1701" w:type="dxa"/>
          </w:tcPr>
          <w:p w14:paraId="3E0DC254" w14:textId="77777777" w:rsidR="007A1F44" w:rsidRPr="00A03C55" w:rsidRDefault="007A1F44">
            <w:pPr>
              <w:pStyle w:val="TableEntry"/>
              <w:jc w:val="center"/>
              <w:rPr>
                <w:noProof w:val="0"/>
              </w:rPr>
            </w:pPr>
            <w:r w:rsidRPr="00A03C55">
              <w:rPr>
                <w:noProof w:val="0"/>
              </w:rPr>
              <w:t>3</w:t>
            </w:r>
          </w:p>
        </w:tc>
      </w:tr>
      <w:tr w:rsidR="007A1F44" w:rsidRPr="00A03C55" w14:paraId="3EBDB6AE" w14:textId="77777777">
        <w:trPr>
          <w:cantSplit/>
          <w:jc w:val="center"/>
        </w:trPr>
        <w:tc>
          <w:tcPr>
            <w:tcW w:w="1951" w:type="dxa"/>
          </w:tcPr>
          <w:p w14:paraId="56591540" w14:textId="77777777" w:rsidR="007A1F44" w:rsidRPr="00A03C55" w:rsidRDefault="007A1F44" w:rsidP="00A0052B">
            <w:pPr>
              <w:pStyle w:val="TableEntry"/>
              <w:rPr>
                <w:noProof w:val="0"/>
              </w:rPr>
            </w:pPr>
            <w:r w:rsidRPr="00A03C55">
              <w:rPr>
                <w:noProof w:val="0"/>
              </w:rPr>
              <w:t>DG1</w:t>
            </w:r>
          </w:p>
        </w:tc>
        <w:tc>
          <w:tcPr>
            <w:tcW w:w="3544" w:type="dxa"/>
          </w:tcPr>
          <w:p w14:paraId="32911F21" w14:textId="77777777" w:rsidR="007A1F44" w:rsidRPr="00A03C55" w:rsidRDefault="007A1F44">
            <w:pPr>
              <w:pStyle w:val="TableEntry"/>
              <w:rPr>
                <w:noProof w:val="0"/>
              </w:rPr>
            </w:pPr>
            <w:r w:rsidRPr="00A03C55">
              <w:rPr>
                <w:noProof w:val="0"/>
              </w:rPr>
              <w:t>Diagnosis Information</w:t>
            </w:r>
          </w:p>
        </w:tc>
        <w:tc>
          <w:tcPr>
            <w:tcW w:w="971" w:type="dxa"/>
          </w:tcPr>
          <w:p w14:paraId="0463F787" w14:textId="77777777" w:rsidR="007A1F44" w:rsidRPr="00A03C55" w:rsidRDefault="007A1F44">
            <w:pPr>
              <w:pStyle w:val="TableEntry"/>
              <w:jc w:val="center"/>
              <w:rPr>
                <w:noProof w:val="0"/>
              </w:rPr>
            </w:pPr>
            <w:r w:rsidRPr="00A03C55">
              <w:rPr>
                <w:noProof w:val="0"/>
              </w:rPr>
              <w:t>O</w:t>
            </w:r>
          </w:p>
        </w:tc>
        <w:tc>
          <w:tcPr>
            <w:tcW w:w="872" w:type="dxa"/>
          </w:tcPr>
          <w:p w14:paraId="0A1BB4E9" w14:textId="77777777" w:rsidR="007A1F44" w:rsidRPr="00A03C55" w:rsidRDefault="007A1F44">
            <w:pPr>
              <w:pStyle w:val="TableEntry"/>
              <w:jc w:val="center"/>
              <w:rPr>
                <w:noProof w:val="0"/>
              </w:rPr>
            </w:pPr>
            <w:r w:rsidRPr="00A03C55">
              <w:rPr>
                <w:noProof w:val="0"/>
              </w:rPr>
              <w:t>[0..*]</w:t>
            </w:r>
          </w:p>
        </w:tc>
        <w:tc>
          <w:tcPr>
            <w:tcW w:w="1701" w:type="dxa"/>
          </w:tcPr>
          <w:p w14:paraId="63F81154" w14:textId="77777777" w:rsidR="007A1F44" w:rsidRPr="00A03C55" w:rsidRDefault="007A1F44">
            <w:pPr>
              <w:pStyle w:val="TableEntry"/>
              <w:jc w:val="center"/>
              <w:rPr>
                <w:noProof w:val="0"/>
              </w:rPr>
            </w:pPr>
            <w:r w:rsidRPr="00A03C55">
              <w:rPr>
                <w:noProof w:val="0"/>
              </w:rPr>
              <w:t>6</w:t>
            </w:r>
          </w:p>
        </w:tc>
      </w:tr>
      <w:tr w:rsidR="007A1F44" w:rsidRPr="00A03C55" w14:paraId="21DE0A57" w14:textId="77777777">
        <w:trPr>
          <w:cantSplit/>
          <w:jc w:val="center"/>
        </w:trPr>
        <w:tc>
          <w:tcPr>
            <w:tcW w:w="1951" w:type="dxa"/>
          </w:tcPr>
          <w:p w14:paraId="0F161206" w14:textId="77777777" w:rsidR="007A1F44" w:rsidRPr="00A03C55" w:rsidRDefault="007A1F44" w:rsidP="00A0052B">
            <w:pPr>
              <w:pStyle w:val="TableEntry"/>
              <w:rPr>
                <w:noProof w:val="0"/>
              </w:rPr>
            </w:pPr>
            <w:r w:rsidRPr="00A03C55">
              <w:rPr>
                <w:noProof w:val="0"/>
              </w:rPr>
              <w:t>DRG</w:t>
            </w:r>
          </w:p>
        </w:tc>
        <w:tc>
          <w:tcPr>
            <w:tcW w:w="3544" w:type="dxa"/>
          </w:tcPr>
          <w:p w14:paraId="5CBE175E" w14:textId="77777777" w:rsidR="007A1F44" w:rsidRPr="00A03C55" w:rsidRDefault="007A1F44">
            <w:pPr>
              <w:pStyle w:val="TableEntry"/>
              <w:rPr>
                <w:noProof w:val="0"/>
              </w:rPr>
            </w:pPr>
            <w:r w:rsidRPr="00A03C55">
              <w:rPr>
                <w:noProof w:val="0"/>
              </w:rPr>
              <w:t>Diagnosis Related Group</w:t>
            </w:r>
          </w:p>
        </w:tc>
        <w:tc>
          <w:tcPr>
            <w:tcW w:w="971" w:type="dxa"/>
          </w:tcPr>
          <w:p w14:paraId="03934AEB" w14:textId="77777777" w:rsidR="007A1F44" w:rsidRPr="00A03C55" w:rsidRDefault="007A1F44">
            <w:pPr>
              <w:pStyle w:val="TableEntry"/>
              <w:jc w:val="center"/>
              <w:rPr>
                <w:noProof w:val="0"/>
              </w:rPr>
            </w:pPr>
            <w:r w:rsidRPr="00A03C55">
              <w:rPr>
                <w:noProof w:val="0"/>
              </w:rPr>
              <w:t>O</w:t>
            </w:r>
          </w:p>
        </w:tc>
        <w:tc>
          <w:tcPr>
            <w:tcW w:w="872" w:type="dxa"/>
          </w:tcPr>
          <w:p w14:paraId="44ADBDB6" w14:textId="77777777" w:rsidR="007A1F44" w:rsidRPr="00A03C55" w:rsidRDefault="007A1F44">
            <w:pPr>
              <w:pStyle w:val="TableEntry"/>
              <w:jc w:val="center"/>
              <w:rPr>
                <w:noProof w:val="0"/>
              </w:rPr>
            </w:pPr>
            <w:r w:rsidRPr="00A03C55">
              <w:rPr>
                <w:noProof w:val="0"/>
              </w:rPr>
              <w:t>[0..1]</w:t>
            </w:r>
          </w:p>
        </w:tc>
        <w:tc>
          <w:tcPr>
            <w:tcW w:w="1701" w:type="dxa"/>
          </w:tcPr>
          <w:p w14:paraId="5853CCA0" w14:textId="77777777" w:rsidR="007A1F44" w:rsidRPr="00A03C55" w:rsidRDefault="007A1F44">
            <w:pPr>
              <w:pStyle w:val="TableEntry"/>
              <w:jc w:val="center"/>
              <w:rPr>
                <w:noProof w:val="0"/>
              </w:rPr>
            </w:pPr>
            <w:r w:rsidRPr="00A03C55">
              <w:rPr>
                <w:noProof w:val="0"/>
              </w:rPr>
              <w:t>6</w:t>
            </w:r>
          </w:p>
        </w:tc>
      </w:tr>
      <w:tr w:rsidR="007A1F44" w:rsidRPr="00A03C55" w14:paraId="09535DBD" w14:textId="77777777">
        <w:trPr>
          <w:cantSplit/>
          <w:jc w:val="center"/>
        </w:trPr>
        <w:tc>
          <w:tcPr>
            <w:tcW w:w="1951" w:type="dxa"/>
          </w:tcPr>
          <w:p w14:paraId="5E3F7AE1" w14:textId="77777777" w:rsidR="007A1F44" w:rsidRPr="00A03C55" w:rsidRDefault="007A1F44" w:rsidP="00A0052B">
            <w:pPr>
              <w:pStyle w:val="TableEntry"/>
              <w:rPr>
                <w:noProof w:val="0"/>
              </w:rPr>
            </w:pPr>
            <w:r w:rsidRPr="00A03C55">
              <w:rPr>
                <w:noProof w:val="0"/>
              </w:rPr>
              <w:t>---</w:t>
            </w:r>
          </w:p>
        </w:tc>
        <w:tc>
          <w:tcPr>
            <w:tcW w:w="3544" w:type="dxa"/>
          </w:tcPr>
          <w:p w14:paraId="4459EA52" w14:textId="77777777" w:rsidR="007A1F44" w:rsidRPr="00A03C55" w:rsidRDefault="007A1F44">
            <w:pPr>
              <w:pStyle w:val="TableEntry"/>
              <w:rPr>
                <w:noProof w:val="0"/>
              </w:rPr>
            </w:pPr>
            <w:r w:rsidRPr="00A03C55">
              <w:rPr>
                <w:noProof w:val="0"/>
              </w:rPr>
              <w:t>--- PROCEDURE begin</w:t>
            </w:r>
          </w:p>
        </w:tc>
        <w:tc>
          <w:tcPr>
            <w:tcW w:w="971" w:type="dxa"/>
          </w:tcPr>
          <w:p w14:paraId="487F2ACC" w14:textId="77777777" w:rsidR="007A1F44" w:rsidRPr="00A03C55" w:rsidRDefault="007A1F44">
            <w:pPr>
              <w:pStyle w:val="TableEntry"/>
              <w:jc w:val="center"/>
              <w:rPr>
                <w:noProof w:val="0"/>
              </w:rPr>
            </w:pPr>
            <w:r w:rsidRPr="00A03C55">
              <w:rPr>
                <w:noProof w:val="0"/>
              </w:rPr>
              <w:t>O</w:t>
            </w:r>
          </w:p>
        </w:tc>
        <w:tc>
          <w:tcPr>
            <w:tcW w:w="872" w:type="dxa"/>
          </w:tcPr>
          <w:p w14:paraId="5199BA3C" w14:textId="77777777" w:rsidR="007A1F44" w:rsidRPr="00A03C55" w:rsidRDefault="007A1F44">
            <w:pPr>
              <w:pStyle w:val="TableEntry"/>
              <w:jc w:val="center"/>
              <w:rPr>
                <w:noProof w:val="0"/>
              </w:rPr>
            </w:pPr>
            <w:r w:rsidRPr="00A03C55">
              <w:rPr>
                <w:noProof w:val="0"/>
              </w:rPr>
              <w:t>[0..*]</w:t>
            </w:r>
          </w:p>
        </w:tc>
        <w:tc>
          <w:tcPr>
            <w:tcW w:w="1701" w:type="dxa"/>
          </w:tcPr>
          <w:p w14:paraId="118A7FBE" w14:textId="77777777" w:rsidR="007A1F44" w:rsidRPr="00A03C55" w:rsidRDefault="007A1F44">
            <w:pPr>
              <w:pStyle w:val="TableEntry"/>
              <w:jc w:val="center"/>
              <w:rPr>
                <w:noProof w:val="0"/>
              </w:rPr>
            </w:pPr>
          </w:p>
        </w:tc>
      </w:tr>
      <w:tr w:rsidR="007A1F44" w:rsidRPr="00A03C55" w14:paraId="6C746917" w14:textId="77777777">
        <w:trPr>
          <w:cantSplit/>
          <w:jc w:val="center"/>
        </w:trPr>
        <w:tc>
          <w:tcPr>
            <w:tcW w:w="1951" w:type="dxa"/>
          </w:tcPr>
          <w:p w14:paraId="5E3FDA99" w14:textId="77777777" w:rsidR="007A1F44" w:rsidRPr="00A03C55" w:rsidRDefault="007A1F44" w:rsidP="00A0052B">
            <w:pPr>
              <w:pStyle w:val="TableEntry"/>
              <w:rPr>
                <w:noProof w:val="0"/>
              </w:rPr>
            </w:pPr>
            <w:r w:rsidRPr="00A03C55">
              <w:rPr>
                <w:noProof w:val="0"/>
              </w:rPr>
              <w:t xml:space="preserve">  PR1</w:t>
            </w:r>
          </w:p>
        </w:tc>
        <w:tc>
          <w:tcPr>
            <w:tcW w:w="3544" w:type="dxa"/>
          </w:tcPr>
          <w:p w14:paraId="52B20F99" w14:textId="77777777" w:rsidR="007A1F44" w:rsidRPr="00A03C55" w:rsidRDefault="007A1F44">
            <w:pPr>
              <w:pStyle w:val="TableEntry"/>
              <w:rPr>
                <w:noProof w:val="0"/>
              </w:rPr>
            </w:pPr>
            <w:r w:rsidRPr="00A03C55">
              <w:rPr>
                <w:noProof w:val="0"/>
              </w:rPr>
              <w:t>Procedures</w:t>
            </w:r>
          </w:p>
        </w:tc>
        <w:tc>
          <w:tcPr>
            <w:tcW w:w="971" w:type="dxa"/>
          </w:tcPr>
          <w:p w14:paraId="140D4FA1" w14:textId="77777777" w:rsidR="007A1F44" w:rsidRPr="00A03C55" w:rsidRDefault="007A1F44">
            <w:pPr>
              <w:pStyle w:val="TableEntry"/>
              <w:jc w:val="center"/>
              <w:rPr>
                <w:noProof w:val="0"/>
              </w:rPr>
            </w:pPr>
            <w:r w:rsidRPr="00A03C55">
              <w:rPr>
                <w:noProof w:val="0"/>
              </w:rPr>
              <w:t>R</w:t>
            </w:r>
          </w:p>
        </w:tc>
        <w:tc>
          <w:tcPr>
            <w:tcW w:w="872" w:type="dxa"/>
          </w:tcPr>
          <w:p w14:paraId="5DB48E4E" w14:textId="77777777" w:rsidR="007A1F44" w:rsidRPr="00A03C55" w:rsidRDefault="007A1F44">
            <w:pPr>
              <w:pStyle w:val="TableEntry"/>
              <w:jc w:val="center"/>
              <w:rPr>
                <w:noProof w:val="0"/>
              </w:rPr>
            </w:pPr>
            <w:r w:rsidRPr="00A03C55">
              <w:rPr>
                <w:noProof w:val="0"/>
              </w:rPr>
              <w:t>[1..1]</w:t>
            </w:r>
          </w:p>
        </w:tc>
        <w:tc>
          <w:tcPr>
            <w:tcW w:w="1701" w:type="dxa"/>
          </w:tcPr>
          <w:p w14:paraId="72C436BA" w14:textId="77777777" w:rsidR="007A1F44" w:rsidRPr="00A03C55" w:rsidRDefault="007A1F44">
            <w:pPr>
              <w:pStyle w:val="TableEntry"/>
              <w:jc w:val="center"/>
              <w:rPr>
                <w:noProof w:val="0"/>
              </w:rPr>
            </w:pPr>
            <w:r w:rsidRPr="00A03C55">
              <w:rPr>
                <w:noProof w:val="0"/>
              </w:rPr>
              <w:t>6</w:t>
            </w:r>
          </w:p>
        </w:tc>
      </w:tr>
      <w:tr w:rsidR="007A1F44" w:rsidRPr="00A03C55" w14:paraId="25EA203B" w14:textId="77777777">
        <w:trPr>
          <w:cantSplit/>
          <w:jc w:val="center"/>
        </w:trPr>
        <w:tc>
          <w:tcPr>
            <w:tcW w:w="1951" w:type="dxa"/>
          </w:tcPr>
          <w:p w14:paraId="48F08A5F" w14:textId="77777777" w:rsidR="007A1F44" w:rsidRPr="00A03C55" w:rsidRDefault="007A1F44" w:rsidP="00A0052B">
            <w:pPr>
              <w:pStyle w:val="TableEntry"/>
              <w:rPr>
                <w:noProof w:val="0"/>
              </w:rPr>
            </w:pPr>
            <w:r w:rsidRPr="00A03C55">
              <w:rPr>
                <w:noProof w:val="0"/>
              </w:rPr>
              <w:t xml:space="preserve">  ROL</w:t>
            </w:r>
          </w:p>
        </w:tc>
        <w:tc>
          <w:tcPr>
            <w:tcW w:w="3544" w:type="dxa"/>
          </w:tcPr>
          <w:p w14:paraId="4EF93175" w14:textId="77777777" w:rsidR="007A1F44" w:rsidRPr="00A03C55" w:rsidRDefault="007A1F44">
            <w:pPr>
              <w:pStyle w:val="TableEntry"/>
              <w:rPr>
                <w:noProof w:val="0"/>
              </w:rPr>
            </w:pPr>
            <w:r w:rsidRPr="00A03C55">
              <w:rPr>
                <w:noProof w:val="0"/>
              </w:rPr>
              <w:t>Role</w:t>
            </w:r>
          </w:p>
        </w:tc>
        <w:tc>
          <w:tcPr>
            <w:tcW w:w="971" w:type="dxa"/>
          </w:tcPr>
          <w:p w14:paraId="48EB3244" w14:textId="77777777" w:rsidR="007A1F44" w:rsidRPr="00A03C55" w:rsidRDefault="007A1F44">
            <w:pPr>
              <w:pStyle w:val="TableEntry"/>
              <w:jc w:val="center"/>
              <w:rPr>
                <w:noProof w:val="0"/>
              </w:rPr>
            </w:pPr>
            <w:r w:rsidRPr="00A03C55">
              <w:rPr>
                <w:noProof w:val="0"/>
              </w:rPr>
              <w:t>O</w:t>
            </w:r>
          </w:p>
        </w:tc>
        <w:tc>
          <w:tcPr>
            <w:tcW w:w="872" w:type="dxa"/>
          </w:tcPr>
          <w:p w14:paraId="01F42F9A" w14:textId="77777777" w:rsidR="007A1F44" w:rsidRPr="00A03C55" w:rsidRDefault="007A1F44">
            <w:pPr>
              <w:pStyle w:val="TableEntry"/>
              <w:jc w:val="center"/>
              <w:rPr>
                <w:noProof w:val="0"/>
              </w:rPr>
            </w:pPr>
            <w:r w:rsidRPr="00A03C55">
              <w:rPr>
                <w:noProof w:val="0"/>
              </w:rPr>
              <w:t>[0..*]</w:t>
            </w:r>
          </w:p>
        </w:tc>
        <w:tc>
          <w:tcPr>
            <w:tcW w:w="1701" w:type="dxa"/>
          </w:tcPr>
          <w:p w14:paraId="0FD2D2B5" w14:textId="77777777" w:rsidR="007A1F44" w:rsidRPr="00A03C55" w:rsidRDefault="007A1F44">
            <w:pPr>
              <w:pStyle w:val="TableEntry"/>
              <w:jc w:val="center"/>
              <w:rPr>
                <w:noProof w:val="0"/>
              </w:rPr>
            </w:pPr>
            <w:r w:rsidRPr="00A03C55">
              <w:rPr>
                <w:noProof w:val="0"/>
              </w:rPr>
              <w:t>15</w:t>
            </w:r>
          </w:p>
        </w:tc>
      </w:tr>
      <w:tr w:rsidR="007A1F44" w:rsidRPr="00A03C55" w14:paraId="58F71576" w14:textId="77777777">
        <w:trPr>
          <w:cantSplit/>
          <w:jc w:val="center"/>
        </w:trPr>
        <w:tc>
          <w:tcPr>
            <w:tcW w:w="1951" w:type="dxa"/>
          </w:tcPr>
          <w:p w14:paraId="21E343F0" w14:textId="77777777" w:rsidR="007A1F44" w:rsidRPr="00A03C55" w:rsidRDefault="007A1F44" w:rsidP="00A0052B">
            <w:pPr>
              <w:pStyle w:val="TableEntry"/>
              <w:rPr>
                <w:noProof w:val="0"/>
              </w:rPr>
            </w:pPr>
            <w:r w:rsidRPr="00A03C55">
              <w:rPr>
                <w:noProof w:val="0"/>
              </w:rPr>
              <w:t>---</w:t>
            </w:r>
          </w:p>
        </w:tc>
        <w:tc>
          <w:tcPr>
            <w:tcW w:w="3544" w:type="dxa"/>
          </w:tcPr>
          <w:p w14:paraId="26B21320" w14:textId="77777777" w:rsidR="007A1F44" w:rsidRPr="00A03C55" w:rsidRDefault="007A1F44">
            <w:pPr>
              <w:pStyle w:val="TableEntry"/>
              <w:rPr>
                <w:noProof w:val="0"/>
              </w:rPr>
            </w:pPr>
            <w:r w:rsidRPr="00A03C55">
              <w:rPr>
                <w:noProof w:val="0"/>
              </w:rPr>
              <w:t>--- PROCEDURE end</w:t>
            </w:r>
          </w:p>
        </w:tc>
        <w:tc>
          <w:tcPr>
            <w:tcW w:w="971" w:type="dxa"/>
          </w:tcPr>
          <w:p w14:paraId="18946A4D" w14:textId="77777777" w:rsidR="007A1F44" w:rsidRPr="00A03C55" w:rsidRDefault="007A1F44">
            <w:pPr>
              <w:pStyle w:val="TableEntry"/>
              <w:jc w:val="center"/>
              <w:rPr>
                <w:noProof w:val="0"/>
              </w:rPr>
            </w:pPr>
          </w:p>
        </w:tc>
        <w:tc>
          <w:tcPr>
            <w:tcW w:w="872" w:type="dxa"/>
          </w:tcPr>
          <w:p w14:paraId="10BEBDE1" w14:textId="77777777" w:rsidR="007A1F44" w:rsidRPr="00A03C55" w:rsidRDefault="007A1F44">
            <w:pPr>
              <w:pStyle w:val="TableEntry"/>
              <w:jc w:val="center"/>
              <w:rPr>
                <w:noProof w:val="0"/>
              </w:rPr>
            </w:pPr>
          </w:p>
        </w:tc>
        <w:tc>
          <w:tcPr>
            <w:tcW w:w="1701" w:type="dxa"/>
          </w:tcPr>
          <w:p w14:paraId="0087132B" w14:textId="77777777" w:rsidR="007A1F44" w:rsidRPr="00A03C55" w:rsidRDefault="007A1F44">
            <w:pPr>
              <w:pStyle w:val="TableEntry"/>
              <w:jc w:val="center"/>
              <w:rPr>
                <w:noProof w:val="0"/>
              </w:rPr>
            </w:pPr>
          </w:p>
        </w:tc>
      </w:tr>
      <w:tr w:rsidR="007A1F44" w:rsidRPr="00A03C55" w14:paraId="3693E53C" w14:textId="77777777">
        <w:trPr>
          <w:cantSplit/>
          <w:jc w:val="center"/>
        </w:trPr>
        <w:tc>
          <w:tcPr>
            <w:tcW w:w="1951" w:type="dxa"/>
          </w:tcPr>
          <w:p w14:paraId="19FF3C98" w14:textId="77777777" w:rsidR="007A1F44" w:rsidRPr="00A03C55" w:rsidRDefault="007A1F44" w:rsidP="00A0052B">
            <w:pPr>
              <w:pStyle w:val="TableEntry"/>
              <w:rPr>
                <w:noProof w:val="0"/>
              </w:rPr>
            </w:pPr>
            <w:r w:rsidRPr="00A03C55">
              <w:rPr>
                <w:noProof w:val="0"/>
              </w:rPr>
              <w:t>GT1</w:t>
            </w:r>
          </w:p>
        </w:tc>
        <w:tc>
          <w:tcPr>
            <w:tcW w:w="3544" w:type="dxa"/>
          </w:tcPr>
          <w:p w14:paraId="6FC4414C" w14:textId="77777777" w:rsidR="007A1F44" w:rsidRPr="00A03C55" w:rsidRDefault="007A1F44">
            <w:pPr>
              <w:pStyle w:val="TableEntry"/>
              <w:rPr>
                <w:noProof w:val="0"/>
              </w:rPr>
            </w:pPr>
            <w:r w:rsidRPr="00A03C55">
              <w:rPr>
                <w:noProof w:val="0"/>
              </w:rPr>
              <w:t>Guarantor</w:t>
            </w:r>
          </w:p>
        </w:tc>
        <w:tc>
          <w:tcPr>
            <w:tcW w:w="971" w:type="dxa"/>
          </w:tcPr>
          <w:p w14:paraId="5709F5A5" w14:textId="77777777" w:rsidR="007A1F44" w:rsidRPr="00A03C55" w:rsidRDefault="007A1F44">
            <w:pPr>
              <w:pStyle w:val="TableEntry"/>
              <w:jc w:val="center"/>
              <w:rPr>
                <w:noProof w:val="0"/>
              </w:rPr>
            </w:pPr>
            <w:r w:rsidRPr="00A03C55">
              <w:rPr>
                <w:noProof w:val="0"/>
              </w:rPr>
              <w:t>O</w:t>
            </w:r>
          </w:p>
        </w:tc>
        <w:tc>
          <w:tcPr>
            <w:tcW w:w="872" w:type="dxa"/>
          </w:tcPr>
          <w:p w14:paraId="3421B0A8" w14:textId="77777777" w:rsidR="007A1F44" w:rsidRPr="00A03C55" w:rsidRDefault="007A1F44">
            <w:pPr>
              <w:pStyle w:val="TableEntry"/>
              <w:jc w:val="center"/>
              <w:rPr>
                <w:noProof w:val="0"/>
              </w:rPr>
            </w:pPr>
            <w:r w:rsidRPr="00A03C55">
              <w:rPr>
                <w:noProof w:val="0"/>
              </w:rPr>
              <w:t>[0..*]</w:t>
            </w:r>
          </w:p>
        </w:tc>
        <w:tc>
          <w:tcPr>
            <w:tcW w:w="1701" w:type="dxa"/>
          </w:tcPr>
          <w:p w14:paraId="0B82DE39" w14:textId="77777777" w:rsidR="007A1F44" w:rsidRPr="00A03C55" w:rsidRDefault="007A1F44">
            <w:pPr>
              <w:pStyle w:val="TableEntry"/>
              <w:jc w:val="center"/>
              <w:rPr>
                <w:noProof w:val="0"/>
              </w:rPr>
            </w:pPr>
            <w:r w:rsidRPr="00A03C55">
              <w:rPr>
                <w:noProof w:val="0"/>
              </w:rPr>
              <w:t>6</w:t>
            </w:r>
          </w:p>
        </w:tc>
      </w:tr>
      <w:tr w:rsidR="007A1F44" w:rsidRPr="00A03C55" w14:paraId="653802FF" w14:textId="77777777">
        <w:trPr>
          <w:cantSplit/>
          <w:jc w:val="center"/>
        </w:trPr>
        <w:tc>
          <w:tcPr>
            <w:tcW w:w="1951" w:type="dxa"/>
          </w:tcPr>
          <w:p w14:paraId="62CDEEEF" w14:textId="77777777" w:rsidR="007A1F44" w:rsidRPr="00A03C55" w:rsidRDefault="007A1F44" w:rsidP="00A0052B">
            <w:pPr>
              <w:pStyle w:val="TableEntry"/>
              <w:rPr>
                <w:noProof w:val="0"/>
              </w:rPr>
            </w:pPr>
            <w:r w:rsidRPr="00A03C55">
              <w:rPr>
                <w:noProof w:val="0"/>
              </w:rPr>
              <w:t>---</w:t>
            </w:r>
          </w:p>
        </w:tc>
        <w:tc>
          <w:tcPr>
            <w:tcW w:w="3544" w:type="dxa"/>
          </w:tcPr>
          <w:p w14:paraId="11543340" w14:textId="77777777" w:rsidR="007A1F44" w:rsidRPr="00A03C55" w:rsidRDefault="007A1F44">
            <w:pPr>
              <w:pStyle w:val="TableEntry"/>
              <w:rPr>
                <w:noProof w:val="0"/>
              </w:rPr>
            </w:pPr>
            <w:r w:rsidRPr="00A03C55">
              <w:rPr>
                <w:noProof w:val="0"/>
              </w:rPr>
              <w:t>--- INSURANCE begin</w:t>
            </w:r>
          </w:p>
        </w:tc>
        <w:tc>
          <w:tcPr>
            <w:tcW w:w="971" w:type="dxa"/>
          </w:tcPr>
          <w:p w14:paraId="663ECB5B" w14:textId="77777777" w:rsidR="007A1F44" w:rsidRPr="00A03C55" w:rsidRDefault="007A1F44">
            <w:pPr>
              <w:pStyle w:val="TableEntry"/>
              <w:jc w:val="center"/>
              <w:rPr>
                <w:noProof w:val="0"/>
              </w:rPr>
            </w:pPr>
            <w:r w:rsidRPr="00A03C55">
              <w:rPr>
                <w:noProof w:val="0"/>
              </w:rPr>
              <w:t>O</w:t>
            </w:r>
          </w:p>
        </w:tc>
        <w:tc>
          <w:tcPr>
            <w:tcW w:w="872" w:type="dxa"/>
          </w:tcPr>
          <w:p w14:paraId="120C493D" w14:textId="77777777" w:rsidR="007A1F44" w:rsidRPr="00A03C55" w:rsidRDefault="007A1F44">
            <w:pPr>
              <w:pStyle w:val="TableEntry"/>
              <w:jc w:val="center"/>
              <w:rPr>
                <w:noProof w:val="0"/>
              </w:rPr>
            </w:pPr>
            <w:r w:rsidRPr="00A03C55">
              <w:rPr>
                <w:noProof w:val="0"/>
              </w:rPr>
              <w:t>[0..*]</w:t>
            </w:r>
          </w:p>
        </w:tc>
        <w:tc>
          <w:tcPr>
            <w:tcW w:w="1701" w:type="dxa"/>
          </w:tcPr>
          <w:p w14:paraId="7C626134" w14:textId="77777777" w:rsidR="007A1F44" w:rsidRPr="00A03C55" w:rsidRDefault="007A1F44">
            <w:pPr>
              <w:pStyle w:val="TableEntry"/>
              <w:jc w:val="center"/>
              <w:rPr>
                <w:noProof w:val="0"/>
              </w:rPr>
            </w:pPr>
          </w:p>
        </w:tc>
      </w:tr>
      <w:tr w:rsidR="007A1F44" w:rsidRPr="00A03C55" w14:paraId="003A8AFF" w14:textId="77777777">
        <w:trPr>
          <w:cantSplit/>
          <w:jc w:val="center"/>
        </w:trPr>
        <w:tc>
          <w:tcPr>
            <w:tcW w:w="1951" w:type="dxa"/>
          </w:tcPr>
          <w:p w14:paraId="30D7DB43" w14:textId="77777777" w:rsidR="007A1F44" w:rsidRPr="00A03C55" w:rsidRDefault="007A1F44" w:rsidP="00A0052B">
            <w:pPr>
              <w:pStyle w:val="TableEntry"/>
              <w:rPr>
                <w:noProof w:val="0"/>
              </w:rPr>
            </w:pPr>
            <w:r w:rsidRPr="00A03C55">
              <w:rPr>
                <w:noProof w:val="0"/>
              </w:rPr>
              <w:t xml:space="preserve">  IN1</w:t>
            </w:r>
          </w:p>
        </w:tc>
        <w:tc>
          <w:tcPr>
            <w:tcW w:w="3544" w:type="dxa"/>
          </w:tcPr>
          <w:p w14:paraId="64035F05" w14:textId="77777777" w:rsidR="007A1F44" w:rsidRPr="00A03C55" w:rsidRDefault="007A1F44">
            <w:pPr>
              <w:pStyle w:val="TableEntry"/>
              <w:rPr>
                <w:noProof w:val="0"/>
              </w:rPr>
            </w:pPr>
            <w:r w:rsidRPr="00A03C55">
              <w:rPr>
                <w:noProof w:val="0"/>
              </w:rPr>
              <w:t>Insurance</w:t>
            </w:r>
          </w:p>
        </w:tc>
        <w:tc>
          <w:tcPr>
            <w:tcW w:w="971" w:type="dxa"/>
          </w:tcPr>
          <w:p w14:paraId="7061402B" w14:textId="77777777" w:rsidR="007A1F44" w:rsidRPr="00A03C55" w:rsidRDefault="007A1F44">
            <w:pPr>
              <w:pStyle w:val="TableEntry"/>
              <w:jc w:val="center"/>
              <w:rPr>
                <w:noProof w:val="0"/>
              </w:rPr>
            </w:pPr>
            <w:r w:rsidRPr="00A03C55">
              <w:rPr>
                <w:noProof w:val="0"/>
              </w:rPr>
              <w:t>R</w:t>
            </w:r>
          </w:p>
        </w:tc>
        <w:tc>
          <w:tcPr>
            <w:tcW w:w="872" w:type="dxa"/>
          </w:tcPr>
          <w:p w14:paraId="5DE7AD67" w14:textId="77777777" w:rsidR="007A1F44" w:rsidRPr="00A03C55" w:rsidRDefault="007A1F44">
            <w:pPr>
              <w:pStyle w:val="TableEntry"/>
              <w:jc w:val="center"/>
              <w:rPr>
                <w:noProof w:val="0"/>
              </w:rPr>
            </w:pPr>
            <w:r w:rsidRPr="00A03C55">
              <w:rPr>
                <w:noProof w:val="0"/>
              </w:rPr>
              <w:t>[1..1]</w:t>
            </w:r>
          </w:p>
        </w:tc>
        <w:tc>
          <w:tcPr>
            <w:tcW w:w="1701" w:type="dxa"/>
          </w:tcPr>
          <w:p w14:paraId="1BF424F5" w14:textId="77777777" w:rsidR="007A1F44" w:rsidRPr="00A03C55" w:rsidRDefault="007A1F44">
            <w:pPr>
              <w:pStyle w:val="TableEntry"/>
              <w:jc w:val="center"/>
              <w:rPr>
                <w:noProof w:val="0"/>
              </w:rPr>
            </w:pPr>
            <w:r w:rsidRPr="00A03C55">
              <w:rPr>
                <w:noProof w:val="0"/>
              </w:rPr>
              <w:t>6</w:t>
            </w:r>
          </w:p>
        </w:tc>
      </w:tr>
      <w:tr w:rsidR="007A1F44" w:rsidRPr="00A03C55" w14:paraId="35F9D2FC" w14:textId="77777777">
        <w:trPr>
          <w:cantSplit/>
          <w:jc w:val="center"/>
        </w:trPr>
        <w:tc>
          <w:tcPr>
            <w:tcW w:w="1951" w:type="dxa"/>
          </w:tcPr>
          <w:p w14:paraId="60F310C2" w14:textId="77777777" w:rsidR="007A1F44" w:rsidRPr="00A03C55" w:rsidRDefault="007A1F44" w:rsidP="00A0052B">
            <w:pPr>
              <w:pStyle w:val="TableEntry"/>
              <w:rPr>
                <w:noProof w:val="0"/>
              </w:rPr>
            </w:pPr>
            <w:r w:rsidRPr="00A03C55">
              <w:rPr>
                <w:noProof w:val="0"/>
              </w:rPr>
              <w:t xml:space="preserve">  IN2</w:t>
            </w:r>
          </w:p>
        </w:tc>
        <w:tc>
          <w:tcPr>
            <w:tcW w:w="3544" w:type="dxa"/>
          </w:tcPr>
          <w:p w14:paraId="67D6BE30" w14:textId="77777777" w:rsidR="007A1F44" w:rsidRPr="00A03C55" w:rsidRDefault="007A1F44">
            <w:pPr>
              <w:pStyle w:val="TableEntry"/>
              <w:rPr>
                <w:noProof w:val="0"/>
              </w:rPr>
            </w:pPr>
            <w:r w:rsidRPr="00A03C55">
              <w:rPr>
                <w:noProof w:val="0"/>
              </w:rPr>
              <w:t>Insurance Additional Info.</w:t>
            </w:r>
          </w:p>
        </w:tc>
        <w:tc>
          <w:tcPr>
            <w:tcW w:w="971" w:type="dxa"/>
          </w:tcPr>
          <w:p w14:paraId="344B2C40" w14:textId="77777777" w:rsidR="007A1F44" w:rsidRPr="00A03C55" w:rsidRDefault="007A1F44">
            <w:pPr>
              <w:pStyle w:val="TableEntry"/>
              <w:jc w:val="center"/>
              <w:rPr>
                <w:noProof w:val="0"/>
              </w:rPr>
            </w:pPr>
            <w:r w:rsidRPr="00A03C55">
              <w:rPr>
                <w:noProof w:val="0"/>
              </w:rPr>
              <w:t>O</w:t>
            </w:r>
          </w:p>
        </w:tc>
        <w:tc>
          <w:tcPr>
            <w:tcW w:w="872" w:type="dxa"/>
          </w:tcPr>
          <w:p w14:paraId="42ED73E8" w14:textId="77777777" w:rsidR="007A1F44" w:rsidRPr="00A03C55" w:rsidRDefault="007A1F44">
            <w:pPr>
              <w:pStyle w:val="TableEntry"/>
              <w:jc w:val="center"/>
              <w:rPr>
                <w:noProof w:val="0"/>
              </w:rPr>
            </w:pPr>
            <w:r w:rsidRPr="00A03C55">
              <w:rPr>
                <w:noProof w:val="0"/>
              </w:rPr>
              <w:t>[0..1]</w:t>
            </w:r>
          </w:p>
        </w:tc>
        <w:tc>
          <w:tcPr>
            <w:tcW w:w="1701" w:type="dxa"/>
          </w:tcPr>
          <w:p w14:paraId="2A847143" w14:textId="77777777" w:rsidR="007A1F44" w:rsidRPr="00A03C55" w:rsidRDefault="007A1F44">
            <w:pPr>
              <w:pStyle w:val="TableEntry"/>
              <w:jc w:val="center"/>
              <w:rPr>
                <w:noProof w:val="0"/>
              </w:rPr>
            </w:pPr>
            <w:r w:rsidRPr="00A03C55">
              <w:rPr>
                <w:noProof w:val="0"/>
              </w:rPr>
              <w:t>6</w:t>
            </w:r>
          </w:p>
        </w:tc>
      </w:tr>
      <w:tr w:rsidR="007A1F44" w:rsidRPr="00A03C55" w14:paraId="26B2E162" w14:textId="77777777">
        <w:trPr>
          <w:cantSplit/>
          <w:jc w:val="center"/>
        </w:trPr>
        <w:tc>
          <w:tcPr>
            <w:tcW w:w="1951" w:type="dxa"/>
          </w:tcPr>
          <w:p w14:paraId="4C1FD780" w14:textId="77777777" w:rsidR="007A1F44" w:rsidRPr="00A03C55" w:rsidRDefault="007A1F44" w:rsidP="00A0052B">
            <w:pPr>
              <w:pStyle w:val="TableEntry"/>
              <w:rPr>
                <w:noProof w:val="0"/>
              </w:rPr>
            </w:pPr>
            <w:r w:rsidRPr="00A03C55">
              <w:rPr>
                <w:noProof w:val="0"/>
              </w:rPr>
              <w:t xml:space="preserve">  IN3 </w:t>
            </w:r>
          </w:p>
        </w:tc>
        <w:tc>
          <w:tcPr>
            <w:tcW w:w="3544" w:type="dxa"/>
          </w:tcPr>
          <w:p w14:paraId="7C9B2E0D" w14:textId="58B20576" w:rsidR="007A1F44" w:rsidRPr="00A03C55" w:rsidRDefault="007A1F44">
            <w:pPr>
              <w:pStyle w:val="TableEntry"/>
              <w:rPr>
                <w:noProof w:val="0"/>
              </w:rPr>
            </w:pPr>
            <w:r w:rsidRPr="00A03C55">
              <w:rPr>
                <w:noProof w:val="0"/>
              </w:rPr>
              <w:t xml:space="preserve">Insurance Additional Info </w:t>
            </w:r>
            <w:r w:rsidR="00107479">
              <w:rPr>
                <w:noProof w:val="0"/>
              </w:rPr>
              <w:t>–</w:t>
            </w:r>
            <w:r w:rsidRPr="00A03C55">
              <w:rPr>
                <w:noProof w:val="0"/>
              </w:rPr>
              <w:t xml:space="preserve"> Cert.</w:t>
            </w:r>
          </w:p>
        </w:tc>
        <w:tc>
          <w:tcPr>
            <w:tcW w:w="971" w:type="dxa"/>
          </w:tcPr>
          <w:p w14:paraId="68429FC8" w14:textId="77777777" w:rsidR="007A1F44" w:rsidRPr="00A03C55" w:rsidRDefault="007A1F44">
            <w:pPr>
              <w:pStyle w:val="TableEntry"/>
              <w:jc w:val="center"/>
              <w:rPr>
                <w:noProof w:val="0"/>
              </w:rPr>
            </w:pPr>
            <w:r w:rsidRPr="00A03C55">
              <w:rPr>
                <w:noProof w:val="0"/>
              </w:rPr>
              <w:t>O</w:t>
            </w:r>
          </w:p>
        </w:tc>
        <w:tc>
          <w:tcPr>
            <w:tcW w:w="872" w:type="dxa"/>
          </w:tcPr>
          <w:p w14:paraId="5EF8AD9F" w14:textId="77777777" w:rsidR="007A1F44" w:rsidRPr="00A03C55" w:rsidRDefault="007A1F44">
            <w:pPr>
              <w:pStyle w:val="TableEntry"/>
              <w:jc w:val="center"/>
              <w:rPr>
                <w:noProof w:val="0"/>
              </w:rPr>
            </w:pPr>
            <w:r w:rsidRPr="00A03C55">
              <w:rPr>
                <w:noProof w:val="0"/>
              </w:rPr>
              <w:t>[0..1]</w:t>
            </w:r>
          </w:p>
        </w:tc>
        <w:tc>
          <w:tcPr>
            <w:tcW w:w="1701" w:type="dxa"/>
          </w:tcPr>
          <w:p w14:paraId="0529912B" w14:textId="77777777" w:rsidR="007A1F44" w:rsidRPr="00A03C55" w:rsidRDefault="007A1F44">
            <w:pPr>
              <w:pStyle w:val="TableEntry"/>
              <w:jc w:val="center"/>
              <w:rPr>
                <w:noProof w:val="0"/>
              </w:rPr>
            </w:pPr>
            <w:r w:rsidRPr="00A03C55">
              <w:rPr>
                <w:noProof w:val="0"/>
              </w:rPr>
              <w:t>6</w:t>
            </w:r>
          </w:p>
        </w:tc>
      </w:tr>
      <w:tr w:rsidR="007A1F44" w:rsidRPr="00A03C55" w14:paraId="6583FC32" w14:textId="77777777">
        <w:trPr>
          <w:cantSplit/>
          <w:jc w:val="center"/>
        </w:trPr>
        <w:tc>
          <w:tcPr>
            <w:tcW w:w="1951" w:type="dxa"/>
          </w:tcPr>
          <w:p w14:paraId="377D405F" w14:textId="77777777" w:rsidR="007A1F44" w:rsidRPr="00A03C55" w:rsidRDefault="007A1F44" w:rsidP="00A0052B">
            <w:pPr>
              <w:pStyle w:val="TableEntry"/>
              <w:rPr>
                <w:noProof w:val="0"/>
              </w:rPr>
            </w:pPr>
            <w:r w:rsidRPr="00A03C55">
              <w:rPr>
                <w:noProof w:val="0"/>
              </w:rPr>
              <w:t xml:space="preserve">  ROL</w:t>
            </w:r>
          </w:p>
        </w:tc>
        <w:tc>
          <w:tcPr>
            <w:tcW w:w="3544" w:type="dxa"/>
          </w:tcPr>
          <w:p w14:paraId="5B1B5932" w14:textId="77777777" w:rsidR="007A1F44" w:rsidRPr="00A03C55" w:rsidRDefault="007A1F44">
            <w:pPr>
              <w:pStyle w:val="TableEntry"/>
              <w:rPr>
                <w:noProof w:val="0"/>
              </w:rPr>
            </w:pPr>
            <w:r w:rsidRPr="00A03C55">
              <w:rPr>
                <w:noProof w:val="0"/>
              </w:rPr>
              <w:t>Role</w:t>
            </w:r>
          </w:p>
        </w:tc>
        <w:tc>
          <w:tcPr>
            <w:tcW w:w="971" w:type="dxa"/>
          </w:tcPr>
          <w:p w14:paraId="4339C774" w14:textId="77777777" w:rsidR="007A1F44" w:rsidRPr="00A03C55" w:rsidRDefault="007A1F44">
            <w:pPr>
              <w:pStyle w:val="TableEntry"/>
              <w:jc w:val="center"/>
              <w:rPr>
                <w:noProof w:val="0"/>
              </w:rPr>
            </w:pPr>
            <w:r w:rsidRPr="00A03C55">
              <w:rPr>
                <w:noProof w:val="0"/>
              </w:rPr>
              <w:t>O</w:t>
            </w:r>
          </w:p>
        </w:tc>
        <w:tc>
          <w:tcPr>
            <w:tcW w:w="872" w:type="dxa"/>
          </w:tcPr>
          <w:p w14:paraId="1AA58363" w14:textId="77777777" w:rsidR="007A1F44" w:rsidRPr="00A03C55" w:rsidRDefault="007A1F44">
            <w:pPr>
              <w:pStyle w:val="TableEntry"/>
              <w:jc w:val="center"/>
              <w:rPr>
                <w:noProof w:val="0"/>
              </w:rPr>
            </w:pPr>
            <w:r w:rsidRPr="00A03C55">
              <w:rPr>
                <w:noProof w:val="0"/>
              </w:rPr>
              <w:t>[0..*]</w:t>
            </w:r>
          </w:p>
        </w:tc>
        <w:tc>
          <w:tcPr>
            <w:tcW w:w="1701" w:type="dxa"/>
          </w:tcPr>
          <w:p w14:paraId="5AAE2310" w14:textId="77777777" w:rsidR="007A1F44" w:rsidRPr="00A03C55" w:rsidRDefault="007A1F44">
            <w:pPr>
              <w:pStyle w:val="TableEntry"/>
              <w:jc w:val="center"/>
              <w:rPr>
                <w:noProof w:val="0"/>
              </w:rPr>
            </w:pPr>
            <w:r w:rsidRPr="00A03C55">
              <w:rPr>
                <w:noProof w:val="0"/>
              </w:rPr>
              <w:t>15</w:t>
            </w:r>
          </w:p>
        </w:tc>
      </w:tr>
      <w:tr w:rsidR="007A1F44" w:rsidRPr="00A03C55" w14:paraId="1AE339DB" w14:textId="77777777">
        <w:trPr>
          <w:cantSplit/>
          <w:jc w:val="center"/>
        </w:trPr>
        <w:tc>
          <w:tcPr>
            <w:tcW w:w="1951" w:type="dxa"/>
          </w:tcPr>
          <w:p w14:paraId="136EECC6" w14:textId="77777777" w:rsidR="007A1F44" w:rsidRPr="00A03C55" w:rsidRDefault="007A1F44" w:rsidP="00A0052B">
            <w:pPr>
              <w:pStyle w:val="TableEntry"/>
              <w:rPr>
                <w:noProof w:val="0"/>
              </w:rPr>
            </w:pPr>
            <w:r w:rsidRPr="00A03C55">
              <w:rPr>
                <w:noProof w:val="0"/>
              </w:rPr>
              <w:t>---</w:t>
            </w:r>
          </w:p>
        </w:tc>
        <w:tc>
          <w:tcPr>
            <w:tcW w:w="3544" w:type="dxa"/>
          </w:tcPr>
          <w:p w14:paraId="217E1CE8" w14:textId="77777777" w:rsidR="007A1F44" w:rsidRPr="00A03C55" w:rsidRDefault="007A1F44">
            <w:pPr>
              <w:pStyle w:val="TableEntry"/>
              <w:rPr>
                <w:noProof w:val="0"/>
              </w:rPr>
            </w:pPr>
            <w:r w:rsidRPr="00A03C55">
              <w:rPr>
                <w:noProof w:val="0"/>
              </w:rPr>
              <w:t>--- INSURANCE end</w:t>
            </w:r>
          </w:p>
        </w:tc>
        <w:tc>
          <w:tcPr>
            <w:tcW w:w="971" w:type="dxa"/>
          </w:tcPr>
          <w:p w14:paraId="7E27B3DD" w14:textId="77777777" w:rsidR="007A1F44" w:rsidRPr="00A03C55" w:rsidRDefault="007A1F44">
            <w:pPr>
              <w:pStyle w:val="TableEntry"/>
              <w:jc w:val="center"/>
              <w:rPr>
                <w:noProof w:val="0"/>
              </w:rPr>
            </w:pPr>
          </w:p>
        </w:tc>
        <w:tc>
          <w:tcPr>
            <w:tcW w:w="872" w:type="dxa"/>
          </w:tcPr>
          <w:p w14:paraId="542C1F58" w14:textId="77777777" w:rsidR="007A1F44" w:rsidRPr="00A03C55" w:rsidRDefault="007A1F44">
            <w:pPr>
              <w:pStyle w:val="TableEntry"/>
              <w:jc w:val="center"/>
              <w:rPr>
                <w:noProof w:val="0"/>
              </w:rPr>
            </w:pPr>
          </w:p>
        </w:tc>
        <w:tc>
          <w:tcPr>
            <w:tcW w:w="1701" w:type="dxa"/>
          </w:tcPr>
          <w:p w14:paraId="3BBB48C3" w14:textId="77777777" w:rsidR="007A1F44" w:rsidRPr="00A03C55" w:rsidRDefault="007A1F44">
            <w:pPr>
              <w:pStyle w:val="TableEntry"/>
              <w:jc w:val="center"/>
              <w:rPr>
                <w:noProof w:val="0"/>
              </w:rPr>
            </w:pPr>
          </w:p>
        </w:tc>
      </w:tr>
      <w:tr w:rsidR="007A1F44" w:rsidRPr="00A03C55" w14:paraId="4632E18A" w14:textId="77777777">
        <w:trPr>
          <w:cantSplit/>
          <w:jc w:val="center"/>
        </w:trPr>
        <w:tc>
          <w:tcPr>
            <w:tcW w:w="1951" w:type="dxa"/>
          </w:tcPr>
          <w:p w14:paraId="1A2F584F" w14:textId="77777777" w:rsidR="007A1F44" w:rsidRPr="00A03C55" w:rsidRDefault="007A1F44" w:rsidP="00A0052B">
            <w:pPr>
              <w:pStyle w:val="TableEntry"/>
              <w:rPr>
                <w:noProof w:val="0"/>
              </w:rPr>
            </w:pPr>
            <w:r w:rsidRPr="00A03C55">
              <w:rPr>
                <w:noProof w:val="0"/>
              </w:rPr>
              <w:t>ACC</w:t>
            </w:r>
          </w:p>
        </w:tc>
        <w:tc>
          <w:tcPr>
            <w:tcW w:w="3544" w:type="dxa"/>
          </w:tcPr>
          <w:p w14:paraId="255B88B2" w14:textId="77777777" w:rsidR="007A1F44" w:rsidRPr="00A03C55" w:rsidRDefault="007A1F44">
            <w:pPr>
              <w:pStyle w:val="TableEntry"/>
              <w:rPr>
                <w:noProof w:val="0"/>
              </w:rPr>
            </w:pPr>
            <w:r w:rsidRPr="00A03C55">
              <w:rPr>
                <w:noProof w:val="0"/>
              </w:rPr>
              <w:t xml:space="preserve">Accident Information </w:t>
            </w:r>
          </w:p>
        </w:tc>
        <w:tc>
          <w:tcPr>
            <w:tcW w:w="971" w:type="dxa"/>
          </w:tcPr>
          <w:p w14:paraId="4397DEC5" w14:textId="77777777" w:rsidR="007A1F44" w:rsidRPr="00A03C55" w:rsidRDefault="007A1F44">
            <w:pPr>
              <w:pStyle w:val="TableEntry"/>
              <w:jc w:val="center"/>
              <w:rPr>
                <w:noProof w:val="0"/>
              </w:rPr>
            </w:pPr>
            <w:r w:rsidRPr="00A03C55">
              <w:rPr>
                <w:noProof w:val="0"/>
              </w:rPr>
              <w:t>O</w:t>
            </w:r>
          </w:p>
        </w:tc>
        <w:tc>
          <w:tcPr>
            <w:tcW w:w="872" w:type="dxa"/>
          </w:tcPr>
          <w:p w14:paraId="3449F7B2" w14:textId="77777777" w:rsidR="007A1F44" w:rsidRPr="00A03C55" w:rsidRDefault="007A1F44">
            <w:pPr>
              <w:pStyle w:val="TableEntry"/>
              <w:jc w:val="center"/>
              <w:rPr>
                <w:noProof w:val="0"/>
              </w:rPr>
            </w:pPr>
            <w:r w:rsidRPr="00A03C55">
              <w:rPr>
                <w:noProof w:val="0"/>
              </w:rPr>
              <w:t>[0..1]</w:t>
            </w:r>
          </w:p>
        </w:tc>
        <w:tc>
          <w:tcPr>
            <w:tcW w:w="1701" w:type="dxa"/>
          </w:tcPr>
          <w:p w14:paraId="14B0301F" w14:textId="77777777" w:rsidR="007A1F44" w:rsidRPr="00A03C55" w:rsidRDefault="007A1F44">
            <w:pPr>
              <w:pStyle w:val="TableEntry"/>
              <w:jc w:val="center"/>
              <w:rPr>
                <w:noProof w:val="0"/>
              </w:rPr>
            </w:pPr>
            <w:r w:rsidRPr="00A03C55">
              <w:rPr>
                <w:noProof w:val="0"/>
              </w:rPr>
              <w:t>6</w:t>
            </w:r>
          </w:p>
        </w:tc>
      </w:tr>
      <w:tr w:rsidR="007A1F44" w:rsidRPr="00A03C55" w14:paraId="4230EF97" w14:textId="77777777">
        <w:trPr>
          <w:cantSplit/>
          <w:jc w:val="center"/>
        </w:trPr>
        <w:tc>
          <w:tcPr>
            <w:tcW w:w="1951" w:type="dxa"/>
          </w:tcPr>
          <w:p w14:paraId="29034187" w14:textId="77777777" w:rsidR="007A1F44" w:rsidRPr="00A03C55" w:rsidRDefault="007A1F44" w:rsidP="00A0052B">
            <w:pPr>
              <w:pStyle w:val="TableEntry"/>
              <w:rPr>
                <w:noProof w:val="0"/>
              </w:rPr>
            </w:pPr>
            <w:r w:rsidRPr="00A03C55">
              <w:rPr>
                <w:noProof w:val="0"/>
              </w:rPr>
              <w:t>UB1</w:t>
            </w:r>
          </w:p>
        </w:tc>
        <w:tc>
          <w:tcPr>
            <w:tcW w:w="3544" w:type="dxa"/>
          </w:tcPr>
          <w:p w14:paraId="7CF59C13" w14:textId="77777777" w:rsidR="007A1F44" w:rsidRPr="00A03C55" w:rsidRDefault="007A1F44">
            <w:pPr>
              <w:pStyle w:val="TableEntry"/>
              <w:rPr>
                <w:noProof w:val="0"/>
              </w:rPr>
            </w:pPr>
            <w:r w:rsidRPr="00A03C55">
              <w:rPr>
                <w:noProof w:val="0"/>
              </w:rPr>
              <w:t>Universal Bill Information</w:t>
            </w:r>
          </w:p>
        </w:tc>
        <w:tc>
          <w:tcPr>
            <w:tcW w:w="971" w:type="dxa"/>
          </w:tcPr>
          <w:p w14:paraId="75718268" w14:textId="77777777" w:rsidR="007A1F44" w:rsidRPr="00A03C55" w:rsidRDefault="007A1F44">
            <w:pPr>
              <w:pStyle w:val="TableEntry"/>
              <w:jc w:val="center"/>
              <w:rPr>
                <w:noProof w:val="0"/>
              </w:rPr>
            </w:pPr>
            <w:r w:rsidRPr="00A03C55">
              <w:rPr>
                <w:noProof w:val="0"/>
              </w:rPr>
              <w:t>O</w:t>
            </w:r>
          </w:p>
        </w:tc>
        <w:tc>
          <w:tcPr>
            <w:tcW w:w="872" w:type="dxa"/>
          </w:tcPr>
          <w:p w14:paraId="1EA4B337" w14:textId="77777777" w:rsidR="007A1F44" w:rsidRPr="00A03C55" w:rsidRDefault="007A1F44">
            <w:pPr>
              <w:pStyle w:val="TableEntry"/>
              <w:jc w:val="center"/>
              <w:rPr>
                <w:noProof w:val="0"/>
              </w:rPr>
            </w:pPr>
            <w:r w:rsidRPr="00A03C55">
              <w:rPr>
                <w:noProof w:val="0"/>
              </w:rPr>
              <w:t>[0..1]</w:t>
            </w:r>
          </w:p>
        </w:tc>
        <w:tc>
          <w:tcPr>
            <w:tcW w:w="1701" w:type="dxa"/>
          </w:tcPr>
          <w:p w14:paraId="2F7BF9F5" w14:textId="77777777" w:rsidR="007A1F44" w:rsidRPr="00A03C55" w:rsidRDefault="007A1F44">
            <w:pPr>
              <w:pStyle w:val="TableEntry"/>
              <w:jc w:val="center"/>
              <w:rPr>
                <w:noProof w:val="0"/>
              </w:rPr>
            </w:pPr>
            <w:r w:rsidRPr="00A03C55">
              <w:rPr>
                <w:noProof w:val="0"/>
              </w:rPr>
              <w:t>6</w:t>
            </w:r>
          </w:p>
        </w:tc>
      </w:tr>
      <w:tr w:rsidR="007A1F44" w:rsidRPr="00A03C55" w14:paraId="55812C77" w14:textId="77777777">
        <w:trPr>
          <w:cantSplit/>
          <w:jc w:val="center"/>
        </w:trPr>
        <w:tc>
          <w:tcPr>
            <w:tcW w:w="1951" w:type="dxa"/>
          </w:tcPr>
          <w:p w14:paraId="6A64478C" w14:textId="77777777" w:rsidR="007A1F44" w:rsidRPr="00A03C55" w:rsidRDefault="007A1F44" w:rsidP="00A0052B">
            <w:pPr>
              <w:pStyle w:val="TableEntry"/>
              <w:rPr>
                <w:noProof w:val="0"/>
              </w:rPr>
            </w:pPr>
            <w:r w:rsidRPr="00A03C55">
              <w:rPr>
                <w:noProof w:val="0"/>
              </w:rPr>
              <w:t>UB2</w:t>
            </w:r>
          </w:p>
        </w:tc>
        <w:tc>
          <w:tcPr>
            <w:tcW w:w="3544" w:type="dxa"/>
          </w:tcPr>
          <w:p w14:paraId="2419C1F1" w14:textId="77777777" w:rsidR="007A1F44" w:rsidRPr="00A03C55" w:rsidRDefault="007A1F44">
            <w:pPr>
              <w:pStyle w:val="TableEntry"/>
              <w:rPr>
                <w:noProof w:val="0"/>
              </w:rPr>
            </w:pPr>
            <w:r w:rsidRPr="00A03C55">
              <w:rPr>
                <w:noProof w:val="0"/>
              </w:rPr>
              <w:t>Universal Bill 92 Information</w:t>
            </w:r>
          </w:p>
        </w:tc>
        <w:tc>
          <w:tcPr>
            <w:tcW w:w="971" w:type="dxa"/>
          </w:tcPr>
          <w:p w14:paraId="0B320C9A" w14:textId="77777777" w:rsidR="007A1F44" w:rsidRPr="00A03C55" w:rsidRDefault="007A1F44">
            <w:pPr>
              <w:pStyle w:val="TableEntry"/>
              <w:jc w:val="center"/>
              <w:rPr>
                <w:noProof w:val="0"/>
              </w:rPr>
            </w:pPr>
            <w:r w:rsidRPr="00A03C55">
              <w:rPr>
                <w:noProof w:val="0"/>
              </w:rPr>
              <w:t>O</w:t>
            </w:r>
          </w:p>
        </w:tc>
        <w:tc>
          <w:tcPr>
            <w:tcW w:w="872" w:type="dxa"/>
          </w:tcPr>
          <w:p w14:paraId="1A1A1F74" w14:textId="77777777" w:rsidR="007A1F44" w:rsidRPr="00A03C55" w:rsidRDefault="007A1F44">
            <w:pPr>
              <w:pStyle w:val="TableEntry"/>
              <w:jc w:val="center"/>
              <w:rPr>
                <w:noProof w:val="0"/>
              </w:rPr>
            </w:pPr>
            <w:r w:rsidRPr="00A03C55">
              <w:rPr>
                <w:noProof w:val="0"/>
              </w:rPr>
              <w:t>[0..1]</w:t>
            </w:r>
          </w:p>
        </w:tc>
        <w:tc>
          <w:tcPr>
            <w:tcW w:w="1701" w:type="dxa"/>
          </w:tcPr>
          <w:p w14:paraId="77355EC2" w14:textId="77777777" w:rsidR="007A1F44" w:rsidRPr="00A03C55" w:rsidRDefault="007A1F44">
            <w:pPr>
              <w:pStyle w:val="TableEntry"/>
              <w:jc w:val="center"/>
              <w:rPr>
                <w:noProof w:val="0"/>
              </w:rPr>
            </w:pPr>
            <w:r w:rsidRPr="00A03C55">
              <w:rPr>
                <w:noProof w:val="0"/>
              </w:rPr>
              <w:t>6</w:t>
            </w:r>
          </w:p>
        </w:tc>
      </w:tr>
      <w:tr w:rsidR="007A1F44" w:rsidRPr="00A03C55" w14:paraId="3FAE9823" w14:textId="77777777">
        <w:trPr>
          <w:cantSplit/>
          <w:jc w:val="center"/>
        </w:trPr>
        <w:tc>
          <w:tcPr>
            <w:tcW w:w="1951" w:type="dxa"/>
          </w:tcPr>
          <w:p w14:paraId="5793B1F6" w14:textId="77777777" w:rsidR="007A1F44" w:rsidRPr="00A03C55" w:rsidRDefault="007A1F44" w:rsidP="00A0052B">
            <w:pPr>
              <w:pStyle w:val="TableEntry"/>
              <w:rPr>
                <w:noProof w:val="0"/>
              </w:rPr>
            </w:pPr>
            <w:r w:rsidRPr="00A03C55">
              <w:rPr>
                <w:noProof w:val="0"/>
              </w:rPr>
              <w:t>PDA</w:t>
            </w:r>
          </w:p>
        </w:tc>
        <w:tc>
          <w:tcPr>
            <w:tcW w:w="3544" w:type="dxa"/>
          </w:tcPr>
          <w:p w14:paraId="581F1750" w14:textId="77777777" w:rsidR="007A1F44" w:rsidRPr="00A03C55" w:rsidRDefault="007A1F44">
            <w:pPr>
              <w:pStyle w:val="TableEntry"/>
              <w:rPr>
                <w:noProof w:val="0"/>
              </w:rPr>
            </w:pPr>
            <w:r w:rsidRPr="00A03C55">
              <w:rPr>
                <w:noProof w:val="0"/>
              </w:rPr>
              <w:t>Patient Death and Autopsy</w:t>
            </w:r>
          </w:p>
        </w:tc>
        <w:tc>
          <w:tcPr>
            <w:tcW w:w="971" w:type="dxa"/>
          </w:tcPr>
          <w:p w14:paraId="3BCE35F3" w14:textId="77777777" w:rsidR="007A1F44" w:rsidRPr="00A03C55" w:rsidRDefault="007A1F44">
            <w:pPr>
              <w:pStyle w:val="TableEntry"/>
              <w:jc w:val="center"/>
              <w:rPr>
                <w:noProof w:val="0"/>
              </w:rPr>
            </w:pPr>
            <w:r w:rsidRPr="00A03C55">
              <w:rPr>
                <w:noProof w:val="0"/>
              </w:rPr>
              <w:t>O</w:t>
            </w:r>
          </w:p>
        </w:tc>
        <w:tc>
          <w:tcPr>
            <w:tcW w:w="872" w:type="dxa"/>
          </w:tcPr>
          <w:p w14:paraId="70F8759B" w14:textId="77777777" w:rsidR="007A1F44" w:rsidRPr="00A03C55" w:rsidRDefault="007A1F44">
            <w:pPr>
              <w:pStyle w:val="TableEntry"/>
              <w:jc w:val="center"/>
              <w:rPr>
                <w:noProof w:val="0"/>
              </w:rPr>
            </w:pPr>
            <w:r w:rsidRPr="00A03C55">
              <w:rPr>
                <w:noProof w:val="0"/>
              </w:rPr>
              <w:t>[0..1]</w:t>
            </w:r>
          </w:p>
        </w:tc>
        <w:tc>
          <w:tcPr>
            <w:tcW w:w="1701" w:type="dxa"/>
          </w:tcPr>
          <w:p w14:paraId="06C49C58" w14:textId="77777777" w:rsidR="007A1F44" w:rsidRPr="00A03C55" w:rsidRDefault="007A1F44">
            <w:pPr>
              <w:pStyle w:val="TableEntry"/>
              <w:jc w:val="center"/>
              <w:rPr>
                <w:noProof w:val="0"/>
              </w:rPr>
            </w:pPr>
            <w:r w:rsidRPr="00A03C55">
              <w:rPr>
                <w:noProof w:val="0"/>
              </w:rPr>
              <w:t>3</w:t>
            </w:r>
          </w:p>
        </w:tc>
      </w:tr>
    </w:tbl>
    <w:p w14:paraId="280F4B1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2" w:name="_Toc174249220"/>
      <w:r w:rsidRPr="00A03C55">
        <w:rPr>
          <w:noProof w:val="0"/>
        </w:rPr>
        <w:t>Comments on segment usage</w:t>
      </w:r>
      <w:bookmarkEnd w:id="422"/>
    </w:p>
    <w:p w14:paraId="6DC052B2" w14:textId="77777777" w:rsidR="007A1F44" w:rsidRPr="00A03C55" w:rsidRDefault="007A1F44">
      <w:r w:rsidRPr="00A03C55">
        <w:t xml:space="preserve">Field </w:t>
      </w:r>
      <w:r w:rsidRPr="00A03C55">
        <w:rPr>
          <w:i/>
          <w:iCs/>
        </w:rPr>
        <w:t>PV2-8-expected admit date/time</w:t>
      </w:r>
      <w:r w:rsidRPr="00A03C55">
        <w:t xml:space="preserve"> is used to carry the expected date and time when the patient is to be admitted.</w:t>
      </w:r>
    </w:p>
    <w:p w14:paraId="0631705A" w14:textId="77777777" w:rsidR="007A1F44" w:rsidRPr="00A03C55" w:rsidRDefault="007A1F44">
      <w:r w:rsidRPr="00A03C55">
        <w:t>One or more OBX segments may be present to carry “permanent observations” such as the patient weight or height.</w:t>
      </w:r>
    </w:p>
    <w:p w14:paraId="31AFDF9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3" w:name="_Toc174249221"/>
      <w:r w:rsidRPr="00A03C55">
        <w:rPr>
          <w:noProof w:val="0"/>
        </w:rPr>
        <w:t>Expected actions</w:t>
      </w:r>
      <w:bookmarkEnd w:id="423"/>
    </w:p>
    <w:p w14:paraId="4320CAB1" w14:textId="77777777" w:rsidR="007A1F44" w:rsidRPr="00A03C55" w:rsidRDefault="007A1F44">
      <w:r w:rsidRPr="00A03C55">
        <w:t>The receiver shall update the patient’s status to “pending admit”.</w:t>
      </w:r>
    </w:p>
    <w:p w14:paraId="5C0CBC4B" w14:textId="77777777" w:rsidR="007A1F44" w:rsidRPr="00A03C55" w:rsidRDefault="007A1F44">
      <w:r w:rsidRPr="00A03C55">
        <w:t>The receiver shall report the result of this operation (success / error) in an acknowledgment message returned to the sender.</w:t>
      </w:r>
    </w:p>
    <w:p w14:paraId="6FA07AD6" w14:textId="77777777" w:rsidR="007A1F44" w:rsidRPr="00A03C55" w:rsidRDefault="007A1F44">
      <w:r w:rsidRPr="00A03C55">
        <w:t>There is no particular potential conflict between this Movement and any previously received message related to the same patient.</w:t>
      </w:r>
    </w:p>
    <w:p w14:paraId="7A954BAA" w14:textId="77777777" w:rsidR="007A1F44" w:rsidRPr="00A03C55" w:rsidRDefault="007A1F44">
      <w:r w:rsidRPr="00A03C55">
        <w:t>If the receiver does not support the Pending Event Management Option of this transaction, it shall application-reject the message (see ITI TF-2x: C.2.3).</w:t>
      </w:r>
    </w:p>
    <w:p w14:paraId="4C84B690"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24" w:name="_Toc174249222"/>
      <w:bookmarkStart w:id="425" w:name="_Toc398544184"/>
      <w:r w:rsidRPr="00A03C55">
        <w:rPr>
          <w:noProof w:val="0"/>
        </w:rPr>
        <w:lastRenderedPageBreak/>
        <w:t>Cancel Pending Admit – ADT^A27^ADT_A21</w:t>
      </w:r>
      <w:bookmarkEnd w:id="424"/>
      <w:bookmarkEnd w:id="425"/>
    </w:p>
    <w:p w14:paraId="1A5C8B4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6" w:name="_Toc174249223"/>
      <w:r w:rsidRPr="00A03C55">
        <w:rPr>
          <w:noProof w:val="0"/>
        </w:rPr>
        <w:t>Trigger Event</w:t>
      </w:r>
      <w:bookmarkEnd w:id="426"/>
    </w:p>
    <w:p w14:paraId="6B570764" w14:textId="77777777" w:rsidR="007A1F44" w:rsidRPr="00A03C55" w:rsidRDefault="007A1F44">
      <w:r w:rsidRPr="00A03C55">
        <w:t>This message is sent by a Patient Encounter Supplier to a Patient Encounter Consumer to cancel a previous notification (via trigger event A14) that a patient was expected to be admitted.</w:t>
      </w:r>
    </w:p>
    <w:p w14:paraId="04C36BD0" w14:textId="77777777" w:rsidR="007A1F44" w:rsidRPr="00A03C55" w:rsidRDefault="007A1F44">
      <w:r w:rsidRPr="00A03C55">
        <w:t xml:space="preserve">MSH-9 is valued </w:t>
      </w:r>
      <w:r w:rsidRPr="00A03C55">
        <w:rPr>
          <w:b/>
          <w:bCs/>
        </w:rPr>
        <w:t>ADT^A27^ADT_A21</w:t>
      </w:r>
      <w:r w:rsidRPr="00A03C55">
        <w:t>.</w:t>
      </w:r>
    </w:p>
    <w:p w14:paraId="580BAE0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7" w:name="_Toc174249224"/>
      <w:r w:rsidRPr="00A03C55">
        <w:rPr>
          <w:noProof w:val="0"/>
        </w:rPr>
        <w:t>Message Static Definition</w:t>
      </w:r>
      <w:bookmarkEnd w:id="427"/>
    </w:p>
    <w:p w14:paraId="6EF3A01F" w14:textId="77777777" w:rsidR="007A1F44" w:rsidRPr="00A03C55" w:rsidRDefault="007A1F44">
      <w:pPr>
        <w:pStyle w:val="TableTitle"/>
        <w:rPr>
          <w:noProof w:val="0"/>
        </w:rPr>
      </w:pPr>
      <w:r w:rsidRPr="00A03C55">
        <w:rPr>
          <w:noProof w:val="0"/>
        </w:rPr>
        <w:t>Table 3.31-20: Static definition of message ADT^A27^ADT_A21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CD94EB8" w14:textId="77777777">
        <w:trPr>
          <w:cantSplit/>
          <w:tblHeader/>
          <w:jc w:val="center"/>
        </w:trPr>
        <w:tc>
          <w:tcPr>
            <w:tcW w:w="1951" w:type="dxa"/>
            <w:shd w:val="clear" w:color="auto" w:fill="D9D9D9"/>
          </w:tcPr>
          <w:p w14:paraId="1352B668"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72C720B"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F200E07"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BC6E9F2"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909ED17" w14:textId="77777777" w:rsidR="007A1F44" w:rsidRPr="00A03C55" w:rsidRDefault="007A1F44" w:rsidP="00A53067">
            <w:pPr>
              <w:pStyle w:val="TableEntryHeader"/>
              <w:rPr>
                <w:noProof w:val="0"/>
              </w:rPr>
            </w:pPr>
            <w:r w:rsidRPr="00A03C55">
              <w:rPr>
                <w:noProof w:val="0"/>
              </w:rPr>
              <w:t>HL7 chapter</w:t>
            </w:r>
          </w:p>
        </w:tc>
      </w:tr>
      <w:tr w:rsidR="007A1F44" w:rsidRPr="00A03C55" w14:paraId="5DF23BA9" w14:textId="77777777">
        <w:trPr>
          <w:cantSplit/>
          <w:jc w:val="center"/>
        </w:trPr>
        <w:tc>
          <w:tcPr>
            <w:tcW w:w="1951" w:type="dxa"/>
          </w:tcPr>
          <w:p w14:paraId="27ADA7A3" w14:textId="77777777" w:rsidR="007A1F44" w:rsidRPr="00A03C55" w:rsidRDefault="007A1F44" w:rsidP="00A0052B">
            <w:pPr>
              <w:pStyle w:val="TableEntry"/>
              <w:rPr>
                <w:noProof w:val="0"/>
              </w:rPr>
            </w:pPr>
            <w:r w:rsidRPr="00A03C55">
              <w:rPr>
                <w:noProof w:val="0"/>
              </w:rPr>
              <w:t>MSH</w:t>
            </w:r>
          </w:p>
        </w:tc>
        <w:tc>
          <w:tcPr>
            <w:tcW w:w="3544" w:type="dxa"/>
          </w:tcPr>
          <w:p w14:paraId="4C04D3EF" w14:textId="77777777" w:rsidR="007A1F44" w:rsidRPr="00A03C55" w:rsidRDefault="007A1F44">
            <w:pPr>
              <w:pStyle w:val="TableEntry"/>
              <w:rPr>
                <w:noProof w:val="0"/>
              </w:rPr>
            </w:pPr>
            <w:r w:rsidRPr="00A03C55">
              <w:rPr>
                <w:noProof w:val="0"/>
              </w:rPr>
              <w:t>Message Header</w:t>
            </w:r>
          </w:p>
        </w:tc>
        <w:tc>
          <w:tcPr>
            <w:tcW w:w="971" w:type="dxa"/>
          </w:tcPr>
          <w:p w14:paraId="704348BF" w14:textId="77777777" w:rsidR="007A1F44" w:rsidRPr="00A03C55" w:rsidRDefault="007A1F44">
            <w:pPr>
              <w:pStyle w:val="TableEntry"/>
              <w:jc w:val="center"/>
              <w:rPr>
                <w:noProof w:val="0"/>
              </w:rPr>
            </w:pPr>
            <w:r w:rsidRPr="00A03C55">
              <w:rPr>
                <w:noProof w:val="0"/>
              </w:rPr>
              <w:t>R</w:t>
            </w:r>
          </w:p>
        </w:tc>
        <w:tc>
          <w:tcPr>
            <w:tcW w:w="872" w:type="dxa"/>
          </w:tcPr>
          <w:p w14:paraId="604AA7D1" w14:textId="77777777" w:rsidR="007A1F44" w:rsidRPr="00A03C55" w:rsidRDefault="007A1F44">
            <w:pPr>
              <w:pStyle w:val="TableEntry"/>
              <w:jc w:val="center"/>
              <w:rPr>
                <w:noProof w:val="0"/>
              </w:rPr>
            </w:pPr>
            <w:r w:rsidRPr="00A03C55">
              <w:rPr>
                <w:noProof w:val="0"/>
              </w:rPr>
              <w:t>[1..1]</w:t>
            </w:r>
          </w:p>
        </w:tc>
        <w:tc>
          <w:tcPr>
            <w:tcW w:w="1701" w:type="dxa"/>
          </w:tcPr>
          <w:p w14:paraId="2B14F470" w14:textId="77777777" w:rsidR="007A1F44" w:rsidRPr="00A03C55" w:rsidRDefault="007A1F44">
            <w:pPr>
              <w:pStyle w:val="TableEntry"/>
              <w:jc w:val="center"/>
              <w:rPr>
                <w:noProof w:val="0"/>
              </w:rPr>
            </w:pPr>
            <w:r w:rsidRPr="00A03C55">
              <w:rPr>
                <w:noProof w:val="0"/>
              </w:rPr>
              <w:t>2</w:t>
            </w:r>
          </w:p>
        </w:tc>
      </w:tr>
      <w:tr w:rsidR="007A1F44" w:rsidRPr="00A03C55" w14:paraId="332BC509" w14:textId="77777777">
        <w:trPr>
          <w:cantSplit/>
          <w:jc w:val="center"/>
        </w:trPr>
        <w:tc>
          <w:tcPr>
            <w:tcW w:w="1951" w:type="dxa"/>
          </w:tcPr>
          <w:p w14:paraId="30E7AD78" w14:textId="77777777" w:rsidR="007A1F44" w:rsidRPr="00A03C55" w:rsidRDefault="007A1F44">
            <w:pPr>
              <w:pStyle w:val="TableEntry"/>
              <w:rPr>
                <w:noProof w:val="0"/>
              </w:rPr>
            </w:pPr>
            <w:r w:rsidRPr="00A03C55">
              <w:rPr>
                <w:noProof w:val="0"/>
              </w:rPr>
              <w:t>SFT</w:t>
            </w:r>
          </w:p>
        </w:tc>
        <w:tc>
          <w:tcPr>
            <w:tcW w:w="3544" w:type="dxa"/>
          </w:tcPr>
          <w:p w14:paraId="42F69DB9" w14:textId="77777777" w:rsidR="007A1F44" w:rsidRPr="00A03C55" w:rsidRDefault="007A1F44">
            <w:pPr>
              <w:pStyle w:val="TableEntry"/>
              <w:rPr>
                <w:noProof w:val="0"/>
              </w:rPr>
            </w:pPr>
            <w:r w:rsidRPr="00A03C55">
              <w:rPr>
                <w:noProof w:val="0"/>
              </w:rPr>
              <w:t>Software Segment</w:t>
            </w:r>
          </w:p>
        </w:tc>
        <w:tc>
          <w:tcPr>
            <w:tcW w:w="971" w:type="dxa"/>
          </w:tcPr>
          <w:p w14:paraId="0A0DA6D7" w14:textId="77777777" w:rsidR="007A1F44" w:rsidRPr="00A03C55" w:rsidRDefault="007A1F44">
            <w:pPr>
              <w:pStyle w:val="TableEntry"/>
              <w:jc w:val="center"/>
              <w:rPr>
                <w:noProof w:val="0"/>
              </w:rPr>
            </w:pPr>
            <w:r w:rsidRPr="00A03C55">
              <w:rPr>
                <w:noProof w:val="0"/>
              </w:rPr>
              <w:t>O</w:t>
            </w:r>
          </w:p>
        </w:tc>
        <w:tc>
          <w:tcPr>
            <w:tcW w:w="872" w:type="dxa"/>
          </w:tcPr>
          <w:p w14:paraId="48C63768" w14:textId="77777777" w:rsidR="007A1F44" w:rsidRPr="00A03C55" w:rsidRDefault="007A1F44">
            <w:pPr>
              <w:pStyle w:val="TableEntry"/>
              <w:jc w:val="center"/>
              <w:rPr>
                <w:noProof w:val="0"/>
              </w:rPr>
            </w:pPr>
            <w:r w:rsidRPr="00A03C55">
              <w:rPr>
                <w:noProof w:val="0"/>
              </w:rPr>
              <w:t>[0..*]</w:t>
            </w:r>
          </w:p>
        </w:tc>
        <w:tc>
          <w:tcPr>
            <w:tcW w:w="1701" w:type="dxa"/>
          </w:tcPr>
          <w:p w14:paraId="77487E8C" w14:textId="77777777" w:rsidR="007A1F44" w:rsidRPr="00A03C55" w:rsidRDefault="007A1F44">
            <w:pPr>
              <w:pStyle w:val="TableEntry"/>
              <w:jc w:val="center"/>
              <w:rPr>
                <w:noProof w:val="0"/>
              </w:rPr>
            </w:pPr>
            <w:r w:rsidRPr="00A03C55">
              <w:rPr>
                <w:noProof w:val="0"/>
              </w:rPr>
              <w:t>2</w:t>
            </w:r>
          </w:p>
        </w:tc>
      </w:tr>
      <w:tr w:rsidR="007A1F44" w:rsidRPr="00A03C55" w14:paraId="42B8DA32" w14:textId="77777777">
        <w:trPr>
          <w:cantSplit/>
          <w:jc w:val="center"/>
        </w:trPr>
        <w:tc>
          <w:tcPr>
            <w:tcW w:w="1951" w:type="dxa"/>
          </w:tcPr>
          <w:p w14:paraId="3132ADA2" w14:textId="77777777" w:rsidR="007A1F44" w:rsidRPr="00A03C55" w:rsidRDefault="007A1F44">
            <w:pPr>
              <w:pStyle w:val="TableEntry"/>
              <w:rPr>
                <w:noProof w:val="0"/>
              </w:rPr>
            </w:pPr>
            <w:r w:rsidRPr="00A03C55">
              <w:rPr>
                <w:noProof w:val="0"/>
              </w:rPr>
              <w:t>EVN</w:t>
            </w:r>
          </w:p>
        </w:tc>
        <w:tc>
          <w:tcPr>
            <w:tcW w:w="3544" w:type="dxa"/>
          </w:tcPr>
          <w:p w14:paraId="003BDEA5" w14:textId="77777777" w:rsidR="007A1F44" w:rsidRPr="00A03C55" w:rsidRDefault="007A1F44">
            <w:pPr>
              <w:pStyle w:val="TableEntry"/>
              <w:rPr>
                <w:noProof w:val="0"/>
              </w:rPr>
            </w:pPr>
            <w:r w:rsidRPr="00A03C55">
              <w:rPr>
                <w:noProof w:val="0"/>
              </w:rPr>
              <w:t>Event Type</w:t>
            </w:r>
          </w:p>
        </w:tc>
        <w:tc>
          <w:tcPr>
            <w:tcW w:w="971" w:type="dxa"/>
          </w:tcPr>
          <w:p w14:paraId="13D91BAA" w14:textId="77777777" w:rsidR="007A1F44" w:rsidRPr="00A03C55" w:rsidRDefault="007A1F44">
            <w:pPr>
              <w:pStyle w:val="TableEntry"/>
              <w:jc w:val="center"/>
              <w:rPr>
                <w:noProof w:val="0"/>
              </w:rPr>
            </w:pPr>
            <w:r w:rsidRPr="00A03C55">
              <w:rPr>
                <w:noProof w:val="0"/>
              </w:rPr>
              <w:t>R</w:t>
            </w:r>
          </w:p>
        </w:tc>
        <w:tc>
          <w:tcPr>
            <w:tcW w:w="872" w:type="dxa"/>
          </w:tcPr>
          <w:p w14:paraId="0B06F352" w14:textId="77777777" w:rsidR="007A1F44" w:rsidRPr="00A03C55" w:rsidRDefault="007A1F44">
            <w:pPr>
              <w:pStyle w:val="TableEntry"/>
              <w:jc w:val="center"/>
              <w:rPr>
                <w:noProof w:val="0"/>
              </w:rPr>
            </w:pPr>
            <w:r w:rsidRPr="00A03C55">
              <w:rPr>
                <w:noProof w:val="0"/>
              </w:rPr>
              <w:t>[1..1]</w:t>
            </w:r>
          </w:p>
        </w:tc>
        <w:tc>
          <w:tcPr>
            <w:tcW w:w="1701" w:type="dxa"/>
          </w:tcPr>
          <w:p w14:paraId="24B1593A" w14:textId="77777777" w:rsidR="007A1F44" w:rsidRPr="00A03C55" w:rsidRDefault="007A1F44">
            <w:pPr>
              <w:pStyle w:val="TableEntry"/>
              <w:jc w:val="center"/>
              <w:rPr>
                <w:noProof w:val="0"/>
              </w:rPr>
            </w:pPr>
            <w:r w:rsidRPr="00A03C55">
              <w:rPr>
                <w:noProof w:val="0"/>
              </w:rPr>
              <w:t>2</w:t>
            </w:r>
          </w:p>
        </w:tc>
      </w:tr>
      <w:tr w:rsidR="007A1F44" w:rsidRPr="00A03C55" w14:paraId="7D4CF4D6" w14:textId="77777777">
        <w:trPr>
          <w:cantSplit/>
          <w:jc w:val="center"/>
        </w:trPr>
        <w:tc>
          <w:tcPr>
            <w:tcW w:w="1951" w:type="dxa"/>
          </w:tcPr>
          <w:p w14:paraId="48979132" w14:textId="77777777" w:rsidR="007A1F44" w:rsidRPr="00A03C55" w:rsidRDefault="007A1F44">
            <w:pPr>
              <w:pStyle w:val="TableEntry"/>
              <w:rPr>
                <w:noProof w:val="0"/>
              </w:rPr>
            </w:pPr>
            <w:r w:rsidRPr="00A03C55">
              <w:rPr>
                <w:noProof w:val="0"/>
              </w:rPr>
              <w:t>PID</w:t>
            </w:r>
          </w:p>
        </w:tc>
        <w:tc>
          <w:tcPr>
            <w:tcW w:w="3544" w:type="dxa"/>
          </w:tcPr>
          <w:p w14:paraId="79AA0D9E" w14:textId="77777777" w:rsidR="007A1F44" w:rsidRPr="00A03C55" w:rsidRDefault="007A1F44">
            <w:pPr>
              <w:pStyle w:val="TableEntry"/>
              <w:rPr>
                <w:noProof w:val="0"/>
              </w:rPr>
            </w:pPr>
            <w:r w:rsidRPr="00A03C55">
              <w:rPr>
                <w:noProof w:val="0"/>
              </w:rPr>
              <w:t>Patient Identification</w:t>
            </w:r>
          </w:p>
        </w:tc>
        <w:tc>
          <w:tcPr>
            <w:tcW w:w="971" w:type="dxa"/>
          </w:tcPr>
          <w:p w14:paraId="0BD95A2B" w14:textId="77777777" w:rsidR="007A1F44" w:rsidRPr="00A03C55" w:rsidRDefault="007A1F44">
            <w:pPr>
              <w:pStyle w:val="TableEntry"/>
              <w:jc w:val="center"/>
              <w:rPr>
                <w:noProof w:val="0"/>
              </w:rPr>
            </w:pPr>
            <w:r w:rsidRPr="00A03C55">
              <w:rPr>
                <w:noProof w:val="0"/>
              </w:rPr>
              <w:t>R</w:t>
            </w:r>
          </w:p>
        </w:tc>
        <w:tc>
          <w:tcPr>
            <w:tcW w:w="872" w:type="dxa"/>
          </w:tcPr>
          <w:p w14:paraId="2C64C929" w14:textId="77777777" w:rsidR="007A1F44" w:rsidRPr="00A03C55" w:rsidRDefault="007A1F44">
            <w:pPr>
              <w:pStyle w:val="TableEntry"/>
              <w:jc w:val="center"/>
              <w:rPr>
                <w:noProof w:val="0"/>
              </w:rPr>
            </w:pPr>
            <w:r w:rsidRPr="00A03C55">
              <w:rPr>
                <w:noProof w:val="0"/>
              </w:rPr>
              <w:t>[1..1]</w:t>
            </w:r>
          </w:p>
        </w:tc>
        <w:tc>
          <w:tcPr>
            <w:tcW w:w="1701" w:type="dxa"/>
          </w:tcPr>
          <w:p w14:paraId="318603CF" w14:textId="77777777" w:rsidR="007A1F44" w:rsidRPr="00A03C55" w:rsidRDefault="007A1F44">
            <w:pPr>
              <w:pStyle w:val="TableEntry"/>
              <w:jc w:val="center"/>
              <w:rPr>
                <w:noProof w:val="0"/>
              </w:rPr>
            </w:pPr>
            <w:r w:rsidRPr="00A03C55">
              <w:rPr>
                <w:noProof w:val="0"/>
              </w:rPr>
              <w:t>3</w:t>
            </w:r>
          </w:p>
        </w:tc>
      </w:tr>
      <w:tr w:rsidR="007A1F44" w:rsidRPr="00A03C55" w14:paraId="1769BB5D" w14:textId="77777777">
        <w:trPr>
          <w:cantSplit/>
          <w:jc w:val="center"/>
        </w:trPr>
        <w:tc>
          <w:tcPr>
            <w:tcW w:w="1951" w:type="dxa"/>
          </w:tcPr>
          <w:p w14:paraId="0C59B161" w14:textId="77777777" w:rsidR="007A1F44" w:rsidRPr="00A03C55" w:rsidRDefault="007A1F44">
            <w:pPr>
              <w:pStyle w:val="TableEntry"/>
              <w:rPr>
                <w:noProof w:val="0"/>
              </w:rPr>
            </w:pPr>
            <w:r w:rsidRPr="00A03C55">
              <w:rPr>
                <w:noProof w:val="0"/>
              </w:rPr>
              <w:t>PD1</w:t>
            </w:r>
          </w:p>
        </w:tc>
        <w:tc>
          <w:tcPr>
            <w:tcW w:w="3544" w:type="dxa"/>
          </w:tcPr>
          <w:p w14:paraId="67F67E9F" w14:textId="77777777" w:rsidR="007A1F44" w:rsidRPr="00A03C55" w:rsidRDefault="007A1F44">
            <w:pPr>
              <w:pStyle w:val="TableEntry"/>
              <w:rPr>
                <w:noProof w:val="0"/>
              </w:rPr>
            </w:pPr>
            <w:r w:rsidRPr="00A03C55">
              <w:rPr>
                <w:noProof w:val="0"/>
              </w:rPr>
              <w:t>Additional Demographics</w:t>
            </w:r>
          </w:p>
        </w:tc>
        <w:tc>
          <w:tcPr>
            <w:tcW w:w="971" w:type="dxa"/>
          </w:tcPr>
          <w:p w14:paraId="7664964A" w14:textId="77777777" w:rsidR="007A1F44" w:rsidRPr="00A03C55" w:rsidRDefault="007A1F44">
            <w:pPr>
              <w:pStyle w:val="TableEntry"/>
              <w:jc w:val="center"/>
              <w:rPr>
                <w:noProof w:val="0"/>
              </w:rPr>
            </w:pPr>
            <w:r w:rsidRPr="00A03C55">
              <w:rPr>
                <w:noProof w:val="0"/>
              </w:rPr>
              <w:t>O</w:t>
            </w:r>
          </w:p>
        </w:tc>
        <w:tc>
          <w:tcPr>
            <w:tcW w:w="872" w:type="dxa"/>
          </w:tcPr>
          <w:p w14:paraId="0BE690BE" w14:textId="77777777" w:rsidR="007A1F44" w:rsidRPr="00A03C55" w:rsidRDefault="007A1F44">
            <w:pPr>
              <w:pStyle w:val="TableEntry"/>
              <w:jc w:val="center"/>
              <w:rPr>
                <w:noProof w:val="0"/>
              </w:rPr>
            </w:pPr>
            <w:r w:rsidRPr="00A03C55">
              <w:rPr>
                <w:noProof w:val="0"/>
              </w:rPr>
              <w:t>[0..1]</w:t>
            </w:r>
          </w:p>
        </w:tc>
        <w:tc>
          <w:tcPr>
            <w:tcW w:w="1701" w:type="dxa"/>
          </w:tcPr>
          <w:p w14:paraId="274B863E" w14:textId="77777777" w:rsidR="007A1F44" w:rsidRPr="00A03C55" w:rsidRDefault="007A1F44">
            <w:pPr>
              <w:pStyle w:val="TableEntry"/>
              <w:jc w:val="center"/>
              <w:rPr>
                <w:noProof w:val="0"/>
              </w:rPr>
            </w:pPr>
            <w:r w:rsidRPr="00A03C55">
              <w:rPr>
                <w:noProof w:val="0"/>
              </w:rPr>
              <w:t>3</w:t>
            </w:r>
          </w:p>
        </w:tc>
      </w:tr>
      <w:tr w:rsidR="007A1F44" w:rsidRPr="00A03C55" w14:paraId="3C82B3E9" w14:textId="77777777">
        <w:trPr>
          <w:cantSplit/>
          <w:jc w:val="center"/>
        </w:trPr>
        <w:tc>
          <w:tcPr>
            <w:tcW w:w="1951" w:type="dxa"/>
          </w:tcPr>
          <w:p w14:paraId="4E459329" w14:textId="77777777" w:rsidR="007A1F44" w:rsidRPr="00A03C55" w:rsidRDefault="007A1F44" w:rsidP="00A0052B">
            <w:pPr>
              <w:pStyle w:val="TableEntry"/>
              <w:rPr>
                <w:noProof w:val="0"/>
              </w:rPr>
            </w:pPr>
            <w:r w:rsidRPr="00A03C55">
              <w:rPr>
                <w:noProof w:val="0"/>
              </w:rPr>
              <w:t>PV1</w:t>
            </w:r>
          </w:p>
        </w:tc>
        <w:tc>
          <w:tcPr>
            <w:tcW w:w="3544" w:type="dxa"/>
          </w:tcPr>
          <w:p w14:paraId="5E2B6475" w14:textId="77777777" w:rsidR="007A1F44" w:rsidRPr="00A03C55" w:rsidRDefault="007A1F44">
            <w:pPr>
              <w:pStyle w:val="TableEntry"/>
              <w:rPr>
                <w:noProof w:val="0"/>
              </w:rPr>
            </w:pPr>
            <w:r w:rsidRPr="00A03C55">
              <w:rPr>
                <w:noProof w:val="0"/>
              </w:rPr>
              <w:t>Patient Visit</w:t>
            </w:r>
          </w:p>
        </w:tc>
        <w:tc>
          <w:tcPr>
            <w:tcW w:w="971" w:type="dxa"/>
          </w:tcPr>
          <w:p w14:paraId="41B9D12B" w14:textId="77777777" w:rsidR="007A1F44" w:rsidRPr="00A03C55" w:rsidRDefault="007A1F44">
            <w:pPr>
              <w:pStyle w:val="TableEntry"/>
              <w:jc w:val="center"/>
              <w:rPr>
                <w:noProof w:val="0"/>
              </w:rPr>
            </w:pPr>
            <w:r w:rsidRPr="00A03C55">
              <w:rPr>
                <w:noProof w:val="0"/>
              </w:rPr>
              <w:t>R</w:t>
            </w:r>
          </w:p>
        </w:tc>
        <w:tc>
          <w:tcPr>
            <w:tcW w:w="872" w:type="dxa"/>
          </w:tcPr>
          <w:p w14:paraId="109A3158" w14:textId="77777777" w:rsidR="007A1F44" w:rsidRPr="00A03C55" w:rsidRDefault="007A1F44">
            <w:pPr>
              <w:pStyle w:val="TableEntry"/>
              <w:jc w:val="center"/>
              <w:rPr>
                <w:noProof w:val="0"/>
              </w:rPr>
            </w:pPr>
            <w:r w:rsidRPr="00A03C55">
              <w:rPr>
                <w:noProof w:val="0"/>
              </w:rPr>
              <w:t>[1..1]</w:t>
            </w:r>
          </w:p>
        </w:tc>
        <w:tc>
          <w:tcPr>
            <w:tcW w:w="1701" w:type="dxa"/>
          </w:tcPr>
          <w:p w14:paraId="0663C4D4" w14:textId="77777777" w:rsidR="007A1F44" w:rsidRPr="00A03C55" w:rsidRDefault="007A1F44">
            <w:pPr>
              <w:pStyle w:val="TableEntry"/>
              <w:jc w:val="center"/>
              <w:rPr>
                <w:noProof w:val="0"/>
              </w:rPr>
            </w:pPr>
            <w:r w:rsidRPr="00A03C55">
              <w:rPr>
                <w:noProof w:val="0"/>
              </w:rPr>
              <w:t>3</w:t>
            </w:r>
          </w:p>
        </w:tc>
      </w:tr>
      <w:tr w:rsidR="007A1F44" w:rsidRPr="00A03C55" w14:paraId="5F3E4F95" w14:textId="77777777">
        <w:trPr>
          <w:cantSplit/>
          <w:jc w:val="center"/>
        </w:trPr>
        <w:tc>
          <w:tcPr>
            <w:tcW w:w="1951" w:type="dxa"/>
          </w:tcPr>
          <w:p w14:paraId="7D3CC2A3" w14:textId="77777777" w:rsidR="007A1F44" w:rsidRPr="00A03C55" w:rsidRDefault="007A1F44" w:rsidP="00A0052B">
            <w:pPr>
              <w:pStyle w:val="TableEntry"/>
              <w:rPr>
                <w:noProof w:val="0"/>
              </w:rPr>
            </w:pPr>
            <w:r w:rsidRPr="00A03C55">
              <w:rPr>
                <w:noProof w:val="0"/>
              </w:rPr>
              <w:t>PV2</w:t>
            </w:r>
          </w:p>
        </w:tc>
        <w:tc>
          <w:tcPr>
            <w:tcW w:w="3544" w:type="dxa"/>
          </w:tcPr>
          <w:p w14:paraId="1F03F4FB" w14:textId="77777777" w:rsidR="007A1F44" w:rsidRPr="00A03C55" w:rsidRDefault="007A1F44">
            <w:pPr>
              <w:pStyle w:val="TableEntry"/>
              <w:rPr>
                <w:noProof w:val="0"/>
              </w:rPr>
            </w:pPr>
            <w:r w:rsidRPr="00A03C55">
              <w:rPr>
                <w:noProof w:val="0"/>
              </w:rPr>
              <w:t>Patient Visit – Additional Info</w:t>
            </w:r>
          </w:p>
        </w:tc>
        <w:tc>
          <w:tcPr>
            <w:tcW w:w="971" w:type="dxa"/>
          </w:tcPr>
          <w:p w14:paraId="75DA0E22" w14:textId="77777777" w:rsidR="007A1F44" w:rsidRPr="00A03C55" w:rsidRDefault="007A1F44">
            <w:pPr>
              <w:pStyle w:val="TableEntry"/>
              <w:jc w:val="center"/>
              <w:rPr>
                <w:noProof w:val="0"/>
              </w:rPr>
            </w:pPr>
            <w:r w:rsidRPr="00A03C55">
              <w:rPr>
                <w:noProof w:val="0"/>
              </w:rPr>
              <w:t>O</w:t>
            </w:r>
          </w:p>
        </w:tc>
        <w:tc>
          <w:tcPr>
            <w:tcW w:w="872" w:type="dxa"/>
          </w:tcPr>
          <w:p w14:paraId="495D1D18" w14:textId="77777777" w:rsidR="007A1F44" w:rsidRPr="00A03C55" w:rsidRDefault="007A1F44">
            <w:pPr>
              <w:pStyle w:val="TableEntry"/>
              <w:jc w:val="center"/>
              <w:rPr>
                <w:noProof w:val="0"/>
              </w:rPr>
            </w:pPr>
            <w:r w:rsidRPr="00A03C55">
              <w:rPr>
                <w:noProof w:val="0"/>
              </w:rPr>
              <w:t>[0..1]</w:t>
            </w:r>
          </w:p>
        </w:tc>
        <w:tc>
          <w:tcPr>
            <w:tcW w:w="1701" w:type="dxa"/>
          </w:tcPr>
          <w:p w14:paraId="14320D8B" w14:textId="77777777" w:rsidR="007A1F44" w:rsidRPr="00A03C55" w:rsidRDefault="007A1F44">
            <w:pPr>
              <w:pStyle w:val="TableEntry"/>
              <w:jc w:val="center"/>
              <w:rPr>
                <w:noProof w:val="0"/>
              </w:rPr>
            </w:pPr>
            <w:r w:rsidRPr="00A03C55">
              <w:rPr>
                <w:noProof w:val="0"/>
              </w:rPr>
              <w:t>3</w:t>
            </w:r>
          </w:p>
        </w:tc>
      </w:tr>
      <w:tr w:rsidR="007A1F44" w:rsidRPr="00A03C55" w14:paraId="7BDD0EC1" w14:textId="77777777">
        <w:trPr>
          <w:cantSplit/>
          <w:jc w:val="center"/>
        </w:trPr>
        <w:tc>
          <w:tcPr>
            <w:tcW w:w="1951" w:type="dxa"/>
          </w:tcPr>
          <w:p w14:paraId="747FE8E8" w14:textId="77777777" w:rsidR="007A1F44" w:rsidRPr="00A03C55" w:rsidRDefault="007A1F44" w:rsidP="00A0052B">
            <w:pPr>
              <w:pStyle w:val="TableEntry"/>
              <w:rPr>
                <w:noProof w:val="0"/>
              </w:rPr>
            </w:pPr>
            <w:r w:rsidRPr="00A03C55">
              <w:rPr>
                <w:noProof w:val="0"/>
              </w:rPr>
              <w:t>DB1</w:t>
            </w:r>
          </w:p>
        </w:tc>
        <w:tc>
          <w:tcPr>
            <w:tcW w:w="3544" w:type="dxa"/>
          </w:tcPr>
          <w:p w14:paraId="6A170E0E" w14:textId="77777777" w:rsidR="007A1F44" w:rsidRPr="00A03C55" w:rsidRDefault="007A1F44">
            <w:pPr>
              <w:pStyle w:val="TableEntry"/>
              <w:rPr>
                <w:noProof w:val="0"/>
              </w:rPr>
            </w:pPr>
            <w:r w:rsidRPr="00A03C55">
              <w:rPr>
                <w:noProof w:val="0"/>
              </w:rPr>
              <w:t>Disability Information</w:t>
            </w:r>
          </w:p>
        </w:tc>
        <w:tc>
          <w:tcPr>
            <w:tcW w:w="971" w:type="dxa"/>
          </w:tcPr>
          <w:p w14:paraId="11832002" w14:textId="77777777" w:rsidR="007A1F44" w:rsidRPr="00A03C55" w:rsidRDefault="007A1F44">
            <w:pPr>
              <w:pStyle w:val="TableEntry"/>
              <w:jc w:val="center"/>
              <w:rPr>
                <w:noProof w:val="0"/>
              </w:rPr>
            </w:pPr>
            <w:r w:rsidRPr="00A03C55">
              <w:rPr>
                <w:noProof w:val="0"/>
              </w:rPr>
              <w:t>O</w:t>
            </w:r>
          </w:p>
        </w:tc>
        <w:tc>
          <w:tcPr>
            <w:tcW w:w="872" w:type="dxa"/>
          </w:tcPr>
          <w:p w14:paraId="6E6F95EF" w14:textId="77777777" w:rsidR="007A1F44" w:rsidRPr="00A03C55" w:rsidRDefault="007A1F44">
            <w:pPr>
              <w:pStyle w:val="TableEntry"/>
              <w:jc w:val="center"/>
              <w:rPr>
                <w:noProof w:val="0"/>
              </w:rPr>
            </w:pPr>
            <w:r w:rsidRPr="00A03C55">
              <w:rPr>
                <w:noProof w:val="0"/>
              </w:rPr>
              <w:t>[0..*]</w:t>
            </w:r>
          </w:p>
        </w:tc>
        <w:tc>
          <w:tcPr>
            <w:tcW w:w="1701" w:type="dxa"/>
          </w:tcPr>
          <w:p w14:paraId="49D7EE48" w14:textId="77777777" w:rsidR="007A1F44" w:rsidRPr="00A03C55" w:rsidRDefault="007A1F44">
            <w:pPr>
              <w:pStyle w:val="TableEntry"/>
              <w:jc w:val="center"/>
              <w:rPr>
                <w:noProof w:val="0"/>
              </w:rPr>
            </w:pPr>
            <w:r w:rsidRPr="00A03C55">
              <w:rPr>
                <w:noProof w:val="0"/>
              </w:rPr>
              <w:t>3</w:t>
            </w:r>
          </w:p>
        </w:tc>
      </w:tr>
      <w:tr w:rsidR="007A1F44" w:rsidRPr="00A03C55" w14:paraId="00DF0AEE" w14:textId="77777777">
        <w:trPr>
          <w:cantSplit/>
          <w:jc w:val="center"/>
        </w:trPr>
        <w:tc>
          <w:tcPr>
            <w:tcW w:w="1951" w:type="dxa"/>
          </w:tcPr>
          <w:p w14:paraId="6A8BF0B5" w14:textId="77777777" w:rsidR="007A1F44" w:rsidRPr="00A03C55" w:rsidRDefault="007A1F44" w:rsidP="00A0052B">
            <w:pPr>
              <w:pStyle w:val="TableEntry"/>
              <w:rPr>
                <w:noProof w:val="0"/>
              </w:rPr>
            </w:pPr>
            <w:r w:rsidRPr="00A03C55">
              <w:rPr>
                <w:noProof w:val="0"/>
              </w:rPr>
              <w:t>OBX</w:t>
            </w:r>
          </w:p>
        </w:tc>
        <w:tc>
          <w:tcPr>
            <w:tcW w:w="3544" w:type="dxa"/>
          </w:tcPr>
          <w:p w14:paraId="159E2D7E" w14:textId="77777777" w:rsidR="007A1F44" w:rsidRPr="00A03C55" w:rsidRDefault="007A1F44">
            <w:pPr>
              <w:pStyle w:val="TableEntry"/>
              <w:rPr>
                <w:noProof w:val="0"/>
              </w:rPr>
            </w:pPr>
            <w:r w:rsidRPr="00A03C55">
              <w:rPr>
                <w:noProof w:val="0"/>
              </w:rPr>
              <w:t>Observation/Result</w:t>
            </w:r>
          </w:p>
        </w:tc>
        <w:tc>
          <w:tcPr>
            <w:tcW w:w="971" w:type="dxa"/>
          </w:tcPr>
          <w:p w14:paraId="7043F72A" w14:textId="77777777" w:rsidR="007A1F44" w:rsidRPr="00A03C55" w:rsidRDefault="007A1F44">
            <w:pPr>
              <w:pStyle w:val="TableEntry"/>
              <w:jc w:val="center"/>
              <w:rPr>
                <w:noProof w:val="0"/>
              </w:rPr>
            </w:pPr>
            <w:r w:rsidRPr="00A03C55">
              <w:rPr>
                <w:noProof w:val="0"/>
              </w:rPr>
              <w:t>O</w:t>
            </w:r>
          </w:p>
        </w:tc>
        <w:tc>
          <w:tcPr>
            <w:tcW w:w="872" w:type="dxa"/>
          </w:tcPr>
          <w:p w14:paraId="7A6DEF87" w14:textId="77777777" w:rsidR="007A1F44" w:rsidRPr="00A03C55" w:rsidRDefault="007A1F44">
            <w:pPr>
              <w:pStyle w:val="TableEntry"/>
              <w:jc w:val="center"/>
              <w:rPr>
                <w:noProof w:val="0"/>
              </w:rPr>
            </w:pPr>
            <w:r w:rsidRPr="00A03C55">
              <w:rPr>
                <w:noProof w:val="0"/>
              </w:rPr>
              <w:t>[0..*]</w:t>
            </w:r>
          </w:p>
        </w:tc>
        <w:tc>
          <w:tcPr>
            <w:tcW w:w="1701" w:type="dxa"/>
          </w:tcPr>
          <w:p w14:paraId="668B1630" w14:textId="77777777" w:rsidR="007A1F44" w:rsidRPr="00A03C55" w:rsidRDefault="007A1F44">
            <w:pPr>
              <w:pStyle w:val="TableEntry"/>
              <w:jc w:val="center"/>
              <w:rPr>
                <w:noProof w:val="0"/>
              </w:rPr>
            </w:pPr>
            <w:r w:rsidRPr="00A03C55">
              <w:rPr>
                <w:noProof w:val="0"/>
              </w:rPr>
              <w:t>7</w:t>
            </w:r>
          </w:p>
        </w:tc>
      </w:tr>
    </w:tbl>
    <w:p w14:paraId="07B2F7A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8" w:name="_Toc174249225"/>
      <w:r w:rsidRPr="00A03C55">
        <w:rPr>
          <w:noProof w:val="0"/>
        </w:rPr>
        <w:t>Comments on segment usage</w:t>
      </w:r>
      <w:bookmarkEnd w:id="428"/>
    </w:p>
    <w:p w14:paraId="77D25A36" w14:textId="77777777" w:rsidR="007A1F44" w:rsidRPr="00A03C55" w:rsidRDefault="007A1F44">
      <w:r w:rsidRPr="00A03C55">
        <w:t>One or more OBX segments may be present to carry “permanent observations” such as the patient weight or height.</w:t>
      </w:r>
    </w:p>
    <w:p w14:paraId="5BDBD1F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9" w:name="_Toc174249226"/>
      <w:r w:rsidRPr="00A03C55">
        <w:rPr>
          <w:noProof w:val="0"/>
        </w:rPr>
        <w:t>Expected actions</w:t>
      </w:r>
      <w:bookmarkEnd w:id="429"/>
    </w:p>
    <w:p w14:paraId="1B1230F8" w14:textId="77777777" w:rsidR="007A1F44" w:rsidRPr="00A03C55" w:rsidRDefault="007A1F44">
      <w:r w:rsidRPr="00A03C55">
        <w:t>The receiver shall reset the patient’s status to its value prior to the receipt of the “pending admit” message.</w:t>
      </w:r>
    </w:p>
    <w:p w14:paraId="23ED5DD5" w14:textId="77777777" w:rsidR="007A1F44" w:rsidRPr="00A03C55" w:rsidRDefault="007A1F44">
      <w:r w:rsidRPr="00A03C55">
        <w:t>The receiver shall report the result of this operation (success / error) in an acknowledgment message returned to the sender.</w:t>
      </w:r>
    </w:p>
    <w:p w14:paraId="64356FA5" w14:textId="77777777" w:rsidR="007A1F44" w:rsidRPr="00A03C55" w:rsidRDefault="007A1F44">
      <w:r w:rsidRPr="00A03C55">
        <w:t>In case this Movement conflicts with the current situation of the patient (no pending admit previously notified, or patient unknown) the message is discarded, and no error condition is raised.</w:t>
      </w:r>
    </w:p>
    <w:p w14:paraId="710900C7" w14:textId="77777777" w:rsidR="007A1F44" w:rsidRPr="00A03C55" w:rsidRDefault="007A1F44">
      <w:r w:rsidRPr="00A03C55">
        <w:t>If the receiver does not support the Pending Event Management Option of this transaction, it shall application-reject the message (see ITI TF-2x: C.2.3).</w:t>
      </w:r>
    </w:p>
    <w:p w14:paraId="016FCB75"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30" w:name="_Toc174249227"/>
      <w:bookmarkStart w:id="431" w:name="_Toc398544185"/>
      <w:r w:rsidRPr="00A03C55">
        <w:rPr>
          <w:noProof w:val="0"/>
        </w:rPr>
        <w:t>Pending Transfer (ADT^A15^ADT_A15)</w:t>
      </w:r>
      <w:bookmarkEnd w:id="430"/>
      <w:bookmarkEnd w:id="431"/>
    </w:p>
    <w:p w14:paraId="38DCF00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2" w:name="_Toc174249228"/>
      <w:r w:rsidRPr="00A03C55">
        <w:rPr>
          <w:noProof w:val="0"/>
        </w:rPr>
        <w:t>Trigger Event</w:t>
      </w:r>
      <w:bookmarkEnd w:id="432"/>
    </w:p>
    <w:p w14:paraId="0EF193BE" w14:textId="77777777" w:rsidR="007A1F44" w:rsidRPr="00A03C55" w:rsidRDefault="007A1F44">
      <w:r w:rsidRPr="00A03C55">
        <w:t>This message is sent by a Patient Encounter Supplier to notify a Patient Encounter Consumer that it is planned to transfer a patient.</w:t>
      </w:r>
    </w:p>
    <w:p w14:paraId="64BD9260" w14:textId="77777777" w:rsidR="007A1F44" w:rsidRPr="00A03C55" w:rsidRDefault="007A1F44">
      <w:r w:rsidRPr="00A03C55">
        <w:lastRenderedPageBreak/>
        <w:t xml:space="preserve">MSH-9 is valued </w:t>
      </w:r>
      <w:r w:rsidRPr="00A03C55">
        <w:rPr>
          <w:b/>
          <w:bCs/>
        </w:rPr>
        <w:t>ADT^A15^ADT_A15</w:t>
      </w:r>
      <w:r w:rsidRPr="00A03C55">
        <w:t>.</w:t>
      </w:r>
    </w:p>
    <w:p w14:paraId="57A5491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3" w:name="_Toc174249229"/>
      <w:r w:rsidRPr="00A03C55">
        <w:rPr>
          <w:noProof w:val="0"/>
        </w:rPr>
        <w:t>Message Static Definition</w:t>
      </w:r>
      <w:bookmarkEnd w:id="433"/>
    </w:p>
    <w:p w14:paraId="4A246A0F" w14:textId="77777777" w:rsidR="007A1F44" w:rsidRPr="00A03C55" w:rsidRDefault="007A1F44">
      <w:pPr>
        <w:pStyle w:val="TableTitle"/>
        <w:rPr>
          <w:noProof w:val="0"/>
        </w:rPr>
      </w:pPr>
      <w:r w:rsidRPr="00A03C55">
        <w:rPr>
          <w:noProof w:val="0"/>
        </w:rPr>
        <w:t>Table 3.31-21: Static definition of message ADT^A15^ADT_A15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348A207" w14:textId="77777777">
        <w:trPr>
          <w:cantSplit/>
          <w:tblHeader/>
          <w:jc w:val="center"/>
        </w:trPr>
        <w:tc>
          <w:tcPr>
            <w:tcW w:w="1951" w:type="dxa"/>
            <w:shd w:val="clear" w:color="auto" w:fill="D9D9D9"/>
          </w:tcPr>
          <w:p w14:paraId="72059BBC"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C3476C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3BD9751"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B62F542"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E67E854" w14:textId="77777777" w:rsidR="007A1F44" w:rsidRPr="00A03C55" w:rsidRDefault="007A1F44" w:rsidP="00A53067">
            <w:pPr>
              <w:pStyle w:val="TableEntryHeader"/>
              <w:rPr>
                <w:noProof w:val="0"/>
              </w:rPr>
            </w:pPr>
            <w:r w:rsidRPr="00A03C55">
              <w:rPr>
                <w:noProof w:val="0"/>
              </w:rPr>
              <w:t>HL7 chapter</w:t>
            </w:r>
          </w:p>
        </w:tc>
      </w:tr>
      <w:tr w:rsidR="007A1F44" w:rsidRPr="00A03C55" w14:paraId="28D64B1B" w14:textId="77777777">
        <w:trPr>
          <w:cantSplit/>
          <w:jc w:val="center"/>
        </w:trPr>
        <w:tc>
          <w:tcPr>
            <w:tcW w:w="1951" w:type="dxa"/>
          </w:tcPr>
          <w:p w14:paraId="647CB345" w14:textId="77777777" w:rsidR="007A1F44" w:rsidRPr="00A03C55" w:rsidRDefault="007A1F44" w:rsidP="00B609B2">
            <w:pPr>
              <w:pStyle w:val="TableEntry"/>
              <w:rPr>
                <w:noProof w:val="0"/>
              </w:rPr>
            </w:pPr>
            <w:r w:rsidRPr="00A03C55">
              <w:rPr>
                <w:noProof w:val="0"/>
              </w:rPr>
              <w:t>MSH</w:t>
            </w:r>
          </w:p>
        </w:tc>
        <w:tc>
          <w:tcPr>
            <w:tcW w:w="3544" w:type="dxa"/>
          </w:tcPr>
          <w:p w14:paraId="1EF637E8" w14:textId="77777777" w:rsidR="007A1F44" w:rsidRPr="00A03C55" w:rsidRDefault="007A1F44" w:rsidP="00A0052B">
            <w:pPr>
              <w:pStyle w:val="TableEntry"/>
              <w:rPr>
                <w:noProof w:val="0"/>
              </w:rPr>
            </w:pPr>
            <w:r w:rsidRPr="00A03C55">
              <w:rPr>
                <w:noProof w:val="0"/>
              </w:rPr>
              <w:t>Message Header</w:t>
            </w:r>
          </w:p>
        </w:tc>
        <w:tc>
          <w:tcPr>
            <w:tcW w:w="971" w:type="dxa"/>
          </w:tcPr>
          <w:p w14:paraId="66CB90F3" w14:textId="77777777" w:rsidR="007A1F44" w:rsidRPr="00A03C55" w:rsidRDefault="007A1F44" w:rsidP="00B6518F">
            <w:pPr>
              <w:pStyle w:val="TableEntry"/>
              <w:rPr>
                <w:noProof w:val="0"/>
              </w:rPr>
            </w:pPr>
            <w:r w:rsidRPr="00A03C55">
              <w:rPr>
                <w:noProof w:val="0"/>
              </w:rPr>
              <w:t>R</w:t>
            </w:r>
          </w:p>
        </w:tc>
        <w:tc>
          <w:tcPr>
            <w:tcW w:w="872" w:type="dxa"/>
          </w:tcPr>
          <w:p w14:paraId="2A84BA08" w14:textId="77777777" w:rsidR="007A1F44" w:rsidRPr="00A03C55" w:rsidRDefault="007A1F44" w:rsidP="00B6518F">
            <w:pPr>
              <w:pStyle w:val="TableEntry"/>
              <w:rPr>
                <w:noProof w:val="0"/>
              </w:rPr>
            </w:pPr>
            <w:r w:rsidRPr="00A03C55">
              <w:rPr>
                <w:noProof w:val="0"/>
              </w:rPr>
              <w:t>[1..1]</w:t>
            </w:r>
          </w:p>
        </w:tc>
        <w:tc>
          <w:tcPr>
            <w:tcW w:w="1701" w:type="dxa"/>
          </w:tcPr>
          <w:p w14:paraId="40E19322" w14:textId="77777777" w:rsidR="007A1F44" w:rsidRPr="00A03C55" w:rsidRDefault="007A1F44" w:rsidP="00A66DA8">
            <w:pPr>
              <w:pStyle w:val="TableEntry"/>
              <w:jc w:val="center"/>
              <w:rPr>
                <w:noProof w:val="0"/>
              </w:rPr>
            </w:pPr>
            <w:r w:rsidRPr="00A03C55">
              <w:rPr>
                <w:noProof w:val="0"/>
              </w:rPr>
              <w:t>2</w:t>
            </w:r>
          </w:p>
        </w:tc>
      </w:tr>
      <w:tr w:rsidR="007A1F44" w:rsidRPr="00A03C55" w14:paraId="507450DD" w14:textId="77777777">
        <w:trPr>
          <w:cantSplit/>
          <w:jc w:val="center"/>
        </w:trPr>
        <w:tc>
          <w:tcPr>
            <w:tcW w:w="1951" w:type="dxa"/>
          </w:tcPr>
          <w:p w14:paraId="400C16C9" w14:textId="77777777" w:rsidR="007A1F44" w:rsidRPr="00A03C55" w:rsidRDefault="007A1F44" w:rsidP="00B609B2">
            <w:pPr>
              <w:pStyle w:val="TableEntry"/>
              <w:rPr>
                <w:noProof w:val="0"/>
              </w:rPr>
            </w:pPr>
            <w:r w:rsidRPr="00A03C55">
              <w:rPr>
                <w:noProof w:val="0"/>
              </w:rPr>
              <w:t>SFT</w:t>
            </w:r>
          </w:p>
        </w:tc>
        <w:tc>
          <w:tcPr>
            <w:tcW w:w="3544" w:type="dxa"/>
          </w:tcPr>
          <w:p w14:paraId="2AD2FDE7" w14:textId="77777777" w:rsidR="007A1F44" w:rsidRPr="00A03C55" w:rsidRDefault="007A1F44" w:rsidP="00A0052B">
            <w:pPr>
              <w:pStyle w:val="TableEntry"/>
              <w:rPr>
                <w:noProof w:val="0"/>
              </w:rPr>
            </w:pPr>
            <w:r w:rsidRPr="00A03C55">
              <w:rPr>
                <w:noProof w:val="0"/>
              </w:rPr>
              <w:t>Software Segment</w:t>
            </w:r>
          </w:p>
        </w:tc>
        <w:tc>
          <w:tcPr>
            <w:tcW w:w="971" w:type="dxa"/>
          </w:tcPr>
          <w:p w14:paraId="7B635B6F" w14:textId="77777777" w:rsidR="007A1F44" w:rsidRPr="00A03C55" w:rsidRDefault="007A1F44" w:rsidP="00B6518F">
            <w:pPr>
              <w:pStyle w:val="TableEntry"/>
              <w:rPr>
                <w:noProof w:val="0"/>
              </w:rPr>
            </w:pPr>
            <w:r w:rsidRPr="00A03C55">
              <w:rPr>
                <w:noProof w:val="0"/>
              </w:rPr>
              <w:t>O</w:t>
            </w:r>
          </w:p>
        </w:tc>
        <w:tc>
          <w:tcPr>
            <w:tcW w:w="872" w:type="dxa"/>
          </w:tcPr>
          <w:p w14:paraId="2DB7AD55" w14:textId="77777777" w:rsidR="007A1F44" w:rsidRPr="00A03C55" w:rsidRDefault="007A1F44" w:rsidP="00B6518F">
            <w:pPr>
              <w:pStyle w:val="TableEntry"/>
              <w:rPr>
                <w:noProof w:val="0"/>
              </w:rPr>
            </w:pPr>
            <w:r w:rsidRPr="00A03C55">
              <w:rPr>
                <w:noProof w:val="0"/>
              </w:rPr>
              <w:t>[0..*]</w:t>
            </w:r>
          </w:p>
        </w:tc>
        <w:tc>
          <w:tcPr>
            <w:tcW w:w="1701" w:type="dxa"/>
          </w:tcPr>
          <w:p w14:paraId="7A816107" w14:textId="77777777" w:rsidR="007A1F44" w:rsidRPr="00A03C55" w:rsidRDefault="007A1F44" w:rsidP="00A66DA8">
            <w:pPr>
              <w:pStyle w:val="TableEntry"/>
              <w:jc w:val="center"/>
              <w:rPr>
                <w:noProof w:val="0"/>
              </w:rPr>
            </w:pPr>
            <w:r w:rsidRPr="00A03C55">
              <w:rPr>
                <w:noProof w:val="0"/>
              </w:rPr>
              <w:t>2</w:t>
            </w:r>
          </w:p>
        </w:tc>
      </w:tr>
      <w:tr w:rsidR="007A1F44" w:rsidRPr="00A03C55" w14:paraId="44D44062" w14:textId="77777777">
        <w:trPr>
          <w:cantSplit/>
          <w:jc w:val="center"/>
        </w:trPr>
        <w:tc>
          <w:tcPr>
            <w:tcW w:w="1951" w:type="dxa"/>
          </w:tcPr>
          <w:p w14:paraId="194F09ED" w14:textId="77777777" w:rsidR="007A1F44" w:rsidRPr="00A03C55" w:rsidRDefault="007A1F44" w:rsidP="00B609B2">
            <w:pPr>
              <w:pStyle w:val="TableEntry"/>
              <w:rPr>
                <w:noProof w:val="0"/>
              </w:rPr>
            </w:pPr>
            <w:r w:rsidRPr="00A03C55">
              <w:rPr>
                <w:noProof w:val="0"/>
              </w:rPr>
              <w:t>EVN</w:t>
            </w:r>
          </w:p>
        </w:tc>
        <w:tc>
          <w:tcPr>
            <w:tcW w:w="3544" w:type="dxa"/>
          </w:tcPr>
          <w:p w14:paraId="083C8232" w14:textId="77777777" w:rsidR="007A1F44" w:rsidRPr="00A03C55" w:rsidRDefault="007A1F44" w:rsidP="00A0052B">
            <w:pPr>
              <w:pStyle w:val="TableEntry"/>
              <w:rPr>
                <w:noProof w:val="0"/>
              </w:rPr>
            </w:pPr>
            <w:r w:rsidRPr="00A03C55">
              <w:rPr>
                <w:noProof w:val="0"/>
              </w:rPr>
              <w:t>Event Type</w:t>
            </w:r>
          </w:p>
        </w:tc>
        <w:tc>
          <w:tcPr>
            <w:tcW w:w="971" w:type="dxa"/>
          </w:tcPr>
          <w:p w14:paraId="145B7B61" w14:textId="77777777" w:rsidR="007A1F44" w:rsidRPr="00A03C55" w:rsidRDefault="007A1F44" w:rsidP="00B6518F">
            <w:pPr>
              <w:pStyle w:val="TableEntry"/>
              <w:rPr>
                <w:noProof w:val="0"/>
              </w:rPr>
            </w:pPr>
            <w:r w:rsidRPr="00A03C55">
              <w:rPr>
                <w:noProof w:val="0"/>
              </w:rPr>
              <w:t>R</w:t>
            </w:r>
          </w:p>
        </w:tc>
        <w:tc>
          <w:tcPr>
            <w:tcW w:w="872" w:type="dxa"/>
          </w:tcPr>
          <w:p w14:paraId="1498E918" w14:textId="77777777" w:rsidR="007A1F44" w:rsidRPr="00A03C55" w:rsidRDefault="007A1F44" w:rsidP="00B6518F">
            <w:pPr>
              <w:pStyle w:val="TableEntry"/>
              <w:rPr>
                <w:noProof w:val="0"/>
              </w:rPr>
            </w:pPr>
            <w:r w:rsidRPr="00A03C55">
              <w:rPr>
                <w:noProof w:val="0"/>
              </w:rPr>
              <w:t>[1..1]</w:t>
            </w:r>
          </w:p>
        </w:tc>
        <w:tc>
          <w:tcPr>
            <w:tcW w:w="1701" w:type="dxa"/>
          </w:tcPr>
          <w:p w14:paraId="493301AE" w14:textId="77777777" w:rsidR="007A1F44" w:rsidRPr="00A03C55" w:rsidRDefault="007A1F44" w:rsidP="00A66DA8">
            <w:pPr>
              <w:pStyle w:val="TableEntry"/>
              <w:jc w:val="center"/>
              <w:rPr>
                <w:noProof w:val="0"/>
              </w:rPr>
            </w:pPr>
            <w:r w:rsidRPr="00A03C55">
              <w:rPr>
                <w:noProof w:val="0"/>
              </w:rPr>
              <w:t>2</w:t>
            </w:r>
          </w:p>
        </w:tc>
      </w:tr>
      <w:tr w:rsidR="007A1F44" w:rsidRPr="00A03C55" w14:paraId="3004FF97" w14:textId="77777777">
        <w:trPr>
          <w:cantSplit/>
          <w:jc w:val="center"/>
        </w:trPr>
        <w:tc>
          <w:tcPr>
            <w:tcW w:w="1951" w:type="dxa"/>
          </w:tcPr>
          <w:p w14:paraId="1DB6D714" w14:textId="77777777" w:rsidR="007A1F44" w:rsidRPr="00A03C55" w:rsidRDefault="007A1F44" w:rsidP="00B609B2">
            <w:pPr>
              <w:pStyle w:val="TableEntry"/>
              <w:rPr>
                <w:noProof w:val="0"/>
              </w:rPr>
            </w:pPr>
            <w:r w:rsidRPr="00A03C55">
              <w:rPr>
                <w:noProof w:val="0"/>
              </w:rPr>
              <w:t>PID</w:t>
            </w:r>
          </w:p>
        </w:tc>
        <w:tc>
          <w:tcPr>
            <w:tcW w:w="3544" w:type="dxa"/>
          </w:tcPr>
          <w:p w14:paraId="0A65EE30" w14:textId="77777777" w:rsidR="007A1F44" w:rsidRPr="00A03C55" w:rsidRDefault="007A1F44" w:rsidP="00A0052B">
            <w:pPr>
              <w:pStyle w:val="TableEntry"/>
              <w:rPr>
                <w:noProof w:val="0"/>
              </w:rPr>
            </w:pPr>
            <w:r w:rsidRPr="00A03C55">
              <w:rPr>
                <w:noProof w:val="0"/>
              </w:rPr>
              <w:t>Patient Identification</w:t>
            </w:r>
          </w:p>
        </w:tc>
        <w:tc>
          <w:tcPr>
            <w:tcW w:w="971" w:type="dxa"/>
          </w:tcPr>
          <w:p w14:paraId="036F6BB4" w14:textId="77777777" w:rsidR="007A1F44" w:rsidRPr="00A03C55" w:rsidRDefault="007A1F44" w:rsidP="00B6518F">
            <w:pPr>
              <w:pStyle w:val="TableEntry"/>
              <w:rPr>
                <w:noProof w:val="0"/>
              </w:rPr>
            </w:pPr>
            <w:r w:rsidRPr="00A03C55">
              <w:rPr>
                <w:noProof w:val="0"/>
              </w:rPr>
              <w:t>R</w:t>
            </w:r>
          </w:p>
        </w:tc>
        <w:tc>
          <w:tcPr>
            <w:tcW w:w="872" w:type="dxa"/>
          </w:tcPr>
          <w:p w14:paraId="648377B5" w14:textId="77777777" w:rsidR="007A1F44" w:rsidRPr="00A03C55" w:rsidRDefault="007A1F44" w:rsidP="00B6518F">
            <w:pPr>
              <w:pStyle w:val="TableEntry"/>
              <w:rPr>
                <w:noProof w:val="0"/>
              </w:rPr>
            </w:pPr>
            <w:r w:rsidRPr="00A03C55">
              <w:rPr>
                <w:noProof w:val="0"/>
              </w:rPr>
              <w:t>[1..1]</w:t>
            </w:r>
          </w:p>
        </w:tc>
        <w:tc>
          <w:tcPr>
            <w:tcW w:w="1701" w:type="dxa"/>
          </w:tcPr>
          <w:p w14:paraId="2294581C" w14:textId="77777777" w:rsidR="007A1F44" w:rsidRPr="00A03C55" w:rsidRDefault="007A1F44" w:rsidP="00A66DA8">
            <w:pPr>
              <w:pStyle w:val="TableEntry"/>
              <w:jc w:val="center"/>
              <w:rPr>
                <w:noProof w:val="0"/>
              </w:rPr>
            </w:pPr>
            <w:r w:rsidRPr="00A03C55">
              <w:rPr>
                <w:noProof w:val="0"/>
              </w:rPr>
              <w:t>3</w:t>
            </w:r>
          </w:p>
        </w:tc>
      </w:tr>
      <w:tr w:rsidR="007A1F44" w:rsidRPr="00A03C55" w14:paraId="0B59936E" w14:textId="77777777">
        <w:trPr>
          <w:cantSplit/>
          <w:jc w:val="center"/>
        </w:trPr>
        <w:tc>
          <w:tcPr>
            <w:tcW w:w="1951" w:type="dxa"/>
          </w:tcPr>
          <w:p w14:paraId="4ACE2064" w14:textId="77777777" w:rsidR="007A1F44" w:rsidRPr="00A03C55" w:rsidRDefault="007A1F44" w:rsidP="00B609B2">
            <w:pPr>
              <w:pStyle w:val="TableEntry"/>
              <w:rPr>
                <w:noProof w:val="0"/>
              </w:rPr>
            </w:pPr>
            <w:r w:rsidRPr="00A03C55">
              <w:rPr>
                <w:noProof w:val="0"/>
              </w:rPr>
              <w:t>PD1</w:t>
            </w:r>
          </w:p>
        </w:tc>
        <w:tc>
          <w:tcPr>
            <w:tcW w:w="3544" w:type="dxa"/>
          </w:tcPr>
          <w:p w14:paraId="60BD82AE" w14:textId="77777777" w:rsidR="007A1F44" w:rsidRPr="00A03C55" w:rsidRDefault="007A1F44" w:rsidP="00A0052B">
            <w:pPr>
              <w:pStyle w:val="TableEntry"/>
              <w:rPr>
                <w:noProof w:val="0"/>
              </w:rPr>
            </w:pPr>
            <w:r w:rsidRPr="00A03C55">
              <w:rPr>
                <w:noProof w:val="0"/>
              </w:rPr>
              <w:t>Additional Demographics</w:t>
            </w:r>
          </w:p>
        </w:tc>
        <w:tc>
          <w:tcPr>
            <w:tcW w:w="971" w:type="dxa"/>
          </w:tcPr>
          <w:p w14:paraId="614B2BB2" w14:textId="77777777" w:rsidR="007A1F44" w:rsidRPr="00A03C55" w:rsidRDefault="007A1F44" w:rsidP="00B6518F">
            <w:pPr>
              <w:pStyle w:val="TableEntry"/>
              <w:rPr>
                <w:noProof w:val="0"/>
              </w:rPr>
            </w:pPr>
            <w:r w:rsidRPr="00A03C55">
              <w:rPr>
                <w:noProof w:val="0"/>
              </w:rPr>
              <w:t>O</w:t>
            </w:r>
          </w:p>
        </w:tc>
        <w:tc>
          <w:tcPr>
            <w:tcW w:w="872" w:type="dxa"/>
          </w:tcPr>
          <w:p w14:paraId="1BD82761" w14:textId="77777777" w:rsidR="007A1F44" w:rsidRPr="00A03C55" w:rsidRDefault="007A1F44" w:rsidP="00B6518F">
            <w:pPr>
              <w:pStyle w:val="TableEntry"/>
              <w:rPr>
                <w:noProof w:val="0"/>
              </w:rPr>
            </w:pPr>
            <w:r w:rsidRPr="00A03C55">
              <w:rPr>
                <w:noProof w:val="0"/>
              </w:rPr>
              <w:t>[0..1]</w:t>
            </w:r>
          </w:p>
        </w:tc>
        <w:tc>
          <w:tcPr>
            <w:tcW w:w="1701" w:type="dxa"/>
          </w:tcPr>
          <w:p w14:paraId="4E6B744D" w14:textId="77777777" w:rsidR="007A1F44" w:rsidRPr="00A03C55" w:rsidRDefault="007A1F44" w:rsidP="00A66DA8">
            <w:pPr>
              <w:pStyle w:val="TableEntry"/>
              <w:jc w:val="center"/>
              <w:rPr>
                <w:noProof w:val="0"/>
              </w:rPr>
            </w:pPr>
            <w:r w:rsidRPr="00A03C55">
              <w:rPr>
                <w:noProof w:val="0"/>
              </w:rPr>
              <w:t>3</w:t>
            </w:r>
          </w:p>
        </w:tc>
      </w:tr>
      <w:tr w:rsidR="007A1F44" w:rsidRPr="00A03C55" w14:paraId="5C43DFAF" w14:textId="77777777">
        <w:trPr>
          <w:cantSplit/>
          <w:jc w:val="center"/>
        </w:trPr>
        <w:tc>
          <w:tcPr>
            <w:tcW w:w="1951" w:type="dxa"/>
          </w:tcPr>
          <w:p w14:paraId="06799431" w14:textId="77777777" w:rsidR="007A1F44" w:rsidRPr="00A03C55" w:rsidRDefault="007A1F44" w:rsidP="00B609B2">
            <w:pPr>
              <w:pStyle w:val="TableEntry"/>
              <w:rPr>
                <w:noProof w:val="0"/>
              </w:rPr>
            </w:pPr>
            <w:r w:rsidRPr="00A03C55">
              <w:rPr>
                <w:noProof w:val="0"/>
              </w:rPr>
              <w:t>ROL</w:t>
            </w:r>
          </w:p>
        </w:tc>
        <w:tc>
          <w:tcPr>
            <w:tcW w:w="3544" w:type="dxa"/>
          </w:tcPr>
          <w:p w14:paraId="0136DC3E" w14:textId="77777777" w:rsidR="007A1F44" w:rsidRPr="00A03C55" w:rsidRDefault="007A1F44" w:rsidP="00A0052B">
            <w:pPr>
              <w:pStyle w:val="TableEntry"/>
              <w:rPr>
                <w:noProof w:val="0"/>
              </w:rPr>
            </w:pPr>
            <w:r w:rsidRPr="00A03C55">
              <w:rPr>
                <w:noProof w:val="0"/>
              </w:rPr>
              <w:t>Role</w:t>
            </w:r>
          </w:p>
        </w:tc>
        <w:tc>
          <w:tcPr>
            <w:tcW w:w="971" w:type="dxa"/>
          </w:tcPr>
          <w:p w14:paraId="30ABF218" w14:textId="77777777" w:rsidR="007A1F44" w:rsidRPr="00A03C55" w:rsidRDefault="007A1F44" w:rsidP="00B6518F">
            <w:pPr>
              <w:pStyle w:val="TableEntry"/>
              <w:rPr>
                <w:noProof w:val="0"/>
              </w:rPr>
            </w:pPr>
            <w:r w:rsidRPr="00A03C55">
              <w:rPr>
                <w:noProof w:val="0"/>
              </w:rPr>
              <w:t>O</w:t>
            </w:r>
          </w:p>
        </w:tc>
        <w:tc>
          <w:tcPr>
            <w:tcW w:w="872" w:type="dxa"/>
          </w:tcPr>
          <w:p w14:paraId="4F7345B5" w14:textId="77777777" w:rsidR="007A1F44" w:rsidRPr="00A03C55" w:rsidRDefault="007A1F44" w:rsidP="00B6518F">
            <w:pPr>
              <w:pStyle w:val="TableEntry"/>
              <w:rPr>
                <w:noProof w:val="0"/>
              </w:rPr>
            </w:pPr>
            <w:r w:rsidRPr="00A03C55">
              <w:rPr>
                <w:noProof w:val="0"/>
              </w:rPr>
              <w:t>[0..*]</w:t>
            </w:r>
          </w:p>
        </w:tc>
        <w:tc>
          <w:tcPr>
            <w:tcW w:w="1701" w:type="dxa"/>
          </w:tcPr>
          <w:p w14:paraId="1445FE92" w14:textId="77777777" w:rsidR="007A1F44" w:rsidRPr="00A03C55" w:rsidRDefault="007A1F44" w:rsidP="00A66DA8">
            <w:pPr>
              <w:pStyle w:val="TableEntry"/>
              <w:jc w:val="center"/>
              <w:rPr>
                <w:noProof w:val="0"/>
              </w:rPr>
            </w:pPr>
            <w:r w:rsidRPr="00A03C55">
              <w:rPr>
                <w:noProof w:val="0"/>
              </w:rPr>
              <w:t>15</w:t>
            </w:r>
          </w:p>
        </w:tc>
      </w:tr>
      <w:tr w:rsidR="007A1F44" w:rsidRPr="00A03C55" w14:paraId="332A69DF" w14:textId="77777777">
        <w:trPr>
          <w:cantSplit/>
          <w:jc w:val="center"/>
        </w:trPr>
        <w:tc>
          <w:tcPr>
            <w:tcW w:w="1951" w:type="dxa"/>
          </w:tcPr>
          <w:p w14:paraId="32E922B4" w14:textId="77777777" w:rsidR="007A1F44" w:rsidRPr="00A03C55" w:rsidRDefault="007A1F44" w:rsidP="00B609B2">
            <w:pPr>
              <w:pStyle w:val="TableEntry"/>
              <w:rPr>
                <w:noProof w:val="0"/>
              </w:rPr>
            </w:pPr>
            <w:r w:rsidRPr="00A03C55">
              <w:rPr>
                <w:noProof w:val="0"/>
              </w:rPr>
              <w:t>PV1</w:t>
            </w:r>
          </w:p>
        </w:tc>
        <w:tc>
          <w:tcPr>
            <w:tcW w:w="3544" w:type="dxa"/>
          </w:tcPr>
          <w:p w14:paraId="34E51CF9" w14:textId="77777777" w:rsidR="007A1F44" w:rsidRPr="00A03C55" w:rsidRDefault="007A1F44" w:rsidP="00A0052B">
            <w:pPr>
              <w:pStyle w:val="TableEntry"/>
              <w:rPr>
                <w:noProof w:val="0"/>
              </w:rPr>
            </w:pPr>
            <w:r w:rsidRPr="00A03C55">
              <w:rPr>
                <w:noProof w:val="0"/>
              </w:rPr>
              <w:t>Patient Visit</w:t>
            </w:r>
          </w:p>
        </w:tc>
        <w:tc>
          <w:tcPr>
            <w:tcW w:w="971" w:type="dxa"/>
          </w:tcPr>
          <w:p w14:paraId="54953E2B" w14:textId="77777777" w:rsidR="007A1F44" w:rsidRPr="00A03C55" w:rsidRDefault="007A1F44" w:rsidP="00B6518F">
            <w:pPr>
              <w:pStyle w:val="TableEntry"/>
              <w:rPr>
                <w:noProof w:val="0"/>
              </w:rPr>
            </w:pPr>
            <w:r w:rsidRPr="00A03C55">
              <w:rPr>
                <w:noProof w:val="0"/>
              </w:rPr>
              <w:t>R</w:t>
            </w:r>
          </w:p>
        </w:tc>
        <w:tc>
          <w:tcPr>
            <w:tcW w:w="872" w:type="dxa"/>
          </w:tcPr>
          <w:p w14:paraId="7C7EDCEC" w14:textId="77777777" w:rsidR="007A1F44" w:rsidRPr="00A03C55" w:rsidRDefault="007A1F44" w:rsidP="00B6518F">
            <w:pPr>
              <w:pStyle w:val="TableEntry"/>
              <w:rPr>
                <w:noProof w:val="0"/>
              </w:rPr>
            </w:pPr>
            <w:r w:rsidRPr="00A03C55">
              <w:rPr>
                <w:noProof w:val="0"/>
              </w:rPr>
              <w:t>[1..1]</w:t>
            </w:r>
          </w:p>
        </w:tc>
        <w:tc>
          <w:tcPr>
            <w:tcW w:w="1701" w:type="dxa"/>
          </w:tcPr>
          <w:p w14:paraId="29EE39C1" w14:textId="77777777" w:rsidR="007A1F44" w:rsidRPr="00A03C55" w:rsidRDefault="007A1F44" w:rsidP="00A66DA8">
            <w:pPr>
              <w:pStyle w:val="TableEntry"/>
              <w:jc w:val="center"/>
              <w:rPr>
                <w:noProof w:val="0"/>
              </w:rPr>
            </w:pPr>
            <w:r w:rsidRPr="00A03C55">
              <w:rPr>
                <w:noProof w:val="0"/>
              </w:rPr>
              <w:t>3</w:t>
            </w:r>
          </w:p>
        </w:tc>
      </w:tr>
      <w:tr w:rsidR="007A1F44" w:rsidRPr="00A03C55" w14:paraId="6474770F" w14:textId="77777777">
        <w:trPr>
          <w:cantSplit/>
          <w:jc w:val="center"/>
        </w:trPr>
        <w:tc>
          <w:tcPr>
            <w:tcW w:w="1951" w:type="dxa"/>
          </w:tcPr>
          <w:p w14:paraId="7D2C51CC" w14:textId="77777777" w:rsidR="007A1F44" w:rsidRPr="00A03C55" w:rsidRDefault="007A1F44" w:rsidP="00B609B2">
            <w:pPr>
              <w:pStyle w:val="TableEntry"/>
              <w:rPr>
                <w:noProof w:val="0"/>
              </w:rPr>
            </w:pPr>
            <w:r w:rsidRPr="00A03C55">
              <w:rPr>
                <w:noProof w:val="0"/>
              </w:rPr>
              <w:t>PV2</w:t>
            </w:r>
          </w:p>
        </w:tc>
        <w:tc>
          <w:tcPr>
            <w:tcW w:w="3544" w:type="dxa"/>
          </w:tcPr>
          <w:p w14:paraId="284AEB62"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5D34D435" w14:textId="77777777" w:rsidR="007A1F44" w:rsidRPr="00A03C55" w:rsidRDefault="007A1F44" w:rsidP="00B6518F">
            <w:pPr>
              <w:pStyle w:val="TableEntry"/>
              <w:rPr>
                <w:noProof w:val="0"/>
              </w:rPr>
            </w:pPr>
            <w:r w:rsidRPr="00A03C55">
              <w:rPr>
                <w:noProof w:val="0"/>
              </w:rPr>
              <w:t>O</w:t>
            </w:r>
          </w:p>
        </w:tc>
        <w:tc>
          <w:tcPr>
            <w:tcW w:w="872" w:type="dxa"/>
          </w:tcPr>
          <w:p w14:paraId="4EBDEBA4" w14:textId="77777777" w:rsidR="007A1F44" w:rsidRPr="00A03C55" w:rsidRDefault="007A1F44" w:rsidP="00B6518F">
            <w:pPr>
              <w:pStyle w:val="TableEntry"/>
              <w:rPr>
                <w:noProof w:val="0"/>
              </w:rPr>
            </w:pPr>
            <w:r w:rsidRPr="00A03C55">
              <w:rPr>
                <w:noProof w:val="0"/>
              </w:rPr>
              <w:t>[0..1]</w:t>
            </w:r>
          </w:p>
        </w:tc>
        <w:tc>
          <w:tcPr>
            <w:tcW w:w="1701" w:type="dxa"/>
          </w:tcPr>
          <w:p w14:paraId="6705CC1E" w14:textId="77777777" w:rsidR="007A1F44" w:rsidRPr="00A03C55" w:rsidRDefault="007A1F44" w:rsidP="00A66DA8">
            <w:pPr>
              <w:pStyle w:val="TableEntry"/>
              <w:jc w:val="center"/>
              <w:rPr>
                <w:noProof w:val="0"/>
              </w:rPr>
            </w:pPr>
            <w:r w:rsidRPr="00A03C55">
              <w:rPr>
                <w:noProof w:val="0"/>
              </w:rPr>
              <w:t>3</w:t>
            </w:r>
          </w:p>
        </w:tc>
      </w:tr>
      <w:tr w:rsidR="007A1F44" w:rsidRPr="00A03C55" w14:paraId="43C04391" w14:textId="77777777">
        <w:trPr>
          <w:cantSplit/>
          <w:jc w:val="center"/>
        </w:trPr>
        <w:tc>
          <w:tcPr>
            <w:tcW w:w="1951" w:type="dxa"/>
          </w:tcPr>
          <w:p w14:paraId="63086452" w14:textId="77777777" w:rsidR="007A1F44" w:rsidRPr="00A03C55" w:rsidRDefault="007A1F44" w:rsidP="00B609B2">
            <w:pPr>
              <w:pStyle w:val="TableEntry"/>
              <w:rPr>
                <w:noProof w:val="0"/>
              </w:rPr>
            </w:pPr>
            <w:r w:rsidRPr="00A03C55">
              <w:rPr>
                <w:noProof w:val="0"/>
              </w:rPr>
              <w:t>ROL</w:t>
            </w:r>
          </w:p>
        </w:tc>
        <w:tc>
          <w:tcPr>
            <w:tcW w:w="3544" w:type="dxa"/>
          </w:tcPr>
          <w:p w14:paraId="53FD90E1" w14:textId="77777777" w:rsidR="007A1F44" w:rsidRPr="00A03C55" w:rsidRDefault="007A1F44" w:rsidP="00A0052B">
            <w:pPr>
              <w:pStyle w:val="TableEntry"/>
              <w:rPr>
                <w:noProof w:val="0"/>
              </w:rPr>
            </w:pPr>
            <w:r w:rsidRPr="00A03C55">
              <w:rPr>
                <w:noProof w:val="0"/>
              </w:rPr>
              <w:t>Role</w:t>
            </w:r>
          </w:p>
        </w:tc>
        <w:tc>
          <w:tcPr>
            <w:tcW w:w="971" w:type="dxa"/>
          </w:tcPr>
          <w:p w14:paraId="41ABE194" w14:textId="77777777" w:rsidR="007A1F44" w:rsidRPr="00A03C55" w:rsidRDefault="007A1F44" w:rsidP="00B6518F">
            <w:pPr>
              <w:pStyle w:val="TableEntry"/>
              <w:rPr>
                <w:noProof w:val="0"/>
              </w:rPr>
            </w:pPr>
            <w:r w:rsidRPr="00A03C55">
              <w:rPr>
                <w:noProof w:val="0"/>
              </w:rPr>
              <w:t>O</w:t>
            </w:r>
          </w:p>
        </w:tc>
        <w:tc>
          <w:tcPr>
            <w:tcW w:w="872" w:type="dxa"/>
          </w:tcPr>
          <w:p w14:paraId="79F9BC6F" w14:textId="77777777" w:rsidR="007A1F44" w:rsidRPr="00A03C55" w:rsidRDefault="007A1F44" w:rsidP="00B6518F">
            <w:pPr>
              <w:pStyle w:val="TableEntry"/>
              <w:rPr>
                <w:noProof w:val="0"/>
              </w:rPr>
            </w:pPr>
            <w:r w:rsidRPr="00A03C55">
              <w:rPr>
                <w:noProof w:val="0"/>
              </w:rPr>
              <w:t>[0..*]</w:t>
            </w:r>
          </w:p>
        </w:tc>
        <w:tc>
          <w:tcPr>
            <w:tcW w:w="1701" w:type="dxa"/>
          </w:tcPr>
          <w:p w14:paraId="7CBEEE13" w14:textId="77777777" w:rsidR="007A1F44" w:rsidRPr="00A03C55" w:rsidRDefault="007A1F44" w:rsidP="00A66DA8">
            <w:pPr>
              <w:pStyle w:val="TableEntry"/>
              <w:jc w:val="center"/>
              <w:rPr>
                <w:noProof w:val="0"/>
              </w:rPr>
            </w:pPr>
            <w:r w:rsidRPr="00A03C55">
              <w:rPr>
                <w:noProof w:val="0"/>
              </w:rPr>
              <w:t>15</w:t>
            </w:r>
          </w:p>
        </w:tc>
      </w:tr>
      <w:tr w:rsidR="007A1F44" w:rsidRPr="00A03C55" w14:paraId="64D25D00" w14:textId="77777777">
        <w:trPr>
          <w:cantSplit/>
          <w:jc w:val="center"/>
        </w:trPr>
        <w:tc>
          <w:tcPr>
            <w:tcW w:w="1951" w:type="dxa"/>
          </w:tcPr>
          <w:p w14:paraId="41ECE479" w14:textId="77777777" w:rsidR="007A1F44" w:rsidRPr="00A03C55" w:rsidRDefault="007A1F44" w:rsidP="00B609B2">
            <w:pPr>
              <w:pStyle w:val="TableEntry"/>
              <w:rPr>
                <w:noProof w:val="0"/>
              </w:rPr>
            </w:pPr>
            <w:r w:rsidRPr="00A03C55">
              <w:rPr>
                <w:noProof w:val="0"/>
              </w:rPr>
              <w:t>DB1</w:t>
            </w:r>
          </w:p>
        </w:tc>
        <w:tc>
          <w:tcPr>
            <w:tcW w:w="3544" w:type="dxa"/>
          </w:tcPr>
          <w:p w14:paraId="3805C4C8" w14:textId="77777777" w:rsidR="007A1F44" w:rsidRPr="00A03C55" w:rsidRDefault="007A1F44" w:rsidP="00A0052B">
            <w:pPr>
              <w:pStyle w:val="TableEntry"/>
              <w:rPr>
                <w:noProof w:val="0"/>
              </w:rPr>
            </w:pPr>
            <w:r w:rsidRPr="00A03C55">
              <w:rPr>
                <w:noProof w:val="0"/>
              </w:rPr>
              <w:t>Disability Information</w:t>
            </w:r>
          </w:p>
        </w:tc>
        <w:tc>
          <w:tcPr>
            <w:tcW w:w="971" w:type="dxa"/>
          </w:tcPr>
          <w:p w14:paraId="505B09CB" w14:textId="77777777" w:rsidR="007A1F44" w:rsidRPr="00A03C55" w:rsidRDefault="007A1F44" w:rsidP="00B6518F">
            <w:pPr>
              <w:pStyle w:val="TableEntry"/>
              <w:rPr>
                <w:noProof w:val="0"/>
              </w:rPr>
            </w:pPr>
            <w:r w:rsidRPr="00A03C55">
              <w:rPr>
                <w:noProof w:val="0"/>
              </w:rPr>
              <w:t>O</w:t>
            </w:r>
          </w:p>
        </w:tc>
        <w:tc>
          <w:tcPr>
            <w:tcW w:w="872" w:type="dxa"/>
          </w:tcPr>
          <w:p w14:paraId="4F93821E" w14:textId="77777777" w:rsidR="007A1F44" w:rsidRPr="00A03C55" w:rsidRDefault="007A1F44" w:rsidP="00B6518F">
            <w:pPr>
              <w:pStyle w:val="TableEntry"/>
              <w:rPr>
                <w:noProof w:val="0"/>
              </w:rPr>
            </w:pPr>
            <w:r w:rsidRPr="00A03C55">
              <w:rPr>
                <w:noProof w:val="0"/>
              </w:rPr>
              <w:t>[0..*]</w:t>
            </w:r>
          </w:p>
        </w:tc>
        <w:tc>
          <w:tcPr>
            <w:tcW w:w="1701" w:type="dxa"/>
          </w:tcPr>
          <w:p w14:paraId="68F39CC7" w14:textId="77777777" w:rsidR="007A1F44" w:rsidRPr="00A03C55" w:rsidRDefault="007A1F44" w:rsidP="00A66DA8">
            <w:pPr>
              <w:pStyle w:val="TableEntry"/>
              <w:jc w:val="center"/>
              <w:rPr>
                <w:noProof w:val="0"/>
              </w:rPr>
            </w:pPr>
            <w:r w:rsidRPr="00A03C55">
              <w:rPr>
                <w:noProof w:val="0"/>
              </w:rPr>
              <w:t>3</w:t>
            </w:r>
          </w:p>
        </w:tc>
      </w:tr>
      <w:tr w:rsidR="007A1F44" w:rsidRPr="00A03C55" w14:paraId="1480AE04" w14:textId="77777777">
        <w:trPr>
          <w:cantSplit/>
          <w:jc w:val="center"/>
        </w:trPr>
        <w:tc>
          <w:tcPr>
            <w:tcW w:w="1951" w:type="dxa"/>
          </w:tcPr>
          <w:p w14:paraId="7546B99D" w14:textId="77777777" w:rsidR="007A1F44" w:rsidRPr="00A03C55" w:rsidRDefault="007A1F44" w:rsidP="00B609B2">
            <w:pPr>
              <w:pStyle w:val="TableEntry"/>
              <w:rPr>
                <w:noProof w:val="0"/>
              </w:rPr>
            </w:pPr>
            <w:r w:rsidRPr="00A03C55">
              <w:rPr>
                <w:noProof w:val="0"/>
              </w:rPr>
              <w:t>OBX</w:t>
            </w:r>
          </w:p>
        </w:tc>
        <w:tc>
          <w:tcPr>
            <w:tcW w:w="3544" w:type="dxa"/>
          </w:tcPr>
          <w:p w14:paraId="354BBC77" w14:textId="77777777" w:rsidR="007A1F44" w:rsidRPr="00A03C55" w:rsidRDefault="007A1F44" w:rsidP="00A0052B">
            <w:pPr>
              <w:pStyle w:val="TableEntry"/>
              <w:rPr>
                <w:noProof w:val="0"/>
              </w:rPr>
            </w:pPr>
            <w:r w:rsidRPr="00A03C55">
              <w:rPr>
                <w:noProof w:val="0"/>
              </w:rPr>
              <w:t>Observation/Result</w:t>
            </w:r>
          </w:p>
        </w:tc>
        <w:tc>
          <w:tcPr>
            <w:tcW w:w="971" w:type="dxa"/>
          </w:tcPr>
          <w:p w14:paraId="3589E198" w14:textId="77777777" w:rsidR="007A1F44" w:rsidRPr="00A03C55" w:rsidRDefault="007A1F44" w:rsidP="00B6518F">
            <w:pPr>
              <w:pStyle w:val="TableEntry"/>
              <w:rPr>
                <w:noProof w:val="0"/>
              </w:rPr>
            </w:pPr>
            <w:r w:rsidRPr="00A03C55">
              <w:rPr>
                <w:noProof w:val="0"/>
              </w:rPr>
              <w:t>O</w:t>
            </w:r>
          </w:p>
        </w:tc>
        <w:tc>
          <w:tcPr>
            <w:tcW w:w="872" w:type="dxa"/>
          </w:tcPr>
          <w:p w14:paraId="05A05F30" w14:textId="77777777" w:rsidR="007A1F44" w:rsidRPr="00A03C55" w:rsidRDefault="007A1F44" w:rsidP="00B6518F">
            <w:pPr>
              <w:pStyle w:val="TableEntry"/>
              <w:rPr>
                <w:noProof w:val="0"/>
              </w:rPr>
            </w:pPr>
            <w:r w:rsidRPr="00A03C55">
              <w:rPr>
                <w:noProof w:val="0"/>
              </w:rPr>
              <w:t>[0..*]</w:t>
            </w:r>
          </w:p>
        </w:tc>
        <w:tc>
          <w:tcPr>
            <w:tcW w:w="1701" w:type="dxa"/>
          </w:tcPr>
          <w:p w14:paraId="7470552E" w14:textId="77777777" w:rsidR="007A1F44" w:rsidRPr="00A03C55" w:rsidRDefault="007A1F44" w:rsidP="00A66DA8">
            <w:pPr>
              <w:pStyle w:val="TableEntry"/>
              <w:jc w:val="center"/>
              <w:rPr>
                <w:noProof w:val="0"/>
              </w:rPr>
            </w:pPr>
            <w:r w:rsidRPr="00A03C55">
              <w:rPr>
                <w:noProof w:val="0"/>
              </w:rPr>
              <w:t>7</w:t>
            </w:r>
          </w:p>
        </w:tc>
      </w:tr>
      <w:tr w:rsidR="007A1F44" w:rsidRPr="00A03C55" w14:paraId="38EB0AD3" w14:textId="77777777">
        <w:trPr>
          <w:cantSplit/>
          <w:jc w:val="center"/>
        </w:trPr>
        <w:tc>
          <w:tcPr>
            <w:tcW w:w="1951" w:type="dxa"/>
          </w:tcPr>
          <w:p w14:paraId="27A07CF0" w14:textId="77777777" w:rsidR="007A1F44" w:rsidRPr="00A03C55" w:rsidRDefault="007A1F44" w:rsidP="00B609B2">
            <w:pPr>
              <w:pStyle w:val="TableEntry"/>
              <w:rPr>
                <w:noProof w:val="0"/>
              </w:rPr>
            </w:pPr>
            <w:r w:rsidRPr="00A03C55">
              <w:rPr>
                <w:noProof w:val="0"/>
              </w:rPr>
              <w:t>DG1</w:t>
            </w:r>
          </w:p>
        </w:tc>
        <w:tc>
          <w:tcPr>
            <w:tcW w:w="3544" w:type="dxa"/>
          </w:tcPr>
          <w:p w14:paraId="52E5C07A" w14:textId="77777777" w:rsidR="007A1F44" w:rsidRPr="00A03C55" w:rsidRDefault="007A1F44" w:rsidP="00A0052B">
            <w:pPr>
              <w:pStyle w:val="TableEntry"/>
              <w:rPr>
                <w:noProof w:val="0"/>
              </w:rPr>
            </w:pPr>
            <w:r w:rsidRPr="00A03C55">
              <w:rPr>
                <w:noProof w:val="0"/>
              </w:rPr>
              <w:t>Diagnosis Information</w:t>
            </w:r>
          </w:p>
        </w:tc>
        <w:tc>
          <w:tcPr>
            <w:tcW w:w="971" w:type="dxa"/>
          </w:tcPr>
          <w:p w14:paraId="5315F87D" w14:textId="77777777" w:rsidR="007A1F44" w:rsidRPr="00A03C55" w:rsidRDefault="007A1F44" w:rsidP="00B6518F">
            <w:pPr>
              <w:pStyle w:val="TableEntry"/>
              <w:rPr>
                <w:noProof w:val="0"/>
              </w:rPr>
            </w:pPr>
            <w:r w:rsidRPr="00A03C55">
              <w:rPr>
                <w:noProof w:val="0"/>
              </w:rPr>
              <w:t>O</w:t>
            </w:r>
          </w:p>
        </w:tc>
        <w:tc>
          <w:tcPr>
            <w:tcW w:w="872" w:type="dxa"/>
          </w:tcPr>
          <w:p w14:paraId="0CEAAA08" w14:textId="77777777" w:rsidR="007A1F44" w:rsidRPr="00A03C55" w:rsidRDefault="007A1F44" w:rsidP="00B6518F">
            <w:pPr>
              <w:pStyle w:val="TableEntry"/>
              <w:rPr>
                <w:noProof w:val="0"/>
              </w:rPr>
            </w:pPr>
            <w:r w:rsidRPr="00A03C55">
              <w:rPr>
                <w:noProof w:val="0"/>
              </w:rPr>
              <w:t>[0..*]</w:t>
            </w:r>
          </w:p>
        </w:tc>
        <w:tc>
          <w:tcPr>
            <w:tcW w:w="1701" w:type="dxa"/>
          </w:tcPr>
          <w:p w14:paraId="2189A77C" w14:textId="77777777" w:rsidR="007A1F44" w:rsidRPr="00A03C55" w:rsidRDefault="007A1F44" w:rsidP="00A66DA8">
            <w:pPr>
              <w:pStyle w:val="TableEntry"/>
              <w:jc w:val="center"/>
              <w:rPr>
                <w:noProof w:val="0"/>
              </w:rPr>
            </w:pPr>
            <w:r w:rsidRPr="00A03C55">
              <w:rPr>
                <w:noProof w:val="0"/>
              </w:rPr>
              <w:t>6</w:t>
            </w:r>
          </w:p>
        </w:tc>
      </w:tr>
    </w:tbl>
    <w:p w14:paraId="2C0B252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4" w:name="_Toc174249230"/>
      <w:r w:rsidRPr="00A03C55">
        <w:rPr>
          <w:noProof w:val="0"/>
        </w:rPr>
        <w:t>Comments on segment usage</w:t>
      </w:r>
      <w:bookmarkEnd w:id="434"/>
    </w:p>
    <w:p w14:paraId="429C5315" w14:textId="77777777" w:rsidR="007A1F44" w:rsidRPr="00A03C55" w:rsidRDefault="007A1F44">
      <w:r w:rsidRPr="00A03C55">
        <w:t>Providers with an ongoing relationship may be communicated in ROL segments immediately following the PID/PD1 segments. Providers specific to an episode of care may be communicated in ROL segments immediately following the PV1/PV2 segments.</w:t>
      </w:r>
    </w:p>
    <w:p w14:paraId="022C1C48" w14:textId="77777777" w:rsidR="007A1F44" w:rsidRPr="00A03C55" w:rsidRDefault="007A1F44">
      <w:r w:rsidRPr="00A03C55">
        <w:t>One or more OBX segments may be present to carry “permanent observations” such as the patient weight or height.</w:t>
      </w:r>
    </w:p>
    <w:p w14:paraId="7145ACDA" w14:textId="77777777" w:rsidR="007A1F44" w:rsidRPr="00A03C55" w:rsidRDefault="007A1F44">
      <w:r w:rsidRPr="00A03C55">
        <w:t>Segment DG1 should be used to communicate diagnosis information only if it is necessary to communicate with a receiver that is using a version of HL7 prior to V2.5.</w:t>
      </w:r>
    </w:p>
    <w:p w14:paraId="190517F8" w14:textId="77777777" w:rsidR="007A1F44" w:rsidRPr="00A03C55" w:rsidRDefault="007A1F44">
      <w:r w:rsidRPr="00A03C55">
        <w:t xml:space="preserve">The planned date for this pending transfer is given in field EVN-3 of segment EVN. See </w:t>
      </w:r>
      <w:r w:rsidR="00292B01" w:rsidRPr="00A03C55">
        <w:t>Section</w:t>
      </w:r>
      <w:r w:rsidRPr="00A03C55">
        <w:t xml:space="preserve"> 3.30.5.2.</w:t>
      </w:r>
    </w:p>
    <w:p w14:paraId="7375375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5" w:name="_Toc174249231"/>
      <w:r w:rsidRPr="00A03C55">
        <w:rPr>
          <w:noProof w:val="0"/>
        </w:rPr>
        <w:t>Expected actions</w:t>
      </w:r>
      <w:bookmarkEnd w:id="435"/>
    </w:p>
    <w:p w14:paraId="72DA0CC7" w14:textId="77777777" w:rsidR="007A1F44" w:rsidRPr="00A03C55" w:rsidRDefault="007A1F44">
      <w:r w:rsidRPr="00A03C55">
        <w:t>The receiver shall record that a transfer is pending for this patient.</w:t>
      </w:r>
    </w:p>
    <w:p w14:paraId="32292368" w14:textId="77777777" w:rsidR="007A1F44" w:rsidRPr="00A03C55" w:rsidRDefault="007A1F44">
      <w:r w:rsidRPr="00A03C55">
        <w:t>The receiver shall report the result of this operation (success / error) in an acknowledgment message returned to the sender.</w:t>
      </w:r>
    </w:p>
    <w:p w14:paraId="6F402305" w14:textId="77777777" w:rsidR="007A1F44" w:rsidRPr="00A03C55" w:rsidRDefault="007A1F44">
      <w:r w:rsidRPr="00A03C55">
        <w:t>In case this Movement conflicts with the current situation of the patient (no active inpatient encounter, or patient unknown) the message is discarded, and no error condition is raised.</w:t>
      </w:r>
    </w:p>
    <w:p w14:paraId="0A8C79A5" w14:textId="77777777" w:rsidR="007A1F44" w:rsidRPr="00A03C55" w:rsidRDefault="007A1F44">
      <w:r w:rsidRPr="00A03C55">
        <w:t>If the receiver does not support the Pending Event Management Option of this transaction, it shall application-reject the message (see ITI TF-2x: C.2.3).</w:t>
      </w:r>
    </w:p>
    <w:p w14:paraId="4A23681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36" w:name="_Toc174249232"/>
      <w:bookmarkStart w:id="437" w:name="_Toc398544186"/>
      <w:r w:rsidRPr="00A03C55">
        <w:rPr>
          <w:noProof w:val="0"/>
        </w:rPr>
        <w:lastRenderedPageBreak/>
        <w:t>Cancel Pending Transfer – ADT^A26^ADT_A21</w:t>
      </w:r>
      <w:bookmarkEnd w:id="436"/>
      <w:bookmarkEnd w:id="437"/>
    </w:p>
    <w:p w14:paraId="4B5DEAB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8" w:name="_Toc174249233"/>
      <w:r w:rsidRPr="00A03C55">
        <w:rPr>
          <w:noProof w:val="0"/>
        </w:rPr>
        <w:t>Trigger Event</w:t>
      </w:r>
      <w:bookmarkEnd w:id="438"/>
    </w:p>
    <w:p w14:paraId="6D024193" w14:textId="77777777" w:rsidR="007A1F44" w:rsidRPr="00A03C55" w:rsidRDefault="007A1F44">
      <w:r w:rsidRPr="00A03C55">
        <w:t>This message is sent by a Patient Encounter Supplier to a Patient Encounter Consumer to cancel a previous notification (via trigger event A25) that it was planned to transfer a patient.</w:t>
      </w:r>
    </w:p>
    <w:p w14:paraId="0A9A8F1B" w14:textId="77777777" w:rsidR="007A1F44" w:rsidRPr="00A03C55" w:rsidRDefault="007A1F44">
      <w:r w:rsidRPr="00A03C55">
        <w:t xml:space="preserve">MSH-9 is valued </w:t>
      </w:r>
      <w:r w:rsidRPr="00A03C55">
        <w:rPr>
          <w:b/>
          <w:bCs/>
        </w:rPr>
        <w:t>ADT^A26^ADT_A21</w:t>
      </w:r>
      <w:r w:rsidRPr="00A03C55">
        <w:t>.</w:t>
      </w:r>
    </w:p>
    <w:p w14:paraId="6670A51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9" w:name="_Toc174249234"/>
      <w:r w:rsidRPr="00A03C55">
        <w:rPr>
          <w:noProof w:val="0"/>
        </w:rPr>
        <w:t>Message Static Definition</w:t>
      </w:r>
      <w:bookmarkEnd w:id="439"/>
    </w:p>
    <w:p w14:paraId="18FEA070" w14:textId="77777777" w:rsidR="007A1F44" w:rsidRPr="00A03C55" w:rsidRDefault="007A1F44">
      <w:pPr>
        <w:pStyle w:val="TableTitle"/>
        <w:rPr>
          <w:noProof w:val="0"/>
        </w:rPr>
      </w:pPr>
      <w:r w:rsidRPr="00A03C55">
        <w:rPr>
          <w:noProof w:val="0"/>
        </w:rPr>
        <w:t>Table 3.31-22: Static definition of message ADT^A26^ADT_A21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0727D033" w14:textId="77777777">
        <w:trPr>
          <w:cantSplit/>
          <w:tblHeader/>
          <w:jc w:val="center"/>
        </w:trPr>
        <w:tc>
          <w:tcPr>
            <w:tcW w:w="1951" w:type="dxa"/>
            <w:shd w:val="clear" w:color="auto" w:fill="D9D9D9"/>
          </w:tcPr>
          <w:p w14:paraId="7B5D9B56"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11D2A5A"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6EE9F2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B5B860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132DBD2" w14:textId="77777777" w:rsidR="007A1F44" w:rsidRPr="00A03C55" w:rsidRDefault="007A1F44" w:rsidP="00A53067">
            <w:pPr>
              <w:pStyle w:val="TableEntryHeader"/>
              <w:rPr>
                <w:noProof w:val="0"/>
              </w:rPr>
            </w:pPr>
            <w:r w:rsidRPr="00A03C55">
              <w:rPr>
                <w:noProof w:val="0"/>
              </w:rPr>
              <w:t>HL7 chapter</w:t>
            </w:r>
          </w:p>
        </w:tc>
      </w:tr>
      <w:tr w:rsidR="007A1F44" w:rsidRPr="00A03C55" w14:paraId="5F76318F" w14:textId="77777777">
        <w:trPr>
          <w:cantSplit/>
          <w:jc w:val="center"/>
        </w:trPr>
        <w:tc>
          <w:tcPr>
            <w:tcW w:w="1951" w:type="dxa"/>
          </w:tcPr>
          <w:p w14:paraId="1D6ADDE4" w14:textId="77777777" w:rsidR="007A1F44" w:rsidRPr="00A03C55" w:rsidRDefault="007A1F44" w:rsidP="00B609B2">
            <w:pPr>
              <w:pStyle w:val="TableEntry"/>
              <w:rPr>
                <w:noProof w:val="0"/>
              </w:rPr>
            </w:pPr>
            <w:r w:rsidRPr="00A03C55">
              <w:rPr>
                <w:noProof w:val="0"/>
              </w:rPr>
              <w:t>MSH</w:t>
            </w:r>
          </w:p>
        </w:tc>
        <w:tc>
          <w:tcPr>
            <w:tcW w:w="3544" w:type="dxa"/>
          </w:tcPr>
          <w:p w14:paraId="27CF317F" w14:textId="77777777" w:rsidR="007A1F44" w:rsidRPr="00A03C55" w:rsidRDefault="007A1F44" w:rsidP="00B609B2">
            <w:pPr>
              <w:pStyle w:val="TableEntry"/>
              <w:rPr>
                <w:noProof w:val="0"/>
              </w:rPr>
            </w:pPr>
            <w:r w:rsidRPr="00A03C55">
              <w:rPr>
                <w:noProof w:val="0"/>
              </w:rPr>
              <w:t>Message Header</w:t>
            </w:r>
          </w:p>
        </w:tc>
        <w:tc>
          <w:tcPr>
            <w:tcW w:w="971" w:type="dxa"/>
          </w:tcPr>
          <w:p w14:paraId="52AA9B6B" w14:textId="77777777" w:rsidR="007A1F44" w:rsidRPr="00A03C55" w:rsidRDefault="007A1F44" w:rsidP="00B6518F">
            <w:pPr>
              <w:pStyle w:val="TableEntry"/>
              <w:rPr>
                <w:noProof w:val="0"/>
              </w:rPr>
            </w:pPr>
            <w:r w:rsidRPr="00A03C55">
              <w:rPr>
                <w:noProof w:val="0"/>
              </w:rPr>
              <w:t>R</w:t>
            </w:r>
          </w:p>
        </w:tc>
        <w:tc>
          <w:tcPr>
            <w:tcW w:w="872" w:type="dxa"/>
          </w:tcPr>
          <w:p w14:paraId="7619403E" w14:textId="77777777" w:rsidR="007A1F44" w:rsidRPr="00A03C55" w:rsidRDefault="007A1F44" w:rsidP="00B6518F">
            <w:pPr>
              <w:pStyle w:val="TableEntry"/>
              <w:rPr>
                <w:noProof w:val="0"/>
              </w:rPr>
            </w:pPr>
            <w:r w:rsidRPr="00A03C55">
              <w:rPr>
                <w:noProof w:val="0"/>
              </w:rPr>
              <w:t>[1..1]</w:t>
            </w:r>
          </w:p>
        </w:tc>
        <w:tc>
          <w:tcPr>
            <w:tcW w:w="1701" w:type="dxa"/>
          </w:tcPr>
          <w:p w14:paraId="41C28BB3" w14:textId="77777777" w:rsidR="007A1F44" w:rsidRPr="00A03C55" w:rsidRDefault="007A1F44" w:rsidP="00A66DA8">
            <w:pPr>
              <w:pStyle w:val="TableEntry"/>
              <w:jc w:val="center"/>
              <w:rPr>
                <w:noProof w:val="0"/>
              </w:rPr>
            </w:pPr>
            <w:r w:rsidRPr="00A03C55">
              <w:rPr>
                <w:noProof w:val="0"/>
              </w:rPr>
              <w:t>2</w:t>
            </w:r>
          </w:p>
        </w:tc>
      </w:tr>
      <w:tr w:rsidR="007A1F44" w:rsidRPr="00A03C55" w14:paraId="3E80BCAA" w14:textId="77777777">
        <w:trPr>
          <w:cantSplit/>
          <w:jc w:val="center"/>
        </w:trPr>
        <w:tc>
          <w:tcPr>
            <w:tcW w:w="1951" w:type="dxa"/>
          </w:tcPr>
          <w:p w14:paraId="54582B7E" w14:textId="77777777" w:rsidR="007A1F44" w:rsidRPr="00A03C55" w:rsidRDefault="007A1F44" w:rsidP="00B609B2">
            <w:pPr>
              <w:pStyle w:val="TableEntry"/>
              <w:rPr>
                <w:noProof w:val="0"/>
              </w:rPr>
            </w:pPr>
            <w:r w:rsidRPr="00A03C55">
              <w:rPr>
                <w:noProof w:val="0"/>
              </w:rPr>
              <w:t>SFT</w:t>
            </w:r>
          </w:p>
        </w:tc>
        <w:tc>
          <w:tcPr>
            <w:tcW w:w="3544" w:type="dxa"/>
          </w:tcPr>
          <w:p w14:paraId="558953DE" w14:textId="77777777" w:rsidR="007A1F44" w:rsidRPr="00A03C55" w:rsidRDefault="007A1F44" w:rsidP="00A0052B">
            <w:pPr>
              <w:pStyle w:val="TableEntry"/>
              <w:rPr>
                <w:noProof w:val="0"/>
              </w:rPr>
            </w:pPr>
            <w:r w:rsidRPr="00A03C55">
              <w:rPr>
                <w:noProof w:val="0"/>
              </w:rPr>
              <w:t>Software Segment</w:t>
            </w:r>
          </w:p>
        </w:tc>
        <w:tc>
          <w:tcPr>
            <w:tcW w:w="971" w:type="dxa"/>
          </w:tcPr>
          <w:p w14:paraId="10635659" w14:textId="77777777" w:rsidR="007A1F44" w:rsidRPr="00A03C55" w:rsidRDefault="007A1F44" w:rsidP="00B6518F">
            <w:pPr>
              <w:pStyle w:val="TableEntry"/>
              <w:rPr>
                <w:noProof w:val="0"/>
              </w:rPr>
            </w:pPr>
            <w:r w:rsidRPr="00A03C55">
              <w:rPr>
                <w:noProof w:val="0"/>
              </w:rPr>
              <w:t>O</w:t>
            </w:r>
          </w:p>
        </w:tc>
        <w:tc>
          <w:tcPr>
            <w:tcW w:w="872" w:type="dxa"/>
          </w:tcPr>
          <w:p w14:paraId="4DF460FC" w14:textId="77777777" w:rsidR="007A1F44" w:rsidRPr="00A03C55" w:rsidRDefault="007A1F44" w:rsidP="00B6518F">
            <w:pPr>
              <w:pStyle w:val="TableEntry"/>
              <w:rPr>
                <w:noProof w:val="0"/>
              </w:rPr>
            </w:pPr>
            <w:r w:rsidRPr="00A03C55">
              <w:rPr>
                <w:noProof w:val="0"/>
              </w:rPr>
              <w:t>[0..*]</w:t>
            </w:r>
          </w:p>
        </w:tc>
        <w:tc>
          <w:tcPr>
            <w:tcW w:w="1701" w:type="dxa"/>
          </w:tcPr>
          <w:p w14:paraId="3339766B" w14:textId="77777777" w:rsidR="007A1F44" w:rsidRPr="00A03C55" w:rsidRDefault="007A1F44" w:rsidP="00A66DA8">
            <w:pPr>
              <w:pStyle w:val="TableEntry"/>
              <w:jc w:val="center"/>
              <w:rPr>
                <w:noProof w:val="0"/>
              </w:rPr>
            </w:pPr>
            <w:r w:rsidRPr="00A03C55">
              <w:rPr>
                <w:noProof w:val="0"/>
              </w:rPr>
              <w:t>2</w:t>
            </w:r>
          </w:p>
        </w:tc>
      </w:tr>
      <w:tr w:rsidR="007A1F44" w:rsidRPr="00A03C55" w14:paraId="167381E2" w14:textId="77777777">
        <w:trPr>
          <w:cantSplit/>
          <w:jc w:val="center"/>
        </w:trPr>
        <w:tc>
          <w:tcPr>
            <w:tcW w:w="1951" w:type="dxa"/>
          </w:tcPr>
          <w:p w14:paraId="6BD29EC5" w14:textId="77777777" w:rsidR="007A1F44" w:rsidRPr="00A03C55" w:rsidRDefault="007A1F44" w:rsidP="00B609B2">
            <w:pPr>
              <w:pStyle w:val="TableEntry"/>
              <w:rPr>
                <w:noProof w:val="0"/>
              </w:rPr>
            </w:pPr>
            <w:r w:rsidRPr="00A03C55">
              <w:rPr>
                <w:noProof w:val="0"/>
              </w:rPr>
              <w:t>EVN</w:t>
            </w:r>
          </w:p>
        </w:tc>
        <w:tc>
          <w:tcPr>
            <w:tcW w:w="3544" w:type="dxa"/>
          </w:tcPr>
          <w:p w14:paraId="0A21E3AE" w14:textId="77777777" w:rsidR="007A1F44" w:rsidRPr="00A03C55" w:rsidRDefault="007A1F44" w:rsidP="00A0052B">
            <w:pPr>
              <w:pStyle w:val="TableEntry"/>
              <w:rPr>
                <w:noProof w:val="0"/>
              </w:rPr>
            </w:pPr>
            <w:r w:rsidRPr="00A03C55">
              <w:rPr>
                <w:noProof w:val="0"/>
              </w:rPr>
              <w:t>Event Type</w:t>
            </w:r>
          </w:p>
        </w:tc>
        <w:tc>
          <w:tcPr>
            <w:tcW w:w="971" w:type="dxa"/>
          </w:tcPr>
          <w:p w14:paraId="51284448" w14:textId="77777777" w:rsidR="007A1F44" w:rsidRPr="00A03C55" w:rsidRDefault="007A1F44" w:rsidP="00B6518F">
            <w:pPr>
              <w:pStyle w:val="TableEntry"/>
              <w:rPr>
                <w:noProof w:val="0"/>
              </w:rPr>
            </w:pPr>
            <w:r w:rsidRPr="00A03C55">
              <w:rPr>
                <w:noProof w:val="0"/>
              </w:rPr>
              <w:t>R</w:t>
            </w:r>
          </w:p>
        </w:tc>
        <w:tc>
          <w:tcPr>
            <w:tcW w:w="872" w:type="dxa"/>
          </w:tcPr>
          <w:p w14:paraId="10D04F3B" w14:textId="77777777" w:rsidR="007A1F44" w:rsidRPr="00A03C55" w:rsidRDefault="007A1F44" w:rsidP="00B6518F">
            <w:pPr>
              <w:pStyle w:val="TableEntry"/>
              <w:rPr>
                <w:noProof w:val="0"/>
              </w:rPr>
            </w:pPr>
            <w:r w:rsidRPr="00A03C55">
              <w:rPr>
                <w:noProof w:val="0"/>
              </w:rPr>
              <w:t>[1..1]</w:t>
            </w:r>
          </w:p>
        </w:tc>
        <w:tc>
          <w:tcPr>
            <w:tcW w:w="1701" w:type="dxa"/>
          </w:tcPr>
          <w:p w14:paraId="227C5271" w14:textId="77777777" w:rsidR="007A1F44" w:rsidRPr="00A03C55" w:rsidRDefault="007A1F44" w:rsidP="00A66DA8">
            <w:pPr>
              <w:pStyle w:val="TableEntry"/>
              <w:jc w:val="center"/>
              <w:rPr>
                <w:noProof w:val="0"/>
              </w:rPr>
            </w:pPr>
            <w:r w:rsidRPr="00A03C55">
              <w:rPr>
                <w:noProof w:val="0"/>
              </w:rPr>
              <w:t>2</w:t>
            </w:r>
          </w:p>
        </w:tc>
      </w:tr>
      <w:tr w:rsidR="007A1F44" w:rsidRPr="00A03C55" w14:paraId="21833D74" w14:textId="77777777">
        <w:trPr>
          <w:cantSplit/>
          <w:jc w:val="center"/>
        </w:trPr>
        <w:tc>
          <w:tcPr>
            <w:tcW w:w="1951" w:type="dxa"/>
          </w:tcPr>
          <w:p w14:paraId="684A83DB" w14:textId="77777777" w:rsidR="007A1F44" w:rsidRPr="00A03C55" w:rsidRDefault="007A1F44" w:rsidP="00B609B2">
            <w:pPr>
              <w:pStyle w:val="TableEntry"/>
              <w:rPr>
                <w:noProof w:val="0"/>
              </w:rPr>
            </w:pPr>
            <w:r w:rsidRPr="00A03C55">
              <w:rPr>
                <w:noProof w:val="0"/>
              </w:rPr>
              <w:t>PID</w:t>
            </w:r>
          </w:p>
        </w:tc>
        <w:tc>
          <w:tcPr>
            <w:tcW w:w="3544" w:type="dxa"/>
          </w:tcPr>
          <w:p w14:paraId="0DB150B6" w14:textId="77777777" w:rsidR="007A1F44" w:rsidRPr="00A03C55" w:rsidRDefault="007A1F44" w:rsidP="00A0052B">
            <w:pPr>
              <w:pStyle w:val="TableEntry"/>
              <w:rPr>
                <w:noProof w:val="0"/>
              </w:rPr>
            </w:pPr>
            <w:r w:rsidRPr="00A03C55">
              <w:rPr>
                <w:noProof w:val="0"/>
              </w:rPr>
              <w:t>Patient Identification</w:t>
            </w:r>
          </w:p>
        </w:tc>
        <w:tc>
          <w:tcPr>
            <w:tcW w:w="971" w:type="dxa"/>
          </w:tcPr>
          <w:p w14:paraId="66721C06" w14:textId="77777777" w:rsidR="007A1F44" w:rsidRPr="00A03C55" w:rsidRDefault="007A1F44" w:rsidP="00B6518F">
            <w:pPr>
              <w:pStyle w:val="TableEntry"/>
              <w:rPr>
                <w:noProof w:val="0"/>
              </w:rPr>
            </w:pPr>
            <w:r w:rsidRPr="00A03C55">
              <w:rPr>
                <w:noProof w:val="0"/>
              </w:rPr>
              <w:t>R</w:t>
            </w:r>
          </w:p>
        </w:tc>
        <w:tc>
          <w:tcPr>
            <w:tcW w:w="872" w:type="dxa"/>
          </w:tcPr>
          <w:p w14:paraId="42A9FE14" w14:textId="77777777" w:rsidR="007A1F44" w:rsidRPr="00A03C55" w:rsidRDefault="007A1F44" w:rsidP="00B6518F">
            <w:pPr>
              <w:pStyle w:val="TableEntry"/>
              <w:rPr>
                <w:noProof w:val="0"/>
              </w:rPr>
            </w:pPr>
            <w:r w:rsidRPr="00A03C55">
              <w:rPr>
                <w:noProof w:val="0"/>
              </w:rPr>
              <w:t>[1..1]</w:t>
            </w:r>
          </w:p>
        </w:tc>
        <w:tc>
          <w:tcPr>
            <w:tcW w:w="1701" w:type="dxa"/>
          </w:tcPr>
          <w:p w14:paraId="0E850E53" w14:textId="77777777" w:rsidR="007A1F44" w:rsidRPr="00A03C55" w:rsidRDefault="007A1F44" w:rsidP="00A66DA8">
            <w:pPr>
              <w:pStyle w:val="TableEntry"/>
              <w:jc w:val="center"/>
              <w:rPr>
                <w:noProof w:val="0"/>
              </w:rPr>
            </w:pPr>
            <w:r w:rsidRPr="00A03C55">
              <w:rPr>
                <w:noProof w:val="0"/>
              </w:rPr>
              <w:t>3</w:t>
            </w:r>
          </w:p>
        </w:tc>
      </w:tr>
      <w:tr w:rsidR="007A1F44" w:rsidRPr="00A03C55" w14:paraId="523DC0D8" w14:textId="77777777">
        <w:trPr>
          <w:cantSplit/>
          <w:jc w:val="center"/>
        </w:trPr>
        <w:tc>
          <w:tcPr>
            <w:tcW w:w="1951" w:type="dxa"/>
          </w:tcPr>
          <w:p w14:paraId="42D94091" w14:textId="77777777" w:rsidR="007A1F44" w:rsidRPr="00A03C55" w:rsidRDefault="007A1F44" w:rsidP="00B609B2">
            <w:pPr>
              <w:pStyle w:val="TableEntry"/>
              <w:rPr>
                <w:noProof w:val="0"/>
              </w:rPr>
            </w:pPr>
            <w:r w:rsidRPr="00A03C55">
              <w:rPr>
                <w:noProof w:val="0"/>
              </w:rPr>
              <w:t>PD1</w:t>
            </w:r>
          </w:p>
        </w:tc>
        <w:tc>
          <w:tcPr>
            <w:tcW w:w="3544" w:type="dxa"/>
          </w:tcPr>
          <w:p w14:paraId="238EC1B6" w14:textId="77777777" w:rsidR="007A1F44" w:rsidRPr="00A03C55" w:rsidRDefault="007A1F44" w:rsidP="00A0052B">
            <w:pPr>
              <w:pStyle w:val="TableEntry"/>
              <w:rPr>
                <w:noProof w:val="0"/>
              </w:rPr>
            </w:pPr>
            <w:r w:rsidRPr="00A03C55">
              <w:rPr>
                <w:noProof w:val="0"/>
              </w:rPr>
              <w:t>Additional Demographics</w:t>
            </w:r>
          </w:p>
        </w:tc>
        <w:tc>
          <w:tcPr>
            <w:tcW w:w="971" w:type="dxa"/>
          </w:tcPr>
          <w:p w14:paraId="36AA1E16" w14:textId="77777777" w:rsidR="007A1F44" w:rsidRPr="00A03C55" w:rsidRDefault="007A1F44" w:rsidP="00B6518F">
            <w:pPr>
              <w:pStyle w:val="TableEntry"/>
              <w:rPr>
                <w:noProof w:val="0"/>
              </w:rPr>
            </w:pPr>
            <w:r w:rsidRPr="00A03C55">
              <w:rPr>
                <w:noProof w:val="0"/>
              </w:rPr>
              <w:t>O</w:t>
            </w:r>
          </w:p>
        </w:tc>
        <w:tc>
          <w:tcPr>
            <w:tcW w:w="872" w:type="dxa"/>
          </w:tcPr>
          <w:p w14:paraId="375109F5" w14:textId="77777777" w:rsidR="007A1F44" w:rsidRPr="00A03C55" w:rsidRDefault="007A1F44" w:rsidP="00B6518F">
            <w:pPr>
              <w:pStyle w:val="TableEntry"/>
              <w:rPr>
                <w:noProof w:val="0"/>
              </w:rPr>
            </w:pPr>
            <w:r w:rsidRPr="00A03C55">
              <w:rPr>
                <w:noProof w:val="0"/>
              </w:rPr>
              <w:t>[0..1]</w:t>
            </w:r>
          </w:p>
        </w:tc>
        <w:tc>
          <w:tcPr>
            <w:tcW w:w="1701" w:type="dxa"/>
          </w:tcPr>
          <w:p w14:paraId="3AF7DF49" w14:textId="77777777" w:rsidR="007A1F44" w:rsidRPr="00A03C55" w:rsidRDefault="007A1F44" w:rsidP="00A66DA8">
            <w:pPr>
              <w:pStyle w:val="TableEntry"/>
              <w:jc w:val="center"/>
              <w:rPr>
                <w:noProof w:val="0"/>
              </w:rPr>
            </w:pPr>
            <w:r w:rsidRPr="00A03C55">
              <w:rPr>
                <w:noProof w:val="0"/>
              </w:rPr>
              <w:t>3</w:t>
            </w:r>
          </w:p>
        </w:tc>
      </w:tr>
      <w:tr w:rsidR="007A1F44" w:rsidRPr="00A03C55" w14:paraId="20F97C70" w14:textId="77777777">
        <w:trPr>
          <w:cantSplit/>
          <w:jc w:val="center"/>
        </w:trPr>
        <w:tc>
          <w:tcPr>
            <w:tcW w:w="1951" w:type="dxa"/>
          </w:tcPr>
          <w:p w14:paraId="261C09B1" w14:textId="77777777" w:rsidR="007A1F44" w:rsidRPr="00A03C55" w:rsidRDefault="007A1F44" w:rsidP="00B609B2">
            <w:pPr>
              <w:pStyle w:val="TableEntry"/>
              <w:rPr>
                <w:noProof w:val="0"/>
              </w:rPr>
            </w:pPr>
            <w:r w:rsidRPr="00A03C55">
              <w:rPr>
                <w:noProof w:val="0"/>
              </w:rPr>
              <w:t>PV1</w:t>
            </w:r>
          </w:p>
        </w:tc>
        <w:tc>
          <w:tcPr>
            <w:tcW w:w="3544" w:type="dxa"/>
          </w:tcPr>
          <w:p w14:paraId="1CACA25F" w14:textId="77777777" w:rsidR="007A1F44" w:rsidRPr="00A03C55" w:rsidRDefault="007A1F44" w:rsidP="00B609B2">
            <w:pPr>
              <w:pStyle w:val="TableEntry"/>
              <w:rPr>
                <w:noProof w:val="0"/>
              </w:rPr>
            </w:pPr>
            <w:r w:rsidRPr="00A03C55">
              <w:rPr>
                <w:noProof w:val="0"/>
              </w:rPr>
              <w:t>Patient Visit</w:t>
            </w:r>
          </w:p>
        </w:tc>
        <w:tc>
          <w:tcPr>
            <w:tcW w:w="971" w:type="dxa"/>
          </w:tcPr>
          <w:p w14:paraId="25DDCC89" w14:textId="77777777" w:rsidR="007A1F44" w:rsidRPr="00A03C55" w:rsidRDefault="007A1F44" w:rsidP="00B6518F">
            <w:pPr>
              <w:pStyle w:val="TableEntry"/>
              <w:rPr>
                <w:noProof w:val="0"/>
              </w:rPr>
            </w:pPr>
            <w:r w:rsidRPr="00A03C55">
              <w:rPr>
                <w:noProof w:val="0"/>
              </w:rPr>
              <w:t>R</w:t>
            </w:r>
          </w:p>
        </w:tc>
        <w:tc>
          <w:tcPr>
            <w:tcW w:w="872" w:type="dxa"/>
          </w:tcPr>
          <w:p w14:paraId="48FC7C2F" w14:textId="77777777" w:rsidR="007A1F44" w:rsidRPr="00A03C55" w:rsidRDefault="007A1F44" w:rsidP="00B6518F">
            <w:pPr>
              <w:pStyle w:val="TableEntry"/>
              <w:rPr>
                <w:noProof w:val="0"/>
              </w:rPr>
            </w:pPr>
            <w:r w:rsidRPr="00A03C55">
              <w:rPr>
                <w:noProof w:val="0"/>
              </w:rPr>
              <w:t>[1..1]</w:t>
            </w:r>
          </w:p>
        </w:tc>
        <w:tc>
          <w:tcPr>
            <w:tcW w:w="1701" w:type="dxa"/>
          </w:tcPr>
          <w:p w14:paraId="1934FDCE" w14:textId="77777777" w:rsidR="007A1F44" w:rsidRPr="00A03C55" w:rsidRDefault="007A1F44" w:rsidP="00A66DA8">
            <w:pPr>
              <w:pStyle w:val="TableEntry"/>
              <w:jc w:val="center"/>
              <w:rPr>
                <w:noProof w:val="0"/>
              </w:rPr>
            </w:pPr>
            <w:r w:rsidRPr="00A03C55">
              <w:rPr>
                <w:noProof w:val="0"/>
              </w:rPr>
              <w:t>3</w:t>
            </w:r>
          </w:p>
        </w:tc>
      </w:tr>
      <w:tr w:rsidR="007A1F44" w:rsidRPr="00A03C55" w14:paraId="0D719F24" w14:textId="77777777">
        <w:trPr>
          <w:cantSplit/>
          <w:jc w:val="center"/>
        </w:trPr>
        <w:tc>
          <w:tcPr>
            <w:tcW w:w="1951" w:type="dxa"/>
          </w:tcPr>
          <w:p w14:paraId="1E279BCC" w14:textId="77777777" w:rsidR="007A1F44" w:rsidRPr="00A03C55" w:rsidRDefault="007A1F44" w:rsidP="00B609B2">
            <w:pPr>
              <w:pStyle w:val="TableEntry"/>
              <w:rPr>
                <w:noProof w:val="0"/>
              </w:rPr>
            </w:pPr>
            <w:r w:rsidRPr="00A03C55">
              <w:rPr>
                <w:noProof w:val="0"/>
              </w:rPr>
              <w:t>PV2</w:t>
            </w:r>
          </w:p>
        </w:tc>
        <w:tc>
          <w:tcPr>
            <w:tcW w:w="3544" w:type="dxa"/>
          </w:tcPr>
          <w:p w14:paraId="7090A30B"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77CBD733" w14:textId="77777777" w:rsidR="007A1F44" w:rsidRPr="00A03C55" w:rsidRDefault="007A1F44" w:rsidP="00B6518F">
            <w:pPr>
              <w:pStyle w:val="TableEntry"/>
              <w:rPr>
                <w:noProof w:val="0"/>
              </w:rPr>
            </w:pPr>
            <w:r w:rsidRPr="00A03C55">
              <w:rPr>
                <w:noProof w:val="0"/>
              </w:rPr>
              <w:t>O</w:t>
            </w:r>
          </w:p>
        </w:tc>
        <w:tc>
          <w:tcPr>
            <w:tcW w:w="872" w:type="dxa"/>
          </w:tcPr>
          <w:p w14:paraId="620BC99E" w14:textId="77777777" w:rsidR="007A1F44" w:rsidRPr="00A03C55" w:rsidRDefault="007A1F44" w:rsidP="00B6518F">
            <w:pPr>
              <w:pStyle w:val="TableEntry"/>
              <w:rPr>
                <w:noProof w:val="0"/>
              </w:rPr>
            </w:pPr>
            <w:r w:rsidRPr="00A03C55">
              <w:rPr>
                <w:noProof w:val="0"/>
              </w:rPr>
              <w:t>[0..1]</w:t>
            </w:r>
          </w:p>
        </w:tc>
        <w:tc>
          <w:tcPr>
            <w:tcW w:w="1701" w:type="dxa"/>
          </w:tcPr>
          <w:p w14:paraId="7942A99B" w14:textId="77777777" w:rsidR="007A1F44" w:rsidRPr="00A03C55" w:rsidRDefault="007A1F44" w:rsidP="00A66DA8">
            <w:pPr>
              <w:pStyle w:val="TableEntry"/>
              <w:jc w:val="center"/>
              <w:rPr>
                <w:noProof w:val="0"/>
              </w:rPr>
            </w:pPr>
            <w:r w:rsidRPr="00A03C55">
              <w:rPr>
                <w:noProof w:val="0"/>
              </w:rPr>
              <w:t>3</w:t>
            </w:r>
          </w:p>
        </w:tc>
      </w:tr>
      <w:tr w:rsidR="007A1F44" w:rsidRPr="00A03C55" w14:paraId="39F9D114" w14:textId="77777777">
        <w:trPr>
          <w:cantSplit/>
          <w:jc w:val="center"/>
        </w:trPr>
        <w:tc>
          <w:tcPr>
            <w:tcW w:w="1951" w:type="dxa"/>
          </w:tcPr>
          <w:p w14:paraId="5AF2D70F" w14:textId="77777777" w:rsidR="007A1F44" w:rsidRPr="00A03C55" w:rsidRDefault="007A1F44" w:rsidP="00B609B2">
            <w:pPr>
              <w:pStyle w:val="TableEntry"/>
              <w:rPr>
                <w:noProof w:val="0"/>
              </w:rPr>
            </w:pPr>
            <w:r w:rsidRPr="00A03C55">
              <w:rPr>
                <w:noProof w:val="0"/>
              </w:rPr>
              <w:t>DB1</w:t>
            </w:r>
          </w:p>
        </w:tc>
        <w:tc>
          <w:tcPr>
            <w:tcW w:w="3544" w:type="dxa"/>
          </w:tcPr>
          <w:p w14:paraId="31313005" w14:textId="77777777" w:rsidR="007A1F44" w:rsidRPr="00A03C55" w:rsidRDefault="007A1F44" w:rsidP="00B609B2">
            <w:pPr>
              <w:pStyle w:val="TableEntry"/>
              <w:rPr>
                <w:noProof w:val="0"/>
              </w:rPr>
            </w:pPr>
            <w:r w:rsidRPr="00A03C55">
              <w:rPr>
                <w:noProof w:val="0"/>
              </w:rPr>
              <w:t>Disability Information</w:t>
            </w:r>
          </w:p>
        </w:tc>
        <w:tc>
          <w:tcPr>
            <w:tcW w:w="971" w:type="dxa"/>
          </w:tcPr>
          <w:p w14:paraId="470BF3ED" w14:textId="77777777" w:rsidR="007A1F44" w:rsidRPr="00A03C55" w:rsidRDefault="007A1F44" w:rsidP="00B6518F">
            <w:pPr>
              <w:pStyle w:val="TableEntry"/>
              <w:rPr>
                <w:noProof w:val="0"/>
              </w:rPr>
            </w:pPr>
            <w:r w:rsidRPr="00A03C55">
              <w:rPr>
                <w:noProof w:val="0"/>
              </w:rPr>
              <w:t>O</w:t>
            </w:r>
          </w:p>
        </w:tc>
        <w:tc>
          <w:tcPr>
            <w:tcW w:w="872" w:type="dxa"/>
          </w:tcPr>
          <w:p w14:paraId="3099A935" w14:textId="77777777" w:rsidR="007A1F44" w:rsidRPr="00A03C55" w:rsidRDefault="007A1F44" w:rsidP="00B6518F">
            <w:pPr>
              <w:pStyle w:val="TableEntry"/>
              <w:rPr>
                <w:noProof w:val="0"/>
              </w:rPr>
            </w:pPr>
            <w:r w:rsidRPr="00A03C55">
              <w:rPr>
                <w:noProof w:val="0"/>
              </w:rPr>
              <w:t>[0..*]</w:t>
            </w:r>
          </w:p>
        </w:tc>
        <w:tc>
          <w:tcPr>
            <w:tcW w:w="1701" w:type="dxa"/>
          </w:tcPr>
          <w:p w14:paraId="11FD357E" w14:textId="77777777" w:rsidR="007A1F44" w:rsidRPr="00A03C55" w:rsidRDefault="007A1F44" w:rsidP="00A66DA8">
            <w:pPr>
              <w:pStyle w:val="TableEntry"/>
              <w:jc w:val="center"/>
              <w:rPr>
                <w:noProof w:val="0"/>
              </w:rPr>
            </w:pPr>
            <w:r w:rsidRPr="00A03C55">
              <w:rPr>
                <w:noProof w:val="0"/>
              </w:rPr>
              <w:t>3</w:t>
            </w:r>
          </w:p>
        </w:tc>
      </w:tr>
      <w:tr w:rsidR="007A1F44" w:rsidRPr="00A03C55" w14:paraId="75F529D6" w14:textId="77777777">
        <w:trPr>
          <w:cantSplit/>
          <w:jc w:val="center"/>
        </w:trPr>
        <w:tc>
          <w:tcPr>
            <w:tcW w:w="1951" w:type="dxa"/>
          </w:tcPr>
          <w:p w14:paraId="3FD6CFD8" w14:textId="77777777" w:rsidR="007A1F44" w:rsidRPr="00A03C55" w:rsidRDefault="007A1F44" w:rsidP="00B609B2">
            <w:pPr>
              <w:pStyle w:val="TableEntry"/>
              <w:rPr>
                <w:noProof w:val="0"/>
              </w:rPr>
            </w:pPr>
            <w:r w:rsidRPr="00A03C55">
              <w:rPr>
                <w:noProof w:val="0"/>
              </w:rPr>
              <w:t>OBX</w:t>
            </w:r>
          </w:p>
        </w:tc>
        <w:tc>
          <w:tcPr>
            <w:tcW w:w="3544" w:type="dxa"/>
          </w:tcPr>
          <w:p w14:paraId="2EF07AAB" w14:textId="77777777" w:rsidR="007A1F44" w:rsidRPr="00A03C55" w:rsidRDefault="007A1F44" w:rsidP="00B609B2">
            <w:pPr>
              <w:pStyle w:val="TableEntry"/>
              <w:rPr>
                <w:noProof w:val="0"/>
              </w:rPr>
            </w:pPr>
            <w:r w:rsidRPr="00A03C55">
              <w:rPr>
                <w:noProof w:val="0"/>
              </w:rPr>
              <w:t>Observation/Result</w:t>
            </w:r>
          </w:p>
        </w:tc>
        <w:tc>
          <w:tcPr>
            <w:tcW w:w="971" w:type="dxa"/>
          </w:tcPr>
          <w:p w14:paraId="5A9ECCDC" w14:textId="77777777" w:rsidR="007A1F44" w:rsidRPr="00A03C55" w:rsidRDefault="007A1F44" w:rsidP="00B6518F">
            <w:pPr>
              <w:pStyle w:val="TableEntry"/>
              <w:rPr>
                <w:noProof w:val="0"/>
              </w:rPr>
            </w:pPr>
            <w:r w:rsidRPr="00A03C55">
              <w:rPr>
                <w:noProof w:val="0"/>
              </w:rPr>
              <w:t>O</w:t>
            </w:r>
          </w:p>
        </w:tc>
        <w:tc>
          <w:tcPr>
            <w:tcW w:w="872" w:type="dxa"/>
          </w:tcPr>
          <w:p w14:paraId="1925EC7D" w14:textId="77777777" w:rsidR="007A1F44" w:rsidRPr="00A03C55" w:rsidRDefault="007A1F44" w:rsidP="00B6518F">
            <w:pPr>
              <w:pStyle w:val="TableEntry"/>
              <w:rPr>
                <w:noProof w:val="0"/>
              </w:rPr>
            </w:pPr>
            <w:r w:rsidRPr="00A03C55">
              <w:rPr>
                <w:noProof w:val="0"/>
              </w:rPr>
              <w:t>[0..*]</w:t>
            </w:r>
          </w:p>
        </w:tc>
        <w:tc>
          <w:tcPr>
            <w:tcW w:w="1701" w:type="dxa"/>
          </w:tcPr>
          <w:p w14:paraId="5EEE45B5" w14:textId="77777777" w:rsidR="007A1F44" w:rsidRPr="00A03C55" w:rsidRDefault="007A1F44" w:rsidP="00A66DA8">
            <w:pPr>
              <w:pStyle w:val="TableEntry"/>
              <w:jc w:val="center"/>
              <w:rPr>
                <w:noProof w:val="0"/>
              </w:rPr>
            </w:pPr>
            <w:r w:rsidRPr="00A03C55">
              <w:rPr>
                <w:noProof w:val="0"/>
              </w:rPr>
              <w:t>7</w:t>
            </w:r>
          </w:p>
        </w:tc>
      </w:tr>
    </w:tbl>
    <w:p w14:paraId="5952E4F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0" w:name="_Toc174249235"/>
      <w:r w:rsidRPr="00A03C55">
        <w:rPr>
          <w:noProof w:val="0"/>
        </w:rPr>
        <w:t>Comments on segment usage</w:t>
      </w:r>
      <w:bookmarkEnd w:id="440"/>
    </w:p>
    <w:p w14:paraId="5C2692B3" w14:textId="77777777" w:rsidR="007A1F44" w:rsidRPr="00A03C55" w:rsidRDefault="007A1F44">
      <w:r w:rsidRPr="00A03C55">
        <w:t>One or more OBX segments may be present to carry “permanent observations” such as the patient weight or height.</w:t>
      </w:r>
    </w:p>
    <w:p w14:paraId="4ED6B4FE" w14:textId="77777777" w:rsidR="007A1F44" w:rsidRPr="00A03C55" w:rsidRDefault="007A1F44">
      <w:r w:rsidRPr="00A03C55">
        <w:t xml:space="preserve">The planned date for the pending transfer that is cancelled, is given in field EVN-3 of segment EVN. See </w:t>
      </w:r>
      <w:r w:rsidR="00292B01" w:rsidRPr="00A03C55">
        <w:t>Section</w:t>
      </w:r>
      <w:r w:rsidRPr="00A03C55">
        <w:t xml:space="preserve"> 3.30.5.2.</w:t>
      </w:r>
    </w:p>
    <w:p w14:paraId="1DEA578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1" w:name="_Toc174249236"/>
      <w:r w:rsidRPr="00A03C55">
        <w:rPr>
          <w:noProof w:val="0"/>
        </w:rPr>
        <w:t>Expected actions</w:t>
      </w:r>
      <w:bookmarkEnd w:id="441"/>
    </w:p>
    <w:p w14:paraId="422DAFEA" w14:textId="77777777" w:rsidR="007A1F44" w:rsidRPr="00A03C55" w:rsidRDefault="007A1F44">
      <w:r w:rsidRPr="00A03C55">
        <w:t>The receiver shall reset the patient’s status to the value immediately before the Pending Transfer message was received.</w:t>
      </w:r>
    </w:p>
    <w:p w14:paraId="6DC268DD" w14:textId="77777777" w:rsidR="007A1F44" w:rsidRPr="00A03C55" w:rsidRDefault="007A1F44">
      <w:r w:rsidRPr="00A03C55">
        <w:t>The receiver shall report the result of this operation (success / error) in an acknowledgment message returned to the sender.</w:t>
      </w:r>
    </w:p>
    <w:p w14:paraId="563DE3B7" w14:textId="77777777" w:rsidR="007A1F44" w:rsidRPr="00A03C55" w:rsidRDefault="007A1F44">
      <w:r w:rsidRPr="00A03C55">
        <w:t>In case this Movement conflicts with the current situation of the patient (no pending transfer known, or no active inpatient encounter, or patient unknown) the message is discarded, and no error condition is raised.</w:t>
      </w:r>
    </w:p>
    <w:p w14:paraId="1F55C005" w14:textId="77777777" w:rsidR="007A1F44" w:rsidRPr="00A03C55" w:rsidRDefault="007A1F44">
      <w:r w:rsidRPr="00A03C55">
        <w:t>If the receiver does not support the Pending Event Management Option of this transaction, it shall application-reject the message (see ITI TF-2x: C.2.3).</w:t>
      </w:r>
    </w:p>
    <w:p w14:paraId="37B43FCE"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42" w:name="_Toc174249237"/>
      <w:bookmarkStart w:id="443" w:name="_Toc398544187"/>
      <w:r w:rsidRPr="00A03C55">
        <w:rPr>
          <w:noProof w:val="0"/>
        </w:rPr>
        <w:lastRenderedPageBreak/>
        <w:t>Pending Discharge (ADT^A16^ADT_A16)</w:t>
      </w:r>
      <w:bookmarkEnd w:id="442"/>
      <w:bookmarkEnd w:id="443"/>
    </w:p>
    <w:p w14:paraId="1900A05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4" w:name="_Toc174249238"/>
      <w:r w:rsidRPr="00A03C55">
        <w:rPr>
          <w:noProof w:val="0"/>
        </w:rPr>
        <w:t>Trigger Event</w:t>
      </w:r>
      <w:bookmarkEnd w:id="444"/>
    </w:p>
    <w:p w14:paraId="48134580" w14:textId="77777777" w:rsidR="007A1F44" w:rsidRPr="00A03C55" w:rsidRDefault="007A1F44">
      <w:r w:rsidRPr="00A03C55">
        <w:t>This message is sent by a Patient Encounter Supplier to notify a Patient Encounter Consumer that it is planned to discharge a patient.</w:t>
      </w:r>
    </w:p>
    <w:p w14:paraId="265E25EE" w14:textId="77777777" w:rsidR="007A1F44" w:rsidRPr="00A03C55" w:rsidRDefault="007A1F44">
      <w:r w:rsidRPr="00A03C55">
        <w:t xml:space="preserve">MSH-9 is valued </w:t>
      </w:r>
      <w:r w:rsidRPr="00A03C55">
        <w:rPr>
          <w:b/>
          <w:bCs/>
        </w:rPr>
        <w:t>ADT^A16^ADT_A16</w:t>
      </w:r>
      <w:r w:rsidRPr="00A03C55">
        <w:t>.</w:t>
      </w:r>
    </w:p>
    <w:p w14:paraId="04E1DA8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5" w:name="_Toc174249239"/>
      <w:r w:rsidRPr="00A03C55">
        <w:rPr>
          <w:noProof w:val="0"/>
        </w:rPr>
        <w:t>Message Static Definition</w:t>
      </w:r>
      <w:bookmarkEnd w:id="445"/>
    </w:p>
    <w:p w14:paraId="3A99545D" w14:textId="77777777" w:rsidR="007A1F44" w:rsidRPr="00A03C55" w:rsidRDefault="007A1F44">
      <w:pPr>
        <w:pStyle w:val="TableTitle"/>
        <w:rPr>
          <w:noProof w:val="0"/>
        </w:rPr>
      </w:pPr>
      <w:r w:rsidRPr="00A03C55">
        <w:rPr>
          <w:noProof w:val="0"/>
        </w:rPr>
        <w:t>Table 3.31-23: Static definition of message ADT^A16^ADT_A16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8578C06" w14:textId="77777777" w:rsidTr="00601E92">
        <w:trPr>
          <w:cantSplit/>
          <w:tblHeader/>
          <w:jc w:val="center"/>
        </w:trPr>
        <w:tc>
          <w:tcPr>
            <w:tcW w:w="1951" w:type="dxa"/>
            <w:shd w:val="clear" w:color="auto" w:fill="D9D9D9"/>
          </w:tcPr>
          <w:p w14:paraId="274655B8"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05336D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36B4BB1"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643959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9CFEA2D" w14:textId="77777777" w:rsidR="007A1F44" w:rsidRPr="00A03C55" w:rsidRDefault="007A1F44" w:rsidP="00A53067">
            <w:pPr>
              <w:pStyle w:val="TableEntryHeader"/>
              <w:rPr>
                <w:noProof w:val="0"/>
              </w:rPr>
            </w:pPr>
            <w:r w:rsidRPr="00A03C55">
              <w:rPr>
                <w:noProof w:val="0"/>
              </w:rPr>
              <w:t>HL7 chapter</w:t>
            </w:r>
          </w:p>
        </w:tc>
      </w:tr>
      <w:tr w:rsidR="007A1F44" w:rsidRPr="00A03C55" w14:paraId="664639BD" w14:textId="77777777">
        <w:trPr>
          <w:cantSplit/>
          <w:jc w:val="center"/>
        </w:trPr>
        <w:tc>
          <w:tcPr>
            <w:tcW w:w="1951" w:type="dxa"/>
          </w:tcPr>
          <w:p w14:paraId="61A3AD8D" w14:textId="77777777" w:rsidR="007A1F44" w:rsidRPr="00A03C55" w:rsidRDefault="007A1F44" w:rsidP="00B609B2">
            <w:pPr>
              <w:pStyle w:val="TableEntry"/>
              <w:rPr>
                <w:noProof w:val="0"/>
              </w:rPr>
            </w:pPr>
            <w:r w:rsidRPr="00A03C55">
              <w:rPr>
                <w:noProof w:val="0"/>
              </w:rPr>
              <w:t>MSH</w:t>
            </w:r>
          </w:p>
        </w:tc>
        <w:tc>
          <w:tcPr>
            <w:tcW w:w="3544" w:type="dxa"/>
          </w:tcPr>
          <w:p w14:paraId="5F45DF39" w14:textId="77777777" w:rsidR="007A1F44" w:rsidRPr="00A03C55" w:rsidRDefault="007A1F44" w:rsidP="00A0052B">
            <w:pPr>
              <w:pStyle w:val="TableEntry"/>
              <w:rPr>
                <w:noProof w:val="0"/>
              </w:rPr>
            </w:pPr>
            <w:r w:rsidRPr="00A03C55">
              <w:rPr>
                <w:noProof w:val="0"/>
              </w:rPr>
              <w:t>Message Header</w:t>
            </w:r>
          </w:p>
        </w:tc>
        <w:tc>
          <w:tcPr>
            <w:tcW w:w="971" w:type="dxa"/>
          </w:tcPr>
          <w:p w14:paraId="16918838" w14:textId="77777777" w:rsidR="007A1F44" w:rsidRPr="00A03C55" w:rsidRDefault="007A1F44" w:rsidP="00B6518F">
            <w:pPr>
              <w:pStyle w:val="TableEntry"/>
              <w:rPr>
                <w:noProof w:val="0"/>
              </w:rPr>
            </w:pPr>
            <w:r w:rsidRPr="00A03C55">
              <w:rPr>
                <w:noProof w:val="0"/>
              </w:rPr>
              <w:t>R</w:t>
            </w:r>
          </w:p>
        </w:tc>
        <w:tc>
          <w:tcPr>
            <w:tcW w:w="872" w:type="dxa"/>
          </w:tcPr>
          <w:p w14:paraId="68237F25" w14:textId="77777777" w:rsidR="007A1F44" w:rsidRPr="00A03C55" w:rsidRDefault="007A1F44" w:rsidP="00B6518F">
            <w:pPr>
              <w:pStyle w:val="TableEntry"/>
              <w:rPr>
                <w:noProof w:val="0"/>
              </w:rPr>
            </w:pPr>
            <w:r w:rsidRPr="00A03C55">
              <w:rPr>
                <w:noProof w:val="0"/>
              </w:rPr>
              <w:t>[1..1]</w:t>
            </w:r>
          </w:p>
        </w:tc>
        <w:tc>
          <w:tcPr>
            <w:tcW w:w="1701" w:type="dxa"/>
          </w:tcPr>
          <w:p w14:paraId="34D18E20" w14:textId="77777777" w:rsidR="007A1F44" w:rsidRPr="00A03C55" w:rsidRDefault="007A1F44" w:rsidP="00A66DA8">
            <w:pPr>
              <w:pStyle w:val="TableEntry"/>
              <w:jc w:val="center"/>
              <w:rPr>
                <w:noProof w:val="0"/>
              </w:rPr>
            </w:pPr>
            <w:r w:rsidRPr="00A03C55">
              <w:rPr>
                <w:noProof w:val="0"/>
              </w:rPr>
              <w:t>2</w:t>
            </w:r>
          </w:p>
        </w:tc>
      </w:tr>
      <w:tr w:rsidR="007A1F44" w:rsidRPr="00A03C55" w14:paraId="62F54350" w14:textId="77777777">
        <w:trPr>
          <w:cantSplit/>
          <w:jc w:val="center"/>
        </w:trPr>
        <w:tc>
          <w:tcPr>
            <w:tcW w:w="1951" w:type="dxa"/>
          </w:tcPr>
          <w:p w14:paraId="2F21F8E1" w14:textId="77777777" w:rsidR="007A1F44" w:rsidRPr="00A03C55" w:rsidRDefault="007A1F44" w:rsidP="00B609B2">
            <w:pPr>
              <w:pStyle w:val="TableEntry"/>
              <w:rPr>
                <w:noProof w:val="0"/>
              </w:rPr>
            </w:pPr>
            <w:r w:rsidRPr="00A03C55">
              <w:rPr>
                <w:noProof w:val="0"/>
              </w:rPr>
              <w:t>SFT</w:t>
            </w:r>
          </w:p>
        </w:tc>
        <w:tc>
          <w:tcPr>
            <w:tcW w:w="3544" w:type="dxa"/>
          </w:tcPr>
          <w:p w14:paraId="455594D2" w14:textId="77777777" w:rsidR="007A1F44" w:rsidRPr="00A03C55" w:rsidRDefault="007A1F44" w:rsidP="00A0052B">
            <w:pPr>
              <w:pStyle w:val="TableEntry"/>
              <w:rPr>
                <w:noProof w:val="0"/>
              </w:rPr>
            </w:pPr>
            <w:r w:rsidRPr="00A03C55">
              <w:rPr>
                <w:noProof w:val="0"/>
              </w:rPr>
              <w:t>Software Segment</w:t>
            </w:r>
          </w:p>
        </w:tc>
        <w:tc>
          <w:tcPr>
            <w:tcW w:w="971" w:type="dxa"/>
          </w:tcPr>
          <w:p w14:paraId="7F3B2842" w14:textId="77777777" w:rsidR="007A1F44" w:rsidRPr="00A03C55" w:rsidRDefault="007A1F44" w:rsidP="00B6518F">
            <w:pPr>
              <w:pStyle w:val="TableEntry"/>
              <w:rPr>
                <w:noProof w:val="0"/>
              </w:rPr>
            </w:pPr>
            <w:r w:rsidRPr="00A03C55">
              <w:rPr>
                <w:noProof w:val="0"/>
              </w:rPr>
              <w:t>O</w:t>
            </w:r>
          </w:p>
        </w:tc>
        <w:tc>
          <w:tcPr>
            <w:tcW w:w="872" w:type="dxa"/>
          </w:tcPr>
          <w:p w14:paraId="1B84625E" w14:textId="77777777" w:rsidR="007A1F44" w:rsidRPr="00A03C55" w:rsidRDefault="007A1F44" w:rsidP="00B6518F">
            <w:pPr>
              <w:pStyle w:val="TableEntry"/>
              <w:rPr>
                <w:noProof w:val="0"/>
              </w:rPr>
            </w:pPr>
            <w:r w:rsidRPr="00A03C55">
              <w:rPr>
                <w:noProof w:val="0"/>
              </w:rPr>
              <w:t>[0..*]</w:t>
            </w:r>
          </w:p>
        </w:tc>
        <w:tc>
          <w:tcPr>
            <w:tcW w:w="1701" w:type="dxa"/>
          </w:tcPr>
          <w:p w14:paraId="40BE6353" w14:textId="77777777" w:rsidR="007A1F44" w:rsidRPr="00A03C55" w:rsidRDefault="007A1F44" w:rsidP="00A66DA8">
            <w:pPr>
              <w:pStyle w:val="TableEntry"/>
              <w:jc w:val="center"/>
              <w:rPr>
                <w:noProof w:val="0"/>
              </w:rPr>
            </w:pPr>
            <w:r w:rsidRPr="00A03C55">
              <w:rPr>
                <w:noProof w:val="0"/>
              </w:rPr>
              <w:t>2</w:t>
            </w:r>
          </w:p>
        </w:tc>
      </w:tr>
      <w:tr w:rsidR="007A1F44" w:rsidRPr="00A03C55" w14:paraId="2E0E05D7" w14:textId="77777777">
        <w:trPr>
          <w:cantSplit/>
          <w:jc w:val="center"/>
        </w:trPr>
        <w:tc>
          <w:tcPr>
            <w:tcW w:w="1951" w:type="dxa"/>
          </w:tcPr>
          <w:p w14:paraId="76243DEF" w14:textId="77777777" w:rsidR="007A1F44" w:rsidRPr="00A03C55" w:rsidRDefault="007A1F44" w:rsidP="00B609B2">
            <w:pPr>
              <w:pStyle w:val="TableEntry"/>
              <w:rPr>
                <w:noProof w:val="0"/>
              </w:rPr>
            </w:pPr>
            <w:r w:rsidRPr="00A03C55">
              <w:rPr>
                <w:noProof w:val="0"/>
              </w:rPr>
              <w:t>EVN</w:t>
            </w:r>
          </w:p>
        </w:tc>
        <w:tc>
          <w:tcPr>
            <w:tcW w:w="3544" w:type="dxa"/>
          </w:tcPr>
          <w:p w14:paraId="6768ECE9" w14:textId="77777777" w:rsidR="007A1F44" w:rsidRPr="00A03C55" w:rsidRDefault="007A1F44" w:rsidP="00A0052B">
            <w:pPr>
              <w:pStyle w:val="TableEntry"/>
              <w:rPr>
                <w:noProof w:val="0"/>
              </w:rPr>
            </w:pPr>
            <w:r w:rsidRPr="00A03C55">
              <w:rPr>
                <w:noProof w:val="0"/>
              </w:rPr>
              <w:t>Event Type</w:t>
            </w:r>
          </w:p>
        </w:tc>
        <w:tc>
          <w:tcPr>
            <w:tcW w:w="971" w:type="dxa"/>
          </w:tcPr>
          <w:p w14:paraId="3F55A6D9" w14:textId="77777777" w:rsidR="007A1F44" w:rsidRPr="00A03C55" w:rsidRDefault="007A1F44" w:rsidP="00B6518F">
            <w:pPr>
              <w:pStyle w:val="TableEntry"/>
              <w:rPr>
                <w:noProof w:val="0"/>
              </w:rPr>
            </w:pPr>
            <w:r w:rsidRPr="00A03C55">
              <w:rPr>
                <w:noProof w:val="0"/>
              </w:rPr>
              <w:t>R</w:t>
            </w:r>
          </w:p>
        </w:tc>
        <w:tc>
          <w:tcPr>
            <w:tcW w:w="872" w:type="dxa"/>
          </w:tcPr>
          <w:p w14:paraId="53EEA481" w14:textId="77777777" w:rsidR="007A1F44" w:rsidRPr="00A03C55" w:rsidRDefault="007A1F44" w:rsidP="00B6518F">
            <w:pPr>
              <w:pStyle w:val="TableEntry"/>
              <w:rPr>
                <w:noProof w:val="0"/>
              </w:rPr>
            </w:pPr>
            <w:r w:rsidRPr="00A03C55">
              <w:rPr>
                <w:noProof w:val="0"/>
              </w:rPr>
              <w:t>[1..1]</w:t>
            </w:r>
          </w:p>
        </w:tc>
        <w:tc>
          <w:tcPr>
            <w:tcW w:w="1701" w:type="dxa"/>
          </w:tcPr>
          <w:p w14:paraId="0529C242" w14:textId="77777777" w:rsidR="007A1F44" w:rsidRPr="00A03C55" w:rsidRDefault="007A1F44" w:rsidP="00A66DA8">
            <w:pPr>
              <w:pStyle w:val="TableEntry"/>
              <w:jc w:val="center"/>
              <w:rPr>
                <w:noProof w:val="0"/>
              </w:rPr>
            </w:pPr>
            <w:r w:rsidRPr="00A03C55">
              <w:rPr>
                <w:noProof w:val="0"/>
              </w:rPr>
              <w:t>2</w:t>
            </w:r>
          </w:p>
        </w:tc>
      </w:tr>
      <w:tr w:rsidR="007A1F44" w:rsidRPr="00A03C55" w14:paraId="1BAD450A" w14:textId="77777777">
        <w:trPr>
          <w:cantSplit/>
          <w:jc w:val="center"/>
        </w:trPr>
        <w:tc>
          <w:tcPr>
            <w:tcW w:w="1951" w:type="dxa"/>
          </w:tcPr>
          <w:p w14:paraId="6B02D4DB" w14:textId="77777777" w:rsidR="007A1F44" w:rsidRPr="00A03C55" w:rsidRDefault="007A1F44" w:rsidP="00B609B2">
            <w:pPr>
              <w:pStyle w:val="TableEntry"/>
              <w:rPr>
                <w:noProof w:val="0"/>
              </w:rPr>
            </w:pPr>
            <w:r w:rsidRPr="00A03C55">
              <w:rPr>
                <w:noProof w:val="0"/>
              </w:rPr>
              <w:t>PID</w:t>
            </w:r>
          </w:p>
        </w:tc>
        <w:tc>
          <w:tcPr>
            <w:tcW w:w="3544" w:type="dxa"/>
          </w:tcPr>
          <w:p w14:paraId="66ACC7E6" w14:textId="77777777" w:rsidR="007A1F44" w:rsidRPr="00A03C55" w:rsidRDefault="007A1F44" w:rsidP="00A0052B">
            <w:pPr>
              <w:pStyle w:val="TableEntry"/>
              <w:rPr>
                <w:noProof w:val="0"/>
              </w:rPr>
            </w:pPr>
            <w:r w:rsidRPr="00A03C55">
              <w:rPr>
                <w:noProof w:val="0"/>
              </w:rPr>
              <w:t>Patient Identification</w:t>
            </w:r>
          </w:p>
        </w:tc>
        <w:tc>
          <w:tcPr>
            <w:tcW w:w="971" w:type="dxa"/>
          </w:tcPr>
          <w:p w14:paraId="0D7DA397" w14:textId="77777777" w:rsidR="007A1F44" w:rsidRPr="00A03C55" w:rsidRDefault="007A1F44" w:rsidP="00B6518F">
            <w:pPr>
              <w:pStyle w:val="TableEntry"/>
              <w:rPr>
                <w:noProof w:val="0"/>
              </w:rPr>
            </w:pPr>
            <w:r w:rsidRPr="00A03C55">
              <w:rPr>
                <w:noProof w:val="0"/>
              </w:rPr>
              <w:t>R</w:t>
            </w:r>
          </w:p>
        </w:tc>
        <w:tc>
          <w:tcPr>
            <w:tcW w:w="872" w:type="dxa"/>
          </w:tcPr>
          <w:p w14:paraId="27F993F3" w14:textId="77777777" w:rsidR="007A1F44" w:rsidRPr="00A03C55" w:rsidRDefault="007A1F44" w:rsidP="00B6518F">
            <w:pPr>
              <w:pStyle w:val="TableEntry"/>
              <w:rPr>
                <w:noProof w:val="0"/>
              </w:rPr>
            </w:pPr>
            <w:r w:rsidRPr="00A03C55">
              <w:rPr>
                <w:noProof w:val="0"/>
              </w:rPr>
              <w:t>[1..1]</w:t>
            </w:r>
          </w:p>
        </w:tc>
        <w:tc>
          <w:tcPr>
            <w:tcW w:w="1701" w:type="dxa"/>
          </w:tcPr>
          <w:p w14:paraId="2CAD9EAE" w14:textId="77777777" w:rsidR="007A1F44" w:rsidRPr="00A03C55" w:rsidRDefault="007A1F44" w:rsidP="00A66DA8">
            <w:pPr>
              <w:pStyle w:val="TableEntry"/>
              <w:jc w:val="center"/>
              <w:rPr>
                <w:noProof w:val="0"/>
              </w:rPr>
            </w:pPr>
            <w:r w:rsidRPr="00A03C55">
              <w:rPr>
                <w:noProof w:val="0"/>
              </w:rPr>
              <w:t>3</w:t>
            </w:r>
          </w:p>
        </w:tc>
      </w:tr>
      <w:tr w:rsidR="007A1F44" w:rsidRPr="00A03C55" w14:paraId="4CD357A2" w14:textId="77777777">
        <w:trPr>
          <w:cantSplit/>
          <w:jc w:val="center"/>
        </w:trPr>
        <w:tc>
          <w:tcPr>
            <w:tcW w:w="1951" w:type="dxa"/>
          </w:tcPr>
          <w:p w14:paraId="613E6394" w14:textId="77777777" w:rsidR="007A1F44" w:rsidRPr="00A03C55" w:rsidRDefault="007A1F44" w:rsidP="00B609B2">
            <w:pPr>
              <w:pStyle w:val="TableEntry"/>
              <w:rPr>
                <w:noProof w:val="0"/>
              </w:rPr>
            </w:pPr>
            <w:r w:rsidRPr="00A03C55">
              <w:rPr>
                <w:noProof w:val="0"/>
              </w:rPr>
              <w:t>PD1</w:t>
            </w:r>
          </w:p>
        </w:tc>
        <w:tc>
          <w:tcPr>
            <w:tcW w:w="3544" w:type="dxa"/>
          </w:tcPr>
          <w:p w14:paraId="317F0187" w14:textId="77777777" w:rsidR="007A1F44" w:rsidRPr="00A03C55" w:rsidRDefault="007A1F44" w:rsidP="00A0052B">
            <w:pPr>
              <w:pStyle w:val="TableEntry"/>
              <w:rPr>
                <w:noProof w:val="0"/>
              </w:rPr>
            </w:pPr>
            <w:r w:rsidRPr="00A03C55">
              <w:rPr>
                <w:noProof w:val="0"/>
              </w:rPr>
              <w:t>Additional Demographics</w:t>
            </w:r>
          </w:p>
        </w:tc>
        <w:tc>
          <w:tcPr>
            <w:tcW w:w="971" w:type="dxa"/>
          </w:tcPr>
          <w:p w14:paraId="706A6CEF" w14:textId="77777777" w:rsidR="007A1F44" w:rsidRPr="00A03C55" w:rsidRDefault="007A1F44" w:rsidP="00B6518F">
            <w:pPr>
              <w:pStyle w:val="TableEntry"/>
              <w:rPr>
                <w:noProof w:val="0"/>
              </w:rPr>
            </w:pPr>
            <w:r w:rsidRPr="00A03C55">
              <w:rPr>
                <w:noProof w:val="0"/>
              </w:rPr>
              <w:t>O</w:t>
            </w:r>
          </w:p>
        </w:tc>
        <w:tc>
          <w:tcPr>
            <w:tcW w:w="872" w:type="dxa"/>
          </w:tcPr>
          <w:p w14:paraId="3DE2054F" w14:textId="77777777" w:rsidR="007A1F44" w:rsidRPr="00A03C55" w:rsidRDefault="007A1F44" w:rsidP="00B6518F">
            <w:pPr>
              <w:pStyle w:val="TableEntry"/>
              <w:rPr>
                <w:noProof w:val="0"/>
              </w:rPr>
            </w:pPr>
            <w:r w:rsidRPr="00A03C55">
              <w:rPr>
                <w:noProof w:val="0"/>
              </w:rPr>
              <w:t>[0..1]</w:t>
            </w:r>
          </w:p>
        </w:tc>
        <w:tc>
          <w:tcPr>
            <w:tcW w:w="1701" w:type="dxa"/>
          </w:tcPr>
          <w:p w14:paraId="22F2848A" w14:textId="77777777" w:rsidR="007A1F44" w:rsidRPr="00A03C55" w:rsidRDefault="007A1F44" w:rsidP="00A66DA8">
            <w:pPr>
              <w:pStyle w:val="TableEntry"/>
              <w:jc w:val="center"/>
              <w:rPr>
                <w:noProof w:val="0"/>
              </w:rPr>
            </w:pPr>
            <w:r w:rsidRPr="00A03C55">
              <w:rPr>
                <w:noProof w:val="0"/>
              </w:rPr>
              <w:t>3</w:t>
            </w:r>
          </w:p>
        </w:tc>
      </w:tr>
      <w:tr w:rsidR="007A1F44" w:rsidRPr="00A03C55" w14:paraId="274168A7" w14:textId="77777777">
        <w:trPr>
          <w:cantSplit/>
          <w:jc w:val="center"/>
        </w:trPr>
        <w:tc>
          <w:tcPr>
            <w:tcW w:w="1951" w:type="dxa"/>
          </w:tcPr>
          <w:p w14:paraId="62D5AFDA" w14:textId="77777777" w:rsidR="007A1F44" w:rsidRPr="00A03C55" w:rsidRDefault="007A1F44" w:rsidP="00B609B2">
            <w:pPr>
              <w:pStyle w:val="TableEntry"/>
              <w:rPr>
                <w:noProof w:val="0"/>
              </w:rPr>
            </w:pPr>
            <w:r w:rsidRPr="00A03C55">
              <w:rPr>
                <w:noProof w:val="0"/>
              </w:rPr>
              <w:t>ROL</w:t>
            </w:r>
          </w:p>
        </w:tc>
        <w:tc>
          <w:tcPr>
            <w:tcW w:w="3544" w:type="dxa"/>
          </w:tcPr>
          <w:p w14:paraId="3AC81B68" w14:textId="77777777" w:rsidR="007A1F44" w:rsidRPr="00A03C55" w:rsidRDefault="007A1F44" w:rsidP="00A0052B">
            <w:pPr>
              <w:pStyle w:val="TableEntry"/>
              <w:rPr>
                <w:noProof w:val="0"/>
              </w:rPr>
            </w:pPr>
            <w:r w:rsidRPr="00A03C55">
              <w:rPr>
                <w:noProof w:val="0"/>
              </w:rPr>
              <w:t>Role</w:t>
            </w:r>
          </w:p>
        </w:tc>
        <w:tc>
          <w:tcPr>
            <w:tcW w:w="971" w:type="dxa"/>
          </w:tcPr>
          <w:p w14:paraId="29D03D20" w14:textId="77777777" w:rsidR="007A1F44" w:rsidRPr="00A03C55" w:rsidRDefault="007A1F44" w:rsidP="00B6518F">
            <w:pPr>
              <w:pStyle w:val="TableEntry"/>
              <w:rPr>
                <w:noProof w:val="0"/>
              </w:rPr>
            </w:pPr>
            <w:r w:rsidRPr="00A03C55">
              <w:rPr>
                <w:noProof w:val="0"/>
              </w:rPr>
              <w:t>O</w:t>
            </w:r>
          </w:p>
        </w:tc>
        <w:tc>
          <w:tcPr>
            <w:tcW w:w="872" w:type="dxa"/>
          </w:tcPr>
          <w:p w14:paraId="34C5AE05" w14:textId="77777777" w:rsidR="007A1F44" w:rsidRPr="00A03C55" w:rsidRDefault="007A1F44" w:rsidP="00B6518F">
            <w:pPr>
              <w:pStyle w:val="TableEntry"/>
              <w:rPr>
                <w:noProof w:val="0"/>
              </w:rPr>
            </w:pPr>
            <w:r w:rsidRPr="00A03C55">
              <w:rPr>
                <w:noProof w:val="0"/>
              </w:rPr>
              <w:t>[0..*]</w:t>
            </w:r>
          </w:p>
        </w:tc>
        <w:tc>
          <w:tcPr>
            <w:tcW w:w="1701" w:type="dxa"/>
          </w:tcPr>
          <w:p w14:paraId="1EB1D4E7" w14:textId="77777777" w:rsidR="007A1F44" w:rsidRPr="00A03C55" w:rsidRDefault="007A1F44" w:rsidP="00A66DA8">
            <w:pPr>
              <w:pStyle w:val="TableEntry"/>
              <w:jc w:val="center"/>
              <w:rPr>
                <w:noProof w:val="0"/>
              </w:rPr>
            </w:pPr>
            <w:r w:rsidRPr="00A03C55">
              <w:rPr>
                <w:noProof w:val="0"/>
              </w:rPr>
              <w:t>15</w:t>
            </w:r>
          </w:p>
        </w:tc>
      </w:tr>
      <w:tr w:rsidR="007A1F44" w:rsidRPr="00A03C55" w14:paraId="7FE456E0" w14:textId="77777777">
        <w:trPr>
          <w:cantSplit/>
          <w:jc w:val="center"/>
        </w:trPr>
        <w:tc>
          <w:tcPr>
            <w:tcW w:w="1951" w:type="dxa"/>
          </w:tcPr>
          <w:p w14:paraId="13589421" w14:textId="77777777" w:rsidR="007A1F44" w:rsidRPr="00A03C55" w:rsidRDefault="007A1F44" w:rsidP="00B609B2">
            <w:pPr>
              <w:pStyle w:val="TableEntry"/>
              <w:rPr>
                <w:noProof w:val="0"/>
              </w:rPr>
            </w:pPr>
            <w:r w:rsidRPr="00A03C55">
              <w:rPr>
                <w:noProof w:val="0"/>
              </w:rPr>
              <w:t>NK1</w:t>
            </w:r>
          </w:p>
        </w:tc>
        <w:tc>
          <w:tcPr>
            <w:tcW w:w="3544" w:type="dxa"/>
          </w:tcPr>
          <w:p w14:paraId="48377813"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130652B0" w14:textId="77777777" w:rsidR="007A1F44" w:rsidRPr="00A03C55" w:rsidRDefault="007A1F44" w:rsidP="00B6518F">
            <w:pPr>
              <w:pStyle w:val="TableEntry"/>
              <w:rPr>
                <w:noProof w:val="0"/>
              </w:rPr>
            </w:pPr>
            <w:r w:rsidRPr="00A03C55">
              <w:rPr>
                <w:noProof w:val="0"/>
              </w:rPr>
              <w:t>O</w:t>
            </w:r>
          </w:p>
        </w:tc>
        <w:tc>
          <w:tcPr>
            <w:tcW w:w="872" w:type="dxa"/>
          </w:tcPr>
          <w:p w14:paraId="749EDEFC" w14:textId="77777777" w:rsidR="007A1F44" w:rsidRPr="00A03C55" w:rsidRDefault="007A1F44" w:rsidP="00B6518F">
            <w:pPr>
              <w:pStyle w:val="TableEntry"/>
              <w:rPr>
                <w:noProof w:val="0"/>
              </w:rPr>
            </w:pPr>
            <w:r w:rsidRPr="00A03C55">
              <w:rPr>
                <w:noProof w:val="0"/>
              </w:rPr>
              <w:t>[0..*]</w:t>
            </w:r>
          </w:p>
        </w:tc>
        <w:tc>
          <w:tcPr>
            <w:tcW w:w="1701" w:type="dxa"/>
          </w:tcPr>
          <w:p w14:paraId="0DDD5A78" w14:textId="77777777" w:rsidR="007A1F44" w:rsidRPr="00A03C55" w:rsidRDefault="007A1F44" w:rsidP="00A66DA8">
            <w:pPr>
              <w:pStyle w:val="TableEntry"/>
              <w:jc w:val="center"/>
              <w:rPr>
                <w:noProof w:val="0"/>
              </w:rPr>
            </w:pPr>
            <w:r w:rsidRPr="00A03C55">
              <w:rPr>
                <w:noProof w:val="0"/>
              </w:rPr>
              <w:t>3</w:t>
            </w:r>
          </w:p>
        </w:tc>
      </w:tr>
      <w:tr w:rsidR="007A1F44" w:rsidRPr="00A03C55" w14:paraId="2BE10CF1" w14:textId="77777777">
        <w:trPr>
          <w:cantSplit/>
          <w:jc w:val="center"/>
        </w:trPr>
        <w:tc>
          <w:tcPr>
            <w:tcW w:w="1951" w:type="dxa"/>
          </w:tcPr>
          <w:p w14:paraId="75E5D2CC" w14:textId="77777777" w:rsidR="007A1F44" w:rsidRPr="00A03C55" w:rsidRDefault="007A1F44" w:rsidP="00B609B2">
            <w:pPr>
              <w:pStyle w:val="TableEntry"/>
              <w:rPr>
                <w:noProof w:val="0"/>
              </w:rPr>
            </w:pPr>
            <w:r w:rsidRPr="00A03C55">
              <w:rPr>
                <w:noProof w:val="0"/>
              </w:rPr>
              <w:t>PV1</w:t>
            </w:r>
          </w:p>
        </w:tc>
        <w:tc>
          <w:tcPr>
            <w:tcW w:w="3544" w:type="dxa"/>
          </w:tcPr>
          <w:p w14:paraId="0CD4CD08" w14:textId="77777777" w:rsidR="007A1F44" w:rsidRPr="00A03C55" w:rsidRDefault="007A1F44" w:rsidP="00A0052B">
            <w:pPr>
              <w:pStyle w:val="TableEntry"/>
              <w:rPr>
                <w:noProof w:val="0"/>
              </w:rPr>
            </w:pPr>
            <w:r w:rsidRPr="00A03C55">
              <w:rPr>
                <w:noProof w:val="0"/>
              </w:rPr>
              <w:t>Patient Visit</w:t>
            </w:r>
          </w:p>
        </w:tc>
        <w:tc>
          <w:tcPr>
            <w:tcW w:w="971" w:type="dxa"/>
          </w:tcPr>
          <w:p w14:paraId="5ACA5531" w14:textId="77777777" w:rsidR="007A1F44" w:rsidRPr="00A03C55" w:rsidRDefault="007A1F44" w:rsidP="00B6518F">
            <w:pPr>
              <w:pStyle w:val="TableEntry"/>
              <w:rPr>
                <w:noProof w:val="0"/>
              </w:rPr>
            </w:pPr>
            <w:r w:rsidRPr="00A03C55">
              <w:rPr>
                <w:noProof w:val="0"/>
              </w:rPr>
              <w:t>R</w:t>
            </w:r>
          </w:p>
        </w:tc>
        <w:tc>
          <w:tcPr>
            <w:tcW w:w="872" w:type="dxa"/>
          </w:tcPr>
          <w:p w14:paraId="1F3315DD" w14:textId="77777777" w:rsidR="007A1F44" w:rsidRPr="00A03C55" w:rsidRDefault="007A1F44" w:rsidP="00B6518F">
            <w:pPr>
              <w:pStyle w:val="TableEntry"/>
              <w:rPr>
                <w:noProof w:val="0"/>
              </w:rPr>
            </w:pPr>
            <w:r w:rsidRPr="00A03C55">
              <w:rPr>
                <w:noProof w:val="0"/>
              </w:rPr>
              <w:t>[1..1]</w:t>
            </w:r>
          </w:p>
        </w:tc>
        <w:tc>
          <w:tcPr>
            <w:tcW w:w="1701" w:type="dxa"/>
          </w:tcPr>
          <w:p w14:paraId="05DA89B1" w14:textId="77777777" w:rsidR="007A1F44" w:rsidRPr="00A03C55" w:rsidRDefault="007A1F44" w:rsidP="00A66DA8">
            <w:pPr>
              <w:pStyle w:val="TableEntry"/>
              <w:jc w:val="center"/>
              <w:rPr>
                <w:noProof w:val="0"/>
              </w:rPr>
            </w:pPr>
            <w:r w:rsidRPr="00A03C55">
              <w:rPr>
                <w:noProof w:val="0"/>
              </w:rPr>
              <w:t>3</w:t>
            </w:r>
          </w:p>
        </w:tc>
      </w:tr>
      <w:tr w:rsidR="007A1F44" w:rsidRPr="00A03C55" w14:paraId="1A1B1748" w14:textId="77777777">
        <w:trPr>
          <w:cantSplit/>
          <w:jc w:val="center"/>
        </w:trPr>
        <w:tc>
          <w:tcPr>
            <w:tcW w:w="1951" w:type="dxa"/>
          </w:tcPr>
          <w:p w14:paraId="73BA3185" w14:textId="77777777" w:rsidR="007A1F44" w:rsidRPr="00A03C55" w:rsidRDefault="007A1F44" w:rsidP="00B609B2">
            <w:pPr>
              <w:pStyle w:val="TableEntry"/>
              <w:rPr>
                <w:noProof w:val="0"/>
              </w:rPr>
            </w:pPr>
            <w:r w:rsidRPr="00A03C55">
              <w:rPr>
                <w:noProof w:val="0"/>
              </w:rPr>
              <w:t>PV2</w:t>
            </w:r>
          </w:p>
        </w:tc>
        <w:tc>
          <w:tcPr>
            <w:tcW w:w="3544" w:type="dxa"/>
          </w:tcPr>
          <w:p w14:paraId="490AAF74"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39F9E3F6" w14:textId="77777777" w:rsidR="007A1F44" w:rsidRPr="00A03C55" w:rsidRDefault="007A1F44" w:rsidP="00B6518F">
            <w:pPr>
              <w:pStyle w:val="TableEntry"/>
              <w:rPr>
                <w:noProof w:val="0"/>
              </w:rPr>
            </w:pPr>
            <w:r w:rsidRPr="00A03C55">
              <w:rPr>
                <w:noProof w:val="0"/>
              </w:rPr>
              <w:t>RE</w:t>
            </w:r>
          </w:p>
        </w:tc>
        <w:tc>
          <w:tcPr>
            <w:tcW w:w="872" w:type="dxa"/>
          </w:tcPr>
          <w:p w14:paraId="42AB20A5" w14:textId="77777777" w:rsidR="007A1F44" w:rsidRPr="00A03C55" w:rsidRDefault="007A1F44" w:rsidP="00B6518F">
            <w:pPr>
              <w:pStyle w:val="TableEntry"/>
              <w:rPr>
                <w:noProof w:val="0"/>
              </w:rPr>
            </w:pPr>
            <w:r w:rsidRPr="00A03C55">
              <w:rPr>
                <w:noProof w:val="0"/>
              </w:rPr>
              <w:t>[0..1]</w:t>
            </w:r>
          </w:p>
        </w:tc>
        <w:tc>
          <w:tcPr>
            <w:tcW w:w="1701" w:type="dxa"/>
          </w:tcPr>
          <w:p w14:paraId="3A103056" w14:textId="77777777" w:rsidR="007A1F44" w:rsidRPr="00A03C55" w:rsidRDefault="007A1F44" w:rsidP="00A66DA8">
            <w:pPr>
              <w:pStyle w:val="TableEntry"/>
              <w:jc w:val="center"/>
              <w:rPr>
                <w:noProof w:val="0"/>
              </w:rPr>
            </w:pPr>
            <w:r w:rsidRPr="00A03C55">
              <w:rPr>
                <w:noProof w:val="0"/>
              </w:rPr>
              <w:t>3</w:t>
            </w:r>
          </w:p>
        </w:tc>
      </w:tr>
      <w:tr w:rsidR="007A1F44" w:rsidRPr="00A03C55" w14:paraId="0C6E126D" w14:textId="77777777">
        <w:trPr>
          <w:cantSplit/>
          <w:jc w:val="center"/>
        </w:trPr>
        <w:tc>
          <w:tcPr>
            <w:tcW w:w="1951" w:type="dxa"/>
          </w:tcPr>
          <w:p w14:paraId="1C58D5F0" w14:textId="77777777" w:rsidR="007A1F44" w:rsidRPr="00A03C55" w:rsidRDefault="007A1F44" w:rsidP="00B609B2">
            <w:pPr>
              <w:pStyle w:val="TableEntry"/>
              <w:rPr>
                <w:noProof w:val="0"/>
              </w:rPr>
            </w:pPr>
            <w:r w:rsidRPr="00A03C55">
              <w:rPr>
                <w:noProof w:val="0"/>
              </w:rPr>
              <w:t>ROL</w:t>
            </w:r>
          </w:p>
        </w:tc>
        <w:tc>
          <w:tcPr>
            <w:tcW w:w="3544" w:type="dxa"/>
          </w:tcPr>
          <w:p w14:paraId="1714152F" w14:textId="77777777" w:rsidR="007A1F44" w:rsidRPr="00A03C55" w:rsidRDefault="007A1F44" w:rsidP="00A0052B">
            <w:pPr>
              <w:pStyle w:val="TableEntry"/>
              <w:rPr>
                <w:noProof w:val="0"/>
              </w:rPr>
            </w:pPr>
            <w:r w:rsidRPr="00A03C55">
              <w:rPr>
                <w:noProof w:val="0"/>
              </w:rPr>
              <w:t>Role</w:t>
            </w:r>
          </w:p>
        </w:tc>
        <w:tc>
          <w:tcPr>
            <w:tcW w:w="971" w:type="dxa"/>
          </w:tcPr>
          <w:p w14:paraId="787D5A01" w14:textId="77777777" w:rsidR="007A1F44" w:rsidRPr="00A03C55" w:rsidRDefault="007A1F44" w:rsidP="00B6518F">
            <w:pPr>
              <w:pStyle w:val="TableEntry"/>
              <w:rPr>
                <w:noProof w:val="0"/>
              </w:rPr>
            </w:pPr>
            <w:r w:rsidRPr="00A03C55">
              <w:rPr>
                <w:noProof w:val="0"/>
              </w:rPr>
              <w:t>O</w:t>
            </w:r>
          </w:p>
        </w:tc>
        <w:tc>
          <w:tcPr>
            <w:tcW w:w="872" w:type="dxa"/>
          </w:tcPr>
          <w:p w14:paraId="7BF2BF76" w14:textId="77777777" w:rsidR="007A1F44" w:rsidRPr="00A03C55" w:rsidRDefault="007A1F44" w:rsidP="00B6518F">
            <w:pPr>
              <w:pStyle w:val="TableEntry"/>
              <w:rPr>
                <w:noProof w:val="0"/>
              </w:rPr>
            </w:pPr>
            <w:r w:rsidRPr="00A03C55">
              <w:rPr>
                <w:noProof w:val="0"/>
              </w:rPr>
              <w:t>[0..*]</w:t>
            </w:r>
          </w:p>
        </w:tc>
        <w:tc>
          <w:tcPr>
            <w:tcW w:w="1701" w:type="dxa"/>
          </w:tcPr>
          <w:p w14:paraId="2AA80FAC" w14:textId="77777777" w:rsidR="007A1F44" w:rsidRPr="00A03C55" w:rsidRDefault="007A1F44" w:rsidP="00A66DA8">
            <w:pPr>
              <w:pStyle w:val="TableEntry"/>
              <w:jc w:val="center"/>
              <w:rPr>
                <w:noProof w:val="0"/>
              </w:rPr>
            </w:pPr>
            <w:r w:rsidRPr="00A03C55">
              <w:rPr>
                <w:noProof w:val="0"/>
              </w:rPr>
              <w:t>15</w:t>
            </w:r>
          </w:p>
        </w:tc>
      </w:tr>
      <w:tr w:rsidR="007A1F44" w:rsidRPr="00A03C55" w14:paraId="3EB8A9B3" w14:textId="77777777">
        <w:trPr>
          <w:cantSplit/>
          <w:jc w:val="center"/>
        </w:trPr>
        <w:tc>
          <w:tcPr>
            <w:tcW w:w="1951" w:type="dxa"/>
          </w:tcPr>
          <w:p w14:paraId="75C5AA60" w14:textId="77777777" w:rsidR="007A1F44" w:rsidRPr="00A03C55" w:rsidRDefault="007A1F44" w:rsidP="00B609B2">
            <w:pPr>
              <w:pStyle w:val="TableEntry"/>
              <w:rPr>
                <w:noProof w:val="0"/>
              </w:rPr>
            </w:pPr>
            <w:r w:rsidRPr="00A03C55">
              <w:rPr>
                <w:noProof w:val="0"/>
              </w:rPr>
              <w:t>DB1</w:t>
            </w:r>
          </w:p>
        </w:tc>
        <w:tc>
          <w:tcPr>
            <w:tcW w:w="3544" w:type="dxa"/>
          </w:tcPr>
          <w:p w14:paraId="3B26095B" w14:textId="77777777" w:rsidR="007A1F44" w:rsidRPr="00A03C55" w:rsidRDefault="007A1F44" w:rsidP="00A0052B">
            <w:pPr>
              <w:pStyle w:val="TableEntry"/>
              <w:rPr>
                <w:noProof w:val="0"/>
              </w:rPr>
            </w:pPr>
            <w:r w:rsidRPr="00A03C55">
              <w:rPr>
                <w:noProof w:val="0"/>
              </w:rPr>
              <w:t>Disability Information</w:t>
            </w:r>
          </w:p>
        </w:tc>
        <w:tc>
          <w:tcPr>
            <w:tcW w:w="971" w:type="dxa"/>
          </w:tcPr>
          <w:p w14:paraId="3D41B1DD" w14:textId="77777777" w:rsidR="007A1F44" w:rsidRPr="00A03C55" w:rsidRDefault="007A1F44" w:rsidP="00B6518F">
            <w:pPr>
              <w:pStyle w:val="TableEntry"/>
              <w:rPr>
                <w:noProof w:val="0"/>
              </w:rPr>
            </w:pPr>
            <w:r w:rsidRPr="00A03C55">
              <w:rPr>
                <w:noProof w:val="0"/>
              </w:rPr>
              <w:t>O</w:t>
            </w:r>
          </w:p>
        </w:tc>
        <w:tc>
          <w:tcPr>
            <w:tcW w:w="872" w:type="dxa"/>
          </w:tcPr>
          <w:p w14:paraId="1C5141E8" w14:textId="77777777" w:rsidR="007A1F44" w:rsidRPr="00A03C55" w:rsidRDefault="007A1F44" w:rsidP="00B6518F">
            <w:pPr>
              <w:pStyle w:val="TableEntry"/>
              <w:rPr>
                <w:noProof w:val="0"/>
              </w:rPr>
            </w:pPr>
            <w:r w:rsidRPr="00A03C55">
              <w:rPr>
                <w:noProof w:val="0"/>
              </w:rPr>
              <w:t>[0..*]</w:t>
            </w:r>
          </w:p>
        </w:tc>
        <w:tc>
          <w:tcPr>
            <w:tcW w:w="1701" w:type="dxa"/>
          </w:tcPr>
          <w:p w14:paraId="745A13DB" w14:textId="77777777" w:rsidR="007A1F44" w:rsidRPr="00A03C55" w:rsidRDefault="007A1F44" w:rsidP="00A66DA8">
            <w:pPr>
              <w:pStyle w:val="TableEntry"/>
              <w:jc w:val="center"/>
              <w:rPr>
                <w:noProof w:val="0"/>
              </w:rPr>
            </w:pPr>
            <w:r w:rsidRPr="00A03C55">
              <w:rPr>
                <w:noProof w:val="0"/>
              </w:rPr>
              <w:t>3</w:t>
            </w:r>
          </w:p>
        </w:tc>
      </w:tr>
      <w:tr w:rsidR="007A1F44" w:rsidRPr="00A03C55" w14:paraId="30CC2A0F" w14:textId="77777777">
        <w:trPr>
          <w:cantSplit/>
          <w:jc w:val="center"/>
        </w:trPr>
        <w:tc>
          <w:tcPr>
            <w:tcW w:w="1951" w:type="dxa"/>
          </w:tcPr>
          <w:p w14:paraId="4D531CA8" w14:textId="77777777" w:rsidR="007A1F44" w:rsidRPr="00A03C55" w:rsidRDefault="007A1F44" w:rsidP="00B609B2">
            <w:pPr>
              <w:pStyle w:val="TableEntry"/>
              <w:rPr>
                <w:noProof w:val="0"/>
              </w:rPr>
            </w:pPr>
            <w:r w:rsidRPr="00A03C55">
              <w:rPr>
                <w:noProof w:val="0"/>
              </w:rPr>
              <w:t>OBX</w:t>
            </w:r>
          </w:p>
        </w:tc>
        <w:tc>
          <w:tcPr>
            <w:tcW w:w="3544" w:type="dxa"/>
          </w:tcPr>
          <w:p w14:paraId="087F30B3" w14:textId="77777777" w:rsidR="007A1F44" w:rsidRPr="00A03C55" w:rsidRDefault="007A1F44" w:rsidP="00A0052B">
            <w:pPr>
              <w:pStyle w:val="TableEntry"/>
              <w:rPr>
                <w:noProof w:val="0"/>
              </w:rPr>
            </w:pPr>
            <w:r w:rsidRPr="00A03C55">
              <w:rPr>
                <w:noProof w:val="0"/>
              </w:rPr>
              <w:t>Observation/Result</w:t>
            </w:r>
          </w:p>
        </w:tc>
        <w:tc>
          <w:tcPr>
            <w:tcW w:w="971" w:type="dxa"/>
          </w:tcPr>
          <w:p w14:paraId="127C0A70" w14:textId="77777777" w:rsidR="007A1F44" w:rsidRPr="00A03C55" w:rsidRDefault="007A1F44" w:rsidP="00B6518F">
            <w:pPr>
              <w:pStyle w:val="TableEntry"/>
              <w:rPr>
                <w:noProof w:val="0"/>
              </w:rPr>
            </w:pPr>
            <w:r w:rsidRPr="00A03C55">
              <w:rPr>
                <w:noProof w:val="0"/>
              </w:rPr>
              <w:t>O</w:t>
            </w:r>
          </w:p>
        </w:tc>
        <w:tc>
          <w:tcPr>
            <w:tcW w:w="872" w:type="dxa"/>
          </w:tcPr>
          <w:p w14:paraId="3BA92223" w14:textId="77777777" w:rsidR="007A1F44" w:rsidRPr="00A03C55" w:rsidRDefault="007A1F44" w:rsidP="00B6518F">
            <w:pPr>
              <w:pStyle w:val="TableEntry"/>
              <w:rPr>
                <w:noProof w:val="0"/>
              </w:rPr>
            </w:pPr>
            <w:r w:rsidRPr="00A03C55">
              <w:rPr>
                <w:noProof w:val="0"/>
              </w:rPr>
              <w:t>[0..*]</w:t>
            </w:r>
          </w:p>
        </w:tc>
        <w:tc>
          <w:tcPr>
            <w:tcW w:w="1701" w:type="dxa"/>
          </w:tcPr>
          <w:p w14:paraId="628F5C13" w14:textId="77777777" w:rsidR="007A1F44" w:rsidRPr="00A03C55" w:rsidRDefault="007A1F44" w:rsidP="00A66DA8">
            <w:pPr>
              <w:pStyle w:val="TableEntry"/>
              <w:jc w:val="center"/>
              <w:rPr>
                <w:noProof w:val="0"/>
              </w:rPr>
            </w:pPr>
            <w:r w:rsidRPr="00A03C55">
              <w:rPr>
                <w:noProof w:val="0"/>
              </w:rPr>
              <w:t>7</w:t>
            </w:r>
          </w:p>
        </w:tc>
      </w:tr>
      <w:tr w:rsidR="007A1F44" w:rsidRPr="00A03C55" w14:paraId="42B57FDD" w14:textId="77777777">
        <w:trPr>
          <w:cantSplit/>
          <w:jc w:val="center"/>
        </w:trPr>
        <w:tc>
          <w:tcPr>
            <w:tcW w:w="1951" w:type="dxa"/>
          </w:tcPr>
          <w:p w14:paraId="23763D2B" w14:textId="77777777" w:rsidR="007A1F44" w:rsidRPr="00A03C55" w:rsidRDefault="007A1F44" w:rsidP="00B609B2">
            <w:pPr>
              <w:pStyle w:val="TableEntry"/>
              <w:rPr>
                <w:noProof w:val="0"/>
              </w:rPr>
            </w:pPr>
            <w:r w:rsidRPr="00A03C55">
              <w:rPr>
                <w:noProof w:val="0"/>
              </w:rPr>
              <w:t>AL1</w:t>
            </w:r>
          </w:p>
        </w:tc>
        <w:tc>
          <w:tcPr>
            <w:tcW w:w="3544" w:type="dxa"/>
          </w:tcPr>
          <w:p w14:paraId="0A156B8C" w14:textId="77777777" w:rsidR="007A1F44" w:rsidRPr="00A03C55" w:rsidRDefault="007A1F44" w:rsidP="00A0052B">
            <w:pPr>
              <w:pStyle w:val="TableEntry"/>
              <w:rPr>
                <w:noProof w:val="0"/>
              </w:rPr>
            </w:pPr>
            <w:r w:rsidRPr="00A03C55">
              <w:rPr>
                <w:noProof w:val="0"/>
              </w:rPr>
              <w:t>Allergy Information</w:t>
            </w:r>
          </w:p>
        </w:tc>
        <w:tc>
          <w:tcPr>
            <w:tcW w:w="971" w:type="dxa"/>
          </w:tcPr>
          <w:p w14:paraId="72CB93ED" w14:textId="77777777" w:rsidR="007A1F44" w:rsidRPr="00A03C55" w:rsidRDefault="007A1F44" w:rsidP="00B6518F">
            <w:pPr>
              <w:pStyle w:val="TableEntry"/>
              <w:rPr>
                <w:noProof w:val="0"/>
              </w:rPr>
            </w:pPr>
            <w:r w:rsidRPr="00A03C55">
              <w:rPr>
                <w:noProof w:val="0"/>
              </w:rPr>
              <w:t>O</w:t>
            </w:r>
          </w:p>
        </w:tc>
        <w:tc>
          <w:tcPr>
            <w:tcW w:w="872" w:type="dxa"/>
          </w:tcPr>
          <w:p w14:paraId="06F6E28A" w14:textId="77777777" w:rsidR="007A1F44" w:rsidRPr="00A03C55" w:rsidRDefault="007A1F44" w:rsidP="00B6518F">
            <w:pPr>
              <w:pStyle w:val="TableEntry"/>
              <w:rPr>
                <w:noProof w:val="0"/>
              </w:rPr>
            </w:pPr>
            <w:r w:rsidRPr="00A03C55">
              <w:rPr>
                <w:noProof w:val="0"/>
              </w:rPr>
              <w:t>[0..*]</w:t>
            </w:r>
          </w:p>
        </w:tc>
        <w:tc>
          <w:tcPr>
            <w:tcW w:w="1701" w:type="dxa"/>
          </w:tcPr>
          <w:p w14:paraId="485D69ED" w14:textId="77777777" w:rsidR="007A1F44" w:rsidRPr="00A03C55" w:rsidRDefault="007A1F44" w:rsidP="00A66DA8">
            <w:pPr>
              <w:pStyle w:val="TableEntry"/>
              <w:jc w:val="center"/>
              <w:rPr>
                <w:noProof w:val="0"/>
              </w:rPr>
            </w:pPr>
            <w:r w:rsidRPr="00A03C55">
              <w:rPr>
                <w:noProof w:val="0"/>
              </w:rPr>
              <w:t>3</w:t>
            </w:r>
          </w:p>
        </w:tc>
      </w:tr>
      <w:tr w:rsidR="007A1F44" w:rsidRPr="00A03C55" w14:paraId="2893753E" w14:textId="77777777">
        <w:trPr>
          <w:cantSplit/>
          <w:jc w:val="center"/>
        </w:trPr>
        <w:tc>
          <w:tcPr>
            <w:tcW w:w="1951" w:type="dxa"/>
          </w:tcPr>
          <w:p w14:paraId="47F72829" w14:textId="77777777" w:rsidR="007A1F44" w:rsidRPr="00A03C55" w:rsidRDefault="007A1F44" w:rsidP="00B609B2">
            <w:pPr>
              <w:pStyle w:val="TableEntry"/>
              <w:rPr>
                <w:noProof w:val="0"/>
              </w:rPr>
            </w:pPr>
            <w:r w:rsidRPr="00A03C55">
              <w:rPr>
                <w:noProof w:val="0"/>
              </w:rPr>
              <w:t>DG1</w:t>
            </w:r>
          </w:p>
        </w:tc>
        <w:tc>
          <w:tcPr>
            <w:tcW w:w="3544" w:type="dxa"/>
          </w:tcPr>
          <w:p w14:paraId="6FCC95CB" w14:textId="77777777" w:rsidR="007A1F44" w:rsidRPr="00A03C55" w:rsidRDefault="007A1F44" w:rsidP="00A0052B">
            <w:pPr>
              <w:pStyle w:val="TableEntry"/>
              <w:rPr>
                <w:noProof w:val="0"/>
              </w:rPr>
            </w:pPr>
            <w:r w:rsidRPr="00A03C55">
              <w:rPr>
                <w:noProof w:val="0"/>
              </w:rPr>
              <w:t>Diagnosis Information</w:t>
            </w:r>
          </w:p>
        </w:tc>
        <w:tc>
          <w:tcPr>
            <w:tcW w:w="971" w:type="dxa"/>
          </w:tcPr>
          <w:p w14:paraId="169B71FA" w14:textId="77777777" w:rsidR="007A1F44" w:rsidRPr="00A03C55" w:rsidRDefault="007A1F44" w:rsidP="00B6518F">
            <w:pPr>
              <w:pStyle w:val="TableEntry"/>
              <w:rPr>
                <w:noProof w:val="0"/>
              </w:rPr>
            </w:pPr>
            <w:r w:rsidRPr="00A03C55">
              <w:rPr>
                <w:noProof w:val="0"/>
              </w:rPr>
              <w:t>O</w:t>
            </w:r>
          </w:p>
        </w:tc>
        <w:tc>
          <w:tcPr>
            <w:tcW w:w="872" w:type="dxa"/>
          </w:tcPr>
          <w:p w14:paraId="64704694" w14:textId="77777777" w:rsidR="007A1F44" w:rsidRPr="00A03C55" w:rsidRDefault="007A1F44" w:rsidP="00B6518F">
            <w:pPr>
              <w:pStyle w:val="TableEntry"/>
              <w:rPr>
                <w:noProof w:val="0"/>
              </w:rPr>
            </w:pPr>
            <w:r w:rsidRPr="00A03C55">
              <w:rPr>
                <w:noProof w:val="0"/>
              </w:rPr>
              <w:t>[0..*]</w:t>
            </w:r>
          </w:p>
        </w:tc>
        <w:tc>
          <w:tcPr>
            <w:tcW w:w="1701" w:type="dxa"/>
          </w:tcPr>
          <w:p w14:paraId="425095E6" w14:textId="77777777" w:rsidR="007A1F44" w:rsidRPr="00A03C55" w:rsidRDefault="007A1F44" w:rsidP="00A66DA8">
            <w:pPr>
              <w:pStyle w:val="TableEntry"/>
              <w:jc w:val="center"/>
              <w:rPr>
                <w:noProof w:val="0"/>
              </w:rPr>
            </w:pPr>
            <w:r w:rsidRPr="00A03C55">
              <w:rPr>
                <w:noProof w:val="0"/>
              </w:rPr>
              <w:t>6</w:t>
            </w:r>
          </w:p>
        </w:tc>
      </w:tr>
      <w:tr w:rsidR="007A1F44" w:rsidRPr="00A03C55" w14:paraId="1EB8C9FB" w14:textId="77777777">
        <w:trPr>
          <w:cantSplit/>
          <w:jc w:val="center"/>
        </w:trPr>
        <w:tc>
          <w:tcPr>
            <w:tcW w:w="1951" w:type="dxa"/>
          </w:tcPr>
          <w:p w14:paraId="3C059973" w14:textId="77777777" w:rsidR="007A1F44" w:rsidRPr="00A03C55" w:rsidRDefault="007A1F44" w:rsidP="00B609B2">
            <w:pPr>
              <w:pStyle w:val="TableEntry"/>
              <w:rPr>
                <w:noProof w:val="0"/>
              </w:rPr>
            </w:pPr>
            <w:r w:rsidRPr="00A03C55">
              <w:rPr>
                <w:noProof w:val="0"/>
              </w:rPr>
              <w:t>DRG</w:t>
            </w:r>
          </w:p>
        </w:tc>
        <w:tc>
          <w:tcPr>
            <w:tcW w:w="3544" w:type="dxa"/>
          </w:tcPr>
          <w:p w14:paraId="3DDCA705" w14:textId="77777777" w:rsidR="007A1F44" w:rsidRPr="00A03C55" w:rsidRDefault="007A1F44" w:rsidP="00A0052B">
            <w:pPr>
              <w:pStyle w:val="TableEntry"/>
              <w:rPr>
                <w:noProof w:val="0"/>
              </w:rPr>
            </w:pPr>
            <w:r w:rsidRPr="00A03C55">
              <w:rPr>
                <w:noProof w:val="0"/>
              </w:rPr>
              <w:t>Diagnosis Related Group</w:t>
            </w:r>
          </w:p>
        </w:tc>
        <w:tc>
          <w:tcPr>
            <w:tcW w:w="971" w:type="dxa"/>
          </w:tcPr>
          <w:p w14:paraId="55004747" w14:textId="77777777" w:rsidR="007A1F44" w:rsidRPr="00A03C55" w:rsidRDefault="007A1F44" w:rsidP="00B6518F">
            <w:pPr>
              <w:pStyle w:val="TableEntry"/>
              <w:rPr>
                <w:noProof w:val="0"/>
              </w:rPr>
            </w:pPr>
            <w:r w:rsidRPr="00A03C55">
              <w:rPr>
                <w:noProof w:val="0"/>
              </w:rPr>
              <w:t>O</w:t>
            </w:r>
          </w:p>
        </w:tc>
        <w:tc>
          <w:tcPr>
            <w:tcW w:w="872" w:type="dxa"/>
          </w:tcPr>
          <w:p w14:paraId="06BB4E2E" w14:textId="77777777" w:rsidR="007A1F44" w:rsidRPr="00A03C55" w:rsidRDefault="007A1F44" w:rsidP="00B6518F">
            <w:pPr>
              <w:pStyle w:val="TableEntry"/>
              <w:rPr>
                <w:noProof w:val="0"/>
              </w:rPr>
            </w:pPr>
            <w:r w:rsidRPr="00A03C55">
              <w:rPr>
                <w:noProof w:val="0"/>
              </w:rPr>
              <w:t>[0..1]</w:t>
            </w:r>
          </w:p>
        </w:tc>
        <w:tc>
          <w:tcPr>
            <w:tcW w:w="1701" w:type="dxa"/>
          </w:tcPr>
          <w:p w14:paraId="5AB2F6F4" w14:textId="77777777" w:rsidR="007A1F44" w:rsidRPr="00A03C55" w:rsidRDefault="007A1F44" w:rsidP="00A66DA8">
            <w:pPr>
              <w:pStyle w:val="TableEntry"/>
              <w:jc w:val="center"/>
              <w:rPr>
                <w:noProof w:val="0"/>
              </w:rPr>
            </w:pPr>
            <w:r w:rsidRPr="00A03C55">
              <w:rPr>
                <w:noProof w:val="0"/>
              </w:rPr>
              <w:t>6</w:t>
            </w:r>
          </w:p>
        </w:tc>
      </w:tr>
      <w:tr w:rsidR="007A1F44" w:rsidRPr="00A03C55" w14:paraId="18488F59" w14:textId="77777777">
        <w:trPr>
          <w:cantSplit/>
          <w:jc w:val="center"/>
        </w:trPr>
        <w:tc>
          <w:tcPr>
            <w:tcW w:w="1951" w:type="dxa"/>
          </w:tcPr>
          <w:p w14:paraId="322965C5" w14:textId="77777777" w:rsidR="007A1F44" w:rsidRPr="00A03C55" w:rsidRDefault="007A1F44" w:rsidP="00B609B2">
            <w:pPr>
              <w:pStyle w:val="TableEntry"/>
              <w:rPr>
                <w:noProof w:val="0"/>
              </w:rPr>
            </w:pPr>
            <w:r w:rsidRPr="00A03C55">
              <w:rPr>
                <w:noProof w:val="0"/>
              </w:rPr>
              <w:t>---</w:t>
            </w:r>
          </w:p>
        </w:tc>
        <w:tc>
          <w:tcPr>
            <w:tcW w:w="3544" w:type="dxa"/>
          </w:tcPr>
          <w:p w14:paraId="79320A42" w14:textId="77777777" w:rsidR="007A1F44" w:rsidRPr="00A03C55" w:rsidRDefault="007A1F44" w:rsidP="00A0052B">
            <w:pPr>
              <w:pStyle w:val="TableEntry"/>
              <w:rPr>
                <w:noProof w:val="0"/>
              </w:rPr>
            </w:pPr>
            <w:r w:rsidRPr="00A03C55">
              <w:rPr>
                <w:noProof w:val="0"/>
              </w:rPr>
              <w:t>--- PROCEDURE begin</w:t>
            </w:r>
          </w:p>
        </w:tc>
        <w:tc>
          <w:tcPr>
            <w:tcW w:w="971" w:type="dxa"/>
          </w:tcPr>
          <w:p w14:paraId="0FC08210" w14:textId="77777777" w:rsidR="007A1F44" w:rsidRPr="00A03C55" w:rsidRDefault="007A1F44" w:rsidP="00B6518F">
            <w:pPr>
              <w:pStyle w:val="TableEntry"/>
              <w:rPr>
                <w:noProof w:val="0"/>
              </w:rPr>
            </w:pPr>
            <w:r w:rsidRPr="00A03C55">
              <w:rPr>
                <w:noProof w:val="0"/>
              </w:rPr>
              <w:t>O</w:t>
            </w:r>
          </w:p>
        </w:tc>
        <w:tc>
          <w:tcPr>
            <w:tcW w:w="872" w:type="dxa"/>
          </w:tcPr>
          <w:p w14:paraId="674A4B7E" w14:textId="77777777" w:rsidR="007A1F44" w:rsidRPr="00A03C55" w:rsidRDefault="007A1F44" w:rsidP="00B6518F">
            <w:pPr>
              <w:pStyle w:val="TableEntry"/>
              <w:rPr>
                <w:noProof w:val="0"/>
              </w:rPr>
            </w:pPr>
            <w:r w:rsidRPr="00A03C55">
              <w:rPr>
                <w:noProof w:val="0"/>
              </w:rPr>
              <w:t>[0..*]</w:t>
            </w:r>
          </w:p>
        </w:tc>
        <w:tc>
          <w:tcPr>
            <w:tcW w:w="1701" w:type="dxa"/>
          </w:tcPr>
          <w:p w14:paraId="283F1D02" w14:textId="77777777" w:rsidR="007A1F44" w:rsidRPr="00A03C55" w:rsidRDefault="007A1F44" w:rsidP="00A66DA8">
            <w:pPr>
              <w:pStyle w:val="TableEntry"/>
              <w:jc w:val="center"/>
              <w:rPr>
                <w:noProof w:val="0"/>
              </w:rPr>
            </w:pPr>
          </w:p>
        </w:tc>
      </w:tr>
      <w:tr w:rsidR="007A1F44" w:rsidRPr="00A03C55" w14:paraId="1F0C3AFE" w14:textId="77777777">
        <w:trPr>
          <w:cantSplit/>
          <w:jc w:val="center"/>
        </w:trPr>
        <w:tc>
          <w:tcPr>
            <w:tcW w:w="1951" w:type="dxa"/>
          </w:tcPr>
          <w:p w14:paraId="32B016F5" w14:textId="77777777" w:rsidR="007A1F44" w:rsidRPr="00A03C55" w:rsidRDefault="007A1F44" w:rsidP="00B609B2">
            <w:pPr>
              <w:pStyle w:val="TableEntry"/>
              <w:rPr>
                <w:noProof w:val="0"/>
              </w:rPr>
            </w:pPr>
            <w:r w:rsidRPr="00A03C55">
              <w:rPr>
                <w:noProof w:val="0"/>
              </w:rPr>
              <w:t xml:space="preserve">  PR1</w:t>
            </w:r>
          </w:p>
        </w:tc>
        <w:tc>
          <w:tcPr>
            <w:tcW w:w="3544" w:type="dxa"/>
          </w:tcPr>
          <w:p w14:paraId="286D95BD" w14:textId="77777777" w:rsidR="007A1F44" w:rsidRPr="00A03C55" w:rsidRDefault="007A1F44" w:rsidP="00A0052B">
            <w:pPr>
              <w:pStyle w:val="TableEntry"/>
              <w:rPr>
                <w:noProof w:val="0"/>
              </w:rPr>
            </w:pPr>
            <w:r w:rsidRPr="00A03C55">
              <w:rPr>
                <w:noProof w:val="0"/>
              </w:rPr>
              <w:t>Procedures</w:t>
            </w:r>
          </w:p>
        </w:tc>
        <w:tc>
          <w:tcPr>
            <w:tcW w:w="971" w:type="dxa"/>
          </w:tcPr>
          <w:p w14:paraId="0F163A3F" w14:textId="77777777" w:rsidR="007A1F44" w:rsidRPr="00A03C55" w:rsidRDefault="007A1F44" w:rsidP="00B6518F">
            <w:pPr>
              <w:pStyle w:val="TableEntry"/>
              <w:rPr>
                <w:noProof w:val="0"/>
              </w:rPr>
            </w:pPr>
            <w:r w:rsidRPr="00A03C55">
              <w:rPr>
                <w:noProof w:val="0"/>
              </w:rPr>
              <w:t>R</w:t>
            </w:r>
          </w:p>
        </w:tc>
        <w:tc>
          <w:tcPr>
            <w:tcW w:w="872" w:type="dxa"/>
          </w:tcPr>
          <w:p w14:paraId="62C53A68" w14:textId="77777777" w:rsidR="007A1F44" w:rsidRPr="00A03C55" w:rsidRDefault="007A1F44" w:rsidP="00B6518F">
            <w:pPr>
              <w:pStyle w:val="TableEntry"/>
              <w:rPr>
                <w:noProof w:val="0"/>
              </w:rPr>
            </w:pPr>
            <w:r w:rsidRPr="00A03C55">
              <w:rPr>
                <w:noProof w:val="0"/>
              </w:rPr>
              <w:t>[1..1]</w:t>
            </w:r>
          </w:p>
        </w:tc>
        <w:tc>
          <w:tcPr>
            <w:tcW w:w="1701" w:type="dxa"/>
          </w:tcPr>
          <w:p w14:paraId="435E9879" w14:textId="77777777" w:rsidR="007A1F44" w:rsidRPr="00A03C55" w:rsidRDefault="007A1F44" w:rsidP="00A66DA8">
            <w:pPr>
              <w:pStyle w:val="TableEntry"/>
              <w:jc w:val="center"/>
              <w:rPr>
                <w:noProof w:val="0"/>
              </w:rPr>
            </w:pPr>
            <w:r w:rsidRPr="00A03C55">
              <w:rPr>
                <w:noProof w:val="0"/>
              </w:rPr>
              <w:t>6</w:t>
            </w:r>
          </w:p>
        </w:tc>
      </w:tr>
      <w:tr w:rsidR="007A1F44" w:rsidRPr="00A03C55" w14:paraId="3EE0C5DE" w14:textId="77777777">
        <w:trPr>
          <w:cantSplit/>
          <w:jc w:val="center"/>
        </w:trPr>
        <w:tc>
          <w:tcPr>
            <w:tcW w:w="1951" w:type="dxa"/>
          </w:tcPr>
          <w:p w14:paraId="333FDE5E" w14:textId="77777777" w:rsidR="007A1F44" w:rsidRPr="00A03C55" w:rsidRDefault="007A1F44" w:rsidP="00B609B2">
            <w:pPr>
              <w:pStyle w:val="TableEntry"/>
              <w:rPr>
                <w:noProof w:val="0"/>
              </w:rPr>
            </w:pPr>
            <w:r w:rsidRPr="00A03C55">
              <w:rPr>
                <w:noProof w:val="0"/>
              </w:rPr>
              <w:t xml:space="preserve">  ROL</w:t>
            </w:r>
          </w:p>
        </w:tc>
        <w:tc>
          <w:tcPr>
            <w:tcW w:w="3544" w:type="dxa"/>
          </w:tcPr>
          <w:p w14:paraId="3442898D" w14:textId="77777777" w:rsidR="007A1F44" w:rsidRPr="00A03C55" w:rsidRDefault="007A1F44" w:rsidP="00A0052B">
            <w:pPr>
              <w:pStyle w:val="TableEntry"/>
              <w:rPr>
                <w:noProof w:val="0"/>
              </w:rPr>
            </w:pPr>
            <w:r w:rsidRPr="00A03C55">
              <w:rPr>
                <w:noProof w:val="0"/>
              </w:rPr>
              <w:t>Role</w:t>
            </w:r>
          </w:p>
        </w:tc>
        <w:tc>
          <w:tcPr>
            <w:tcW w:w="971" w:type="dxa"/>
          </w:tcPr>
          <w:p w14:paraId="77A3B20C" w14:textId="77777777" w:rsidR="007A1F44" w:rsidRPr="00A03C55" w:rsidRDefault="007A1F44" w:rsidP="00B6518F">
            <w:pPr>
              <w:pStyle w:val="TableEntry"/>
              <w:rPr>
                <w:noProof w:val="0"/>
              </w:rPr>
            </w:pPr>
            <w:r w:rsidRPr="00A03C55">
              <w:rPr>
                <w:noProof w:val="0"/>
              </w:rPr>
              <w:t>O</w:t>
            </w:r>
          </w:p>
        </w:tc>
        <w:tc>
          <w:tcPr>
            <w:tcW w:w="872" w:type="dxa"/>
          </w:tcPr>
          <w:p w14:paraId="5DF26FAB" w14:textId="77777777" w:rsidR="007A1F44" w:rsidRPr="00A03C55" w:rsidRDefault="007A1F44" w:rsidP="00B6518F">
            <w:pPr>
              <w:pStyle w:val="TableEntry"/>
              <w:rPr>
                <w:noProof w:val="0"/>
              </w:rPr>
            </w:pPr>
            <w:r w:rsidRPr="00A03C55">
              <w:rPr>
                <w:noProof w:val="0"/>
              </w:rPr>
              <w:t>[0..*]</w:t>
            </w:r>
          </w:p>
        </w:tc>
        <w:tc>
          <w:tcPr>
            <w:tcW w:w="1701" w:type="dxa"/>
          </w:tcPr>
          <w:p w14:paraId="38B2CFF5" w14:textId="77777777" w:rsidR="007A1F44" w:rsidRPr="00A03C55" w:rsidRDefault="007A1F44" w:rsidP="00A66DA8">
            <w:pPr>
              <w:pStyle w:val="TableEntry"/>
              <w:jc w:val="center"/>
              <w:rPr>
                <w:noProof w:val="0"/>
              </w:rPr>
            </w:pPr>
            <w:r w:rsidRPr="00A03C55">
              <w:rPr>
                <w:noProof w:val="0"/>
              </w:rPr>
              <w:t>15</w:t>
            </w:r>
          </w:p>
        </w:tc>
      </w:tr>
      <w:tr w:rsidR="007A1F44" w:rsidRPr="00A03C55" w14:paraId="494DEC82" w14:textId="77777777">
        <w:trPr>
          <w:cantSplit/>
          <w:jc w:val="center"/>
        </w:trPr>
        <w:tc>
          <w:tcPr>
            <w:tcW w:w="1951" w:type="dxa"/>
          </w:tcPr>
          <w:p w14:paraId="5013A3A6" w14:textId="77777777" w:rsidR="007A1F44" w:rsidRPr="00A03C55" w:rsidRDefault="007A1F44" w:rsidP="00B609B2">
            <w:pPr>
              <w:pStyle w:val="TableEntry"/>
              <w:rPr>
                <w:noProof w:val="0"/>
              </w:rPr>
            </w:pPr>
            <w:r w:rsidRPr="00A03C55">
              <w:rPr>
                <w:noProof w:val="0"/>
              </w:rPr>
              <w:t>---</w:t>
            </w:r>
          </w:p>
        </w:tc>
        <w:tc>
          <w:tcPr>
            <w:tcW w:w="3544" w:type="dxa"/>
          </w:tcPr>
          <w:p w14:paraId="1C79F485" w14:textId="77777777" w:rsidR="007A1F44" w:rsidRPr="00A03C55" w:rsidRDefault="007A1F44" w:rsidP="00A0052B">
            <w:pPr>
              <w:pStyle w:val="TableEntry"/>
              <w:rPr>
                <w:noProof w:val="0"/>
              </w:rPr>
            </w:pPr>
            <w:r w:rsidRPr="00A03C55">
              <w:rPr>
                <w:noProof w:val="0"/>
              </w:rPr>
              <w:t>--- PROCEDURE end</w:t>
            </w:r>
          </w:p>
        </w:tc>
        <w:tc>
          <w:tcPr>
            <w:tcW w:w="971" w:type="dxa"/>
          </w:tcPr>
          <w:p w14:paraId="0DA6444C" w14:textId="77777777" w:rsidR="007A1F44" w:rsidRPr="00A03C55" w:rsidRDefault="007A1F44" w:rsidP="00B6518F">
            <w:pPr>
              <w:pStyle w:val="TableEntry"/>
              <w:rPr>
                <w:noProof w:val="0"/>
              </w:rPr>
            </w:pPr>
          </w:p>
        </w:tc>
        <w:tc>
          <w:tcPr>
            <w:tcW w:w="872" w:type="dxa"/>
          </w:tcPr>
          <w:p w14:paraId="3E96D101" w14:textId="77777777" w:rsidR="007A1F44" w:rsidRPr="00A03C55" w:rsidRDefault="007A1F44" w:rsidP="00B6518F">
            <w:pPr>
              <w:pStyle w:val="TableEntry"/>
              <w:rPr>
                <w:noProof w:val="0"/>
              </w:rPr>
            </w:pPr>
          </w:p>
        </w:tc>
        <w:tc>
          <w:tcPr>
            <w:tcW w:w="1701" w:type="dxa"/>
          </w:tcPr>
          <w:p w14:paraId="3ADCF273" w14:textId="77777777" w:rsidR="007A1F44" w:rsidRPr="00A03C55" w:rsidRDefault="007A1F44" w:rsidP="00A66DA8">
            <w:pPr>
              <w:pStyle w:val="TableEntry"/>
              <w:jc w:val="center"/>
              <w:rPr>
                <w:noProof w:val="0"/>
              </w:rPr>
            </w:pPr>
          </w:p>
        </w:tc>
      </w:tr>
      <w:tr w:rsidR="007A1F44" w:rsidRPr="00A03C55" w14:paraId="3DD2782F" w14:textId="77777777">
        <w:trPr>
          <w:cantSplit/>
          <w:jc w:val="center"/>
        </w:trPr>
        <w:tc>
          <w:tcPr>
            <w:tcW w:w="1951" w:type="dxa"/>
          </w:tcPr>
          <w:p w14:paraId="4D77230C" w14:textId="77777777" w:rsidR="007A1F44" w:rsidRPr="00A03C55" w:rsidRDefault="007A1F44" w:rsidP="00B609B2">
            <w:pPr>
              <w:pStyle w:val="TableEntry"/>
              <w:rPr>
                <w:noProof w:val="0"/>
              </w:rPr>
            </w:pPr>
            <w:r w:rsidRPr="00A03C55">
              <w:rPr>
                <w:noProof w:val="0"/>
              </w:rPr>
              <w:t>GT1</w:t>
            </w:r>
          </w:p>
        </w:tc>
        <w:tc>
          <w:tcPr>
            <w:tcW w:w="3544" w:type="dxa"/>
          </w:tcPr>
          <w:p w14:paraId="6E886BCF" w14:textId="77777777" w:rsidR="007A1F44" w:rsidRPr="00A03C55" w:rsidRDefault="007A1F44" w:rsidP="00A0052B">
            <w:pPr>
              <w:pStyle w:val="TableEntry"/>
              <w:rPr>
                <w:noProof w:val="0"/>
              </w:rPr>
            </w:pPr>
            <w:r w:rsidRPr="00A03C55">
              <w:rPr>
                <w:noProof w:val="0"/>
              </w:rPr>
              <w:t>Guarantor</w:t>
            </w:r>
          </w:p>
        </w:tc>
        <w:tc>
          <w:tcPr>
            <w:tcW w:w="971" w:type="dxa"/>
          </w:tcPr>
          <w:p w14:paraId="029CC5FC" w14:textId="77777777" w:rsidR="007A1F44" w:rsidRPr="00A03C55" w:rsidRDefault="007A1F44" w:rsidP="00B6518F">
            <w:pPr>
              <w:pStyle w:val="TableEntry"/>
              <w:rPr>
                <w:noProof w:val="0"/>
              </w:rPr>
            </w:pPr>
            <w:r w:rsidRPr="00A03C55">
              <w:rPr>
                <w:noProof w:val="0"/>
              </w:rPr>
              <w:t>O</w:t>
            </w:r>
          </w:p>
        </w:tc>
        <w:tc>
          <w:tcPr>
            <w:tcW w:w="872" w:type="dxa"/>
          </w:tcPr>
          <w:p w14:paraId="536409AC" w14:textId="77777777" w:rsidR="007A1F44" w:rsidRPr="00A03C55" w:rsidRDefault="007A1F44" w:rsidP="00B6518F">
            <w:pPr>
              <w:pStyle w:val="TableEntry"/>
              <w:rPr>
                <w:noProof w:val="0"/>
              </w:rPr>
            </w:pPr>
            <w:r w:rsidRPr="00A03C55">
              <w:rPr>
                <w:noProof w:val="0"/>
              </w:rPr>
              <w:t>[0..*]</w:t>
            </w:r>
          </w:p>
        </w:tc>
        <w:tc>
          <w:tcPr>
            <w:tcW w:w="1701" w:type="dxa"/>
          </w:tcPr>
          <w:p w14:paraId="3FD3DD02" w14:textId="77777777" w:rsidR="007A1F44" w:rsidRPr="00A03C55" w:rsidRDefault="007A1F44" w:rsidP="00A66DA8">
            <w:pPr>
              <w:pStyle w:val="TableEntry"/>
              <w:jc w:val="center"/>
              <w:rPr>
                <w:noProof w:val="0"/>
              </w:rPr>
            </w:pPr>
            <w:r w:rsidRPr="00A03C55">
              <w:rPr>
                <w:noProof w:val="0"/>
              </w:rPr>
              <w:t>6</w:t>
            </w:r>
          </w:p>
        </w:tc>
      </w:tr>
      <w:tr w:rsidR="007A1F44" w:rsidRPr="00A03C55" w14:paraId="7CAD0F2A" w14:textId="77777777">
        <w:trPr>
          <w:cantSplit/>
          <w:jc w:val="center"/>
        </w:trPr>
        <w:tc>
          <w:tcPr>
            <w:tcW w:w="1951" w:type="dxa"/>
          </w:tcPr>
          <w:p w14:paraId="4E597079" w14:textId="77777777" w:rsidR="007A1F44" w:rsidRPr="00A03C55" w:rsidRDefault="007A1F44" w:rsidP="00B609B2">
            <w:pPr>
              <w:pStyle w:val="TableEntry"/>
              <w:rPr>
                <w:noProof w:val="0"/>
              </w:rPr>
            </w:pPr>
            <w:r w:rsidRPr="00A03C55">
              <w:rPr>
                <w:noProof w:val="0"/>
              </w:rPr>
              <w:t>---</w:t>
            </w:r>
          </w:p>
        </w:tc>
        <w:tc>
          <w:tcPr>
            <w:tcW w:w="3544" w:type="dxa"/>
          </w:tcPr>
          <w:p w14:paraId="583CC426" w14:textId="77777777" w:rsidR="007A1F44" w:rsidRPr="00A03C55" w:rsidRDefault="007A1F44" w:rsidP="00A0052B">
            <w:pPr>
              <w:pStyle w:val="TableEntry"/>
              <w:rPr>
                <w:noProof w:val="0"/>
              </w:rPr>
            </w:pPr>
            <w:r w:rsidRPr="00A03C55">
              <w:rPr>
                <w:noProof w:val="0"/>
              </w:rPr>
              <w:t>--- INSURANCE begin</w:t>
            </w:r>
          </w:p>
        </w:tc>
        <w:tc>
          <w:tcPr>
            <w:tcW w:w="971" w:type="dxa"/>
          </w:tcPr>
          <w:p w14:paraId="2E3DB8C0" w14:textId="77777777" w:rsidR="007A1F44" w:rsidRPr="00A03C55" w:rsidRDefault="007A1F44" w:rsidP="00B6518F">
            <w:pPr>
              <w:pStyle w:val="TableEntry"/>
              <w:rPr>
                <w:noProof w:val="0"/>
              </w:rPr>
            </w:pPr>
            <w:r w:rsidRPr="00A03C55">
              <w:rPr>
                <w:noProof w:val="0"/>
              </w:rPr>
              <w:t>O</w:t>
            </w:r>
          </w:p>
        </w:tc>
        <w:tc>
          <w:tcPr>
            <w:tcW w:w="872" w:type="dxa"/>
          </w:tcPr>
          <w:p w14:paraId="10E57A84" w14:textId="77777777" w:rsidR="007A1F44" w:rsidRPr="00A03C55" w:rsidRDefault="007A1F44" w:rsidP="00B6518F">
            <w:pPr>
              <w:pStyle w:val="TableEntry"/>
              <w:rPr>
                <w:noProof w:val="0"/>
              </w:rPr>
            </w:pPr>
            <w:r w:rsidRPr="00A03C55">
              <w:rPr>
                <w:noProof w:val="0"/>
              </w:rPr>
              <w:t>[0..*]</w:t>
            </w:r>
          </w:p>
        </w:tc>
        <w:tc>
          <w:tcPr>
            <w:tcW w:w="1701" w:type="dxa"/>
          </w:tcPr>
          <w:p w14:paraId="4E99C87C" w14:textId="77777777" w:rsidR="007A1F44" w:rsidRPr="00A03C55" w:rsidRDefault="007A1F44" w:rsidP="00A66DA8">
            <w:pPr>
              <w:pStyle w:val="TableEntry"/>
              <w:jc w:val="center"/>
              <w:rPr>
                <w:noProof w:val="0"/>
              </w:rPr>
            </w:pPr>
          </w:p>
        </w:tc>
      </w:tr>
      <w:tr w:rsidR="007A1F44" w:rsidRPr="00A03C55" w14:paraId="44893BE0" w14:textId="77777777">
        <w:trPr>
          <w:cantSplit/>
          <w:jc w:val="center"/>
        </w:trPr>
        <w:tc>
          <w:tcPr>
            <w:tcW w:w="1951" w:type="dxa"/>
          </w:tcPr>
          <w:p w14:paraId="162BC176" w14:textId="77777777" w:rsidR="007A1F44" w:rsidRPr="00A03C55" w:rsidRDefault="007A1F44" w:rsidP="00B609B2">
            <w:pPr>
              <w:pStyle w:val="TableEntry"/>
              <w:rPr>
                <w:noProof w:val="0"/>
              </w:rPr>
            </w:pPr>
            <w:r w:rsidRPr="00A03C55">
              <w:rPr>
                <w:noProof w:val="0"/>
              </w:rPr>
              <w:t xml:space="preserve">  IN1</w:t>
            </w:r>
          </w:p>
        </w:tc>
        <w:tc>
          <w:tcPr>
            <w:tcW w:w="3544" w:type="dxa"/>
          </w:tcPr>
          <w:p w14:paraId="27A98171" w14:textId="77777777" w:rsidR="007A1F44" w:rsidRPr="00A03C55" w:rsidRDefault="007A1F44" w:rsidP="00A0052B">
            <w:pPr>
              <w:pStyle w:val="TableEntry"/>
              <w:rPr>
                <w:noProof w:val="0"/>
              </w:rPr>
            </w:pPr>
            <w:r w:rsidRPr="00A03C55">
              <w:rPr>
                <w:noProof w:val="0"/>
              </w:rPr>
              <w:t>Insurance</w:t>
            </w:r>
          </w:p>
        </w:tc>
        <w:tc>
          <w:tcPr>
            <w:tcW w:w="971" w:type="dxa"/>
          </w:tcPr>
          <w:p w14:paraId="2CD7A105" w14:textId="77777777" w:rsidR="007A1F44" w:rsidRPr="00A03C55" w:rsidRDefault="007A1F44" w:rsidP="00B6518F">
            <w:pPr>
              <w:pStyle w:val="TableEntry"/>
              <w:rPr>
                <w:noProof w:val="0"/>
              </w:rPr>
            </w:pPr>
            <w:r w:rsidRPr="00A03C55">
              <w:rPr>
                <w:noProof w:val="0"/>
              </w:rPr>
              <w:t>R</w:t>
            </w:r>
          </w:p>
        </w:tc>
        <w:tc>
          <w:tcPr>
            <w:tcW w:w="872" w:type="dxa"/>
          </w:tcPr>
          <w:p w14:paraId="674915E7" w14:textId="77777777" w:rsidR="007A1F44" w:rsidRPr="00A03C55" w:rsidRDefault="007A1F44" w:rsidP="00B6518F">
            <w:pPr>
              <w:pStyle w:val="TableEntry"/>
              <w:rPr>
                <w:noProof w:val="0"/>
              </w:rPr>
            </w:pPr>
            <w:r w:rsidRPr="00A03C55">
              <w:rPr>
                <w:noProof w:val="0"/>
              </w:rPr>
              <w:t>[1..1]</w:t>
            </w:r>
          </w:p>
        </w:tc>
        <w:tc>
          <w:tcPr>
            <w:tcW w:w="1701" w:type="dxa"/>
          </w:tcPr>
          <w:p w14:paraId="79DA3DFE" w14:textId="77777777" w:rsidR="007A1F44" w:rsidRPr="00A03C55" w:rsidRDefault="007A1F44" w:rsidP="00A66DA8">
            <w:pPr>
              <w:pStyle w:val="TableEntry"/>
              <w:jc w:val="center"/>
              <w:rPr>
                <w:noProof w:val="0"/>
              </w:rPr>
            </w:pPr>
            <w:r w:rsidRPr="00A03C55">
              <w:rPr>
                <w:noProof w:val="0"/>
              </w:rPr>
              <w:t>6</w:t>
            </w:r>
          </w:p>
        </w:tc>
      </w:tr>
      <w:tr w:rsidR="007A1F44" w:rsidRPr="00A03C55" w14:paraId="1EBF8575" w14:textId="77777777">
        <w:trPr>
          <w:cantSplit/>
          <w:jc w:val="center"/>
        </w:trPr>
        <w:tc>
          <w:tcPr>
            <w:tcW w:w="1951" w:type="dxa"/>
          </w:tcPr>
          <w:p w14:paraId="5FCACAED" w14:textId="77777777" w:rsidR="007A1F44" w:rsidRPr="00A03C55" w:rsidRDefault="007A1F44" w:rsidP="00B609B2">
            <w:pPr>
              <w:pStyle w:val="TableEntry"/>
              <w:rPr>
                <w:noProof w:val="0"/>
              </w:rPr>
            </w:pPr>
            <w:r w:rsidRPr="00A03C55">
              <w:rPr>
                <w:noProof w:val="0"/>
              </w:rPr>
              <w:t xml:space="preserve">  IN2</w:t>
            </w:r>
          </w:p>
        </w:tc>
        <w:tc>
          <w:tcPr>
            <w:tcW w:w="3544" w:type="dxa"/>
          </w:tcPr>
          <w:p w14:paraId="01D7DC0A" w14:textId="77777777" w:rsidR="007A1F44" w:rsidRPr="00A03C55" w:rsidRDefault="007A1F44" w:rsidP="00A0052B">
            <w:pPr>
              <w:pStyle w:val="TableEntry"/>
              <w:rPr>
                <w:noProof w:val="0"/>
              </w:rPr>
            </w:pPr>
            <w:r w:rsidRPr="00A03C55">
              <w:rPr>
                <w:noProof w:val="0"/>
              </w:rPr>
              <w:t>Insurance Additional Info.</w:t>
            </w:r>
          </w:p>
        </w:tc>
        <w:tc>
          <w:tcPr>
            <w:tcW w:w="971" w:type="dxa"/>
          </w:tcPr>
          <w:p w14:paraId="51211B5D" w14:textId="77777777" w:rsidR="007A1F44" w:rsidRPr="00A03C55" w:rsidRDefault="007A1F44" w:rsidP="00B6518F">
            <w:pPr>
              <w:pStyle w:val="TableEntry"/>
              <w:rPr>
                <w:noProof w:val="0"/>
              </w:rPr>
            </w:pPr>
            <w:r w:rsidRPr="00A03C55">
              <w:rPr>
                <w:noProof w:val="0"/>
              </w:rPr>
              <w:t>O</w:t>
            </w:r>
          </w:p>
        </w:tc>
        <w:tc>
          <w:tcPr>
            <w:tcW w:w="872" w:type="dxa"/>
          </w:tcPr>
          <w:p w14:paraId="7E238D4F" w14:textId="77777777" w:rsidR="007A1F44" w:rsidRPr="00A03C55" w:rsidRDefault="007A1F44" w:rsidP="00B6518F">
            <w:pPr>
              <w:pStyle w:val="TableEntry"/>
              <w:rPr>
                <w:noProof w:val="0"/>
              </w:rPr>
            </w:pPr>
            <w:r w:rsidRPr="00A03C55">
              <w:rPr>
                <w:noProof w:val="0"/>
              </w:rPr>
              <w:t>[0..1]</w:t>
            </w:r>
          </w:p>
        </w:tc>
        <w:tc>
          <w:tcPr>
            <w:tcW w:w="1701" w:type="dxa"/>
          </w:tcPr>
          <w:p w14:paraId="34F10E54" w14:textId="77777777" w:rsidR="007A1F44" w:rsidRPr="00A03C55" w:rsidRDefault="007A1F44" w:rsidP="00A66DA8">
            <w:pPr>
              <w:pStyle w:val="TableEntry"/>
              <w:jc w:val="center"/>
              <w:rPr>
                <w:noProof w:val="0"/>
              </w:rPr>
            </w:pPr>
            <w:r w:rsidRPr="00A03C55">
              <w:rPr>
                <w:noProof w:val="0"/>
              </w:rPr>
              <w:t>6</w:t>
            </w:r>
          </w:p>
        </w:tc>
      </w:tr>
      <w:tr w:rsidR="007A1F44" w:rsidRPr="00A03C55" w14:paraId="55FF156D" w14:textId="77777777">
        <w:trPr>
          <w:cantSplit/>
          <w:jc w:val="center"/>
        </w:trPr>
        <w:tc>
          <w:tcPr>
            <w:tcW w:w="1951" w:type="dxa"/>
          </w:tcPr>
          <w:p w14:paraId="346FA449" w14:textId="77777777" w:rsidR="007A1F44" w:rsidRPr="00A03C55" w:rsidRDefault="007A1F44" w:rsidP="00B609B2">
            <w:pPr>
              <w:pStyle w:val="TableEntry"/>
              <w:rPr>
                <w:noProof w:val="0"/>
              </w:rPr>
            </w:pPr>
            <w:r w:rsidRPr="00A03C55">
              <w:rPr>
                <w:noProof w:val="0"/>
              </w:rPr>
              <w:t xml:space="preserve">  IN3 </w:t>
            </w:r>
          </w:p>
        </w:tc>
        <w:tc>
          <w:tcPr>
            <w:tcW w:w="3544" w:type="dxa"/>
          </w:tcPr>
          <w:p w14:paraId="39FE42A3" w14:textId="40886E89" w:rsidR="007A1F44" w:rsidRPr="00A03C55" w:rsidRDefault="007A1F44" w:rsidP="00A0052B">
            <w:pPr>
              <w:pStyle w:val="TableEntry"/>
              <w:rPr>
                <w:noProof w:val="0"/>
              </w:rPr>
            </w:pPr>
            <w:r w:rsidRPr="00A03C55">
              <w:rPr>
                <w:noProof w:val="0"/>
              </w:rPr>
              <w:t xml:space="preserve">Insurance Additional Info </w:t>
            </w:r>
            <w:r w:rsidR="00107479">
              <w:rPr>
                <w:noProof w:val="0"/>
              </w:rPr>
              <w:t>–</w:t>
            </w:r>
            <w:r w:rsidRPr="00A03C55">
              <w:rPr>
                <w:noProof w:val="0"/>
              </w:rPr>
              <w:t xml:space="preserve"> Cert.</w:t>
            </w:r>
          </w:p>
        </w:tc>
        <w:tc>
          <w:tcPr>
            <w:tcW w:w="971" w:type="dxa"/>
          </w:tcPr>
          <w:p w14:paraId="6A4F30F1" w14:textId="77777777" w:rsidR="007A1F44" w:rsidRPr="00A03C55" w:rsidRDefault="007A1F44" w:rsidP="00B6518F">
            <w:pPr>
              <w:pStyle w:val="TableEntry"/>
              <w:rPr>
                <w:noProof w:val="0"/>
              </w:rPr>
            </w:pPr>
            <w:r w:rsidRPr="00A03C55">
              <w:rPr>
                <w:noProof w:val="0"/>
              </w:rPr>
              <w:t>O</w:t>
            </w:r>
          </w:p>
        </w:tc>
        <w:tc>
          <w:tcPr>
            <w:tcW w:w="872" w:type="dxa"/>
          </w:tcPr>
          <w:p w14:paraId="7B15838F" w14:textId="77777777" w:rsidR="007A1F44" w:rsidRPr="00A03C55" w:rsidRDefault="007A1F44" w:rsidP="00B6518F">
            <w:pPr>
              <w:pStyle w:val="TableEntry"/>
              <w:rPr>
                <w:noProof w:val="0"/>
              </w:rPr>
            </w:pPr>
            <w:r w:rsidRPr="00A03C55">
              <w:rPr>
                <w:noProof w:val="0"/>
              </w:rPr>
              <w:t>[0..1]</w:t>
            </w:r>
          </w:p>
        </w:tc>
        <w:tc>
          <w:tcPr>
            <w:tcW w:w="1701" w:type="dxa"/>
          </w:tcPr>
          <w:p w14:paraId="03650861" w14:textId="77777777" w:rsidR="007A1F44" w:rsidRPr="00A03C55" w:rsidRDefault="007A1F44" w:rsidP="00A66DA8">
            <w:pPr>
              <w:pStyle w:val="TableEntry"/>
              <w:jc w:val="center"/>
              <w:rPr>
                <w:noProof w:val="0"/>
              </w:rPr>
            </w:pPr>
            <w:r w:rsidRPr="00A03C55">
              <w:rPr>
                <w:noProof w:val="0"/>
              </w:rPr>
              <w:t>6</w:t>
            </w:r>
          </w:p>
        </w:tc>
      </w:tr>
      <w:tr w:rsidR="007A1F44" w:rsidRPr="00A03C55" w14:paraId="321C2E9C" w14:textId="77777777">
        <w:trPr>
          <w:cantSplit/>
          <w:jc w:val="center"/>
        </w:trPr>
        <w:tc>
          <w:tcPr>
            <w:tcW w:w="1951" w:type="dxa"/>
          </w:tcPr>
          <w:p w14:paraId="35E5EC89" w14:textId="77777777" w:rsidR="007A1F44" w:rsidRPr="00A03C55" w:rsidRDefault="007A1F44" w:rsidP="00B609B2">
            <w:pPr>
              <w:pStyle w:val="TableEntry"/>
              <w:rPr>
                <w:noProof w:val="0"/>
              </w:rPr>
            </w:pPr>
            <w:r w:rsidRPr="00A03C55">
              <w:rPr>
                <w:noProof w:val="0"/>
              </w:rPr>
              <w:t xml:space="preserve">  ROL</w:t>
            </w:r>
          </w:p>
        </w:tc>
        <w:tc>
          <w:tcPr>
            <w:tcW w:w="3544" w:type="dxa"/>
          </w:tcPr>
          <w:p w14:paraId="50B019DD" w14:textId="77777777" w:rsidR="007A1F44" w:rsidRPr="00A03C55" w:rsidRDefault="007A1F44" w:rsidP="00A0052B">
            <w:pPr>
              <w:pStyle w:val="TableEntry"/>
              <w:rPr>
                <w:noProof w:val="0"/>
              </w:rPr>
            </w:pPr>
            <w:r w:rsidRPr="00A03C55">
              <w:rPr>
                <w:noProof w:val="0"/>
              </w:rPr>
              <w:t>Role</w:t>
            </w:r>
          </w:p>
        </w:tc>
        <w:tc>
          <w:tcPr>
            <w:tcW w:w="971" w:type="dxa"/>
          </w:tcPr>
          <w:p w14:paraId="0EDD01D0" w14:textId="77777777" w:rsidR="007A1F44" w:rsidRPr="00A03C55" w:rsidRDefault="007A1F44" w:rsidP="00B6518F">
            <w:pPr>
              <w:pStyle w:val="TableEntry"/>
              <w:rPr>
                <w:noProof w:val="0"/>
              </w:rPr>
            </w:pPr>
            <w:r w:rsidRPr="00A03C55">
              <w:rPr>
                <w:noProof w:val="0"/>
              </w:rPr>
              <w:t>O</w:t>
            </w:r>
          </w:p>
        </w:tc>
        <w:tc>
          <w:tcPr>
            <w:tcW w:w="872" w:type="dxa"/>
          </w:tcPr>
          <w:p w14:paraId="4F9B49D3" w14:textId="77777777" w:rsidR="007A1F44" w:rsidRPr="00A03C55" w:rsidRDefault="007A1F44" w:rsidP="00B6518F">
            <w:pPr>
              <w:pStyle w:val="TableEntry"/>
              <w:rPr>
                <w:noProof w:val="0"/>
              </w:rPr>
            </w:pPr>
            <w:r w:rsidRPr="00A03C55">
              <w:rPr>
                <w:noProof w:val="0"/>
              </w:rPr>
              <w:t>[0..*]</w:t>
            </w:r>
          </w:p>
        </w:tc>
        <w:tc>
          <w:tcPr>
            <w:tcW w:w="1701" w:type="dxa"/>
          </w:tcPr>
          <w:p w14:paraId="136C0583" w14:textId="77777777" w:rsidR="007A1F44" w:rsidRPr="00A03C55" w:rsidRDefault="007A1F44" w:rsidP="00A66DA8">
            <w:pPr>
              <w:pStyle w:val="TableEntry"/>
              <w:jc w:val="center"/>
              <w:rPr>
                <w:noProof w:val="0"/>
              </w:rPr>
            </w:pPr>
            <w:r w:rsidRPr="00A03C55">
              <w:rPr>
                <w:noProof w:val="0"/>
              </w:rPr>
              <w:t>15</w:t>
            </w:r>
          </w:p>
        </w:tc>
      </w:tr>
      <w:tr w:rsidR="007A1F44" w:rsidRPr="00A03C55" w14:paraId="14E53176" w14:textId="77777777">
        <w:trPr>
          <w:cantSplit/>
          <w:jc w:val="center"/>
        </w:trPr>
        <w:tc>
          <w:tcPr>
            <w:tcW w:w="1951" w:type="dxa"/>
          </w:tcPr>
          <w:p w14:paraId="7E34DD1A" w14:textId="77777777" w:rsidR="007A1F44" w:rsidRPr="00A03C55" w:rsidRDefault="007A1F44" w:rsidP="00B609B2">
            <w:pPr>
              <w:pStyle w:val="TableEntry"/>
              <w:rPr>
                <w:noProof w:val="0"/>
              </w:rPr>
            </w:pPr>
            <w:r w:rsidRPr="00A03C55">
              <w:rPr>
                <w:noProof w:val="0"/>
              </w:rPr>
              <w:t>---</w:t>
            </w:r>
          </w:p>
        </w:tc>
        <w:tc>
          <w:tcPr>
            <w:tcW w:w="3544" w:type="dxa"/>
          </w:tcPr>
          <w:p w14:paraId="4D1324C2" w14:textId="77777777" w:rsidR="007A1F44" w:rsidRPr="00A03C55" w:rsidRDefault="007A1F44" w:rsidP="00A0052B">
            <w:pPr>
              <w:pStyle w:val="TableEntry"/>
              <w:rPr>
                <w:noProof w:val="0"/>
              </w:rPr>
            </w:pPr>
            <w:r w:rsidRPr="00A03C55">
              <w:rPr>
                <w:noProof w:val="0"/>
              </w:rPr>
              <w:t>--- INSURANCE end</w:t>
            </w:r>
          </w:p>
        </w:tc>
        <w:tc>
          <w:tcPr>
            <w:tcW w:w="971" w:type="dxa"/>
          </w:tcPr>
          <w:p w14:paraId="7275F91F" w14:textId="77777777" w:rsidR="007A1F44" w:rsidRPr="00A03C55" w:rsidRDefault="007A1F44" w:rsidP="00B6518F">
            <w:pPr>
              <w:pStyle w:val="TableEntry"/>
              <w:rPr>
                <w:noProof w:val="0"/>
              </w:rPr>
            </w:pPr>
          </w:p>
        </w:tc>
        <w:tc>
          <w:tcPr>
            <w:tcW w:w="872" w:type="dxa"/>
          </w:tcPr>
          <w:p w14:paraId="32E30184" w14:textId="77777777" w:rsidR="007A1F44" w:rsidRPr="00A03C55" w:rsidRDefault="007A1F44" w:rsidP="00B6518F">
            <w:pPr>
              <w:pStyle w:val="TableEntry"/>
              <w:rPr>
                <w:noProof w:val="0"/>
              </w:rPr>
            </w:pPr>
          </w:p>
        </w:tc>
        <w:tc>
          <w:tcPr>
            <w:tcW w:w="1701" w:type="dxa"/>
          </w:tcPr>
          <w:p w14:paraId="49BDE41E" w14:textId="77777777" w:rsidR="007A1F44" w:rsidRPr="00A03C55" w:rsidRDefault="007A1F44" w:rsidP="00A66DA8">
            <w:pPr>
              <w:pStyle w:val="TableEntry"/>
              <w:jc w:val="center"/>
              <w:rPr>
                <w:noProof w:val="0"/>
              </w:rPr>
            </w:pPr>
          </w:p>
        </w:tc>
      </w:tr>
      <w:tr w:rsidR="007A1F44" w:rsidRPr="00A03C55" w14:paraId="0EDA4070" w14:textId="77777777">
        <w:trPr>
          <w:cantSplit/>
          <w:jc w:val="center"/>
        </w:trPr>
        <w:tc>
          <w:tcPr>
            <w:tcW w:w="1951" w:type="dxa"/>
          </w:tcPr>
          <w:p w14:paraId="37A7382F" w14:textId="77777777" w:rsidR="007A1F44" w:rsidRPr="00A03C55" w:rsidRDefault="007A1F44" w:rsidP="00B609B2">
            <w:pPr>
              <w:pStyle w:val="TableEntry"/>
              <w:rPr>
                <w:noProof w:val="0"/>
              </w:rPr>
            </w:pPr>
            <w:r w:rsidRPr="00A03C55">
              <w:rPr>
                <w:noProof w:val="0"/>
              </w:rPr>
              <w:t>ACC</w:t>
            </w:r>
          </w:p>
        </w:tc>
        <w:tc>
          <w:tcPr>
            <w:tcW w:w="3544" w:type="dxa"/>
          </w:tcPr>
          <w:p w14:paraId="25234562"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55298011" w14:textId="77777777" w:rsidR="007A1F44" w:rsidRPr="00A03C55" w:rsidRDefault="007A1F44" w:rsidP="00B6518F">
            <w:pPr>
              <w:pStyle w:val="TableEntry"/>
              <w:rPr>
                <w:noProof w:val="0"/>
              </w:rPr>
            </w:pPr>
            <w:r w:rsidRPr="00A03C55">
              <w:rPr>
                <w:noProof w:val="0"/>
              </w:rPr>
              <w:t>O</w:t>
            </w:r>
          </w:p>
        </w:tc>
        <w:tc>
          <w:tcPr>
            <w:tcW w:w="872" w:type="dxa"/>
          </w:tcPr>
          <w:p w14:paraId="3422E03F" w14:textId="77777777" w:rsidR="007A1F44" w:rsidRPr="00A03C55" w:rsidRDefault="007A1F44" w:rsidP="00B6518F">
            <w:pPr>
              <w:pStyle w:val="TableEntry"/>
              <w:rPr>
                <w:noProof w:val="0"/>
              </w:rPr>
            </w:pPr>
            <w:r w:rsidRPr="00A03C55">
              <w:rPr>
                <w:noProof w:val="0"/>
              </w:rPr>
              <w:t>[0..1]</w:t>
            </w:r>
          </w:p>
        </w:tc>
        <w:tc>
          <w:tcPr>
            <w:tcW w:w="1701" w:type="dxa"/>
          </w:tcPr>
          <w:p w14:paraId="3901A315" w14:textId="77777777" w:rsidR="007A1F44" w:rsidRPr="00A03C55" w:rsidRDefault="007A1F44" w:rsidP="00A66DA8">
            <w:pPr>
              <w:pStyle w:val="TableEntry"/>
              <w:jc w:val="center"/>
              <w:rPr>
                <w:noProof w:val="0"/>
              </w:rPr>
            </w:pPr>
            <w:r w:rsidRPr="00A03C55">
              <w:rPr>
                <w:noProof w:val="0"/>
              </w:rPr>
              <w:t>6</w:t>
            </w:r>
          </w:p>
        </w:tc>
      </w:tr>
    </w:tbl>
    <w:p w14:paraId="65E6BA1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6" w:name="_Toc174249240"/>
      <w:r w:rsidRPr="00A03C55">
        <w:rPr>
          <w:noProof w:val="0"/>
        </w:rPr>
        <w:t>Comments on segment usage</w:t>
      </w:r>
      <w:bookmarkEnd w:id="446"/>
    </w:p>
    <w:p w14:paraId="5F7CEC8D" w14:textId="77777777" w:rsidR="007A1F44" w:rsidRPr="00A03C55" w:rsidRDefault="007A1F44">
      <w:r w:rsidRPr="00A03C55">
        <w:t xml:space="preserve">Field </w:t>
      </w:r>
      <w:r w:rsidRPr="00A03C55">
        <w:rPr>
          <w:i/>
          <w:iCs/>
        </w:rPr>
        <w:t>PV2-9-expected discharge date/time</w:t>
      </w:r>
      <w:r w:rsidRPr="00A03C55">
        <w:t xml:space="preserve"> is used to carry the expected date and time when the patient is to be discharged.</w:t>
      </w:r>
    </w:p>
    <w:p w14:paraId="568BB6E9" w14:textId="77777777" w:rsidR="007A1F44" w:rsidRPr="00A03C55" w:rsidRDefault="007A1F44">
      <w:r w:rsidRPr="00A03C55">
        <w:lastRenderedPageBreak/>
        <w:t>One or more OBX segments may be present to carry “permanent observations” such as the patient weight or height.</w:t>
      </w:r>
    </w:p>
    <w:p w14:paraId="48F4F2B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7" w:name="_Toc174249241"/>
      <w:r w:rsidRPr="00A03C55">
        <w:rPr>
          <w:noProof w:val="0"/>
        </w:rPr>
        <w:t>Expected actions</w:t>
      </w:r>
      <w:bookmarkEnd w:id="447"/>
    </w:p>
    <w:p w14:paraId="781144A7" w14:textId="77777777" w:rsidR="007A1F44" w:rsidRPr="00A03C55" w:rsidRDefault="007A1F44">
      <w:r w:rsidRPr="00A03C55">
        <w:t>The receiver shall update the patient’s status to “pending discharge”.</w:t>
      </w:r>
    </w:p>
    <w:p w14:paraId="4983AE82" w14:textId="77777777" w:rsidR="007A1F44" w:rsidRPr="00A03C55" w:rsidRDefault="007A1F44">
      <w:r w:rsidRPr="00A03C55">
        <w:t>The receiver shall report the result of this operation (success / error) in an acknowledgment message returned to the sender.</w:t>
      </w:r>
    </w:p>
    <w:p w14:paraId="5BCA842C" w14:textId="77777777" w:rsidR="007A1F44" w:rsidRPr="00A03C55" w:rsidRDefault="007A1F44">
      <w:r w:rsidRPr="00A03C55">
        <w:t>In case this Movement conflicts with the current situation of the patient (no active inpatient encounter, or patient unknown) the message is discarded, and no error condition is raised.</w:t>
      </w:r>
    </w:p>
    <w:p w14:paraId="033D68C0" w14:textId="77777777" w:rsidR="007A1F44" w:rsidRPr="00A03C55" w:rsidRDefault="007A1F44">
      <w:r w:rsidRPr="00A03C55">
        <w:t>If the receiver does not support the Pending Event Management Option of this transaction, it shall application-reject the message (see ITI TF-2x: C.2.3).</w:t>
      </w:r>
    </w:p>
    <w:p w14:paraId="65E83C4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48" w:name="_Toc174249242"/>
      <w:bookmarkStart w:id="449" w:name="_Toc398544188"/>
      <w:r w:rsidRPr="00A03C55">
        <w:rPr>
          <w:noProof w:val="0"/>
        </w:rPr>
        <w:t>Cancel Pending Discharge – ADT^A25^ADT_A21</w:t>
      </w:r>
      <w:bookmarkEnd w:id="448"/>
      <w:bookmarkEnd w:id="449"/>
    </w:p>
    <w:p w14:paraId="195D684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0" w:name="_Toc174249243"/>
      <w:r w:rsidRPr="00A03C55">
        <w:rPr>
          <w:noProof w:val="0"/>
        </w:rPr>
        <w:t>Trigger Event</w:t>
      </w:r>
      <w:bookmarkEnd w:id="450"/>
    </w:p>
    <w:p w14:paraId="2F765FA2" w14:textId="77777777" w:rsidR="007A1F44" w:rsidRPr="00A03C55" w:rsidRDefault="007A1F44">
      <w:r w:rsidRPr="00A03C55">
        <w:t>This message is sent by a Patient Encounter Supplier to a Patient Encounter Consumer to cancel a previous notification (via trigger event A16) that a patient was expected to be discharged.</w:t>
      </w:r>
    </w:p>
    <w:p w14:paraId="6B3F9CA5" w14:textId="77777777" w:rsidR="007A1F44" w:rsidRPr="00A03C55" w:rsidRDefault="007A1F44">
      <w:r w:rsidRPr="00A03C55">
        <w:t xml:space="preserve">MSH-9 is valued </w:t>
      </w:r>
      <w:r w:rsidRPr="00A03C55">
        <w:rPr>
          <w:b/>
          <w:bCs/>
        </w:rPr>
        <w:t>ADT^A25^ADT_A21</w:t>
      </w:r>
      <w:r w:rsidRPr="00A03C55">
        <w:t>.</w:t>
      </w:r>
    </w:p>
    <w:p w14:paraId="02695B2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1" w:name="_Toc174249244"/>
      <w:r w:rsidRPr="00A03C55">
        <w:rPr>
          <w:noProof w:val="0"/>
        </w:rPr>
        <w:t>Message Static Definition</w:t>
      </w:r>
      <w:bookmarkEnd w:id="451"/>
    </w:p>
    <w:p w14:paraId="272B4300" w14:textId="77777777" w:rsidR="007A1F44" w:rsidRPr="00A03C55" w:rsidRDefault="007A1F44">
      <w:pPr>
        <w:pStyle w:val="TableTitle"/>
        <w:rPr>
          <w:noProof w:val="0"/>
        </w:rPr>
      </w:pPr>
      <w:r w:rsidRPr="00A03C55">
        <w:rPr>
          <w:noProof w:val="0"/>
        </w:rPr>
        <w:t>Table 3.31-24: Static definition of message ADT^A25^ADT_A21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3AD6190" w14:textId="77777777">
        <w:trPr>
          <w:cantSplit/>
          <w:tblHeader/>
          <w:jc w:val="center"/>
        </w:trPr>
        <w:tc>
          <w:tcPr>
            <w:tcW w:w="1951" w:type="dxa"/>
            <w:shd w:val="clear" w:color="auto" w:fill="D9D9D9"/>
          </w:tcPr>
          <w:p w14:paraId="41B62B8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4B062F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DD14271"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FEEE967"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6B7CF419" w14:textId="77777777" w:rsidR="007A1F44" w:rsidRPr="00A03C55" w:rsidRDefault="007A1F44" w:rsidP="00A53067">
            <w:pPr>
              <w:pStyle w:val="TableEntryHeader"/>
              <w:rPr>
                <w:noProof w:val="0"/>
              </w:rPr>
            </w:pPr>
            <w:r w:rsidRPr="00A03C55">
              <w:rPr>
                <w:noProof w:val="0"/>
              </w:rPr>
              <w:t>HL7 chapter</w:t>
            </w:r>
          </w:p>
        </w:tc>
      </w:tr>
      <w:tr w:rsidR="007A1F44" w:rsidRPr="00A03C55" w14:paraId="4A7CC6D2" w14:textId="77777777">
        <w:trPr>
          <w:cantSplit/>
          <w:jc w:val="center"/>
        </w:trPr>
        <w:tc>
          <w:tcPr>
            <w:tcW w:w="1951" w:type="dxa"/>
          </w:tcPr>
          <w:p w14:paraId="1D849C2B" w14:textId="77777777" w:rsidR="007A1F44" w:rsidRPr="00A03C55" w:rsidRDefault="007A1F44" w:rsidP="00B609B2">
            <w:pPr>
              <w:pStyle w:val="TableEntry"/>
              <w:rPr>
                <w:noProof w:val="0"/>
              </w:rPr>
            </w:pPr>
            <w:r w:rsidRPr="00A03C55">
              <w:rPr>
                <w:noProof w:val="0"/>
              </w:rPr>
              <w:t>MSH</w:t>
            </w:r>
          </w:p>
        </w:tc>
        <w:tc>
          <w:tcPr>
            <w:tcW w:w="3544" w:type="dxa"/>
          </w:tcPr>
          <w:p w14:paraId="0367E2B6" w14:textId="77777777" w:rsidR="007A1F44" w:rsidRPr="00A03C55" w:rsidRDefault="007A1F44" w:rsidP="00B609B2">
            <w:pPr>
              <w:pStyle w:val="TableEntry"/>
              <w:rPr>
                <w:noProof w:val="0"/>
              </w:rPr>
            </w:pPr>
            <w:r w:rsidRPr="00A03C55">
              <w:rPr>
                <w:noProof w:val="0"/>
              </w:rPr>
              <w:t>Message Header</w:t>
            </w:r>
          </w:p>
        </w:tc>
        <w:tc>
          <w:tcPr>
            <w:tcW w:w="971" w:type="dxa"/>
          </w:tcPr>
          <w:p w14:paraId="4370FF5D" w14:textId="77777777" w:rsidR="007A1F44" w:rsidRPr="00A03C55" w:rsidRDefault="007A1F44" w:rsidP="00B6518F">
            <w:pPr>
              <w:pStyle w:val="TableEntry"/>
              <w:rPr>
                <w:noProof w:val="0"/>
              </w:rPr>
            </w:pPr>
            <w:r w:rsidRPr="00A03C55">
              <w:rPr>
                <w:noProof w:val="0"/>
              </w:rPr>
              <w:t>R</w:t>
            </w:r>
          </w:p>
        </w:tc>
        <w:tc>
          <w:tcPr>
            <w:tcW w:w="872" w:type="dxa"/>
          </w:tcPr>
          <w:p w14:paraId="610162CF" w14:textId="77777777" w:rsidR="007A1F44" w:rsidRPr="00A03C55" w:rsidRDefault="007A1F44" w:rsidP="00B6518F">
            <w:pPr>
              <w:pStyle w:val="TableEntry"/>
              <w:rPr>
                <w:noProof w:val="0"/>
              </w:rPr>
            </w:pPr>
            <w:r w:rsidRPr="00A03C55">
              <w:rPr>
                <w:noProof w:val="0"/>
              </w:rPr>
              <w:t>[1..1]</w:t>
            </w:r>
          </w:p>
        </w:tc>
        <w:tc>
          <w:tcPr>
            <w:tcW w:w="1701" w:type="dxa"/>
          </w:tcPr>
          <w:p w14:paraId="0D3878BE" w14:textId="77777777" w:rsidR="007A1F44" w:rsidRPr="00A03C55" w:rsidRDefault="007A1F44" w:rsidP="00A66DA8">
            <w:pPr>
              <w:pStyle w:val="TableEntry"/>
              <w:jc w:val="center"/>
              <w:rPr>
                <w:noProof w:val="0"/>
              </w:rPr>
            </w:pPr>
            <w:r w:rsidRPr="00A03C55">
              <w:rPr>
                <w:noProof w:val="0"/>
              </w:rPr>
              <w:t>2</w:t>
            </w:r>
          </w:p>
        </w:tc>
      </w:tr>
      <w:tr w:rsidR="007A1F44" w:rsidRPr="00A03C55" w14:paraId="4FAD7D88" w14:textId="77777777">
        <w:trPr>
          <w:cantSplit/>
          <w:jc w:val="center"/>
        </w:trPr>
        <w:tc>
          <w:tcPr>
            <w:tcW w:w="1951" w:type="dxa"/>
          </w:tcPr>
          <w:p w14:paraId="2FE4502A" w14:textId="77777777" w:rsidR="007A1F44" w:rsidRPr="00A03C55" w:rsidRDefault="007A1F44" w:rsidP="00B609B2">
            <w:pPr>
              <w:pStyle w:val="TableEntry"/>
              <w:rPr>
                <w:noProof w:val="0"/>
              </w:rPr>
            </w:pPr>
            <w:r w:rsidRPr="00A03C55">
              <w:rPr>
                <w:noProof w:val="0"/>
              </w:rPr>
              <w:t>SFT</w:t>
            </w:r>
          </w:p>
        </w:tc>
        <w:tc>
          <w:tcPr>
            <w:tcW w:w="3544" w:type="dxa"/>
          </w:tcPr>
          <w:p w14:paraId="64E427FC" w14:textId="77777777" w:rsidR="007A1F44" w:rsidRPr="00A03C55" w:rsidRDefault="007A1F44" w:rsidP="00A0052B">
            <w:pPr>
              <w:pStyle w:val="TableEntry"/>
              <w:rPr>
                <w:noProof w:val="0"/>
              </w:rPr>
            </w:pPr>
            <w:r w:rsidRPr="00A03C55">
              <w:rPr>
                <w:noProof w:val="0"/>
              </w:rPr>
              <w:t>Software Segment</w:t>
            </w:r>
          </w:p>
        </w:tc>
        <w:tc>
          <w:tcPr>
            <w:tcW w:w="971" w:type="dxa"/>
          </w:tcPr>
          <w:p w14:paraId="1FDEC863" w14:textId="77777777" w:rsidR="007A1F44" w:rsidRPr="00A03C55" w:rsidRDefault="007A1F44" w:rsidP="00B6518F">
            <w:pPr>
              <w:pStyle w:val="TableEntry"/>
              <w:rPr>
                <w:noProof w:val="0"/>
              </w:rPr>
            </w:pPr>
            <w:r w:rsidRPr="00A03C55">
              <w:rPr>
                <w:noProof w:val="0"/>
              </w:rPr>
              <w:t>O</w:t>
            </w:r>
          </w:p>
        </w:tc>
        <w:tc>
          <w:tcPr>
            <w:tcW w:w="872" w:type="dxa"/>
          </w:tcPr>
          <w:p w14:paraId="40BA4FA3" w14:textId="77777777" w:rsidR="007A1F44" w:rsidRPr="00A03C55" w:rsidRDefault="007A1F44" w:rsidP="00B6518F">
            <w:pPr>
              <w:pStyle w:val="TableEntry"/>
              <w:rPr>
                <w:noProof w:val="0"/>
              </w:rPr>
            </w:pPr>
            <w:r w:rsidRPr="00A03C55">
              <w:rPr>
                <w:noProof w:val="0"/>
              </w:rPr>
              <w:t>[0..*]</w:t>
            </w:r>
          </w:p>
        </w:tc>
        <w:tc>
          <w:tcPr>
            <w:tcW w:w="1701" w:type="dxa"/>
          </w:tcPr>
          <w:p w14:paraId="468DF99B" w14:textId="77777777" w:rsidR="007A1F44" w:rsidRPr="00A03C55" w:rsidRDefault="007A1F44" w:rsidP="00A66DA8">
            <w:pPr>
              <w:pStyle w:val="TableEntry"/>
              <w:jc w:val="center"/>
              <w:rPr>
                <w:noProof w:val="0"/>
              </w:rPr>
            </w:pPr>
            <w:r w:rsidRPr="00A03C55">
              <w:rPr>
                <w:noProof w:val="0"/>
              </w:rPr>
              <w:t>2</w:t>
            </w:r>
          </w:p>
        </w:tc>
      </w:tr>
      <w:tr w:rsidR="007A1F44" w:rsidRPr="00A03C55" w14:paraId="7661F503" w14:textId="77777777">
        <w:trPr>
          <w:cantSplit/>
          <w:jc w:val="center"/>
        </w:trPr>
        <w:tc>
          <w:tcPr>
            <w:tcW w:w="1951" w:type="dxa"/>
          </w:tcPr>
          <w:p w14:paraId="4DB5BC86" w14:textId="77777777" w:rsidR="007A1F44" w:rsidRPr="00A03C55" w:rsidRDefault="007A1F44" w:rsidP="00B609B2">
            <w:pPr>
              <w:pStyle w:val="TableEntry"/>
              <w:rPr>
                <w:noProof w:val="0"/>
              </w:rPr>
            </w:pPr>
            <w:r w:rsidRPr="00A03C55">
              <w:rPr>
                <w:noProof w:val="0"/>
              </w:rPr>
              <w:t>EVN</w:t>
            </w:r>
          </w:p>
        </w:tc>
        <w:tc>
          <w:tcPr>
            <w:tcW w:w="3544" w:type="dxa"/>
          </w:tcPr>
          <w:p w14:paraId="500E2CA8" w14:textId="77777777" w:rsidR="007A1F44" w:rsidRPr="00A03C55" w:rsidRDefault="007A1F44" w:rsidP="00A0052B">
            <w:pPr>
              <w:pStyle w:val="TableEntry"/>
              <w:rPr>
                <w:noProof w:val="0"/>
              </w:rPr>
            </w:pPr>
            <w:r w:rsidRPr="00A03C55">
              <w:rPr>
                <w:noProof w:val="0"/>
              </w:rPr>
              <w:t>Event Type</w:t>
            </w:r>
          </w:p>
        </w:tc>
        <w:tc>
          <w:tcPr>
            <w:tcW w:w="971" w:type="dxa"/>
          </w:tcPr>
          <w:p w14:paraId="4AD409EA" w14:textId="77777777" w:rsidR="007A1F44" w:rsidRPr="00A03C55" w:rsidRDefault="007A1F44" w:rsidP="00B6518F">
            <w:pPr>
              <w:pStyle w:val="TableEntry"/>
              <w:rPr>
                <w:noProof w:val="0"/>
              </w:rPr>
            </w:pPr>
            <w:r w:rsidRPr="00A03C55">
              <w:rPr>
                <w:noProof w:val="0"/>
              </w:rPr>
              <w:t>R</w:t>
            </w:r>
          </w:p>
        </w:tc>
        <w:tc>
          <w:tcPr>
            <w:tcW w:w="872" w:type="dxa"/>
          </w:tcPr>
          <w:p w14:paraId="438D2A87" w14:textId="77777777" w:rsidR="007A1F44" w:rsidRPr="00A03C55" w:rsidRDefault="007A1F44" w:rsidP="00B6518F">
            <w:pPr>
              <w:pStyle w:val="TableEntry"/>
              <w:rPr>
                <w:noProof w:val="0"/>
              </w:rPr>
            </w:pPr>
            <w:r w:rsidRPr="00A03C55">
              <w:rPr>
                <w:noProof w:val="0"/>
              </w:rPr>
              <w:t>[1..1]</w:t>
            </w:r>
          </w:p>
        </w:tc>
        <w:tc>
          <w:tcPr>
            <w:tcW w:w="1701" w:type="dxa"/>
          </w:tcPr>
          <w:p w14:paraId="19A552B0" w14:textId="77777777" w:rsidR="007A1F44" w:rsidRPr="00A03C55" w:rsidRDefault="007A1F44" w:rsidP="00A66DA8">
            <w:pPr>
              <w:pStyle w:val="TableEntry"/>
              <w:jc w:val="center"/>
              <w:rPr>
                <w:noProof w:val="0"/>
              </w:rPr>
            </w:pPr>
            <w:r w:rsidRPr="00A03C55">
              <w:rPr>
                <w:noProof w:val="0"/>
              </w:rPr>
              <w:t>2</w:t>
            </w:r>
          </w:p>
        </w:tc>
      </w:tr>
      <w:tr w:rsidR="007A1F44" w:rsidRPr="00A03C55" w14:paraId="38830F9F" w14:textId="77777777">
        <w:trPr>
          <w:cantSplit/>
          <w:jc w:val="center"/>
        </w:trPr>
        <w:tc>
          <w:tcPr>
            <w:tcW w:w="1951" w:type="dxa"/>
          </w:tcPr>
          <w:p w14:paraId="27017472" w14:textId="77777777" w:rsidR="007A1F44" w:rsidRPr="00A03C55" w:rsidRDefault="007A1F44" w:rsidP="00B609B2">
            <w:pPr>
              <w:pStyle w:val="TableEntry"/>
              <w:rPr>
                <w:noProof w:val="0"/>
              </w:rPr>
            </w:pPr>
            <w:r w:rsidRPr="00A03C55">
              <w:rPr>
                <w:noProof w:val="0"/>
              </w:rPr>
              <w:t>PID</w:t>
            </w:r>
          </w:p>
        </w:tc>
        <w:tc>
          <w:tcPr>
            <w:tcW w:w="3544" w:type="dxa"/>
          </w:tcPr>
          <w:p w14:paraId="7DDCF2BB" w14:textId="77777777" w:rsidR="007A1F44" w:rsidRPr="00A03C55" w:rsidRDefault="007A1F44" w:rsidP="00A0052B">
            <w:pPr>
              <w:pStyle w:val="TableEntry"/>
              <w:rPr>
                <w:noProof w:val="0"/>
              </w:rPr>
            </w:pPr>
            <w:r w:rsidRPr="00A03C55">
              <w:rPr>
                <w:noProof w:val="0"/>
              </w:rPr>
              <w:t>Patient Identification</w:t>
            </w:r>
          </w:p>
        </w:tc>
        <w:tc>
          <w:tcPr>
            <w:tcW w:w="971" w:type="dxa"/>
          </w:tcPr>
          <w:p w14:paraId="2058EE6A" w14:textId="77777777" w:rsidR="007A1F44" w:rsidRPr="00A03C55" w:rsidRDefault="007A1F44" w:rsidP="00B6518F">
            <w:pPr>
              <w:pStyle w:val="TableEntry"/>
              <w:rPr>
                <w:noProof w:val="0"/>
              </w:rPr>
            </w:pPr>
            <w:r w:rsidRPr="00A03C55">
              <w:rPr>
                <w:noProof w:val="0"/>
              </w:rPr>
              <w:t>R</w:t>
            </w:r>
          </w:p>
        </w:tc>
        <w:tc>
          <w:tcPr>
            <w:tcW w:w="872" w:type="dxa"/>
          </w:tcPr>
          <w:p w14:paraId="0EBF235D" w14:textId="77777777" w:rsidR="007A1F44" w:rsidRPr="00A03C55" w:rsidRDefault="007A1F44" w:rsidP="00B6518F">
            <w:pPr>
              <w:pStyle w:val="TableEntry"/>
              <w:rPr>
                <w:noProof w:val="0"/>
              </w:rPr>
            </w:pPr>
            <w:r w:rsidRPr="00A03C55">
              <w:rPr>
                <w:noProof w:val="0"/>
              </w:rPr>
              <w:t>[1..1]</w:t>
            </w:r>
          </w:p>
        </w:tc>
        <w:tc>
          <w:tcPr>
            <w:tcW w:w="1701" w:type="dxa"/>
          </w:tcPr>
          <w:p w14:paraId="55BC6BDE" w14:textId="77777777" w:rsidR="007A1F44" w:rsidRPr="00A03C55" w:rsidRDefault="007A1F44" w:rsidP="00A66DA8">
            <w:pPr>
              <w:pStyle w:val="TableEntry"/>
              <w:jc w:val="center"/>
              <w:rPr>
                <w:noProof w:val="0"/>
              </w:rPr>
            </w:pPr>
            <w:r w:rsidRPr="00A03C55">
              <w:rPr>
                <w:noProof w:val="0"/>
              </w:rPr>
              <w:t>3</w:t>
            </w:r>
          </w:p>
        </w:tc>
      </w:tr>
      <w:tr w:rsidR="007A1F44" w:rsidRPr="00A03C55" w14:paraId="4621FED5" w14:textId="77777777">
        <w:trPr>
          <w:cantSplit/>
          <w:jc w:val="center"/>
        </w:trPr>
        <w:tc>
          <w:tcPr>
            <w:tcW w:w="1951" w:type="dxa"/>
          </w:tcPr>
          <w:p w14:paraId="16FB16CA" w14:textId="77777777" w:rsidR="007A1F44" w:rsidRPr="00A03C55" w:rsidRDefault="007A1F44" w:rsidP="00B609B2">
            <w:pPr>
              <w:pStyle w:val="TableEntry"/>
              <w:rPr>
                <w:noProof w:val="0"/>
              </w:rPr>
            </w:pPr>
            <w:r w:rsidRPr="00A03C55">
              <w:rPr>
                <w:noProof w:val="0"/>
              </w:rPr>
              <w:t>PD1</w:t>
            </w:r>
          </w:p>
        </w:tc>
        <w:tc>
          <w:tcPr>
            <w:tcW w:w="3544" w:type="dxa"/>
          </w:tcPr>
          <w:p w14:paraId="39A5F68F" w14:textId="77777777" w:rsidR="007A1F44" w:rsidRPr="00A03C55" w:rsidRDefault="007A1F44" w:rsidP="00A0052B">
            <w:pPr>
              <w:pStyle w:val="TableEntry"/>
              <w:rPr>
                <w:noProof w:val="0"/>
              </w:rPr>
            </w:pPr>
            <w:r w:rsidRPr="00A03C55">
              <w:rPr>
                <w:noProof w:val="0"/>
              </w:rPr>
              <w:t>Additional Demographics</w:t>
            </w:r>
          </w:p>
        </w:tc>
        <w:tc>
          <w:tcPr>
            <w:tcW w:w="971" w:type="dxa"/>
          </w:tcPr>
          <w:p w14:paraId="2EF0A81D" w14:textId="77777777" w:rsidR="007A1F44" w:rsidRPr="00A03C55" w:rsidRDefault="007A1F44" w:rsidP="00B6518F">
            <w:pPr>
              <w:pStyle w:val="TableEntry"/>
              <w:rPr>
                <w:noProof w:val="0"/>
              </w:rPr>
            </w:pPr>
            <w:r w:rsidRPr="00A03C55">
              <w:rPr>
                <w:noProof w:val="0"/>
              </w:rPr>
              <w:t>O</w:t>
            </w:r>
          </w:p>
        </w:tc>
        <w:tc>
          <w:tcPr>
            <w:tcW w:w="872" w:type="dxa"/>
          </w:tcPr>
          <w:p w14:paraId="616E240B" w14:textId="77777777" w:rsidR="007A1F44" w:rsidRPr="00A03C55" w:rsidRDefault="007A1F44" w:rsidP="00B6518F">
            <w:pPr>
              <w:pStyle w:val="TableEntry"/>
              <w:rPr>
                <w:noProof w:val="0"/>
              </w:rPr>
            </w:pPr>
            <w:r w:rsidRPr="00A03C55">
              <w:rPr>
                <w:noProof w:val="0"/>
              </w:rPr>
              <w:t>[0..1]</w:t>
            </w:r>
          </w:p>
        </w:tc>
        <w:tc>
          <w:tcPr>
            <w:tcW w:w="1701" w:type="dxa"/>
          </w:tcPr>
          <w:p w14:paraId="5969AD16" w14:textId="77777777" w:rsidR="007A1F44" w:rsidRPr="00A03C55" w:rsidRDefault="007A1F44" w:rsidP="00A66DA8">
            <w:pPr>
              <w:pStyle w:val="TableEntry"/>
              <w:jc w:val="center"/>
              <w:rPr>
                <w:noProof w:val="0"/>
              </w:rPr>
            </w:pPr>
            <w:r w:rsidRPr="00A03C55">
              <w:rPr>
                <w:noProof w:val="0"/>
              </w:rPr>
              <w:t>3</w:t>
            </w:r>
          </w:p>
        </w:tc>
      </w:tr>
      <w:tr w:rsidR="007A1F44" w:rsidRPr="00A03C55" w14:paraId="44DAFB0C" w14:textId="77777777">
        <w:trPr>
          <w:cantSplit/>
          <w:jc w:val="center"/>
        </w:trPr>
        <w:tc>
          <w:tcPr>
            <w:tcW w:w="1951" w:type="dxa"/>
          </w:tcPr>
          <w:p w14:paraId="213A030E" w14:textId="77777777" w:rsidR="007A1F44" w:rsidRPr="00A03C55" w:rsidRDefault="007A1F44" w:rsidP="00B609B2">
            <w:pPr>
              <w:pStyle w:val="TableEntry"/>
              <w:rPr>
                <w:noProof w:val="0"/>
              </w:rPr>
            </w:pPr>
            <w:r w:rsidRPr="00A03C55">
              <w:rPr>
                <w:noProof w:val="0"/>
              </w:rPr>
              <w:t>PV1</w:t>
            </w:r>
          </w:p>
        </w:tc>
        <w:tc>
          <w:tcPr>
            <w:tcW w:w="3544" w:type="dxa"/>
          </w:tcPr>
          <w:p w14:paraId="4993E31D" w14:textId="77777777" w:rsidR="007A1F44" w:rsidRPr="00A03C55" w:rsidRDefault="007A1F44" w:rsidP="00B609B2">
            <w:pPr>
              <w:pStyle w:val="TableEntry"/>
              <w:rPr>
                <w:noProof w:val="0"/>
              </w:rPr>
            </w:pPr>
            <w:r w:rsidRPr="00A03C55">
              <w:rPr>
                <w:noProof w:val="0"/>
              </w:rPr>
              <w:t>Patient Visit</w:t>
            </w:r>
          </w:p>
        </w:tc>
        <w:tc>
          <w:tcPr>
            <w:tcW w:w="971" w:type="dxa"/>
          </w:tcPr>
          <w:p w14:paraId="497C9DC3" w14:textId="77777777" w:rsidR="007A1F44" w:rsidRPr="00A03C55" w:rsidRDefault="007A1F44" w:rsidP="00B6518F">
            <w:pPr>
              <w:pStyle w:val="TableEntry"/>
              <w:rPr>
                <w:noProof w:val="0"/>
              </w:rPr>
            </w:pPr>
            <w:r w:rsidRPr="00A03C55">
              <w:rPr>
                <w:noProof w:val="0"/>
              </w:rPr>
              <w:t>R</w:t>
            </w:r>
          </w:p>
        </w:tc>
        <w:tc>
          <w:tcPr>
            <w:tcW w:w="872" w:type="dxa"/>
          </w:tcPr>
          <w:p w14:paraId="4CBD0D98" w14:textId="77777777" w:rsidR="007A1F44" w:rsidRPr="00A03C55" w:rsidRDefault="007A1F44" w:rsidP="00B6518F">
            <w:pPr>
              <w:pStyle w:val="TableEntry"/>
              <w:rPr>
                <w:noProof w:val="0"/>
              </w:rPr>
            </w:pPr>
            <w:r w:rsidRPr="00A03C55">
              <w:rPr>
                <w:noProof w:val="0"/>
              </w:rPr>
              <w:t>[1..1]</w:t>
            </w:r>
          </w:p>
        </w:tc>
        <w:tc>
          <w:tcPr>
            <w:tcW w:w="1701" w:type="dxa"/>
          </w:tcPr>
          <w:p w14:paraId="0BBF4C33" w14:textId="77777777" w:rsidR="007A1F44" w:rsidRPr="00A03C55" w:rsidRDefault="007A1F44" w:rsidP="00A66DA8">
            <w:pPr>
              <w:pStyle w:val="TableEntry"/>
              <w:jc w:val="center"/>
              <w:rPr>
                <w:noProof w:val="0"/>
              </w:rPr>
            </w:pPr>
            <w:r w:rsidRPr="00A03C55">
              <w:rPr>
                <w:noProof w:val="0"/>
              </w:rPr>
              <w:t>3</w:t>
            </w:r>
          </w:p>
        </w:tc>
      </w:tr>
      <w:tr w:rsidR="007A1F44" w:rsidRPr="00A03C55" w14:paraId="0D993ADE" w14:textId="77777777">
        <w:trPr>
          <w:cantSplit/>
          <w:jc w:val="center"/>
        </w:trPr>
        <w:tc>
          <w:tcPr>
            <w:tcW w:w="1951" w:type="dxa"/>
          </w:tcPr>
          <w:p w14:paraId="1FDDCFE1" w14:textId="77777777" w:rsidR="007A1F44" w:rsidRPr="00A03C55" w:rsidRDefault="007A1F44" w:rsidP="00B609B2">
            <w:pPr>
              <w:pStyle w:val="TableEntry"/>
              <w:rPr>
                <w:noProof w:val="0"/>
              </w:rPr>
            </w:pPr>
            <w:r w:rsidRPr="00A03C55">
              <w:rPr>
                <w:noProof w:val="0"/>
              </w:rPr>
              <w:t>PV2</w:t>
            </w:r>
          </w:p>
        </w:tc>
        <w:tc>
          <w:tcPr>
            <w:tcW w:w="3544" w:type="dxa"/>
          </w:tcPr>
          <w:p w14:paraId="1B7CC062"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1BED3AAF" w14:textId="77777777" w:rsidR="007A1F44" w:rsidRPr="00A03C55" w:rsidRDefault="007A1F44" w:rsidP="00B6518F">
            <w:pPr>
              <w:pStyle w:val="TableEntry"/>
              <w:rPr>
                <w:noProof w:val="0"/>
              </w:rPr>
            </w:pPr>
            <w:r w:rsidRPr="00A03C55">
              <w:rPr>
                <w:noProof w:val="0"/>
              </w:rPr>
              <w:t>O</w:t>
            </w:r>
          </w:p>
        </w:tc>
        <w:tc>
          <w:tcPr>
            <w:tcW w:w="872" w:type="dxa"/>
          </w:tcPr>
          <w:p w14:paraId="76F0FF32" w14:textId="77777777" w:rsidR="007A1F44" w:rsidRPr="00A03C55" w:rsidRDefault="007A1F44" w:rsidP="00B6518F">
            <w:pPr>
              <w:pStyle w:val="TableEntry"/>
              <w:rPr>
                <w:noProof w:val="0"/>
              </w:rPr>
            </w:pPr>
            <w:r w:rsidRPr="00A03C55">
              <w:rPr>
                <w:noProof w:val="0"/>
              </w:rPr>
              <w:t>[0..1]</w:t>
            </w:r>
          </w:p>
        </w:tc>
        <w:tc>
          <w:tcPr>
            <w:tcW w:w="1701" w:type="dxa"/>
          </w:tcPr>
          <w:p w14:paraId="167B2724" w14:textId="77777777" w:rsidR="007A1F44" w:rsidRPr="00A03C55" w:rsidRDefault="007A1F44" w:rsidP="00A66DA8">
            <w:pPr>
              <w:pStyle w:val="TableEntry"/>
              <w:jc w:val="center"/>
              <w:rPr>
                <w:noProof w:val="0"/>
              </w:rPr>
            </w:pPr>
            <w:r w:rsidRPr="00A03C55">
              <w:rPr>
                <w:noProof w:val="0"/>
              </w:rPr>
              <w:t>3</w:t>
            </w:r>
          </w:p>
        </w:tc>
      </w:tr>
      <w:tr w:rsidR="007A1F44" w:rsidRPr="00A03C55" w14:paraId="020CEF5A" w14:textId="77777777">
        <w:trPr>
          <w:cantSplit/>
          <w:jc w:val="center"/>
        </w:trPr>
        <w:tc>
          <w:tcPr>
            <w:tcW w:w="1951" w:type="dxa"/>
          </w:tcPr>
          <w:p w14:paraId="4A73FF42" w14:textId="77777777" w:rsidR="007A1F44" w:rsidRPr="00A03C55" w:rsidRDefault="007A1F44" w:rsidP="00B609B2">
            <w:pPr>
              <w:pStyle w:val="TableEntry"/>
              <w:rPr>
                <w:noProof w:val="0"/>
              </w:rPr>
            </w:pPr>
            <w:r w:rsidRPr="00A03C55">
              <w:rPr>
                <w:noProof w:val="0"/>
              </w:rPr>
              <w:t>DB1</w:t>
            </w:r>
          </w:p>
        </w:tc>
        <w:tc>
          <w:tcPr>
            <w:tcW w:w="3544" w:type="dxa"/>
          </w:tcPr>
          <w:p w14:paraId="5F14720C" w14:textId="77777777" w:rsidR="007A1F44" w:rsidRPr="00A03C55" w:rsidRDefault="007A1F44" w:rsidP="00B609B2">
            <w:pPr>
              <w:pStyle w:val="TableEntry"/>
              <w:rPr>
                <w:noProof w:val="0"/>
              </w:rPr>
            </w:pPr>
            <w:r w:rsidRPr="00A03C55">
              <w:rPr>
                <w:noProof w:val="0"/>
              </w:rPr>
              <w:t>Disability Information</w:t>
            </w:r>
          </w:p>
        </w:tc>
        <w:tc>
          <w:tcPr>
            <w:tcW w:w="971" w:type="dxa"/>
          </w:tcPr>
          <w:p w14:paraId="2E6825DB" w14:textId="77777777" w:rsidR="007A1F44" w:rsidRPr="00A03C55" w:rsidRDefault="007A1F44" w:rsidP="00B6518F">
            <w:pPr>
              <w:pStyle w:val="TableEntry"/>
              <w:rPr>
                <w:noProof w:val="0"/>
              </w:rPr>
            </w:pPr>
            <w:r w:rsidRPr="00A03C55">
              <w:rPr>
                <w:noProof w:val="0"/>
              </w:rPr>
              <w:t>O</w:t>
            </w:r>
          </w:p>
        </w:tc>
        <w:tc>
          <w:tcPr>
            <w:tcW w:w="872" w:type="dxa"/>
          </w:tcPr>
          <w:p w14:paraId="6C8100D2" w14:textId="77777777" w:rsidR="007A1F44" w:rsidRPr="00A03C55" w:rsidRDefault="007A1F44" w:rsidP="00B6518F">
            <w:pPr>
              <w:pStyle w:val="TableEntry"/>
              <w:rPr>
                <w:noProof w:val="0"/>
              </w:rPr>
            </w:pPr>
            <w:r w:rsidRPr="00A03C55">
              <w:rPr>
                <w:noProof w:val="0"/>
              </w:rPr>
              <w:t>[0..*]</w:t>
            </w:r>
          </w:p>
        </w:tc>
        <w:tc>
          <w:tcPr>
            <w:tcW w:w="1701" w:type="dxa"/>
          </w:tcPr>
          <w:p w14:paraId="2C097652" w14:textId="77777777" w:rsidR="007A1F44" w:rsidRPr="00A03C55" w:rsidRDefault="007A1F44" w:rsidP="00A66DA8">
            <w:pPr>
              <w:pStyle w:val="TableEntry"/>
              <w:jc w:val="center"/>
              <w:rPr>
                <w:noProof w:val="0"/>
              </w:rPr>
            </w:pPr>
            <w:r w:rsidRPr="00A03C55">
              <w:rPr>
                <w:noProof w:val="0"/>
              </w:rPr>
              <w:t>3</w:t>
            </w:r>
          </w:p>
        </w:tc>
      </w:tr>
      <w:tr w:rsidR="007A1F44" w:rsidRPr="00A03C55" w14:paraId="39CD0988" w14:textId="77777777">
        <w:trPr>
          <w:cantSplit/>
          <w:jc w:val="center"/>
        </w:trPr>
        <w:tc>
          <w:tcPr>
            <w:tcW w:w="1951" w:type="dxa"/>
          </w:tcPr>
          <w:p w14:paraId="4546EEB7" w14:textId="77777777" w:rsidR="007A1F44" w:rsidRPr="00A03C55" w:rsidRDefault="007A1F44" w:rsidP="00B609B2">
            <w:pPr>
              <w:pStyle w:val="TableEntry"/>
              <w:rPr>
                <w:noProof w:val="0"/>
              </w:rPr>
            </w:pPr>
            <w:r w:rsidRPr="00A03C55">
              <w:rPr>
                <w:noProof w:val="0"/>
              </w:rPr>
              <w:t>OBX</w:t>
            </w:r>
          </w:p>
        </w:tc>
        <w:tc>
          <w:tcPr>
            <w:tcW w:w="3544" w:type="dxa"/>
          </w:tcPr>
          <w:p w14:paraId="4D40C3F7" w14:textId="77777777" w:rsidR="007A1F44" w:rsidRPr="00A03C55" w:rsidRDefault="007A1F44" w:rsidP="00B609B2">
            <w:pPr>
              <w:pStyle w:val="TableEntry"/>
              <w:rPr>
                <w:noProof w:val="0"/>
              </w:rPr>
            </w:pPr>
            <w:r w:rsidRPr="00A03C55">
              <w:rPr>
                <w:noProof w:val="0"/>
              </w:rPr>
              <w:t>Observation/Result</w:t>
            </w:r>
          </w:p>
        </w:tc>
        <w:tc>
          <w:tcPr>
            <w:tcW w:w="971" w:type="dxa"/>
          </w:tcPr>
          <w:p w14:paraId="48AAB146" w14:textId="77777777" w:rsidR="007A1F44" w:rsidRPr="00A03C55" w:rsidRDefault="007A1F44" w:rsidP="00B6518F">
            <w:pPr>
              <w:pStyle w:val="TableEntry"/>
              <w:rPr>
                <w:noProof w:val="0"/>
              </w:rPr>
            </w:pPr>
            <w:r w:rsidRPr="00A03C55">
              <w:rPr>
                <w:noProof w:val="0"/>
              </w:rPr>
              <w:t>O</w:t>
            </w:r>
          </w:p>
        </w:tc>
        <w:tc>
          <w:tcPr>
            <w:tcW w:w="872" w:type="dxa"/>
          </w:tcPr>
          <w:p w14:paraId="575F9C66" w14:textId="77777777" w:rsidR="007A1F44" w:rsidRPr="00A03C55" w:rsidRDefault="007A1F44" w:rsidP="00B6518F">
            <w:pPr>
              <w:pStyle w:val="TableEntry"/>
              <w:rPr>
                <w:noProof w:val="0"/>
              </w:rPr>
            </w:pPr>
            <w:r w:rsidRPr="00A03C55">
              <w:rPr>
                <w:noProof w:val="0"/>
              </w:rPr>
              <w:t>[0..*]</w:t>
            </w:r>
          </w:p>
        </w:tc>
        <w:tc>
          <w:tcPr>
            <w:tcW w:w="1701" w:type="dxa"/>
          </w:tcPr>
          <w:p w14:paraId="09FFEA52" w14:textId="77777777" w:rsidR="007A1F44" w:rsidRPr="00A03C55" w:rsidRDefault="007A1F44" w:rsidP="00A66DA8">
            <w:pPr>
              <w:pStyle w:val="TableEntry"/>
              <w:jc w:val="center"/>
              <w:rPr>
                <w:noProof w:val="0"/>
              </w:rPr>
            </w:pPr>
            <w:r w:rsidRPr="00A03C55">
              <w:rPr>
                <w:noProof w:val="0"/>
              </w:rPr>
              <w:t>7</w:t>
            </w:r>
          </w:p>
        </w:tc>
      </w:tr>
    </w:tbl>
    <w:p w14:paraId="09F373A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2" w:name="_Toc174249245"/>
      <w:r w:rsidRPr="00A03C55">
        <w:rPr>
          <w:noProof w:val="0"/>
        </w:rPr>
        <w:t>Comments on segment usage</w:t>
      </w:r>
      <w:bookmarkEnd w:id="452"/>
    </w:p>
    <w:p w14:paraId="5BA8D849" w14:textId="77777777" w:rsidR="007A1F44" w:rsidRPr="00A03C55" w:rsidRDefault="007A1F44">
      <w:r w:rsidRPr="00A03C55">
        <w:t>One or more OBX segments may be present to carry “permanent observations” such as the patient weight or height.</w:t>
      </w:r>
    </w:p>
    <w:p w14:paraId="777E43B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3" w:name="_Toc174249246"/>
      <w:r w:rsidRPr="00A03C55">
        <w:rPr>
          <w:noProof w:val="0"/>
        </w:rPr>
        <w:t>Expected actions</w:t>
      </w:r>
      <w:bookmarkEnd w:id="453"/>
    </w:p>
    <w:p w14:paraId="41F852C4" w14:textId="77777777" w:rsidR="007A1F44" w:rsidRPr="00A03C55" w:rsidRDefault="007A1F44">
      <w:r w:rsidRPr="00A03C55">
        <w:t>The receiver shall reset the patient’s status to its value prior to the receipt of the “pending discharge” message.</w:t>
      </w:r>
    </w:p>
    <w:p w14:paraId="6E8C0523" w14:textId="77777777" w:rsidR="007A1F44" w:rsidRPr="00A03C55" w:rsidRDefault="007A1F44">
      <w:r w:rsidRPr="00A03C55">
        <w:lastRenderedPageBreak/>
        <w:t>The receiver shall report the result of this operation (success / error) in an acknowledgment message returned to the sender.</w:t>
      </w:r>
    </w:p>
    <w:p w14:paraId="0CAE0B0D" w14:textId="77777777" w:rsidR="007A1F44" w:rsidRPr="00A03C55" w:rsidRDefault="007A1F44">
      <w:r w:rsidRPr="00A03C55">
        <w:t>In case this Movement conflicts with the current situation of the patient (no pending discharge known, or no active inpatient encounter, or patient unknown) the message is discarded, and no error condition is raised.</w:t>
      </w:r>
    </w:p>
    <w:p w14:paraId="0BEAA49A" w14:textId="77777777" w:rsidR="007A1F44" w:rsidRPr="00A03C55" w:rsidRDefault="007A1F44">
      <w:r w:rsidRPr="00A03C55">
        <w:t>If the receiver does not support the Pending Event Management Option of this transaction, it shall application-reject the message (see ITI TF-2x: C.2.3).</w:t>
      </w:r>
    </w:p>
    <w:p w14:paraId="43B9683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54" w:name="_Toc174249247"/>
      <w:bookmarkStart w:id="455" w:name="_Toc398544189"/>
      <w:r w:rsidRPr="00A03C55">
        <w:rPr>
          <w:noProof w:val="0"/>
        </w:rPr>
        <w:t>Change Attending Doctor – ADT^A54^ADT_A54</w:t>
      </w:r>
      <w:bookmarkEnd w:id="454"/>
      <w:bookmarkEnd w:id="455"/>
    </w:p>
    <w:p w14:paraId="3AE099C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6" w:name="_Toc174249248"/>
      <w:r w:rsidRPr="00A03C55">
        <w:rPr>
          <w:noProof w:val="0"/>
        </w:rPr>
        <w:t>Trigger Event</w:t>
      </w:r>
      <w:bookmarkEnd w:id="456"/>
    </w:p>
    <w:p w14:paraId="5578CBF9" w14:textId="77777777" w:rsidR="007A1F44" w:rsidRPr="00A03C55" w:rsidRDefault="007A1F44">
      <w:r w:rsidRPr="00A03C55">
        <w:t>This message is sent by a Patient Encounter Supplier to notify a Patient Encounter Consumer that there has been a change in the doctor responsible for the patient’s treatment.</w:t>
      </w:r>
    </w:p>
    <w:p w14:paraId="1635F763" w14:textId="77777777" w:rsidR="007A1F44" w:rsidRPr="00A03C55" w:rsidRDefault="007A1F44">
      <w:r w:rsidRPr="00A03C55">
        <w:t xml:space="preserve">MSH-9 is valued </w:t>
      </w:r>
      <w:r w:rsidRPr="00A03C55">
        <w:rPr>
          <w:b/>
          <w:bCs/>
        </w:rPr>
        <w:t>ADT^A54^ADT_A54</w:t>
      </w:r>
      <w:r w:rsidRPr="00A03C55">
        <w:t>.</w:t>
      </w:r>
    </w:p>
    <w:p w14:paraId="2F6041F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7" w:name="_Toc174249249"/>
      <w:r w:rsidRPr="00A03C55">
        <w:rPr>
          <w:noProof w:val="0"/>
        </w:rPr>
        <w:t>Message Static Definition</w:t>
      </w:r>
      <w:bookmarkEnd w:id="457"/>
    </w:p>
    <w:p w14:paraId="292D1035" w14:textId="77777777" w:rsidR="007A1F44" w:rsidRPr="00A03C55" w:rsidRDefault="007A1F44">
      <w:pPr>
        <w:pStyle w:val="TableTitle"/>
        <w:rPr>
          <w:noProof w:val="0"/>
        </w:rPr>
      </w:pPr>
      <w:r w:rsidRPr="00A03C55">
        <w:rPr>
          <w:noProof w:val="0"/>
        </w:rPr>
        <w:t>Table 3.31-25: Static definition of message ADT^A54^ADT_A54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9A48829" w14:textId="77777777">
        <w:trPr>
          <w:cantSplit/>
          <w:tblHeader/>
          <w:jc w:val="center"/>
        </w:trPr>
        <w:tc>
          <w:tcPr>
            <w:tcW w:w="1951" w:type="dxa"/>
            <w:shd w:val="clear" w:color="auto" w:fill="D9D9D9"/>
          </w:tcPr>
          <w:p w14:paraId="40D3831E"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D59E2C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4C5DADB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40DDC22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66F5F37" w14:textId="77777777" w:rsidR="007A1F44" w:rsidRPr="00A03C55" w:rsidRDefault="007A1F44" w:rsidP="00A53067">
            <w:pPr>
              <w:pStyle w:val="TableEntryHeader"/>
              <w:rPr>
                <w:noProof w:val="0"/>
              </w:rPr>
            </w:pPr>
            <w:r w:rsidRPr="00A03C55">
              <w:rPr>
                <w:noProof w:val="0"/>
              </w:rPr>
              <w:t>HL7 chapter</w:t>
            </w:r>
          </w:p>
        </w:tc>
      </w:tr>
      <w:tr w:rsidR="007A1F44" w:rsidRPr="00A03C55" w14:paraId="2A9BE05F" w14:textId="77777777">
        <w:trPr>
          <w:cantSplit/>
          <w:jc w:val="center"/>
        </w:trPr>
        <w:tc>
          <w:tcPr>
            <w:tcW w:w="1951" w:type="dxa"/>
          </w:tcPr>
          <w:p w14:paraId="48087C2A" w14:textId="77777777" w:rsidR="007A1F44" w:rsidRPr="00A03C55" w:rsidRDefault="007A1F44" w:rsidP="00B609B2">
            <w:pPr>
              <w:pStyle w:val="TableEntry"/>
              <w:rPr>
                <w:noProof w:val="0"/>
              </w:rPr>
            </w:pPr>
            <w:r w:rsidRPr="00A03C55">
              <w:rPr>
                <w:noProof w:val="0"/>
              </w:rPr>
              <w:t>MSH</w:t>
            </w:r>
          </w:p>
        </w:tc>
        <w:tc>
          <w:tcPr>
            <w:tcW w:w="3544" w:type="dxa"/>
          </w:tcPr>
          <w:p w14:paraId="089026FC" w14:textId="77777777" w:rsidR="007A1F44" w:rsidRPr="00A03C55" w:rsidRDefault="007A1F44" w:rsidP="00B609B2">
            <w:pPr>
              <w:pStyle w:val="TableEntry"/>
              <w:rPr>
                <w:noProof w:val="0"/>
              </w:rPr>
            </w:pPr>
            <w:r w:rsidRPr="00A03C55">
              <w:rPr>
                <w:noProof w:val="0"/>
              </w:rPr>
              <w:t>Message Header</w:t>
            </w:r>
          </w:p>
        </w:tc>
        <w:tc>
          <w:tcPr>
            <w:tcW w:w="971" w:type="dxa"/>
          </w:tcPr>
          <w:p w14:paraId="1D344F37" w14:textId="77777777" w:rsidR="007A1F44" w:rsidRPr="00A03C55" w:rsidRDefault="007A1F44" w:rsidP="00B6518F">
            <w:pPr>
              <w:pStyle w:val="TableEntry"/>
              <w:rPr>
                <w:noProof w:val="0"/>
              </w:rPr>
            </w:pPr>
            <w:r w:rsidRPr="00A03C55">
              <w:rPr>
                <w:noProof w:val="0"/>
              </w:rPr>
              <w:t>R</w:t>
            </w:r>
          </w:p>
        </w:tc>
        <w:tc>
          <w:tcPr>
            <w:tcW w:w="872" w:type="dxa"/>
          </w:tcPr>
          <w:p w14:paraId="7ACFB743" w14:textId="77777777" w:rsidR="007A1F44" w:rsidRPr="00A03C55" w:rsidRDefault="007A1F44" w:rsidP="00B6518F">
            <w:pPr>
              <w:pStyle w:val="TableEntry"/>
              <w:rPr>
                <w:noProof w:val="0"/>
              </w:rPr>
            </w:pPr>
            <w:r w:rsidRPr="00A03C55">
              <w:rPr>
                <w:noProof w:val="0"/>
              </w:rPr>
              <w:t>[1..1]</w:t>
            </w:r>
          </w:p>
        </w:tc>
        <w:tc>
          <w:tcPr>
            <w:tcW w:w="1701" w:type="dxa"/>
          </w:tcPr>
          <w:p w14:paraId="0DB66DB8" w14:textId="77777777" w:rsidR="007A1F44" w:rsidRPr="00A03C55" w:rsidRDefault="007A1F44" w:rsidP="00A66DA8">
            <w:pPr>
              <w:pStyle w:val="TableEntry"/>
              <w:jc w:val="center"/>
              <w:rPr>
                <w:noProof w:val="0"/>
              </w:rPr>
            </w:pPr>
            <w:r w:rsidRPr="00A03C55">
              <w:rPr>
                <w:noProof w:val="0"/>
              </w:rPr>
              <w:t>2</w:t>
            </w:r>
          </w:p>
        </w:tc>
      </w:tr>
      <w:tr w:rsidR="007A1F44" w:rsidRPr="00A03C55" w14:paraId="133AF96B" w14:textId="77777777">
        <w:trPr>
          <w:cantSplit/>
          <w:jc w:val="center"/>
        </w:trPr>
        <w:tc>
          <w:tcPr>
            <w:tcW w:w="1951" w:type="dxa"/>
          </w:tcPr>
          <w:p w14:paraId="38FB5CA7" w14:textId="77777777" w:rsidR="007A1F44" w:rsidRPr="00A03C55" w:rsidRDefault="007A1F44" w:rsidP="00B609B2">
            <w:pPr>
              <w:pStyle w:val="TableEntry"/>
              <w:rPr>
                <w:noProof w:val="0"/>
              </w:rPr>
            </w:pPr>
            <w:r w:rsidRPr="00A03C55">
              <w:rPr>
                <w:noProof w:val="0"/>
              </w:rPr>
              <w:t>SFT</w:t>
            </w:r>
          </w:p>
        </w:tc>
        <w:tc>
          <w:tcPr>
            <w:tcW w:w="3544" w:type="dxa"/>
          </w:tcPr>
          <w:p w14:paraId="1E1E38BA" w14:textId="77777777" w:rsidR="007A1F44" w:rsidRPr="00A03C55" w:rsidRDefault="007A1F44" w:rsidP="00A0052B">
            <w:pPr>
              <w:pStyle w:val="TableEntry"/>
              <w:rPr>
                <w:noProof w:val="0"/>
              </w:rPr>
            </w:pPr>
            <w:r w:rsidRPr="00A03C55">
              <w:rPr>
                <w:noProof w:val="0"/>
              </w:rPr>
              <w:t>Software Segment</w:t>
            </w:r>
          </w:p>
        </w:tc>
        <w:tc>
          <w:tcPr>
            <w:tcW w:w="971" w:type="dxa"/>
          </w:tcPr>
          <w:p w14:paraId="08730B0B" w14:textId="77777777" w:rsidR="007A1F44" w:rsidRPr="00A03C55" w:rsidRDefault="007A1F44" w:rsidP="00B6518F">
            <w:pPr>
              <w:pStyle w:val="TableEntry"/>
              <w:rPr>
                <w:noProof w:val="0"/>
              </w:rPr>
            </w:pPr>
            <w:r w:rsidRPr="00A03C55">
              <w:rPr>
                <w:noProof w:val="0"/>
              </w:rPr>
              <w:t>O</w:t>
            </w:r>
          </w:p>
        </w:tc>
        <w:tc>
          <w:tcPr>
            <w:tcW w:w="872" w:type="dxa"/>
          </w:tcPr>
          <w:p w14:paraId="407B65CF" w14:textId="77777777" w:rsidR="007A1F44" w:rsidRPr="00A03C55" w:rsidRDefault="007A1F44" w:rsidP="00B6518F">
            <w:pPr>
              <w:pStyle w:val="TableEntry"/>
              <w:rPr>
                <w:noProof w:val="0"/>
              </w:rPr>
            </w:pPr>
            <w:r w:rsidRPr="00A03C55">
              <w:rPr>
                <w:noProof w:val="0"/>
              </w:rPr>
              <w:t>[0..*]</w:t>
            </w:r>
          </w:p>
        </w:tc>
        <w:tc>
          <w:tcPr>
            <w:tcW w:w="1701" w:type="dxa"/>
          </w:tcPr>
          <w:p w14:paraId="58FD949C" w14:textId="77777777" w:rsidR="007A1F44" w:rsidRPr="00A03C55" w:rsidRDefault="007A1F44" w:rsidP="00A66DA8">
            <w:pPr>
              <w:pStyle w:val="TableEntry"/>
              <w:jc w:val="center"/>
              <w:rPr>
                <w:noProof w:val="0"/>
              </w:rPr>
            </w:pPr>
            <w:r w:rsidRPr="00A03C55">
              <w:rPr>
                <w:noProof w:val="0"/>
              </w:rPr>
              <w:t>2</w:t>
            </w:r>
          </w:p>
        </w:tc>
      </w:tr>
      <w:tr w:rsidR="007A1F44" w:rsidRPr="00A03C55" w14:paraId="67EC4889" w14:textId="77777777">
        <w:trPr>
          <w:cantSplit/>
          <w:jc w:val="center"/>
        </w:trPr>
        <w:tc>
          <w:tcPr>
            <w:tcW w:w="1951" w:type="dxa"/>
          </w:tcPr>
          <w:p w14:paraId="587F420E" w14:textId="77777777" w:rsidR="007A1F44" w:rsidRPr="00A03C55" w:rsidRDefault="007A1F44" w:rsidP="00B609B2">
            <w:pPr>
              <w:pStyle w:val="TableEntry"/>
              <w:rPr>
                <w:noProof w:val="0"/>
              </w:rPr>
            </w:pPr>
            <w:r w:rsidRPr="00A03C55">
              <w:rPr>
                <w:noProof w:val="0"/>
              </w:rPr>
              <w:t>EVN</w:t>
            </w:r>
          </w:p>
        </w:tc>
        <w:tc>
          <w:tcPr>
            <w:tcW w:w="3544" w:type="dxa"/>
          </w:tcPr>
          <w:p w14:paraId="2515F82B" w14:textId="77777777" w:rsidR="007A1F44" w:rsidRPr="00A03C55" w:rsidRDefault="007A1F44" w:rsidP="00A0052B">
            <w:pPr>
              <w:pStyle w:val="TableEntry"/>
              <w:rPr>
                <w:noProof w:val="0"/>
              </w:rPr>
            </w:pPr>
            <w:r w:rsidRPr="00A03C55">
              <w:rPr>
                <w:noProof w:val="0"/>
              </w:rPr>
              <w:t>Event Type</w:t>
            </w:r>
          </w:p>
        </w:tc>
        <w:tc>
          <w:tcPr>
            <w:tcW w:w="971" w:type="dxa"/>
          </w:tcPr>
          <w:p w14:paraId="56DE3E5F" w14:textId="77777777" w:rsidR="007A1F44" w:rsidRPr="00A03C55" w:rsidRDefault="007A1F44" w:rsidP="00B6518F">
            <w:pPr>
              <w:pStyle w:val="TableEntry"/>
              <w:rPr>
                <w:noProof w:val="0"/>
              </w:rPr>
            </w:pPr>
            <w:r w:rsidRPr="00A03C55">
              <w:rPr>
                <w:noProof w:val="0"/>
              </w:rPr>
              <w:t>R</w:t>
            </w:r>
          </w:p>
        </w:tc>
        <w:tc>
          <w:tcPr>
            <w:tcW w:w="872" w:type="dxa"/>
          </w:tcPr>
          <w:p w14:paraId="270B978F" w14:textId="77777777" w:rsidR="007A1F44" w:rsidRPr="00A03C55" w:rsidRDefault="007A1F44" w:rsidP="00B6518F">
            <w:pPr>
              <w:pStyle w:val="TableEntry"/>
              <w:rPr>
                <w:noProof w:val="0"/>
              </w:rPr>
            </w:pPr>
            <w:r w:rsidRPr="00A03C55">
              <w:rPr>
                <w:noProof w:val="0"/>
              </w:rPr>
              <w:t>[1..1]</w:t>
            </w:r>
          </w:p>
        </w:tc>
        <w:tc>
          <w:tcPr>
            <w:tcW w:w="1701" w:type="dxa"/>
          </w:tcPr>
          <w:p w14:paraId="02C202A6" w14:textId="77777777" w:rsidR="007A1F44" w:rsidRPr="00A03C55" w:rsidRDefault="007A1F44" w:rsidP="00A66DA8">
            <w:pPr>
              <w:pStyle w:val="TableEntry"/>
              <w:jc w:val="center"/>
              <w:rPr>
                <w:noProof w:val="0"/>
              </w:rPr>
            </w:pPr>
            <w:r w:rsidRPr="00A03C55">
              <w:rPr>
                <w:noProof w:val="0"/>
              </w:rPr>
              <w:t>2</w:t>
            </w:r>
          </w:p>
        </w:tc>
      </w:tr>
      <w:tr w:rsidR="007A1F44" w:rsidRPr="00A03C55" w14:paraId="6BCF7CA6" w14:textId="77777777">
        <w:trPr>
          <w:cantSplit/>
          <w:jc w:val="center"/>
        </w:trPr>
        <w:tc>
          <w:tcPr>
            <w:tcW w:w="1951" w:type="dxa"/>
          </w:tcPr>
          <w:p w14:paraId="6EA78C61" w14:textId="77777777" w:rsidR="007A1F44" w:rsidRPr="00A03C55" w:rsidRDefault="007A1F44" w:rsidP="00B609B2">
            <w:pPr>
              <w:pStyle w:val="TableEntry"/>
              <w:rPr>
                <w:noProof w:val="0"/>
              </w:rPr>
            </w:pPr>
            <w:r w:rsidRPr="00A03C55">
              <w:rPr>
                <w:noProof w:val="0"/>
              </w:rPr>
              <w:t>PID</w:t>
            </w:r>
          </w:p>
        </w:tc>
        <w:tc>
          <w:tcPr>
            <w:tcW w:w="3544" w:type="dxa"/>
          </w:tcPr>
          <w:p w14:paraId="2CC16990" w14:textId="77777777" w:rsidR="007A1F44" w:rsidRPr="00A03C55" w:rsidRDefault="007A1F44" w:rsidP="00A0052B">
            <w:pPr>
              <w:pStyle w:val="TableEntry"/>
              <w:rPr>
                <w:noProof w:val="0"/>
              </w:rPr>
            </w:pPr>
            <w:r w:rsidRPr="00A03C55">
              <w:rPr>
                <w:noProof w:val="0"/>
              </w:rPr>
              <w:t>Patient Identification</w:t>
            </w:r>
          </w:p>
        </w:tc>
        <w:tc>
          <w:tcPr>
            <w:tcW w:w="971" w:type="dxa"/>
          </w:tcPr>
          <w:p w14:paraId="12FB8AC3" w14:textId="77777777" w:rsidR="007A1F44" w:rsidRPr="00A03C55" w:rsidRDefault="007A1F44" w:rsidP="00B6518F">
            <w:pPr>
              <w:pStyle w:val="TableEntry"/>
              <w:rPr>
                <w:noProof w:val="0"/>
              </w:rPr>
            </w:pPr>
            <w:r w:rsidRPr="00A03C55">
              <w:rPr>
                <w:noProof w:val="0"/>
              </w:rPr>
              <w:t>R</w:t>
            </w:r>
          </w:p>
        </w:tc>
        <w:tc>
          <w:tcPr>
            <w:tcW w:w="872" w:type="dxa"/>
          </w:tcPr>
          <w:p w14:paraId="57071F53" w14:textId="77777777" w:rsidR="007A1F44" w:rsidRPr="00A03C55" w:rsidRDefault="007A1F44" w:rsidP="00B6518F">
            <w:pPr>
              <w:pStyle w:val="TableEntry"/>
              <w:rPr>
                <w:noProof w:val="0"/>
              </w:rPr>
            </w:pPr>
            <w:r w:rsidRPr="00A03C55">
              <w:rPr>
                <w:noProof w:val="0"/>
              </w:rPr>
              <w:t>[1..1]</w:t>
            </w:r>
          </w:p>
        </w:tc>
        <w:tc>
          <w:tcPr>
            <w:tcW w:w="1701" w:type="dxa"/>
          </w:tcPr>
          <w:p w14:paraId="47498DBE" w14:textId="77777777" w:rsidR="007A1F44" w:rsidRPr="00A03C55" w:rsidRDefault="007A1F44" w:rsidP="00A66DA8">
            <w:pPr>
              <w:pStyle w:val="TableEntry"/>
              <w:jc w:val="center"/>
              <w:rPr>
                <w:noProof w:val="0"/>
              </w:rPr>
            </w:pPr>
            <w:r w:rsidRPr="00A03C55">
              <w:rPr>
                <w:noProof w:val="0"/>
              </w:rPr>
              <w:t>3</w:t>
            </w:r>
          </w:p>
        </w:tc>
      </w:tr>
      <w:tr w:rsidR="007A1F44" w:rsidRPr="00A03C55" w14:paraId="64458CC5" w14:textId="77777777">
        <w:trPr>
          <w:cantSplit/>
          <w:jc w:val="center"/>
        </w:trPr>
        <w:tc>
          <w:tcPr>
            <w:tcW w:w="1951" w:type="dxa"/>
          </w:tcPr>
          <w:p w14:paraId="11EDE937" w14:textId="77777777" w:rsidR="007A1F44" w:rsidRPr="00A03C55" w:rsidRDefault="007A1F44" w:rsidP="00B609B2">
            <w:pPr>
              <w:pStyle w:val="TableEntry"/>
              <w:rPr>
                <w:noProof w:val="0"/>
              </w:rPr>
            </w:pPr>
            <w:r w:rsidRPr="00A03C55">
              <w:rPr>
                <w:noProof w:val="0"/>
              </w:rPr>
              <w:t>PD1</w:t>
            </w:r>
          </w:p>
        </w:tc>
        <w:tc>
          <w:tcPr>
            <w:tcW w:w="3544" w:type="dxa"/>
          </w:tcPr>
          <w:p w14:paraId="6F188EA9" w14:textId="77777777" w:rsidR="007A1F44" w:rsidRPr="00A03C55" w:rsidRDefault="007A1F44" w:rsidP="00A0052B">
            <w:pPr>
              <w:pStyle w:val="TableEntry"/>
              <w:rPr>
                <w:noProof w:val="0"/>
              </w:rPr>
            </w:pPr>
            <w:r w:rsidRPr="00A03C55">
              <w:rPr>
                <w:noProof w:val="0"/>
              </w:rPr>
              <w:t>Additional Demographics</w:t>
            </w:r>
          </w:p>
        </w:tc>
        <w:tc>
          <w:tcPr>
            <w:tcW w:w="971" w:type="dxa"/>
          </w:tcPr>
          <w:p w14:paraId="1C25E5A1" w14:textId="77777777" w:rsidR="007A1F44" w:rsidRPr="00A03C55" w:rsidRDefault="007A1F44" w:rsidP="00B6518F">
            <w:pPr>
              <w:pStyle w:val="TableEntry"/>
              <w:rPr>
                <w:noProof w:val="0"/>
              </w:rPr>
            </w:pPr>
            <w:r w:rsidRPr="00A03C55">
              <w:rPr>
                <w:noProof w:val="0"/>
              </w:rPr>
              <w:t>O</w:t>
            </w:r>
          </w:p>
        </w:tc>
        <w:tc>
          <w:tcPr>
            <w:tcW w:w="872" w:type="dxa"/>
          </w:tcPr>
          <w:p w14:paraId="74E70B41" w14:textId="77777777" w:rsidR="007A1F44" w:rsidRPr="00A03C55" w:rsidRDefault="007A1F44" w:rsidP="00B6518F">
            <w:pPr>
              <w:pStyle w:val="TableEntry"/>
              <w:rPr>
                <w:noProof w:val="0"/>
              </w:rPr>
            </w:pPr>
            <w:r w:rsidRPr="00A03C55">
              <w:rPr>
                <w:noProof w:val="0"/>
              </w:rPr>
              <w:t>[0..1]</w:t>
            </w:r>
          </w:p>
        </w:tc>
        <w:tc>
          <w:tcPr>
            <w:tcW w:w="1701" w:type="dxa"/>
          </w:tcPr>
          <w:p w14:paraId="5EA7BE8A" w14:textId="77777777" w:rsidR="007A1F44" w:rsidRPr="00A03C55" w:rsidRDefault="007A1F44" w:rsidP="00A66DA8">
            <w:pPr>
              <w:pStyle w:val="TableEntry"/>
              <w:jc w:val="center"/>
              <w:rPr>
                <w:noProof w:val="0"/>
              </w:rPr>
            </w:pPr>
            <w:r w:rsidRPr="00A03C55">
              <w:rPr>
                <w:noProof w:val="0"/>
              </w:rPr>
              <w:t>3</w:t>
            </w:r>
          </w:p>
        </w:tc>
      </w:tr>
      <w:tr w:rsidR="007A1F44" w:rsidRPr="00A03C55" w14:paraId="77093316" w14:textId="77777777">
        <w:trPr>
          <w:cantSplit/>
          <w:jc w:val="center"/>
        </w:trPr>
        <w:tc>
          <w:tcPr>
            <w:tcW w:w="1951" w:type="dxa"/>
          </w:tcPr>
          <w:p w14:paraId="5B365D32" w14:textId="77777777" w:rsidR="007A1F44" w:rsidRPr="00A03C55" w:rsidRDefault="007A1F44" w:rsidP="00B609B2">
            <w:pPr>
              <w:pStyle w:val="TableEntry"/>
              <w:rPr>
                <w:noProof w:val="0"/>
              </w:rPr>
            </w:pPr>
            <w:r w:rsidRPr="00A03C55">
              <w:rPr>
                <w:noProof w:val="0"/>
              </w:rPr>
              <w:t>ROL</w:t>
            </w:r>
          </w:p>
        </w:tc>
        <w:tc>
          <w:tcPr>
            <w:tcW w:w="3544" w:type="dxa"/>
          </w:tcPr>
          <w:p w14:paraId="4FA23C20" w14:textId="77777777" w:rsidR="007A1F44" w:rsidRPr="00A03C55" w:rsidRDefault="007A1F44" w:rsidP="00B609B2">
            <w:pPr>
              <w:pStyle w:val="TableEntry"/>
              <w:rPr>
                <w:noProof w:val="0"/>
              </w:rPr>
            </w:pPr>
            <w:r w:rsidRPr="00A03C55">
              <w:rPr>
                <w:noProof w:val="0"/>
              </w:rPr>
              <w:t>Role</w:t>
            </w:r>
          </w:p>
        </w:tc>
        <w:tc>
          <w:tcPr>
            <w:tcW w:w="971" w:type="dxa"/>
          </w:tcPr>
          <w:p w14:paraId="1DE98639" w14:textId="77777777" w:rsidR="007A1F44" w:rsidRPr="00A03C55" w:rsidRDefault="007A1F44" w:rsidP="00B6518F">
            <w:pPr>
              <w:pStyle w:val="TableEntry"/>
              <w:rPr>
                <w:noProof w:val="0"/>
              </w:rPr>
            </w:pPr>
            <w:r w:rsidRPr="00A03C55">
              <w:rPr>
                <w:noProof w:val="0"/>
              </w:rPr>
              <w:t>O</w:t>
            </w:r>
          </w:p>
        </w:tc>
        <w:tc>
          <w:tcPr>
            <w:tcW w:w="872" w:type="dxa"/>
          </w:tcPr>
          <w:p w14:paraId="22CEF015" w14:textId="77777777" w:rsidR="007A1F44" w:rsidRPr="00A03C55" w:rsidRDefault="007A1F44" w:rsidP="00B6518F">
            <w:pPr>
              <w:pStyle w:val="TableEntry"/>
              <w:rPr>
                <w:noProof w:val="0"/>
              </w:rPr>
            </w:pPr>
            <w:r w:rsidRPr="00A03C55">
              <w:rPr>
                <w:noProof w:val="0"/>
              </w:rPr>
              <w:t>[0..*]</w:t>
            </w:r>
          </w:p>
        </w:tc>
        <w:tc>
          <w:tcPr>
            <w:tcW w:w="1701" w:type="dxa"/>
          </w:tcPr>
          <w:p w14:paraId="77DD1205" w14:textId="77777777" w:rsidR="007A1F44" w:rsidRPr="00A03C55" w:rsidRDefault="007A1F44" w:rsidP="00A66DA8">
            <w:pPr>
              <w:pStyle w:val="TableEntry"/>
              <w:jc w:val="center"/>
              <w:rPr>
                <w:noProof w:val="0"/>
              </w:rPr>
            </w:pPr>
            <w:r w:rsidRPr="00A03C55">
              <w:rPr>
                <w:noProof w:val="0"/>
              </w:rPr>
              <w:t>15</w:t>
            </w:r>
          </w:p>
        </w:tc>
      </w:tr>
      <w:tr w:rsidR="007A1F44" w:rsidRPr="00A03C55" w14:paraId="78B1BDBE" w14:textId="77777777">
        <w:trPr>
          <w:cantSplit/>
          <w:jc w:val="center"/>
        </w:trPr>
        <w:tc>
          <w:tcPr>
            <w:tcW w:w="1951" w:type="dxa"/>
          </w:tcPr>
          <w:p w14:paraId="36F9DB23" w14:textId="77777777" w:rsidR="007A1F44" w:rsidRPr="00A03C55" w:rsidRDefault="007A1F44" w:rsidP="00B609B2">
            <w:pPr>
              <w:pStyle w:val="TableEntry"/>
              <w:rPr>
                <w:noProof w:val="0"/>
              </w:rPr>
            </w:pPr>
            <w:r w:rsidRPr="00A03C55">
              <w:rPr>
                <w:noProof w:val="0"/>
              </w:rPr>
              <w:t>PV1</w:t>
            </w:r>
          </w:p>
        </w:tc>
        <w:tc>
          <w:tcPr>
            <w:tcW w:w="3544" w:type="dxa"/>
          </w:tcPr>
          <w:p w14:paraId="2A58A934" w14:textId="77777777" w:rsidR="007A1F44" w:rsidRPr="00A03C55" w:rsidRDefault="007A1F44" w:rsidP="00B609B2">
            <w:pPr>
              <w:pStyle w:val="TableEntry"/>
              <w:rPr>
                <w:noProof w:val="0"/>
              </w:rPr>
            </w:pPr>
            <w:r w:rsidRPr="00A03C55">
              <w:rPr>
                <w:noProof w:val="0"/>
              </w:rPr>
              <w:t>Patient Visit</w:t>
            </w:r>
          </w:p>
        </w:tc>
        <w:tc>
          <w:tcPr>
            <w:tcW w:w="971" w:type="dxa"/>
          </w:tcPr>
          <w:p w14:paraId="2660016A" w14:textId="77777777" w:rsidR="007A1F44" w:rsidRPr="00A03C55" w:rsidRDefault="007A1F44" w:rsidP="00B6518F">
            <w:pPr>
              <w:pStyle w:val="TableEntry"/>
              <w:rPr>
                <w:noProof w:val="0"/>
              </w:rPr>
            </w:pPr>
            <w:r w:rsidRPr="00A03C55">
              <w:rPr>
                <w:noProof w:val="0"/>
              </w:rPr>
              <w:t>R</w:t>
            </w:r>
          </w:p>
        </w:tc>
        <w:tc>
          <w:tcPr>
            <w:tcW w:w="872" w:type="dxa"/>
          </w:tcPr>
          <w:p w14:paraId="4C230AF6" w14:textId="77777777" w:rsidR="007A1F44" w:rsidRPr="00A03C55" w:rsidRDefault="007A1F44" w:rsidP="00B6518F">
            <w:pPr>
              <w:pStyle w:val="TableEntry"/>
              <w:rPr>
                <w:noProof w:val="0"/>
              </w:rPr>
            </w:pPr>
            <w:r w:rsidRPr="00A03C55">
              <w:rPr>
                <w:noProof w:val="0"/>
              </w:rPr>
              <w:t>[1..1]</w:t>
            </w:r>
          </w:p>
        </w:tc>
        <w:tc>
          <w:tcPr>
            <w:tcW w:w="1701" w:type="dxa"/>
          </w:tcPr>
          <w:p w14:paraId="776855D5" w14:textId="77777777" w:rsidR="007A1F44" w:rsidRPr="00A03C55" w:rsidRDefault="007A1F44" w:rsidP="00A66DA8">
            <w:pPr>
              <w:pStyle w:val="TableEntry"/>
              <w:jc w:val="center"/>
              <w:rPr>
                <w:noProof w:val="0"/>
              </w:rPr>
            </w:pPr>
            <w:r w:rsidRPr="00A03C55">
              <w:rPr>
                <w:noProof w:val="0"/>
              </w:rPr>
              <w:t>3</w:t>
            </w:r>
          </w:p>
        </w:tc>
      </w:tr>
      <w:tr w:rsidR="007A1F44" w:rsidRPr="00A03C55" w14:paraId="0DCC8E7E" w14:textId="77777777">
        <w:trPr>
          <w:cantSplit/>
          <w:jc w:val="center"/>
        </w:trPr>
        <w:tc>
          <w:tcPr>
            <w:tcW w:w="1951" w:type="dxa"/>
          </w:tcPr>
          <w:p w14:paraId="55C91B7B" w14:textId="77777777" w:rsidR="007A1F44" w:rsidRPr="00A03C55" w:rsidRDefault="007A1F44" w:rsidP="00B609B2">
            <w:pPr>
              <w:pStyle w:val="TableEntry"/>
              <w:rPr>
                <w:noProof w:val="0"/>
              </w:rPr>
            </w:pPr>
            <w:r w:rsidRPr="00A03C55">
              <w:rPr>
                <w:noProof w:val="0"/>
              </w:rPr>
              <w:t>PV2</w:t>
            </w:r>
          </w:p>
        </w:tc>
        <w:tc>
          <w:tcPr>
            <w:tcW w:w="3544" w:type="dxa"/>
          </w:tcPr>
          <w:p w14:paraId="1F302875"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158CE420" w14:textId="77777777" w:rsidR="007A1F44" w:rsidRPr="00A03C55" w:rsidRDefault="007A1F44" w:rsidP="00B6518F">
            <w:pPr>
              <w:pStyle w:val="TableEntry"/>
              <w:rPr>
                <w:noProof w:val="0"/>
              </w:rPr>
            </w:pPr>
            <w:r w:rsidRPr="00A03C55">
              <w:rPr>
                <w:noProof w:val="0"/>
              </w:rPr>
              <w:t>O</w:t>
            </w:r>
          </w:p>
        </w:tc>
        <w:tc>
          <w:tcPr>
            <w:tcW w:w="872" w:type="dxa"/>
          </w:tcPr>
          <w:p w14:paraId="59186E60" w14:textId="77777777" w:rsidR="007A1F44" w:rsidRPr="00A03C55" w:rsidRDefault="007A1F44" w:rsidP="00B6518F">
            <w:pPr>
              <w:pStyle w:val="TableEntry"/>
              <w:rPr>
                <w:noProof w:val="0"/>
              </w:rPr>
            </w:pPr>
            <w:r w:rsidRPr="00A03C55">
              <w:rPr>
                <w:noProof w:val="0"/>
              </w:rPr>
              <w:t>[0..1]</w:t>
            </w:r>
          </w:p>
        </w:tc>
        <w:tc>
          <w:tcPr>
            <w:tcW w:w="1701" w:type="dxa"/>
          </w:tcPr>
          <w:p w14:paraId="194F2F0C" w14:textId="77777777" w:rsidR="007A1F44" w:rsidRPr="00A03C55" w:rsidRDefault="007A1F44" w:rsidP="00A66DA8">
            <w:pPr>
              <w:pStyle w:val="TableEntry"/>
              <w:jc w:val="center"/>
              <w:rPr>
                <w:noProof w:val="0"/>
              </w:rPr>
            </w:pPr>
            <w:r w:rsidRPr="00A03C55">
              <w:rPr>
                <w:noProof w:val="0"/>
              </w:rPr>
              <w:t>3</w:t>
            </w:r>
          </w:p>
        </w:tc>
      </w:tr>
      <w:tr w:rsidR="007A1F44" w:rsidRPr="00A03C55" w14:paraId="1C287048" w14:textId="77777777">
        <w:trPr>
          <w:cantSplit/>
          <w:jc w:val="center"/>
        </w:trPr>
        <w:tc>
          <w:tcPr>
            <w:tcW w:w="1951" w:type="dxa"/>
          </w:tcPr>
          <w:p w14:paraId="7B8334E9" w14:textId="77777777" w:rsidR="007A1F44" w:rsidRPr="00A03C55" w:rsidRDefault="007A1F44" w:rsidP="00B609B2">
            <w:pPr>
              <w:pStyle w:val="TableEntry"/>
              <w:rPr>
                <w:noProof w:val="0"/>
              </w:rPr>
            </w:pPr>
            <w:r w:rsidRPr="00A03C55">
              <w:rPr>
                <w:noProof w:val="0"/>
              </w:rPr>
              <w:t>ROL</w:t>
            </w:r>
          </w:p>
        </w:tc>
        <w:tc>
          <w:tcPr>
            <w:tcW w:w="3544" w:type="dxa"/>
          </w:tcPr>
          <w:p w14:paraId="7391D73C" w14:textId="77777777" w:rsidR="007A1F44" w:rsidRPr="00A03C55" w:rsidRDefault="007A1F44" w:rsidP="00B609B2">
            <w:pPr>
              <w:pStyle w:val="TableEntry"/>
              <w:rPr>
                <w:noProof w:val="0"/>
              </w:rPr>
            </w:pPr>
            <w:r w:rsidRPr="00A03C55">
              <w:rPr>
                <w:noProof w:val="0"/>
              </w:rPr>
              <w:t>Role</w:t>
            </w:r>
          </w:p>
        </w:tc>
        <w:tc>
          <w:tcPr>
            <w:tcW w:w="971" w:type="dxa"/>
          </w:tcPr>
          <w:p w14:paraId="3CFB1E18" w14:textId="77777777" w:rsidR="007A1F44" w:rsidRPr="00A03C55" w:rsidRDefault="007A1F44" w:rsidP="00B6518F">
            <w:pPr>
              <w:pStyle w:val="TableEntry"/>
              <w:rPr>
                <w:noProof w:val="0"/>
              </w:rPr>
            </w:pPr>
            <w:r w:rsidRPr="00A03C55">
              <w:rPr>
                <w:noProof w:val="0"/>
              </w:rPr>
              <w:t>O</w:t>
            </w:r>
          </w:p>
        </w:tc>
        <w:tc>
          <w:tcPr>
            <w:tcW w:w="872" w:type="dxa"/>
          </w:tcPr>
          <w:p w14:paraId="08BE5DF5" w14:textId="77777777" w:rsidR="007A1F44" w:rsidRPr="00A03C55" w:rsidRDefault="007A1F44" w:rsidP="00B6518F">
            <w:pPr>
              <w:pStyle w:val="TableEntry"/>
              <w:rPr>
                <w:noProof w:val="0"/>
              </w:rPr>
            </w:pPr>
            <w:r w:rsidRPr="00A03C55">
              <w:rPr>
                <w:noProof w:val="0"/>
              </w:rPr>
              <w:t>[0..*]</w:t>
            </w:r>
          </w:p>
        </w:tc>
        <w:tc>
          <w:tcPr>
            <w:tcW w:w="1701" w:type="dxa"/>
          </w:tcPr>
          <w:p w14:paraId="0A272E50" w14:textId="77777777" w:rsidR="007A1F44" w:rsidRPr="00A03C55" w:rsidRDefault="007A1F44" w:rsidP="00A66DA8">
            <w:pPr>
              <w:pStyle w:val="TableEntry"/>
              <w:jc w:val="center"/>
              <w:rPr>
                <w:noProof w:val="0"/>
              </w:rPr>
            </w:pPr>
            <w:r w:rsidRPr="00A03C55">
              <w:rPr>
                <w:noProof w:val="0"/>
              </w:rPr>
              <w:t>15</w:t>
            </w:r>
          </w:p>
        </w:tc>
      </w:tr>
    </w:tbl>
    <w:p w14:paraId="56683CF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8" w:name="_Toc174249250"/>
      <w:r w:rsidRPr="00A03C55">
        <w:rPr>
          <w:noProof w:val="0"/>
        </w:rPr>
        <w:t>Comments on segment usage</w:t>
      </w:r>
      <w:bookmarkEnd w:id="458"/>
    </w:p>
    <w:p w14:paraId="77F8B702" w14:textId="77777777" w:rsidR="007A1F44" w:rsidRPr="00A03C55" w:rsidRDefault="007A1F44">
      <w:r w:rsidRPr="00A03C55">
        <w:t xml:space="preserve">Field </w:t>
      </w:r>
      <w:r w:rsidRPr="00A03C55">
        <w:rPr>
          <w:i/>
          <w:iCs/>
        </w:rPr>
        <w:t>PV1-7-attending doctor</w:t>
      </w:r>
      <w:r w:rsidRPr="00A03C55">
        <w:t xml:space="preserve"> shall contain the new attending doctor.</w:t>
      </w:r>
    </w:p>
    <w:p w14:paraId="1B91C6A8" w14:textId="77777777" w:rsidR="007A1F44" w:rsidRPr="00A03C55" w:rsidRDefault="007A1F44">
      <w:r w:rsidRPr="00A03C55">
        <w:t>Providers with an ongoing relationship may be communicated in ROL segments immediately following the PID/PD1 segments. Providers specific to an episode of care may be communicated in ROL segments immediately following the PV1/PV2 segments.</w:t>
      </w:r>
    </w:p>
    <w:p w14:paraId="427EE97B" w14:textId="77777777" w:rsidR="007A1F44" w:rsidRPr="00A03C55" w:rsidRDefault="007A1F44">
      <w:r w:rsidRPr="00A03C55">
        <w:t xml:space="preserve">Field </w:t>
      </w:r>
      <w:r w:rsidRPr="00A03C55">
        <w:rPr>
          <w:i/>
          <w:iCs/>
        </w:rPr>
        <w:t>ROL-4-role begin date/time</w:t>
      </w:r>
      <w:r w:rsidRPr="00A03C55">
        <w:t xml:space="preserve"> and </w:t>
      </w:r>
      <w:r w:rsidRPr="00A03C55">
        <w:rPr>
          <w:i/>
          <w:iCs/>
        </w:rPr>
        <w:t>ROL-5-role end date/time</w:t>
      </w:r>
      <w:r w:rsidRPr="00A03C55">
        <w:t xml:space="preserve"> are used to communicate the begin and end date and time of the attending doctor (or of the admitting, consulting, and/or referring doctor, as appropriate and as designated in </w:t>
      </w:r>
      <w:r w:rsidRPr="00A03C55">
        <w:rPr>
          <w:i/>
          <w:iCs/>
        </w:rPr>
        <w:t>ROL-7-role code</w:t>
      </w:r>
      <w:r w:rsidRPr="00A03C55">
        <w:t xml:space="preserve">). When segment ROL is used to communicate this information, field </w:t>
      </w:r>
      <w:r w:rsidRPr="00A03C55">
        <w:rPr>
          <w:i/>
          <w:iCs/>
        </w:rPr>
        <w:t>ROL-2-action code</w:t>
      </w:r>
      <w:r w:rsidRPr="00A03C55">
        <w:t xml:space="preserve"> should be valued UP. </w:t>
      </w:r>
    </w:p>
    <w:p w14:paraId="19CFF45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9" w:name="_Toc174249251"/>
      <w:r w:rsidRPr="00A03C55">
        <w:rPr>
          <w:noProof w:val="0"/>
        </w:rPr>
        <w:t>Expected actions</w:t>
      </w:r>
      <w:bookmarkEnd w:id="459"/>
    </w:p>
    <w:p w14:paraId="59DD9395" w14:textId="77777777" w:rsidR="007A1F44" w:rsidRPr="00A03C55" w:rsidRDefault="007A1F44">
      <w:r w:rsidRPr="00A03C55">
        <w:t>The receiver shall record the patient’s new attending doctor.</w:t>
      </w:r>
    </w:p>
    <w:p w14:paraId="24739D23" w14:textId="77777777" w:rsidR="007A1F44" w:rsidRPr="00A03C55" w:rsidRDefault="007A1F44">
      <w:r w:rsidRPr="00A03C55">
        <w:lastRenderedPageBreak/>
        <w:t>The receiver shall report the result of this operation (success / error) in an acknowledgment message returned to the sender.</w:t>
      </w:r>
    </w:p>
    <w:p w14:paraId="026011AC" w14:textId="77777777" w:rsidR="007A1F44" w:rsidRPr="00A03C55" w:rsidRDefault="007A1F44">
      <w:r w:rsidRPr="00A03C55">
        <w:t>In case this Movement conflicts with the current situation of the patient (no active inpatient or outpatient encounter, or patient unknown) the message is discarded, but no error condition is raised. If the receiver does not support the Advanced Encounter Management Option of this transaction, it shall application-reject the message (see ITI TF-2x: C.2.3).</w:t>
      </w:r>
    </w:p>
    <w:p w14:paraId="3A92B1A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60" w:name="_Toc174249252"/>
      <w:bookmarkStart w:id="461" w:name="_Toc398544190"/>
      <w:r w:rsidRPr="00A03C55">
        <w:rPr>
          <w:noProof w:val="0"/>
        </w:rPr>
        <w:t>Cancel Change Attending Doctor – ADT^A55^ADT_A52</w:t>
      </w:r>
      <w:bookmarkEnd w:id="460"/>
      <w:bookmarkEnd w:id="461"/>
    </w:p>
    <w:p w14:paraId="28B70A8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2" w:name="_Toc174249253"/>
      <w:r w:rsidRPr="00A03C55">
        <w:rPr>
          <w:noProof w:val="0"/>
        </w:rPr>
        <w:t>Trigger Event</w:t>
      </w:r>
      <w:bookmarkEnd w:id="462"/>
    </w:p>
    <w:p w14:paraId="111C7F65" w14:textId="77777777" w:rsidR="007A1F44" w:rsidRPr="00A03C55" w:rsidRDefault="007A1F44">
      <w:r w:rsidRPr="00A03C55">
        <w:t>This message is sent by a Patient Encounter Supplier to cancel a previous notification to a Patient Encounter Consumer of a change to the patient’s attending doctor.</w:t>
      </w:r>
    </w:p>
    <w:p w14:paraId="0D4FF3B3" w14:textId="77777777" w:rsidR="007A1F44" w:rsidRPr="00A03C55" w:rsidRDefault="007A1F44">
      <w:r w:rsidRPr="00A03C55">
        <w:t xml:space="preserve">MSH-9 is valued </w:t>
      </w:r>
      <w:r w:rsidRPr="00A03C55">
        <w:rPr>
          <w:b/>
          <w:bCs/>
        </w:rPr>
        <w:t>ADT^A55^ADT_A52</w:t>
      </w:r>
      <w:r w:rsidRPr="00A03C55">
        <w:t>.</w:t>
      </w:r>
    </w:p>
    <w:p w14:paraId="4F44E1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3" w:name="_Toc174249254"/>
      <w:r w:rsidRPr="00A03C55">
        <w:rPr>
          <w:noProof w:val="0"/>
        </w:rPr>
        <w:t>Message Static Definition</w:t>
      </w:r>
      <w:bookmarkEnd w:id="463"/>
    </w:p>
    <w:p w14:paraId="0514D2A4" w14:textId="77777777" w:rsidR="007A1F44" w:rsidRPr="00A03C55" w:rsidRDefault="007A1F44">
      <w:pPr>
        <w:pStyle w:val="TableTitle"/>
        <w:rPr>
          <w:noProof w:val="0"/>
        </w:rPr>
      </w:pPr>
      <w:r w:rsidRPr="00A03C55">
        <w:rPr>
          <w:noProof w:val="0"/>
        </w:rPr>
        <w:t>Table 3.31-26: Static definition of message ADT^A55^ADT_A52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88837F8" w14:textId="77777777">
        <w:trPr>
          <w:cantSplit/>
          <w:tblHeader/>
          <w:jc w:val="center"/>
        </w:trPr>
        <w:tc>
          <w:tcPr>
            <w:tcW w:w="1951" w:type="dxa"/>
            <w:shd w:val="clear" w:color="auto" w:fill="D9D9D9"/>
          </w:tcPr>
          <w:p w14:paraId="0AE19DDF"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C7221A6"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181822C"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06B938C"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2A08393A" w14:textId="77777777" w:rsidR="007A1F44" w:rsidRPr="00A03C55" w:rsidRDefault="007A1F44" w:rsidP="00A53067">
            <w:pPr>
              <w:pStyle w:val="TableEntryHeader"/>
              <w:rPr>
                <w:noProof w:val="0"/>
              </w:rPr>
            </w:pPr>
            <w:r w:rsidRPr="00A03C55">
              <w:rPr>
                <w:noProof w:val="0"/>
              </w:rPr>
              <w:t>HL7 chapter</w:t>
            </w:r>
          </w:p>
        </w:tc>
      </w:tr>
      <w:tr w:rsidR="007A1F44" w:rsidRPr="00A03C55" w14:paraId="2E86E580" w14:textId="77777777">
        <w:trPr>
          <w:cantSplit/>
          <w:jc w:val="center"/>
        </w:trPr>
        <w:tc>
          <w:tcPr>
            <w:tcW w:w="1951" w:type="dxa"/>
          </w:tcPr>
          <w:p w14:paraId="3CD7ED07" w14:textId="77777777" w:rsidR="007A1F44" w:rsidRPr="00A03C55" w:rsidRDefault="007A1F44" w:rsidP="00B609B2">
            <w:pPr>
              <w:pStyle w:val="TableEntry"/>
              <w:rPr>
                <w:noProof w:val="0"/>
              </w:rPr>
            </w:pPr>
            <w:r w:rsidRPr="00A03C55">
              <w:rPr>
                <w:noProof w:val="0"/>
              </w:rPr>
              <w:t>MSH</w:t>
            </w:r>
          </w:p>
        </w:tc>
        <w:tc>
          <w:tcPr>
            <w:tcW w:w="3544" w:type="dxa"/>
          </w:tcPr>
          <w:p w14:paraId="42ACE768" w14:textId="77777777" w:rsidR="007A1F44" w:rsidRPr="00A03C55" w:rsidRDefault="007A1F44" w:rsidP="00B609B2">
            <w:pPr>
              <w:pStyle w:val="TableEntry"/>
              <w:rPr>
                <w:noProof w:val="0"/>
              </w:rPr>
            </w:pPr>
            <w:r w:rsidRPr="00A03C55">
              <w:rPr>
                <w:noProof w:val="0"/>
              </w:rPr>
              <w:t>Message Header</w:t>
            </w:r>
          </w:p>
        </w:tc>
        <w:tc>
          <w:tcPr>
            <w:tcW w:w="971" w:type="dxa"/>
          </w:tcPr>
          <w:p w14:paraId="7E364DA7" w14:textId="77777777" w:rsidR="007A1F44" w:rsidRPr="00A03C55" w:rsidRDefault="007A1F44" w:rsidP="00B6518F">
            <w:pPr>
              <w:pStyle w:val="TableEntry"/>
              <w:rPr>
                <w:noProof w:val="0"/>
              </w:rPr>
            </w:pPr>
            <w:r w:rsidRPr="00A03C55">
              <w:rPr>
                <w:noProof w:val="0"/>
              </w:rPr>
              <w:t>R</w:t>
            </w:r>
          </w:p>
        </w:tc>
        <w:tc>
          <w:tcPr>
            <w:tcW w:w="872" w:type="dxa"/>
          </w:tcPr>
          <w:p w14:paraId="044E0DD0" w14:textId="77777777" w:rsidR="007A1F44" w:rsidRPr="00A03C55" w:rsidRDefault="007A1F44" w:rsidP="00B6518F">
            <w:pPr>
              <w:pStyle w:val="TableEntry"/>
              <w:rPr>
                <w:noProof w:val="0"/>
              </w:rPr>
            </w:pPr>
            <w:r w:rsidRPr="00A03C55">
              <w:rPr>
                <w:noProof w:val="0"/>
              </w:rPr>
              <w:t>[1..1]</w:t>
            </w:r>
          </w:p>
        </w:tc>
        <w:tc>
          <w:tcPr>
            <w:tcW w:w="1701" w:type="dxa"/>
          </w:tcPr>
          <w:p w14:paraId="417487B4" w14:textId="77777777" w:rsidR="007A1F44" w:rsidRPr="00A03C55" w:rsidRDefault="007A1F44" w:rsidP="00A66DA8">
            <w:pPr>
              <w:pStyle w:val="TableEntry"/>
              <w:jc w:val="center"/>
              <w:rPr>
                <w:noProof w:val="0"/>
              </w:rPr>
            </w:pPr>
            <w:r w:rsidRPr="00A03C55">
              <w:rPr>
                <w:noProof w:val="0"/>
              </w:rPr>
              <w:t>2</w:t>
            </w:r>
          </w:p>
        </w:tc>
      </w:tr>
      <w:tr w:rsidR="007A1F44" w:rsidRPr="00A03C55" w14:paraId="67127AFD" w14:textId="77777777">
        <w:trPr>
          <w:cantSplit/>
          <w:jc w:val="center"/>
        </w:trPr>
        <w:tc>
          <w:tcPr>
            <w:tcW w:w="1951" w:type="dxa"/>
          </w:tcPr>
          <w:p w14:paraId="081F2291" w14:textId="77777777" w:rsidR="007A1F44" w:rsidRPr="00A03C55" w:rsidRDefault="007A1F44" w:rsidP="00B609B2">
            <w:pPr>
              <w:pStyle w:val="TableEntry"/>
              <w:rPr>
                <w:noProof w:val="0"/>
              </w:rPr>
            </w:pPr>
            <w:r w:rsidRPr="00A03C55">
              <w:rPr>
                <w:noProof w:val="0"/>
              </w:rPr>
              <w:t>SFT</w:t>
            </w:r>
          </w:p>
        </w:tc>
        <w:tc>
          <w:tcPr>
            <w:tcW w:w="3544" w:type="dxa"/>
          </w:tcPr>
          <w:p w14:paraId="2D7DB798" w14:textId="77777777" w:rsidR="007A1F44" w:rsidRPr="00A03C55" w:rsidRDefault="007A1F44" w:rsidP="00A0052B">
            <w:pPr>
              <w:pStyle w:val="TableEntry"/>
              <w:rPr>
                <w:noProof w:val="0"/>
              </w:rPr>
            </w:pPr>
            <w:r w:rsidRPr="00A03C55">
              <w:rPr>
                <w:noProof w:val="0"/>
              </w:rPr>
              <w:t>Software Segment</w:t>
            </w:r>
          </w:p>
        </w:tc>
        <w:tc>
          <w:tcPr>
            <w:tcW w:w="971" w:type="dxa"/>
          </w:tcPr>
          <w:p w14:paraId="4AF90E6C" w14:textId="77777777" w:rsidR="007A1F44" w:rsidRPr="00A03C55" w:rsidRDefault="007A1F44" w:rsidP="00B6518F">
            <w:pPr>
              <w:pStyle w:val="TableEntry"/>
              <w:rPr>
                <w:noProof w:val="0"/>
              </w:rPr>
            </w:pPr>
            <w:r w:rsidRPr="00A03C55">
              <w:rPr>
                <w:noProof w:val="0"/>
              </w:rPr>
              <w:t>O</w:t>
            </w:r>
          </w:p>
        </w:tc>
        <w:tc>
          <w:tcPr>
            <w:tcW w:w="872" w:type="dxa"/>
          </w:tcPr>
          <w:p w14:paraId="4FAB14A8" w14:textId="77777777" w:rsidR="007A1F44" w:rsidRPr="00A03C55" w:rsidRDefault="007A1F44" w:rsidP="00B6518F">
            <w:pPr>
              <w:pStyle w:val="TableEntry"/>
              <w:rPr>
                <w:noProof w:val="0"/>
              </w:rPr>
            </w:pPr>
            <w:r w:rsidRPr="00A03C55">
              <w:rPr>
                <w:noProof w:val="0"/>
              </w:rPr>
              <w:t>[0..*]</w:t>
            </w:r>
          </w:p>
        </w:tc>
        <w:tc>
          <w:tcPr>
            <w:tcW w:w="1701" w:type="dxa"/>
          </w:tcPr>
          <w:p w14:paraId="71445F8C" w14:textId="77777777" w:rsidR="007A1F44" w:rsidRPr="00A03C55" w:rsidRDefault="007A1F44" w:rsidP="00A66DA8">
            <w:pPr>
              <w:pStyle w:val="TableEntry"/>
              <w:jc w:val="center"/>
              <w:rPr>
                <w:noProof w:val="0"/>
              </w:rPr>
            </w:pPr>
            <w:r w:rsidRPr="00A03C55">
              <w:rPr>
                <w:noProof w:val="0"/>
              </w:rPr>
              <w:t>2</w:t>
            </w:r>
          </w:p>
        </w:tc>
      </w:tr>
      <w:tr w:rsidR="007A1F44" w:rsidRPr="00A03C55" w14:paraId="5BD8175D" w14:textId="77777777">
        <w:trPr>
          <w:cantSplit/>
          <w:jc w:val="center"/>
        </w:trPr>
        <w:tc>
          <w:tcPr>
            <w:tcW w:w="1951" w:type="dxa"/>
          </w:tcPr>
          <w:p w14:paraId="4B0522F0" w14:textId="77777777" w:rsidR="007A1F44" w:rsidRPr="00A03C55" w:rsidRDefault="007A1F44" w:rsidP="00B609B2">
            <w:pPr>
              <w:pStyle w:val="TableEntry"/>
              <w:rPr>
                <w:noProof w:val="0"/>
              </w:rPr>
            </w:pPr>
            <w:r w:rsidRPr="00A03C55">
              <w:rPr>
                <w:noProof w:val="0"/>
              </w:rPr>
              <w:t>EVN</w:t>
            </w:r>
          </w:p>
        </w:tc>
        <w:tc>
          <w:tcPr>
            <w:tcW w:w="3544" w:type="dxa"/>
          </w:tcPr>
          <w:p w14:paraId="1F1A21AA" w14:textId="77777777" w:rsidR="007A1F44" w:rsidRPr="00A03C55" w:rsidRDefault="007A1F44" w:rsidP="00A0052B">
            <w:pPr>
              <w:pStyle w:val="TableEntry"/>
              <w:rPr>
                <w:noProof w:val="0"/>
              </w:rPr>
            </w:pPr>
            <w:r w:rsidRPr="00A03C55">
              <w:rPr>
                <w:noProof w:val="0"/>
              </w:rPr>
              <w:t>Event Type</w:t>
            </w:r>
          </w:p>
        </w:tc>
        <w:tc>
          <w:tcPr>
            <w:tcW w:w="971" w:type="dxa"/>
          </w:tcPr>
          <w:p w14:paraId="488A2D61" w14:textId="77777777" w:rsidR="007A1F44" w:rsidRPr="00A03C55" w:rsidRDefault="007A1F44" w:rsidP="00B6518F">
            <w:pPr>
              <w:pStyle w:val="TableEntry"/>
              <w:rPr>
                <w:noProof w:val="0"/>
              </w:rPr>
            </w:pPr>
            <w:r w:rsidRPr="00A03C55">
              <w:rPr>
                <w:noProof w:val="0"/>
              </w:rPr>
              <w:t>R</w:t>
            </w:r>
          </w:p>
        </w:tc>
        <w:tc>
          <w:tcPr>
            <w:tcW w:w="872" w:type="dxa"/>
          </w:tcPr>
          <w:p w14:paraId="77FBCC09" w14:textId="77777777" w:rsidR="007A1F44" w:rsidRPr="00A03C55" w:rsidRDefault="007A1F44" w:rsidP="00B6518F">
            <w:pPr>
              <w:pStyle w:val="TableEntry"/>
              <w:rPr>
                <w:noProof w:val="0"/>
              </w:rPr>
            </w:pPr>
            <w:r w:rsidRPr="00A03C55">
              <w:rPr>
                <w:noProof w:val="0"/>
              </w:rPr>
              <w:t>[1..1]</w:t>
            </w:r>
          </w:p>
        </w:tc>
        <w:tc>
          <w:tcPr>
            <w:tcW w:w="1701" w:type="dxa"/>
          </w:tcPr>
          <w:p w14:paraId="11CF6165" w14:textId="77777777" w:rsidR="007A1F44" w:rsidRPr="00A03C55" w:rsidRDefault="007A1F44" w:rsidP="00A66DA8">
            <w:pPr>
              <w:pStyle w:val="TableEntry"/>
              <w:jc w:val="center"/>
              <w:rPr>
                <w:noProof w:val="0"/>
              </w:rPr>
            </w:pPr>
            <w:r w:rsidRPr="00A03C55">
              <w:rPr>
                <w:noProof w:val="0"/>
              </w:rPr>
              <w:t>2</w:t>
            </w:r>
          </w:p>
        </w:tc>
      </w:tr>
      <w:tr w:rsidR="007A1F44" w:rsidRPr="00A03C55" w14:paraId="5963BFF7" w14:textId="77777777">
        <w:trPr>
          <w:cantSplit/>
          <w:jc w:val="center"/>
        </w:trPr>
        <w:tc>
          <w:tcPr>
            <w:tcW w:w="1951" w:type="dxa"/>
          </w:tcPr>
          <w:p w14:paraId="0C05230E" w14:textId="77777777" w:rsidR="007A1F44" w:rsidRPr="00A03C55" w:rsidRDefault="007A1F44" w:rsidP="00B609B2">
            <w:pPr>
              <w:pStyle w:val="TableEntry"/>
              <w:rPr>
                <w:noProof w:val="0"/>
              </w:rPr>
            </w:pPr>
            <w:r w:rsidRPr="00A03C55">
              <w:rPr>
                <w:noProof w:val="0"/>
              </w:rPr>
              <w:t>PID</w:t>
            </w:r>
          </w:p>
        </w:tc>
        <w:tc>
          <w:tcPr>
            <w:tcW w:w="3544" w:type="dxa"/>
          </w:tcPr>
          <w:p w14:paraId="3C1E8283" w14:textId="77777777" w:rsidR="007A1F44" w:rsidRPr="00A03C55" w:rsidRDefault="007A1F44" w:rsidP="00A0052B">
            <w:pPr>
              <w:pStyle w:val="TableEntry"/>
              <w:rPr>
                <w:noProof w:val="0"/>
              </w:rPr>
            </w:pPr>
            <w:r w:rsidRPr="00A03C55">
              <w:rPr>
                <w:noProof w:val="0"/>
              </w:rPr>
              <w:t>Patient Identification</w:t>
            </w:r>
          </w:p>
        </w:tc>
        <w:tc>
          <w:tcPr>
            <w:tcW w:w="971" w:type="dxa"/>
          </w:tcPr>
          <w:p w14:paraId="7981BECB" w14:textId="77777777" w:rsidR="007A1F44" w:rsidRPr="00A03C55" w:rsidRDefault="007A1F44" w:rsidP="00B6518F">
            <w:pPr>
              <w:pStyle w:val="TableEntry"/>
              <w:rPr>
                <w:noProof w:val="0"/>
              </w:rPr>
            </w:pPr>
            <w:r w:rsidRPr="00A03C55">
              <w:rPr>
                <w:noProof w:val="0"/>
              </w:rPr>
              <w:t>R</w:t>
            </w:r>
          </w:p>
        </w:tc>
        <w:tc>
          <w:tcPr>
            <w:tcW w:w="872" w:type="dxa"/>
          </w:tcPr>
          <w:p w14:paraId="01815E79" w14:textId="77777777" w:rsidR="007A1F44" w:rsidRPr="00A03C55" w:rsidRDefault="007A1F44" w:rsidP="00B6518F">
            <w:pPr>
              <w:pStyle w:val="TableEntry"/>
              <w:rPr>
                <w:noProof w:val="0"/>
              </w:rPr>
            </w:pPr>
            <w:r w:rsidRPr="00A03C55">
              <w:rPr>
                <w:noProof w:val="0"/>
              </w:rPr>
              <w:t>[1..1]</w:t>
            </w:r>
          </w:p>
        </w:tc>
        <w:tc>
          <w:tcPr>
            <w:tcW w:w="1701" w:type="dxa"/>
          </w:tcPr>
          <w:p w14:paraId="5B11EAA6" w14:textId="77777777" w:rsidR="007A1F44" w:rsidRPr="00A03C55" w:rsidRDefault="007A1F44" w:rsidP="00A66DA8">
            <w:pPr>
              <w:pStyle w:val="TableEntry"/>
              <w:jc w:val="center"/>
              <w:rPr>
                <w:noProof w:val="0"/>
              </w:rPr>
            </w:pPr>
            <w:r w:rsidRPr="00A03C55">
              <w:rPr>
                <w:noProof w:val="0"/>
              </w:rPr>
              <w:t>3</w:t>
            </w:r>
          </w:p>
        </w:tc>
      </w:tr>
      <w:tr w:rsidR="007A1F44" w:rsidRPr="00A03C55" w14:paraId="74E7BC6B" w14:textId="77777777">
        <w:trPr>
          <w:cantSplit/>
          <w:jc w:val="center"/>
        </w:trPr>
        <w:tc>
          <w:tcPr>
            <w:tcW w:w="1951" w:type="dxa"/>
          </w:tcPr>
          <w:p w14:paraId="62C84DFB" w14:textId="77777777" w:rsidR="007A1F44" w:rsidRPr="00A03C55" w:rsidRDefault="007A1F44" w:rsidP="00B609B2">
            <w:pPr>
              <w:pStyle w:val="TableEntry"/>
              <w:rPr>
                <w:noProof w:val="0"/>
              </w:rPr>
            </w:pPr>
            <w:r w:rsidRPr="00A03C55">
              <w:rPr>
                <w:noProof w:val="0"/>
              </w:rPr>
              <w:t>PD1</w:t>
            </w:r>
          </w:p>
        </w:tc>
        <w:tc>
          <w:tcPr>
            <w:tcW w:w="3544" w:type="dxa"/>
          </w:tcPr>
          <w:p w14:paraId="39647B90" w14:textId="77777777" w:rsidR="007A1F44" w:rsidRPr="00A03C55" w:rsidRDefault="007A1F44" w:rsidP="00A0052B">
            <w:pPr>
              <w:pStyle w:val="TableEntry"/>
              <w:rPr>
                <w:noProof w:val="0"/>
              </w:rPr>
            </w:pPr>
            <w:r w:rsidRPr="00A03C55">
              <w:rPr>
                <w:noProof w:val="0"/>
              </w:rPr>
              <w:t>Additional Demographics</w:t>
            </w:r>
          </w:p>
        </w:tc>
        <w:tc>
          <w:tcPr>
            <w:tcW w:w="971" w:type="dxa"/>
          </w:tcPr>
          <w:p w14:paraId="5EE513EF" w14:textId="77777777" w:rsidR="007A1F44" w:rsidRPr="00A03C55" w:rsidRDefault="007A1F44" w:rsidP="00B6518F">
            <w:pPr>
              <w:pStyle w:val="TableEntry"/>
              <w:rPr>
                <w:noProof w:val="0"/>
              </w:rPr>
            </w:pPr>
            <w:r w:rsidRPr="00A03C55">
              <w:rPr>
                <w:noProof w:val="0"/>
              </w:rPr>
              <w:t>O</w:t>
            </w:r>
          </w:p>
        </w:tc>
        <w:tc>
          <w:tcPr>
            <w:tcW w:w="872" w:type="dxa"/>
          </w:tcPr>
          <w:p w14:paraId="153AA2C0" w14:textId="77777777" w:rsidR="007A1F44" w:rsidRPr="00A03C55" w:rsidRDefault="007A1F44" w:rsidP="00B6518F">
            <w:pPr>
              <w:pStyle w:val="TableEntry"/>
              <w:rPr>
                <w:noProof w:val="0"/>
              </w:rPr>
            </w:pPr>
            <w:r w:rsidRPr="00A03C55">
              <w:rPr>
                <w:noProof w:val="0"/>
              </w:rPr>
              <w:t>[0..1]</w:t>
            </w:r>
          </w:p>
        </w:tc>
        <w:tc>
          <w:tcPr>
            <w:tcW w:w="1701" w:type="dxa"/>
          </w:tcPr>
          <w:p w14:paraId="05825AF2" w14:textId="77777777" w:rsidR="007A1F44" w:rsidRPr="00A03C55" w:rsidRDefault="007A1F44" w:rsidP="00A66DA8">
            <w:pPr>
              <w:pStyle w:val="TableEntry"/>
              <w:jc w:val="center"/>
              <w:rPr>
                <w:noProof w:val="0"/>
              </w:rPr>
            </w:pPr>
            <w:r w:rsidRPr="00A03C55">
              <w:rPr>
                <w:noProof w:val="0"/>
              </w:rPr>
              <w:t>3</w:t>
            </w:r>
          </w:p>
        </w:tc>
      </w:tr>
      <w:tr w:rsidR="007A1F44" w:rsidRPr="00A03C55" w14:paraId="22EACA73" w14:textId="77777777">
        <w:trPr>
          <w:cantSplit/>
          <w:jc w:val="center"/>
        </w:trPr>
        <w:tc>
          <w:tcPr>
            <w:tcW w:w="1951" w:type="dxa"/>
          </w:tcPr>
          <w:p w14:paraId="79345226" w14:textId="77777777" w:rsidR="007A1F44" w:rsidRPr="00A03C55" w:rsidRDefault="007A1F44" w:rsidP="00B609B2">
            <w:pPr>
              <w:pStyle w:val="TableEntry"/>
              <w:rPr>
                <w:noProof w:val="0"/>
              </w:rPr>
            </w:pPr>
            <w:r w:rsidRPr="00A03C55">
              <w:rPr>
                <w:noProof w:val="0"/>
              </w:rPr>
              <w:t>PV1</w:t>
            </w:r>
          </w:p>
        </w:tc>
        <w:tc>
          <w:tcPr>
            <w:tcW w:w="3544" w:type="dxa"/>
          </w:tcPr>
          <w:p w14:paraId="6740709E" w14:textId="77777777" w:rsidR="007A1F44" w:rsidRPr="00A03C55" w:rsidRDefault="007A1F44" w:rsidP="00B609B2">
            <w:pPr>
              <w:pStyle w:val="TableEntry"/>
              <w:rPr>
                <w:noProof w:val="0"/>
              </w:rPr>
            </w:pPr>
            <w:r w:rsidRPr="00A03C55">
              <w:rPr>
                <w:noProof w:val="0"/>
              </w:rPr>
              <w:t>Patient Visit</w:t>
            </w:r>
          </w:p>
        </w:tc>
        <w:tc>
          <w:tcPr>
            <w:tcW w:w="971" w:type="dxa"/>
          </w:tcPr>
          <w:p w14:paraId="2E2D3E22" w14:textId="77777777" w:rsidR="007A1F44" w:rsidRPr="00A03C55" w:rsidRDefault="007A1F44" w:rsidP="00B6518F">
            <w:pPr>
              <w:pStyle w:val="TableEntry"/>
              <w:rPr>
                <w:noProof w:val="0"/>
              </w:rPr>
            </w:pPr>
            <w:r w:rsidRPr="00A03C55">
              <w:rPr>
                <w:noProof w:val="0"/>
              </w:rPr>
              <w:t>R</w:t>
            </w:r>
          </w:p>
        </w:tc>
        <w:tc>
          <w:tcPr>
            <w:tcW w:w="872" w:type="dxa"/>
          </w:tcPr>
          <w:p w14:paraId="18B564F0" w14:textId="77777777" w:rsidR="007A1F44" w:rsidRPr="00A03C55" w:rsidRDefault="007A1F44" w:rsidP="00B6518F">
            <w:pPr>
              <w:pStyle w:val="TableEntry"/>
              <w:rPr>
                <w:noProof w:val="0"/>
              </w:rPr>
            </w:pPr>
            <w:r w:rsidRPr="00A03C55">
              <w:rPr>
                <w:noProof w:val="0"/>
              </w:rPr>
              <w:t>[1..1]</w:t>
            </w:r>
          </w:p>
        </w:tc>
        <w:tc>
          <w:tcPr>
            <w:tcW w:w="1701" w:type="dxa"/>
          </w:tcPr>
          <w:p w14:paraId="01EE02B7" w14:textId="77777777" w:rsidR="007A1F44" w:rsidRPr="00A03C55" w:rsidRDefault="007A1F44" w:rsidP="00A66DA8">
            <w:pPr>
              <w:pStyle w:val="TableEntry"/>
              <w:jc w:val="center"/>
              <w:rPr>
                <w:noProof w:val="0"/>
              </w:rPr>
            </w:pPr>
            <w:r w:rsidRPr="00A03C55">
              <w:rPr>
                <w:noProof w:val="0"/>
              </w:rPr>
              <w:t>3</w:t>
            </w:r>
          </w:p>
        </w:tc>
      </w:tr>
      <w:tr w:rsidR="007A1F44" w:rsidRPr="00A03C55" w14:paraId="4B40275A" w14:textId="77777777">
        <w:trPr>
          <w:cantSplit/>
          <w:jc w:val="center"/>
        </w:trPr>
        <w:tc>
          <w:tcPr>
            <w:tcW w:w="1951" w:type="dxa"/>
          </w:tcPr>
          <w:p w14:paraId="24655873" w14:textId="77777777" w:rsidR="007A1F44" w:rsidRPr="00A03C55" w:rsidRDefault="007A1F44" w:rsidP="00B609B2">
            <w:pPr>
              <w:pStyle w:val="TableEntry"/>
              <w:rPr>
                <w:noProof w:val="0"/>
              </w:rPr>
            </w:pPr>
            <w:r w:rsidRPr="00A03C55">
              <w:rPr>
                <w:noProof w:val="0"/>
              </w:rPr>
              <w:t>PV2</w:t>
            </w:r>
          </w:p>
        </w:tc>
        <w:tc>
          <w:tcPr>
            <w:tcW w:w="3544" w:type="dxa"/>
          </w:tcPr>
          <w:p w14:paraId="5EFF06DF"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78B783B5" w14:textId="77777777" w:rsidR="007A1F44" w:rsidRPr="00A03C55" w:rsidRDefault="007A1F44" w:rsidP="00B6518F">
            <w:pPr>
              <w:pStyle w:val="TableEntry"/>
              <w:rPr>
                <w:noProof w:val="0"/>
              </w:rPr>
            </w:pPr>
            <w:r w:rsidRPr="00A03C55">
              <w:rPr>
                <w:noProof w:val="0"/>
              </w:rPr>
              <w:t>O</w:t>
            </w:r>
          </w:p>
        </w:tc>
        <w:tc>
          <w:tcPr>
            <w:tcW w:w="872" w:type="dxa"/>
          </w:tcPr>
          <w:p w14:paraId="3344A9C5" w14:textId="77777777" w:rsidR="007A1F44" w:rsidRPr="00A03C55" w:rsidRDefault="007A1F44" w:rsidP="00B6518F">
            <w:pPr>
              <w:pStyle w:val="TableEntry"/>
              <w:rPr>
                <w:noProof w:val="0"/>
              </w:rPr>
            </w:pPr>
            <w:r w:rsidRPr="00A03C55">
              <w:rPr>
                <w:noProof w:val="0"/>
              </w:rPr>
              <w:t>[0..1]</w:t>
            </w:r>
          </w:p>
        </w:tc>
        <w:tc>
          <w:tcPr>
            <w:tcW w:w="1701" w:type="dxa"/>
          </w:tcPr>
          <w:p w14:paraId="6C31BD82" w14:textId="77777777" w:rsidR="007A1F44" w:rsidRPr="00A03C55" w:rsidRDefault="007A1F44" w:rsidP="00A66DA8">
            <w:pPr>
              <w:pStyle w:val="TableEntry"/>
              <w:jc w:val="center"/>
              <w:rPr>
                <w:noProof w:val="0"/>
              </w:rPr>
            </w:pPr>
            <w:r w:rsidRPr="00A03C55">
              <w:rPr>
                <w:noProof w:val="0"/>
              </w:rPr>
              <w:t>3</w:t>
            </w:r>
          </w:p>
        </w:tc>
      </w:tr>
    </w:tbl>
    <w:p w14:paraId="77327C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4" w:name="_Toc174249255"/>
      <w:r w:rsidRPr="00A03C55">
        <w:rPr>
          <w:noProof w:val="0"/>
        </w:rPr>
        <w:t>Comments on segment usage</w:t>
      </w:r>
      <w:bookmarkEnd w:id="464"/>
    </w:p>
    <w:p w14:paraId="66E83EB7" w14:textId="77777777" w:rsidR="007A1F44" w:rsidRPr="00A03C55" w:rsidRDefault="007A1F44">
      <w:r w:rsidRPr="00A03C55">
        <w:t xml:space="preserve">Field </w:t>
      </w:r>
      <w:r w:rsidRPr="00A03C55">
        <w:rPr>
          <w:i/>
          <w:iCs/>
        </w:rPr>
        <w:t>PV1-7-attending doctor</w:t>
      </w:r>
      <w:r w:rsidRPr="00A03C55">
        <w:t xml:space="preserve"> shall contain the patient’s attending doctor prior to the notification of change.</w:t>
      </w:r>
    </w:p>
    <w:p w14:paraId="76BAED9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5" w:name="_Toc174249256"/>
      <w:r w:rsidRPr="00A03C55">
        <w:rPr>
          <w:noProof w:val="0"/>
        </w:rPr>
        <w:t>Expected actions</w:t>
      </w:r>
      <w:bookmarkEnd w:id="465"/>
    </w:p>
    <w:p w14:paraId="7C397E09" w14:textId="77777777" w:rsidR="007A1F44" w:rsidRPr="00A03C55" w:rsidRDefault="007A1F44">
      <w:r w:rsidRPr="00A03C55">
        <w:t xml:space="preserve">The receiver shall reset the patient’s attending doctor to the value in field </w:t>
      </w:r>
      <w:r w:rsidRPr="00A03C55">
        <w:rPr>
          <w:i/>
          <w:iCs/>
        </w:rPr>
        <w:t>PV1-7-attending doctor</w:t>
      </w:r>
      <w:r w:rsidRPr="00A03C55">
        <w:t>.</w:t>
      </w:r>
    </w:p>
    <w:p w14:paraId="44A52ADC" w14:textId="77777777" w:rsidR="007A1F44" w:rsidRPr="00A03C55" w:rsidRDefault="007A1F44">
      <w:r w:rsidRPr="00A03C55">
        <w:t>The receiver shall report the result of this operation (success / error) in an acknowledgment message returned to the sender.</w:t>
      </w:r>
    </w:p>
    <w:p w14:paraId="0F6A230D" w14:textId="77777777" w:rsidR="007A1F44" w:rsidRPr="00A03C55" w:rsidRDefault="007A1F44">
      <w:r w:rsidRPr="00A03C55">
        <w:t>In case this Movement conflicts with the current situation of the patient (no active inpatient or outpatient encounter, or patient unknown) the message is discarded, but no error condition is raised.</w:t>
      </w:r>
    </w:p>
    <w:p w14:paraId="75CF5720" w14:textId="77777777" w:rsidR="007A1F44" w:rsidRPr="00A03C55" w:rsidRDefault="007A1F44">
      <w:r w:rsidRPr="00A03C55">
        <w:t>If the receiver does not support the Advanced Encounter Management Option of this transaction, it shall application-reject the message (see ITI TF-2x: C.2.3).</w:t>
      </w:r>
    </w:p>
    <w:p w14:paraId="2E4E69A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66" w:name="_Toc174249257"/>
      <w:bookmarkStart w:id="467" w:name="_Toc398544191"/>
      <w:r w:rsidRPr="00A03C55">
        <w:rPr>
          <w:noProof w:val="0"/>
        </w:rPr>
        <w:lastRenderedPageBreak/>
        <w:t>Patient Goes on a Leave of Absence – ADT^A21^ADT_A21</w:t>
      </w:r>
      <w:bookmarkEnd w:id="466"/>
      <w:bookmarkEnd w:id="467"/>
    </w:p>
    <w:p w14:paraId="1138DFD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8" w:name="_Toc174249258"/>
      <w:r w:rsidRPr="00A03C55">
        <w:rPr>
          <w:noProof w:val="0"/>
        </w:rPr>
        <w:t>Trigger Event</w:t>
      </w:r>
      <w:bookmarkEnd w:id="468"/>
    </w:p>
    <w:p w14:paraId="4DF0650B" w14:textId="77777777" w:rsidR="007A1F44" w:rsidRPr="00A03C55" w:rsidRDefault="007A1F44">
      <w:r w:rsidRPr="00A03C55">
        <w:t>This message is sent by a Patient Encounter Supplier to notify a Patient Encounter Consumer that a patient has left the healthcare institution temporarily.</w:t>
      </w:r>
    </w:p>
    <w:p w14:paraId="1A612F57" w14:textId="77777777" w:rsidR="007A1F44" w:rsidRPr="00A03C55" w:rsidRDefault="007A1F44">
      <w:r w:rsidRPr="00A03C55">
        <w:t xml:space="preserve">MSH-9 is valued </w:t>
      </w:r>
      <w:r w:rsidRPr="00A03C55">
        <w:rPr>
          <w:b/>
          <w:bCs/>
        </w:rPr>
        <w:t>ADT^A21^ADT_A21</w:t>
      </w:r>
      <w:r w:rsidRPr="00A03C55">
        <w:t>.</w:t>
      </w:r>
    </w:p>
    <w:p w14:paraId="1D61D60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9" w:name="_Toc174249259"/>
      <w:r w:rsidRPr="00A03C55">
        <w:rPr>
          <w:noProof w:val="0"/>
        </w:rPr>
        <w:t>Message Static Definition</w:t>
      </w:r>
      <w:bookmarkEnd w:id="469"/>
    </w:p>
    <w:p w14:paraId="4EA61BB9" w14:textId="77777777" w:rsidR="007A1F44" w:rsidRPr="00A03C55" w:rsidRDefault="007A1F44">
      <w:pPr>
        <w:pStyle w:val="TableTitle"/>
        <w:rPr>
          <w:noProof w:val="0"/>
        </w:rPr>
      </w:pPr>
      <w:r w:rsidRPr="00A03C55">
        <w:rPr>
          <w:noProof w:val="0"/>
        </w:rPr>
        <w:t>Table 3.31-27: Static definition of message ADT^A21^ADT_A21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7184F1F" w14:textId="77777777">
        <w:trPr>
          <w:cantSplit/>
          <w:tblHeader/>
          <w:jc w:val="center"/>
        </w:trPr>
        <w:tc>
          <w:tcPr>
            <w:tcW w:w="1951" w:type="dxa"/>
            <w:shd w:val="clear" w:color="auto" w:fill="D9D9D9"/>
          </w:tcPr>
          <w:p w14:paraId="55827407"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8AA18F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08DAA0F"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5C1B67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383170F" w14:textId="77777777" w:rsidR="007A1F44" w:rsidRPr="00A03C55" w:rsidRDefault="007A1F44" w:rsidP="00A53067">
            <w:pPr>
              <w:pStyle w:val="TableEntryHeader"/>
              <w:rPr>
                <w:noProof w:val="0"/>
              </w:rPr>
            </w:pPr>
            <w:r w:rsidRPr="00A03C55">
              <w:rPr>
                <w:noProof w:val="0"/>
              </w:rPr>
              <w:t>HL7 chapter</w:t>
            </w:r>
          </w:p>
        </w:tc>
      </w:tr>
      <w:tr w:rsidR="007A1F44" w:rsidRPr="00A03C55" w14:paraId="75F036DC" w14:textId="77777777">
        <w:trPr>
          <w:cantSplit/>
          <w:jc w:val="center"/>
        </w:trPr>
        <w:tc>
          <w:tcPr>
            <w:tcW w:w="1951" w:type="dxa"/>
          </w:tcPr>
          <w:p w14:paraId="5AA04CB3" w14:textId="77777777" w:rsidR="007A1F44" w:rsidRPr="00A03C55" w:rsidRDefault="007A1F44" w:rsidP="00B609B2">
            <w:pPr>
              <w:pStyle w:val="TableEntry"/>
              <w:rPr>
                <w:noProof w:val="0"/>
              </w:rPr>
            </w:pPr>
            <w:r w:rsidRPr="00A03C55">
              <w:rPr>
                <w:noProof w:val="0"/>
              </w:rPr>
              <w:t>MSH</w:t>
            </w:r>
          </w:p>
        </w:tc>
        <w:tc>
          <w:tcPr>
            <w:tcW w:w="3544" w:type="dxa"/>
          </w:tcPr>
          <w:p w14:paraId="52AB5335" w14:textId="77777777" w:rsidR="007A1F44" w:rsidRPr="00A03C55" w:rsidRDefault="007A1F44" w:rsidP="00B609B2">
            <w:pPr>
              <w:pStyle w:val="TableEntry"/>
              <w:rPr>
                <w:noProof w:val="0"/>
              </w:rPr>
            </w:pPr>
            <w:r w:rsidRPr="00A03C55">
              <w:rPr>
                <w:noProof w:val="0"/>
              </w:rPr>
              <w:t>Message Header</w:t>
            </w:r>
          </w:p>
        </w:tc>
        <w:tc>
          <w:tcPr>
            <w:tcW w:w="971" w:type="dxa"/>
          </w:tcPr>
          <w:p w14:paraId="11A3EC7A" w14:textId="77777777" w:rsidR="007A1F44" w:rsidRPr="00A03C55" w:rsidRDefault="007A1F44" w:rsidP="00B6518F">
            <w:pPr>
              <w:pStyle w:val="TableEntry"/>
              <w:rPr>
                <w:noProof w:val="0"/>
              </w:rPr>
            </w:pPr>
            <w:r w:rsidRPr="00A03C55">
              <w:rPr>
                <w:noProof w:val="0"/>
              </w:rPr>
              <w:t>R</w:t>
            </w:r>
          </w:p>
        </w:tc>
        <w:tc>
          <w:tcPr>
            <w:tcW w:w="872" w:type="dxa"/>
          </w:tcPr>
          <w:p w14:paraId="58B3BE17" w14:textId="77777777" w:rsidR="007A1F44" w:rsidRPr="00A03C55" w:rsidRDefault="007A1F44" w:rsidP="00B6518F">
            <w:pPr>
              <w:pStyle w:val="TableEntry"/>
              <w:rPr>
                <w:noProof w:val="0"/>
              </w:rPr>
            </w:pPr>
            <w:r w:rsidRPr="00A03C55">
              <w:rPr>
                <w:noProof w:val="0"/>
              </w:rPr>
              <w:t>[1..1]</w:t>
            </w:r>
          </w:p>
        </w:tc>
        <w:tc>
          <w:tcPr>
            <w:tcW w:w="1701" w:type="dxa"/>
          </w:tcPr>
          <w:p w14:paraId="029053EC" w14:textId="77777777" w:rsidR="007A1F44" w:rsidRPr="00A03C55" w:rsidRDefault="007A1F44" w:rsidP="00A66DA8">
            <w:pPr>
              <w:pStyle w:val="TableEntry"/>
              <w:jc w:val="center"/>
              <w:rPr>
                <w:noProof w:val="0"/>
              </w:rPr>
            </w:pPr>
            <w:r w:rsidRPr="00A03C55">
              <w:rPr>
                <w:noProof w:val="0"/>
              </w:rPr>
              <w:t>2</w:t>
            </w:r>
          </w:p>
        </w:tc>
      </w:tr>
      <w:tr w:rsidR="007A1F44" w:rsidRPr="00A03C55" w14:paraId="6C12E055" w14:textId="77777777">
        <w:trPr>
          <w:cantSplit/>
          <w:jc w:val="center"/>
        </w:trPr>
        <w:tc>
          <w:tcPr>
            <w:tcW w:w="1951" w:type="dxa"/>
          </w:tcPr>
          <w:p w14:paraId="1B75839F" w14:textId="77777777" w:rsidR="007A1F44" w:rsidRPr="00A03C55" w:rsidRDefault="007A1F44" w:rsidP="00B609B2">
            <w:pPr>
              <w:pStyle w:val="TableEntry"/>
              <w:rPr>
                <w:noProof w:val="0"/>
              </w:rPr>
            </w:pPr>
            <w:r w:rsidRPr="00A03C55">
              <w:rPr>
                <w:noProof w:val="0"/>
              </w:rPr>
              <w:t>SFT</w:t>
            </w:r>
          </w:p>
        </w:tc>
        <w:tc>
          <w:tcPr>
            <w:tcW w:w="3544" w:type="dxa"/>
          </w:tcPr>
          <w:p w14:paraId="06473252" w14:textId="77777777" w:rsidR="007A1F44" w:rsidRPr="00A03C55" w:rsidRDefault="007A1F44" w:rsidP="00A0052B">
            <w:pPr>
              <w:pStyle w:val="TableEntry"/>
              <w:rPr>
                <w:noProof w:val="0"/>
              </w:rPr>
            </w:pPr>
            <w:r w:rsidRPr="00A03C55">
              <w:rPr>
                <w:noProof w:val="0"/>
              </w:rPr>
              <w:t>Software Segment</w:t>
            </w:r>
          </w:p>
        </w:tc>
        <w:tc>
          <w:tcPr>
            <w:tcW w:w="971" w:type="dxa"/>
          </w:tcPr>
          <w:p w14:paraId="7462392B" w14:textId="77777777" w:rsidR="007A1F44" w:rsidRPr="00A03C55" w:rsidRDefault="007A1F44" w:rsidP="00B6518F">
            <w:pPr>
              <w:pStyle w:val="TableEntry"/>
              <w:rPr>
                <w:noProof w:val="0"/>
              </w:rPr>
            </w:pPr>
            <w:r w:rsidRPr="00A03C55">
              <w:rPr>
                <w:noProof w:val="0"/>
              </w:rPr>
              <w:t>O</w:t>
            </w:r>
          </w:p>
        </w:tc>
        <w:tc>
          <w:tcPr>
            <w:tcW w:w="872" w:type="dxa"/>
          </w:tcPr>
          <w:p w14:paraId="77382E77" w14:textId="77777777" w:rsidR="007A1F44" w:rsidRPr="00A03C55" w:rsidRDefault="007A1F44" w:rsidP="00B6518F">
            <w:pPr>
              <w:pStyle w:val="TableEntry"/>
              <w:rPr>
                <w:noProof w:val="0"/>
              </w:rPr>
            </w:pPr>
            <w:r w:rsidRPr="00A03C55">
              <w:rPr>
                <w:noProof w:val="0"/>
              </w:rPr>
              <w:t>[0..*]</w:t>
            </w:r>
          </w:p>
        </w:tc>
        <w:tc>
          <w:tcPr>
            <w:tcW w:w="1701" w:type="dxa"/>
          </w:tcPr>
          <w:p w14:paraId="415B7135" w14:textId="77777777" w:rsidR="007A1F44" w:rsidRPr="00A03C55" w:rsidRDefault="007A1F44" w:rsidP="00A66DA8">
            <w:pPr>
              <w:pStyle w:val="TableEntry"/>
              <w:jc w:val="center"/>
              <w:rPr>
                <w:noProof w:val="0"/>
              </w:rPr>
            </w:pPr>
            <w:r w:rsidRPr="00A03C55">
              <w:rPr>
                <w:noProof w:val="0"/>
              </w:rPr>
              <w:t>2</w:t>
            </w:r>
          </w:p>
        </w:tc>
      </w:tr>
      <w:tr w:rsidR="007A1F44" w:rsidRPr="00A03C55" w14:paraId="50A03394" w14:textId="77777777">
        <w:trPr>
          <w:cantSplit/>
          <w:jc w:val="center"/>
        </w:trPr>
        <w:tc>
          <w:tcPr>
            <w:tcW w:w="1951" w:type="dxa"/>
          </w:tcPr>
          <w:p w14:paraId="2B35142B" w14:textId="77777777" w:rsidR="007A1F44" w:rsidRPr="00A03C55" w:rsidRDefault="007A1F44" w:rsidP="00B609B2">
            <w:pPr>
              <w:pStyle w:val="TableEntry"/>
              <w:rPr>
                <w:noProof w:val="0"/>
              </w:rPr>
            </w:pPr>
            <w:r w:rsidRPr="00A03C55">
              <w:rPr>
                <w:noProof w:val="0"/>
              </w:rPr>
              <w:t>EVN</w:t>
            </w:r>
          </w:p>
        </w:tc>
        <w:tc>
          <w:tcPr>
            <w:tcW w:w="3544" w:type="dxa"/>
          </w:tcPr>
          <w:p w14:paraId="2E536FB1" w14:textId="77777777" w:rsidR="007A1F44" w:rsidRPr="00A03C55" w:rsidRDefault="007A1F44" w:rsidP="00A0052B">
            <w:pPr>
              <w:pStyle w:val="TableEntry"/>
              <w:rPr>
                <w:noProof w:val="0"/>
              </w:rPr>
            </w:pPr>
            <w:r w:rsidRPr="00A03C55">
              <w:rPr>
                <w:noProof w:val="0"/>
              </w:rPr>
              <w:t>Event Type</w:t>
            </w:r>
          </w:p>
        </w:tc>
        <w:tc>
          <w:tcPr>
            <w:tcW w:w="971" w:type="dxa"/>
          </w:tcPr>
          <w:p w14:paraId="51F0AA5F" w14:textId="77777777" w:rsidR="007A1F44" w:rsidRPr="00A03C55" w:rsidRDefault="007A1F44" w:rsidP="00B6518F">
            <w:pPr>
              <w:pStyle w:val="TableEntry"/>
              <w:rPr>
                <w:noProof w:val="0"/>
              </w:rPr>
            </w:pPr>
            <w:r w:rsidRPr="00A03C55">
              <w:rPr>
                <w:noProof w:val="0"/>
              </w:rPr>
              <w:t>R</w:t>
            </w:r>
          </w:p>
        </w:tc>
        <w:tc>
          <w:tcPr>
            <w:tcW w:w="872" w:type="dxa"/>
          </w:tcPr>
          <w:p w14:paraId="18C4ECE2" w14:textId="77777777" w:rsidR="007A1F44" w:rsidRPr="00A03C55" w:rsidRDefault="007A1F44" w:rsidP="00B6518F">
            <w:pPr>
              <w:pStyle w:val="TableEntry"/>
              <w:rPr>
                <w:noProof w:val="0"/>
              </w:rPr>
            </w:pPr>
            <w:r w:rsidRPr="00A03C55">
              <w:rPr>
                <w:noProof w:val="0"/>
              </w:rPr>
              <w:t>[1..1]</w:t>
            </w:r>
          </w:p>
        </w:tc>
        <w:tc>
          <w:tcPr>
            <w:tcW w:w="1701" w:type="dxa"/>
          </w:tcPr>
          <w:p w14:paraId="55C062EE" w14:textId="77777777" w:rsidR="007A1F44" w:rsidRPr="00A03C55" w:rsidRDefault="007A1F44" w:rsidP="00A66DA8">
            <w:pPr>
              <w:pStyle w:val="TableEntry"/>
              <w:jc w:val="center"/>
              <w:rPr>
                <w:noProof w:val="0"/>
              </w:rPr>
            </w:pPr>
            <w:r w:rsidRPr="00A03C55">
              <w:rPr>
                <w:noProof w:val="0"/>
              </w:rPr>
              <w:t>2</w:t>
            </w:r>
          </w:p>
        </w:tc>
      </w:tr>
      <w:tr w:rsidR="007A1F44" w:rsidRPr="00A03C55" w14:paraId="491AB9A1" w14:textId="77777777">
        <w:trPr>
          <w:cantSplit/>
          <w:jc w:val="center"/>
        </w:trPr>
        <w:tc>
          <w:tcPr>
            <w:tcW w:w="1951" w:type="dxa"/>
          </w:tcPr>
          <w:p w14:paraId="2CE79CEB" w14:textId="77777777" w:rsidR="007A1F44" w:rsidRPr="00A03C55" w:rsidRDefault="007A1F44" w:rsidP="00B609B2">
            <w:pPr>
              <w:pStyle w:val="TableEntry"/>
              <w:rPr>
                <w:noProof w:val="0"/>
              </w:rPr>
            </w:pPr>
            <w:r w:rsidRPr="00A03C55">
              <w:rPr>
                <w:noProof w:val="0"/>
              </w:rPr>
              <w:t>PID</w:t>
            </w:r>
          </w:p>
        </w:tc>
        <w:tc>
          <w:tcPr>
            <w:tcW w:w="3544" w:type="dxa"/>
          </w:tcPr>
          <w:p w14:paraId="4C7BA947" w14:textId="77777777" w:rsidR="007A1F44" w:rsidRPr="00A03C55" w:rsidRDefault="007A1F44" w:rsidP="00A0052B">
            <w:pPr>
              <w:pStyle w:val="TableEntry"/>
              <w:rPr>
                <w:noProof w:val="0"/>
              </w:rPr>
            </w:pPr>
            <w:r w:rsidRPr="00A03C55">
              <w:rPr>
                <w:noProof w:val="0"/>
              </w:rPr>
              <w:t>Patient Identification</w:t>
            </w:r>
          </w:p>
        </w:tc>
        <w:tc>
          <w:tcPr>
            <w:tcW w:w="971" w:type="dxa"/>
          </w:tcPr>
          <w:p w14:paraId="3F19F4B1" w14:textId="77777777" w:rsidR="007A1F44" w:rsidRPr="00A03C55" w:rsidRDefault="007A1F44" w:rsidP="00B6518F">
            <w:pPr>
              <w:pStyle w:val="TableEntry"/>
              <w:rPr>
                <w:noProof w:val="0"/>
              </w:rPr>
            </w:pPr>
            <w:r w:rsidRPr="00A03C55">
              <w:rPr>
                <w:noProof w:val="0"/>
              </w:rPr>
              <w:t>R</w:t>
            </w:r>
          </w:p>
        </w:tc>
        <w:tc>
          <w:tcPr>
            <w:tcW w:w="872" w:type="dxa"/>
          </w:tcPr>
          <w:p w14:paraId="61CCF35B" w14:textId="77777777" w:rsidR="007A1F44" w:rsidRPr="00A03C55" w:rsidRDefault="007A1F44" w:rsidP="00B6518F">
            <w:pPr>
              <w:pStyle w:val="TableEntry"/>
              <w:rPr>
                <w:noProof w:val="0"/>
              </w:rPr>
            </w:pPr>
            <w:r w:rsidRPr="00A03C55">
              <w:rPr>
                <w:noProof w:val="0"/>
              </w:rPr>
              <w:t>[1..1]</w:t>
            </w:r>
          </w:p>
        </w:tc>
        <w:tc>
          <w:tcPr>
            <w:tcW w:w="1701" w:type="dxa"/>
          </w:tcPr>
          <w:p w14:paraId="0EA0C7B9" w14:textId="77777777" w:rsidR="007A1F44" w:rsidRPr="00A03C55" w:rsidRDefault="007A1F44" w:rsidP="00A66DA8">
            <w:pPr>
              <w:pStyle w:val="TableEntry"/>
              <w:jc w:val="center"/>
              <w:rPr>
                <w:noProof w:val="0"/>
              </w:rPr>
            </w:pPr>
            <w:r w:rsidRPr="00A03C55">
              <w:rPr>
                <w:noProof w:val="0"/>
              </w:rPr>
              <w:t>3</w:t>
            </w:r>
          </w:p>
        </w:tc>
      </w:tr>
      <w:tr w:rsidR="007A1F44" w:rsidRPr="00A03C55" w14:paraId="66B3AC59" w14:textId="77777777">
        <w:trPr>
          <w:cantSplit/>
          <w:jc w:val="center"/>
        </w:trPr>
        <w:tc>
          <w:tcPr>
            <w:tcW w:w="1951" w:type="dxa"/>
          </w:tcPr>
          <w:p w14:paraId="215042E3" w14:textId="77777777" w:rsidR="007A1F44" w:rsidRPr="00A03C55" w:rsidRDefault="007A1F44" w:rsidP="00B609B2">
            <w:pPr>
              <w:pStyle w:val="TableEntry"/>
              <w:rPr>
                <w:noProof w:val="0"/>
              </w:rPr>
            </w:pPr>
            <w:r w:rsidRPr="00A03C55">
              <w:rPr>
                <w:noProof w:val="0"/>
              </w:rPr>
              <w:t>PD1</w:t>
            </w:r>
          </w:p>
        </w:tc>
        <w:tc>
          <w:tcPr>
            <w:tcW w:w="3544" w:type="dxa"/>
          </w:tcPr>
          <w:p w14:paraId="1F22B970" w14:textId="77777777" w:rsidR="007A1F44" w:rsidRPr="00A03C55" w:rsidRDefault="007A1F44" w:rsidP="00A0052B">
            <w:pPr>
              <w:pStyle w:val="TableEntry"/>
              <w:rPr>
                <w:noProof w:val="0"/>
              </w:rPr>
            </w:pPr>
            <w:r w:rsidRPr="00A03C55">
              <w:rPr>
                <w:noProof w:val="0"/>
              </w:rPr>
              <w:t>Additional Demographics</w:t>
            </w:r>
          </w:p>
        </w:tc>
        <w:tc>
          <w:tcPr>
            <w:tcW w:w="971" w:type="dxa"/>
          </w:tcPr>
          <w:p w14:paraId="1230AF4B" w14:textId="77777777" w:rsidR="007A1F44" w:rsidRPr="00A03C55" w:rsidRDefault="007A1F44" w:rsidP="00B6518F">
            <w:pPr>
              <w:pStyle w:val="TableEntry"/>
              <w:rPr>
                <w:noProof w:val="0"/>
              </w:rPr>
            </w:pPr>
            <w:r w:rsidRPr="00A03C55">
              <w:rPr>
                <w:noProof w:val="0"/>
              </w:rPr>
              <w:t>O</w:t>
            </w:r>
          </w:p>
        </w:tc>
        <w:tc>
          <w:tcPr>
            <w:tcW w:w="872" w:type="dxa"/>
          </w:tcPr>
          <w:p w14:paraId="70C18D29" w14:textId="77777777" w:rsidR="007A1F44" w:rsidRPr="00A03C55" w:rsidRDefault="007A1F44" w:rsidP="00B6518F">
            <w:pPr>
              <w:pStyle w:val="TableEntry"/>
              <w:rPr>
                <w:noProof w:val="0"/>
              </w:rPr>
            </w:pPr>
            <w:r w:rsidRPr="00A03C55">
              <w:rPr>
                <w:noProof w:val="0"/>
              </w:rPr>
              <w:t>[0..1]</w:t>
            </w:r>
          </w:p>
        </w:tc>
        <w:tc>
          <w:tcPr>
            <w:tcW w:w="1701" w:type="dxa"/>
          </w:tcPr>
          <w:p w14:paraId="4C515195" w14:textId="77777777" w:rsidR="007A1F44" w:rsidRPr="00A03C55" w:rsidRDefault="007A1F44" w:rsidP="00A66DA8">
            <w:pPr>
              <w:pStyle w:val="TableEntry"/>
              <w:jc w:val="center"/>
              <w:rPr>
                <w:noProof w:val="0"/>
              </w:rPr>
            </w:pPr>
            <w:r w:rsidRPr="00A03C55">
              <w:rPr>
                <w:noProof w:val="0"/>
              </w:rPr>
              <w:t>3</w:t>
            </w:r>
          </w:p>
        </w:tc>
      </w:tr>
      <w:tr w:rsidR="007A1F44" w:rsidRPr="00A03C55" w14:paraId="4EECDCAF" w14:textId="77777777">
        <w:trPr>
          <w:cantSplit/>
          <w:jc w:val="center"/>
        </w:trPr>
        <w:tc>
          <w:tcPr>
            <w:tcW w:w="1951" w:type="dxa"/>
          </w:tcPr>
          <w:p w14:paraId="15E7CFC4" w14:textId="77777777" w:rsidR="007A1F44" w:rsidRPr="00A03C55" w:rsidRDefault="007A1F44" w:rsidP="00B609B2">
            <w:pPr>
              <w:pStyle w:val="TableEntry"/>
              <w:rPr>
                <w:noProof w:val="0"/>
              </w:rPr>
            </w:pPr>
            <w:r w:rsidRPr="00A03C55">
              <w:rPr>
                <w:noProof w:val="0"/>
              </w:rPr>
              <w:t>PV1</w:t>
            </w:r>
          </w:p>
        </w:tc>
        <w:tc>
          <w:tcPr>
            <w:tcW w:w="3544" w:type="dxa"/>
          </w:tcPr>
          <w:p w14:paraId="791A4839" w14:textId="77777777" w:rsidR="007A1F44" w:rsidRPr="00A03C55" w:rsidRDefault="007A1F44" w:rsidP="00B609B2">
            <w:pPr>
              <w:pStyle w:val="TableEntry"/>
              <w:rPr>
                <w:noProof w:val="0"/>
              </w:rPr>
            </w:pPr>
            <w:r w:rsidRPr="00A03C55">
              <w:rPr>
                <w:noProof w:val="0"/>
              </w:rPr>
              <w:t>Patient Visit</w:t>
            </w:r>
          </w:p>
        </w:tc>
        <w:tc>
          <w:tcPr>
            <w:tcW w:w="971" w:type="dxa"/>
          </w:tcPr>
          <w:p w14:paraId="0051B17D" w14:textId="77777777" w:rsidR="007A1F44" w:rsidRPr="00A03C55" w:rsidRDefault="007A1F44" w:rsidP="00B6518F">
            <w:pPr>
              <w:pStyle w:val="TableEntry"/>
              <w:rPr>
                <w:noProof w:val="0"/>
              </w:rPr>
            </w:pPr>
            <w:r w:rsidRPr="00A03C55">
              <w:rPr>
                <w:noProof w:val="0"/>
              </w:rPr>
              <w:t>R</w:t>
            </w:r>
          </w:p>
        </w:tc>
        <w:tc>
          <w:tcPr>
            <w:tcW w:w="872" w:type="dxa"/>
          </w:tcPr>
          <w:p w14:paraId="5912C8C6" w14:textId="77777777" w:rsidR="007A1F44" w:rsidRPr="00A03C55" w:rsidRDefault="007A1F44" w:rsidP="00B6518F">
            <w:pPr>
              <w:pStyle w:val="TableEntry"/>
              <w:rPr>
                <w:noProof w:val="0"/>
              </w:rPr>
            </w:pPr>
            <w:r w:rsidRPr="00A03C55">
              <w:rPr>
                <w:noProof w:val="0"/>
              </w:rPr>
              <w:t>[1..1]</w:t>
            </w:r>
          </w:p>
        </w:tc>
        <w:tc>
          <w:tcPr>
            <w:tcW w:w="1701" w:type="dxa"/>
          </w:tcPr>
          <w:p w14:paraId="40AD2EE5" w14:textId="77777777" w:rsidR="007A1F44" w:rsidRPr="00A03C55" w:rsidRDefault="007A1F44" w:rsidP="00A66DA8">
            <w:pPr>
              <w:pStyle w:val="TableEntry"/>
              <w:jc w:val="center"/>
              <w:rPr>
                <w:noProof w:val="0"/>
              </w:rPr>
            </w:pPr>
            <w:r w:rsidRPr="00A03C55">
              <w:rPr>
                <w:noProof w:val="0"/>
              </w:rPr>
              <w:t>3</w:t>
            </w:r>
          </w:p>
        </w:tc>
      </w:tr>
      <w:tr w:rsidR="007A1F44" w:rsidRPr="00A03C55" w14:paraId="418C4945" w14:textId="77777777">
        <w:trPr>
          <w:cantSplit/>
          <w:jc w:val="center"/>
        </w:trPr>
        <w:tc>
          <w:tcPr>
            <w:tcW w:w="1951" w:type="dxa"/>
          </w:tcPr>
          <w:p w14:paraId="6FDB0914" w14:textId="77777777" w:rsidR="007A1F44" w:rsidRPr="00A03C55" w:rsidRDefault="007A1F44" w:rsidP="00B609B2">
            <w:pPr>
              <w:pStyle w:val="TableEntry"/>
              <w:rPr>
                <w:noProof w:val="0"/>
              </w:rPr>
            </w:pPr>
            <w:r w:rsidRPr="00A03C55">
              <w:rPr>
                <w:noProof w:val="0"/>
              </w:rPr>
              <w:t>PV2</w:t>
            </w:r>
          </w:p>
        </w:tc>
        <w:tc>
          <w:tcPr>
            <w:tcW w:w="3544" w:type="dxa"/>
          </w:tcPr>
          <w:p w14:paraId="40F8267F"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0AE9B513" w14:textId="77777777" w:rsidR="007A1F44" w:rsidRPr="00A03C55" w:rsidRDefault="007A1F44" w:rsidP="00B6518F">
            <w:pPr>
              <w:pStyle w:val="TableEntry"/>
              <w:rPr>
                <w:noProof w:val="0"/>
              </w:rPr>
            </w:pPr>
            <w:r w:rsidRPr="00A03C55">
              <w:rPr>
                <w:noProof w:val="0"/>
              </w:rPr>
              <w:t>O</w:t>
            </w:r>
          </w:p>
        </w:tc>
        <w:tc>
          <w:tcPr>
            <w:tcW w:w="872" w:type="dxa"/>
          </w:tcPr>
          <w:p w14:paraId="42D452B3" w14:textId="77777777" w:rsidR="007A1F44" w:rsidRPr="00A03C55" w:rsidRDefault="007A1F44" w:rsidP="00B6518F">
            <w:pPr>
              <w:pStyle w:val="TableEntry"/>
              <w:rPr>
                <w:noProof w:val="0"/>
              </w:rPr>
            </w:pPr>
            <w:r w:rsidRPr="00A03C55">
              <w:rPr>
                <w:noProof w:val="0"/>
              </w:rPr>
              <w:t>[0..1]</w:t>
            </w:r>
          </w:p>
        </w:tc>
        <w:tc>
          <w:tcPr>
            <w:tcW w:w="1701" w:type="dxa"/>
          </w:tcPr>
          <w:p w14:paraId="66756ABA" w14:textId="77777777" w:rsidR="007A1F44" w:rsidRPr="00A03C55" w:rsidRDefault="007A1F44" w:rsidP="00A66DA8">
            <w:pPr>
              <w:pStyle w:val="TableEntry"/>
              <w:jc w:val="center"/>
              <w:rPr>
                <w:noProof w:val="0"/>
              </w:rPr>
            </w:pPr>
            <w:r w:rsidRPr="00A03C55">
              <w:rPr>
                <w:noProof w:val="0"/>
              </w:rPr>
              <w:t>3</w:t>
            </w:r>
          </w:p>
        </w:tc>
      </w:tr>
      <w:tr w:rsidR="007A1F44" w:rsidRPr="00A03C55" w14:paraId="7E560212" w14:textId="77777777">
        <w:trPr>
          <w:cantSplit/>
          <w:jc w:val="center"/>
        </w:trPr>
        <w:tc>
          <w:tcPr>
            <w:tcW w:w="1951" w:type="dxa"/>
          </w:tcPr>
          <w:p w14:paraId="3DE3C4E4" w14:textId="77777777" w:rsidR="007A1F44" w:rsidRPr="00A03C55" w:rsidRDefault="007A1F44" w:rsidP="00B609B2">
            <w:pPr>
              <w:pStyle w:val="TableEntry"/>
              <w:rPr>
                <w:noProof w:val="0"/>
              </w:rPr>
            </w:pPr>
            <w:r w:rsidRPr="00A03C55">
              <w:rPr>
                <w:noProof w:val="0"/>
              </w:rPr>
              <w:t>DB1</w:t>
            </w:r>
          </w:p>
        </w:tc>
        <w:tc>
          <w:tcPr>
            <w:tcW w:w="3544" w:type="dxa"/>
          </w:tcPr>
          <w:p w14:paraId="66053D16" w14:textId="77777777" w:rsidR="007A1F44" w:rsidRPr="00A03C55" w:rsidRDefault="007A1F44" w:rsidP="00B609B2">
            <w:pPr>
              <w:pStyle w:val="TableEntry"/>
              <w:rPr>
                <w:noProof w:val="0"/>
              </w:rPr>
            </w:pPr>
            <w:r w:rsidRPr="00A03C55">
              <w:rPr>
                <w:noProof w:val="0"/>
              </w:rPr>
              <w:t>Disability Information</w:t>
            </w:r>
          </w:p>
        </w:tc>
        <w:tc>
          <w:tcPr>
            <w:tcW w:w="971" w:type="dxa"/>
          </w:tcPr>
          <w:p w14:paraId="72056229" w14:textId="77777777" w:rsidR="007A1F44" w:rsidRPr="00A03C55" w:rsidRDefault="007A1F44" w:rsidP="00B6518F">
            <w:pPr>
              <w:pStyle w:val="TableEntry"/>
              <w:rPr>
                <w:noProof w:val="0"/>
              </w:rPr>
            </w:pPr>
            <w:r w:rsidRPr="00A03C55">
              <w:rPr>
                <w:noProof w:val="0"/>
              </w:rPr>
              <w:t>O</w:t>
            </w:r>
          </w:p>
        </w:tc>
        <w:tc>
          <w:tcPr>
            <w:tcW w:w="872" w:type="dxa"/>
          </w:tcPr>
          <w:p w14:paraId="5393B1AF" w14:textId="77777777" w:rsidR="007A1F44" w:rsidRPr="00A03C55" w:rsidRDefault="007A1F44" w:rsidP="00B6518F">
            <w:pPr>
              <w:pStyle w:val="TableEntry"/>
              <w:rPr>
                <w:noProof w:val="0"/>
              </w:rPr>
            </w:pPr>
            <w:r w:rsidRPr="00A03C55">
              <w:rPr>
                <w:noProof w:val="0"/>
              </w:rPr>
              <w:t>[0..*]</w:t>
            </w:r>
          </w:p>
        </w:tc>
        <w:tc>
          <w:tcPr>
            <w:tcW w:w="1701" w:type="dxa"/>
          </w:tcPr>
          <w:p w14:paraId="64146AE7" w14:textId="77777777" w:rsidR="007A1F44" w:rsidRPr="00A03C55" w:rsidRDefault="007A1F44" w:rsidP="00A66DA8">
            <w:pPr>
              <w:pStyle w:val="TableEntry"/>
              <w:jc w:val="center"/>
              <w:rPr>
                <w:noProof w:val="0"/>
              </w:rPr>
            </w:pPr>
            <w:r w:rsidRPr="00A03C55">
              <w:rPr>
                <w:noProof w:val="0"/>
              </w:rPr>
              <w:t>3</w:t>
            </w:r>
          </w:p>
        </w:tc>
      </w:tr>
      <w:tr w:rsidR="007A1F44" w:rsidRPr="00A03C55" w14:paraId="1B9034DB" w14:textId="77777777">
        <w:trPr>
          <w:cantSplit/>
          <w:jc w:val="center"/>
        </w:trPr>
        <w:tc>
          <w:tcPr>
            <w:tcW w:w="1951" w:type="dxa"/>
          </w:tcPr>
          <w:p w14:paraId="449A6ACB" w14:textId="77777777" w:rsidR="007A1F44" w:rsidRPr="00A03C55" w:rsidRDefault="007A1F44" w:rsidP="00B609B2">
            <w:pPr>
              <w:pStyle w:val="TableEntry"/>
              <w:rPr>
                <w:noProof w:val="0"/>
              </w:rPr>
            </w:pPr>
            <w:r w:rsidRPr="00A03C55">
              <w:rPr>
                <w:noProof w:val="0"/>
              </w:rPr>
              <w:t>OBX</w:t>
            </w:r>
          </w:p>
        </w:tc>
        <w:tc>
          <w:tcPr>
            <w:tcW w:w="3544" w:type="dxa"/>
          </w:tcPr>
          <w:p w14:paraId="72FFCA21" w14:textId="77777777" w:rsidR="007A1F44" w:rsidRPr="00A03C55" w:rsidRDefault="007A1F44" w:rsidP="00B609B2">
            <w:pPr>
              <w:pStyle w:val="TableEntry"/>
              <w:rPr>
                <w:noProof w:val="0"/>
              </w:rPr>
            </w:pPr>
            <w:r w:rsidRPr="00A03C55">
              <w:rPr>
                <w:noProof w:val="0"/>
              </w:rPr>
              <w:t>Observation/Result</w:t>
            </w:r>
          </w:p>
        </w:tc>
        <w:tc>
          <w:tcPr>
            <w:tcW w:w="971" w:type="dxa"/>
          </w:tcPr>
          <w:p w14:paraId="59FA52C4" w14:textId="77777777" w:rsidR="007A1F44" w:rsidRPr="00A03C55" w:rsidRDefault="007A1F44" w:rsidP="00B6518F">
            <w:pPr>
              <w:pStyle w:val="TableEntry"/>
              <w:rPr>
                <w:noProof w:val="0"/>
              </w:rPr>
            </w:pPr>
            <w:r w:rsidRPr="00A03C55">
              <w:rPr>
                <w:noProof w:val="0"/>
              </w:rPr>
              <w:t>O</w:t>
            </w:r>
          </w:p>
        </w:tc>
        <w:tc>
          <w:tcPr>
            <w:tcW w:w="872" w:type="dxa"/>
          </w:tcPr>
          <w:p w14:paraId="73460FED" w14:textId="77777777" w:rsidR="007A1F44" w:rsidRPr="00A03C55" w:rsidRDefault="007A1F44" w:rsidP="00B6518F">
            <w:pPr>
              <w:pStyle w:val="TableEntry"/>
              <w:rPr>
                <w:noProof w:val="0"/>
              </w:rPr>
            </w:pPr>
            <w:r w:rsidRPr="00A03C55">
              <w:rPr>
                <w:noProof w:val="0"/>
              </w:rPr>
              <w:t>[0..*]</w:t>
            </w:r>
          </w:p>
        </w:tc>
        <w:tc>
          <w:tcPr>
            <w:tcW w:w="1701" w:type="dxa"/>
          </w:tcPr>
          <w:p w14:paraId="61DDF86C" w14:textId="77777777" w:rsidR="007A1F44" w:rsidRPr="00A03C55" w:rsidRDefault="007A1F44" w:rsidP="00A66DA8">
            <w:pPr>
              <w:pStyle w:val="TableEntry"/>
              <w:jc w:val="center"/>
              <w:rPr>
                <w:noProof w:val="0"/>
              </w:rPr>
            </w:pPr>
            <w:r w:rsidRPr="00A03C55">
              <w:rPr>
                <w:noProof w:val="0"/>
              </w:rPr>
              <w:t>7</w:t>
            </w:r>
          </w:p>
        </w:tc>
      </w:tr>
    </w:tbl>
    <w:p w14:paraId="0648857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0" w:name="_Toc174249260"/>
      <w:r w:rsidRPr="00A03C55">
        <w:rPr>
          <w:noProof w:val="0"/>
        </w:rPr>
        <w:t>Comments on segment usage</w:t>
      </w:r>
      <w:bookmarkEnd w:id="470"/>
    </w:p>
    <w:p w14:paraId="2733BEEE" w14:textId="77777777" w:rsidR="007A1F44" w:rsidRPr="00A03C55" w:rsidRDefault="007A1F44">
      <w:r w:rsidRPr="00A03C55">
        <w:t xml:space="preserve">Field </w:t>
      </w:r>
      <w:r w:rsidRPr="00A03C55">
        <w:rPr>
          <w:i/>
          <w:iCs/>
        </w:rPr>
        <w:t>EVN-6-event occurred</w:t>
      </w:r>
      <w:r w:rsidRPr="00A03C55">
        <w:t xml:space="preserve"> shall contain the date and time that the patient actually left the institution. </w:t>
      </w:r>
      <w:r w:rsidRPr="00A03C55">
        <w:rPr>
          <w:i/>
          <w:iCs/>
        </w:rPr>
        <w:t>PV2-47-expected LOA return</w:t>
      </w:r>
      <w:r w:rsidRPr="00A03C55">
        <w:t xml:space="preserve"> shall contain the date and time that the patient is expected to return from the leave of absence.</w:t>
      </w:r>
    </w:p>
    <w:p w14:paraId="07306E81" w14:textId="77777777" w:rsidR="007A1F44" w:rsidRPr="00A03C55" w:rsidRDefault="007A1F44">
      <w:r w:rsidRPr="00A03C55">
        <w:t>One or more OBX segments may be present to carry “permanent observations” such as the patient weight or height.</w:t>
      </w:r>
    </w:p>
    <w:p w14:paraId="680C0D9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1" w:name="_Toc174249261"/>
      <w:r w:rsidRPr="00A03C55">
        <w:rPr>
          <w:noProof w:val="0"/>
        </w:rPr>
        <w:t>Expected actions</w:t>
      </w:r>
      <w:bookmarkEnd w:id="471"/>
    </w:p>
    <w:p w14:paraId="317386E5" w14:textId="77777777" w:rsidR="007A1F44" w:rsidRPr="00A03C55" w:rsidRDefault="007A1F44">
      <w:r w:rsidRPr="00A03C55">
        <w:t>The receiver shall record that the patient has left the institution on a leave of absence.</w:t>
      </w:r>
    </w:p>
    <w:p w14:paraId="380ADBE1" w14:textId="77777777" w:rsidR="007A1F44" w:rsidRPr="00A03C55" w:rsidRDefault="007A1F44">
      <w:r w:rsidRPr="00A03C55">
        <w:t>The receiver shall report the result of this operation (success / error) in an acknowledgment message returned to the sender.</w:t>
      </w:r>
    </w:p>
    <w:p w14:paraId="13A214AB" w14:textId="77777777" w:rsidR="007A1F44" w:rsidRPr="00A03C55" w:rsidRDefault="007A1F44">
      <w:r w:rsidRPr="00A03C55">
        <w:t>In case this Movement conflicts with the current situation of the patient (no active encounter, or patient unknown) the message is discarded, but no error condition is raised.</w:t>
      </w:r>
    </w:p>
    <w:p w14:paraId="4BFF9400" w14:textId="77777777" w:rsidR="007A1F44" w:rsidRPr="00A03C55" w:rsidRDefault="007A1F44">
      <w:r w:rsidRPr="00A03C55">
        <w:t>If the receiver does not support the Advanced Encounter Management Option of this transaction, it shall application-reject the message (see ITI TF-2x: C.2.3).</w:t>
      </w:r>
    </w:p>
    <w:p w14:paraId="26DDA07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72" w:name="_Toc174249262"/>
      <w:bookmarkStart w:id="473" w:name="_Toc398544192"/>
      <w:r w:rsidRPr="00A03C55">
        <w:rPr>
          <w:noProof w:val="0"/>
        </w:rPr>
        <w:lastRenderedPageBreak/>
        <w:t>Cancel Leave of Absence for a Patient – ADT^A52^ADT_A52</w:t>
      </w:r>
      <w:bookmarkEnd w:id="472"/>
      <w:bookmarkEnd w:id="473"/>
    </w:p>
    <w:p w14:paraId="1F61AE4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4" w:name="_Toc174249263"/>
      <w:r w:rsidRPr="00A03C55">
        <w:rPr>
          <w:noProof w:val="0"/>
        </w:rPr>
        <w:t>Trigger Event</w:t>
      </w:r>
      <w:bookmarkEnd w:id="474"/>
    </w:p>
    <w:p w14:paraId="0166AFDC" w14:textId="77777777" w:rsidR="007A1F44" w:rsidRPr="00A03C55" w:rsidRDefault="007A1F44">
      <w:r w:rsidRPr="00A03C55">
        <w:t>This message is sent by a Patient Encounter Supplier to cancel a previous notification to a Patient Encounter Consumer that a patient had left the healthcare institution temporarily.</w:t>
      </w:r>
    </w:p>
    <w:p w14:paraId="5B753FE5" w14:textId="77777777" w:rsidR="007A1F44" w:rsidRPr="00A03C55" w:rsidRDefault="007A1F44">
      <w:r w:rsidRPr="00A03C55">
        <w:t xml:space="preserve">MSH-9 is valued </w:t>
      </w:r>
      <w:r w:rsidRPr="00A03C55">
        <w:rPr>
          <w:b/>
          <w:bCs/>
        </w:rPr>
        <w:t>ADT^A52^ADT_A52.</w:t>
      </w:r>
    </w:p>
    <w:p w14:paraId="3C211E2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5" w:name="_Toc174249264"/>
      <w:r w:rsidRPr="00A03C55">
        <w:rPr>
          <w:noProof w:val="0"/>
        </w:rPr>
        <w:t>Message Static Definition</w:t>
      </w:r>
      <w:bookmarkEnd w:id="475"/>
    </w:p>
    <w:p w14:paraId="31F733DD" w14:textId="77777777" w:rsidR="007A1F44" w:rsidRPr="00A03C55" w:rsidRDefault="007A1F44">
      <w:pPr>
        <w:pStyle w:val="TableTitle"/>
        <w:rPr>
          <w:noProof w:val="0"/>
        </w:rPr>
      </w:pPr>
      <w:r w:rsidRPr="00A03C55">
        <w:rPr>
          <w:noProof w:val="0"/>
        </w:rPr>
        <w:t>Table 3.31-28: Static definition of message ADT^A52^ADT_A52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122FF6D" w14:textId="77777777">
        <w:trPr>
          <w:cantSplit/>
          <w:tblHeader/>
          <w:jc w:val="center"/>
        </w:trPr>
        <w:tc>
          <w:tcPr>
            <w:tcW w:w="1951" w:type="dxa"/>
            <w:shd w:val="clear" w:color="auto" w:fill="D9D9D9"/>
          </w:tcPr>
          <w:p w14:paraId="738D669F"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2A6CA9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3B6BAD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42A24CB"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FD2480D" w14:textId="77777777" w:rsidR="007A1F44" w:rsidRPr="00A03C55" w:rsidRDefault="007A1F44" w:rsidP="00A53067">
            <w:pPr>
              <w:pStyle w:val="TableEntryHeader"/>
              <w:rPr>
                <w:noProof w:val="0"/>
              </w:rPr>
            </w:pPr>
            <w:r w:rsidRPr="00A03C55">
              <w:rPr>
                <w:noProof w:val="0"/>
              </w:rPr>
              <w:t>HL7 chapter</w:t>
            </w:r>
          </w:p>
        </w:tc>
      </w:tr>
      <w:tr w:rsidR="007A1F44" w:rsidRPr="00A03C55" w14:paraId="0482C0B5" w14:textId="77777777">
        <w:trPr>
          <w:cantSplit/>
          <w:jc w:val="center"/>
        </w:trPr>
        <w:tc>
          <w:tcPr>
            <w:tcW w:w="1951" w:type="dxa"/>
          </w:tcPr>
          <w:p w14:paraId="46ADD73B" w14:textId="77777777" w:rsidR="007A1F44" w:rsidRPr="00A03C55" w:rsidRDefault="007A1F44" w:rsidP="00B609B2">
            <w:pPr>
              <w:pStyle w:val="TableEntry"/>
              <w:rPr>
                <w:noProof w:val="0"/>
              </w:rPr>
            </w:pPr>
            <w:r w:rsidRPr="00A03C55">
              <w:rPr>
                <w:noProof w:val="0"/>
              </w:rPr>
              <w:t>MSH</w:t>
            </w:r>
          </w:p>
        </w:tc>
        <w:tc>
          <w:tcPr>
            <w:tcW w:w="3544" w:type="dxa"/>
          </w:tcPr>
          <w:p w14:paraId="1626DC16" w14:textId="77777777" w:rsidR="007A1F44" w:rsidRPr="00A03C55" w:rsidRDefault="007A1F44" w:rsidP="00B609B2">
            <w:pPr>
              <w:pStyle w:val="TableEntry"/>
              <w:rPr>
                <w:noProof w:val="0"/>
              </w:rPr>
            </w:pPr>
            <w:r w:rsidRPr="00A03C55">
              <w:rPr>
                <w:noProof w:val="0"/>
              </w:rPr>
              <w:t>Message Header</w:t>
            </w:r>
          </w:p>
        </w:tc>
        <w:tc>
          <w:tcPr>
            <w:tcW w:w="971" w:type="dxa"/>
          </w:tcPr>
          <w:p w14:paraId="6BD5EFD0" w14:textId="77777777" w:rsidR="007A1F44" w:rsidRPr="00A03C55" w:rsidRDefault="007A1F44" w:rsidP="00B6518F">
            <w:pPr>
              <w:pStyle w:val="TableEntry"/>
              <w:rPr>
                <w:noProof w:val="0"/>
              </w:rPr>
            </w:pPr>
            <w:r w:rsidRPr="00A03C55">
              <w:rPr>
                <w:noProof w:val="0"/>
              </w:rPr>
              <w:t>R</w:t>
            </w:r>
          </w:p>
        </w:tc>
        <w:tc>
          <w:tcPr>
            <w:tcW w:w="872" w:type="dxa"/>
          </w:tcPr>
          <w:p w14:paraId="095DE4C5" w14:textId="77777777" w:rsidR="007A1F44" w:rsidRPr="00A03C55" w:rsidRDefault="007A1F44" w:rsidP="00B6518F">
            <w:pPr>
              <w:pStyle w:val="TableEntry"/>
              <w:rPr>
                <w:noProof w:val="0"/>
              </w:rPr>
            </w:pPr>
            <w:r w:rsidRPr="00A03C55">
              <w:rPr>
                <w:noProof w:val="0"/>
              </w:rPr>
              <w:t>[1..1]</w:t>
            </w:r>
          </w:p>
        </w:tc>
        <w:tc>
          <w:tcPr>
            <w:tcW w:w="1701" w:type="dxa"/>
          </w:tcPr>
          <w:p w14:paraId="721E03C0" w14:textId="77777777" w:rsidR="007A1F44" w:rsidRPr="00A03C55" w:rsidRDefault="007A1F44" w:rsidP="00A66DA8">
            <w:pPr>
              <w:pStyle w:val="TableEntry"/>
              <w:jc w:val="center"/>
              <w:rPr>
                <w:noProof w:val="0"/>
              </w:rPr>
            </w:pPr>
            <w:r w:rsidRPr="00A03C55">
              <w:rPr>
                <w:noProof w:val="0"/>
              </w:rPr>
              <w:t>2</w:t>
            </w:r>
          </w:p>
        </w:tc>
      </w:tr>
      <w:tr w:rsidR="007A1F44" w:rsidRPr="00A03C55" w14:paraId="7A2267A7" w14:textId="77777777">
        <w:trPr>
          <w:cantSplit/>
          <w:jc w:val="center"/>
        </w:trPr>
        <w:tc>
          <w:tcPr>
            <w:tcW w:w="1951" w:type="dxa"/>
          </w:tcPr>
          <w:p w14:paraId="27279F38" w14:textId="77777777" w:rsidR="007A1F44" w:rsidRPr="00A03C55" w:rsidRDefault="007A1F44" w:rsidP="00B609B2">
            <w:pPr>
              <w:pStyle w:val="TableEntry"/>
              <w:rPr>
                <w:noProof w:val="0"/>
              </w:rPr>
            </w:pPr>
            <w:r w:rsidRPr="00A03C55">
              <w:rPr>
                <w:noProof w:val="0"/>
              </w:rPr>
              <w:t>SFT</w:t>
            </w:r>
          </w:p>
        </w:tc>
        <w:tc>
          <w:tcPr>
            <w:tcW w:w="3544" w:type="dxa"/>
          </w:tcPr>
          <w:p w14:paraId="3613FB6A" w14:textId="77777777" w:rsidR="007A1F44" w:rsidRPr="00A03C55" w:rsidRDefault="007A1F44" w:rsidP="00A0052B">
            <w:pPr>
              <w:pStyle w:val="TableEntry"/>
              <w:rPr>
                <w:noProof w:val="0"/>
              </w:rPr>
            </w:pPr>
            <w:r w:rsidRPr="00A03C55">
              <w:rPr>
                <w:noProof w:val="0"/>
              </w:rPr>
              <w:t>Software Segment</w:t>
            </w:r>
          </w:p>
        </w:tc>
        <w:tc>
          <w:tcPr>
            <w:tcW w:w="971" w:type="dxa"/>
          </w:tcPr>
          <w:p w14:paraId="37A0E3B4" w14:textId="77777777" w:rsidR="007A1F44" w:rsidRPr="00A03C55" w:rsidRDefault="007A1F44" w:rsidP="00B6518F">
            <w:pPr>
              <w:pStyle w:val="TableEntry"/>
              <w:rPr>
                <w:noProof w:val="0"/>
              </w:rPr>
            </w:pPr>
            <w:r w:rsidRPr="00A03C55">
              <w:rPr>
                <w:noProof w:val="0"/>
              </w:rPr>
              <w:t>O</w:t>
            </w:r>
          </w:p>
        </w:tc>
        <w:tc>
          <w:tcPr>
            <w:tcW w:w="872" w:type="dxa"/>
          </w:tcPr>
          <w:p w14:paraId="324C5432" w14:textId="77777777" w:rsidR="007A1F44" w:rsidRPr="00A03C55" w:rsidRDefault="007A1F44" w:rsidP="00B6518F">
            <w:pPr>
              <w:pStyle w:val="TableEntry"/>
              <w:rPr>
                <w:noProof w:val="0"/>
              </w:rPr>
            </w:pPr>
            <w:r w:rsidRPr="00A03C55">
              <w:rPr>
                <w:noProof w:val="0"/>
              </w:rPr>
              <w:t>[0..*]</w:t>
            </w:r>
          </w:p>
        </w:tc>
        <w:tc>
          <w:tcPr>
            <w:tcW w:w="1701" w:type="dxa"/>
          </w:tcPr>
          <w:p w14:paraId="3546D9E8" w14:textId="77777777" w:rsidR="007A1F44" w:rsidRPr="00A03C55" w:rsidRDefault="007A1F44" w:rsidP="00A66DA8">
            <w:pPr>
              <w:pStyle w:val="TableEntry"/>
              <w:jc w:val="center"/>
              <w:rPr>
                <w:noProof w:val="0"/>
              </w:rPr>
            </w:pPr>
            <w:r w:rsidRPr="00A03C55">
              <w:rPr>
                <w:noProof w:val="0"/>
              </w:rPr>
              <w:t>2</w:t>
            </w:r>
          </w:p>
        </w:tc>
      </w:tr>
      <w:tr w:rsidR="007A1F44" w:rsidRPr="00A03C55" w14:paraId="110E8183" w14:textId="77777777">
        <w:trPr>
          <w:cantSplit/>
          <w:jc w:val="center"/>
        </w:trPr>
        <w:tc>
          <w:tcPr>
            <w:tcW w:w="1951" w:type="dxa"/>
          </w:tcPr>
          <w:p w14:paraId="14EF71B9" w14:textId="77777777" w:rsidR="007A1F44" w:rsidRPr="00A03C55" w:rsidRDefault="007A1F44" w:rsidP="00B609B2">
            <w:pPr>
              <w:pStyle w:val="TableEntry"/>
              <w:rPr>
                <w:noProof w:val="0"/>
              </w:rPr>
            </w:pPr>
            <w:r w:rsidRPr="00A03C55">
              <w:rPr>
                <w:noProof w:val="0"/>
              </w:rPr>
              <w:t>EVN</w:t>
            </w:r>
          </w:p>
        </w:tc>
        <w:tc>
          <w:tcPr>
            <w:tcW w:w="3544" w:type="dxa"/>
          </w:tcPr>
          <w:p w14:paraId="40EA8A04" w14:textId="77777777" w:rsidR="007A1F44" w:rsidRPr="00A03C55" w:rsidRDefault="007A1F44" w:rsidP="00A0052B">
            <w:pPr>
              <w:pStyle w:val="TableEntry"/>
              <w:rPr>
                <w:noProof w:val="0"/>
              </w:rPr>
            </w:pPr>
            <w:r w:rsidRPr="00A03C55">
              <w:rPr>
                <w:noProof w:val="0"/>
              </w:rPr>
              <w:t>Event Type</w:t>
            </w:r>
          </w:p>
        </w:tc>
        <w:tc>
          <w:tcPr>
            <w:tcW w:w="971" w:type="dxa"/>
          </w:tcPr>
          <w:p w14:paraId="00BDA40F" w14:textId="77777777" w:rsidR="007A1F44" w:rsidRPr="00A03C55" w:rsidRDefault="007A1F44" w:rsidP="00B6518F">
            <w:pPr>
              <w:pStyle w:val="TableEntry"/>
              <w:rPr>
                <w:noProof w:val="0"/>
              </w:rPr>
            </w:pPr>
            <w:r w:rsidRPr="00A03C55">
              <w:rPr>
                <w:noProof w:val="0"/>
              </w:rPr>
              <w:t>R</w:t>
            </w:r>
          </w:p>
        </w:tc>
        <w:tc>
          <w:tcPr>
            <w:tcW w:w="872" w:type="dxa"/>
          </w:tcPr>
          <w:p w14:paraId="064B7672" w14:textId="77777777" w:rsidR="007A1F44" w:rsidRPr="00A03C55" w:rsidRDefault="007A1F44" w:rsidP="00B6518F">
            <w:pPr>
              <w:pStyle w:val="TableEntry"/>
              <w:rPr>
                <w:noProof w:val="0"/>
              </w:rPr>
            </w:pPr>
            <w:r w:rsidRPr="00A03C55">
              <w:rPr>
                <w:noProof w:val="0"/>
              </w:rPr>
              <w:t>[1..1]</w:t>
            </w:r>
          </w:p>
        </w:tc>
        <w:tc>
          <w:tcPr>
            <w:tcW w:w="1701" w:type="dxa"/>
          </w:tcPr>
          <w:p w14:paraId="180BA03A" w14:textId="77777777" w:rsidR="007A1F44" w:rsidRPr="00A03C55" w:rsidRDefault="007A1F44" w:rsidP="00A66DA8">
            <w:pPr>
              <w:pStyle w:val="TableEntry"/>
              <w:jc w:val="center"/>
              <w:rPr>
                <w:noProof w:val="0"/>
              </w:rPr>
            </w:pPr>
            <w:r w:rsidRPr="00A03C55">
              <w:rPr>
                <w:noProof w:val="0"/>
              </w:rPr>
              <w:t>2</w:t>
            </w:r>
          </w:p>
        </w:tc>
      </w:tr>
      <w:tr w:rsidR="007A1F44" w:rsidRPr="00A03C55" w14:paraId="66D7D016" w14:textId="77777777">
        <w:trPr>
          <w:cantSplit/>
          <w:jc w:val="center"/>
        </w:trPr>
        <w:tc>
          <w:tcPr>
            <w:tcW w:w="1951" w:type="dxa"/>
          </w:tcPr>
          <w:p w14:paraId="748B27C7" w14:textId="77777777" w:rsidR="007A1F44" w:rsidRPr="00A03C55" w:rsidRDefault="007A1F44" w:rsidP="00B609B2">
            <w:pPr>
              <w:pStyle w:val="TableEntry"/>
              <w:rPr>
                <w:noProof w:val="0"/>
              </w:rPr>
            </w:pPr>
            <w:r w:rsidRPr="00A03C55">
              <w:rPr>
                <w:noProof w:val="0"/>
              </w:rPr>
              <w:t>PID</w:t>
            </w:r>
          </w:p>
        </w:tc>
        <w:tc>
          <w:tcPr>
            <w:tcW w:w="3544" w:type="dxa"/>
          </w:tcPr>
          <w:p w14:paraId="1982019A" w14:textId="77777777" w:rsidR="007A1F44" w:rsidRPr="00A03C55" w:rsidRDefault="007A1F44" w:rsidP="00A0052B">
            <w:pPr>
              <w:pStyle w:val="TableEntry"/>
              <w:rPr>
                <w:noProof w:val="0"/>
              </w:rPr>
            </w:pPr>
            <w:r w:rsidRPr="00A03C55">
              <w:rPr>
                <w:noProof w:val="0"/>
              </w:rPr>
              <w:t>Patient Identification</w:t>
            </w:r>
          </w:p>
        </w:tc>
        <w:tc>
          <w:tcPr>
            <w:tcW w:w="971" w:type="dxa"/>
          </w:tcPr>
          <w:p w14:paraId="2B8423D3" w14:textId="77777777" w:rsidR="007A1F44" w:rsidRPr="00A03C55" w:rsidRDefault="007A1F44" w:rsidP="00B6518F">
            <w:pPr>
              <w:pStyle w:val="TableEntry"/>
              <w:rPr>
                <w:noProof w:val="0"/>
              </w:rPr>
            </w:pPr>
            <w:r w:rsidRPr="00A03C55">
              <w:rPr>
                <w:noProof w:val="0"/>
              </w:rPr>
              <w:t>R</w:t>
            </w:r>
          </w:p>
        </w:tc>
        <w:tc>
          <w:tcPr>
            <w:tcW w:w="872" w:type="dxa"/>
          </w:tcPr>
          <w:p w14:paraId="075F15F2" w14:textId="77777777" w:rsidR="007A1F44" w:rsidRPr="00A03C55" w:rsidRDefault="007A1F44" w:rsidP="00B6518F">
            <w:pPr>
              <w:pStyle w:val="TableEntry"/>
              <w:rPr>
                <w:noProof w:val="0"/>
              </w:rPr>
            </w:pPr>
            <w:r w:rsidRPr="00A03C55">
              <w:rPr>
                <w:noProof w:val="0"/>
              </w:rPr>
              <w:t>[1..1]</w:t>
            </w:r>
          </w:p>
        </w:tc>
        <w:tc>
          <w:tcPr>
            <w:tcW w:w="1701" w:type="dxa"/>
          </w:tcPr>
          <w:p w14:paraId="65D9928B" w14:textId="77777777" w:rsidR="007A1F44" w:rsidRPr="00A03C55" w:rsidRDefault="007A1F44" w:rsidP="00A66DA8">
            <w:pPr>
              <w:pStyle w:val="TableEntry"/>
              <w:jc w:val="center"/>
              <w:rPr>
                <w:noProof w:val="0"/>
              </w:rPr>
            </w:pPr>
            <w:r w:rsidRPr="00A03C55">
              <w:rPr>
                <w:noProof w:val="0"/>
              </w:rPr>
              <w:t>3</w:t>
            </w:r>
          </w:p>
        </w:tc>
      </w:tr>
      <w:tr w:rsidR="007A1F44" w:rsidRPr="00A03C55" w14:paraId="66D9449D" w14:textId="77777777">
        <w:trPr>
          <w:cantSplit/>
          <w:jc w:val="center"/>
        </w:trPr>
        <w:tc>
          <w:tcPr>
            <w:tcW w:w="1951" w:type="dxa"/>
          </w:tcPr>
          <w:p w14:paraId="0056C3EC" w14:textId="77777777" w:rsidR="007A1F44" w:rsidRPr="00A03C55" w:rsidRDefault="007A1F44" w:rsidP="00B609B2">
            <w:pPr>
              <w:pStyle w:val="TableEntry"/>
              <w:rPr>
                <w:noProof w:val="0"/>
              </w:rPr>
            </w:pPr>
            <w:r w:rsidRPr="00A03C55">
              <w:rPr>
                <w:noProof w:val="0"/>
              </w:rPr>
              <w:t>PD1</w:t>
            </w:r>
          </w:p>
        </w:tc>
        <w:tc>
          <w:tcPr>
            <w:tcW w:w="3544" w:type="dxa"/>
          </w:tcPr>
          <w:p w14:paraId="1BA6E5BD" w14:textId="77777777" w:rsidR="007A1F44" w:rsidRPr="00A03C55" w:rsidRDefault="007A1F44" w:rsidP="00A0052B">
            <w:pPr>
              <w:pStyle w:val="TableEntry"/>
              <w:rPr>
                <w:noProof w:val="0"/>
              </w:rPr>
            </w:pPr>
            <w:r w:rsidRPr="00A03C55">
              <w:rPr>
                <w:noProof w:val="0"/>
              </w:rPr>
              <w:t>Additional Demographics</w:t>
            </w:r>
          </w:p>
        </w:tc>
        <w:tc>
          <w:tcPr>
            <w:tcW w:w="971" w:type="dxa"/>
          </w:tcPr>
          <w:p w14:paraId="6CC8558E" w14:textId="77777777" w:rsidR="007A1F44" w:rsidRPr="00A03C55" w:rsidRDefault="007A1F44" w:rsidP="00B6518F">
            <w:pPr>
              <w:pStyle w:val="TableEntry"/>
              <w:rPr>
                <w:noProof w:val="0"/>
              </w:rPr>
            </w:pPr>
            <w:r w:rsidRPr="00A03C55">
              <w:rPr>
                <w:noProof w:val="0"/>
              </w:rPr>
              <w:t>O</w:t>
            </w:r>
          </w:p>
        </w:tc>
        <w:tc>
          <w:tcPr>
            <w:tcW w:w="872" w:type="dxa"/>
          </w:tcPr>
          <w:p w14:paraId="5C872544" w14:textId="77777777" w:rsidR="007A1F44" w:rsidRPr="00A03C55" w:rsidRDefault="007A1F44" w:rsidP="00B6518F">
            <w:pPr>
              <w:pStyle w:val="TableEntry"/>
              <w:rPr>
                <w:noProof w:val="0"/>
              </w:rPr>
            </w:pPr>
            <w:r w:rsidRPr="00A03C55">
              <w:rPr>
                <w:noProof w:val="0"/>
              </w:rPr>
              <w:t>[0..1]</w:t>
            </w:r>
          </w:p>
        </w:tc>
        <w:tc>
          <w:tcPr>
            <w:tcW w:w="1701" w:type="dxa"/>
          </w:tcPr>
          <w:p w14:paraId="47AD8522" w14:textId="77777777" w:rsidR="007A1F44" w:rsidRPr="00A03C55" w:rsidRDefault="007A1F44" w:rsidP="00A66DA8">
            <w:pPr>
              <w:pStyle w:val="TableEntry"/>
              <w:jc w:val="center"/>
              <w:rPr>
                <w:noProof w:val="0"/>
              </w:rPr>
            </w:pPr>
            <w:r w:rsidRPr="00A03C55">
              <w:rPr>
                <w:noProof w:val="0"/>
              </w:rPr>
              <w:t>3</w:t>
            </w:r>
          </w:p>
        </w:tc>
      </w:tr>
      <w:tr w:rsidR="007A1F44" w:rsidRPr="00A03C55" w14:paraId="54A1B677" w14:textId="77777777">
        <w:trPr>
          <w:cantSplit/>
          <w:jc w:val="center"/>
        </w:trPr>
        <w:tc>
          <w:tcPr>
            <w:tcW w:w="1951" w:type="dxa"/>
          </w:tcPr>
          <w:p w14:paraId="382A1E04" w14:textId="77777777" w:rsidR="007A1F44" w:rsidRPr="00A03C55" w:rsidRDefault="007A1F44" w:rsidP="00B609B2">
            <w:pPr>
              <w:pStyle w:val="TableEntry"/>
              <w:rPr>
                <w:noProof w:val="0"/>
              </w:rPr>
            </w:pPr>
            <w:r w:rsidRPr="00A03C55">
              <w:rPr>
                <w:noProof w:val="0"/>
              </w:rPr>
              <w:t>PV1</w:t>
            </w:r>
          </w:p>
        </w:tc>
        <w:tc>
          <w:tcPr>
            <w:tcW w:w="3544" w:type="dxa"/>
          </w:tcPr>
          <w:p w14:paraId="42CE5745" w14:textId="77777777" w:rsidR="007A1F44" w:rsidRPr="00A03C55" w:rsidRDefault="007A1F44" w:rsidP="00B609B2">
            <w:pPr>
              <w:pStyle w:val="TableEntry"/>
              <w:rPr>
                <w:noProof w:val="0"/>
              </w:rPr>
            </w:pPr>
            <w:r w:rsidRPr="00A03C55">
              <w:rPr>
                <w:noProof w:val="0"/>
              </w:rPr>
              <w:t>Patient Visit</w:t>
            </w:r>
          </w:p>
        </w:tc>
        <w:tc>
          <w:tcPr>
            <w:tcW w:w="971" w:type="dxa"/>
          </w:tcPr>
          <w:p w14:paraId="00F6C76A" w14:textId="77777777" w:rsidR="007A1F44" w:rsidRPr="00A03C55" w:rsidRDefault="007A1F44" w:rsidP="00B6518F">
            <w:pPr>
              <w:pStyle w:val="TableEntry"/>
              <w:rPr>
                <w:noProof w:val="0"/>
              </w:rPr>
            </w:pPr>
            <w:r w:rsidRPr="00A03C55">
              <w:rPr>
                <w:noProof w:val="0"/>
              </w:rPr>
              <w:t>R</w:t>
            </w:r>
          </w:p>
        </w:tc>
        <w:tc>
          <w:tcPr>
            <w:tcW w:w="872" w:type="dxa"/>
          </w:tcPr>
          <w:p w14:paraId="164CDCB7" w14:textId="77777777" w:rsidR="007A1F44" w:rsidRPr="00A03C55" w:rsidRDefault="007A1F44" w:rsidP="00B6518F">
            <w:pPr>
              <w:pStyle w:val="TableEntry"/>
              <w:rPr>
                <w:noProof w:val="0"/>
              </w:rPr>
            </w:pPr>
            <w:r w:rsidRPr="00A03C55">
              <w:rPr>
                <w:noProof w:val="0"/>
              </w:rPr>
              <w:t>[1..1]</w:t>
            </w:r>
          </w:p>
        </w:tc>
        <w:tc>
          <w:tcPr>
            <w:tcW w:w="1701" w:type="dxa"/>
          </w:tcPr>
          <w:p w14:paraId="1DBC1C98" w14:textId="77777777" w:rsidR="007A1F44" w:rsidRPr="00A03C55" w:rsidRDefault="007A1F44" w:rsidP="00A66DA8">
            <w:pPr>
              <w:pStyle w:val="TableEntry"/>
              <w:jc w:val="center"/>
              <w:rPr>
                <w:noProof w:val="0"/>
              </w:rPr>
            </w:pPr>
            <w:r w:rsidRPr="00A03C55">
              <w:rPr>
                <w:noProof w:val="0"/>
              </w:rPr>
              <w:t>3</w:t>
            </w:r>
          </w:p>
        </w:tc>
      </w:tr>
      <w:tr w:rsidR="007A1F44" w:rsidRPr="00A03C55" w14:paraId="716D1B91" w14:textId="77777777">
        <w:trPr>
          <w:cantSplit/>
          <w:jc w:val="center"/>
        </w:trPr>
        <w:tc>
          <w:tcPr>
            <w:tcW w:w="1951" w:type="dxa"/>
          </w:tcPr>
          <w:p w14:paraId="5AE1E11D" w14:textId="77777777" w:rsidR="007A1F44" w:rsidRPr="00A03C55" w:rsidRDefault="007A1F44" w:rsidP="00B609B2">
            <w:pPr>
              <w:pStyle w:val="TableEntry"/>
              <w:rPr>
                <w:noProof w:val="0"/>
              </w:rPr>
            </w:pPr>
            <w:r w:rsidRPr="00A03C55">
              <w:rPr>
                <w:noProof w:val="0"/>
              </w:rPr>
              <w:t>PV2</w:t>
            </w:r>
          </w:p>
        </w:tc>
        <w:tc>
          <w:tcPr>
            <w:tcW w:w="3544" w:type="dxa"/>
          </w:tcPr>
          <w:p w14:paraId="2685EAA8"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7A87EFB1" w14:textId="77777777" w:rsidR="007A1F44" w:rsidRPr="00A03C55" w:rsidRDefault="007A1F44" w:rsidP="00B6518F">
            <w:pPr>
              <w:pStyle w:val="TableEntry"/>
              <w:rPr>
                <w:noProof w:val="0"/>
              </w:rPr>
            </w:pPr>
            <w:r w:rsidRPr="00A03C55">
              <w:rPr>
                <w:noProof w:val="0"/>
              </w:rPr>
              <w:t>O</w:t>
            </w:r>
          </w:p>
        </w:tc>
        <w:tc>
          <w:tcPr>
            <w:tcW w:w="872" w:type="dxa"/>
          </w:tcPr>
          <w:p w14:paraId="4C035023" w14:textId="77777777" w:rsidR="007A1F44" w:rsidRPr="00A03C55" w:rsidRDefault="007A1F44" w:rsidP="00B6518F">
            <w:pPr>
              <w:pStyle w:val="TableEntry"/>
              <w:rPr>
                <w:noProof w:val="0"/>
              </w:rPr>
            </w:pPr>
            <w:r w:rsidRPr="00A03C55">
              <w:rPr>
                <w:noProof w:val="0"/>
              </w:rPr>
              <w:t>[0..1]</w:t>
            </w:r>
          </w:p>
        </w:tc>
        <w:tc>
          <w:tcPr>
            <w:tcW w:w="1701" w:type="dxa"/>
          </w:tcPr>
          <w:p w14:paraId="36262BDA" w14:textId="77777777" w:rsidR="007A1F44" w:rsidRPr="00A03C55" w:rsidRDefault="007A1F44" w:rsidP="00A66DA8">
            <w:pPr>
              <w:pStyle w:val="TableEntry"/>
              <w:jc w:val="center"/>
              <w:rPr>
                <w:noProof w:val="0"/>
              </w:rPr>
            </w:pPr>
            <w:r w:rsidRPr="00A03C55">
              <w:rPr>
                <w:noProof w:val="0"/>
              </w:rPr>
              <w:t>3</w:t>
            </w:r>
          </w:p>
        </w:tc>
      </w:tr>
    </w:tbl>
    <w:p w14:paraId="01C76D8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6" w:name="_Toc174249265"/>
      <w:r w:rsidRPr="00A03C55">
        <w:rPr>
          <w:noProof w:val="0"/>
        </w:rPr>
        <w:t>Comments on segment usage</w:t>
      </w:r>
      <w:bookmarkEnd w:id="476"/>
    </w:p>
    <w:p w14:paraId="5AC2BF5E" w14:textId="77777777" w:rsidR="007A1F44" w:rsidRPr="00A03C55" w:rsidRDefault="007A1F44">
      <w:r w:rsidRPr="00A03C55">
        <w:t xml:space="preserve">Field </w:t>
      </w:r>
      <w:r w:rsidRPr="00A03C55">
        <w:rPr>
          <w:i/>
          <w:iCs/>
        </w:rPr>
        <w:t>EVN-6-event occurred</w:t>
      </w:r>
      <w:r w:rsidRPr="00A03C55">
        <w:t xml:space="preserve"> shall contain the date and time that the leave of absence was cancelled.</w:t>
      </w:r>
    </w:p>
    <w:p w14:paraId="7C3470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7" w:name="_Toc174249266"/>
      <w:r w:rsidRPr="00A03C55">
        <w:rPr>
          <w:noProof w:val="0"/>
        </w:rPr>
        <w:t>Expected actions</w:t>
      </w:r>
      <w:bookmarkEnd w:id="477"/>
    </w:p>
    <w:p w14:paraId="02D5C93F" w14:textId="77777777" w:rsidR="007A1F44" w:rsidRPr="00A03C55" w:rsidRDefault="007A1F44">
      <w:r w:rsidRPr="00A03C55">
        <w:t>The receiver shall cancel the patient’s leave of absence.</w:t>
      </w:r>
    </w:p>
    <w:p w14:paraId="5E962D8F" w14:textId="77777777" w:rsidR="007A1F44" w:rsidRPr="00A03C55" w:rsidRDefault="007A1F44">
      <w:r w:rsidRPr="00A03C55">
        <w:t>The receiver shall report the result of this operation (success / error) in an acknowledgment message returned to the sender.</w:t>
      </w:r>
    </w:p>
    <w:p w14:paraId="425E9F38" w14:textId="77777777" w:rsidR="007A1F44" w:rsidRPr="00A03C55" w:rsidRDefault="007A1F44">
      <w:r w:rsidRPr="00A03C55">
        <w:t>In case this Movement conflicts with the current situation of the patient (no leave of absence previously notified, or no active encounter, or patient unknown) the message is discarded, but no error condition is raised.</w:t>
      </w:r>
    </w:p>
    <w:p w14:paraId="430EF0C6" w14:textId="77777777" w:rsidR="007A1F44" w:rsidRPr="00A03C55" w:rsidRDefault="007A1F44">
      <w:r w:rsidRPr="00A03C55">
        <w:t>If the receiver does not support the Advanced Encounter Management Option of this transaction, it shall application-reject the message (see ITI TF-2x: C.2.3).</w:t>
      </w:r>
    </w:p>
    <w:p w14:paraId="2F37B612"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78" w:name="_Toc174249267"/>
      <w:bookmarkStart w:id="479" w:name="_Toc398544193"/>
      <w:r w:rsidRPr="00A03C55">
        <w:rPr>
          <w:noProof w:val="0"/>
        </w:rPr>
        <w:t>Patient Returns from a Leave of Absence – ADT^A22^ADT_A21</w:t>
      </w:r>
      <w:bookmarkEnd w:id="478"/>
      <w:bookmarkEnd w:id="479"/>
    </w:p>
    <w:p w14:paraId="075097B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0" w:name="_Toc174249268"/>
      <w:r w:rsidRPr="00A03C55">
        <w:rPr>
          <w:noProof w:val="0"/>
        </w:rPr>
        <w:t>Trigger Event</w:t>
      </w:r>
      <w:bookmarkEnd w:id="480"/>
    </w:p>
    <w:p w14:paraId="39D95D1D" w14:textId="77777777" w:rsidR="007A1F44" w:rsidRPr="00A03C55" w:rsidRDefault="007A1F44">
      <w:r w:rsidRPr="00A03C55">
        <w:t>This message is sent by a Patient Encounter Supplier to notify a Patient Encounter Consumer that a patient has returned from a leave of absence.</w:t>
      </w:r>
    </w:p>
    <w:p w14:paraId="62D5F142" w14:textId="77777777" w:rsidR="007A1F44" w:rsidRPr="00A03C55" w:rsidRDefault="007A1F44">
      <w:r w:rsidRPr="00A03C55">
        <w:t xml:space="preserve">MSH-9 is valued </w:t>
      </w:r>
      <w:r w:rsidRPr="00A03C55">
        <w:rPr>
          <w:b/>
          <w:bCs/>
        </w:rPr>
        <w:t>ADT^A22^ADT_A21</w:t>
      </w:r>
      <w:r w:rsidRPr="00A03C55">
        <w:t>.</w:t>
      </w:r>
    </w:p>
    <w:p w14:paraId="4495550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1" w:name="_Toc174249269"/>
      <w:r w:rsidRPr="00A03C55">
        <w:rPr>
          <w:noProof w:val="0"/>
        </w:rPr>
        <w:lastRenderedPageBreak/>
        <w:t>Message Static Definition</w:t>
      </w:r>
      <w:bookmarkEnd w:id="481"/>
    </w:p>
    <w:p w14:paraId="639FD91A" w14:textId="77777777" w:rsidR="007A1F44" w:rsidRPr="00A03C55" w:rsidRDefault="007A1F44">
      <w:pPr>
        <w:pStyle w:val="TableTitle"/>
        <w:rPr>
          <w:noProof w:val="0"/>
        </w:rPr>
      </w:pPr>
      <w:r w:rsidRPr="00A03C55">
        <w:rPr>
          <w:noProof w:val="0"/>
        </w:rPr>
        <w:t>Table 3.31-29: Static definition of message ADT^A22^ADT_A21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A123E5F" w14:textId="77777777">
        <w:trPr>
          <w:cantSplit/>
          <w:tblHeader/>
          <w:jc w:val="center"/>
        </w:trPr>
        <w:tc>
          <w:tcPr>
            <w:tcW w:w="1951" w:type="dxa"/>
            <w:shd w:val="clear" w:color="auto" w:fill="D9D9D9"/>
          </w:tcPr>
          <w:p w14:paraId="06589543"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F62E483"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5FE53FC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8CC3BA9"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E19AD18" w14:textId="77777777" w:rsidR="007A1F44" w:rsidRPr="00A03C55" w:rsidRDefault="007A1F44" w:rsidP="00A53067">
            <w:pPr>
              <w:pStyle w:val="TableEntryHeader"/>
              <w:rPr>
                <w:noProof w:val="0"/>
              </w:rPr>
            </w:pPr>
            <w:r w:rsidRPr="00A03C55">
              <w:rPr>
                <w:noProof w:val="0"/>
              </w:rPr>
              <w:t>HL7 chapter</w:t>
            </w:r>
          </w:p>
        </w:tc>
      </w:tr>
      <w:tr w:rsidR="007A1F44" w:rsidRPr="00A03C55" w14:paraId="5C077E06" w14:textId="77777777">
        <w:trPr>
          <w:cantSplit/>
          <w:jc w:val="center"/>
        </w:trPr>
        <w:tc>
          <w:tcPr>
            <w:tcW w:w="1951" w:type="dxa"/>
          </w:tcPr>
          <w:p w14:paraId="38EF9562" w14:textId="77777777" w:rsidR="007A1F44" w:rsidRPr="00A03C55" w:rsidRDefault="007A1F44" w:rsidP="00A0052B">
            <w:pPr>
              <w:pStyle w:val="TableEntry"/>
              <w:rPr>
                <w:noProof w:val="0"/>
              </w:rPr>
            </w:pPr>
            <w:r w:rsidRPr="00A03C55">
              <w:rPr>
                <w:noProof w:val="0"/>
              </w:rPr>
              <w:t>MSH</w:t>
            </w:r>
          </w:p>
        </w:tc>
        <w:tc>
          <w:tcPr>
            <w:tcW w:w="3544" w:type="dxa"/>
          </w:tcPr>
          <w:p w14:paraId="5A42A665" w14:textId="77777777" w:rsidR="007A1F44" w:rsidRPr="00A03C55" w:rsidRDefault="007A1F44">
            <w:pPr>
              <w:pStyle w:val="TableEntry"/>
              <w:rPr>
                <w:noProof w:val="0"/>
              </w:rPr>
            </w:pPr>
            <w:r w:rsidRPr="00A03C55">
              <w:rPr>
                <w:noProof w:val="0"/>
              </w:rPr>
              <w:t>Message Header</w:t>
            </w:r>
          </w:p>
        </w:tc>
        <w:tc>
          <w:tcPr>
            <w:tcW w:w="971" w:type="dxa"/>
          </w:tcPr>
          <w:p w14:paraId="49F649B5" w14:textId="77777777" w:rsidR="007A1F44" w:rsidRPr="00A03C55" w:rsidRDefault="007A1F44">
            <w:pPr>
              <w:pStyle w:val="TableEntry"/>
              <w:jc w:val="center"/>
              <w:rPr>
                <w:noProof w:val="0"/>
              </w:rPr>
            </w:pPr>
            <w:r w:rsidRPr="00A03C55">
              <w:rPr>
                <w:noProof w:val="0"/>
              </w:rPr>
              <w:t>R</w:t>
            </w:r>
          </w:p>
        </w:tc>
        <w:tc>
          <w:tcPr>
            <w:tcW w:w="872" w:type="dxa"/>
          </w:tcPr>
          <w:p w14:paraId="08767681" w14:textId="77777777" w:rsidR="007A1F44" w:rsidRPr="00A03C55" w:rsidRDefault="007A1F44">
            <w:pPr>
              <w:pStyle w:val="TableEntry"/>
              <w:jc w:val="center"/>
              <w:rPr>
                <w:noProof w:val="0"/>
              </w:rPr>
            </w:pPr>
            <w:r w:rsidRPr="00A03C55">
              <w:rPr>
                <w:noProof w:val="0"/>
              </w:rPr>
              <w:t>[1..1]</w:t>
            </w:r>
          </w:p>
        </w:tc>
        <w:tc>
          <w:tcPr>
            <w:tcW w:w="1701" w:type="dxa"/>
          </w:tcPr>
          <w:p w14:paraId="43ACECDC" w14:textId="77777777" w:rsidR="007A1F44" w:rsidRPr="00A03C55" w:rsidRDefault="007A1F44">
            <w:pPr>
              <w:pStyle w:val="TableEntry"/>
              <w:jc w:val="center"/>
              <w:rPr>
                <w:noProof w:val="0"/>
              </w:rPr>
            </w:pPr>
            <w:r w:rsidRPr="00A03C55">
              <w:rPr>
                <w:noProof w:val="0"/>
              </w:rPr>
              <w:t>2</w:t>
            </w:r>
          </w:p>
        </w:tc>
      </w:tr>
      <w:tr w:rsidR="007A1F44" w:rsidRPr="00A03C55" w14:paraId="5F07AFDA" w14:textId="77777777">
        <w:trPr>
          <w:cantSplit/>
          <w:jc w:val="center"/>
        </w:trPr>
        <w:tc>
          <w:tcPr>
            <w:tcW w:w="1951" w:type="dxa"/>
          </w:tcPr>
          <w:p w14:paraId="267A9EAC" w14:textId="77777777" w:rsidR="007A1F44" w:rsidRPr="00A03C55" w:rsidRDefault="007A1F44">
            <w:pPr>
              <w:pStyle w:val="TableEntry"/>
              <w:rPr>
                <w:noProof w:val="0"/>
              </w:rPr>
            </w:pPr>
            <w:r w:rsidRPr="00A03C55">
              <w:rPr>
                <w:noProof w:val="0"/>
              </w:rPr>
              <w:t>SFT</w:t>
            </w:r>
          </w:p>
        </w:tc>
        <w:tc>
          <w:tcPr>
            <w:tcW w:w="3544" w:type="dxa"/>
          </w:tcPr>
          <w:p w14:paraId="4925F4F1" w14:textId="77777777" w:rsidR="007A1F44" w:rsidRPr="00A03C55" w:rsidRDefault="007A1F44">
            <w:pPr>
              <w:pStyle w:val="TableEntry"/>
              <w:rPr>
                <w:noProof w:val="0"/>
              </w:rPr>
            </w:pPr>
            <w:r w:rsidRPr="00A03C55">
              <w:rPr>
                <w:noProof w:val="0"/>
              </w:rPr>
              <w:t>Software Segment</w:t>
            </w:r>
          </w:p>
        </w:tc>
        <w:tc>
          <w:tcPr>
            <w:tcW w:w="971" w:type="dxa"/>
          </w:tcPr>
          <w:p w14:paraId="50328DD4" w14:textId="77777777" w:rsidR="007A1F44" w:rsidRPr="00A03C55" w:rsidRDefault="007A1F44">
            <w:pPr>
              <w:pStyle w:val="TableEntry"/>
              <w:jc w:val="center"/>
              <w:rPr>
                <w:noProof w:val="0"/>
              </w:rPr>
            </w:pPr>
            <w:r w:rsidRPr="00A03C55">
              <w:rPr>
                <w:noProof w:val="0"/>
              </w:rPr>
              <w:t>O</w:t>
            </w:r>
          </w:p>
        </w:tc>
        <w:tc>
          <w:tcPr>
            <w:tcW w:w="872" w:type="dxa"/>
          </w:tcPr>
          <w:p w14:paraId="3E77D469" w14:textId="77777777" w:rsidR="007A1F44" w:rsidRPr="00A03C55" w:rsidRDefault="007A1F44">
            <w:pPr>
              <w:pStyle w:val="TableEntry"/>
              <w:jc w:val="center"/>
              <w:rPr>
                <w:noProof w:val="0"/>
              </w:rPr>
            </w:pPr>
            <w:r w:rsidRPr="00A03C55">
              <w:rPr>
                <w:noProof w:val="0"/>
              </w:rPr>
              <w:t>[0..*]</w:t>
            </w:r>
          </w:p>
        </w:tc>
        <w:tc>
          <w:tcPr>
            <w:tcW w:w="1701" w:type="dxa"/>
          </w:tcPr>
          <w:p w14:paraId="161C842F" w14:textId="77777777" w:rsidR="007A1F44" w:rsidRPr="00A03C55" w:rsidRDefault="007A1F44">
            <w:pPr>
              <w:pStyle w:val="TableEntry"/>
              <w:jc w:val="center"/>
              <w:rPr>
                <w:noProof w:val="0"/>
              </w:rPr>
            </w:pPr>
            <w:r w:rsidRPr="00A03C55">
              <w:rPr>
                <w:noProof w:val="0"/>
              </w:rPr>
              <w:t>2</w:t>
            </w:r>
          </w:p>
        </w:tc>
      </w:tr>
      <w:tr w:rsidR="007A1F44" w:rsidRPr="00A03C55" w14:paraId="04FC0275" w14:textId="77777777">
        <w:trPr>
          <w:cantSplit/>
          <w:jc w:val="center"/>
        </w:trPr>
        <w:tc>
          <w:tcPr>
            <w:tcW w:w="1951" w:type="dxa"/>
          </w:tcPr>
          <w:p w14:paraId="44F2218D" w14:textId="77777777" w:rsidR="007A1F44" w:rsidRPr="00A03C55" w:rsidRDefault="007A1F44">
            <w:pPr>
              <w:pStyle w:val="TableEntry"/>
              <w:rPr>
                <w:noProof w:val="0"/>
              </w:rPr>
            </w:pPr>
            <w:r w:rsidRPr="00A03C55">
              <w:rPr>
                <w:noProof w:val="0"/>
              </w:rPr>
              <w:t>EVN</w:t>
            </w:r>
          </w:p>
        </w:tc>
        <w:tc>
          <w:tcPr>
            <w:tcW w:w="3544" w:type="dxa"/>
          </w:tcPr>
          <w:p w14:paraId="17FDF285" w14:textId="77777777" w:rsidR="007A1F44" w:rsidRPr="00A03C55" w:rsidRDefault="007A1F44">
            <w:pPr>
              <w:pStyle w:val="TableEntry"/>
              <w:rPr>
                <w:noProof w:val="0"/>
              </w:rPr>
            </w:pPr>
            <w:r w:rsidRPr="00A03C55">
              <w:rPr>
                <w:noProof w:val="0"/>
              </w:rPr>
              <w:t>Event Type</w:t>
            </w:r>
          </w:p>
        </w:tc>
        <w:tc>
          <w:tcPr>
            <w:tcW w:w="971" w:type="dxa"/>
          </w:tcPr>
          <w:p w14:paraId="044D990F" w14:textId="77777777" w:rsidR="007A1F44" w:rsidRPr="00A03C55" w:rsidRDefault="007A1F44">
            <w:pPr>
              <w:pStyle w:val="TableEntry"/>
              <w:jc w:val="center"/>
              <w:rPr>
                <w:noProof w:val="0"/>
              </w:rPr>
            </w:pPr>
            <w:r w:rsidRPr="00A03C55">
              <w:rPr>
                <w:noProof w:val="0"/>
              </w:rPr>
              <w:t>R</w:t>
            </w:r>
          </w:p>
        </w:tc>
        <w:tc>
          <w:tcPr>
            <w:tcW w:w="872" w:type="dxa"/>
          </w:tcPr>
          <w:p w14:paraId="2FF58587" w14:textId="77777777" w:rsidR="007A1F44" w:rsidRPr="00A03C55" w:rsidRDefault="007A1F44">
            <w:pPr>
              <w:pStyle w:val="TableEntry"/>
              <w:jc w:val="center"/>
              <w:rPr>
                <w:noProof w:val="0"/>
              </w:rPr>
            </w:pPr>
            <w:r w:rsidRPr="00A03C55">
              <w:rPr>
                <w:noProof w:val="0"/>
              </w:rPr>
              <w:t>[1..1]</w:t>
            </w:r>
          </w:p>
        </w:tc>
        <w:tc>
          <w:tcPr>
            <w:tcW w:w="1701" w:type="dxa"/>
          </w:tcPr>
          <w:p w14:paraId="791064E8" w14:textId="77777777" w:rsidR="007A1F44" w:rsidRPr="00A03C55" w:rsidRDefault="007A1F44">
            <w:pPr>
              <w:pStyle w:val="TableEntry"/>
              <w:jc w:val="center"/>
              <w:rPr>
                <w:noProof w:val="0"/>
              </w:rPr>
            </w:pPr>
            <w:r w:rsidRPr="00A03C55">
              <w:rPr>
                <w:noProof w:val="0"/>
              </w:rPr>
              <w:t>2</w:t>
            </w:r>
          </w:p>
        </w:tc>
      </w:tr>
      <w:tr w:rsidR="007A1F44" w:rsidRPr="00A03C55" w14:paraId="7353C1EC" w14:textId="77777777">
        <w:trPr>
          <w:cantSplit/>
          <w:jc w:val="center"/>
        </w:trPr>
        <w:tc>
          <w:tcPr>
            <w:tcW w:w="1951" w:type="dxa"/>
          </w:tcPr>
          <w:p w14:paraId="52F704D1" w14:textId="77777777" w:rsidR="007A1F44" w:rsidRPr="00A03C55" w:rsidRDefault="007A1F44">
            <w:pPr>
              <w:pStyle w:val="TableEntry"/>
              <w:rPr>
                <w:noProof w:val="0"/>
              </w:rPr>
            </w:pPr>
            <w:r w:rsidRPr="00A03C55">
              <w:rPr>
                <w:noProof w:val="0"/>
              </w:rPr>
              <w:t>PID</w:t>
            </w:r>
          </w:p>
        </w:tc>
        <w:tc>
          <w:tcPr>
            <w:tcW w:w="3544" w:type="dxa"/>
          </w:tcPr>
          <w:p w14:paraId="6980963F" w14:textId="77777777" w:rsidR="007A1F44" w:rsidRPr="00A03C55" w:rsidRDefault="007A1F44">
            <w:pPr>
              <w:pStyle w:val="TableEntry"/>
              <w:rPr>
                <w:noProof w:val="0"/>
              </w:rPr>
            </w:pPr>
            <w:r w:rsidRPr="00A03C55">
              <w:rPr>
                <w:noProof w:val="0"/>
              </w:rPr>
              <w:t>Patient Identification</w:t>
            </w:r>
          </w:p>
        </w:tc>
        <w:tc>
          <w:tcPr>
            <w:tcW w:w="971" w:type="dxa"/>
          </w:tcPr>
          <w:p w14:paraId="0510E44E" w14:textId="77777777" w:rsidR="007A1F44" w:rsidRPr="00A03C55" w:rsidRDefault="007A1F44">
            <w:pPr>
              <w:pStyle w:val="TableEntry"/>
              <w:jc w:val="center"/>
              <w:rPr>
                <w:noProof w:val="0"/>
              </w:rPr>
            </w:pPr>
            <w:r w:rsidRPr="00A03C55">
              <w:rPr>
                <w:noProof w:val="0"/>
              </w:rPr>
              <w:t>R</w:t>
            </w:r>
          </w:p>
        </w:tc>
        <w:tc>
          <w:tcPr>
            <w:tcW w:w="872" w:type="dxa"/>
          </w:tcPr>
          <w:p w14:paraId="741329A6" w14:textId="77777777" w:rsidR="007A1F44" w:rsidRPr="00A03C55" w:rsidRDefault="007A1F44">
            <w:pPr>
              <w:pStyle w:val="TableEntry"/>
              <w:jc w:val="center"/>
              <w:rPr>
                <w:noProof w:val="0"/>
              </w:rPr>
            </w:pPr>
            <w:r w:rsidRPr="00A03C55">
              <w:rPr>
                <w:noProof w:val="0"/>
              </w:rPr>
              <w:t>[1..1]</w:t>
            </w:r>
          </w:p>
        </w:tc>
        <w:tc>
          <w:tcPr>
            <w:tcW w:w="1701" w:type="dxa"/>
          </w:tcPr>
          <w:p w14:paraId="1E31B0AE" w14:textId="77777777" w:rsidR="007A1F44" w:rsidRPr="00A03C55" w:rsidRDefault="007A1F44">
            <w:pPr>
              <w:pStyle w:val="TableEntry"/>
              <w:jc w:val="center"/>
              <w:rPr>
                <w:noProof w:val="0"/>
              </w:rPr>
            </w:pPr>
            <w:r w:rsidRPr="00A03C55">
              <w:rPr>
                <w:noProof w:val="0"/>
              </w:rPr>
              <w:t>3</w:t>
            </w:r>
          </w:p>
        </w:tc>
      </w:tr>
      <w:tr w:rsidR="007A1F44" w:rsidRPr="00A03C55" w14:paraId="3E53C6CE" w14:textId="77777777">
        <w:trPr>
          <w:cantSplit/>
          <w:jc w:val="center"/>
        </w:trPr>
        <w:tc>
          <w:tcPr>
            <w:tcW w:w="1951" w:type="dxa"/>
          </w:tcPr>
          <w:p w14:paraId="6F437C35" w14:textId="77777777" w:rsidR="007A1F44" w:rsidRPr="00A03C55" w:rsidRDefault="007A1F44">
            <w:pPr>
              <w:pStyle w:val="TableEntry"/>
              <w:rPr>
                <w:noProof w:val="0"/>
              </w:rPr>
            </w:pPr>
            <w:r w:rsidRPr="00A03C55">
              <w:rPr>
                <w:noProof w:val="0"/>
              </w:rPr>
              <w:t>PD1</w:t>
            </w:r>
          </w:p>
        </w:tc>
        <w:tc>
          <w:tcPr>
            <w:tcW w:w="3544" w:type="dxa"/>
          </w:tcPr>
          <w:p w14:paraId="0B00F8AA" w14:textId="77777777" w:rsidR="007A1F44" w:rsidRPr="00A03C55" w:rsidRDefault="007A1F44">
            <w:pPr>
              <w:pStyle w:val="TableEntry"/>
              <w:rPr>
                <w:noProof w:val="0"/>
              </w:rPr>
            </w:pPr>
            <w:r w:rsidRPr="00A03C55">
              <w:rPr>
                <w:noProof w:val="0"/>
              </w:rPr>
              <w:t>Additional Demographics</w:t>
            </w:r>
          </w:p>
        </w:tc>
        <w:tc>
          <w:tcPr>
            <w:tcW w:w="971" w:type="dxa"/>
          </w:tcPr>
          <w:p w14:paraId="3F504B87" w14:textId="77777777" w:rsidR="007A1F44" w:rsidRPr="00A03C55" w:rsidRDefault="007A1F44">
            <w:pPr>
              <w:pStyle w:val="TableEntry"/>
              <w:jc w:val="center"/>
              <w:rPr>
                <w:noProof w:val="0"/>
              </w:rPr>
            </w:pPr>
            <w:r w:rsidRPr="00A03C55">
              <w:rPr>
                <w:noProof w:val="0"/>
              </w:rPr>
              <w:t>O</w:t>
            </w:r>
          </w:p>
        </w:tc>
        <w:tc>
          <w:tcPr>
            <w:tcW w:w="872" w:type="dxa"/>
          </w:tcPr>
          <w:p w14:paraId="066E559C" w14:textId="77777777" w:rsidR="007A1F44" w:rsidRPr="00A03C55" w:rsidRDefault="007A1F44">
            <w:pPr>
              <w:pStyle w:val="TableEntry"/>
              <w:jc w:val="center"/>
              <w:rPr>
                <w:noProof w:val="0"/>
              </w:rPr>
            </w:pPr>
            <w:r w:rsidRPr="00A03C55">
              <w:rPr>
                <w:noProof w:val="0"/>
              </w:rPr>
              <w:t>[0..1]</w:t>
            </w:r>
          </w:p>
        </w:tc>
        <w:tc>
          <w:tcPr>
            <w:tcW w:w="1701" w:type="dxa"/>
          </w:tcPr>
          <w:p w14:paraId="51D6F3CC" w14:textId="77777777" w:rsidR="007A1F44" w:rsidRPr="00A03C55" w:rsidRDefault="007A1F44">
            <w:pPr>
              <w:pStyle w:val="TableEntry"/>
              <w:jc w:val="center"/>
              <w:rPr>
                <w:noProof w:val="0"/>
              </w:rPr>
            </w:pPr>
            <w:r w:rsidRPr="00A03C55">
              <w:rPr>
                <w:noProof w:val="0"/>
              </w:rPr>
              <w:t>3</w:t>
            </w:r>
          </w:p>
        </w:tc>
      </w:tr>
      <w:tr w:rsidR="007A1F44" w:rsidRPr="00A03C55" w14:paraId="366544CC" w14:textId="77777777">
        <w:trPr>
          <w:cantSplit/>
          <w:jc w:val="center"/>
        </w:trPr>
        <w:tc>
          <w:tcPr>
            <w:tcW w:w="1951" w:type="dxa"/>
          </w:tcPr>
          <w:p w14:paraId="2EFEA3AE" w14:textId="77777777" w:rsidR="007A1F44" w:rsidRPr="00A03C55" w:rsidRDefault="007A1F44" w:rsidP="00A0052B">
            <w:pPr>
              <w:pStyle w:val="TableEntry"/>
              <w:rPr>
                <w:noProof w:val="0"/>
              </w:rPr>
            </w:pPr>
            <w:r w:rsidRPr="00A03C55">
              <w:rPr>
                <w:noProof w:val="0"/>
              </w:rPr>
              <w:t>PV1</w:t>
            </w:r>
          </w:p>
        </w:tc>
        <w:tc>
          <w:tcPr>
            <w:tcW w:w="3544" w:type="dxa"/>
          </w:tcPr>
          <w:p w14:paraId="79DA11B0" w14:textId="77777777" w:rsidR="007A1F44" w:rsidRPr="00A03C55" w:rsidRDefault="007A1F44">
            <w:pPr>
              <w:pStyle w:val="TableEntry"/>
              <w:rPr>
                <w:noProof w:val="0"/>
              </w:rPr>
            </w:pPr>
            <w:r w:rsidRPr="00A03C55">
              <w:rPr>
                <w:noProof w:val="0"/>
              </w:rPr>
              <w:t>Patient Visit</w:t>
            </w:r>
          </w:p>
        </w:tc>
        <w:tc>
          <w:tcPr>
            <w:tcW w:w="971" w:type="dxa"/>
          </w:tcPr>
          <w:p w14:paraId="3DE59814" w14:textId="77777777" w:rsidR="007A1F44" w:rsidRPr="00A03C55" w:rsidRDefault="007A1F44">
            <w:pPr>
              <w:pStyle w:val="TableEntry"/>
              <w:jc w:val="center"/>
              <w:rPr>
                <w:noProof w:val="0"/>
              </w:rPr>
            </w:pPr>
            <w:r w:rsidRPr="00A03C55">
              <w:rPr>
                <w:noProof w:val="0"/>
              </w:rPr>
              <w:t>R</w:t>
            </w:r>
          </w:p>
        </w:tc>
        <w:tc>
          <w:tcPr>
            <w:tcW w:w="872" w:type="dxa"/>
          </w:tcPr>
          <w:p w14:paraId="2C081CF2" w14:textId="77777777" w:rsidR="007A1F44" w:rsidRPr="00A03C55" w:rsidRDefault="007A1F44">
            <w:pPr>
              <w:pStyle w:val="TableEntry"/>
              <w:jc w:val="center"/>
              <w:rPr>
                <w:noProof w:val="0"/>
              </w:rPr>
            </w:pPr>
            <w:r w:rsidRPr="00A03C55">
              <w:rPr>
                <w:noProof w:val="0"/>
              </w:rPr>
              <w:t>[1..1]</w:t>
            </w:r>
          </w:p>
        </w:tc>
        <w:tc>
          <w:tcPr>
            <w:tcW w:w="1701" w:type="dxa"/>
          </w:tcPr>
          <w:p w14:paraId="4E4B360C" w14:textId="77777777" w:rsidR="007A1F44" w:rsidRPr="00A03C55" w:rsidRDefault="007A1F44">
            <w:pPr>
              <w:pStyle w:val="TableEntry"/>
              <w:jc w:val="center"/>
              <w:rPr>
                <w:noProof w:val="0"/>
              </w:rPr>
            </w:pPr>
            <w:r w:rsidRPr="00A03C55">
              <w:rPr>
                <w:noProof w:val="0"/>
              </w:rPr>
              <w:t>3</w:t>
            </w:r>
          </w:p>
        </w:tc>
      </w:tr>
      <w:tr w:rsidR="007A1F44" w:rsidRPr="00A03C55" w14:paraId="2E452277" w14:textId="77777777">
        <w:trPr>
          <w:cantSplit/>
          <w:jc w:val="center"/>
        </w:trPr>
        <w:tc>
          <w:tcPr>
            <w:tcW w:w="1951" w:type="dxa"/>
          </w:tcPr>
          <w:p w14:paraId="660D292A" w14:textId="77777777" w:rsidR="007A1F44" w:rsidRPr="00A03C55" w:rsidRDefault="007A1F44" w:rsidP="00A0052B">
            <w:pPr>
              <w:pStyle w:val="TableEntry"/>
              <w:rPr>
                <w:noProof w:val="0"/>
              </w:rPr>
            </w:pPr>
            <w:r w:rsidRPr="00A03C55">
              <w:rPr>
                <w:noProof w:val="0"/>
              </w:rPr>
              <w:t>PV2</w:t>
            </w:r>
          </w:p>
        </w:tc>
        <w:tc>
          <w:tcPr>
            <w:tcW w:w="3544" w:type="dxa"/>
          </w:tcPr>
          <w:p w14:paraId="21F10F0B" w14:textId="77777777" w:rsidR="007A1F44" w:rsidRPr="00A03C55" w:rsidRDefault="007A1F44">
            <w:pPr>
              <w:pStyle w:val="TableEntry"/>
              <w:rPr>
                <w:noProof w:val="0"/>
              </w:rPr>
            </w:pPr>
            <w:r w:rsidRPr="00A03C55">
              <w:rPr>
                <w:noProof w:val="0"/>
              </w:rPr>
              <w:t>Patient Visit – Additional Info</w:t>
            </w:r>
          </w:p>
        </w:tc>
        <w:tc>
          <w:tcPr>
            <w:tcW w:w="971" w:type="dxa"/>
          </w:tcPr>
          <w:p w14:paraId="37DAEA38" w14:textId="77777777" w:rsidR="007A1F44" w:rsidRPr="00A03C55" w:rsidRDefault="007A1F44">
            <w:pPr>
              <w:pStyle w:val="TableEntry"/>
              <w:jc w:val="center"/>
              <w:rPr>
                <w:noProof w:val="0"/>
              </w:rPr>
            </w:pPr>
            <w:r w:rsidRPr="00A03C55">
              <w:rPr>
                <w:noProof w:val="0"/>
              </w:rPr>
              <w:t>O</w:t>
            </w:r>
          </w:p>
        </w:tc>
        <w:tc>
          <w:tcPr>
            <w:tcW w:w="872" w:type="dxa"/>
          </w:tcPr>
          <w:p w14:paraId="64583C49" w14:textId="77777777" w:rsidR="007A1F44" w:rsidRPr="00A03C55" w:rsidRDefault="007A1F44">
            <w:pPr>
              <w:pStyle w:val="TableEntry"/>
              <w:jc w:val="center"/>
              <w:rPr>
                <w:noProof w:val="0"/>
              </w:rPr>
            </w:pPr>
            <w:r w:rsidRPr="00A03C55">
              <w:rPr>
                <w:noProof w:val="0"/>
              </w:rPr>
              <w:t>[0..1]</w:t>
            </w:r>
          </w:p>
        </w:tc>
        <w:tc>
          <w:tcPr>
            <w:tcW w:w="1701" w:type="dxa"/>
          </w:tcPr>
          <w:p w14:paraId="280DA379" w14:textId="77777777" w:rsidR="007A1F44" w:rsidRPr="00A03C55" w:rsidRDefault="007A1F44">
            <w:pPr>
              <w:pStyle w:val="TableEntry"/>
              <w:jc w:val="center"/>
              <w:rPr>
                <w:noProof w:val="0"/>
              </w:rPr>
            </w:pPr>
            <w:r w:rsidRPr="00A03C55">
              <w:rPr>
                <w:noProof w:val="0"/>
              </w:rPr>
              <w:t>3</w:t>
            </w:r>
          </w:p>
        </w:tc>
      </w:tr>
      <w:tr w:rsidR="007A1F44" w:rsidRPr="00A03C55" w14:paraId="0E2DFC72" w14:textId="77777777">
        <w:trPr>
          <w:cantSplit/>
          <w:jc w:val="center"/>
        </w:trPr>
        <w:tc>
          <w:tcPr>
            <w:tcW w:w="1951" w:type="dxa"/>
          </w:tcPr>
          <w:p w14:paraId="2D47E9FA" w14:textId="77777777" w:rsidR="007A1F44" w:rsidRPr="00A03C55" w:rsidRDefault="007A1F44" w:rsidP="00A0052B">
            <w:pPr>
              <w:pStyle w:val="TableEntry"/>
              <w:rPr>
                <w:noProof w:val="0"/>
              </w:rPr>
            </w:pPr>
            <w:r w:rsidRPr="00A03C55">
              <w:rPr>
                <w:noProof w:val="0"/>
              </w:rPr>
              <w:t>DB1</w:t>
            </w:r>
          </w:p>
        </w:tc>
        <w:tc>
          <w:tcPr>
            <w:tcW w:w="3544" w:type="dxa"/>
          </w:tcPr>
          <w:p w14:paraId="3AE7DEE2" w14:textId="77777777" w:rsidR="007A1F44" w:rsidRPr="00A03C55" w:rsidRDefault="007A1F44">
            <w:pPr>
              <w:pStyle w:val="TableEntry"/>
              <w:rPr>
                <w:noProof w:val="0"/>
              </w:rPr>
            </w:pPr>
            <w:r w:rsidRPr="00A03C55">
              <w:rPr>
                <w:noProof w:val="0"/>
              </w:rPr>
              <w:t>Disability Information</w:t>
            </w:r>
          </w:p>
        </w:tc>
        <w:tc>
          <w:tcPr>
            <w:tcW w:w="971" w:type="dxa"/>
          </w:tcPr>
          <w:p w14:paraId="6C5E4D61" w14:textId="77777777" w:rsidR="007A1F44" w:rsidRPr="00A03C55" w:rsidRDefault="007A1F44">
            <w:pPr>
              <w:pStyle w:val="TableEntry"/>
              <w:jc w:val="center"/>
              <w:rPr>
                <w:noProof w:val="0"/>
              </w:rPr>
            </w:pPr>
            <w:r w:rsidRPr="00A03C55">
              <w:rPr>
                <w:noProof w:val="0"/>
              </w:rPr>
              <w:t>O</w:t>
            </w:r>
          </w:p>
        </w:tc>
        <w:tc>
          <w:tcPr>
            <w:tcW w:w="872" w:type="dxa"/>
          </w:tcPr>
          <w:p w14:paraId="78CB74CD" w14:textId="77777777" w:rsidR="007A1F44" w:rsidRPr="00A03C55" w:rsidRDefault="007A1F44">
            <w:pPr>
              <w:pStyle w:val="TableEntry"/>
              <w:jc w:val="center"/>
              <w:rPr>
                <w:noProof w:val="0"/>
              </w:rPr>
            </w:pPr>
            <w:r w:rsidRPr="00A03C55">
              <w:rPr>
                <w:noProof w:val="0"/>
              </w:rPr>
              <w:t>[0..*]</w:t>
            </w:r>
          </w:p>
        </w:tc>
        <w:tc>
          <w:tcPr>
            <w:tcW w:w="1701" w:type="dxa"/>
          </w:tcPr>
          <w:p w14:paraId="304CD256" w14:textId="77777777" w:rsidR="007A1F44" w:rsidRPr="00A03C55" w:rsidRDefault="007A1F44">
            <w:pPr>
              <w:pStyle w:val="TableEntry"/>
              <w:jc w:val="center"/>
              <w:rPr>
                <w:noProof w:val="0"/>
              </w:rPr>
            </w:pPr>
            <w:r w:rsidRPr="00A03C55">
              <w:rPr>
                <w:noProof w:val="0"/>
              </w:rPr>
              <w:t>3</w:t>
            </w:r>
          </w:p>
        </w:tc>
      </w:tr>
      <w:tr w:rsidR="007A1F44" w:rsidRPr="00A03C55" w14:paraId="7506074B" w14:textId="77777777">
        <w:trPr>
          <w:cantSplit/>
          <w:jc w:val="center"/>
        </w:trPr>
        <w:tc>
          <w:tcPr>
            <w:tcW w:w="1951" w:type="dxa"/>
          </w:tcPr>
          <w:p w14:paraId="153A54AB" w14:textId="77777777" w:rsidR="007A1F44" w:rsidRPr="00A03C55" w:rsidRDefault="007A1F44" w:rsidP="00A0052B">
            <w:pPr>
              <w:pStyle w:val="TableEntry"/>
              <w:rPr>
                <w:noProof w:val="0"/>
              </w:rPr>
            </w:pPr>
            <w:r w:rsidRPr="00A03C55">
              <w:rPr>
                <w:noProof w:val="0"/>
              </w:rPr>
              <w:t>OBX</w:t>
            </w:r>
          </w:p>
        </w:tc>
        <w:tc>
          <w:tcPr>
            <w:tcW w:w="3544" w:type="dxa"/>
          </w:tcPr>
          <w:p w14:paraId="79CEE0E2" w14:textId="77777777" w:rsidR="007A1F44" w:rsidRPr="00A03C55" w:rsidRDefault="007A1F44">
            <w:pPr>
              <w:pStyle w:val="TableEntry"/>
              <w:rPr>
                <w:noProof w:val="0"/>
              </w:rPr>
            </w:pPr>
            <w:r w:rsidRPr="00A03C55">
              <w:rPr>
                <w:noProof w:val="0"/>
              </w:rPr>
              <w:t>Observation/Result</w:t>
            </w:r>
          </w:p>
        </w:tc>
        <w:tc>
          <w:tcPr>
            <w:tcW w:w="971" w:type="dxa"/>
          </w:tcPr>
          <w:p w14:paraId="10964A38" w14:textId="77777777" w:rsidR="007A1F44" w:rsidRPr="00A03C55" w:rsidRDefault="007A1F44">
            <w:pPr>
              <w:pStyle w:val="TableEntry"/>
              <w:jc w:val="center"/>
              <w:rPr>
                <w:noProof w:val="0"/>
              </w:rPr>
            </w:pPr>
            <w:r w:rsidRPr="00A03C55">
              <w:rPr>
                <w:noProof w:val="0"/>
              </w:rPr>
              <w:t>O</w:t>
            </w:r>
          </w:p>
        </w:tc>
        <w:tc>
          <w:tcPr>
            <w:tcW w:w="872" w:type="dxa"/>
          </w:tcPr>
          <w:p w14:paraId="70AA1398" w14:textId="77777777" w:rsidR="007A1F44" w:rsidRPr="00A03C55" w:rsidRDefault="007A1F44">
            <w:pPr>
              <w:pStyle w:val="TableEntry"/>
              <w:jc w:val="center"/>
              <w:rPr>
                <w:noProof w:val="0"/>
              </w:rPr>
            </w:pPr>
            <w:r w:rsidRPr="00A03C55">
              <w:rPr>
                <w:noProof w:val="0"/>
              </w:rPr>
              <w:t>[0..*]</w:t>
            </w:r>
          </w:p>
        </w:tc>
        <w:tc>
          <w:tcPr>
            <w:tcW w:w="1701" w:type="dxa"/>
          </w:tcPr>
          <w:p w14:paraId="47BE9279" w14:textId="77777777" w:rsidR="007A1F44" w:rsidRPr="00A03C55" w:rsidRDefault="007A1F44">
            <w:pPr>
              <w:pStyle w:val="TableEntry"/>
              <w:jc w:val="center"/>
              <w:rPr>
                <w:noProof w:val="0"/>
              </w:rPr>
            </w:pPr>
            <w:r w:rsidRPr="00A03C55">
              <w:rPr>
                <w:noProof w:val="0"/>
              </w:rPr>
              <w:t>7</w:t>
            </w:r>
          </w:p>
        </w:tc>
      </w:tr>
    </w:tbl>
    <w:p w14:paraId="0352B23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2" w:name="_Toc174249270"/>
      <w:r w:rsidRPr="00A03C55">
        <w:rPr>
          <w:noProof w:val="0"/>
        </w:rPr>
        <w:t>Comments on segment usage</w:t>
      </w:r>
      <w:bookmarkEnd w:id="482"/>
    </w:p>
    <w:p w14:paraId="168AFC03" w14:textId="77777777" w:rsidR="007A1F44" w:rsidRPr="00A03C55" w:rsidRDefault="007A1F44">
      <w:r w:rsidRPr="00A03C55">
        <w:t xml:space="preserve">Field </w:t>
      </w:r>
      <w:r w:rsidRPr="00A03C55">
        <w:rPr>
          <w:i/>
          <w:iCs/>
        </w:rPr>
        <w:t>EVN-6-event occurred</w:t>
      </w:r>
      <w:r w:rsidRPr="00A03C55">
        <w:t xml:space="preserve"> shall contain the date and time that the patient actually returned from the leave of absence. </w:t>
      </w:r>
      <w:r w:rsidRPr="00A03C55">
        <w:rPr>
          <w:i/>
          <w:iCs/>
        </w:rPr>
        <w:t>PV2-47-expected LOA return</w:t>
      </w:r>
      <w:r w:rsidRPr="00A03C55">
        <w:t xml:space="preserve"> shall contain the date and time that the patient was expected to return from the leave of absence.</w:t>
      </w:r>
    </w:p>
    <w:p w14:paraId="6CF2BC62" w14:textId="77777777" w:rsidR="007A1F44" w:rsidRPr="00A03C55" w:rsidRDefault="007A1F44">
      <w:r w:rsidRPr="00A03C55">
        <w:t>One or more OBX segments may be present to carry “permanent observations” such as the patient weight or height.</w:t>
      </w:r>
    </w:p>
    <w:p w14:paraId="3731DC6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3" w:name="_Toc174249271"/>
      <w:r w:rsidRPr="00A03C55">
        <w:rPr>
          <w:noProof w:val="0"/>
        </w:rPr>
        <w:t>Expected actions</w:t>
      </w:r>
      <w:bookmarkEnd w:id="483"/>
    </w:p>
    <w:p w14:paraId="0EE175B3" w14:textId="77777777" w:rsidR="007A1F44" w:rsidRPr="00A03C55" w:rsidRDefault="007A1F44">
      <w:r w:rsidRPr="00A03C55">
        <w:t>The receiver shall record that the patient has returned from the leave of absence.</w:t>
      </w:r>
    </w:p>
    <w:p w14:paraId="7A6D076D" w14:textId="77777777" w:rsidR="007A1F44" w:rsidRPr="00A03C55" w:rsidRDefault="007A1F44">
      <w:r w:rsidRPr="00A03C55">
        <w:t>The receiver shall report the result of this operation (success / error) in an acknowledgment message returned to the sender.</w:t>
      </w:r>
    </w:p>
    <w:p w14:paraId="43C2D1AA" w14:textId="77777777" w:rsidR="007A1F44" w:rsidRPr="00A03C55" w:rsidRDefault="007A1F44">
      <w:r w:rsidRPr="00A03C55">
        <w:t>In case this Movement conflicts with the current situation of the patient (no leave of absence previously notified, or no active encounter, or patient unknown) the message is discarded, but no error condition is raised.</w:t>
      </w:r>
    </w:p>
    <w:p w14:paraId="23F24458" w14:textId="77777777" w:rsidR="007A1F44" w:rsidRPr="00A03C55" w:rsidRDefault="007A1F44">
      <w:r w:rsidRPr="00A03C55">
        <w:t>If the receiver does not support the Advanced Encounter Management Option of this transaction, it shall application-reject the message (see ITI TF-2x: C.2.3).</w:t>
      </w:r>
    </w:p>
    <w:p w14:paraId="2034B8C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84" w:name="_Toc174249272"/>
      <w:bookmarkStart w:id="485" w:name="_Toc398544194"/>
      <w:r w:rsidRPr="00A03C55">
        <w:rPr>
          <w:noProof w:val="0"/>
        </w:rPr>
        <w:t>Cancel Patient Return from a Leave of Absence – ADT^A53^ADT_A52</w:t>
      </w:r>
      <w:bookmarkEnd w:id="484"/>
      <w:bookmarkEnd w:id="485"/>
    </w:p>
    <w:p w14:paraId="21A1E88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6" w:name="_Toc174249273"/>
      <w:r w:rsidRPr="00A03C55">
        <w:rPr>
          <w:noProof w:val="0"/>
        </w:rPr>
        <w:t>Trigger Event</w:t>
      </w:r>
      <w:bookmarkEnd w:id="486"/>
    </w:p>
    <w:p w14:paraId="5B62B0BA" w14:textId="77777777" w:rsidR="007A1F44" w:rsidRPr="00A03C55" w:rsidRDefault="007A1F44">
      <w:r w:rsidRPr="00A03C55">
        <w:t>This message is sent by a Patient Encounter Supplier to cancel a previous notification to a Patient Encounter Consumer that a patient had returned from a leave of absence.</w:t>
      </w:r>
    </w:p>
    <w:p w14:paraId="7422AB0E" w14:textId="77777777" w:rsidR="007A1F44" w:rsidRPr="00A03C55" w:rsidRDefault="007A1F44">
      <w:r w:rsidRPr="00A03C55">
        <w:t xml:space="preserve">MSH-9 is valued </w:t>
      </w:r>
      <w:r w:rsidRPr="00A03C55">
        <w:rPr>
          <w:b/>
          <w:bCs/>
        </w:rPr>
        <w:t>ADT^A53^ADT_A52</w:t>
      </w:r>
      <w:r w:rsidRPr="00A03C55">
        <w:t>.</w:t>
      </w:r>
    </w:p>
    <w:p w14:paraId="71092FF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7" w:name="_Toc174249274"/>
      <w:r w:rsidRPr="00A03C55">
        <w:rPr>
          <w:noProof w:val="0"/>
        </w:rPr>
        <w:lastRenderedPageBreak/>
        <w:t>Message Static Definition</w:t>
      </w:r>
      <w:bookmarkEnd w:id="487"/>
    </w:p>
    <w:p w14:paraId="054E7731" w14:textId="77777777" w:rsidR="007A1F44" w:rsidRPr="00A03C55" w:rsidRDefault="007A1F44">
      <w:pPr>
        <w:pStyle w:val="TableTitle"/>
        <w:rPr>
          <w:noProof w:val="0"/>
        </w:rPr>
      </w:pPr>
      <w:r w:rsidRPr="00A03C55">
        <w:rPr>
          <w:noProof w:val="0"/>
        </w:rPr>
        <w:t>Table 3.31-30: Static definition of message ADT^A53^ADT_A52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EDF976E" w14:textId="77777777">
        <w:trPr>
          <w:cantSplit/>
          <w:tblHeader/>
          <w:jc w:val="center"/>
        </w:trPr>
        <w:tc>
          <w:tcPr>
            <w:tcW w:w="1951" w:type="dxa"/>
            <w:shd w:val="clear" w:color="auto" w:fill="D9D9D9"/>
          </w:tcPr>
          <w:p w14:paraId="2E3F3E69"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4B4A110B"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37CB719"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2892DB3"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3AAE9FE" w14:textId="77777777" w:rsidR="007A1F44" w:rsidRPr="00A03C55" w:rsidRDefault="007A1F44" w:rsidP="00A53067">
            <w:pPr>
              <w:pStyle w:val="TableEntryHeader"/>
              <w:rPr>
                <w:noProof w:val="0"/>
              </w:rPr>
            </w:pPr>
            <w:r w:rsidRPr="00A03C55">
              <w:rPr>
                <w:noProof w:val="0"/>
              </w:rPr>
              <w:t>HL7 chapter</w:t>
            </w:r>
          </w:p>
        </w:tc>
      </w:tr>
      <w:tr w:rsidR="007A1F44" w:rsidRPr="00A03C55" w14:paraId="4805A30A" w14:textId="77777777">
        <w:trPr>
          <w:cantSplit/>
          <w:jc w:val="center"/>
        </w:trPr>
        <w:tc>
          <w:tcPr>
            <w:tcW w:w="1951" w:type="dxa"/>
          </w:tcPr>
          <w:p w14:paraId="22C12EDB" w14:textId="77777777" w:rsidR="007A1F44" w:rsidRPr="00A03C55" w:rsidRDefault="007A1F44" w:rsidP="00A0052B">
            <w:pPr>
              <w:pStyle w:val="TableEntry"/>
              <w:rPr>
                <w:noProof w:val="0"/>
              </w:rPr>
            </w:pPr>
            <w:r w:rsidRPr="00A03C55">
              <w:rPr>
                <w:noProof w:val="0"/>
              </w:rPr>
              <w:t>MSH</w:t>
            </w:r>
          </w:p>
        </w:tc>
        <w:tc>
          <w:tcPr>
            <w:tcW w:w="3544" w:type="dxa"/>
          </w:tcPr>
          <w:p w14:paraId="682F3D81" w14:textId="77777777" w:rsidR="007A1F44" w:rsidRPr="00A03C55" w:rsidRDefault="007A1F44">
            <w:pPr>
              <w:pStyle w:val="TableEntry"/>
              <w:rPr>
                <w:noProof w:val="0"/>
              </w:rPr>
            </w:pPr>
            <w:r w:rsidRPr="00A03C55">
              <w:rPr>
                <w:noProof w:val="0"/>
              </w:rPr>
              <w:t>Message Header</w:t>
            </w:r>
          </w:p>
        </w:tc>
        <w:tc>
          <w:tcPr>
            <w:tcW w:w="971" w:type="dxa"/>
          </w:tcPr>
          <w:p w14:paraId="775775AC" w14:textId="77777777" w:rsidR="007A1F44" w:rsidRPr="00A03C55" w:rsidRDefault="007A1F44">
            <w:pPr>
              <w:pStyle w:val="TableEntry"/>
              <w:jc w:val="center"/>
              <w:rPr>
                <w:noProof w:val="0"/>
              </w:rPr>
            </w:pPr>
            <w:r w:rsidRPr="00A03C55">
              <w:rPr>
                <w:noProof w:val="0"/>
              </w:rPr>
              <w:t>R</w:t>
            </w:r>
          </w:p>
        </w:tc>
        <w:tc>
          <w:tcPr>
            <w:tcW w:w="872" w:type="dxa"/>
          </w:tcPr>
          <w:p w14:paraId="714A3254" w14:textId="77777777" w:rsidR="007A1F44" w:rsidRPr="00A03C55" w:rsidRDefault="007A1F44">
            <w:pPr>
              <w:pStyle w:val="TableEntry"/>
              <w:jc w:val="center"/>
              <w:rPr>
                <w:noProof w:val="0"/>
              </w:rPr>
            </w:pPr>
            <w:r w:rsidRPr="00A03C55">
              <w:rPr>
                <w:noProof w:val="0"/>
              </w:rPr>
              <w:t>[1..1]</w:t>
            </w:r>
          </w:p>
        </w:tc>
        <w:tc>
          <w:tcPr>
            <w:tcW w:w="1701" w:type="dxa"/>
          </w:tcPr>
          <w:p w14:paraId="4679C19E" w14:textId="77777777" w:rsidR="007A1F44" w:rsidRPr="00A03C55" w:rsidRDefault="007A1F44">
            <w:pPr>
              <w:pStyle w:val="TableEntry"/>
              <w:jc w:val="center"/>
              <w:rPr>
                <w:noProof w:val="0"/>
              </w:rPr>
            </w:pPr>
            <w:r w:rsidRPr="00A03C55">
              <w:rPr>
                <w:noProof w:val="0"/>
              </w:rPr>
              <w:t>2</w:t>
            </w:r>
          </w:p>
        </w:tc>
      </w:tr>
      <w:tr w:rsidR="007A1F44" w:rsidRPr="00A03C55" w14:paraId="08369FBC" w14:textId="77777777">
        <w:trPr>
          <w:cantSplit/>
          <w:jc w:val="center"/>
        </w:trPr>
        <w:tc>
          <w:tcPr>
            <w:tcW w:w="1951" w:type="dxa"/>
          </w:tcPr>
          <w:p w14:paraId="1B4C8BE7" w14:textId="77777777" w:rsidR="007A1F44" w:rsidRPr="00A03C55" w:rsidRDefault="007A1F44">
            <w:pPr>
              <w:pStyle w:val="TableEntry"/>
              <w:rPr>
                <w:noProof w:val="0"/>
              </w:rPr>
            </w:pPr>
            <w:r w:rsidRPr="00A03C55">
              <w:rPr>
                <w:noProof w:val="0"/>
              </w:rPr>
              <w:t>SFT</w:t>
            </w:r>
          </w:p>
        </w:tc>
        <w:tc>
          <w:tcPr>
            <w:tcW w:w="3544" w:type="dxa"/>
          </w:tcPr>
          <w:p w14:paraId="629FEB84" w14:textId="77777777" w:rsidR="007A1F44" w:rsidRPr="00A03C55" w:rsidRDefault="007A1F44">
            <w:pPr>
              <w:pStyle w:val="TableEntry"/>
              <w:rPr>
                <w:noProof w:val="0"/>
              </w:rPr>
            </w:pPr>
            <w:r w:rsidRPr="00A03C55">
              <w:rPr>
                <w:noProof w:val="0"/>
              </w:rPr>
              <w:t>Software Segment</w:t>
            </w:r>
          </w:p>
        </w:tc>
        <w:tc>
          <w:tcPr>
            <w:tcW w:w="971" w:type="dxa"/>
          </w:tcPr>
          <w:p w14:paraId="2C1B158C" w14:textId="77777777" w:rsidR="007A1F44" w:rsidRPr="00A03C55" w:rsidRDefault="007A1F44">
            <w:pPr>
              <w:pStyle w:val="TableEntry"/>
              <w:jc w:val="center"/>
              <w:rPr>
                <w:noProof w:val="0"/>
              </w:rPr>
            </w:pPr>
            <w:r w:rsidRPr="00A03C55">
              <w:rPr>
                <w:noProof w:val="0"/>
              </w:rPr>
              <w:t>O</w:t>
            </w:r>
          </w:p>
        </w:tc>
        <w:tc>
          <w:tcPr>
            <w:tcW w:w="872" w:type="dxa"/>
          </w:tcPr>
          <w:p w14:paraId="26167999" w14:textId="77777777" w:rsidR="007A1F44" w:rsidRPr="00A03C55" w:rsidRDefault="007A1F44">
            <w:pPr>
              <w:pStyle w:val="TableEntry"/>
              <w:jc w:val="center"/>
              <w:rPr>
                <w:noProof w:val="0"/>
              </w:rPr>
            </w:pPr>
            <w:r w:rsidRPr="00A03C55">
              <w:rPr>
                <w:noProof w:val="0"/>
              </w:rPr>
              <w:t>[0..*]</w:t>
            </w:r>
          </w:p>
        </w:tc>
        <w:tc>
          <w:tcPr>
            <w:tcW w:w="1701" w:type="dxa"/>
          </w:tcPr>
          <w:p w14:paraId="47439EF9" w14:textId="77777777" w:rsidR="007A1F44" w:rsidRPr="00A03C55" w:rsidRDefault="007A1F44">
            <w:pPr>
              <w:pStyle w:val="TableEntry"/>
              <w:jc w:val="center"/>
              <w:rPr>
                <w:noProof w:val="0"/>
              </w:rPr>
            </w:pPr>
            <w:r w:rsidRPr="00A03C55">
              <w:rPr>
                <w:noProof w:val="0"/>
              </w:rPr>
              <w:t>2</w:t>
            </w:r>
          </w:p>
        </w:tc>
      </w:tr>
      <w:tr w:rsidR="007A1F44" w:rsidRPr="00A03C55" w14:paraId="3D20536B" w14:textId="77777777">
        <w:trPr>
          <w:cantSplit/>
          <w:jc w:val="center"/>
        </w:trPr>
        <w:tc>
          <w:tcPr>
            <w:tcW w:w="1951" w:type="dxa"/>
          </w:tcPr>
          <w:p w14:paraId="329AAAA4" w14:textId="77777777" w:rsidR="007A1F44" w:rsidRPr="00A03C55" w:rsidRDefault="007A1F44">
            <w:pPr>
              <w:pStyle w:val="TableEntry"/>
              <w:rPr>
                <w:noProof w:val="0"/>
              </w:rPr>
            </w:pPr>
            <w:r w:rsidRPr="00A03C55">
              <w:rPr>
                <w:noProof w:val="0"/>
              </w:rPr>
              <w:t>EVN</w:t>
            </w:r>
          </w:p>
        </w:tc>
        <w:tc>
          <w:tcPr>
            <w:tcW w:w="3544" w:type="dxa"/>
          </w:tcPr>
          <w:p w14:paraId="72912A05" w14:textId="77777777" w:rsidR="007A1F44" w:rsidRPr="00A03C55" w:rsidRDefault="007A1F44">
            <w:pPr>
              <w:pStyle w:val="TableEntry"/>
              <w:rPr>
                <w:noProof w:val="0"/>
              </w:rPr>
            </w:pPr>
            <w:r w:rsidRPr="00A03C55">
              <w:rPr>
                <w:noProof w:val="0"/>
              </w:rPr>
              <w:t>Event Type</w:t>
            </w:r>
          </w:p>
        </w:tc>
        <w:tc>
          <w:tcPr>
            <w:tcW w:w="971" w:type="dxa"/>
          </w:tcPr>
          <w:p w14:paraId="4605F6DB" w14:textId="77777777" w:rsidR="007A1F44" w:rsidRPr="00A03C55" w:rsidRDefault="007A1F44">
            <w:pPr>
              <w:pStyle w:val="TableEntry"/>
              <w:jc w:val="center"/>
              <w:rPr>
                <w:noProof w:val="0"/>
              </w:rPr>
            </w:pPr>
            <w:r w:rsidRPr="00A03C55">
              <w:rPr>
                <w:noProof w:val="0"/>
              </w:rPr>
              <w:t>R</w:t>
            </w:r>
          </w:p>
        </w:tc>
        <w:tc>
          <w:tcPr>
            <w:tcW w:w="872" w:type="dxa"/>
          </w:tcPr>
          <w:p w14:paraId="6DDBFEE8" w14:textId="77777777" w:rsidR="007A1F44" w:rsidRPr="00A03C55" w:rsidRDefault="007A1F44">
            <w:pPr>
              <w:pStyle w:val="TableEntry"/>
              <w:jc w:val="center"/>
              <w:rPr>
                <w:noProof w:val="0"/>
              </w:rPr>
            </w:pPr>
            <w:r w:rsidRPr="00A03C55">
              <w:rPr>
                <w:noProof w:val="0"/>
              </w:rPr>
              <w:t>[1..1]</w:t>
            </w:r>
          </w:p>
        </w:tc>
        <w:tc>
          <w:tcPr>
            <w:tcW w:w="1701" w:type="dxa"/>
          </w:tcPr>
          <w:p w14:paraId="2BCEF1D5" w14:textId="77777777" w:rsidR="007A1F44" w:rsidRPr="00A03C55" w:rsidRDefault="007A1F44">
            <w:pPr>
              <w:pStyle w:val="TableEntry"/>
              <w:jc w:val="center"/>
              <w:rPr>
                <w:noProof w:val="0"/>
              </w:rPr>
            </w:pPr>
            <w:r w:rsidRPr="00A03C55">
              <w:rPr>
                <w:noProof w:val="0"/>
              </w:rPr>
              <w:t>2</w:t>
            </w:r>
          </w:p>
        </w:tc>
      </w:tr>
      <w:tr w:rsidR="007A1F44" w:rsidRPr="00A03C55" w14:paraId="6F2C922F" w14:textId="77777777">
        <w:trPr>
          <w:cantSplit/>
          <w:jc w:val="center"/>
        </w:trPr>
        <w:tc>
          <w:tcPr>
            <w:tcW w:w="1951" w:type="dxa"/>
          </w:tcPr>
          <w:p w14:paraId="1C2CFDF3" w14:textId="77777777" w:rsidR="007A1F44" w:rsidRPr="00A03C55" w:rsidRDefault="007A1F44">
            <w:pPr>
              <w:pStyle w:val="TableEntry"/>
              <w:rPr>
                <w:noProof w:val="0"/>
              </w:rPr>
            </w:pPr>
            <w:r w:rsidRPr="00A03C55">
              <w:rPr>
                <w:noProof w:val="0"/>
              </w:rPr>
              <w:t>PID</w:t>
            </w:r>
          </w:p>
        </w:tc>
        <w:tc>
          <w:tcPr>
            <w:tcW w:w="3544" w:type="dxa"/>
          </w:tcPr>
          <w:p w14:paraId="05171119" w14:textId="77777777" w:rsidR="007A1F44" w:rsidRPr="00A03C55" w:rsidRDefault="007A1F44">
            <w:pPr>
              <w:pStyle w:val="TableEntry"/>
              <w:rPr>
                <w:noProof w:val="0"/>
              </w:rPr>
            </w:pPr>
            <w:r w:rsidRPr="00A03C55">
              <w:rPr>
                <w:noProof w:val="0"/>
              </w:rPr>
              <w:t>Patient Identification</w:t>
            </w:r>
          </w:p>
        </w:tc>
        <w:tc>
          <w:tcPr>
            <w:tcW w:w="971" w:type="dxa"/>
          </w:tcPr>
          <w:p w14:paraId="60F799F0" w14:textId="77777777" w:rsidR="007A1F44" w:rsidRPr="00A03C55" w:rsidRDefault="007A1F44">
            <w:pPr>
              <w:pStyle w:val="TableEntry"/>
              <w:jc w:val="center"/>
              <w:rPr>
                <w:noProof w:val="0"/>
              </w:rPr>
            </w:pPr>
            <w:r w:rsidRPr="00A03C55">
              <w:rPr>
                <w:noProof w:val="0"/>
              </w:rPr>
              <w:t>R</w:t>
            </w:r>
          </w:p>
        </w:tc>
        <w:tc>
          <w:tcPr>
            <w:tcW w:w="872" w:type="dxa"/>
          </w:tcPr>
          <w:p w14:paraId="15D96C53" w14:textId="77777777" w:rsidR="007A1F44" w:rsidRPr="00A03C55" w:rsidRDefault="007A1F44">
            <w:pPr>
              <w:pStyle w:val="TableEntry"/>
              <w:jc w:val="center"/>
              <w:rPr>
                <w:noProof w:val="0"/>
              </w:rPr>
            </w:pPr>
            <w:r w:rsidRPr="00A03C55">
              <w:rPr>
                <w:noProof w:val="0"/>
              </w:rPr>
              <w:t>[1..1]</w:t>
            </w:r>
          </w:p>
        </w:tc>
        <w:tc>
          <w:tcPr>
            <w:tcW w:w="1701" w:type="dxa"/>
          </w:tcPr>
          <w:p w14:paraId="511D615A" w14:textId="77777777" w:rsidR="007A1F44" w:rsidRPr="00A03C55" w:rsidRDefault="007A1F44">
            <w:pPr>
              <w:pStyle w:val="TableEntry"/>
              <w:jc w:val="center"/>
              <w:rPr>
                <w:noProof w:val="0"/>
              </w:rPr>
            </w:pPr>
            <w:r w:rsidRPr="00A03C55">
              <w:rPr>
                <w:noProof w:val="0"/>
              </w:rPr>
              <w:t>3</w:t>
            </w:r>
          </w:p>
        </w:tc>
      </w:tr>
      <w:tr w:rsidR="007A1F44" w:rsidRPr="00A03C55" w14:paraId="69C43DD8" w14:textId="77777777">
        <w:trPr>
          <w:cantSplit/>
          <w:jc w:val="center"/>
        </w:trPr>
        <w:tc>
          <w:tcPr>
            <w:tcW w:w="1951" w:type="dxa"/>
          </w:tcPr>
          <w:p w14:paraId="1BF102C6" w14:textId="77777777" w:rsidR="007A1F44" w:rsidRPr="00A03C55" w:rsidRDefault="007A1F44">
            <w:pPr>
              <w:pStyle w:val="TableEntry"/>
              <w:rPr>
                <w:noProof w:val="0"/>
              </w:rPr>
            </w:pPr>
            <w:r w:rsidRPr="00A03C55">
              <w:rPr>
                <w:noProof w:val="0"/>
              </w:rPr>
              <w:t>PD1</w:t>
            </w:r>
          </w:p>
        </w:tc>
        <w:tc>
          <w:tcPr>
            <w:tcW w:w="3544" w:type="dxa"/>
          </w:tcPr>
          <w:p w14:paraId="08041669" w14:textId="77777777" w:rsidR="007A1F44" w:rsidRPr="00A03C55" w:rsidRDefault="007A1F44">
            <w:pPr>
              <w:pStyle w:val="TableEntry"/>
              <w:rPr>
                <w:noProof w:val="0"/>
              </w:rPr>
            </w:pPr>
            <w:r w:rsidRPr="00A03C55">
              <w:rPr>
                <w:noProof w:val="0"/>
              </w:rPr>
              <w:t>Additional Demographics</w:t>
            </w:r>
          </w:p>
        </w:tc>
        <w:tc>
          <w:tcPr>
            <w:tcW w:w="971" w:type="dxa"/>
          </w:tcPr>
          <w:p w14:paraId="1FDC81A1" w14:textId="77777777" w:rsidR="007A1F44" w:rsidRPr="00A03C55" w:rsidRDefault="007A1F44">
            <w:pPr>
              <w:pStyle w:val="TableEntry"/>
              <w:jc w:val="center"/>
              <w:rPr>
                <w:noProof w:val="0"/>
              </w:rPr>
            </w:pPr>
            <w:r w:rsidRPr="00A03C55">
              <w:rPr>
                <w:noProof w:val="0"/>
              </w:rPr>
              <w:t>O</w:t>
            </w:r>
          </w:p>
        </w:tc>
        <w:tc>
          <w:tcPr>
            <w:tcW w:w="872" w:type="dxa"/>
          </w:tcPr>
          <w:p w14:paraId="6965BBE7" w14:textId="77777777" w:rsidR="007A1F44" w:rsidRPr="00A03C55" w:rsidRDefault="007A1F44">
            <w:pPr>
              <w:pStyle w:val="TableEntry"/>
              <w:jc w:val="center"/>
              <w:rPr>
                <w:noProof w:val="0"/>
              </w:rPr>
            </w:pPr>
            <w:r w:rsidRPr="00A03C55">
              <w:rPr>
                <w:noProof w:val="0"/>
              </w:rPr>
              <w:t>[0..1]</w:t>
            </w:r>
          </w:p>
        </w:tc>
        <w:tc>
          <w:tcPr>
            <w:tcW w:w="1701" w:type="dxa"/>
          </w:tcPr>
          <w:p w14:paraId="7EE67284" w14:textId="77777777" w:rsidR="007A1F44" w:rsidRPr="00A03C55" w:rsidRDefault="007A1F44">
            <w:pPr>
              <w:pStyle w:val="TableEntry"/>
              <w:jc w:val="center"/>
              <w:rPr>
                <w:noProof w:val="0"/>
              </w:rPr>
            </w:pPr>
            <w:r w:rsidRPr="00A03C55">
              <w:rPr>
                <w:noProof w:val="0"/>
              </w:rPr>
              <w:t>3</w:t>
            </w:r>
          </w:p>
        </w:tc>
      </w:tr>
      <w:tr w:rsidR="007A1F44" w:rsidRPr="00A03C55" w14:paraId="208FC928" w14:textId="77777777">
        <w:trPr>
          <w:cantSplit/>
          <w:jc w:val="center"/>
        </w:trPr>
        <w:tc>
          <w:tcPr>
            <w:tcW w:w="1951" w:type="dxa"/>
          </w:tcPr>
          <w:p w14:paraId="2885661B" w14:textId="77777777" w:rsidR="007A1F44" w:rsidRPr="00A03C55" w:rsidRDefault="007A1F44" w:rsidP="00A0052B">
            <w:pPr>
              <w:pStyle w:val="TableEntry"/>
              <w:rPr>
                <w:noProof w:val="0"/>
              </w:rPr>
            </w:pPr>
            <w:r w:rsidRPr="00A03C55">
              <w:rPr>
                <w:noProof w:val="0"/>
              </w:rPr>
              <w:t>PV1</w:t>
            </w:r>
          </w:p>
        </w:tc>
        <w:tc>
          <w:tcPr>
            <w:tcW w:w="3544" w:type="dxa"/>
          </w:tcPr>
          <w:p w14:paraId="20AADD19" w14:textId="77777777" w:rsidR="007A1F44" w:rsidRPr="00A03C55" w:rsidRDefault="007A1F44">
            <w:pPr>
              <w:pStyle w:val="TableEntry"/>
              <w:rPr>
                <w:noProof w:val="0"/>
              </w:rPr>
            </w:pPr>
            <w:r w:rsidRPr="00A03C55">
              <w:rPr>
                <w:noProof w:val="0"/>
              </w:rPr>
              <w:t>Patient Visit</w:t>
            </w:r>
          </w:p>
        </w:tc>
        <w:tc>
          <w:tcPr>
            <w:tcW w:w="971" w:type="dxa"/>
          </w:tcPr>
          <w:p w14:paraId="55F0BFE7" w14:textId="77777777" w:rsidR="007A1F44" w:rsidRPr="00A03C55" w:rsidRDefault="007A1F44">
            <w:pPr>
              <w:pStyle w:val="TableEntry"/>
              <w:jc w:val="center"/>
              <w:rPr>
                <w:noProof w:val="0"/>
              </w:rPr>
            </w:pPr>
            <w:r w:rsidRPr="00A03C55">
              <w:rPr>
                <w:noProof w:val="0"/>
              </w:rPr>
              <w:t>R</w:t>
            </w:r>
          </w:p>
        </w:tc>
        <w:tc>
          <w:tcPr>
            <w:tcW w:w="872" w:type="dxa"/>
          </w:tcPr>
          <w:p w14:paraId="0FFEE720" w14:textId="77777777" w:rsidR="007A1F44" w:rsidRPr="00A03C55" w:rsidRDefault="007A1F44">
            <w:pPr>
              <w:pStyle w:val="TableEntry"/>
              <w:jc w:val="center"/>
              <w:rPr>
                <w:noProof w:val="0"/>
              </w:rPr>
            </w:pPr>
            <w:r w:rsidRPr="00A03C55">
              <w:rPr>
                <w:noProof w:val="0"/>
              </w:rPr>
              <w:t>[1..1]</w:t>
            </w:r>
          </w:p>
        </w:tc>
        <w:tc>
          <w:tcPr>
            <w:tcW w:w="1701" w:type="dxa"/>
          </w:tcPr>
          <w:p w14:paraId="40F560CF" w14:textId="77777777" w:rsidR="007A1F44" w:rsidRPr="00A03C55" w:rsidRDefault="007A1F44">
            <w:pPr>
              <w:pStyle w:val="TableEntry"/>
              <w:jc w:val="center"/>
              <w:rPr>
                <w:noProof w:val="0"/>
              </w:rPr>
            </w:pPr>
            <w:r w:rsidRPr="00A03C55">
              <w:rPr>
                <w:noProof w:val="0"/>
              </w:rPr>
              <w:t>3</w:t>
            </w:r>
          </w:p>
        </w:tc>
      </w:tr>
      <w:tr w:rsidR="007A1F44" w:rsidRPr="00A03C55" w14:paraId="453DE4D1" w14:textId="77777777">
        <w:trPr>
          <w:cantSplit/>
          <w:jc w:val="center"/>
        </w:trPr>
        <w:tc>
          <w:tcPr>
            <w:tcW w:w="1951" w:type="dxa"/>
          </w:tcPr>
          <w:p w14:paraId="4724C2D8" w14:textId="77777777" w:rsidR="007A1F44" w:rsidRPr="00A03C55" w:rsidRDefault="007A1F44" w:rsidP="00A0052B">
            <w:pPr>
              <w:pStyle w:val="TableEntry"/>
              <w:rPr>
                <w:noProof w:val="0"/>
              </w:rPr>
            </w:pPr>
            <w:r w:rsidRPr="00A03C55">
              <w:rPr>
                <w:noProof w:val="0"/>
              </w:rPr>
              <w:t>PV2</w:t>
            </w:r>
          </w:p>
        </w:tc>
        <w:tc>
          <w:tcPr>
            <w:tcW w:w="3544" w:type="dxa"/>
          </w:tcPr>
          <w:p w14:paraId="6853C4F6" w14:textId="77777777" w:rsidR="007A1F44" w:rsidRPr="00A03C55" w:rsidRDefault="007A1F44">
            <w:pPr>
              <w:pStyle w:val="TableEntry"/>
              <w:rPr>
                <w:noProof w:val="0"/>
              </w:rPr>
            </w:pPr>
            <w:r w:rsidRPr="00A03C55">
              <w:rPr>
                <w:noProof w:val="0"/>
              </w:rPr>
              <w:t>Patient Visit – Additional Info</w:t>
            </w:r>
          </w:p>
        </w:tc>
        <w:tc>
          <w:tcPr>
            <w:tcW w:w="971" w:type="dxa"/>
          </w:tcPr>
          <w:p w14:paraId="70B8122B" w14:textId="77777777" w:rsidR="007A1F44" w:rsidRPr="00A03C55" w:rsidRDefault="007A1F44">
            <w:pPr>
              <w:pStyle w:val="TableEntry"/>
              <w:jc w:val="center"/>
              <w:rPr>
                <w:noProof w:val="0"/>
              </w:rPr>
            </w:pPr>
            <w:r w:rsidRPr="00A03C55">
              <w:rPr>
                <w:noProof w:val="0"/>
              </w:rPr>
              <w:t>O</w:t>
            </w:r>
          </w:p>
        </w:tc>
        <w:tc>
          <w:tcPr>
            <w:tcW w:w="872" w:type="dxa"/>
          </w:tcPr>
          <w:p w14:paraId="609DDEAD" w14:textId="77777777" w:rsidR="007A1F44" w:rsidRPr="00A03C55" w:rsidRDefault="007A1F44">
            <w:pPr>
              <w:pStyle w:val="TableEntry"/>
              <w:jc w:val="center"/>
              <w:rPr>
                <w:noProof w:val="0"/>
              </w:rPr>
            </w:pPr>
            <w:r w:rsidRPr="00A03C55">
              <w:rPr>
                <w:noProof w:val="0"/>
              </w:rPr>
              <w:t>[0..1]</w:t>
            </w:r>
          </w:p>
        </w:tc>
        <w:tc>
          <w:tcPr>
            <w:tcW w:w="1701" w:type="dxa"/>
          </w:tcPr>
          <w:p w14:paraId="237471C9" w14:textId="77777777" w:rsidR="007A1F44" w:rsidRPr="00A03C55" w:rsidRDefault="007A1F44">
            <w:pPr>
              <w:pStyle w:val="TableEntry"/>
              <w:jc w:val="center"/>
              <w:rPr>
                <w:noProof w:val="0"/>
              </w:rPr>
            </w:pPr>
            <w:r w:rsidRPr="00A03C55">
              <w:rPr>
                <w:noProof w:val="0"/>
              </w:rPr>
              <w:t>3</w:t>
            </w:r>
          </w:p>
        </w:tc>
      </w:tr>
    </w:tbl>
    <w:p w14:paraId="727FF3A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8" w:name="_Toc174249275"/>
      <w:r w:rsidRPr="00A03C55">
        <w:rPr>
          <w:noProof w:val="0"/>
        </w:rPr>
        <w:t>Comments on segment usage</w:t>
      </w:r>
      <w:bookmarkEnd w:id="488"/>
    </w:p>
    <w:p w14:paraId="31B228D4" w14:textId="77777777" w:rsidR="007A1F44" w:rsidRPr="00A03C55" w:rsidRDefault="007A1F44">
      <w:r w:rsidRPr="00A03C55">
        <w:t xml:space="preserve">Field </w:t>
      </w:r>
      <w:r w:rsidRPr="00A03C55">
        <w:rPr>
          <w:i/>
          <w:iCs/>
        </w:rPr>
        <w:t>EVN-6-event occurred</w:t>
      </w:r>
      <w:r w:rsidRPr="00A03C55">
        <w:t xml:space="preserve"> shall contain the date and time that the return from leave of absence was cancelled. </w:t>
      </w:r>
      <w:r w:rsidRPr="00A03C55">
        <w:rPr>
          <w:i/>
          <w:iCs/>
        </w:rPr>
        <w:t>PV2-47-expected LOA return</w:t>
      </w:r>
      <w:r w:rsidRPr="00A03C55">
        <w:t xml:space="preserve"> shall contain the date and time that the patient is expected to return from the leave of absence.</w:t>
      </w:r>
    </w:p>
    <w:p w14:paraId="1AD50F7B" w14:textId="52737E1C" w:rsidR="008E3CF3" w:rsidRPr="00A03C55" w:rsidRDefault="006F6BC9" w:rsidP="00EC243F">
      <w:pPr>
        <w:pStyle w:val="Heading5"/>
        <w:numPr>
          <w:ilvl w:val="4"/>
          <w:numId w:val="8"/>
        </w:numPr>
        <w:tabs>
          <w:tab w:val="clear" w:pos="2160"/>
          <w:tab w:val="clear" w:pos="2880"/>
          <w:tab w:val="clear" w:pos="3600"/>
          <w:tab w:val="clear" w:pos="4320"/>
        </w:tabs>
        <w:rPr>
          <w:noProof w:val="0"/>
        </w:rPr>
      </w:pPr>
      <w:bookmarkStart w:id="489" w:name="_Toc174249276"/>
      <w:r w:rsidRPr="00A03C55">
        <w:rPr>
          <w:noProof w:val="0"/>
        </w:rPr>
        <w:t>Expected a</w:t>
      </w:r>
      <w:r w:rsidR="007A1F44" w:rsidRPr="00A03C55">
        <w:rPr>
          <w:noProof w:val="0"/>
        </w:rPr>
        <w:t>ctions</w:t>
      </w:r>
      <w:bookmarkEnd w:id="489"/>
    </w:p>
    <w:p w14:paraId="7ABF9994" w14:textId="77777777" w:rsidR="007A1F44" w:rsidRPr="00A03C55" w:rsidRDefault="007A1F44">
      <w:r w:rsidRPr="00A03C55">
        <w:t>The receiver shall cancel the patient’s return from leave of absence.</w:t>
      </w:r>
    </w:p>
    <w:p w14:paraId="2373AFF0" w14:textId="77777777" w:rsidR="007A1F44" w:rsidRPr="00A03C55" w:rsidRDefault="007A1F44">
      <w:r w:rsidRPr="00A03C55">
        <w:t>The receiver shall report the result of this operation (success / error) in an acknowledgment message returned to the sender.</w:t>
      </w:r>
    </w:p>
    <w:p w14:paraId="283156B1" w14:textId="77777777" w:rsidR="007A1F44" w:rsidRPr="00A03C55" w:rsidRDefault="007A1F44">
      <w:r w:rsidRPr="00A03C55">
        <w:t>In case this Movement conflicts with the current situation of the patient (no return from leave of absence previously notified, or no active encounter, or patient unknown) the message is discarded, but no error condition is raised.</w:t>
      </w:r>
    </w:p>
    <w:p w14:paraId="07D7893D" w14:textId="77777777" w:rsidR="007A1F44" w:rsidRPr="00A03C55" w:rsidRDefault="007A1F44">
      <w:r w:rsidRPr="00A03C55">
        <w:t>If the receiver does not support the Advanced Encounter Management Option of this transaction, it shall application-reject the message (see ITI TF-2x: C.2.3).</w:t>
      </w:r>
    </w:p>
    <w:p w14:paraId="72B8A0D4"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90" w:name="_Toc174249277"/>
      <w:bookmarkStart w:id="491" w:name="_Toc398544195"/>
      <w:r w:rsidRPr="00A03C55">
        <w:rPr>
          <w:noProof w:val="0"/>
        </w:rPr>
        <w:t>Move account information – ADT^A44^ADT_A43</w:t>
      </w:r>
      <w:bookmarkEnd w:id="490"/>
      <w:bookmarkEnd w:id="491"/>
    </w:p>
    <w:p w14:paraId="2FFEE3A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2" w:name="_Toc174249278"/>
      <w:r w:rsidRPr="00A03C55">
        <w:rPr>
          <w:noProof w:val="0"/>
        </w:rPr>
        <w:t>Trigger Event</w:t>
      </w:r>
      <w:bookmarkEnd w:id="492"/>
    </w:p>
    <w:p w14:paraId="607009E1" w14:textId="77777777" w:rsidR="007A1F44" w:rsidRPr="00A03C55" w:rsidRDefault="007A1F44">
      <w:r w:rsidRPr="00A03C55">
        <w:t>This message is sent by a Patient Encounter Supplier to notify a Patient Encounter Consumer that an account previously associated with one patient is now associated with another patient.</w:t>
      </w:r>
    </w:p>
    <w:p w14:paraId="4537EDE1" w14:textId="77777777" w:rsidR="007A1F44" w:rsidRPr="00A03C55" w:rsidRDefault="007A1F44">
      <w:r w:rsidRPr="00A03C55">
        <w:t xml:space="preserve">MSH-9 is valued </w:t>
      </w:r>
      <w:r w:rsidRPr="00A03C55">
        <w:rPr>
          <w:b/>
          <w:bCs/>
        </w:rPr>
        <w:t>ADT^A44^ADT_A43</w:t>
      </w:r>
      <w:r w:rsidRPr="00A03C55">
        <w:t>.</w:t>
      </w:r>
    </w:p>
    <w:p w14:paraId="0DADB53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3" w:name="_Toc174249279"/>
      <w:r w:rsidRPr="00A03C55">
        <w:rPr>
          <w:noProof w:val="0"/>
        </w:rPr>
        <w:t>Message Static Definition</w:t>
      </w:r>
      <w:bookmarkEnd w:id="493"/>
    </w:p>
    <w:p w14:paraId="1D997B8E" w14:textId="77777777" w:rsidR="007A1F44" w:rsidRPr="00A03C55" w:rsidRDefault="007A1F44">
      <w:pPr>
        <w:pStyle w:val="TableTitle"/>
        <w:rPr>
          <w:noProof w:val="0"/>
        </w:rPr>
      </w:pPr>
      <w:r w:rsidRPr="00A03C55">
        <w:rPr>
          <w:noProof w:val="0"/>
        </w:rPr>
        <w:t>Table 3.31-31: Static definition of message ADT^A44^ADT_A43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D2B62F2" w14:textId="77777777">
        <w:trPr>
          <w:cantSplit/>
          <w:tblHeader/>
          <w:jc w:val="center"/>
        </w:trPr>
        <w:tc>
          <w:tcPr>
            <w:tcW w:w="1951" w:type="dxa"/>
            <w:shd w:val="clear" w:color="auto" w:fill="D9D9D9"/>
          </w:tcPr>
          <w:p w14:paraId="2425AD49"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47593E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3DB8ACBC"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0C786A1"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184C2A1" w14:textId="77777777" w:rsidR="007A1F44" w:rsidRPr="00A03C55" w:rsidRDefault="007A1F44" w:rsidP="00A53067">
            <w:pPr>
              <w:pStyle w:val="TableEntryHeader"/>
              <w:rPr>
                <w:noProof w:val="0"/>
              </w:rPr>
            </w:pPr>
            <w:r w:rsidRPr="00A03C55">
              <w:rPr>
                <w:noProof w:val="0"/>
              </w:rPr>
              <w:t>HL7 chapter</w:t>
            </w:r>
          </w:p>
        </w:tc>
      </w:tr>
      <w:tr w:rsidR="007A1F44" w:rsidRPr="00A03C55" w14:paraId="5A24BCC3" w14:textId="77777777">
        <w:trPr>
          <w:cantSplit/>
          <w:jc w:val="center"/>
        </w:trPr>
        <w:tc>
          <w:tcPr>
            <w:tcW w:w="1951" w:type="dxa"/>
          </w:tcPr>
          <w:p w14:paraId="147FAA32" w14:textId="77777777" w:rsidR="007A1F44" w:rsidRPr="00A03C55" w:rsidRDefault="007A1F44" w:rsidP="00A0052B">
            <w:pPr>
              <w:pStyle w:val="TableEntry"/>
              <w:rPr>
                <w:noProof w:val="0"/>
              </w:rPr>
            </w:pPr>
            <w:r w:rsidRPr="00A03C55">
              <w:rPr>
                <w:noProof w:val="0"/>
              </w:rPr>
              <w:t>MSH</w:t>
            </w:r>
          </w:p>
        </w:tc>
        <w:tc>
          <w:tcPr>
            <w:tcW w:w="3544" w:type="dxa"/>
          </w:tcPr>
          <w:p w14:paraId="00B0F033" w14:textId="77777777" w:rsidR="007A1F44" w:rsidRPr="00A03C55" w:rsidRDefault="007A1F44">
            <w:pPr>
              <w:pStyle w:val="TableEntry"/>
              <w:rPr>
                <w:noProof w:val="0"/>
              </w:rPr>
            </w:pPr>
            <w:r w:rsidRPr="00A03C55">
              <w:rPr>
                <w:noProof w:val="0"/>
              </w:rPr>
              <w:t>Message Header</w:t>
            </w:r>
          </w:p>
        </w:tc>
        <w:tc>
          <w:tcPr>
            <w:tcW w:w="971" w:type="dxa"/>
          </w:tcPr>
          <w:p w14:paraId="1EFB7234" w14:textId="77777777" w:rsidR="007A1F44" w:rsidRPr="00A03C55" w:rsidRDefault="007A1F44">
            <w:pPr>
              <w:pStyle w:val="TableEntry"/>
              <w:jc w:val="center"/>
              <w:rPr>
                <w:noProof w:val="0"/>
              </w:rPr>
            </w:pPr>
            <w:r w:rsidRPr="00A03C55">
              <w:rPr>
                <w:noProof w:val="0"/>
              </w:rPr>
              <w:t>R</w:t>
            </w:r>
          </w:p>
        </w:tc>
        <w:tc>
          <w:tcPr>
            <w:tcW w:w="872" w:type="dxa"/>
          </w:tcPr>
          <w:p w14:paraId="2F58E5AC" w14:textId="77777777" w:rsidR="007A1F44" w:rsidRPr="00A03C55" w:rsidRDefault="007A1F44">
            <w:pPr>
              <w:pStyle w:val="TableEntry"/>
              <w:jc w:val="center"/>
              <w:rPr>
                <w:noProof w:val="0"/>
              </w:rPr>
            </w:pPr>
            <w:r w:rsidRPr="00A03C55">
              <w:rPr>
                <w:noProof w:val="0"/>
              </w:rPr>
              <w:t>[1..1]</w:t>
            </w:r>
          </w:p>
        </w:tc>
        <w:tc>
          <w:tcPr>
            <w:tcW w:w="1701" w:type="dxa"/>
          </w:tcPr>
          <w:p w14:paraId="006FBFFB" w14:textId="77777777" w:rsidR="007A1F44" w:rsidRPr="00A03C55" w:rsidRDefault="007A1F44">
            <w:pPr>
              <w:pStyle w:val="TableEntry"/>
              <w:jc w:val="center"/>
              <w:rPr>
                <w:noProof w:val="0"/>
              </w:rPr>
            </w:pPr>
            <w:r w:rsidRPr="00A03C55">
              <w:rPr>
                <w:noProof w:val="0"/>
              </w:rPr>
              <w:t>2</w:t>
            </w:r>
          </w:p>
        </w:tc>
      </w:tr>
      <w:tr w:rsidR="007A1F44" w:rsidRPr="00A03C55" w14:paraId="31F939A8" w14:textId="77777777">
        <w:trPr>
          <w:cantSplit/>
          <w:jc w:val="center"/>
        </w:trPr>
        <w:tc>
          <w:tcPr>
            <w:tcW w:w="1951" w:type="dxa"/>
          </w:tcPr>
          <w:p w14:paraId="4E6A6C5B" w14:textId="77777777" w:rsidR="007A1F44" w:rsidRPr="00A03C55" w:rsidRDefault="007A1F44">
            <w:pPr>
              <w:pStyle w:val="TableEntry"/>
              <w:rPr>
                <w:noProof w:val="0"/>
              </w:rPr>
            </w:pPr>
            <w:r w:rsidRPr="00A03C55">
              <w:rPr>
                <w:noProof w:val="0"/>
              </w:rPr>
              <w:t>SFT</w:t>
            </w:r>
          </w:p>
        </w:tc>
        <w:tc>
          <w:tcPr>
            <w:tcW w:w="3544" w:type="dxa"/>
          </w:tcPr>
          <w:p w14:paraId="63CBAEC8" w14:textId="77777777" w:rsidR="007A1F44" w:rsidRPr="00A03C55" w:rsidRDefault="007A1F44">
            <w:pPr>
              <w:pStyle w:val="TableEntry"/>
              <w:rPr>
                <w:noProof w:val="0"/>
              </w:rPr>
            </w:pPr>
            <w:r w:rsidRPr="00A03C55">
              <w:rPr>
                <w:noProof w:val="0"/>
              </w:rPr>
              <w:t>Software Segment</w:t>
            </w:r>
          </w:p>
        </w:tc>
        <w:tc>
          <w:tcPr>
            <w:tcW w:w="971" w:type="dxa"/>
          </w:tcPr>
          <w:p w14:paraId="17FD12B0" w14:textId="77777777" w:rsidR="007A1F44" w:rsidRPr="00A03C55" w:rsidRDefault="007A1F44">
            <w:pPr>
              <w:pStyle w:val="TableEntry"/>
              <w:jc w:val="center"/>
              <w:rPr>
                <w:noProof w:val="0"/>
              </w:rPr>
            </w:pPr>
            <w:r w:rsidRPr="00A03C55">
              <w:rPr>
                <w:noProof w:val="0"/>
              </w:rPr>
              <w:t>O</w:t>
            </w:r>
          </w:p>
        </w:tc>
        <w:tc>
          <w:tcPr>
            <w:tcW w:w="872" w:type="dxa"/>
          </w:tcPr>
          <w:p w14:paraId="62C2B038" w14:textId="77777777" w:rsidR="007A1F44" w:rsidRPr="00A03C55" w:rsidRDefault="007A1F44">
            <w:pPr>
              <w:pStyle w:val="TableEntry"/>
              <w:jc w:val="center"/>
              <w:rPr>
                <w:noProof w:val="0"/>
              </w:rPr>
            </w:pPr>
            <w:r w:rsidRPr="00A03C55">
              <w:rPr>
                <w:noProof w:val="0"/>
              </w:rPr>
              <w:t>[0..*]</w:t>
            </w:r>
          </w:p>
        </w:tc>
        <w:tc>
          <w:tcPr>
            <w:tcW w:w="1701" w:type="dxa"/>
          </w:tcPr>
          <w:p w14:paraId="61EF3CB8" w14:textId="77777777" w:rsidR="007A1F44" w:rsidRPr="00A03C55" w:rsidRDefault="007A1F44">
            <w:pPr>
              <w:pStyle w:val="TableEntry"/>
              <w:jc w:val="center"/>
              <w:rPr>
                <w:noProof w:val="0"/>
              </w:rPr>
            </w:pPr>
            <w:r w:rsidRPr="00A03C55">
              <w:rPr>
                <w:noProof w:val="0"/>
              </w:rPr>
              <w:t>2</w:t>
            </w:r>
          </w:p>
        </w:tc>
      </w:tr>
      <w:tr w:rsidR="007A1F44" w:rsidRPr="00A03C55" w14:paraId="32308358" w14:textId="77777777">
        <w:trPr>
          <w:cantSplit/>
          <w:jc w:val="center"/>
        </w:trPr>
        <w:tc>
          <w:tcPr>
            <w:tcW w:w="1951" w:type="dxa"/>
          </w:tcPr>
          <w:p w14:paraId="4125C191" w14:textId="77777777" w:rsidR="007A1F44" w:rsidRPr="00A03C55" w:rsidRDefault="007A1F44">
            <w:pPr>
              <w:pStyle w:val="TableEntry"/>
              <w:rPr>
                <w:noProof w:val="0"/>
              </w:rPr>
            </w:pPr>
            <w:r w:rsidRPr="00A03C55">
              <w:rPr>
                <w:noProof w:val="0"/>
              </w:rPr>
              <w:t>EVN</w:t>
            </w:r>
          </w:p>
        </w:tc>
        <w:tc>
          <w:tcPr>
            <w:tcW w:w="3544" w:type="dxa"/>
          </w:tcPr>
          <w:p w14:paraId="607FA1DA" w14:textId="77777777" w:rsidR="007A1F44" w:rsidRPr="00A03C55" w:rsidRDefault="007A1F44">
            <w:pPr>
              <w:pStyle w:val="TableEntry"/>
              <w:rPr>
                <w:noProof w:val="0"/>
              </w:rPr>
            </w:pPr>
            <w:r w:rsidRPr="00A03C55">
              <w:rPr>
                <w:noProof w:val="0"/>
              </w:rPr>
              <w:t>Event Type</w:t>
            </w:r>
          </w:p>
        </w:tc>
        <w:tc>
          <w:tcPr>
            <w:tcW w:w="971" w:type="dxa"/>
          </w:tcPr>
          <w:p w14:paraId="1B7121A8" w14:textId="77777777" w:rsidR="007A1F44" w:rsidRPr="00A03C55" w:rsidRDefault="007A1F44">
            <w:pPr>
              <w:pStyle w:val="TableEntry"/>
              <w:jc w:val="center"/>
              <w:rPr>
                <w:noProof w:val="0"/>
              </w:rPr>
            </w:pPr>
            <w:r w:rsidRPr="00A03C55">
              <w:rPr>
                <w:noProof w:val="0"/>
              </w:rPr>
              <w:t>R</w:t>
            </w:r>
          </w:p>
        </w:tc>
        <w:tc>
          <w:tcPr>
            <w:tcW w:w="872" w:type="dxa"/>
          </w:tcPr>
          <w:p w14:paraId="5E24EE5D" w14:textId="77777777" w:rsidR="007A1F44" w:rsidRPr="00A03C55" w:rsidRDefault="007A1F44">
            <w:pPr>
              <w:pStyle w:val="TableEntry"/>
              <w:jc w:val="center"/>
              <w:rPr>
                <w:noProof w:val="0"/>
              </w:rPr>
            </w:pPr>
            <w:r w:rsidRPr="00A03C55">
              <w:rPr>
                <w:noProof w:val="0"/>
              </w:rPr>
              <w:t>[1..1]</w:t>
            </w:r>
          </w:p>
        </w:tc>
        <w:tc>
          <w:tcPr>
            <w:tcW w:w="1701" w:type="dxa"/>
          </w:tcPr>
          <w:p w14:paraId="49D958CD" w14:textId="77777777" w:rsidR="007A1F44" w:rsidRPr="00A03C55" w:rsidRDefault="007A1F44">
            <w:pPr>
              <w:pStyle w:val="TableEntry"/>
              <w:jc w:val="center"/>
              <w:rPr>
                <w:noProof w:val="0"/>
              </w:rPr>
            </w:pPr>
            <w:r w:rsidRPr="00A03C55">
              <w:rPr>
                <w:noProof w:val="0"/>
              </w:rPr>
              <w:t>2</w:t>
            </w:r>
          </w:p>
        </w:tc>
      </w:tr>
      <w:tr w:rsidR="007A1F44" w:rsidRPr="00A03C55" w14:paraId="67F7BBB1" w14:textId="77777777">
        <w:trPr>
          <w:cantSplit/>
          <w:jc w:val="center"/>
        </w:trPr>
        <w:tc>
          <w:tcPr>
            <w:tcW w:w="1951" w:type="dxa"/>
          </w:tcPr>
          <w:p w14:paraId="0A2B9CC4" w14:textId="77777777" w:rsidR="007A1F44" w:rsidRPr="00A03C55" w:rsidRDefault="007A1F44">
            <w:pPr>
              <w:pStyle w:val="TableEntry"/>
              <w:rPr>
                <w:noProof w:val="0"/>
              </w:rPr>
            </w:pPr>
            <w:r w:rsidRPr="00A03C55">
              <w:rPr>
                <w:noProof w:val="0"/>
              </w:rPr>
              <w:lastRenderedPageBreak/>
              <w:t>---</w:t>
            </w:r>
          </w:p>
        </w:tc>
        <w:tc>
          <w:tcPr>
            <w:tcW w:w="3544" w:type="dxa"/>
          </w:tcPr>
          <w:p w14:paraId="4629BDDB" w14:textId="77777777" w:rsidR="007A1F44" w:rsidRPr="00A03C55" w:rsidRDefault="007A1F44">
            <w:pPr>
              <w:pStyle w:val="TableEntry"/>
              <w:rPr>
                <w:noProof w:val="0"/>
              </w:rPr>
            </w:pPr>
            <w:r w:rsidRPr="00A03C55">
              <w:rPr>
                <w:noProof w:val="0"/>
              </w:rPr>
              <w:t>--- PATIENT begin</w:t>
            </w:r>
          </w:p>
        </w:tc>
        <w:tc>
          <w:tcPr>
            <w:tcW w:w="971" w:type="dxa"/>
          </w:tcPr>
          <w:p w14:paraId="4A654C4E" w14:textId="77777777" w:rsidR="007A1F44" w:rsidRPr="00A03C55" w:rsidRDefault="007A1F44">
            <w:pPr>
              <w:pStyle w:val="TableEntry"/>
              <w:jc w:val="center"/>
              <w:rPr>
                <w:noProof w:val="0"/>
              </w:rPr>
            </w:pPr>
            <w:r w:rsidRPr="00A03C55">
              <w:rPr>
                <w:noProof w:val="0"/>
              </w:rPr>
              <w:t>R</w:t>
            </w:r>
          </w:p>
        </w:tc>
        <w:tc>
          <w:tcPr>
            <w:tcW w:w="872" w:type="dxa"/>
          </w:tcPr>
          <w:p w14:paraId="2B2D2CB2" w14:textId="77777777" w:rsidR="007A1F44" w:rsidRPr="00A03C55" w:rsidRDefault="007A1F44">
            <w:pPr>
              <w:pStyle w:val="TableEntry"/>
              <w:jc w:val="center"/>
              <w:rPr>
                <w:noProof w:val="0"/>
              </w:rPr>
            </w:pPr>
            <w:r w:rsidRPr="00A03C55">
              <w:rPr>
                <w:noProof w:val="0"/>
              </w:rPr>
              <w:t>[1..*]</w:t>
            </w:r>
          </w:p>
        </w:tc>
        <w:tc>
          <w:tcPr>
            <w:tcW w:w="1701" w:type="dxa"/>
          </w:tcPr>
          <w:p w14:paraId="7F1872C4" w14:textId="77777777" w:rsidR="007A1F44" w:rsidRPr="00A03C55" w:rsidRDefault="007A1F44">
            <w:pPr>
              <w:pStyle w:val="TableEntry"/>
              <w:jc w:val="center"/>
              <w:rPr>
                <w:noProof w:val="0"/>
              </w:rPr>
            </w:pPr>
          </w:p>
        </w:tc>
      </w:tr>
      <w:tr w:rsidR="007A1F44" w:rsidRPr="00A03C55" w14:paraId="2DDCD723" w14:textId="77777777">
        <w:trPr>
          <w:cantSplit/>
          <w:jc w:val="center"/>
        </w:trPr>
        <w:tc>
          <w:tcPr>
            <w:tcW w:w="1951" w:type="dxa"/>
          </w:tcPr>
          <w:p w14:paraId="25E8641F" w14:textId="77777777" w:rsidR="007A1F44" w:rsidRPr="00A03C55" w:rsidRDefault="007A1F44">
            <w:pPr>
              <w:pStyle w:val="TableEntry"/>
              <w:rPr>
                <w:noProof w:val="0"/>
              </w:rPr>
            </w:pPr>
            <w:r w:rsidRPr="00A03C55">
              <w:rPr>
                <w:noProof w:val="0"/>
              </w:rPr>
              <w:t xml:space="preserve">   PID</w:t>
            </w:r>
          </w:p>
        </w:tc>
        <w:tc>
          <w:tcPr>
            <w:tcW w:w="3544" w:type="dxa"/>
          </w:tcPr>
          <w:p w14:paraId="5F55C58A" w14:textId="77777777" w:rsidR="007A1F44" w:rsidRPr="00A03C55" w:rsidRDefault="007A1F44">
            <w:pPr>
              <w:pStyle w:val="TableEntry"/>
              <w:rPr>
                <w:noProof w:val="0"/>
              </w:rPr>
            </w:pPr>
            <w:r w:rsidRPr="00A03C55">
              <w:rPr>
                <w:noProof w:val="0"/>
              </w:rPr>
              <w:t>Patient Identification</w:t>
            </w:r>
          </w:p>
        </w:tc>
        <w:tc>
          <w:tcPr>
            <w:tcW w:w="971" w:type="dxa"/>
          </w:tcPr>
          <w:p w14:paraId="78881586" w14:textId="77777777" w:rsidR="007A1F44" w:rsidRPr="00A03C55" w:rsidRDefault="007A1F44">
            <w:pPr>
              <w:pStyle w:val="TableEntry"/>
              <w:jc w:val="center"/>
              <w:rPr>
                <w:noProof w:val="0"/>
              </w:rPr>
            </w:pPr>
            <w:r w:rsidRPr="00A03C55">
              <w:rPr>
                <w:noProof w:val="0"/>
              </w:rPr>
              <w:t>R</w:t>
            </w:r>
          </w:p>
        </w:tc>
        <w:tc>
          <w:tcPr>
            <w:tcW w:w="872" w:type="dxa"/>
          </w:tcPr>
          <w:p w14:paraId="17AEA015" w14:textId="77777777" w:rsidR="007A1F44" w:rsidRPr="00A03C55" w:rsidRDefault="007A1F44">
            <w:pPr>
              <w:pStyle w:val="TableEntry"/>
              <w:jc w:val="center"/>
              <w:rPr>
                <w:noProof w:val="0"/>
              </w:rPr>
            </w:pPr>
            <w:r w:rsidRPr="00A03C55">
              <w:rPr>
                <w:noProof w:val="0"/>
              </w:rPr>
              <w:t>[1..1]</w:t>
            </w:r>
          </w:p>
        </w:tc>
        <w:tc>
          <w:tcPr>
            <w:tcW w:w="1701" w:type="dxa"/>
          </w:tcPr>
          <w:p w14:paraId="213FF669" w14:textId="77777777" w:rsidR="007A1F44" w:rsidRPr="00A03C55" w:rsidRDefault="007A1F44">
            <w:pPr>
              <w:pStyle w:val="TableEntry"/>
              <w:jc w:val="center"/>
              <w:rPr>
                <w:noProof w:val="0"/>
              </w:rPr>
            </w:pPr>
            <w:r w:rsidRPr="00A03C55">
              <w:rPr>
                <w:noProof w:val="0"/>
              </w:rPr>
              <w:t>3</w:t>
            </w:r>
          </w:p>
        </w:tc>
      </w:tr>
      <w:tr w:rsidR="007A1F44" w:rsidRPr="00A03C55" w14:paraId="245AA064" w14:textId="77777777">
        <w:trPr>
          <w:cantSplit/>
          <w:jc w:val="center"/>
        </w:trPr>
        <w:tc>
          <w:tcPr>
            <w:tcW w:w="1951" w:type="dxa"/>
          </w:tcPr>
          <w:p w14:paraId="0C362E03" w14:textId="77777777" w:rsidR="007A1F44" w:rsidRPr="00A03C55" w:rsidRDefault="007A1F44">
            <w:pPr>
              <w:pStyle w:val="TableEntry"/>
              <w:rPr>
                <w:noProof w:val="0"/>
              </w:rPr>
            </w:pPr>
            <w:r w:rsidRPr="00A03C55">
              <w:rPr>
                <w:noProof w:val="0"/>
              </w:rPr>
              <w:t xml:space="preserve">   PD1</w:t>
            </w:r>
          </w:p>
        </w:tc>
        <w:tc>
          <w:tcPr>
            <w:tcW w:w="3544" w:type="dxa"/>
          </w:tcPr>
          <w:p w14:paraId="158FE9D5" w14:textId="77777777" w:rsidR="007A1F44" w:rsidRPr="00A03C55" w:rsidRDefault="007A1F44">
            <w:pPr>
              <w:pStyle w:val="TableEntry"/>
              <w:rPr>
                <w:noProof w:val="0"/>
              </w:rPr>
            </w:pPr>
            <w:r w:rsidRPr="00A03C55">
              <w:rPr>
                <w:noProof w:val="0"/>
              </w:rPr>
              <w:t>Additional Demographics</w:t>
            </w:r>
          </w:p>
        </w:tc>
        <w:tc>
          <w:tcPr>
            <w:tcW w:w="971" w:type="dxa"/>
          </w:tcPr>
          <w:p w14:paraId="4D0A4175" w14:textId="77777777" w:rsidR="007A1F44" w:rsidRPr="00A03C55" w:rsidRDefault="007A1F44">
            <w:pPr>
              <w:pStyle w:val="TableEntry"/>
              <w:jc w:val="center"/>
              <w:rPr>
                <w:noProof w:val="0"/>
              </w:rPr>
            </w:pPr>
            <w:r w:rsidRPr="00A03C55">
              <w:rPr>
                <w:noProof w:val="0"/>
              </w:rPr>
              <w:t>O</w:t>
            </w:r>
          </w:p>
        </w:tc>
        <w:tc>
          <w:tcPr>
            <w:tcW w:w="872" w:type="dxa"/>
          </w:tcPr>
          <w:p w14:paraId="1D7DFE5F" w14:textId="77777777" w:rsidR="007A1F44" w:rsidRPr="00A03C55" w:rsidRDefault="007A1F44">
            <w:pPr>
              <w:pStyle w:val="TableEntry"/>
              <w:jc w:val="center"/>
              <w:rPr>
                <w:noProof w:val="0"/>
              </w:rPr>
            </w:pPr>
            <w:r w:rsidRPr="00A03C55">
              <w:rPr>
                <w:noProof w:val="0"/>
              </w:rPr>
              <w:t>[0..1]</w:t>
            </w:r>
          </w:p>
        </w:tc>
        <w:tc>
          <w:tcPr>
            <w:tcW w:w="1701" w:type="dxa"/>
          </w:tcPr>
          <w:p w14:paraId="05944653" w14:textId="77777777" w:rsidR="007A1F44" w:rsidRPr="00A03C55" w:rsidRDefault="007A1F44">
            <w:pPr>
              <w:pStyle w:val="TableEntry"/>
              <w:jc w:val="center"/>
              <w:rPr>
                <w:noProof w:val="0"/>
              </w:rPr>
            </w:pPr>
            <w:r w:rsidRPr="00A03C55">
              <w:rPr>
                <w:noProof w:val="0"/>
              </w:rPr>
              <w:t>3</w:t>
            </w:r>
          </w:p>
        </w:tc>
      </w:tr>
      <w:tr w:rsidR="007A1F44" w:rsidRPr="00A03C55" w14:paraId="7A9AEF78" w14:textId="77777777">
        <w:trPr>
          <w:cantSplit/>
          <w:jc w:val="center"/>
        </w:trPr>
        <w:tc>
          <w:tcPr>
            <w:tcW w:w="1951" w:type="dxa"/>
          </w:tcPr>
          <w:p w14:paraId="43C7E5AF" w14:textId="77777777" w:rsidR="007A1F44" w:rsidRPr="00A03C55" w:rsidRDefault="007A1F44" w:rsidP="00A0052B">
            <w:pPr>
              <w:pStyle w:val="TableEntry"/>
              <w:rPr>
                <w:noProof w:val="0"/>
              </w:rPr>
            </w:pPr>
            <w:r w:rsidRPr="00A03C55">
              <w:rPr>
                <w:noProof w:val="0"/>
              </w:rPr>
              <w:t xml:space="preserve"> MRG</w:t>
            </w:r>
          </w:p>
        </w:tc>
        <w:tc>
          <w:tcPr>
            <w:tcW w:w="3544" w:type="dxa"/>
          </w:tcPr>
          <w:p w14:paraId="66C33DBE" w14:textId="77777777" w:rsidR="007A1F44" w:rsidRPr="00A03C55" w:rsidRDefault="007A1F44">
            <w:pPr>
              <w:pStyle w:val="TableEntry"/>
              <w:rPr>
                <w:noProof w:val="0"/>
              </w:rPr>
            </w:pPr>
            <w:r w:rsidRPr="00A03C55">
              <w:rPr>
                <w:noProof w:val="0"/>
              </w:rPr>
              <w:t>Merge Information</w:t>
            </w:r>
          </w:p>
        </w:tc>
        <w:tc>
          <w:tcPr>
            <w:tcW w:w="971" w:type="dxa"/>
          </w:tcPr>
          <w:p w14:paraId="6B2493B0" w14:textId="77777777" w:rsidR="007A1F44" w:rsidRPr="00A03C55" w:rsidRDefault="007A1F44">
            <w:pPr>
              <w:pStyle w:val="TableEntry"/>
              <w:jc w:val="center"/>
              <w:rPr>
                <w:noProof w:val="0"/>
              </w:rPr>
            </w:pPr>
            <w:r w:rsidRPr="00A03C55">
              <w:rPr>
                <w:noProof w:val="0"/>
              </w:rPr>
              <w:t>R</w:t>
            </w:r>
          </w:p>
        </w:tc>
        <w:tc>
          <w:tcPr>
            <w:tcW w:w="872" w:type="dxa"/>
          </w:tcPr>
          <w:p w14:paraId="7542B5D4" w14:textId="77777777" w:rsidR="007A1F44" w:rsidRPr="00A03C55" w:rsidRDefault="007A1F44">
            <w:pPr>
              <w:pStyle w:val="TableEntry"/>
              <w:jc w:val="center"/>
              <w:rPr>
                <w:noProof w:val="0"/>
              </w:rPr>
            </w:pPr>
            <w:r w:rsidRPr="00A03C55">
              <w:rPr>
                <w:noProof w:val="0"/>
              </w:rPr>
              <w:t>[1..1]</w:t>
            </w:r>
          </w:p>
        </w:tc>
        <w:tc>
          <w:tcPr>
            <w:tcW w:w="1701" w:type="dxa"/>
          </w:tcPr>
          <w:p w14:paraId="1B467FA0" w14:textId="77777777" w:rsidR="007A1F44" w:rsidRPr="00A03C55" w:rsidRDefault="007A1F44">
            <w:pPr>
              <w:pStyle w:val="TableEntry"/>
              <w:jc w:val="center"/>
              <w:rPr>
                <w:noProof w:val="0"/>
              </w:rPr>
            </w:pPr>
            <w:r w:rsidRPr="00A03C55">
              <w:rPr>
                <w:noProof w:val="0"/>
              </w:rPr>
              <w:t>3</w:t>
            </w:r>
          </w:p>
        </w:tc>
      </w:tr>
      <w:tr w:rsidR="007A1F44" w:rsidRPr="00A03C55" w14:paraId="291775A9" w14:textId="77777777">
        <w:trPr>
          <w:cantSplit/>
          <w:jc w:val="center"/>
        </w:trPr>
        <w:tc>
          <w:tcPr>
            <w:tcW w:w="1951" w:type="dxa"/>
          </w:tcPr>
          <w:p w14:paraId="24E1C056" w14:textId="77777777" w:rsidR="007A1F44" w:rsidRPr="00A03C55" w:rsidRDefault="007A1F44" w:rsidP="00A0052B">
            <w:pPr>
              <w:pStyle w:val="TableEntry"/>
              <w:rPr>
                <w:noProof w:val="0"/>
              </w:rPr>
            </w:pPr>
            <w:r w:rsidRPr="00A03C55">
              <w:rPr>
                <w:noProof w:val="0"/>
              </w:rPr>
              <w:t>---</w:t>
            </w:r>
          </w:p>
        </w:tc>
        <w:tc>
          <w:tcPr>
            <w:tcW w:w="3544" w:type="dxa"/>
          </w:tcPr>
          <w:p w14:paraId="039C72E5" w14:textId="77777777" w:rsidR="007A1F44" w:rsidRPr="00A03C55" w:rsidRDefault="007A1F44">
            <w:pPr>
              <w:pStyle w:val="TableEntry"/>
              <w:rPr>
                <w:noProof w:val="0"/>
              </w:rPr>
            </w:pPr>
            <w:r w:rsidRPr="00A03C55">
              <w:rPr>
                <w:noProof w:val="0"/>
              </w:rPr>
              <w:t>--- PATIENT end</w:t>
            </w:r>
          </w:p>
        </w:tc>
        <w:tc>
          <w:tcPr>
            <w:tcW w:w="971" w:type="dxa"/>
          </w:tcPr>
          <w:p w14:paraId="23F071E4" w14:textId="77777777" w:rsidR="007A1F44" w:rsidRPr="00A03C55" w:rsidRDefault="007A1F44">
            <w:pPr>
              <w:pStyle w:val="TableEntry"/>
              <w:jc w:val="center"/>
              <w:rPr>
                <w:noProof w:val="0"/>
              </w:rPr>
            </w:pPr>
          </w:p>
        </w:tc>
        <w:tc>
          <w:tcPr>
            <w:tcW w:w="872" w:type="dxa"/>
          </w:tcPr>
          <w:p w14:paraId="5A4E023B" w14:textId="77777777" w:rsidR="007A1F44" w:rsidRPr="00A03C55" w:rsidRDefault="007A1F44">
            <w:pPr>
              <w:pStyle w:val="TableEntry"/>
              <w:jc w:val="center"/>
              <w:rPr>
                <w:noProof w:val="0"/>
              </w:rPr>
            </w:pPr>
          </w:p>
        </w:tc>
        <w:tc>
          <w:tcPr>
            <w:tcW w:w="1701" w:type="dxa"/>
          </w:tcPr>
          <w:p w14:paraId="7DB8796E" w14:textId="77777777" w:rsidR="007A1F44" w:rsidRPr="00A03C55" w:rsidRDefault="007A1F44">
            <w:pPr>
              <w:pStyle w:val="TableEntry"/>
              <w:jc w:val="center"/>
              <w:rPr>
                <w:noProof w:val="0"/>
              </w:rPr>
            </w:pPr>
          </w:p>
        </w:tc>
      </w:tr>
    </w:tbl>
    <w:p w14:paraId="0409A24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4" w:name="_Toc174249280"/>
      <w:r w:rsidRPr="00A03C55">
        <w:rPr>
          <w:noProof w:val="0"/>
        </w:rPr>
        <w:t>Comments on segment usage</w:t>
      </w:r>
      <w:bookmarkEnd w:id="494"/>
    </w:p>
    <w:p w14:paraId="00A21A2A" w14:textId="77777777" w:rsidR="007A1F44" w:rsidRPr="00A03C55" w:rsidRDefault="007A1F44">
      <w:r w:rsidRPr="00A03C55">
        <w:t>None.</w:t>
      </w:r>
    </w:p>
    <w:p w14:paraId="65D2777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5" w:name="_Toc174249281"/>
      <w:r w:rsidRPr="00A03C55">
        <w:rPr>
          <w:noProof w:val="0"/>
        </w:rPr>
        <w:t>Expected actions</w:t>
      </w:r>
      <w:bookmarkEnd w:id="495"/>
    </w:p>
    <w:p w14:paraId="563E6254" w14:textId="77777777" w:rsidR="007A1F44" w:rsidRPr="00A03C55" w:rsidRDefault="007A1F44">
      <w:r w:rsidRPr="00A03C55">
        <w:t xml:space="preserve">The receiver shall associate the account in </w:t>
      </w:r>
      <w:r w:rsidRPr="00A03C55">
        <w:rPr>
          <w:i/>
          <w:iCs/>
        </w:rPr>
        <w:t>MRG-3-prior patient account number</w:t>
      </w:r>
      <w:r w:rsidRPr="00A03C55">
        <w:t xml:space="preserve"> with the patient in </w:t>
      </w:r>
      <w:r w:rsidRPr="00A03C55">
        <w:rPr>
          <w:i/>
          <w:iCs/>
        </w:rPr>
        <w:t>PID-3-patient identifier list</w:t>
      </w:r>
      <w:r w:rsidRPr="00A03C55">
        <w:t xml:space="preserve">, and shall remove associations of that account with the patient in </w:t>
      </w:r>
      <w:r w:rsidRPr="00A03C55">
        <w:rPr>
          <w:i/>
          <w:iCs/>
        </w:rPr>
        <w:t>MRG-1-prior patient identifier list</w:t>
      </w:r>
      <w:r w:rsidRPr="00A03C55">
        <w:t>.</w:t>
      </w:r>
    </w:p>
    <w:p w14:paraId="324F221C" w14:textId="77777777" w:rsidR="007A1F44" w:rsidRPr="00A03C55" w:rsidRDefault="007A1F44">
      <w:r w:rsidRPr="00A03C55">
        <w:t>The receiver shall report the result of this operation (success / error) in an acknowledgment message returned to the sender.</w:t>
      </w:r>
    </w:p>
    <w:p w14:paraId="20DC4DBD" w14:textId="77777777" w:rsidR="007A1F44" w:rsidRPr="00A03C55" w:rsidRDefault="007A1F44">
      <w:r w:rsidRPr="00A03C55">
        <w:t>In case this message conflicts with the current situation (account unknown or supplier patient unknown) the message is discarded, but no error condition is raised.</w:t>
      </w:r>
    </w:p>
    <w:p w14:paraId="3E9EFCAA" w14:textId="77777777" w:rsidR="007A1F44" w:rsidRPr="00A03C55" w:rsidRDefault="007A1F44">
      <w:r w:rsidRPr="00A03C55">
        <w:t>If the receiver does not support the Advanced Encounter Management Option of this transaction, it shall application-reject the message (see ITI TF-2x: C.2.3).</w:t>
      </w:r>
    </w:p>
    <w:p w14:paraId="744FD7A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96" w:name="_Toc174249282"/>
      <w:bookmarkStart w:id="497" w:name="_Toc398544196"/>
      <w:r w:rsidRPr="00A03C55">
        <w:rPr>
          <w:noProof w:val="0"/>
        </w:rPr>
        <w:t>Patient Departing – Tracking (ADT^A09^ADT_A09)</w:t>
      </w:r>
      <w:bookmarkEnd w:id="496"/>
      <w:bookmarkEnd w:id="497"/>
    </w:p>
    <w:p w14:paraId="36110FF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8" w:name="_Toc174249283"/>
      <w:r w:rsidRPr="00A03C55">
        <w:rPr>
          <w:noProof w:val="0"/>
        </w:rPr>
        <w:t>Trigger Event</w:t>
      </w:r>
      <w:bookmarkEnd w:id="498"/>
    </w:p>
    <w:p w14:paraId="479E3898" w14:textId="77777777" w:rsidR="007A1F44" w:rsidRPr="00A03C55" w:rsidRDefault="007A1F44">
      <w:r w:rsidRPr="00A03C55">
        <w:t xml:space="preserve">This message is only used within the context of the “Temporary Patient Transfers Tracking” Option. </w:t>
      </w:r>
    </w:p>
    <w:p w14:paraId="1BEDEC19" w14:textId="77777777" w:rsidR="007A1F44" w:rsidRPr="00A03C55" w:rsidRDefault="007A1F44">
      <w:r w:rsidRPr="00A03C55">
        <w:t>This message is sent by a Patient Encounter Supplier to notify a Patient Encounter Consumer that a patient has departed a location without the patient’s official bed census location having changed. The HL7 standard describes three situations that qualify as non-census location changes: (a) patient tracking (i.e., pre-notification before an official transfer), (b) the patient is in transit between locations for some time, (c) a notification of temporary location change. This IHE transaction only uses the latter: notification of temporary location change.</w:t>
      </w:r>
    </w:p>
    <w:p w14:paraId="11873C7F" w14:textId="77777777" w:rsidR="007A1F44" w:rsidRPr="00A03C55" w:rsidRDefault="007A1F44">
      <w:r w:rsidRPr="00A03C55">
        <w:t xml:space="preserve">MSH-9 is valued </w:t>
      </w:r>
      <w:r w:rsidRPr="00A03C55">
        <w:rPr>
          <w:b/>
          <w:bCs/>
        </w:rPr>
        <w:t>ADT^A09^ADT_A09</w:t>
      </w:r>
      <w:r w:rsidRPr="00A03C55">
        <w:t>.</w:t>
      </w:r>
    </w:p>
    <w:p w14:paraId="0C289D9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9" w:name="_Toc174249284"/>
      <w:r w:rsidRPr="00A03C55">
        <w:rPr>
          <w:noProof w:val="0"/>
        </w:rPr>
        <w:t>Message Static Definition</w:t>
      </w:r>
      <w:bookmarkEnd w:id="499"/>
    </w:p>
    <w:p w14:paraId="4380221C" w14:textId="77777777" w:rsidR="007A1F44" w:rsidRPr="00A03C55" w:rsidRDefault="007A1F44">
      <w:pPr>
        <w:pStyle w:val="TableTitle"/>
        <w:rPr>
          <w:noProof w:val="0"/>
        </w:rPr>
      </w:pPr>
      <w:r w:rsidRPr="00A03C55">
        <w:rPr>
          <w:noProof w:val="0"/>
        </w:rPr>
        <w:t>Table 3.31-32: Static definition of message ADT^A09^ADT_A09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F22F2D1" w14:textId="77777777">
        <w:trPr>
          <w:cantSplit/>
          <w:tblHeader/>
          <w:jc w:val="center"/>
        </w:trPr>
        <w:tc>
          <w:tcPr>
            <w:tcW w:w="1951" w:type="dxa"/>
            <w:shd w:val="clear" w:color="auto" w:fill="D9D9D9"/>
          </w:tcPr>
          <w:p w14:paraId="25A95514"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C31AFFD"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493960F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948C3E9"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7908AA0" w14:textId="77777777" w:rsidR="007A1F44" w:rsidRPr="00A03C55" w:rsidRDefault="007A1F44" w:rsidP="00A53067">
            <w:pPr>
              <w:pStyle w:val="TableEntryHeader"/>
              <w:rPr>
                <w:noProof w:val="0"/>
              </w:rPr>
            </w:pPr>
            <w:r w:rsidRPr="00A03C55">
              <w:rPr>
                <w:noProof w:val="0"/>
              </w:rPr>
              <w:t>HL7 chapter</w:t>
            </w:r>
          </w:p>
        </w:tc>
      </w:tr>
      <w:tr w:rsidR="007A1F44" w:rsidRPr="00A03C55" w14:paraId="068E0AAA" w14:textId="77777777">
        <w:trPr>
          <w:cantSplit/>
          <w:jc w:val="center"/>
        </w:trPr>
        <w:tc>
          <w:tcPr>
            <w:tcW w:w="1951" w:type="dxa"/>
          </w:tcPr>
          <w:p w14:paraId="3ACA1BD6" w14:textId="77777777" w:rsidR="007A1F44" w:rsidRPr="00A03C55" w:rsidRDefault="007A1F44" w:rsidP="00A0052B">
            <w:pPr>
              <w:pStyle w:val="TableEntry"/>
              <w:rPr>
                <w:noProof w:val="0"/>
              </w:rPr>
            </w:pPr>
            <w:r w:rsidRPr="00A03C55">
              <w:rPr>
                <w:noProof w:val="0"/>
              </w:rPr>
              <w:t>MSH</w:t>
            </w:r>
          </w:p>
        </w:tc>
        <w:tc>
          <w:tcPr>
            <w:tcW w:w="3544" w:type="dxa"/>
          </w:tcPr>
          <w:p w14:paraId="769AA766" w14:textId="77777777" w:rsidR="007A1F44" w:rsidRPr="00A03C55" w:rsidRDefault="007A1F44">
            <w:pPr>
              <w:pStyle w:val="TableEntry"/>
              <w:rPr>
                <w:noProof w:val="0"/>
              </w:rPr>
            </w:pPr>
            <w:r w:rsidRPr="00A03C55">
              <w:rPr>
                <w:noProof w:val="0"/>
              </w:rPr>
              <w:t>Message Header</w:t>
            </w:r>
          </w:p>
        </w:tc>
        <w:tc>
          <w:tcPr>
            <w:tcW w:w="971" w:type="dxa"/>
          </w:tcPr>
          <w:p w14:paraId="2614D8E9" w14:textId="77777777" w:rsidR="007A1F44" w:rsidRPr="00A03C55" w:rsidRDefault="007A1F44">
            <w:pPr>
              <w:pStyle w:val="TableEntry"/>
              <w:jc w:val="center"/>
              <w:rPr>
                <w:noProof w:val="0"/>
              </w:rPr>
            </w:pPr>
            <w:r w:rsidRPr="00A03C55">
              <w:rPr>
                <w:noProof w:val="0"/>
              </w:rPr>
              <w:t>R</w:t>
            </w:r>
          </w:p>
        </w:tc>
        <w:tc>
          <w:tcPr>
            <w:tcW w:w="872" w:type="dxa"/>
          </w:tcPr>
          <w:p w14:paraId="08D22902" w14:textId="77777777" w:rsidR="007A1F44" w:rsidRPr="00A03C55" w:rsidRDefault="007A1F44">
            <w:pPr>
              <w:pStyle w:val="TableEntry"/>
              <w:jc w:val="center"/>
              <w:rPr>
                <w:noProof w:val="0"/>
              </w:rPr>
            </w:pPr>
            <w:r w:rsidRPr="00A03C55">
              <w:rPr>
                <w:noProof w:val="0"/>
              </w:rPr>
              <w:t>[1..1]</w:t>
            </w:r>
          </w:p>
        </w:tc>
        <w:tc>
          <w:tcPr>
            <w:tcW w:w="1701" w:type="dxa"/>
          </w:tcPr>
          <w:p w14:paraId="017BD459" w14:textId="77777777" w:rsidR="007A1F44" w:rsidRPr="00A03C55" w:rsidRDefault="007A1F44">
            <w:pPr>
              <w:pStyle w:val="TableEntry"/>
              <w:jc w:val="center"/>
              <w:rPr>
                <w:noProof w:val="0"/>
              </w:rPr>
            </w:pPr>
            <w:r w:rsidRPr="00A03C55">
              <w:rPr>
                <w:noProof w:val="0"/>
              </w:rPr>
              <w:t>2</w:t>
            </w:r>
          </w:p>
        </w:tc>
      </w:tr>
      <w:tr w:rsidR="007A1F44" w:rsidRPr="00A03C55" w14:paraId="76DB8023" w14:textId="77777777">
        <w:trPr>
          <w:cantSplit/>
          <w:jc w:val="center"/>
        </w:trPr>
        <w:tc>
          <w:tcPr>
            <w:tcW w:w="1951" w:type="dxa"/>
          </w:tcPr>
          <w:p w14:paraId="123BD54F" w14:textId="77777777" w:rsidR="007A1F44" w:rsidRPr="00A03C55" w:rsidRDefault="007A1F44">
            <w:pPr>
              <w:pStyle w:val="TableEntry"/>
              <w:rPr>
                <w:noProof w:val="0"/>
              </w:rPr>
            </w:pPr>
            <w:r w:rsidRPr="00A03C55">
              <w:rPr>
                <w:noProof w:val="0"/>
              </w:rPr>
              <w:t>SFT</w:t>
            </w:r>
          </w:p>
        </w:tc>
        <w:tc>
          <w:tcPr>
            <w:tcW w:w="3544" w:type="dxa"/>
          </w:tcPr>
          <w:p w14:paraId="1C72E37E" w14:textId="77777777" w:rsidR="007A1F44" w:rsidRPr="00A03C55" w:rsidRDefault="007A1F44">
            <w:pPr>
              <w:pStyle w:val="TableEntry"/>
              <w:rPr>
                <w:noProof w:val="0"/>
              </w:rPr>
            </w:pPr>
            <w:r w:rsidRPr="00A03C55">
              <w:rPr>
                <w:noProof w:val="0"/>
              </w:rPr>
              <w:t>Software Segment</w:t>
            </w:r>
          </w:p>
        </w:tc>
        <w:tc>
          <w:tcPr>
            <w:tcW w:w="971" w:type="dxa"/>
          </w:tcPr>
          <w:p w14:paraId="7E8E1E49" w14:textId="77777777" w:rsidR="007A1F44" w:rsidRPr="00A03C55" w:rsidRDefault="007A1F44">
            <w:pPr>
              <w:pStyle w:val="TableEntry"/>
              <w:jc w:val="center"/>
              <w:rPr>
                <w:noProof w:val="0"/>
              </w:rPr>
            </w:pPr>
            <w:r w:rsidRPr="00A03C55">
              <w:rPr>
                <w:noProof w:val="0"/>
              </w:rPr>
              <w:t>O</w:t>
            </w:r>
          </w:p>
        </w:tc>
        <w:tc>
          <w:tcPr>
            <w:tcW w:w="872" w:type="dxa"/>
          </w:tcPr>
          <w:p w14:paraId="2D2CCDCF" w14:textId="77777777" w:rsidR="007A1F44" w:rsidRPr="00A03C55" w:rsidRDefault="007A1F44">
            <w:pPr>
              <w:pStyle w:val="TableEntry"/>
              <w:jc w:val="center"/>
              <w:rPr>
                <w:noProof w:val="0"/>
              </w:rPr>
            </w:pPr>
            <w:r w:rsidRPr="00A03C55">
              <w:rPr>
                <w:noProof w:val="0"/>
              </w:rPr>
              <w:t>[0..*]</w:t>
            </w:r>
          </w:p>
        </w:tc>
        <w:tc>
          <w:tcPr>
            <w:tcW w:w="1701" w:type="dxa"/>
          </w:tcPr>
          <w:p w14:paraId="2AE03845" w14:textId="77777777" w:rsidR="007A1F44" w:rsidRPr="00A03C55" w:rsidRDefault="007A1F44">
            <w:pPr>
              <w:pStyle w:val="TableEntry"/>
              <w:jc w:val="center"/>
              <w:rPr>
                <w:noProof w:val="0"/>
              </w:rPr>
            </w:pPr>
            <w:r w:rsidRPr="00A03C55">
              <w:rPr>
                <w:noProof w:val="0"/>
              </w:rPr>
              <w:t>2</w:t>
            </w:r>
          </w:p>
        </w:tc>
      </w:tr>
      <w:tr w:rsidR="007A1F44" w:rsidRPr="00A03C55" w14:paraId="709F647E" w14:textId="77777777">
        <w:trPr>
          <w:cantSplit/>
          <w:jc w:val="center"/>
        </w:trPr>
        <w:tc>
          <w:tcPr>
            <w:tcW w:w="1951" w:type="dxa"/>
          </w:tcPr>
          <w:p w14:paraId="5DCFAD15" w14:textId="77777777" w:rsidR="007A1F44" w:rsidRPr="00A03C55" w:rsidRDefault="007A1F44">
            <w:pPr>
              <w:pStyle w:val="TableEntry"/>
              <w:rPr>
                <w:noProof w:val="0"/>
              </w:rPr>
            </w:pPr>
            <w:r w:rsidRPr="00A03C55">
              <w:rPr>
                <w:noProof w:val="0"/>
              </w:rPr>
              <w:t>EVN</w:t>
            </w:r>
          </w:p>
        </w:tc>
        <w:tc>
          <w:tcPr>
            <w:tcW w:w="3544" w:type="dxa"/>
          </w:tcPr>
          <w:p w14:paraId="032FEDE7" w14:textId="77777777" w:rsidR="007A1F44" w:rsidRPr="00A03C55" w:rsidRDefault="007A1F44">
            <w:pPr>
              <w:pStyle w:val="TableEntry"/>
              <w:rPr>
                <w:noProof w:val="0"/>
              </w:rPr>
            </w:pPr>
            <w:r w:rsidRPr="00A03C55">
              <w:rPr>
                <w:noProof w:val="0"/>
              </w:rPr>
              <w:t>Event Type</w:t>
            </w:r>
          </w:p>
        </w:tc>
        <w:tc>
          <w:tcPr>
            <w:tcW w:w="971" w:type="dxa"/>
          </w:tcPr>
          <w:p w14:paraId="60C66047" w14:textId="77777777" w:rsidR="007A1F44" w:rsidRPr="00A03C55" w:rsidRDefault="007A1F44">
            <w:pPr>
              <w:pStyle w:val="TableEntry"/>
              <w:jc w:val="center"/>
              <w:rPr>
                <w:noProof w:val="0"/>
              </w:rPr>
            </w:pPr>
            <w:r w:rsidRPr="00A03C55">
              <w:rPr>
                <w:noProof w:val="0"/>
              </w:rPr>
              <w:t>R</w:t>
            </w:r>
          </w:p>
        </w:tc>
        <w:tc>
          <w:tcPr>
            <w:tcW w:w="872" w:type="dxa"/>
          </w:tcPr>
          <w:p w14:paraId="356867D3" w14:textId="77777777" w:rsidR="007A1F44" w:rsidRPr="00A03C55" w:rsidRDefault="007A1F44">
            <w:pPr>
              <w:pStyle w:val="TableEntry"/>
              <w:jc w:val="center"/>
              <w:rPr>
                <w:noProof w:val="0"/>
              </w:rPr>
            </w:pPr>
            <w:r w:rsidRPr="00A03C55">
              <w:rPr>
                <w:noProof w:val="0"/>
              </w:rPr>
              <w:t>[1..1]</w:t>
            </w:r>
          </w:p>
        </w:tc>
        <w:tc>
          <w:tcPr>
            <w:tcW w:w="1701" w:type="dxa"/>
          </w:tcPr>
          <w:p w14:paraId="0163E6F1" w14:textId="77777777" w:rsidR="007A1F44" w:rsidRPr="00A03C55" w:rsidRDefault="007A1F44">
            <w:pPr>
              <w:pStyle w:val="TableEntry"/>
              <w:jc w:val="center"/>
              <w:rPr>
                <w:noProof w:val="0"/>
              </w:rPr>
            </w:pPr>
            <w:r w:rsidRPr="00A03C55">
              <w:rPr>
                <w:noProof w:val="0"/>
              </w:rPr>
              <w:t>2</w:t>
            </w:r>
          </w:p>
        </w:tc>
      </w:tr>
      <w:tr w:rsidR="007A1F44" w:rsidRPr="00A03C55" w14:paraId="37893166" w14:textId="77777777">
        <w:trPr>
          <w:cantSplit/>
          <w:jc w:val="center"/>
        </w:trPr>
        <w:tc>
          <w:tcPr>
            <w:tcW w:w="1951" w:type="dxa"/>
          </w:tcPr>
          <w:p w14:paraId="2DDF37C7" w14:textId="77777777" w:rsidR="007A1F44" w:rsidRPr="00A03C55" w:rsidRDefault="007A1F44">
            <w:pPr>
              <w:pStyle w:val="TableEntry"/>
              <w:rPr>
                <w:noProof w:val="0"/>
              </w:rPr>
            </w:pPr>
            <w:r w:rsidRPr="00A03C55">
              <w:rPr>
                <w:noProof w:val="0"/>
              </w:rPr>
              <w:lastRenderedPageBreak/>
              <w:t>PID</w:t>
            </w:r>
          </w:p>
        </w:tc>
        <w:tc>
          <w:tcPr>
            <w:tcW w:w="3544" w:type="dxa"/>
          </w:tcPr>
          <w:p w14:paraId="676B9200" w14:textId="77777777" w:rsidR="007A1F44" w:rsidRPr="00A03C55" w:rsidRDefault="007A1F44">
            <w:pPr>
              <w:pStyle w:val="TableEntry"/>
              <w:rPr>
                <w:noProof w:val="0"/>
              </w:rPr>
            </w:pPr>
            <w:r w:rsidRPr="00A03C55">
              <w:rPr>
                <w:noProof w:val="0"/>
              </w:rPr>
              <w:t>Patient Identification</w:t>
            </w:r>
          </w:p>
        </w:tc>
        <w:tc>
          <w:tcPr>
            <w:tcW w:w="971" w:type="dxa"/>
          </w:tcPr>
          <w:p w14:paraId="24CCF97F" w14:textId="77777777" w:rsidR="007A1F44" w:rsidRPr="00A03C55" w:rsidRDefault="007A1F44">
            <w:pPr>
              <w:pStyle w:val="TableEntry"/>
              <w:jc w:val="center"/>
              <w:rPr>
                <w:noProof w:val="0"/>
              </w:rPr>
            </w:pPr>
            <w:r w:rsidRPr="00A03C55">
              <w:rPr>
                <w:noProof w:val="0"/>
              </w:rPr>
              <w:t>R</w:t>
            </w:r>
          </w:p>
        </w:tc>
        <w:tc>
          <w:tcPr>
            <w:tcW w:w="872" w:type="dxa"/>
          </w:tcPr>
          <w:p w14:paraId="668C3B66" w14:textId="77777777" w:rsidR="007A1F44" w:rsidRPr="00A03C55" w:rsidRDefault="007A1F44">
            <w:pPr>
              <w:pStyle w:val="TableEntry"/>
              <w:jc w:val="center"/>
              <w:rPr>
                <w:noProof w:val="0"/>
              </w:rPr>
            </w:pPr>
            <w:r w:rsidRPr="00A03C55">
              <w:rPr>
                <w:noProof w:val="0"/>
              </w:rPr>
              <w:t>[1..1]</w:t>
            </w:r>
          </w:p>
        </w:tc>
        <w:tc>
          <w:tcPr>
            <w:tcW w:w="1701" w:type="dxa"/>
          </w:tcPr>
          <w:p w14:paraId="2CCFB616" w14:textId="77777777" w:rsidR="007A1F44" w:rsidRPr="00A03C55" w:rsidRDefault="007A1F44">
            <w:pPr>
              <w:pStyle w:val="TableEntry"/>
              <w:jc w:val="center"/>
              <w:rPr>
                <w:noProof w:val="0"/>
              </w:rPr>
            </w:pPr>
            <w:r w:rsidRPr="00A03C55">
              <w:rPr>
                <w:noProof w:val="0"/>
              </w:rPr>
              <w:t>3</w:t>
            </w:r>
          </w:p>
        </w:tc>
      </w:tr>
      <w:tr w:rsidR="007A1F44" w:rsidRPr="00A03C55" w14:paraId="5310120D" w14:textId="77777777">
        <w:trPr>
          <w:cantSplit/>
          <w:jc w:val="center"/>
        </w:trPr>
        <w:tc>
          <w:tcPr>
            <w:tcW w:w="1951" w:type="dxa"/>
          </w:tcPr>
          <w:p w14:paraId="2538F3DE" w14:textId="77777777" w:rsidR="007A1F44" w:rsidRPr="00A03C55" w:rsidRDefault="007A1F44">
            <w:pPr>
              <w:pStyle w:val="TableEntry"/>
              <w:rPr>
                <w:noProof w:val="0"/>
              </w:rPr>
            </w:pPr>
            <w:r w:rsidRPr="00A03C55">
              <w:rPr>
                <w:noProof w:val="0"/>
              </w:rPr>
              <w:t>PD1</w:t>
            </w:r>
          </w:p>
        </w:tc>
        <w:tc>
          <w:tcPr>
            <w:tcW w:w="3544" w:type="dxa"/>
          </w:tcPr>
          <w:p w14:paraId="14F04F03" w14:textId="77777777" w:rsidR="007A1F44" w:rsidRPr="00A03C55" w:rsidRDefault="007A1F44">
            <w:pPr>
              <w:pStyle w:val="TableEntry"/>
              <w:rPr>
                <w:noProof w:val="0"/>
              </w:rPr>
            </w:pPr>
            <w:r w:rsidRPr="00A03C55">
              <w:rPr>
                <w:noProof w:val="0"/>
              </w:rPr>
              <w:t>Additional Demographics</w:t>
            </w:r>
          </w:p>
        </w:tc>
        <w:tc>
          <w:tcPr>
            <w:tcW w:w="971" w:type="dxa"/>
          </w:tcPr>
          <w:p w14:paraId="6213E4E1" w14:textId="77777777" w:rsidR="007A1F44" w:rsidRPr="00A03C55" w:rsidRDefault="007A1F44">
            <w:pPr>
              <w:pStyle w:val="TableEntry"/>
              <w:jc w:val="center"/>
              <w:rPr>
                <w:noProof w:val="0"/>
              </w:rPr>
            </w:pPr>
            <w:r w:rsidRPr="00A03C55">
              <w:rPr>
                <w:noProof w:val="0"/>
              </w:rPr>
              <w:t>O</w:t>
            </w:r>
          </w:p>
        </w:tc>
        <w:tc>
          <w:tcPr>
            <w:tcW w:w="872" w:type="dxa"/>
          </w:tcPr>
          <w:p w14:paraId="30406DD2" w14:textId="77777777" w:rsidR="007A1F44" w:rsidRPr="00A03C55" w:rsidRDefault="007A1F44">
            <w:pPr>
              <w:pStyle w:val="TableEntry"/>
              <w:jc w:val="center"/>
              <w:rPr>
                <w:noProof w:val="0"/>
              </w:rPr>
            </w:pPr>
            <w:r w:rsidRPr="00A03C55">
              <w:rPr>
                <w:noProof w:val="0"/>
              </w:rPr>
              <w:t>[0..1]</w:t>
            </w:r>
          </w:p>
        </w:tc>
        <w:tc>
          <w:tcPr>
            <w:tcW w:w="1701" w:type="dxa"/>
          </w:tcPr>
          <w:p w14:paraId="32C1E236" w14:textId="77777777" w:rsidR="007A1F44" w:rsidRPr="00A03C55" w:rsidRDefault="007A1F44">
            <w:pPr>
              <w:pStyle w:val="TableEntry"/>
              <w:jc w:val="center"/>
              <w:rPr>
                <w:noProof w:val="0"/>
              </w:rPr>
            </w:pPr>
            <w:r w:rsidRPr="00A03C55">
              <w:rPr>
                <w:noProof w:val="0"/>
              </w:rPr>
              <w:t>3</w:t>
            </w:r>
          </w:p>
        </w:tc>
      </w:tr>
      <w:tr w:rsidR="007A1F44" w:rsidRPr="00A03C55" w14:paraId="509E4443" w14:textId="77777777">
        <w:trPr>
          <w:cantSplit/>
          <w:jc w:val="center"/>
        </w:trPr>
        <w:tc>
          <w:tcPr>
            <w:tcW w:w="1951" w:type="dxa"/>
          </w:tcPr>
          <w:p w14:paraId="2A914DCC" w14:textId="77777777" w:rsidR="007A1F44" w:rsidRPr="00A03C55" w:rsidRDefault="007A1F44" w:rsidP="00A0052B">
            <w:pPr>
              <w:pStyle w:val="TableEntry"/>
              <w:rPr>
                <w:noProof w:val="0"/>
              </w:rPr>
            </w:pPr>
            <w:r w:rsidRPr="00A03C55">
              <w:rPr>
                <w:noProof w:val="0"/>
              </w:rPr>
              <w:t>PV1</w:t>
            </w:r>
          </w:p>
        </w:tc>
        <w:tc>
          <w:tcPr>
            <w:tcW w:w="3544" w:type="dxa"/>
          </w:tcPr>
          <w:p w14:paraId="2362531E" w14:textId="77777777" w:rsidR="007A1F44" w:rsidRPr="00A03C55" w:rsidRDefault="007A1F44">
            <w:pPr>
              <w:pStyle w:val="TableEntry"/>
              <w:rPr>
                <w:noProof w:val="0"/>
              </w:rPr>
            </w:pPr>
            <w:r w:rsidRPr="00A03C55">
              <w:rPr>
                <w:noProof w:val="0"/>
              </w:rPr>
              <w:t>Patient Visit</w:t>
            </w:r>
          </w:p>
        </w:tc>
        <w:tc>
          <w:tcPr>
            <w:tcW w:w="971" w:type="dxa"/>
          </w:tcPr>
          <w:p w14:paraId="0E1B6EBB" w14:textId="77777777" w:rsidR="007A1F44" w:rsidRPr="00A03C55" w:rsidRDefault="007A1F44">
            <w:pPr>
              <w:pStyle w:val="TableEntry"/>
              <w:jc w:val="center"/>
              <w:rPr>
                <w:noProof w:val="0"/>
              </w:rPr>
            </w:pPr>
            <w:r w:rsidRPr="00A03C55">
              <w:rPr>
                <w:noProof w:val="0"/>
              </w:rPr>
              <w:t>R</w:t>
            </w:r>
          </w:p>
        </w:tc>
        <w:tc>
          <w:tcPr>
            <w:tcW w:w="872" w:type="dxa"/>
          </w:tcPr>
          <w:p w14:paraId="4D73C4B0" w14:textId="77777777" w:rsidR="007A1F44" w:rsidRPr="00A03C55" w:rsidRDefault="007A1F44">
            <w:pPr>
              <w:pStyle w:val="TableEntry"/>
              <w:jc w:val="center"/>
              <w:rPr>
                <w:noProof w:val="0"/>
              </w:rPr>
            </w:pPr>
            <w:r w:rsidRPr="00A03C55">
              <w:rPr>
                <w:noProof w:val="0"/>
              </w:rPr>
              <w:t>[1..1]</w:t>
            </w:r>
          </w:p>
        </w:tc>
        <w:tc>
          <w:tcPr>
            <w:tcW w:w="1701" w:type="dxa"/>
          </w:tcPr>
          <w:p w14:paraId="6D4D7C16" w14:textId="77777777" w:rsidR="007A1F44" w:rsidRPr="00A03C55" w:rsidRDefault="007A1F44">
            <w:pPr>
              <w:pStyle w:val="TableEntry"/>
              <w:jc w:val="center"/>
              <w:rPr>
                <w:noProof w:val="0"/>
              </w:rPr>
            </w:pPr>
            <w:r w:rsidRPr="00A03C55">
              <w:rPr>
                <w:noProof w:val="0"/>
              </w:rPr>
              <w:t>3</w:t>
            </w:r>
          </w:p>
        </w:tc>
      </w:tr>
      <w:tr w:rsidR="007A1F44" w:rsidRPr="00A03C55" w14:paraId="41C2DEF3" w14:textId="77777777">
        <w:trPr>
          <w:cantSplit/>
          <w:jc w:val="center"/>
        </w:trPr>
        <w:tc>
          <w:tcPr>
            <w:tcW w:w="1951" w:type="dxa"/>
          </w:tcPr>
          <w:p w14:paraId="62ADAA4F" w14:textId="77777777" w:rsidR="007A1F44" w:rsidRPr="00A03C55" w:rsidRDefault="007A1F44" w:rsidP="00A0052B">
            <w:pPr>
              <w:pStyle w:val="TableEntry"/>
              <w:rPr>
                <w:noProof w:val="0"/>
              </w:rPr>
            </w:pPr>
            <w:r w:rsidRPr="00A03C55">
              <w:rPr>
                <w:noProof w:val="0"/>
              </w:rPr>
              <w:t>PV2</w:t>
            </w:r>
          </w:p>
        </w:tc>
        <w:tc>
          <w:tcPr>
            <w:tcW w:w="3544" w:type="dxa"/>
          </w:tcPr>
          <w:p w14:paraId="3B6B8F16" w14:textId="77777777" w:rsidR="007A1F44" w:rsidRPr="00A03C55" w:rsidRDefault="007A1F44">
            <w:pPr>
              <w:pStyle w:val="TableEntry"/>
              <w:rPr>
                <w:noProof w:val="0"/>
              </w:rPr>
            </w:pPr>
            <w:r w:rsidRPr="00A03C55">
              <w:rPr>
                <w:noProof w:val="0"/>
              </w:rPr>
              <w:t>Patient Visit – Additional Info</w:t>
            </w:r>
          </w:p>
        </w:tc>
        <w:tc>
          <w:tcPr>
            <w:tcW w:w="971" w:type="dxa"/>
          </w:tcPr>
          <w:p w14:paraId="285D1889" w14:textId="77777777" w:rsidR="007A1F44" w:rsidRPr="00A03C55" w:rsidRDefault="007A1F44">
            <w:pPr>
              <w:pStyle w:val="TableEntry"/>
              <w:jc w:val="center"/>
              <w:rPr>
                <w:noProof w:val="0"/>
              </w:rPr>
            </w:pPr>
            <w:r w:rsidRPr="00A03C55">
              <w:rPr>
                <w:noProof w:val="0"/>
              </w:rPr>
              <w:t>O</w:t>
            </w:r>
          </w:p>
        </w:tc>
        <w:tc>
          <w:tcPr>
            <w:tcW w:w="872" w:type="dxa"/>
          </w:tcPr>
          <w:p w14:paraId="1682F592" w14:textId="77777777" w:rsidR="007A1F44" w:rsidRPr="00A03C55" w:rsidRDefault="007A1F44">
            <w:pPr>
              <w:pStyle w:val="TableEntry"/>
              <w:jc w:val="center"/>
              <w:rPr>
                <w:noProof w:val="0"/>
              </w:rPr>
            </w:pPr>
            <w:r w:rsidRPr="00A03C55">
              <w:rPr>
                <w:noProof w:val="0"/>
              </w:rPr>
              <w:t>[0..1]</w:t>
            </w:r>
          </w:p>
        </w:tc>
        <w:tc>
          <w:tcPr>
            <w:tcW w:w="1701" w:type="dxa"/>
          </w:tcPr>
          <w:p w14:paraId="3913A58D" w14:textId="77777777" w:rsidR="007A1F44" w:rsidRPr="00A03C55" w:rsidRDefault="007A1F44">
            <w:pPr>
              <w:pStyle w:val="TableEntry"/>
              <w:jc w:val="center"/>
              <w:rPr>
                <w:noProof w:val="0"/>
              </w:rPr>
            </w:pPr>
            <w:r w:rsidRPr="00A03C55">
              <w:rPr>
                <w:noProof w:val="0"/>
              </w:rPr>
              <w:t>3</w:t>
            </w:r>
          </w:p>
        </w:tc>
      </w:tr>
      <w:tr w:rsidR="007A1F44" w:rsidRPr="00A03C55" w14:paraId="2DABA4F2" w14:textId="77777777">
        <w:trPr>
          <w:cantSplit/>
          <w:jc w:val="center"/>
        </w:trPr>
        <w:tc>
          <w:tcPr>
            <w:tcW w:w="1951" w:type="dxa"/>
          </w:tcPr>
          <w:p w14:paraId="6BEFEA1D" w14:textId="77777777" w:rsidR="007A1F44" w:rsidRPr="00A03C55" w:rsidRDefault="007A1F44" w:rsidP="00A0052B">
            <w:pPr>
              <w:pStyle w:val="TableEntry"/>
              <w:rPr>
                <w:noProof w:val="0"/>
              </w:rPr>
            </w:pPr>
            <w:r w:rsidRPr="00A03C55">
              <w:rPr>
                <w:noProof w:val="0"/>
              </w:rPr>
              <w:t>DB1</w:t>
            </w:r>
          </w:p>
        </w:tc>
        <w:tc>
          <w:tcPr>
            <w:tcW w:w="3544" w:type="dxa"/>
          </w:tcPr>
          <w:p w14:paraId="6DF55291" w14:textId="77777777" w:rsidR="007A1F44" w:rsidRPr="00A03C55" w:rsidRDefault="007A1F44">
            <w:pPr>
              <w:pStyle w:val="TableEntry"/>
              <w:rPr>
                <w:noProof w:val="0"/>
              </w:rPr>
            </w:pPr>
            <w:r w:rsidRPr="00A03C55">
              <w:rPr>
                <w:noProof w:val="0"/>
              </w:rPr>
              <w:t>Disability Information</w:t>
            </w:r>
          </w:p>
        </w:tc>
        <w:tc>
          <w:tcPr>
            <w:tcW w:w="971" w:type="dxa"/>
          </w:tcPr>
          <w:p w14:paraId="776D8493" w14:textId="77777777" w:rsidR="007A1F44" w:rsidRPr="00A03C55" w:rsidRDefault="007A1F44">
            <w:pPr>
              <w:pStyle w:val="TableEntry"/>
              <w:jc w:val="center"/>
              <w:rPr>
                <w:noProof w:val="0"/>
              </w:rPr>
            </w:pPr>
            <w:r w:rsidRPr="00A03C55">
              <w:rPr>
                <w:noProof w:val="0"/>
              </w:rPr>
              <w:t>O</w:t>
            </w:r>
          </w:p>
        </w:tc>
        <w:tc>
          <w:tcPr>
            <w:tcW w:w="872" w:type="dxa"/>
          </w:tcPr>
          <w:p w14:paraId="3F83FE01" w14:textId="77777777" w:rsidR="007A1F44" w:rsidRPr="00A03C55" w:rsidRDefault="007A1F44">
            <w:pPr>
              <w:pStyle w:val="TableEntry"/>
              <w:jc w:val="center"/>
              <w:rPr>
                <w:noProof w:val="0"/>
              </w:rPr>
            </w:pPr>
            <w:r w:rsidRPr="00A03C55">
              <w:rPr>
                <w:noProof w:val="0"/>
              </w:rPr>
              <w:t>[0..*]</w:t>
            </w:r>
          </w:p>
        </w:tc>
        <w:tc>
          <w:tcPr>
            <w:tcW w:w="1701" w:type="dxa"/>
          </w:tcPr>
          <w:p w14:paraId="45B436EB" w14:textId="77777777" w:rsidR="007A1F44" w:rsidRPr="00A03C55" w:rsidRDefault="007A1F44">
            <w:pPr>
              <w:pStyle w:val="TableEntry"/>
              <w:jc w:val="center"/>
              <w:rPr>
                <w:noProof w:val="0"/>
              </w:rPr>
            </w:pPr>
            <w:r w:rsidRPr="00A03C55">
              <w:rPr>
                <w:noProof w:val="0"/>
              </w:rPr>
              <w:t>3</w:t>
            </w:r>
          </w:p>
        </w:tc>
      </w:tr>
      <w:tr w:rsidR="007A1F44" w:rsidRPr="00A03C55" w14:paraId="50E62F5C" w14:textId="77777777">
        <w:trPr>
          <w:cantSplit/>
          <w:jc w:val="center"/>
        </w:trPr>
        <w:tc>
          <w:tcPr>
            <w:tcW w:w="1951" w:type="dxa"/>
          </w:tcPr>
          <w:p w14:paraId="2CE3AE02" w14:textId="77777777" w:rsidR="007A1F44" w:rsidRPr="00A03C55" w:rsidRDefault="007A1F44" w:rsidP="00A0052B">
            <w:pPr>
              <w:pStyle w:val="TableEntry"/>
              <w:rPr>
                <w:noProof w:val="0"/>
              </w:rPr>
            </w:pPr>
            <w:r w:rsidRPr="00A03C55">
              <w:rPr>
                <w:noProof w:val="0"/>
              </w:rPr>
              <w:t>OBX</w:t>
            </w:r>
          </w:p>
        </w:tc>
        <w:tc>
          <w:tcPr>
            <w:tcW w:w="3544" w:type="dxa"/>
          </w:tcPr>
          <w:p w14:paraId="35975141" w14:textId="77777777" w:rsidR="007A1F44" w:rsidRPr="00A03C55" w:rsidRDefault="007A1F44">
            <w:pPr>
              <w:pStyle w:val="TableEntry"/>
              <w:rPr>
                <w:noProof w:val="0"/>
              </w:rPr>
            </w:pPr>
            <w:r w:rsidRPr="00A03C55">
              <w:rPr>
                <w:noProof w:val="0"/>
              </w:rPr>
              <w:t>Observation/Result</w:t>
            </w:r>
          </w:p>
        </w:tc>
        <w:tc>
          <w:tcPr>
            <w:tcW w:w="971" w:type="dxa"/>
          </w:tcPr>
          <w:p w14:paraId="0914EBE1" w14:textId="77777777" w:rsidR="007A1F44" w:rsidRPr="00A03C55" w:rsidRDefault="007A1F44">
            <w:pPr>
              <w:pStyle w:val="TableEntry"/>
              <w:jc w:val="center"/>
              <w:rPr>
                <w:noProof w:val="0"/>
              </w:rPr>
            </w:pPr>
            <w:r w:rsidRPr="00A03C55">
              <w:rPr>
                <w:noProof w:val="0"/>
              </w:rPr>
              <w:t>O</w:t>
            </w:r>
          </w:p>
        </w:tc>
        <w:tc>
          <w:tcPr>
            <w:tcW w:w="872" w:type="dxa"/>
          </w:tcPr>
          <w:p w14:paraId="02A9D23C" w14:textId="77777777" w:rsidR="007A1F44" w:rsidRPr="00A03C55" w:rsidRDefault="007A1F44">
            <w:pPr>
              <w:pStyle w:val="TableEntry"/>
              <w:jc w:val="center"/>
              <w:rPr>
                <w:noProof w:val="0"/>
              </w:rPr>
            </w:pPr>
            <w:r w:rsidRPr="00A03C55">
              <w:rPr>
                <w:noProof w:val="0"/>
              </w:rPr>
              <w:t>[0..*]</w:t>
            </w:r>
          </w:p>
        </w:tc>
        <w:tc>
          <w:tcPr>
            <w:tcW w:w="1701" w:type="dxa"/>
          </w:tcPr>
          <w:p w14:paraId="47F303D0" w14:textId="77777777" w:rsidR="007A1F44" w:rsidRPr="00A03C55" w:rsidRDefault="007A1F44">
            <w:pPr>
              <w:pStyle w:val="TableEntry"/>
              <w:jc w:val="center"/>
              <w:rPr>
                <w:noProof w:val="0"/>
              </w:rPr>
            </w:pPr>
            <w:r w:rsidRPr="00A03C55">
              <w:rPr>
                <w:noProof w:val="0"/>
              </w:rPr>
              <w:t>7</w:t>
            </w:r>
          </w:p>
        </w:tc>
      </w:tr>
      <w:tr w:rsidR="007A1F44" w:rsidRPr="00A03C55" w14:paraId="55098187" w14:textId="77777777">
        <w:trPr>
          <w:cantSplit/>
          <w:jc w:val="center"/>
        </w:trPr>
        <w:tc>
          <w:tcPr>
            <w:tcW w:w="1951" w:type="dxa"/>
          </w:tcPr>
          <w:p w14:paraId="29B3C360" w14:textId="77777777" w:rsidR="007A1F44" w:rsidRPr="00A03C55" w:rsidRDefault="007A1F44" w:rsidP="00A0052B">
            <w:pPr>
              <w:pStyle w:val="TableEntry"/>
              <w:rPr>
                <w:noProof w:val="0"/>
              </w:rPr>
            </w:pPr>
            <w:r w:rsidRPr="00A03C55">
              <w:rPr>
                <w:noProof w:val="0"/>
              </w:rPr>
              <w:t>DG1</w:t>
            </w:r>
          </w:p>
        </w:tc>
        <w:tc>
          <w:tcPr>
            <w:tcW w:w="3544" w:type="dxa"/>
          </w:tcPr>
          <w:p w14:paraId="705B0361" w14:textId="77777777" w:rsidR="007A1F44" w:rsidRPr="00A03C55" w:rsidRDefault="007A1F44">
            <w:pPr>
              <w:pStyle w:val="TableEntry"/>
              <w:rPr>
                <w:noProof w:val="0"/>
              </w:rPr>
            </w:pPr>
            <w:r w:rsidRPr="00A03C55">
              <w:rPr>
                <w:noProof w:val="0"/>
              </w:rPr>
              <w:t>Diagnosis Information</w:t>
            </w:r>
          </w:p>
        </w:tc>
        <w:tc>
          <w:tcPr>
            <w:tcW w:w="971" w:type="dxa"/>
          </w:tcPr>
          <w:p w14:paraId="6E9D8158" w14:textId="77777777" w:rsidR="007A1F44" w:rsidRPr="00A03C55" w:rsidRDefault="007A1F44">
            <w:pPr>
              <w:pStyle w:val="TableEntry"/>
              <w:jc w:val="center"/>
              <w:rPr>
                <w:noProof w:val="0"/>
              </w:rPr>
            </w:pPr>
            <w:r w:rsidRPr="00A03C55">
              <w:rPr>
                <w:noProof w:val="0"/>
              </w:rPr>
              <w:t>O</w:t>
            </w:r>
          </w:p>
        </w:tc>
        <w:tc>
          <w:tcPr>
            <w:tcW w:w="872" w:type="dxa"/>
          </w:tcPr>
          <w:p w14:paraId="2B77F665" w14:textId="77777777" w:rsidR="007A1F44" w:rsidRPr="00A03C55" w:rsidRDefault="007A1F44">
            <w:pPr>
              <w:pStyle w:val="TableEntry"/>
              <w:jc w:val="center"/>
              <w:rPr>
                <w:noProof w:val="0"/>
              </w:rPr>
            </w:pPr>
            <w:r w:rsidRPr="00A03C55">
              <w:rPr>
                <w:noProof w:val="0"/>
              </w:rPr>
              <w:t>[0..*]</w:t>
            </w:r>
          </w:p>
        </w:tc>
        <w:tc>
          <w:tcPr>
            <w:tcW w:w="1701" w:type="dxa"/>
          </w:tcPr>
          <w:p w14:paraId="34344A0C" w14:textId="77777777" w:rsidR="007A1F44" w:rsidRPr="00A03C55" w:rsidRDefault="007A1F44">
            <w:pPr>
              <w:pStyle w:val="TableEntry"/>
              <w:jc w:val="center"/>
              <w:rPr>
                <w:noProof w:val="0"/>
              </w:rPr>
            </w:pPr>
            <w:r w:rsidRPr="00A03C55">
              <w:rPr>
                <w:noProof w:val="0"/>
              </w:rPr>
              <w:t>6</w:t>
            </w:r>
          </w:p>
        </w:tc>
      </w:tr>
    </w:tbl>
    <w:p w14:paraId="68BB09B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0" w:name="_Toc174249285"/>
      <w:r w:rsidRPr="00A03C55">
        <w:rPr>
          <w:noProof w:val="0"/>
        </w:rPr>
        <w:t>Comments on segment usage</w:t>
      </w:r>
      <w:bookmarkEnd w:id="500"/>
    </w:p>
    <w:p w14:paraId="6A7053A5" w14:textId="77777777" w:rsidR="007A1F44" w:rsidRPr="00A03C55" w:rsidRDefault="007A1F44">
      <w:r w:rsidRPr="00A03C55">
        <w:t xml:space="preserve">If the patient has left for a non-temporary location (tracking), then field </w:t>
      </w:r>
      <w:r w:rsidRPr="00A03C55">
        <w:rPr>
          <w:i/>
          <w:iCs/>
        </w:rPr>
        <w:t>PV1-3-patient location</w:t>
      </w:r>
      <w:r w:rsidRPr="00A03C55">
        <w:t xml:space="preserve"> shall contain the patient’s new location and field </w:t>
      </w:r>
      <w:r w:rsidRPr="00A03C55">
        <w:rPr>
          <w:i/>
          <w:iCs/>
        </w:rPr>
        <w:t>PV1-6-prior patient location</w:t>
      </w:r>
      <w:r w:rsidRPr="00A03C55">
        <w:t xml:space="preserve"> shall contain the patient’s old location.</w:t>
      </w:r>
    </w:p>
    <w:p w14:paraId="7245DA8C" w14:textId="77777777" w:rsidR="007A1F44" w:rsidRPr="00A03C55" w:rsidRDefault="007A1F44">
      <w:r w:rsidRPr="00A03C55">
        <w:t xml:space="preserve">If the patient will be in transit for some time, then field </w:t>
      </w:r>
      <w:r w:rsidRPr="00A03C55">
        <w:rPr>
          <w:i/>
          <w:iCs/>
        </w:rPr>
        <w:t>PV1-42-pending location</w:t>
      </w:r>
      <w:r w:rsidRPr="00A03C55">
        <w:t xml:space="preserve"> shall contain the new location and field </w:t>
      </w:r>
      <w:r w:rsidRPr="00A03C55">
        <w:rPr>
          <w:i/>
          <w:iCs/>
        </w:rPr>
        <w:t>PV1-6-prior patient location</w:t>
      </w:r>
      <w:r w:rsidRPr="00A03C55">
        <w:t xml:space="preserve"> shall contain the patient’s old location.</w:t>
      </w:r>
    </w:p>
    <w:p w14:paraId="7CDE257E" w14:textId="77777777" w:rsidR="007A1F44" w:rsidRPr="00A03C55" w:rsidRDefault="007A1F44">
      <w:r w:rsidRPr="00A03C55">
        <w:t xml:space="preserve">If the patient is moving to a temporary location, then field </w:t>
      </w:r>
      <w:r w:rsidRPr="00A03C55">
        <w:rPr>
          <w:i/>
          <w:iCs/>
        </w:rPr>
        <w:t>PV1-11-temporary location</w:t>
      </w:r>
      <w:r w:rsidRPr="00A03C55">
        <w:t xml:space="preserve"> shall contain the new temporary location. If the patient is moving from a temporary location, then field </w:t>
      </w:r>
      <w:r w:rsidRPr="00A03C55">
        <w:rPr>
          <w:i/>
          <w:iCs/>
        </w:rPr>
        <w:t>PV1-43-prior temporary location</w:t>
      </w:r>
      <w:r w:rsidRPr="00A03C55">
        <w:t xml:space="preserve"> shall contain the old temporary location. If the patient is moving from a permanent location, then field </w:t>
      </w:r>
      <w:r w:rsidRPr="00A03C55">
        <w:rPr>
          <w:i/>
          <w:iCs/>
        </w:rPr>
        <w:t>PV1-6-prior patient location</w:t>
      </w:r>
      <w:r w:rsidRPr="00A03C55">
        <w:t xml:space="preserve"> shall contain the old permanent location.</w:t>
      </w:r>
    </w:p>
    <w:p w14:paraId="71513DB2" w14:textId="77777777" w:rsidR="007A1F44" w:rsidRPr="00A03C55" w:rsidRDefault="007A1F44">
      <w:r w:rsidRPr="00A03C55">
        <w:t>One or more OBX segments may be present to carry “permanent observations” such as the patient weight or height.</w:t>
      </w:r>
    </w:p>
    <w:p w14:paraId="54B8B74B" w14:textId="77777777" w:rsidR="007A1F44" w:rsidRPr="00A03C55" w:rsidRDefault="007A1F44">
      <w:r w:rsidRPr="00A03C55">
        <w:t>Segment DG1 should be used to communicate diagnosis information only if it is necessary to communicate with a receiver that is using a version of HL7 prior to V2.5.</w:t>
      </w:r>
    </w:p>
    <w:p w14:paraId="4D5CAC2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1" w:name="_Toc174249286"/>
      <w:r w:rsidRPr="00A03C55">
        <w:rPr>
          <w:noProof w:val="0"/>
        </w:rPr>
        <w:t>Expected actions</w:t>
      </w:r>
      <w:bookmarkEnd w:id="501"/>
    </w:p>
    <w:p w14:paraId="77457AA8" w14:textId="77777777" w:rsidR="007A1F44" w:rsidRPr="00A03C55" w:rsidRDefault="007A1F44">
      <w:r w:rsidRPr="00A03C55">
        <w:t xml:space="preserve">The receiver shall reset the patient’s location to the value in field </w:t>
      </w:r>
      <w:r w:rsidRPr="00A03C55">
        <w:rPr>
          <w:i/>
          <w:iCs/>
        </w:rPr>
        <w:t>PV1-11-temporary location</w:t>
      </w:r>
      <w:r w:rsidRPr="00A03C55">
        <w:t xml:space="preserve">, field </w:t>
      </w:r>
      <w:r w:rsidRPr="00A03C55">
        <w:rPr>
          <w:i/>
          <w:iCs/>
        </w:rPr>
        <w:t>PV1-42-pending location</w:t>
      </w:r>
      <w:r w:rsidRPr="00A03C55">
        <w:t xml:space="preserve">, or field </w:t>
      </w:r>
      <w:r w:rsidRPr="00A03C55">
        <w:rPr>
          <w:i/>
          <w:iCs/>
        </w:rPr>
        <w:t>PV1-3-patient location</w:t>
      </w:r>
      <w:r w:rsidRPr="00A03C55">
        <w:t>, as appropriate.</w:t>
      </w:r>
    </w:p>
    <w:p w14:paraId="3F7F7019" w14:textId="77777777" w:rsidR="007A1F44" w:rsidRPr="00A03C55" w:rsidRDefault="007A1F44">
      <w:r w:rsidRPr="00A03C55">
        <w:t>The receiver shall report the result of this operation (success / error) in an acknowledgment message returned to the sender.</w:t>
      </w:r>
    </w:p>
    <w:p w14:paraId="16FC4CAC" w14:textId="77777777" w:rsidR="007A1F44" w:rsidRPr="00A03C55" w:rsidRDefault="007A1F44">
      <w:r w:rsidRPr="00A03C55">
        <w:t xml:space="preserve">In case this message conflicts with the current </w:t>
      </w:r>
      <w:r w:rsidR="00233B3E" w:rsidRPr="00A03C55">
        <w:t>situation, the</w:t>
      </w:r>
      <w:r w:rsidRPr="00A03C55">
        <w:t xml:space="preserve"> message is discarded but no error condition is raised.</w:t>
      </w:r>
    </w:p>
    <w:p w14:paraId="681610F0" w14:textId="77777777" w:rsidR="007A1F44" w:rsidRPr="00A03C55" w:rsidRDefault="007A1F44">
      <w:r w:rsidRPr="00A03C55">
        <w:t>If the receiver does not support the Temporary Patient Location Tracking Option of this transaction, it shall application-reject the message (see ITI TF-2x: C.2.3).</w:t>
      </w:r>
    </w:p>
    <w:p w14:paraId="3194B8B4"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02" w:name="_Toc174249287"/>
      <w:bookmarkStart w:id="503" w:name="_Toc398544197"/>
      <w:r w:rsidRPr="00A03C55">
        <w:rPr>
          <w:noProof w:val="0"/>
        </w:rPr>
        <w:t>Cancel Patient Departing – Tracking – ADT^A33^ADT_A21</w:t>
      </w:r>
      <w:bookmarkEnd w:id="502"/>
      <w:bookmarkEnd w:id="503"/>
    </w:p>
    <w:p w14:paraId="317EB25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4" w:name="_Toc174249288"/>
      <w:r w:rsidRPr="00A03C55">
        <w:rPr>
          <w:noProof w:val="0"/>
        </w:rPr>
        <w:t>Trigger Event</w:t>
      </w:r>
      <w:bookmarkEnd w:id="504"/>
    </w:p>
    <w:p w14:paraId="648CDBD1" w14:textId="77777777" w:rsidR="007A1F44" w:rsidRPr="00A03C55" w:rsidRDefault="007A1F44">
      <w:r w:rsidRPr="00A03C55">
        <w:t xml:space="preserve">This message is only used within the context of the “Temporary Patient Transfers Tracking” Option. This message is sent by a Patient Encounter Supplier to a Patient Encounter Consumer to </w:t>
      </w:r>
      <w:r w:rsidRPr="00A03C55">
        <w:lastRenderedPageBreak/>
        <w:t>cancel a previous notification (via trigger event A09) that a patient has departed a location without the patient’s official bed census location having changed.</w:t>
      </w:r>
    </w:p>
    <w:p w14:paraId="0AD9D8D1" w14:textId="77777777" w:rsidR="007A1F44" w:rsidRPr="00A03C55" w:rsidRDefault="007A1F44">
      <w:r w:rsidRPr="00A03C55">
        <w:t xml:space="preserve">MSH-9 is valued </w:t>
      </w:r>
      <w:r w:rsidRPr="00A03C55">
        <w:rPr>
          <w:b/>
          <w:bCs/>
        </w:rPr>
        <w:t>ADT^A33^ADT_A21</w:t>
      </w:r>
      <w:r w:rsidRPr="00A03C55">
        <w:t>.</w:t>
      </w:r>
    </w:p>
    <w:p w14:paraId="625F6F0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5" w:name="_Toc174249289"/>
      <w:r w:rsidRPr="00A03C55">
        <w:rPr>
          <w:noProof w:val="0"/>
        </w:rPr>
        <w:t>Message Static Definition</w:t>
      </w:r>
      <w:bookmarkEnd w:id="505"/>
    </w:p>
    <w:p w14:paraId="706CA2BC" w14:textId="77777777" w:rsidR="007A1F44" w:rsidRPr="00A03C55" w:rsidRDefault="007A1F44">
      <w:pPr>
        <w:pStyle w:val="TableTitle"/>
        <w:rPr>
          <w:noProof w:val="0"/>
        </w:rPr>
      </w:pPr>
      <w:r w:rsidRPr="00A03C55">
        <w:rPr>
          <w:noProof w:val="0"/>
        </w:rPr>
        <w:t>Table 3.31-33: Static definition of message ADT^A33^ADT_A21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001A229B" w14:textId="77777777">
        <w:trPr>
          <w:cantSplit/>
          <w:tblHeader/>
          <w:jc w:val="center"/>
        </w:trPr>
        <w:tc>
          <w:tcPr>
            <w:tcW w:w="1951" w:type="dxa"/>
            <w:shd w:val="clear" w:color="auto" w:fill="D9D9D9"/>
          </w:tcPr>
          <w:p w14:paraId="12ABFFB0"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B7CB10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99FDB7E"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4B4401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20CCCD0" w14:textId="77777777" w:rsidR="007A1F44" w:rsidRPr="00A03C55" w:rsidRDefault="007A1F44" w:rsidP="00A53067">
            <w:pPr>
              <w:pStyle w:val="TableEntryHeader"/>
              <w:rPr>
                <w:noProof w:val="0"/>
              </w:rPr>
            </w:pPr>
            <w:r w:rsidRPr="00A03C55">
              <w:rPr>
                <w:noProof w:val="0"/>
              </w:rPr>
              <w:t>HL7 chapter</w:t>
            </w:r>
          </w:p>
        </w:tc>
      </w:tr>
      <w:tr w:rsidR="007A1F44" w:rsidRPr="00A03C55" w14:paraId="430AFF1E" w14:textId="77777777">
        <w:trPr>
          <w:cantSplit/>
          <w:jc w:val="center"/>
        </w:trPr>
        <w:tc>
          <w:tcPr>
            <w:tcW w:w="1951" w:type="dxa"/>
          </w:tcPr>
          <w:p w14:paraId="05AE3C06" w14:textId="77777777" w:rsidR="007A1F44" w:rsidRPr="00A03C55" w:rsidRDefault="007A1F44" w:rsidP="00A0052B">
            <w:pPr>
              <w:pStyle w:val="TableEntry"/>
              <w:rPr>
                <w:noProof w:val="0"/>
              </w:rPr>
            </w:pPr>
            <w:r w:rsidRPr="00A03C55">
              <w:rPr>
                <w:noProof w:val="0"/>
              </w:rPr>
              <w:t>MSH</w:t>
            </w:r>
          </w:p>
        </w:tc>
        <w:tc>
          <w:tcPr>
            <w:tcW w:w="3544" w:type="dxa"/>
          </w:tcPr>
          <w:p w14:paraId="08417000" w14:textId="77777777" w:rsidR="007A1F44" w:rsidRPr="00A03C55" w:rsidRDefault="007A1F44">
            <w:pPr>
              <w:pStyle w:val="TableEntry"/>
              <w:rPr>
                <w:noProof w:val="0"/>
              </w:rPr>
            </w:pPr>
            <w:r w:rsidRPr="00A03C55">
              <w:rPr>
                <w:noProof w:val="0"/>
              </w:rPr>
              <w:t>Message Header</w:t>
            </w:r>
          </w:p>
        </w:tc>
        <w:tc>
          <w:tcPr>
            <w:tcW w:w="971" w:type="dxa"/>
          </w:tcPr>
          <w:p w14:paraId="51726C3A" w14:textId="77777777" w:rsidR="007A1F44" w:rsidRPr="00A03C55" w:rsidRDefault="007A1F44">
            <w:pPr>
              <w:pStyle w:val="TableEntry"/>
              <w:jc w:val="center"/>
              <w:rPr>
                <w:noProof w:val="0"/>
              </w:rPr>
            </w:pPr>
            <w:r w:rsidRPr="00A03C55">
              <w:rPr>
                <w:noProof w:val="0"/>
              </w:rPr>
              <w:t>R</w:t>
            </w:r>
          </w:p>
        </w:tc>
        <w:tc>
          <w:tcPr>
            <w:tcW w:w="872" w:type="dxa"/>
          </w:tcPr>
          <w:p w14:paraId="2DAED7E2" w14:textId="77777777" w:rsidR="007A1F44" w:rsidRPr="00A03C55" w:rsidRDefault="007A1F44">
            <w:pPr>
              <w:pStyle w:val="TableEntry"/>
              <w:jc w:val="center"/>
              <w:rPr>
                <w:noProof w:val="0"/>
              </w:rPr>
            </w:pPr>
            <w:r w:rsidRPr="00A03C55">
              <w:rPr>
                <w:noProof w:val="0"/>
              </w:rPr>
              <w:t>[1..1]</w:t>
            </w:r>
          </w:p>
        </w:tc>
        <w:tc>
          <w:tcPr>
            <w:tcW w:w="1701" w:type="dxa"/>
          </w:tcPr>
          <w:p w14:paraId="279CBCFD" w14:textId="77777777" w:rsidR="007A1F44" w:rsidRPr="00A03C55" w:rsidRDefault="007A1F44">
            <w:pPr>
              <w:pStyle w:val="TableEntry"/>
              <w:jc w:val="center"/>
              <w:rPr>
                <w:noProof w:val="0"/>
              </w:rPr>
            </w:pPr>
            <w:r w:rsidRPr="00A03C55">
              <w:rPr>
                <w:noProof w:val="0"/>
              </w:rPr>
              <w:t>2</w:t>
            </w:r>
          </w:p>
        </w:tc>
      </w:tr>
      <w:tr w:rsidR="007A1F44" w:rsidRPr="00A03C55" w14:paraId="2AE76801" w14:textId="77777777">
        <w:trPr>
          <w:cantSplit/>
          <w:jc w:val="center"/>
        </w:trPr>
        <w:tc>
          <w:tcPr>
            <w:tcW w:w="1951" w:type="dxa"/>
          </w:tcPr>
          <w:p w14:paraId="17E9E723" w14:textId="77777777" w:rsidR="007A1F44" w:rsidRPr="00A03C55" w:rsidRDefault="007A1F44">
            <w:pPr>
              <w:pStyle w:val="TableEntry"/>
              <w:rPr>
                <w:noProof w:val="0"/>
              </w:rPr>
            </w:pPr>
            <w:r w:rsidRPr="00A03C55">
              <w:rPr>
                <w:noProof w:val="0"/>
              </w:rPr>
              <w:t>SFT</w:t>
            </w:r>
          </w:p>
        </w:tc>
        <w:tc>
          <w:tcPr>
            <w:tcW w:w="3544" w:type="dxa"/>
          </w:tcPr>
          <w:p w14:paraId="0354D6E7" w14:textId="77777777" w:rsidR="007A1F44" w:rsidRPr="00A03C55" w:rsidRDefault="007A1F44">
            <w:pPr>
              <w:pStyle w:val="TableEntry"/>
              <w:rPr>
                <w:noProof w:val="0"/>
              </w:rPr>
            </w:pPr>
            <w:r w:rsidRPr="00A03C55">
              <w:rPr>
                <w:noProof w:val="0"/>
              </w:rPr>
              <w:t>Software Segment</w:t>
            </w:r>
          </w:p>
        </w:tc>
        <w:tc>
          <w:tcPr>
            <w:tcW w:w="971" w:type="dxa"/>
          </w:tcPr>
          <w:p w14:paraId="68C4FD55" w14:textId="77777777" w:rsidR="007A1F44" w:rsidRPr="00A03C55" w:rsidRDefault="007A1F44">
            <w:pPr>
              <w:pStyle w:val="TableEntry"/>
              <w:jc w:val="center"/>
              <w:rPr>
                <w:noProof w:val="0"/>
              </w:rPr>
            </w:pPr>
            <w:r w:rsidRPr="00A03C55">
              <w:rPr>
                <w:noProof w:val="0"/>
              </w:rPr>
              <w:t>O</w:t>
            </w:r>
          </w:p>
        </w:tc>
        <w:tc>
          <w:tcPr>
            <w:tcW w:w="872" w:type="dxa"/>
          </w:tcPr>
          <w:p w14:paraId="6837A688" w14:textId="77777777" w:rsidR="007A1F44" w:rsidRPr="00A03C55" w:rsidRDefault="007A1F44">
            <w:pPr>
              <w:pStyle w:val="TableEntry"/>
              <w:jc w:val="center"/>
              <w:rPr>
                <w:noProof w:val="0"/>
              </w:rPr>
            </w:pPr>
            <w:r w:rsidRPr="00A03C55">
              <w:rPr>
                <w:noProof w:val="0"/>
              </w:rPr>
              <w:t>[0..*]</w:t>
            </w:r>
          </w:p>
        </w:tc>
        <w:tc>
          <w:tcPr>
            <w:tcW w:w="1701" w:type="dxa"/>
          </w:tcPr>
          <w:p w14:paraId="39FC9B87" w14:textId="77777777" w:rsidR="007A1F44" w:rsidRPr="00A03C55" w:rsidRDefault="007A1F44">
            <w:pPr>
              <w:pStyle w:val="TableEntry"/>
              <w:jc w:val="center"/>
              <w:rPr>
                <w:noProof w:val="0"/>
              </w:rPr>
            </w:pPr>
            <w:r w:rsidRPr="00A03C55">
              <w:rPr>
                <w:noProof w:val="0"/>
              </w:rPr>
              <w:t>2</w:t>
            </w:r>
          </w:p>
        </w:tc>
      </w:tr>
      <w:tr w:rsidR="007A1F44" w:rsidRPr="00A03C55" w14:paraId="39B91BB4" w14:textId="77777777">
        <w:trPr>
          <w:cantSplit/>
          <w:jc w:val="center"/>
        </w:trPr>
        <w:tc>
          <w:tcPr>
            <w:tcW w:w="1951" w:type="dxa"/>
          </w:tcPr>
          <w:p w14:paraId="0A8DBFAA" w14:textId="77777777" w:rsidR="007A1F44" w:rsidRPr="00A03C55" w:rsidRDefault="007A1F44">
            <w:pPr>
              <w:pStyle w:val="TableEntry"/>
              <w:rPr>
                <w:noProof w:val="0"/>
              </w:rPr>
            </w:pPr>
            <w:r w:rsidRPr="00A03C55">
              <w:rPr>
                <w:noProof w:val="0"/>
              </w:rPr>
              <w:t>EVN</w:t>
            </w:r>
          </w:p>
        </w:tc>
        <w:tc>
          <w:tcPr>
            <w:tcW w:w="3544" w:type="dxa"/>
          </w:tcPr>
          <w:p w14:paraId="7AFE934D" w14:textId="77777777" w:rsidR="007A1F44" w:rsidRPr="00A03C55" w:rsidRDefault="007A1F44">
            <w:pPr>
              <w:pStyle w:val="TableEntry"/>
              <w:rPr>
                <w:noProof w:val="0"/>
              </w:rPr>
            </w:pPr>
            <w:r w:rsidRPr="00A03C55">
              <w:rPr>
                <w:noProof w:val="0"/>
              </w:rPr>
              <w:t>Event Type</w:t>
            </w:r>
          </w:p>
        </w:tc>
        <w:tc>
          <w:tcPr>
            <w:tcW w:w="971" w:type="dxa"/>
          </w:tcPr>
          <w:p w14:paraId="1365FA2B" w14:textId="77777777" w:rsidR="007A1F44" w:rsidRPr="00A03C55" w:rsidRDefault="007A1F44">
            <w:pPr>
              <w:pStyle w:val="TableEntry"/>
              <w:jc w:val="center"/>
              <w:rPr>
                <w:noProof w:val="0"/>
              </w:rPr>
            </w:pPr>
            <w:r w:rsidRPr="00A03C55">
              <w:rPr>
                <w:noProof w:val="0"/>
              </w:rPr>
              <w:t>R</w:t>
            </w:r>
          </w:p>
        </w:tc>
        <w:tc>
          <w:tcPr>
            <w:tcW w:w="872" w:type="dxa"/>
          </w:tcPr>
          <w:p w14:paraId="4A3B0D93" w14:textId="77777777" w:rsidR="007A1F44" w:rsidRPr="00A03C55" w:rsidRDefault="007A1F44">
            <w:pPr>
              <w:pStyle w:val="TableEntry"/>
              <w:jc w:val="center"/>
              <w:rPr>
                <w:noProof w:val="0"/>
              </w:rPr>
            </w:pPr>
            <w:r w:rsidRPr="00A03C55">
              <w:rPr>
                <w:noProof w:val="0"/>
              </w:rPr>
              <w:t>[1..1]</w:t>
            </w:r>
          </w:p>
        </w:tc>
        <w:tc>
          <w:tcPr>
            <w:tcW w:w="1701" w:type="dxa"/>
          </w:tcPr>
          <w:p w14:paraId="5684A4F4" w14:textId="77777777" w:rsidR="007A1F44" w:rsidRPr="00A03C55" w:rsidRDefault="007A1F44">
            <w:pPr>
              <w:pStyle w:val="TableEntry"/>
              <w:jc w:val="center"/>
              <w:rPr>
                <w:noProof w:val="0"/>
              </w:rPr>
            </w:pPr>
            <w:r w:rsidRPr="00A03C55">
              <w:rPr>
                <w:noProof w:val="0"/>
              </w:rPr>
              <w:t>2</w:t>
            </w:r>
          </w:p>
        </w:tc>
      </w:tr>
      <w:tr w:rsidR="007A1F44" w:rsidRPr="00A03C55" w14:paraId="35B86247" w14:textId="77777777">
        <w:trPr>
          <w:cantSplit/>
          <w:jc w:val="center"/>
        </w:trPr>
        <w:tc>
          <w:tcPr>
            <w:tcW w:w="1951" w:type="dxa"/>
          </w:tcPr>
          <w:p w14:paraId="0D6893EC" w14:textId="77777777" w:rsidR="007A1F44" w:rsidRPr="00A03C55" w:rsidRDefault="007A1F44">
            <w:pPr>
              <w:pStyle w:val="TableEntry"/>
              <w:rPr>
                <w:noProof w:val="0"/>
              </w:rPr>
            </w:pPr>
            <w:r w:rsidRPr="00A03C55">
              <w:rPr>
                <w:noProof w:val="0"/>
              </w:rPr>
              <w:t>PID</w:t>
            </w:r>
          </w:p>
        </w:tc>
        <w:tc>
          <w:tcPr>
            <w:tcW w:w="3544" w:type="dxa"/>
          </w:tcPr>
          <w:p w14:paraId="7FFF7BCE" w14:textId="77777777" w:rsidR="007A1F44" w:rsidRPr="00A03C55" w:rsidRDefault="007A1F44">
            <w:pPr>
              <w:pStyle w:val="TableEntry"/>
              <w:rPr>
                <w:noProof w:val="0"/>
              </w:rPr>
            </w:pPr>
            <w:r w:rsidRPr="00A03C55">
              <w:rPr>
                <w:noProof w:val="0"/>
              </w:rPr>
              <w:t>Patient Identification</w:t>
            </w:r>
          </w:p>
        </w:tc>
        <w:tc>
          <w:tcPr>
            <w:tcW w:w="971" w:type="dxa"/>
          </w:tcPr>
          <w:p w14:paraId="073D7B16" w14:textId="77777777" w:rsidR="007A1F44" w:rsidRPr="00A03C55" w:rsidRDefault="007A1F44">
            <w:pPr>
              <w:pStyle w:val="TableEntry"/>
              <w:jc w:val="center"/>
              <w:rPr>
                <w:noProof w:val="0"/>
              </w:rPr>
            </w:pPr>
            <w:r w:rsidRPr="00A03C55">
              <w:rPr>
                <w:noProof w:val="0"/>
              </w:rPr>
              <w:t>R</w:t>
            </w:r>
          </w:p>
        </w:tc>
        <w:tc>
          <w:tcPr>
            <w:tcW w:w="872" w:type="dxa"/>
          </w:tcPr>
          <w:p w14:paraId="5CA7A82C" w14:textId="77777777" w:rsidR="007A1F44" w:rsidRPr="00A03C55" w:rsidRDefault="007A1F44">
            <w:pPr>
              <w:pStyle w:val="TableEntry"/>
              <w:jc w:val="center"/>
              <w:rPr>
                <w:noProof w:val="0"/>
              </w:rPr>
            </w:pPr>
            <w:r w:rsidRPr="00A03C55">
              <w:rPr>
                <w:noProof w:val="0"/>
              </w:rPr>
              <w:t>[1..1]</w:t>
            </w:r>
          </w:p>
        </w:tc>
        <w:tc>
          <w:tcPr>
            <w:tcW w:w="1701" w:type="dxa"/>
          </w:tcPr>
          <w:p w14:paraId="26EB8E21" w14:textId="77777777" w:rsidR="007A1F44" w:rsidRPr="00A03C55" w:rsidRDefault="007A1F44">
            <w:pPr>
              <w:pStyle w:val="TableEntry"/>
              <w:jc w:val="center"/>
              <w:rPr>
                <w:noProof w:val="0"/>
              </w:rPr>
            </w:pPr>
            <w:r w:rsidRPr="00A03C55">
              <w:rPr>
                <w:noProof w:val="0"/>
              </w:rPr>
              <w:t>3</w:t>
            </w:r>
          </w:p>
        </w:tc>
      </w:tr>
      <w:tr w:rsidR="007A1F44" w:rsidRPr="00A03C55" w14:paraId="633DA714" w14:textId="77777777">
        <w:trPr>
          <w:cantSplit/>
          <w:jc w:val="center"/>
        </w:trPr>
        <w:tc>
          <w:tcPr>
            <w:tcW w:w="1951" w:type="dxa"/>
          </w:tcPr>
          <w:p w14:paraId="7D9F12E8" w14:textId="77777777" w:rsidR="007A1F44" w:rsidRPr="00A03C55" w:rsidRDefault="007A1F44">
            <w:pPr>
              <w:pStyle w:val="TableEntry"/>
              <w:rPr>
                <w:noProof w:val="0"/>
              </w:rPr>
            </w:pPr>
            <w:r w:rsidRPr="00A03C55">
              <w:rPr>
                <w:noProof w:val="0"/>
              </w:rPr>
              <w:t>PD1</w:t>
            </w:r>
          </w:p>
        </w:tc>
        <w:tc>
          <w:tcPr>
            <w:tcW w:w="3544" w:type="dxa"/>
          </w:tcPr>
          <w:p w14:paraId="5AA55BAB" w14:textId="77777777" w:rsidR="007A1F44" w:rsidRPr="00A03C55" w:rsidRDefault="007A1F44">
            <w:pPr>
              <w:pStyle w:val="TableEntry"/>
              <w:rPr>
                <w:noProof w:val="0"/>
              </w:rPr>
            </w:pPr>
            <w:r w:rsidRPr="00A03C55">
              <w:rPr>
                <w:noProof w:val="0"/>
              </w:rPr>
              <w:t>Additional Demographics</w:t>
            </w:r>
          </w:p>
        </w:tc>
        <w:tc>
          <w:tcPr>
            <w:tcW w:w="971" w:type="dxa"/>
          </w:tcPr>
          <w:p w14:paraId="14BAA609" w14:textId="77777777" w:rsidR="007A1F44" w:rsidRPr="00A03C55" w:rsidRDefault="007A1F44">
            <w:pPr>
              <w:pStyle w:val="TableEntry"/>
              <w:jc w:val="center"/>
              <w:rPr>
                <w:noProof w:val="0"/>
              </w:rPr>
            </w:pPr>
            <w:r w:rsidRPr="00A03C55">
              <w:rPr>
                <w:noProof w:val="0"/>
              </w:rPr>
              <w:t>O</w:t>
            </w:r>
          </w:p>
        </w:tc>
        <w:tc>
          <w:tcPr>
            <w:tcW w:w="872" w:type="dxa"/>
          </w:tcPr>
          <w:p w14:paraId="578064DC" w14:textId="77777777" w:rsidR="007A1F44" w:rsidRPr="00A03C55" w:rsidRDefault="007A1F44">
            <w:pPr>
              <w:pStyle w:val="TableEntry"/>
              <w:jc w:val="center"/>
              <w:rPr>
                <w:noProof w:val="0"/>
              </w:rPr>
            </w:pPr>
            <w:r w:rsidRPr="00A03C55">
              <w:rPr>
                <w:noProof w:val="0"/>
              </w:rPr>
              <w:t>[0..1]</w:t>
            </w:r>
          </w:p>
        </w:tc>
        <w:tc>
          <w:tcPr>
            <w:tcW w:w="1701" w:type="dxa"/>
          </w:tcPr>
          <w:p w14:paraId="73AA3199" w14:textId="77777777" w:rsidR="007A1F44" w:rsidRPr="00A03C55" w:rsidRDefault="007A1F44">
            <w:pPr>
              <w:pStyle w:val="TableEntry"/>
              <w:jc w:val="center"/>
              <w:rPr>
                <w:noProof w:val="0"/>
              </w:rPr>
            </w:pPr>
            <w:r w:rsidRPr="00A03C55">
              <w:rPr>
                <w:noProof w:val="0"/>
              </w:rPr>
              <w:t>3</w:t>
            </w:r>
          </w:p>
        </w:tc>
      </w:tr>
      <w:tr w:rsidR="007A1F44" w:rsidRPr="00A03C55" w14:paraId="48B92D41" w14:textId="77777777">
        <w:trPr>
          <w:cantSplit/>
          <w:jc w:val="center"/>
        </w:trPr>
        <w:tc>
          <w:tcPr>
            <w:tcW w:w="1951" w:type="dxa"/>
          </w:tcPr>
          <w:p w14:paraId="4F3F84B4" w14:textId="77777777" w:rsidR="007A1F44" w:rsidRPr="00A03C55" w:rsidRDefault="007A1F44" w:rsidP="00A0052B">
            <w:pPr>
              <w:pStyle w:val="TableEntry"/>
              <w:rPr>
                <w:noProof w:val="0"/>
              </w:rPr>
            </w:pPr>
            <w:r w:rsidRPr="00A03C55">
              <w:rPr>
                <w:noProof w:val="0"/>
              </w:rPr>
              <w:t>PV1</w:t>
            </w:r>
          </w:p>
        </w:tc>
        <w:tc>
          <w:tcPr>
            <w:tcW w:w="3544" w:type="dxa"/>
          </w:tcPr>
          <w:p w14:paraId="52D2D072" w14:textId="77777777" w:rsidR="007A1F44" w:rsidRPr="00A03C55" w:rsidRDefault="007A1F44">
            <w:pPr>
              <w:pStyle w:val="TableEntry"/>
              <w:rPr>
                <w:noProof w:val="0"/>
              </w:rPr>
            </w:pPr>
            <w:r w:rsidRPr="00A03C55">
              <w:rPr>
                <w:noProof w:val="0"/>
              </w:rPr>
              <w:t>Patient Visit</w:t>
            </w:r>
          </w:p>
        </w:tc>
        <w:tc>
          <w:tcPr>
            <w:tcW w:w="971" w:type="dxa"/>
          </w:tcPr>
          <w:p w14:paraId="7C938432" w14:textId="77777777" w:rsidR="007A1F44" w:rsidRPr="00A03C55" w:rsidRDefault="007A1F44">
            <w:pPr>
              <w:pStyle w:val="TableEntry"/>
              <w:jc w:val="center"/>
              <w:rPr>
                <w:noProof w:val="0"/>
              </w:rPr>
            </w:pPr>
            <w:r w:rsidRPr="00A03C55">
              <w:rPr>
                <w:noProof w:val="0"/>
              </w:rPr>
              <w:t>R</w:t>
            </w:r>
          </w:p>
        </w:tc>
        <w:tc>
          <w:tcPr>
            <w:tcW w:w="872" w:type="dxa"/>
          </w:tcPr>
          <w:p w14:paraId="424369C0" w14:textId="77777777" w:rsidR="007A1F44" w:rsidRPr="00A03C55" w:rsidRDefault="007A1F44">
            <w:pPr>
              <w:pStyle w:val="TableEntry"/>
              <w:jc w:val="center"/>
              <w:rPr>
                <w:noProof w:val="0"/>
              </w:rPr>
            </w:pPr>
            <w:r w:rsidRPr="00A03C55">
              <w:rPr>
                <w:noProof w:val="0"/>
              </w:rPr>
              <w:t>[1..1]</w:t>
            </w:r>
          </w:p>
        </w:tc>
        <w:tc>
          <w:tcPr>
            <w:tcW w:w="1701" w:type="dxa"/>
          </w:tcPr>
          <w:p w14:paraId="2F3CC0B2" w14:textId="77777777" w:rsidR="007A1F44" w:rsidRPr="00A03C55" w:rsidRDefault="007A1F44">
            <w:pPr>
              <w:pStyle w:val="TableEntry"/>
              <w:jc w:val="center"/>
              <w:rPr>
                <w:noProof w:val="0"/>
              </w:rPr>
            </w:pPr>
            <w:r w:rsidRPr="00A03C55">
              <w:rPr>
                <w:noProof w:val="0"/>
              </w:rPr>
              <w:t>3</w:t>
            </w:r>
          </w:p>
        </w:tc>
      </w:tr>
      <w:tr w:rsidR="007A1F44" w:rsidRPr="00A03C55" w14:paraId="7458C339" w14:textId="77777777">
        <w:trPr>
          <w:cantSplit/>
          <w:jc w:val="center"/>
        </w:trPr>
        <w:tc>
          <w:tcPr>
            <w:tcW w:w="1951" w:type="dxa"/>
          </w:tcPr>
          <w:p w14:paraId="0309E01F" w14:textId="77777777" w:rsidR="007A1F44" w:rsidRPr="00A03C55" w:rsidRDefault="007A1F44" w:rsidP="00A0052B">
            <w:pPr>
              <w:pStyle w:val="TableEntry"/>
              <w:rPr>
                <w:noProof w:val="0"/>
              </w:rPr>
            </w:pPr>
            <w:r w:rsidRPr="00A03C55">
              <w:rPr>
                <w:noProof w:val="0"/>
              </w:rPr>
              <w:t>PV2</w:t>
            </w:r>
          </w:p>
        </w:tc>
        <w:tc>
          <w:tcPr>
            <w:tcW w:w="3544" w:type="dxa"/>
          </w:tcPr>
          <w:p w14:paraId="2CE7C002" w14:textId="77777777" w:rsidR="007A1F44" w:rsidRPr="00A03C55" w:rsidRDefault="007A1F44">
            <w:pPr>
              <w:pStyle w:val="TableEntry"/>
              <w:rPr>
                <w:noProof w:val="0"/>
              </w:rPr>
            </w:pPr>
            <w:r w:rsidRPr="00A03C55">
              <w:rPr>
                <w:noProof w:val="0"/>
              </w:rPr>
              <w:t>Patient Visit – Additional Info</w:t>
            </w:r>
          </w:p>
        </w:tc>
        <w:tc>
          <w:tcPr>
            <w:tcW w:w="971" w:type="dxa"/>
          </w:tcPr>
          <w:p w14:paraId="51BDCFCA" w14:textId="77777777" w:rsidR="007A1F44" w:rsidRPr="00A03C55" w:rsidRDefault="007A1F44">
            <w:pPr>
              <w:pStyle w:val="TableEntry"/>
              <w:jc w:val="center"/>
              <w:rPr>
                <w:noProof w:val="0"/>
              </w:rPr>
            </w:pPr>
            <w:r w:rsidRPr="00A03C55">
              <w:rPr>
                <w:noProof w:val="0"/>
              </w:rPr>
              <w:t>O</w:t>
            </w:r>
          </w:p>
        </w:tc>
        <w:tc>
          <w:tcPr>
            <w:tcW w:w="872" w:type="dxa"/>
          </w:tcPr>
          <w:p w14:paraId="79D958AA" w14:textId="77777777" w:rsidR="007A1F44" w:rsidRPr="00A03C55" w:rsidRDefault="007A1F44">
            <w:pPr>
              <w:pStyle w:val="TableEntry"/>
              <w:jc w:val="center"/>
              <w:rPr>
                <w:noProof w:val="0"/>
              </w:rPr>
            </w:pPr>
            <w:r w:rsidRPr="00A03C55">
              <w:rPr>
                <w:noProof w:val="0"/>
              </w:rPr>
              <w:t>[0..1]</w:t>
            </w:r>
          </w:p>
        </w:tc>
        <w:tc>
          <w:tcPr>
            <w:tcW w:w="1701" w:type="dxa"/>
          </w:tcPr>
          <w:p w14:paraId="222B5B42" w14:textId="77777777" w:rsidR="007A1F44" w:rsidRPr="00A03C55" w:rsidRDefault="007A1F44">
            <w:pPr>
              <w:pStyle w:val="TableEntry"/>
              <w:jc w:val="center"/>
              <w:rPr>
                <w:noProof w:val="0"/>
              </w:rPr>
            </w:pPr>
            <w:r w:rsidRPr="00A03C55">
              <w:rPr>
                <w:noProof w:val="0"/>
              </w:rPr>
              <w:t>3</w:t>
            </w:r>
          </w:p>
        </w:tc>
      </w:tr>
      <w:tr w:rsidR="007A1F44" w:rsidRPr="00A03C55" w14:paraId="281CFFA8" w14:textId="77777777">
        <w:trPr>
          <w:cantSplit/>
          <w:jc w:val="center"/>
        </w:trPr>
        <w:tc>
          <w:tcPr>
            <w:tcW w:w="1951" w:type="dxa"/>
          </w:tcPr>
          <w:p w14:paraId="0C465028" w14:textId="77777777" w:rsidR="007A1F44" w:rsidRPr="00A03C55" w:rsidRDefault="007A1F44" w:rsidP="00A0052B">
            <w:pPr>
              <w:pStyle w:val="TableEntry"/>
              <w:rPr>
                <w:noProof w:val="0"/>
              </w:rPr>
            </w:pPr>
            <w:r w:rsidRPr="00A03C55">
              <w:rPr>
                <w:noProof w:val="0"/>
              </w:rPr>
              <w:t>DB1</w:t>
            </w:r>
          </w:p>
        </w:tc>
        <w:tc>
          <w:tcPr>
            <w:tcW w:w="3544" w:type="dxa"/>
          </w:tcPr>
          <w:p w14:paraId="007DB81F" w14:textId="77777777" w:rsidR="007A1F44" w:rsidRPr="00A03C55" w:rsidRDefault="007A1F44">
            <w:pPr>
              <w:pStyle w:val="TableEntry"/>
              <w:rPr>
                <w:noProof w:val="0"/>
              </w:rPr>
            </w:pPr>
            <w:r w:rsidRPr="00A03C55">
              <w:rPr>
                <w:noProof w:val="0"/>
              </w:rPr>
              <w:t>Disability Information</w:t>
            </w:r>
          </w:p>
        </w:tc>
        <w:tc>
          <w:tcPr>
            <w:tcW w:w="971" w:type="dxa"/>
          </w:tcPr>
          <w:p w14:paraId="720D2977" w14:textId="77777777" w:rsidR="007A1F44" w:rsidRPr="00A03C55" w:rsidRDefault="007A1F44">
            <w:pPr>
              <w:pStyle w:val="TableEntry"/>
              <w:jc w:val="center"/>
              <w:rPr>
                <w:noProof w:val="0"/>
              </w:rPr>
            </w:pPr>
            <w:r w:rsidRPr="00A03C55">
              <w:rPr>
                <w:noProof w:val="0"/>
              </w:rPr>
              <w:t>O</w:t>
            </w:r>
          </w:p>
        </w:tc>
        <w:tc>
          <w:tcPr>
            <w:tcW w:w="872" w:type="dxa"/>
          </w:tcPr>
          <w:p w14:paraId="7DFCC0E0" w14:textId="77777777" w:rsidR="007A1F44" w:rsidRPr="00A03C55" w:rsidRDefault="007A1F44">
            <w:pPr>
              <w:pStyle w:val="TableEntry"/>
              <w:jc w:val="center"/>
              <w:rPr>
                <w:noProof w:val="0"/>
              </w:rPr>
            </w:pPr>
            <w:r w:rsidRPr="00A03C55">
              <w:rPr>
                <w:noProof w:val="0"/>
              </w:rPr>
              <w:t>[0..*]</w:t>
            </w:r>
          </w:p>
        </w:tc>
        <w:tc>
          <w:tcPr>
            <w:tcW w:w="1701" w:type="dxa"/>
          </w:tcPr>
          <w:p w14:paraId="6480467C" w14:textId="77777777" w:rsidR="007A1F44" w:rsidRPr="00A03C55" w:rsidRDefault="007A1F44">
            <w:pPr>
              <w:pStyle w:val="TableEntry"/>
              <w:jc w:val="center"/>
              <w:rPr>
                <w:noProof w:val="0"/>
              </w:rPr>
            </w:pPr>
            <w:r w:rsidRPr="00A03C55">
              <w:rPr>
                <w:noProof w:val="0"/>
              </w:rPr>
              <w:t>3</w:t>
            </w:r>
          </w:p>
        </w:tc>
      </w:tr>
      <w:tr w:rsidR="007A1F44" w:rsidRPr="00A03C55" w14:paraId="48F4A249" w14:textId="77777777">
        <w:trPr>
          <w:cantSplit/>
          <w:jc w:val="center"/>
        </w:trPr>
        <w:tc>
          <w:tcPr>
            <w:tcW w:w="1951" w:type="dxa"/>
          </w:tcPr>
          <w:p w14:paraId="7B888620" w14:textId="77777777" w:rsidR="007A1F44" w:rsidRPr="00A03C55" w:rsidRDefault="007A1F44" w:rsidP="00A0052B">
            <w:pPr>
              <w:pStyle w:val="TableEntry"/>
              <w:rPr>
                <w:noProof w:val="0"/>
              </w:rPr>
            </w:pPr>
            <w:r w:rsidRPr="00A03C55">
              <w:rPr>
                <w:noProof w:val="0"/>
              </w:rPr>
              <w:t>OBX</w:t>
            </w:r>
          </w:p>
        </w:tc>
        <w:tc>
          <w:tcPr>
            <w:tcW w:w="3544" w:type="dxa"/>
          </w:tcPr>
          <w:p w14:paraId="3F8E7F5F" w14:textId="77777777" w:rsidR="007A1F44" w:rsidRPr="00A03C55" w:rsidRDefault="007A1F44">
            <w:pPr>
              <w:pStyle w:val="TableEntry"/>
              <w:rPr>
                <w:noProof w:val="0"/>
              </w:rPr>
            </w:pPr>
            <w:r w:rsidRPr="00A03C55">
              <w:rPr>
                <w:noProof w:val="0"/>
              </w:rPr>
              <w:t>Observation/Result</w:t>
            </w:r>
          </w:p>
        </w:tc>
        <w:tc>
          <w:tcPr>
            <w:tcW w:w="971" w:type="dxa"/>
          </w:tcPr>
          <w:p w14:paraId="58B94231" w14:textId="77777777" w:rsidR="007A1F44" w:rsidRPr="00A03C55" w:rsidRDefault="007A1F44">
            <w:pPr>
              <w:pStyle w:val="TableEntry"/>
              <w:jc w:val="center"/>
              <w:rPr>
                <w:noProof w:val="0"/>
              </w:rPr>
            </w:pPr>
            <w:r w:rsidRPr="00A03C55">
              <w:rPr>
                <w:noProof w:val="0"/>
              </w:rPr>
              <w:t>O</w:t>
            </w:r>
          </w:p>
        </w:tc>
        <w:tc>
          <w:tcPr>
            <w:tcW w:w="872" w:type="dxa"/>
          </w:tcPr>
          <w:p w14:paraId="562D341B" w14:textId="77777777" w:rsidR="007A1F44" w:rsidRPr="00A03C55" w:rsidRDefault="007A1F44">
            <w:pPr>
              <w:pStyle w:val="TableEntry"/>
              <w:jc w:val="center"/>
              <w:rPr>
                <w:noProof w:val="0"/>
              </w:rPr>
            </w:pPr>
            <w:r w:rsidRPr="00A03C55">
              <w:rPr>
                <w:noProof w:val="0"/>
              </w:rPr>
              <w:t>[0..*]</w:t>
            </w:r>
          </w:p>
        </w:tc>
        <w:tc>
          <w:tcPr>
            <w:tcW w:w="1701" w:type="dxa"/>
          </w:tcPr>
          <w:p w14:paraId="1F34D5A3" w14:textId="77777777" w:rsidR="007A1F44" w:rsidRPr="00A03C55" w:rsidRDefault="007A1F44">
            <w:pPr>
              <w:pStyle w:val="TableEntry"/>
              <w:jc w:val="center"/>
              <w:rPr>
                <w:noProof w:val="0"/>
              </w:rPr>
            </w:pPr>
            <w:r w:rsidRPr="00A03C55">
              <w:rPr>
                <w:noProof w:val="0"/>
              </w:rPr>
              <w:t>7</w:t>
            </w:r>
          </w:p>
        </w:tc>
      </w:tr>
    </w:tbl>
    <w:p w14:paraId="6C029CB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6" w:name="_Toc174249290"/>
      <w:r w:rsidRPr="00A03C55">
        <w:rPr>
          <w:noProof w:val="0"/>
        </w:rPr>
        <w:t>Comments on segment usage</w:t>
      </w:r>
      <w:bookmarkEnd w:id="506"/>
    </w:p>
    <w:p w14:paraId="3B42FC49" w14:textId="77777777" w:rsidR="007A1F44" w:rsidRPr="00A03C55" w:rsidRDefault="007A1F44">
      <w:r w:rsidRPr="00A03C55">
        <w:t xml:space="preserve">If the patient was in a non-temporary location, then field </w:t>
      </w:r>
      <w:r w:rsidRPr="00A03C55">
        <w:rPr>
          <w:i/>
          <w:iCs/>
        </w:rPr>
        <w:t>PV1-3-patient location</w:t>
      </w:r>
      <w:r w:rsidRPr="00A03C55">
        <w:t xml:space="preserve"> shall contain the patient’s location prior to the erroneous A09 event. If the patient was in a temporary location, then field </w:t>
      </w:r>
      <w:r w:rsidRPr="00A03C55">
        <w:rPr>
          <w:i/>
          <w:iCs/>
        </w:rPr>
        <w:t>PV1-11-temporary location</w:t>
      </w:r>
      <w:r w:rsidRPr="00A03C55">
        <w:t xml:space="preserve"> shall contain the patient’s location prior to the erroneous A09 event. </w:t>
      </w:r>
    </w:p>
    <w:p w14:paraId="13D55443" w14:textId="77777777" w:rsidR="007A1F44" w:rsidRPr="00A03C55" w:rsidRDefault="007A1F44">
      <w:r w:rsidRPr="00A03C55">
        <w:t>One or more OBX segments may be present to carry “permanent observations” such as the patient weight or height.</w:t>
      </w:r>
    </w:p>
    <w:p w14:paraId="7A0E5CB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7" w:name="_Toc174249291"/>
      <w:r w:rsidRPr="00A03C55">
        <w:rPr>
          <w:noProof w:val="0"/>
        </w:rPr>
        <w:t>Expected actions</w:t>
      </w:r>
      <w:bookmarkEnd w:id="507"/>
    </w:p>
    <w:p w14:paraId="1407B22C" w14:textId="77777777" w:rsidR="007A1F44" w:rsidRPr="00A03C55" w:rsidRDefault="007A1F44">
      <w:r w:rsidRPr="00A03C55">
        <w:t xml:space="preserve">The receiver shall reset the patient’s location to the value in field </w:t>
      </w:r>
      <w:r w:rsidRPr="00A03C55">
        <w:rPr>
          <w:i/>
          <w:iCs/>
        </w:rPr>
        <w:t>PV1-11-temporary location</w:t>
      </w:r>
      <w:r w:rsidRPr="00A03C55">
        <w:t xml:space="preserve"> or to the value in field </w:t>
      </w:r>
      <w:r w:rsidRPr="00A03C55">
        <w:rPr>
          <w:i/>
          <w:iCs/>
        </w:rPr>
        <w:t>PV1-3-patient location</w:t>
      </w:r>
      <w:r w:rsidRPr="00A03C55">
        <w:t>, as appropriate.</w:t>
      </w:r>
    </w:p>
    <w:p w14:paraId="064B05CC" w14:textId="629F9A97" w:rsidR="007A1F44" w:rsidRPr="00A03C55" w:rsidRDefault="007A1F44">
      <w:r w:rsidRPr="00A03C55">
        <w:t xml:space="preserve">The receiver shall report the result of this operation (success / error) </w:t>
      </w:r>
      <w:r w:rsidR="00800B84">
        <w:t>i</w:t>
      </w:r>
      <w:r w:rsidRPr="00A03C55">
        <w:t>n an acknowledgment message returned to the sender.</w:t>
      </w:r>
    </w:p>
    <w:p w14:paraId="072A255A" w14:textId="77777777" w:rsidR="007A1F44" w:rsidRPr="00A03C55" w:rsidRDefault="007A1F44">
      <w:r w:rsidRPr="00A03C55">
        <w:t xml:space="preserve">In case this message conflicts with the current </w:t>
      </w:r>
      <w:r w:rsidR="00233B3E" w:rsidRPr="00A03C55">
        <w:t>situation, the</w:t>
      </w:r>
      <w:r w:rsidRPr="00A03C55">
        <w:t xml:space="preserve"> message is discarded but no error condition is raised.</w:t>
      </w:r>
    </w:p>
    <w:p w14:paraId="76E790AF" w14:textId="77777777" w:rsidR="007A1F44" w:rsidRPr="00A03C55" w:rsidRDefault="007A1F44">
      <w:r w:rsidRPr="00A03C55">
        <w:t>If the receiver does not support the Temporary Patient Location Tracking Option of this transaction, it shall application-reject the message (see ITI TF-2x: C.2.3).</w:t>
      </w:r>
    </w:p>
    <w:p w14:paraId="2CA6831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08" w:name="_Toc174249292"/>
      <w:bookmarkStart w:id="509" w:name="_Toc398544198"/>
      <w:r w:rsidRPr="00A03C55">
        <w:rPr>
          <w:noProof w:val="0"/>
        </w:rPr>
        <w:t>Patient Arriving – Tracking – ADT^A10^ADT_A09</w:t>
      </w:r>
      <w:bookmarkEnd w:id="508"/>
      <w:bookmarkEnd w:id="509"/>
    </w:p>
    <w:p w14:paraId="0B0094A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0" w:name="_Toc174249293"/>
      <w:r w:rsidRPr="00A03C55">
        <w:rPr>
          <w:noProof w:val="0"/>
        </w:rPr>
        <w:t>Trigger Event</w:t>
      </w:r>
      <w:bookmarkEnd w:id="510"/>
    </w:p>
    <w:p w14:paraId="30529498" w14:textId="77777777" w:rsidR="007A1F44" w:rsidRPr="00A03C55" w:rsidRDefault="007A1F44">
      <w:r w:rsidRPr="00A03C55">
        <w:t xml:space="preserve">This message is only used within the context of the “Temporary Patient Transfers Tracking” Option. </w:t>
      </w:r>
    </w:p>
    <w:p w14:paraId="6B1B5638" w14:textId="77777777" w:rsidR="007A1F44" w:rsidRPr="00A03C55" w:rsidRDefault="007A1F44">
      <w:r w:rsidRPr="00A03C55">
        <w:lastRenderedPageBreak/>
        <w:t>This message is sent by a Patient Encounter Supplier to a Patient Encounter Consumer as a notification that a patient has arrived at a new location without the patient’s official bed census location having changed. The HL7 standard describes three varieties of these non-census location changes involving three different kinds of notification: (a) an unofficial notification of location change prior to the official notification of patient tracking, (b) the patient is in transit between locations for some time, (c) a notification of a temporary location change. This IHE transaction only uses the latter: notification of temporary location change.</w:t>
      </w:r>
    </w:p>
    <w:p w14:paraId="12C79BBB" w14:textId="77777777" w:rsidR="007A1F44" w:rsidRPr="00A03C55" w:rsidRDefault="007A1F44">
      <w:r w:rsidRPr="00A03C55">
        <w:t xml:space="preserve">MSH-9 is valued </w:t>
      </w:r>
      <w:r w:rsidRPr="00A03C55">
        <w:rPr>
          <w:b/>
          <w:bCs/>
        </w:rPr>
        <w:t>ADT^A10^ADT_A09</w:t>
      </w:r>
      <w:r w:rsidRPr="00A03C55">
        <w:t>.</w:t>
      </w:r>
    </w:p>
    <w:p w14:paraId="0EAE124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1" w:name="_Toc174249294"/>
      <w:r w:rsidRPr="00A03C55">
        <w:rPr>
          <w:noProof w:val="0"/>
        </w:rPr>
        <w:t>Message Static Definition</w:t>
      </w:r>
      <w:bookmarkEnd w:id="511"/>
    </w:p>
    <w:p w14:paraId="2409C86B" w14:textId="77777777" w:rsidR="007A1F44" w:rsidRPr="00A03C55" w:rsidRDefault="007A1F44">
      <w:pPr>
        <w:pStyle w:val="TableTitle"/>
        <w:rPr>
          <w:noProof w:val="0"/>
        </w:rPr>
      </w:pPr>
      <w:r w:rsidRPr="00A03C55">
        <w:rPr>
          <w:noProof w:val="0"/>
        </w:rPr>
        <w:t>Table 3.31-34: Static definition of message ADT^A10^ADT_A09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5F5B7AC" w14:textId="77777777">
        <w:trPr>
          <w:cantSplit/>
          <w:tblHeader/>
          <w:jc w:val="center"/>
        </w:trPr>
        <w:tc>
          <w:tcPr>
            <w:tcW w:w="1951" w:type="dxa"/>
            <w:shd w:val="clear" w:color="auto" w:fill="D9D9D9"/>
          </w:tcPr>
          <w:p w14:paraId="265A7821"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77BF59D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2E73EE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C646EF1"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40103A6" w14:textId="77777777" w:rsidR="007A1F44" w:rsidRPr="00A03C55" w:rsidRDefault="007A1F44" w:rsidP="00A53067">
            <w:pPr>
              <w:pStyle w:val="TableEntryHeader"/>
              <w:rPr>
                <w:noProof w:val="0"/>
              </w:rPr>
            </w:pPr>
            <w:r w:rsidRPr="00A03C55">
              <w:rPr>
                <w:noProof w:val="0"/>
              </w:rPr>
              <w:t>HL7 chapter</w:t>
            </w:r>
          </w:p>
        </w:tc>
      </w:tr>
      <w:tr w:rsidR="007A1F44" w:rsidRPr="00A03C55" w14:paraId="476C5058" w14:textId="77777777">
        <w:trPr>
          <w:cantSplit/>
          <w:jc w:val="center"/>
        </w:trPr>
        <w:tc>
          <w:tcPr>
            <w:tcW w:w="1951" w:type="dxa"/>
          </w:tcPr>
          <w:p w14:paraId="5E93F615" w14:textId="77777777" w:rsidR="007A1F44" w:rsidRPr="00A03C55" w:rsidRDefault="007A1F44" w:rsidP="00A0052B">
            <w:pPr>
              <w:pStyle w:val="TableEntry"/>
              <w:rPr>
                <w:noProof w:val="0"/>
              </w:rPr>
            </w:pPr>
            <w:r w:rsidRPr="00A03C55">
              <w:rPr>
                <w:noProof w:val="0"/>
              </w:rPr>
              <w:t>MSH</w:t>
            </w:r>
          </w:p>
        </w:tc>
        <w:tc>
          <w:tcPr>
            <w:tcW w:w="3544" w:type="dxa"/>
          </w:tcPr>
          <w:p w14:paraId="6D547119" w14:textId="77777777" w:rsidR="007A1F44" w:rsidRPr="00A03C55" w:rsidRDefault="007A1F44">
            <w:pPr>
              <w:pStyle w:val="TableEntry"/>
              <w:rPr>
                <w:noProof w:val="0"/>
              </w:rPr>
            </w:pPr>
            <w:r w:rsidRPr="00A03C55">
              <w:rPr>
                <w:noProof w:val="0"/>
              </w:rPr>
              <w:t>Message Header</w:t>
            </w:r>
          </w:p>
        </w:tc>
        <w:tc>
          <w:tcPr>
            <w:tcW w:w="971" w:type="dxa"/>
          </w:tcPr>
          <w:p w14:paraId="5B83B461" w14:textId="77777777" w:rsidR="007A1F44" w:rsidRPr="00A03C55" w:rsidRDefault="007A1F44">
            <w:pPr>
              <w:pStyle w:val="TableEntry"/>
              <w:jc w:val="center"/>
              <w:rPr>
                <w:noProof w:val="0"/>
              </w:rPr>
            </w:pPr>
            <w:r w:rsidRPr="00A03C55">
              <w:rPr>
                <w:noProof w:val="0"/>
              </w:rPr>
              <w:t>R</w:t>
            </w:r>
          </w:p>
        </w:tc>
        <w:tc>
          <w:tcPr>
            <w:tcW w:w="872" w:type="dxa"/>
          </w:tcPr>
          <w:p w14:paraId="66ABE772" w14:textId="77777777" w:rsidR="007A1F44" w:rsidRPr="00A03C55" w:rsidRDefault="007A1F44">
            <w:pPr>
              <w:pStyle w:val="TableEntry"/>
              <w:jc w:val="center"/>
              <w:rPr>
                <w:noProof w:val="0"/>
              </w:rPr>
            </w:pPr>
            <w:r w:rsidRPr="00A03C55">
              <w:rPr>
                <w:noProof w:val="0"/>
              </w:rPr>
              <w:t>[1..1]</w:t>
            </w:r>
          </w:p>
        </w:tc>
        <w:tc>
          <w:tcPr>
            <w:tcW w:w="1701" w:type="dxa"/>
          </w:tcPr>
          <w:p w14:paraId="6BDAE411" w14:textId="77777777" w:rsidR="007A1F44" w:rsidRPr="00A03C55" w:rsidRDefault="007A1F44">
            <w:pPr>
              <w:pStyle w:val="TableEntry"/>
              <w:jc w:val="center"/>
              <w:rPr>
                <w:noProof w:val="0"/>
              </w:rPr>
            </w:pPr>
            <w:r w:rsidRPr="00A03C55">
              <w:rPr>
                <w:noProof w:val="0"/>
              </w:rPr>
              <w:t>2</w:t>
            </w:r>
          </w:p>
        </w:tc>
      </w:tr>
      <w:tr w:rsidR="007A1F44" w:rsidRPr="00A03C55" w14:paraId="7729E391" w14:textId="77777777">
        <w:trPr>
          <w:cantSplit/>
          <w:jc w:val="center"/>
        </w:trPr>
        <w:tc>
          <w:tcPr>
            <w:tcW w:w="1951" w:type="dxa"/>
          </w:tcPr>
          <w:p w14:paraId="215316AA" w14:textId="77777777" w:rsidR="007A1F44" w:rsidRPr="00A03C55" w:rsidRDefault="007A1F44">
            <w:pPr>
              <w:pStyle w:val="TableEntry"/>
              <w:rPr>
                <w:noProof w:val="0"/>
              </w:rPr>
            </w:pPr>
            <w:r w:rsidRPr="00A03C55">
              <w:rPr>
                <w:noProof w:val="0"/>
              </w:rPr>
              <w:t>SFT</w:t>
            </w:r>
          </w:p>
        </w:tc>
        <w:tc>
          <w:tcPr>
            <w:tcW w:w="3544" w:type="dxa"/>
          </w:tcPr>
          <w:p w14:paraId="0B99314E" w14:textId="77777777" w:rsidR="007A1F44" w:rsidRPr="00A03C55" w:rsidRDefault="007A1F44">
            <w:pPr>
              <w:pStyle w:val="TableEntry"/>
              <w:rPr>
                <w:noProof w:val="0"/>
              </w:rPr>
            </w:pPr>
            <w:r w:rsidRPr="00A03C55">
              <w:rPr>
                <w:noProof w:val="0"/>
              </w:rPr>
              <w:t>Software Segment</w:t>
            </w:r>
          </w:p>
        </w:tc>
        <w:tc>
          <w:tcPr>
            <w:tcW w:w="971" w:type="dxa"/>
          </w:tcPr>
          <w:p w14:paraId="0F0543FF" w14:textId="77777777" w:rsidR="007A1F44" w:rsidRPr="00A03C55" w:rsidRDefault="007A1F44">
            <w:pPr>
              <w:pStyle w:val="TableEntry"/>
              <w:jc w:val="center"/>
              <w:rPr>
                <w:noProof w:val="0"/>
              </w:rPr>
            </w:pPr>
            <w:r w:rsidRPr="00A03C55">
              <w:rPr>
                <w:noProof w:val="0"/>
              </w:rPr>
              <w:t>O</w:t>
            </w:r>
          </w:p>
        </w:tc>
        <w:tc>
          <w:tcPr>
            <w:tcW w:w="872" w:type="dxa"/>
          </w:tcPr>
          <w:p w14:paraId="580E4C20" w14:textId="77777777" w:rsidR="007A1F44" w:rsidRPr="00A03C55" w:rsidRDefault="007A1F44">
            <w:pPr>
              <w:pStyle w:val="TableEntry"/>
              <w:jc w:val="center"/>
              <w:rPr>
                <w:noProof w:val="0"/>
              </w:rPr>
            </w:pPr>
            <w:r w:rsidRPr="00A03C55">
              <w:rPr>
                <w:noProof w:val="0"/>
              </w:rPr>
              <w:t>[0..*]</w:t>
            </w:r>
          </w:p>
        </w:tc>
        <w:tc>
          <w:tcPr>
            <w:tcW w:w="1701" w:type="dxa"/>
          </w:tcPr>
          <w:p w14:paraId="378B5432" w14:textId="77777777" w:rsidR="007A1F44" w:rsidRPr="00A03C55" w:rsidRDefault="007A1F44">
            <w:pPr>
              <w:pStyle w:val="TableEntry"/>
              <w:jc w:val="center"/>
              <w:rPr>
                <w:noProof w:val="0"/>
              </w:rPr>
            </w:pPr>
            <w:r w:rsidRPr="00A03C55">
              <w:rPr>
                <w:noProof w:val="0"/>
              </w:rPr>
              <w:t>2</w:t>
            </w:r>
          </w:p>
        </w:tc>
      </w:tr>
      <w:tr w:rsidR="007A1F44" w:rsidRPr="00A03C55" w14:paraId="5C8CCF18" w14:textId="77777777">
        <w:trPr>
          <w:cantSplit/>
          <w:jc w:val="center"/>
        </w:trPr>
        <w:tc>
          <w:tcPr>
            <w:tcW w:w="1951" w:type="dxa"/>
          </w:tcPr>
          <w:p w14:paraId="1D0C36FA" w14:textId="77777777" w:rsidR="007A1F44" w:rsidRPr="00A03C55" w:rsidRDefault="007A1F44">
            <w:pPr>
              <w:pStyle w:val="TableEntry"/>
              <w:rPr>
                <w:noProof w:val="0"/>
              </w:rPr>
            </w:pPr>
            <w:r w:rsidRPr="00A03C55">
              <w:rPr>
                <w:noProof w:val="0"/>
              </w:rPr>
              <w:t>EVN</w:t>
            </w:r>
          </w:p>
        </w:tc>
        <w:tc>
          <w:tcPr>
            <w:tcW w:w="3544" w:type="dxa"/>
          </w:tcPr>
          <w:p w14:paraId="78A5CDB0" w14:textId="77777777" w:rsidR="007A1F44" w:rsidRPr="00A03C55" w:rsidRDefault="007A1F44">
            <w:pPr>
              <w:pStyle w:val="TableEntry"/>
              <w:rPr>
                <w:noProof w:val="0"/>
              </w:rPr>
            </w:pPr>
            <w:r w:rsidRPr="00A03C55">
              <w:rPr>
                <w:noProof w:val="0"/>
              </w:rPr>
              <w:t>Event Type</w:t>
            </w:r>
          </w:p>
        </w:tc>
        <w:tc>
          <w:tcPr>
            <w:tcW w:w="971" w:type="dxa"/>
          </w:tcPr>
          <w:p w14:paraId="0BD0D3F9" w14:textId="77777777" w:rsidR="007A1F44" w:rsidRPr="00A03C55" w:rsidRDefault="007A1F44">
            <w:pPr>
              <w:pStyle w:val="TableEntry"/>
              <w:jc w:val="center"/>
              <w:rPr>
                <w:noProof w:val="0"/>
              </w:rPr>
            </w:pPr>
            <w:r w:rsidRPr="00A03C55">
              <w:rPr>
                <w:noProof w:val="0"/>
              </w:rPr>
              <w:t>R</w:t>
            </w:r>
          </w:p>
        </w:tc>
        <w:tc>
          <w:tcPr>
            <w:tcW w:w="872" w:type="dxa"/>
          </w:tcPr>
          <w:p w14:paraId="6560B4D2" w14:textId="77777777" w:rsidR="007A1F44" w:rsidRPr="00A03C55" w:rsidRDefault="007A1F44">
            <w:pPr>
              <w:pStyle w:val="TableEntry"/>
              <w:jc w:val="center"/>
              <w:rPr>
                <w:noProof w:val="0"/>
              </w:rPr>
            </w:pPr>
            <w:r w:rsidRPr="00A03C55">
              <w:rPr>
                <w:noProof w:val="0"/>
              </w:rPr>
              <w:t>[1..1]</w:t>
            </w:r>
          </w:p>
        </w:tc>
        <w:tc>
          <w:tcPr>
            <w:tcW w:w="1701" w:type="dxa"/>
          </w:tcPr>
          <w:p w14:paraId="4A05D36D" w14:textId="77777777" w:rsidR="007A1F44" w:rsidRPr="00A03C55" w:rsidRDefault="007A1F44">
            <w:pPr>
              <w:pStyle w:val="TableEntry"/>
              <w:jc w:val="center"/>
              <w:rPr>
                <w:noProof w:val="0"/>
              </w:rPr>
            </w:pPr>
            <w:r w:rsidRPr="00A03C55">
              <w:rPr>
                <w:noProof w:val="0"/>
              </w:rPr>
              <w:t>2</w:t>
            </w:r>
          </w:p>
        </w:tc>
      </w:tr>
      <w:tr w:rsidR="007A1F44" w:rsidRPr="00A03C55" w14:paraId="0A9A3DD5" w14:textId="77777777">
        <w:trPr>
          <w:cantSplit/>
          <w:jc w:val="center"/>
        </w:trPr>
        <w:tc>
          <w:tcPr>
            <w:tcW w:w="1951" w:type="dxa"/>
          </w:tcPr>
          <w:p w14:paraId="20F1A509" w14:textId="77777777" w:rsidR="007A1F44" w:rsidRPr="00A03C55" w:rsidRDefault="007A1F44">
            <w:pPr>
              <w:pStyle w:val="TableEntry"/>
              <w:rPr>
                <w:noProof w:val="0"/>
              </w:rPr>
            </w:pPr>
            <w:r w:rsidRPr="00A03C55">
              <w:rPr>
                <w:noProof w:val="0"/>
              </w:rPr>
              <w:t>PID</w:t>
            </w:r>
          </w:p>
        </w:tc>
        <w:tc>
          <w:tcPr>
            <w:tcW w:w="3544" w:type="dxa"/>
          </w:tcPr>
          <w:p w14:paraId="71551186" w14:textId="77777777" w:rsidR="007A1F44" w:rsidRPr="00A03C55" w:rsidRDefault="007A1F44">
            <w:pPr>
              <w:pStyle w:val="TableEntry"/>
              <w:rPr>
                <w:noProof w:val="0"/>
              </w:rPr>
            </w:pPr>
            <w:r w:rsidRPr="00A03C55">
              <w:rPr>
                <w:noProof w:val="0"/>
              </w:rPr>
              <w:t>Patient Identification</w:t>
            </w:r>
          </w:p>
        </w:tc>
        <w:tc>
          <w:tcPr>
            <w:tcW w:w="971" w:type="dxa"/>
          </w:tcPr>
          <w:p w14:paraId="678E37EA" w14:textId="77777777" w:rsidR="007A1F44" w:rsidRPr="00A03C55" w:rsidRDefault="007A1F44">
            <w:pPr>
              <w:pStyle w:val="TableEntry"/>
              <w:jc w:val="center"/>
              <w:rPr>
                <w:noProof w:val="0"/>
              </w:rPr>
            </w:pPr>
            <w:r w:rsidRPr="00A03C55">
              <w:rPr>
                <w:noProof w:val="0"/>
              </w:rPr>
              <w:t>R</w:t>
            </w:r>
          </w:p>
        </w:tc>
        <w:tc>
          <w:tcPr>
            <w:tcW w:w="872" w:type="dxa"/>
          </w:tcPr>
          <w:p w14:paraId="5603FE1F" w14:textId="77777777" w:rsidR="007A1F44" w:rsidRPr="00A03C55" w:rsidRDefault="007A1F44">
            <w:pPr>
              <w:pStyle w:val="TableEntry"/>
              <w:jc w:val="center"/>
              <w:rPr>
                <w:noProof w:val="0"/>
              </w:rPr>
            </w:pPr>
            <w:r w:rsidRPr="00A03C55">
              <w:rPr>
                <w:noProof w:val="0"/>
              </w:rPr>
              <w:t>[1..1]</w:t>
            </w:r>
          </w:p>
        </w:tc>
        <w:tc>
          <w:tcPr>
            <w:tcW w:w="1701" w:type="dxa"/>
          </w:tcPr>
          <w:p w14:paraId="7238DD99" w14:textId="77777777" w:rsidR="007A1F44" w:rsidRPr="00A03C55" w:rsidRDefault="007A1F44">
            <w:pPr>
              <w:pStyle w:val="TableEntry"/>
              <w:jc w:val="center"/>
              <w:rPr>
                <w:noProof w:val="0"/>
              </w:rPr>
            </w:pPr>
            <w:r w:rsidRPr="00A03C55">
              <w:rPr>
                <w:noProof w:val="0"/>
              </w:rPr>
              <w:t>3</w:t>
            </w:r>
          </w:p>
        </w:tc>
      </w:tr>
      <w:tr w:rsidR="007A1F44" w:rsidRPr="00A03C55" w14:paraId="1DD7834D" w14:textId="77777777">
        <w:trPr>
          <w:cantSplit/>
          <w:jc w:val="center"/>
        </w:trPr>
        <w:tc>
          <w:tcPr>
            <w:tcW w:w="1951" w:type="dxa"/>
          </w:tcPr>
          <w:p w14:paraId="5A42C29C" w14:textId="77777777" w:rsidR="007A1F44" w:rsidRPr="00A03C55" w:rsidRDefault="007A1F44">
            <w:pPr>
              <w:pStyle w:val="TableEntry"/>
              <w:rPr>
                <w:noProof w:val="0"/>
              </w:rPr>
            </w:pPr>
            <w:r w:rsidRPr="00A03C55">
              <w:rPr>
                <w:noProof w:val="0"/>
              </w:rPr>
              <w:t>PD1</w:t>
            </w:r>
          </w:p>
        </w:tc>
        <w:tc>
          <w:tcPr>
            <w:tcW w:w="3544" w:type="dxa"/>
          </w:tcPr>
          <w:p w14:paraId="4E30B748" w14:textId="77777777" w:rsidR="007A1F44" w:rsidRPr="00A03C55" w:rsidRDefault="007A1F44">
            <w:pPr>
              <w:pStyle w:val="TableEntry"/>
              <w:rPr>
                <w:noProof w:val="0"/>
              </w:rPr>
            </w:pPr>
            <w:r w:rsidRPr="00A03C55">
              <w:rPr>
                <w:noProof w:val="0"/>
              </w:rPr>
              <w:t>Additional Demographics</w:t>
            </w:r>
          </w:p>
        </w:tc>
        <w:tc>
          <w:tcPr>
            <w:tcW w:w="971" w:type="dxa"/>
          </w:tcPr>
          <w:p w14:paraId="3DF4327A" w14:textId="77777777" w:rsidR="007A1F44" w:rsidRPr="00A03C55" w:rsidRDefault="007A1F44">
            <w:pPr>
              <w:pStyle w:val="TableEntry"/>
              <w:jc w:val="center"/>
              <w:rPr>
                <w:noProof w:val="0"/>
              </w:rPr>
            </w:pPr>
            <w:r w:rsidRPr="00A03C55">
              <w:rPr>
                <w:noProof w:val="0"/>
              </w:rPr>
              <w:t>O</w:t>
            </w:r>
          </w:p>
        </w:tc>
        <w:tc>
          <w:tcPr>
            <w:tcW w:w="872" w:type="dxa"/>
          </w:tcPr>
          <w:p w14:paraId="5C414CAF" w14:textId="77777777" w:rsidR="007A1F44" w:rsidRPr="00A03C55" w:rsidRDefault="007A1F44">
            <w:pPr>
              <w:pStyle w:val="TableEntry"/>
              <w:jc w:val="center"/>
              <w:rPr>
                <w:noProof w:val="0"/>
              </w:rPr>
            </w:pPr>
            <w:r w:rsidRPr="00A03C55">
              <w:rPr>
                <w:noProof w:val="0"/>
              </w:rPr>
              <w:t>[0..1]</w:t>
            </w:r>
          </w:p>
        </w:tc>
        <w:tc>
          <w:tcPr>
            <w:tcW w:w="1701" w:type="dxa"/>
          </w:tcPr>
          <w:p w14:paraId="5027B1A9" w14:textId="77777777" w:rsidR="007A1F44" w:rsidRPr="00A03C55" w:rsidRDefault="007A1F44">
            <w:pPr>
              <w:pStyle w:val="TableEntry"/>
              <w:jc w:val="center"/>
              <w:rPr>
                <w:noProof w:val="0"/>
              </w:rPr>
            </w:pPr>
            <w:r w:rsidRPr="00A03C55">
              <w:rPr>
                <w:noProof w:val="0"/>
              </w:rPr>
              <w:t>3</w:t>
            </w:r>
          </w:p>
        </w:tc>
      </w:tr>
      <w:tr w:rsidR="007A1F44" w:rsidRPr="00A03C55" w14:paraId="2DC22B34" w14:textId="77777777">
        <w:trPr>
          <w:cantSplit/>
          <w:jc w:val="center"/>
        </w:trPr>
        <w:tc>
          <w:tcPr>
            <w:tcW w:w="1951" w:type="dxa"/>
          </w:tcPr>
          <w:p w14:paraId="6FD4F1D1" w14:textId="77777777" w:rsidR="007A1F44" w:rsidRPr="00A03C55" w:rsidRDefault="007A1F44" w:rsidP="00A0052B">
            <w:pPr>
              <w:pStyle w:val="TableEntry"/>
              <w:rPr>
                <w:noProof w:val="0"/>
              </w:rPr>
            </w:pPr>
            <w:r w:rsidRPr="00A03C55">
              <w:rPr>
                <w:noProof w:val="0"/>
              </w:rPr>
              <w:t>PV1</w:t>
            </w:r>
          </w:p>
        </w:tc>
        <w:tc>
          <w:tcPr>
            <w:tcW w:w="3544" w:type="dxa"/>
          </w:tcPr>
          <w:p w14:paraId="574DDEC1" w14:textId="77777777" w:rsidR="007A1F44" w:rsidRPr="00A03C55" w:rsidRDefault="007A1F44">
            <w:pPr>
              <w:pStyle w:val="TableEntry"/>
              <w:rPr>
                <w:noProof w:val="0"/>
              </w:rPr>
            </w:pPr>
            <w:r w:rsidRPr="00A03C55">
              <w:rPr>
                <w:noProof w:val="0"/>
              </w:rPr>
              <w:t>Patient Visit</w:t>
            </w:r>
          </w:p>
        </w:tc>
        <w:tc>
          <w:tcPr>
            <w:tcW w:w="971" w:type="dxa"/>
          </w:tcPr>
          <w:p w14:paraId="61676774" w14:textId="77777777" w:rsidR="007A1F44" w:rsidRPr="00A03C55" w:rsidRDefault="007A1F44">
            <w:pPr>
              <w:pStyle w:val="TableEntry"/>
              <w:jc w:val="center"/>
              <w:rPr>
                <w:noProof w:val="0"/>
              </w:rPr>
            </w:pPr>
            <w:r w:rsidRPr="00A03C55">
              <w:rPr>
                <w:noProof w:val="0"/>
              </w:rPr>
              <w:t>R</w:t>
            </w:r>
          </w:p>
        </w:tc>
        <w:tc>
          <w:tcPr>
            <w:tcW w:w="872" w:type="dxa"/>
          </w:tcPr>
          <w:p w14:paraId="56F8C912" w14:textId="77777777" w:rsidR="007A1F44" w:rsidRPr="00A03C55" w:rsidRDefault="007A1F44">
            <w:pPr>
              <w:pStyle w:val="TableEntry"/>
              <w:jc w:val="center"/>
              <w:rPr>
                <w:noProof w:val="0"/>
              </w:rPr>
            </w:pPr>
            <w:r w:rsidRPr="00A03C55">
              <w:rPr>
                <w:noProof w:val="0"/>
              </w:rPr>
              <w:t>[1..1]</w:t>
            </w:r>
          </w:p>
        </w:tc>
        <w:tc>
          <w:tcPr>
            <w:tcW w:w="1701" w:type="dxa"/>
          </w:tcPr>
          <w:p w14:paraId="2146A204" w14:textId="77777777" w:rsidR="007A1F44" w:rsidRPr="00A03C55" w:rsidRDefault="007A1F44">
            <w:pPr>
              <w:pStyle w:val="TableEntry"/>
              <w:jc w:val="center"/>
              <w:rPr>
                <w:noProof w:val="0"/>
              </w:rPr>
            </w:pPr>
            <w:r w:rsidRPr="00A03C55">
              <w:rPr>
                <w:noProof w:val="0"/>
              </w:rPr>
              <w:t>3</w:t>
            </w:r>
          </w:p>
        </w:tc>
      </w:tr>
      <w:tr w:rsidR="007A1F44" w:rsidRPr="00A03C55" w14:paraId="2CAEFE4B" w14:textId="77777777">
        <w:trPr>
          <w:cantSplit/>
          <w:jc w:val="center"/>
        </w:trPr>
        <w:tc>
          <w:tcPr>
            <w:tcW w:w="1951" w:type="dxa"/>
          </w:tcPr>
          <w:p w14:paraId="0D0022C4" w14:textId="77777777" w:rsidR="007A1F44" w:rsidRPr="00A03C55" w:rsidRDefault="007A1F44" w:rsidP="00A0052B">
            <w:pPr>
              <w:pStyle w:val="TableEntry"/>
              <w:rPr>
                <w:noProof w:val="0"/>
              </w:rPr>
            </w:pPr>
            <w:r w:rsidRPr="00A03C55">
              <w:rPr>
                <w:noProof w:val="0"/>
              </w:rPr>
              <w:t>PV2</w:t>
            </w:r>
          </w:p>
        </w:tc>
        <w:tc>
          <w:tcPr>
            <w:tcW w:w="3544" w:type="dxa"/>
          </w:tcPr>
          <w:p w14:paraId="59426782" w14:textId="77777777" w:rsidR="007A1F44" w:rsidRPr="00A03C55" w:rsidRDefault="007A1F44">
            <w:pPr>
              <w:pStyle w:val="TableEntry"/>
              <w:rPr>
                <w:noProof w:val="0"/>
              </w:rPr>
            </w:pPr>
            <w:r w:rsidRPr="00A03C55">
              <w:rPr>
                <w:noProof w:val="0"/>
              </w:rPr>
              <w:t>Patient Visit – Additional Info</w:t>
            </w:r>
          </w:p>
        </w:tc>
        <w:tc>
          <w:tcPr>
            <w:tcW w:w="971" w:type="dxa"/>
          </w:tcPr>
          <w:p w14:paraId="6389C9CE" w14:textId="77777777" w:rsidR="007A1F44" w:rsidRPr="00A03C55" w:rsidRDefault="007A1F44">
            <w:pPr>
              <w:pStyle w:val="TableEntry"/>
              <w:jc w:val="center"/>
              <w:rPr>
                <w:noProof w:val="0"/>
              </w:rPr>
            </w:pPr>
            <w:r w:rsidRPr="00A03C55">
              <w:rPr>
                <w:noProof w:val="0"/>
              </w:rPr>
              <w:t>O</w:t>
            </w:r>
          </w:p>
        </w:tc>
        <w:tc>
          <w:tcPr>
            <w:tcW w:w="872" w:type="dxa"/>
          </w:tcPr>
          <w:p w14:paraId="380FCD09" w14:textId="77777777" w:rsidR="007A1F44" w:rsidRPr="00A03C55" w:rsidRDefault="007A1F44">
            <w:pPr>
              <w:pStyle w:val="TableEntry"/>
              <w:jc w:val="center"/>
              <w:rPr>
                <w:noProof w:val="0"/>
              </w:rPr>
            </w:pPr>
            <w:r w:rsidRPr="00A03C55">
              <w:rPr>
                <w:noProof w:val="0"/>
              </w:rPr>
              <w:t>[0..1]</w:t>
            </w:r>
          </w:p>
        </w:tc>
        <w:tc>
          <w:tcPr>
            <w:tcW w:w="1701" w:type="dxa"/>
          </w:tcPr>
          <w:p w14:paraId="5139AD02" w14:textId="77777777" w:rsidR="007A1F44" w:rsidRPr="00A03C55" w:rsidRDefault="007A1F44">
            <w:pPr>
              <w:pStyle w:val="TableEntry"/>
              <w:jc w:val="center"/>
              <w:rPr>
                <w:noProof w:val="0"/>
              </w:rPr>
            </w:pPr>
            <w:r w:rsidRPr="00A03C55">
              <w:rPr>
                <w:noProof w:val="0"/>
              </w:rPr>
              <w:t>3</w:t>
            </w:r>
          </w:p>
        </w:tc>
      </w:tr>
      <w:tr w:rsidR="007A1F44" w:rsidRPr="00A03C55" w14:paraId="5E840AC7" w14:textId="77777777">
        <w:trPr>
          <w:cantSplit/>
          <w:jc w:val="center"/>
        </w:trPr>
        <w:tc>
          <w:tcPr>
            <w:tcW w:w="1951" w:type="dxa"/>
          </w:tcPr>
          <w:p w14:paraId="505E518C" w14:textId="77777777" w:rsidR="007A1F44" w:rsidRPr="00A03C55" w:rsidRDefault="007A1F44" w:rsidP="00A0052B">
            <w:pPr>
              <w:pStyle w:val="TableEntry"/>
              <w:rPr>
                <w:noProof w:val="0"/>
              </w:rPr>
            </w:pPr>
            <w:r w:rsidRPr="00A03C55">
              <w:rPr>
                <w:noProof w:val="0"/>
              </w:rPr>
              <w:t>DB1</w:t>
            </w:r>
          </w:p>
        </w:tc>
        <w:tc>
          <w:tcPr>
            <w:tcW w:w="3544" w:type="dxa"/>
          </w:tcPr>
          <w:p w14:paraId="4D6B3A94" w14:textId="77777777" w:rsidR="007A1F44" w:rsidRPr="00A03C55" w:rsidRDefault="007A1F44">
            <w:pPr>
              <w:pStyle w:val="TableEntry"/>
              <w:rPr>
                <w:noProof w:val="0"/>
              </w:rPr>
            </w:pPr>
            <w:r w:rsidRPr="00A03C55">
              <w:rPr>
                <w:noProof w:val="0"/>
              </w:rPr>
              <w:t>Disability Information</w:t>
            </w:r>
          </w:p>
        </w:tc>
        <w:tc>
          <w:tcPr>
            <w:tcW w:w="971" w:type="dxa"/>
          </w:tcPr>
          <w:p w14:paraId="25B32DFD" w14:textId="77777777" w:rsidR="007A1F44" w:rsidRPr="00A03C55" w:rsidRDefault="007A1F44">
            <w:pPr>
              <w:pStyle w:val="TableEntry"/>
              <w:jc w:val="center"/>
              <w:rPr>
                <w:noProof w:val="0"/>
              </w:rPr>
            </w:pPr>
            <w:r w:rsidRPr="00A03C55">
              <w:rPr>
                <w:noProof w:val="0"/>
              </w:rPr>
              <w:t>O</w:t>
            </w:r>
          </w:p>
        </w:tc>
        <w:tc>
          <w:tcPr>
            <w:tcW w:w="872" w:type="dxa"/>
          </w:tcPr>
          <w:p w14:paraId="65F7FDCD" w14:textId="77777777" w:rsidR="007A1F44" w:rsidRPr="00A03C55" w:rsidRDefault="007A1F44">
            <w:pPr>
              <w:pStyle w:val="TableEntry"/>
              <w:jc w:val="center"/>
              <w:rPr>
                <w:noProof w:val="0"/>
              </w:rPr>
            </w:pPr>
            <w:r w:rsidRPr="00A03C55">
              <w:rPr>
                <w:noProof w:val="0"/>
              </w:rPr>
              <w:t>[0..*]</w:t>
            </w:r>
          </w:p>
        </w:tc>
        <w:tc>
          <w:tcPr>
            <w:tcW w:w="1701" w:type="dxa"/>
          </w:tcPr>
          <w:p w14:paraId="75D098D5" w14:textId="77777777" w:rsidR="007A1F44" w:rsidRPr="00A03C55" w:rsidRDefault="007A1F44">
            <w:pPr>
              <w:pStyle w:val="TableEntry"/>
              <w:jc w:val="center"/>
              <w:rPr>
                <w:noProof w:val="0"/>
              </w:rPr>
            </w:pPr>
            <w:r w:rsidRPr="00A03C55">
              <w:rPr>
                <w:noProof w:val="0"/>
              </w:rPr>
              <w:t>3</w:t>
            </w:r>
          </w:p>
        </w:tc>
      </w:tr>
      <w:tr w:rsidR="007A1F44" w:rsidRPr="00A03C55" w14:paraId="4681686F" w14:textId="77777777">
        <w:trPr>
          <w:cantSplit/>
          <w:jc w:val="center"/>
        </w:trPr>
        <w:tc>
          <w:tcPr>
            <w:tcW w:w="1951" w:type="dxa"/>
          </w:tcPr>
          <w:p w14:paraId="0A9E679C" w14:textId="77777777" w:rsidR="007A1F44" w:rsidRPr="00A03C55" w:rsidRDefault="007A1F44" w:rsidP="00A0052B">
            <w:pPr>
              <w:pStyle w:val="TableEntry"/>
              <w:rPr>
                <w:noProof w:val="0"/>
              </w:rPr>
            </w:pPr>
            <w:r w:rsidRPr="00A03C55">
              <w:rPr>
                <w:noProof w:val="0"/>
              </w:rPr>
              <w:t>OBX</w:t>
            </w:r>
          </w:p>
        </w:tc>
        <w:tc>
          <w:tcPr>
            <w:tcW w:w="3544" w:type="dxa"/>
          </w:tcPr>
          <w:p w14:paraId="79F9940D" w14:textId="77777777" w:rsidR="007A1F44" w:rsidRPr="00A03C55" w:rsidRDefault="007A1F44">
            <w:pPr>
              <w:pStyle w:val="TableEntry"/>
              <w:rPr>
                <w:noProof w:val="0"/>
              </w:rPr>
            </w:pPr>
            <w:r w:rsidRPr="00A03C55">
              <w:rPr>
                <w:noProof w:val="0"/>
              </w:rPr>
              <w:t>Observation/Result</w:t>
            </w:r>
          </w:p>
        </w:tc>
        <w:tc>
          <w:tcPr>
            <w:tcW w:w="971" w:type="dxa"/>
          </w:tcPr>
          <w:p w14:paraId="76B1A264" w14:textId="77777777" w:rsidR="007A1F44" w:rsidRPr="00A03C55" w:rsidRDefault="007A1F44">
            <w:pPr>
              <w:pStyle w:val="TableEntry"/>
              <w:jc w:val="center"/>
              <w:rPr>
                <w:noProof w:val="0"/>
              </w:rPr>
            </w:pPr>
            <w:r w:rsidRPr="00A03C55">
              <w:rPr>
                <w:noProof w:val="0"/>
              </w:rPr>
              <w:t>O</w:t>
            </w:r>
          </w:p>
        </w:tc>
        <w:tc>
          <w:tcPr>
            <w:tcW w:w="872" w:type="dxa"/>
          </w:tcPr>
          <w:p w14:paraId="17AFD748" w14:textId="77777777" w:rsidR="007A1F44" w:rsidRPr="00A03C55" w:rsidRDefault="007A1F44">
            <w:pPr>
              <w:pStyle w:val="TableEntry"/>
              <w:jc w:val="center"/>
              <w:rPr>
                <w:noProof w:val="0"/>
              </w:rPr>
            </w:pPr>
            <w:r w:rsidRPr="00A03C55">
              <w:rPr>
                <w:noProof w:val="0"/>
              </w:rPr>
              <w:t>[0..*]</w:t>
            </w:r>
          </w:p>
        </w:tc>
        <w:tc>
          <w:tcPr>
            <w:tcW w:w="1701" w:type="dxa"/>
          </w:tcPr>
          <w:p w14:paraId="4FE2AFDC" w14:textId="77777777" w:rsidR="007A1F44" w:rsidRPr="00A03C55" w:rsidRDefault="007A1F44">
            <w:pPr>
              <w:pStyle w:val="TableEntry"/>
              <w:jc w:val="center"/>
              <w:rPr>
                <w:noProof w:val="0"/>
              </w:rPr>
            </w:pPr>
            <w:r w:rsidRPr="00A03C55">
              <w:rPr>
                <w:noProof w:val="0"/>
              </w:rPr>
              <w:t>7</w:t>
            </w:r>
          </w:p>
        </w:tc>
      </w:tr>
      <w:tr w:rsidR="007A1F44" w:rsidRPr="00A03C55" w14:paraId="0334B744" w14:textId="77777777">
        <w:trPr>
          <w:cantSplit/>
          <w:jc w:val="center"/>
        </w:trPr>
        <w:tc>
          <w:tcPr>
            <w:tcW w:w="1951" w:type="dxa"/>
          </w:tcPr>
          <w:p w14:paraId="6D90382C" w14:textId="77777777" w:rsidR="007A1F44" w:rsidRPr="00A03C55" w:rsidRDefault="007A1F44" w:rsidP="00A0052B">
            <w:pPr>
              <w:pStyle w:val="TableEntry"/>
              <w:rPr>
                <w:noProof w:val="0"/>
              </w:rPr>
            </w:pPr>
            <w:r w:rsidRPr="00A03C55">
              <w:rPr>
                <w:noProof w:val="0"/>
              </w:rPr>
              <w:t>DG1</w:t>
            </w:r>
          </w:p>
        </w:tc>
        <w:tc>
          <w:tcPr>
            <w:tcW w:w="3544" w:type="dxa"/>
          </w:tcPr>
          <w:p w14:paraId="50C7E59F" w14:textId="77777777" w:rsidR="007A1F44" w:rsidRPr="00A03C55" w:rsidRDefault="007A1F44">
            <w:pPr>
              <w:pStyle w:val="TableEntry"/>
              <w:rPr>
                <w:noProof w:val="0"/>
              </w:rPr>
            </w:pPr>
            <w:r w:rsidRPr="00A03C55">
              <w:rPr>
                <w:noProof w:val="0"/>
              </w:rPr>
              <w:t>Diagnosis Information</w:t>
            </w:r>
          </w:p>
        </w:tc>
        <w:tc>
          <w:tcPr>
            <w:tcW w:w="971" w:type="dxa"/>
          </w:tcPr>
          <w:p w14:paraId="1FC0E57F" w14:textId="77777777" w:rsidR="007A1F44" w:rsidRPr="00A03C55" w:rsidRDefault="007A1F44">
            <w:pPr>
              <w:pStyle w:val="TableEntry"/>
              <w:jc w:val="center"/>
              <w:rPr>
                <w:noProof w:val="0"/>
              </w:rPr>
            </w:pPr>
            <w:r w:rsidRPr="00A03C55">
              <w:rPr>
                <w:noProof w:val="0"/>
              </w:rPr>
              <w:t>X</w:t>
            </w:r>
          </w:p>
        </w:tc>
        <w:tc>
          <w:tcPr>
            <w:tcW w:w="872" w:type="dxa"/>
          </w:tcPr>
          <w:p w14:paraId="4630FFB8" w14:textId="77777777" w:rsidR="007A1F44" w:rsidRPr="00A03C55" w:rsidRDefault="007A1F44">
            <w:pPr>
              <w:pStyle w:val="TableEntry"/>
              <w:jc w:val="center"/>
              <w:rPr>
                <w:noProof w:val="0"/>
              </w:rPr>
            </w:pPr>
            <w:r w:rsidRPr="00A03C55">
              <w:rPr>
                <w:noProof w:val="0"/>
              </w:rPr>
              <w:t>[0..0]</w:t>
            </w:r>
          </w:p>
        </w:tc>
        <w:tc>
          <w:tcPr>
            <w:tcW w:w="1701" w:type="dxa"/>
          </w:tcPr>
          <w:p w14:paraId="60CF13BA" w14:textId="77777777" w:rsidR="007A1F44" w:rsidRPr="00A03C55" w:rsidRDefault="007A1F44">
            <w:pPr>
              <w:pStyle w:val="TableEntry"/>
              <w:jc w:val="center"/>
              <w:rPr>
                <w:noProof w:val="0"/>
              </w:rPr>
            </w:pPr>
            <w:r w:rsidRPr="00A03C55">
              <w:rPr>
                <w:noProof w:val="0"/>
              </w:rPr>
              <w:t>6</w:t>
            </w:r>
          </w:p>
        </w:tc>
      </w:tr>
    </w:tbl>
    <w:p w14:paraId="1867666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2" w:name="_Toc174249295"/>
      <w:r w:rsidRPr="00A03C55">
        <w:rPr>
          <w:noProof w:val="0"/>
        </w:rPr>
        <w:t>Comments on segment usage</w:t>
      </w:r>
      <w:bookmarkEnd w:id="512"/>
    </w:p>
    <w:p w14:paraId="51CF2CF8" w14:textId="77777777" w:rsidR="007A1F44" w:rsidRPr="00A03C55" w:rsidRDefault="007A1F44">
      <w:r w:rsidRPr="00A03C55">
        <w:t xml:space="preserve">If the patient is arriving at a temporary location, field </w:t>
      </w:r>
      <w:r w:rsidRPr="00A03C55">
        <w:rPr>
          <w:i/>
          <w:iCs/>
        </w:rPr>
        <w:t>PV1-11-temporary location</w:t>
      </w:r>
      <w:r w:rsidRPr="00A03C55">
        <w:t xml:space="preserve"> shall indicate this temporary location. If the patient is moving from one temporary location to another, then field </w:t>
      </w:r>
      <w:r w:rsidRPr="00A03C55">
        <w:rPr>
          <w:i/>
          <w:iCs/>
        </w:rPr>
        <w:t>PV1-43-prior temporary location</w:t>
      </w:r>
      <w:r w:rsidRPr="00A03C55">
        <w:t xml:space="preserve"> may also be used.</w:t>
      </w:r>
    </w:p>
    <w:p w14:paraId="13FD0A80" w14:textId="77777777" w:rsidR="007A1F44" w:rsidRPr="00A03C55" w:rsidRDefault="007A1F44">
      <w:r w:rsidRPr="00A03C55">
        <w:t xml:space="preserve">If the patient is arriving at a permanent location from a temporary location, field </w:t>
      </w:r>
      <w:r w:rsidRPr="00A03C55">
        <w:rPr>
          <w:i/>
          <w:iCs/>
        </w:rPr>
        <w:t>PV1-3-patient location</w:t>
      </w:r>
      <w:r w:rsidRPr="00A03C55">
        <w:t xml:space="preserve"> shall be used for the new location and field </w:t>
      </w:r>
      <w:r w:rsidRPr="00A03C55">
        <w:rPr>
          <w:i/>
          <w:iCs/>
        </w:rPr>
        <w:t>PV1-43-prior temporary location</w:t>
      </w:r>
      <w:r w:rsidRPr="00A03C55">
        <w:t xml:space="preserve"> shall be used for the old location.</w:t>
      </w:r>
    </w:p>
    <w:p w14:paraId="6D889342" w14:textId="77777777" w:rsidR="007A1F44" w:rsidRPr="00A03C55" w:rsidRDefault="007A1F44">
      <w:r w:rsidRPr="00A03C55">
        <w:t>One or more OBX segments may be present to carry “permanent observations” such as the patient weight or height.</w:t>
      </w:r>
    </w:p>
    <w:p w14:paraId="2B86451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3" w:name="_Toc174249297"/>
      <w:r w:rsidRPr="00A03C55">
        <w:rPr>
          <w:noProof w:val="0"/>
        </w:rPr>
        <w:t>Expected actions</w:t>
      </w:r>
      <w:bookmarkEnd w:id="513"/>
    </w:p>
    <w:p w14:paraId="59162002" w14:textId="77777777" w:rsidR="007A1F44" w:rsidRPr="00A03C55" w:rsidRDefault="007A1F44">
      <w:r w:rsidRPr="00A03C55">
        <w:t xml:space="preserve">The receiver shall update the patient’s location to the value in field </w:t>
      </w:r>
      <w:r w:rsidRPr="00A03C55">
        <w:rPr>
          <w:i/>
          <w:iCs/>
        </w:rPr>
        <w:t>PV1-11-temporary location</w:t>
      </w:r>
      <w:r w:rsidRPr="00A03C55">
        <w:t xml:space="preserve"> or to the value in field </w:t>
      </w:r>
      <w:r w:rsidRPr="00A03C55">
        <w:rPr>
          <w:i/>
          <w:iCs/>
        </w:rPr>
        <w:t>PV1-3-patient location</w:t>
      </w:r>
      <w:r w:rsidRPr="00A03C55">
        <w:t>, as appropriate.</w:t>
      </w:r>
    </w:p>
    <w:p w14:paraId="40D6C897" w14:textId="77777777" w:rsidR="007A1F44" w:rsidRPr="00A03C55" w:rsidRDefault="007A1F44">
      <w:r w:rsidRPr="00A03C55">
        <w:t>The receiver shall report the result of this operation (success / error) in an acknowledgment message returned to the sender.</w:t>
      </w:r>
    </w:p>
    <w:p w14:paraId="0ADA16DC" w14:textId="77777777" w:rsidR="007A1F44" w:rsidRPr="00A03C55" w:rsidRDefault="007A1F44">
      <w:r w:rsidRPr="00A03C55">
        <w:t>In case this message conflicts with the current situation</w:t>
      </w:r>
      <w:r w:rsidR="00233B3E" w:rsidRPr="00A03C55">
        <w:t>,</w:t>
      </w:r>
      <w:r w:rsidRPr="00A03C55">
        <w:t xml:space="preserve"> the message is discarded but no error condition is raised.</w:t>
      </w:r>
    </w:p>
    <w:p w14:paraId="6BABACC4" w14:textId="77777777" w:rsidR="007A1F44" w:rsidRPr="00A03C55" w:rsidRDefault="007A1F44">
      <w:r w:rsidRPr="00A03C55">
        <w:lastRenderedPageBreak/>
        <w:t>If the receiver does not support the Temporary Patient Location Tracking Option of this transaction, it shall application-reject the message (see ITI TF-2x: C.2.3).</w:t>
      </w:r>
    </w:p>
    <w:p w14:paraId="340FD9E8"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14" w:name="_Toc174249298"/>
      <w:bookmarkStart w:id="515" w:name="_Toc398544199"/>
      <w:r w:rsidRPr="00A03C55">
        <w:rPr>
          <w:noProof w:val="0"/>
        </w:rPr>
        <w:t>Cancel Patient Arriving – Tracking – ADT^A32^ADT_A21</w:t>
      </w:r>
      <w:bookmarkEnd w:id="514"/>
      <w:bookmarkEnd w:id="515"/>
    </w:p>
    <w:p w14:paraId="5F27791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6" w:name="_Toc174249299"/>
      <w:r w:rsidRPr="00A03C55">
        <w:rPr>
          <w:noProof w:val="0"/>
        </w:rPr>
        <w:t>Trigger Event</w:t>
      </w:r>
      <w:bookmarkEnd w:id="516"/>
    </w:p>
    <w:p w14:paraId="085E3397" w14:textId="77777777" w:rsidR="007A1F44" w:rsidRPr="00A03C55" w:rsidRDefault="007A1F44">
      <w:r w:rsidRPr="00A03C55">
        <w:t>This message is sent by a Patient Encounter Supplier to a Patient Encounter Consumer to cancel a previous notification (via trigger event A10) that a patient arrived at a location without the patient’s official bed census location having changed, as for example when the patient arrives at a diagnostic or treatment service.</w:t>
      </w:r>
    </w:p>
    <w:p w14:paraId="20EDEA78" w14:textId="77777777" w:rsidR="007A1F44" w:rsidRPr="00A03C55" w:rsidRDefault="007A1F44">
      <w:r w:rsidRPr="00A03C55">
        <w:t xml:space="preserve">MSH-9 is valued </w:t>
      </w:r>
      <w:r w:rsidRPr="00A03C55">
        <w:rPr>
          <w:b/>
          <w:bCs/>
        </w:rPr>
        <w:t>ADT^A32^ADT_A21</w:t>
      </w:r>
      <w:r w:rsidRPr="00A03C55">
        <w:t>.</w:t>
      </w:r>
    </w:p>
    <w:p w14:paraId="6248C36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7" w:name="_Toc174249300"/>
      <w:r w:rsidRPr="00A03C55">
        <w:rPr>
          <w:noProof w:val="0"/>
        </w:rPr>
        <w:t>Message Static Definition</w:t>
      </w:r>
      <w:bookmarkEnd w:id="517"/>
    </w:p>
    <w:p w14:paraId="2B733538" w14:textId="77777777" w:rsidR="007A1F44" w:rsidRPr="00A03C55" w:rsidRDefault="007A1F44">
      <w:pPr>
        <w:pStyle w:val="TableTitle"/>
        <w:rPr>
          <w:noProof w:val="0"/>
        </w:rPr>
      </w:pPr>
      <w:r w:rsidRPr="00A03C55">
        <w:rPr>
          <w:noProof w:val="0"/>
        </w:rPr>
        <w:t>Table 3.31-35: Static definition of message ADT^A32^ADT_A21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158FD08" w14:textId="77777777">
        <w:trPr>
          <w:cantSplit/>
          <w:tblHeader/>
          <w:jc w:val="center"/>
        </w:trPr>
        <w:tc>
          <w:tcPr>
            <w:tcW w:w="1951" w:type="dxa"/>
            <w:shd w:val="clear" w:color="auto" w:fill="D9D9D9"/>
          </w:tcPr>
          <w:p w14:paraId="7DCD82A0"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01939C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2CB22BE"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600D8D8"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98BC032" w14:textId="77777777" w:rsidR="007A1F44" w:rsidRPr="00A03C55" w:rsidRDefault="007A1F44" w:rsidP="00A53067">
            <w:pPr>
              <w:pStyle w:val="TableEntryHeader"/>
              <w:rPr>
                <w:noProof w:val="0"/>
              </w:rPr>
            </w:pPr>
            <w:r w:rsidRPr="00A03C55">
              <w:rPr>
                <w:noProof w:val="0"/>
              </w:rPr>
              <w:t>HL7 chapter</w:t>
            </w:r>
          </w:p>
        </w:tc>
      </w:tr>
      <w:tr w:rsidR="007A1F44" w:rsidRPr="00A03C55" w14:paraId="03AA4905" w14:textId="77777777">
        <w:trPr>
          <w:cantSplit/>
          <w:jc w:val="center"/>
        </w:trPr>
        <w:tc>
          <w:tcPr>
            <w:tcW w:w="1951" w:type="dxa"/>
          </w:tcPr>
          <w:p w14:paraId="6DEFDE97" w14:textId="77777777" w:rsidR="007A1F44" w:rsidRPr="00A03C55" w:rsidRDefault="007A1F44" w:rsidP="00A0052B">
            <w:pPr>
              <w:pStyle w:val="TableEntry"/>
              <w:rPr>
                <w:noProof w:val="0"/>
              </w:rPr>
            </w:pPr>
            <w:r w:rsidRPr="00A03C55">
              <w:rPr>
                <w:noProof w:val="0"/>
              </w:rPr>
              <w:t>MSH</w:t>
            </w:r>
          </w:p>
        </w:tc>
        <w:tc>
          <w:tcPr>
            <w:tcW w:w="3544" w:type="dxa"/>
          </w:tcPr>
          <w:p w14:paraId="263B3A06" w14:textId="77777777" w:rsidR="007A1F44" w:rsidRPr="00A03C55" w:rsidRDefault="007A1F44">
            <w:pPr>
              <w:pStyle w:val="TableEntry"/>
              <w:rPr>
                <w:noProof w:val="0"/>
              </w:rPr>
            </w:pPr>
            <w:r w:rsidRPr="00A03C55">
              <w:rPr>
                <w:noProof w:val="0"/>
              </w:rPr>
              <w:t>Message Header</w:t>
            </w:r>
          </w:p>
        </w:tc>
        <w:tc>
          <w:tcPr>
            <w:tcW w:w="971" w:type="dxa"/>
          </w:tcPr>
          <w:p w14:paraId="492DB2B3" w14:textId="77777777" w:rsidR="007A1F44" w:rsidRPr="00A03C55" w:rsidRDefault="007A1F44">
            <w:pPr>
              <w:pStyle w:val="TableEntry"/>
              <w:jc w:val="center"/>
              <w:rPr>
                <w:noProof w:val="0"/>
              </w:rPr>
            </w:pPr>
            <w:r w:rsidRPr="00A03C55">
              <w:rPr>
                <w:noProof w:val="0"/>
              </w:rPr>
              <w:t>R</w:t>
            </w:r>
          </w:p>
        </w:tc>
        <w:tc>
          <w:tcPr>
            <w:tcW w:w="872" w:type="dxa"/>
          </w:tcPr>
          <w:p w14:paraId="792D518B" w14:textId="77777777" w:rsidR="007A1F44" w:rsidRPr="00A03C55" w:rsidRDefault="007A1F44">
            <w:pPr>
              <w:pStyle w:val="TableEntry"/>
              <w:jc w:val="center"/>
              <w:rPr>
                <w:noProof w:val="0"/>
              </w:rPr>
            </w:pPr>
            <w:r w:rsidRPr="00A03C55">
              <w:rPr>
                <w:noProof w:val="0"/>
              </w:rPr>
              <w:t>[1..1]</w:t>
            </w:r>
          </w:p>
        </w:tc>
        <w:tc>
          <w:tcPr>
            <w:tcW w:w="1701" w:type="dxa"/>
          </w:tcPr>
          <w:p w14:paraId="5A9E3D80" w14:textId="77777777" w:rsidR="007A1F44" w:rsidRPr="00A03C55" w:rsidRDefault="007A1F44">
            <w:pPr>
              <w:pStyle w:val="TableEntry"/>
              <w:jc w:val="center"/>
              <w:rPr>
                <w:noProof w:val="0"/>
              </w:rPr>
            </w:pPr>
            <w:r w:rsidRPr="00A03C55">
              <w:rPr>
                <w:noProof w:val="0"/>
              </w:rPr>
              <w:t>2</w:t>
            </w:r>
          </w:p>
        </w:tc>
      </w:tr>
      <w:tr w:rsidR="007A1F44" w:rsidRPr="00A03C55" w14:paraId="3358BA8D" w14:textId="77777777">
        <w:trPr>
          <w:cantSplit/>
          <w:jc w:val="center"/>
        </w:trPr>
        <w:tc>
          <w:tcPr>
            <w:tcW w:w="1951" w:type="dxa"/>
          </w:tcPr>
          <w:p w14:paraId="36BFFF69" w14:textId="77777777" w:rsidR="007A1F44" w:rsidRPr="00A03C55" w:rsidRDefault="007A1F44">
            <w:pPr>
              <w:pStyle w:val="TableEntry"/>
              <w:rPr>
                <w:noProof w:val="0"/>
              </w:rPr>
            </w:pPr>
            <w:r w:rsidRPr="00A03C55">
              <w:rPr>
                <w:noProof w:val="0"/>
              </w:rPr>
              <w:t>SFT</w:t>
            </w:r>
          </w:p>
        </w:tc>
        <w:tc>
          <w:tcPr>
            <w:tcW w:w="3544" w:type="dxa"/>
          </w:tcPr>
          <w:p w14:paraId="7EB63AA1" w14:textId="77777777" w:rsidR="007A1F44" w:rsidRPr="00A03C55" w:rsidRDefault="007A1F44">
            <w:pPr>
              <w:pStyle w:val="TableEntry"/>
              <w:rPr>
                <w:noProof w:val="0"/>
              </w:rPr>
            </w:pPr>
            <w:r w:rsidRPr="00A03C55">
              <w:rPr>
                <w:noProof w:val="0"/>
              </w:rPr>
              <w:t>Software Segment</w:t>
            </w:r>
          </w:p>
        </w:tc>
        <w:tc>
          <w:tcPr>
            <w:tcW w:w="971" w:type="dxa"/>
          </w:tcPr>
          <w:p w14:paraId="2FF42A60" w14:textId="77777777" w:rsidR="007A1F44" w:rsidRPr="00A03C55" w:rsidRDefault="007A1F44">
            <w:pPr>
              <w:pStyle w:val="TableEntry"/>
              <w:jc w:val="center"/>
              <w:rPr>
                <w:noProof w:val="0"/>
              </w:rPr>
            </w:pPr>
            <w:r w:rsidRPr="00A03C55">
              <w:rPr>
                <w:noProof w:val="0"/>
              </w:rPr>
              <w:t>O</w:t>
            </w:r>
          </w:p>
        </w:tc>
        <w:tc>
          <w:tcPr>
            <w:tcW w:w="872" w:type="dxa"/>
          </w:tcPr>
          <w:p w14:paraId="450A7054" w14:textId="77777777" w:rsidR="007A1F44" w:rsidRPr="00A03C55" w:rsidRDefault="007A1F44">
            <w:pPr>
              <w:pStyle w:val="TableEntry"/>
              <w:jc w:val="center"/>
              <w:rPr>
                <w:noProof w:val="0"/>
              </w:rPr>
            </w:pPr>
            <w:r w:rsidRPr="00A03C55">
              <w:rPr>
                <w:noProof w:val="0"/>
              </w:rPr>
              <w:t>[0..*]</w:t>
            </w:r>
          </w:p>
        </w:tc>
        <w:tc>
          <w:tcPr>
            <w:tcW w:w="1701" w:type="dxa"/>
          </w:tcPr>
          <w:p w14:paraId="3C841CFC" w14:textId="77777777" w:rsidR="007A1F44" w:rsidRPr="00A03C55" w:rsidRDefault="007A1F44">
            <w:pPr>
              <w:pStyle w:val="TableEntry"/>
              <w:jc w:val="center"/>
              <w:rPr>
                <w:noProof w:val="0"/>
              </w:rPr>
            </w:pPr>
            <w:r w:rsidRPr="00A03C55">
              <w:rPr>
                <w:noProof w:val="0"/>
              </w:rPr>
              <w:t>2</w:t>
            </w:r>
          </w:p>
        </w:tc>
      </w:tr>
      <w:tr w:rsidR="007A1F44" w:rsidRPr="00A03C55" w14:paraId="28CDD489" w14:textId="77777777">
        <w:trPr>
          <w:cantSplit/>
          <w:jc w:val="center"/>
        </w:trPr>
        <w:tc>
          <w:tcPr>
            <w:tcW w:w="1951" w:type="dxa"/>
          </w:tcPr>
          <w:p w14:paraId="6DF9863E" w14:textId="77777777" w:rsidR="007A1F44" w:rsidRPr="00A03C55" w:rsidRDefault="007A1F44">
            <w:pPr>
              <w:pStyle w:val="TableEntry"/>
              <w:rPr>
                <w:noProof w:val="0"/>
              </w:rPr>
            </w:pPr>
            <w:r w:rsidRPr="00A03C55">
              <w:rPr>
                <w:noProof w:val="0"/>
              </w:rPr>
              <w:t>EVN</w:t>
            </w:r>
          </w:p>
        </w:tc>
        <w:tc>
          <w:tcPr>
            <w:tcW w:w="3544" w:type="dxa"/>
          </w:tcPr>
          <w:p w14:paraId="189FDC41" w14:textId="77777777" w:rsidR="007A1F44" w:rsidRPr="00A03C55" w:rsidRDefault="007A1F44">
            <w:pPr>
              <w:pStyle w:val="TableEntry"/>
              <w:rPr>
                <w:noProof w:val="0"/>
              </w:rPr>
            </w:pPr>
            <w:r w:rsidRPr="00A03C55">
              <w:rPr>
                <w:noProof w:val="0"/>
              </w:rPr>
              <w:t>Event Type</w:t>
            </w:r>
          </w:p>
        </w:tc>
        <w:tc>
          <w:tcPr>
            <w:tcW w:w="971" w:type="dxa"/>
          </w:tcPr>
          <w:p w14:paraId="47D17A76" w14:textId="77777777" w:rsidR="007A1F44" w:rsidRPr="00A03C55" w:rsidRDefault="007A1F44">
            <w:pPr>
              <w:pStyle w:val="TableEntry"/>
              <w:jc w:val="center"/>
              <w:rPr>
                <w:noProof w:val="0"/>
              </w:rPr>
            </w:pPr>
            <w:r w:rsidRPr="00A03C55">
              <w:rPr>
                <w:noProof w:val="0"/>
              </w:rPr>
              <w:t>R</w:t>
            </w:r>
          </w:p>
        </w:tc>
        <w:tc>
          <w:tcPr>
            <w:tcW w:w="872" w:type="dxa"/>
          </w:tcPr>
          <w:p w14:paraId="4A53DA55" w14:textId="77777777" w:rsidR="007A1F44" w:rsidRPr="00A03C55" w:rsidRDefault="007A1F44">
            <w:pPr>
              <w:pStyle w:val="TableEntry"/>
              <w:jc w:val="center"/>
              <w:rPr>
                <w:noProof w:val="0"/>
              </w:rPr>
            </w:pPr>
            <w:r w:rsidRPr="00A03C55">
              <w:rPr>
                <w:noProof w:val="0"/>
              </w:rPr>
              <w:t>[1..1]</w:t>
            </w:r>
          </w:p>
        </w:tc>
        <w:tc>
          <w:tcPr>
            <w:tcW w:w="1701" w:type="dxa"/>
          </w:tcPr>
          <w:p w14:paraId="0DEBC413" w14:textId="77777777" w:rsidR="007A1F44" w:rsidRPr="00A03C55" w:rsidRDefault="007A1F44">
            <w:pPr>
              <w:pStyle w:val="TableEntry"/>
              <w:jc w:val="center"/>
              <w:rPr>
                <w:noProof w:val="0"/>
              </w:rPr>
            </w:pPr>
            <w:r w:rsidRPr="00A03C55">
              <w:rPr>
                <w:noProof w:val="0"/>
              </w:rPr>
              <w:t>2</w:t>
            </w:r>
          </w:p>
        </w:tc>
      </w:tr>
      <w:tr w:rsidR="007A1F44" w:rsidRPr="00A03C55" w14:paraId="6E0AEB69" w14:textId="77777777">
        <w:trPr>
          <w:cantSplit/>
          <w:jc w:val="center"/>
        </w:trPr>
        <w:tc>
          <w:tcPr>
            <w:tcW w:w="1951" w:type="dxa"/>
          </w:tcPr>
          <w:p w14:paraId="7B5F581E" w14:textId="77777777" w:rsidR="007A1F44" w:rsidRPr="00A03C55" w:rsidRDefault="007A1F44">
            <w:pPr>
              <w:pStyle w:val="TableEntry"/>
              <w:rPr>
                <w:noProof w:val="0"/>
              </w:rPr>
            </w:pPr>
            <w:r w:rsidRPr="00A03C55">
              <w:rPr>
                <w:noProof w:val="0"/>
              </w:rPr>
              <w:t>PID</w:t>
            </w:r>
          </w:p>
        </w:tc>
        <w:tc>
          <w:tcPr>
            <w:tcW w:w="3544" w:type="dxa"/>
          </w:tcPr>
          <w:p w14:paraId="13C47AA0" w14:textId="77777777" w:rsidR="007A1F44" w:rsidRPr="00A03C55" w:rsidRDefault="007A1F44">
            <w:pPr>
              <w:pStyle w:val="TableEntry"/>
              <w:rPr>
                <w:noProof w:val="0"/>
              </w:rPr>
            </w:pPr>
            <w:r w:rsidRPr="00A03C55">
              <w:rPr>
                <w:noProof w:val="0"/>
              </w:rPr>
              <w:t>Patient Identification</w:t>
            </w:r>
          </w:p>
        </w:tc>
        <w:tc>
          <w:tcPr>
            <w:tcW w:w="971" w:type="dxa"/>
          </w:tcPr>
          <w:p w14:paraId="73A10C30" w14:textId="77777777" w:rsidR="007A1F44" w:rsidRPr="00A03C55" w:rsidRDefault="007A1F44">
            <w:pPr>
              <w:pStyle w:val="TableEntry"/>
              <w:jc w:val="center"/>
              <w:rPr>
                <w:noProof w:val="0"/>
              </w:rPr>
            </w:pPr>
            <w:r w:rsidRPr="00A03C55">
              <w:rPr>
                <w:noProof w:val="0"/>
              </w:rPr>
              <w:t>R</w:t>
            </w:r>
          </w:p>
        </w:tc>
        <w:tc>
          <w:tcPr>
            <w:tcW w:w="872" w:type="dxa"/>
          </w:tcPr>
          <w:p w14:paraId="045D72E5" w14:textId="77777777" w:rsidR="007A1F44" w:rsidRPr="00A03C55" w:rsidRDefault="007A1F44">
            <w:pPr>
              <w:pStyle w:val="TableEntry"/>
              <w:jc w:val="center"/>
              <w:rPr>
                <w:noProof w:val="0"/>
              </w:rPr>
            </w:pPr>
            <w:r w:rsidRPr="00A03C55">
              <w:rPr>
                <w:noProof w:val="0"/>
              </w:rPr>
              <w:t>[1..1]</w:t>
            </w:r>
          </w:p>
        </w:tc>
        <w:tc>
          <w:tcPr>
            <w:tcW w:w="1701" w:type="dxa"/>
          </w:tcPr>
          <w:p w14:paraId="100D6C93" w14:textId="77777777" w:rsidR="007A1F44" w:rsidRPr="00A03C55" w:rsidRDefault="007A1F44">
            <w:pPr>
              <w:pStyle w:val="TableEntry"/>
              <w:jc w:val="center"/>
              <w:rPr>
                <w:noProof w:val="0"/>
              </w:rPr>
            </w:pPr>
            <w:r w:rsidRPr="00A03C55">
              <w:rPr>
                <w:noProof w:val="0"/>
              </w:rPr>
              <w:t>3</w:t>
            </w:r>
          </w:p>
        </w:tc>
      </w:tr>
      <w:tr w:rsidR="007A1F44" w:rsidRPr="00A03C55" w14:paraId="599AF3F4" w14:textId="77777777">
        <w:trPr>
          <w:cantSplit/>
          <w:jc w:val="center"/>
        </w:trPr>
        <w:tc>
          <w:tcPr>
            <w:tcW w:w="1951" w:type="dxa"/>
          </w:tcPr>
          <w:p w14:paraId="33F61B33" w14:textId="77777777" w:rsidR="007A1F44" w:rsidRPr="00A03C55" w:rsidRDefault="007A1F44">
            <w:pPr>
              <w:pStyle w:val="TableEntry"/>
              <w:rPr>
                <w:noProof w:val="0"/>
              </w:rPr>
            </w:pPr>
            <w:r w:rsidRPr="00A03C55">
              <w:rPr>
                <w:noProof w:val="0"/>
              </w:rPr>
              <w:t>PD1</w:t>
            </w:r>
          </w:p>
        </w:tc>
        <w:tc>
          <w:tcPr>
            <w:tcW w:w="3544" w:type="dxa"/>
          </w:tcPr>
          <w:p w14:paraId="037E3757" w14:textId="77777777" w:rsidR="007A1F44" w:rsidRPr="00A03C55" w:rsidRDefault="007A1F44">
            <w:pPr>
              <w:pStyle w:val="TableEntry"/>
              <w:rPr>
                <w:noProof w:val="0"/>
              </w:rPr>
            </w:pPr>
            <w:r w:rsidRPr="00A03C55">
              <w:rPr>
                <w:noProof w:val="0"/>
              </w:rPr>
              <w:t>Additional Demographics</w:t>
            </w:r>
          </w:p>
        </w:tc>
        <w:tc>
          <w:tcPr>
            <w:tcW w:w="971" w:type="dxa"/>
          </w:tcPr>
          <w:p w14:paraId="1C1DC6D8" w14:textId="77777777" w:rsidR="007A1F44" w:rsidRPr="00A03C55" w:rsidRDefault="007A1F44">
            <w:pPr>
              <w:pStyle w:val="TableEntry"/>
              <w:jc w:val="center"/>
              <w:rPr>
                <w:noProof w:val="0"/>
              </w:rPr>
            </w:pPr>
            <w:r w:rsidRPr="00A03C55">
              <w:rPr>
                <w:noProof w:val="0"/>
              </w:rPr>
              <w:t>O</w:t>
            </w:r>
          </w:p>
        </w:tc>
        <w:tc>
          <w:tcPr>
            <w:tcW w:w="872" w:type="dxa"/>
          </w:tcPr>
          <w:p w14:paraId="3D6215D3" w14:textId="77777777" w:rsidR="007A1F44" w:rsidRPr="00A03C55" w:rsidRDefault="007A1F44">
            <w:pPr>
              <w:pStyle w:val="TableEntry"/>
              <w:jc w:val="center"/>
              <w:rPr>
                <w:noProof w:val="0"/>
              </w:rPr>
            </w:pPr>
            <w:r w:rsidRPr="00A03C55">
              <w:rPr>
                <w:noProof w:val="0"/>
              </w:rPr>
              <w:t>[0..1]</w:t>
            </w:r>
          </w:p>
        </w:tc>
        <w:tc>
          <w:tcPr>
            <w:tcW w:w="1701" w:type="dxa"/>
          </w:tcPr>
          <w:p w14:paraId="76EC12D2" w14:textId="77777777" w:rsidR="007A1F44" w:rsidRPr="00A03C55" w:rsidRDefault="007A1F44">
            <w:pPr>
              <w:pStyle w:val="TableEntry"/>
              <w:jc w:val="center"/>
              <w:rPr>
                <w:noProof w:val="0"/>
              </w:rPr>
            </w:pPr>
            <w:r w:rsidRPr="00A03C55">
              <w:rPr>
                <w:noProof w:val="0"/>
              </w:rPr>
              <w:t>3</w:t>
            </w:r>
          </w:p>
        </w:tc>
      </w:tr>
      <w:tr w:rsidR="007A1F44" w:rsidRPr="00A03C55" w14:paraId="141F4B7F" w14:textId="77777777">
        <w:trPr>
          <w:cantSplit/>
          <w:jc w:val="center"/>
        </w:trPr>
        <w:tc>
          <w:tcPr>
            <w:tcW w:w="1951" w:type="dxa"/>
          </w:tcPr>
          <w:p w14:paraId="288DC69C" w14:textId="77777777" w:rsidR="007A1F44" w:rsidRPr="00A03C55" w:rsidRDefault="007A1F44" w:rsidP="00A0052B">
            <w:pPr>
              <w:pStyle w:val="TableEntry"/>
              <w:rPr>
                <w:noProof w:val="0"/>
              </w:rPr>
            </w:pPr>
            <w:r w:rsidRPr="00A03C55">
              <w:rPr>
                <w:noProof w:val="0"/>
              </w:rPr>
              <w:t>PV1</w:t>
            </w:r>
          </w:p>
        </w:tc>
        <w:tc>
          <w:tcPr>
            <w:tcW w:w="3544" w:type="dxa"/>
          </w:tcPr>
          <w:p w14:paraId="620928E2" w14:textId="77777777" w:rsidR="007A1F44" w:rsidRPr="00A03C55" w:rsidRDefault="007A1F44">
            <w:pPr>
              <w:pStyle w:val="TableEntry"/>
              <w:rPr>
                <w:noProof w:val="0"/>
              </w:rPr>
            </w:pPr>
            <w:r w:rsidRPr="00A03C55">
              <w:rPr>
                <w:noProof w:val="0"/>
              </w:rPr>
              <w:t>Patient Visit</w:t>
            </w:r>
          </w:p>
        </w:tc>
        <w:tc>
          <w:tcPr>
            <w:tcW w:w="971" w:type="dxa"/>
          </w:tcPr>
          <w:p w14:paraId="14725A9E" w14:textId="77777777" w:rsidR="007A1F44" w:rsidRPr="00A03C55" w:rsidRDefault="007A1F44">
            <w:pPr>
              <w:pStyle w:val="TableEntry"/>
              <w:jc w:val="center"/>
              <w:rPr>
                <w:noProof w:val="0"/>
              </w:rPr>
            </w:pPr>
            <w:r w:rsidRPr="00A03C55">
              <w:rPr>
                <w:noProof w:val="0"/>
              </w:rPr>
              <w:t>R</w:t>
            </w:r>
          </w:p>
        </w:tc>
        <w:tc>
          <w:tcPr>
            <w:tcW w:w="872" w:type="dxa"/>
          </w:tcPr>
          <w:p w14:paraId="020B2430" w14:textId="77777777" w:rsidR="007A1F44" w:rsidRPr="00A03C55" w:rsidRDefault="007A1F44">
            <w:pPr>
              <w:pStyle w:val="TableEntry"/>
              <w:jc w:val="center"/>
              <w:rPr>
                <w:noProof w:val="0"/>
              </w:rPr>
            </w:pPr>
            <w:r w:rsidRPr="00A03C55">
              <w:rPr>
                <w:noProof w:val="0"/>
              </w:rPr>
              <w:t>[1..1]</w:t>
            </w:r>
          </w:p>
        </w:tc>
        <w:tc>
          <w:tcPr>
            <w:tcW w:w="1701" w:type="dxa"/>
          </w:tcPr>
          <w:p w14:paraId="0077EF2D" w14:textId="77777777" w:rsidR="007A1F44" w:rsidRPr="00A03C55" w:rsidRDefault="007A1F44">
            <w:pPr>
              <w:pStyle w:val="TableEntry"/>
              <w:jc w:val="center"/>
              <w:rPr>
                <w:noProof w:val="0"/>
              </w:rPr>
            </w:pPr>
            <w:r w:rsidRPr="00A03C55">
              <w:rPr>
                <w:noProof w:val="0"/>
              </w:rPr>
              <w:t>3</w:t>
            </w:r>
          </w:p>
        </w:tc>
      </w:tr>
      <w:tr w:rsidR="007A1F44" w:rsidRPr="00A03C55" w14:paraId="6FB778FA" w14:textId="77777777">
        <w:trPr>
          <w:cantSplit/>
          <w:jc w:val="center"/>
        </w:trPr>
        <w:tc>
          <w:tcPr>
            <w:tcW w:w="1951" w:type="dxa"/>
          </w:tcPr>
          <w:p w14:paraId="0FA00FD1" w14:textId="77777777" w:rsidR="007A1F44" w:rsidRPr="00A03C55" w:rsidRDefault="007A1F44" w:rsidP="00A0052B">
            <w:pPr>
              <w:pStyle w:val="TableEntry"/>
              <w:rPr>
                <w:noProof w:val="0"/>
              </w:rPr>
            </w:pPr>
            <w:r w:rsidRPr="00A03C55">
              <w:rPr>
                <w:noProof w:val="0"/>
              </w:rPr>
              <w:t>PV2</w:t>
            </w:r>
          </w:p>
        </w:tc>
        <w:tc>
          <w:tcPr>
            <w:tcW w:w="3544" w:type="dxa"/>
          </w:tcPr>
          <w:p w14:paraId="0A8B6C9F" w14:textId="77777777" w:rsidR="007A1F44" w:rsidRPr="00A03C55" w:rsidRDefault="007A1F44">
            <w:pPr>
              <w:pStyle w:val="TableEntry"/>
              <w:rPr>
                <w:noProof w:val="0"/>
              </w:rPr>
            </w:pPr>
            <w:r w:rsidRPr="00A03C55">
              <w:rPr>
                <w:noProof w:val="0"/>
              </w:rPr>
              <w:t>Patient Visit – Additional Info</w:t>
            </w:r>
          </w:p>
        </w:tc>
        <w:tc>
          <w:tcPr>
            <w:tcW w:w="971" w:type="dxa"/>
          </w:tcPr>
          <w:p w14:paraId="21D2D56E" w14:textId="77777777" w:rsidR="007A1F44" w:rsidRPr="00A03C55" w:rsidRDefault="007A1F44">
            <w:pPr>
              <w:pStyle w:val="TableEntry"/>
              <w:jc w:val="center"/>
              <w:rPr>
                <w:noProof w:val="0"/>
              </w:rPr>
            </w:pPr>
            <w:r w:rsidRPr="00A03C55">
              <w:rPr>
                <w:noProof w:val="0"/>
              </w:rPr>
              <w:t>O</w:t>
            </w:r>
          </w:p>
        </w:tc>
        <w:tc>
          <w:tcPr>
            <w:tcW w:w="872" w:type="dxa"/>
          </w:tcPr>
          <w:p w14:paraId="30529570" w14:textId="77777777" w:rsidR="007A1F44" w:rsidRPr="00A03C55" w:rsidRDefault="007A1F44">
            <w:pPr>
              <w:pStyle w:val="TableEntry"/>
              <w:jc w:val="center"/>
              <w:rPr>
                <w:noProof w:val="0"/>
              </w:rPr>
            </w:pPr>
            <w:r w:rsidRPr="00A03C55">
              <w:rPr>
                <w:noProof w:val="0"/>
              </w:rPr>
              <w:t>[0..1]</w:t>
            </w:r>
          </w:p>
        </w:tc>
        <w:tc>
          <w:tcPr>
            <w:tcW w:w="1701" w:type="dxa"/>
          </w:tcPr>
          <w:p w14:paraId="6B3BC9BE" w14:textId="77777777" w:rsidR="007A1F44" w:rsidRPr="00A03C55" w:rsidRDefault="007A1F44">
            <w:pPr>
              <w:pStyle w:val="TableEntry"/>
              <w:jc w:val="center"/>
              <w:rPr>
                <w:noProof w:val="0"/>
              </w:rPr>
            </w:pPr>
            <w:r w:rsidRPr="00A03C55">
              <w:rPr>
                <w:noProof w:val="0"/>
              </w:rPr>
              <w:t>3</w:t>
            </w:r>
          </w:p>
        </w:tc>
      </w:tr>
      <w:tr w:rsidR="007A1F44" w:rsidRPr="00A03C55" w14:paraId="22165B94" w14:textId="77777777">
        <w:trPr>
          <w:cantSplit/>
          <w:jc w:val="center"/>
        </w:trPr>
        <w:tc>
          <w:tcPr>
            <w:tcW w:w="1951" w:type="dxa"/>
          </w:tcPr>
          <w:p w14:paraId="6CA911DE" w14:textId="77777777" w:rsidR="007A1F44" w:rsidRPr="00A03C55" w:rsidRDefault="007A1F44" w:rsidP="00A0052B">
            <w:pPr>
              <w:pStyle w:val="TableEntry"/>
              <w:rPr>
                <w:noProof w:val="0"/>
              </w:rPr>
            </w:pPr>
            <w:r w:rsidRPr="00A03C55">
              <w:rPr>
                <w:noProof w:val="0"/>
              </w:rPr>
              <w:t>DB1</w:t>
            </w:r>
          </w:p>
        </w:tc>
        <w:tc>
          <w:tcPr>
            <w:tcW w:w="3544" w:type="dxa"/>
          </w:tcPr>
          <w:p w14:paraId="2D1F6603" w14:textId="77777777" w:rsidR="007A1F44" w:rsidRPr="00A03C55" w:rsidRDefault="007A1F44">
            <w:pPr>
              <w:pStyle w:val="TableEntry"/>
              <w:rPr>
                <w:noProof w:val="0"/>
              </w:rPr>
            </w:pPr>
            <w:r w:rsidRPr="00A03C55">
              <w:rPr>
                <w:noProof w:val="0"/>
              </w:rPr>
              <w:t>Disability Information</w:t>
            </w:r>
          </w:p>
        </w:tc>
        <w:tc>
          <w:tcPr>
            <w:tcW w:w="971" w:type="dxa"/>
          </w:tcPr>
          <w:p w14:paraId="28995E61" w14:textId="77777777" w:rsidR="007A1F44" w:rsidRPr="00A03C55" w:rsidRDefault="007A1F44">
            <w:pPr>
              <w:pStyle w:val="TableEntry"/>
              <w:jc w:val="center"/>
              <w:rPr>
                <w:noProof w:val="0"/>
              </w:rPr>
            </w:pPr>
            <w:r w:rsidRPr="00A03C55">
              <w:rPr>
                <w:noProof w:val="0"/>
              </w:rPr>
              <w:t>O</w:t>
            </w:r>
          </w:p>
        </w:tc>
        <w:tc>
          <w:tcPr>
            <w:tcW w:w="872" w:type="dxa"/>
          </w:tcPr>
          <w:p w14:paraId="1EC66830" w14:textId="77777777" w:rsidR="007A1F44" w:rsidRPr="00A03C55" w:rsidRDefault="007A1F44">
            <w:pPr>
              <w:pStyle w:val="TableEntry"/>
              <w:jc w:val="center"/>
              <w:rPr>
                <w:noProof w:val="0"/>
              </w:rPr>
            </w:pPr>
            <w:r w:rsidRPr="00A03C55">
              <w:rPr>
                <w:noProof w:val="0"/>
              </w:rPr>
              <w:t>[0..*]</w:t>
            </w:r>
          </w:p>
        </w:tc>
        <w:tc>
          <w:tcPr>
            <w:tcW w:w="1701" w:type="dxa"/>
          </w:tcPr>
          <w:p w14:paraId="3C97AEB6" w14:textId="77777777" w:rsidR="007A1F44" w:rsidRPr="00A03C55" w:rsidRDefault="007A1F44">
            <w:pPr>
              <w:pStyle w:val="TableEntry"/>
              <w:jc w:val="center"/>
              <w:rPr>
                <w:noProof w:val="0"/>
              </w:rPr>
            </w:pPr>
            <w:r w:rsidRPr="00A03C55">
              <w:rPr>
                <w:noProof w:val="0"/>
              </w:rPr>
              <w:t>3</w:t>
            </w:r>
          </w:p>
        </w:tc>
      </w:tr>
      <w:tr w:rsidR="007A1F44" w:rsidRPr="00A03C55" w14:paraId="1935C8C2" w14:textId="77777777">
        <w:trPr>
          <w:cantSplit/>
          <w:jc w:val="center"/>
        </w:trPr>
        <w:tc>
          <w:tcPr>
            <w:tcW w:w="1951" w:type="dxa"/>
          </w:tcPr>
          <w:p w14:paraId="4EC3FFFA" w14:textId="77777777" w:rsidR="007A1F44" w:rsidRPr="00A03C55" w:rsidRDefault="007A1F44" w:rsidP="00A0052B">
            <w:pPr>
              <w:pStyle w:val="TableEntry"/>
              <w:rPr>
                <w:noProof w:val="0"/>
              </w:rPr>
            </w:pPr>
            <w:r w:rsidRPr="00A03C55">
              <w:rPr>
                <w:noProof w:val="0"/>
              </w:rPr>
              <w:t>OBX</w:t>
            </w:r>
          </w:p>
        </w:tc>
        <w:tc>
          <w:tcPr>
            <w:tcW w:w="3544" w:type="dxa"/>
          </w:tcPr>
          <w:p w14:paraId="503FF109" w14:textId="77777777" w:rsidR="007A1F44" w:rsidRPr="00A03C55" w:rsidRDefault="007A1F44">
            <w:pPr>
              <w:pStyle w:val="TableEntry"/>
              <w:rPr>
                <w:noProof w:val="0"/>
              </w:rPr>
            </w:pPr>
            <w:r w:rsidRPr="00A03C55">
              <w:rPr>
                <w:noProof w:val="0"/>
              </w:rPr>
              <w:t>Observation/Result</w:t>
            </w:r>
          </w:p>
        </w:tc>
        <w:tc>
          <w:tcPr>
            <w:tcW w:w="971" w:type="dxa"/>
          </w:tcPr>
          <w:p w14:paraId="400ED098" w14:textId="77777777" w:rsidR="007A1F44" w:rsidRPr="00A03C55" w:rsidRDefault="007A1F44">
            <w:pPr>
              <w:pStyle w:val="TableEntry"/>
              <w:jc w:val="center"/>
              <w:rPr>
                <w:noProof w:val="0"/>
              </w:rPr>
            </w:pPr>
            <w:r w:rsidRPr="00A03C55">
              <w:rPr>
                <w:noProof w:val="0"/>
              </w:rPr>
              <w:t>O</w:t>
            </w:r>
          </w:p>
        </w:tc>
        <w:tc>
          <w:tcPr>
            <w:tcW w:w="872" w:type="dxa"/>
          </w:tcPr>
          <w:p w14:paraId="13652765" w14:textId="77777777" w:rsidR="007A1F44" w:rsidRPr="00A03C55" w:rsidRDefault="007A1F44">
            <w:pPr>
              <w:pStyle w:val="TableEntry"/>
              <w:jc w:val="center"/>
              <w:rPr>
                <w:noProof w:val="0"/>
              </w:rPr>
            </w:pPr>
            <w:r w:rsidRPr="00A03C55">
              <w:rPr>
                <w:noProof w:val="0"/>
              </w:rPr>
              <w:t>[0..*]</w:t>
            </w:r>
          </w:p>
        </w:tc>
        <w:tc>
          <w:tcPr>
            <w:tcW w:w="1701" w:type="dxa"/>
          </w:tcPr>
          <w:p w14:paraId="2AA50ECE" w14:textId="77777777" w:rsidR="007A1F44" w:rsidRPr="00A03C55" w:rsidRDefault="007A1F44">
            <w:pPr>
              <w:pStyle w:val="TableEntry"/>
              <w:jc w:val="center"/>
              <w:rPr>
                <w:noProof w:val="0"/>
              </w:rPr>
            </w:pPr>
            <w:r w:rsidRPr="00A03C55">
              <w:rPr>
                <w:noProof w:val="0"/>
              </w:rPr>
              <w:t>7</w:t>
            </w:r>
          </w:p>
        </w:tc>
      </w:tr>
    </w:tbl>
    <w:p w14:paraId="3F637EB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8" w:name="_Toc174249301"/>
      <w:r w:rsidRPr="00A03C55">
        <w:rPr>
          <w:noProof w:val="0"/>
        </w:rPr>
        <w:t>Comments on segment usage</w:t>
      </w:r>
      <w:bookmarkEnd w:id="518"/>
    </w:p>
    <w:p w14:paraId="6701DE57" w14:textId="67873F0C" w:rsidR="007A1F44" w:rsidRPr="00A03C55" w:rsidRDefault="007A1F44">
      <w:r w:rsidRPr="00A03C55">
        <w:t xml:space="preserve">If the patient was in a non-temporary location, then field </w:t>
      </w:r>
      <w:r w:rsidRPr="00A03C55">
        <w:rPr>
          <w:i/>
          <w:iCs/>
        </w:rPr>
        <w:t>PV1-3</w:t>
      </w:r>
      <w:r w:rsidR="00107479">
        <w:rPr>
          <w:i/>
          <w:iCs/>
        </w:rPr>
        <w:t>–</w:t>
      </w:r>
      <w:r w:rsidRPr="00A03C55">
        <w:rPr>
          <w:i/>
          <w:iCs/>
        </w:rPr>
        <w:t>- Assigned Patient Location</w:t>
      </w:r>
      <w:r w:rsidRPr="00A03C55">
        <w:t xml:space="preserve"> may contain (if known) the original patient location prior to the erroneous A10 (patient arriving-tracking) event. If the patient was in a temporary location, then field </w:t>
      </w:r>
      <w:r w:rsidRPr="00A03C55">
        <w:rPr>
          <w:i/>
          <w:iCs/>
        </w:rPr>
        <w:t>PV1-11</w:t>
      </w:r>
      <w:r w:rsidR="00107479">
        <w:rPr>
          <w:i/>
          <w:iCs/>
        </w:rPr>
        <w:t>–</w:t>
      </w:r>
      <w:r w:rsidRPr="00A03C55">
        <w:rPr>
          <w:i/>
          <w:iCs/>
        </w:rPr>
        <w:t>- Temporary Location</w:t>
      </w:r>
      <w:r w:rsidRPr="00A03C55">
        <w:t xml:space="preserve"> may contain (if known) the original patient location prior to the erroneous A10 (patient arriving-tracking) event.</w:t>
      </w:r>
    </w:p>
    <w:p w14:paraId="4DBBACF6" w14:textId="77777777" w:rsidR="007A1F44" w:rsidRPr="00A03C55" w:rsidRDefault="007A1F44">
      <w:r w:rsidRPr="00A03C55">
        <w:t>One or more OBX segments may be present to carry “permanent observations” such as the patient weight or height.</w:t>
      </w:r>
    </w:p>
    <w:p w14:paraId="33E72EC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9" w:name="_Toc174249302"/>
      <w:r w:rsidRPr="00A03C55">
        <w:rPr>
          <w:noProof w:val="0"/>
        </w:rPr>
        <w:t>Expected actions</w:t>
      </w:r>
      <w:bookmarkEnd w:id="519"/>
    </w:p>
    <w:p w14:paraId="46FAB18E" w14:textId="419885DC" w:rsidR="007A1F44" w:rsidRPr="00A03C55" w:rsidRDefault="007A1F44">
      <w:r w:rsidRPr="00A03C55">
        <w:t xml:space="preserve">If field </w:t>
      </w:r>
      <w:r w:rsidRPr="00A03C55">
        <w:rPr>
          <w:i/>
          <w:iCs/>
        </w:rPr>
        <w:t>PV1-3</w:t>
      </w:r>
      <w:r w:rsidR="00107479">
        <w:rPr>
          <w:i/>
          <w:iCs/>
        </w:rPr>
        <w:t>–</w:t>
      </w:r>
      <w:r w:rsidRPr="00A03C55">
        <w:rPr>
          <w:i/>
          <w:iCs/>
        </w:rPr>
        <w:t>- Assigned Patient Location</w:t>
      </w:r>
      <w:r w:rsidRPr="00A03C55">
        <w:t xml:space="preserve"> is populated, the receiver shall reset the patient’s permanent location to the value contained in that field. If field </w:t>
      </w:r>
      <w:r w:rsidRPr="00A03C55">
        <w:rPr>
          <w:i/>
          <w:iCs/>
        </w:rPr>
        <w:t>PV1-11</w:t>
      </w:r>
      <w:r w:rsidR="00107479">
        <w:rPr>
          <w:i/>
          <w:iCs/>
        </w:rPr>
        <w:t>–</w:t>
      </w:r>
      <w:r w:rsidRPr="00A03C55">
        <w:rPr>
          <w:i/>
          <w:iCs/>
        </w:rPr>
        <w:t>- Temporary Location</w:t>
      </w:r>
      <w:r w:rsidRPr="00A03C55">
        <w:t xml:space="preserve"> is populated, the receiver shall reset the patient’s permanent location to the value contained in that field. </w:t>
      </w:r>
    </w:p>
    <w:p w14:paraId="1A7A7AF1" w14:textId="77777777" w:rsidR="007A1F44" w:rsidRPr="00A03C55" w:rsidRDefault="007A1F44">
      <w:r w:rsidRPr="00A03C55">
        <w:t>The receiver shall report the result of this operation (success / error) in an acknowledgment message returned to the sender.</w:t>
      </w:r>
    </w:p>
    <w:p w14:paraId="67CB27AC" w14:textId="77777777" w:rsidR="007A1F44" w:rsidRPr="00A03C55" w:rsidRDefault="007A1F44">
      <w:r w:rsidRPr="00A03C55">
        <w:lastRenderedPageBreak/>
        <w:t>In case this message conflicts with the current situation</w:t>
      </w:r>
      <w:r w:rsidR="00233B3E" w:rsidRPr="00A03C55">
        <w:t>,</w:t>
      </w:r>
      <w:r w:rsidRPr="00A03C55">
        <w:t xml:space="preserve"> the message is discarded but no error condition is raised.</w:t>
      </w:r>
    </w:p>
    <w:p w14:paraId="77BDCD32" w14:textId="77777777" w:rsidR="007A1F44" w:rsidRPr="00A03C55" w:rsidRDefault="007A1F44">
      <w:r w:rsidRPr="00A03C55">
        <w:t>If the receiver does not support the Temporary Patient Location Tracking Option of this transaction, it shall application-reject the message (see ITI TF-2x: C.2.3).</w:t>
      </w:r>
    </w:p>
    <w:p w14:paraId="4775DD9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20" w:name="_Toc174249303"/>
      <w:bookmarkStart w:id="521" w:name="_Toc398544200"/>
      <w:r w:rsidRPr="00A03C55">
        <w:rPr>
          <w:noProof w:val="0"/>
        </w:rPr>
        <w:t>Update Patient Movement Information – ADT^Z99^ADT_A01</w:t>
      </w:r>
      <w:bookmarkEnd w:id="520"/>
      <w:bookmarkEnd w:id="521"/>
    </w:p>
    <w:p w14:paraId="0FC2CF6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2" w:name="_Toc174249304"/>
      <w:r w:rsidRPr="00A03C55">
        <w:rPr>
          <w:noProof w:val="0"/>
        </w:rPr>
        <w:t>Trigger Event</w:t>
      </w:r>
      <w:bookmarkEnd w:id="522"/>
    </w:p>
    <w:p w14:paraId="3F9AC129" w14:textId="77777777" w:rsidR="007A1F44" w:rsidRPr="00A03C55" w:rsidRDefault="007A1F44">
      <w:r w:rsidRPr="00A03C55">
        <w:t xml:space="preserve">This message is only used within the context of the “Historic Movement Management” Option. </w:t>
      </w:r>
    </w:p>
    <w:p w14:paraId="2EF12494" w14:textId="77777777" w:rsidR="007A1F44" w:rsidRPr="00A03C55" w:rsidRDefault="007A1F44">
      <w:r w:rsidRPr="00A03C55">
        <w:t xml:space="preserve">It is sent by a Patient Encounter Supplier to a Patient Encounter Consumer to communicate an update of a Movement, which can be the current Movement or a historic one. </w:t>
      </w:r>
    </w:p>
    <w:p w14:paraId="7414FDB5" w14:textId="77777777" w:rsidR="007A1F44" w:rsidRPr="00A03C55" w:rsidRDefault="007A1F44">
      <w:r w:rsidRPr="00A03C55">
        <w:t xml:space="preserve">MSH-9 is valued </w:t>
      </w:r>
      <w:r w:rsidRPr="00A03C55">
        <w:rPr>
          <w:b/>
          <w:bCs/>
        </w:rPr>
        <w:t>ADT^Z99^ADT_A01</w:t>
      </w:r>
      <w:r w:rsidRPr="00A03C55">
        <w:t>.</w:t>
      </w:r>
    </w:p>
    <w:p w14:paraId="6455EE9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3" w:name="_Toc174249305"/>
      <w:r w:rsidRPr="00A03C55">
        <w:rPr>
          <w:noProof w:val="0"/>
        </w:rPr>
        <w:t>Message Static Definition</w:t>
      </w:r>
      <w:bookmarkEnd w:id="523"/>
    </w:p>
    <w:p w14:paraId="78FABC97" w14:textId="77777777" w:rsidR="007A1F44" w:rsidRPr="00A03C55" w:rsidRDefault="007A1F44">
      <w:pPr>
        <w:pStyle w:val="TableTitle"/>
        <w:rPr>
          <w:noProof w:val="0"/>
        </w:rPr>
      </w:pPr>
      <w:r w:rsidRPr="00A03C55">
        <w:rPr>
          <w:noProof w:val="0"/>
        </w:rPr>
        <w:t>Table 3.31-36: Static definition of message ADT^Z99^ADT_A01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9D6A9F7" w14:textId="77777777">
        <w:trPr>
          <w:cantSplit/>
          <w:tblHeader/>
          <w:jc w:val="center"/>
        </w:trPr>
        <w:tc>
          <w:tcPr>
            <w:tcW w:w="1951" w:type="dxa"/>
            <w:shd w:val="clear" w:color="auto" w:fill="D9D9D9"/>
          </w:tcPr>
          <w:p w14:paraId="4621F2E7"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F70601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3523E3FF"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CEE6E9A"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2215CFEE" w14:textId="77777777" w:rsidR="007A1F44" w:rsidRPr="00A03C55" w:rsidRDefault="007A1F44" w:rsidP="00A53067">
            <w:pPr>
              <w:pStyle w:val="TableEntryHeader"/>
              <w:rPr>
                <w:noProof w:val="0"/>
              </w:rPr>
            </w:pPr>
            <w:r w:rsidRPr="00A03C55">
              <w:rPr>
                <w:noProof w:val="0"/>
              </w:rPr>
              <w:t>HL7 chapter</w:t>
            </w:r>
          </w:p>
        </w:tc>
      </w:tr>
      <w:tr w:rsidR="007A1F44" w:rsidRPr="00A03C55" w14:paraId="4C993379" w14:textId="77777777">
        <w:trPr>
          <w:cantSplit/>
          <w:jc w:val="center"/>
        </w:trPr>
        <w:tc>
          <w:tcPr>
            <w:tcW w:w="1951" w:type="dxa"/>
          </w:tcPr>
          <w:p w14:paraId="7B432DA9" w14:textId="77777777" w:rsidR="007A1F44" w:rsidRPr="00A03C55" w:rsidRDefault="007A1F44" w:rsidP="00A0052B">
            <w:pPr>
              <w:pStyle w:val="TableEntry"/>
              <w:rPr>
                <w:noProof w:val="0"/>
              </w:rPr>
            </w:pPr>
            <w:r w:rsidRPr="00A03C55">
              <w:rPr>
                <w:noProof w:val="0"/>
              </w:rPr>
              <w:t>MSH</w:t>
            </w:r>
          </w:p>
        </w:tc>
        <w:tc>
          <w:tcPr>
            <w:tcW w:w="3544" w:type="dxa"/>
          </w:tcPr>
          <w:p w14:paraId="5B3BB0CB" w14:textId="77777777" w:rsidR="007A1F44" w:rsidRPr="00A03C55" w:rsidRDefault="007A1F44">
            <w:pPr>
              <w:pStyle w:val="TableEntry"/>
              <w:rPr>
                <w:noProof w:val="0"/>
              </w:rPr>
            </w:pPr>
            <w:r w:rsidRPr="00A03C55">
              <w:rPr>
                <w:noProof w:val="0"/>
              </w:rPr>
              <w:t>Message Header</w:t>
            </w:r>
          </w:p>
        </w:tc>
        <w:tc>
          <w:tcPr>
            <w:tcW w:w="971" w:type="dxa"/>
          </w:tcPr>
          <w:p w14:paraId="1BFA3417" w14:textId="77777777" w:rsidR="007A1F44" w:rsidRPr="00A03C55" w:rsidRDefault="007A1F44">
            <w:pPr>
              <w:pStyle w:val="TableEntry"/>
              <w:jc w:val="center"/>
              <w:rPr>
                <w:noProof w:val="0"/>
              </w:rPr>
            </w:pPr>
            <w:r w:rsidRPr="00A03C55">
              <w:rPr>
                <w:noProof w:val="0"/>
              </w:rPr>
              <w:t>R</w:t>
            </w:r>
          </w:p>
        </w:tc>
        <w:tc>
          <w:tcPr>
            <w:tcW w:w="872" w:type="dxa"/>
          </w:tcPr>
          <w:p w14:paraId="68AD0FC0" w14:textId="77777777" w:rsidR="007A1F44" w:rsidRPr="00A03C55" w:rsidRDefault="007A1F44">
            <w:pPr>
              <w:pStyle w:val="TableEntry"/>
              <w:jc w:val="center"/>
              <w:rPr>
                <w:noProof w:val="0"/>
              </w:rPr>
            </w:pPr>
            <w:r w:rsidRPr="00A03C55">
              <w:rPr>
                <w:noProof w:val="0"/>
              </w:rPr>
              <w:t>[1..1]</w:t>
            </w:r>
          </w:p>
        </w:tc>
        <w:tc>
          <w:tcPr>
            <w:tcW w:w="1701" w:type="dxa"/>
          </w:tcPr>
          <w:p w14:paraId="524217D5" w14:textId="77777777" w:rsidR="007A1F44" w:rsidRPr="00A03C55" w:rsidRDefault="007A1F44">
            <w:pPr>
              <w:pStyle w:val="TableEntry"/>
              <w:jc w:val="center"/>
              <w:rPr>
                <w:noProof w:val="0"/>
              </w:rPr>
            </w:pPr>
            <w:r w:rsidRPr="00A03C55">
              <w:rPr>
                <w:noProof w:val="0"/>
              </w:rPr>
              <w:t>2</w:t>
            </w:r>
          </w:p>
        </w:tc>
      </w:tr>
      <w:tr w:rsidR="007A1F44" w:rsidRPr="00A03C55" w14:paraId="7DE19568" w14:textId="77777777">
        <w:trPr>
          <w:cantSplit/>
          <w:jc w:val="center"/>
        </w:trPr>
        <w:tc>
          <w:tcPr>
            <w:tcW w:w="1951" w:type="dxa"/>
          </w:tcPr>
          <w:p w14:paraId="2C5894C8" w14:textId="77777777" w:rsidR="007A1F44" w:rsidRPr="00A03C55" w:rsidRDefault="007A1F44">
            <w:pPr>
              <w:pStyle w:val="TableEntry"/>
              <w:rPr>
                <w:noProof w:val="0"/>
              </w:rPr>
            </w:pPr>
            <w:r w:rsidRPr="00A03C55">
              <w:rPr>
                <w:noProof w:val="0"/>
              </w:rPr>
              <w:t>SFT</w:t>
            </w:r>
          </w:p>
        </w:tc>
        <w:tc>
          <w:tcPr>
            <w:tcW w:w="3544" w:type="dxa"/>
          </w:tcPr>
          <w:p w14:paraId="5D507EBE" w14:textId="77777777" w:rsidR="007A1F44" w:rsidRPr="00A03C55" w:rsidRDefault="007A1F44">
            <w:pPr>
              <w:pStyle w:val="TableEntry"/>
              <w:rPr>
                <w:noProof w:val="0"/>
              </w:rPr>
            </w:pPr>
            <w:r w:rsidRPr="00A03C55">
              <w:rPr>
                <w:noProof w:val="0"/>
              </w:rPr>
              <w:t>Software Segment</w:t>
            </w:r>
          </w:p>
        </w:tc>
        <w:tc>
          <w:tcPr>
            <w:tcW w:w="971" w:type="dxa"/>
          </w:tcPr>
          <w:p w14:paraId="741B20CD" w14:textId="77777777" w:rsidR="007A1F44" w:rsidRPr="00A03C55" w:rsidRDefault="007A1F44">
            <w:pPr>
              <w:pStyle w:val="TableEntry"/>
              <w:jc w:val="center"/>
              <w:rPr>
                <w:noProof w:val="0"/>
              </w:rPr>
            </w:pPr>
            <w:r w:rsidRPr="00A03C55">
              <w:rPr>
                <w:noProof w:val="0"/>
              </w:rPr>
              <w:t>O</w:t>
            </w:r>
          </w:p>
        </w:tc>
        <w:tc>
          <w:tcPr>
            <w:tcW w:w="872" w:type="dxa"/>
          </w:tcPr>
          <w:p w14:paraId="4FC65A3F" w14:textId="77777777" w:rsidR="007A1F44" w:rsidRPr="00A03C55" w:rsidRDefault="007A1F44">
            <w:pPr>
              <w:pStyle w:val="TableEntry"/>
              <w:jc w:val="center"/>
              <w:rPr>
                <w:noProof w:val="0"/>
              </w:rPr>
            </w:pPr>
            <w:r w:rsidRPr="00A03C55">
              <w:rPr>
                <w:noProof w:val="0"/>
              </w:rPr>
              <w:t>[0..*]</w:t>
            </w:r>
          </w:p>
        </w:tc>
        <w:tc>
          <w:tcPr>
            <w:tcW w:w="1701" w:type="dxa"/>
          </w:tcPr>
          <w:p w14:paraId="078113CF" w14:textId="77777777" w:rsidR="007A1F44" w:rsidRPr="00A03C55" w:rsidRDefault="007A1F44">
            <w:pPr>
              <w:pStyle w:val="TableEntry"/>
              <w:jc w:val="center"/>
              <w:rPr>
                <w:noProof w:val="0"/>
              </w:rPr>
            </w:pPr>
            <w:r w:rsidRPr="00A03C55">
              <w:rPr>
                <w:noProof w:val="0"/>
              </w:rPr>
              <w:t>2</w:t>
            </w:r>
          </w:p>
        </w:tc>
      </w:tr>
      <w:tr w:rsidR="007A1F44" w:rsidRPr="00A03C55" w14:paraId="41FF3259" w14:textId="77777777">
        <w:trPr>
          <w:cantSplit/>
          <w:jc w:val="center"/>
        </w:trPr>
        <w:tc>
          <w:tcPr>
            <w:tcW w:w="1951" w:type="dxa"/>
          </w:tcPr>
          <w:p w14:paraId="522DB33D" w14:textId="77777777" w:rsidR="007A1F44" w:rsidRPr="00A03C55" w:rsidRDefault="007A1F44">
            <w:pPr>
              <w:pStyle w:val="TableEntry"/>
              <w:rPr>
                <w:noProof w:val="0"/>
              </w:rPr>
            </w:pPr>
            <w:r w:rsidRPr="00A03C55">
              <w:rPr>
                <w:noProof w:val="0"/>
              </w:rPr>
              <w:t>EVN</w:t>
            </w:r>
          </w:p>
        </w:tc>
        <w:tc>
          <w:tcPr>
            <w:tcW w:w="3544" w:type="dxa"/>
          </w:tcPr>
          <w:p w14:paraId="3E41F9C3" w14:textId="77777777" w:rsidR="007A1F44" w:rsidRPr="00A03C55" w:rsidRDefault="007A1F44">
            <w:pPr>
              <w:pStyle w:val="TableEntry"/>
              <w:rPr>
                <w:noProof w:val="0"/>
              </w:rPr>
            </w:pPr>
            <w:r w:rsidRPr="00A03C55">
              <w:rPr>
                <w:noProof w:val="0"/>
              </w:rPr>
              <w:t>Event Type</w:t>
            </w:r>
          </w:p>
        </w:tc>
        <w:tc>
          <w:tcPr>
            <w:tcW w:w="971" w:type="dxa"/>
          </w:tcPr>
          <w:p w14:paraId="04177613" w14:textId="77777777" w:rsidR="007A1F44" w:rsidRPr="00A03C55" w:rsidRDefault="007A1F44">
            <w:pPr>
              <w:pStyle w:val="TableEntry"/>
              <w:jc w:val="center"/>
              <w:rPr>
                <w:noProof w:val="0"/>
              </w:rPr>
            </w:pPr>
            <w:r w:rsidRPr="00A03C55">
              <w:rPr>
                <w:noProof w:val="0"/>
              </w:rPr>
              <w:t>R</w:t>
            </w:r>
          </w:p>
        </w:tc>
        <w:tc>
          <w:tcPr>
            <w:tcW w:w="872" w:type="dxa"/>
          </w:tcPr>
          <w:p w14:paraId="13196E47" w14:textId="77777777" w:rsidR="007A1F44" w:rsidRPr="00A03C55" w:rsidRDefault="007A1F44">
            <w:pPr>
              <w:pStyle w:val="TableEntry"/>
              <w:jc w:val="center"/>
              <w:rPr>
                <w:noProof w:val="0"/>
              </w:rPr>
            </w:pPr>
            <w:r w:rsidRPr="00A03C55">
              <w:rPr>
                <w:noProof w:val="0"/>
              </w:rPr>
              <w:t>[1..1]</w:t>
            </w:r>
          </w:p>
        </w:tc>
        <w:tc>
          <w:tcPr>
            <w:tcW w:w="1701" w:type="dxa"/>
          </w:tcPr>
          <w:p w14:paraId="51A8562F" w14:textId="77777777" w:rsidR="007A1F44" w:rsidRPr="00A03C55" w:rsidRDefault="007A1F44">
            <w:pPr>
              <w:pStyle w:val="TableEntry"/>
              <w:jc w:val="center"/>
              <w:rPr>
                <w:noProof w:val="0"/>
              </w:rPr>
            </w:pPr>
            <w:r w:rsidRPr="00A03C55">
              <w:rPr>
                <w:noProof w:val="0"/>
              </w:rPr>
              <w:t>2</w:t>
            </w:r>
          </w:p>
        </w:tc>
      </w:tr>
      <w:tr w:rsidR="007A1F44" w:rsidRPr="00A03C55" w14:paraId="13AC811F" w14:textId="77777777">
        <w:trPr>
          <w:cantSplit/>
          <w:jc w:val="center"/>
        </w:trPr>
        <w:tc>
          <w:tcPr>
            <w:tcW w:w="1951" w:type="dxa"/>
          </w:tcPr>
          <w:p w14:paraId="763B6209" w14:textId="77777777" w:rsidR="007A1F44" w:rsidRPr="00A03C55" w:rsidRDefault="007A1F44">
            <w:pPr>
              <w:pStyle w:val="TableEntry"/>
              <w:rPr>
                <w:noProof w:val="0"/>
              </w:rPr>
            </w:pPr>
            <w:r w:rsidRPr="00A03C55">
              <w:rPr>
                <w:noProof w:val="0"/>
              </w:rPr>
              <w:t>PID</w:t>
            </w:r>
          </w:p>
        </w:tc>
        <w:tc>
          <w:tcPr>
            <w:tcW w:w="3544" w:type="dxa"/>
          </w:tcPr>
          <w:p w14:paraId="5F2CEE13" w14:textId="77777777" w:rsidR="007A1F44" w:rsidRPr="00A03C55" w:rsidRDefault="007A1F44">
            <w:pPr>
              <w:pStyle w:val="TableEntry"/>
              <w:rPr>
                <w:noProof w:val="0"/>
              </w:rPr>
            </w:pPr>
            <w:r w:rsidRPr="00A03C55">
              <w:rPr>
                <w:noProof w:val="0"/>
              </w:rPr>
              <w:t>Patient Identification</w:t>
            </w:r>
          </w:p>
        </w:tc>
        <w:tc>
          <w:tcPr>
            <w:tcW w:w="971" w:type="dxa"/>
          </w:tcPr>
          <w:p w14:paraId="59B64404" w14:textId="77777777" w:rsidR="007A1F44" w:rsidRPr="00A03C55" w:rsidRDefault="007A1F44">
            <w:pPr>
              <w:pStyle w:val="TableEntry"/>
              <w:jc w:val="center"/>
              <w:rPr>
                <w:noProof w:val="0"/>
              </w:rPr>
            </w:pPr>
            <w:r w:rsidRPr="00A03C55">
              <w:rPr>
                <w:noProof w:val="0"/>
              </w:rPr>
              <w:t>R</w:t>
            </w:r>
          </w:p>
        </w:tc>
        <w:tc>
          <w:tcPr>
            <w:tcW w:w="872" w:type="dxa"/>
          </w:tcPr>
          <w:p w14:paraId="405C239F" w14:textId="77777777" w:rsidR="007A1F44" w:rsidRPr="00A03C55" w:rsidRDefault="007A1F44">
            <w:pPr>
              <w:pStyle w:val="TableEntry"/>
              <w:jc w:val="center"/>
              <w:rPr>
                <w:noProof w:val="0"/>
              </w:rPr>
            </w:pPr>
            <w:r w:rsidRPr="00A03C55">
              <w:rPr>
                <w:noProof w:val="0"/>
              </w:rPr>
              <w:t>[1..1]</w:t>
            </w:r>
          </w:p>
        </w:tc>
        <w:tc>
          <w:tcPr>
            <w:tcW w:w="1701" w:type="dxa"/>
          </w:tcPr>
          <w:p w14:paraId="29CF6042" w14:textId="77777777" w:rsidR="007A1F44" w:rsidRPr="00A03C55" w:rsidRDefault="007A1F44">
            <w:pPr>
              <w:pStyle w:val="TableEntry"/>
              <w:jc w:val="center"/>
              <w:rPr>
                <w:noProof w:val="0"/>
              </w:rPr>
            </w:pPr>
            <w:r w:rsidRPr="00A03C55">
              <w:rPr>
                <w:noProof w:val="0"/>
              </w:rPr>
              <w:t>3</w:t>
            </w:r>
          </w:p>
        </w:tc>
      </w:tr>
      <w:tr w:rsidR="007A1F44" w:rsidRPr="00A03C55" w14:paraId="3D71C693" w14:textId="77777777">
        <w:trPr>
          <w:cantSplit/>
          <w:jc w:val="center"/>
        </w:trPr>
        <w:tc>
          <w:tcPr>
            <w:tcW w:w="1951" w:type="dxa"/>
          </w:tcPr>
          <w:p w14:paraId="5BE23E21" w14:textId="77777777" w:rsidR="007A1F44" w:rsidRPr="00A03C55" w:rsidRDefault="007A1F44">
            <w:pPr>
              <w:pStyle w:val="TableEntry"/>
              <w:rPr>
                <w:noProof w:val="0"/>
              </w:rPr>
            </w:pPr>
            <w:r w:rsidRPr="00A03C55">
              <w:rPr>
                <w:noProof w:val="0"/>
              </w:rPr>
              <w:t>PD1</w:t>
            </w:r>
          </w:p>
        </w:tc>
        <w:tc>
          <w:tcPr>
            <w:tcW w:w="3544" w:type="dxa"/>
          </w:tcPr>
          <w:p w14:paraId="117656DA" w14:textId="77777777" w:rsidR="007A1F44" w:rsidRPr="00A03C55" w:rsidRDefault="007A1F44">
            <w:pPr>
              <w:pStyle w:val="TableEntry"/>
              <w:rPr>
                <w:noProof w:val="0"/>
              </w:rPr>
            </w:pPr>
            <w:r w:rsidRPr="00A03C55">
              <w:rPr>
                <w:noProof w:val="0"/>
              </w:rPr>
              <w:t>Additional Demographics</w:t>
            </w:r>
          </w:p>
        </w:tc>
        <w:tc>
          <w:tcPr>
            <w:tcW w:w="971" w:type="dxa"/>
          </w:tcPr>
          <w:p w14:paraId="03EE9B07" w14:textId="77777777" w:rsidR="007A1F44" w:rsidRPr="00A03C55" w:rsidRDefault="007A1F44">
            <w:pPr>
              <w:pStyle w:val="TableEntry"/>
              <w:jc w:val="center"/>
              <w:rPr>
                <w:noProof w:val="0"/>
              </w:rPr>
            </w:pPr>
            <w:r w:rsidRPr="00A03C55">
              <w:rPr>
                <w:noProof w:val="0"/>
              </w:rPr>
              <w:t>O</w:t>
            </w:r>
          </w:p>
        </w:tc>
        <w:tc>
          <w:tcPr>
            <w:tcW w:w="872" w:type="dxa"/>
          </w:tcPr>
          <w:p w14:paraId="73BE0700" w14:textId="77777777" w:rsidR="007A1F44" w:rsidRPr="00A03C55" w:rsidRDefault="007A1F44">
            <w:pPr>
              <w:pStyle w:val="TableEntry"/>
              <w:jc w:val="center"/>
              <w:rPr>
                <w:noProof w:val="0"/>
              </w:rPr>
            </w:pPr>
            <w:r w:rsidRPr="00A03C55">
              <w:rPr>
                <w:noProof w:val="0"/>
              </w:rPr>
              <w:t>[0..1]</w:t>
            </w:r>
          </w:p>
        </w:tc>
        <w:tc>
          <w:tcPr>
            <w:tcW w:w="1701" w:type="dxa"/>
          </w:tcPr>
          <w:p w14:paraId="5C1F7253" w14:textId="77777777" w:rsidR="007A1F44" w:rsidRPr="00A03C55" w:rsidRDefault="007A1F44">
            <w:pPr>
              <w:pStyle w:val="TableEntry"/>
              <w:jc w:val="center"/>
              <w:rPr>
                <w:noProof w:val="0"/>
              </w:rPr>
            </w:pPr>
            <w:r w:rsidRPr="00A03C55">
              <w:rPr>
                <w:noProof w:val="0"/>
              </w:rPr>
              <w:t>3</w:t>
            </w:r>
          </w:p>
        </w:tc>
      </w:tr>
      <w:tr w:rsidR="007A1F44" w:rsidRPr="00A03C55" w14:paraId="353C225B" w14:textId="77777777">
        <w:trPr>
          <w:cantSplit/>
          <w:jc w:val="center"/>
        </w:trPr>
        <w:tc>
          <w:tcPr>
            <w:tcW w:w="1951" w:type="dxa"/>
          </w:tcPr>
          <w:p w14:paraId="50DBC8DF" w14:textId="77777777" w:rsidR="007A1F44" w:rsidRPr="00A03C55" w:rsidRDefault="007A1F44" w:rsidP="00A0052B">
            <w:pPr>
              <w:pStyle w:val="TableEntry"/>
              <w:rPr>
                <w:noProof w:val="0"/>
              </w:rPr>
            </w:pPr>
            <w:r w:rsidRPr="00A03C55">
              <w:rPr>
                <w:noProof w:val="0"/>
              </w:rPr>
              <w:t>ROL</w:t>
            </w:r>
          </w:p>
        </w:tc>
        <w:tc>
          <w:tcPr>
            <w:tcW w:w="3544" w:type="dxa"/>
          </w:tcPr>
          <w:p w14:paraId="1AB5FA31" w14:textId="77777777" w:rsidR="007A1F44" w:rsidRPr="00A03C55" w:rsidRDefault="007A1F44">
            <w:pPr>
              <w:pStyle w:val="TableEntry"/>
              <w:rPr>
                <w:noProof w:val="0"/>
              </w:rPr>
            </w:pPr>
            <w:r w:rsidRPr="00A03C55">
              <w:rPr>
                <w:noProof w:val="0"/>
              </w:rPr>
              <w:t>Role</w:t>
            </w:r>
          </w:p>
        </w:tc>
        <w:tc>
          <w:tcPr>
            <w:tcW w:w="971" w:type="dxa"/>
          </w:tcPr>
          <w:p w14:paraId="524BE1D9" w14:textId="77777777" w:rsidR="007A1F44" w:rsidRPr="00A03C55" w:rsidRDefault="007A1F44">
            <w:pPr>
              <w:pStyle w:val="TableEntry"/>
              <w:jc w:val="center"/>
              <w:rPr>
                <w:noProof w:val="0"/>
              </w:rPr>
            </w:pPr>
            <w:r w:rsidRPr="00A03C55">
              <w:rPr>
                <w:noProof w:val="0"/>
              </w:rPr>
              <w:t>O</w:t>
            </w:r>
          </w:p>
        </w:tc>
        <w:tc>
          <w:tcPr>
            <w:tcW w:w="872" w:type="dxa"/>
          </w:tcPr>
          <w:p w14:paraId="44241693" w14:textId="77777777" w:rsidR="007A1F44" w:rsidRPr="00A03C55" w:rsidRDefault="007A1F44">
            <w:pPr>
              <w:pStyle w:val="TableEntry"/>
              <w:jc w:val="center"/>
              <w:rPr>
                <w:noProof w:val="0"/>
              </w:rPr>
            </w:pPr>
            <w:r w:rsidRPr="00A03C55">
              <w:rPr>
                <w:noProof w:val="0"/>
              </w:rPr>
              <w:t>[0..*]</w:t>
            </w:r>
          </w:p>
        </w:tc>
        <w:tc>
          <w:tcPr>
            <w:tcW w:w="1701" w:type="dxa"/>
          </w:tcPr>
          <w:p w14:paraId="3782EFF4" w14:textId="77777777" w:rsidR="007A1F44" w:rsidRPr="00A03C55" w:rsidRDefault="007A1F44">
            <w:pPr>
              <w:pStyle w:val="TableEntry"/>
              <w:jc w:val="center"/>
              <w:rPr>
                <w:noProof w:val="0"/>
              </w:rPr>
            </w:pPr>
            <w:r w:rsidRPr="00A03C55">
              <w:rPr>
                <w:noProof w:val="0"/>
              </w:rPr>
              <w:t>15</w:t>
            </w:r>
          </w:p>
        </w:tc>
      </w:tr>
      <w:tr w:rsidR="007A1F44" w:rsidRPr="00A03C55" w14:paraId="16C51521" w14:textId="77777777">
        <w:trPr>
          <w:cantSplit/>
          <w:jc w:val="center"/>
        </w:trPr>
        <w:tc>
          <w:tcPr>
            <w:tcW w:w="1951" w:type="dxa"/>
          </w:tcPr>
          <w:p w14:paraId="5EFED82B" w14:textId="77777777" w:rsidR="007A1F44" w:rsidRPr="00A03C55" w:rsidRDefault="007A1F44" w:rsidP="00A0052B">
            <w:pPr>
              <w:pStyle w:val="TableEntry"/>
              <w:rPr>
                <w:noProof w:val="0"/>
              </w:rPr>
            </w:pPr>
            <w:r w:rsidRPr="00A03C55">
              <w:rPr>
                <w:noProof w:val="0"/>
              </w:rPr>
              <w:t>NK1</w:t>
            </w:r>
          </w:p>
        </w:tc>
        <w:tc>
          <w:tcPr>
            <w:tcW w:w="3544" w:type="dxa"/>
          </w:tcPr>
          <w:p w14:paraId="71B7E506" w14:textId="77777777" w:rsidR="007A1F44" w:rsidRPr="00A03C55" w:rsidRDefault="007A1F44">
            <w:pPr>
              <w:pStyle w:val="TableEntry"/>
              <w:rPr>
                <w:noProof w:val="0"/>
              </w:rPr>
            </w:pPr>
            <w:r w:rsidRPr="00A03C55">
              <w:rPr>
                <w:noProof w:val="0"/>
              </w:rPr>
              <w:t>Next of Kin / Associated Parties</w:t>
            </w:r>
          </w:p>
        </w:tc>
        <w:tc>
          <w:tcPr>
            <w:tcW w:w="971" w:type="dxa"/>
          </w:tcPr>
          <w:p w14:paraId="36DA1D9A" w14:textId="77777777" w:rsidR="007A1F44" w:rsidRPr="00A03C55" w:rsidRDefault="007A1F44">
            <w:pPr>
              <w:pStyle w:val="TableEntry"/>
              <w:jc w:val="center"/>
              <w:rPr>
                <w:noProof w:val="0"/>
              </w:rPr>
            </w:pPr>
            <w:r w:rsidRPr="00A03C55">
              <w:rPr>
                <w:noProof w:val="0"/>
              </w:rPr>
              <w:t>O</w:t>
            </w:r>
          </w:p>
        </w:tc>
        <w:tc>
          <w:tcPr>
            <w:tcW w:w="872" w:type="dxa"/>
          </w:tcPr>
          <w:p w14:paraId="68AE71B0" w14:textId="77777777" w:rsidR="007A1F44" w:rsidRPr="00A03C55" w:rsidRDefault="007A1F44">
            <w:pPr>
              <w:pStyle w:val="TableEntry"/>
              <w:jc w:val="center"/>
              <w:rPr>
                <w:noProof w:val="0"/>
              </w:rPr>
            </w:pPr>
            <w:r w:rsidRPr="00A03C55">
              <w:rPr>
                <w:noProof w:val="0"/>
              </w:rPr>
              <w:t>[0..*]</w:t>
            </w:r>
          </w:p>
        </w:tc>
        <w:tc>
          <w:tcPr>
            <w:tcW w:w="1701" w:type="dxa"/>
          </w:tcPr>
          <w:p w14:paraId="074C577D" w14:textId="77777777" w:rsidR="007A1F44" w:rsidRPr="00A03C55" w:rsidRDefault="007A1F44">
            <w:pPr>
              <w:pStyle w:val="TableEntry"/>
              <w:jc w:val="center"/>
              <w:rPr>
                <w:noProof w:val="0"/>
              </w:rPr>
            </w:pPr>
            <w:r w:rsidRPr="00A03C55">
              <w:rPr>
                <w:noProof w:val="0"/>
              </w:rPr>
              <w:t>3</w:t>
            </w:r>
          </w:p>
        </w:tc>
      </w:tr>
      <w:tr w:rsidR="007A1F44" w:rsidRPr="00A03C55" w14:paraId="2233E674" w14:textId="77777777">
        <w:trPr>
          <w:cantSplit/>
          <w:jc w:val="center"/>
        </w:trPr>
        <w:tc>
          <w:tcPr>
            <w:tcW w:w="1951" w:type="dxa"/>
          </w:tcPr>
          <w:p w14:paraId="21C847BD" w14:textId="77777777" w:rsidR="007A1F44" w:rsidRPr="00A03C55" w:rsidRDefault="007A1F44" w:rsidP="00A0052B">
            <w:pPr>
              <w:pStyle w:val="TableEntry"/>
              <w:rPr>
                <w:noProof w:val="0"/>
              </w:rPr>
            </w:pPr>
            <w:r w:rsidRPr="00A03C55">
              <w:rPr>
                <w:noProof w:val="0"/>
              </w:rPr>
              <w:t>PV1</w:t>
            </w:r>
          </w:p>
        </w:tc>
        <w:tc>
          <w:tcPr>
            <w:tcW w:w="3544" w:type="dxa"/>
          </w:tcPr>
          <w:p w14:paraId="1B74F2B5" w14:textId="77777777" w:rsidR="007A1F44" w:rsidRPr="00A03C55" w:rsidRDefault="007A1F44">
            <w:pPr>
              <w:pStyle w:val="TableEntry"/>
              <w:rPr>
                <w:noProof w:val="0"/>
              </w:rPr>
            </w:pPr>
            <w:r w:rsidRPr="00A03C55">
              <w:rPr>
                <w:noProof w:val="0"/>
              </w:rPr>
              <w:t>Patient Visit</w:t>
            </w:r>
          </w:p>
        </w:tc>
        <w:tc>
          <w:tcPr>
            <w:tcW w:w="971" w:type="dxa"/>
          </w:tcPr>
          <w:p w14:paraId="708FC372" w14:textId="77777777" w:rsidR="007A1F44" w:rsidRPr="00A03C55" w:rsidRDefault="007A1F44">
            <w:pPr>
              <w:pStyle w:val="TableEntry"/>
              <w:jc w:val="center"/>
              <w:rPr>
                <w:noProof w:val="0"/>
              </w:rPr>
            </w:pPr>
            <w:r w:rsidRPr="00A03C55">
              <w:rPr>
                <w:noProof w:val="0"/>
              </w:rPr>
              <w:t>R</w:t>
            </w:r>
          </w:p>
        </w:tc>
        <w:tc>
          <w:tcPr>
            <w:tcW w:w="872" w:type="dxa"/>
          </w:tcPr>
          <w:p w14:paraId="5649E75F" w14:textId="77777777" w:rsidR="007A1F44" w:rsidRPr="00A03C55" w:rsidRDefault="007A1F44">
            <w:pPr>
              <w:pStyle w:val="TableEntry"/>
              <w:jc w:val="center"/>
              <w:rPr>
                <w:noProof w:val="0"/>
              </w:rPr>
            </w:pPr>
            <w:r w:rsidRPr="00A03C55">
              <w:rPr>
                <w:noProof w:val="0"/>
              </w:rPr>
              <w:t>[1..1]</w:t>
            </w:r>
          </w:p>
        </w:tc>
        <w:tc>
          <w:tcPr>
            <w:tcW w:w="1701" w:type="dxa"/>
          </w:tcPr>
          <w:p w14:paraId="6C3E0432" w14:textId="77777777" w:rsidR="007A1F44" w:rsidRPr="00A03C55" w:rsidRDefault="007A1F44">
            <w:pPr>
              <w:pStyle w:val="TableEntry"/>
              <w:jc w:val="center"/>
              <w:rPr>
                <w:noProof w:val="0"/>
              </w:rPr>
            </w:pPr>
            <w:r w:rsidRPr="00A03C55">
              <w:rPr>
                <w:noProof w:val="0"/>
              </w:rPr>
              <w:t>3</w:t>
            </w:r>
          </w:p>
        </w:tc>
      </w:tr>
      <w:tr w:rsidR="007A1F44" w:rsidRPr="00A03C55" w14:paraId="18C4BADF" w14:textId="77777777">
        <w:trPr>
          <w:cantSplit/>
          <w:jc w:val="center"/>
        </w:trPr>
        <w:tc>
          <w:tcPr>
            <w:tcW w:w="1951" w:type="dxa"/>
          </w:tcPr>
          <w:p w14:paraId="3C1CC662" w14:textId="77777777" w:rsidR="007A1F44" w:rsidRPr="00A03C55" w:rsidRDefault="007A1F44" w:rsidP="00A0052B">
            <w:pPr>
              <w:pStyle w:val="TableEntry"/>
              <w:rPr>
                <w:noProof w:val="0"/>
              </w:rPr>
            </w:pPr>
            <w:r w:rsidRPr="00A03C55">
              <w:rPr>
                <w:noProof w:val="0"/>
              </w:rPr>
              <w:t>PV2</w:t>
            </w:r>
          </w:p>
        </w:tc>
        <w:tc>
          <w:tcPr>
            <w:tcW w:w="3544" w:type="dxa"/>
          </w:tcPr>
          <w:p w14:paraId="36F37A10" w14:textId="77777777" w:rsidR="007A1F44" w:rsidRPr="00A03C55" w:rsidRDefault="007A1F44">
            <w:pPr>
              <w:pStyle w:val="TableEntry"/>
              <w:rPr>
                <w:noProof w:val="0"/>
              </w:rPr>
            </w:pPr>
            <w:r w:rsidRPr="00A03C55">
              <w:rPr>
                <w:noProof w:val="0"/>
              </w:rPr>
              <w:t>Patient Visit – Additional Info</w:t>
            </w:r>
          </w:p>
        </w:tc>
        <w:tc>
          <w:tcPr>
            <w:tcW w:w="971" w:type="dxa"/>
          </w:tcPr>
          <w:p w14:paraId="359E9732" w14:textId="77777777" w:rsidR="007A1F44" w:rsidRPr="00A03C55" w:rsidRDefault="007A1F44">
            <w:pPr>
              <w:pStyle w:val="TableEntry"/>
              <w:jc w:val="center"/>
              <w:rPr>
                <w:noProof w:val="0"/>
              </w:rPr>
            </w:pPr>
            <w:r w:rsidRPr="00A03C55">
              <w:rPr>
                <w:noProof w:val="0"/>
              </w:rPr>
              <w:t>O</w:t>
            </w:r>
          </w:p>
        </w:tc>
        <w:tc>
          <w:tcPr>
            <w:tcW w:w="872" w:type="dxa"/>
          </w:tcPr>
          <w:p w14:paraId="201B3BC6" w14:textId="77777777" w:rsidR="007A1F44" w:rsidRPr="00A03C55" w:rsidRDefault="007A1F44">
            <w:pPr>
              <w:pStyle w:val="TableEntry"/>
              <w:jc w:val="center"/>
              <w:rPr>
                <w:noProof w:val="0"/>
              </w:rPr>
            </w:pPr>
            <w:r w:rsidRPr="00A03C55">
              <w:rPr>
                <w:noProof w:val="0"/>
              </w:rPr>
              <w:t>[0..1]</w:t>
            </w:r>
          </w:p>
        </w:tc>
        <w:tc>
          <w:tcPr>
            <w:tcW w:w="1701" w:type="dxa"/>
          </w:tcPr>
          <w:p w14:paraId="4FD0CFE7" w14:textId="77777777" w:rsidR="007A1F44" w:rsidRPr="00A03C55" w:rsidRDefault="007A1F44">
            <w:pPr>
              <w:pStyle w:val="TableEntry"/>
              <w:jc w:val="center"/>
              <w:rPr>
                <w:noProof w:val="0"/>
              </w:rPr>
            </w:pPr>
            <w:r w:rsidRPr="00A03C55">
              <w:rPr>
                <w:noProof w:val="0"/>
              </w:rPr>
              <w:t>3</w:t>
            </w:r>
          </w:p>
        </w:tc>
      </w:tr>
      <w:tr w:rsidR="007A1F44" w:rsidRPr="00A03C55" w14:paraId="0EFCB67A" w14:textId="77777777">
        <w:trPr>
          <w:cantSplit/>
          <w:jc w:val="center"/>
        </w:trPr>
        <w:tc>
          <w:tcPr>
            <w:tcW w:w="1951" w:type="dxa"/>
          </w:tcPr>
          <w:p w14:paraId="4E41AA58" w14:textId="77777777" w:rsidR="007A1F44" w:rsidRPr="00A03C55" w:rsidRDefault="007A1F44" w:rsidP="00A0052B">
            <w:pPr>
              <w:pStyle w:val="TableEntry"/>
              <w:rPr>
                <w:noProof w:val="0"/>
              </w:rPr>
            </w:pPr>
            <w:r w:rsidRPr="00A03C55">
              <w:rPr>
                <w:noProof w:val="0"/>
              </w:rPr>
              <w:t>ZBE</w:t>
            </w:r>
          </w:p>
        </w:tc>
        <w:tc>
          <w:tcPr>
            <w:tcW w:w="3544" w:type="dxa"/>
          </w:tcPr>
          <w:p w14:paraId="4830C7B0" w14:textId="77777777" w:rsidR="007A1F44" w:rsidRPr="00A03C55" w:rsidRDefault="007A1F44">
            <w:pPr>
              <w:pStyle w:val="TableEntry"/>
              <w:rPr>
                <w:noProof w:val="0"/>
              </w:rPr>
            </w:pPr>
            <w:r w:rsidRPr="00A03C55">
              <w:rPr>
                <w:noProof w:val="0"/>
              </w:rPr>
              <w:t>Movement segment</w:t>
            </w:r>
          </w:p>
        </w:tc>
        <w:tc>
          <w:tcPr>
            <w:tcW w:w="971" w:type="dxa"/>
          </w:tcPr>
          <w:p w14:paraId="12697CFD" w14:textId="77777777" w:rsidR="007A1F44" w:rsidRPr="00A03C55" w:rsidRDefault="007A1F44">
            <w:pPr>
              <w:pStyle w:val="TableEntry"/>
              <w:jc w:val="center"/>
              <w:rPr>
                <w:noProof w:val="0"/>
              </w:rPr>
            </w:pPr>
            <w:r w:rsidRPr="00A03C55">
              <w:rPr>
                <w:noProof w:val="0"/>
              </w:rPr>
              <w:t>R</w:t>
            </w:r>
          </w:p>
        </w:tc>
        <w:tc>
          <w:tcPr>
            <w:tcW w:w="872" w:type="dxa"/>
          </w:tcPr>
          <w:p w14:paraId="73ECA569" w14:textId="77777777" w:rsidR="007A1F44" w:rsidRPr="00A03C55" w:rsidRDefault="007A1F44">
            <w:pPr>
              <w:pStyle w:val="TableEntry"/>
              <w:jc w:val="center"/>
              <w:rPr>
                <w:noProof w:val="0"/>
              </w:rPr>
            </w:pPr>
            <w:r w:rsidRPr="00A03C55">
              <w:rPr>
                <w:noProof w:val="0"/>
              </w:rPr>
              <w:t>[1..1]</w:t>
            </w:r>
          </w:p>
        </w:tc>
        <w:tc>
          <w:tcPr>
            <w:tcW w:w="1701" w:type="dxa"/>
          </w:tcPr>
          <w:p w14:paraId="5892B37D" w14:textId="77777777" w:rsidR="007A1F44" w:rsidRPr="00A03C55" w:rsidRDefault="007A1F44">
            <w:pPr>
              <w:pStyle w:val="TableEntry"/>
              <w:jc w:val="center"/>
              <w:rPr>
                <w:noProof w:val="0"/>
              </w:rPr>
            </w:pPr>
          </w:p>
        </w:tc>
      </w:tr>
      <w:tr w:rsidR="007A1F44" w:rsidRPr="00A03C55" w14:paraId="5511008E" w14:textId="77777777">
        <w:trPr>
          <w:cantSplit/>
          <w:jc w:val="center"/>
        </w:trPr>
        <w:tc>
          <w:tcPr>
            <w:tcW w:w="1951" w:type="dxa"/>
          </w:tcPr>
          <w:p w14:paraId="0FF127A9" w14:textId="77777777" w:rsidR="007A1F44" w:rsidRPr="00A03C55" w:rsidRDefault="007A1F44" w:rsidP="00A0052B">
            <w:pPr>
              <w:pStyle w:val="TableEntry"/>
              <w:rPr>
                <w:noProof w:val="0"/>
              </w:rPr>
            </w:pPr>
            <w:r w:rsidRPr="00A03C55">
              <w:rPr>
                <w:noProof w:val="0"/>
              </w:rPr>
              <w:t>ROL</w:t>
            </w:r>
          </w:p>
        </w:tc>
        <w:tc>
          <w:tcPr>
            <w:tcW w:w="3544" w:type="dxa"/>
          </w:tcPr>
          <w:p w14:paraId="318B40DB" w14:textId="77777777" w:rsidR="007A1F44" w:rsidRPr="00A03C55" w:rsidRDefault="007A1F44">
            <w:pPr>
              <w:pStyle w:val="TableEntry"/>
              <w:rPr>
                <w:noProof w:val="0"/>
              </w:rPr>
            </w:pPr>
            <w:r w:rsidRPr="00A03C55">
              <w:rPr>
                <w:noProof w:val="0"/>
              </w:rPr>
              <w:t>Role</w:t>
            </w:r>
          </w:p>
        </w:tc>
        <w:tc>
          <w:tcPr>
            <w:tcW w:w="971" w:type="dxa"/>
          </w:tcPr>
          <w:p w14:paraId="4643EFD1" w14:textId="77777777" w:rsidR="007A1F44" w:rsidRPr="00A03C55" w:rsidRDefault="007A1F44">
            <w:pPr>
              <w:pStyle w:val="TableEntry"/>
              <w:jc w:val="center"/>
              <w:rPr>
                <w:noProof w:val="0"/>
              </w:rPr>
            </w:pPr>
            <w:r w:rsidRPr="00A03C55">
              <w:rPr>
                <w:noProof w:val="0"/>
              </w:rPr>
              <w:t>O</w:t>
            </w:r>
          </w:p>
        </w:tc>
        <w:tc>
          <w:tcPr>
            <w:tcW w:w="872" w:type="dxa"/>
          </w:tcPr>
          <w:p w14:paraId="37541219" w14:textId="77777777" w:rsidR="007A1F44" w:rsidRPr="00A03C55" w:rsidRDefault="007A1F44">
            <w:pPr>
              <w:pStyle w:val="TableEntry"/>
              <w:jc w:val="center"/>
              <w:rPr>
                <w:noProof w:val="0"/>
              </w:rPr>
            </w:pPr>
            <w:r w:rsidRPr="00A03C55">
              <w:rPr>
                <w:noProof w:val="0"/>
              </w:rPr>
              <w:t>[0..*]</w:t>
            </w:r>
          </w:p>
        </w:tc>
        <w:tc>
          <w:tcPr>
            <w:tcW w:w="1701" w:type="dxa"/>
          </w:tcPr>
          <w:p w14:paraId="2F471583" w14:textId="77777777" w:rsidR="007A1F44" w:rsidRPr="00A03C55" w:rsidRDefault="007A1F44">
            <w:pPr>
              <w:pStyle w:val="TableEntry"/>
              <w:jc w:val="center"/>
              <w:rPr>
                <w:noProof w:val="0"/>
              </w:rPr>
            </w:pPr>
            <w:r w:rsidRPr="00A03C55">
              <w:rPr>
                <w:noProof w:val="0"/>
              </w:rPr>
              <w:t>15</w:t>
            </w:r>
          </w:p>
        </w:tc>
      </w:tr>
      <w:tr w:rsidR="007A1F44" w:rsidRPr="00A03C55" w14:paraId="7496F587" w14:textId="77777777">
        <w:trPr>
          <w:cantSplit/>
          <w:jc w:val="center"/>
        </w:trPr>
        <w:tc>
          <w:tcPr>
            <w:tcW w:w="1951" w:type="dxa"/>
          </w:tcPr>
          <w:p w14:paraId="084F29BF" w14:textId="77777777" w:rsidR="007A1F44" w:rsidRPr="00A03C55" w:rsidRDefault="007A1F44" w:rsidP="00A0052B">
            <w:pPr>
              <w:pStyle w:val="TableEntry"/>
              <w:rPr>
                <w:noProof w:val="0"/>
              </w:rPr>
            </w:pPr>
            <w:r w:rsidRPr="00A03C55">
              <w:rPr>
                <w:noProof w:val="0"/>
              </w:rPr>
              <w:t>DB1</w:t>
            </w:r>
          </w:p>
        </w:tc>
        <w:tc>
          <w:tcPr>
            <w:tcW w:w="3544" w:type="dxa"/>
          </w:tcPr>
          <w:p w14:paraId="600135EA" w14:textId="77777777" w:rsidR="007A1F44" w:rsidRPr="00A03C55" w:rsidRDefault="007A1F44">
            <w:pPr>
              <w:pStyle w:val="TableEntry"/>
              <w:rPr>
                <w:noProof w:val="0"/>
              </w:rPr>
            </w:pPr>
            <w:r w:rsidRPr="00A03C55">
              <w:rPr>
                <w:noProof w:val="0"/>
              </w:rPr>
              <w:t>Disability Information</w:t>
            </w:r>
          </w:p>
        </w:tc>
        <w:tc>
          <w:tcPr>
            <w:tcW w:w="971" w:type="dxa"/>
          </w:tcPr>
          <w:p w14:paraId="297E2E52" w14:textId="77777777" w:rsidR="007A1F44" w:rsidRPr="00A03C55" w:rsidRDefault="007A1F44">
            <w:pPr>
              <w:pStyle w:val="TableEntry"/>
              <w:jc w:val="center"/>
              <w:rPr>
                <w:noProof w:val="0"/>
              </w:rPr>
            </w:pPr>
            <w:r w:rsidRPr="00A03C55">
              <w:rPr>
                <w:noProof w:val="0"/>
              </w:rPr>
              <w:t>O</w:t>
            </w:r>
          </w:p>
        </w:tc>
        <w:tc>
          <w:tcPr>
            <w:tcW w:w="872" w:type="dxa"/>
          </w:tcPr>
          <w:p w14:paraId="68C3D13C" w14:textId="77777777" w:rsidR="007A1F44" w:rsidRPr="00A03C55" w:rsidRDefault="007A1F44">
            <w:pPr>
              <w:pStyle w:val="TableEntry"/>
              <w:jc w:val="center"/>
              <w:rPr>
                <w:noProof w:val="0"/>
              </w:rPr>
            </w:pPr>
            <w:r w:rsidRPr="00A03C55">
              <w:rPr>
                <w:noProof w:val="0"/>
              </w:rPr>
              <w:t>[0..*]</w:t>
            </w:r>
          </w:p>
        </w:tc>
        <w:tc>
          <w:tcPr>
            <w:tcW w:w="1701" w:type="dxa"/>
          </w:tcPr>
          <w:p w14:paraId="3B3ED5A5" w14:textId="77777777" w:rsidR="007A1F44" w:rsidRPr="00A03C55" w:rsidRDefault="007A1F44">
            <w:pPr>
              <w:pStyle w:val="TableEntry"/>
              <w:jc w:val="center"/>
              <w:rPr>
                <w:noProof w:val="0"/>
              </w:rPr>
            </w:pPr>
            <w:r w:rsidRPr="00A03C55">
              <w:rPr>
                <w:noProof w:val="0"/>
              </w:rPr>
              <w:t>3</w:t>
            </w:r>
          </w:p>
        </w:tc>
      </w:tr>
      <w:tr w:rsidR="007A1F44" w:rsidRPr="00A03C55" w14:paraId="102AF153" w14:textId="77777777">
        <w:trPr>
          <w:cantSplit/>
          <w:jc w:val="center"/>
        </w:trPr>
        <w:tc>
          <w:tcPr>
            <w:tcW w:w="1951" w:type="dxa"/>
          </w:tcPr>
          <w:p w14:paraId="5E562D09" w14:textId="77777777" w:rsidR="007A1F44" w:rsidRPr="00A03C55" w:rsidRDefault="007A1F44" w:rsidP="00A0052B">
            <w:pPr>
              <w:pStyle w:val="TableEntry"/>
              <w:rPr>
                <w:noProof w:val="0"/>
              </w:rPr>
            </w:pPr>
            <w:r w:rsidRPr="00A03C55">
              <w:rPr>
                <w:noProof w:val="0"/>
              </w:rPr>
              <w:t>OBX</w:t>
            </w:r>
          </w:p>
        </w:tc>
        <w:tc>
          <w:tcPr>
            <w:tcW w:w="3544" w:type="dxa"/>
          </w:tcPr>
          <w:p w14:paraId="2B0A88D0" w14:textId="77777777" w:rsidR="007A1F44" w:rsidRPr="00A03C55" w:rsidRDefault="007A1F44">
            <w:pPr>
              <w:pStyle w:val="TableEntry"/>
              <w:rPr>
                <w:noProof w:val="0"/>
              </w:rPr>
            </w:pPr>
            <w:r w:rsidRPr="00A03C55">
              <w:rPr>
                <w:noProof w:val="0"/>
              </w:rPr>
              <w:t>Observation/Result</w:t>
            </w:r>
          </w:p>
        </w:tc>
        <w:tc>
          <w:tcPr>
            <w:tcW w:w="971" w:type="dxa"/>
          </w:tcPr>
          <w:p w14:paraId="4E2F6589" w14:textId="77777777" w:rsidR="007A1F44" w:rsidRPr="00A03C55" w:rsidRDefault="007A1F44">
            <w:pPr>
              <w:pStyle w:val="TableEntry"/>
              <w:jc w:val="center"/>
              <w:rPr>
                <w:noProof w:val="0"/>
              </w:rPr>
            </w:pPr>
            <w:r w:rsidRPr="00A03C55">
              <w:rPr>
                <w:noProof w:val="0"/>
              </w:rPr>
              <w:t>O</w:t>
            </w:r>
          </w:p>
        </w:tc>
        <w:tc>
          <w:tcPr>
            <w:tcW w:w="872" w:type="dxa"/>
          </w:tcPr>
          <w:p w14:paraId="0B5707AC" w14:textId="77777777" w:rsidR="007A1F44" w:rsidRPr="00A03C55" w:rsidRDefault="007A1F44">
            <w:pPr>
              <w:pStyle w:val="TableEntry"/>
              <w:jc w:val="center"/>
              <w:rPr>
                <w:noProof w:val="0"/>
              </w:rPr>
            </w:pPr>
            <w:r w:rsidRPr="00A03C55">
              <w:rPr>
                <w:noProof w:val="0"/>
              </w:rPr>
              <w:t>[0..*]</w:t>
            </w:r>
          </w:p>
        </w:tc>
        <w:tc>
          <w:tcPr>
            <w:tcW w:w="1701" w:type="dxa"/>
          </w:tcPr>
          <w:p w14:paraId="24CE0F3A" w14:textId="77777777" w:rsidR="007A1F44" w:rsidRPr="00A03C55" w:rsidRDefault="007A1F44">
            <w:pPr>
              <w:pStyle w:val="TableEntry"/>
              <w:jc w:val="center"/>
              <w:rPr>
                <w:noProof w:val="0"/>
              </w:rPr>
            </w:pPr>
            <w:r w:rsidRPr="00A03C55">
              <w:rPr>
                <w:noProof w:val="0"/>
              </w:rPr>
              <w:t>7</w:t>
            </w:r>
          </w:p>
        </w:tc>
      </w:tr>
      <w:tr w:rsidR="007A1F44" w:rsidRPr="00A03C55" w14:paraId="7EC20A0C" w14:textId="77777777">
        <w:trPr>
          <w:cantSplit/>
          <w:jc w:val="center"/>
        </w:trPr>
        <w:tc>
          <w:tcPr>
            <w:tcW w:w="1951" w:type="dxa"/>
          </w:tcPr>
          <w:p w14:paraId="5A78BB0B" w14:textId="77777777" w:rsidR="007A1F44" w:rsidRPr="00A03C55" w:rsidRDefault="007A1F44" w:rsidP="00A0052B">
            <w:pPr>
              <w:pStyle w:val="TableEntry"/>
              <w:rPr>
                <w:noProof w:val="0"/>
              </w:rPr>
            </w:pPr>
            <w:r w:rsidRPr="00A03C55">
              <w:rPr>
                <w:noProof w:val="0"/>
              </w:rPr>
              <w:t>AL1</w:t>
            </w:r>
          </w:p>
        </w:tc>
        <w:tc>
          <w:tcPr>
            <w:tcW w:w="3544" w:type="dxa"/>
          </w:tcPr>
          <w:p w14:paraId="64AC702F" w14:textId="77777777" w:rsidR="007A1F44" w:rsidRPr="00A03C55" w:rsidRDefault="007A1F44">
            <w:pPr>
              <w:pStyle w:val="TableEntry"/>
              <w:rPr>
                <w:noProof w:val="0"/>
              </w:rPr>
            </w:pPr>
            <w:r w:rsidRPr="00A03C55">
              <w:rPr>
                <w:noProof w:val="0"/>
              </w:rPr>
              <w:t>Allergy Information</w:t>
            </w:r>
          </w:p>
        </w:tc>
        <w:tc>
          <w:tcPr>
            <w:tcW w:w="971" w:type="dxa"/>
          </w:tcPr>
          <w:p w14:paraId="46589716" w14:textId="77777777" w:rsidR="007A1F44" w:rsidRPr="00A03C55" w:rsidRDefault="007A1F44">
            <w:pPr>
              <w:pStyle w:val="TableEntry"/>
              <w:jc w:val="center"/>
              <w:rPr>
                <w:noProof w:val="0"/>
              </w:rPr>
            </w:pPr>
            <w:r w:rsidRPr="00A03C55">
              <w:rPr>
                <w:noProof w:val="0"/>
              </w:rPr>
              <w:t>O</w:t>
            </w:r>
          </w:p>
        </w:tc>
        <w:tc>
          <w:tcPr>
            <w:tcW w:w="872" w:type="dxa"/>
          </w:tcPr>
          <w:p w14:paraId="4FA902EE" w14:textId="77777777" w:rsidR="007A1F44" w:rsidRPr="00A03C55" w:rsidRDefault="007A1F44">
            <w:pPr>
              <w:pStyle w:val="TableEntry"/>
              <w:jc w:val="center"/>
              <w:rPr>
                <w:noProof w:val="0"/>
              </w:rPr>
            </w:pPr>
            <w:r w:rsidRPr="00A03C55">
              <w:rPr>
                <w:noProof w:val="0"/>
              </w:rPr>
              <w:t>[0..*]</w:t>
            </w:r>
          </w:p>
        </w:tc>
        <w:tc>
          <w:tcPr>
            <w:tcW w:w="1701" w:type="dxa"/>
          </w:tcPr>
          <w:p w14:paraId="21E2396F" w14:textId="77777777" w:rsidR="007A1F44" w:rsidRPr="00A03C55" w:rsidRDefault="007A1F44">
            <w:pPr>
              <w:pStyle w:val="TableEntry"/>
              <w:jc w:val="center"/>
              <w:rPr>
                <w:noProof w:val="0"/>
              </w:rPr>
            </w:pPr>
            <w:r w:rsidRPr="00A03C55">
              <w:rPr>
                <w:noProof w:val="0"/>
              </w:rPr>
              <w:t>3</w:t>
            </w:r>
          </w:p>
        </w:tc>
      </w:tr>
      <w:tr w:rsidR="007A1F44" w:rsidRPr="00A03C55" w14:paraId="628A74EC" w14:textId="77777777">
        <w:trPr>
          <w:cantSplit/>
          <w:jc w:val="center"/>
        </w:trPr>
        <w:tc>
          <w:tcPr>
            <w:tcW w:w="1951" w:type="dxa"/>
          </w:tcPr>
          <w:p w14:paraId="75086D6F" w14:textId="77777777" w:rsidR="007A1F44" w:rsidRPr="00A03C55" w:rsidRDefault="007A1F44" w:rsidP="00A0052B">
            <w:pPr>
              <w:pStyle w:val="TableEntry"/>
              <w:rPr>
                <w:noProof w:val="0"/>
              </w:rPr>
            </w:pPr>
            <w:r w:rsidRPr="00A03C55">
              <w:rPr>
                <w:noProof w:val="0"/>
              </w:rPr>
              <w:t>DG1</w:t>
            </w:r>
          </w:p>
        </w:tc>
        <w:tc>
          <w:tcPr>
            <w:tcW w:w="3544" w:type="dxa"/>
          </w:tcPr>
          <w:p w14:paraId="5F5B3DEC" w14:textId="77777777" w:rsidR="007A1F44" w:rsidRPr="00A03C55" w:rsidRDefault="007A1F44">
            <w:pPr>
              <w:pStyle w:val="TableEntry"/>
              <w:rPr>
                <w:noProof w:val="0"/>
              </w:rPr>
            </w:pPr>
            <w:r w:rsidRPr="00A03C55">
              <w:rPr>
                <w:noProof w:val="0"/>
              </w:rPr>
              <w:t>Diagnosis Information</w:t>
            </w:r>
          </w:p>
        </w:tc>
        <w:tc>
          <w:tcPr>
            <w:tcW w:w="971" w:type="dxa"/>
          </w:tcPr>
          <w:p w14:paraId="4A6377A7" w14:textId="77777777" w:rsidR="007A1F44" w:rsidRPr="00A03C55" w:rsidRDefault="007A1F44">
            <w:pPr>
              <w:pStyle w:val="TableEntry"/>
              <w:jc w:val="center"/>
              <w:rPr>
                <w:noProof w:val="0"/>
              </w:rPr>
            </w:pPr>
            <w:r w:rsidRPr="00A03C55">
              <w:rPr>
                <w:noProof w:val="0"/>
              </w:rPr>
              <w:t>O</w:t>
            </w:r>
          </w:p>
        </w:tc>
        <w:tc>
          <w:tcPr>
            <w:tcW w:w="872" w:type="dxa"/>
          </w:tcPr>
          <w:p w14:paraId="64F2113D" w14:textId="77777777" w:rsidR="007A1F44" w:rsidRPr="00A03C55" w:rsidRDefault="007A1F44">
            <w:pPr>
              <w:pStyle w:val="TableEntry"/>
              <w:jc w:val="center"/>
              <w:rPr>
                <w:noProof w:val="0"/>
              </w:rPr>
            </w:pPr>
            <w:r w:rsidRPr="00A03C55">
              <w:rPr>
                <w:noProof w:val="0"/>
              </w:rPr>
              <w:t>[0..*]</w:t>
            </w:r>
          </w:p>
        </w:tc>
        <w:tc>
          <w:tcPr>
            <w:tcW w:w="1701" w:type="dxa"/>
          </w:tcPr>
          <w:p w14:paraId="358C4D9E" w14:textId="77777777" w:rsidR="007A1F44" w:rsidRPr="00A03C55" w:rsidRDefault="007A1F44">
            <w:pPr>
              <w:pStyle w:val="TableEntry"/>
              <w:jc w:val="center"/>
              <w:rPr>
                <w:noProof w:val="0"/>
              </w:rPr>
            </w:pPr>
            <w:r w:rsidRPr="00A03C55">
              <w:rPr>
                <w:noProof w:val="0"/>
              </w:rPr>
              <w:t>6</w:t>
            </w:r>
          </w:p>
        </w:tc>
      </w:tr>
      <w:tr w:rsidR="007A1F44" w:rsidRPr="00A03C55" w14:paraId="7C976748" w14:textId="77777777">
        <w:trPr>
          <w:cantSplit/>
          <w:jc w:val="center"/>
        </w:trPr>
        <w:tc>
          <w:tcPr>
            <w:tcW w:w="1951" w:type="dxa"/>
          </w:tcPr>
          <w:p w14:paraId="74B4695B" w14:textId="77777777" w:rsidR="007A1F44" w:rsidRPr="00A03C55" w:rsidRDefault="007A1F44" w:rsidP="00A0052B">
            <w:pPr>
              <w:pStyle w:val="TableEntry"/>
              <w:rPr>
                <w:noProof w:val="0"/>
              </w:rPr>
            </w:pPr>
            <w:r w:rsidRPr="00A03C55">
              <w:rPr>
                <w:noProof w:val="0"/>
              </w:rPr>
              <w:t>DRG</w:t>
            </w:r>
          </w:p>
        </w:tc>
        <w:tc>
          <w:tcPr>
            <w:tcW w:w="3544" w:type="dxa"/>
          </w:tcPr>
          <w:p w14:paraId="483AD047" w14:textId="77777777" w:rsidR="007A1F44" w:rsidRPr="00A03C55" w:rsidRDefault="007A1F44">
            <w:pPr>
              <w:pStyle w:val="TableEntry"/>
              <w:rPr>
                <w:noProof w:val="0"/>
              </w:rPr>
            </w:pPr>
            <w:r w:rsidRPr="00A03C55">
              <w:rPr>
                <w:noProof w:val="0"/>
              </w:rPr>
              <w:t>Diagnosis Related Group</w:t>
            </w:r>
          </w:p>
        </w:tc>
        <w:tc>
          <w:tcPr>
            <w:tcW w:w="971" w:type="dxa"/>
          </w:tcPr>
          <w:p w14:paraId="13551654" w14:textId="77777777" w:rsidR="007A1F44" w:rsidRPr="00A03C55" w:rsidRDefault="007A1F44">
            <w:pPr>
              <w:pStyle w:val="TableEntry"/>
              <w:jc w:val="center"/>
              <w:rPr>
                <w:noProof w:val="0"/>
              </w:rPr>
            </w:pPr>
            <w:r w:rsidRPr="00A03C55">
              <w:rPr>
                <w:noProof w:val="0"/>
              </w:rPr>
              <w:t>O</w:t>
            </w:r>
          </w:p>
        </w:tc>
        <w:tc>
          <w:tcPr>
            <w:tcW w:w="872" w:type="dxa"/>
          </w:tcPr>
          <w:p w14:paraId="42464286" w14:textId="77777777" w:rsidR="007A1F44" w:rsidRPr="00A03C55" w:rsidRDefault="007A1F44">
            <w:pPr>
              <w:pStyle w:val="TableEntry"/>
              <w:jc w:val="center"/>
              <w:rPr>
                <w:noProof w:val="0"/>
              </w:rPr>
            </w:pPr>
            <w:r w:rsidRPr="00A03C55">
              <w:rPr>
                <w:noProof w:val="0"/>
              </w:rPr>
              <w:t>[0..1]</w:t>
            </w:r>
          </w:p>
        </w:tc>
        <w:tc>
          <w:tcPr>
            <w:tcW w:w="1701" w:type="dxa"/>
          </w:tcPr>
          <w:p w14:paraId="1C72D663" w14:textId="77777777" w:rsidR="007A1F44" w:rsidRPr="00A03C55" w:rsidRDefault="007A1F44">
            <w:pPr>
              <w:pStyle w:val="TableEntry"/>
              <w:jc w:val="center"/>
              <w:rPr>
                <w:noProof w:val="0"/>
              </w:rPr>
            </w:pPr>
            <w:r w:rsidRPr="00A03C55">
              <w:rPr>
                <w:noProof w:val="0"/>
              </w:rPr>
              <w:t>6</w:t>
            </w:r>
          </w:p>
        </w:tc>
      </w:tr>
      <w:tr w:rsidR="007A1F44" w:rsidRPr="00A03C55" w14:paraId="22FA7F14" w14:textId="77777777">
        <w:trPr>
          <w:cantSplit/>
          <w:jc w:val="center"/>
        </w:trPr>
        <w:tc>
          <w:tcPr>
            <w:tcW w:w="1951" w:type="dxa"/>
          </w:tcPr>
          <w:p w14:paraId="576234C2" w14:textId="77777777" w:rsidR="007A1F44" w:rsidRPr="00A03C55" w:rsidRDefault="007A1F44" w:rsidP="00A0052B">
            <w:pPr>
              <w:pStyle w:val="TableEntry"/>
              <w:rPr>
                <w:noProof w:val="0"/>
              </w:rPr>
            </w:pPr>
            <w:r w:rsidRPr="00A03C55">
              <w:rPr>
                <w:noProof w:val="0"/>
              </w:rPr>
              <w:t>---</w:t>
            </w:r>
          </w:p>
        </w:tc>
        <w:tc>
          <w:tcPr>
            <w:tcW w:w="3544" w:type="dxa"/>
          </w:tcPr>
          <w:p w14:paraId="6D8EDD33" w14:textId="77777777" w:rsidR="007A1F44" w:rsidRPr="00A03C55" w:rsidRDefault="007A1F44">
            <w:pPr>
              <w:pStyle w:val="TableEntry"/>
              <w:rPr>
                <w:noProof w:val="0"/>
              </w:rPr>
            </w:pPr>
            <w:r w:rsidRPr="00A03C55">
              <w:rPr>
                <w:noProof w:val="0"/>
              </w:rPr>
              <w:t>--- PROCEDURE begin</w:t>
            </w:r>
          </w:p>
        </w:tc>
        <w:tc>
          <w:tcPr>
            <w:tcW w:w="971" w:type="dxa"/>
          </w:tcPr>
          <w:p w14:paraId="1CC8EEDB" w14:textId="77777777" w:rsidR="007A1F44" w:rsidRPr="00A03C55" w:rsidRDefault="007A1F44">
            <w:pPr>
              <w:pStyle w:val="TableEntry"/>
              <w:jc w:val="center"/>
              <w:rPr>
                <w:noProof w:val="0"/>
              </w:rPr>
            </w:pPr>
            <w:r w:rsidRPr="00A03C55">
              <w:rPr>
                <w:noProof w:val="0"/>
              </w:rPr>
              <w:t>O</w:t>
            </w:r>
          </w:p>
        </w:tc>
        <w:tc>
          <w:tcPr>
            <w:tcW w:w="872" w:type="dxa"/>
          </w:tcPr>
          <w:p w14:paraId="63800ED0" w14:textId="77777777" w:rsidR="007A1F44" w:rsidRPr="00A03C55" w:rsidRDefault="007A1F44">
            <w:pPr>
              <w:pStyle w:val="TableEntry"/>
              <w:jc w:val="center"/>
              <w:rPr>
                <w:noProof w:val="0"/>
              </w:rPr>
            </w:pPr>
            <w:r w:rsidRPr="00A03C55">
              <w:rPr>
                <w:noProof w:val="0"/>
              </w:rPr>
              <w:t>[0..*]</w:t>
            </w:r>
          </w:p>
        </w:tc>
        <w:tc>
          <w:tcPr>
            <w:tcW w:w="1701" w:type="dxa"/>
          </w:tcPr>
          <w:p w14:paraId="42C537CD" w14:textId="77777777" w:rsidR="007A1F44" w:rsidRPr="00A03C55" w:rsidRDefault="007A1F44">
            <w:pPr>
              <w:pStyle w:val="TableEntry"/>
              <w:jc w:val="center"/>
              <w:rPr>
                <w:noProof w:val="0"/>
              </w:rPr>
            </w:pPr>
          </w:p>
        </w:tc>
      </w:tr>
      <w:tr w:rsidR="007A1F44" w:rsidRPr="00A03C55" w14:paraId="6BD7F1CD" w14:textId="77777777">
        <w:trPr>
          <w:cantSplit/>
          <w:jc w:val="center"/>
        </w:trPr>
        <w:tc>
          <w:tcPr>
            <w:tcW w:w="1951" w:type="dxa"/>
          </w:tcPr>
          <w:p w14:paraId="7EE9E04E" w14:textId="77777777" w:rsidR="007A1F44" w:rsidRPr="00A03C55" w:rsidRDefault="007A1F44" w:rsidP="00A0052B">
            <w:pPr>
              <w:pStyle w:val="TableEntry"/>
              <w:rPr>
                <w:noProof w:val="0"/>
              </w:rPr>
            </w:pPr>
            <w:r w:rsidRPr="00A03C55">
              <w:rPr>
                <w:noProof w:val="0"/>
              </w:rPr>
              <w:t xml:space="preserve">  PR1</w:t>
            </w:r>
          </w:p>
        </w:tc>
        <w:tc>
          <w:tcPr>
            <w:tcW w:w="3544" w:type="dxa"/>
          </w:tcPr>
          <w:p w14:paraId="6D4EF975" w14:textId="77777777" w:rsidR="007A1F44" w:rsidRPr="00A03C55" w:rsidRDefault="007A1F44">
            <w:pPr>
              <w:pStyle w:val="TableEntry"/>
              <w:rPr>
                <w:noProof w:val="0"/>
              </w:rPr>
            </w:pPr>
            <w:r w:rsidRPr="00A03C55">
              <w:rPr>
                <w:noProof w:val="0"/>
              </w:rPr>
              <w:t>Procedures</w:t>
            </w:r>
          </w:p>
        </w:tc>
        <w:tc>
          <w:tcPr>
            <w:tcW w:w="971" w:type="dxa"/>
          </w:tcPr>
          <w:p w14:paraId="09C4F7B7" w14:textId="77777777" w:rsidR="007A1F44" w:rsidRPr="00A03C55" w:rsidRDefault="007A1F44">
            <w:pPr>
              <w:pStyle w:val="TableEntry"/>
              <w:jc w:val="center"/>
              <w:rPr>
                <w:noProof w:val="0"/>
              </w:rPr>
            </w:pPr>
            <w:r w:rsidRPr="00A03C55">
              <w:rPr>
                <w:noProof w:val="0"/>
              </w:rPr>
              <w:t>R</w:t>
            </w:r>
          </w:p>
        </w:tc>
        <w:tc>
          <w:tcPr>
            <w:tcW w:w="872" w:type="dxa"/>
          </w:tcPr>
          <w:p w14:paraId="645FE4D8" w14:textId="77777777" w:rsidR="007A1F44" w:rsidRPr="00A03C55" w:rsidRDefault="007A1F44">
            <w:pPr>
              <w:pStyle w:val="TableEntry"/>
              <w:jc w:val="center"/>
              <w:rPr>
                <w:noProof w:val="0"/>
              </w:rPr>
            </w:pPr>
            <w:r w:rsidRPr="00A03C55">
              <w:rPr>
                <w:noProof w:val="0"/>
              </w:rPr>
              <w:t>[1..1]</w:t>
            </w:r>
          </w:p>
        </w:tc>
        <w:tc>
          <w:tcPr>
            <w:tcW w:w="1701" w:type="dxa"/>
          </w:tcPr>
          <w:p w14:paraId="4DDB299B" w14:textId="77777777" w:rsidR="007A1F44" w:rsidRPr="00A03C55" w:rsidRDefault="007A1F44">
            <w:pPr>
              <w:pStyle w:val="TableEntry"/>
              <w:jc w:val="center"/>
              <w:rPr>
                <w:noProof w:val="0"/>
              </w:rPr>
            </w:pPr>
            <w:r w:rsidRPr="00A03C55">
              <w:rPr>
                <w:noProof w:val="0"/>
              </w:rPr>
              <w:t>6</w:t>
            </w:r>
          </w:p>
        </w:tc>
      </w:tr>
      <w:tr w:rsidR="007A1F44" w:rsidRPr="00A03C55" w14:paraId="4925ADD2" w14:textId="77777777">
        <w:trPr>
          <w:cantSplit/>
          <w:jc w:val="center"/>
        </w:trPr>
        <w:tc>
          <w:tcPr>
            <w:tcW w:w="1951" w:type="dxa"/>
          </w:tcPr>
          <w:p w14:paraId="56644526" w14:textId="77777777" w:rsidR="007A1F44" w:rsidRPr="00A03C55" w:rsidRDefault="007A1F44" w:rsidP="00A0052B">
            <w:pPr>
              <w:pStyle w:val="TableEntry"/>
              <w:rPr>
                <w:noProof w:val="0"/>
              </w:rPr>
            </w:pPr>
            <w:r w:rsidRPr="00A03C55">
              <w:rPr>
                <w:noProof w:val="0"/>
              </w:rPr>
              <w:t xml:space="preserve">  ROL</w:t>
            </w:r>
          </w:p>
        </w:tc>
        <w:tc>
          <w:tcPr>
            <w:tcW w:w="3544" w:type="dxa"/>
          </w:tcPr>
          <w:p w14:paraId="5FBDB06C" w14:textId="77777777" w:rsidR="007A1F44" w:rsidRPr="00A03C55" w:rsidRDefault="007A1F44">
            <w:pPr>
              <w:pStyle w:val="TableEntry"/>
              <w:rPr>
                <w:noProof w:val="0"/>
              </w:rPr>
            </w:pPr>
            <w:r w:rsidRPr="00A03C55">
              <w:rPr>
                <w:noProof w:val="0"/>
              </w:rPr>
              <w:t>Role</w:t>
            </w:r>
          </w:p>
        </w:tc>
        <w:tc>
          <w:tcPr>
            <w:tcW w:w="971" w:type="dxa"/>
          </w:tcPr>
          <w:p w14:paraId="0B26157A" w14:textId="77777777" w:rsidR="007A1F44" w:rsidRPr="00A03C55" w:rsidRDefault="007A1F44">
            <w:pPr>
              <w:pStyle w:val="TableEntry"/>
              <w:jc w:val="center"/>
              <w:rPr>
                <w:noProof w:val="0"/>
              </w:rPr>
            </w:pPr>
            <w:r w:rsidRPr="00A03C55">
              <w:rPr>
                <w:noProof w:val="0"/>
              </w:rPr>
              <w:t>O</w:t>
            </w:r>
          </w:p>
        </w:tc>
        <w:tc>
          <w:tcPr>
            <w:tcW w:w="872" w:type="dxa"/>
          </w:tcPr>
          <w:p w14:paraId="4F128E8F" w14:textId="77777777" w:rsidR="007A1F44" w:rsidRPr="00A03C55" w:rsidRDefault="007A1F44">
            <w:pPr>
              <w:pStyle w:val="TableEntry"/>
              <w:jc w:val="center"/>
              <w:rPr>
                <w:noProof w:val="0"/>
              </w:rPr>
            </w:pPr>
            <w:r w:rsidRPr="00A03C55">
              <w:rPr>
                <w:noProof w:val="0"/>
              </w:rPr>
              <w:t>[0..*]</w:t>
            </w:r>
          </w:p>
        </w:tc>
        <w:tc>
          <w:tcPr>
            <w:tcW w:w="1701" w:type="dxa"/>
          </w:tcPr>
          <w:p w14:paraId="15F3E85B" w14:textId="77777777" w:rsidR="007A1F44" w:rsidRPr="00A03C55" w:rsidRDefault="007A1F44">
            <w:pPr>
              <w:pStyle w:val="TableEntry"/>
              <w:jc w:val="center"/>
              <w:rPr>
                <w:noProof w:val="0"/>
              </w:rPr>
            </w:pPr>
            <w:r w:rsidRPr="00A03C55">
              <w:rPr>
                <w:noProof w:val="0"/>
              </w:rPr>
              <w:t>15</w:t>
            </w:r>
          </w:p>
        </w:tc>
      </w:tr>
      <w:tr w:rsidR="007A1F44" w:rsidRPr="00A03C55" w14:paraId="7F04F321" w14:textId="77777777">
        <w:trPr>
          <w:cantSplit/>
          <w:jc w:val="center"/>
        </w:trPr>
        <w:tc>
          <w:tcPr>
            <w:tcW w:w="1951" w:type="dxa"/>
          </w:tcPr>
          <w:p w14:paraId="458A250F" w14:textId="77777777" w:rsidR="007A1F44" w:rsidRPr="00A03C55" w:rsidRDefault="007A1F44" w:rsidP="00A0052B">
            <w:pPr>
              <w:pStyle w:val="TableEntry"/>
              <w:rPr>
                <w:noProof w:val="0"/>
              </w:rPr>
            </w:pPr>
            <w:r w:rsidRPr="00A03C55">
              <w:rPr>
                <w:noProof w:val="0"/>
              </w:rPr>
              <w:t>---</w:t>
            </w:r>
          </w:p>
        </w:tc>
        <w:tc>
          <w:tcPr>
            <w:tcW w:w="3544" w:type="dxa"/>
          </w:tcPr>
          <w:p w14:paraId="5FBC8D22" w14:textId="77777777" w:rsidR="007A1F44" w:rsidRPr="00A03C55" w:rsidRDefault="007A1F44">
            <w:pPr>
              <w:pStyle w:val="TableEntry"/>
              <w:rPr>
                <w:noProof w:val="0"/>
              </w:rPr>
            </w:pPr>
            <w:r w:rsidRPr="00A03C55">
              <w:rPr>
                <w:noProof w:val="0"/>
              </w:rPr>
              <w:t>--- PROCEDURE end</w:t>
            </w:r>
          </w:p>
        </w:tc>
        <w:tc>
          <w:tcPr>
            <w:tcW w:w="971" w:type="dxa"/>
          </w:tcPr>
          <w:p w14:paraId="5F7F45A4" w14:textId="77777777" w:rsidR="007A1F44" w:rsidRPr="00A03C55" w:rsidRDefault="007A1F44">
            <w:pPr>
              <w:pStyle w:val="TableEntry"/>
              <w:jc w:val="center"/>
              <w:rPr>
                <w:noProof w:val="0"/>
              </w:rPr>
            </w:pPr>
          </w:p>
        </w:tc>
        <w:tc>
          <w:tcPr>
            <w:tcW w:w="872" w:type="dxa"/>
          </w:tcPr>
          <w:p w14:paraId="309F7AD2" w14:textId="77777777" w:rsidR="007A1F44" w:rsidRPr="00A03C55" w:rsidRDefault="007A1F44">
            <w:pPr>
              <w:pStyle w:val="TableEntry"/>
              <w:jc w:val="center"/>
              <w:rPr>
                <w:noProof w:val="0"/>
              </w:rPr>
            </w:pPr>
          </w:p>
        </w:tc>
        <w:tc>
          <w:tcPr>
            <w:tcW w:w="1701" w:type="dxa"/>
          </w:tcPr>
          <w:p w14:paraId="7137A6BF" w14:textId="77777777" w:rsidR="007A1F44" w:rsidRPr="00A03C55" w:rsidRDefault="007A1F44">
            <w:pPr>
              <w:pStyle w:val="TableEntry"/>
              <w:jc w:val="center"/>
              <w:rPr>
                <w:noProof w:val="0"/>
              </w:rPr>
            </w:pPr>
          </w:p>
        </w:tc>
      </w:tr>
      <w:tr w:rsidR="007A1F44" w:rsidRPr="00A03C55" w14:paraId="3E1EE1E6" w14:textId="77777777">
        <w:trPr>
          <w:cantSplit/>
          <w:jc w:val="center"/>
        </w:trPr>
        <w:tc>
          <w:tcPr>
            <w:tcW w:w="1951" w:type="dxa"/>
          </w:tcPr>
          <w:p w14:paraId="7BF04207" w14:textId="77777777" w:rsidR="007A1F44" w:rsidRPr="00A03C55" w:rsidRDefault="007A1F44" w:rsidP="00A0052B">
            <w:pPr>
              <w:pStyle w:val="TableEntry"/>
              <w:rPr>
                <w:noProof w:val="0"/>
              </w:rPr>
            </w:pPr>
            <w:r w:rsidRPr="00A03C55">
              <w:rPr>
                <w:noProof w:val="0"/>
              </w:rPr>
              <w:t>GT1</w:t>
            </w:r>
          </w:p>
        </w:tc>
        <w:tc>
          <w:tcPr>
            <w:tcW w:w="3544" w:type="dxa"/>
          </w:tcPr>
          <w:p w14:paraId="4B220F49" w14:textId="77777777" w:rsidR="007A1F44" w:rsidRPr="00A03C55" w:rsidRDefault="007A1F44">
            <w:pPr>
              <w:pStyle w:val="TableEntry"/>
              <w:rPr>
                <w:noProof w:val="0"/>
              </w:rPr>
            </w:pPr>
            <w:r w:rsidRPr="00A03C55">
              <w:rPr>
                <w:noProof w:val="0"/>
              </w:rPr>
              <w:t>Guarantor</w:t>
            </w:r>
          </w:p>
        </w:tc>
        <w:tc>
          <w:tcPr>
            <w:tcW w:w="971" w:type="dxa"/>
          </w:tcPr>
          <w:p w14:paraId="74B15063" w14:textId="77777777" w:rsidR="007A1F44" w:rsidRPr="00A03C55" w:rsidRDefault="007A1F44">
            <w:pPr>
              <w:pStyle w:val="TableEntry"/>
              <w:jc w:val="center"/>
              <w:rPr>
                <w:noProof w:val="0"/>
              </w:rPr>
            </w:pPr>
            <w:r w:rsidRPr="00A03C55">
              <w:rPr>
                <w:noProof w:val="0"/>
              </w:rPr>
              <w:t>O</w:t>
            </w:r>
          </w:p>
        </w:tc>
        <w:tc>
          <w:tcPr>
            <w:tcW w:w="872" w:type="dxa"/>
          </w:tcPr>
          <w:p w14:paraId="5165E33F" w14:textId="77777777" w:rsidR="007A1F44" w:rsidRPr="00A03C55" w:rsidRDefault="007A1F44">
            <w:pPr>
              <w:pStyle w:val="TableEntry"/>
              <w:jc w:val="center"/>
              <w:rPr>
                <w:noProof w:val="0"/>
              </w:rPr>
            </w:pPr>
            <w:r w:rsidRPr="00A03C55">
              <w:rPr>
                <w:noProof w:val="0"/>
              </w:rPr>
              <w:t>[0..*]</w:t>
            </w:r>
          </w:p>
        </w:tc>
        <w:tc>
          <w:tcPr>
            <w:tcW w:w="1701" w:type="dxa"/>
          </w:tcPr>
          <w:p w14:paraId="4CCBB656" w14:textId="77777777" w:rsidR="007A1F44" w:rsidRPr="00A03C55" w:rsidRDefault="007A1F44">
            <w:pPr>
              <w:pStyle w:val="TableEntry"/>
              <w:jc w:val="center"/>
              <w:rPr>
                <w:noProof w:val="0"/>
              </w:rPr>
            </w:pPr>
            <w:r w:rsidRPr="00A03C55">
              <w:rPr>
                <w:noProof w:val="0"/>
              </w:rPr>
              <w:t>6</w:t>
            </w:r>
          </w:p>
        </w:tc>
      </w:tr>
      <w:tr w:rsidR="007A1F44" w:rsidRPr="00A03C55" w14:paraId="0B673540" w14:textId="77777777">
        <w:trPr>
          <w:cantSplit/>
          <w:jc w:val="center"/>
        </w:trPr>
        <w:tc>
          <w:tcPr>
            <w:tcW w:w="1951" w:type="dxa"/>
          </w:tcPr>
          <w:p w14:paraId="41CD1A88" w14:textId="77777777" w:rsidR="007A1F44" w:rsidRPr="00A03C55" w:rsidRDefault="007A1F44" w:rsidP="00A0052B">
            <w:pPr>
              <w:pStyle w:val="TableEntry"/>
              <w:rPr>
                <w:noProof w:val="0"/>
              </w:rPr>
            </w:pPr>
            <w:r w:rsidRPr="00A03C55">
              <w:rPr>
                <w:noProof w:val="0"/>
              </w:rPr>
              <w:t>---</w:t>
            </w:r>
          </w:p>
        </w:tc>
        <w:tc>
          <w:tcPr>
            <w:tcW w:w="3544" w:type="dxa"/>
          </w:tcPr>
          <w:p w14:paraId="747FB569" w14:textId="77777777" w:rsidR="007A1F44" w:rsidRPr="00A03C55" w:rsidRDefault="007A1F44">
            <w:pPr>
              <w:pStyle w:val="TableEntry"/>
              <w:rPr>
                <w:noProof w:val="0"/>
              </w:rPr>
            </w:pPr>
            <w:r w:rsidRPr="00A03C55">
              <w:rPr>
                <w:noProof w:val="0"/>
              </w:rPr>
              <w:t>--- INSURANCE begin</w:t>
            </w:r>
          </w:p>
        </w:tc>
        <w:tc>
          <w:tcPr>
            <w:tcW w:w="971" w:type="dxa"/>
          </w:tcPr>
          <w:p w14:paraId="625F6D76" w14:textId="77777777" w:rsidR="007A1F44" w:rsidRPr="00A03C55" w:rsidRDefault="007A1F44">
            <w:pPr>
              <w:pStyle w:val="TableEntry"/>
              <w:jc w:val="center"/>
              <w:rPr>
                <w:noProof w:val="0"/>
              </w:rPr>
            </w:pPr>
            <w:r w:rsidRPr="00A03C55">
              <w:rPr>
                <w:noProof w:val="0"/>
              </w:rPr>
              <w:t>O</w:t>
            </w:r>
          </w:p>
        </w:tc>
        <w:tc>
          <w:tcPr>
            <w:tcW w:w="872" w:type="dxa"/>
          </w:tcPr>
          <w:p w14:paraId="01F72C80" w14:textId="77777777" w:rsidR="007A1F44" w:rsidRPr="00A03C55" w:rsidRDefault="007A1F44">
            <w:pPr>
              <w:pStyle w:val="TableEntry"/>
              <w:jc w:val="center"/>
              <w:rPr>
                <w:noProof w:val="0"/>
              </w:rPr>
            </w:pPr>
            <w:r w:rsidRPr="00A03C55">
              <w:rPr>
                <w:noProof w:val="0"/>
              </w:rPr>
              <w:t>[0..*]</w:t>
            </w:r>
          </w:p>
        </w:tc>
        <w:tc>
          <w:tcPr>
            <w:tcW w:w="1701" w:type="dxa"/>
          </w:tcPr>
          <w:p w14:paraId="0272DBCF" w14:textId="77777777" w:rsidR="007A1F44" w:rsidRPr="00A03C55" w:rsidRDefault="007A1F44">
            <w:pPr>
              <w:pStyle w:val="TableEntry"/>
              <w:jc w:val="center"/>
              <w:rPr>
                <w:noProof w:val="0"/>
              </w:rPr>
            </w:pPr>
          </w:p>
        </w:tc>
      </w:tr>
      <w:tr w:rsidR="007A1F44" w:rsidRPr="00A03C55" w14:paraId="075386FE" w14:textId="77777777">
        <w:trPr>
          <w:cantSplit/>
          <w:jc w:val="center"/>
        </w:trPr>
        <w:tc>
          <w:tcPr>
            <w:tcW w:w="1951" w:type="dxa"/>
          </w:tcPr>
          <w:p w14:paraId="11728056" w14:textId="77777777" w:rsidR="007A1F44" w:rsidRPr="00A03C55" w:rsidRDefault="007A1F44" w:rsidP="00A0052B">
            <w:pPr>
              <w:pStyle w:val="TableEntry"/>
              <w:rPr>
                <w:noProof w:val="0"/>
              </w:rPr>
            </w:pPr>
            <w:r w:rsidRPr="00A03C55">
              <w:rPr>
                <w:noProof w:val="0"/>
              </w:rPr>
              <w:t xml:space="preserve">  IN1</w:t>
            </w:r>
          </w:p>
        </w:tc>
        <w:tc>
          <w:tcPr>
            <w:tcW w:w="3544" w:type="dxa"/>
          </w:tcPr>
          <w:p w14:paraId="70B215E9" w14:textId="77777777" w:rsidR="007A1F44" w:rsidRPr="00A03C55" w:rsidRDefault="007A1F44">
            <w:pPr>
              <w:pStyle w:val="TableEntry"/>
              <w:rPr>
                <w:noProof w:val="0"/>
              </w:rPr>
            </w:pPr>
            <w:r w:rsidRPr="00A03C55">
              <w:rPr>
                <w:noProof w:val="0"/>
              </w:rPr>
              <w:t>Insurance</w:t>
            </w:r>
          </w:p>
        </w:tc>
        <w:tc>
          <w:tcPr>
            <w:tcW w:w="971" w:type="dxa"/>
          </w:tcPr>
          <w:p w14:paraId="7AFF7BE7" w14:textId="77777777" w:rsidR="007A1F44" w:rsidRPr="00A03C55" w:rsidRDefault="007A1F44">
            <w:pPr>
              <w:pStyle w:val="TableEntry"/>
              <w:jc w:val="center"/>
              <w:rPr>
                <w:noProof w:val="0"/>
              </w:rPr>
            </w:pPr>
            <w:r w:rsidRPr="00A03C55">
              <w:rPr>
                <w:noProof w:val="0"/>
              </w:rPr>
              <w:t>R</w:t>
            </w:r>
          </w:p>
        </w:tc>
        <w:tc>
          <w:tcPr>
            <w:tcW w:w="872" w:type="dxa"/>
          </w:tcPr>
          <w:p w14:paraId="36414913" w14:textId="77777777" w:rsidR="007A1F44" w:rsidRPr="00A03C55" w:rsidRDefault="007A1F44">
            <w:pPr>
              <w:pStyle w:val="TableEntry"/>
              <w:jc w:val="center"/>
              <w:rPr>
                <w:noProof w:val="0"/>
              </w:rPr>
            </w:pPr>
            <w:r w:rsidRPr="00A03C55">
              <w:rPr>
                <w:noProof w:val="0"/>
              </w:rPr>
              <w:t>[1..1]</w:t>
            </w:r>
          </w:p>
        </w:tc>
        <w:tc>
          <w:tcPr>
            <w:tcW w:w="1701" w:type="dxa"/>
          </w:tcPr>
          <w:p w14:paraId="019D36FF" w14:textId="77777777" w:rsidR="007A1F44" w:rsidRPr="00A03C55" w:rsidRDefault="007A1F44">
            <w:pPr>
              <w:pStyle w:val="TableEntry"/>
              <w:jc w:val="center"/>
              <w:rPr>
                <w:noProof w:val="0"/>
              </w:rPr>
            </w:pPr>
            <w:r w:rsidRPr="00A03C55">
              <w:rPr>
                <w:noProof w:val="0"/>
              </w:rPr>
              <w:t>6</w:t>
            </w:r>
          </w:p>
        </w:tc>
      </w:tr>
      <w:tr w:rsidR="007A1F44" w:rsidRPr="00A03C55" w14:paraId="0F00F8DA" w14:textId="77777777">
        <w:trPr>
          <w:cantSplit/>
          <w:jc w:val="center"/>
        </w:trPr>
        <w:tc>
          <w:tcPr>
            <w:tcW w:w="1951" w:type="dxa"/>
          </w:tcPr>
          <w:p w14:paraId="2A6E7426" w14:textId="77777777" w:rsidR="007A1F44" w:rsidRPr="00A03C55" w:rsidRDefault="007A1F44" w:rsidP="00A0052B">
            <w:pPr>
              <w:pStyle w:val="TableEntry"/>
              <w:rPr>
                <w:noProof w:val="0"/>
              </w:rPr>
            </w:pPr>
            <w:r w:rsidRPr="00A03C55">
              <w:rPr>
                <w:noProof w:val="0"/>
              </w:rPr>
              <w:t xml:space="preserve">  IN2</w:t>
            </w:r>
          </w:p>
        </w:tc>
        <w:tc>
          <w:tcPr>
            <w:tcW w:w="3544" w:type="dxa"/>
          </w:tcPr>
          <w:p w14:paraId="6A6AABC8" w14:textId="77777777" w:rsidR="007A1F44" w:rsidRPr="00A03C55" w:rsidRDefault="007A1F44">
            <w:pPr>
              <w:pStyle w:val="TableEntry"/>
              <w:rPr>
                <w:noProof w:val="0"/>
              </w:rPr>
            </w:pPr>
            <w:r w:rsidRPr="00A03C55">
              <w:rPr>
                <w:noProof w:val="0"/>
              </w:rPr>
              <w:t>Insurance Additional Info.</w:t>
            </w:r>
          </w:p>
        </w:tc>
        <w:tc>
          <w:tcPr>
            <w:tcW w:w="971" w:type="dxa"/>
          </w:tcPr>
          <w:p w14:paraId="194D1547" w14:textId="77777777" w:rsidR="007A1F44" w:rsidRPr="00A03C55" w:rsidRDefault="007A1F44">
            <w:pPr>
              <w:pStyle w:val="TableEntry"/>
              <w:jc w:val="center"/>
              <w:rPr>
                <w:noProof w:val="0"/>
              </w:rPr>
            </w:pPr>
            <w:r w:rsidRPr="00A03C55">
              <w:rPr>
                <w:noProof w:val="0"/>
              </w:rPr>
              <w:t>O</w:t>
            </w:r>
          </w:p>
        </w:tc>
        <w:tc>
          <w:tcPr>
            <w:tcW w:w="872" w:type="dxa"/>
          </w:tcPr>
          <w:p w14:paraId="3D35F918" w14:textId="77777777" w:rsidR="007A1F44" w:rsidRPr="00A03C55" w:rsidRDefault="007A1F44">
            <w:pPr>
              <w:pStyle w:val="TableEntry"/>
              <w:jc w:val="center"/>
              <w:rPr>
                <w:noProof w:val="0"/>
              </w:rPr>
            </w:pPr>
            <w:r w:rsidRPr="00A03C55">
              <w:rPr>
                <w:noProof w:val="0"/>
              </w:rPr>
              <w:t>[0..1]</w:t>
            </w:r>
          </w:p>
        </w:tc>
        <w:tc>
          <w:tcPr>
            <w:tcW w:w="1701" w:type="dxa"/>
          </w:tcPr>
          <w:p w14:paraId="5AA1DF50" w14:textId="77777777" w:rsidR="007A1F44" w:rsidRPr="00A03C55" w:rsidRDefault="007A1F44">
            <w:pPr>
              <w:pStyle w:val="TableEntry"/>
              <w:jc w:val="center"/>
              <w:rPr>
                <w:noProof w:val="0"/>
              </w:rPr>
            </w:pPr>
            <w:r w:rsidRPr="00A03C55">
              <w:rPr>
                <w:noProof w:val="0"/>
              </w:rPr>
              <w:t>6</w:t>
            </w:r>
          </w:p>
        </w:tc>
      </w:tr>
      <w:tr w:rsidR="007A1F44" w:rsidRPr="00A03C55" w14:paraId="2D70FF99" w14:textId="77777777">
        <w:trPr>
          <w:cantSplit/>
          <w:jc w:val="center"/>
        </w:trPr>
        <w:tc>
          <w:tcPr>
            <w:tcW w:w="1951" w:type="dxa"/>
          </w:tcPr>
          <w:p w14:paraId="33576F2E" w14:textId="77777777" w:rsidR="007A1F44" w:rsidRPr="00A03C55" w:rsidRDefault="007A1F44" w:rsidP="00A0052B">
            <w:pPr>
              <w:pStyle w:val="TableEntry"/>
              <w:rPr>
                <w:noProof w:val="0"/>
              </w:rPr>
            </w:pPr>
            <w:r w:rsidRPr="00A03C55">
              <w:rPr>
                <w:noProof w:val="0"/>
              </w:rPr>
              <w:t xml:space="preserve">  IN3 </w:t>
            </w:r>
          </w:p>
        </w:tc>
        <w:tc>
          <w:tcPr>
            <w:tcW w:w="3544" w:type="dxa"/>
          </w:tcPr>
          <w:p w14:paraId="3C510317" w14:textId="13542CE1" w:rsidR="007A1F44" w:rsidRPr="00A03C55" w:rsidRDefault="007A1F44">
            <w:pPr>
              <w:pStyle w:val="TableEntry"/>
              <w:rPr>
                <w:noProof w:val="0"/>
              </w:rPr>
            </w:pPr>
            <w:r w:rsidRPr="00A03C55">
              <w:rPr>
                <w:noProof w:val="0"/>
              </w:rPr>
              <w:t>Insurance Additional Info</w:t>
            </w:r>
            <w:r w:rsidR="00107479">
              <w:rPr>
                <w:noProof w:val="0"/>
              </w:rPr>
              <w:t>–</w:t>
            </w:r>
            <w:r w:rsidRPr="00A03C55">
              <w:rPr>
                <w:noProof w:val="0"/>
              </w:rPr>
              <w:t>- Cert.</w:t>
            </w:r>
          </w:p>
        </w:tc>
        <w:tc>
          <w:tcPr>
            <w:tcW w:w="971" w:type="dxa"/>
          </w:tcPr>
          <w:p w14:paraId="0AF058DC" w14:textId="77777777" w:rsidR="007A1F44" w:rsidRPr="00A03C55" w:rsidRDefault="007A1F44">
            <w:pPr>
              <w:pStyle w:val="TableEntry"/>
              <w:jc w:val="center"/>
              <w:rPr>
                <w:noProof w:val="0"/>
              </w:rPr>
            </w:pPr>
            <w:r w:rsidRPr="00A03C55">
              <w:rPr>
                <w:noProof w:val="0"/>
              </w:rPr>
              <w:t>O</w:t>
            </w:r>
          </w:p>
        </w:tc>
        <w:tc>
          <w:tcPr>
            <w:tcW w:w="872" w:type="dxa"/>
          </w:tcPr>
          <w:p w14:paraId="418D98AF" w14:textId="77777777" w:rsidR="007A1F44" w:rsidRPr="00A03C55" w:rsidRDefault="007A1F44">
            <w:pPr>
              <w:pStyle w:val="TableEntry"/>
              <w:jc w:val="center"/>
              <w:rPr>
                <w:noProof w:val="0"/>
              </w:rPr>
            </w:pPr>
            <w:r w:rsidRPr="00A03C55">
              <w:rPr>
                <w:noProof w:val="0"/>
              </w:rPr>
              <w:t>[0..1]</w:t>
            </w:r>
          </w:p>
        </w:tc>
        <w:tc>
          <w:tcPr>
            <w:tcW w:w="1701" w:type="dxa"/>
          </w:tcPr>
          <w:p w14:paraId="70274438" w14:textId="77777777" w:rsidR="007A1F44" w:rsidRPr="00A03C55" w:rsidRDefault="007A1F44">
            <w:pPr>
              <w:pStyle w:val="TableEntry"/>
              <w:jc w:val="center"/>
              <w:rPr>
                <w:noProof w:val="0"/>
              </w:rPr>
            </w:pPr>
            <w:r w:rsidRPr="00A03C55">
              <w:rPr>
                <w:noProof w:val="0"/>
              </w:rPr>
              <w:t>6</w:t>
            </w:r>
          </w:p>
        </w:tc>
      </w:tr>
      <w:tr w:rsidR="007A1F44" w:rsidRPr="00A03C55" w14:paraId="475AC04C" w14:textId="77777777">
        <w:trPr>
          <w:cantSplit/>
          <w:jc w:val="center"/>
        </w:trPr>
        <w:tc>
          <w:tcPr>
            <w:tcW w:w="1951" w:type="dxa"/>
          </w:tcPr>
          <w:p w14:paraId="630A4FBF" w14:textId="77777777" w:rsidR="007A1F44" w:rsidRPr="00A03C55" w:rsidRDefault="007A1F44" w:rsidP="00A0052B">
            <w:pPr>
              <w:pStyle w:val="TableEntry"/>
              <w:rPr>
                <w:noProof w:val="0"/>
              </w:rPr>
            </w:pPr>
            <w:r w:rsidRPr="00A03C55">
              <w:rPr>
                <w:noProof w:val="0"/>
              </w:rPr>
              <w:lastRenderedPageBreak/>
              <w:t xml:space="preserve">  ROL</w:t>
            </w:r>
          </w:p>
        </w:tc>
        <w:tc>
          <w:tcPr>
            <w:tcW w:w="3544" w:type="dxa"/>
          </w:tcPr>
          <w:p w14:paraId="1DA230F3" w14:textId="77777777" w:rsidR="007A1F44" w:rsidRPr="00A03C55" w:rsidRDefault="007A1F44">
            <w:pPr>
              <w:pStyle w:val="TableEntry"/>
              <w:rPr>
                <w:noProof w:val="0"/>
              </w:rPr>
            </w:pPr>
            <w:r w:rsidRPr="00A03C55">
              <w:rPr>
                <w:noProof w:val="0"/>
              </w:rPr>
              <w:t>Role</w:t>
            </w:r>
          </w:p>
        </w:tc>
        <w:tc>
          <w:tcPr>
            <w:tcW w:w="971" w:type="dxa"/>
          </w:tcPr>
          <w:p w14:paraId="723C9698" w14:textId="77777777" w:rsidR="007A1F44" w:rsidRPr="00A03C55" w:rsidRDefault="007A1F44">
            <w:pPr>
              <w:pStyle w:val="TableEntry"/>
              <w:jc w:val="center"/>
              <w:rPr>
                <w:noProof w:val="0"/>
              </w:rPr>
            </w:pPr>
            <w:r w:rsidRPr="00A03C55">
              <w:rPr>
                <w:noProof w:val="0"/>
              </w:rPr>
              <w:t>O</w:t>
            </w:r>
          </w:p>
        </w:tc>
        <w:tc>
          <w:tcPr>
            <w:tcW w:w="872" w:type="dxa"/>
          </w:tcPr>
          <w:p w14:paraId="196A2787" w14:textId="77777777" w:rsidR="007A1F44" w:rsidRPr="00A03C55" w:rsidRDefault="007A1F44">
            <w:pPr>
              <w:pStyle w:val="TableEntry"/>
              <w:jc w:val="center"/>
              <w:rPr>
                <w:noProof w:val="0"/>
              </w:rPr>
            </w:pPr>
            <w:r w:rsidRPr="00A03C55">
              <w:rPr>
                <w:noProof w:val="0"/>
              </w:rPr>
              <w:t>[0..*]</w:t>
            </w:r>
          </w:p>
        </w:tc>
        <w:tc>
          <w:tcPr>
            <w:tcW w:w="1701" w:type="dxa"/>
          </w:tcPr>
          <w:p w14:paraId="187B2583" w14:textId="77777777" w:rsidR="007A1F44" w:rsidRPr="00A03C55" w:rsidRDefault="007A1F44">
            <w:pPr>
              <w:pStyle w:val="TableEntry"/>
              <w:jc w:val="center"/>
              <w:rPr>
                <w:noProof w:val="0"/>
              </w:rPr>
            </w:pPr>
            <w:r w:rsidRPr="00A03C55">
              <w:rPr>
                <w:noProof w:val="0"/>
              </w:rPr>
              <w:t>15</w:t>
            </w:r>
          </w:p>
        </w:tc>
      </w:tr>
      <w:tr w:rsidR="007A1F44" w:rsidRPr="00A03C55" w14:paraId="52356403" w14:textId="77777777">
        <w:trPr>
          <w:cantSplit/>
          <w:jc w:val="center"/>
        </w:trPr>
        <w:tc>
          <w:tcPr>
            <w:tcW w:w="1951" w:type="dxa"/>
          </w:tcPr>
          <w:p w14:paraId="7F8FF5CD" w14:textId="77777777" w:rsidR="007A1F44" w:rsidRPr="00A03C55" w:rsidRDefault="007A1F44" w:rsidP="00A0052B">
            <w:pPr>
              <w:pStyle w:val="TableEntry"/>
              <w:rPr>
                <w:noProof w:val="0"/>
              </w:rPr>
            </w:pPr>
            <w:r w:rsidRPr="00A03C55">
              <w:rPr>
                <w:noProof w:val="0"/>
              </w:rPr>
              <w:t>---</w:t>
            </w:r>
          </w:p>
        </w:tc>
        <w:tc>
          <w:tcPr>
            <w:tcW w:w="3544" w:type="dxa"/>
          </w:tcPr>
          <w:p w14:paraId="50D5C3A4" w14:textId="77777777" w:rsidR="007A1F44" w:rsidRPr="00A03C55" w:rsidRDefault="007A1F44">
            <w:pPr>
              <w:pStyle w:val="TableEntry"/>
              <w:rPr>
                <w:noProof w:val="0"/>
              </w:rPr>
            </w:pPr>
            <w:r w:rsidRPr="00A03C55">
              <w:rPr>
                <w:noProof w:val="0"/>
              </w:rPr>
              <w:t>--- INSURANCE end</w:t>
            </w:r>
          </w:p>
        </w:tc>
        <w:tc>
          <w:tcPr>
            <w:tcW w:w="971" w:type="dxa"/>
          </w:tcPr>
          <w:p w14:paraId="33BF4252" w14:textId="77777777" w:rsidR="007A1F44" w:rsidRPr="00A03C55" w:rsidRDefault="007A1F44">
            <w:pPr>
              <w:pStyle w:val="TableEntry"/>
              <w:jc w:val="center"/>
              <w:rPr>
                <w:noProof w:val="0"/>
              </w:rPr>
            </w:pPr>
          </w:p>
        </w:tc>
        <w:tc>
          <w:tcPr>
            <w:tcW w:w="872" w:type="dxa"/>
          </w:tcPr>
          <w:p w14:paraId="4B60122A" w14:textId="77777777" w:rsidR="007A1F44" w:rsidRPr="00A03C55" w:rsidRDefault="007A1F44">
            <w:pPr>
              <w:pStyle w:val="TableEntry"/>
              <w:jc w:val="center"/>
              <w:rPr>
                <w:noProof w:val="0"/>
              </w:rPr>
            </w:pPr>
          </w:p>
        </w:tc>
        <w:tc>
          <w:tcPr>
            <w:tcW w:w="1701" w:type="dxa"/>
          </w:tcPr>
          <w:p w14:paraId="3FA5AEF3" w14:textId="77777777" w:rsidR="007A1F44" w:rsidRPr="00A03C55" w:rsidRDefault="007A1F44">
            <w:pPr>
              <w:pStyle w:val="TableEntry"/>
              <w:jc w:val="center"/>
              <w:rPr>
                <w:noProof w:val="0"/>
              </w:rPr>
            </w:pPr>
          </w:p>
        </w:tc>
      </w:tr>
      <w:tr w:rsidR="007A1F44" w:rsidRPr="00A03C55" w14:paraId="193A3160" w14:textId="77777777">
        <w:trPr>
          <w:cantSplit/>
          <w:jc w:val="center"/>
        </w:trPr>
        <w:tc>
          <w:tcPr>
            <w:tcW w:w="1951" w:type="dxa"/>
          </w:tcPr>
          <w:p w14:paraId="654AA8B8" w14:textId="77777777" w:rsidR="007A1F44" w:rsidRPr="00A03C55" w:rsidRDefault="007A1F44" w:rsidP="00A0052B">
            <w:pPr>
              <w:pStyle w:val="TableEntry"/>
              <w:rPr>
                <w:noProof w:val="0"/>
              </w:rPr>
            </w:pPr>
            <w:r w:rsidRPr="00A03C55">
              <w:rPr>
                <w:noProof w:val="0"/>
              </w:rPr>
              <w:t>ACC</w:t>
            </w:r>
          </w:p>
        </w:tc>
        <w:tc>
          <w:tcPr>
            <w:tcW w:w="3544" w:type="dxa"/>
          </w:tcPr>
          <w:p w14:paraId="7C378EAE" w14:textId="77777777" w:rsidR="007A1F44" w:rsidRPr="00A03C55" w:rsidRDefault="007A1F44">
            <w:pPr>
              <w:pStyle w:val="TableEntry"/>
              <w:rPr>
                <w:noProof w:val="0"/>
              </w:rPr>
            </w:pPr>
            <w:r w:rsidRPr="00A03C55">
              <w:rPr>
                <w:noProof w:val="0"/>
              </w:rPr>
              <w:t xml:space="preserve">Accident Information </w:t>
            </w:r>
          </w:p>
        </w:tc>
        <w:tc>
          <w:tcPr>
            <w:tcW w:w="971" w:type="dxa"/>
          </w:tcPr>
          <w:p w14:paraId="7A69A25E" w14:textId="77777777" w:rsidR="007A1F44" w:rsidRPr="00A03C55" w:rsidRDefault="007A1F44">
            <w:pPr>
              <w:pStyle w:val="TableEntry"/>
              <w:jc w:val="center"/>
              <w:rPr>
                <w:noProof w:val="0"/>
              </w:rPr>
            </w:pPr>
            <w:r w:rsidRPr="00A03C55">
              <w:rPr>
                <w:noProof w:val="0"/>
              </w:rPr>
              <w:t>O</w:t>
            </w:r>
          </w:p>
        </w:tc>
        <w:tc>
          <w:tcPr>
            <w:tcW w:w="872" w:type="dxa"/>
          </w:tcPr>
          <w:p w14:paraId="4186E569" w14:textId="77777777" w:rsidR="007A1F44" w:rsidRPr="00A03C55" w:rsidRDefault="007A1F44">
            <w:pPr>
              <w:pStyle w:val="TableEntry"/>
              <w:jc w:val="center"/>
              <w:rPr>
                <w:noProof w:val="0"/>
              </w:rPr>
            </w:pPr>
            <w:r w:rsidRPr="00A03C55">
              <w:rPr>
                <w:noProof w:val="0"/>
              </w:rPr>
              <w:t>[0..1]</w:t>
            </w:r>
          </w:p>
        </w:tc>
        <w:tc>
          <w:tcPr>
            <w:tcW w:w="1701" w:type="dxa"/>
          </w:tcPr>
          <w:p w14:paraId="6F1BD152" w14:textId="77777777" w:rsidR="007A1F44" w:rsidRPr="00A03C55" w:rsidRDefault="007A1F44">
            <w:pPr>
              <w:pStyle w:val="TableEntry"/>
              <w:jc w:val="center"/>
              <w:rPr>
                <w:noProof w:val="0"/>
              </w:rPr>
            </w:pPr>
            <w:r w:rsidRPr="00A03C55">
              <w:rPr>
                <w:noProof w:val="0"/>
              </w:rPr>
              <w:t>6</w:t>
            </w:r>
          </w:p>
        </w:tc>
      </w:tr>
      <w:tr w:rsidR="007A1F44" w:rsidRPr="00A03C55" w14:paraId="5A127B77" w14:textId="77777777">
        <w:trPr>
          <w:cantSplit/>
          <w:jc w:val="center"/>
        </w:trPr>
        <w:tc>
          <w:tcPr>
            <w:tcW w:w="1951" w:type="dxa"/>
          </w:tcPr>
          <w:p w14:paraId="6884E9A4" w14:textId="77777777" w:rsidR="007A1F44" w:rsidRPr="00A03C55" w:rsidRDefault="007A1F44" w:rsidP="00A0052B">
            <w:pPr>
              <w:pStyle w:val="TableEntry"/>
              <w:rPr>
                <w:noProof w:val="0"/>
              </w:rPr>
            </w:pPr>
            <w:r w:rsidRPr="00A03C55">
              <w:rPr>
                <w:noProof w:val="0"/>
              </w:rPr>
              <w:t>UB1</w:t>
            </w:r>
          </w:p>
        </w:tc>
        <w:tc>
          <w:tcPr>
            <w:tcW w:w="3544" w:type="dxa"/>
          </w:tcPr>
          <w:p w14:paraId="4E043A81" w14:textId="77777777" w:rsidR="007A1F44" w:rsidRPr="00A03C55" w:rsidRDefault="007A1F44">
            <w:pPr>
              <w:pStyle w:val="TableEntry"/>
              <w:rPr>
                <w:noProof w:val="0"/>
              </w:rPr>
            </w:pPr>
            <w:r w:rsidRPr="00A03C55">
              <w:rPr>
                <w:noProof w:val="0"/>
              </w:rPr>
              <w:t>Universal Bill Information</w:t>
            </w:r>
          </w:p>
        </w:tc>
        <w:tc>
          <w:tcPr>
            <w:tcW w:w="971" w:type="dxa"/>
          </w:tcPr>
          <w:p w14:paraId="13453F5B" w14:textId="77777777" w:rsidR="007A1F44" w:rsidRPr="00A03C55" w:rsidRDefault="007A1F44">
            <w:pPr>
              <w:pStyle w:val="TableEntry"/>
              <w:jc w:val="center"/>
              <w:rPr>
                <w:noProof w:val="0"/>
              </w:rPr>
            </w:pPr>
            <w:r w:rsidRPr="00A03C55">
              <w:rPr>
                <w:noProof w:val="0"/>
              </w:rPr>
              <w:t>O</w:t>
            </w:r>
          </w:p>
        </w:tc>
        <w:tc>
          <w:tcPr>
            <w:tcW w:w="872" w:type="dxa"/>
          </w:tcPr>
          <w:p w14:paraId="629C4D63" w14:textId="77777777" w:rsidR="007A1F44" w:rsidRPr="00A03C55" w:rsidRDefault="007A1F44">
            <w:pPr>
              <w:pStyle w:val="TableEntry"/>
              <w:jc w:val="center"/>
              <w:rPr>
                <w:noProof w:val="0"/>
              </w:rPr>
            </w:pPr>
            <w:r w:rsidRPr="00A03C55">
              <w:rPr>
                <w:noProof w:val="0"/>
              </w:rPr>
              <w:t>[0..1]</w:t>
            </w:r>
          </w:p>
        </w:tc>
        <w:tc>
          <w:tcPr>
            <w:tcW w:w="1701" w:type="dxa"/>
          </w:tcPr>
          <w:p w14:paraId="2151CC2C" w14:textId="77777777" w:rsidR="007A1F44" w:rsidRPr="00A03C55" w:rsidRDefault="007A1F44">
            <w:pPr>
              <w:pStyle w:val="TableEntry"/>
              <w:jc w:val="center"/>
              <w:rPr>
                <w:noProof w:val="0"/>
              </w:rPr>
            </w:pPr>
            <w:r w:rsidRPr="00A03C55">
              <w:rPr>
                <w:noProof w:val="0"/>
              </w:rPr>
              <w:t>6</w:t>
            </w:r>
          </w:p>
        </w:tc>
      </w:tr>
      <w:tr w:rsidR="007A1F44" w:rsidRPr="00A03C55" w14:paraId="12A16C03" w14:textId="77777777">
        <w:trPr>
          <w:cantSplit/>
          <w:jc w:val="center"/>
        </w:trPr>
        <w:tc>
          <w:tcPr>
            <w:tcW w:w="1951" w:type="dxa"/>
          </w:tcPr>
          <w:p w14:paraId="12176903" w14:textId="77777777" w:rsidR="007A1F44" w:rsidRPr="00A03C55" w:rsidRDefault="007A1F44" w:rsidP="00A0052B">
            <w:pPr>
              <w:pStyle w:val="TableEntry"/>
              <w:rPr>
                <w:noProof w:val="0"/>
              </w:rPr>
            </w:pPr>
            <w:r w:rsidRPr="00A03C55">
              <w:rPr>
                <w:noProof w:val="0"/>
              </w:rPr>
              <w:t>UB2</w:t>
            </w:r>
          </w:p>
        </w:tc>
        <w:tc>
          <w:tcPr>
            <w:tcW w:w="3544" w:type="dxa"/>
          </w:tcPr>
          <w:p w14:paraId="27245755" w14:textId="77777777" w:rsidR="007A1F44" w:rsidRPr="00A03C55" w:rsidRDefault="007A1F44">
            <w:pPr>
              <w:pStyle w:val="TableEntry"/>
              <w:rPr>
                <w:noProof w:val="0"/>
              </w:rPr>
            </w:pPr>
            <w:r w:rsidRPr="00A03C55">
              <w:rPr>
                <w:noProof w:val="0"/>
              </w:rPr>
              <w:t>Universal Bill 92 Information</w:t>
            </w:r>
          </w:p>
        </w:tc>
        <w:tc>
          <w:tcPr>
            <w:tcW w:w="971" w:type="dxa"/>
          </w:tcPr>
          <w:p w14:paraId="3837170B" w14:textId="77777777" w:rsidR="007A1F44" w:rsidRPr="00A03C55" w:rsidRDefault="007A1F44">
            <w:pPr>
              <w:pStyle w:val="TableEntry"/>
              <w:jc w:val="center"/>
              <w:rPr>
                <w:noProof w:val="0"/>
              </w:rPr>
            </w:pPr>
            <w:r w:rsidRPr="00A03C55">
              <w:rPr>
                <w:noProof w:val="0"/>
              </w:rPr>
              <w:t>O</w:t>
            </w:r>
          </w:p>
        </w:tc>
        <w:tc>
          <w:tcPr>
            <w:tcW w:w="872" w:type="dxa"/>
          </w:tcPr>
          <w:p w14:paraId="347BDF8E" w14:textId="77777777" w:rsidR="007A1F44" w:rsidRPr="00A03C55" w:rsidRDefault="007A1F44">
            <w:pPr>
              <w:pStyle w:val="TableEntry"/>
              <w:jc w:val="center"/>
              <w:rPr>
                <w:noProof w:val="0"/>
              </w:rPr>
            </w:pPr>
            <w:r w:rsidRPr="00A03C55">
              <w:rPr>
                <w:noProof w:val="0"/>
              </w:rPr>
              <w:t>[0..1]</w:t>
            </w:r>
          </w:p>
        </w:tc>
        <w:tc>
          <w:tcPr>
            <w:tcW w:w="1701" w:type="dxa"/>
          </w:tcPr>
          <w:p w14:paraId="0F3C2D45" w14:textId="77777777" w:rsidR="007A1F44" w:rsidRPr="00A03C55" w:rsidRDefault="007A1F44">
            <w:pPr>
              <w:pStyle w:val="TableEntry"/>
              <w:jc w:val="center"/>
              <w:rPr>
                <w:noProof w:val="0"/>
              </w:rPr>
            </w:pPr>
            <w:r w:rsidRPr="00A03C55">
              <w:rPr>
                <w:noProof w:val="0"/>
              </w:rPr>
              <w:t>6</w:t>
            </w:r>
          </w:p>
        </w:tc>
      </w:tr>
      <w:tr w:rsidR="007A1F44" w:rsidRPr="00A03C55" w14:paraId="6DD68259" w14:textId="77777777">
        <w:trPr>
          <w:cantSplit/>
          <w:jc w:val="center"/>
        </w:trPr>
        <w:tc>
          <w:tcPr>
            <w:tcW w:w="1951" w:type="dxa"/>
          </w:tcPr>
          <w:p w14:paraId="55B96E8E" w14:textId="77777777" w:rsidR="007A1F44" w:rsidRPr="00A03C55" w:rsidRDefault="007A1F44" w:rsidP="00A0052B">
            <w:pPr>
              <w:pStyle w:val="TableEntry"/>
              <w:rPr>
                <w:noProof w:val="0"/>
              </w:rPr>
            </w:pPr>
            <w:r w:rsidRPr="00A03C55">
              <w:rPr>
                <w:noProof w:val="0"/>
              </w:rPr>
              <w:t>PDA</w:t>
            </w:r>
          </w:p>
        </w:tc>
        <w:tc>
          <w:tcPr>
            <w:tcW w:w="3544" w:type="dxa"/>
          </w:tcPr>
          <w:p w14:paraId="45D311A8" w14:textId="77777777" w:rsidR="007A1F44" w:rsidRPr="00A03C55" w:rsidRDefault="007A1F44">
            <w:pPr>
              <w:pStyle w:val="TableEntry"/>
              <w:rPr>
                <w:noProof w:val="0"/>
              </w:rPr>
            </w:pPr>
            <w:r w:rsidRPr="00A03C55">
              <w:rPr>
                <w:noProof w:val="0"/>
              </w:rPr>
              <w:t>Patient Death and Autopsy</w:t>
            </w:r>
          </w:p>
        </w:tc>
        <w:tc>
          <w:tcPr>
            <w:tcW w:w="971" w:type="dxa"/>
          </w:tcPr>
          <w:p w14:paraId="4D592C3A" w14:textId="77777777" w:rsidR="007A1F44" w:rsidRPr="00A03C55" w:rsidRDefault="007A1F44">
            <w:pPr>
              <w:pStyle w:val="TableEntry"/>
              <w:jc w:val="center"/>
              <w:rPr>
                <w:noProof w:val="0"/>
              </w:rPr>
            </w:pPr>
            <w:r w:rsidRPr="00A03C55">
              <w:rPr>
                <w:noProof w:val="0"/>
              </w:rPr>
              <w:t>O</w:t>
            </w:r>
          </w:p>
        </w:tc>
        <w:tc>
          <w:tcPr>
            <w:tcW w:w="872" w:type="dxa"/>
          </w:tcPr>
          <w:p w14:paraId="710290DF" w14:textId="77777777" w:rsidR="007A1F44" w:rsidRPr="00A03C55" w:rsidRDefault="007A1F44">
            <w:pPr>
              <w:pStyle w:val="TableEntry"/>
              <w:jc w:val="center"/>
              <w:rPr>
                <w:noProof w:val="0"/>
              </w:rPr>
            </w:pPr>
            <w:r w:rsidRPr="00A03C55">
              <w:rPr>
                <w:noProof w:val="0"/>
              </w:rPr>
              <w:t>[0..1]</w:t>
            </w:r>
          </w:p>
        </w:tc>
        <w:tc>
          <w:tcPr>
            <w:tcW w:w="1701" w:type="dxa"/>
          </w:tcPr>
          <w:p w14:paraId="0A7CB91F" w14:textId="77777777" w:rsidR="007A1F44" w:rsidRPr="00A03C55" w:rsidRDefault="007A1F44">
            <w:pPr>
              <w:pStyle w:val="TableEntry"/>
              <w:jc w:val="center"/>
              <w:rPr>
                <w:noProof w:val="0"/>
              </w:rPr>
            </w:pPr>
            <w:r w:rsidRPr="00A03C55">
              <w:rPr>
                <w:noProof w:val="0"/>
              </w:rPr>
              <w:t>3</w:t>
            </w:r>
          </w:p>
        </w:tc>
      </w:tr>
    </w:tbl>
    <w:p w14:paraId="595370F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4" w:name="_Toc174249306"/>
      <w:r w:rsidRPr="00A03C55">
        <w:rPr>
          <w:noProof w:val="0"/>
        </w:rPr>
        <w:t>Comments on segment usage</w:t>
      </w:r>
      <w:bookmarkEnd w:id="524"/>
    </w:p>
    <w:p w14:paraId="71228009" w14:textId="77777777" w:rsidR="007A1F44" w:rsidRPr="00A03C55" w:rsidRDefault="007A1F44">
      <w:r w:rsidRPr="00A03C55">
        <w:t xml:space="preserve">The ZBE segment is mandatory in this message. See the description of this segment in </w:t>
      </w:r>
      <w:r w:rsidR="00292B01" w:rsidRPr="00A03C55">
        <w:t>Section</w:t>
      </w:r>
      <w:r w:rsidRPr="00A03C55">
        <w:t xml:space="preserve"> 3.31.6.1.</w:t>
      </w:r>
    </w:p>
    <w:p w14:paraId="5396C93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5" w:name="_Toc174249307"/>
      <w:r w:rsidRPr="00A03C55">
        <w:rPr>
          <w:noProof w:val="0"/>
        </w:rPr>
        <w:t>Expected actions</w:t>
      </w:r>
      <w:bookmarkEnd w:id="525"/>
    </w:p>
    <w:p w14:paraId="5AB204D7" w14:textId="77777777" w:rsidR="007A1F44" w:rsidRPr="00A03C55" w:rsidRDefault="007A1F44">
      <w:r w:rsidRPr="00A03C55">
        <w:t>Otherwise, the receiver shall update the Movement in its database, and shall report the result of this operation (success / error) in an acknowledgment message returned to the sender.</w:t>
      </w:r>
    </w:p>
    <w:p w14:paraId="7A709F58" w14:textId="77777777" w:rsidR="007A1F44" w:rsidRPr="00A03C55" w:rsidRDefault="007A1F44">
      <w:r w:rsidRPr="00A03C55">
        <w:t>If the receiver does not know the Movement to be updated (identified by ZBE-3 in the ZBE segment), it discards the message and raises an error condition.</w:t>
      </w:r>
    </w:p>
    <w:p w14:paraId="4D9DDABE" w14:textId="77777777" w:rsidR="007A1F44" w:rsidRPr="00A03C55" w:rsidRDefault="007A1F44">
      <w:r w:rsidRPr="00A03C55">
        <w:t>A receiver not supporting the Historic Movement Management Option shall application-reject the message (see ITI TF-2x: C.2.3).</w:t>
      </w:r>
    </w:p>
    <w:p w14:paraId="3BDD9AE4" w14:textId="1F4A730E" w:rsidR="008E3CF3" w:rsidRPr="00A03C55" w:rsidRDefault="007A1F44" w:rsidP="00EC243F">
      <w:pPr>
        <w:pStyle w:val="Heading4"/>
        <w:numPr>
          <w:ilvl w:val="3"/>
          <w:numId w:val="8"/>
        </w:numPr>
        <w:tabs>
          <w:tab w:val="clear" w:pos="2160"/>
          <w:tab w:val="clear" w:pos="2880"/>
          <w:tab w:val="clear" w:pos="3600"/>
        </w:tabs>
        <w:rPr>
          <w:noProof w:val="0"/>
        </w:rPr>
      </w:pPr>
      <w:bookmarkStart w:id="526" w:name="_Toc174249308"/>
      <w:bookmarkStart w:id="527" w:name="_Toc398544201"/>
      <w:r w:rsidRPr="00A03C55">
        <w:rPr>
          <w:noProof w:val="0"/>
        </w:rPr>
        <w:t>Merge two patients</w:t>
      </w:r>
      <w:r w:rsidR="00107479">
        <w:rPr>
          <w:noProof w:val="0"/>
        </w:rPr>
        <w:t>–</w:t>
      </w:r>
      <w:r w:rsidRPr="00A03C55">
        <w:rPr>
          <w:noProof w:val="0"/>
        </w:rPr>
        <w:t>- ADT^A40^ADT_A39</w:t>
      </w:r>
      <w:bookmarkEnd w:id="526"/>
      <w:bookmarkEnd w:id="527"/>
    </w:p>
    <w:p w14:paraId="3F8BFDE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8" w:name="_Toc174249309"/>
      <w:r w:rsidRPr="00A03C55">
        <w:rPr>
          <w:noProof w:val="0"/>
        </w:rPr>
        <w:t>Trigger Event</w:t>
      </w:r>
      <w:bookmarkEnd w:id="528"/>
    </w:p>
    <w:p w14:paraId="7899A33F" w14:textId="77777777" w:rsidR="007A1F44" w:rsidRPr="00A03C55" w:rsidRDefault="007A1F44">
      <w:r w:rsidRPr="00A03C55">
        <w:t>The Patient Encounter Supplier notifies the merge of records for a patient that was incorrectly filed under two different identifiers. This message is only used to merge two patient identifiers of the same type, or two lists of patient identifiers, it is not supposed to update other patient demographics information. The A08 trigger event should be used for this purpose.</w:t>
      </w:r>
    </w:p>
    <w:p w14:paraId="39189788" w14:textId="77777777" w:rsidR="007A1F44" w:rsidRPr="00A03C55" w:rsidRDefault="007A1F44" w:rsidP="00A340A6">
      <w:pPr>
        <w:pStyle w:val="BodyText"/>
      </w:pPr>
      <w:r w:rsidRPr="00A03C55">
        <w:t xml:space="preserve">MSH-9 is valued </w:t>
      </w:r>
      <w:r w:rsidRPr="00A03C55">
        <w:rPr>
          <w:b/>
          <w:bCs/>
        </w:rPr>
        <w:t>ADT^A40^ADT_A39</w:t>
      </w:r>
      <w:r w:rsidRPr="00A03C55">
        <w:t>.</w:t>
      </w:r>
    </w:p>
    <w:p w14:paraId="7F7A08C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9" w:name="_Toc174249310"/>
      <w:r w:rsidRPr="00A03C55">
        <w:rPr>
          <w:noProof w:val="0"/>
        </w:rPr>
        <w:t>Message Static Definition</w:t>
      </w:r>
      <w:bookmarkEnd w:id="529"/>
    </w:p>
    <w:p w14:paraId="599B132B" w14:textId="77777777" w:rsidR="007A1F44" w:rsidRPr="00A03C55" w:rsidRDefault="007A1F44">
      <w:pPr>
        <w:pStyle w:val="TableTitle"/>
        <w:rPr>
          <w:noProof w:val="0"/>
        </w:rPr>
      </w:pPr>
      <w:r w:rsidRPr="00A03C55">
        <w:rPr>
          <w:noProof w:val="0"/>
        </w:rPr>
        <w:t>Table 3.31-37: Static definition of message ADT^Z40^ADT_A39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E56D6BF" w14:textId="77777777" w:rsidTr="00B6518F">
        <w:trPr>
          <w:tblHeader/>
          <w:jc w:val="center"/>
        </w:trPr>
        <w:tc>
          <w:tcPr>
            <w:tcW w:w="1951" w:type="dxa"/>
            <w:shd w:val="clear" w:color="auto" w:fill="D9D9D9"/>
          </w:tcPr>
          <w:p w14:paraId="2D3B3E13"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4C9367E"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463C6693"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637F756"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7C18613A" w14:textId="77777777" w:rsidR="007A1F44" w:rsidRPr="00A03C55" w:rsidRDefault="007A1F44" w:rsidP="00A53067">
            <w:pPr>
              <w:pStyle w:val="TableEntryHeader"/>
              <w:rPr>
                <w:noProof w:val="0"/>
              </w:rPr>
            </w:pPr>
            <w:r w:rsidRPr="00A03C55">
              <w:rPr>
                <w:noProof w:val="0"/>
              </w:rPr>
              <w:t>HL7 chapter</w:t>
            </w:r>
          </w:p>
        </w:tc>
      </w:tr>
      <w:tr w:rsidR="007A1F44" w:rsidRPr="00A03C55" w14:paraId="5739BF90" w14:textId="77777777">
        <w:trPr>
          <w:cantSplit/>
          <w:jc w:val="center"/>
        </w:trPr>
        <w:tc>
          <w:tcPr>
            <w:tcW w:w="1951" w:type="dxa"/>
          </w:tcPr>
          <w:p w14:paraId="74792DC8" w14:textId="77777777" w:rsidR="007A1F44" w:rsidRPr="00A03C55" w:rsidRDefault="007A1F44" w:rsidP="00A0052B">
            <w:pPr>
              <w:pStyle w:val="TableEntry"/>
              <w:rPr>
                <w:noProof w:val="0"/>
              </w:rPr>
            </w:pPr>
            <w:r w:rsidRPr="00A03C55">
              <w:rPr>
                <w:noProof w:val="0"/>
              </w:rPr>
              <w:t>MSH</w:t>
            </w:r>
          </w:p>
        </w:tc>
        <w:tc>
          <w:tcPr>
            <w:tcW w:w="3544" w:type="dxa"/>
          </w:tcPr>
          <w:p w14:paraId="67DE4E09" w14:textId="77777777" w:rsidR="007A1F44" w:rsidRPr="00A03C55" w:rsidRDefault="007A1F44">
            <w:pPr>
              <w:pStyle w:val="TableEntry"/>
              <w:rPr>
                <w:noProof w:val="0"/>
              </w:rPr>
            </w:pPr>
            <w:r w:rsidRPr="00A03C55">
              <w:rPr>
                <w:noProof w:val="0"/>
              </w:rPr>
              <w:t>Message Header</w:t>
            </w:r>
          </w:p>
        </w:tc>
        <w:tc>
          <w:tcPr>
            <w:tcW w:w="971" w:type="dxa"/>
          </w:tcPr>
          <w:p w14:paraId="56649D30" w14:textId="77777777" w:rsidR="007A1F44" w:rsidRPr="00A03C55" w:rsidRDefault="007A1F44">
            <w:pPr>
              <w:pStyle w:val="TableEntry"/>
              <w:jc w:val="center"/>
              <w:rPr>
                <w:noProof w:val="0"/>
              </w:rPr>
            </w:pPr>
            <w:r w:rsidRPr="00A03C55">
              <w:rPr>
                <w:noProof w:val="0"/>
              </w:rPr>
              <w:t>R</w:t>
            </w:r>
          </w:p>
        </w:tc>
        <w:tc>
          <w:tcPr>
            <w:tcW w:w="872" w:type="dxa"/>
          </w:tcPr>
          <w:p w14:paraId="6CEF262F" w14:textId="77777777" w:rsidR="007A1F44" w:rsidRPr="00A03C55" w:rsidRDefault="007A1F44">
            <w:pPr>
              <w:pStyle w:val="TableEntry"/>
              <w:jc w:val="center"/>
              <w:rPr>
                <w:noProof w:val="0"/>
              </w:rPr>
            </w:pPr>
            <w:r w:rsidRPr="00A03C55">
              <w:rPr>
                <w:noProof w:val="0"/>
              </w:rPr>
              <w:t>[1..1]</w:t>
            </w:r>
          </w:p>
        </w:tc>
        <w:tc>
          <w:tcPr>
            <w:tcW w:w="1701" w:type="dxa"/>
          </w:tcPr>
          <w:p w14:paraId="2D98BA8F" w14:textId="77777777" w:rsidR="007A1F44" w:rsidRPr="00A03C55" w:rsidRDefault="007A1F44">
            <w:pPr>
              <w:pStyle w:val="TableEntry"/>
              <w:jc w:val="center"/>
              <w:rPr>
                <w:noProof w:val="0"/>
              </w:rPr>
            </w:pPr>
            <w:r w:rsidRPr="00A03C55">
              <w:rPr>
                <w:noProof w:val="0"/>
              </w:rPr>
              <w:t>2</w:t>
            </w:r>
          </w:p>
        </w:tc>
      </w:tr>
      <w:tr w:rsidR="007A1F44" w:rsidRPr="00A03C55" w14:paraId="0900B6EA" w14:textId="77777777">
        <w:trPr>
          <w:cantSplit/>
          <w:jc w:val="center"/>
        </w:trPr>
        <w:tc>
          <w:tcPr>
            <w:tcW w:w="1951" w:type="dxa"/>
          </w:tcPr>
          <w:p w14:paraId="5D76D951" w14:textId="77777777" w:rsidR="007A1F44" w:rsidRPr="00A03C55" w:rsidRDefault="007A1F44" w:rsidP="00A0052B">
            <w:pPr>
              <w:pStyle w:val="TableEntry"/>
              <w:rPr>
                <w:noProof w:val="0"/>
              </w:rPr>
            </w:pPr>
            <w:r w:rsidRPr="00A03C55">
              <w:rPr>
                <w:noProof w:val="0"/>
              </w:rPr>
              <w:t>SFT</w:t>
            </w:r>
          </w:p>
        </w:tc>
        <w:tc>
          <w:tcPr>
            <w:tcW w:w="3544" w:type="dxa"/>
          </w:tcPr>
          <w:p w14:paraId="337BE8BF" w14:textId="77777777" w:rsidR="007A1F44" w:rsidRPr="00A03C55" w:rsidRDefault="007A1F44">
            <w:pPr>
              <w:pStyle w:val="TableEntry"/>
              <w:rPr>
                <w:noProof w:val="0"/>
              </w:rPr>
            </w:pPr>
            <w:r w:rsidRPr="00A03C55">
              <w:rPr>
                <w:noProof w:val="0"/>
              </w:rPr>
              <w:t>Software Segment</w:t>
            </w:r>
          </w:p>
        </w:tc>
        <w:tc>
          <w:tcPr>
            <w:tcW w:w="971" w:type="dxa"/>
          </w:tcPr>
          <w:p w14:paraId="339CA594" w14:textId="77777777" w:rsidR="007A1F44" w:rsidRPr="00A03C55" w:rsidRDefault="007A1F44">
            <w:pPr>
              <w:pStyle w:val="TableEntry"/>
              <w:jc w:val="center"/>
              <w:rPr>
                <w:noProof w:val="0"/>
              </w:rPr>
            </w:pPr>
            <w:r w:rsidRPr="00A03C55">
              <w:rPr>
                <w:noProof w:val="0"/>
              </w:rPr>
              <w:t>O</w:t>
            </w:r>
          </w:p>
        </w:tc>
        <w:tc>
          <w:tcPr>
            <w:tcW w:w="872" w:type="dxa"/>
          </w:tcPr>
          <w:p w14:paraId="1B88EF77" w14:textId="77777777" w:rsidR="007A1F44" w:rsidRPr="00A03C55" w:rsidRDefault="007A1F44">
            <w:pPr>
              <w:pStyle w:val="TableEntry"/>
              <w:jc w:val="center"/>
              <w:rPr>
                <w:noProof w:val="0"/>
              </w:rPr>
            </w:pPr>
            <w:r w:rsidRPr="00A03C55">
              <w:rPr>
                <w:noProof w:val="0"/>
              </w:rPr>
              <w:t>[0..*]</w:t>
            </w:r>
          </w:p>
        </w:tc>
        <w:tc>
          <w:tcPr>
            <w:tcW w:w="1701" w:type="dxa"/>
          </w:tcPr>
          <w:p w14:paraId="6F5773C1" w14:textId="77777777" w:rsidR="007A1F44" w:rsidRPr="00A03C55" w:rsidRDefault="007A1F44">
            <w:pPr>
              <w:pStyle w:val="TableEntry"/>
              <w:jc w:val="center"/>
              <w:rPr>
                <w:noProof w:val="0"/>
              </w:rPr>
            </w:pPr>
            <w:r w:rsidRPr="00A03C55">
              <w:rPr>
                <w:noProof w:val="0"/>
              </w:rPr>
              <w:t>2</w:t>
            </w:r>
          </w:p>
        </w:tc>
      </w:tr>
      <w:tr w:rsidR="007A1F44" w:rsidRPr="00A03C55" w14:paraId="24D4AFC6" w14:textId="77777777">
        <w:trPr>
          <w:cantSplit/>
          <w:jc w:val="center"/>
        </w:trPr>
        <w:tc>
          <w:tcPr>
            <w:tcW w:w="1951" w:type="dxa"/>
          </w:tcPr>
          <w:p w14:paraId="7B75F5F6" w14:textId="77777777" w:rsidR="007A1F44" w:rsidRPr="00A03C55" w:rsidRDefault="007A1F44" w:rsidP="00A0052B">
            <w:pPr>
              <w:pStyle w:val="TableEntry"/>
              <w:rPr>
                <w:noProof w:val="0"/>
              </w:rPr>
            </w:pPr>
            <w:r w:rsidRPr="00A03C55">
              <w:rPr>
                <w:noProof w:val="0"/>
              </w:rPr>
              <w:t>EVN</w:t>
            </w:r>
          </w:p>
        </w:tc>
        <w:tc>
          <w:tcPr>
            <w:tcW w:w="3544" w:type="dxa"/>
          </w:tcPr>
          <w:p w14:paraId="7769DF17" w14:textId="77777777" w:rsidR="007A1F44" w:rsidRPr="00A03C55" w:rsidRDefault="007A1F44">
            <w:pPr>
              <w:pStyle w:val="TableEntry"/>
              <w:rPr>
                <w:noProof w:val="0"/>
              </w:rPr>
            </w:pPr>
            <w:r w:rsidRPr="00A03C55">
              <w:rPr>
                <w:noProof w:val="0"/>
              </w:rPr>
              <w:t>Event Type</w:t>
            </w:r>
          </w:p>
        </w:tc>
        <w:tc>
          <w:tcPr>
            <w:tcW w:w="971" w:type="dxa"/>
          </w:tcPr>
          <w:p w14:paraId="33A077F5" w14:textId="77777777" w:rsidR="007A1F44" w:rsidRPr="00A03C55" w:rsidRDefault="007A1F44">
            <w:pPr>
              <w:pStyle w:val="TableEntry"/>
              <w:jc w:val="center"/>
              <w:rPr>
                <w:noProof w:val="0"/>
              </w:rPr>
            </w:pPr>
            <w:r w:rsidRPr="00A03C55">
              <w:rPr>
                <w:noProof w:val="0"/>
              </w:rPr>
              <w:t>R</w:t>
            </w:r>
          </w:p>
        </w:tc>
        <w:tc>
          <w:tcPr>
            <w:tcW w:w="872" w:type="dxa"/>
          </w:tcPr>
          <w:p w14:paraId="2E26BC8F" w14:textId="77777777" w:rsidR="007A1F44" w:rsidRPr="00A03C55" w:rsidRDefault="007A1F44">
            <w:pPr>
              <w:pStyle w:val="TableEntry"/>
              <w:jc w:val="center"/>
              <w:rPr>
                <w:noProof w:val="0"/>
              </w:rPr>
            </w:pPr>
            <w:r w:rsidRPr="00A03C55">
              <w:rPr>
                <w:noProof w:val="0"/>
              </w:rPr>
              <w:t>[1..1]</w:t>
            </w:r>
          </w:p>
        </w:tc>
        <w:tc>
          <w:tcPr>
            <w:tcW w:w="1701" w:type="dxa"/>
          </w:tcPr>
          <w:p w14:paraId="1F1C8987" w14:textId="77777777" w:rsidR="007A1F44" w:rsidRPr="00A03C55" w:rsidRDefault="007A1F44">
            <w:pPr>
              <w:pStyle w:val="TableEntry"/>
              <w:jc w:val="center"/>
              <w:rPr>
                <w:noProof w:val="0"/>
              </w:rPr>
            </w:pPr>
            <w:r w:rsidRPr="00A03C55">
              <w:rPr>
                <w:noProof w:val="0"/>
              </w:rPr>
              <w:t>2</w:t>
            </w:r>
          </w:p>
        </w:tc>
      </w:tr>
      <w:tr w:rsidR="007A1F44" w:rsidRPr="00A03C55" w14:paraId="4C801883" w14:textId="77777777">
        <w:trPr>
          <w:cantSplit/>
          <w:jc w:val="center"/>
        </w:trPr>
        <w:tc>
          <w:tcPr>
            <w:tcW w:w="1951" w:type="dxa"/>
          </w:tcPr>
          <w:p w14:paraId="0E680D75" w14:textId="77777777" w:rsidR="007A1F44" w:rsidRPr="00A03C55" w:rsidRDefault="007A1F44" w:rsidP="00A0052B">
            <w:pPr>
              <w:pStyle w:val="TableEntry"/>
              <w:rPr>
                <w:noProof w:val="0"/>
              </w:rPr>
            </w:pPr>
            <w:r w:rsidRPr="00A03C55">
              <w:rPr>
                <w:noProof w:val="0"/>
              </w:rPr>
              <w:t>---</w:t>
            </w:r>
          </w:p>
        </w:tc>
        <w:tc>
          <w:tcPr>
            <w:tcW w:w="3544" w:type="dxa"/>
          </w:tcPr>
          <w:p w14:paraId="48D902C4" w14:textId="77777777" w:rsidR="007A1F44" w:rsidRPr="00A03C55" w:rsidRDefault="007A1F44">
            <w:pPr>
              <w:pStyle w:val="TableEntry"/>
              <w:rPr>
                <w:noProof w:val="0"/>
              </w:rPr>
            </w:pPr>
            <w:r w:rsidRPr="00A03C55">
              <w:rPr>
                <w:noProof w:val="0"/>
              </w:rPr>
              <w:t xml:space="preserve">--- PATIENT begin </w:t>
            </w:r>
          </w:p>
        </w:tc>
        <w:tc>
          <w:tcPr>
            <w:tcW w:w="971" w:type="dxa"/>
          </w:tcPr>
          <w:p w14:paraId="484BFB0F" w14:textId="77777777" w:rsidR="007A1F44" w:rsidRPr="00A03C55" w:rsidRDefault="007A1F44">
            <w:pPr>
              <w:pStyle w:val="TableEntry"/>
              <w:jc w:val="center"/>
              <w:rPr>
                <w:noProof w:val="0"/>
              </w:rPr>
            </w:pPr>
            <w:r w:rsidRPr="00A03C55">
              <w:rPr>
                <w:noProof w:val="0"/>
              </w:rPr>
              <w:t>R</w:t>
            </w:r>
          </w:p>
        </w:tc>
        <w:tc>
          <w:tcPr>
            <w:tcW w:w="872" w:type="dxa"/>
          </w:tcPr>
          <w:p w14:paraId="25EB50D5" w14:textId="77777777" w:rsidR="007A1F44" w:rsidRPr="00A03C55" w:rsidRDefault="007A1F44">
            <w:pPr>
              <w:pStyle w:val="TableEntry"/>
              <w:jc w:val="center"/>
              <w:rPr>
                <w:noProof w:val="0"/>
              </w:rPr>
            </w:pPr>
            <w:r w:rsidRPr="00A03C55">
              <w:rPr>
                <w:noProof w:val="0"/>
              </w:rPr>
              <w:t>[1..1]</w:t>
            </w:r>
          </w:p>
        </w:tc>
        <w:tc>
          <w:tcPr>
            <w:tcW w:w="1701" w:type="dxa"/>
          </w:tcPr>
          <w:p w14:paraId="4F88C1D0" w14:textId="77777777" w:rsidR="007A1F44" w:rsidRPr="00A03C55" w:rsidRDefault="007A1F44">
            <w:pPr>
              <w:pStyle w:val="TableEntry"/>
              <w:jc w:val="center"/>
              <w:rPr>
                <w:noProof w:val="0"/>
              </w:rPr>
            </w:pPr>
          </w:p>
        </w:tc>
      </w:tr>
      <w:tr w:rsidR="007A1F44" w:rsidRPr="00A03C55" w14:paraId="3D1CDFC9" w14:textId="77777777">
        <w:trPr>
          <w:cantSplit/>
          <w:jc w:val="center"/>
        </w:trPr>
        <w:tc>
          <w:tcPr>
            <w:tcW w:w="1951" w:type="dxa"/>
          </w:tcPr>
          <w:p w14:paraId="69392C29" w14:textId="77777777" w:rsidR="007A1F44" w:rsidRPr="00A03C55" w:rsidRDefault="007A1F44" w:rsidP="00A0052B">
            <w:pPr>
              <w:pStyle w:val="TableEntry"/>
              <w:rPr>
                <w:noProof w:val="0"/>
              </w:rPr>
            </w:pPr>
            <w:r w:rsidRPr="00A03C55">
              <w:rPr>
                <w:noProof w:val="0"/>
              </w:rPr>
              <w:t xml:space="preserve">  PID</w:t>
            </w:r>
          </w:p>
        </w:tc>
        <w:tc>
          <w:tcPr>
            <w:tcW w:w="3544" w:type="dxa"/>
          </w:tcPr>
          <w:p w14:paraId="5160012D" w14:textId="77777777" w:rsidR="007A1F44" w:rsidRPr="00A03C55" w:rsidRDefault="007A1F44">
            <w:pPr>
              <w:pStyle w:val="TableEntry"/>
              <w:rPr>
                <w:noProof w:val="0"/>
              </w:rPr>
            </w:pPr>
            <w:r w:rsidRPr="00A03C55">
              <w:rPr>
                <w:noProof w:val="0"/>
              </w:rPr>
              <w:t>Patient Identification</w:t>
            </w:r>
          </w:p>
        </w:tc>
        <w:tc>
          <w:tcPr>
            <w:tcW w:w="971" w:type="dxa"/>
          </w:tcPr>
          <w:p w14:paraId="6B1A04D8" w14:textId="77777777" w:rsidR="007A1F44" w:rsidRPr="00A03C55" w:rsidRDefault="007A1F44">
            <w:pPr>
              <w:pStyle w:val="TableEntry"/>
              <w:jc w:val="center"/>
              <w:rPr>
                <w:noProof w:val="0"/>
              </w:rPr>
            </w:pPr>
            <w:r w:rsidRPr="00A03C55">
              <w:rPr>
                <w:noProof w:val="0"/>
              </w:rPr>
              <w:t>R</w:t>
            </w:r>
          </w:p>
        </w:tc>
        <w:tc>
          <w:tcPr>
            <w:tcW w:w="872" w:type="dxa"/>
          </w:tcPr>
          <w:p w14:paraId="6038C914" w14:textId="77777777" w:rsidR="007A1F44" w:rsidRPr="00A03C55" w:rsidRDefault="007A1F44">
            <w:pPr>
              <w:pStyle w:val="TableEntry"/>
              <w:jc w:val="center"/>
              <w:rPr>
                <w:noProof w:val="0"/>
              </w:rPr>
            </w:pPr>
            <w:r w:rsidRPr="00A03C55">
              <w:rPr>
                <w:noProof w:val="0"/>
              </w:rPr>
              <w:t>[1..1]</w:t>
            </w:r>
          </w:p>
        </w:tc>
        <w:tc>
          <w:tcPr>
            <w:tcW w:w="1701" w:type="dxa"/>
          </w:tcPr>
          <w:p w14:paraId="7D86F2C8" w14:textId="77777777" w:rsidR="007A1F44" w:rsidRPr="00A03C55" w:rsidRDefault="007A1F44">
            <w:pPr>
              <w:pStyle w:val="TableEntry"/>
              <w:jc w:val="center"/>
              <w:rPr>
                <w:noProof w:val="0"/>
              </w:rPr>
            </w:pPr>
            <w:r w:rsidRPr="00A03C55">
              <w:rPr>
                <w:noProof w:val="0"/>
              </w:rPr>
              <w:t>3</w:t>
            </w:r>
          </w:p>
        </w:tc>
      </w:tr>
      <w:tr w:rsidR="007A1F44" w:rsidRPr="00A03C55" w14:paraId="22BDAF36" w14:textId="77777777">
        <w:trPr>
          <w:cantSplit/>
          <w:jc w:val="center"/>
        </w:trPr>
        <w:tc>
          <w:tcPr>
            <w:tcW w:w="1951" w:type="dxa"/>
          </w:tcPr>
          <w:p w14:paraId="17C2090C" w14:textId="77777777" w:rsidR="007A1F44" w:rsidRPr="00A03C55" w:rsidRDefault="007A1F44" w:rsidP="00A0052B">
            <w:pPr>
              <w:pStyle w:val="TableEntry"/>
              <w:rPr>
                <w:noProof w:val="0"/>
              </w:rPr>
            </w:pPr>
            <w:r w:rsidRPr="00A03C55">
              <w:rPr>
                <w:noProof w:val="0"/>
              </w:rPr>
              <w:t xml:space="preserve">  PD1</w:t>
            </w:r>
          </w:p>
        </w:tc>
        <w:tc>
          <w:tcPr>
            <w:tcW w:w="3544" w:type="dxa"/>
          </w:tcPr>
          <w:p w14:paraId="09E1E1D6" w14:textId="77777777" w:rsidR="007A1F44" w:rsidRPr="00A03C55" w:rsidRDefault="007A1F44">
            <w:pPr>
              <w:pStyle w:val="TableEntry"/>
              <w:rPr>
                <w:noProof w:val="0"/>
              </w:rPr>
            </w:pPr>
            <w:r w:rsidRPr="00A03C55">
              <w:rPr>
                <w:noProof w:val="0"/>
              </w:rPr>
              <w:t>Additional Demographics</w:t>
            </w:r>
          </w:p>
        </w:tc>
        <w:tc>
          <w:tcPr>
            <w:tcW w:w="971" w:type="dxa"/>
          </w:tcPr>
          <w:p w14:paraId="39A1855E" w14:textId="77777777" w:rsidR="007A1F44" w:rsidRPr="00A03C55" w:rsidRDefault="007A1F44">
            <w:pPr>
              <w:pStyle w:val="TableEntry"/>
              <w:jc w:val="center"/>
              <w:rPr>
                <w:noProof w:val="0"/>
              </w:rPr>
            </w:pPr>
            <w:r w:rsidRPr="00A03C55">
              <w:rPr>
                <w:noProof w:val="0"/>
              </w:rPr>
              <w:t>O</w:t>
            </w:r>
          </w:p>
        </w:tc>
        <w:tc>
          <w:tcPr>
            <w:tcW w:w="872" w:type="dxa"/>
          </w:tcPr>
          <w:p w14:paraId="04862A96" w14:textId="77777777" w:rsidR="007A1F44" w:rsidRPr="00A03C55" w:rsidRDefault="007A1F44">
            <w:pPr>
              <w:pStyle w:val="TableEntry"/>
              <w:jc w:val="center"/>
              <w:rPr>
                <w:noProof w:val="0"/>
              </w:rPr>
            </w:pPr>
            <w:r w:rsidRPr="00A03C55">
              <w:rPr>
                <w:noProof w:val="0"/>
              </w:rPr>
              <w:t>[0..1]</w:t>
            </w:r>
          </w:p>
        </w:tc>
        <w:tc>
          <w:tcPr>
            <w:tcW w:w="1701" w:type="dxa"/>
          </w:tcPr>
          <w:p w14:paraId="2A1C8241" w14:textId="77777777" w:rsidR="007A1F44" w:rsidRPr="00A03C55" w:rsidRDefault="007A1F44">
            <w:pPr>
              <w:pStyle w:val="TableEntry"/>
              <w:jc w:val="center"/>
              <w:rPr>
                <w:noProof w:val="0"/>
              </w:rPr>
            </w:pPr>
            <w:r w:rsidRPr="00A03C55">
              <w:rPr>
                <w:noProof w:val="0"/>
              </w:rPr>
              <w:t>3</w:t>
            </w:r>
          </w:p>
        </w:tc>
      </w:tr>
      <w:tr w:rsidR="007A1F44" w:rsidRPr="00A03C55" w14:paraId="420CFFC0" w14:textId="77777777">
        <w:trPr>
          <w:cantSplit/>
          <w:jc w:val="center"/>
        </w:trPr>
        <w:tc>
          <w:tcPr>
            <w:tcW w:w="1951" w:type="dxa"/>
          </w:tcPr>
          <w:p w14:paraId="61F77BEA" w14:textId="77777777" w:rsidR="007A1F44" w:rsidRPr="00A03C55" w:rsidRDefault="007A1F44" w:rsidP="00A0052B">
            <w:pPr>
              <w:pStyle w:val="TableEntry"/>
              <w:rPr>
                <w:noProof w:val="0"/>
              </w:rPr>
            </w:pPr>
            <w:r w:rsidRPr="00A03C55">
              <w:rPr>
                <w:noProof w:val="0"/>
              </w:rPr>
              <w:t xml:space="preserve">  MRG</w:t>
            </w:r>
          </w:p>
        </w:tc>
        <w:tc>
          <w:tcPr>
            <w:tcW w:w="3544" w:type="dxa"/>
          </w:tcPr>
          <w:p w14:paraId="6E599CEB" w14:textId="77777777" w:rsidR="007A1F44" w:rsidRPr="00A03C55" w:rsidRDefault="007A1F44">
            <w:pPr>
              <w:pStyle w:val="TableEntry"/>
              <w:rPr>
                <w:noProof w:val="0"/>
              </w:rPr>
            </w:pPr>
            <w:r w:rsidRPr="00A03C55">
              <w:rPr>
                <w:noProof w:val="0"/>
              </w:rPr>
              <w:t>Merge Information</w:t>
            </w:r>
          </w:p>
        </w:tc>
        <w:tc>
          <w:tcPr>
            <w:tcW w:w="971" w:type="dxa"/>
          </w:tcPr>
          <w:p w14:paraId="7EE5C633" w14:textId="77777777" w:rsidR="007A1F44" w:rsidRPr="00A03C55" w:rsidRDefault="007A1F44">
            <w:pPr>
              <w:pStyle w:val="TableEntry"/>
              <w:jc w:val="center"/>
              <w:rPr>
                <w:noProof w:val="0"/>
              </w:rPr>
            </w:pPr>
            <w:r w:rsidRPr="00A03C55">
              <w:rPr>
                <w:noProof w:val="0"/>
              </w:rPr>
              <w:t>R</w:t>
            </w:r>
          </w:p>
        </w:tc>
        <w:tc>
          <w:tcPr>
            <w:tcW w:w="872" w:type="dxa"/>
          </w:tcPr>
          <w:p w14:paraId="4FF182D8" w14:textId="77777777" w:rsidR="007A1F44" w:rsidRPr="00A03C55" w:rsidRDefault="007A1F44">
            <w:pPr>
              <w:pStyle w:val="TableEntry"/>
              <w:jc w:val="center"/>
              <w:rPr>
                <w:noProof w:val="0"/>
              </w:rPr>
            </w:pPr>
            <w:r w:rsidRPr="00A03C55">
              <w:rPr>
                <w:noProof w:val="0"/>
              </w:rPr>
              <w:t>[1..1]</w:t>
            </w:r>
          </w:p>
        </w:tc>
        <w:tc>
          <w:tcPr>
            <w:tcW w:w="1701" w:type="dxa"/>
          </w:tcPr>
          <w:p w14:paraId="7F357D18" w14:textId="77777777" w:rsidR="007A1F44" w:rsidRPr="00A03C55" w:rsidRDefault="007A1F44">
            <w:pPr>
              <w:pStyle w:val="TableEntry"/>
              <w:jc w:val="center"/>
              <w:rPr>
                <w:noProof w:val="0"/>
              </w:rPr>
            </w:pPr>
            <w:r w:rsidRPr="00A03C55">
              <w:rPr>
                <w:noProof w:val="0"/>
              </w:rPr>
              <w:t>3</w:t>
            </w:r>
          </w:p>
        </w:tc>
      </w:tr>
      <w:tr w:rsidR="007A1F44" w:rsidRPr="00A03C55" w14:paraId="5FB6B9A0" w14:textId="77777777">
        <w:trPr>
          <w:cantSplit/>
          <w:jc w:val="center"/>
        </w:trPr>
        <w:tc>
          <w:tcPr>
            <w:tcW w:w="1951" w:type="dxa"/>
          </w:tcPr>
          <w:p w14:paraId="07BC304F" w14:textId="77777777" w:rsidR="007A1F44" w:rsidRPr="00A03C55" w:rsidRDefault="007A1F44" w:rsidP="00A0052B">
            <w:pPr>
              <w:pStyle w:val="TableEntry"/>
              <w:rPr>
                <w:noProof w:val="0"/>
              </w:rPr>
            </w:pPr>
            <w:r w:rsidRPr="00A03C55">
              <w:rPr>
                <w:noProof w:val="0"/>
              </w:rPr>
              <w:t xml:space="preserve">  PV1</w:t>
            </w:r>
          </w:p>
        </w:tc>
        <w:tc>
          <w:tcPr>
            <w:tcW w:w="3544" w:type="dxa"/>
          </w:tcPr>
          <w:p w14:paraId="59960C15" w14:textId="77777777" w:rsidR="007A1F44" w:rsidRPr="00A03C55" w:rsidRDefault="007A1F44">
            <w:pPr>
              <w:pStyle w:val="TableEntry"/>
              <w:rPr>
                <w:noProof w:val="0"/>
              </w:rPr>
            </w:pPr>
            <w:r w:rsidRPr="00A03C55">
              <w:rPr>
                <w:noProof w:val="0"/>
              </w:rPr>
              <w:t>Patient Visit</w:t>
            </w:r>
          </w:p>
        </w:tc>
        <w:tc>
          <w:tcPr>
            <w:tcW w:w="971" w:type="dxa"/>
          </w:tcPr>
          <w:p w14:paraId="6C5A631C" w14:textId="77777777" w:rsidR="007A1F44" w:rsidRPr="00A03C55" w:rsidRDefault="007A1F44">
            <w:pPr>
              <w:pStyle w:val="TableEntry"/>
              <w:jc w:val="center"/>
              <w:rPr>
                <w:noProof w:val="0"/>
              </w:rPr>
            </w:pPr>
            <w:r w:rsidRPr="00A03C55">
              <w:rPr>
                <w:noProof w:val="0"/>
              </w:rPr>
              <w:t>X</w:t>
            </w:r>
          </w:p>
        </w:tc>
        <w:tc>
          <w:tcPr>
            <w:tcW w:w="872" w:type="dxa"/>
          </w:tcPr>
          <w:p w14:paraId="62990F13" w14:textId="77777777" w:rsidR="007A1F44" w:rsidRPr="00A03C55" w:rsidRDefault="007A1F44">
            <w:pPr>
              <w:pStyle w:val="TableEntry"/>
              <w:jc w:val="center"/>
              <w:rPr>
                <w:noProof w:val="0"/>
              </w:rPr>
            </w:pPr>
            <w:r w:rsidRPr="00A03C55">
              <w:rPr>
                <w:noProof w:val="0"/>
              </w:rPr>
              <w:t>[0..0]</w:t>
            </w:r>
          </w:p>
        </w:tc>
        <w:tc>
          <w:tcPr>
            <w:tcW w:w="1701" w:type="dxa"/>
          </w:tcPr>
          <w:p w14:paraId="24E426F1" w14:textId="77777777" w:rsidR="007A1F44" w:rsidRPr="00A03C55" w:rsidRDefault="007A1F44">
            <w:pPr>
              <w:pStyle w:val="TableEntry"/>
              <w:jc w:val="center"/>
              <w:rPr>
                <w:noProof w:val="0"/>
              </w:rPr>
            </w:pPr>
            <w:r w:rsidRPr="00A03C55">
              <w:rPr>
                <w:noProof w:val="0"/>
              </w:rPr>
              <w:t>3</w:t>
            </w:r>
          </w:p>
        </w:tc>
      </w:tr>
      <w:tr w:rsidR="007A1F44" w:rsidRPr="00A03C55" w14:paraId="4647B6D6" w14:textId="77777777">
        <w:trPr>
          <w:cantSplit/>
          <w:jc w:val="center"/>
        </w:trPr>
        <w:tc>
          <w:tcPr>
            <w:tcW w:w="1951" w:type="dxa"/>
          </w:tcPr>
          <w:p w14:paraId="7FFC134D" w14:textId="77777777" w:rsidR="007A1F44" w:rsidRPr="00A03C55" w:rsidRDefault="007A1F44" w:rsidP="00A0052B">
            <w:pPr>
              <w:pStyle w:val="TableEntry"/>
              <w:rPr>
                <w:noProof w:val="0"/>
              </w:rPr>
            </w:pPr>
            <w:r w:rsidRPr="00A03C55">
              <w:rPr>
                <w:noProof w:val="0"/>
              </w:rPr>
              <w:t>---</w:t>
            </w:r>
          </w:p>
        </w:tc>
        <w:tc>
          <w:tcPr>
            <w:tcW w:w="3544" w:type="dxa"/>
          </w:tcPr>
          <w:p w14:paraId="047D6B8F" w14:textId="77777777" w:rsidR="007A1F44" w:rsidRPr="00A03C55" w:rsidRDefault="007A1F44">
            <w:pPr>
              <w:pStyle w:val="TableEntry"/>
              <w:rPr>
                <w:noProof w:val="0"/>
              </w:rPr>
            </w:pPr>
          </w:p>
        </w:tc>
        <w:tc>
          <w:tcPr>
            <w:tcW w:w="971" w:type="dxa"/>
          </w:tcPr>
          <w:p w14:paraId="5A9406B8" w14:textId="77777777" w:rsidR="007A1F44" w:rsidRPr="00A03C55" w:rsidRDefault="007A1F44">
            <w:pPr>
              <w:pStyle w:val="TableEntry"/>
              <w:jc w:val="center"/>
              <w:rPr>
                <w:noProof w:val="0"/>
              </w:rPr>
            </w:pPr>
          </w:p>
        </w:tc>
        <w:tc>
          <w:tcPr>
            <w:tcW w:w="872" w:type="dxa"/>
          </w:tcPr>
          <w:p w14:paraId="7BD29C67" w14:textId="77777777" w:rsidR="007A1F44" w:rsidRPr="00A03C55" w:rsidRDefault="007A1F44">
            <w:pPr>
              <w:pStyle w:val="TableEntry"/>
              <w:jc w:val="center"/>
              <w:rPr>
                <w:noProof w:val="0"/>
              </w:rPr>
            </w:pPr>
          </w:p>
        </w:tc>
        <w:tc>
          <w:tcPr>
            <w:tcW w:w="1701" w:type="dxa"/>
          </w:tcPr>
          <w:p w14:paraId="59C71A45" w14:textId="77777777" w:rsidR="007A1F44" w:rsidRPr="00A03C55" w:rsidRDefault="007A1F44">
            <w:pPr>
              <w:pStyle w:val="TableEntry"/>
              <w:jc w:val="center"/>
              <w:rPr>
                <w:noProof w:val="0"/>
              </w:rPr>
            </w:pPr>
          </w:p>
        </w:tc>
      </w:tr>
    </w:tbl>
    <w:p w14:paraId="483E0D8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30" w:name="_Toc174249311"/>
      <w:r w:rsidRPr="00A03C55">
        <w:rPr>
          <w:noProof w:val="0"/>
        </w:rPr>
        <w:lastRenderedPageBreak/>
        <w:t>Comments on segment usage</w:t>
      </w:r>
      <w:bookmarkEnd w:id="530"/>
      <w:r w:rsidRPr="00A03C55">
        <w:rPr>
          <w:noProof w:val="0"/>
        </w:rPr>
        <w:t xml:space="preserve"> </w:t>
      </w:r>
    </w:p>
    <w:p w14:paraId="0F9AC3F3" w14:textId="77777777" w:rsidR="007A1F44" w:rsidRPr="00A03C55" w:rsidRDefault="007A1F44">
      <w:r w:rsidRPr="00A03C55">
        <w:t>This transaction makes unrepeatable the PATIENT segment group: The message can communicate only one merge operation for one patient.</w:t>
      </w:r>
    </w:p>
    <w:p w14:paraId="3F5C0011" w14:textId="77777777" w:rsidR="007A1F44" w:rsidRPr="00A03C55" w:rsidRDefault="007A1F44">
      <w:r w:rsidRPr="00A03C55">
        <w:t>The “incorrect supplier identifier” identified in the MRG segment (</w:t>
      </w:r>
      <w:r w:rsidRPr="00A03C55">
        <w:rPr>
          <w:i/>
          <w:iCs/>
        </w:rPr>
        <w:t>MRG-1-Prior Patient Identifier List</w:t>
      </w:r>
      <w:r w:rsidRPr="00A03C55">
        <w:t>) is to be merged with the required “correct target identifier” of the same “identifier type code” component identified in the PID segment (</w:t>
      </w:r>
      <w:r w:rsidRPr="00A03C55">
        <w:rPr>
          <w:i/>
          <w:iCs/>
        </w:rPr>
        <w:t>PID-3-Patient Identifier List</w:t>
      </w:r>
      <w:r w:rsidRPr="00A03C55">
        <w:t>). The “incorrect supplier identifier” would then logically never be referenced in future transactions.</w:t>
      </w:r>
    </w:p>
    <w:p w14:paraId="477B6E42" w14:textId="77777777" w:rsidR="007A1F44" w:rsidRPr="00A03C55" w:rsidRDefault="007A1F44">
      <w:r w:rsidRPr="00A03C55">
        <w:t xml:space="preserve">The PV1 segment is not supported by IHE in this message. </w:t>
      </w:r>
    </w:p>
    <w:p w14:paraId="6541AAE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31" w:name="_Toc174249312"/>
      <w:r w:rsidRPr="00A03C55">
        <w:rPr>
          <w:noProof w:val="0"/>
        </w:rPr>
        <w:t>Expected actions</w:t>
      </w:r>
      <w:bookmarkEnd w:id="531"/>
      <w:r w:rsidRPr="00A03C55">
        <w:rPr>
          <w:noProof w:val="0"/>
        </w:rPr>
        <w:t xml:space="preserve"> </w:t>
      </w:r>
    </w:p>
    <w:p w14:paraId="234619FD" w14:textId="77777777" w:rsidR="007A1F44" w:rsidRPr="00A03C55" w:rsidRDefault="007A1F44">
      <w:r w:rsidRPr="00A03C55">
        <w:t>The receiver shall merge the two patients in its data base, and shall report the result of this operation (success / error) in an acknowledgment message returned to the sender.</w:t>
      </w:r>
    </w:p>
    <w:p w14:paraId="535FCFFB" w14:textId="77777777" w:rsidR="007A1F44" w:rsidRPr="00A03C55" w:rsidRDefault="007A1F44">
      <w:r w:rsidRPr="00A03C55">
        <w:t>If the receiver does not recognize the target patient identifiers, it shall perform a Change Patient Identifier List instead of a Merge.</w:t>
      </w:r>
    </w:p>
    <w:p w14:paraId="1DBABE8E" w14:textId="77777777" w:rsidR="007A1F44" w:rsidRPr="00A03C55" w:rsidRDefault="007A1F44">
      <w:r w:rsidRPr="00A03C55">
        <w:t>If the receiver does not recognize the supplier patient identifiers to be merged, it shall take no action. This situation is not an error.</w:t>
      </w:r>
    </w:p>
    <w:p w14:paraId="202D166B" w14:textId="2DBBAA74" w:rsidR="008E3CF3" w:rsidRPr="00A03C55" w:rsidRDefault="007A1F44" w:rsidP="00EC243F">
      <w:pPr>
        <w:pStyle w:val="Heading2"/>
        <w:numPr>
          <w:ilvl w:val="1"/>
          <w:numId w:val="8"/>
        </w:numPr>
        <w:tabs>
          <w:tab w:val="clear" w:pos="2160"/>
        </w:tabs>
        <w:rPr>
          <w:noProof w:val="0"/>
        </w:rPr>
      </w:pPr>
      <w:bookmarkStart w:id="532" w:name="_Toc237189068"/>
      <w:bookmarkStart w:id="533" w:name="_Toc237238702"/>
      <w:bookmarkStart w:id="534" w:name="_Toc139615587"/>
      <w:bookmarkStart w:id="535" w:name="_Toc184012912"/>
      <w:bookmarkEnd w:id="532"/>
      <w:bookmarkEnd w:id="533"/>
      <w:r w:rsidRPr="00A03C55">
        <w:rPr>
          <w:noProof w:val="0"/>
        </w:rPr>
        <w:t xml:space="preserve"> </w:t>
      </w:r>
      <w:bookmarkStart w:id="536" w:name="_Toc210805559"/>
      <w:bookmarkStart w:id="537" w:name="_Toc214434031"/>
      <w:bookmarkStart w:id="538" w:name="_Toc214436952"/>
      <w:bookmarkStart w:id="539" w:name="_Toc214437397"/>
      <w:bookmarkStart w:id="540" w:name="_Toc214437713"/>
      <w:bookmarkStart w:id="541" w:name="_Toc214457189"/>
      <w:bookmarkStart w:id="542" w:name="_Toc214461302"/>
      <w:bookmarkStart w:id="543" w:name="_Toc214462923"/>
      <w:bookmarkStart w:id="544" w:name="_Toc237238703"/>
      <w:bookmarkStart w:id="545" w:name="_Toc398544202"/>
      <w:bookmarkStart w:id="546" w:name="_Toc398717908"/>
      <w:bookmarkStart w:id="547" w:name="_Toc13773683"/>
      <w:r w:rsidRPr="00A03C55">
        <w:rPr>
          <w:noProof w:val="0"/>
        </w:rPr>
        <w:t>Distribute Document Set on Media</w:t>
      </w:r>
      <w:bookmarkEnd w:id="534"/>
      <w:bookmarkEnd w:id="535"/>
      <w:bookmarkEnd w:id="536"/>
      <w:bookmarkEnd w:id="537"/>
      <w:bookmarkEnd w:id="538"/>
      <w:bookmarkEnd w:id="539"/>
      <w:bookmarkEnd w:id="540"/>
      <w:bookmarkEnd w:id="541"/>
      <w:bookmarkEnd w:id="542"/>
      <w:bookmarkEnd w:id="543"/>
      <w:bookmarkEnd w:id="544"/>
      <w:bookmarkEnd w:id="545"/>
      <w:bookmarkEnd w:id="546"/>
      <w:r w:rsidR="00903C21" w:rsidRPr="00A03C55">
        <w:rPr>
          <w:noProof w:val="0"/>
        </w:rPr>
        <w:t xml:space="preserve"> [ITI-32]</w:t>
      </w:r>
      <w:bookmarkEnd w:id="547"/>
    </w:p>
    <w:p w14:paraId="75091685" w14:textId="77777777" w:rsidR="000F2997" w:rsidRDefault="007A1F44" w:rsidP="002F763C">
      <w:pPr>
        <w:pStyle w:val="BodyText"/>
      </w:pPr>
      <w:r w:rsidRPr="00A03C55">
        <w:t xml:space="preserve">This section corresponds to </w:t>
      </w:r>
      <w:r w:rsidR="00E77430" w:rsidRPr="00A03C55">
        <w:t>transaction</w:t>
      </w:r>
      <w:r w:rsidRPr="00A03C55">
        <w:t xml:space="preserve"> </w:t>
      </w:r>
      <w:r w:rsidR="00383577" w:rsidRPr="00A03C55">
        <w:t>[</w:t>
      </w:r>
      <w:r w:rsidRPr="00A03C55">
        <w:t>ITI-32</w:t>
      </w:r>
      <w:r w:rsidR="00383577" w:rsidRPr="00A03C55">
        <w:t>]</w:t>
      </w:r>
      <w:r w:rsidRPr="00A03C55">
        <w:t xml:space="preserve"> of the IHE IT Infrastructure Technical Framework. Transaction </w:t>
      </w:r>
      <w:r w:rsidR="00383577" w:rsidRPr="00A03C55">
        <w:t>[</w:t>
      </w:r>
      <w:r w:rsidRPr="00A03C55">
        <w:t>ITI-32</w:t>
      </w:r>
      <w:r w:rsidR="00383577" w:rsidRPr="00A03C55">
        <w:t>]</w:t>
      </w:r>
      <w:r w:rsidRPr="00A03C55">
        <w:t xml:space="preserve"> is used by the Portable Media Creator to create the media content and by Portable Media Importer to read the media content.</w:t>
      </w:r>
    </w:p>
    <w:p w14:paraId="32471547" w14:textId="4BD53031" w:rsidR="007A1F44" w:rsidRPr="00A03C55" w:rsidRDefault="000F2997" w:rsidP="000F2997">
      <w:pPr>
        <w:pStyle w:val="Heading3"/>
        <w:numPr>
          <w:ilvl w:val="0"/>
          <w:numId w:val="0"/>
        </w:numPr>
        <w:tabs>
          <w:tab w:val="clear" w:pos="2160"/>
          <w:tab w:val="clear" w:pos="2880"/>
        </w:tabs>
        <w:rPr>
          <w:noProof w:val="0"/>
        </w:rPr>
      </w:pPr>
      <w:bookmarkStart w:id="548" w:name="_Toc13773684"/>
      <w:r>
        <w:t>3.32.1</w:t>
      </w:r>
      <w:bookmarkEnd w:id="548"/>
      <w:r>
        <w:t xml:space="preserve"> </w:t>
      </w:r>
      <w:bookmarkStart w:id="549" w:name="_Toc139615588"/>
      <w:bookmarkStart w:id="550" w:name="_Toc184012913"/>
      <w:bookmarkStart w:id="551" w:name="_Toc398544203"/>
      <w:bookmarkStart w:id="552" w:name="_Toc398717909"/>
      <w:bookmarkStart w:id="553" w:name="_Toc13773685"/>
      <w:r w:rsidR="007A1F44" w:rsidRPr="00A03C55">
        <w:rPr>
          <w:noProof w:val="0"/>
        </w:rPr>
        <w:t>Scope</w:t>
      </w:r>
      <w:bookmarkEnd w:id="549"/>
      <w:bookmarkEnd w:id="550"/>
      <w:bookmarkEnd w:id="551"/>
      <w:bookmarkEnd w:id="552"/>
      <w:bookmarkEnd w:id="553"/>
    </w:p>
    <w:p w14:paraId="6C080AD9" w14:textId="77777777" w:rsidR="007A1F44" w:rsidRPr="00A03C55" w:rsidRDefault="007A1F44" w:rsidP="00ED4370">
      <w:pPr>
        <w:pStyle w:val="BodyText"/>
      </w:pPr>
      <w:r w:rsidRPr="00A03C55">
        <w:t xml:space="preserve">In the Distribute Document Set on Media transaction the Portable Media Creator sends information to media reading actors by means of Interchange Media where it stores the information. </w:t>
      </w:r>
    </w:p>
    <w:p w14:paraId="0B9520AB" w14:textId="77777777" w:rsidR="007A1F44" w:rsidRPr="00A03C55" w:rsidRDefault="004C01EB" w:rsidP="006C18FA">
      <w:pPr>
        <w:pStyle w:val="Heading3"/>
        <w:numPr>
          <w:ilvl w:val="0"/>
          <w:numId w:val="0"/>
        </w:numPr>
        <w:tabs>
          <w:tab w:val="clear" w:pos="2160"/>
          <w:tab w:val="clear" w:pos="2880"/>
        </w:tabs>
        <w:rPr>
          <w:noProof w:val="0"/>
        </w:rPr>
      </w:pPr>
      <w:bookmarkStart w:id="554" w:name="_Toc139615589"/>
      <w:bookmarkStart w:id="555" w:name="_Toc184012914"/>
      <w:bookmarkStart w:id="556" w:name="_Toc398544204"/>
      <w:bookmarkStart w:id="557" w:name="_Toc398717910"/>
      <w:bookmarkStart w:id="558" w:name="_Toc13773686"/>
      <w:r w:rsidRPr="00A03C55">
        <w:rPr>
          <w:noProof w:val="0"/>
        </w:rPr>
        <w:t xml:space="preserve">3.32.2 </w:t>
      </w:r>
      <w:r w:rsidR="007A1F44" w:rsidRPr="00A03C55">
        <w:rPr>
          <w:noProof w:val="0"/>
        </w:rPr>
        <w:t>Use Case Roles</w:t>
      </w:r>
      <w:bookmarkEnd w:id="554"/>
      <w:bookmarkEnd w:id="555"/>
      <w:bookmarkEnd w:id="556"/>
      <w:bookmarkEnd w:id="557"/>
      <w:bookmarkEnd w:id="558"/>
    </w:p>
    <w:p w14:paraId="73130115" w14:textId="77777777" w:rsidR="007A1F44" w:rsidRPr="00A03C55" w:rsidRDefault="00886A83">
      <w:pPr>
        <w:pStyle w:val="BodyText"/>
        <w:jc w:val="center"/>
      </w:pPr>
      <w:r w:rsidRPr="00A03C55">
        <w:rPr>
          <w:noProof/>
        </w:rPr>
        <w:object w:dxaOrig="5430" w:dyaOrig="1935" w14:anchorId="367FC2F6">
          <v:shape id="_x0000_i1060" type="#_x0000_t75" alt="" style="width:279.35pt;height:97.2pt;mso-width-percent:0;mso-height-percent:0;mso-width-percent:0;mso-height-percent:0" o:ole="" fillcolor="window">
            <v:imagedata r:id="rId45" o:title=""/>
          </v:shape>
          <o:OLEObject Type="Embed" ProgID="Word.Picture.8" ShapeID="_x0000_i1060" DrawAspect="Content" ObjectID="_1648459655" r:id="rId46"/>
        </w:object>
      </w:r>
    </w:p>
    <w:p w14:paraId="3B1D6EFA" w14:textId="77777777" w:rsidR="007A1F44" w:rsidRPr="00A03C55" w:rsidRDefault="007A1F44" w:rsidP="00ED4370">
      <w:pPr>
        <w:pStyle w:val="BodyText"/>
      </w:pPr>
      <w:r w:rsidRPr="00A03C55">
        <w:rPr>
          <w:b/>
          <w:bCs/>
        </w:rPr>
        <w:t xml:space="preserve">Actor: </w:t>
      </w:r>
      <w:r w:rsidRPr="00A03C55">
        <w:t xml:space="preserve">Portable Media Creator </w:t>
      </w:r>
    </w:p>
    <w:p w14:paraId="73373978" w14:textId="77777777" w:rsidR="007A1F44" w:rsidRPr="00A03C55" w:rsidRDefault="007A1F44" w:rsidP="00ED4370">
      <w:pPr>
        <w:pStyle w:val="BodyText"/>
      </w:pPr>
      <w:r w:rsidRPr="00A03C55">
        <w:rPr>
          <w:b/>
          <w:bCs/>
        </w:rPr>
        <w:t xml:space="preserve">Role: </w:t>
      </w:r>
      <w:r w:rsidRPr="00A03C55">
        <w:t xml:space="preserve">Assemble the media content and store it on the media to be distributed. </w:t>
      </w:r>
    </w:p>
    <w:p w14:paraId="28A4A9D4" w14:textId="77777777" w:rsidR="007A1F44" w:rsidRPr="00A03C55" w:rsidRDefault="007A1F44" w:rsidP="00ED4370">
      <w:pPr>
        <w:pStyle w:val="BodyText"/>
      </w:pPr>
      <w:r w:rsidRPr="00A03C55">
        <w:rPr>
          <w:b/>
          <w:bCs/>
        </w:rPr>
        <w:t xml:space="preserve">Actor: </w:t>
      </w:r>
      <w:r w:rsidRPr="00A03C55">
        <w:t xml:space="preserve">Portable Media Importer </w:t>
      </w:r>
    </w:p>
    <w:p w14:paraId="5013FFF5" w14:textId="77777777" w:rsidR="007A1F44" w:rsidRPr="00A03C55" w:rsidRDefault="007A1F44" w:rsidP="00ED4370">
      <w:pPr>
        <w:pStyle w:val="BodyText"/>
      </w:pPr>
      <w:r w:rsidRPr="00A03C55">
        <w:rPr>
          <w:b/>
          <w:bCs/>
        </w:rPr>
        <w:t xml:space="preserve">Role: </w:t>
      </w:r>
      <w:r w:rsidRPr="00A03C55">
        <w:t xml:space="preserve">Read the Document Submission Set content of distributed media in order to access the document(s) and the relevant metadata and perform import of the documents on the media. </w:t>
      </w:r>
    </w:p>
    <w:p w14:paraId="2A4F40F5" w14:textId="77777777" w:rsidR="007A1F44" w:rsidRPr="00A03C55" w:rsidRDefault="007A1F44">
      <w:pPr>
        <w:pStyle w:val="Heading3"/>
        <w:numPr>
          <w:ilvl w:val="0"/>
          <w:numId w:val="0"/>
        </w:numPr>
        <w:tabs>
          <w:tab w:val="clear" w:pos="2160"/>
          <w:tab w:val="clear" w:pos="2880"/>
        </w:tabs>
        <w:rPr>
          <w:noProof w:val="0"/>
        </w:rPr>
      </w:pPr>
      <w:bookmarkStart w:id="559" w:name="_Toc139615590"/>
      <w:bookmarkStart w:id="560" w:name="_Toc184012915"/>
      <w:bookmarkStart w:id="561" w:name="_Toc398544205"/>
      <w:bookmarkStart w:id="562" w:name="_Toc398717911"/>
      <w:bookmarkStart w:id="563" w:name="_Toc13773687"/>
      <w:r w:rsidRPr="00A03C55">
        <w:rPr>
          <w:noProof w:val="0"/>
        </w:rPr>
        <w:lastRenderedPageBreak/>
        <w:t>3.32.3 Referenced Standard</w:t>
      </w:r>
      <w:bookmarkEnd w:id="559"/>
      <w:bookmarkEnd w:id="560"/>
      <w:bookmarkEnd w:id="561"/>
      <w:bookmarkEnd w:id="562"/>
      <w:bookmarkEnd w:id="563"/>
    </w:p>
    <w:p w14:paraId="3D7BC082" w14:textId="77777777" w:rsidR="007A1F44" w:rsidRPr="00A03C55" w:rsidRDefault="007A1F44" w:rsidP="00ED4370">
      <w:pPr>
        <w:pStyle w:val="BodyText"/>
      </w:pPr>
      <w:r w:rsidRPr="00A03C55">
        <w:t>ITI TF-3: 4 Metadata used in Document Sharing profiles</w:t>
      </w:r>
    </w:p>
    <w:p w14:paraId="32E72876" w14:textId="77777777" w:rsidR="007A05F5" w:rsidRPr="00A03C55" w:rsidRDefault="007A1F44" w:rsidP="00ED4370">
      <w:pPr>
        <w:pStyle w:val="BodyText"/>
      </w:pPr>
      <w:r w:rsidRPr="00A03C55">
        <w:t xml:space="preserve">DICOM PS3.10 Media Storage and File Format for Data Interchange (DICOM file format). </w:t>
      </w:r>
      <w:hyperlink r:id="rId47" w:history="1">
        <w:r w:rsidR="007A05F5" w:rsidRPr="00A03C55">
          <w:rPr>
            <w:rStyle w:val="Hyperlink"/>
          </w:rPr>
          <w:t>http://www.w3.org/TR/xhtml1</w:t>
        </w:r>
      </w:hyperlink>
      <w:r w:rsidR="007A05F5" w:rsidRPr="00A03C55">
        <w:t>.</w:t>
      </w:r>
    </w:p>
    <w:p w14:paraId="266CD24E" w14:textId="11A2A1B4" w:rsidR="007A1F44" w:rsidRPr="00A03C55" w:rsidRDefault="007A1F44" w:rsidP="00ED4370">
      <w:pPr>
        <w:pStyle w:val="BodyText"/>
      </w:pPr>
      <w:r w:rsidRPr="00A03C55">
        <w:t>DICOM</w:t>
      </w:r>
      <w:r w:rsidR="00952DDA" w:rsidRPr="00A03C55">
        <w:t xml:space="preserve"> </w:t>
      </w:r>
      <w:r w:rsidRPr="00A03C55">
        <w:t>PS3.12 Media Formats and Physical Media for Data Interchange, Annex F</w:t>
      </w:r>
      <w:r w:rsidR="00107479">
        <w:t>–</w:t>
      </w:r>
      <w:r w:rsidRPr="00A03C55">
        <w:t>- 120mm CD-R media,</w:t>
      </w:r>
      <w:r w:rsidR="00952DDA" w:rsidRPr="00A03C55">
        <w:t xml:space="preserve"> </w:t>
      </w:r>
      <w:r w:rsidRPr="00A03C55">
        <w:t>Annex R</w:t>
      </w:r>
      <w:r w:rsidR="00107479">
        <w:t>–</w:t>
      </w:r>
      <w:r w:rsidRPr="00A03C55">
        <w:t>- USB Connected Removable Devices, Annex V</w:t>
      </w:r>
      <w:r w:rsidR="00107479">
        <w:t>–</w:t>
      </w:r>
      <w:r w:rsidRPr="00A03C55">
        <w:t>- ZIP File Over Media, and Annex W</w:t>
      </w:r>
      <w:r w:rsidR="00107479">
        <w:t>–</w:t>
      </w:r>
      <w:r w:rsidRPr="00A03C55">
        <w:t xml:space="preserve">- Email Media. </w:t>
      </w:r>
      <w:hyperlink r:id="rId48" w:history="1">
        <w:r w:rsidR="003C315B" w:rsidRPr="00A03C55">
          <w:rPr>
            <w:rStyle w:val="Hyperlink"/>
            <w:bCs/>
          </w:rPr>
          <w:t>http://dicom.nema.org/</w:t>
        </w:r>
      </w:hyperlink>
    </w:p>
    <w:p w14:paraId="0CAE2588" w14:textId="272227FF" w:rsidR="003C315B" w:rsidRPr="00A03C55" w:rsidRDefault="003C315B">
      <w:pPr>
        <w:rPr>
          <w:bCs/>
          <w:szCs w:val="24"/>
        </w:rPr>
      </w:pPr>
      <w:r w:rsidRPr="00A03C55">
        <w:rPr>
          <w:szCs w:val="24"/>
        </w:rPr>
        <w:t>DICOM PS3.15 Security and System Management Profiles</w:t>
      </w:r>
      <w:r w:rsidRPr="00A03C55">
        <w:rPr>
          <w:bCs/>
          <w:szCs w:val="24"/>
        </w:rPr>
        <w:t>, Annex B</w:t>
      </w:r>
      <w:r w:rsidR="00107479">
        <w:rPr>
          <w:bCs/>
          <w:szCs w:val="24"/>
        </w:rPr>
        <w:t>–</w:t>
      </w:r>
      <w:r w:rsidRPr="00A03C55">
        <w:rPr>
          <w:bCs/>
          <w:szCs w:val="24"/>
        </w:rPr>
        <w:t>-</w:t>
      </w:r>
      <w:r w:rsidRPr="00A03C55">
        <w:t xml:space="preserve"> </w:t>
      </w:r>
      <w:r w:rsidRPr="00A03C55">
        <w:rPr>
          <w:bCs/>
          <w:szCs w:val="24"/>
        </w:rPr>
        <w:t xml:space="preserve">Secure Transport Connection Profiles. </w:t>
      </w:r>
      <w:hyperlink r:id="rId49" w:history="1">
        <w:r w:rsidRPr="00A03C55">
          <w:rPr>
            <w:rStyle w:val="Hyperlink"/>
            <w:bCs/>
            <w:szCs w:val="24"/>
            <w:u w:val="none"/>
          </w:rPr>
          <w:t>http://dicom.nema.org/</w:t>
        </w:r>
      </w:hyperlink>
    </w:p>
    <w:p w14:paraId="37CCC39E" w14:textId="4066734D" w:rsidR="007A1F44" w:rsidRPr="00A03C55" w:rsidRDefault="007A1F44" w:rsidP="00ED4370">
      <w:pPr>
        <w:pStyle w:val="BodyText"/>
      </w:pPr>
      <w:r w:rsidRPr="00A03C55">
        <w:t>XHTML™ 1.0 The Extensible HyperText Markup Language (Second Edition). A Reformulation of HTML 4 in XML 1.0. W3C Recommendation 26 January 2000, revised 1 August 2002.</w:t>
      </w:r>
      <w:bookmarkStart w:id="564" w:name="OLE_LINK31"/>
      <w:bookmarkStart w:id="565" w:name="OLE_LINK32"/>
      <w:r w:rsidR="00977EA3" w:rsidRPr="00A03C55">
        <w:rPr>
          <w:rStyle w:val="Hyperlink"/>
        </w:rPr>
        <w:fldChar w:fldCharType="begin"/>
      </w:r>
      <w:r w:rsidR="00977EA3" w:rsidRPr="00A03C55">
        <w:rPr>
          <w:rStyle w:val="Hyperlink"/>
        </w:rPr>
        <w:instrText xml:space="preserve"> HYPERLINK "http://www.w3.org/TR/xhtml1" </w:instrText>
      </w:r>
      <w:r w:rsidR="00977EA3" w:rsidRPr="00A03C55">
        <w:rPr>
          <w:rStyle w:val="Hyperlink"/>
        </w:rPr>
        <w:fldChar w:fldCharType="separate"/>
      </w:r>
      <w:r w:rsidR="005A6D91" w:rsidRPr="00A03C55">
        <w:rPr>
          <w:rStyle w:val="Hyperlink"/>
        </w:rPr>
        <w:t>http://www.w3.org/TR/xhtml1</w:t>
      </w:r>
      <w:r w:rsidR="00977EA3" w:rsidRPr="00A03C55">
        <w:rPr>
          <w:rStyle w:val="Hyperlink"/>
        </w:rPr>
        <w:fldChar w:fldCharType="end"/>
      </w:r>
      <w:r w:rsidRPr="00A03C55">
        <w:t>.</w:t>
      </w:r>
    </w:p>
    <w:bookmarkEnd w:id="564"/>
    <w:bookmarkEnd w:id="565"/>
    <w:p w14:paraId="4579509A" w14:textId="35621A1B" w:rsidR="007A1F44" w:rsidRPr="00A03C55" w:rsidRDefault="007A1F44">
      <w:pPr>
        <w:pStyle w:val="BodyText"/>
      </w:pPr>
      <w:r w:rsidRPr="00A03C55">
        <w:t xml:space="preserve">XHTML™ Basic. W3C Recommendation 19 December 2000. </w:t>
      </w:r>
      <w:hyperlink r:id="rId50" w:history="1">
        <w:r w:rsidRPr="00A03C55">
          <w:rPr>
            <w:rStyle w:val="Hyperlink"/>
          </w:rPr>
          <w:t>http://www.w3.org/TR/xhtm-basic</w:t>
        </w:r>
      </w:hyperlink>
      <w:r w:rsidRPr="00A03C55">
        <w:t>.</w:t>
      </w:r>
    </w:p>
    <w:p w14:paraId="5A15F35E" w14:textId="382CADAD" w:rsidR="007A1F44" w:rsidRPr="00A03C55" w:rsidRDefault="007A1F44" w:rsidP="0034152D">
      <w:pPr>
        <w:pStyle w:val="BodyText"/>
      </w:pPr>
      <w:r w:rsidRPr="00A03C55">
        <w:t xml:space="preserve">MDN: RFC3798 Message Disposition Notification. </w:t>
      </w:r>
      <w:hyperlink r:id="rId51" w:history="1">
        <w:r w:rsidRPr="00A03C55">
          <w:rPr>
            <w:rStyle w:val="Hyperlink"/>
          </w:rPr>
          <w:t>http://www.rfc-editor.org/rfc/rfc3798.txt</w:t>
        </w:r>
      </w:hyperlink>
    </w:p>
    <w:p w14:paraId="17264BAC" w14:textId="64651E8D" w:rsidR="007A1F44" w:rsidRPr="00A03C55" w:rsidRDefault="007A1F44">
      <w:pPr>
        <w:pStyle w:val="Heading3"/>
        <w:numPr>
          <w:ilvl w:val="0"/>
          <w:numId w:val="0"/>
        </w:numPr>
        <w:tabs>
          <w:tab w:val="clear" w:pos="2160"/>
          <w:tab w:val="clear" w:pos="2880"/>
        </w:tabs>
        <w:rPr>
          <w:noProof w:val="0"/>
        </w:rPr>
      </w:pPr>
      <w:bookmarkStart w:id="566" w:name="_Toc139615591"/>
      <w:bookmarkStart w:id="567" w:name="_Toc184012916"/>
      <w:bookmarkStart w:id="568" w:name="_Toc398544206"/>
      <w:bookmarkStart w:id="569" w:name="_Toc398717912"/>
      <w:bookmarkStart w:id="570" w:name="_Toc13773688"/>
      <w:r w:rsidRPr="00A03C55">
        <w:rPr>
          <w:noProof w:val="0"/>
        </w:rPr>
        <w:t xml:space="preserve">3.32.4 </w:t>
      </w:r>
      <w:bookmarkEnd w:id="566"/>
      <w:bookmarkEnd w:id="567"/>
      <w:bookmarkEnd w:id="568"/>
      <w:bookmarkEnd w:id="569"/>
      <w:r w:rsidR="00A03C55">
        <w:rPr>
          <w:noProof w:val="0"/>
        </w:rPr>
        <w:t>Messages</w:t>
      </w:r>
      <w:bookmarkEnd w:id="570"/>
    </w:p>
    <w:p w14:paraId="3331B5E4" w14:textId="0F1F5E0B" w:rsidR="007A1F44" w:rsidRDefault="00886A83">
      <w:pPr>
        <w:pStyle w:val="BodyText"/>
        <w:jc w:val="center"/>
        <w:rPr>
          <w:sz w:val="20"/>
        </w:rPr>
      </w:pPr>
      <w:r w:rsidRPr="00A03C55">
        <w:rPr>
          <w:noProof/>
          <w:sz w:val="20"/>
        </w:rPr>
        <w:object w:dxaOrig="4820" w:dyaOrig="3066" w14:anchorId="6B99B8FA">
          <v:shape id="_x0000_i1059" type="#_x0000_t75" alt="" style="width:238.3pt;height:149.75pt;mso-width-percent:0;mso-height-percent:0;mso-width-percent:0;mso-height-percent:0" o:ole="" fillcolor="window">
            <v:imagedata r:id="rId52" o:title=""/>
          </v:shape>
          <o:OLEObject Type="Embed" ProgID="Word.Picture.8" ShapeID="_x0000_i1059" DrawAspect="Content" ObjectID="_1648459656" r:id="rId53"/>
        </w:object>
      </w:r>
    </w:p>
    <w:p w14:paraId="5E14A66F" w14:textId="77777777" w:rsidR="00A03C55" w:rsidRDefault="00A03C55" w:rsidP="002F763C">
      <w:pPr>
        <w:pStyle w:val="BodyText"/>
      </w:pPr>
    </w:p>
    <w:p w14:paraId="41677B93" w14:textId="132DC614" w:rsidR="00A03C55" w:rsidRPr="00A03C55" w:rsidRDefault="00A03C55" w:rsidP="002F763C">
      <w:pPr>
        <w:pStyle w:val="FigureTitle"/>
      </w:pPr>
      <w:r>
        <w:t>Figure 3.32.4-1: Interaction Diagram</w:t>
      </w:r>
    </w:p>
    <w:p w14:paraId="151BAC58" w14:textId="77777777" w:rsidR="007A1F44" w:rsidRPr="00A03C55" w:rsidRDefault="007A1F44">
      <w:pPr>
        <w:pStyle w:val="Heading4"/>
        <w:numPr>
          <w:ilvl w:val="0"/>
          <w:numId w:val="0"/>
        </w:numPr>
        <w:tabs>
          <w:tab w:val="clear" w:pos="2160"/>
          <w:tab w:val="clear" w:pos="2880"/>
          <w:tab w:val="clear" w:pos="3600"/>
        </w:tabs>
        <w:rPr>
          <w:noProof w:val="0"/>
        </w:rPr>
      </w:pPr>
      <w:bookmarkStart w:id="571" w:name="_Toc398544207"/>
      <w:r w:rsidRPr="00A03C55">
        <w:rPr>
          <w:noProof w:val="0"/>
        </w:rPr>
        <w:t>3.32.4.1 Distribute Document Set on Media</w:t>
      </w:r>
      <w:bookmarkEnd w:id="571"/>
    </w:p>
    <w:p w14:paraId="61AF6E81" w14:textId="77777777" w:rsidR="007A1F44" w:rsidRPr="00A03C55" w:rsidRDefault="007A1F44">
      <w:r w:rsidRPr="00A03C55">
        <w:t>This transaction defines the interchange of XDS document submission sets on media. It specifies the requirements for a directory structure, and the physical media where stored.</w:t>
      </w:r>
    </w:p>
    <w:p w14:paraId="222F3018" w14:textId="77777777" w:rsidR="007A1F44" w:rsidRPr="00A03C55" w:rsidRDefault="007A1F44">
      <w:r w:rsidRPr="00A03C55">
        <w:t xml:space="preserve">The file directory structure restrictions and file organization are specified below. These are based on industry standard file systems with restrictions chosen based on experience with demonstrated interoperability in the field of reliable exchange. These are defined in Part 10 of the DICOM standard and summarized below. </w:t>
      </w:r>
    </w:p>
    <w:p w14:paraId="0754CB69" w14:textId="77777777" w:rsidR="007A1F44" w:rsidRPr="00A03C55" w:rsidRDefault="007A1F44">
      <w:r w:rsidRPr="00A03C55">
        <w:t>The media that are supported are:</w:t>
      </w:r>
    </w:p>
    <w:p w14:paraId="5B0C2195" w14:textId="77777777" w:rsidR="008E3CF3" w:rsidRPr="00A03C55" w:rsidRDefault="007A1F44" w:rsidP="00EC243F">
      <w:pPr>
        <w:pStyle w:val="ListBullet2"/>
      </w:pPr>
      <w:r w:rsidRPr="00A03C55">
        <w:lastRenderedPageBreak/>
        <w:t>CD-R media. The physical media specification used for the storage on CD-R is a restricted subset of the widely used CD-R media. The restrictions were chosen to ensure interoperability and media reliability. The standard directory and file structure can be recorded to the CD-R media by widely available software, but this software must be set to comply with the interoperability restrictions on recording format. This media specification relies on the healthcare experience gained by CD-R media widely used in radiology and cardiology. It is defined by Annex F in Part 12 of the DICOM standard and is also used in the IHE Radiology PDI Profile for the interchange of images,</w:t>
      </w:r>
    </w:p>
    <w:p w14:paraId="7B7131EF" w14:textId="77777777" w:rsidR="008E3CF3" w:rsidRPr="00A03C55" w:rsidRDefault="007A1F44" w:rsidP="00EC243F">
      <w:pPr>
        <w:pStyle w:val="ListBullet2"/>
      </w:pPr>
      <w:r w:rsidRPr="00A03C55">
        <w:t>USB Removable Devices. This media specification encompasses a wide range of USB connected flash media, removable storage devices, etc. The standard directory and file structure can be recorded onto any of these media by any system that supports the USB Removable Device type defined by the USB Implementers Forum. This specification is defined in Annex R in Part 12 of the DICOM standard.</w:t>
      </w:r>
    </w:p>
    <w:p w14:paraId="409591BD" w14:textId="77777777" w:rsidR="008E3CF3" w:rsidRPr="00A03C55" w:rsidRDefault="007A1F44" w:rsidP="00EC243F">
      <w:pPr>
        <w:pStyle w:val="ListBullet2"/>
      </w:pPr>
      <w:r w:rsidRPr="00A03C55">
        <w:t>Email transport of ZIP files. This media specification defines the encoding of the directory and file structure as an ordinary ZIP file (maintaining the directory structure) and attaches that ZIP file to an email message. Some additional constraints are added to the email message header to facilitate recognizing the message. This specification is defined in the annexes to part 12 of the DICOM standard called: ZIP File Media and Email media. The ZIP over Email Response Option enables the Portable Media Importer to send an acknowledgment message to the Portable Media Importer.</w:t>
      </w:r>
    </w:p>
    <w:p w14:paraId="4504D980"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3.32.4.1.1 Trigger Events</w:t>
      </w:r>
    </w:p>
    <w:p w14:paraId="6618D52B" w14:textId="77777777" w:rsidR="007A1F44" w:rsidRPr="00A03C55" w:rsidRDefault="007A1F44">
      <w:pPr>
        <w:pStyle w:val="BodyText"/>
      </w:pPr>
      <w:r w:rsidRPr="00A03C55">
        <w:t xml:space="preserve">The user at the Portable Media Creator wishes to transport information by the creation and transport of interchange media. The Portable Media Creator assembles the Interchange Media content and stores it on the media. </w:t>
      </w:r>
    </w:p>
    <w:p w14:paraId="61B6D25F" w14:textId="77777777" w:rsidR="007A1F44" w:rsidRPr="00A03C55" w:rsidRDefault="007A1F44">
      <w:pPr>
        <w:pStyle w:val="BodyText"/>
      </w:pPr>
      <w:r w:rsidRPr="00A03C55">
        <w:t>If the ZIP over Email Response Option is supported, the Portable Media Importer shall detect whether the Import was successful or not.</w:t>
      </w:r>
    </w:p>
    <w:p w14:paraId="3DB17B1A"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3.32.4.1.2 Message Semantics</w:t>
      </w:r>
    </w:p>
    <w:p w14:paraId="5CCC6032" w14:textId="77777777" w:rsidR="007A1F44" w:rsidRPr="00A03C55" w:rsidRDefault="007A1F44">
      <w:pPr>
        <w:pStyle w:val="BodyText"/>
      </w:pPr>
      <w:r w:rsidRPr="00A03C55">
        <w:t xml:space="preserve">The message semantics of this transaction are described in terms of content specifications for the media. </w:t>
      </w:r>
    </w:p>
    <w:p w14:paraId="27935082" w14:textId="3ADE63BD" w:rsidR="007A1F44" w:rsidRPr="00A03C55" w:rsidRDefault="007A1F44">
      <w:pPr>
        <w:pStyle w:val="BodyText"/>
      </w:pPr>
      <w:r w:rsidRPr="00A03C55">
        <w:t>The Portable Media Creator shall be able to include one or multiple Submission Set(s), including document(s) and associated metadata. Additionally</w:t>
      </w:r>
      <w:r w:rsidR="00107479">
        <w:t>,</w:t>
      </w:r>
      <w:r w:rsidRPr="00A03C55">
        <w:t xml:space="preserve"> it shall include a </w:t>
      </w:r>
      <w:r w:rsidRPr="00A03C55">
        <w:rPr>
          <w:b/>
          <w:bCs/>
        </w:rPr>
        <w:t>README.TXT</w:t>
      </w:r>
      <w:r w:rsidRPr="00A03C55">
        <w:t xml:space="preserve"> file and an </w:t>
      </w:r>
      <w:r w:rsidRPr="00A03C55">
        <w:rPr>
          <w:b/>
          <w:bCs/>
        </w:rPr>
        <w:t xml:space="preserve">INDEX.HTM </w:t>
      </w:r>
      <w:r w:rsidRPr="00A03C55">
        <w:rPr>
          <w:bCs/>
        </w:rPr>
        <w:t>and</w:t>
      </w:r>
      <w:r w:rsidRPr="00A03C55">
        <w:t xml:space="preserve"> associated files for use to display the media content using a simple browser. It may include other files and directories that the Portable Media Importer will ignore. </w:t>
      </w:r>
    </w:p>
    <w:p w14:paraId="598445BF" w14:textId="77777777" w:rsidR="007A1F44" w:rsidRPr="00A03C55" w:rsidRDefault="007A1F44">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3.32.4.1.2.1 Media File system and File Naming Restrictions </w:t>
      </w:r>
    </w:p>
    <w:p w14:paraId="427484E8" w14:textId="77777777" w:rsidR="007A1F44" w:rsidRPr="00A03C55" w:rsidRDefault="007A1F44">
      <w:r w:rsidRPr="00A03C55">
        <w:t>The following restrictions are needed to ensure broad interoperability:</w:t>
      </w:r>
    </w:p>
    <w:p w14:paraId="0B1B8DEE" w14:textId="77777777" w:rsidR="008E3CF3" w:rsidRPr="00A03C55" w:rsidRDefault="007A1F44" w:rsidP="00EC243F">
      <w:pPr>
        <w:pStyle w:val="ListBullet2"/>
      </w:pPr>
      <w:r w:rsidRPr="00A03C55">
        <w:t>Strict ISO 9660 Level 1 compliance for filenames and directories, even on non-CDR media.</w:t>
      </w:r>
    </w:p>
    <w:p w14:paraId="3B20882D" w14:textId="77777777" w:rsidR="008E3CF3" w:rsidRPr="00A03C55" w:rsidRDefault="007A1F44" w:rsidP="00EC243F">
      <w:pPr>
        <w:pStyle w:val="ListBullet2"/>
      </w:pPr>
      <w:r w:rsidRPr="00A03C55">
        <w:lastRenderedPageBreak/>
        <w:t xml:space="preserve">Strict ISO 9660 Level 1 compliance for recording methods on CDR media. This means no packet writing. </w:t>
      </w:r>
    </w:p>
    <w:p w14:paraId="6A150056" w14:textId="77777777" w:rsidR="008E3CF3" w:rsidRPr="00A03C55" w:rsidRDefault="007A1F44" w:rsidP="00EC243F">
      <w:pPr>
        <w:pStyle w:val="ListBullet2"/>
      </w:pPr>
      <w:r w:rsidRPr="00A03C55">
        <w:t xml:space="preserve">Filenames should not be in lower case, nor have lower case equivalent file names encoded as Joliet or Rock Ridge extensions to the ISO 9660 file system. </w:t>
      </w:r>
    </w:p>
    <w:p w14:paraId="42BAC2DA" w14:textId="77777777" w:rsidR="008E3CF3" w:rsidRPr="00A03C55" w:rsidRDefault="007A1F44" w:rsidP="00EC243F">
      <w:pPr>
        <w:pStyle w:val="ListBullet2"/>
      </w:pPr>
      <w:r w:rsidRPr="00A03C55">
        <w:t>Only file and folder names referenced by the DICOMDIR file are restricted to 8 characters with no extension. Specifically, it is not permitted to name DICOM files based on their SOP Instance UID, since that would exceed the 8 character limit and use the illegal period character, and it is not permitted to add a “.dcm” extension or similar.</w:t>
      </w:r>
    </w:p>
    <w:p w14:paraId="11D1F659" w14:textId="77777777" w:rsidR="007A1F44" w:rsidRPr="00A03C55" w:rsidRDefault="007A1F44">
      <w:pPr>
        <w:pStyle w:val="Note"/>
      </w:pPr>
      <w:r w:rsidRPr="00A03C55">
        <w:t xml:space="preserve">Note: </w:t>
      </w:r>
      <w:r w:rsidRPr="00A03C55">
        <w:tab/>
        <w:t xml:space="preserve">Refer to RAD TF-3: Appendix E of the IHE Radiology Technical Framework for a reference to common implementation misinterpretations and/or errors that are detrimental to interoperability. </w:t>
      </w:r>
    </w:p>
    <w:p w14:paraId="3EE45CF2" w14:textId="77777777" w:rsidR="007A1F44" w:rsidRPr="00A03C55" w:rsidRDefault="007A1F44">
      <w:pPr>
        <w:pStyle w:val="Heading6"/>
        <w:numPr>
          <w:ilvl w:val="0"/>
          <w:numId w:val="0"/>
        </w:numPr>
        <w:tabs>
          <w:tab w:val="clear" w:pos="2160"/>
          <w:tab w:val="clear" w:pos="2880"/>
          <w:tab w:val="clear" w:pos="3600"/>
          <w:tab w:val="clear" w:pos="4320"/>
          <w:tab w:val="clear" w:pos="5040"/>
        </w:tabs>
        <w:rPr>
          <w:noProof w:val="0"/>
        </w:rPr>
      </w:pPr>
      <w:r w:rsidRPr="00A03C55">
        <w:rPr>
          <w:noProof w:val="0"/>
        </w:rPr>
        <w:t>3.32.4.1.2.2 Content Organization Overview</w:t>
      </w:r>
    </w:p>
    <w:p w14:paraId="59CE749F" w14:textId="77777777" w:rsidR="007A1F44" w:rsidRPr="00A03C55" w:rsidRDefault="007A1F44" w:rsidP="00D372D5">
      <w:pPr>
        <w:pStyle w:val="BodyText"/>
      </w:pPr>
      <w:r w:rsidRPr="00A03C55">
        <w:t xml:space="preserve"> </w:t>
      </w:r>
    </w:p>
    <w:p w14:paraId="605CE741" w14:textId="77777777" w:rsidR="007A1F44" w:rsidRPr="00A03C55" w:rsidRDefault="00886A83" w:rsidP="00D372D5">
      <w:pPr>
        <w:pStyle w:val="BodyText"/>
        <w:jc w:val="center"/>
        <w:rPr>
          <w:lang w:eastAsia="fr-FR"/>
        </w:rPr>
      </w:pPr>
      <w:r w:rsidRPr="00A03C55">
        <w:rPr>
          <w:noProof/>
          <w:lang w:eastAsia="fr-FR"/>
        </w:rPr>
        <w:object w:dxaOrig="7380" w:dyaOrig="2700" w14:anchorId="66D6A839">
          <v:shape id="_x0000_i1058" type="#_x0000_t75" alt="" style="width:367.9pt;height:137.5pt;mso-width-percent:0;mso-height-percent:0;mso-width-percent:0;mso-height-percent:0" o:ole="">
            <v:imagedata r:id="rId54" o:title=""/>
          </v:shape>
          <o:OLEObject Type="Embed" ProgID="Word.Picture.8" ShapeID="_x0000_i1058" DrawAspect="Content" ObjectID="_1648459657" r:id="rId55"/>
        </w:object>
      </w:r>
    </w:p>
    <w:p w14:paraId="67208D3D" w14:textId="77777777" w:rsidR="007A1F44" w:rsidRPr="00A03C55" w:rsidRDefault="007A1F44">
      <w:pPr>
        <w:pStyle w:val="FigureTitle"/>
        <w:keepNext/>
        <w:keepLines w:val="0"/>
        <w:widowControl w:val="0"/>
        <w:rPr>
          <w:noProof w:val="0"/>
        </w:rPr>
      </w:pPr>
      <w:r w:rsidRPr="00A03C55">
        <w:rPr>
          <w:noProof w:val="0"/>
        </w:rPr>
        <w:t>Figure 3.32.4.1-1: General structure of the media</w:t>
      </w:r>
    </w:p>
    <w:p w14:paraId="6ED22E34" w14:textId="77777777" w:rsidR="007A1F44" w:rsidRPr="00A03C55" w:rsidRDefault="007A1F44">
      <w:pPr>
        <w:pStyle w:val="BodyText"/>
      </w:pPr>
      <w:r w:rsidRPr="00A03C55">
        <w:t>The media shall contain at the “root” directory level, as shown in the figure above:</w:t>
      </w:r>
    </w:p>
    <w:p w14:paraId="10438511" w14:textId="77777777" w:rsidR="008E3CF3" w:rsidRPr="00A03C55" w:rsidRDefault="007A1F44" w:rsidP="00EC243F">
      <w:pPr>
        <w:pStyle w:val="ListBullet2"/>
      </w:pPr>
      <w:r w:rsidRPr="00A03C55">
        <w:t>An IHE_XDM directory.</w:t>
      </w:r>
    </w:p>
    <w:p w14:paraId="0954A08A" w14:textId="77777777" w:rsidR="008E3CF3" w:rsidRPr="00A03C55" w:rsidRDefault="007A1F44" w:rsidP="00EC243F">
      <w:pPr>
        <w:pStyle w:val="ListBullet2"/>
      </w:pPr>
      <w:r w:rsidRPr="00A03C55">
        <w:t xml:space="preserve">Two files for helping to access the content of the media: </w:t>
      </w:r>
      <w:r w:rsidRPr="00A03C55">
        <w:rPr>
          <w:i/>
        </w:rPr>
        <w:t>README.TXT</w:t>
      </w:r>
      <w:r w:rsidRPr="00A03C55">
        <w:t xml:space="preserve"> and </w:t>
      </w:r>
      <w:r w:rsidRPr="00A03C55">
        <w:rPr>
          <w:i/>
        </w:rPr>
        <w:t>INDEX.HTM</w:t>
      </w:r>
    </w:p>
    <w:p w14:paraId="0E9F8CED" w14:textId="77777777" w:rsidR="008E3CF3" w:rsidRPr="00A03C55" w:rsidRDefault="007A1F44" w:rsidP="00EC243F">
      <w:pPr>
        <w:pStyle w:val="ListBullet2"/>
      </w:pPr>
      <w:r w:rsidRPr="00A03C55">
        <w:t>An Autorun file or equivalent shall not be present in the root directory. Executable files may be present, but shall not be configured to start automatically.</w:t>
      </w:r>
    </w:p>
    <w:p w14:paraId="19EE1BD1" w14:textId="77777777" w:rsidR="007A1F44" w:rsidRPr="00A03C55" w:rsidRDefault="007A1F44">
      <w:pPr>
        <w:pStyle w:val="BodyText"/>
      </w:pPr>
      <w:r w:rsidRPr="00A03C55">
        <w:t xml:space="preserve">As shown in the figure above, the </w:t>
      </w:r>
      <w:r w:rsidRPr="00A03C55">
        <w:rPr>
          <w:i/>
        </w:rPr>
        <w:t>IHE_XDM</w:t>
      </w:r>
      <w:r w:rsidRPr="00A03C55">
        <w:t xml:space="preserve"> directory shall contain one sub-directory per submission set included on the media.</w:t>
      </w:r>
    </w:p>
    <w:p w14:paraId="5EADF1D9" w14:textId="33DEC3CB" w:rsidR="007A1F44" w:rsidRPr="00A03C55" w:rsidRDefault="007A1F44">
      <w:pPr>
        <w:pStyle w:val="BodyText"/>
      </w:pPr>
      <w:r w:rsidRPr="00A03C55">
        <w:t xml:space="preserve">There may be other files present on the media for other purposes, (e.g., use in compliance with the IHE Radiology </w:t>
      </w:r>
      <w:r w:rsidR="003E6FEB" w:rsidRPr="00A03C55">
        <w:t>Portable Data for Imaging (</w:t>
      </w:r>
      <w:r w:rsidRPr="00A03C55">
        <w:t>PDI</w:t>
      </w:r>
      <w:r w:rsidR="003E6FEB" w:rsidRPr="00A03C55">
        <w:t xml:space="preserve">) </w:t>
      </w:r>
      <w:r w:rsidRPr="00A03C55">
        <w:t>Profile). The presence or absence of these files shall not affect performance of this transaction.</w:t>
      </w:r>
      <w:r w:rsidR="00971C90" w:rsidRPr="00A03C55">
        <w:t xml:space="preserve"> The grouping with PDI actors is described in RAD TF-3 4.47.4.1.2.3.3 for the Portable Media Creator and in RAD TF-3 4.47.4.1.3.4.1 for the Portable Media Importer.</w:t>
      </w:r>
    </w:p>
    <w:p w14:paraId="5223F244" w14:textId="77777777" w:rsidR="007A1F44" w:rsidRPr="00A03C55" w:rsidRDefault="007A1F44">
      <w:pPr>
        <w:pStyle w:val="BodyText"/>
      </w:pPr>
    </w:p>
    <w:p w14:paraId="4811EBC6" w14:textId="77777777" w:rsidR="007A1F44" w:rsidRPr="00A03C55" w:rsidRDefault="00886A83" w:rsidP="00D372D5">
      <w:pPr>
        <w:pStyle w:val="BodyText"/>
        <w:jc w:val="center"/>
      </w:pPr>
      <w:r w:rsidRPr="00A03C55">
        <w:rPr>
          <w:noProof/>
          <w:lang w:eastAsia="fr-FR"/>
        </w:rPr>
        <w:object w:dxaOrig="6839" w:dyaOrig="1799" w14:anchorId="69DE749B">
          <v:shape id="_x0000_i1057" type="#_x0000_t75" alt="" style="width:341.3pt;height:89.3pt;mso-width-percent:0;mso-height-percent:0;mso-width-percent:0;mso-height-percent:0" o:ole="">
            <v:imagedata r:id="rId56" o:title=""/>
          </v:shape>
          <o:OLEObject Type="Embed" ProgID="Word.Picture.8" ShapeID="_x0000_i1057" DrawAspect="Content" ObjectID="_1648459658" r:id="rId57"/>
        </w:object>
      </w:r>
    </w:p>
    <w:p w14:paraId="728EF94C" w14:textId="77777777" w:rsidR="007A1F44" w:rsidRPr="00A03C55" w:rsidRDefault="007A1F44">
      <w:pPr>
        <w:pStyle w:val="FigureTitle"/>
        <w:keepNext/>
        <w:rPr>
          <w:noProof w:val="0"/>
        </w:rPr>
      </w:pPr>
      <w:r w:rsidRPr="00A03C55">
        <w:rPr>
          <w:noProof w:val="0"/>
        </w:rPr>
        <w:t>Figure 3.32.4.1-2: Structure of a submission set directory on the media</w:t>
      </w:r>
    </w:p>
    <w:p w14:paraId="5643F297" w14:textId="77777777" w:rsidR="007A1F44" w:rsidRPr="00A03C55" w:rsidRDefault="007A1F44">
      <w:pPr>
        <w:pStyle w:val="BodyText"/>
      </w:pPr>
      <w:r w:rsidRPr="00A03C55">
        <w:t>As shown on the figure above, each submission set directory shall contain:</w:t>
      </w:r>
    </w:p>
    <w:p w14:paraId="07BE7316" w14:textId="77777777" w:rsidR="008E3CF3" w:rsidRPr="00A03C55" w:rsidRDefault="007A1F44" w:rsidP="00EC243F">
      <w:pPr>
        <w:pStyle w:val="ListBullet2"/>
      </w:pPr>
      <w:r w:rsidRPr="00A03C55">
        <w:t xml:space="preserve">A </w:t>
      </w:r>
      <w:r w:rsidRPr="00A03C55">
        <w:rPr>
          <w:i/>
        </w:rPr>
        <w:t>METADATA.XML</w:t>
      </w:r>
      <w:r w:rsidRPr="00A03C55">
        <w:t xml:space="preserve"> file containing the XDS Registry metadata, as described in ITI TF-3: 4.3.1.2.2. This shall include the metadata as specified in ITI TF-3: Table 4.3.1-3 Metadata Attribute Optionality. This may include XDSFolder objects, associations, and other metadata contents. There is no relationship between an XDSFolder and a media directory, although some people do call media directories “folders”. The metadata for the submission set shall include unique and different submissionTime.</w:t>
      </w:r>
    </w:p>
    <w:p w14:paraId="3051B982" w14:textId="77777777" w:rsidR="008E3CF3" w:rsidRPr="00A03C55" w:rsidRDefault="007A1F44" w:rsidP="00EC243F">
      <w:pPr>
        <w:pStyle w:val="ListBullet2"/>
      </w:pPr>
      <w:r w:rsidRPr="00A03C55">
        <w:t>One file for each “simple part” document referenced in the metadata as an XDSDocumentEntry</w:t>
      </w:r>
    </w:p>
    <w:p w14:paraId="4A4671A3" w14:textId="77777777" w:rsidR="008E3CF3" w:rsidRPr="00A03C55" w:rsidRDefault="007A1F44" w:rsidP="00EC243F">
      <w:pPr>
        <w:pStyle w:val="ListBullet2"/>
      </w:pPr>
      <w:r w:rsidRPr="00A03C55">
        <w:t xml:space="preserve">One sub-directory for each “multipart” document referenced in the metadata as an XDSDocumentEntry (see ITI TF-3: Table </w:t>
      </w:r>
      <w:r w:rsidRPr="00A03C55">
        <w:rPr>
          <w:szCs w:val="24"/>
        </w:rPr>
        <w:t>4.2.3.2-1</w:t>
      </w:r>
      <w:r w:rsidRPr="00A03C55">
        <w:t xml:space="preserve">, attribute mimeType set to “multipart/related”) </w:t>
      </w:r>
    </w:p>
    <w:p w14:paraId="0B826A03" w14:textId="77777777" w:rsidR="008E3CF3" w:rsidRPr="00A03C55" w:rsidRDefault="007A1F44" w:rsidP="00EC243F">
      <w:pPr>
        <w:pStyle w:val="ListBullet2"/>
      </w:pPr>
      <w:r w:rsidRPr="00A03C55">
        <w:t>Potentially other files and directories that are ignored by the Portable Media Importer</w:t>
      </w:r>
    </w:p>
    <w:p w14:paraId="2529A8DE" w14:textId="77777777" w:rsidR="007A1F44" w:rsidRPr="00A03C55" w:rsidRDefault="007A1F44">
      <w:pPr>
        <w:pStyle w:val="BodyText"/>
      </w:pPr>
      <w:r w:rsidRPr="00A03C55">
        <w:t>The “multipart” document shall be structured as one sub-directory containing all the parts as file, including the “start” part corresponding to the main file to be open by the “multipart” document viewer. An example of “multipart” document is shown in Figure 3.32.4.1-3.</w:t>
      </w:r>
    </w:p>
    <w:p w14:paraId="4A4013D4" w14:textId="77777777" w:rsidR="007A1F44" w:rsidRPr="00A03C55" w:rsidRDefault="007A1F44">
      <w:pPr>
        <w:pStyle w:val="BodyText"/>
      </w:pPr>
    </w:p>
    <w:p w14:paraId="17459B49" w14:textId="77777777" w:rsidR="007A1F44" w:rsidRPr="00A03C55" w:rsidRDefault="00886A83" w:rsidP="00D372D5">
      <w:pPr>
        <w:pStyle w:val="BodyText"/>
        <w:jc w:val="center"/>
        <w:rPr>
          <w:lang w:eastAsia="fr-FR"/>
        </w:rPr>
      </w:pPr>
      <w:r w:rsidRPr="00A03C55">
        <w:rPr>
          <w:noProof/>
          <w:lang w:eastAsia="fr-FR"/>
        </w:rPr>
        <w:object w:dxaOrig="4860" w:dyaOrig="900" w14:anchorId="5EB8985B">
          <v:shape id="_x0000_i1056" type="#_x0000_t75" alt="" style="width:242.65pt;height:46.8pt;mso-width-percent:0;mso-height-percent:0;mso-width-percent:0;mso-height-percent:0" o:ole="">
            <v:imagedata r:id="rId58" o:title=""/>
          </v:shape>
          <o:OLEObject Type="Embed" ProgID="Word.Picture.8" ShapeID="_x0000_i1056" DrawAspect="Content" ObjectID="_1648459659" r:id="rId59"/>
        </w:object>
      </w:r>
    </w:p>
    <w:p w14:paraId="64630F3E" w14:textId="3B7A9FFF" w:rsidR="007A1F44" w:rsidRPr="00A03C55" w:rsidRDefault="007A1F44">
      <w:pPr>
        <w:pStyle w:val="FigureTitle"/>
        <w:keepNext/>
        <w:rPr>
          <w:noProof w:val="0"/>
        </w:rPr>
      </w:pPr>
      <w:r w:rsidRPr="00A03C55">
        <w:rPr>
          <w:noProof w:val="0"/>
        </w:rPr>
        <w:t xml:space="preserve">Figure 3.32.4.1-3: Structure on the media of a directory which is functionally equivalent to  “XDS multipart document” </w:t>
      </w:r>
    </w:p>
    <w:p w14:paraId="61DE8ADE" w14:textId="5B8C3E9D" w:rsidR="007A1F44" w:rsidRPr="00A03C55" w:rsidRDefault="007A1F44">
      <w:pPr>
        <w:pStyle w:val="BodyText"/>
      </w:pPr>
      <w:r w:rsidRPr="00A03C55">
        <w:t xml:space="preserve">The URI element of the metadata describing a file that is present on this media shall point to the file containing the document, </w:t>
      </w:r>
      <w:r w:rsidR="00E744E9" w:rsidRPr="00A03C55">
        <w:rPr>
          <w:szCs w:val="24"/>
        </w:rPr>
        <w:t xml:space="preserve">through a relative URI where the base URI is the directory holding the METADATA.XML file that contains the DocumentEntry.URI attribute. </w:t>
      </w:r>
      <w:r w:rsidR="00E744E9" w:rsidRPr="00A03C55">
        <w:t xml:space="preserve">In </w:t>
      </w:r>
      <w:r w:rsidRPr="00A03C55">
        <w:t xml:space="preserve">cases where the files are not located within this media directory for the Submission Set, the relative </w:t>
      </w:r>
      <w:r w:rsidR="00E744E9" w:rsidRPr="00A03C55">
        <w:t xml:space="preserve">URI </w:t>
      </w:r>
      <w:r w:rsidRPr="00A03C55">
        <w:t>may begin with “../”.</w:t>
      </w:r>
    </w:p>
    <w:p w14:paraId="31824F06" w14:textId="77777777" w:rsidR="007A1F44" w:rsidRPr="00A03C55" w:rsidRDefault="007A1F44">
      <w:pPr>
        <w:pStyle w:val="BodyText"/>
      </w:pPr>
      <w:r w:rsidRPr="00A03C55">
        <w:t xml:space="preserve">In Figure 3.32.4.1-2, the METADATA.XML file of the Submission Set stored in the SUBSET01 directory will contain many XDSDocumentEntry objects having their elements set as follows (see ITI TF-3: Table </w:t>
      </w:r>
      <w:r w:rsidRPr="00A03C55">
        <w:rPr>
          <w:szCs w:val="22"/>
        </w:rPr>
        <w:t>4.1-5</w:t>
      </w:r>
      <w:r w:rsidRPr="00A03C55">
        <w:t>, URI attribute for details):</w:t>
      </w:r>
    </w:p>
    <w:p w14:paraId="6F1E73FD" w14:textId="77777777" w:rsidR="007A1F44" w:rsidRPr="00A03C55" w:rsidRDefault="007A1F44" w:rsidP="003462A5">
      <w:pPr>
        <w:pStyle w:val="BodyText"/>
        <w:rPr>
          <w:rFonts w:eastAsia="MS Mincho"/>
          <w:sz w:val="20"/>
        </w:rPr>
      </w:pPr>
      <w:r w:rsidRPr="00A03C55">
        <w:rPr>
          <w:rFonts w:eastAsia="MS Mincho"/>
          <w:sz w:val="20"/>
        </w:rPr>
        <w:t>&lt;ExtrinsicObject id="Document1" mimeType="text/xml"... (with URI set to “DOC00001.XML”)</w:t>
      </w:r>
    </w:p>
    <w:p w14:paraId="7E54B6CE" w14:textId="77777777" w:rsidR="007A1F44" w:rsidRPr="00A03C55" w:rsidRDefault="007A1F44" w:rsidP="003462A5">
      <w:pPr>
        <w:pStyle w:val="BodyText"/>
        <w:rPr>
          <w:rFonts w:eastAsia="MS Mincho"/>
          <w:sz w:val="20"/>
        </w:rPr>
      </w:pPr>
      <w:r w:rsidRPr="00A03C55">
        <w:rPr>
          <w:rFonts w:eastAsia="MS Mincho"/>
          <w:sz w:val="20"/>
        </w:rPr>
        <w:lastRenderedPageBreak/>
        <w:t>&lt;ExtrinsicObject id="Document2" mimeType="text/xml"... (with URI set to “DOC00002/DOC00002.XML”)</w:t>
      </w:r>
    </w:p>
    <w:p w14:paraId="12F5ED75" w14:textId="77777777" w:rsidR="007A1F44" w:rsidRPr="00A03C55" w:rsidRDefault="007A1F44">
      <w:r w:rsidRPr="00A03C55">
        <w:t xml:space="preserve">The file named </w:t>
      </w:r>
      <w:r w:rsidRPr="00A03C55">
        <w:rPr>
          <w:i/>
        </w:rPr>
        <w:t>INDEX.HTM</w:t>
      </w:r>
      <w:r w:rsidRPr="00A03C55">
        <w:t xml:space="preserve"> in the root directory shall be encoded in compliance with the XHTML Basic recommendation from W3C. It may contain a description of the submission sets, including especially:</w:t>
      </w:r>
    </w:p>
    <w:p w14:paraId="7FA35547" w14:textId="77777777" w:rsidR="008E3CF3" w:rsidRPr="00A03C55" w:rsidRDefault="007A1F44" w:rsidP="00EC243F">
      <w:pPr>
        <w:pStyle w:val="ListBullet2"/>
      </w:pPr>
      <w:r w:rsidRPr="00A03C55">
        <w:t>Patient ID and demographics</w:t>
      </w:r>
    </w:p>
    <w:p w14:paraId="380B7257" w14:textId="77777777" w:rsidR="008E3CF3" w:rsidRPr="00A03C55" w:rsidRDefault="007A1F44" w:rsidP="00EC243F">
      <w:pPr>
        <w:pStyle w:val="ListBullet2"/>
      </w:pPr>
      <w:r w:rsidRPr="00A03C55">
        <w:t>Source Facility information</w:t>
      </w:r>
    </w:p>
    <w:p w14:paraId="2A2E3CAA" w14:textId="77777777" w:rsidR="007A1F44" w:rsidRPr="00A03C55" w:rsidRDefault="007A1F44">
      <w:pPr>
        <w:pStyle w:val="Note"/>
      </w:pPr>
      <w:r w:rsidRPr="00A03C55">
        <w:t>Note:</w:t>
      </w:r>
      <w:r w:rsidRPr="00A03C55">
        <w:tab/>
        <w:t xml:space="preserve">XDM Distribute Document Set on Media </w:t>
      </w:r>
      <w:r w:rsidR="00E77430" w:rsidRPr="00A03C55">
        <w:t>transaction</w:t>
      </w:r>
      <w:r w:rsidRPr="00A03C55">
        <w:t xml:space="preserve"> does not require that all the submission sets included in the media are relative to the same patient. </w:t>
      </w:r>
    </w:p>
    <w:p w14:paraId="4AD9FD0E" w14:textId="77777777" w:rsidR="007A1F44" w:rsidRPr="00A03C55" w:rsidRDefault="007A1F44">
      <w:pPr>
        <w:pStyle w:val="BodyText"/>
      </w:pPr>
      <w:r w:rsidRPr="00A03C55">
        <w:t>It may also describe other content which is on the media, including the means to launch any executable that may be present on the media.</w:t>
      </w:r>
    </w:p>
    <w:p w14:paraId="27CDDDE0" w14:textId="77777777" w:rsidR="007A1F44" w:rsidRPr="00A03C55" w:rsidRDefault="007A1F44" w:rsidP="00783666">
      <w:pPr>
        <w:pStyle w:val="BodyText"/>
        <w:rPr>
          <w:b/>
        </w:rPr>
      </w:pPr>
      <w:r w:rsidRPr="00A03C55">
        <w:t xml:space="preserve">There shall also be a </w:t>
      </w:r>
      <w:r w:rsidRPr="00A03C55">
        <w:rPr>
          <w:i/>
        </w:rPr>
        <w:t>README.TXT</w:t>
      </w:r>
      <w:r w:rsidRPr="00A03C55">
        <w:t xml:space="preserve"> file located in the root directory that shall contain:</w:t>
      </w:r>
    </w:p>
    <w:p w14:paraId="1FC5A169" w14:textId="77777777" w:rsidR="008E3CF3" w:rsidRPr="00A03C55" w:rsidRDefault="007A1F44" w:rsidP="00EC243F">
      <w:pPr>
        <w:pStyle w:val="ListBullet2"/>
        <w:rPr>
          <w:b/>
        </w:rPr>
      </w:pPr>
      <w:r w:rsidRPr="00A03C55">
        <w:t>Contact information regarding the Institution that created the media.</w:t>
      </w:r>
    </w:p>
    <w:p w14:paraId="7BCDF41C" w14:textId="77777777" w:rsidR="008E3CF3" w:rsidRPr="00A03C55" w:rsidRDefault="007A1F44" w:rsidP="00EC243F">
      <w:pPr>
        <w:pStyle w:val="ListBullet2"/>
        <w:rPr>
          <w:b/>
        </w:rPr>
      </w:pPr>
      <w:r w:rsidRPr="00A03C55">
        <w:t>Information regarding the Application that created the media.</w:t>
      </w:r>
    </w:p>
    <w:p w14:paraId="271AD481" w14:textId="77777777" w:rsidR="008E3CF3" w:rsidRPr="00A03C55" w:rsidRDefault="007A1F44" w:rsidP="00F9353D">
      <w:pPr>
        <w:pStyle w:val="ListBullet3"/>
        <w:numPr>
          <w:ilvl w:val="0"/>
          <w:numId w:val="14"/>
        </w:numPr>
      </w:pPr>
      <w:r w:rsidRPr="00A03C55">
        <w:t>Name of the product application and software version</w:t>
      </w:r>
    </w:p>
    <w:p w14:paraId="4B5715EE" w14:textId="77777777" w:rsidR="008E3CF3" w:rsidRPr="00A03C55" w:rsidRDefault="007A1F44" w:rsidP="00F9353D">
      <w:pPr>
        <w:pStyle w:val="ListBullet3"/>
        <w:numPr>
          <w:ilvl w:val="0"/>
          <w:numId w:val="14"/>
        </w:numPr>
        <w:rPr>
          <w:b/>
        </w:rPr>
      </w:pPr>
      <w:r w:rsidRPr="00A03C55">
        <w:t xml:space="preserve">Contact information of the vendor of the application that created the media </w:t>
      </w:r>
    </w:p>
    <w:p w14:paraId="66F126B9" w14:textId="611298A9" w:rsidR="008E3CF3" w:rsidRPr="00A03C55" w:rsidRDefault="007A1F44" w:rsidP="00EC243F">
      <w:pPr>
        <w:pStyle w:val="ListBullet2"/>
      </w:pPr>
      <w:r w:rsidRPr="00A03C55">
        <w:t>General information about the overall organization of the interchange media. This is not intended to be specific to the content stored on this instance of interchange media which</w:t>
      </w:r>
      <w:r w:rsidR="00107479">
        <w:t>,</w:t>
      </w:r>
      <w:r w:rsidRPr="00A03C55">
        <w:t xml:space="preserve"> if necessary</w:t>
      </w:r>
      <w:r w:rsidR="00107479">
        <w:t>,</w:t>
      </w:r>
      <w:r w:rsidRPr="00A03C55">
        <w:t xml:space="preserve"> should be placed in the </w:t>
      </w:r>
      <w:r w:rsidRPr="00A03C55">
        <w:rPr>
          <w:i/>
        </w:rPr>
        <w:t>INDEX.HTM</w:t>
      </w:r>
      <w:r w:rsidRPr="00A03C55">
        <w:t xml:space="preserve"> file.</w:t>
      </w:r>
    </w:p>
    <w:p w14:paraId="4C676A30" w14:textId="77777777" w:rsidR="008E3CF3" w:rsidRPr="00A03C55" w:rsidRDefault="007A1F44" w:rsidP="00EC243F">
      <w:pPr>
        <w:pStyle w:val="ListBullet2"/>
        <w:rPr>
          <w:b/>
        </w:rPr>
      </w:pPr>
      <w:r w:rsidRPr="00A03C55">
        <w:t>Information regarding the Media Viewer application (if a Media Viewer is contained)</w:t>
      </w:r>
    </w:p>
    <w:p w14:paraId="36618B41" w14:textId="77777777" w:rsidR="008E3CF3" w:rsidRPr="00A03C55" w:rsidRDefault="007A1F44" w:rsidP="00F9353D">
      <w:pPr>
        <w:pStyle w:val="ListBullet3"/>
        <w:numPr>
          <w:ilvl w:val="0"/>
          <w:numId w:val="14"/>
        </w:numPr>
      </w:pPr>
      <w:r w:rsidRPr="00A03C55">
        <w:t>Operating system(s) supported</w:t>
      </w:r>
    </w:p>
    <w:p w14:paraId="572811F5" w14:textId="77777777" w:rsidR="008E3CF3" w:rsidRPr="00A03C55" w:rsidRDefault="007A1F44" w:rsidP="00F9353D">
      <w:pPr>
        <w:pStyle w:val="ListBullet3"/>
        <w:numPr>
          <w:ilvl w:val="0"/>
          <w:numId w:val="14"/>
        </w:numPr>
      </w:pPr>
      <w:r w:rsidRPr="00A03C55">
        <w:t>Name of the product application and software version</w:t>
      </w:r>
    </w:p>
    <w:p w14:paraId="3745B993" w14:textId="77777777" w:rsidR="008E3CF3" w:rsidRPr="00A03C55" w:rsidRDefault="007A1F44" w:rsidP="00F9353D">
      <w:pPr>
        <w:pStyle w:val="ListBullet3"/>
        <w:numPr>
          <w:ilvl w:val="0"/>
          <w:numId w:val="14"/>
        </w:numPr>
        <w:rPr>
          <w:b/>
        </w:rPr>
      </w:pPr>
      <w:r w:rsidRPr="00A03C55">
        <w:t>Contact information of vendor that provided the Media Viewer application</w:t>
      </w:r>
    </w:p>
    <w:p w14:paraId="08ED0084" w14:textId="77777777" w:rsidR="008E3CF3" w:rsidRPr="00A03C55" w:rsidRDefault="007A1F44" w:rsidP="00F9353D">
      <w:pPr>
        <w:pStyle w:val="ListBullet3"/>
        <w:numPr>
          <w:ilvl w:val="0"/>
          <w:numId w:val="14"/>
        </w:numPr>
      </w:pPr>
      <w:r w:rsidRPr="00A03C55">
        <w:t>Disclaimer statement about the intended usage of the application</w:t>
      </w:r>
    </w:p>
    <w:p w14:paraId="07397FB4" w14:textId="77777777" w:rsidR="008E3CF3" w:rsidRPr="00A03C55" w:rsidRDefault="007A1F44" w:rsidP="00F9353D">
      <w:pPr>
        <w:pStyle w:val="ListBullet3"/>
        <w:numPr>
          <w:ilvl w:val="0"/>
          <w:numId w:val="14"/>
        </w:numPr>
        <w:rPr>
          <w:b/>
        </w:rPr>
      </w:pPr>
      <w:r w:rsidRPr="00A03C55">
        <w:t xml:space="preserve">List of minimum requirements </w:t>
      </w:r>
    </w:p>
    <w:p w14:paraId="43E4D543" w14:textId="77777777" w:rsidR="008E3CF3" w:rsidRPr="00A03C55" w:rsidRDefault="007A1F44" w:rsidP="00F9353D">
      <w:pPr>
        <w:pStyle w:val="ListBullet3"/>
        <w:numPr>
          <w:ilvl w:val="0"/>
          <w:numId w:val="14"/>
        </w:numPr>
        <w:rPr>
          <w:b/>
        </w:rPr>
      </w:pPr>
      <w:r w:rsidRPr="00A03C55">
        <w:t>Additional information regarding the usage of the application</w:t>
      </w:r>
    </w:p>
    <w:p w14:paraId="3CD64002" w14:textId="77777777" w:rsidR="007A1F44" w:rsidRPr="00A03C55" w:rsidRDefault="007A1F44">
      <w:pPr>
        <w:pStyle w:val="BodyText"/>
      </w:pPr>
      <w:r w:rsidRPr="00A03C55">
        <w:t xml:space="preserve">Note that generally the </w:t>
      </w:r>
      <w:r w:rsidRPr="00A03C55">
        <w:rPr>
          <w:i/>
        </w:rPr>
        <w:t>README.TXT</w:t>
      </w:r>
      <w:r w:rsidRPr="00A03C55">
        <w:t xml:space="preserve"> file is independent of the clinical content of the media, i.e., the same </w:t>
      </w:r>
      <w:r w:rsidRPr="00A03C55">
        <w:rPr>
          <w:i/>
        </w:rPr>
        <w:t>README.TXT</w:t>
      </w:r>
      <w:r w:rsidRPr="00A03C55">
        <w:t xml:space="preserve"> may be included on all media created by that application at that institution. Experience has shown that this kind of </w:t>
      </w:r>
      <w:r w:rsidRPr="00A03C55">
        <w:rPr>
          <w:i/>
        </w:rPr>
        <w:t>README.TXT</w:t>
      </w:r>
      <w:r w:rsidRPr="00A03C55">
        <w:t xml:space="preserve"> file is very valuable for resolving problems.</w:t>
      </w:r>
    </w:p>
    <w:p w14:paraId="0262704F" w14:textId="77777777" w:rsidR="007A1F44" w:rsidRPr="00A03C55" w:rsidRDefault="007A1F44" w:rsidP="00ED4370">
      <w:pPr>
        <w:pStyle w:val="BodyText"/>
      </w:pPr>
      <w:r w:rsidRPr="00A03C55">
        <w:t xml:space="preserve">In addition, if the Portable Media Creator implements support for the Web Content Option of the PDI Profile then the </w:t>
      </w:r>
      <w:r w:rsidRPr="00A03C55">
        <w:rPr>
          <w:i/>
        </w:rPr>
        <w:t>INDEX.HTM</w:t>
      </w:r>
      <w:r w:rsidRPr="00A03C55">
        <w:t xml:space="preserve"> file must meet the requirements of the PDI Profile Web Content Option. </w:t>
      </w:r>
    </w:p>
    <w:p w14:paraId="157B498A" w14:textId="77777777" w:rsidR="007A1F44" w:rsidRPr="00A03C55" w:rsidRDefault="007A1F44" w:rsidP="00ED4370">
      <w:pPr>
        <w:pStyle w:val="BodyText"/>
      </w:pPr>
      <w:r w:rsidRPr="00A03C55">
        <w:rPr>
          <w:bCs/>
          <w:iCs/>
        </w:rPr>
        <w:t xml:space="preserve">The </w:t>
      </w:r>
      <w:r w:rsidRPr="00A03C55">
        <w:rPr>
          <w:bCs/>
          <w:i/>
          <w:iCs/>
        </w:rPr>
        <w:t>INDEX.HTM</w:t>
      </w:r>
      <w:r w:rsidRPr="00A03C55">
        <w:rPr>
          <w:b/>
          <w:bCs/>
          <w:i/>
          <w:iCs/>
        </w:rPr>
        <w:t xml:space="preserve"> </w:t>
      </w:r>
      <w:r w:rsidRPr="00A03C55">
        <w:t xml:space="preserve">file located in the root directory shall contain: </w:t>
      </w:r>
    </w:p>
    <w:p w14:paraId="35C0E783" w14:textId="77777777" w:rsidR="008E3CF3" w:rsidRPr="00A03C55" w:rsidRDefault="007A1F44" w:rsidP="00EC243F">
      <w:pPr>
        <w:pStyle w:val="ListBullet2"/>
      </w:pPr>
      <w:r w:rsidRPr="00A03C55">
        <w:t xml:space="preserve">An informative header containing: </w:t>
      </w:r>
    </w:p>
    <w:p w14:paraId="447E55CB" w14:textId="77777777" w:rsidR="008E3CF3" w:rsidRPr="00A03C55" w:rsidRDefault="007A1F44" w:rsidP="00EC243F">
      <w:pPr>
        <w:pStyle w:val="ListBullet2"/>
      </w:pPr>
      <w:r w:rsidRPr="00A03C55">
        <w:t xml:space="preserve">Identification of the institution that created the interchange media </w:t>
      </w:r>
    </w:p>
    <w:p w14:paraId="3DAE3858" w14:textId="77777777" w:rsidR="008E3CF3" w:rsidRPr="00A03C55" w:rsidRDefault="007A1F44" w:rsidP="00EC243F">
      <w:pPr>
        <w:pStyle w:val="ListBullet2"/>
      </w:pPr>
      <w:r w:rsidRPr="00A03C55">
        <w:lastRenderedPageBreak/>
        <w:t xml:space="preserve">Optionally, a disclaimer statement about privacy/security from the institution that created the interchange media </w:t>
      </w:r>
    </w:p>
    <w:p w14:paraId="5FB45B83" w14:textId="77777777" w:rsidR="008E3CF3" w:rsidRPr="00A03C55" w:rsidRDefault="007A1F44" w:rsidP="00EC243F">
      <w:pPr>
        <w:pStyle w:val="ListBullet2"/>
      </w:pPr>
      <w:r w:rsidRPr="00A03C55">
        <w:t xml:space="preserve">a link to an entry point for accessing the web content of the IHE_PDI directory </w:t>
      </w:r>
    </w:p>
    <w:p w14:paraId="25279EBD" w14:textId="77777777" w:rsidR="008E3CF3" w:rsidRPr="00A03C55" w:rsidRDefault="007A1F44" w:rsidP="00EC243F">
      <w:pPr>
        <w:pStyle w:val="ListBullet2"/>
      </w:pPr>
      <w:r w:rsidRPr="00A03C55">
        <w:t xml:space="preserve">a link to the </w:t>
      </w:r>
      <w:r w:rsidRPr="00A03C55">
        <w:rPr>
          <w:i/>
        </w:rPr>
        <w:t>README.TXT</w:t>
      </w:r>
      <w:r w:rsidRPr="00A03C55">
        <w:t xml:space="preserve"> file </w:t>
      </w:r>
    </w:p>
    <w:p w14:paraId="7C016C95" w14:textId="77777777" w:rsidR="008E3CF3" w:rsidRPr="00A03C55" w:rsidRDefault="007A1F44" w:rsidP="00EC243F">
      <w:pPr>
        <w:pStyle w:val="ListBullet2"/>
      </w:pPr>
      <w:r w:rsidRPr="00A03C55">
        <w:t>a link to additional non-constrained data (if it exists)</w:t>
      </w:r>
    </w:p>
    <w:p w14:paraId="5DAF8B9C" w14:textId="6A58D7F8" w:rsidR="008E3CF3" w:rsidRPr="00A03C55" w:rsidRDefault="007A1F44" w:rsidP="00EC243F">
      <w:pPr>
        <w:pStyle w:val="ListBullet2"/>
      </w:pPr>
      <w:r w:rsidRPr="00A03C55">
        <w:t xml:space="preserve">a manifest which lists the data that can be imported by a Portable Media Importer (i.e., all DICOM content on the media) </w:t>
      </w:r>
    </w:p>
    <w:p w14:paraId="328BC6B3" w14:textId="77777777" w:rsidR="008E3CF3" w:rsidRPr="00A03C55" w:rsidRDefault="007A1F44" w:rsidP="00EC243F">
      <w:pPr>
        <w:pStyle w:val="ListBullet2"/>
      </w:pPr>
      <w:r w:rsidRPr="00A03C55">
        <w:t xml:space="preserve">a manifest which lists any patient-related data contained on the CD that cannot be imported (i.e., additional non-constrained content that doesn’t have an importable DICOM equivalent on the media). </w:t>
      </w:r>
    </w:p>
    <w:p w14:paraId="37529180" w14:textId="77777777" w:rsidR="008E3CF3" w:rsidRPr="00A03C55" w:rsidRDefault="007A1F44" w:rsidP="00EC243F">
      <w:pPr>
        <w:pStyle w:val="ListBullet2"/>
      </w:pPr>
      <w:r w:rsidRPr="00A03C55">
        <w:t xml:space="preserve">a link to a launch point for a DICOM viewer, if present on the interchange media </w:t>
      </w:r>
    </w:p>
    <w:p w14:paraId="75A4B87C" w14:textId="77777777" w:rsidR="007A1F44" w:rsidRPr="00A03C55" w:rsidRDefault="007A1F44">
      <w:pPr>
        <w:pStyle w:val="Heading6"/>
        <w:numPr>
          <w:ilvl w:val="0"/>
          <w:numId w:val="0"/>
        </w:numPr>
        <w:tabs>
          <w:tab w:val="clear" w:pos="2160"/>
          <w:tab w:val="clear" w:pos="2880"/>
          <w:tab w:val="clear" w:pos="3600"/>
          <w:tab w:val="clear" w:pos="4320"/>
          <w:tab w:val="clear" w:pos="5040"/>
        </w:tabs>
        <w:rPr>
          <w:bCs/>
          <w:noProof w:val="0"/>
        </w:rPr>
      </w:pPr>
      <w:r w:rsidRPr="00A03C55">
        <w:rPr>
          <w:bCs/>
          <w:noProof w:val="0"/>
        </w:rPr>
        <w:t xml:space="preserve">3.32.4.1.2.3 Response message </w:t>
      </w:r>
    </w:p>
    <w:p w14:paraId="4B4656D8" w14:textId="77777777" w:rsidR="007A1F44" w:rsidRPr="00A03C55" w:rsidRDefault="007A1F44" w:rsidP="003462A5">
      <w:pPr>
        <w:pStyle w:val="BodyText"/>
      </w:pPr>
      <w:r w:rsidRPr="00A03C55">
        <w:t>If the ZIP over Email Response Option is supported and a response was requested, the Portable Media Importer shall send a response, based on the [MDN] mechanism, depending of the success of the Import operation:</w:t>
      </w:r>
    </w:p>
    <w:p w14:paraId="647E8897" w14:textId="77777777" w:rsidR="008E3CF3" w:rsidRPr="00A03C55" w:rsidRDefault="007A1F44" w:rsidP="00EC243F">
      <w:pPr>
        <w:pStyle w:val="ListBullet2"/>
      </w:pPr>
      <w:r w:rsidRPr="00A03C55">
        <w:t>Success: the MDN “disposition-type” field is set to “displayed”</w:t>
      </w:r>
    </w:p>
    <w:p w14:paraId="654AE6D0" w14:textId="77777777" w:rsidR="008E3CF3" w:rsidRPr="00A03C55" w:rsidRDefault="007A1F44" w:rsidP="00EC243F">
      <w:pPr>
        <w:pStyle w:val="ListBullet2"/>
      </w:pPr>
      <w:r w:rsidRPr="00A03C55">
        <w:t>Error: the MDN “disposition-type” field is set to “deleted” and the MDN “disposition-modifier” is set to “Error: xxxx” where “xxxx” is the text detailing the error.</w:t>
      </w:r>
    </w:p>
    <w:p w14:paraId="0585B13A" w14:textId="77777777" w:rsidR="007A1F44" w:rsidRPr="00A03C55" w:rsidRDefault="007A1F44">
      <w:pPr>
        <w:pStyle w:val="Note"/>
      </w:pPr>
      <w:r w:rsidRPr="00A03C55">
        <w:t>Note 1:</w:t>
      </w:r>
      <w:r w:rsidRPr="00A03C55">
        <w:tab/>
        <w:t>Older implementations of MDN might use “processed” instead of “display”. The current RFC has removed this option but Portable Media Creator should be prepared to receive it. If they receive it, they have to look in the error field to see whether there is an error.</w:t>
      </w:r>
    </w:p>
    <w:p w14:paraId="74ECB49D" w14:textId="77777777" w:rsidR="007A1F44" w:rsidRPr="00A03C55" w:rsidRDefault="007A1F44" w:rsidP="00BF7CAE">
      <w:pPr>
        <w:pStyle w:val="Note"/>
      </w:pPr>
      <w:r w:rsidRPr="00A03C55">
        <w:t>Note 2:</w:t>
      </w:r>
      <w:r w:rsidRPr="00A03C55">
        <w:tab/>
        <w:t xml:space="preserve">The general mechanism for use of </w:t>
      </w:r>
      <w:r w:rsidR="00A2230D" w:rsidRPr="00A03C55">
        <w:t>Email</w:t>
      </w:r>
      <w:r w:rsidRPr="00A03C55">
        <w:t xml:space="preserve"> is described in ITI TF-2x: Appendix T (Informative)</w:t>
      </w:r>
    </w:p>
    <w:p w14:paraId="37D9F43B"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 xml:space="preserve">3.32.4.1.3 Media Identification </w:t>
      </w:r>
    </w:p>
    <w:p w14:paraId="3F7B4563" w14:textId="6D62393B" w:rsidR="007A1F44" w:rsidRPr="00A03C55" w:rsidRDefault="007A1F44">
      <w:pPr>
        <w:pStyle w:val="BodyText"/>
      </w:pPr>
      <w:r w:rsidRPr="00A03C55">
        <w:t>The Portable Media Creator may add a human-readable identification on the outside of the physical medium, reflecting the originating institution, the time of the creation and content of the media. The method of media marking is outside the scope of this transaction.</w:t>
      </w:r>
    </w:p>
    <w:p w14:paraId="7721CB84" w14:textId="77777777" w:rsidR="007A1F44" w:rsidRPr="00A03C55" w:rsidRDefault="007A1F44">
      <w:r w:rsidRPr="00A03C55">
        <w:t>If the ZIP over Email Response Option is supported, Portable Media Creator shall be configurable to include in its message header the request for a response:</w:t>
      </w:r>
    </w:p>
    <w:p w14:paraId="66897E03" w14:textId="77777777" w:rsidR="008E3CF3" w:rsidRPr="00A03C55" w:rsidRDefault="007A1F44" w:rsidP="00EC243F">
      <w:pPr>
        <w:pStyle w:val="ListBullet2"/>
      </w:pPr>
      <w:r w:rsidRPr="00A03C55">
        <w:t>“Disposition-Notification-To:”, followed by the email address to which Portable Media Importer shall send the response</w:t>
      </w:r>
    </w:p>
    <w:p w14:paraId="43B42B0E" w14:textId="77777777" w:rsidR="007A1F44" w:rsidRPr="00A03C55" w:rsidRDefault="007A1F44">
      <w:r w:rsidRPr="00A03C55">
        <w:t>Then, the Portable Media Importer shall acknowledge this operation by sending a MDN response to the email address included in the message.</w:t>
      </w:r>
    </w:p>
    <w:p w14:paraId="71E49C7D" w14:textId="77777777" w:rsidR="007A1F44" w:rsidRPr="00A03C55" w:rsidRDefault="007A1F44">
      <w:r w:rsidRPr="00A03C55">
        <w:t>And finally, the Portable Media Creator shall consider that the import is successful unless:</w:t>
      </w:r>
    </w:p>
    <w:p w14:paraId="6A545088" w14:textId="77777777" w:rsidR="008E3CF3" w:rsidRPr="00A03C55" w:rsidRDefault="007A1F44" w:rsidP="00EC243F">
      <w:pPr>
        <w:pStyle w:val="ListBullet2"/>
      </w:pPr>
      <w:r w:rsidRPr="00A03C55">
        <w:t>the disposition-modifier contains the word “error” or “failure”, case insensitive.</w:t>
      </w:r>
    </w:p>
    <w:p w14:paraId="3FA26B9D" w14:textId="77777777" w:rsidR="007A1F44" w:rsidRPr="00A03C55" w:rsidRDefault="007A1F44">
      <w:pPr>
        <w:pStyle w:val="BodyText"/>
      </w:pPr>
      <w:r w:rsidRPr="00A03C55">
        <w:t>Note:</w:t>
      </w:r>
      <w:r w:rsidRPr="00A03C55">
        <w:tab/>
        <w:t>This transaction does not specify how errors should be processed because the variety of appropriate responses is too great.</w:t>
      </w:r>
    </w:p>
    <w:p w14:paraId="550749B0" w14:textId="77777777" w:rsidR="007A1F44" w:rsidRPr="00A03C55" w:rsidRDefault="007A1F44">
      <w:pPr>
        <w:pStyle w:val="BodyText"/>
      </w:pPr>
      <w:r w:rsidRPr="00A03C55">
        <w:lastRenderedPageBreak/>
        <w:t>If the ZIP over Email Option is supported, the subject line of the email shall contain the phrase:</w:t>
      </w:r>
    </w:p>
    <w:p w14:paraId="13A2D51C" w14:textId="77777777" w:rsidR="008E3CF3" w:rsidRPr="00A03C55" w:rsidRDefault="007A1F44" w:rsidP="00EC243F">
      <w:pPr>
        <w:pStyle w:val="ListBullet2"/>
      </w:pPr>
      <w:r w:rsidRPr="00A03C55">
        <w:t>XDM/1.0/DDM</w:t>
      </w:r>
    </w:p>
    <w:p w14:paraId="68D6436C" w14:textId="77777777" w:rsidR="007A1F44" w:rsidRPr="00A03C55" w:rsidRDefault="007A1F44">
      <w:pPr>
        <w:pStyle w:val="Note"/>
      </w:pPr>
      <w:r w:rsidRPr="00A03C55">
        <w:t xml:space="preserve"> Note:</w:t>
      </w:r>
      <w:r w:rsidRPr="00A03C55">
        <w:tab/>
        <w:t>In case the same Email complies also with the DICOM Email, it is recommended that the subject contains the phrase: XDM/1.0/DDM+DICOM-ZIP</w:t>
      </w:r>
    </w:p>
    <w:p w14:paraId="7EE58589"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3.32.4.1.4 Expected Actions</w:t>
      </w:r>
    </w:p>
    <w:p w14:paraId="4640C9E9" w14:textId="77777777" w:rsidR="007A1F44" w:rsidRPr="00A03C55" w:rsidRDefault="007A1F44" w:rsidP="00ED4370">
      <w:pPr>
        <w:pStyle w:val="BodyText"/>
      </w:pPr>
      <w:r w:rsidRPr="00A03C55">
        <w:t>The Portable Media Importer shall verify the integrity of the media by comparing their size and hash with the value of the corresponding entries in the METADATA.XML file of the relevant submission set directory. Mismatching documents shall be indicated to the user. Media faults shall be indicated to the user.</w:t>
      </w:r>
    </w:p>
    <w:p w14:paraId="3E8ED446" w14:textId="77777777" w:rsidR="007A1F44" w:rsidRPr="00A03C55" w:rsidRDefault="007A1F44" w:rsidP="00ED4370">
      <w:pPr>
        <w:pStyle w:val="BodyText"/>
      </w:pPr>
      <w:r w:rsidRPr="00A03C55">
        <w:t xml:space="preserve">If the XDM Portable Media Importer is grouped with a Content Consumer of one or more IHE Content Profiles, that actor is able to perform its processing on the documents it is designed to support. </w:t>
      </w:r>
    </w:p>
    <w:p w14:paraId="08725919" w14:textId="6C3A7B1A" w:rsidR="007A1F44" w:rsidRPr="00A03C55" w:rsidRDefault="007A1F44">
      <w:pPr>
        <w:pStyle w:val="Note"/>
      </w:pPr>
      <w:r w:rsidRPr="00A03C55">
        <w:t>Note:</w:t>
      </w:r>
      <w:r w:rsidRPr="00A03C55">
        <w:tab/>
        <w:t>This awkward phrasing means that ability to process data on portable media is described by saying that the processing actor is grouped with a Portable Media Importer.</w:t>
      </w:r>
    </w:p>
    <w:p w14:paraId="25D0DB7E" w14:textId="77777777" w:rsidR="007A1F44" w:rsidRPr="00A03C55" w:rsidRDefault="007A1F44">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3.32.4.1.4.1 Basic Patient Privacy Enforcement Option </w:t>
      </w:r>
    </w:p>
    <w:p w14:paraId="58812838" w14:textId="77777777" w:rsidR="007A1F44" w:rsidRPr="00A03C55" w:rsidRDefault="007A1F44">
      <w:r w:rsidRPr="00A03C55">
        <w:t xml:space="preserve">If the Basic Patient Privacy Enforcement Option is implemented: </w:t>
      </w:r>
    </w:p>
    <w:p w14:paraId="6DF0D611" w14:textId="1A91793A" w:rsidR="008E3CF3" w:rsidRPr="00A03C55" w:rsidRDefault="007A1F44" w:rsidP="00F9353D">
      <w:pPr>
        <w:pStyle w:val="ListNumber2"/>
        <w:numPr>
          <w:ilvl w:val="0"/>
          <w:numId w:val="21"/>
        </w:numPr>
      </w:pPr>
      <w:r w:rsidRPr="00A03C55">
        <w:t xml:space="preserve">The Portable Media Creator shall populate the confidentialityCode in the document metadata with the list of values that identify the sensitivity classifications that apply to the associated document. All documents submitted shall have confidentiality codes. The confidentiality codes for different documents in the same submission may be different. </w:t>
      </w:r>
    </w:p>
    <w:p w14:paraId="4B512F54" w14:textId="59E46562" w:rsidR="008E3CF3" w:rsidRPr="00A03C55" w:rsidRDefault="007A1F44" w:rsidP="00F9353D">
      <w:pPr>
        <w:pStyle w:val="ListNumber2"/>
        <w:numPr>
          <w:ilvl w:val="0"/>
          <w:numId w:val="21"/>
        </w:numPr>
      </w:pPr>
      <w:r w:rsidRPr="00A03C55">
        <w:t xml:space="preserve">The Portable Media Creator shall be able to be configured with the Patient Privacy Policies, Patient Privacy Policy Identifiers (OIDs) and associated information necessary to understand and enforce the policies. The details of this are product specific and not specified by IHE. </w:t>
      </w:r>
    </w:p>
    <w:p w14:paraId="04918BC0" w14:textId="2A124D19" w:rsidR="008E3CF3" w:rsidRPr="00A03C55" w:rsidRDefault="007A1F44" w:rsidP="00F9353D">
      <w:pPr>
        <w:pStyle w:val="ListNumber2"/>
        <w:numPr>
          <w:ilvl w:val="0"/>
          <w:numId w:val="21"/>
        </w:numPr>
      </w:pPr>
      <w:r w:rsidRPr="00A03C55">
        <w:t xml:space="preserve">The Portable Media Creator may have user interface or business rule capabilities to determine the appropriate confidentiality codes for each document. The details of this are product specific and not specified by IHE. </w:t>
      </w:r>
    </w:p>
    <w:p w14:paraId="5EAAFD3F" w14:textId="1B249286" w:rsidR="008E3CF3" w:rsidRPr="00A03C55" w:rsidRDefault="007A1F44" w:rsidP="00F9353D">
      <w:pPr>
        <w:pStyle w:val="ListNumber2"/>
        <w:numPr>
          <w:ilvl w:val="0"/>
          <w:numId w:val="21"/>
        </w:numPr>
      </w:pPr>
      <w:r w:rsidRPr="00A03C55">
        <w:t>The Portable Media Importer shall be able to be configured with the Patient Privacy Policies, Patient Privacy Policy Identifiers (OIDs) and associated information necessary to understand and enforce the policies. The meanings of the codes on the media must be provided out of band, e.g., by telephone, fax, or email. The detail of how this is done is product specific and not specified by IHE. If the documents are transferred internally within the organization or to other members of the recipient's affinity domain, appropriate internal confidentiality codes shall be applied.</w:t>
      </w:r>
    </w:p>
    <w:p w14:paraId="60C23213" w14:textId="6515DB5F" w:rsidR="008E3CF3" w:rsidRPr="00A03C55" w:rsidRDefault="007A1F44" w:rsidP="00F9353D">
      <w:pPr>
        <w:pStyle w:val="ListNumber2"/>
        <w:numPr>
          <w:ilvl w:val="0"/>
          <w:numId w:val="21"/>
        </w:numPr>
      </w:pPr>
      <w:r w:rsidRPr="00A03C55">
        <w:t xml:space="preserve">The Portable Media Creator shall be able to publish the consent documents and any applicable digital signatures that apply to the collection of content that it has created on portable media. </w:t>
      </w:r>
    </w:p>
    <w:p w14:paraId="1507FB17" w14:textId="128DAA4D" w:rsidR="008E3CF3" w:rsidRPr="00A03C55" w:rsidRDefault="007A1F44" w:rsidP="00F9353D">
      <w:pPr>
        <w:pStyle w:val="ListNumber2"/>
        <w:numPr>
          <w:ilvl w:val="0"/>
          <w:numId w:val="21"/>
        </w:numPr>
      </w:pPr>
      <w:r w:rsidRPr="00A03C55">
        <w:lastRenderedPageBreak/>
        <w:t xml:space="preserve">The Portable Media Importer shall have the ability to coerce the confidentiality code in the metadata associated with the document from the codes used by the Exporter to the codes used by the Importer. </w:t>
      </w:r>
    </w:p>
    <w:p w14:paraId="76896819" w14:textId="56935D8A" w:rsidR="00D753FA" w:rsidRPr="00A03C55" w:rsidRDefault="007A1F44">
      <w:r w:rsidRPr="00A03C55">
        <w:t>The Portable Media Importer shall abide by the XDS Affinity Domain Policies represented by the confidentialityCode in the metadata associated with the document. The Portable Media Creator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w:t>
      </w:r>
    </w:p>
    <w:p w14:paraId="56A5EA08" w14:textId="77777777" w:rsidR="00D753FA" w:rsidRPr="00A03C55" w:rsidRDefault="00D753FA" w:rsidP="007456CC">
      <w:pPr>
        <w:pStyle w:val="Heading6"/>
        <w:rPr>
          <w:noProof w:val="0"/>
        </w:rPr>
      </w:pPr>
      <w:r w:rsidRPr="00A03C55">
        <w:rPr>
          <w:noProof w:val="0"/>
        </w:rPr>
        <w:t xml:space="preserve">3.32.4.1.4.2 Zip over Email </w:t>
      </w:r>
    </w:p>
    <w:p w14:paraId="145D73AF" w14:textId="37EEA937" w:rsidR="00D753FA" w:rsidRPr="00A03C55" w:rsidRDefault="00D753FA" w:rsidP="007456CC">
      <w:pPr>
        <w:autoSpaceDE w:val="0"/>
        <w:autoSpaceDN w:val="0"/>
        <w:adjustRightInd w:val="0"/>
        <w:rPr>
          <w:rStyle w:val="BodyTextChar"/>
        </w:rPr>
      </w:pPr>
      <w:r w:rsidRPr="00A03C55">
        <w:rPr>
          <w:szCs w:val="24"/>
        </w:rPr>
        <w:t>A Portable Media Importer supporting the Zip over Email Option shall support S/MIME (see ITI TF-2a: 3.19.3) to both decrypt and verify the signature of the message. The Portable Media Importer shall furthermore comply with the security process as defined in the DICOM PS3.15 Annex B.8 (Secure Use of Email Transport)</w:t>
      </w:r>
      <w:r w:rsidRPr="00A03C55">
        <w:rPr>
          <w:rStyle w:val="BodyTextChar"/>
        </w:rPr>
        <w:t>.</w:t>
      </w:r>
    </w:p>
    <w:p w14:paraId="0420A9C7" w14:textId="1386F969" w:rsidR="007A1F44" w:rsidRPr="00A03C55" w:rsidRDefault="007A1F44" w:rsidP="00EC243F">
      <w:pPr>
        <w:pStyle w:val="Heading3"/>
        <w:numPr>
          <w:ilvl w:val="0"/>
          <w:numId w:val="0"/>
        </w:numPr>
        <w:tabs>
          <w:tab w:val="clear" w:pos="2160"/>
          <w:tab w:val="clear" w:pos="2880"/>
        </w:tabs>
        <w:rPr>
          <w:noProof w:val="0"/>
        </w:rPr>
      </w:pPr>
      <w:bookmarkStart w:id="572" w:name="_Toc13773689"/>
      <w:r w:rsidRPr="00A03C55">
        <w:rPr>
          <w:noProof w:val="0"/>
        </w:rPr>
        <w:t>3.32.5 Security considerations</w:t>
      </w:r>
      <w:bookmarkEnd w:id="572"/>
    </w:p>
    <w:p w14:paraId="741DDD94" w14:textId="77777777" w:rsidR="007A1F44" w:rsidRPr="00A03C55" w:rsidRDefault="007A1F44" w:rsidP="00ED4370">
      <w:pPr>
        <w:pStyle w:val="BodyText"/>
      </w:pPr>
      <w:r w:rsidRPr="00A03C55">
        <w:t xml:space="preserve">In the case of physical media, encryption of the CD-R or USB shall not be used. </w:t>
      </w:r>
    </w:p>
    <w:p w14:paraId="38CA7000" w14:textId="1B306A77" w:rsidR="007A1F44" w:rsidRPr="00A03C55" w:rsidRDefault="007A1F44" w:rsidP="00ED4370">
      <w:pPr>
        <w:pStyle w:val="BodyText"/>
      </w:pPr>
      <w:r w:rsidRPr="00A03C55">
        <w:t xml:space="preserve">If the ZIP over Email Option is supported, the transaction shall be secured by S/MIME (see </w:t>
      </w:r>
      <w:r w:rsidR="00D42B8A" w:rsidRPr="00A03C55">
        <w:t xml:space="preserve">the </w:t>
      </w:r>
      <w:r w:rsidRPr="00A03C55">
        <w:t>ATNA</w:t>
      </w:r>
      <w:r w:rsidR="00D42B8A" w:rsidRPr="00A03C55">
        <w:t xml:space="preserve"> Profile</w:t>
      </w:r>
      <w:r w:rsidRPr="00A03C55">
        <w:t xml:space="preserve">) and comply with the security process as defined in the DICOM </w:t>
      </w:r>
      <w:r w:rsidR="005A6D91" w:rsidRPr="00A03C55">
        <w:t xml:space="preserve">PS3.15 Annex B.8 </w:t>
      </w:r>
      <w:r w:rsidRPr="00A03C55">
        <w:t>(Secure Use of Email</w:t>
      </w:r>
      <w:r w:rsidR="005A6D91" w:rsidRPr="00A03C55">
        <w:t xml:space="preserve"> Transport</w:t>
      </w:r>
      <w:r w:rsidRPr="00A03C55">
        <w:t>). The security process requires the use of S/MIME to both encrypt and sign the message. The encryption is used to maintain confidentiality during the transport. The signature is used to maintain integrity during transport and indicates that the sender is authorized to send the message.</w:t>
      </w:r>
    </w:p>
    <w:p w14:paraId="2CA79A55" w14:textId="2B710C35" w:rsidR="00A726AB" w:rsidRPr="00A03C55" w:rsidRDefault="007A1F44" w:rsidP="00ED4370">
      <w:pPr>
        <w:pStyle w:val="BodyText"/>
      </w:pPr>
      <w:r w:rsidRPr="00A03C55">
        <w:t xml:space="preserve">The Portable Media Importer shall check the hash value and size as found in the </w:t>
      </w:r>
      <w:r w:rsidR="00FD3BEF" w:rsidRPr="00A03C55">
        <w:t>Document Sharing</w:t>
      </w:r>
      <w:r w:rsidRPr="00A03C55">
        <w:t xml:space="preserve"> metadata to detect corruption within the metadata or media. The Portable Media Importer shall notify the user if any errors are detected.</w:t>
      </w:r>
    </w:p>
    <w:p w14:paraId="34D878FC" w14:textId="77777777" w:rsidR="00A726AB" w:rsidRPr="00A03C55" w:rsidRDefault="00A726AB" w:rsidP="00EC243F">
      <w:pPr>
        <w:pStyle w:val="Heading4"/>
        <w:rPr>
          <w:noProof w:val="0"/>
        </w:rPr>
      </w:pPr>
      <w:r w:rsidRPr="00A03C55">
        <w:rPr>
          <w:noProof w:val="0"/>
        </w:rPr>
        <w:t xml:space="preserve">3.32.5.1 Audit Record Considerations </w:t>
      </w:r>
    </w:p>
    <w:p w14:paraId="6FA627AC" w14:textId="2F185908" w:rsidR="00A726AB" w:rsidRPr="00A03C55" w:rsidRDefault="00A726AB" w:rsidP="00EC243F">
      <w:pPr>
        <w:pStyle w:val="BodyText"/>
      </w:pPr>
      <w:r w:rsidRPr="00A03C55">
        <w:t xml:space="preserve">The Distribute Document Set on Media Transaction is a PHI-Export for the Portable Media Creator and a PHI-Import for the Portable Media Importer as defined in ITI TF-2a: </w:t>
      </w:r>
      <w:r w:rsidR="00D370AE" w:rsidRPr="00A03C55">
        <w:t>Table 3.20.4.1.1.1-1</w:t>
      </w:r>
      <w:r w:rsidRPr="00A03C55">
        <w:t>.</w:t>
      </w:r>
    </w:p>
    <w:p w14:paraId="544CE04D" w14:textId="77777777" w:rsidR="00A726AB" w:rsidRPr="00A03C55" w:rsidRDefault="00A726AB" w:rsidP="00EC243F">
      <w:pPr>
        <w:pStyle w:val="Heading5"/>
        <w:rPr>
          <w:noProof w:val="0"/>
        </w:rPr>
      </w:pPr>
      <w:r w:rsidRPr="00A03C55">
        <w:rPr>
          <w:noProof w:val="0"/>
        </w:rPr>
        <w:t xml:space="preserve">3.32.5.1.1 Portable Media Creator Audit Message </w:t>
      </w:r>
    </w:p>
    <w:p w14:paraId="2445DCB1" w14:textId="77777777" w:rsidR="00A726AB" w:rsidRPr="00A03C55" w:rsidRDefault="00A726AB" w:rsidP="00EC243F">
      <w:pPr>
        <w:pStyle w:val="BodyText"/>
      </w:pPr>
      <w:r w:rsidRPr="00A03C55">
        <w:t>The audit message for a Portable Media Creator shall comply with the specifications in Section 3.41.5.1, with the following exceptions.</w:t>
      </w:r>
    </w:p>
    <w:p w14:paraId="2730294D" w14:textId="77777777" w:rsidR="00A726AB" w:rsidRPr="00A03C55" w:rsidRDefault="00A726AB" w:rsidP="00F9353D">
      <w:pPr>
        <w:pStyle w:val="ListNumber2"/>
        <w:numPr>
          <w:ilvl w:val="0"/>
          <w:numId w:val="39"/>
        </w:numPr>
      </w:pPr>
      <w:r w:rsidRPr="00A03C55">
        <w:t>Event / EventTypeCode shall be ("ITI-32", "IHE Transactions", "Distribute Document Set on Media").</w:t>
      </w:r>
    </w:p>
    <w:p w14:paraId="7DAD2EE2" w14:textId="77777777" w:rsidR="00A726AB" w:rsidRPr="00A03C55" w:rsidRDefault="00A726AB" w:rsidP="00F9353D">
      <w:pPr>
        <w:pStyle w:val="ListNumber2"/>
        <w:numPr>
          <w:ilvl w:val="0"/>
          <w:numId w:val="17"/>
        </w:numPr>
      </w:pPr>
      <w:r w:rsidRPr="00A03C55">
        <w:t>Source / UserID is not specialized.</w:t>
      </w:r>
    </w:p>
    <w:p w14:paraId="77EC91FA" w14:textId="77777777" w:rsidR="00A726AB" w:rsidRPr="00A03C55" w:rsidRDefault="00A726AB" w:rsidP="00F9353D">
      <w:pPr>
        <w:pStyle w:val="ListNumber2"/>
        <w:numPr>
          <w:ilvl w:val="0"/>
          <w:numId w:val="17"/>
        </w:numPr>
      </w:pPr>
      <w:r w:rsidRPr="00A03C55">
        <w:t>Destination / UserID is not specialized.</w:t>
      </w:r>
    </w:p>
    <w:p w14:paraId="49A92A04" w14:textId="77777777" w:rsidR="00A726AB" w:rsidRPr="00A03C55" w:rsidRDefault="00A726AB" w:rsidP="00F9353D">
      <w:pPr>
        <w:pStyle w:val="ListNumber2"/>
        <w:numPr>
          <w:ilvl w:val="0"/>
          <w:numId w:val="17"/>
        </w:numPr>
      </w:pPr>
      <w:r w:rsidRPr="00A03C55">
        <w:t>Destination / MediaIdentifier is required.</w:t>
      </w:r>
    </w:p>
    <w:p w14:paraId="79BDC194" w14:textId="54962BAB" w:rsidR="00A726AB" w:rsidRPr="00A03C55" w:rsidRDefault="00A726AB" w:rsidP="00F9353D">
      <w:pPr>
        <w:pStyle w:val="ListNumber2"/>
        <w:numPr>
          <w:ilvl w:val="0"/>
          <w:numId w:val="17"/>
        </w:numPr>
      </w:pPr>
      <w:r w:rsidRPr="00A03C55">
        <w:lastRenderedPageBreak/>
        <w:t>Destination / MediaIdentifier / MediaType is required. The value shall be taken from CID 405, in DICOM PS3.16.</w:t>
      </w:r>
    </w:p>
    <w:p w14:paraId="7FB83AB4" w14:textId="77777777" w:rsidR="00A726AB" w:rsidRPr="00A03C55" w:rsidRDefault="00A726AB" w:rsidP="00F9353D">
      <w:pPr>
        <w:pStyle w:val="ListNumber2"/>
        <w:numPr>
          <w:ilvl w:val="0"/>
          <w:numId w:val="17"/>
        </w:numPr>
      </w:pPr>
      <w:r w:rsidRPr="00A03C55">
        <w:t>SubmissionSet / ParticipantObjectIDTypeCode shall be ("ITI-32", "IHE Transactions", "Distribute Document Set on Media").</w:t>
      </w:r>
    </w:p>
    <w:p w14:paraId="59B119FA" w14:textId="77777777" w:rsidR="00A726AB" w:rsidRPr="00A03C55" w:rsidRDefault="00A726AB" w:rsidP="00A53067">
      <w:pPr>
        <w:pStyle w:val="Heading5"/>
        <w:rPr>
          <w:noProof w:val="0"/>
        </w:rPr>
      </w:pPr>
      <w:r w:rsidRPr="00A03C55">
        <w:rPr>
          <w:noProof w:val="0"/>
        </w:rPr>
        <w:t xml:space="preserve">3.32.5.1.2 Portable Media Importer Audit Message </w:t>
      </w:r>
    </w:p>
    <w:p w14:paraId="7A3E7F22" w14:textId="77777777" w:rsidR="00A726AB" w:rsidRPr="00A03C55" w:rsidRDefault="00A726AB" w:rsidP="00EC243F">
      <w:pPr>
        <w:pStyle w:val="BodyText"/>
      </w:pPr>
      <w:r w:rsidRPr="00A03C55">
        <w:t>The audit message for a Portable Media Importer shall comply with the specifications in Section 3.41.5.2, with the following exceptions.</w:t>
      </w:r>
    </w:p>
    <w:p w14:paraId="4AA02A18" w14:textId="77777777" w:rsidR="00A726AB" w:rsidRPr="00A03C55" w:rsidRDefault="00A726AB" w:rsidP="00F9353D">
      <w:pPr>
        <w:pStyle w:val="ListNumber2"/>
        <w:numPr>
          <w:ilvl w:val="0"/>
          <w:numId w:val="40"/>
        </w:numPr>
      </w:pPr>
      <w:r w:rsidRPr="00A03C55">
        <w:t>Event / EventTypeCode shall be ("ITI-32", "IHE Transactions", "Distribute Document Set on Media").</w:t>
      </w:r>
    </w:p>
    <w:p w14:paraId="107C8496" w14:textId="7A834165" w:rsidR="00A726AB" w:rsidRPr="00A03C55" w:rsidRDefault="006F6BC9" w:rsidP="00F9353D">
      <w:pPr>
        <w:pStyle w:val="ListNumber2"/>
        <w:numPr>
          <w:ilvl w:val="0"/>
          <w:numId w:val="17"/>
        </w:numPr>
      </w:pPr>
      <w:r w:rsidRPr="00A03C55">
        <w:t>Source</w:t>
      </w:r>
      <w:r w:rsidR="00A726AB" w:rsidRPr="00A03C55">
        <w:t xml:space="preserve"> / UserID is not specialized.</w:t>
      </w:r>
    </w:p>
    <w:p w14:paraId="13F72A10" w14:textId="0BA6C459" w:rsidR="00A726AB" w:rsidRPr="00A03C55" w:rsidRDefault="006F6BC9" w:rsidP="00F9353D">
      <w:pPr>
        <w:pStyle w:val="ListNumber2"/>
        <w:numPr>
          <w:ilvl w:val="0"/>
          <w:numId w:val="17"/>
        </w:numPr>
      </w:pPr>
      <w:r w:rsidRPr="00A03C55">
        <w:t>Source</w:t>
      </w:r>
      <w:r w:rsidR="00A726AB" w:rsidRPr="00A03C55">
        <w:t xml:space="preserve"> / MediaIdentifier is required.</w:t>
      </w:r>
    </w:p>
    <w:p w14:paraId="0C156ACD" w14:textId="20162DDE" w:rsidR="00A726AB" w:rsidRPr="00A03C55" w:rsidRDefault="006F6BC9" w:rsidP="00F9353D">
      <w:pPr>
        <w:pStyle w:val="ListNumber2"/>
        <w:numPr>
          <w:ilvl w:val="0"/>
          <w:numId w:val="17"/>
        </w:numPr>
      </w:pPr>
      <w:r w:rsidRPr="00A03C55">
        <w:t>Source</w:t>
      </w:r>
      <w:r w:rsidR="00A726AB" w:rsidRPr="00A03C55">
        <w:t xml:space="preserve"> / MediaIdentifier / MediaType is required. The value shall be taken from CID 405, in DICOM PS3.16.</w:t>
      </w:r>
    </w:p>
    <w:p w14:paraId="0C26595D" w14:textId="275FA42E" w:rsidR="006F6BC9" w:rsidRPr="00A03C55" w:rsidRDefault="006F6BC9" w:rsidP="00F9353D">
      <w:pPr>
        <w:pStyle w:val="ListNumber2"/>
        <w:numPr>
          <w:ilvl w:val="0"/>
          <w:numId w:val="17"/>
        </w:numPr>
      </w:pPr>
      <w:r w:rsidRPr="00A03C55">
        <w:t>Destination / UserID is not specialized.</w:t>
      </w:r>
    </w:p>
    <w:p w14:paraId="2CAEFCC9" w14:textId="77777777" w:rsidR="00A726AB" w:rsidRPr="00A03C55" w:rsidRDefault="00A726AB" w:rsidP="00F9353D">
      <w:pPr>
        <w:pStyle w:val="ListNumber2"/>
        <w:numPr>
          <w:ilvl w:val="0"/>
          <w:numId w:val="17"/>
        </w:numPr>
      </w:pPr>
      <w:r w:rsidRPr="00A03C55">
        <w:t>SubmissionSet / ParticipantObjectIDTypeCode shall be ("ITI-32", "IHE Transactions", "Distribute Document Set on Media").</w:t>
      </w:r>
    </w:p>
    <w:p w14:paraId="50247B58" w14:textId="77777777" w:rsidR="007A1F44" w:rsidRPr="00A03C55" w:rsidRDefault="007A1F44" w:rsidP="00ED4370">
      <w:pPr>
        <w:pStyle w:val="BodyText"/>
      </w:pPr>
      <w:r w:rsidRPr="00A03C55">
        <w:t xml:space="preserve"> </w:t>
      </w:r>
      <w:bookmarkStart w:id="573" w:name="_Toc140588943"/>
      <w:bookmarkStart w:id="574" w:name="_Toc140627943"/>
      <w:bookmarkStart w:id="575" w:name="_Toc140631810"/>
      <w:bookmarkStart w:id="576" w:name="_Toc140632343"/>
      <w:bookmarkStart w:id="577" w:name="_Toc140640629"/>
      <w:bookmarkEnd w:id="573"/>
      <w:bookmarkEnd w:id="574"/>
      <w:bookmarkEnd w:id="575"/>
      <w:bookmarkEnd w:id="576"/>
      <w:bookmarkEnd w:id="577"/>
    </w:p>
    <w:p w14:paraId="229CAE05" w14:textId="77777777" w:rsidR="007A1F44" w:rsidRPr="00A03C55" w:rsidRDefault="007A1F44" w:rsidP="00A16BB2">
      <w:pPr>
        <w:pStyle w:val="Heading2"/>
        <w:numPr>
          <w:ilvl w:val="0"/>
          <w:numId w:val="0"/>
        </w:numPr>
        <w:tabs>
          <w:tab w:val="clear" w:pos="2160"/>
        </w:tabs>
        <w:rPr>
          <w:noProof w:val="0"/>
        </w:rPr>
      </w:pPr>
      <w:bookmarkStart w:id="578" w:name="_Toc210805560"/>
      <w:bookmarkStart w:id="579" w:name="_Toc210805561"/>
      <w:bookmarkStart w:id="580" w:name="_Toc210805562"/>
      <w:bookmarkStart w:id="581" w:name="_Toc210805563"/>
      <w:bookmarkStart w:id="582" w:name="_Toc214434032"/>
      <w:bookmarkStart w:id="583" w:name="_Toc214436953"/>
      <w:bookmarkStart w:id="584" w:name="_Toc214437398"/>
      <w:bookmarkStart w:id="585" w:name="_Toc214437714"/>
      <w:bookmarkStart w:id="586" w:name="_Toc214457190"/>
      <w:bookmarkStart w:id="587" w:name="_Toc214461303"/>
      <w:bookmarkStart w:id="588" w:name="_Toc214462924"/>
      <w:bookmarkStart w:id="589" w:name="_Toc237238704"/>
      <w:bookmarkStart w:id="590" w:name="_Toc398544208"/>
      <w:bookmarkStart w:id="591" w:name="_Toc398717913"/>
      <w:bookmarkStart w:id="592" w:name="_Toc13773690"/>
      <w:bookmarkEnd w:id="578"/>
      <w:bookmarkEnd w:id="579"/>
      <w:bookmarkEnd w:id="580"/>
      <w:r w:rsidRPr="00A03C55">
        <w:rPr>
          <w:noProof w:val="0"/>
        </w:rPr>
        <w:t>3.33</w:t>
      </w:r>
      <w:r w:rsidRPr="00A03C55">
        <w:rPr>
          <w:noProof w:val="0"/>
        </w:rPr>
        <w:tab/>
        <w:t>Intentionally Left Blank</w:t>
      </w:r>
      <w:bookmarkEnd w:id="581"/>
      <w:bookmarkEnd w:id="582"/>
      <w:bookmarkEnd w:id="583"/>
      <w:bookmarkEnd w:id="584"/>
      <w:bookmarkEnd w:id="585"/>
      <w:bookmarkEnd w:id="586"/>
      <w:bookmarkEnd w:id="587"/>
      <w:bookmarkEnd w:id="588"/>
      <w:bookmarkEnd w:id="589"/>
      <w:bookmarkEnd w:id="590"/>
      <w:bookmarkEnd w:id="591"/>
      <w:bookmarkEnd w:id="592"/>
    </w:p>
    <w:p w14:paraId="6FCCC17E" w14:textId="77777777" w:rsidR="007A1F44" w:rsidRPr="00A03C55" w:rsidRDefault="007A1F44" w:rsidP="00DF34AB">
      <w:pPr>
        <w:pStyle w:val="Heading2"/>
        <w:numPr>
          <w:ilvl w:val="0"/>
          <w:numId w:val="0"/>
        </w:numPr>
        <w:tabs>
          <w:tab w:val="clear" w:pos="2160"/>
        </w:tabs>
        <w:rPr>
          <w:noProof w:val="0"/>
        </w:rPr>
      </w:pPr>
      <w:bookmarkStart w:id="593" w:name="_Toc210805564"/>
      <w:bookmarkStart w:id="594" w:name="_Toc330825251"/>
      <w:bookmarkStart w:id="595" w:name="_Toc210805565"/>
      <w:bookmarkStart w:id="596" w:name="_Toc214434033"/>
      <w:bookmarkStart w:id="597" w:name="_Toc214436954"/>
      <w:bookmarkStart w:id="598" w:name="_Toc214437399"/>
      <w:bookmarkStart w:id="599" w:name="_Toc214437715"/>
      <w:bookmarkStart w:id="600" w:name="_Toc214457191"/>
      <w:bookmarkStart w:id="601" w:name="_Toc214461304"/>
      <w:bookmarkStart w:id="602" w:name="_Toc214462925"/>
      <w:bookmarkStart w:id="603" w:name="_Toc237238705"/>
      <w:bookmarkStart w:id="604" w:name="_Ref165167087"/>
      <w:bookmarkStart w:id="605" w:name="_Toc168393650"/>
      <w:bookmarkStart w:id="606" w:name="_Toc169380302"/>
      <w:bookmarkStart w:id="607" w:name="_Toc173638478"/>
      <w:bookmarkStart w:id="608" w:name="_Toc236104299"/>
      <w:bookmarkStart w:id="609" w:name="_Toc237277088"/>
      <w:bookmarkStart w:id="610" w:name="_Toc269213964"/>
      <w:bookmarkEnd w:id="593"/>
      <w:r w:rsidRPr="00A03C55">
        <w:rPr>
          <w:noProof w:val="0"/>
        </w:rPr>
        <w:br w:type="page"/>
      </w:r>
      <w:bookmarkStart w:id="611" w:name="_Toc398544209"/>
      <w:bookmarkStart w:id="612" w:name="_Toc398717914"/>
      <w:bookmarkStart w:id="613" w:name="_Toc13773691"/>
      <w:r w:rsidRPr="00A03C55">
        <w:rPr>
          <w:noProof w:val="0"/>
        </w:rPr>
        <w:lastRenderedPageBreak/>
        <w:t>3.34 Retrieve Form</w:t>
      </w:r>
      <w:bookmarkEnd w:id="594"/>
      <w:bookmarkEnd w:id="611"/>
      <w:bookmarkEnd w:id="612"/>
      <w:r w:rsidR="00903C21" w:rsidRPr="00A03C55">
        <w:rPr>
          <w:noProof w:val="0"/>
        </w:rPr>
        <w:t xml:space="preserve"> [ITI-34]</w:t>
      </w:r>
      <w:bookmarkEnd w:id="613"/>
    </w:p>
    <w:p w14:paraId="1D27EA26" w14:textId="7EB1C76C"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ITI-34</w:t>
      </w:r>
      <w:r w:rsidR="00383577" w:rsidRPr="00A03C55">
        <w:t>]</w:t>
      </w:r>
      <w:r w:rsidRPr="00A03C55">
        <w:t xml:space="preserve"> of the IHE IT Infrastructure Technical Framework. Transaction </w:t>
      </w:r>
      <w:r w:rsidR="00383577" w:rsidRPr="00A03C55">
        <w:t>[</w:t>
      </w:r>
      <w:r w:rsidRPr="00A03C55">
        <w:t>ITI-34</w:t>
      </w:r>
      <w:r w:rsidR="00383577" w:rsidRPr="00A03C55">
        <w:t>]</w:t>
      </w:r>
      <w:r w:rsidRPr="00A03C55">
        <w:t xml:space="preserve"> is used by the Form Filler and Form Manager or Form Processor </w:t>
      </w:r>
      <w:r w:rsidR="00232E9F" w:rsidRPr="00A03C55">
        <w:t>Actor</w:t>
      </w:r>
      <w:r w:rsidRPr="00A03C55">
        <w:t>s.</w:t>
      </w:r>
    </w:p>
    <w:p w14:paraId="1F4E7286" w14:textId="77777777" w:rsidR="007A1F44" w:rsidRPr="00A03C55" w:rsidRDefault="007A1F44" w:rsidP="00DF34AB">
      <w:pPr>
        <w:pStyle w:val="Heading3"/>
        <w:numPr>
          <w:ilvl w:val="0"/>
          <w:numId w:val="0"/>
        </w:numPr>
        <w:tabs>
          <w:tab w:val="clear" w:pos="2160"/>
          <w:tab w:val="clear" w:pos="2880"/>
        </w:tabs>
        <w:rPr>
          <w:noProof w:val="0"/>
        </w:rPr>
      </w:pPr>
      <w:bookmarkStart w:id="614" w:name="_Toc168393651"/>
      <w:bookmarkStart w:id="615" w:name="_Toc169380303"/>
      <w:bookmarkStart w:id="616" w:name="_Toc237277089"/>
      <w:bookmarkStart w:id="617" w:name="_Toc330825252"/>
      <w:bookmarkStart w:id="618" w:name="_Toc398544210"/>
      <w:bookmarkStart w:id="619" w:name="_Toc398717915"/>
      <w:bookmarkStart w:id="620" w:name="_Toc13773692"/>
      <w:r w:rsidRPr="00A03C55">
        <w:rPr>
          <w:noProof w:val="0"/>
        </w:rPr>
        <w:t>3.34.1 Scope</w:t>
      </w:r>
      <w:bookmarkEnd w:id="614"/>
      <w:bookmarkEnd w:id="615"/>
      <w:bookmarkEnd w:id="616"/>
      <w:bookmarkEnd w:id="617"/>
      <w:bookmarkEnd w:id="618"/>
      <w:bookmarkEnd w:id="619"/>
      <w:bookmarkEnd w:id="620"/>
    </w:p>
    <w:p w14:paraId="1F8C336E" w14:textId="77777777" w:rsidR="007A1F44" w:rsidRPr="00A03C55" w:rsidRDefault="007A1F44" w:rsidP="00601E92">
      <w:pPr>
        <w:pStyle w:val="BodyText"/>
      </w:pPr>
      <w:r w:rsidRPr="00A03C55">
        <w:t xml:space="preserve">This transaction involves a Form Filler requesting a form from a Form Manager or Form Processor. The Form Filler has a formID, and possibly additional workflow information, obtained by a means that is outside the scope of this transaction. The Form Filler may also provide a form instance id to reference a previously submitted form. The Form Manager or Form Processor will return a form or URL corresponding to the given formID, and optionally a form instance id, or else it returns an error response. Forms are defined and constrained below by the format options. </w:t>
      </w:r>
      <w:bookmarkStart w:id="621" w:name="_Toc168393652"/>
      <w:bookmarkStart w:id="622" w:name="_Toc169380304"/>
    </w:p>
    <w:p w14:paraId="609DD801" w14:textId="77777777" w:rsidR="007A1F44" w:rsidRPr="00A03C55" w:rsidRDefault="007A1F44" w:rsidP="00D372D5">
      <w:pPr>
        <w:pStyle w:val="Heading3"/>
        <w:numPr>
          <w:ilvl w:val="0"/>
          <w:numId w:val="0"/>
        </w:numPr>
        <w:tabs>
          <w:tab w:val="clear" w:pos="2160"/>
          <w:tab w:val="clear" w:pos="2880"/>
        </w:tabs>
        <w:rPr>
          <w:bCs/>
          <w:noProof w:val="0"/>
        </w:rPr>
      </w:pPr>
      <w:bookmarkStart w:id="623" w:name="_Toc237277090"/>
      <w:bookmarkStart w:id="624" w:name="_Toc330825253"/>
      <w:bookmarkStart w:id="625" w:name="_Toc398544211"/>
      <w:bookmarkStart w:id="626" w:name="_Toc398717916"/>
      <w:bookmarkStart w:id="627" w:name="_Toc13773693"/>
      <w:r w:rsidRPr="00A03C55">
        <w:rPr>
          <w:bCs/>
          <w:noProof w:val="0"/>
        </w:rPr>
        <w:t>3.34.2 Use Case Roles</w:t>
      </w:r>
      <w:bookmarkEnd w:id="621"/>
      <w:bookmarkEnd w:id="622"/>
      <w:bookmarkEnd w:id="623"/>
      <w:bookmarkEnd w:id="624"/>
      <w:bookmarkEnd w:id="625"/>
      <w:bookmarkEnd w:id="626"/>
      <w:bookmarkEnd w:id="627"/>
    </w:p>
    <w:p w14:paraId="22747E6C" w14:textId="77777777" w:rsidR="007A1F44" w:rsidRPr="00A03C55" w:rsidRDefault="00886A83" w:rsidP="00DF34AB">
      <w:pPr>
        <w:pStyle w:val="BodyText"/>
        <w:jc w:val="center"/>
      </w:pPr>
      <w:r w:rsidRPr="00A03C55">
        <w:rPr>
          <w:noProof/>
        </w:rPr>
        <w:object w:dxaOrig="5430" w:dyaOrig="1935" w14:anchorId="4C7A5E28">
          <v:shape id="_x0000_i1055" type="#_x0000_t75" alt="" style="width:412.55pt;height:97.2pt;mso-width-percent:0;mso-height-percent:0;mso-width-percent:0;mso-height-percent:0" o:ole="" fillcolor="window">
            <v:imagedata r:id="rId60" o:title=""/>
          </v:shape>
          <o:OLEObject Type="Embed" ProgID="Word.Picture.8" ShapeID="_x0000_i1055" DrawAspect="Content" ObjectID="_1648459660" r:id="rId61"/>
        </w:object>
      </w:r>
    </w:p>
    <w:p w14:paraId="6A22C9D3" w14:textId="77777777" w:rsidR="007A1F44" w:rsidRPr="00A03C55" w:rsidRDefault="007A1F44" w:rsidP="00D372D5">
      <w:pPr>
        <w:rPr>
          <w:b/>
        </w:rPr>
      </w:pPr>
      <w:r w:rsidRPr="00A03C55">
        <w:rPr>
          <w:b/>
        </w:rPr>
        <w:t xml:space="preserve">Actor: </w:t>
      </w:r>
      <w:r w:rsidRPr="00A03C55">
        <w:t>Form Filler</w:t>
      </w:r>
    </w:p>
    <w:p w14:paraId="53A5A6A0"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w:t>
      </w:r>
    </w:p>
    <w:p w14:paraId="14F63573" w14:textId="77777777" w:rsidR="007A1F44" w:rsidRPr="00A03C55" w:rsidRDefault="007A1F44" w:rsidP="00DF34AB">
      <w:r w:rsidRPr="00A03C55">
        <w:rPr>
          <w:b/>
        </w:rPr>
        <w:t>Actor:</w:t>
      </w:r>
      <w:r w:rsidRPr="00A03C55">
        <w:t xml:space="preserve"> Form Manager</w:t>
      </w:r>
    </w:p>
    <w:p w14:paraId="446D30C7" w14:textId="77777777" w:rsidR="007A1F44" w:rsidRPr="00A03C55" w:rsidRDefault="007A1F44" w:rsidP="002437ED">
      <w:pPr>
        <w:pStyle w:val="BodyText"/>
      </w:pPr>
      <w:r w:rsidRPr="00A03C55">
        <w:rPr>
          <w:b/>
        </w:rPr>
        <w:t xml:space="preserve">Role: </w:t>
      </w:r>
      <w:r w:rsidRPr="00A03C55">
        <w:t>A system that provides forms based upon requests that provide specific formIDs, and optionally additional work flow data. . Form data is submitted to a Form Receiver.</w:t>
      </w:r>
    </w:p>
    <w:p w14:paraId="2BF51E62" w14:textId="77777777" w:rsidR="007A1F44" w:rsidRPr="00A03C55" w:rsidRDefault="007A1F44" w:rsidP="002437ED">
      <w:pPr>
        <w:pStyle w:val="BodyText"/>
      </w:pPr>
      <w:r w:rsidRPr="00A03C55">
        <w:rPr>
          <w:b/>
          <w:bCs/>
        </w:rPr>
        <w:t>Actor</w:t>
      </w:r>
      <w:r w:rsidRPr="00A03C55">
        <w:t>: Form Processor</w:t>
      </w:r>
    </w:p>
    <w:p w14:paraId="759B5224" w14:textId="77777777" w:rsidR="007A1F44" w:rsidRPr="00A03C55" w:rsidRDefault="007A1F44" w:rsidP="002437ED">
      <w:pPr>
        <w:pStyle w:val="BodyText"/>
      </w:pPr>
      <w:r w:rsidRPr="00A03C55">
        <w:rPr>
          <w:b/>
          <w:bCs/>
        </w:rPr>
        <w:t>Role</w:t>
      </w:r>
      <w:r w:rsidRPr="00A03C55">
        <w:t>: A system that provides forms based upon requests that provide specific formIDs, and optionally additional work flow data. Form data from this actor shall be submitted back to itself.</w:t>
      </w:r>
    </w:p>
    <w:p w14:paraId="62AB264A" w14:textId="77777777" w:rsidR="007A1F44" w:rsidRPr="00A03C55" w:rsidRDefault="007A1F44" w:rsidP="00DF34AB">
      <w:pPr>
        <w:pStyle w:val="Heading3"/>
        <w:numPr>
          <w:ilvl w:val="0"/>
          <w:numId w:val="0"/>
        </w:numPr>
        <w:tabs>
          <w:tab w:val="clear" w:pos="2160"/>
          <w:tab w:val="clear" w:pos="2880"/>
        </w:tabs>
        <w:rPr>
          <w:noProof w:val="0"/>
        </w:rPr>
      </w:pPr>
      <w:bookmarkStart w:id="628" w:name="_Toc168393653"/>
      <w:bookmarkStart w:id="629" w:name="_Toc169380305"/>
      <w:bookmarkStart w:id="630" w:name="_Toc237277091"/>
      <w:bookmarkStart w:id="631" w:name="_Toc330825254"/>
      <w:bookmarkStart w:id="632" w:name="_Toc398544212"/>
      <w:bookmarkStart w:id="633" w:name="_Toc398717917"/>
      <w:bookmarkStart w:id="634" w:name="_Toc13773694"/>
      <w:r w:rsidRPr="00A03C55">
        <w:rPr>
          <w:noProof w:val="0"/>
        </w:rPr>
        <w:t>3.34.3 Referenced Standards</w:t>
      </w:r>
      <w:bookmarkEnd w:id="628"/>
      <w:bookmarkEnd w:id="629"/>
      <w:bookmarkEnd w:id="630"/>
      <w:bookmarkEnd w:id="631"/>
      <w:bookmarkEnd w:id="632"/>
      <w:bookmarkEnd w:id="633"/>
      <w:bookmarkEnd w:id="634"/>
    </w:p>
    <w:p w14:paraId="5AE8BE6C" w14:textId="77777777" w:rsidR="007A1F44" w:rsidRPr="00A03C55" w:rsidRDefault="007A1F44" w:rsidP="00DF34AB">
      <w:pPr>
        <w:pStyle w:val="BodyText"/>
      </w:pPr>
      <w:r w:rsidRPr="00A03C55">
        <w:t>Implementors of this transaction shall comply with all requirements described in ITI TF-2x: Appendix V: Web Services for IHE Transactions.</w:t>
      </w:r>
    </w:p>
    <w:p w14:paraId="2DDE1166" w14:textId="77942B51" w:rsidR="007A1F44" w:rsidRPr="00A03C55" w:rsidRDefault="007A1F44" w:rsidP="00DF34AB">
      <w:pPr>
        <w:pStyle w:val="BodyText"/>
      </w:pPr>
      <w:r w:rsidRPr="00A03C55">
        <w:t xml:space="preserve">RFC1738, Uniform Resource Locators (URL), December 1994, </w:t>
      </w:r>
      <w:hyperlink r:id="rId62" w:history="1">
        <w:r w:rsidRPr="00A03C55">
          <w:rPr>
            <w:rStyle w:val="Hyperlink"/>
          </w:rPr>
          <w:t>http://www.faqs.org/rfcs/rfc1738.html</w:t>
        </w:r>
      </w:hyperlink>
    </w:p>
    <w:p w14:paraId="3B4E3991" w14:textId="0A4EAF26" w:rsidR="007A1F44" w:rsidRPr="00A03C55" w:rsidRDefault="007A1F44" w:rsidP="00DF34AB">
      <w:pPr>
        <w:pStyle w:val="BodyText"/>
      </w:pPr>
      <w:r w:rsidRPr="00A03C55">
        <w:t>RFC2616 HyperText Transfer Protocol HTTP/1.1</w:t>
      </w:r>
    </w:p>
    <w:p w14:paraId="43033C67" w14:textId="77777777" w:rsidR="007A1F44" w:rsidRPr="00A03C55" w:rsidRDefault="007A1F44" w:rsidP="00DF34AB">
      <w:pPr>
        <w:pStyle w:val="BodyText"/>
      </w:pPr>
      <w:r w:rsidRPr="00A03C55">
        <w:t>Extensible Markup Language (XML) 1.0 (Second Edition). W3C Recommendation 6 October 2000. http://www.w3.org/TR/REC-xml.</w:t>
      </w:r>
    </w:p>
    <w:p w14:paraId="6E311541" w14:textId="77777777" w:rsidR="007A1F44" w:rsidRPr="00A03C55" w:rsidRDefault="007A1F44" w:rsidP="00DF34AB">
      <w:pPr>
        <w:pStyle w:val="BodyText"/>
      </w:pPr>
      <w:r w:rsidRPr="00A03C55">
        <w:lastRenderedPageBreak/>
        <w:t>ITI TF-2x: Appendix V Web Services for IHE Transactions</w:t>
      </w:r>
    </w:p>
    <w:p w14:paraId="6C0956A5" w14:textId="77777777" w:rsidR="007A1F44" w:rsidRPr="00A03C55" w:rsidRDefault="007A1F44" w:rsidP="00DF34AB">
      <w:pPr>
        <w:pStyle w:val="BodyText"/>
      </w:pPr>
      <w:r w:rsidRPr="00A03C55">
        <w:t xml:space="preserve">XForms 1.1, W3C Working Draft. </w:t>
      </w:r>
      <w:hyperlink r:id="rId63" w:history="1">
        <w:r w:rsidRPr="00A03C55">
          <w:rPr>
            <w:rStyle w:val="Hyperlink"/>
          </w:rPr>
          <w:t>http://www.w3.org/TR/2004/WD-xforms11-20041115/</w:t>
        </w:r>
      </w:hyperlink>
    </w:p>
    <w:p w14:paraId="3D4DF7D8" w14:textId="77777777" w:rsidR="007A1F44" w:rsidRPr="00A03C55" w:rsidRDefault="007A1F44" w:rsidP="00DF34AB">
      <w:pPr>
        <w:pStyle w:val="BodyText"/>
      </w:pPr>
      <w:r w:rsidRPr="00A03C55">
        <w:t>XHTML™ 1.0 The Extensible HyperText Markup Language (Second Edition).A Reformulation of HTML 4 in XML 1.0. W3C Recommendation 26 January 2000, revised 1 August 2002. http://www.w3.org/TR/xhtml1.</w:t>
      </w:r>
    </w:p>
    <w:p w14:paraId="7329F5B4" w14:textId="77777777" w:rsidR="007A1F44" w:rsidRPr="00A03C55" w:rsidRDefault="007A1F44" w:rsidP="00DF34AB">
      <w:pPr>
        <w:pStyle w:val="BodyText"/>
      </w:pPr>
      <w:r w:rsidRPr="00A03C55">
        <w:t>XHTML™ Basic. W3C Recommendation 19 December 2000. http://www.w3.org/TR/xhtm-basic.</w:t>
      </w:r>
    </w:p>
    <w:p w14:paraId="2BC3EB3C" w14:textId="77777777" w:rsidR="007A1F44" w:rsidRPr="00A03C55" w:rsidRDefault="007A1F44" w:rsidP="00DF34AB">
      <w:pPr>
        <w:pStyle w:val="BodyText"/>
      </w:pPr>
      <w:r w:rsidRPr="00A03C55">
        <w:t>http://www.w3.org/TR/xhtml-basic</w:t>
      </w:r>
    </w:p>
    <w:p w14:paraId="1624258E" w14:textId="77777777" w:rsidR="007A1F44" w:rsidRPr="00A03C55" w:rsidRDefault="007A1F44" w:rsidP="00DF34AB">
      <w:pPr>
        <w:pStyle w:val="BodyText"/>
      </w:pPr>
    </w:p>
    <w:p w14:paraId="03C17A61" w14:textId="2177702D" w:rsidR="007A1F44" w:rsidRPr="00A03C55" w:rsidRDefault="007A1F44" w:rsidP="00DF34AB">
      <w:pPr>
        <w:pStyle w:val="Heading3"/>
        <w:numPr>
          <w:ilvl w:val="0"/>
          <w:numId w:val="0"/>
        </w:numPr>
        <w:tabs>
          <w:tab w:val="clear" w:pos="2160"/>
          <w:tab w:val="clear" w:pos="2880"/>
        </w:tabs>
        <w:rPr>
          <w:noProof w:val="0"/>
        </w:rPr>
      </w:pPr>
      <w:bookmarkStart w:id="635" w:name="_Toc330825255"/>
      <w:bookmarkStart w:id="636" w:name="_Toc398544213"/>
      <w:bookmarkStart w:id="637" w:name="_Toc398717918"/>
      <w:bookmarkStart w:id="638" w:name="_Toc13773695"/>
      <w:r w:rsidRPr="00A03C55">
        <w:rPr>
          <w:noProof w:val="0"/>
        </w:rPr>
        <w:t xml:space="preserve">3.34.4 </w:t>
      </w:r>
      <w:bookmarkEnd w:id="635"/>
      <w:bookmarkEnd w:id="636"/>
      <w:bookmarkEnd w:id="637"/>
      <w:r w:rsidR="00A03C55">
        <w:rPr>
          <w:noProof w:val="0"/>
        </w:rPr>
        <w:t>Messages</w:t>
      </w:r>
      <w:bookmarkEnd w:id="638"/>
    </w:p>
    <w:p w14:paraId="30807AC9" w14:textId="0EC34FC6" w:rsidR="007A1F44" w:rsidRDefault="00886A83" w:rsidP="00D372D5">
      <w:pPr>
        <w:pStyle w:val="BodyText"/>
        <w:jc w:val="center"/>
        <w:rPr>
          <w:sz w:val="20"/>
        </w:rPr>
      </w:pPr>
      <w:r w:rsidRPr="00A03C55">
        <w:rPr>
          <w:noProof/>
          <w:sz w:val="20"/>
        </w:rPr>
        <w:object w:dxaOrig="8080" w:dyaOrig="3600" w14:anchorId="687656D9">
          <v:shape id="_x0000_i1054" type="#_x0000_t75" alt="" style="width:400.3pt;height:181.45pt;mso-width-percent:0;mso-height-percent:0;mso-width-percent:0;mso-height-percent:0" o:ole="" fillcolor="window">
            <v:imagedata r:id="rId64" o:title=""/>
          </v:shape>
          <o:OLEObject Type="Embed" ProgID="Word.Picture.8" ShapeID="_x0000_i1054" DrawAspect="Content" ObjectID="_1648459661" r:id="rId65"/>
        </w:object>
      </w:r>
      <w:bookmarkStart w:id="639" w:name="_Toc168393654"/>
    </w:p>
    <w:p w14:paraId="75D8176C" w14:textId="1F86E0DA" w:rsidR="00A03C55" w:rsidRPr="00A03C55" w:rsidRDefault="00A03C55" w:rsidP="002F763C">
      <w:pPr>
        <w:pStyle w:val="FigureTitle"/>
      </w:pPr>
      <w:r>
        <w:t>Figure 3.34.4-1: Interaction Diagram</w:t>
      </w:r>
    </w:p>
    <w:p w14:paraId="4BF3368D"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640" w:name="_Toc169380306"/>
      <w:bookmarkStart w:id="641" w:name="_Toc398544214"/>
      <w:bookmarkEnd w:id="639"/>
      <w:r w:rsidRPr="00A03C55">
        <w:rPr>
          <w:noProof w:val="0"/>
        </w:rPr>
        <w:t>3.34.4.1 Retrieve Form</w:t>
      </w:r>
      <w:bookmarkEnd w:id="640"/>
      <w:r w:rsidRPr="00A03C55">
        <w:rPr>
          <w:noProof w:val="0"/>
        </w:rPr>
        <w:t xml:space="preserve"> Request</w:t>
      </w:r>
      <w:bookmarkEnd w:id="641"/>
    </w:p>
    <w:p w14:paraId="4C80AEA4" w14:textId="77777777" w:rsidR="007A1F44" w:rsidRPr="00A03C55" w:rsidRDefault="007A1F44" w:rsidP="00DF34AB">
      <w:pPr>
        <w:pStyle w:val="BodyText"/>
      </w:pPr>
      <w:r w:rsidRPr="00A03C55">
        <w:t>Retrieve Form involves a Form Filler requesting a form from a Form Manager or Form Processor. The Form Filler shall supply workflow data and prepopulation data. The Form Filler may also supply a form instance id.</w:t>
      </w:r>
    </w:p>
    <w:p w14:paraId="7FB8A73C" w14:textId="36FA73BE" w:rsidR="007A1F44" w:rsidRPr="00A03C55" w:rsidRDefault="007A1F44" w:rsidP="00DF34AB">
      <w:pPr>
        <w:pStyle w:val="BodyText"/>
      </w:pPr>
      <w:r w:rsidRPr="00A03C55">
        <w:t xml:space="preserve">The Retrieve Form Request shall provide an archiveURL value, as a nil value or as a URL pointing to a Form Archiver. See </w:t>
      </w:r>
      <w:r w:rsidR="00292B01" w:rsidRPr="00A03C55">
        <w:t>Section</w:t>
      </w:r>
      <w:r w:rsidRPr="00A03C55">
        <w:t xml:space="preserve"> 3.34.4.1.2 for details.</w:t>
      </w:r>
    </w:p>
    <w:p w14:paraId="69F4AAF2" w14:textId="77777777" w:rsidR="007A1F44" w:rsidRPr="00A03C55" w:rsidRDefault="007A1F44" w:rsidP="00DF34AB">
      <w:pPr>
        <w:pStyle w:val="BodyText"/>
      </w:pPr>
      <w:r w:rsidRPr="00A03C55">
        <w:t>The Form Filler requests that Form Filler or Form Processor use context information in the selection and/or creation of the returned form by supplying the prepopData argument with well-formed xml representing the Form Filler context. Specification of the prepopData schema is left to content profiles. This value may be nil.</w:t>
      </w:r>
    </w:p>
    <w:p w14:paraId="6A4EF362" w14:textId="77777777" w:rsidR="007A1F44" w:rsidRPr="00A03C55" w:rsidRDefault="007A1F44" w:rsidP="00DF34AB">
      <w:pPr>
        <w:pStyle w:val="BodyText"/>
      </w:pPr>
      <w:r w:rsidRPr="00A03C55">
        <w:t>The Form Filler supplies any additional workflow information to be used in the selection and/or creation of the form using the context element of the workflowData parameter. Specification of this context element is left to content profiles.</w:t>
      </w:r>
    </w:p>
    <w:p w14:paraId="71DBDEE6" w14:textId="77777777" w:rsidR="007A1F44" w:rsidRPr="00A03C55" w:rsidRDefault="007A1F44" w:rsidP="00DF34AB">
      <w:pPr>
        <w:pStyle w:val="BodyText"/>
      </w:pPr>
      <w:r w:rsidRPr="00A03C55">
        <w:lastRenderedPageBreak/>
        <w:t>The response to a Retrieve Form Request returns the form, or reference to a form, and may return a form instance id.</w:t>
      </w:r>
    </w:p>
    <w:p w14:paraId="1B0317C4"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42" w:name="_Toc169380307"/>
      <w:r w:rsidRPr="00A03C55">
        <w:rPr>
          <w:noProof w:val="0"/>
        </w:rPr>
        <w:t>3.34.4.1.1 Trigger Events</w:t>
      </w:r>
      <w:bookmarkEnd w:id="642"/>
    </w:p>
    <w:p w14:paraId="60B37791" w14:textId="77777777" w:rsidR="007A1F44" w:rsidRPr="00A03C55" w:rsidRDefault="007A1F44" w:rsidP="00DF34AB">
      <w:pPr>
        <w:pStyle w:val="BodyText"/>
      </w:pPr>
      <w:r w:rsidRPr="00A03C55">
        <w:t>The Form Filler, based upon human decision or application of a rule for automatic operation, requests a form hosted by a Form Manager or Form Processor.</w:t>
      </w:r>
    </w:p>
    <w:p w14:paraId="5FFEECCF"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43" w:name="_Toc169380308"/>
      <w:r w:rsidRPr="00A03C55">
        <w:rPr>
          <w:noProof w:val="0"/>
        </w:rPr>
        <w:t>3.34.4.1.2 Message Semantics</w:t>
      </w:r>
      <w:bookmarkEnd w:id="643"/>
    </w:p>
    <w:p w14:paraId="51CFBA0F" w14:textId="5BB9FDC7" w:rsidR="007A1F44" w:rsidRPr="00A03C55" w:rsidRDefault="007A1F44" w:rsidP="00DF34AB">
      <w:pPr>
        <w:pStyle w:val="BodyText"/>
      </w:pPr>
      <w:r w:rsidRPr="00A03C55">
        <w:t>Implementors of this transaction shall comply with all requirements described in ITI TF-2x: Appendix V: Web Services for IHE Transactions. The following parameters are specified for this transaction</w:t>
      </w:r>
      <w:r w:rsidR="00957CD8" w:rsidRPr="00A03C55">
        <w:t>.</w:t>
      </w:r>
    </w:p>
    <w:p w14:paraId="2921AAC4" w14:textId="77777777" w:rsidR="007A1F44" w:rsidRPr="00A03C55" w:rsidRDefault="007A1F44" w:rsidP="00455539">
      <w:pPr>
        <w:pStyle w:val="BodyText"/>
      </w:pP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8"/>
        <w:gridCol w:w="977"/>
        <w:gridCol w:w="2520"/>
        <w:gridCol w:w="2901"/>
      </w:tblGrid>
      <w:tr w:rsidR="00903C21" w:rsidRPr="00A03C55" w14:paraId="66D20C2B" w14:textId="77777777" w:rsidTr="00105E87">
        <w:trPr>
          <w:jc w:val="center"/>
        </w:trPr>
        <w:tc>
          <w:tcPr>
            <w:tcW w:w="2618" w:type="dxa"/>
            <w:shd w:val="clear" w:color="auto" w:fill="E6E6E6"/>
          </w:tcPr>
          <w:p w14:paraId="0BA0E877" w14:textId="77777777" w:rsidR="007A1F44" w:rsidRPr="00A03C55" w:rsidRDefault="007A1F44" w:rsidP="00A063AC">
            <w:pPr>
              <w:pStyle w:val="TableEntryHeader"/>
              <w:rPr>
                <w:noProof w:val="0"/>
              </w:rPr>
            </w:pPr>
            <w:r w:rsidRPr="00A03C55">
              <w:rPr>
                <w:noProof w:val="0"/>
              </w:rPr>
              <w:t>Parameter Name</w:t>
            </w:r>
          </w:p>
        </w:tc>
        <w:tc>
          <w:tcPr>
            <w:tcW w:w="977" w:type="dxa"/>
            <w:shd w:val="clear" w:color="auto" w:fill="E6E6E6"/>
          </w:tcPr>
          <w:p w14:paraId="3702C6BE" w14:textId="7029AB49" w:rsidR="007A1F44" w:rsidRPr="00A03C55" w:rsidRDefault="00375E49" w:rsidP="00A53067">
            <w:pPr>
              <w:pStyle w:val="TableEntryHeader"/>
              <w:rPr>
                <w:noProof w:val="0"/>
              </w:rPr>
            </w:pPr>
            <w:r w:rsidRPr="00A03C55">
              <w:rPr>
                <w:noProof w:val="0"/>
              </w:rPr>
              <w:t>Optionality</w:t>
            </w:r>
          </w:p>
        </w:tc>
        <w:tc>
          <w:tcPr>
            <w:tcW w:w="2520" w:type="dxa"/>
            <w:shd w:val="clear" w:color="auto" w:fill="E6E6E6"/>
          </w:tcPr>
          <w:p w14:paraId="008F32A1" w14:textId="77777777" w:rsidR="007A1F44" w:rsidRPr="00A03C55" w:rsidRDefault="007A1F44" w:rsidP="00A53067">
            <w:pPr>
              <w:pStyle w:val="TableEntryHeader"/>
              <w:rPr>
                <w:noProof w:val="0"/>
              </w:rPr>
            </w:pPr>
            <w:r w:rsidRPr="00A03C55">
              <w:rPr>
                <w:noProof w:val="0"/>
              </w:rPr>
              <w:t>Description</w:t>
            </w:r>
          </w:p>
        </w:tc>
        <w:tc>
          <w:tcPr>
            <w:tcW w:w="2901" w:type="dxa"/>
            <w:shd w:val="clear" w:color="auto" w:fill="E6E6E6"/>
          </w:tcPr>
          <w:p w14:paraId="10960888" w14:textId="77777777" w:rsidR="007A1F44" w:rsidRPr="00A03C55" w:rsidRDefault="007A1F44" w:rsidP="00A53067">
            <w:pPr>
              <w:pStyle w:val="TableEntryHeader"/>
              <w:rPr>
                <w:noProof w:val="0"/>
              </w:rPr>
            </w:pPr>
            <w:r w:rsidRPr="00A03C55">
              <w:rPr>
                <w:noProof w:val="0"/>
              </w:rPr>
              <w:t>Value</w:t>
            </w:r>
          </w:p>
        </w:tc>
      </w:tr>
      <w:tr w:rsidR="00903C21" w:rsidRPr="00A03C55" w14:paraId="705D562F" w14:textId="77777777" w:rsidTr="00105E87">
        <w:trPr>
          <w:jc w:val="center"/>
        </w:trPr>
        <w:tc>
          <w:tcPr>
            <w:tcW w:w="2618" w:type="dxa"/>
          </w:tcPr>
          <w:p w14:paraId="2329ACE5" w14:textId="77777777" w:rsidR="007A1F44" w:rsidRPr="00A03C55" w:rsidRDefault="007A1F44" w:rsidP="002C27A4">
            <w:pPr>
              <w:pStyle w:val="TableEntry"/>
              <w:rPr>
                <w:noProof w:val="0"/>
              </w:rPr>
            </w:pPr>
            <w:r w:rsidRPr="00A03C55">
              <w:rPr>
                <w:noProof w:val="0"/>
              </w:rPr>
              <w:t>prepopData</w:t>
            </w:r>
          </w:p>
        </w:tc>
        <w:tc>
          <w:tcPr>
            <w:tcW w:w="977" w:type="dxa"/>
          </w:tcPr>
          <w:p w14:paraId="10DA9221"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2C24B3A9" w14:textId="77777777" w:rsidR="007A1F44" w:rsidRPr="00A03C55" w:rsidRDefault="007A1F44" w:rsidP="002C27A4">
            <w:pPr>
              <w:pStyle w:val="TableEntry"/>
              <w:rPr>
                <w:noProof w:val="0"/>
              </w:rPr>
            </w:pPr>
            <w:r w:rsidRPr="00A03C55">
              <w:rPr>
                <w:noProof w:val="0"/>
              </w:rPr>
              <w:t>The xml context information supplied by a Form Filler for use in pre-populating form fields</w:t>
            </w:r>
          </w:p>
        </w:tc>
        <w:tc>
          <w:tcPr>
            <w:tcW w:w="2901" w:type="dxa"/>
          </w:tcPr>
          <w:p w14:paraId="170D32AA" w14:textId="77777777" w:rsidR="007A1F44" w:rsidRPr="00A03C55" w:rsidRDefault="007A1F44" w:rsidP="002C27A4">
            <w:pPr>
              <w:pStyle w:val="TableEntry"/>
              <w:rPr>
                <w:noProof w:val="0"/>
              </w:rPr>
            </w:pPr>
            <w:r w:rsidRPr="00A03C55">
              <w:rPr>
                <w:noProof w:val="0"/>
              </w:rPr>
              <w:t>This value shall be nil or a well-formed xml document.</w:t>
            </w:r>
          </w:p>
        </w:tc>
      </w:tr>
      <w:tr w:rsidR="00903C21" w:rsidRPr="00A03C55" w14:paraId="01061EF1" w14:textId="77777777" w:rsidTr="00105E87">
        <w:trPr>
          <w:jc w:val="center"/>
        </w:trPr>
        <w:tc>
          <w:tcPr>
            <w:tcW w:w="2618" w:type="dxa"/>
          </w:tcPr>
          <w:p w14:paraId="47C02C47" w14:textId="77777777" w:rsidR="007A1F44" w:rsidRPr="00A03C55" w:rsidRDefault="007A1F44" w:rsidP="002C27A4">
            <w:pPr>
              <w:pStyle w:val="TableEntry"/>
              <w:rPr>
                <w:b/>
                <w:noProof w:val="0"/>
              </w:rPr>
            </w:pPr>
            <w:r w:rsidRPr="00A03C55">
              <w:rPr>
                <w:b/>
                <w:noProof w:val="0"/>
              </w:rPr>
              <w:t>workflowData</w:t>
            </w:r>
          </w:p>
        </w:tc>
        <w:tc>
          <w:tcPr>
            <w:tcW w:w="977" w:type="dxa"/>
          </w:tcPr>
          <w:p w14:paraId="326F8C84"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7C6E6CEE" w14:textId="77777777" w:rsidR="007A1F44" w:rsidRPr="00A03C55" w:rsidRDefault="007A1F44" w:rsidP="002C27A4">
            <w:pPr>
              <w:pStyle w:val="TableEntry"/>
              <w:rPr>
                <w:noProof w:val="0"/>
              </w:rPr>
            </w:pPr>
            <w:r w:rsidRPr="00A03C55">
              <w:rPr>
                <w:noProof w:val="0"/>
              </w:rPr>
              <w:t>The xml representation of workflow specific values.</w:t>
            </w:r>
          </w:p>
        </w:tc>
        <w:tc>
          <w:tcPr>
            <w:tcW w:w="2901" w:type="dxa"/>
          </w:tcPr>
          <w:p w14:paraId="3355E384" w14:textId="77777777" w:rsidR="007A1F44" w:rsidRPr="00A03C55" w:rsidRDefault="007A1F44" w:rsidP="002C27A4">
            <w:pPr>
              <w:pStyle w:val="TableEntry"/>
              <w:rPr>
                <w:noProof w:val="0"/>
              </w:rPr>
            </w:pPr>
            <w:r w:rsidRPr="00A03C55">
              <w:rPr>
                <w:noProof w:val="0"/>
              </w:rPr>
              <w:t>This value is a well-formed xml document.as defined below.</w:t>
            </w:r>
          </w:p>
        </w:tc>
      </w:tr>
      <w:tr w:rsidR="00903C21" w:rsidRPr="00A03C55" w14:paraId="48099469" w14:textId="77777777" w:rsidTr="00105E87">
        <w:trPr>
          <w:jc w:val="center"/>
        </w:trPr>
        <w:tc>
          <w:tcPr>
            <w:tcW w:w="2618" w:type="dxa"/>
          </w:tcPr>
          <w:p w14:paraId="62DDAAD0" w14:textId="77777777" w:rsidR="007A1F44" w:rsidRPr="00A03C55" w:rsidRDefault="007A1F44" w:rsidP="002C27A4">
            <w:pPr>
              <w:pStyle w:val="TableEntry"/>
              <w:ind w:left="360"/>
              <w:rPr>
                <w:noProof w:val="0"/>
              </w:rPr>
            </w:pPr>
            <w:r w:rsidRPr="00A03C55">
              <w:rPr>
                <w:noProof w:val="0"/>
              </w:rPr>
              <w:t>formID</w:t>
            </w:r>
          </w:p>
        </w:tc>
        <w:tc>
          <w:tcPr>
            <w:tcW w:w="977" w:type="dxa"/>
          </w:tcPr>
          <w:p w14:paraId="6CEECE4B"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206D0BA8" w14:textId="77777777" w:rsidR="007A1F44" w:rsidRPr="00A03C55" w:rsidRDefault="007A1F44" w:rsidP="002C27A4">
            <w:pPr>
              <w:pStyle w:val="TableEntry"/>
              <w:rPr>
                <w:noProof w:val="0"/>
              </w:rPr>
            </w:pPr>
            <w:r w:rsidRPr="00A03C55">
              <w:rPr>
                <w:noProof w:val="0"/>
              </w:rPr>
              <w:t>The identifier of a form.</w:t>
            </w:r>
          </w:p>
        </w:tc>
        <w:tc>
          <w:tcPr>
            <w:tcW w:w="2901" w:type="dxa"/>
          </w:tcPr>
          <w:p w14:paraId="126501FA" w14:textId="77777777" w:rsidR="007A1F44" w:rsidRPr="00A03C55" w:rsidRDefault="007A1F44" w:rsidP="002C27A4">
            <w:pPr>
              <w:pStyle w:val="TableEntry"/>
              <w:rPr>
                <w:noProof w:val="0"/>
              </w:rPr>
            </w:pPr>
            <w:r w:rsidRPr="00A03C55">
              <w:rPr>
                <w:noProof w:val="0"/>
              </w:rPr>
              <w:t>A string identifying the form</w:t>
            </w:r>
          </w:p>
        </w:tc>
      </w:tr>
      <w:tr w:rsidR="00903C21" w:rsidRPr="00A03C55" w14:paraId="4D19C2FE" w14:textId="77777777" w:rsidTr="00105E87">
        <w:trPr>
          <w:jc w:val="center"/>
        </w:trPr>
        <w:tc>
          <w:tcPr>
            <w:tcW w:w="2618" w:type="dxa"/>
          </w:tcPr>
          <w:p w14:paraId="328F49A6" w14:textId="77777777" w:rsidR="007A1F44" w:rsidRPr="00A03C55" w:rsidRDefault="007A1F44" w:rsidP="002C27A4">
            <w:pPr>
              <w:pStyle w:val="TableEntry"/>
              <w:ind w:left="360"/>
              <w:rPr>
                <w:noProof w:val="0"/>
              </w:rPr>
            </w:pPr>
            <w:r w:rsidRPr="00A03C55">
              <w:rPr>
                <w:noProof w:val="0"/>
              </w:rPr>
              <w:t>encodedResponse</w:t>
            </w:r>
          </w:p>
        </w:tc>
        <w:tc>
          <w:tcPr>
            <w:tcW w:w="977" w:type="dxa"/>
          </w:tcPr>
          <w:p w14:paraId="3E09466A"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04DF1393" w14:textId="77777777" w:rsidR="007A1F44" w:rsidRPr="00A03C55" w:rsidRDefault="007A1F44" w:rsidP="002C27A4">
            <w:pPr>
              <w:pStyle w:val="TableEntry"/>
              <w:rPr>
                <w:noProof w:val="0"/>
              </w:rPr>
            </w:pPr>
            <w:r w:rsidRPr="00A03C55">
              <w:rPr>
                <w:noProof w:val="0"/>
              </w:rPr>
              <w:t>Tells the Form Manager whether or not to return an encoded response</w:t>
            </w:r>
          </w:p>
        </w:tc>
        <w:tc>
          <w:tcPr>
            <w:tcW w:w="2901" w:type="dxa"/>
          </w:tcPr>
          <w:p w14:paraId="7CFE9151" w14:textId="77777777" w:rsidR="007A1F44" w:rsidRPr="00A03C55" w:rsidRDefault="007A1F44" w:rsidP="002C27A4">
            <w:pPr>
              <w:pStyle w:val="TableEntry"/>
              <w:rPr>
                <w:noProof w:val="0"/>
              </w:rPr>
            </w:pPr>
            <w:r w:rsidRPr="00A03C55">
              <w:rPr>
                <w:noProof w:val="0"/>
              </w:rPr>
              <w:t>{true,false}</w:t>
            </w:r>
          </w:p>
        </w:tc>
      </w:tr>
      <w:tr w:rsidR="00903C21" w:rsidRPr="00A03C55" w14:paraId="2425DEC4" w14:textId="77777777" w:rsidTr="00105E87">
        <w:trPr>
          <w:jc w:val="center"/>
        </w:trPr>
        <w:tc>
          <w:tcPr>
            <w:tcW w:w="2618" w:type="dxa"/>
          </w:tcPr>
          <w:p w14:paraId="705A59C5" w14:textId="77777777" w:rsidR="00903C21" w:rsidRPr="00A03C55" w:rsidRDefault="00903C21" w:rsidP="00EC243F">
            <w:pPr>
              <w:pStyle w:val="TableEntry"/>
              <w:ind w:left="720"/>
              <w:rPr>
                <w:noProof w:val="0"/>
              </w:rPr>
            </w:pPr>
            <w:r w:rsidRPr="00A03C55">
              <w:rPr>
                <w:noProof w:val="0"/>
              </w:rPr>
              <w:t>responseContentType</w:t>
            </w:r>
          </w:p>
        </w:tc>
        <w:tc>
          <w:tcPr>
            <w:tcW w:w="977" w:type="dxa"/>
          </w:tcPr>
          <w:p w14:paraId="5532D00E" w14:textId="77777777" w:rsidR="00903C21" w:rsidRPr="00A03C55" w:rsidRDefault="00903C21" w:rsidP="00EC243F">
            <w:pPr>
              <w:pStyle w:val="TableEntry"/>
              <w:jc w:val="center"/>
              <w:rPr>
                <w:noProof w:val="0"/>
              </w:rPr>
            </w:pPr>
            <w:r w:rsidRPr="00A03C55">
              <w:rPr>
                <w:noProof w:val="0"/>
              </w:rPr>
              <w:t>O</w:t>
            </w:r>
          </w:p>
        </w:tc>
        <w:tc>
          <w:tcPr>
            <w:tcW w:w="2520" w:type="dxa"/>
          </w:tcPr>
          <w:p w14:paraId="19647BBC" w14:textId="77777777" w:rsidR="00903C21" w:rsidRPr="00A03C55" w:rsidRDefault="00903C21" w:rsidP="002C27A4">
            <w:pPr>
              <w:pStyle w:val="TableEntry"/>
              <w:rPr>
                <w:noProof w:val="0"/>
              </w:rPr>
            </w:pPr>
            <w:r w:rsidRPr="00A03C55">
              <w:rPr>
                <w:noProof w:val="0"/>
              </w:rPr>
              <w:t>An XML attribute of encodedResponse which specifies the type of expected encoded response</w:t>
            </w:r>
          </w:p>
        </w:tc>
        <w:tc>
          <w:tcPr>
            <w:tcW w:w="2901" w:type="dxa"/>
          </w:tcPr>
          <w:p w14:paraId="3EEB9C2F" w14:textId="77777777" w:rsidR="00903C21" w:rsidRPr="00A03C55" w:rsidRDefault="00903C21" w:rsidP="002C27A4">
            <w:pPr>
              <w:pStyle w:val="TableEntry"/>
              <w:rPr>
                <w:noProof w:val="0"/>
              </w:rPr>
            </w:pPr>
            <w:r w:rsidRPr="00A03C55">
              <w:rPr>
                <w:noProof w:val="0"/>
              </w:rPr>
              <w:t>A string whose value is defined by content profiles.</w:t>
            </w:r>
          </w:p>
          <w:p w14:paraId="6FD39C73" w14:textId="77777777" w:rsidR="00903C21" w:rsidRPr="00A03C55" w:rsidRDefault="00903C21" w:rsidP="002C27A4">
            <w:pPr>
              <w:pStyle w:val="TableEntry"/>
              <w:rPr>
                <w:noProof w:val="0"/>
              </w:rPr>
            </w:pPr>
            <w:r w:rsidRPr="00A03C55">
              <w:rPr>
                <w:noProof w:val="0"/>
              </w:rPr>
              <w:t>Shall not be specified when the value of encodedResponse is “false”</w:t>
            </w:r>
          </w:p>
        </w:tc>
      </w:tr>
      <w:tr w:rsidR="00903C21" w:rsidRPr="00A03C55" w14:paraId="4947E6E2" w14:textId="77777777" w:rsidTr="00105E87">
        <w:trPr>
          <w:jc w:val="center"/>
        </w:trPr>
        <w:tc>
          <w:tcPr>
            <w:tcW w:w="2618" w:type="dxa"/>
          </w:tcPr>
          <w:p w14:paraId="5BDFC9C3" w14:textId="77777777" w:rsidR="007A1F44" w:rsidRPr="00A03C55" w:rsidRDefault="007A1F44" w:rsidP="002C27A4">
            <w:pPr>
              <w:pStyle w:val="TableEntry"/>
              <w:ind w:left="360"/>
              <w:rPr>
                <w:noProof w:val="0"/>
              </w:rPr>
            </w:pPr>
            <w:r w:rsidRPr="00A03C55">
              <w:rPr>
                <w:noProof w:val="0"/>
              </w:rPr>
              <w:t>archiveURL</w:t>
            </w:r>
          </w:p>
        </w:tc>
        <w:tc>
          <w:tcPr>
            <w:tcW w:w="977" w:type="dxa"/>
          </w:tcPr>
          <w:p w14:paraId="334C1F66"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0A5D5291" w14:textId="77777777" w:rsidR="007A1F44" w:rsidRPr="00A03C55" w:rsidRDefault="007A1F44" w:rsidP="002C27A4">
            <w:pPr>
              <w:pStyle w:val="TableEntry"/>
              <w:rPr>
                <w:noProof w:val="0"/>
              </w:rPr>
            </w:pPr>
            <w:r w:rsidRPr="00A03C55">
              <w:rPr>
                <w:noProof w:val="0"/>
              </w:rPr>
              <w:t>Tells the Form Manager whether or not the Form Filler is exercising the Archive Option</w:t>
            </w:r>
          </w:p>
        </w:tc>
        <w:tc>
          <w:tcPr>
            <w:tcW w:w="2901" w:type="dxa"/>
          </w:tcPr>
          <w:p w14:paraId="3935353B" w14:textId="77777777" w:rsidR="007A1F44" w:rsidRPr="00A03C55" w:rsidRDefault="007A1F44" w:rsidP="002C27A4">
            <w:pPr>
              <w:pStyle w:val="TableEntry"/>
              <w:rPr>
                <w:noProof w:val="0"/>
              </w:rPr>
            </w:pPr>
            <w:r w:rsidRPr="00A03C55">
              <w:rPr>
                <w:noProof w:val="0"/>
              </w:rPr>
              <w:t>the URL of any Form Filler identified Form Archiver or the null string</w:t>
            </w:r>
          </w:p>
        </w:tc>
      </w:tr>
      <w:tr w:rsidR="00903C21" w:rsidRPr="00A03C55" w14:paraId="7FBEEE1A" w14:textId="77777777" w:rsidTr="00105E87">
        <w:trPr>
          <w:jc w:val="center"/>
        </w:trPr>
        <w:tc>
          <w:tcPr>
            <w:tcW w:w="2618" w:type="dxa"/>
          </w:tcPr>
          <w:p w14:paraId="66714CC2" w14:textId="77777777" w:rsidR="007A1F44" w:rsidRPr="00A03C55" w:rsidRDefault="007A1F44" w:rsidP="002C27A4">
            <w:pPr>
              <w:pStyle w:val="TableEntry"/>
              <w:ind w:left="360"/>
              <w:rPr>
                <w:noProof w:val="0"/>
              </w:rPr>
            </w:pPr>
            <w:r w:rsidRPr="00A03C55">
              <w:rPr>
                <w:noProof w:val="0"/>
              </w:rPr>
              <w:t>context</w:t>
            </w:r>
          </w:p>
        </w:tc>
        <w:tc>
          <w:tcPr>
            <w:tcW w:w="977" w:type="dxa"/>
          </w:tcPr>
          <w:p w14:paraId="239A9475"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7C3E0825" w14:textId="77777777" w:rsidR="007A1F44" w:rsidRPr="00A03C55" w:rsidRDefault="007A1F44" w:rsidP="002C27A4">
            <w:pPr>
              <w:pStyle w:val="TableEntry"/>
              <w:rPr>
                <w:noProof w:val="0"/>
              </w:rPr>
            </w:pPr>
            <w:r w:rsidRPr="00A03C55">
              <w:rPr>
                <w:noProof w:val="0"/>
              </w:rPr>
              <w:t>The xml specifics of workflow context</w:t>
            </w:r>
          </w:p>
        </w:tc>
        <w:tc>
          <w:tcPr>
            <w:tcW w:w="2901" w:type="dxa"/>
          </w:tcPr>
          <w:p w14:paraId="72CB63C2" w14:textId="77777777" w:rsidR="007A1F44" w:rsidRPr="00A03C55" w:rsidRDefault="007A1F44" w:rsidP="002C27A4">
            <w:pPr>
              <w:pStyle w:val="TableEntry"/>
              <w:rPr>
                <w:noProof w:val="0"/>
              </w:rPr>
            </w:pPr>
            <w:r w:rsidRPr="00A03C55">
              <w:rPr>
                <w:noProof w:val="0"/>
              </w:rPr>
              <w:t>Defined by content profiles; may be nil</w:t>
            </w:r>
          </w:p>
        </w:tc>
      </w:tr>
      <w:tr w:rsidR="00903C21" w:rsidRPr="00A03C55" w14:paraId="2584AD18" w14:textId="77777777" w:rsidTr="00105E87">
        <w:trPr>
          <w:jc w:val="center"/>
        </w:trPr>
        <w:tc>
          <w:tcPr>
            <w:tcW w:w="2618" w:type="dxa"/>
          </w:tcPr>
          <w:p w14:paraId="5AC1598C" w14:textId="77777777" w:rsidR="007A1F44" w:rsidRPr="00A03C55" w:rsidRDefault="007A1F44" w:rsidP="002C27A4">
            <w:pPr>
              <w:pStyle w:val="TableEntry"/>
              <w:ind w:left="360"/>
              <w:rPr>
                <w:noProof w:val="0"/>
              </w:rPr>
            </w:pPr>
            <w:r w:rsidRPr="00A03C55">
              <w:rPr>
                <w:noProof w:val="0"/>
              </w:rPr>
              <w:t>instanceID</w:t>
            </w:r>
          </w:p>
        </w:tc>
        <w:tc>
          <w:tcPr>
            <w:tcW w:w="977" w:type="dxa"/>
          </w:tcPr>
          <w:p w14:paraId="469544AC"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67785B24" w14:textId="77777777" w:rsidR="007A1F44" w:rsidRPr="00A03C55" w:rsidRDefault="007A1F44" w:rsidP="002C27A4">
            <w:pPr>
              <w:pStyle w:val="TableEntry"/>
              <w:rPr>
                <w:noProof w:val="0"/>
              </w:rPr>
            </w:pPr>
            <w:r w:rsidRPr="00A03C55">
              <w:rPr>
                <w:noProof w:val="0"/>
              </w:rPr>
              <w:t>An id value of a previously submitted instance of data.</w:t>
            </w:r>
          </w:p>
        </w:tc>
        <w:tc>
          <w:tcPr>
            <w:tcW w:w="2901" w:type="dxa"/>
          </w:tcPr>
          <w:p w14:paraId="0F4D5A0F" w14:textId="77777777" w:rsidR="007A1F44" w:rsidRPr="00A03C55" w:rsidRDefault="007A1F44" w:rsidP="002C27A4">
            <w:pPr>
              <w:pStyle w:val="TableEntry"/>
              <w:rPr>
                <w:noProof w:val="0"/>
              </w:rPr>
            </w:pPr>
            <w:r w:rsidRPr="00A03C55">
              <w:rPr>
                <w:noProof w:val="0"/>
              </w:rPr>
              <w:t>A string identifying an instance of previously submitted data; may be nil.</w:t>
            </w:r>
          </w:p>
        </w:tc>
      </w:tr>
    </w:tbl>
    <w:p w14:paraId="6DF13BAC" w14:textId="77777777" w:rsidR="00903C21" w:rsidRPr="00A03C55" w:rsidRDefault="007A1F44" w:rsidP="00903C21">
      <w:pPr>
        <w:pStyle w:val="BodyText"/>
      </w:pPr>
      <w:r w:rsidRPr="00A03C55">
        <w:t>The contents of the prepopData parameter is defined in a prepopData schema specified by IHE content profiles. When there is no prepopData the attribute xsi:nil shall be set to “true” (see the support materials).</w:t>
      </w:r>
    </w:p>
    <w:p w14:paraId="5A8B1A09" w14:textId="77777777" w:rsidR="007A1F44" w:rsidRPr="00A03C55" w:rsidRDefault="007A1F44" w:rsidP="00DF34AB">
      <w:pPr>
        <w:pStyle w:val="BodyText"/>
      </w:pPr>
      <w:r w:rsidRPr="00A03C55">
        <w:t>The content of workflowData parameter shall minimally be:</w:t>
      </w:r>
    </w:p>
    <w:p w14:paraId="2572C27B" w14:textId="77777777" w:rsidR="007A1F44" w:rsidRPr="00A03C55" w:rsidRDefault="007A1F44" w:rsidP="00DF34AB">
      <w:pPr>
        <w:pStyle w:val="BodyText"/>
      </w:pPr>
    </w:p>
    <w:p w14:paraId="3E9BC226" w14:textId="77777777" w:rsidR="007A1F44" w:rsidRPr="00A03C55" w:rsidRDefault="007A1F44" w:rsidP="003462A5">
      <w:pPr>
        <w:pStyle w:val="XMLExample"/>
        <w:keepNext/>
        <w:rPr>
          <w:lang w:val="en-US"/>
        </w:rPr>
      </w:pPr>
      <w:r w:rsidRPr="00A03C55">
        <w:rPr>
          <w:lang w:val="en-US"/>
        </w:rPr>
        <w:t>&lt;workflowData&gt;</w:t>
      </w:r>
    </w:p>
    <w:p w14:paraId="787400FF" w14:textId="77777777" w:rsidR="007A1F44" w:rsidRPr="00A03C55" w:rsidRDefault="007A1F44" w:rsidP="00D372D5">
      <w:pPr>
        <w:pStyle w:val="XMLExample"/>
        <w:rPr>
          <w:lang w:val="en-US"/>
        </w:rPr>
      </w:pPr>
      <w:r w:rsidRPr="00A03C55">
        <w:rPr>
          <w:lang w:val="en-US"/>
        </w:rPr>
        <w:tab/>
        <w:t>&lt;formID&gt;a String identifying the form&lt;/formID&gt;</w:t>
      </w:r>
    </w:p>
    <w:p w14:paraId="155724A2" w14:textId="77777777" w:rsidR="007A1F44" w:rsidRPr="00A03C55" w:rsidRDefault="007A1F44" w:rsidP="00D372D5">
      <w:pPr>
        <w:pStyle w:val="XMLExample"/>
        <w:rPr>
          <w:lang w:val="en-US"/>
        </w:rPr>
      </w:pPr>
      <w:r w:rsidRPr="00A03C55">
        <w:rPr>
          <w:lang w:val="en-US"/>
        </w:rPr>
        <w:tab/>
        <w:t>&lt;encodedResponse&gt;false&lt;/encodedResponse&gt;</w:t>
      </w:r>
    </w:p>
    <w:p w14:paraId="4B252734" w14:textId="77777777" w:rsidR="007A1F44" w:rsidRPr="00A03C55" w:rsidRDefault="007A1F44" w:rsidP="00D372D5">
      <w:pPr>
        <w:pStyle w:val="XMLExample"/>
        <w:rPr>
          <w:lang w:val="en-US"/>
        </w:rPr>
      </w:pPr>
      <w:r w:rsidRPr="00A03C55">
        <w:rPr>
          <w:lang w:val="en-US"/>
        </w:rPr>
        <w:tab/>
        <w:t>&lt;archiveURL /&gt;</w:t>
      </w:r>
    </w:p>
    <w:p w14:paraId="6B5DD340" w14:textId="77777777" w:rsidR="007A1F44" w:rsidRPr="00A03C55" w:rsidRDefault="007A1F44" w:rsidP="00D372D5">
      <w:pPr>
        <w:pStyle w:val="XMLExample"/>
        <w:rPr>
          <w:lang w:val="en-US"/>
        </w:rPr>
      </w:pPr>
      <w:r w:rsidRPr="00A03C55">
        <w:rPr>
          <w:lang w:val="en-US"/>
        </w:rPr>
        <w:lastRenderedPageBreak/>
        <w:tab/>
        <w:t>&lt;context/&gt;</w:t>
      </w:r>
    </w:p>
    <w:p w14:paraId="097E2488" w14:textId="77777777" w:rsidR="007A1F44" w:rsidRPr="00A03C55" w:rsidRDefault="007A1F44" w:rsidP="00D372D5">
      <w:pPr>
        <w:pStyle w:val="XMLExample"/>
        <w:rPr>
          <w:lang w:val="en-US"/>
        </w:rPr>
      </w:pPr>
      <w:r w:rsidRPr="00A03C55">
        <w:rPr>
          <w:lang w:val="en-US"/>
        </w:rPr>
        <w:tab/>
        <w:t>&lt;instanceID/&gt;</w:t>
      </w:r>
    </w:p>
    <w:p w14:paraId="474C26A2" w14:textId="77777777" w:rsidR="007A1F44" w:rsidRPr="00A03C55" w:rsidRDefault="007A1F44" w:rsidP="00D372D5">
      <w:pPr>
        <w:pStyle w:val="XMLExample"/>
        <w:rPr>
          <w:lang w:val="en-US"/>
        </w:rPr>
      </w:pPr>
      <w:r w:rsidRPr="00A03C55">
        <w:rPr>
          <w:lang w:val="en-US"/>
        </w:rPr>
        <w:t>&lt;/workflowData&gt;</w:t>
      </w:r>
    </w:p>
    <w:p w14:paraId="4F72FBA7" w14:textId="77777777" w:rsidR="00903C21" w:rsidRPr="00A03C55" w:rsidRDefault="00903C21" w:rsidP="00903C21">
      <w:pPr>
        <w:pStyle w:val="BodyText"/>
      </w:pPr>
      <w:r w:rsidRPr="00A03C55">
        <w:t>The responseContentType attribute may be specified only when the value of the encodedResponse parameter is “true”. The value for responseContentType attribute specifies the encoding of the response from the Form Manager or Form Processor. Acceptable values are defined by content profiles. An example of its use is to specify whether the expected response is an XML form definition or an XHTML form. Below is an example of its use:</w:t>
      </w:r>
    </w:p>
    <w:p w14:paraId="092D179A" w14:textId="77777777" w:rsidR="00903C21" w:rsidRPr="00A03C55" w:rsidRDefault="00903C21" w:rsidP="00903C21">
      <w:pPr>
        <w:pStyle w:val="BodyText"/>
      </w:pPr>
    </w:p>
    <w:p w14:paraId="21EF31EF" w14:textId="77777777" w:rsidR="00903C21" w:rsidRPr="00A03C55" w:rsidRDefault="00903C21" w:rsidP="00903C21">
      <w:pPr>
        <w:pStyle w:val="XMLExample"/>
        <w:rPr>
          <w:lang w:val="en-US"/>
        </w:rPr>
      </w:pPr>
      <w:r w:rsidRPr="00A03C55">
        <w:rPr>
          <w:lang w:val="en-US"/>
        </w:rPr>
        <w:t>&lt;workflowData&gt;</w:t>
      </w:r>
    </w:p>
    <w:p w14:paraId="705B6022" w14:textId="77777777" w:rsidR="00903C21" w:rsidRPr="00A03C55" w:rsidRDefault="00903C21" w:rsidP="00903C21">
      <w:pPr>
        <w:pStyle w:val="XMLExample"/>
        <w:rPr>
          <w:lang w:val="en-US"/>
        </w:rPr>
      </w:pPr>
      <w:r w:rsidRPr="00A03C55">
        <w:rPr>
          <w:lang w:val="en-US"/>
        </w:rPr>
        <w:tab/>
        <w:t>&lt;formID&gt;a String identifying the form&lt;/formID&gt;</w:t>
      </w:r>
    </w:p>
    <w:p w14:paraId="7C83EF09" w14:textId="77777777" w:rsidR="00903C21" w:rsidRPr="00A03C55" w:rsidRDefault="00903C21" w:rsidP="00903C21">
      <w:pPr>
        <w:pStyle w:val="XMLExample"/>
        <w:rPr>
          <w:lang w:val="en-US"/>
        </w:rPr>
      </w:pPr>
      <w:r w:rsidRPr="00A03C55">
        <w:rPr>
          <w:lang w:val="en-US"/>
        </w:rPr>
        <w:tab/>
        <w:t>&lt;encodedResponse&gt;false&lt;/encodedResponse&gt;</w:t>
      </w:r>
    </w:p>
    <w:p w14:paraId="6C7621AE" w14:textId="77777777" w:rsidR="00903C21" w:rsidRPr="00A03C55" w:rsidRDefault="00903C21" w:rsidP="00903C21">
      <w:pPr>
        <w:pStyle w:val="XMLExample"/>
        <w:rPr>
          <w:lang w:val="en-US"/>
        </w:rPr>
      </w:pPr>
      <w:r w:rsidRPr="00A03C55">
        <w:rPr>
          <w:lang w:val="en-US"/>
        </w:rPr>
        <w:tab/>
        <w:t>&lt;archiveURL /&gt;</w:t>
      </w:r>
    </w:p>
    <w:p w14:paraId="0AF70255" w14:textId="77777777" w:rsidR="00903C21" w:rsidRPr="00A03C55" w:rsidRDefault="00903C21" w:rsidP="00903C21">
      <w:pPr>
        <w:pStyle w:val="XMLExample"/>
        <w:rPr>
          <w:lang w:val="en-US"/>
        </w:rPr>
      </w:pPr>
      <w:r w:rsidRPr="00A03C55">
        <w:rPr>
          <w:lang w:val="en-US"/>
        </w:rPr>
        <w:tab/>
        <w:t>&lt;context/&gt;</w:t>
      </w:r>
    </w:p>
    <w:p w14:paraId="41211C91" w14:textId="77777777" w:rsidR="00903C21" w:rsidRPr="00A03C55" w:rsidRDefault="00903C21" w:rsidP="00903C21">
      <w:pPr>
        <w:pStyle w:val="XMLExample"/>
        <w:rPr>
          <w:lang w:val="en-US"/>
        </w:rPr>
      </w:pPr>
      <w:r w:rsidRPr="00A03C55">
        <w:rPr>
          <w:lang w:val="en-US"/>
        </w:rPr>
        <w:tab/>
        <w:t>&lt;instanceID/&gt;</w:t>
      </w:r>
    </w:p>
    <w:p w14:paraId="2E51CE87" w14:textId="77777777" w:rsidR="00903C21" w:rsidRPr="00A03C55" w:rsidRDefault="00903C21" w:rsidP="00903C21">
      <w:pPr>
        <w:pStyle w:val="XMLExample"/>
        <w:rPr>
          <w:lang w:val="en-US"/>
        </w:rPr>
      </w:pPr>
      <w:r w:rsidRPr="00A03C55">
        <w:rPr>
          <w:lang w:val="en-US"/>
        </w:rPr>
        <w:t>&lt;/workflowData&gt;</w:t>
      </w:r>
    </w:p>
    <w:p w14:paraId="136CE172" w14:textId="77777777" w:rsidR="00903C21" w:rsidRPr="00A03C55" w:rsidRDefault="00903C21" w:rsidP="00903C21">
      <w:pPr>
        <w:pStyle w:val="BodyText"/>
      </w:pPr>
    </w:p>
    <w:p w14:paraId="6F737A1D" w14:textId="77777777" w:rsidR="00A673E3" w:rsidRDefault="007A1F44" w:rsidP="00903C21">
      <w:pPr>
        <w:pStyle w:val="BodyText"/>
        <w:rPr>
          <w:ins w:id="644" w:author="Lynn Felhofer" w:date="2020-04-15T12:24:00Z"/>
        </w:rPr>
      </w:pPr>
      <w:r w:rsidRPr="00A03C55">
        <w:t>See the schema provided with the support materia</w:t>
      </w:r>
      <w:commentRangeStart w:id="645"/>
      <w:r w:rsidRPr="00A03C55">
        <w:t>ls</w:t>
      </w:r>
      <w:commentRangeEnd w:id="645"/>
      <w:r w:rsidR="001923FD">
        <w:rPr>
          <w:rStyle w:val="CommentReference"/>
        </w:rPr>
        <w:commentReference w:id="645"/>
      </w:r>
      <w:r w:rsidRPr="00A03C55">
        <w:t xml:space="preserve"> </w:t>
      </w:r>
      <w:ins w:id="646" w:author="Lynn Felhofer" w:date="2020-03-23T15:44:00Z">
        <w:r w:rsidR="00B12AAF" w:rsidRPr="00A03C55">
          <w:t>on</w:t>
        </w:r>
      </w:ins>
      <w:ins w:id="647" w:author="Lynn Felhofer" w:date="2020-04-15T12:24:00Z">
        <w:r w:rsidR="00A673E3">
          <w:t xml:space="preserve">line:  see ITI TF-2x: Appendix W. </w:t>
        </w:r>
      </w:ins>
    </w:p>
    <w:p w14:paraId="53118211" w14:textId="36CCA59E" w:rsidR="007A1F44" w:rsidRPr="00A03C55" w:rsidRDefault="007A1F44" w:rsidP="00903C21">
      <w:pPr>
        <w:pStyle w:val="BodyText"/>
      </w:pPr>
      <w:r w:rsidRPr="00A03C55">
        <w:t>(</w:t>
      </w:r>
      <w:del w:id="648" w:author="Lynn Felhofer" w:date="2020-03-23T15:44:00Z">
        <w:r w:rsidR="00240099" w:rsidDel="00B12AAF">
          <w:fldChar w:fldCharType="begin"/>
        </w:r>
        <w:r w:rsidR="00240099" w:rsidDel="00B12AAF">
          <w:delInstrText xml:space="preserve"> HYPERLINK "ftp://ftp.ihe.net/TF_Implementation_Material/ITI/" </w:delInstrText>
        </w:r>
        <w:r w:rsidR="00240099" w:rsidDel="00B12AAF">
          <w:fldChar w:fldCharType="separate"/>
        </w:r>
        <w:r w:rsidRPr="00A03C55" w:rsidDel="00B12AAF">
          <w:rPr>
            <w:rStyle w:val="Hyperlink"/>
          </w:rPr>
          <w:delText>ftp://ftp.ihe.net/TF_Implementation_Material/ITI/</w:delText>
        </w:r>
        <w:r w:rsidR="00240099" w:rsidDel="00B12AAF">
          <w:rPr>
            <w:rStyle w:val="Hyperlink"/>
          </w:rPr>
          <w:fldChar w:fldCharType="end"/>
        </w:r>
        <w:r w:rsidRPr="00A03C55" w:rsidDel="00B12AAF">
          <w:delText xml:space="preserve">). </w:delText>
        </w:r>
      </w:del>
      <w:r w:rsidRPr="00A03C55">
        <w:t>The workflowData may be extended by IHE content profiles with further definition of the &lt;context&gt; element.</w:t>
      </w:r>
      <w:del w:id="649" w:author="Lynn Felhofer" w:date="2020-04-15T12:24:00Z">
        <w:r w:rsidRPr="00A03C55" w:rsidDel="00A673E3">
          <w:delText xml:space="preserve"> </w:delText>
        </w:r>
      </w:del>
      <w:ins w:id="650" w:author="Lynn Felhofer" w:date="2020-04-15T12:24:00Z">
        <w:r w:rsidR="00A673E3">
          <w:t>)</w:t>
        </w:r>
      </w:ins>
    </w:p>
    <w:p w14:paraId="61B7B418"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51" w:name="_Toc169380310"/>
      <w:r w:rsidRPr="00A03C55">
        <w:rPr>
          <w:noProof w:val="0"/>
        </w:rPr>
        <w:t>3.34.4.1.3 Expected Actions</w:t>
      </w:r>
      <w:bookmarkEnd w:id="651"/>
    </w:p>
    <w:p w14:paraId="5F84E877" w14:textId="77777777" w:rsidR="007A1F44" w:rsidRPr="00A03C55" w:rsidRDefault="007A1F44" w:rsidP="00DF34AB">
      <w:pPr>
        <w:pStyle w:val="BodyText"/>
      </w:pPr>
      <w:r w:rsidRPr="00A03C55">
        <w:t>Upon receipt of the Retrieve Form request, the Form Manager or Form Processor shall parse the request and shall return the requested response in the RetrieveFormResponse element, or errors with SOAP Faults. The Form Manager shall return the form or URL based on the values of: a) the encodedResponse; b) the formID; c) any additional workflowData; d) the optionally supplied instanceID.</w:t>
      </w:r>
    </w:p>
    <w:p w14:paraId="08D6FEB7" w14:textId="77756126" w:rsidR="007A1F44" w:rsidRPr="00A03C55" w:rsidRDefault="007A1F44" w:rsidP="00DF34AB">
      <w:pPr>
        <w:pStyle w:val="BodyText"/>
      </w:pPr>
      <w:r w:rsidRPr="00A03C55">
        <w:t>If encodedResponse is ‘true’, then the response from the Form Manager or Form Processor shall be either a Structured (XML) or Unstructured (non-XML) element. When the encodedResponse parameter is 'true', all anchor addresses that are not fragment identifiers shall be composed of absolute URIs.</w:t>
      </w:r>
    </w:p>
    <w:p w14:paraId="3AF67205" w14:textId="77777777" w:rsidR="00903C21" w:rsidRPr="00A03C55" w:rsidRDefault="00903C21" w:rsidP="00DF34AB">
      <w:pPr>
        <w:pStyle w:val="BodyText"/>
      </w:pPr>
      <w:r w:rsidRPr="00A03C55">
        <w:t>If the responseContentType attribute is specified, then the response from the Form Manager or Form Processor shall be a Structured element with appropriate content type, for example, XML form definition or an XHTML form. The Form Manager or Form Processor shall not throw an error if it receives the optional responseContentType attribute.</w:t>
      </w:r>
    </w:p>
    <w:p w14:paraId="1B8104DB" w14:textId="77777777" w:rsidR="007A1F44" w:rsidRPr="00A03C55" w:rsidRDefault="007A1F44" w:rsidP="00DF34AB">
      <w:pPr>
        <w:pStyle w:val="BodyText"/>
      </w:pPr>
      <w:r w:rsidRPr="00A03C55">
        <w:t xml:space="preserve">If encodedResponse is ‘false’, then the response from the Form Manager or Form Processor shall be a URL element that can be used directly by a web browser for retrieval and operation of the form. </w:t>
      </w:r>
    </w:p>
    <w:p w14:paraId="3FA413A2" w14:textId="77777777" w:rsidR="007A1F44" w:rsidRPr="00A03C55" w:rsidRDefault="007A1F44" w:rsidP="00DF34AB">
      <w:pPr>
        <w:pStyle w:val="BodyText"/>
      </w:pPr>
      <w:r w:rsidRPr="00A03C55">
        <w:t>The Form Manager or Form Processor may assign and return a value for a form instanceID.</w:t>
      </w:r>
    </w:p>
    <w:p w14:paraId="14921209" w14:textId="77777777" w:rsidR="007A1F44" w:rsidRPr="00A03C55" w:rsidRDefault="007A1F44" w:rsidP="00DF34AB">
      <w:pPr>
        <w:pStyle w:val="BodyText"/>
      </w:pPr>
      <w:r w:rsidRPr="00A03C55">
        <w:t xml:space="preserve">When the Form Filler provides a valid URL in the archiveURL parameter of the request, the Form Manager or Form Processor shall return a form that shall perform an Archive Form transaction upon form submission, in addition to any predefined actions associated with the form </w:t>
      </w:r>
      <w:r w:rsidRPr="00A03C55">
        <w:lastRenderedPageBreak/>
        <w:t xml:space="preserve">submission. As shown in </w:t>
      </w:r>
      <w:r w:rsidR="00292B01" w:rsidRPr="00A03C55">
        <w:t>Section</w:t>
      </w:r>
      <w:r w:rsidRPr="00A03C55">
        <w:t xml:space="preserve"> 3.36 Archive Form, this additional archival transaction is between Form Filler and Form Archiver </w:t>
      </w:r>
      <w:r w:rsidR="00232E9F" w:rsidRPr="00A03C55">
        <w:t>Actor</w:t>
      </w:r>
      <w:r w:rsidRPr="00A03C55">
        <w:t>s.</w:t>
      </w:r>
    </w:p>
    <w:p w14:paraId="42CA9120" w14:textId="77777777" w:rsidR="007A1F44" w:rsidRPr="00A03C55" w:rsidRDefault="007A1F44" w:rsidP="00DF34AB">
      <w:pPr>
        <w:pStyle w:val="BodyText"/>
      </w:pPr>
      <w:r w:rsidRPr="00A03C55">
        <w:t>When the Form Filler supplies data in the prepopData parameter, the Form Manager or Form Processor may use this information to determine the form to be returned and to pre-populate the fields of the form. The exact use of the prepopData, and the structure, is deferred to the publication of an IHE content profile.</w:t>
      </w:r>
    </w:p>
    <w:p w14:paraId="702E58C1" w14:textId="77777777" w:rsidR="007A1F44" w:rsidRPr="00A03C55" w:rsidRDefault="007A1F44" w:rsidP="00DF34AB">
      <w:pPr>
        <w:pStyle w:val="BodyText"/>
      </w:pPr>
      <w:r w:rsidRPr="00A03C55">
        <w:t>The Form Manager or Form Processor shall use the values within the workflowData parameter, as well as the optionally supplied instanceID, to determine the form to be returned and to pre-populate the fields of the form.</w:t>
      </w:r>
    </w:p>
    <w:p w14:paraId="3D0FE60A" w14:textId="77777777" w:rsidR="007A1F44" w:rsidRPr="00A03C55" w:rsidRDefault="007A1F44" w:rsidP="00DF34AB">
      <w:pPr>
        <w:pStyle w:val="BodyText"/>
      </w:pPr>
      <w:r w:rsidRPr="00A03C55">
        <w:t>The value of the formID has been previously assigned by the Form Manager or Form Processor to identify a form to be returned to the Form Filler using one of the named format options. A Form Manager or Form Processor may support multiple named options, but for each formID there is only one named option that is supported.</w:t>
      </w:r>
    </w:p>
    <w:p w14:paraId="25F8E646" w14:textId="77777777" w:rsidR="007A1F44" w:rsidRPr="00A03C55" w:rsidRDefault="007A1F44" w:rsidP="00DF34AB">
      <w:pPr>
        <w:pStyle w:val="BodyText"/>
      </w:pPr>
      <w:r w:rsidRPr="00A03C55">
        <w:t>The Form Manager or Form Processor shall use the SOAP Faults defined in Table 3.34.4.1.3-1 when appropriate. Form Fillers shall be capable of accepting other values beyond the ones specified here.</w:t>
      </w:r>
    </w:p>
    <w:p w14:paraId="150701A1" w14:textId="77777777" w:rsidR="007A1F44" w:rsidRPr="00A03C55" w:rsidRDefault="007A1F44" w:rsidP="00DF34AB">
      <w:pPr>
        <w:pStyle w:val="TableTitle"/>
        <w:rPr>
          <w:noProof w:val="0"/>
        </w:rPr>
      </w:pPr>
      <w:r w:rsidRPr="00A03C55">
        <w:rPr>
          <w:noProof w:val="0"/>
        </w:rPr>
        <w:t>Table 3.34.4.1.3-1: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A03C55" w14:paraId="19C4F098" w14:textId="77777777" w:rsidTr="002C27A4">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48D645B8" w14:textId="77777777" w:rsidR="007A1F44" w:rsidRPr="00A03C55" w:rsidRDefault="007A1F44" w:rsidP="00A063AC">
            <w:pPr>
              <w:pStyle w:val="TableEntryHeader"/>
              <w:rPr>
                <w:noProof w:val="0"/>
              </w:rPr>
            </w:pPr>
            <w:r w:rsidRPr="00A03C55">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5F3D8194" w14:textId="77777777" w:rsidR="007A1F44" w:rsidRPr="00A03C55" w:rsidRDefault="007A1F44" w:rsidP="00A53067">
            <w:pPr>
              <w:pStyle w:val="TableEntryHeader"/>
              <w:rPr>
                <w:noProof w:val="0"/>
              </w:rPr>
            </w:pPr>
            <w:r w:rsidRPr="00A03C55">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5A0ED85"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2F148685" w14:textId="77777777" w:rsidTr="002C27A4">
        <w:trPr>
          <w:trHeight w:val="236"/>
          <w:jc w:val="center"/>
        </w:trPr>
        <w:tc>
          <w:tcPr>
            <w:tcW w:w="3960" w:type="dxa"/>
            <w:tcBorders>
              <w:top w:val="single" w:sz="8" w:space="0" w:color="000000"/>
              <w:bottom w:val="single" w:sz="8" w:space="0" w:color="000000"/>
              <w:right w:val="single" w:sz="8" w:space="0" w:color="000000"/>
            </w:tcBorders>
          </w:tcPr>
          <w:p w14:paraId="334EB290" w14:textId="77777777" w:rsidR="007A1F44" w:rsidRPr="00A03C55" w:rsidRDefault="007A1F44" w:rsidP="002C27A4">
            <w:pPr>
              <w:pStyle w:val="TableEntry"/>
              <w:rPr>
                <w:noProof w:val="0"/>
              </w:rPr>
            </w:pPr>
            <w:r w:rsidRPr="00A03C55">
              <w:rPr>
                <w:noProof w:val="0"/>
              </w:rPr>
              <w:t>There is missing information, such as no formID</w:t>
            </w:r>
          </w:p>
        </w:tc>
        <w:tc>
          <w:tcPr>
            <w:tcW w:w="1260" w:type="dxa"/>
            <w:tcBorders>
              <w:top w:val="single" w:sz="8" w:space="0" w:color="000000"/>
              <w:left w:val="single" w:sz="8" w:space="0" w:color="000000"/>
              <w:bottom w:val="single" w:sz="8" w:space="0" w:color="000000"/>
              <w:right w:val="single" w:sz="8" w:space="0" w:color="000000"/>
            </w:tcBorders>
          </w:tcPr>
          <w:p w14:paraId="6D2512C1" w14:textId="77777777" w:rsidR="007A1F44" w:rsidRPr="00A03C55" w:rsidRDefault="007A1F44" w:rsidP="002C27A4">
            <w:pPr>
              <w:pStyle w:val="TableEntry"/>
              <w:rPr>
                <w:noProof w:val="0"/>
              </w:rPr>
            </w:pPr>
            <w:r w:rsidRPr="00A03C55">
              <w:rPr>
                <w:noProof w:val="0"/>
              </w:rPr>
              <w:t xml:space="preserve">Sender </w:t>
            </w:r>
          </w:p>
        </w:tc>
        <w:tc>
          <w:tcPr>
            <w:tcW w:w="2790" w:type="dxa"/>
            <w:tcBorders>
              <w:top w:val="single" w:sz="8" w:space="0" w:color="000000"/>
              <w:left w:val="single" w:sz="8" w:space="0" w:color="000000"/>
              <w:bottom w:val="single" w:sz="8" w:space="0" w:color="000000"/>
            </w:tcBorders>
          </w:tcPr>
          <w:p w14:paraId="424D6B27" w14:textId="77777777" w:rsidR="007A1F44" w:rsidRPr="00A03C55" w:rsidRDefault="007A1F44" w:rsidP="002C27A4">
            <w:pPr>
              <w:pStyle w:val="TableEntry"/>
              <w:rPr>
                <w:noProof w:val="0"/>
              </w:rPr>
            </w:pPr>
            <w:r w:rsidRPr="00A03C55">
              <w:rPr>
                <w:noProof w:val="0"/>
              </w:rPr>
              <w:t xml:space="preserve">Required Information Missing </w:t>
            </w:r>
          </w:p>
        </w:tc>
      </w:tr>
      <w:tr w:rsidR="007A1F44" w:rsidRPr="00A03C55" w14:paraId="07C0B7AD" w14:textId="77777777" w:rsidTr="002C27A4">
        <w:trPr>
          <w:jc w:val="center"/>
        </w:trPr>
        <w:tc>
          <w:tcPr>
            <w:tcW w:w="3960" w:type="dxa"/>
            <w:tcBorders>
              <w:top w:val="single" w:sz="8" w:space="0" w:color="000000"/>
              <w:bottom w:val="single" w:sz="8" w:space="0" w:color="000000"/>
              <w:right w:val="single" w:sz="8" w:space="0" w:color="000000"/>
            </w:tcBorders>
          </w:tcPr>
          <w:p w14:paraId="41795D81" w14:textId="77777777" w:rsidR="007A1F44" w:rsidRPr="00A03C55" w:rsidRDefault="007A1F44" w:rsidP="002C27A4">
            <w:pPr>
              <w:pStyle w:val="TableEntry"/>
              <w:rPr>
                <w:noProof w:val="0"/>
              </w:rPr>
            </w:pPr>
            <w:r w:rsidRPr="00A03C55">
              <w:rPr>
                <w:noProof w:val="0"/>
              </w:rPr>
              <w:t>No form is available</w:t>
            </w:r>
          </w:p>
        </w:tc>
        <w:tc>
          <w:tcPr>
            <w:tcW w:w="1260" w:type="dxa"/>
            <w:tcBorders>
              <w:top w:val="single" w:sz="8" w:space="0" w:color="000000"/>
              <w:left w:val="single" w:sz="8" w:space="0" w:color="000000"/>
              <w:bottom w:val="single" w:sz="8" w:space="0" w:color="000000"/>
              <w:right w:val="single" w:sz="8" w:space="0" w:color="000000"/>
            </w:tcBorders>
          </w:tcPr>
          <w:p w14:paraId="6804F8C0" w14:textId="77777777" w:rsidR="007A1F44" w:rsidRPr="00A03C55" w:rsidRDefault="007A1F44" w:rsidP="002C27A4">
            <w:pPr>
              <w:pStyle w:val="TableEntry"/>
              <w:rPr>
                <w:noProof w:val="0"/>
              </w:rPr>
            </w:pPr>
            <w:r w:rsidRPr="00A03C55">
              <w:rPr>
                <w:noProof w:val="0"/>
              </w:rPr>
              <w:t xml:space="preserve">Sender </w:t>
            </w:r>
          </w:p>
        </w:tc>
        <w:tc>
          <w:tcPr>
            <w:tcW w:w="2790" w:type="dxa"/>
            <w:tcBorders>
              <w:top w:val="single" w:sz="8" w:space="0" w:color="000000"/>
              <w:left w:val="single" w:sz="8" w:space="0" w:color="000000"/>
              <w:bottom w:val="single" w:sz="8" w:space="0" w:color="000000"/>
            </w:tcBorders>
          </w:tcPr>
          <w:p w14:paraId="21C7C441" w14:textId="77777777" w:rsidR="007A1F44" w:rsidRPr="00A03C55" w:rsidRDefault="007A1F44" w:rsidP="002C27A4">
            <w:pPr>
              <w:pStyle w:val="TableEntry"/>
              <w:rPr>
                <w:noProof w:val="0"/>
              </w:rPr>
            </w:pPr>
            <w:r w:rsidRPr="00A03C55">
              <w:rPr>
                <w:noProof w:val="0"/>
              </w:rPr>
              <w:t>Unknown formID</w:t>
            </w:r>
          </w:p>
        </w:tc>
      </w:tr>
    </w:tbl>
    <w:p w14:paraId="075314F5" w14:textId="77777777" w:rsidR="007A1F44" w:rsidRPr="00A03C55" w:rsidRDefault="007A1F44" w:rsidP="00DF34AB">
      <w:pPr>
        <w:pStyle w:val="BodyText"/>
      </w:pPr>
    </w:p>
    <w:p w14:paraId="1957BBD2" w14:textId="77777777" w:rsidR="007A1F44" w:rsidRPr="00A03C55" w:rsidRDefault="007A1F44" w:rsidP="00DF34AB">
      <w:pPr>
        <w:pStyle w:val="BodyText"/>
      </w:pPr>
      <w:r w:rsidRPr="00A03C55">
        <w:t>An example of a SOAP Fault is:</w:t>
      </w:r>
    </w:p>
    <w:p w14:paraId="55CD1F56"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&lt;env:Envelope xmlns:env="http://www.w3.org/2003/05/soap-envelope"</w:t>
      </w:r>
    </w:p>
    <w:p w14:paraId="3937FAFD"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rPr>
      </w:pPr>
      <w:r w:rsidRPr="00A03C55">
        <w:rPr>
          <w:rFonts w:ascii="Courier New" w:hAnsi="Courier New" w:cs="Courier New"/>
          <w:spacing w:val="-20"/>
          <w:sz w:val="20"/>
        </w:rPr>
        <w:t xml:space="preserve">       xmlns:xml="http://www.w3.org/XML/1998/namespace"&gt;</w:t>
      </w:r>
    </w:p>
    <w:p w14:paraId="33A48019"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&lt;env:Body&gt;</w:t>
      </w:r>
    </w:p>
    <w:p w14:paraId="48D2FDCC"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&lt;env:Fault&gt;</w:t>
      </w:r>
    </w:p>
    <w:p w14:paraId="615F5638"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&lt;env:Code&gt;</w:t>
      </w:r>
    </w:p>
    <w:p w14:paraId="217B9DC1"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&lt;env:Value&gt;env:Sender&lt;/env:Value&gt;</w:t>
      </w:r>
    </w:p>
    <w:p w14:paraId="1E5FAECF"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&lt;/env:Code&gt;</w:t>
      </w:r>
    </w:p>
    <w:p w14:paraId="57C20FCB"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&lt;env:Reason&gt;</w:t>
      </w:r>
    </w:p>
    <w:p w14:paraId="4AE4BB5B"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&lt;env:Text xml:lang="en"&gt;Required Information Missing&lt;/env:Text&gt;</w:t>
      </w:r>
    </w:p>
    <w:p w14:paraId="43F47F61"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&lt;/env:Reason&gt;</w:t>
      </w:r>
    </w:p>
    <w:p w14:paraId="15C7869B"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&lt;/env:Fault&gt;</w:t>
      </w:r>
    </w:p>
    <w:p w14:paraId="22839E09"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&lt;/env:Body&gt;</w:t>
      </w:r>
    </w:p>
    <w:p w14:paraId="2E527BD0"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&lt;/env:Envelope&gt;</w:t>
      </w:r>
    </w:p>
    <w:p w14:paraId="2D64AB69" w14:textId="77777777" w:rsidR="007A1F44" w:rsidRPr="00A03C55" w:rsidRDefault="007A1F44" w:rsidP="00DF34AB">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3.34.4.1.4 Security Considerations</w:t>
      </w:r>
    </w:p>
    <w:p w14:paraId="0A10B49D" w14:textId="3C1FB53B" w:rsidR="007A1F44" w:rsidRPr="00A03C55" w:rsidRDefault="007A1F44" w:rsidP="00DF34AB">
      <w:pPr>
        <w:pStyle w:val="BodyText"/>
      </w:pPr>
      <w:r w:rsidRPr="00A03C55">
        <w:t xml:space="preserve">As noted in the mitigations section </w:t>
      </w:r>
      <w:r w:rsidR="00232E9F" w:rsidRPr="00A03C55">
        <w:t>of ITI</w:t>
      </w:r>
      <w:r w:rsidRPr="00A03C55">
        <w:t xml:space="preserve"> TF-1: 17.5 Security Considerations, endpoints are free to implement TLS as needed for additional privacy and protection. Content </w:t>
      </w:r>
      <w:r w:rsidR="00233B3E" w:rsidRPr="00A03C55">
        <w:t>p</w:t>
      </w:r>
      <w:r w:rsidRPr="00A03C55">
        <w:t>rofiles, based upon the</w:t>
      </w:r>
      <w:r w:rsidR="000B24A4" w:rsidRPr="00A03C55">
        <w:t xml:space="preserve"> nature of the data, may</w:t>
      </w:r>
      <w:r w:rsidRPr="00A03C55">
        <w:t xml:space="preserve"> require use of ATNA.</w:t>
      </w:r>
    </w:p>
    <w:p w14:paraId="3DED99DE"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652" w:name="_Toc398544215"/>
      <w:r w:rsidRPr="00A03C55">
        <w:rPr>
          <w:noProof w:val="0"/>
        </w:rPr>
        <w:lastRenderedPageBreak/>
        <w:t>3.34.4.2 Retrieve Form Response</w:t>
      </w:r>
      <w:bookmarkEnd w:id="652"/>
    </w:p>
    <w:p w14:paraId="5F34A147"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3.34.4.2.1 Trigger Events</w:t>
      </w:r>
    </w:p>
    <w:p w14:paraId="011C1383" w14:textId="6D1CD83A" w:rsidR="007A1F44" w:rsidRPr="00A03C55" w:rsidRDefault="007A1F44" w:rsidP="00DF34AB">
      <w:pPr>
        <w:pStyle w:val="BodyText"/>
      </w:pPr>
      <w:r w:rsidRPr="00A03C55">
        <w:t>This message is triggered by a Form Manager or Form Processor responding to a Retrieve Form request.</w:t>
      </w:r>
    </w:p>
    <w:p w14:paraId="2D253F97"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3.34.4.2.2 Message Semantics</w:t>
      </w:r>
    </w:p>
    <w:p w14:paraId="090543C6" w14:textId="77777777" w:rsidR="007A1F44" w:rsidRPr="00A03C55" w:rsidRDefault="007A1F44" w:rsidP="00DF34AB">
      <w:pPr>
        <w:pStyle w:val="BodyText"/>
      </w:pPr>
      <w:r w:rsidRPr="00A03C55">
        <w:t>The form or URL is returned.</w:t>
      </w:r>
    </w:p>
    <w:p w14:paraId="2A05BF96" w14:textId="37B8060A" w:rsidR="007A1F44" w:rsidRPr="00A03C55" w:rsidRDefault="007A1F44" w:rsidP="0090367F">
      <w:pPr>
        <w:pStyle w:val="BodyText"/>
      </w:pPr>
      <w:r w:rsidRPr="00A03C55">
        <w:t>The following parameters are specified for the response of this transaction</w:t>
      </w:r>
      <w:r w:rsidR="000D5070" w:rsidRPr="00A03C55">
        <w:t>:</w:t>
      </w:r>
    </w:p>
    <w:p w14:paraId="2F118357" w14:textId="77777777" w:rsidR="004D19CE" w:rsidRPr="00A03C55" w:rsidRDefault="004D19CE" w:rsidP="0090367F">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1363"/>
        <w:gridCol w:w="3060"/>
        <w:gridCol w:w="2798"/>
      </w:tblGrid>
      <w:tr w:rsidR="007A1F44" w:rsidRPr="00A03C55" w14:paraId="47160261" w14:textId="77777777" w:rsidTr="00105E87">
        <w:trPr>
          <w:cantSplit/>
          <w:tblHeader/>
          <w:jc w:val="center"/>
        </w:trPr>
        <w:tc>
          <w:tcPr>
            <w:tcW w:w="1795" w:type="dxa"/>
            <w:shd w:val="clear" w:color="auto" w:fill="E6E6E6"/>
          </w:tcPr>
          <w:p w14:paraId="3993A59D" w14:textId="77777777" w:rsidR="007A1F44" w:rsidRPr="00A03C55" w:rsidRDefault="007A1F44" w:rsidP="00A063AC">
            <w:pPr>
              <w:pStyle w:val="TableEntryHeader"/>
              <w:rPr>
                <w:noProof w:val="0"/>
              </w:rPr>
            </w:pPr>
            <w:r w:rsidRPr="00A03C55">
              <w:rPr>
                <w:noProof w:val="0"/>
              </w:rPr>
              <w:t>Element Name</w:t>
            </w:r>
          </w:p>
        </w:tc>
        <w:tc>
          <w:tcPr>
            <w:tcW w:w="1363" w:type="dxa"/>
            <w:shd w:val="clear" w:color="auto" w:fill="E6E6E6"/>
          </w:tcPr>
          <w:p w14:paraId="70453822" w14:textId="099D12F3" w:rsidR="007A1F44" w:rsidRPr="00A03C55" w:rsidRDefault="00375E49" w:rsidP="00A53067">
            <w:pPr>
              <w:pStyle w:val="TableEntryHeader"/>
              <w:rPr>
                <w:noProof w:val="0"/>
              </w:rPr>
            </w:pPr>
            <w:r w:rsidRPr="00A03C55">
              <w:rPr>
                <w:noProof w:val="0"/>
              </w:rPr>
              <w:t>Optionality</w:t>
            </w:r>
          </w:p>
        </w:tc>
        <w:tc>
          <w:tcPr>
            <w:tcW w:w="3060" w:type="dxa"/>
            <w:shd w:val="clear" w:color="auto" w:fill="E6E6E6"/>
          </w:tcPr>
          <w:p w14:paraId="2A876C6F" w14:textId="77777777" w:rsidR="007A1F44" w:rsidRPr="00A03C55" w:rsidRDefault="007A1F44" w:rsidP="00A53067">
            <w:pPr>
              <w:pStyle w:val="TableEntryHeader"/>
              <w:rPr>
                <w:noProof w:val="0"/>
              </w:rPr>
            </w:pPr>
            <w:r w:rsidRPr="00A03C55">
              <w:rPr>
                <w:noProof w:val="0"/>
              </w:rPr>
              <w:t>Description</w:t>
            </w:r>
          </w:p>
        </w:tc>
        <w:tc>
          <w:tcPr>
            <w:tcW w:w="2798" w:type="dxa"/>
            <w:shd w:val="clear" w:color="auto" w:fill="E6E6E6"/>
          </w:tcPr>
          <w:p w14:paraId="2857B05F" w14:textId="77777777" w:rsidR="007A1F44" w:rsidRPr="00A03C55" w:rsidRDefault="007A1F44" w:rsidP="00A53067">
            <w:pPr>
              <w:pStyle w:val="TableEntryHeader"/>
              <w:rPr>
                <w:noProof w:val="0"/>
              </w:rPr>
            </w:pPr>
            <w:r w:rsidRPr="00A03C55">
              <w:rPr>
                <w:noProof w:val="0"/>
              </w:rPr>
              <w:t>Constraints</w:t>
            </w:r>
          </w:p>
        </w:tc>
      </w:tr>
      <w:tr w:rsidR="007A1F44" w:rsidRPr="00A03C55" w14:paraId="076A144A" w14:textId="77777777" w:rsidTr="00105E87">
        <w:trPr>
          <w:cantSplit/>
          <w:jc w:val="center"/>
        </w:trPr>
        <w:tc>
          <w:tcPr>
            <w:tcW w:w="1795" w:type="dxa"/>
          </w:tcPr>
          <w:p w14:paraId="32662339" w14:textId="77777777" w:rsidR="007A1F44" w:rsidRPr="00A03C55" w:rsidRDefault="007A1F44" w:rsidP="003462A5">
            <w:pPr>
              <w:pStyle w:val="TableEntry"/>
              <w:rPr>
                <w:noProof w:val="0"/>
              </w:rPr>
            </w:pPr>
            <w:r w:rsidRPr="00A03C55">
              <w:rPr>
                <w:noProof w:val="0"/>
              </w:rPr>
              <w:t>form</w:t>
            </w:r>
          </w:p>
        </w:tc>
        <w:tc>
          <w:tcPr>
            <w:tcW w:w="1363" w:type="dxa"/>
          </w:tcPr>
          <w:p w14:paraId="13620F56" w14:textId="77777777" w:rsidR="007A1F44" w:rsidRPr="00A03C55" w:rsidRDefault="007A1F44" w:rsidP="00A53067">
            <w:pPr>
              <w:pStyle w:val="TableEntry"/>
              <w:rPr>
                <w:noProof w:val="0"/>
              </w:rPr>
            </w:pPr>
            <w:r w:rsidRPr="00A03C55">
              <w:rPr>
                <w:noProof w:val="0"/>
              </w:rPr>
              <w:t>R</w:t>
            </w:r>
          </w:p>
        </w:tc>
        <w:tc>
          <w:tcPr>
            <w:tcW w:w="3060" w:type="dxa"/>
          </w:tcPr>
          <w:p w14:paraId="33F3109D" w14:textId="77777777" w:rsidR="007A1F44" w:rsidRPr="00A03C55" w:rsidRDefault="007A1F44" w:rsidP="00A53067">
            <w:pPr>
              <w:pStyle w:val="TableEntry"/>
              <w:rPr>
                <w:noProof w:val="0"/>
              </w:rPr>
            </w:pPr>
            <w:r w:rsidRPr="00A03C55">
              <w:rPr>
                <w:noProof w:val="0"/>
              </w:rPr>
              <w:t>The xml element container for the form. The form element Shall contain one of: {Structured, Unstructured, URL} and may also contain an instanceID.</w:t>
            </w:r>
          </w:p>
        </w:tc>
        <w:tc>
          <w:tcPr>
            <w:tcW w:w="2798" w:type="dxa"/>
          </w:tcPr>
          <w:p w14:paraId="0ED11D9F" w14:textId="77777777" w:rsidR="007A1F44" w:rsidRPr="00A03C55" w:rsidRDefault="007A1F44" w:rsidP="00A53067">
            <w:pPr>
              <w:pStyle w:val="TableEntry"/>
              <w:rPr>
                <w:noProof w:val="0"/>
              </w:rPr>
            </w:pPr>
            <w:r w:rsidRPr="00A03C55">
              <w:rPr>
                <w:noProof w:val="0"/>
              </w:rPr>
              <w:t xml:space="preserve">An element of type urn:ihe:iti:rfd:2007:formDataType, thus it has only child elements and no value. </w:t>
            </w:r>
          </w:p>
        </w:tc>
      </w:tr>
      <w:tr w:rsidR="007A1F44" w:rsidRPr="00A03C55" w14:paraId="1471B68C" w14:textId="77777777" w:rsidTr="00105E87">
        <w:trPr>
          <w:cantSplit/>
          <w:jc w:val="center"/>
        </w:trPr>
        <w:tc>
          <w:tcPr>
            <w:tcW w:w="1795" w:type="dxa"/>
          </w:tcPr>
          <w:p w14:paraId="0B98FEDA" w14:textId="77777777" w:rsidR="007A1F44" w:rsidRPr="00A03C55" w:rsidRDefault="007A1F44" w:rsidP="003462A5">
            <w:pPr>
              <w:pStyle w:val="TableEntry"/>
              <w:rPr>
                <w:noProof w:val="0"/>
              </w:rPr>
            </w:pPr>
            <w:r w:rsidRPr="00A03C55">
              <w:rPr>
                <w:noProof w:val="0"/>
              </w:rPr>
              <w:t>form/Structured</w:t>
            </w:r>
          </w:p>
        </w:tc>
        <w:tc>
          <w:tcPr>
            <w:tcW w:w="1363" w:type="dxa"/>
          </w:tcPr>
          <w:p w14:paraId="0775ABDE" w14:textId="77777777" w:rsidR="007A1F44" w:rsidRPr="00A03C55" w:rsidRDefault="007A1F44" w:rsidP="00A53067">
            <w:pPr>
              <w:pStyle w:val="TableEntry"/>
              <w:rPr>
                <w:noProof w:val="0"/>
              </w:rPr>
            </w:pPr>
            <w:r w:rsidRPr="00A03C55">
              <w:rPr>
                <w:noProof w:val="0"/>
              </w:rPr>
              <w:t>O [Note 1]</w:t>
            </w:r>
          </w:p>
        </w:tc>
        <w:tc>
          <w:tcPr>
            <w:tcW w:w="3060" w:type="dxa"/>
          </w:tcPr>
          <w:p w14:paraId="484F1FBE" w14:textId="06A018CB" w:rsidR="007A1F44" w:rsidRPr="00A03C55" w:rsidRDefault="007A1F44" w:rsidP="00A53067">
            <w:pPr>
              <w:pStyle w:val="TableEntry"/>
              <w:rPr>
                <w:noProof w:val="0"/>
              </w:rPr>
            </w:pPr>
            <w:r w:rsidRPr="00A03C55">
              <w:rPr>
                <w:noProof w:val="0"/>
              </w:rPr>
              <w:t>The xml element container for the return of encoded, structured form content.</w:t>
            </w:r>
          </w:p>
        </w:tc>
        <w:tc>
          <w:tcPr>
            <w:tcW w:w="2798" w:type="dxa"/>
          </w:tcPr>
          <w:p w14:paraId="1E81896D" w14:textId="77777777" w:rsidR="007A1F44" w:rsidRPr="00A03C55" w:rsidRDefault="007A1F44" w:rsidP="00A53067">
            <w:pPr>
              <w:pStyle w:val="TableEntry"/>
              <w:rPr>
                <w:noProof w:val="0"/>
              </w:rPr>
            </w:pPr>
            <w:r w:rsidRPr="00A03C55">
              <w:rPr>
                <w:noProof w:val="0"/>
              </w:rPr>
              <w:t>xs:any</w:t>
            </w:r>
            <w:r w:rsidRPr="00A03C55">
              <w:rPr>
                <w:noProof w:val="0"/>
              </w:rPr>
              <w:br/>
            </w:r>
            <w:r w:rsidRPr="00A03C55">
              <w:rPr>
                <w:noProof w:val="0"/>
              </w:rPr>
              <w:br/>
              <w:t>This element may be further constrained by content profiles.</w:t>
            </w:r>
          </w:p>
          <w:p w14:paraId="6A81E66C" w14:textId="77777777" w:rsidR="007A1F44" w:rsidRPr="00A03C55" w:rsidRDefault="007A1F44" w:rsidP="00A53067">
            <w:pPr>
              <w:pStyle w:val="TableEntry"/>
              <w:rPr>
                <w:noProof w:val="0"/>
              </w:rPr>
            </w:pPr>
            <w:r w:rsidRPr="00A03C55">
              <w:rPr>
                <w:noProof w:val="0"/>
              </w:rPr>
              <w:t>May only be present when the Form Request has encodedResponse value of true.</w:t>
            </w:r>
          </w:p>
        </w:tc>
      </w:tr>
      <w:tr w:rsidR="007A1F44" w:rsidRPr="00A03C55" w14:paraId="049479FA" w14:textId="77777777" w:rsidTr="00105E87">
        <w:trPr>
          <w:cantSplit/>
          <w:jc w:val="center"/>
        </w:trPr>
        <w:tc>
          <w:tcPr>
            <w:tcW w:w="1795" w:type="dxa"/>
          </w:tcPr>
          <w:p w14:paraId="6974CF41" w14:textId="77777777" w:rsidR="007A1F44" w:rsidRPr="00A03C55" w:rsidRDefault="007A1F44" w:rsidP="003462A5">
            <w:pPr>
              <w:pStyle w:val="TableEntry"/>
              <w:rPr>
                <w:noProof w:val="0"/>
              </w:rPr>
            </w:pPr>
            <w:r w:rsidRPr="00A03C55">
              <w:rPr>
                <w:noProof w:val="0"/>
              </w:rPr>
              <w:t>form/Unstructured</w:t>
            </w:r>
          </w:p>
        </w:tc>
        <w:tc>
          <w:tcPr>
            <w:tcW w:w="1363" w:type="dxa"/>
          </w:tcPr>
          <w:p w14:paraId="413FEBDF" w14:textId="77777777" w:rsidR="007A1F44" w:rsidRPr="00A03C55" w:rsidRDefault="007A1F44" w:rsidP="00A53067">
            <w:pPr>
              <w:pStyle w:val="TableEntry"/>
              <w:rPr>
                <w:noProof w:val="0"/>
              </w:rPr>
            </w:pPr>
            <w:r w:rsidRPr="00A03C55">
              <w:rPr>
                <w:noProof w:val="0"/>
              </w:rPr>
              <w:t>O [Note 1]</w:t>
            </w:r>
          </w:p>
        </w:tc>
        <w:tc>
          <w:tcPr>
            <w:tcW w:w="3060" w:type="dxa"/>
          </w:tcPr>
          <w:p w14:paraId="4C489C22" w14:textId="46E3D0A1" w:rsidR="007A1F44" w:rsidRPr="00A03C55" w:rsidRDefault="007A1F44" w:rsidP="00A53067">
            <w:pPr>
              <w:pStyle w:val="TableEntry"/>
              <w:rPr>
                <w:noProof w:val="0"/>
              </w:rPr>
            </w:pPr>
            <w:r w:rsidRPr="00A03C55">
              <w:rPr>
                <w:noProof w:val="0"/>
              </w:rPr>
              <w:t>The xml element container for the return of encoded, unstructured, base64 encoded form content.</w:t>
            </w:r>
          </w:p>
        </w:tc>
        <w:tc>
          <w:tcPr>
            <w:tcW w:w="2798" w:type="dxa"/>
          </w:tcPr>
          <w:p w14:paraId="189AA131" w14:textId="77777777" w:rsidR="007A1F44" w:rsidRPr="00A03C55" w:rsidRDefault="007A1F44" w:rsidP="00A53067">
            <w:pPr>
              <w:pStyle w:val="TableEntry"/>
              <w:rPr>
                <w:noProof w:val="0"/>
              </w:rPr>
            </w:pPr>
            <w:r w:rsidRPr="00A03C55">
              <w:rPr>
                <w:noProof w:val="0"/>
              </w:rPr>
              <w:t>xs:base64Binary</w:t>
            </w:r>
            <w:r w:rsidRPr="00A03C55">
              <w:rPr>
                <w:noProof w:val="0"/>
              </w:rPr>
              <w:br/>
            </w:r>
            <w:r w:rsidRPr="00A03C55">
              <w:rPr>
                <w:noProof w:val="0"/>
              </w:rPr>
              <w:br/>
              <w:t>This element may be further constrained by content profiles.</w:t>
            </w:r>
          </w:p>
          <w:p w14:paraId="7F268A4C" w14:textId="77777777" w:rsidR="007A1F44" w:rsidRPr="00A03C55" w:rsidRDefault="007A1F44" w:rsidP="00A53067">
            <w:pPr>
              <w:pStyle w:val="TableEntry"/>
              <w:rPr>
                <w:noProof w:val="0"/>
              </w:rPr>
            </w:pPr>
            <w:r w:rsidRPr="00A03C55">
              <w:rPr>
                <w:noProof w:val="0"/>
              </w:rPr>
              <w:t>May only be present when the Form Request has encodedResponse value of true.</w:t>
            </w:r>
          </w:p>
        </w:tc>
      </w:tr>
      <w:tr w:rsidR="007A1F44" w:rsidRPr="00A03C55" w14:paraId="4FFB2DF3" w14:textId="77777777" w:rsidTr="00105E87">
        <w:trPr>
          <w:cantSplit/>
          <w:jc w:val="center"/>
        </w:trPr>
        <w:tc>
          <w:tcPr>
            <w:tcW w:w="1795" w:type="dxa"/>
          </w:tcPr>
          <w:p w14:paraId="4F1822BE" w14:textId="77777777" w:rsidR="007A1F44" w:rsidRPr="00A03C55" w:rsidRDefault="007A1F44" w:rsidP="003462A5">
            <w:pPr>
              <w:pStyle w:val="TableEntry"/>
              <w:rPr>
                <w:noProof w:val="0"/>
              </w:rPr>
            </w:pPr>
            <w:r w:rsidRPr="00A03C55">
              <w:rPr>
                <w:noProof w:val="0"/>
              </w:rPr>
              <w:t>form/URL</w:t>
            </w:r>
          </w:p>
        </w:tc>
        <w:tc>
          <w:tcPr>
            <w:tcW w:w="1363" w:type="dxa"/>
          </w:tcPr>
          <w:p w14:paraId="6BF9B254" w14:textId="77777777" w:rsidR="007A1F44" w:rsidRPr="00A03C55" w:rsidRDefault="007A1F44" w:rsidP="00A53067">
            <w:pPr>
              <w:pStyle w:val="TableEntry"/>
              <w:rPr>
                <w:noProof w:val="0"/>
              </w:rPr>
            </w:pPr>
            <w:r w:rsidRPr="00A03C55">
              <w:rPr>
                <w:noProof w:val="0"/>
              </w:rPr>
              <w:t>O [Note 2]</w:t>
            </w:r>
          </w:p>
        </w:tc>
        <w:tc>
          <w:tcPr>
            <w:tcW w:w="3060" w:type="dxa"/>
          </w:tcPr>
          <w:p w14:paraId="653B4284" w14:textId="2CC782C3" w:rsidR="007A1F44" w:rsidRPr="00A03C55" w:rsidRDefault="007A1F44" w:rsidP="00A53067">
            <w:pPr>
              <w:pStyle w:val="TableEntry"/>
              <w:rPr>
                <w:noProof w:val="0"/>
              </w:rPr>
            </w:pPr>
            <w:r w:rsidRPr="00A03C55">
              <w:rPr>
                <w:noProof w:val="0"/>
              </w:rPr>
              <w:t>The xml element container for the return of a pointer to the form.</w:t>
            </w:r>
          </w:p>
        </w:tc>
        <w:tc>
          <w:tcPr>
            <w:tcW w:w="2798" w:type="dxa"/>
          </w:tcPr>
          <w:p w14:paraId="2D73A17D" w14:textId="77777777" w:rsidR="007A1F44" w:rsidRPr="00A03C55" w:rsidRDefault="007A1F44" w:rsidP="00A53067">
            <w:pPr>
              <w:pStyle w:val="TableEntry"/>
              <w:rPr>
                <w:noProof w:val="0"/>
              </w:rPr>
            </w:pPr>
            <w:r w:rsidRPr="00A03C55">
              <w:rPr>
                <w:noProof w:val="0"/>
              </w:rPr>
              <w:t>xs:anyURI</w:t>
            </w:r>
          </w:p>
          <w:p w14:paraId="48070297" w14:textId="7CF0373F" w:rsidR="007A1F44" w:rsidRPr="00A03C55" w:rsidRDefault="007A1F44" w:rsidP="003462A5">
            <w:pPr>
              <w:pStyle w:val="TableEntry"/>
              <w:rPr>
                <w:noProof w:val="0"/>
              </w:rPr>
            </w:pPr>
            <w:r w:rsidRPr="00A03C55">
              <w:rPr>
                <w:noProof w:val="0"/>
              </w:rPr>
              <w:t>Required when the Form Request has encodedResponse value of false.</w:t>
            </w:r>
          </w:p>
        </w:tc>
      </w:tr>
      <w:tr w:rsidR="007A1F44" w:rsidRPr="00A03C55" w14:paraId="60ED5A1A" w14:textId="77777777" w:rsidTr="00105E87">
        <w:trPr>
          <w:cantSplit/>
          <w:jc w:val="center"/>
        </w:trPr>
        <w:tc>
          <w:tcPr>
            <w:tcW w:w="1795" w:type="dxa"/>
          </w:tcPr>
          <w:p w14:paraId="721EADF9" w14:textId="77777777" w:rsidR="007A1F44" w:rsidRPr="00A03C55" w:rsidRDefault="007A1F44" w:rsidP="003462A5">
            <w:pPr>
              <w:pStyle w:val="TableEntry"/>
              <w:rPr>
                <w:noProof w:val="0"/>
              </w:rPr>
            </w:pPr>
            <w:r w:rsidRPr="00A03C55">
              <w:rPr>
                <w:noProof w:val="0"/>
              </w:rPr>
              <w:t>form/instanceID</w:t>
            </w:r>
          </w:p>
        </w:tc>
        <w:tc>
          <w:tcPr>
            <w:tcW w:w="1363" w:type="dxa"/>
          </w:tcPr>
          <w:p w14:paraId="1E051C79" w14:textId="77777777" w:rsidR="007A1F44" w:rsidRPr="00A03C55" w:rsidRDefault="007A1F44" w:rsidP="00A53067">
            <w:pPr>
              <w:pStyle w:val="TableEntry"/>
              <w:rPr>
                <w:noProof w:val="0"/>
              </w:rPr>
            </w:pPr>
            <w:r w:rsidRPr="00A03C55">
              <w:rPr>
                <w:noProof w:val="0"/>
              </w:rPr>
              <w:t>O</w:t>
            </w:r>
          </w:p>
        </w:tc>
        <w:tc>
          <w:tcPr>
            <w:tcW w:w="3060" w:type="dxa"/>
          </w:tcPr>
          <w:p w14:paraId="452220E7" w14:textId="77777777" w:rsidR="007A1F44" w:rsidRPr="00A03C55" w:rsidRDefault="007A1F44" w:rsidP="00A53067">
            <w:pPr>
              <w:pStyle w:val="TableEntry"/>
              <w:rPr>
                <w:noProof w:val="0"/>
              </w:rPr>
            </w:pPr>
            <w:r w:rsidRPr="00A03C55">
              <w:rPr>
                <w:noProof w:val="0"/>
              </w:rPr>
              <w:t>The xml element containing the value of a form instance</w:t>
            </w:r>
          </w:p>
        </w:tc>
        <w:tc>
          <w:tcPr>
            <w:tcW w:w="2798" w:type="dxa"/>
          </w:tcPr>
          <w:p w14:paraId="49551AAE" w14:textId="77777777" w:rsidR="007A1F44" w:rsidRPr="00A03C55" w:rsidRDefault="007A1F44" w:rsidP="00A53067">
            <w:pPr>
              <w:pStyle w:val="TableEntry"/>
              <w:rPr>
                <w:noProof w:val="0"/>
              </w:rPr>
            </w:pPr>
            <w:r w:rsidRPr="00A03C55">
              <w:rPr>
                <w:noProof w:val="0"/>
              </w:rPr>
              <w:t>xs:string</w:t>
            </w:r>
          </w:p>
        </w:tc>
      </w:tr>
      <w:tr w:rsidR="007A1F44" w:rsidRPr="00A03C55" w14:paraId="55CC07F4" w14:textId="77777777" w:rsidTr="00105E87">
        <w:trPr>
          <w:cantSplit/>
          <w:jc w:val="center"/>
        </w:trPr>
        <w:tc>
          <w:tcPr>
            <w:tcW w:w="1795" w:type="dxa"/>
          </w:tcPr>
          <w:p w14:paraId="0CA68FEF" w14:textId="77777777" w:rsidR="007A1F44" w:rsidRPr="00A03C55" w:rsidRDefault="007A1F44" w:rsidP="003462A5">
            <w:pPr>
              <w:pStyle w:val="TableEntry"/>
              <w:rPr>
                <w:noProof w:val="0"/>
              </w:rPr>
            </w:pPr>
            <w:r w:rsidRPr="00A03C55">
              <w:rPr>
                <w:noProof w:val="0"/>
              </w:rPr>
              <w:t>contentType</w:t>
            </w:r>
          </w:p>
        </w:tc>
        <w:tc>
          <w:tcPr>
            <w:tcW w:w="1363" w:type="dxa"/>
          </w:tcPr>
          <w:p w14:paraId="6CEC7A4B" w14:textId="77777777" w:rsidR="007A1F44" w:rsidRPr="00A03C55" w:rsidRDefault="007A1F44" w:rsidP="00A53067">
            <w:pPr>
              <w:pStyle w:val="TableEntry"/>
              <w:rPr>
                <w:noProof w:val="0"/>
              </w:rPr>
            </w:pPr>
            <w:r w:rsidRPr="00A03C55">
              <w:rPr>
                <w:noProof w:val="0"/>
              </w:rPr>
              <w:t>R</w:t>
            </w:r>
          </w:p>
        </w:tc>
        <w:tc>
          <w:tcPr>
            <w:tcW w:w="3060" w:type="dxa"/>
          </w:tcPr>
          <w:p w14:paraId="471C9179" w14:textId="77777777" w:rsidR="007A1F44" w:rsidRPr="00A03C55" w:rsidRDefault="007A1F44" w:rsidP="00A53067">
            <w:pPr>
              <w:pStyle w:val="TableEntry"/>
              <w:rPr>
                <w:noProof w:val="0"/>
              </w:rPr>
            </w:pPr>
            <w:r w:rsidRPr="00A03C55">
              <w:rPr>
                <w:noProof w:val="0"/>
              </w:rPr>
              <w:t>Has no meaning when the Form Request encodedResponse value is false.</w:t>
            </w:r>
          </w:p>
        </w:tc>
        <w:tc>
          <w:tcPr>
            <w:tcW w:w="2798" w:type="dxa"/>
          </w:tcPr>
          <w:p w14:paraId="2E059D1C" w14:textId="77777777" w:rsidR="007A1F44" w:rsidRPr="00A03C55" w:rsidRDefault="007A1F44" w:rsidP="00A53067">
            <w:pPr>
              <w:pStyle w:val="TableEntry"/>
              <w:rPr>
                <w:noProof w:val="0"/>
              </w:rPr>
            </w:pPr>
            <w:r w:rsidRPr="00A03C55">
              <w:rPr>
                <w:noProof w:val="0"/>
              </w:rPr>
              <w:t>xs:string</w:t>
            </w:r>
          </w:p>
          <w:p w14:paraId="2868FFF5" w14:textId="77777777" w:rsidR="007A1F44" w:rsidRPr="00A03C55" w:rsidRDefault="007A1F44" w:rsidP="00A53067">
            <w:pPr>
              <w:pStyle w:val="TableEntry"/>
              <w:rPr>
                <w:noProof w:val="0"/>
              </w:rPr>
            </w:pPr>
            <w:r w:rsidRPr="00A03C55">
              <w:rPr>
                <w:noProof w:val="0"/>
              </w:rPr>
              <w:t xml:space="preserve">Required; may be nil. </w:t>
            </w:r>
          </w:p>
          <w:p w14:paraId="5F302A1A" w14:textId="77777777" w:rsidR="007A1F44" w:rsidRPr="00A03C55" w:rsidRDefault="007A1F44" w:rsidP="00A53067">
            <w:pPr>
              <w:pStyle w:val="TableEntry"/>
              <w:rPr>
                <w:noProof w:val="0"/>
              </w:rPr>
            </w:pPr>
            <w:r w:rsidRPr="00A03C55">
              <w:rPr>
                <w:noProof w:val="0"/>
              </w:rPr>
              <w:t>The value may be constrained by content profiles.</w:t>
            </w:r>
          </w:p>
        </w:tc>
      </w:tr>
      <w:tr w:rsidR="007A1F44" w:rsidRPr="00A03C55" w14:paraId="4604ED8D" w14:textId="77777777" w:rsidTr="00105E87">
        <w:trPr>
          <w:cantSplit/>
          <w:jc w:val="center"/>
        </w:trPr>
        <w:tc>
          <w:tcPr>
            <w:tcW w:w="1795" w:type="dxa"/>
          </w:tcPr>
          <w:p w14:paraId="0F59F3AF" w14:textId="77777777" w:rsidR="007A1F44" w:rsidRPr="00A03C55" w:rsidRDefault="007A1F44" w:rsidP="003462A5">
            <w:pPr>
              <w:pStyle w:val="TableEntry"/>
              <w:rPr>
                <w:noProof w:val="0"/>
              </w:rPr>
            </w:pPr>
            <w:r w:rsidRPr="00A03C55">
              <w:rPr>
                <w:noProof w:val="0"/>
              </w:rPr>
              <w:t>responseCode</w:t>
            </w:r>
          </w:p>
        </w:tc>
        <w:tc>
          <w:tcPr>
            <w:tcW w:w="1363" w:type="dxa"/>
          </w:tcPr>
          <w:p w14:paraId="08E64477" w14:textId="77777777" w:rsidR="007A1F44" w:rsidRPr="00A03C55" w:rsidRDefault="007A1F44" w:rsidP="00A53067">
            <w:pPr>
              <w:pStyle w:val="TableEntry"/>
              <w:rPr>
                <w:noProof w:val="0"/>
              </w:rPr>
            </w:pPr>
            <w:r w:rsidRPr="00A03C55">
              <w:rPr>
                <w:noProof w:val="0"/>
              </w:rPr>
              <w:t>R</w:t>
            </w:r>
          </w:p>
        </w:tc>
        <w:tc>
          <w:tcPr>
            <w:tcW w:w="3060" w:type="dxa"/>
          </w:tcPr>
          <w:p w14:paraId="04DD2C13" w14:textId="268465DF" w:rsidR="007A1F44" w:rsidRPr="00A03C55" w:rsidRDefault="007A1F44" w:rsidP="003462A5">
            <w:pPr>
              <w:pStyle w:val="TableEntry"/>
              <w:rPr>
                <w:noProof w:val="0"/>
              </w:rPr>
            </w:pPr>
            <w:r w:rsidRPr="00A03C55">
              <w:rPr>
                <w:noProof w:val="0"/>
              </w:rPr>
              <w:t>Not defined.</w:t>
            </w:r>
          </w:p>
        </w:tc>
        <w:tc>
          <w:tcPr>
            <w:tcW w:w="2798" w:type="dxa"/>
          </w:tcPr>
          <w:p w14:paraId="33F09A23" w14:textId="77777777" w:rsidR="007A1F44" w:rsidRPr="00A03C55" w:rsidRDefault="007A1F44" w:rsidP="00A53067">
            <w:pPr>
              <w:pStyle w:val="TableEntry"/>
              <w:rPr>
                <w:noProof w:val="0"/>
              </w:rPr>
            </w:pPr>
            <w:r w:rsidRPr="00A03C55">
              <w:rPr>
                <w:noProof w:val="0"/>
              </w:rPr>
              <w:t>xs:string</w:t>
            </w:r>
          </w:p>
          <w:p w14:paraId="30560443" w14:textId="77777777" w:rsidR="007A1F44" w:rsidRPr="00A03C55" w:rsidRDefault="007A1F44" w:rsidP="00A53067">
            <w:pPr>
              <w:pStyle w:val="TableEntry"/>
              <w:rPr>
                <w:noProof w:val="0"/>
              </w:rPr>
            </w:pPr>
            <w:r w:rsidRPr="00A03C55">
              <w:rPr>
                <w:noProof w:val="0"/>
              </w:rPr>
              <w:t>Required; may be nil</w:t>
            </w:r>
          </w:p>
          <w:p w14:paraId="6EEE461E" w14:textId="77777777" w:rsidR="007A1F44" w:rsidRPr="00A03C55" w:rsidRDefault="007A1F44" w:rsidP="00A53067">
            <w:pPr>
              <w:pStyle w:val="TableEntry"/>
              <w:rPr>
                <w:noProof w:val="0"/>
              </w:rPr>
            </w:pPr>
            <w:r w:rsidRPr="00A03C55">
              <w:rPr>
                <w:noProof w:val="0"/>
              </w:rPr>
              <w:t>The value may be constrained by content profiles.</w:t>
            </w:r>
          </w:p>
        </w:tc>
      </w:tr>
    </w:tbl>
    <w:p w14:paraId="461A0F6B" w14:textId="77777777" w:rsidR="007A1F44" w:rsidRPr="00A03C55" w:rsidRDefault="007A1F44" w:rsidP="003462A5">
      <w:pPr>
        <w:pStyle w:val="Note"/>
      </w:pPr>
      <w:r w:rsidRPr="00A03C55">
        <w:t>Note 1</w:t>
      </w:r>
      <w:r w:rsidRPr="00A03C55">
        <w:rPr>
          <w:b/>
        </w:rPr>
        <w:t>:</w:t>
      </w:r>
      <w:r w:rsidRPr="00A03C55">
        <w:t xml:space="preserve"> When the Form Request has encodedResponse value of true, then one of the two fields is required, and the URL field is forbidden.</w:t>
      </w:r>
    </w:p>
    <w:p w14:paraId="70CE4380" w14:textId="77777777" w:rsidR="007A1F44" w:rsidRPr="00A03C55" w:rsidRDefault="007A1F44" w:rsidP="003462A5">
      <w:pPr>
        <w:pStyle w:val="Note"/>
      </w:pPr>
      <w:r w:rsidRPr="00A03C55">
        <w:t>Note 2: When the Form Request has encodedResponse value of false, then the URL field is required, and Structured and Unstructured are forbidden.</w:t>
      </w:r>
    </w:p>
    <w:p w14:paraId="34007837"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lastRenderedPageBreak/>
        <w:t>3.34.4.2.3 Expected Actions</w:t>
      </w:r>
    </w:p>
    <w:p w14:paraId="1110B36B" w14:textId="77777777" w:rsidR="007A1F44" w:rsidRPr="00A03C55" w:rsidRDefault="007A1F44" w:rsidP="00DF34AB">
      <w:r w:rsidRPr="00A03C55">
        <w:t xml:space="preserve">The Form Filler shall retrieve from the URLvalue returned if the Retrieve Form encodedResponse value was false. </w:t>
      </w:r>
    </w:p>
    <w:p w14:paraId="48BFD6C1" w14:textId="77777777" w:rsidR="007A1F44" w:rsidRPr="00A03C55" w:rsidRDefault="007A1F44" w:rsidP="00DF34AB">
      <w:r w:rsidRPr="00A03C55">
        <w:t>Regardless of the Retrieve Form encodedResponse value, the Form Filler may fill any form fields needed for form submission, and may display the form for user interaction.</w:t>
      </w:r>
    </w:p>
    <w:p w14:paraId="029E7D83"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3.34.4.2.3.1 XHTML Handling</w:t>
      </w:r>
    </w:p>
    <w:p w14:paraId="1541C470" w14:textId="77777777" w:rsidR="007A1F44" w:rsidRPr="00A03C55" w:rsidRDefault="007A1F44" w:rsidP="00DF34AB">
      <w:pPr>
        <w:pStyle w:val="BodyText"/>
      </w:pPr>
      <w:r w:rsidRPr="00A03C55">
        <w:t>A Form Manager or Form Processor shall return a form. If the form is returned as a URL, because encodedResponse is false on the request, the form shall be formatted as XHTML using XHTML Basic and W3C HTML Compatibility Guidelines provided in the Appendix C of the W3C XHTML 1.0 Recommendation. If the form is returned as Structured content, it shall be capable of being transformed into XHTML. In all cases, the returned form shall support the Submit and all required Archive transactions.</w:t>
      </w:r>
    </w:p>
    <w:p w14:paraId="1719B8DC"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3.34.4.2.3.2 XForm Option</w:t>
      </w:r>
    </w:p>
    <w:p w14:paraId="50D594EE" w14:textId="77777777" w:rsidR="007A1F44" w:rsidRPr="00A03C55" w:rsidRDefault="007A1F44" w:rsidP="00DF34AB">
      <w:pPr>
        <w:pStyle w:val="BodyText"/>
      </w:pPr>
      <w:r w:rsidRPr="00A03C55">
        <w:t>A Form Manager or Form Processor that supports the XForms Option shall additionally be capable of returning a form, whether returned as the response or referenced by a returned URL, that conforms to XForms 1.1. The host language for the XForm shall be XHTML Basic according to the W3C HTML Compatibility Guidelines provided in the Appendix C of the W3C XHTML 1.0 Recommendation. The returned form shall support the Submit and all required Archive transactions.</w:t>
      </w:r>
    </w:p>
    <w:p w14:paraId="2CBF5377" w14:textId="77777777" w:rsidR="007A1F44" w:rsidRPr="00A03C55" w:rsidRDefault="007A1F44" w:rsidP="00D372D5">
      <w:pPr>
        <w:pStyle w:val="Heading3"/>
        <w:numPr>
          <w:ilvl w:val="0"/>
          <w:numId w:val="0"/>
        </w:numPr>
        <w:tabs>
          <w:tab w:val="clear" w:pos="2160"/>
          <w:tab w:val="clear" w:pos="2880"/>
        </w:tabs>
        <w:rPr>
          <w:bCs/>
          <w:noProof w:val="0"/>
        </w:rPr>
      </w:pPr>
      <w:bookmarkStart w:id="653" w:name="_Toc237277092"/>
      <w:bookmarkStart w:id="654" w:name="_Toc330825256"/>
      <w:bookmarkStart w:id="655" w:name="_Toc398544216"/>
      <w:bookmarkStart w:id="656" w:name="_Toc398717919"/>
      <w:bookmarkStart w:id="657" w:name="_Toc13773696"/>
      <w:r w:rsidRPr="00A03C55">
        <w:rPr>
          <w:bCs/>
          <w:noProof w:val="0"/>
        </w:rPr>
        <w:t>3.34.5 Protocol Requirements</w:t>
      </w:r>
      <w:bookmarkEnd w:id="653"/>
      <w:bookmarkEnd w:id="654"/>
      <w:bookmarkEnd w:id="655"/>
      <w:bookmarkEnd w:id="656"/>
      <w:bookmarkEnd w:id="657"/>
    </w:p>
    <w:p w14:paraId="42F1D060" w14:textId="77777777" w:rsidR="007A1F44" w:rsidRPr="00A03C55" w:rsidRDefault="007A1F44" w:rsidP="00DF34AB">
      <w:pPr>
        <w:pStyle w:val="BodyText"/>
      </w:pPr>
      <w:r w:rsidRPr="00A03C55">
        <w:t xml:space="preserve">The Retrieve Form request and response shall be transmitted using Synchronous Web Services Exchange, according to the requirements specified in ITI TF-2x: Appendix V. </w:t>
      </w:r>
    </w:p>
    <w:p w14:paraId="51D3CC0A" w14:textId="77777777" w:rsidR="007A1F44" w:rsidRPr="00A03C55" w:rsidRDefault="007A1F44" w:rsidP="00DF34AB">
      <w:pPr>
        <w:pStyle w:val="BodyText"/>
      </w:pPr>
      <w:r w:rsidRPr="00A03C55">
        <w:t>The Retrieve Form transaction shall use SOAP 1.2.</w:t>
      </w:r>
    </w:p>
    <w:p w14:paraId="6252AA8A" w14:textId="77777777" w:rsidR="007A1F44" w:rsidRPr="00A03C55" w:rsidRDefault="007A1F44" w:rsidP="00DF34AB">
      <w:pPr>
        <w:pStyle w:val="TableTitle"/>
        <w:rPr>
          <w:noProof w:val="0"/>
        </w:rPr>
      </w:pPr>
      <w:r w:rsidRPr="00A03C55">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38908444" w14:textId="77777777" w:rsidTr="00601E92">
        <w:trPr>
          <w:jc w:val="center"/>
        </w:trPr>
        <w:tc>
          <w:tcPr>
            <w:tcW w:w="1998" w:type="dxa"/>
          </w:tcPr>
          <w:p w14:paraId="1865615A" w14:textId="77777777" w:rsidR="007A1F44" w:rsidRPr="00A03C55" w:rsidRDefault="007A1F44" w:rsidP="00A53067">
            <w:pPr>
              <w:pStyle w:val="TableEntry"/>
              <w:rPr>
                <w:noProof w:val="0"/>
              </w:rPr>
            </w:pPr>
            <w:r w:rsidRPr="00A03C55">
              <w:rPr>
                <w:noProof w:val="0"/>
              </w:rPr>
              <w:t>ihe</w:t>
            </w:r>
          </w:p>
        </w:tc>
        <w:tc>
          <w:tcPr>
            <w:tcW w:w="6210" w:type="dxa"/>
          </w:tcPr>
          <w:p w14:paraId="04547EC8" w14:textId="77777777" w:rsidR="007A1F44" w:rsidRPr="00A03C55" w:rsidRDefault="007A1F44" w:rsidP="00A53067">
            <w:pPr>
              <w:pStyle w:val="TableEntry"/>
              <w:rPr>
                <w:noProof w:val="0"/>
              </w:rPr>
            </w:pPr>
            <w:r w:rsidRPr="00A03C55">
              <w:rPr>
                <w:noProof w:val="0"/>
              </w:rPr>
              <w:t>urn:ihe:iti:rfd:2007</w:t>
            </w:r>
          </w:p>
        </w:tc>
      </w:tr>
      <w:tr w:rsidR="007A1F44" w:rsidRPr="00A03C55" w14:paraId="1253D756" w14:textId="77777777" w:rsidTr="00601E92">
        <w:trPr>
          <w:jc w:val="center"/>
        </w:trPr>
        <w:tc>
          <w:tcPr>
            <w:tcW w:w="1998" w:type="dxa"/>
          </w:tcPr>
          <w:p w14:paraId="1B2EF4BB" w14:textId="77777777" w:rsidR="007A1F44" w:rsidRPr="00A03C55" w:rsidRDefault="007A1F44" w:rsidP="00A53067">
            <w:pPr>
              <w:pStyle w:val="TableEntry"/>
              <w:rPr>
                <w:noProof w:val="0"/>
              </w:rPr>
            </w:pPr>
            <w:r w:rsidRPr="00A03C55">
              <w:rPr>
                <w:noProof w:val="0"/>
              </w:rPr>
              <w:t>soap12</w:t>
            </w:r>
          </w:p>
        </w:tc>
        <w:tc>
          <w:tcPr>
            <w:tcW w:w="6210" w:type="dxa"/>
          </w:tcPr>
          <w:p w14:paraId="736F5D1B" w14:textId="77777777" w:rsidR="007A1F44" w:rsidRPr="00A03C55" w:rsidRDefault="007A1F44" w:rsidP="00A53067">
            <w:pPr>
              <w:pStyle w:val="TableEntry"/>
              <w:rPr>
                <w:noProof w:val="0"/>
              </w:rPr>
            </w:pPr>
            <w:r w:rsidRPr="00A03C55">
              <w:rPr>
                <w:noProof w:val="0"/>
              </w:rPr>
              <w:t>http://schemas.xmlsoap.org/wsdl/soap12/</w:t>
            </w:r>
          </w:p>
        </w:tc>
      </w:tr>
      <w:tr w:rsidR="007A1F44" w:rsidRPr="00A03C55" w14:paraId="287E46BA" w14:textId="77777777" w:rsidTr="00601E92">
        <w:trPr>
          <w:jc w:val="center"/>
        </w:trPr>
        <w:tc>
          <w:tcPr>
            <w:tcW w:w="1998" w:type="dxa"/>
          </w:tcPr>
          <w:p w14:paraId="3578C1E7" w14:textId="77777777" w:rsidR="007A1F44" w:rsidRPr="00A03C55" w:rsidRDefault="007A1F44" w:rsidP="00A53067">
            <w:pPr>
              <w:pStyle w:val="TableEntry"/>
              <w:rPr>
                <w:noProof w:val="0"/>
              </w:rPr>
            </w:pPr>
            <w:r w:rsidRPr="00A03C55">
              <w:rPr>
                <w:noProof w:val="0"/>
              </w:rPr>
              <w:t>wsaw</w:t>
            </w:r>
          </w:p>
        </w:tc>
        <w:tc>
          <w:tcPr>
            <w:tcW w:w="6210" w:type="dxa"/>
          </w:tcPr>
          <w:p w14:paraId="74B39594" w14:textId="77777777" w:rsidR="007A1F44" w:rsidRPr="00A03C55" w:rsidRDefault="007A1F44" w:rsidP="00A53067">
            <w:pPr>
              <w:pStyle w:val="TableEntry"/>
              <w:rPr>
                <w:noProof w:val="0"/>
              </w:rPr>
            </w:pPr>
            <w:r w:rsidRPr="00A03C55">
              <w:rPr>
                <w:noProof w:val="0"/>
              </w:rPr>
              <w:t>http://www.w3.org/2005/08/addressing</w:t>
            </w:r>
          </w:p>
        </w:tc>
      </w:tr>
      <w:tr w:rsidR="007A1F44" w:rsidRPr="00A03C55" w14:paraId="083A7A09" w14:textId="77777777" w:rsidTr="00601E92">
        <w:trPr>
          <w:jc w:val="center"/>
        </w:trPr>
        <w:tc>
          <w:tcPr>
            <w:tcW w:w="1998" w:type="dxa"/>
          </w:tcPr>
          <w:p w14:paraId="0F6C2012" w14:textId="77777777" w:rsidR="007A1F44" w:rsidRPr="00A03C55" w:rsidRDefault="007A1F44" w:rsidP="00A53067">
            <w:pPr>
              <w:pStyle w:val="TableEntry"/>
              <w:rPr>
                <w:noProof w:val="0"/>
              </w:rPr>
            </w:pPr>
            <w:r w:rsidRPr="00A03C55">
              <w:rPr>
                <w:noProof w:val="0"/>
              </w:rPr>
              <w:t>xsd</w:t>
            </w:r>
          </w:p>
        </w:tc>
        <w:tc>
          <w:tcPr>
            <w:tcW w:w="6210" w:type="dxa"/>
          </w:tcPr>
          <w:p w14:paraId="4217057E" w14:textId="77777777" w:rsidR="007A1F44" w:rsidRPr="00A03C55" w:rsidRDefault="007A1F44" w:rsidP="00A53067">
            <w:pPr>
              <w:pStyle w:val="TableEntry"/>
              <w:rPr>
                <w:noProof w:val="0"/>
              </w:rPr>
            </w:pPr>
            <w:r w:rsidRPr="00A03C55">
              <w:rPr>
                <w:noProof w:val="0"/>
              </w:rPr>
              <w:t>http://www.w3.org/2001/XMLSchema</w:t>
            </w:r>
          </w:p>
        </w:tc>
      </w:tr>
    </w:tbl>
    <w:p w14:paraId="466854C8" w14:textId="77777777" w:rsidR="007A1F44" w:rsidRPr="00A03C55" w:rsidRDefault="007A1F44" w:rsidP="00DF34AB">
      <w:pPr>
        <w:pStyle w:val="BodyText"/>
      </w:pPr>
      <w:r w:rsidRPr="00A03C55">
        <w:t>These are the requirements for the Retrieve Form transaction presented in the order in which they would appear in the WSDL definition:</w:t>
      </w:r>
    </w:p>
    <w:p w14:paraId="2B894843" w14:textId="77777777" w:rsidR="008E3CF3" w:rsidRPr="00A03C55" w:rsidRDefault="007A1F44" w:rsidP="00EC243F">
      <w:pPr>
        <w:pStyle w:val="ListBullet2"/>
      </w:pPr>
      <w:r w:rsidRPr="00A03C55">
        <w:t>The following types shall be imported (xds:import) in the /definitions/types section:</w:t>
      </w:r>
    </w:p>
    <w:p w14:paraId="4CA5F061" w14:textId="77777777" w:rsidR="008E3CF3" w:rsidRPr="00A03C55" w:rsidRDefault="007A1F44" w:rsidP="00F9353D">
      <w:pPr>
        <w:pStyle w:val="ListBullet3"/>
        <w:numPr>
          <w:ilvl w:val="0"/>
          <w:numId w:val="14"/>
        </w:numPr>
      </w:pPr>
      <w:r w:rsidRPr="00A03C55">
        <w:t>Namespace=”urn:ihe:iti:rfd:2007”, schema=”RFD.xsd”</w:t>
      </w:r>
    </w:p>
    <w:p w14:paraId="1503A25E" w14:textId="77777777" w:rsidR="008E3CF3" w:rsidRPr="00A03C55" w:rsidRDefault="007A1F44" w:rsidP="00EC243F">
      <w:pPr>
        <w:pStyle w:val="ListBullet2"/>
      </w:pPr>
      <w:r w:rsidRPr="00A03C55">
        <w:t>The /definitions/message/part/@element attribute of the Retrieve Form Request message shall be defined as: “ihe:RetrieveFormRequest”</w:t>
      </w:r>
    </w:p>
    <w:p w14:paraId="47789D8E" w14:textId="77777777" w:rsidR="008E3CF3" w:rsidRPr="00A03C55" w:rsidRDefault="007A1F44" w:rsidP="00EC243F">
      <w:pPr>
        <w:pStyle w:val="ListBullet2"/>
      </w:pPr>
      <w:r w:rsidRPr="00A03C55">
        <w:t>The /definitions/message/part/@element attribute of the Retrieve Form Response message shall be defined as: “ihe:RetrieveFormResponse”</w:t>
      </w:r>
    </w:p>
    <w:p w14:paraId="79412D45" w14:textId="77777777" w:rsidR="008E3CF3" w:rsidRPr="00A03C55" w:rsidRDefault="007A1F44" w:rsidP="00EC243F">
      <w:pPr>
        <w:pStyle w:val="ListBullet2"/>
      </w:pPr>
      <w:r w:rsidRPr="00A03C55">
        <w:lastRenderedPageBreak/>
        <w:t>The /definitions/portType/operation/input/@wsaw:Action attribute for the Retrieve Form Request message shall be defined as “urn:ihe:iti:2007:RetrieveForm”</w:t>
      </w:r>
    </w:p>
    <w:p w14:paraId="5472A45B" w14:textId="77777777" w:rsidR="008E3CF3" w:rsidRPr="00A03C55" w:rsidRDefault="007A1F44" w:rsidP="00EC243F">
      <w:pPr>
        <w:pStyle w:val="ListBullet2"/>
      </w:pPr>
      <w:r w:rsidRPr="00A03C55">
        <w:t>The /definitions/portType/operation/output/@wsaw:Action attribute for the Retrieve Form Response message shall be defined as: “urn:ihe:iti:2007:RetrieveFormResponse”</w:t>
      </w:r>
    </w:p>
    <w:p w14:paraId="4D180D4D" w14:textId="6A85C182" w:rsidR="008E3CF3" w:rsidRPr="00A03C55" w:rsidRDefault="00CE54F6" w:rsidP="00EC243F">
      <w:pPr>
        <w:pStyle w:val="ListBullet2"/>
      </w:pPr>
      <w:r w:rsidRPr="00A03C55">
        <w:t>The /definitions/binding/operation/soap12:operation/@soapActionRequired attribute shall be defined as “false”</w:t>
      </w:r>
    </w:p>
    <w:p w14:paraId="2EC31F6F" w14:textId="77777777" w:rsidR="007A1F44" w:rsidRPr="00A03C55" w:rsidRDefault="007A1F44" w:rsidP="00DF34AB">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3.34.5.1 Sample SOAP Messages.</w:t>
      </w:r>
    </w:p>
    <w:p w14:paraId="0E99C4B6" w14:textId="2563AED2" w:rsidR="007A1F44" w:rsidRPr="00A03C55" w:rsidRDefault="000D5070" w:rsidP="00DF34AB">
      <w:pPr>
        <w:pStyle w:val="BodyText"/>
      </w:pPr>
      <w:r w:rsidRPr="00A03C55">
        <w:t xml:space="preserve">An </w:t>
      </w:r>
      <w:r w:rsidR="007A1F44" w:rsidRPr="00A03C55">
        <w:t xml:space="preserve">informative WSDL for the Form Manager </w:t>
      </w:r>
      <w:r w:rsidRPr="00A03C55">
        <w:t>and a</w:t>
      </w:r>
      <w:r w:rsidR="007A1F44" w:rsidRPr="00A03C55">
        <w:t xml:space="preserve"> full XML Schema Document for the RF</w:t>
      </w:r>
      <w:commentRangeStart w:id="658"/>
      <w:r w:rsidR="007A1F44" w:rsidRPr="00A03C55">
        <w:t xml:space="preserve">D </w:t>
      </w:r>
      <w:commentRangeEnd w:id="658"/>
      <w:r w:rsidR="00D0241D">
        <w:rPr>
          <w:rStyle w:val="CommentReference"/>
        </w:rPr>
        <w:commentReference w:id="658"/>
      </w:r>
      <w:r w:rsidR="007A1F44" w:rsidRPr="00A03C55">
        <w:t>types is available online</w:t>
      </w:r>
      <w:ins w:id="659" w:author="Lynn Felhofer" w:date="2020-03-23T15:57:00Z">
        <w:r w:rsidR="00FD6681">
          <w:t>.</w:t>
        </w:r>
      </w:ins>
      <w:del w:id="660" w:author="Lynn Felhofer" w:date="2020-03-23T15:57:00Z">
        <w:r w:rsidR="007A1F44" w:rsidRPr="00A03C55" w:rsidDel="00FD6681">
          <w:delText xml:space="preserve"> on the </w:delText>
        </w:r>
      </w:del>
      <w:del w:id="661" w:author="Lynn Felhofer" w:date="2020-03-23T15:54:00Z">
        <w:r w:rsidR="007A1F44" w:rsidRPr="00A03C55" w:rsidDel="00FD6681">
          <w:delText>IHE FTP site</w:delText>
        </w:r>
      </w:del>
      <w:del w:id="662" w:author="Lynn Felhofer" w:date="2020-03-23T15:57:00Z">
        <w:r w:rsidR="009A338E" w:rsidRPr="00A03C55" w:rsidDel="00FD6681">
          <w:delText>.</w:delText>
        </w:r>
      </w:del>
      <w:r w:rsidR="009A338E" w:rsidRPr="00A03C55">
        <w:t xml:space="preserve"> </w:t>
      </w:r>
      <w:r w:rsidRPr="00A03C55">
        <w:t xml:space="preserve">See ITI TF-2x: Appendix W. </w:t>
      </w:r>
    </w:p>
    <w:p w14:paraId="3C1C365C" w14:textId="77777777" w:rsidR="007A1F44" w:rsidRPr="00A03C55" w:rsidRDefault="007A1F44" w:rsidP="00DF34AB">
      <w:pPr>
        <w:pStyle w:val="Heading4"/>
        <w:numPr>
          <w:ilvl w:val="0"/>
          <w:numId w:val="0"/>
        </w:numPr>
        <w:tabs>
          <w:tab w:val="clear" w:pos="2160"/>
          <w:tab w:val="clear" w:pos="2880"/>
          <w:tab w:val="clear" w:pos="3600"/>
        </w:tabs>
        <w:ind w:left="864" w:hanging="864"/>
        <w:rPr>
          <w:noProof w:val="0"/>
        </w:rPr>
      </w:pPr>
      <w:bookmarkStart w:id="663" w:name="_Toc398544217"/>
      <w:r w:rsidRPr="00A03C55">
        <w:rPr>
          <w:noProof w:val="0"/>
        </w:rPr>
        <w:t>3.34.5.1 Sample SOAP Messages</w:t>
      </w:r>
      <w:bookmarkEnd w:id="663"/>
    </w:p>
    <w:p w14:paraId="215E42C3" w14:textId="77777777" w:rsidR="007A1F44" w:rsidRPr="00A03C55" w:rsidRDefault="007A1F44" w:rsidP="00DF34AB">
      <w:pPr>
        <w:pStyle w:val="BodyText"/>
      </w:pPr>
      <w:r w:rsidRPr="00A03C55">
        <w:t>The samples in the following two sections show a typical SOAP request and its relative SOAP response. The sample messages also show the WS-Addressing headers &lt;Action/&gt;,</w:t>
      </w:r>
    </w:p>
    <w:p w14:paraId="3833F66D" w14:textId="77777777" w:rsidR="007A1F44" w:rsidRPr="00A03C55" w:rsidRDefault="007A1F44" w:rsidP="00DF34AB">
      <w:pPr>
        <w:pStyle w:val="BodyText"/>
      </w:pPr>
      <w:r w:rsidRPr="00A03C55">
        <w:t>&lt;MessageID/&gt;, .; these WS-Addressing headers are populated according to ITI TF-2x: Appendix V: Web Services for IHE Transactions. Some of the body of the SOAP message is omitted for brevity.</w:t>
      </w:r>
    </w:p>
    <w:p w14:paraId="3C81874B"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3.34.5.1.1 Sample Retrieve Form SOAP Request</w:t>
      </w:r>
    </w:p>
    <w:p w14:paraId="50301DF7"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 xmlns:soap="http://www.w3.org/2003/05/soap-envelope" xmlns:xsi="http://www.w3.org/2001/XMLSchema-instance" xmlns:xsd="http://www.w3.org/2001/XMLSchema"&gt;</w:t>
      </w:r>
    </w:p>
    <w:p w14:paraId="60FA5EC6"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0012CE2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&lt;wsa:To&gt;http://localhost:4040/axis2/services/someservice&lt;/wsa:To&gt;</w:t>
      </w:r>
    </w:p>
    <w:p w14:paraId="6C7BDAE0"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&lt;wsa:MessageID&gt;urn:uuid:76A2C3D9BCD3AECFF31217932910053&lt;/wsa:MessageID&gt;</w:t>
      </w:r>
    </w:p>
    <w:p w14:paraId="6688B75D"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&lt;wsa:Action soap:mustUnderstand="1"&gt;urn:ihe:iti:</w:t>
      </w:r>
      <w:r w:rsidRPr="00A03C55" w:rsidDel="00C56813">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2007:RetrieveForm&lt;/wsa:Action&gt;</w:t>
      </w:r>
    </w:p>
    <w:p w14:paraId="25EF594E"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6A41DC1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7BA5B852"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&lt;RetrieveFormRequest xmlns="urn:ihe:iti:rfd:2007"&gt;</w:t>
      </w:r>
    </w:p>
    <w:p w14:paraId="1F9D0AB1"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&lt;prepopData&gt;...some xml content...&lt;/prepopdata&gt;</w:t>
      </w:r>
    </w:p>
    <w:p w14:paraId="66AFE72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&lt;workflowData&gt;</w:t>
      </w:r>
    </w:p>
    <w:p w14:paraId="05441F50"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&lt;formID&gt;1&lt;/formID&gt;</w:t>
      </w:r>
    </w:p>
    <w:p w14:paraId="2171E681"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&lt;encodedResponse&gt;false&lt;/encodedResponse&gt;</w:t>
      </w:r>
    </w:p>
    <w:p w14:paraId="29A49D4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&lt;archiveURL /&gt;</w:t>
      </w:r>
    </w:p>
    <w:p w14:paraId="2B33AD40"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&lt;context /&gt;</w:t>
      </w:r>
    </w:p>
    <w:p w14:paraId="788A4A03"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&lt;instanceID /&gt;</w:t>
      </w:r>
    </w:p>
    <w:p w14:paraId="6C464627"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&lt;/workflowData&gt;</w:t>
      </w:r>
    </w:p>
    <w:p w14:paraId="5EFE4A1D"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&lt;/RetrieveFormRequest&gt;</w:t>
      </w:r>
    </w:p>
    <w:p w14:paraId="5C6E35C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0B127ED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highlight w:val="white"/>
        </w:rPr>
      </w:pPr>
      <w:r w:rsidRPr="00A03C55">
        <w:rPr>
          <w:rFonts w:ascii="Courier New" w:hAnsi="Courier New" w:cs="Courier New"/>
          <w:color w:val="000000" w:themeColor="text1"/>
          <w:sz w:val="20"/>
        </w:rPr>
        <w:t>&lt;/soap:Envelope&gt;</w:t>
      </w:r>
    </w:p>
    <w:p w14:paraId="2727CA83" w14:textId="77777777" w:rsidR="00BF1E86" w:rsidRPr="00A03C55" w:rsidRDefault="00BF1E86" w:rsidP="00775340">
      <w:pPr>
        <w:pStyle w:val="BodyText"/>
      </w:pPr>
    </w:p>
    <w:p w14:paraId="3C90BCFC"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lastRenderedPageBreak/>
        <w:t>3.34.5.1.2 Sample Retrieve Form SOAP Response</w:t>
      </w:r>
    </w:p>
    <w:p w14:paraId="17AEEEA2" w14:textId="77777777" w:rsidR="007A1F44" w:rsidRPr="00A03C55" w:rsidRDefault="007A1F44" w:rsidP="003462A5">
      <w:pPr>
        <w:pStyle w:val="BodyText"/>
      </w:pPr>
    </w:p>
    <w:p w14:paraId="2D058396"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18"/>
          <w:szCs w:val="24"/>
        </w:rPr>
        <w:t>&lt;</w:t>
      </w:r>
      <w:r w:rsidRPr="00A03C55">
        <w:rPr>
          <w:rFonts w:ascii="Courier New" w:hAnsi="Courier New" w:cs="Courier New"/>
          <w:color w:val="000000" w:themeColor="text1"/>
          <w:sz w:val="20"/>
        </w:rPr>
        <w:t>soap:Envelope xmlns:soap="http://www.w3.org/2003/05/soap-envelope" xmlns:xsi="http://www.w3.org/2001/XMLSchema-instance" xmlns:xsd="http://www.w3.org/2001/XMLSchema"&gt;</w:t>
      </w:r>
    </w:p>
    <w:p w14:paraId="4795D6F3"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5A6410B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t>&lt;wsa:To&gt;http://localhost:4040/axis2/services/someservice&lt;/wsa:To&gt;</w:t>
      </w:r>
    </w:p>
    <w:p w14:paraId="4BE2915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&lt;wsa:MessageID&gt;urn:uuid:76A2C3D9BCD3AECFF31217932910053&lt;/wsa:MessageID&gt;</w:t>
      </w:r>
    </w:p>
    <w:p w14:paraId="4DEF051B"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&lt;wsa:Action soap:mustUnderstand="1"&gt;urn:ihe:iti:</w:t>
      </w:r>
      <w:r w:rsidRPr="00A03C55" w:rsidDel="00C56813">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2007:RetrieveFormResponse&lt;/wsa:Action&gt;</w:t>
      </w:r>
    </w:p>
    <w:p w14:paraId="65A3CDB9"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58182825"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31C8E989"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&lt;RetrieveFormResponse xmlns="urn:ihe:iti:rfd:2007"&gt;</w:t>
      </w:r>
    </w:p>
    <w:p w14:paraId="03B3FB4C"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2ABC53E0" w14:textId="79FA0159"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&lt;URL&gt;http://somehost/xxx/services/someForm&lt;/URL&gt;</w:t>
      </w:r>
    </w:p>
    <w:p w14:paraId="15EA73D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&lt;instanceID&gt;1.2.3.4.5&lt;/instanceID&gt;</w:t>
      </w:r>
    </w:p>
    <w:p w14:paraId="5E6BEE07"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6D976F56"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&lt;contentType /&gt;</w:t>
      </w:r>
    </w:p>
    <w:p w14:paraId="65972C8D"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&lt;responseCode /&gt;</w:t>
      </w:r>
    </w:p>
    <w:p w14:paraId="7395163B"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&lt;/RetrieveFormResponse&gt;</w:t>
      </w:r>
    </w:p>
    <w:p w14:paraId="3982BCA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678D6B1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&lt;/soap:Envelope&gt;</w:t>
      </w:r>
    </w:p>
    <w:p w14:paraId="3752A301" w14:textId="77777777" w:rsidR="007A1F44" w:rsidRPr="00A03C55" w:rsidRDefault="007A1F44" w:rsidP="00DF34AB">
      <w:pPr>
        <w:pStyle w:val="Heading2"/>
        <w:numPr>
          <w:ilvl w:val="0"/>
          <w:numId w:val="0"/>
        </w:numPr>
        <w:tabs>
          <w:tab w:val="clear" w:pos="2160"/>
        </w:tabs>
        <w:rPr>
          <w:noProof w:val="0"/>
        </w:rPr>
      </w:pPr>
      <w:bookmarkStart w:id="664" w:name="_Toc168393655"/>
      <w:bookmarkStart w:id="665" w:name="_Toc169380313"/>
      <w:bookmarkStart w:id="666" w:name="_Toc173638479"/>
      <w:bookmarkStart w:id="667" w:name="_Toc236104300"/>
      <w:bookmarkStart w:id="668" w:name="_Toc237277093"/>
      <w:bookmarkStart w:id="669" w:name="_Toc330825257"/>
      <w:r w:rsidRPr="00A03C55">
        <w:rPr>
          <w:noProof w:val="0"/>
        </w:rPr>
        <w:br w:type="page"/>
      </w:r>
      <w:bookmarkStart w:id="670" w:name="_Toc398544218"/>
      <w:bookmarkStart w:id="671" w:name="_Toc398717920"/>
      <w:bookmarkStart w:id="672" w:name="_Toc13773697"/>
      <w:r w:rsidRPr="00A03C55">
        <w:rPr>
          <w:noProof w:val="0"/>
        </w:rPr>
        <w:lastRenderedPageBreak/>
        <w:t>3.35 Submit Form</w:t>
      </w:r>
      <w:bookmarkEnd w:id="664"/>
      <w:bookmarkEnd w:id="665"/>
      <w:bookmarkEnd w:id="666"/>
      <w:bookmarkEnd w:id="667"/>
      <w:bookmarkEnd w:id="668"/>
      <w:bookmarkEnd w:id="669"/>
      <w:bookmarkEnd w:id="670"/>
      <w:bookmarkEnd w:id="671"/>
      <w:r w:rsidR="00903C21" w:rsidRPr="00A03C55">
        <w:rPr>
          <w:noProof w:val="0"/>
        </w:rPr>
        <w:t xml:space="preserve"> [ITI-35]</w:t>
      </w:r>
      <w:bookmarkEnd w:id="672"/>
    </w:p>
    <w:p w14:paraId="7844400A" w14:textId="7966D44A"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ITI-35</w:t>
      </w:r>
      <w:r w:rsidR="00383577" w:rsidRPr="00A03C55">
        <w:t>]</w:t>
      </w:r>
      <w:r w:rsidRPr="00A03C55">
        <w:t xml:space="preserve"> of the IHE IT Infrastructure Technical Framework. Transaction </w:t>
      </w:r>
      <w:r w:rsidR="00383577" w:rsidRPr="00A03C55">
        <w:t>[</w:t>
      </w:r>
      <w:r w:rsidRPr="00A03C55">
        <w:t>ITI-35</w:t>
      </w:r>
      <w:r w:rsidR="00383577" w:rsidRPr="00A03C55">
        <w:t>]</w:t>
      </w:r>
      <w:r w:rsidRPr="00A03C55">
        <w:t xml:space="preserve"> is used by the Form Filler and Form Receiver or Form Processor </w:t>
      </w:r>
      <w:r w:rsidR="00232E9F" w:rsidRPr="00A03C55">
        <w:t>Actor</w:t>
      </w:r>
      <w:r w:rsidRPr="00A03C55">
        <w:t>s.</w:t>
      </w:r>
    </w:p>
    <w:p w14:paraId="6D59C84D" w14:textId="77777777" w:rsidR="007A1F44" w:rsidRPr="00A03C55" w:rsidRDefault="007A1F44" w:rsidP="00DF34AB">
      <w:pPr>
        <w:pStyle w:val="Heading3"/>
        <w:numPr>
          <w:ilvl w:val="0"/>
          <w:numId w:val="0"/>
        </w:numPr>
        <w:tabs>
          <w:tab w:val="clear" w:pos="2160"/>
          <w:tab w:val="clear" w:pos="2880"/>
        </w:tabs>
        <w:rPr>
          <w:noProof w:val="0"/>
        </w:rPr>
      </w:pPr>
      <w:bookmarkStart w:id="673" w:name="_Toc168393656"/>
      <w:bookmarkStart w:id="674" w:name="_Toc169380314"/>
      <w:bookmarkStart w:id="675" w:name="_Toc237277094"/>
      <w:bookmarkStart w:id="676" w:name="_Toc330825258"/>
      <w:bookmarkStart w:id="677" w:name="_Toc398544219"/>
      <w:bookmarkStart w:id="678" w:name="_Toc398717921"/>
      <w:bookmarkStart w:id="679" w:name="_Toc13773698"/>
      <w:r w:rsidRPr="00A03C55">
        <w:rPr>
          <w:noProof w:val="0"/>
        </w:rPr>
        <w:t>3.35.1 Scope</w:t>
      </w:r>
      <w:bookmarkEnd w:id="673"/>
      <w:bookmarkEnd w:id="674"/>
      <w:bookmarkEnd w:id="675"/>
      <w:bookmarkEnd w:id="676"/>
      <w:bookmarkEnd w:id="677"/>
      <w:bookmarkEnd w:id="678"/>
      <w:bookmarkEnd w:id="679"/>
    </w:p>
    <w:p w14:paraId="286617CD" w14:textId="77777777" w:rsidR="007A1F44" w:rsidRPr="00A03C55" w:rsidRDefault="007A1F44" w:rsidP="00DF34AB">
      <w:pPr>
        <w:pStyle w:val="BodyText"/>
      </w:pPr>
      <w:r w:rsidRPr="00A03C55">
        <w:t>This transaction involves a Form Filler submitting a form to a Form Receiver or Form Processor.</w:t>
      </w:r>
    </w:p>
    <w:p w14:paraId="6FABE79D" w14:textId="77777777" w:rsidR="007A1F44" w:rsidRPr="00A03C55" w:rsidRDefault="007A1F44" w:rsidP="00DF34AB">
      <w:pPr>
        <w:pStyle w:val="BodyText"/>
      </w:pPr>
    </w:p>
    <w:p w14:paraId="30E17190" w14:textId="77777777" w:rsidR="007A1F44" w:rsidRPr="00A03C55" w:rsidRDefault="007A1F44" w:rsidP="00DF34AB">
      <w:pPr>
        <w:pStyle w:val="Heading3"/>
        <w:numPr>
          <w:ilvl w:val="0"/>
          <w:numId w:val="0"/>
        </w:numPr>
        <w:tabs>
          <w:tab w:val="clear" w:pos="2160"/>
          <w:tab w:val="clear" w:pos="2880"/>
        </w:tabs>
        <w:rPr>
          <w:noProof w:val="0"/>
        </w:rPr>
      </w:pPr>
      <w:bookmarkStart w:id="680" w:name="_Toc330825259"/>
      <w:bookmarkStart w:id="681" w:name="_Toc398544220"/>
      <w:bookmarkStart w:id="682" w:name="_Toc398717922"/>
      <w:bookmarkStart w:id="683" w:name="_Toc13773699"/>
      <w:r w:rsidRPr="00A03C55">
        <w:rPr>
          <w:noProof w:val="0"/>
        </w:rPr>
        <w:t>3.35.2 Use Case Roles</w:t>
      </w:r>
      <w:bookmarkEnd w:id="680"/>
      <w:bookmarkEnd w:id="681"/>
      <w:bookmarkEnd w:id="682"/>
      <w:bookmarkEnd w:id="683"/>
    </w:p>
    <w:p w14:paraId="53CE8125" w14:textId="77777777" w:rsidR="007A1F44" w:rsidRPr="00A03C55" w:rsidRDefault="00886A83" w:rsidP="00DF34AB">
      <w:pPr>
        <w:pStyle w:val="BodyText"/>
        <w:jc w:val="center"/>
      </w:pPr>
      <w:r w:rsidRPr="00A03C55">
        <w:rPr>
          <w:noProof/>
        </w:rPr>
        <w:object w:dxaOrig="5430" w:dyaOrig="1935" w14:anchorId="77CFD852">
          <v:shape id="_x0000_i1053" type="#_x0000_t75" alt="" style="width:279.35pt;height:97.2pt;mso-width-percent:0;mso-height-percent:0;mso-width-percent:0;mso-height-percent:0" o:ole="" fillcolor="window">
            <v:imagedata r:id="rId66" o:title=""/>
          </v:shape>
          <o:OLEObject Type="Embed" ProgID="Word.Picture.8" ShapeID="_x0000_i1053" DrawAspect="Content" ObjectID="_1648459662" r:id="rId67"/>
        </w:object>
      </w:r>
    </w:p>
    <w:p w14:paraId="343D4E7F" w14:textId="77777777" w:rsidR="007A1F44" w:rsidRPr="00A03C55" w:rsidRDefault="007A1F44" w:rsidP="00775340">
      <w:pPr>
        <w:pStyle w:val="BodyText"/>
      </w:pPr>
    </w:p>
    <w:p w14:paraId="2EF920C0" w14:textId="77777777" w:rsidR="007A1F44" w:rsidRPr="00A03C55" w:rsidRDefault="007A1F44" w:rsidP="00775340">
      <w:pPr>
        <w:pStyle w:val="BodyText"/>
      </w:pPr>
    </w:p>
    <w:p w14:paraId="266A2B96" w14:textId="77777777" w:rsidR="007A1F44" w:rsidRPr="00A03C55" w:rsidRDefault="007A1F44" w:rsidP="00D372D5">
      <w:pPr>
        <w:rPr>
          <w:b/>
        </w:rPr>
      </w:pPr>
      <w:r w:rsidRPr="00A03C55">
        <w:rPr>
          <w:b/>
        </w:rPr>
        <w:t xml:space="preserve">Actor: </w:t>
      </w:r>
      <w:r w:rsidRPr="00A03C55">
        <w:t>Form Filler</w:t>
      </w:r>
    </w:p>
    <w:p w14:paraId="5216D80E"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 </w:t>
      </w:r>
    </w:p>
    <w:p w14:paraId="516B84A0" w14:textId="77777777" w:rsidR="007A1F44" w:rsidRPr="00A03C55" w:rsidRDefault="007A1F44" w:rsidP="00DF34AB">
      <w:r w:rsidRPr="00A03C55">
        <w:rPr>
          <w:b/>
        </w:rPr>
        <w:t>Actor:</w:t>
      </w:r>
      <w:r w:rsidRPr="00A03C55">
        <w:t xml:space="preserve"> Form Receiver</w:t>
      </w:r>
    </w:p>
    <w:p w14:paraId="24CBCB6A" w14:textId="69EC9877" w:rsidR="007A1F44" w:rsidRPr="00A03C55" w:rsidRDefault="007A1F44" w:rsidP="007C096E">
      <w:pPr>
        <w:pStyle w:val="BodyText"/>
      </w:pPr>
      <w:r w:rsidRPr="00A03C55">
        <w:rPr>
          <w:b/>
        </w:rPr>
        <w:t xml:space="preserve">Role: </w:t>
      </w:r>
      <w:r w:rsidR="002D06BF" w:rsidRPr="00A03C55">
        <w:t>A system that receives submitted forms from a Form Filler</w:t>
      </w:r>
      <w:r w:rsidRPr="00A03C55">
        <w:t>.</w:t>
      </w:r>
    </w:p>
    <w:p w14:paraId="39475A74" w14:textId="77777777" w:rsidR="007A1F44" w:rsidRPr="00A03C55" w:rsidRDefault="007A1F44" w:rsidP="002437ED">
      <w:pPr>
        <w:pStyle w:val="BodyText"/>
      </w:pPr>
      <w:r w:rsidRPr="00A03C55">
        <w:rPr>
          <w:b/>
          <w:bCs/>
        </w:rPr>
        <w:t>Actor</w:t>
      </w:r>
      <w:r w:rsidRPr="00A03C55">
        <w:t>: Form Processor</w:t>
      </w:r>
    </w:p>
    <w:p w14:paraId="0165EFC8" w14:textId="34A2032B" w:rsidR="007A1F44" w:rsidRPr="00A03C55" w:rsidRDefault="007A1F44" w:rsidP="002437ED">
      <w:pPr>
        <w:pStyle w:val="BodyText"/>
      </w:pPr>
      <w:r w:rsidRPr="00A03C55">
        <w:rPr>
          <w:b/>
          <w:bCs/>
        </w:rPr>
        <w:t>Role</w:t>
      </w:r>
      <w:r w:rsidRPr="00A03C55">
        <w:t>: A system that receives submitted form</w:t>
      </w:r>
      <w:r w:rsidR="002D06BF" w:rsidRPr="00A03C55">
        <w:t>s from a Form Filler and processes them</w:t>
      </w:r>
      <w:r w:rsidRPr="00A03C55">
        <w:t>.</w:t>
      </w:r>
    </w:p>
    <w:p w14:paraId="3EAC84C1" w14:textId="77777777" w:rsidR="007A1F44" w:rsidRPr="00A03C55" w:rsidRDefault="007A1F44" w:rsidP="00DF34AB">
      <w:pPr>
        <w:pStyle w:val="Heading3"/>
        <w:numPr>
          <w:ilvl w:val="0"/>
          <w:numId w:val="0"/>
        </w:numPr>
        <w:tabs>
          <w:tab w:val="clear" w:pos="2160"/>
          <w:tab w:val="clear" w:pos="2880"/>
        </w:tabs>
        <w:rPr>
          <w:noProof w:val="0"/>
        </w:rPr>
      </w:pPr>
      <w:bookmarkStart w:id="684" w:name="_Toc168393658"/>
      <w:bookmarkStart w:id="685" w:name="_Toc169380315"/>
      <w:bookmarkStart w:id="686" w:name="_Toc237277095"/>
      <w:bookmarkStart w:id="687" w:name="_Toc330825260"/>
      <w:bookmarkStart w:id="688" w:name="_Toc398544221"/>
      <w:bookmarkStart w:id="689" w:name="_Toc398717923"/>
      <w:bookmarkStart w:id="690" w:name="_Toc13773700"/>
      <w:r w:rsidRPr="00A03C55">
        <w:rPr>
          <w:noProof w:val="0"/>
        </w:rPr>
        <w:t>3.35.3 Referenced Standards</w:t>
      </w:r>
      <w:bookmarkEnd w:id="684"/>
      <w:bookmarkEnd w:id="685"/>
      <w:bookmarkEnd w:id="686"/>
      <w:bookmarkEnd w:id="687"/>
      <w:bookmarkEnd w:id="688"/>
      <w:bookmarkEnd w:id="689"/>
      <w:bookmarkEnd w:id="690"/>
    </w:p>
    <w:p w14:paraId="7B6DA352" w14:textId="77777777" w:rsidR="007A1F44" w:rsidRPr="00A03C55" w:rsidRDefault="007A1F44" w:rsidP="00601E92">
      <w:pPr>
        <w:pStyle w:val="BodyText"/>
      </w:pPr>
      <w:r w:rsidRPr="00A03C55">
        <w:t>Implementors of this transaction shall comply with all requirements described in ITI TF-2x: Appendix V: Web Services for IHE Transactions.</w:t>
      </w:r>
    </w:p>
    <w:p w14:paraId="381F89D5" w14:textId="07A20DDD" w:rsidR="007A1F44" w:rsidRPr="00A03C55" w:rsidRDefault="007A1F44" w:rsidP="00DF34AB">
      <w:pPr>
        <w:pStyle w:val="BodyText"/>
      </w:pPr>
      <w:r w:rsidRPr="00A03C55">
        <w:t xml:space="preserve">RFC1738, Uniform Resource Locators (URL), December 1994, </w:t>
      </w:r>
      <w:hyperlink r:id="rId68" w:history="1">
        <w:r w:rsidRPr="00A03C55">
          <w:rPr>
            <w:rStyle w:val="Hyperlink"/>
          </w:rPr>
          <w:t>http://www.faqs.org/rfcs/rfc1738.html</w:t>
        </w:r>
      </w:hyperlink>
    </w:p>
    <w:p w14:paraId="2CF792C3" w14:textId="6EFA8E94" w:rsidR="007A1F44" w:rsidRPr="00A03C55" w:rsidRDefault="007A1F44" w:rsidP="00DF34AB">
      <w:pPr>
        <w:pStyle w:val="BodyText"/>
      </w:pPr>
      <w:r w:rsidRPr="00A03C55">
        <w:t>RFC2616 HyperText Transfer Protocol HTTP/1.1</w:t>
      </w:r>
    </w:p>
    <w:p w14:paraId="30C60946" w14:textId="77777777" w:rsidR="007A1F44" w:rsidRPr="00A03C55" w:rsidRDefault="007A1F44" w:rsidP="00DF34AB">
      <w:pPr>
        <w:pStyle w:val="BodyText"/>
      </w:pPr>
      <w:r w:rsidRPr="00A03C55">
        <w:t>Extensible Markup Language (XML) 1.0 (Second Edition). W3C Recommendation 6 October 2000. http://www.w3.org/TR/REC-xml.</w:t>
      </w:r>
    </w:p>
    <w:p w14:paraId="385E9261" w14:textId="77777777" w:rsidR="007A1F44" w:rsidRPr="00A03C55" w:rsidRDefault="007A1F44" w:rsidP="00DF34AB">
      <w:pPr>
        <w:pStyle w:val="BodyText"/>
      </w:pPr>
      <w:r w:rsidRPr="00A03C55">
        <w:t>ITI TF-2x: Appendix V Web Services for IHE Transactions</w:t>
      </w:r>
    </w:p>
    <w:p w14:paraId="1F2265D0" w14:textId="7E172D95" w:rsidR="007A1F44" w:rsidRPr="00A03C55" w:rsidRDefault="007A1F44" w:rsidP="00DF34AB">
      <w:pPr>
        <w:pStyle w:val="Heading3"/>
        <w:numPr>
          <w:ilvl w:val="0"/>
          <w:numId w:val="0"/>
        </w:numPr>
        <w:tabs>
          <w:tab w:val="clear" w:pos="2160"/>
          <w:tab w:val="clear" w:pos="2880"/>
        </w:tabs>
        <w:rPr>
          <w:noProof w:val="0"/>
        </w:rPr>
      </w:pPr>
      <w:bookmarkStart w:id="691" w:name="_Toc330825261"/>
      <w:bookmarkStart w:id="692" w:name="_Toc398544222"/>
      <w:bookmarkStart w:id="693" w:name="_Toc398717924"/>
      <w:bookmarkStart w:id="694" w:name="_Toc13773701"/>
      <w:r w:rsidRPr="00A03C55">
        <w:rPr>
          <w:noProof w:val="0"/>
        </w:rPr>
        <w:lastRenderedPageBreak/>
        <w:t xml:space="preserve">3.35.4 </w:t>
      </w:r>
      <w:bookmarkEnd w:id="691"/>
      <w:bookmarkEnd w:id="692"/>
      <w:bookmarkEnd w:id="693"/>
      <w:r w:rsidR="00A03C55">
        <w:rPr>
          <w:noProof w:val="0"/>
        </w:rPr>
        <w:t>Messages</w:t>
      </w:r>
      <w:bookmarkEnd w:id="694"/>
    </w:p>
    <w:p w14:paraId="05A8967C" w14:textId="77777777" w:rsidR="007A1F44" w:rsidRPr="00A03C55" w:rsidRDefault="00886A83" w:rsidP="00D372D5">
      <w:pPr>
        <w:pStyle w:val="BodyText"/>
        <w:jc w:val="center"/>
      </w:pPr>
      <w:r w:rsidRPr="00A03C55">
        <w:rPr>
          <w:noProof/>
          <w:sz w:val="20"/>
        </w:rPr>
        <w:object w:dxaOrig="8080" w:dyaOrig="3600" w14:anchorId="727B1C2B">
          <v:shape id="_x0000_i1052" type="#_x0000_t75" alt="" style="width:400.3pt;height:181.45pt;mso-width-percent:0;mso-height-percent:0;mso-width-percent:0;mso-height-percent:0" o:ole="" fillcolor="window">
            <v:imagedata r:id="rId69" o:title=""/>
          </v:shape>
          <o:OLEObject Type="Embed" ProgID="Word.Picture.8" ShapeID="_x0000_i1052" DrawAspect="Content" ObjectID="_1648459663" r:id="rId70"/>
        </w:object>
      </w:r>
    </w:p>
    <w:p w14:paraId="5B20FE0E" w14:textId="7C4DF750" w:rsidR="00A03C55" w:rsidRPr="00A03C55" w:rsidRDefault="00A03C55" w:rsidP="00A03C55">
      <w:pPr>
        <w:pStyle w:val="FigureTitle"/>
        <w:rPr>
          <w:noProof w:val="0"/>
        </w:rPr>
      </w:pPr>
      <w:r>
        <w:t>Figure 3.35.4-1: Interaction Diagram</w:t>
      </w:r>
    </w:p>
    <w:p w14:paraId="6EA29952"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695" w:name="_Toc169380316"/>
      <w:bookmarkStart w:id="696" w:name="_Toc398544223"/>
      <w:r w:rsidRPr="00A03C55">
        <w:rPr>
          <w:noProof w:val="0"/>
        </w:rPr>
        <w:t>3.35.4.1 Submit Form</w:t>
      </w:r>
      <w:bookmarkEnd w:id="695"/>
      <w:bookmarkEnd w:id="696"/>
    </w:p>
    <w:p w14:paraId="6EE0CD3B" w14:textId="77777777" w:rsidR="007A1F44" w:rsidRPr="00A03C55" w:rsidRDefault="007A1F44" w:rsidP="00DF34AB">
      <w:pPr>
        <w:pStyle w:val="BodyText"/>
      </w:pPr>
      <w:r w:rsidRPr="00A03C55">
        <w:t>This transaction is initiated by a Form Filler submitting form instance data, using XML as a format, to a Form Receiver or Form Processor.</w:t>
      </w:r>
    </w:p>
    <w:p w14:paraId="412E46BF"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97" w:name="_Toc169380317"/>
      <w:r w:rsidRPr="00A03C55">
        <w:rPr>
          <w:noProof w:val="0"/>
        </w:rPr>
        <w:t>3.35.4.1.1 Trigger Events</w:t>
      </w:r>
      <w:bookmarkEnd w:id="697"/>
    </w:p>
    <w:p w14:paraId="275CE009" w14:textId="77777777" w:rsidR="007A1F44" w:rsidRPr="00A03C55" w:rsidRDefault="007A1F44" w:rsidP="00DF34AB">
      <w:pPr>
        <w:pStyle w:val="BodyText"/>
      </w:pPr>
      <w:r w:rsidRPr="00A03C55">
        <w:t>The Submit Form transaction is triggered by the submission action from within the form.</w:t>
      </w:r>
    </w:p>
    <w:p w14:paraId="310B7A29"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98" w:name="_Toc169380318"/>
      <w:r w:rsidRPr="00A03C55">
        <w:rPr>
          <w:noProof w:val="0"/>
        </w:rPr>
        <w:t>3.35.4.1.2 Message Semantics</w:t>
      </w:r>
      <w:bookmarkEnd w:id="698"/>
    </w:p>
    <w:p w14:paraId="205A35E9" w14:textId="77777777" w:rsidR="007A1F44" w:rsidRPr="00A03C55" w:rsidRDefault="007A1F44" w:rsidP="00601E92">
      <w:pPr>
        <w:pStyle w:val="BodyText"/>
      </w:pPr>
      <w:r w:rsidRPr="00A03C55">
        <w:t xml:space="preserve">The Submit Form transaction shall carry a SubmitFormRequest element, with submitted form data as XML child elements of the SubmitFormRequest element. Content profiles may further constrain the content of the SubmitFormRequest element. </w:t>
      </w:r>
    </w:p>
    <w:p w14:paraId="3FD2FC45" w14:textId="77777777" w:rsidR="007A1F44" w:rsidRPr="00A03C55" w:rsidRDefault="007A1F44" w:rsidP="00601E92">
      <w:pPr>
        <w:pStyle w:val="BodyText"/>
      </w:pPr>
      <w:r w:rsidRPr="00A03C55">
        <w:t>See the schema provided with the support materials (see ITI TF-2x: Appendix W).</w:t>
      </w:r>
    </w:p>
    <w:p w14:paraId="1C24A7A1"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99" w:name="_Toc169380320"/>
      <w:r w:rsidRPr="00A03C55">
        <w:rPr>
          <w:noProof w:val="0"/>
        </w:rPr>
        <w:t>3.35.4.1.3 Expected Actions</w:t>
      </w:r>
      <w:bookmarkEnd w:id="699"/>
    </w:p>
    <w:p w14:paraId="453F86AF" w14:textId="77777777" w:rsidR="007A1F44" w:rsidRPr="00A03C55" w:rsidRDefault="007A1F44" w:rsidP="0084432D">
      <w:pPr>
        <w:pStyle w:val="BodyText"/>
      </w:pPr>
      <w:r w:rsidRPr="00A03C55">
        <w:t>Upon receipt of the Submit Form request, the Form Receiver or Form Processor shall return a SubmitFormResponse element, or errors with SOAP Faults, for example if the posted data cannot be recognized.</w:t>
      </w:r>
    </w:p>
    <w:p w14:paraId="311EAE15" w14:textId="77777777" w:rsidR="007A1F44" w:rsidRPr="00A03C55" w:rsidRDefault="007A1F44" w:rsidP="0084432D">
      <w:pPr>
        <w:pStyle w:val="BodyText"/>
      </w:pPr>
      <w:r w:rsidRPr="00A03C55">
        <w:t>The Form Filler may display the results of the response from the Form Receiver or Form Processor.</w:t>
      </w:r>
    </w:p>
    <w:p w14:paraId="0109328D" w14:textId="77777777" w:rsidR="007A1F44" w:rsidRPr="00A03C55" w:rsidRDefault="007A1F44" w:rsidP="0084432D">
      <w:pPr>
        <w:pStyle w:val="BodyText"/>
      </w:pPr>
      <w:r w:rsidRPr="00A03C55">
        <w:t>The Form Receiver or Form Processor shall use the SOAP Faults defined in Table 3.35.4.1.3-1 when appropriate. Form Fillers shall be capable of accepting other values beyond the ones specified here.</w:t>
      </w:r>
    </w:p>
    <w:p w14:paraId="58E4F34F" w14:textId="77777777" w:rsidR="007A1F44" w:rsidRPr="00A03C55" w:rsidRDefault="007A1F44" w:rsidP="00CD738C">
      <w:pPr>
        <w:pStyle w:val="TableTitle"/>
        <w:rPr>
          <w:noProof w:val="0"/>
        </w:rPr>
      </w:pPr>
      <w:r w:rsidRPr="00A03C55">
        <w:rPr>
          <w:noProof w:val="0"/>
        </w:rPr>
        <w:lastRenderedPageBreak/>
        <w:t>Table 3.35.4.1.3-1: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A03C55" w14:paraId="4637AD05" w14:textId="77777777" w:rsidTr="00CF7D53">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6256FE5B" w14:textId="77777777" w:rsidR="007A1F44" w:rsidRPr="00A03C55" w:rsidRDefault="007A1F44" w:rsidP="00A063AC">
            <w:pPr>
              <w:pStyle w:val="TableEntryHeader"/>
              <w:rPr>
                <w:noProof w:val="0"/>
              </w:rPr>
            </w:pPr>
            <w:r w:rsidRPr="00A03C55">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3E68DA80" w14:textId="77777777" w:rsidR="007A1F44" w:rsidRPr="00A03C55" w:rsidRDefault="007A1F44" w:rsidP="00A53067">
            <w:pPr>
              <w:pStyle w:val="TableEntryHeader"/>
              <w:rPr>
                <w:noProof w:val="0"/>
              </w:rPr>
            </w:pPr>
            <w:r w:rsidRPr="00A03C55">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7933A7D"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5E6F615C" w14:textId="77777777" w:rsidTr="00CF7D53">
        <w:trPr>
          <w:trHeight w:val="236"/>
          <w:jc w:val="center"/>
        </w:trPr>
        <w:tc>
          <w:tcPr>
            <w:tcW w:w="3960" w:type="dxa"/>
            <w:tcBorders>
              <w:top w:val="single" w:sz="8" w:space="0" w:color="000000"/>
              <w:bottom w:val="single" w:sz="8" w:space="0" w:color="000000"/>
              <w:right w:val="single" w:sz="8" w:space="0" w:color="000000"/>
            </w:tcBorders>
          </w:tcPr>
          <w:p w14:paraId="60F569F6" w14:textId="77777777" w:rsidR="007A1F44" w:rsidRPr="00A03C55" w:rsidRDefault="007A1F44" w:rsidP="00CF7D53">
            <w:pPr>
              <w:pStyle w:val="TableEntry"/>
              <w:rPr>
                <w:bCs/>
                <w:noProof w:val="0"/>
              </w:rPr>
            </w:pPr>
            <w:r w:rsidRPr="00A03C55">
              <w:rPr>
                <w:bCs/>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EEF7B5" w14:textId="77777777" w:rsidR="007A1F44" w:rsidRPr="00A03C55" w:rsidRDefault="007A1F44" w:rsidP="00CF7D53">
            <w:pPr>
              <w:pStyle w:val="TableEntry"/>
              <w:rPr>
                <w:bCs/>
                <w:noProof w:val="0"/>
              </w:rPr>
            </w:pPr>
            <w:r w:rsidRPr="00A03C55">
              <w:rPr>
                <w:bCs/>
                <w:noProof w:val="0"/>
              </w:rPr>
              <w:t xml:space="preserve">Sender </w:t>
            </w:r>
          </w:p>
        </w:tc>
        <w:tc>
          <w:tcPr>
            <w:tcW w:w="2790" w:type="dxa"/>
            <w:tcBorders>
              <w:top w:val="single" w:sz="8" w:space="0" w:color="000000"/>
              <w:left w:val="single" w:sz="8" w:space="0" w:color="000000"/>
              <w:bottom w:val="single" w:sz="8" w:space="0" w:color="000000"/>
            </w:tcBorders>
          </w:tcPr>
          <w:p w14:paraId="07A19F78" w14:textId="77777777" w:rsidR="007A1F44" w:rsidRPr="00A03C55" w:rsidRDefault="007A1F44" w:rsidP="00CF7D53">
            <w:pPr>
              <w:pStyle w:val="TableEntry"/>
              <w:rPr>
                <w:bCs/>
                <w:noProof w:val="0"/>
              </w:rPr>
            </w:pPr>
            <w:r w:rsidRPr="00A03C55">
              <w:rPr>
                <w:bCs/>
                <w:noProof w:val="0"/>
              </w:rPr>
              <w:t xml:space="preserve">Required Information Missing </w:t>
            </w:r>
          </w:p>
        </w:tc>
      </w:tr>
    </w:tbl>
    <w:p w14:paraId="71F6EB0C" w14:textId="77777777" w:rsidR="007A1F44" w:rsidRPr="00A03C55" w:rsidRDefault="007A1F44" w:rsidP="0084432D">
      <w:pPr>
        <w:pStyle w:val="BodyText"/>
        <w:rPr>
          <w:bCs/>
        </w:rPr>
      </w:pPr>
      <w:r w:rsidRPr="00A03C55">
        <w:rPr>
          <w:bCs/>
        </w:rPr>
        <w:t>An example of a SOAP Fault is:</w:t>
      </w:r>
    </w:p>
    <w:p w14:paraId="28A42964" w14:textId="77777777" w:rsidR="007A1F44" w:rsidRPr="00A03C55" w:rsidRDefault="007A1F44" w:rsidP="00E6386F">
      <w:pPr>
        <w:pStyle w:val="BodyText"/>
      </w:pPr>
    </w:p>
    <w:p w14:paraId="3CD4A8E3" w14:textId="77777777" w:rsidR="007A1F44" w:rsidRPr="00A03C55" w:rsidRDefault="007A1F44" w:rsidP="00601E92">
      <w:pPr>
        <w:pStyle w:val="XMLExample"/>
        <w:rPr>
          <w:lang w:val="en-US"/>
        </w:rPr>
      </w:pPr>
      <w:r w:rsidRPr="00A03C55">
        <w:rPr>
          <w:lang w:val="en-US"/>
        </w:rPr>
        <w:t>&lt;env:Envelope xmlns:env="http://www.w3.org/2003/05/soap-envelope"</w:t>
      </w:r>
    </w:p>
    <w:p w14:paraId="455FD1D9" w14:textId="77777777" w:rsidR="007A1F44" w:rsidRPr="00A03C55" w:rsidRDefault="007A1F44" w:rsidP="00601E92">
      <w:pPr>
        <w:pStyle w:val="XMLExample"/>
        <w:rPr>
          <w:lang w:val="en-US"/>
        </w:rPr>
      </w:pPr>
      <w:r w:rsidRPr="00A03C55">
        <w:rPr>
          <w:lang w:val="en-US"/>
        </w:rPr>
        <w:t xml:space="preserve">       xmlns:xml="http://www.w3.org/XML/1998/namespace"&gt;</w:t>
      </w:r>
    </w:p>
    <w:p w14:paraId="08025351" w14:textId="77777777" w:rsidR="007A1F44" w:rsidRPr="00A03C55" w:rsidRDefault="007A1F44" w:rsidP="00601E92">
      <w:pPr>
        <w:pStyle w:val="XMLExample"/>
        <w:rPr>
          <w:lang w:val="en-US"/>
        </w:rPr>
      </w:pPr>
      <w:r w:rsidRPr="00A03C55">
        <w:rPr>
          <w:lang w:val="en-US"/>
        </w:rPr>
        <w:t>&lt;env:Body&gt;</w:t>
      </w:r>
    </w:p>
    <w:p w14:paraId="5C4309F7" w14:textId="77777777" w:rsidR="007A1F44" w:rsidRPr="00A03C55" w:rsidRDefault="007A1F44" w:rsidP="00601E92">
      <w:pPr>
        <w:pStyle w:val="XMLExample"/>
        <w:rPr>
          <w:lang w:val="en-US"/>
        </w:rPr>
      </w:pPr>
      <w:r w:rsidRPr="00A03C55">
        <w:rPr>
          <w:lang w:val="en-US"/>
        </w:rPr>
        <w:t xml:space="preserve">  &lt;env:Fault&gt;</w:t>
      </w:r>
    </w:p>
    <w:p w14:paraId="12E223C5" w14:textId="77777777" w:rsidR="007A1F44" w:rsidRPr="00A03C55" w:rsidRDefault="007A1F44" w:rsidP="00601E92">
      <w:pPr>
        <w:pStyle w:val="XMLExample"/>
        <w:rPr>
          <w:lang w:val="en-US"/>
        </w:rPr>
      </w:pPr>
      <w:r w:rsidRPr="00A03C55">
        <w:rPr>
          <w:lang w:val="en-US"/>
        </w:rPr>
        <w:t xml:space="preserve">    &lt;env:Code&gt;</w:t>
      </w:r>
    </w:p>
    <w:p w14:paraId="08830AA5" w14:textId="77777777" w:rsidR="007A1F44" w:rsidRPr="00A03C55" w:rsidRDefault="007A1F44" w:rsidP="00601E92">
      <w:pPr>
        <w:pStyle w:val="XMLExample"/>
        <w:rPr>
          <w:lang w:val="en-US"/>
        </w:rPr>
      </w:pPr>
      <w:r w:rsidRPr="00A03C55">
        <w:rPr>
          <w:lang w:val="en-US"/>
        </w:rPr>
        <w:t xml:space="preserve">      &lt;env:Value&gt;env:Sender&lt;/env:Value&gt;</w:t>
      </w:r>
    </w:p>
    <w:p w14:paraId="263C19C2" w14:textId="77777777" w:rsidR="007A1F44" w:rsidRPr="00A03C55" w:rsidRDefault="007A1F44" w:rsidP="00601E92">
      <w:pPr>
        <w:pStyle w:val="XMLExample"/>
        <w:rPr>
          <w:lang w:val="en-US"/>
        </w:rPr>
      </w:pPr>
      <w:r w:rsidRPr="00A03C55">
        <w:rPr>
          <w:lang w:val="en-US"/>
        </w:rPr>
        <w:t xml:space="preserve">    &lt;/env:Code&gt;</w:t>
      </w:r>
    </w:p>
    <w:p w14:paraId="6AB4FBB2" w14:textId="77777777" w:rsidR="007A1F44" w:rsidRPr="00A03C55" w:rsidRDefault="007A1F44" w:rsidP="00601E92">
      <w:pPr>
        <w:pStyle w:val="XMLExample"/>
        <w:rPr>
          <w:lang w:val="en-US"/>
        </w:rPr>
      </w:pPr>
      <w:r w:rsidRPr="00A03C55">
        <w:rPr>
          <w:lang w:val="en-US"/>
        </w:rPr>
        <w:t xml:space="preserve">    &lt;env:Reason&gt;</w:t>
      </w:r>
    </w:p>
    <w:p w14:paraId="3C28BBCC" w14:textId="77777777" w:rsidR="007A1F44" w:rsidRPr="00A03C55" w:rsidRDefault="007A1F44" w:rsidP="00601E92">
      <w:pPr>
        <w:pStyle w:val="XMLExample"/>
        <w:rPr>
          <w:lang w:val="en-US"/>
        </w:rPr>
      </w:pPr>
      <w:r w:rsidRPr="00A03C55">
        <w:rPr>
          <w:lang w:val="en-US"/>
        </w:rPr>
        <w:t xml:space="preserve">      &lt;env:Text xml:lang="en"&gt;Required Information Missing&lt;/env:Text&gt;</w:t>
      </w:r>
    </w:p>
    <w:p w14:paraId="01B95CAD" w14:textId="77777777" w:rsidR="007A1F44" w:rsidRPr="00A03C55" w:rsidRDefault="007A1F44" w:rsidP="00601E92">
      <w:pPr>
        <w:pStyle w:val="XMLExample"/>
        <w:rPr>
          <w:lang w:val="en-US"/>
        </w:rPr>
      </w:pPr>
      <w:r w:rsidRPr="00A03C55">
        <w:rPr>
          <w:lang w:val="en-US"/>
        </w:rPr>
        <w:t xml:space="preserve">    &lt;/env:Reason&gt;</w:t>
      </w:r>
    </w:p>
    <w:p w14:paraId="3F250AFA" w14:textId="77777777" w:rsidR="007A1F44" w:rsidRPr="00A03C55" w:rsidRDefault="007A1F44" w:rsidP="00601E92">
      <w:pPr>
        <w:pStyle w:val="XMLExample"/>
        <w:rPr>
          <w:lang w:val="en-US"/>
        </w:rPr>
      </w:pPr>
      <w:r w:rsidRPr="00A03C55">
        <w:rPr>
          <w:lang w:val="en-US"/>
        </w:rPr>
        <w:t xml:space="preserve">  &lt;/env:Fault&gt;</w:t>
      </w:r>
    </w:p>
    <w:p w14:paraId="0B22E028" w14:textId="77777777" w:rsidR="007A1F44" w:rsidRPr="00A03C55" w:rsidRDefault="007A1F44" w:rsidP="00601E92">
      <w:pPr>
        <w:pStyle w:val="XMLExample"/>
        <w:rPr>
          <w:lang w:val="en-US"/>
        </w:rPr>
      </w:pPr>
      <w:r w:rsidRPr="00A03C55">
        <w:rPr>
          <w:lang w:val="en-US"/>
        </w:rPr>
        <w:t>&lt;/env:Body&gt;</w:t>
      </w:r>
    </w:p>
    <w:p w14:paraId="53FE2603" w14:textId="77777777" w:rsidR="007A1F44" w:rsidRPr="00A03C55" w:rsidRDefault="007A1F44" w:rsidP="00601E92">
      <w:pPr>
        <w:pStyle w:val="XMLExample"/>
        <w:rPr>
          <w:lang w:val="en-US"/>
        </w:rPr>
      </w:pPr>
      <w:r w:rsidRPr="00A03C55">
        <w:rPr>
          <w:lang w:val="en-US"/>
        </w:rPr>
        <w:t>&lt;/env:Envelope&gt;</w:t>
      </w:r>
    </w:p>
    <w:p w14:paraId="580525DE" w14:textId="77777777" w:rsidR="007A1F44" w:rsidRPr="00A03C55" w:rsidRDefault="007A1F44" w:rsidP="0084432D">
      <w:pPr>
        <w:pStyle w:val="Heading4"/>
        <w:numPr>
          <w:ilvl w:val="0"/>
          <w:numId w:val="0"/>
        </w:numPr>
        <w:tabs>
          <w:tab w:val="clear" w:pos="2160"/>
          <w:tab w:val="clear" w:pos="2880"/>
          <w:tab w:val="clear" w:pos="3600"/>
        </w:tabs>
        <w:rPr>
          <w:noProof w:val="0"/>
        </w:rPr>
      </w:pPr>
      <w:bookmarkStart w:id="700" w:name="_Toc398544224"/>
      <w:r w:rsidRPr="00A03C55">
        <w:rPr>
          <w:noProof w:val="0"/>
        </w:rPr>
        <w:t>3.35.4.2 Submit Form Response</w:t>
      </w:r>
      <w:bookmarkEnd w:id="700"/>
    </w:p>
    <w:p w14:paraId="588A9B40"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3.35.4.2.1 Trigger Events</w:t>
      </w:r>
    </w:p>
    <w:p w14:paraId="5872CBC7" w14:textId="77777777" w:rsidR="007A1F44" w:rsidRPr="00A03C55" w:rsidRDefault="007A1F44" w:rsidP="0084432D">
      <w:pPr>
        <w:pStyle w:val="BodyText"/>
      </w:pPr>
      <w:r w:rsidRPr="00A03C55">
        <w:t>This message is triggered by a Form Filler submitting form instance data.</w:t>
      </w:r>
    </w:p>
    <w:p w14:paraId="47006FDA"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3.34.4.2.2 Message Semantics</w:t>
      </w:r>
    </w:p>
    <w:p w14:paraId="76CFE0DF" w14:textId="77777777" w:rsidR="007A1F44" w:rsidRPr="00A03C55" w:rsidRDefault="007A1F44" w:rsidP="0084432D">
      <w:r w:rsidRPr="00A03C55">
        <w:t>The Submit Form Response shall return a SubmitFormResponseType element containing:</w:t>
      </w:r>
    </w:p>
    <w:p w14:paraId="1FF2D3AF" w14:textId="77777777" w:rsidR="008E3CF3" w:rsidRPr="00A03C55" w:rsidRDefault="007A1F44" w:rsidP="00EC243F">
      <w:pPr>
        <w:pStyle w:val="ListBullet2"/>
      </w:pPr>
      <w:r w:rsidRPr="00A03C55">
        <w:t>A responseCode string that may be constrained by Content Profiles</w:t>
      </w:r>
    </w:p>
    <w:p w14:paraId="41AFA00A" w14:textId="77777777" w:rsidR="008E3CF3" w:rsidRPr="00A03C55" w:rsidRDefault="007A1F44" w:rsidP="00EC243F">
      <w:pPr>
        <w:pStyle w:val="ListBullet2"/>
      </w:pPr>
      <w:r w:rsidRPr="00A03C55">
        <w:t>An optional content element containing formData, as is returned by RetrieveFormResponse</w:t>
      </w:r>
    </w:p>
    <w:p w14:paraId="099B73B5" w14:textId="77777777" w:rsidR="008E3CF3" w:rsidRPr="00A03C55" w:rsidRDefault="007A1F44" w:rsidP="00EC243F">
      <w:pPr>
        <w:pStyle w:val="ListBullet2"/>
      </w:pPr>
      <w:r w:rsidRPr="00A03C55">
        <w:t>An optional contentType string that may be constrained by Content Profiles.</w:t>
      </w:r>
    </w:p>
    <w:p w14:paraId="2BB29297" w14:textId="77777777" w:rsidR="007A1F44" w:rsidRPr="00A03C55" w:rsidRDefault="007A1F44" w:rsidP="0084432D">
      <w:pPr>
        <w:pStyle w:val="BodyText"/>
      </w:pPr>
      <w:r w:rsidRPr="00A03C55">
        <w:t>See the schema provided with the support materials (see ITI TF-2x: Appendix W).</w:t>
      </w:r>
    </w:p>
    <w:p w14:paraId="7CAE684B"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3.35.4.2.3 Expected Actions</w:t>
      </w:r>
    </w:p>
    <w:p w14:paraId="49E4035A" w14:textId="77777777" w:rsidR="007A1F44" w:rsidRPr="00A03C55" w:rsidRDefault="007A1F44" w:rsidP="0084432D">
      <w:r w:rsidRPr="00A03C55">
        <w:t>The Form Filler may display the results of the response from the Form Receiver or Form Processor. The form behavior may be further profiled by content domain profiles.</w:t>
      </w:r>
    </w:p>
    <w:p w14:paraId="4B616225" w14:textId="77777777" w:rsidR="007A1F44" w:rsidRPr="00A03C55" w:rsidRDefault="007A1F44" w:rsidP="003A7C7F">
      <w:pPr>
        <w:pStyle w:val="Heading3"/>
        <w:numPr>
          <w:ilvl w:val="0"/>
          <w:numId w:val="0"/>
        </w:numPr>
        <w:tabs>
          <w:tab w:val="clear" w:pos="2160"/>
          <w:tab w:val="clear" w:pos="2880"/>
        </w:tabs>
        <w:rPr>
          <w:bCs/>
          <w:noProof w:val="0"/>
          <w:kern w:val="1"/>
        </w:rPr>
      </w:pPr>
      <w:bookmarkStart w:id="701" w:name="_Toc333924777"/>
      <w:bookmarkStart w:id="702" w:name="_Toc398544225"/>
      <w:bookmarkStart w:id="703" w:name="_Toc398717925"/>
      <w:bookmarkStart w:id="704" w:name="_Toc13773702"/>
      <w:r w:rsidRPr="00A03C55">
        <w:rPr>
          <w:bCs/>
          <w:noProof w:val="0"/>
          <w:kern w:val="1"/>
        </w:rPr>
        <w:t>3.35.5 Protocol Requirements</w:t>
      </w:r>
      <w:bookmarkEnd w:id="701"/>
      <w:bookmarkEnd w:id="702"/>
      <w:bookmarkEnd w:id="703"/>
      <w:bookmarkEnd w:id="704"/>
    </w:p>
    <w:p w14:paraId="71FF0619" w14:textId="77777777" w:rsidR="007A1F44" w:rsidRPr="00A03C55" w:rsidRDefault="007A1F44" w:rsidP="0084432D">
      <w:pPr>
        <w:pStyle w:val="BodyText"/>
      </w:pPr>
      <w:r w:rsidRPr="00A03C55">
        <w:t>Implementors of this transaction shall comply with all requirements described in ITI TF-2x: Appendix V: Web Services for IHE Transactions.</w:t>
      </w:r>
    </w:p>
    <w:p w14:paraId="5F99D30F" w14:textId="77777777" w:rsidR="007A1F44" w:rsidRPr="00A03C55" w:rsidRDefault="007A1F44" w:rsidP="0084432D">
      <w:pPr>
        <w:pStyle w:val="BodyText"/>
      </w:pPr>
      <w:r w:rsidRPr="00A03C55">
        <w:t>The Submit Form transaction shall use SOAP 1.2.</w:t>
      </w:r>
    </w:p>
    <w:p w14:paraId="2B42C888" w14:textId="77777777" w:rsidR="007A1F44" w:rsidRPr="00A03C55" w:rsidRDefault="007A1F44" w:rsidP="0084432D">
      <w:pPr>
        <w:pStyle w:val="BodyText"/>
      </w:pPr>
    </w:p>
    <w:p w14:paraId="3C13DA54" w14:textId="77777777" w:rsidR="007A1F44" w:rsidRPr="00A03C55" w:rsidRDefault="007A1F44" w:rsidP="0084432D">
      <w:pPr>
        <w:pStyle w:val="TableTitle"/>
        <w:rPr>
          <w:noProof w:val="0"/>
        </w:rPr>
      </w:pPr>
      <w:r w:rsidRPr="00A03C55">
        <w:rPr>
          <w:noProof w:val="0"/>
        </w:rPr>
        <w:lastRenderedPageBreak/>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448D9BB4" w14:textId="77777777" w:rsidTr="00601E92">
        <w:trPr>
          <w:jc w:val="center"/>
        </w:trPr>
        <w:tc>
          <w:tcPr>
            <w:tcW w:w="1998" w:type="dxa"/>
          </w:tcPr>
          <w:p w14:paraId="60ABA8F2" w14:textId="77777777" w:rsidR="007A1F44" w:rsidRPr="00A03C55" w:rsidRDefault="007A1F44" w:rsidP="00CF7D53">
            <w:pPr>
              <w:pStyle w:val="TableEntry"/>
              <w:rPr>
                <w:noProof w:val="0"/>
              </w:rPr>
            </w:pPr>
            <w:r w:rsidRPr="00A03C55">
              <w:rPr>
                <w:noProof w:val="0"/>
              </w:rPr>
              <w:t>ihe</w:t>
            </w:r>
          </w:p>
        </w:tc>
        <w:tc>
          <w:tcPr>
            <w:tcW w:w="6210" w:type="dxa"/>
          </w:tcPr>
          <w:p w14:paraId="347D435A" w14:textId="77777777" w:rsidR="007A1F44" w:rsidRPr="00A03C55" w:rsidRDefault="007A1F44" w:rsidP="00CF7D53">
            <w:pPr>
              <w:pStyle w:val="TableEntry"/>
              <w:rPr>
                <w:noProof w:val="0"/>
              </w:rPr>
            </w:pPr>
            <w:r w:rsidRPr="00A03C55">
              <w:rPr>
                <w:noProof w:val="0"/>
              </w:rPr>
              <w:t>urn:ihe:iti:rfd:2007</w:t>
            </w:r>
          </w:p>
        </w:tc>
      </w:tr>
      <w:tr w:rsidR="007A1F44" w:rsidRPr="00A03C55" w14:paraId="3F7D1705" w14:textId="77777777" w:rsidTr="00601E92">
        <w:trPr>
          <w:jc w:val="center"/>
        </w:trPr>
        <w:tc>
          <w:tcPr>
            <w:tcW w:w="1998" w:type="dxa"/>
          </w:tcPr>
          <w:p w14:paraId="079B113A" w14:textId="77777777" w:rsidR="007A1F44" w:rsidRPr="00A03C55" w:rsidRDefault="007A1F44" w:rsidP="00CF7D53">
            <w:pPr>
              <w:pStyle w:val="TableEntry"/>
              <w:rPr>
                <w:noProof w:val="0"/>
              </w:rPr>
            </w:pPr>
            <w:r w:rsidRPr="00A03C55">
              <w:rPr>
                <w:noProof w:val="0"/>
              </w:rPr>
              <w:t>soap12</w:t>
            </w:r>
          </w:p>
        </w:tc>
        <w:tc>
          <w:tcPr>
            <w:tcW w:w="6210" w:type="dxa"/>
          </w:tcPr>
          <w:p w14:paraId="62F08076" w14:textId="77777777" w:rsidR="007A1F44" w:rsidRPr="00A03C55" w:rsidRDefault="007A1F44" w:rsidP="00CF7D53">
            <w:pPr>
              <w:pStyle w:val="TableEntry"/>
              <w:rPr>
                <w:noProof w:val="0"/>
              </w:rPr>
            </w:pPr>
            <w:r w:rsidRPr="00A03C55">
              <w:rPr>
                <w:noProof w:val="0"/>
              </w:rPr>
              <w:t>http://schemas.xmlsoap.org/wsdl/soap12/</w:t>
            </w:r>
          </w:p>
        </w:tc>
      </w:tr>
      <w:tr w:rsidR="007A1F44" w:rsidRPr="00A03C55" w14:paraId="618AA5DD" w14:textId="77777777" w:rsidTr="00601E92">
        <w:trPr>
          <w:jc w:val="center"/>
        </w:trPr>
        <w:tc>
          <w:tcPr>
            <w:tcW w:w="1998" w:type="dxa"/>
          </w:tcPr>
          <w:p w14:paraId="3CE8E0BA" w14:textId="77777777" w:rsidR="007A1F44" w:rsidRPr="00A03C55" w:rsidRDefault="007A1F44" w:rsidP="00CF7D53">
            <w:pPr>
              <w:pStyle w:val="TableEntry"/>
              <w:rPr>
                <w:noProof w:val="0"/>
              </w:rPr>
            </w:pPr>
            <w:r w:rsidRPr="00A03C55">
              <w:rPr>
                <w:noProof w:val="0"/>
              </w:rPr>
              <w:t>wsaw</w:t>
            </w:r>
          </w:p>
        </w:tc>
        <w:tc>
          <w:tcPr>
            <w:tcW w:w="6210" w:type="dxa"/>
          </w:tcPr>
          <w:p w14:paraId="4D02051A" w14:textId="77777777" w:rsidR="007A1F44" w:rsidRPr="00A03C55" w:rsidRDefault="007A1F44" w:rsidP="00CF7D53">
            <w:pPr>
              <w:pStyle w:val="TableEntry"/>
              <w:rPr>
                <w:noProof w:val="0"/>
              </w:rPr>
            </w:pPr>
            <w:r w:rsidRPr="00A03C55">
              <w:rPr>
                <w:noProof w:val="0"/>
              </w:rPr>
              <w:t>http://www.w3.org/2005/08/addressing</w:t>
            </w:r>
          </w:p>
        </w:tc>
      </w:tr>
      <w:tr w:rsidR="007A1F44" w:rsidRPr="00A03C55" w14:paraId="0CA04F6D" w14:textId="77777777" w:rsidTr="00601E92">
        <w:trPr>
          <w:jc w:val="center"/>
        </w:trPr>
        <w:tc>
          <w:tcPr>
            <w:tcW w:w="1998" w:type="dxa"/>
          </w:tcPr>
          <w:p w14:paraId="1F09ECF3" w14:textId="77777777" w:rsidR="007A1F44" w:rsidRPr="00A03C55" w:rsidRDefault="007A1F44" w:rsidP="00CF7D53">
            <w:pPr>
              <w:pStyle w:val="TableEntry"/>
              <w:rPr>
                <w:noProof w:val="0"/>
              </w:rPr>
            </w:pPr>
            <w:r w:rsidRPr="00A03C55">
              <w:rPr>
                <w:noProof w:val="0"/>
              </w:rPr>
              <w:t>xsd</w:t>
            </w:r>
          </w:p>
        </w:tc>
        <w:tc>
          <w:tcPr>
            <w:tcW w:w="6210" w:type="dxa"/>
          </w:tcPr>
          <w:p w14:paraId="5AD3DBB3" w14:textId="77777777" w:rsidR="007A1F44" w:rsidRPr="00A03C55" w:rsidRDefault="007A1F44" w:rsidP="00CF7D53">
            <w:pPr>
              <w:pStyle w:val="TableEntry"/>
              <w:rPr>
                <w:noProof w:val="0"/>
              </w:rPr>
            </w:pPr>
            <w:r w:rsidRPr="00A03C55">
              <w:rPr>
                <w:noProof w:val="0"/>
              </w:rPr>
              <w:t>http://www.w3.org/2001/XMLSchema</w:t>
            </w:r>
          </w:p>
        </w:tc>
      </w:tr>
    </w:tbl>
    <w:p w14:paraId="7D13C390" w14:textId="77777777" w:rsidR="007A1F44" w:rsidRPr="00A03C55" w:rsidRDefault="007A1F44" w:rsidP="0084432D">
      <w:pPr>
        <w:pStyle w:val="BodyText"/>
      </w:pPr>
    </w:p>
    <w:p w14:paraId="7A4269A3" w14:textId="77777777" w:rsidR="007A1F44" w:rsidRPr="00A03C55" w:rsidRDefault="007A1F44" w:rsidP="0084432D">
      <w:pPr>
        <w:pStyle w:val="BodyText"/>
      </w:pPr>
      <w:r w:rsidRPr="00A03C55">
        <w:t>These are the requirements for the Submit Form transaction presented in the order in which they would appear in the RFD Submit Form WSDL definition:</w:t>
      </w:r>
    </w:p>
    <w:p w14:paraId="60DB9C02" w14:textId="77777777" w:rsidR="008E3CF3" w:rsidRPr="00A03C55" w:rsidRDefault="007A1F44" w:rsidP="00EC243F">
      <w:pPr>
        <w:pStyle w:val="ListBullet2"/>
      </w:pPr>
      <w:r w:rsidRPr="00A03C55">
        <w:t>The following types shall be imported (xds:import) in the /definitions/types section:</w:t>
      </w:r>
    </w:p>
    <w:p w14:paraId="63FCD410" w14:textId="77777777" w:rsidR="008E3CF3" w:rsidRPr="00A03C55" w:rsidRDefault="007A1F44" w:rsidP="00F9353D">
      <w:pPr>
        <w:pStyle w:val="ListBullet3"/>
        <w:numPr>
          <w:ilvl w:val="0"/>
          <w:numId w:val="14"/>
        </w:numPr>
      </w:pPr>
      <w:r w:rsidRPr="00A03C55">
        <w:t>Namespace=”urn:ihe:iti:rfd:2007”, schema=”RFD.xsd”</w:t>
      </w:r>
    </w:p>
    <w:p w14:paraId="756053C2" w14:textId="77777777" w:rsidR="008E3CF3" w:rsidRPr="00A03C55" w:rsidRDefault="007A1F44" w:rsidP="00EC243F">
      <w:pPr>
        <w:pStyle w:val="ListBullet2"/>
      </w:pPr>
      <w:r w:rsidRPr="00A03C55">
        <w:t>The /definitions/message/part/@element attribute of the Submit Form Request message shall be defined as: “ihe:SubmitFormRequest”</w:t>
      </w:r>
    </w:p>
    <w:p w14:paraId="0B7A338A" w14:textId="77777777" w:rsidR="008E3CF3" w:rsidRPr="00A03C55" w:rsidRDefault="007A1F44" w:rsidP="00EC243F">
      <w:pPr>
        <w:pStyle w:val="ListBullet2"/>
      </w:pPr>
      <w:r w:rsidRPr="00A03C55">
        <w:t>The /definitions/message/part/@element attribute of the Submit Form Response message shall be defined as: “ihe:SubmitFormResponse”</w:t>
      </w:r>
    </w:p>
    <w:p w14:paraId="6A17E48F" w14:textId="77777777" w:rsidR="008E3CF3" w:rsidRPr="00A03C55" w:rsidRDefault="007A1F44" w:rsidP="00EC243F">
      <w:pPr>
        <w:pStyle w:val="ListBullet2"/>
      </w:pPr>
      <w:r w:rsidRPr="00A03C55">
        <w:t>Refer to Table 3.35.5-1 for additional attribute requirements.</w:t>
      </w:r>
    </w:p>
    <w:p w14:paraId="1EDF0544" w14:textId="77777777" w:rsidR="007A1F44" w:rsidRPr="00A03C55" w:rsidRDefault="007A1F44" w:rsidP="0084432D">
      <w:pPr>
        <w:pStyle w:val="TableTitle"/>
        <w:rPr>
          <w:noProof w:val="0"/>
        </w:rPr>
      </w:pPr>
      <w:r w:rsidRPr="00A03C55">
        <w:rPr>
          <w:noProof w:val="0"/>
        </w:rPr>
        <w:t>Table 3.35.5-1: Additional Attribute Requirements</w:t>
      </w:r>
    </w:p>
    <w:tbl>
      <w:tblPr>
        <w:tblW w:w="77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398"/>
        <w:gridCol w:w="3353"/>
      </w:tblGrid>
      <w:tr w:rsidR="008E1B10" w:rsidRPr="00A03C55" w14:paraId="14C6C08E" w14:textId="77777777" w:rsidTr="008E1B10">
        <w:trPr>
          <w:jc w:val="center"/>
        </w:trPr>
        <w:tc>
          <w:tcPr>
            <w:tcW w:w="4398" w:type="dxa"/>
            <w:shd w:val="clear" w:color="auto" w:fill="E6E6E6"/>
          </w:tcPr>
          <w:p w14:paraId="6CD9BBB2" w14:textId="77777777" w:rsidR="007A1F44" w:rsidRPr="00A03C55" w:rsidRDefault="007A1F44" w:rsidP="00A063AC">
            <w:pPr>
              <w:pStyle w:val="TableEntryHeader"/>
              <w:rPr>
                <w:noProof w:val="0"/>
              </w:rPr>
            </w:pPr>
            <w:r w:rsidRPr="00A03C55">
              <w:rPr>
                <w:noProof w:val="0"/>
              </w:rPr>
              <w:t>Attribute</w:t>
            </w:r>
          </w:p>
        </w:tc>
        <w:tc>
          <w:tcPr>
            <w:tcW w:w="3353" w:type="dxa"/>
            <w:shd w:val="clear" w:color="auto" w:fill="E6E6E6"/>
          </w:tcPr>
          <w:p w14:paraId="78028C21" w14:textId="77777777" w:rsidR="007A1F44" w:rsidRPr="00A03C55" w:rsidRDefault="007A1F44" w:rsidP="00A53067">
            <w:pPr>
              <w:pStyle w:val="TableEntryHeader"/>
              <w:rPr>
                <w:noProof w:val="0"/>
              </w:rPr>
            </w:pPr>
            <w:r w:rsidRPr="00A03C55">
              <w:rPr>
                <w:noProof w:val="0"/>
              </w:rPr>
              <w:t>Value</w:t>
            </w:r>
          </w:p>
        </w:tc>
      </w:tr>
      <w:tr w:rsidR="008E1B10" w:rsidRPr="00A03C55" w14:paraId="638DEF8B" w14:textId="77777777" w:rsidTr="008E1B10">
        <w:trPr>
          <w:jc w:val="center"/>
        </w:trPr>
        <w:tc>
          <w:tcPr>
            <w:tcW w:w="4398" w:type="dxa"/>
          </w:tcPr>
          <w:p w14:paraId="27D5D716" w14:textId="77777777" w:rsidR="007A1F44" w:rsidRPr="00A03C55" w:rsidRDefault="007A1F44" w:rsidP="00CF7D53">
            <w:pPr>
              <w:pStyle w:val="TableEntry"/>
              <w:rPr>
                <w:noProof w:val="0"/>
              </w:rPr>
            </w:pPr>
            <w:r w:rsidRPr="00A03C55">
              <w:rPr>
                <w:noProof w:val="0"/>
              </w:rPr>
              <w:t>/definitions/portType/operation@name</w:t>
            </w:r>
          </w:p>
        </w:tc>
        <w:tc>
          <w:tcPr>
            <w:tcW w:w="3353" w:type="dxa"/>
          </w:tcPr>
          <w:p w14:paraId="51A9361E" w14:textId="77777777" w:rsidR="007A1F44" w:rsidRPr="00A03C55" w:rsidRDefault="007A1F44" w:rsidP="00CF7D53">
            <w:pPr>
              <w:pStyle w:val="TableEntry"/>
              <w:rPr>
                <w:noProof w:val="0"/>
              </w:rPr>
            </w:pPr>
            <w:r w:rsidRPr="00A03C55">
              <w:rPr>
                <w:noProof w:val="0"/>
              </w:rPr>
              <w:t>SubmitForm</w:t>
            </w:r>
          </w:p>
        </w:tc>
      </w:tr>
      <w:tr w:rsidR="008E1B10" w:rsidRPr="00A03C55" w14:paraId="2DDFA1D4" w14:textId="77777777" w:rsidTr="008E1B10">
        <w:trPr>
          <w:jc w:val="center"/>
        </w:trPr>
        <w:tc>
          <w:tcPr>
            <w:tcW w:w="4398" w:type="dxa"/>
          </w:tcPr>
          <w:p w14:paraId="572B8EBF" w14:textId="77777777" w:rsidR="007A1F44" w:rsidRPr="00A03C55" w:rsidRDefault="007A1F44" w:rsidP="00CF7D53">
            <w:pPr>
              <w:pStyle w:val="TableEntry"/>
              <w:rPr>
                <w:noProof w:val="0"/>
              </w:rPr>
            </w:pPr>
            <w:r w:rsidRPr="00A03C55">
              <w:rPr>
                <w:noProof w:val="0"/>
              </w:rPr>
              <w:t>/definitions/portType/operation/input/@wsaw:Action</w:t>
            </w:r>
          </w:p>
        </w:tc>
        <w:tc>
          <w:tcPr>
            <w:tcW w:w="3353" w:type="dxa"/>
          </w:tcPr>
          <w:p w14:paraId="3D101AC4" w14:textId="77777777" w:rsidR="007A1F44" w:rsidRPr="00A03C55" w:rsidRDefault="007A1F44" w:rsidP="00CF7D53">
            <w:pPr>
              <w:pStyle w:val="TableEntry"/>
              <w:rPr>
                <w:noProof w:val="0"/>
              </w:rPr>
            </w:pPr>
            <w:r w:rsidRPr="00A03C55">
              <w:rPr>
                <w:noProof w:val="0"/>
              </w:rPr>
              <w:t>urn:ihe:iti:2007:SubmitForm</w:t>
            </w:r>
          </w:p>
        </w:tc>
      </w:tr>
      <w:tr w:rsidR="008E1B10" w:rsidRPr="00A03C55" w14:paraId="6192A206" w14:textId="77777777" w:rsidTr="008E1B10">
        <w:trPr>
          <w:jc w:val="center"/>
        </w:trPr>
        <w:tc>
          <w:tcPr>
            <w:tcW w:w="4398" w:type="dxa"/>
          </w:tcPr>
          <w:p w14:paraId="77500692" w14:textId="77777777" w:rsidR="007A1F44" w:rsidRPr="00A03C55" w:rsidRDefault="007A1F44" w:rsidP="00CF7D53">
            <w:pPr>
              <w:pStyle w:val="TableEntry"/>
              <w:rPr>
                <w:noProof w:val="0"/>
              </w:rPr>
            </w:pPr>
            <w:r w:rsidRPr="00A03C55">
              <w:rPr>
                <w:noProof w:val="0"/>
              </w:rPr>
              <w:t>/definitions/portType/operation/output/@wsaw:Action</w:t>
            </w:r>
          </w:p>
        </w:tc>
        <w:tc>
          <w:tcPr>
            <w:tcW w:w="3353" w:type="dxa"/>
          </w:tcPr>
          <w:p w14:paraId="541916F5" w14:textId="77777777" w:rsidR="007A1F44" w:rsidRPr="00A03C55" w:rsidRDefault="007A1F44" w:rsidP="00CF7D53">
            <w:pPr>
              <w:pStyle w:val="TableEntry"/>
              <w:rPr>
                <w:noProof w:val="0"/>
              </w:rPr>
            </w:pPr>
            <w:r w:rsidRPr="00A03C55">
              <w:rPr>
                <w:noProof w:val="0"/>
              </w:rPr>
              <w:t>urn:ihe:iti:2007:SubmitFormResponse</w:t>
            </w:r>
          </w:p>
        </w:tc>
      </w:tr>
      <w:tr w:rsidR="008E1B10" w:rsidRPr="00A03C55" w14:paraId="65FAF9BA" w14:textId="77777777" w:rsidTr="008E1B10">
        <w:trPr>
          <w:jc w:val="center"/>
        </w:trPr>
        <w:tc>
          <w:tcPr>
            <w:tcW w:w="4398" w:type="dxa"/>
          </w:tcPr>
          <w:p w14:paraId="515EA508" w14:textId="285D8579" w:rsidR="007367D9" w:rsidRPr="00A03C55" w:rsidRDefault="007367D9" w:rsidP="007367D9">
            <w:pPr>
              <w:pStyle w:val="TableEntry"/>
              <w:rPr>
                <w:noProof w:val="0"/>
              </w:rPr>
            </w:pPr>
            <w:r w:rsidRPr="00A03C55">
              <w:rPr>
                <w:noProof w:val="0"/>
              </w:rPr>
              <w:t xml:space="preserve">/definitions/binding/operation/wsoap12:operation/@soapActionRequired </w:t>
            </w:r>
          </w:p>
        </w:tc>
        <w:tc>
          <w:tcPr>
            <w:tcW w:w="3353" w:type="dxa"/>
          </w:tcPr>
          <w:p w14:paraId="36EE107A" w14:textId="26D6465B" w:rsidR="007367D9" w:rsidRPr="00A03C55" w:rsidRDefault="007367D9" w:rsidP="007367D9">
            <w:pPr>
              <w:pStyle w:val="TableEntry"/>
              <w:rPr>
                <w:noProof w:val="0"/>
              </w:rPr>
            </w:pPr>
            <w:r w:rsidRPr="00A03C55">
              <w:rPr>
                <w:noProof w:val="0"/>
              </w:rPr>
              <w:t>false</w:t>
            </w:r>
          </w:p>
        </w:tc>
      </w:tr>
    </w:tbl>
    <w:p w14:paraId="684B3381" w14:textId="77777777" w:rsidR="007A1F44" w:rsidRPr="00A03C55" w:rsidRDefault="007A1F44" w:rsidP="003462A5">
      <w:pPr>
        <w:pStyle w:val="BodyText"/>
      </w:pPr>
    </w:p>
    <w:p w14:paraId="2803BB06" w14:textId="77777777" w:rsidR="007A1F44" w:rsidRPr="00A03C55" w:rsidRDefault="007A1F44" w:rsidP="0084432D">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3.35.5.1 Sample SOAP Messages.</w:t>
      </w:r>
    </w:p>
    <w:p w14:paraId="322AA2E2" w14:textId="77777777" w:rsidR="007A1F44" w:rsidRPr="00A03C55" w:rsidRDefault="007A1F44" w:rsidP="0084432D">
      <w:pPr>
        <w:pStyle w:val="BodyText"/>
      </w:pPr>
      <w:r w:rsidRPr="00A03C55">
        <w:t xml:space="preserve">For informative WSDL see ITI TF-2x: Appendix W. </w:t>
      </w:r>
    </w:p>
    <w:p w14:paraId="28B77971" w14:textId="77777777" w:rsidR="007A1F44" w:rsidRPr="00A03C55" w:rsidRDefault="007A1F44" w:rsidP="0084432D">
      <w:pPr>
        <w:pStyle w:val="BodyText"/>
      </w:pPr>
      <w:r w:rsidRPr="00A03C55">
        <w:t>The &lt;ihe:SubmitFormRequest&gt; element is defined as:</w:t>
      </w:r>
    </w:p>
    <w:p w14:paraId="21BAA684" w14:textId="77777777" w:rsidR="008E3CF3" w:rsidRPr="00A03C55" w:rsidRDefault="007A1F44" w:rsidP="00EC243F">
      <w:pPr>
        <w:pStyle w:val="ListBullet2"/>
      </w:pPr>
      <w:r w:rsidRPr="00A03C55">
        <w:t>One or more &lt;xs:any&gt; elements</w:t>
      </w:r>
    </w:p>
    <w:p w14:paraId="1092CDDA" w14:textId="77777777" w:rsidR="007A1F44" w:rsidRPr="00A03C55" w:rsidRDefault="007A1F44" w:rsidP="0084432D">
      <w:pPr>
        <w:pStyle w:val="BodyText"/>
      </w:pPr>
      <w:r w:rsidRPr="00A03C55">
        <w:t>This allows the Form Manager to construct forms that submit form data using any XML representation.</w:t>
      </w:r>
    </w:p>
    <w:p w14:paraId="6AEFEB00" w14:textId="77777777" w:rsidR="007A1F44" w:rsidRPr="00A03C55" w:rsidRDefault="007A1F44" w:rsidP="0084432D">
      <w:pPr>
        <w:pStyle w:val="BodyText"/>
      </w:pPr>
      <w:r w:rsidRPr="00A03C55">
        <w:t>The &lt;ihe:SubmitFormResponseType&gt; element is defined as:</w:t>
      </w:r>
    </w:p>
    <w:p w14:paraId="111751CB" w14:textId="77777777" w:rsidR="008E3CF3" w:rsidRPr="00A03C55" w:rsidRDefault="007A1F44" w:rsidP="00EC243F">
      <w:pPr>
        <w:pStyle w:val="ListBullet2"/>
      </w:pPr>
      <w:r w:rsidRPr="00A03C55">
        <w:t>An optional &lt;ihe:content&gt; element which is of type &lt;ihe:formDataType&gt; as also used in the Retrieve Form Response. If present it shall contain:</w:t>
      </w:r>
    </w:p>
    <w:p w14:paraId="46A996B6" w14:textId="77777777" w:rsidR="008E3CF3" w:rsidRPr="00A03C55" w:rsidRDefault="007A1F44" w:rsidP="00EC243F">
      <w:pPr>
        <w:pStyle w:val="ListBullet2"/>
      </w:pPr>
      <w:r w:rsidRPr="00A03C55">
        <w:t>One of the following:</w:t>
      </w:r>
    </w:p>
    <w:p w14:paraId="7307A645" w14:textId="77777777" w:rsidR="008E3CF3" w:rsidRPr="00A03C55" w:rsidRDefault="007A1F44" w:rsidP="00F9353D">
      <w:pPr>
        <w:pStyle w:val="ListBullet3"/>
        <w:numPr>
          <w:ilvl w:val="0"/>
          <w:numId w:val="14"/>
        </w:numPr>
      </w:pPr>
      <w:r w:rsidRPr="00A03C55">
        <w:lastRenderedPageBreak/>
        <w:t>&lt;ihe:Structured&gt; containing XML encoding of a form</w:t>
      </w:r>
    </w:p>
    <w:p w14:paraId="0782A353" w14:textId="77777777" w:rsidR="008E3CF3" w:rsidRPr="00A03C55" w:rsidRDefault="007A1F44" w:rsidP="00F9353D">
      <w:pPr>
        <w:pStyle w:val="ListBullet3"/>
        <w:numPr>
          <w:ilvl w:val="0"/>
          <w:numId w:val="14"/>
        </w:numPr>
      </w:pPr>
      <w:r w:rsidRPr="00A03C55">
        <w:t>&lt;ihe:Unstructured&gt; containing base64Binary encoding of a form</w:t>
      </w:r>
    </w:p>
    <w:p w14:paraId="39C05D2D" w14:textId="77777777" w:rsidR="008E3CF3" w:rsidRPr="00A03C55" w:rsidRDefault="007A1F44" w:rsidP="00F9353D">
      <w:pPr>
        <w:pStyle w:val="ListBullet3"/>
        <w:numPr>
          <w:ilvl w:val="0"/>
          <w:numId w:val="14"/>
        </w:numPr>
      </w:pPr>
      <w:r w:rsidRPr="00A03C55">
        <w:t>&lt;ihe:URL&gt; containing the URL of a form</w:t>
      </w:r>
    </w:p>
    <w:p w14:paraId="23C35FC4" w14:textId="77777777" w:rsidR="008E3CF3" w:rsidRPr="00A03C55" w:rsidRDefault="007A1F44" w:rsidP="00F9353D">
      <w:pPr>
        <w:pStyle w:val="ListBullet3"/>
        <w:numPr>
          <w:ilvl w:val="0"/>
          <w:numId w:val="14"/>
        </w:numPr>
      </w:pPr>
      <w:r w:rsidRPr="00A03C55">
        <w:t>An optional &lt;ihe:instanceID&gt; of type xs:string.</w:t>
      </w:r>
    </w:p>
    <w:p w14:paraId="193DA292" w14:textId="77777777" w:rsidR="008E3CF3" w:rsidRPr="00A03C55" w:rsidRDefault="007A1F44" w:rsidP="00EC243F">
      <w:pPr>
        <w:pStyle w:val="ListBullet2"/>
      </w:pPr>
      <w:r w:rsidRPr="00A03C55">
        <w:t>An optional &lt;ihe:contentType&gt; element, of type xs:string.</w:t>
      </w:r>
    </w:p>
    <w:p w14:paraId="6C926FA3" w14:textId="77777777" w:rsidR="008E3CF3" w:rsidRPr="00A03C55" w:rsidRDefault="007A1F44" w:rsidP="00EC243F">
      <w:pPr>
        <w:pStyle w:val="ListBullet2"/>
      </w:pPr>
      <w:r w:rsidRPr="00A03C55">
        <w:t>A required &lt;ihe:responseCode&gt; element of type xs:string.</w:t>
      </w:r>
    </w:p>
    <w:p w14:paraId="48D1ADAF" w14:textId="77777777" w:rsidR="007A1F44" w:rsidRPr="00A03C55" w:rsidRDefault="007A1F44" w:rsidP="0084432D">
      <w:pPr>
        <w:pStyle w:val="Heading4"/>
        <w:numPr>
          <w:ilvl w:val="0"/>
          <w:numId w:val="0"/>
        </w:numPr>
        <w:tabs>
          <w:tab w:val="clear" w:pos="2160"/>
          <w:tab w:val="clear" w:pos="2880"/>
          <w:tab w:val="clear" w:pos="3600"/>
        </w:tabs>
        <w:ind w:left="864" w:hanging="864"/>
        <w:rPr>
          <w:noProof w:val="0"/>
        </w:rPr>
      </w:pPr>
      <w:bookmarkStart w:id="705" w:name="_Toc398544226"/>
      <w:r w:rsidRPr="00A03C55">
        <w:rPr>
          <w:noProof w:val="0"/>
        </w:rPr>
        <w:t>3.35.5.1 Sample SOAP Messages</w:t>
      </w:r>
      <w:bookmarkEnd w:id="705"/>
    </w:p>
    <w:p w14:paraId="2F00FAF3" w14:textId="77777777" w:rsidR="007A1F44" w:rsidRPr="00A03C55" w:rsidRDefault="007A1F44" w:rsidP="0084432D">
      <w:pPr>
        <w:pStyle w:val="BodyText"/>
      </w:pPr>
      <w:r w:rsidRPr="00A03C55">
        <w:t>The samples in the following two sections show a typical SOAP request and its relative SOAP response. The sample messages also show the WS-Addressing headers &lt;Action/&gt;,</w:t>
      </w:r>
    </w:p>
    <w:p w14:paraId="53A81717" w14:textId="77777777" w:rsidR="007A1F44" w:rsidRPr="00A03C55" w:rsidRDefault="007A1F44" w:rsidP="0084432D">
      <w:pPr>
        <w:pStyle w:val="BodyText"/>
      </w:pPr>
      <w:r w:rsidRPr="00A03C55">
        <w:t>&lt;MessageID/&gt;, .; these WS-Addressing headers are populated according to ITI TF-2x: Appendix V: Web Services for IHE Transactions. Some of the body of the SOAP message is omitted for brevity.</w:t>
      </w:r>
    </w:p>
    <w:p w14:paraId="728AACE3"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3.35.5.1.1 Sample Submit Form SOAP Request</w:t>
      </w:r>
    </w:p>
    <w:p w14:paraId="4D177102" w14:textId="77777777" w:rsidR="007A1F44" w:rsidRPr="00A03C55" w:rsidRDefault="007A1F44" w:rsidP="00C15CD4">
      <w:pPr>
        <w:pStyle w:val="XMLExample"/>
        <w:rPr>
          <w:highlight w:val="white"/>
          <w:lang w:val="en-US"/>
        </w:rPr>
      </w:pPr>
      <w:r w:rsidRPr="00A03C55">
        <w:rPr>
          <w:highlight w:val="white"/>
          <w:lang w:val="en-US"/>
        </w:rPr>
        <w:t>&lt;?xml version='1.0' encoding='UTF-8'?&gt;</w:t>
      </w:r>
    </w:p>
    <w:p w14:paraId="17572CFA" w14:textId="77777777" w:rsidR="007A1F44" w:rsidRPr="00A03C55" w:rsidRDefault="007A1F44" w:rsidP="00C15CD4">
      <w:pPr>
        <w:pStyle w:val="XMLExample"/>
        <w:rPr>
          <w:lang w:val="en-US"/>
        </w:rPr>
      </w:pPr>
      <w:r w:rsidRPr="00A03C55">
        <w:rPr>
          <w:lang w:val="en-US"/>
        </w:rPr>
        <w:t>&lt;soap:Envelope xmlns:soap="http://www.w3.org/2003/05/soap-envelope" xmlns:xsi="http://www.w3.org/2001/XMLSchema-instance" xmlns:xsd="http://www.w3.org/2001/XMLSchema"&gt;</w:t>
      </w:r>
    </w:p>
    <w:p w14:paraId="06651EBB" w14:textId="77777777" w:rsidR="007A1F44" w:rsidRPr="00A03C55" w:rsidRDefault="007A1F44" w:rsidP="00C15CD4">
      <w:pPr>
        <w:pStyle w:val="XMLExample"/>
        <w:rPr>
          <w:lang w:val="en-US"/>
        </w:rPr>
      </w:pPr>
      <w:r w:rsidRPr="00A03C55">
        <w:rPr>
          <w:lang w:val="en-US"/>
        </w:rPr>
        <w:tab/>
        <w:t>&lt;soap:Header&gt;</w:t>
      </w:r>
    </w:p>
    <w:p w14:paraId="7058B057" w14:textId="77777777" w:rsidR="007A1F44" w:rsidRPr="00A03C55" w:rsidRDefault="007A1F44" w:rsidP="00C15CD4">
      <w:pPr>
        <w:pStyle w:val="XMLExample"/>
        <w:rPr>
          <w:lang w:val="en-US"/>
        </w:rPr>
      </w:pPr>
      <w:r w:rsidRPr="00A03C55">
        <w:rPr>
          <w:lang w:val="en-US"/>
        </w:rPr>
        <w:t xml:space="preserve">  </w:t>
      </w:r>
      <w:r w:rsidRPr="00A03C55">
        <w:rPr>
          <w:lang w:val="en-US"/>
        </w:rPr>
        <w:tab/>
      </w:r>
      <w:r w:rsidRPr="00A03C55">
        <w:rPr>
          <w:lang w:val="en-US"/>
        </w:rPr>
        <w:tab/>
        <w:t>&lt;wsa:To&gt;http://localhost:4040/axis2/services/someservice&lt;/wsa:To&gt;</w:t>
      </w:r>
    </w:p>
    <w:p w14:paraId="1571F397" w14:textId="77777777" w:rsidR="007A1F44" w:rsidRPr="00A03C55" w:rsidRDefault="007A1F44" w:rsidP="00C15CD4">
      <w:pPr>
        <w:pStyle w:val="XMLExample"/>
        <w:rPr>
          <w:lang w:val="en-US"/>
        </w:rPr>
      </w:pPr>
      <w:r w:rsidRPr="00A03C55">
        <w:rPr>
          <w:lang w:val="en-US"/>
        </w:rPr>
        <w:tab/>
        <w:t xml:space="preserve">    &lt;wsa:MessageID&gt;urn:uuid:76A2C3D9BCD3AECFF31217932910053&lt;/wsa:MessageID&gt;</w:t>
      </w:r>
    </w:p>
    <w:p w14:paraId="4F9AB69B" w14:textId="77777777" w:rsidR="007A1F44" w:rsidRPr="00A03C55" w:rsidRDefault="007A1F44" w:rsidP="00C15CD4">
      <w:pPr>
        <w:pStyle w:val="XMLExample"/>
        <w:rPr>
          <w:lang w:val="en-US"/>
        </w:rPr>
      </w:pPr>
      <w:r w:rsidRPr="00A03C55">
        <w:rPr>
          <w:lang w:val="en-US"/>
        </w:rPr>
        <w:tab/>
        <w:t xml:space="preserve">    &lt;wsa:Action soap:mustUnderstand="1"&gt;urn:ihe:iti: 2007:SubmitForm&lt;/wsa:Action&gt;</w:t>
      </w:r>
    </w:p>
    <w:p w14:paraId="7D5C2E79" w14:textId="77777777" w:rsidR="007A1F44" w:rsidRPr="00A03C55" w:rsidRDefault="007A1F44" w:rsidP="00C15CD4">
      <w:pPr>
        <w:pStyle w:val="XMLExample"/>
        <w:rPr>
          <w:lang w:val="en-US"/>
        </w:rPr>
      </w:pPr>
      <w:r w:rsidRPr="00A03C55">
        <w:rPr>
          <w:lang w:val="en-US"/>
        </w:rPr>
        <w:tab/>
        <w:t>&lt;/soap:Header&gt;</w:t>
      </w:r>
    </w:p>
    <w:p w14:paraId="546FD3D0" w14:textId="77777777" w:rsidR="007A1F44" w:rsidRPr="00A03C55" w:rsidRDefault="007A1F44" w:rsidP="00C15CD4">
      <w:pPr>
        <w:pStyle w:val="XMLExample"/>
        <w:rPr>
          <w:lang w:val="en-US"/>
        </w:rPr>
      </w:pPr>
      <w:r w:rsidRPr="00A03C55">
        <w:rPr>
          <w:lang w:val="en-US"/>
        </w:rPr>
        <w:tab/>
        <w:t>&lt;soap:Body&gt;</w:t>
      </w:r>
    </w:p>
    <w:p w14:paraId="611DB624" w14:textId="77777777" w:rsidR="007A1F44" w:rsidRPr="00A03C55" w:rsidRDefault="007A1F44" w:rsidP="00C15CD4">
      <w:pPr>
        <w:pStyle w:val="XMLExample"/>
        <w:rPr>
          <w:lang w:val="en-US"/>
        </w:rPr>
      </w:pPr>
      <w:r w:rsidRPr="00A03C55">
        <w:rPr>
          <w:lang w:val="en-US"/>
        </w:rPr>
        <w:tab/>
      </w:r>
      <w:r w:rsidRPr="00A03C55">
        <w:rPr>
          <w:lang w:val="en-US"/>
        </w:rPr>
        <w:tab/>
        <w:t>&lt;SubmitFormRequest xmlns="urn:ihe:iti:rfd:2007"&gt;</w:t>
      </w:r>
    </w:p>
    <w:p w14:paraId="4BE16C47"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w:t>
      </w:r>
    </w:p>
    <w:p w14:paraId="2203BA89" w14:textId="77777777" w:rsidR="007A1F44" w:rsidRPr="00A03C55" w:rsidRDefault="007A1F44" w:rsidP="00C15CD4">
      <w:pPr>
        <w:pStyle w:val="XMLExample"/>
        <w:rPr>
          <w:lang w:val="en-US"/>
        </w:rPr>
      </w:pPr>
      <w:r w:rsidRPr="00A03C55">
        <w:rPr>
          <w:lang w:val="en-US"/>
        </w:rPr>
        <w:tab/>
      </w:r>
      <w:r w:rsidRPr="00A03C55">
        <w:rPr>
          <w:lang w:val="en-US"/>
        </w:rPr>
        <w:tab/>
        <w:t>&lt;/SubmitFormRequest&gt;</w:t>
      </w:r>
    </w:p>
    <w:p w14:paraId="0417CBFA" w14:textId="77777777" w:rsidR="007A1F44" w:rsidRPr="00A03C55" w:rsidRDefault="007A1F44" w:rsidP="00C15CD4">
      <w:pPr>
        <w:pStyle w:val="XMLExample"/>
        <w:rPr>
          <w:lang w:val="en-US"/>
        </w:rPr>
      </w:pPr>
      <w:r w:rsidRPr="00A03C55">
        <w:rPr>
          <w:lang w:val="en-US"/>
        </w:rPr>
        <w:tab/>
        <w:t>&lt;/soap:Body&gt;</w:t>
      </w:r>
    </w:p>
    <w:p w14:paraId="124380C6" w14:textId="2F568FAB" w:rsidR="007A1F44" w:rsidRPr="00A03C55" w:rsidRDefault="007A1F44" w:rsidP="00A66DA8">
      <w:pPr>
        <w:pStyle w:val="XMLExample"/>
        <w:rPr>
          <w:highlight w:val="white"/>
          <w:lang w:val="en-US"/>
        </w:rPr>
      </w:pPr>
      <w:r w:rsidRPr="00A03C55">
        <w:rPr>
          <w:lang w:val="en-US"/>
        </w:rPr>
        <w:t>&lt;/soap:Envelope&gt;</w:t>
      </w:r>
    </w:p>
    <w:p w14:paraId="42AFF8E2"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3.35.5.1.2 Sample Submit Form SOAP Response</w:t>
      </w:r>
    </w:p>
    <w:p w14:paraId="73EBBE7B" w14:textId="77777777" w:rsidR="007A1F44" w:rsidRPr="00A03C55" w:rsidRDefault="007A1F44" w:rsidP="00C15CD4">
      <w:pPr>
        <w:pStyle w:val="XMLExample"/>
        <w:rPr>
          <w:highlight w:val="white"/>
          <w:lang w:val="en-US"/>
        </w:rPr>
      </w:pPr>
      <w:r w:rsidRPr="00A03C55">
        <w:rPr>
          <w:highlight w:val="white"/>
          <w:lang w:val="en-US"/>
        </w:rPr>
        <w:t>&lt;?xml version='1.0' encoding='UTF-8'?&gt;</w:t>
      </w:r>
    </w:p>
    <w:p w14:paraId="35F7605B" w14:textId="77777777" w:rsidR="007A1F44" w:rsidRPr="00A03C55" w:rsidRDefault="007A1F44" w:rsidP="00C15CD4">
      <w:pPr>
        <w:pStyle w:val="XMLExample"/>
        <w:rPr>
          <w:lang w:val="en-US"/>
        </w:rPr>
      </w:pPr>
      <w:r w:rsidRPr="00A03C55">
        <w:rPr>
          <w:lang w:val="en-US"/>
        </w:rPr>
        <w:t>&lt;soap:Envelope xmlns:soap="http://www.w3.org/2003/05/soap-envelope" xmlns:xsi="http://www.w3.org/2001/XMLSchema-instance" xmlns:xsd="http://www.w3.org/2001/XMLSchema"&gt;</w:t>
      </w:r>
    </w:p>
    <w:p w14:paraId="6E385DA5" w14:textId="77777777" w:rsidR="007A1F44" w:rsidRPr="00A03C55" w:rsidRDefault="007A1F44" w:rsidP="00C15CD4">
      <w:pPr>
        <w:pStyle w:val="XMLExample"/>
        <w:rPr>
          <w:lang w:val="en-US"/>
        </w:rPr>
      </w:pPr>
      <w:r w:rsidRPr="00A03C55">
        <w:rPr>
          <w:lang w:val="en-US"/>
        </w:rPr>
        <w:tab/>
        <w:t>&lt;soap:Header&gt;</w:t>
      </w:r>
    </w:p>
    <w:p w14:paraId="036D73F0" w14:textId="77777777" w:rsidR="007A1F44" w:rsidRPr="00A03C55" w:rsidRDefault="007A1F44" w:rsidP="00C15CD4">
      <w:pPr>
        <w:pStyle w:val="XMLExample"/>
        <w:rPr>
          <w:lang w:val="en-US"/>
        </w:rPr>
      </w:pPr>
      <w:r w:rsidRPr="00A03C55">
        <w:rPr>
          <w:lang w:val="en-US"/>
        </w:rPr>
        <w:t xml:space="preserve">        </w:t>
      </w:r>
      <w:r w:rsidRPr="00A03C55">
        <w:rPr>
          <w:lang w:val="en-US"/>
        </w:rPr>
        <w:tab/>
        <w:t>&lt;wsa:To&gt;http://localhost:4040/axis2/services/someservice&lt;/wsa:To&gt;</w:t>
      </w:r>
    </w:p>
    <w:p w14:paraId="19056E5E" w14:textId="77777777" w:rsidR="007A1F44" w:rsidRPr="00A03C55" w:rsidRDefault="007A1F44" w:rsidP="00C15CD4">
      <w:pPr>
        <w:pStyle w:val="XMLExample"/>
        <w:rPr>
          <w:lang w:val="en-US"/>
        </w:rPr>
      </w:pPr>
      <w:r w:rsidRPr="00A03C55">
        <w:rPr>
          <w:lang w:val="en-US"/>
        </w:rPr>
        <w:tab/>
        <w:t xml:space="preserve">        &lt;wsa:MessageID&gt;urn:uuid:76A2C3D9BCD3AECFF31217932910053&lt;/wsa:MessageID&gt;</w:t>
      </w:r>
    </w:p>
    <w:p w14:paraId="0067DE20" w14:textId="77777777" w:rsidR="007A1F44" w:rsidRPr="00A03C55" w:rsidRDefault="007A1F44" w:rsidP="00C15CD4">
      <w:pPr>
        <w:pStyle w:val="XMLExample"/>
        <w:rPr>
          <w:lang w:val="en-US"/>
        </w:rPr>
      </w:pPr>
      <w:r w:rsidRPr="00A03C55">
        <w:rPr>
          <w:lang w:val="en-US"/>
        </w:rPr>
        <w:tab/>
        <w:t xml:space="preserve">        &lt;wsa:Action soap:mustUnderstand="1"&gt;urn:ihe:iti: 2007:SubmitFormResponse&lt;/wsa:Action&gt;</w:t>
      </w:r>
    </w:p>
    <w:p w14:paraId="2BC11A2A" w14:textId="77777777" w:rsidR="007A1F44" w:rsidRPr="00A03C55" w:rsidRDefault="007A1F44" w:rsidP="00C15CD4">
      <w:pPr>
        <w:pStyle w:val="XMLExample"/>
        <w:rPr>
          <w:lang w:val="en-US"/>
        </w:rPr>
      </w:pPr>
      <w:r w:rsidRPr="00A03C55">
        <w:rPr>
          <w:lang w:val="en-US"/>
        </w:rPr>
        <w:tab/>
        <w:t>&lt;/soap:Header&gt;</w:t>
      </w:r>
    </w:p>
    <w:p w14:paraId="2A157B00" w14:textId="77777777" w:rsidR="007A1F44" w:rsidRPr="00A03C55" w:rsidRDefault="007A1F44" w:rsidP="00C15CD4">
      <w:pPr>
        <w:pStyle w:val="XMLExample"/>
        <w:rPr>
          <w:lang w:val="en-US"/>
        </w:rPr>
      </w:pPr>
      <w:r w:rsidRPr="00A03C55">
        <w:rPr>
          <w:lang w:val="en-US"/>
        </w:rPr>
        <w:tab/>
        <w:t>&lt;soap:Body&gt;</w:t>
      </w:r>
    </w:p>
    <w:p w14:paraId="151C8AA4" w14:textId="77777777" w:rsidR="007A1F44" w:rsidRPr="00A03C55" w:rsidRDefault="007A1F44" w:rsidP="00C15CD4">
      <w:pPr>
        <w:pStyle w:val="XMLExample"/>
        <w:rPr>
          <w:lang w:val="en-US"/>
        </w:rPr>
      </w:pPr>
      <w:r w:rsidRPr="00A03C55">
        <w:rPr>
          <w:lang w:val="en-US"/>
        </w:rPr>
        <w:tab/>
      </w:r>
      <w:r w:rsidRPr="00A03C55">
        <w:rPr>
          <w:lang w:val="en-US"/>
        </w:rPr>
        <w:tab/>
        <w:t>&lt;SubmitFormResponseType xmlns="urn:ihe:iti:rfd:2007"&gt;</w:t>
      </w:r>
    </w:p>
    <w:p w14:paraId="02FF6EAD"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&lt;content&gt;</w:t>
      </w:r>
    </w:p>
    <w:p w14:paraId="1C45A610"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r>
      <w:r w:rsidRPr="00A03C55">
        <w:rPr>
          <w:lang w:val="en-US"/>
        </w:rPr>
        <w:tab/>
        <w:t>&lt;URL&gt;http://somehost/xxx/services/someForm&lt;/URL&gt;</w:t>
      </w:r>
    </w:p>
    <w:p w14:paraId="370064AB"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r>
      <w:r w:rsidRPr="00A03C55">
        <w:rPr>
          <w:lang w:val="en-US"/>
        </w:rPr>
        <w:tab/>
        <w:t>&lt;instanceID&gt;1.2.3.4.5&lt;/instanceID&gt;</w:t>
      </w:r>
    </w:p>
    <w:p w14:paraId="2522CF16"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r>
      <w:r w:rsidRPr="00A03C55">
        <w:rPr>
          <w:lang w:val="en-US"/>
        </w:rPr>
        <w:tab/>
        <w:t>&lt;/content&gt;</w:t>
      </w:r>
    </w:p>
    <w:p w14:paraId="436F4619"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&lt;contentType /&gt;</w:t>
      </w:r>
    </w:p>
    <w:p w14:paraId="1EE11562"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&lt;responseCode /&gt;</w:t>
      </w:r>
    </w:p>
    <w:p w14:paraId="3BFE2472" w14:textId="77777777" w:rsidR="007A1F44" w:rsidRPr="00A03C55" w:rsidRDefault="007A1F44" w:rsidP="00C15CD4">
      <w:pPr>
        <w:pStyle w:val="XMLExample"/>
        <w:rPr>
          <w:lang w:val="en-US"/>
        </w:rPr>
      </w:pPr>
      <w:r w:rsidRPr="00A03C55">
        <w:rPr>
          <w:lang w:val="en-US"/>
        </w:rPr>
        <w:lastRenderedPageBreak/>
        <w:tab/>
      </w:r>
      <w:r w:rsidRPr="00A03C55">
        <w:rPr>
          <w:lang w:val="en-US"/>
        </w:rPr>
        <w:tab/>
        <w:t>&lt;/SubmitFormResponseType&gt;</w:t>
      </w:r>
    </w:p>
    <w:p w14:paraId="1FC90D12" w14:textId="77777777" w:rsidR="007A1F44" w:rsidRPr="00A03C55" w:rsidRDefault="007A1F44" w:rsidP="00C15CD4">
      <w:pPr>
        <w:pStyle w:val="XMLExample"/>
        <w:rPr>
          <w:lang w:val="en-US"/>
        </w:rPr>
      </w:pPr>
      <w:r w:rsidRPr="00A03C55">
        <w:rPr>
          <w:lang w:val="en-US"/>
        </w:rPr>
        <w:tab/>
        <w:t>&lt;/soap:Body&gt;</w:t>
      </w:r>
    </w:p>
    <w:p w14:paraId="7F073557" w14:textId="77777777" w:rsidR="007A1F44" w:rsidRPr="00A03C55" w:rsidRDefault="007A1F44" w:rsidP="00601E92">
      <w:pPr>
        <w:pStyle w:val="XMLExample"/>
        <w:rPr>
          <w:lang w:val="en-US"/>
        </w:rPr>
      </w:pPr>
      <w:r w:rsidRPr="00A03C55">
        <w:rPr>
          <w:lang w:val="en-US"/>
        </w:rPr>
        <w:t>&lt;/soap:Envelope&gt;</w:t>
      </w:r>
    </w:p>
    <w:p w14:paraId="52964796" w14:textId="77777777" w:rsidR="007A1F44" w:rsidRPr="00A03C55" w:rsidRDefault="007A1F44" w:rsidP="00601E92">
      <w:pPr>
        <w:pStyle w:val="Heading3"/>
        <w:numPr>
          <w:ilvl w:val="0"/>
          <w:numId w:val="0"/>
        </w:numPr>
        <w:tabs>
          <w:tab w:val="clear" w:pos="2160"/>
          <w:tab w:val="clear" w:pos="2880"/>
        </w:tabs>
        <w:rPr>
          <w:noProof w:val="0"/>
        </w:rPr>
      </w:pPr>
      <w:bookmarkStart w:id="706" w:name="_Toc398544227"/>
      <w:bookmarkStart w:id="707" w:name="_Toc398717926"/>
      <w:bookmarkStart w:id="708" w:name="_Toc13773703"/>
      <w:r w:rsidRPr="00A03C55">
        <w:rPr>
          <w:noProof w:val="0"/>
        </w:rPr>
        <w:t>3.35.6 Security Considerations</w:t>
      </w:r>
      <w:bookmarkEnd w:id="706"/>
      <w:bookmarkEnd w:id="707"/>
      <w:bookmarkEnd w:id="708"/>
    </w:p>
    <w:p w14:paraId="6A451E6E" w14:textId="513DCAB0" w:rsidR="007A1F44" w:rsidRPr="00A03C55" w:rsidRDefault="007A1F44" w:rsidP="00601E92">
      <w:r w:rsidRPr="00A03C55">
        <w:t xml:space="preserve">As noted in the mitigations section of ITI TF-1: 17.5 Security Considerations, endpoints are free to implement TLS as needed for additional privacy and protection. Content </w:t>
      </w:r>
      <w:r w:rsidR="00233B3E" w:rsidRPr="00A03C55">
        <w:t>p</w:t>
      </w:r>
      <w:r w:rsidRPr="00A03C55">
        <w:t xml:space="preserve">rofiles, based upon the </w:t>
      </w:r>
      <w:r w:rsidR="000B24A4" w:rsidRPr="00A03C55">
        <w:t xml:space="preserve">nature of the data, may </w:t>
      </w:r>
      <w:r w:rsidRPr="00A03C55">
        <w:t>require use of ATNA.</w:t>
      </w:r>
    </w:p>
    <w:p w14:paraId="78AD5319" w14:textId="77777777" w:rsidR="007A1F44" w:rsidRPr="00A03C55" w:rsidRDefault="007A1F44" w:rsidP="00DF34AB">
      <w:pPr>
        <w:pStyle w:val="Heading2"/>
        <w:numPr>
          <w:ilvl w:val="0"/>
          <w:numId w:val="0"/>
        </w:numPr>
        <w:tabs>
          <w:tab w:val="clear" w:pos="2160"/>
        </w:tabs>
        <w:rPr>
          <w:noProof w:val="0"/>
        </w:rPr>
      </w:pPr>
      <w:bookmarkStart w:id="709" w:name="_Toc134881245"/>
      <w:bookmarkStart w:id="710" w:name="_Toc168393660"/>
      <w:bookmarkStart w:id="711" w:name="_Toc169380321"/>
      <w:bookmarkStart w:id="712" w:name="_Toc173638480"/>
      <w:bookmarkStart w:id="713" w:name="_Toc236104301"/>
      <w:bookmarkStart w:id="714" w:name="_Toc237277096"/>
      <w:bookmarkStart w:id="715" w:name="_Toc330825262"/>
      <w:r w:rsidRPr="00A03C55">
        <w:rPr>
          <w:noProof w:val="0"/>
        </w:rPr>
        <w:br w:type="page"/>
      </w:r>
      <w:bookmarkStart w:id="716" w:name="_Toc398544228"/>
      <w:bookmarkStart w:id="717" w:name="_Toc398717927"/>
      <w:bookmarkStart w:id="718" w:name="_Toc13773704"/>
      <w:r w:rsidRPr="00A03C55">
        <w:rPr>
          <w:noProof w:val="0"/>
        </w:rPr>
        <w:lastRenderedPageBreak/>
        <w:t>3.36 Archive Form</w:t>
      </w:r>
      <w:bookmarkEnd w:id="709"/>
      <w:bookmarkEnd w:id="710"/>
      <w:bookmarkEnd w:id="711"/>
      <w:bookmarkEnd w:id="712"/>
      <w:bookmarkEnd w:id="713"/>
      <w:bookmarkEnd w:id="714"/>
      <w:bookmarkEnd w:id="715"/>
      <w:bookmarkEnd w:id="716"/>
      <w:bookmarkEnd w:id="717"/>
      <w:r w:rsidR="00903C21" w:rsidRPr="00A03C55">
        <w:rPr>
          <w:noProof w:val="0"/>
        </w:rPr>
        <w:t xml:space="preserve"> [ITI-36]</w:t>
      </w:r>
      <w:bookmarkEnd w:id="718"/>
    </w:p>
    <w:p w14:paraId="2C59F0ED" w14:textId="1DCE8C0B"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ITI-36</w:t>
      </w:r>
      <w:r w:rsidR="00383577" w:rsidRPr="00A03C55">
        <w:t>]</w:t>
      </w:r>
      <w:r w:rsidRPr="00A03C55">
        <w:t xml:space="preserve"> of the IHE IT Infrastructure Technical Framework. Transaction </w:t>
      </w:r>
      <w:r w:rsidR="00383577" w:rsidRPr="00A03C55">
        <w:t>[</w:t>
      </w:r>
      <w:r w:rsidRPr="00A03C55">
        <w:t>ITI-36</w:t>
      </w:r>
      <w:r w:rsidR="00383577" w:rsidRPr="00A03C55">
        <w:t>]</w:t>
      </w:r>
      <w:r w:rsidRPr="00A03C55">
        <w:t xml:space="preserve"> is used by the Form Filler and Form Archiver </w:t>
      </w:r>
      <w:r w:rsidR="00232E9F" w:rsidRPr="00A03C55">
        <w:t>Actor</w:t>
      </w:r>
      <w:r w:rsidRPr="00A03C55">
        <w:t>s.</w:t>
      </w:r>
    </w:p>
    <w:p w14:paraId="117C7DE8" w14:textId="77777777" w:rsidR="007A1F44" w:rsidRPr="00A03C55" w:rsidRDefault="007A1F44" w:rsidP="00DF34AB">
      <w:pPr>
        <w:pStyle w:val="Heading3"/>
        <w:numPr>
          <w:ilvl w:val="0"/>
          <w:numId w:val="0"/>
        </w:numPr>
        <w:tabs>
          <w:tab w:val="clear" w:pos="2160"/>
          <w:tab w:val="clear" w:pos="2880"/>
        </w:tabs>
        <w:rPr>
          <w:noProof w:val="0"/>
        </w:rPr>
      </w:pPr>
      <w:bookmarkStart w:id="719" w:name="_Toc134881246"/>
      <w:bookmarkStart w:id="720" w:name="_Toc168393661"/>
      <w:bookmarkStart w:id="721" w:name="_Toc169380322"/>
      <w:bookmarkStart w:id="722" w:name="_Toc237277097"/>
      <w:bookmarkStart w:id="723" w:name="_Toc330825263"/>
      <w:bookmarkStart w:id="724" w:name="_Toc398544229"/>
      <w:bookmarkStart w:id="725" w:name="_Toc398717928"/>
      <w:bookmarkStart w:id="726" w:name="_Toc13773705"/>
      <w:r w:rsidRPr="00A03C55">
        <w:rPr>
          <w:noProof w:val="0"/>
        </w:rPr>
        <w:t>3.36.1 Scope</w:t>
      </w:r>
      <w:bookmarkEnd w:id="719"/>
      <w:bookmarkEnd w:id="720"/>
      <w:bookmarkEnd w:id="721"/>
      <w:bookmarkEnd w:id="722"/>
      <w:bookmarkEnd w:id="723"/>
      <w:bookmarkEnd w:id="724"/>
      <w:bookmarkEnd w:id="725"/>
      <w:bookmarkEnd w:id="726"/>
    </w:p>
    <w:p w14:paraId="6FF6DD88" w14:textId="77777777" w:rsidR="007A1F44" w:rsidRPr="00A03C55" w:rsidRDefault="007A1F44" w:rsidP="00DF34AB">
      <w:pPr>
        <w:pStyle w:val="BodyText"/>
      </w:pPr>
      <w:r w:rsidRPr="00A03C55">
        <w:t>This transaction involves a Form Filler submitting form instance data to a Form Archiver.</w:t>
      </w:r>
    </w:p>
    <w:p w14:paraId="6C9DA9B5" w14:textId="77777777" w:rsidR="007A1F44" w:rsidRPr="00A03C55" w:rsidRDefault="007A1F44" w:rsidP="00DF34AB">
      <w:pPr>
        <w:pStyle w:val="BodyText"/>
      </w:pPr>
    </w:p>
    <w:p w14:paraId="778475F8" w14:textId="77777777" w:rsidR="007A1F44" w:rsidRPr="00A03C55" w:rsidRDefault="007A1F44" w:rsidP="00DF34AB">
      <w:pPr>
        <w:pStyle w:val="Heading3"/>
        <w:numPr>
          <w:ilvl w:val="0"/>
          <w:numId w:val="0"/>
        </w:numPr>
        <w:tabs>
          <w:tab w:val="clear" w:pos="2160"/>
          <w:tab w:val="clear" w:pos="2880"/>
        </w:tabs>
        <w:rPr>
          <w:noProof w:val="0"/>
        </w:rPr>
      </w:pPr>
      <w:bookmarkStart w:id="727" w:name="_Toc330825264"/>
      <w:bookmarkStart w:id="728" w:name="_Toc398544230"/>
      <w:bookmarkStart w:id="729" w:name="_Toc398717929"/>
      <w:bookmarkStart w:id="730" w:name="_Toc13773706"/>
      <w:r w:rsidRPr="00A03C55">
        <w:rPr>
          <w:noProof w:val="0"/>
        </w:rPr>
        <w:t>3.36.2 Use Case Roles</w:t>
      </w:r>
      <w:bookmarkEnd w:id="727"/>
      <w:bookmarkEnd w:id="728"/>
      <w:bookmarkEnd w:id="729"/>
      <w:bookmarkEnd w:id="730"/>
    </w:p>
    <w:bookmarkStart w:id="731" w:name="_MON_1208544224"/>
    <w:bookmarkStart w:id="732" w:name="_MON_1213945495"/>
    <w:bookmarkStart w:id="733" w:name="_MON_1213947384"/>
    <w:bookmarkStart w:id="734" w:name="_MON_1214198952"/>
    <w:bookmarkStart w:id="735" w:name="_MON_1214199808"/>
    <w:bookmarkStart w:id="736" w:name="_MON_1214337713"/>
    <w:bookmarkEnd w:id="731"/>
    <w:bookmarkEnd w:id="732"/>
    <w:bookmarkEnd w:id="733"/>
    <w:bookmarkEnd w:id="734"/>
    <w:bookmarkEnd w:id="735"/>
    <w:bookmarkEnd w:id="736"/>
    <w:bookmarkStart w:id="737" w:name="_MON_1214340044"/>
    <w:bookmarkEnd w:id="737"/>
    <w:p w14:paraId="2FAE969E" w14:textId="77777777" w:rsidR="007A1F44" w:rsidRPr="00A03C55" w:rsidRDefault="00886A83" w:rsidP="00DF34AB">
      <w:pPr>
        <w:pStyle w:val="BodyText"/>
        <w:jc w:val="center"/>
      </w:pPr>
      <w:r w:rsidRPr="00A03C55">
        <w:rPr>
          <w:noProof/>
        </w:rPr>
        <w:object w:dxaOrig="5430" w:dyaOrig="1935" w14:anchorId="67CDC5EA">
          <v:shape id="_x0000_i1051" type="#_x0000_t75" alt="" style="width:279.35pt;height:97.2pt;mso-width-percent:0;mso-height-percent:0;mso-width-percent:0;mso-height-percent:0" o:ole="" fillcolor="window">
            <v:imagedata r:id="rId71" o:title=""/>
          </v:shape>
          <o:OLEObject Type="Embed" ProgID="Word.Picture.8" ShapeID="_x0000_i1051" DrawAspect="Content" ObjectID="_1648459664" r:id="rId72"/>
        </w:object>
      </w:r>
    </w:p>
    <w:p w14:paraId="57D4F80D" w14:textId="77777777" w:rsidR="007A1F44" w:rsidRPr="00A03C55" w:rsidRDefault="007A1F44" w:rsidP="00DF34AB">
      <w:pPr>
        <w:pStyle w:val="FigureTitle"/>
        <w:rPr>
          <w:noProof w:val="0"/>
        </w:rPr>
      </w:pPr>
    </w:p>
    <w:p w14:paraId="203CDD98" w14:textId="77777777" w:rsidR="007A1F44" w:rsidRPr="00A03C55" w:rsidRDefault="007A1F44" w:rsidP="003462A5">
      <w:pPr>
        <w:pStyle w:val="BodyText"/>
      </w:pPr>
    </w:p>
    <w:p w14:paraId="5A0DE603" w14:textId="77777777" w:rsidR="007A1F44" w:rsidRPr="00A03C55" w:rsidRDefault="007A1F44" w:rsidP="00D372D5">
      <w:pPr>
        <w:rPr>
          <w:b/>
        </w:rPr>
      </w:pPr>
      <w:r w:rsidRPr="00A03C55">
        <w:rPr>
          <w:b/>
        </w:rPr>
        <w:t xml:space="preserve">Actor: </w:t>
      </w:r>
      <w:r w:rsidRPr="00A03C55">
        <w:t>Form Filler</w:t>
      </w:r>
    </w:p>
    <w:p w14:paraId="623DDA1A"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 </w:t>
      </w:r>
    </w:p>
    <w:p w14:paraId="79E50F8D" w14:textId="77777777" w:rsidR="007A1F44" w:rsidRPr="00A03C55" w:rsidRDefault="007A1F44" w:rsidP="00DF34AB">
      <w:r w:rsidRPr="00A03C55">
        <w:rPr>
          <w:b/>
        </w:rPr>
        <w:t>Actor:</w:t>
      </w:r>
      <w:r w:rsidRPr="00A03C55">
        <w:t xml:space="preserve"> Form Archiver</w:t>
      </w:r>
    </w:p>
    <w:p w14:paraId="63929AF1" w14:textId="77777777" w:rsidR="007A1F44" w:rsidRPr="00A03C55" w:rsidRDefault="007A1F44" w:rsidP="00DF34AB">
      <w:pPr>
        <w:pStyle w:val="BodyText"/>
      </w:pPr>
      <w:r w:rsidRPr="00A03C55">
        <w:rPr>
          <w:b/>
        </w:rPr>
        <w:t xml:space="preserve">Role: </w:t>
      </w:r>
      <w:r w:rsidRPr="00A03C55">
        <w:t>A system that receives submitted forms for archival purposes.</w:t>
      </w:r>
    </w:p>
    <w:p w14:paraId="0A4F002C" w14:textId="77777777" w:rsidR="007A1F44" w:rsidRPr="00A03C55" w:rsidRDefault="007A1F44" w:rsidP="00DF34AB">
      <w:pPr>
        <w:pStyle w:val="Heading3"/>
        <w:numPr>
          <w:ilvl w:val="0"/>
          <w:numId w:val="0"/>
        </w:numPr>
        <w:tabs>
          <w:tab w:val="clear" w:pos="2160"/>
          <w:tab w:val="clear" w:pos="2880"/>
        </w:tabs>
        <w:rPr>
          <w:noProof w:val="0"/>
        </w:rPr>
      </w:pPr>
      <w:bookmarkStart w:id="738" w:name="_Toc134881248"/>
      <w:bookmarkStart w:id="739" w:name="_Toc168393663"/>
      <w:bookmarkStart w:id="740" w:name="_Toc169380323"/>
      <w:bookmarkStart w:id="741" w:name="_Toc237277098"/>
      <w:bookmarkStart w:id="742" w:name="_Toc330825265"/>
      <w:bookmarkStart w:id="743" w:name="_Toc398544231"/>
      <w:bookmarkStart w:id="744" w:name="_Toc398717930"/>
      <w:bookmarkStart w:id="745" w:name="_Toc13773707"/>
      <w:r w:rsidRPr="00A03C55">
        <w:rPr>
          <w:noProof w:val="0"/>
        </w:rPr>
        <w:t>3.36.3 Referenced Standards</w:t>
      </w:r>
      <w:bookmarkEnd w:id="738"/>
      <w:bookmarkEnd w:id="739"/>
      <w:bookmarkEnd w:id="740"/>
      <w:bookmarkEnd w:id="741"/>
      <w:bookmarkEnd w:id="742"/>
      <w:bookmarkEnd w:id="743"/>
      <w:bookmarkEnd w:id="744"/>
      <w:bookmarkEnd w:id="745"/>
    </w:p>
    <w:p w14:paraId="13C64BB0" w14:textId="77777777" w:rsidR="007A1F44" w:rsidRPr="00A03C55" w:rsidRDefault="007A1F44" w:rsidP="00601E92">
      <w:pPr>
        <w:pStyle w:val="BodyText"/>
      </w:pPr>
      <w:r w:rsidRPr="00A03C55">
        <w:t>Implementors of this transaction shall comply with all requirements described in ITI TF-2x: Appendix V: Web Services for IHE Transactions.</w:t>
      </w:r>
    </w:p>
    <w:p w14:paraId="39525F27" w14:textId="1D3CC5EB" w:rsidR="007A1F44" w:rsidRPr="00A03C55" w:rsidRDefault="007A1F44" w:rsidP="00DF34AB">
      <w:pPr>
        <w:pStyle w:val="BodyText"/>
      </w:pPr>
      <w:r w:rsidRPr="00A03C55">
        <w:t xml:space="preserve">RFC1738, Uniform Resource Locators (URL), December 1994, </w:t>
      </w:r>
      <w:hyperlink r:id="rId73" w:history="1">
        <w:r w:rsidRPr="00A03C55">
          <w:rPr>
            <w:rStyle w:val="Hyperlink"/>
          </w:rPr>
          <w:t>http://www.faqs.org/rfcs/rfc1738.html</w:t>
        </w:r>
      </w:hyperlink>
    </w:p>
    <w:p w14:paraId="28192832" w14:textId="686A239E" w:rsidR="007A1F44" w:rsidRPr="00A03C55" w:rsidRDefault="007A1F44" w:rsidP="00DF34AB">
      <w:pPr>
        <w:pStyle w:val="BodyText"/>
      </w:pPr>
      <w:r w:rsidRPr="00A03C55">
        <w:t>RFC2616 HyperText Transfer Protocol HTTP/1.1</w:t>
      </w:r>
    </w:p>
    <w:p w14:paraId="6827D583" w14:textId="77777777" w:rsidR="007A1F44" w:rsidRPr="00A03C55" w:rsidRDefault="007A1F44" w:rsidP="00DF34AB">
      <w:pPr>
        <w:pStyle w:val="BodyText"/>
      </w:pPr>
      <w:r w:rsidRPr="00A03C55">
        <w:t xml:space="preserve">Extensible Markup Language (XML) 1.0 (Second Edition). W3C Recommendation 6 October 2000. </w:t>
      </w:r>
      <w:hyperlink r:id="rId74" w:history="1">
        <w:r w:rsidRPr="00A03C55">
          <w:rPr>
            <w:rStyle w:val="Hyperlink"/>
          </w:rPr>
          <w:t>http://www.w3.org/TR/REC-xml</w:t>
        </w:r>
      </w:hyperlink>
      <w:r w:rsidRPr="00A03C55">
        <w:t>.</w:t>
      </w:r>
    </w:p>
    <w:p w14:paraId="5B36EA24" w14:textId="5A3CB905" w:rsidR="007A1F44" w:rsidRPr="00A03C55" w:rsidRDefault="007A1F44" w:rsidP="00DF34AB">
      <w:pPr>
        <w:pStyle w:val="Heading3"/>
        <w:numPr>
          <w:ilvl w:val="0"/>
          <w:numId w:val="0"/>
        </w:numPr>
        <w:tabs>
          <w:tab w:val="clear" w:pos="2160"/>
          <w:tab w:val="clear" w:pos="2880"/>
        </w:tabs>
        <w:rPr>
          <w:noProof w:val="0"/>
        </w:rPr>
      </w:pPr>
      <w:bookmarkStart w:id="746" w:name="_Toc330825266"/>
      <w:bookmarkStart w:id="747" w:name="_Toc398544232"/>
      <w:bookmarkStart w:id="748" w:name="_Toc398717931"/>
      <w:bookmarkStart w:id="749" w:name="_Toc13773708"/>
      <w:r w:rsidRPr="00A03C55">
        <w:rPr>
          <w:noProof w:val="0"/>
        </w:rPr>
        <w:lastRenderedPageBreak/>
        <w:t xml:space="preserve">3.36.4 </w:t>
      </w:r>
      <w:bookmarkEnd w:id="746"/>
      <w:bookmarkEnd w:id="747"/>
      <w:bookmarkEnd w:id="748"/>
      <w:r w:rsidR="00A03C55">
        <w:rPr>
          <w:noProof w:val="0"/>
        </w:rPr>
        <w:t>Messages</w:t>
      </w:r>
      <w:bookmarkEnd w:id="749"/>
    </w:p>
    <w:bookmarkStart w:id="750" w:name="_MON_1214199809"/>
    <w:bookmarkEnd w:id="750"/>
    <w:p w14:paraId="64C141F7" w14:textId="40398734" w:rsidR="007A1F44" w:rsidRPr="00A03C55" w:rsidRDefault="00886A83" w:rsidP="00D372D5">
      <w:pPr>
        <w:pStyle w:val="BodyText"/>
        <w:jc w:val="center"/>
      </w:pPr>
      <w:r w:rsidRPr="00A03C55">
        <w:rPr>
          <w:noProof/>
          <w:sz w:val="20"/>
        </w:rPr>
        <w:object w:dxaOrig="8080" w:dyaOrig="3600" w14:anchorId="704A48BD">
          <v:shape id="_x0000_i1050" type="#_x0000_t75" alt="" style="width:308.15pt;height:181.45pt;mso-width-percent:0;mso-height-percent:0;mso-width-percent:0;mso-height-percent:0" o:ole="" fillcolor="window">
            <v:imagedata r:id="rId75" o:title="" cropleft="15124f"/>
          </v:shape>
          <o:OLEObject Type="Embed" ProgID="Word.Picture.8" ShapeID="_x0000_i1050" DrawAspect="Content" ObjectID="_1648459665" r:id="rId76"/>
        </w:object>
      </w:r>
    </w:p>
    <w:p w14:paraId="410DC22A" w14:textId="1BA71E20" w:rsidR="00A03C55" w:rsidRPr="00A03C55" w:rsidRDefault="00A03C55" w:rsidP="00A03C55">
      <w:pPr>
        <w:pStyle w:val="FigureTitle"/>
        <w:rPr>
          <w:noProof w:val="0"/>
        </w:rPr>
      </w:pPr>
      <w:r>
        <w:t>Figure 3.36.4-1: Interaction Diagram</w:t>
      </w:r>
    </w:p>
    <w:p w14:paraId="2CACCEDB"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751" w:name="_Toc169380324"/>
      <w:bookmarkStart w:id="752" w:name="_Toc398544233"/>
      <w:r w:rsidRPr="00A03C55">
        <w:rPr>
          <w:noProof w:val="0"/>
        </w:rPr>
        <w:t>3.36.4.1 Archive Form</w:t>
      </w:r>
      <w:bookmarkEnd w:id="751"/>
      <w:bookmarkEnd w:id="752"/>
    </w:p>
    <w:p w14:paraId="7C887B06" w14:textId="77777777" w:rsidR="007A1F44" w:rsidRPr="00A03C55" w:rsidRDefault="007A1F44" w:rsidP="00DF34AB">
      <w:pPr>
        <w:pStyle w:val="BodyText"/>
      </w:pPr>
      <w:r w:rsidRPr="00A03C55">
        <w:t>This transaction is initiated by a Form Filler submitting a data to a Form Archiver for archival purposes.</w:t>
      </w:r>
    </w:p>
    <w:p w14:paraId="1AE4A2B9"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53" w:name="_Toc169380325"/>
      <w:r w:rsidRPr="00A03C55">
        <w:rPr>
          <w:noProof w:val="0"/>
        </w:rPr>
        <w:t>3.36.4.1.1 Trigger Events</w:t>
      </w:r>
      <w:bookmarkEnd w:id="753"/>
    </w:p>
    <w:p w14:paraId="50434B54" w14:textId="77777777" w:rsidR="007A1F44" w:rsidRPr="00A03C55" w:rsidRDefault="007A1F44" w:rsidP="00DF34AB">
      <w:pPr>
        <w:pStyle w:val="BodyText"/>
      </w:pPr>
      <w:r w:rsidRPr="00A03C55">
        <w:t xml:space="preserve">The Form Filler shall use this transaction to submit data to a Form Archiver for archival purposes. The Archive Form transaction may be initiated by a Form Filler, or it may be triggered as a secondary submission action from within a form. </w:t>
      </w:r>
    </w:p>
    <w:p w14:paraId="40ADB13A"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54" w:name="_Toc169380326"/>
      <w:r w:rsidRPr="00A03C55">
        <w:rPr>
          <w:noProof w:val="0"/>
        </w:rPr>
        <w:t>3.36.4.1.2 Message Semantics</w:t>
      </w:r>
      <w:bookmarkEnd w:id="754"/>
    </w:p>
    <w:p w14:paraId="6274E47F" w14:textId="1AC83BE9" w:rsidR="007A1F44" w:rsidRPr="00A03C55" w:rsidRDefault="007A1F44" w:rsidP="00601E92">
      <w:bookmarkStart w:id="755" w:name="_Toc169380328"/>
      <w:r w:rsidRPr="00A03C55">
        <w:t>The Archive Form transaction shall carry a</w:t>
      </w:r>
      <w:r w:rsidR="00FE286C" w:rsidRPr="00A03C55">
        <w:t>n</w:t>
      </w:r>
      <w:r w:rsidRPr="00A03C55">
        <w:t xml:space="preserve"> ArchiveFormRequest element, with submitted form data as XML child elements of the ArchiveFormRequest element. Content profiles may further constrain the content of the ArchiveFormRequest element. </w:t>
      </w:r>
    </w:p>
    <w:p w14:paraId="396EC197" w14:textId="77777777" w:rsidR="007A1F44" w:rsidRPr="00A03C55" w:rsidRDefault="007A1F44" w:rsidP="00601E92">
      <w:r w:rsidRPr="00A03C55">
        <w:t xml:space="preserve">See the schema provided with the support materials (see ITI TF-2x: Appendix W). </w:t>
      </w:r>
    </w:p>
    <w:p w14:paraId="69059572"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3.36.4.1.3 Expected Actions</w:t>
      </w:r>
      <w:bookmarkEnd w:id="755"/>
    </w:p>
    <w:p w14:paraId="16431D38" w14:textId="3F254EB4" w:rsidR="007A1F44" w:rsidRPr="00A03C55" w:rsidRDefault="007A1F44" w:rsidP="00041423">
      <w:pPr>
        <w:pStyle w:val="BodyText"/>
      </w:pPr>
      <w:r w:rsidRPr="00A03C55">
        <w:t>Upon receipt of the Archive Form request, the Form Archiver shall return a</w:t>
      </w:r>
      <w:r w:rsidR="00FE286C" w:rsidRPr="00A03C55">
        <w:t>n</w:t>
      </w:r>
      <w:r w:rsidRPr="00A03C55">
        <w:t xml:space="preserve"> ArchiveFormResponse element, or errors with SOAP Faults, for example if the posted data cannot be recognized.</w:t>
      </w:r>
    </w:p>
    <w:p w14:paraId="27C4A8EA" w14:textId="77777777" w:rsidR="007A1F44" w:rsidRPr="00A03C55" w:rsidRDefault="007A1F44" w:rsidP="00041423">
      <w:pPr>
        <w:pStyle w:val="BodyText"/>
      </w:pPr>
      <w:r w:rsidRPr="00A03C55">
        <w:t>The Form Filler may display the results of the response from the Form Archiver.</w:t>
      </w:r>
    </w:p>
    <w:p w14:paraId="3E90DBFE" w14:textId="77777777" w:rsidR="007A1F44" w:rsidRPr="00A03C55" w:rsidRDefault="007A1F44" w:rsidP="00601E92">
      <w:pPr>
        <w:pStyle w:val="BodyText"/>
      </w:pPr>
      <w:r w:rsidRPr="00A03C55">
        <w:t>The Form Archiver shall use the SOAP Faults defined in Table 3.36.4.1.3-1 when appropriate. Form Fillers shall be capable of accepting other values beyond the ones specified here.</w:t>
      </w:r>
    </w:p>
    <w:p w14:paraId="565487F2" w14:textId="77777777" w:rsidR="007A1F44" w:rsidRPr="00A03C55" w:rsidRDefault="007A1F44" w:rsidP="000F7995">
      <w:pPr>
        <w:pStyle w:val="BodyText"/>
      </w:pPr>
    </w:p>
    <w:p w14:paraId="03F0459B" w14:textId="77777777" w:rsidR="007A1F44" w:rsidRPr="00A03C55" w:rsidRDefault="007A1F44" w:rsidP="00E95C6F">
      <w:pPr>
        <w:pStyle w:val="TableTitle"/>
        <w:rPr>
          <w:noProof w:val="0"/>
        </w:rPr>
      </w:pPr>
      <w:r w:rsidRPr="00A03C55">
        <w:rPr>
          <w:noProof w:val="0"/>
        </w:rPr>
        <w:lastRenderedPageBreak/>
        <w:t>Table 3.36.4.1.3-1: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A03C55" w14:paraId="004F2055" w14:textId="77777777" w:rsidTr="00CD3B27">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33AAF3FF" w14:textId="77777777" w:rsidR="007A1F44" w:rsidRPr="00A03C55" w:rsidRDefault="007A1F44" w:rsidP="00A063AC">
            <w:pPr>
              <w:pStyle w:val="TableEntryHeader"/>
              <w:rPr>
                <w:noProof w:val="0"/>
              </w:rPr>
            </w:pPr>
            <w:r w:rsidRPr="00A03C55">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405F4951" w14:textId="77777777" w:rsidR="007A1F44" w:rsidRPr="00A03C55" w:rsidRDefault="007A1F44" w:rsidP="00A53067">
            <w:pPr>
              <w:pStyle w:val="TableEntryHeader"/>
              <w:rPr>
                <w:noProof w:val="0"/>
              </w:rPr>
            </w:pPr>
            <w:r w:rsidRPr="00A03C55">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228C6D70"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3A6DBD23" w14:textId="77777777" w:rsidTr="00CD3B27">
        <w:trPr>
          <w:trHeight w:val="236"/>
          <w:jc w:val="center"/>
        </w:trPr>
        <w:tc>
          <w:tcPr>
            <w:tcW w:w="3960" w:type="dxa"/>
            <w:tcBorders>
              <w:top w:val="single" w:sz="8" w:space="0" w:color="000000"/>
              <w:bottom w:val="single" w:sz="8" w:space="0" w:color="000000"/>
              <w:right w:val="single" w:sz="8" w:space="0" w:color="000000"/>
            </w:tcBorders>
          </w:tcPr>
          <w:p w14:paraId="76980AA8" w14:textId="77777777" w:rsidR="007A1F44" w:rsidRPr="00A03C55" w:rsidRDefault="007A1F44" w:rsidP="00E95C6F">
            <w:pPr>
              <w:pStyle w:val="TableEntry"/>
              <w:rPr>
                <w:noProof w:val="0"/>
              </w:rPr>
            </w:pPr>
            <w:r w:rsidRPr="00A03C55">
              <w:rPr>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DDCE90" w14:textId="77777777" w:rsidR="007A1F44" w:rsidRPr="00A03C55" w:rsidRDefault="007A1F44" w:rsidP="00E95C6F">
            <w:pPr>
              <w:pStyle w:val="TableEntry"/>
              <w:rPr>
                <w:noProof w:val="0"/>
              </w:rPr>
            </w:pPr>
            <w:r w:rsidRPr="00A03C55">
              <w:rPr>
                <w:noProof w:val="0"/>
              </w:rPr>
              <w:t xml:space="preserve">Sender </w:t>
            </w:r>
          </w:p>
        </w:tc>
        <w:tc>
          <w:tcPr>
            <w:tcW w:w="2790" w:type="dxa"/>
            <w:tcBorders>
              <w:top w:val="single" w:sz="8" w:space="0" w:color="000000"/>
              <w:left w:val="single" w:sz="8" w:space="0" w:color="000000"/>
              <w:bottom w:val="single" w:sz="8" w:space="0" w:color="000000"/>
            </w:tcBorders>
          </w:tcPr>
          <w:p w14:paraId="754A3204" w14:textId="77777777" w:rsidR="007A1F44" w:rsidRPr="00A03C55" w:rsidRDefault="007A1F44" w:rsidP="00E95C6F">
            <w:pPr>
              <w:pStyle w:val="TableEntry"/>
              <w:rPr>
                <w:noProof w:val="0"/>
              </w:rPr>
            </w:pPr>
            <w:r w:rsidRPr="00A03C55">
              <w:rPr>
                <w:noProof w:val="0"/>
              </w:rPr>
              <w:t xml:space="preserve">Required Information Missing </w:t>
            </w:r>
          </w:p>
        </w:tc>
      </w:tr>
    </w:tbl>
    <w:p w14:paraId="1EFDC0F5" w14:textId="77777777" w:rsidR="007A1F44" w:rsidRPr="00A03C55" w:rsidRDefault="007A1F44" w:rsidP="00601E92"/>
    <w:p w14:paraId="07E0374C" w14:textId="77777777" w:rsidR="007A1F44" w:rsidRPr="00A03C55" w:rsidRDefault="007A1F44" w:rsidP="00601E92">
      <w:r w:rsidRPr="00A03C55">
        <w:t>An example of a SOAP Fault is:</w:t>
      </w:r>
    </w:p>
    <w:p w14:paraId="3FB60C3E" w14:textId="77777777" w:rsidR="007A1F44" w:rsidRPr="00A03C55" w:rsidRDefault="007A1F44" w:rsidP="00601E92">
      <w:pPr>
        <w:pStyle w:val="XMLExample"/>
        <w:rPr>
          <w:lang w:val="en-US"/>
        </w:rPr>
      </w:pPr>
      <w:r w:rsidRPr="00A03C55">
        <w:rPr>
          <w:lang w:val="en-US"/>
        </w:rPr>
        <w:t>&lt;env:Envelope xmlns:env="http://www.w3.org/2003/05/soap-envelope"</w:t>
      </w:r>
    </w:p>
    <w:p w14:paraId="460071C0" w14:textId="77777777" w:rsidR="007A1F44" w:rsidRPr="00A03C55" w:rsidRDefault="007A1F44" w:rsidP="00601E92">
      <w:pPr>
        <w:pStyle w:val="XMLExample"/>
        <w:rPr>
          <w:lang w:val="en-US"/>
        </w:rPr>
      </w:pPr>
      <w:r w:rsidRPr="00A03C55">
        <w:rPr>
          <w:lang w:val="en-US"/>
        </w:rPr>
        <w:t xml:space="preserve">       xmlns:xml="http://www.w3.org/XML/1998/namespace"&gt;</w:t>
      </w:r>
    </w:p>
    <w:p w14:paraId="1A18BAAE" w14:textId="77777777" w:rsidR="007A1F44" w:rsidRPr="00A03C55" w:rsidRDefault="007A1F44" w:rsidP="00601E92">
      <w:pPr>
        <w:pStyle w:val="XMLExample"/>
        <w:rPr>
          <w:lang w:val="en-US"/>
        </w:rPr>
      </w:pPr>
      <w:r w:rsidRPr="00A03C55">
        <w:rPr>
          <w:lang w:val="en-US"/>
        </w:rPr>
        <w:t>&lt;env:Body&gt;</w:t>
      </w:r>
    </w:p>
    <w:p w14:paraId="41BE5637" w14:textId="77777777" w:rsidR="007A1F44" w:rsidRPr="00A03C55" w:rsidRDefault="007A1F44" w:rsidP="00601E92">
      <w:pPr>
        <w:pStyle w:val="XMLExample"/>
        <w:rPr>
          <w:lang w:val="en-US"/>
        </w:rPr>
      </w:pPr>
      <w:r w:rsidRPr="00A03C55">
        <w:rPr>
          <w:lang w:val="en-US"/>
        </w:rPr>
        <w:t xml:space="preserve">  &lt;env:Fault&gt;</w:t>
      </w:r>
    </w:p>
    <w:p w14:paraId="3DFE4DE1" w14:textId="77777777" w:rsidR="007A1F44" w:rsidRPr="00A03C55" w:rsidRDefault="007A1F44" w:rsidP="00601E92">
      <w:pPr>
        <w:pStyle w:val="XMLExample"/>
        <w:rPr>
          <w:lang w:val="en-US"/>
        </w:rPr>
      </w:pPr>
      <w:r w:rsidRPr="00A03C55">
        <w:rPr>
          <w:lang w:val="en-US"/>
        </w:rPr>
        <w:t xml:space="preserve">    &lt;env:Code&gt;</w:t>
      </w:r>
    </w:p>
    <w:p w14:paraId="5FFE78AB" w14:textId="77777777" w:rsidR="007A1F44" w:rsidRPr="00A03C55" w:rsidRDefault="007A1F44" w:rsidP="00601E92">
      <w:pPr>
        <w:pStyle w:val="XMLExample"/>
        <w:rPr>
          <w:lang w:val="en-US"/>
        </w:rPr>
      </w:pPr>
      <w:r w:rsidRPr="00A03C55">
        <w:rPr>
          <w:lang w:val="en-US"/>
        </w:rPr>
        <w:t xml:space="preserve">      &lt;env:Value&gt;env:Sender&lt;/env:Value&gt;</w:t>
      </w:r>
    </w:p>
    <w:p w14:paraId="40682059" w14:textId="77777777" w:rsidR="007A1F44" w:rsidRPr="00A03C55" w:rsidRDefault="007A1F44" w:rsidP="00601E92">
      <w:pPr>
        <w:pStyle w:val="XMLExample"/>
        <w:rPr>
          <w:lang w:val="en-US"/>
        </w:rPr>
      </w:pPr>
      <w:r w:rsidRPr="00A03C55">
        <w:rPr>
          <w:lang w:val="en-US"/>
        </w:rPr>
        <w:t xml:space="preserve">    &lt;/env:Code&gt;</w:t>
      </w:r>
    </w:p>
    <w:p w14:paraId="75ADC335" w14:textId="77777777" w:rsidR="007A1F44" w:rsidRPr="00A03C55" w:rsidRDefault="007A1F44" w:rsidP="00601E92">
      <w:pPr>
        <w:pStyle w:val="XMLExample"/>
        <w:rPr>
          <w:lang w:val="en-US"/>
        </w:rPr>
      </w:pPr>
      <w:r w:rsidRPr="00A03C55">
        <w:rPr>
          <w:lang w:val="en-US"/>
        </w:rPr>
        <w:t xml:space="preserve">    &lt;env:Reason&gt;</w:t>
      </w:r>
    </w:p>
    <w:p w14:paraId="2626B008" w14:textId="77777777" w:rsidR="007A1F44" w:rsidRPr="00A03C55" w:rsidRDefault="007A1F44" w:rsidP="00601E92">
      <w:pPr>
        <w:pStyle w:val="XMLExample"/>
        <w:rPr>
          <w:lang w:val="en-US"/>
        </w:rPr>
      </w:pPr>
      <w:r w:rsidRPr="00A03C55">
        <w:rPr>
          <w:lang w:val="en-US"/>
        </w:rPr>
        <w:t xml:space="preserve">      &lt;env:Text xml:lang="en"&gt;Required Information Missing&lt;/env:Text&gt;</w:t>
      </w:r>
    </w:p>
    <w:p w14:paraId="353BEC69" w14:textId="77777777" w:rsidR="007A1F44" w:rsidRPr="00A03C55" w:rsidRDefault="007A1F44" w:rsidP="00601E92">
      <w:pPr>
        <w:pStyle w:val="XMLExample"/>
        <w:rPr>
          <w:lang w:val="en-US"/>
        </w:rPr>
      </w:pPr>
      <w:r w:rsidRPr="00A03C55">
        <w:rPr>
          <w:lang w:val="en-US"/>
        </w:rPr>
        <w:t xml:space="preserve">    &lt;/env:Reason&gt;</w:t>
      </w:r>
    </w:p>
    <w:p w14:paraId="56E95940" w14:textId="77777777" w:rsidR="007A1F44" w:rsidRPr="00A03C55" w:rsidRDefault="007A1F44" w:rsidP="00601E92">
      <w:pPr>
        <w:pStyle w:val="XMLExample"/>
        <w:rPr>
          <w:lang w:val="en-US"/>
        </w:rPr>
      </w:pPr>
      <w:r w:rsidRPr="00A03C55">
        <w:rPr>
          <w:lang w:val="en-US"/>
        </w:rPr>
        <w:t xml:space="preserve">  &lt;/env:Fault&gt;</w:t>
      </w:r>
    </w:p>
    <w:p w14:paraId="5111D5AC" w14:textId="77777777" w:rsidR="007A1F44" w:rsidRPr="00A03C55" w:rsidRDefault="007A1F44" w:rsidP="00601E92">
      <w:pPr>
        <w:pStyle w:val="XMLExample"/>
        <w:rPr>
          <w:lang w:val="en-US"/>
        </w:rPr>
      </w:pPr>
      <w:r w:rsidRPr="00A03C55">
        <w:rPr>
          <w:lang w:val="en-US"/>
        </w:rPr>
        <w:t>&lt;/env:Body&gt;</w:t>
      </w:r>
    </w:p>
    <w:p w14:paraId="343F1721" w14:textId="77777777" w:rsidR="007A1F44" w:rsidRPr="00A03C55" w:rsidRDefault="007A1F44" w:rsidP="00601E92">
      <w:pPr>
        <w:pStyle w:val="XMLExample"/>
        <w:rPr>
          <w:lang w:val="en-US"/>
        </w:rPr>
      </w:pPr>
      <w:r w:rsidRPr="00A03C55">
        <w:rPr>
          <w:lang w:val="en-US"/>
        </w:rPr>
        <w:t>&lt;/env:Envelope&gt;</w:t>
      </w:r>
    </w:p>
    <w:p w14:paraId="73671930" w14:textId="77777777" w:rsidR="007A1F44" w:rsidRPr="00A03C55" w:rsidRDefault="007A1F44" w:rsidP="00601E92">
      <w:pPr>
        <w:pStyle w:val="BodyText"/>
      </w:pPr>
    </w:p>
    <w:p w14:paraId="553E3C39" w14:textId="77777777" w:rsidR="007A1F44" w:rsidRPr="00A03C55" w:rsidRDefault="007A1F44" w:rsidP="00041423">
      <w:pPr>
        <w:pStyle w:val="Heading4"/>
        <w:numPr>
          <w:ilvl w:val="0"/>
          <w:numId w:val="0"/>
        </w:numPr>
        <w:tabs>
          <w:tab w:val="clear" w:pos="2160"/>
          <w:tab w:val="clear" w:pos="2880"/>
          <w:tab w:val="clear" w:pos="3600"/>
        </w:tabs>
        <w:rPr>
          <w:noProof w:val="0"/>
        </w:rPr>
      </w:pPr>
      <w:bookmarkStart w:id="756" w:name="_Toc398544234"/>
      <w:r w:rsidRPr="00A03C55">
        <w:rPr>
          <w:noProof w:val="0"/>
        </w:rPr>
        <w:t>3.36.4.2 Archive Form Response</w:t>
      </w:r>
      <w:bookmarkEnd w:id="756"/>
    </w:p>
    <w:p w14:paraId="4F99453A"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3.36.4.2.1 Trigger Events</w:t>
      </w:r>
    </w:p>
    <w:p w14:paraId="460198D6" w14:textId="77777777" w:rsidR="007A1F44" w:rsidRPr="00A03C55" w:rsidRDefault="007A1F44" w:rsidP="00041423">
      <w:pPr>
        <w:pStyle w:val="BodyText"/>
      </w:pPr>
      <w:r w:rsidRPr="00A03C55">
        <w:t>This message is triggered by a Form Filler archiving form instance data.</w:t>
      </w:r>
    </w:p>
    <w:p w14:paraId="4651309E"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3.36.4.2.2 Message Semantics</w:t>
      </w:r>
    </w:p>
    <w:p w14:paraId="33C3064D" w14:textId="26D24D92" w:rsidR="007A1F44" w:rsidRPr="00A03C55" w:rsidRDefault="007A1F44" w:rsidP="00041423">
      <w:pPr>
        <w:pStyle w:val="BodyText"/>
      </w:pPr>
      <w:r w:rsidRPr="00A03C55">
        <w:t>An ArchiveFormResponse element i</w:t>
      </w:r>
      <w:r w:rsidR="00A8715E" w:rsidRPr="00A03C55">
        <w:t>s</w:t>
      </w:r>
      <w:r w:rsidRPr="00A03C55">
        <w:t xml:space="preserve"> returned, which contains:</w:t>
      </w:r>
    </w:p>
    <w:p w14:paraId="5BD576D6" w14:textId="77777777" w:rsidR="008E3CF3" w:rsidRPr="00A03C55" w:rsidRDefault="007A1F44" w:rsidP="00F9353D">
      <w:pPr>
        <w:pStyle w:val="ListBullet3"/>
        <w:numPr>
          <w:ilvl w:val="0"/>
          <w:numId w:val="14"/>
        </w:numPr>
      </w:pPr>
      <w:r w:rsidRPr="00A03C55">
        <w:t>A responseCode string that may be constrained by Content Profiles</w:t>
      </w:r>
    </w:p>
    <w:p w14:paraId="273CD8CB" w14:textId="77777777" w:rsidR="007A1F44" w:rsidRPr="00A03C55" w:rsidRDefault="007A1F44" w:rsidP="00041423">
      <w:pPr>
        <w:pStyle w:val="BodyText"/>
      </w:pPr>
      <w:r w:rsidRPr="00A03C55">
        <w:t>See the schema provided with the support materials (see ITI TF-2x: Appendix W).</w:t>
      </w:r>
    </w:p>
    <w:p w14:paraId="6455B08C"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3.36.4.2.3 Expected Actions</w:t>
      </w:r>
    </w:p>
    <w:p w14:paraId="4662CBAB" w14:textId="77777777" w:rsidR="007A1F44" w:rsidRPr="00A03C55" w:rsidRDefault="007A1F44" w:rsidP="00041423">
      <w:r w:rsidRPr="00A03C55">
        <w:t>The Form Filler may display the results of the response from the Form Archiver. The form behavior may be further profiled by content domain profiles.</w:t>
      </w:r>
    </w:p>
    <w:p w14:paraId="572C2CAC" w14:textId="77777777" w:rsidR="007A1F44" w:rsidRPr="00A03C55" w:rsidRDefault="007A1F44" w:rsidP="00601E92">
      <w:pPr>
        <w:pStyle w:val="XMLExample"/>
        <w:rPr>
          <w:lang w:val="en-US"/>
        </w:rPr>
      </w:pPr>
    </w:p>
    <w:p w14:paraId="54BA9C3F" w14:textId="77777777" w:rsidR="007A1F44" w:rsidRPr="00A03C55" w:rsidRDefault="007A1F44" w:rsidP="008F64DE">
      <w:pPr>
        <w:pStyle w:val="Heading3"/>
        <w:numPr>
          <w:ilvl w:val="0"/>
          <w:numId w:val="0"/>
        </w:numPr>
        <w:tabs>
          <w:tab w:val="clear" w:pos="2160"/>
          <w:tab w:val="clear" w:pos="2880"/>
        </w:tabs>
        <w:rPr>
          <w:noProof w:val="0"/>
        </w:rPr>
      </w:pPr>
      <w:bookmarkStart w:id="757" w:name="_Toc398544235"/>
      <w:bookmarkStart w:id="758" w:name="_Toc398717932"/>
      <w:bookmarkStart w:id="759" w:name="_Toc13773709"/>
      <w:r w:rsidRPr="00A03C55">
        <w:rPr>
          <w:noProof w:val="0"/>
        </w:rPr>
        <w:t>3.36.5 Protocol Requirements</w:t>
      </w:r>
      <w:bookmarkEnd w:id="757"/>
      <w:bookmarkEnd w:id="758"/>
      <w:bookmarkEnd w:id="759"/>
    </w:p>
    <w:p w14:paraId="16090DF5" w14:textId="77777777" w:rsidR="007A1F44" w:rsidRPr="00A03C55" w:rsidRDefault="007A1F44" w:rsidP="008F64DE">
      <w:r w:rsidRPr="00A03C55">
        <w:t xml:space="preserve">The Archive Form request and response shall be transmitted using Synchronous Web Services Exchange, according to the requirements specified in ITI TF-2x: Appendix V. </w:t>
      </w:r>
    </w:p>
    <w:p w14:paraId="74692726" w14:textId="77777777" w:rsidR="007A1F44" w:rsidRPr="00A03C55" w:rsidRDefault="007A1F44" w:rsidP="008F64DE">
      <w:r w:rsidRPr="00A03C55">
        <w:t>The Archive Form transaction shall use SOAP 1.2.</w:t>
      </w:r>
    </w:p>
    <w:p w14:paraId="56D27C2A" w14:textId="77777777" w:rsidR="007A1F44" w:rsidRPr="00A03C55" w:rsidRDefault="007A1F44" w:rsidP="008F64DE">
      <w:pPr>
        <w:pStyle w:val="TableTitle"/>
        <w:rPr>
          <w:noProof w:val="0"/>
        </w:rPr>
      </w:pPr>
      <w:r w:rsidRPr="00A03C55">
        <w:rPr>
          <w:noProof w:val="0"/>
        </w:rPr>
        <w:lastRenderedPageBreak/>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11F10CB6" w14:textId="77777777" w:rsidTr="00ED4370">
        <w:trPr>
          <w:jc w:val="center"/>
        </w:trPr>
        <w:tc>
          <w:tcPr>
            <w:tcW w:w="1998" w:type="dxa"/>
          </w:tcPr>
          <w:p w14:paraId="63F23ECF" w14:textId="77777777" w:rsidR="007A1F44" w:rsidRPr="00A03C55" w:rsidRDefault="007A1F44" w:rsidP="003462A5">
            <w:pPr>
              <w:pStyle w:val="TableEntry"/>
              <w:keepNext/>
              <w:rPr>
                <w:noProof w:val="0"/>
              </w:rPr>
            </w:pPr>
            <w:r w:rsidRPr="00A03C55">
              <w:rPr>
                <w:noProof w:val="0"/>
              </w:rPr>
              <w:t>ihe</w:t>
            </w:r>
          </w:p>
        </w:tc>
        <w:tc>
          <w:tcPr>
            <w:tcW w:w="6210" w:type="dxa"/>
          </w:tcPr>
          <w:p w14:paraId="5F60718D" w14:textId="77777777" w:rsidR="007A1F44" w:rsidRPr="00A03C55" w:rsidRDefault="007A1F44" w:rsidP="003462A5">
            <w:pPr>
              <w:pStyle w:val="TableEntry"/>
              <w:keepNext/>
              <w:rPr>
                <w:noProof w:val="0"/>
              </w:rPr>
            </w:pPr>
            <w:r w:rsidRPr="00A03C55">
              <w:rPr>
                <w:noProof w:val="0"/>
              </w:rPr>
              <w:t>urn:ihe:iti:rfd:2007</w:t>
            </w:r>
          </w:p>
        </w:tc>
      </w:tr>
      <w:tr w:rsidR="007A1F44" w:rsidRPr="00A03C55" w14:paraId="2FDA507C" w14:textId="77777777" w:rsidTr="00ED4370">
        <w:trPr>
          <w:jc w:val="center"/>
        </w:trPr>
        <w:tc>
          <w:tcPr>
            <w:tcW w:w="1998" w:type="dxa"/>
          </w:tcPr>
          <w:p w14:paraId="67815777" w14:textId="77777777" w:rsidR="007A1F44" w:rsidRPr="00A03C55" w:rsidRDefault="007A1F44" w:rsidP="003462A5">
            <w:pPr>
              <w:pStyle w:val="TableEntry"/>
              <w:keepNext/>
              <w:rPr>
                <w:noProof w:val="0"/>
              </w:rPr>
            </w:pPr>
            <w:r w:rsidRPr="00A03C55">
              <w:rPr>
                <w:noProof w:val="0"/>
              </w:rPr>
              <w:t>soap12</w:t>
            </w:r>
          </w:p>
        </w:tc>
        <w:tc>
          <w:tcPr>
            <w:tcW w:w="6210" w:type="dxa"/>
          </w:tcPr>
          <w:p w14:paraId="680556A8" w14:textId="77777777" w:rsidR="007A1F44" w:rsidRPr="00A03C55" w:rsidRDefault="007A1F44" w:rsidP="003462A5">
            <w:pPr>
              <w:pStyle w:val="TableEntry"/>
              <w:keepNext/>
              <w:rPr>
                <w:noProof w:val="0"/>
              </w:rPr>
            </w:pPr>
            <w:r w:rsidRPr="00A03C55">
              <w:rPr>
                <w:noProof w:val="0"/>
              </w:rPr>
              <w:t>http://schemas.xmlsoap.org/wsdl/soap12/</w:t>
            </w:r>
          </w:p>
        </w:tc>
      </w:tr>
      <w:tr w:rsidR="007A1F44" w:rsidRPr="00A03C55" w14:paraId="02405B63" w14:textId="77777777" w:rsidTr="00ED4370">
        <w:trPr>
          <w:jc w:val="center"/>
        </w:trPr>
        <w:tc>
          <w:tcPr>
            <w:tcW w:w="1998" w:type="dxa"/>
          </w:tcPr>
          <w:p w14:paraId="654E7CA3" w14:textId="77777777" w:rsidR="007A1F44" w:rsidRPr="00A03C55" w:rsidRDefault="007A1F44" w:rsidP="003462A5">
            <w:pPr>
              <w:pStyle w:val="TableEntry"/>
              <w:keepNext/>
              <w:rPr>
                <w:noProof w:val="0"/>
              </w:rPr>
            </w:pPr>
            <w:r w:rsidRPr="00A03C55">
              <w:rPr>
                <w:noProof w:val="0"/>
              </w:rPr>
              <w:t>wsaw</w:t>
            </w:r>
          </w:p>
        </w:tc>
        <w:tc>
          <w:tcPr>
            <w:tcW w:w="6210" w:type="dxa"/>
          </w:tcPr>
          <w:p w14:paraId="0F106005" w14:textId="77777777" w:rsidR="007A1F44" w:rsidRPr="00A03C55" w:rsidRDefault="007A1F44" w:rsidP="003462A5">
            <w:pPr>
              <w:pStyle w:val="TableEntry"/>
              <w:keepNext/>
              <w:rPr>
                <w:noProof w:val="0"/>
              </w:rPr>
            </w:pPr>
            <w:r w:rsidRPr="00A03C55">
              <w:rPr>
                <w:noProof w:val="0"/>
              </w:rPr>
              <w:t>http://www.w3.org/2005/08/addressing</w:t>
            </w:r>
          </w:p>
        </w:tc>
      </w:tr>
      <w:tr w:rsidR="007A1F44" w:rsidRPr="00A03C55" w14:paraId="318460F8" w14:textId="77777777" w:rsidTr="00ED4370">
        <w:trPr>
          <w:jc w:val="center"/>
        </w:trPr>
        <w:tc>
          <w:tcPr>
            <w:tcW w:w="1998" w:type="dxa"/>
          </w:tcPr>
          <w:p w14:paraId="79FEA7F3" w14:textId="77777777" w:rsidR="007A1F44" w:rsidRPr="00A03C55" w:rsidRDefault="007A1F44" w:rsidP="00CD3B27">
            <w:pPr>
              <w:pStyle w:val="TableEntry"/>
              <w:rPr>
                <w:noProof w:val="0"/>
              </w:rPr>
            </w:pPr>
            <w:r w:rsidRPr="00A03C55">
              <w:rPr>
                <w:noProof w:val="0"/>
              </w:rPr>
              <w:t>xsd</w:t>
            </w:r>
          </w:p>
        </w:tc>
        <w:tc>
          <w:tcPr>
            <w:tcW w:w="6210" w:type="dxa"/>
          </w:tcPr>
          <w:p w14:paraId="397DFDF5" w14:textId="77777777" w:rsidR="007A1F44" w:rsidRPr="00A03C55" w:rsidRDefault="007A1F44" w:rsidP="00CD3B27">
            <w:pPr>
              <w:pStyle w:val="TableEntry"/>
              <w:rPr>
                <w:noProof w:val="0"/>
              </w:rPr>
            </w:pPr>
            <w:r w:rsidRPr="00A03C55">
              <w:rPr>
                <w:noProof w:val="0"/>
              </w:rPr>
              <w:t>http://www.w3.org/2001/XMLSchema</w:t>
            </w:r>
          </w:p>
        </w:tc>
      </w:tr>
    </w:tbl>
    <w:p w14:paraId="3E88D014" w14:textId="77777777" w:rsidR="00BF1E86" w:rsidRPr="00A03C55" w:rsidRDefault="00BF1E86" w:rsidP="008F64DE"/>
    <w:p w14:paraId="21A35BC5" w14:textId="77777777" w:rsidR="007A1F44" w:rsidRPr="00A03C55" w:rsidRDefault="007A1F44" w:rsidP="008F64DE">
      <w:r w:rsidRPr="00A03C55">
        <w:t>These are the requirements for the Archive Form transaction presented in the order in which they would appear in the Archive Form WSDL definition:</w:t>
      </w:r>
    </w:p>
    <w:p w14:paraId="13045981" w14:textId="77777777" w:rsidR="008E3CF3" w:rsidRPr="00A03C55" w:rsidRDefault="007A1F44" w:rsidP="00EC243F">
      <w:pPr>
        <w:pStyle w:val="ListBullet2"/>
      </w:pPr>
      <w:r w:rsidRPr="00A03C55">
        <w:t>The following types shall be imported (xds:import) in the /definitions/types section:</w:t>
      </w:r>
    </w:p>
    <w:p w14:paraId="28EA6189" w14:textId="77777777" w:rsidR="008E3CF3" w:rsidRPr="00A03C55" w:rsidRDefault="007A1F44" w:rsidP="00F9353D">
      <w:pPr>
        <w:pStyle w:val="ListBullet3"/>
        <w:numPr>
          <w:ilvl w:val="0"/>
          <w:numId w:val="14"/>
        </w:numPr>
      </w:pPr>
      <w:r w:rsidRPr="00A03C55">
        <w:t>Namespace=”urn:ihe:iti:rfd:2007”, schema=”RFD.xsd”</w:t>
      </w:r>
    </w:p>
    <w:p w14:paraId="42AC9D09" w14:textId="77777777" w:rsidR="008E3CF3" w:rsidRPr="00A03C55" w:rsidRDefault="007A1F44" w:rsidP="00EC243F">
      <w:pPr>
        <w:pStyle w:val="ListBullet2"/>
      </w:pPr>
      <w:r w:rsidRPr="00A03C55">
        <w:t>The /definitions/message/part/@element attribute of the Archive Form Request message shall be defined as: “ihe:ArchiveFormRequest”</w:t>
      </w:r>
    </w:p>
    <w:p w14:paraId="73113B0F" w14:textId="77777777" w:rsidR="008E3CF3" w:rsidRPr="00A03C55" w:rsidRDefault="007A1F44" w:rsidP="00EC243F">
      <w:pPr>
        <w:pStyle w:val="ListBullet2"/>
      </w:pPr>
      <w:r w:rsidRPr="00A03C55">
        <w:t>The /definitions/message/part/@element attribute of the Archive Form Response message shall be defined as: “ihe:ArchiveFormResponse”</w:t>
      </w:r>
    </w:p>
    <w:p w14:paraId="771391A7" w14:textId="492C27AA" w:rsidR="008E3CF3" w:rsidRPr="00A03C55" w:rsidRDefault="007A1F44" w:rsidP="00EC243F">
      <w:pPr>
        <w:pStyle w:val="ListBullet2"/>
      </w:pPr>
      <w:r w:rsidRPr="00A03C55">
        <w:t>Refer to Table 3.36.5</w:t>
      </w:r>
      <w:r w:rsidR="008C3C96" w:rsidRPr="00A03C55">
        <w:t>-1</w:t>
      </w:r>
      <w:r w:rsidRPr="00A03C55">
        <w:t xml:space="preserve"> for additional attribute requirements.</w:t>
      </w:r>
    </w:p>
    <w:p w14:paraId="3960E562" w14:textId="5AE68317" w:rsidR="007A1F44" w:rsidRPr="00A03C55" w:rsidRDefault="007A1F44" w:rsidP="008F64DE">
      <w:pPr>
        <w:pStyle w:val="TableTitle"/>
        <w:rPr>
          <w:noProof w:val="0"/>
        </w:rPr>
      </w:pPr>
      <w:r w:rsidRPr="00A03C55">
        <w:rPr>
          <w:noProof w:val="0"/>
        </w:rPr>
        <w:t>Table 3.36.5</w:t>
      </w:r>
      <w:r w:rsidR="008C3C96" w:rsidRPr="00A03C55">
        <w:rPr>
          <w:noProof w:val="0"/>
        </w:rPr>
        <w:t>-1</w:t>
      </w:r>
      <w:r w:rsidRPr="00A03C55">
        <w:rPr>
          <w:noProof w:val="0"/>
        </w:rPr>
        <w:t>: Additional Attribute Requirements</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43"/>
        <w:gridCol w:w="3443"/>
      </w:tblGrid>
      <w:tr w:rsidR="00EA0697" w:rsidRPr="00A03C55" w14:paraId="3C0E7505" w14:textId="77777777" w:rsidTr="00EA0697">
        <w:trPr>
          <w:jc w:val="center"/>
        </w:trPr>
        <w:tc>
          <w:tcPr>
            <w:tcW w:w="4443" w:type="dxa"/>
            <w:shd w:val="clear" w:color="auto" w:fill="E6E6E6"/>
          </w:tcPr>
          <w:p w14:paraId="554CBE43" w14:textId="77777777" w:rsidR="007A1F44" w:rsidRPr="00A03C55" w:rsidRDefault="007A1F44" w:rsidP="00A063AC">
            <w:pPr>
              <w:pStyle w:val="TableEntryHeader"/>
              <w:rPr>
                <w:noProof w:val="0"/>
              </w:rPr>
            </w:pPr>
            <w:r w:rsidRPr="00A03C55">
              <w:rPr>
                <w:noProof w:val="0"/>
              </w:rPr>
              <w:t>Attribute</w:t>
            </w:r>
          </w:p>
        </w:tc>
        <w:tc>
          <w:tcPr>
            <w:tcW w:w="3443" w:type="dxa"/>
            <w:shd w:val="clear" w:color="auto" w:fill="E6E6E6"/>
          </w:tcPr>
          <w:p w14:paraId="7C2BEC20" w14:textId="77777777" w:rsidR="007A1F44" w:rsidRPr="00A03C55" w:rsidRDefault="007A1F44" w:rsidP="00A53067">
            <w:pPr>
              <w:pStyle w:val="TableEntryHeader"/>
              <w:rPr>
                <w:noProof w:val="0"/>
              </w:rPr>
            </w:pPr>
            <w:r w:rsidRPr="00A03C55">
              <w:rPr>
                <w:noProof w:val="0"/>
              </w:rPr>
              <w:t>Value</w:t>
            </w:r>
          </w:p>
        </w:tc>
      </w:tr>
      <w:tr w:rsidR="00EA0697" w:rsidRPr="00A03C55" w14:paraId="047CDFDA" w14:textId="77777777" w:rsidTr="00EA0697">
        <w:trPr>
          <w:jc w:val="center"/>
        </w:trPr>
        <w:tc>
          <w:tcPr>
            <w:tcW w:w="4443" w:type="dxa"/>
          </w:tcPr>
          <w:p w14:paraId="11AC2227" w14:textId="77777777" w:rsidR="007A1F44" w:rsidRPr="00A03C55" w:rsidRDefault="007A1F44" w:rsidP="00CD3B27">
            <w:pPr>
              <w:pStyle w:val="TableEntry"/>
              <w:rPr>
                <w:noProof w:val="0"/>
              </w:rPr>
            </w:pPr>
            <w:r w:rsidRPr="00A03C55">
              <w:rPr>
                <w:noProof w:val="0"/>
              </w:rPr>
              <w:t>/definitions/portType/operation@name</w:t>
            </w:r>
          </w:p>
        </w:tc>
        <w:tc>
          <w:tcPr>
            <w:tcW w:w="3443" w:type="dxa"/>
          </w:tcPr>
          <w:p w14:paraId="13A6E3C6" w14:textId="77777777" w:rsidR="007A1F44" w:rsidRPr="00A03C55" w:rsidRDefault="007A1F44" w:rsidP="00CD3B27">
            <w:pPr>
              <w:pStyle w:val="TableEntry"/>
              <w:rPr>
                <w:noProof w:val="0"/>
              </w:rPr>
            </w:pPr>
            <w:r w:rsidRPr="00A03C55">
              <w:rPr>
                <w:noProof w:val="0"/>
              </w:rPr>
              <w:t>ArchiveForm</w:t>
            </w:r>
          </w:p>
        </w:tc>
      </w:tr>
      <w:tr w:rsidR="00EA0697" w:rsidRPr="00A03C55" w14:paraId="2B66252E" w14:textId="77777777" w:rsidTr="00EA0697">
        <w:trPr>
          <w:jc w:val="center"/>
        </w:trPr>
        <w:tc>
          <w:tcPr>
            <w:tcW w:w="4443" w:type="dxa"/>
          </w:tcPr>
          <w:p w14:paraId="45A45528" w14:textId="77777777" w:rsidR="007A1F44" w:rsidRPr="00A03C55" w:rsidRDefault="007A1F44" w:rsidP="00CD3B27">
            <w:pPr>
              <w:pStyle w:val="TableEntry"/>
              <w:rPr>
                <w:noProof w:val="0"/>
              </w:rPr>
            </w:pPr>
            <w:r w:rsidRPr="00A03C55">
              <w:rPr>
                <w:noProof w:val="0"/>
              </w:rPr>
              <w:t>/definitions/portType/operation/input/@wsaw:Action</w:t>
            </w:r>
          </w:p>
        </w:tc>
        <w:tc>
          <w:tcPr>
            <w:tcW w:w="3443" w:type="dxa"/>
          </w:tcPr>
          <w:p w14:paraId="4C63CAC1" w14:textId="77777777" w:rsidR="007A1F44" w:rsidRPr="00A03C55" w:rsidRDefault="007A1F44" w:rsidP="00CD3B27">
            <w:pPr>
              <w:pStyle w:val="TableEntry"/>
              <w:rPr>
                <w:noProof w:val="0"/>
              </w:rPr>
            </w:pPr>
            <w:r w:rsidRPr="00A03C55">
              <w:rPr>
                <w:noProof w:val="0"/>
              </w:rPr>
              <w:t>urn:ihe:iti:2007:ArchiveForm</w:t>
            </w:r>
          </w:p>
        </w:tc>
      </w:tr>
      <w:tr w:rsidR="00EA0697" w:rsidRPr="00A03C55" w14:paraId="62770BDD" w14:textId="77777777" w:rsidTr="00EA0697">
        <w:trPr>
          <w:jc w:val="center"/>
        </w:trPr>
        <w:tc>
          <w:tcPr>
            <w:tcW w:w="4443" w:type="dxa"/>
          </w:tcPr>
          <w:p w14:paraId="08AD321A" w14:textId="77777777" w:rsidR="007A1F44" w:rsidRPr="00A03C55" w:rsidRDefault="007A1F44" w:rsidP="00CD3B27">
            <w:pPr>
              <w:pStyle w:val="TableEntry"/>
              <w:rPr>
                <w:noProof w:val="0"/>
              </w:rPr>
            </w:pPr>
            <w:r w:rsidRPr="00A03C55">
              <w:rPr>
                <w:noProof w:val="0"/>
              </w:rPr>
              <w:t>/definitions/portType/operation/output/@wsaw:Action</w:t>
            </w:r>
          </w:p>
        </w:tc>
        <w:tc>
          <w:tcPr>
            <w:tcW w:w="3443" w:type="dxa"/>
          </w:tcPr>
          <w:p w14:paraId="7767C17F" w14:textId="77777777" w:rsidR="007A1F44" w:rsidRPr="00A03C55" w:rsidRDefault="007A1F44" w:rsidP="00CD3B27">
            <w:pPr>
              <w:pStyle w:val="TableEntry"/>
              <w:rPr>
                <w:noProof w:val="0"/>
              </w:rPr>
            </w:pPr>
            <w:r w:rsidRPr="00A03C55">
              <w:rPr>
                <w:noProof w:val="0"/>
              </w:rPr>
              <w:t>urn:ihe:iti:2007:ArchiveFormResponse</w:t>
            </w:r>
          </w:p>
        </w:tc>
      </w:tr>
      <w:tr w:rsidR="00EA0697" w:rsidRPr="00A03C55" w14:paraId="3F4DD340" w14:textId="77777777" w:rsidTr="00EA0697">
        <w:trPr>
          <w:jc w:val="center"/>
        </w:trPr>
        <w:tc>
          <w:tcPr>
            <w:tcW w:w="4443" w:type="dxa"/>
          </w:tcPr>
          <w:p w14:paraId="0C0EF854" w14:textId="4755E273" w:rsidR="007367D9" w:rsidRPr="00A03C55" w:rsidRDefault="007367D9" w:rsidP="007367D9">
            <w:pPr>
              <w:pStyle w:val="TableEntry"/>
              <w:rPr>
                <w:noProof w:val="0"/>
              </w:rPr>
            </w:pPr>
            <w:r w:rsidRPr="00A03C55">
              <w:rPr>
                <w:noProof w:val="0"/>
              </w:rPr>
              <w:t xml:space="preserve">/definitions/binding/operation/wsoap12:operation/@soapActionRequired </w:t>
            </w:r>
          </w:p>
        </w:tc>
        <w:tc>
          <w:tcPr>
            <w:tcW w:w="3443" w:type="dxa"/>
          </w:tcPr>
          <w:p w14:paraId="3559563B" w14:textId="44DD2A26" w:rsidR="007367D9" w:rsidRPr="00A03C55" w:rsidRDefault="007367D9" w:rsidP="007367D9">
            <w:pPr>
              <w:pStyle w:val="TableEntry"/>
              <w:rPr>
                <w:noProof w:val="0"/>
              </w:rPr>
            </w:pPr>
            <w:r w:rsidRPr="00A03C55">
              <w:rPr>
                <w:noProof w:val="0"/>
              </w:rPr>
              <w:t>false</w:t>
            </w:r>
          </w:p>
        </w:tc>
      </w:tr>
    </w:tbl>
    <w:p w14:paraId="27AE1279" w14:textId="77777777" w:rsidR="007A1F44" w:rsidRPr="00A03C55" w:rsidRDefault="007A1F44" w:rsidP="003462A5">
      <w:pPr>
        <w:pStyle w:val="BodyText"/>
      </w:pPr>
    </w:p>
    <w:p w14:paraId="5C0765BA" w14:textId="77777777" w:rsidR="007A1F44" w:rsidRPr="00A03C55" w:rsidRDefault="007A1F44" w:rsidP="008F64DE">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3.36.5.1 Sample SOAP Messages.</w:t>
      </w:r>
    </w:p>
    <w:p w14:paraId="22D66C23" w14:textId="77777777" w:rsidR="007A1F44" w:rsidRPr="00A03C55" w:rsidRDefault="007A1F44" w:rsidP="008F64DE">
      <w:r w:rsidRPr="00A03C55">
        <w:t xml:space="preserve">For informative WSDL see ITI TF-2x: Appendix W. </w:t>
      </w:r>
    </w:p>
    <w:p w14:paraId="16FF2CD8" w14:textId="77777777" w:rsidR="007A1F44" w:rsidRPr="00A03C55" w:rsidRDefault="007A1F44" w:rsidP="008F64DE">
      <w:r w:rsidRPr="00A03C55">
        <w:t>The &lt;ihe:ArchiveFormRequest&gt; element is defined as:</w:t>
      </w:r>
    </w:p>
    <w:p w14:paraId="566821CD" w14:textId="77777777" w:rsidR="008E3CF3" w:rsidRPr="00A03C55" w:rsidRDefault="007A1F44" w:rsidP="00EC243F">
      <w:pPr>
        <w:pStyle w:val="ListBullet2"/>
      </w:pPr>
      <w:r w:rsidRPr="00A03C55">
        <w:t>One or more &lt;xs:any&gt; elements</w:t>
      </w:r>
    </w:p>
    <w:p w14:paraId="73E58C50" w14:textId="77777777" w:rsidR="007A1F44" w:rsidRPr="00A03C55" w:rsidRDefault="007A1F44" w:rsidP="008F64DE">
      <w:r w:rsidRPr="00A03C55">
        <w:t>This allows the Form Manager to construct forms that archive form data using any XML representation.</w:t>
      </w:r>
    </w:p>
    <w:p w14:paraId="4844C6E8" w14:textId="77777777" w:rsidR="008E3CF3" w:rsidRPr="00A03C55" w:rsidRDefault="007A1F44" w:rsidP="00ED4370">
      <w:pPr>
        <w:pStyle w:val="BodyText"/>
      </w:pPr>
      <w:r w:rsidRPr="00A03C55">
        <w:t>The &lt;ihe:ArchiveFormResponse&gt; element is defined as:</w:t>
      </w:r>
    </w:p>
    <w:p w14:paraId="118F9736" w14:textId="77777777" w:rsidR="007A1F44" w:rsidRPr="00A03C55" w:rsidRDefault="007A1F44" w:rsidP="00F9353D">
      <w:pPr>
        <w:pStyle w:val="ListParagraph"/>
        <w:numPr>
          <w:ilvl w:val="0"/>
          <w:numId w:val="26"/>
        </w:numPr>
      </w:pPr>
      <w:r w:rsidRPr="00A03C55">
        <w:t>A required &lt;ihe:responseCode&gt; element of type xs:string.</w:t>
      </w:r>
    </w:p>
    <w:p w14:paraId="4CA8BFCB" w14:textId="77777777" w:rsidR="007A1F44" w:rsidRPr="00A03C55" w:rsidRDefault="007A1F44" w:rsidP="008F64DE">
      <w:pPr>
        <w:pStyle w:val="Heading4"/>
        <w:numPr>
          <w:ilvl w:val="0"/>
          <w:numId w:val="0"/>
        </w:numPr>
        <w:tabs>
          <w:tab w:val="clear" w:pos="2160"/>
          <w:tab w:val="clear" w:pos="2880"/>
          <w:tab w:val="clear" w:pos="3600"/>
        </w:tabs>
        <w:ind w:left="864" w:hanging="864"/>
        <w:rPr>
          <w:noProof w:val="0"/>
        </w:rPr>
      </w:pPr>
      <w:bookmarkStart w:id="760" w:name="_Toc398544236"/>
      <w:r w:rsidRPr="00A03C55">
        <w:rPr>
          <w:noProof w:val="0"/>
        </w:rPr>
        <w:lastRenderedPageBreak/>
        <w:t>3.36.5.1 Sample SOAP Messages</w:t>
      </w:r>
      <w:bookmarkEnd w:id="760"/>
    </w:p>
    <w:p w14:paraId="00D2AC09" w14:textId="77777777" w:rsidR="007A1F44" w:rsidRPr="00A03C55" w:rsidRDefault="007A1F44" w:rsidP="008F64DE">
      <w:pPr>
        <w:pStyle w:val="BodyText"/>
      </w:pPr>
      <w:r w:rsidRPr="00A03C55">
        <w:t>The samples in the following two sections show a typical SOAP request and its relative SOAP response. The sample messages also show the WS-Addressing headers &lt;Action/&gt;,</w:t>
      </w:r>
    </w:p>
    <w:p w14:paraId="2D1E8E37" w14:textId="77777777" w:rsidR="007A1F44" w:rsidRPr="00A03C55" w:rsidRDefault="007A1F44" w:rsidP="008F64DE">
      <w:pPr>
        <w:pStyle w:val="BodyText"/>
      </w:pPr>
      <w:r w:rsidRPr="00A03C55">
        <w:t>&lt;MessageID/&gt;, .; these WS-Addressing headers are populated according to ITI TF-2x: Appendix V: Web Services for IHE Transactions. Some of the body of the SOAP message is omitted for brevity.</w:t>
      </w:r>
    </w:p>
    <w:p w14:paraId="0842AF9F" w14:textId="77777777" w:rsidR="007A1F44" w:rsidRPr="00A03C55" w:rsidRDefault="007A1F44" w:rsidP="008F64DE">
      <w:pPr>
        <w:pStyle w:val="Heading5"/>
        <w:numPr>
          <w:ilvl w:val="0"/>
          <w:numId w:val="0"/>
        </w:numPr>
        <w:tabs>
          <w:tab w:val="clear" w:pos="2160"/>
          <w:tab w:val="clear" w:pos="2880"/>
          <w:tab w:val="clear" w:pos="3600"/>
          <w:tab w:val="clear" w:pos="4320"/>
        </w:tabs>
        <w:rPr>
          <w:noProof w:val="0"/>
        </w:rPr>
      </w:pPr>
      <w:r w:rsidRPr="00A03C55">
        <w:rPr>
          <w:noProof w:val="0"/>
        </w:rPr>
        <w:t>3.36.5.1.1 Sample Archive Form SOAP Request</w:t>
      </w:r>
    </w:p>
    <w:p w14:paraId="01582B5D" w14:textId="77777777" w:rsidR="007A1F44" w:rsidRPr="00A03C55" w:rsidRDefault="007A1F44" w:rsidP="003A7C7F">
      <w:pPr>
        <w:pStyle w:val="XMLExample"/>
        <w:rPr>
          <w:highlight w:val="white"/>
          <w:lang w:val="en-US"/>
        </w:rPr>
      </w:pPr>
      <w:r w:rsidRPr="00A03C55">
        <w:rPr>
          <w:highlight w:val="white"/>
          <w:lang w:val="en-US"/>
        </w:rPr>
        <w:t>&lt;?xml version='1.0' encoding='UTF-8'?&gt;</w:t>
      </w:r>
    </w:p>
    <w:p w14:paraId="2E843A48" w14:textId="77777777" w:rsidR="007A1F44" w:rsidRPr="00A03C55" w:rsidRDefault="007A1F44" w:rsidP="003A7C7F">
      <w:pPr>
        <w:pStyle w:val="XMLExample"/>
        <w:rPr>
          <w:lang w:val="en-US"/>
        </w:rPr>
      </w:pPr>
      <w:r w:rsidRPr="00A03C55">
        <w:rPr>
          <w:lang w:val="en-US"/>
        </w:rPr>
        <w:t>&lt;soap:Envelope xmlns:soap="http://www.w3.org/2003/05/soap-envelope" xmlns:xsi="http://www.w3.org/2001/XMLSchema-instance" xmlns:xsd="http://www.w3.org/2001/XMLSchema"&gt;</w:t>
      </w:r>
    </w:p>
    <w:p w14:paraId="21BCB3CA" w14:textId="77777777" w:rsidR="007A1F44" w:rsidRPr="00A03C55" w:rsidRDefault="007A1F44" w:rsidP="003A7C7F">
      <w:pPr>
        <w:pStyle w:val="XMLExample"/>
        <w:rPr>
          <w:lang w:val="en-US"/>
        </w:rPr>
      </w:pPr>
      <w:r w:rsidRPr="00A03C55">
        <w:rPr>
          <w:lang w:val="en-US"/>
        </w:rPr>
        <w:tab/>
        <w:t>&lt;soap:Header&gt;</w:t>
      </w:r>
    </w:p>
    <w:p w14:paraId="5F4A08A0" w14:textId="77777777" w:rsidR="007A1F44" w:rsidRPr="00A03C55" w:rsidRDefault="007A1F44" w:rsidP="003A7C7F">
      <w:pPr>
        <w:pStyle w:val="XMLExample"/>
        <w:rPr>
          <w:lang w:val="en-US"/>
        </w:rPr>
      </w:pPr>
      <w:r w:rsidRPr="00A03C55">
        <w:rPr>
          <w:lang w:val="en-US"/>
        </w:rPr>
        <w:t xml:space="preserve">  </w:t>
      </w:r>
      <w:r w:rsidRPr="00A03C55">
        <w:rPr>
          <w:lang w:val="en-US"/>
        </w:rPr>
        <w:tab/>
      </w:r>
      <w:r w:rsidRPr="00A03C55">
        <w:rPr>
          <w:lang w:val="en-US"/>
        </w:rPr>
        <w:tab/>
        <w:t>&lt;wsa:To&gt;http://localhost:4040/axis2/services/someservice&lt;/wsa:To&gt;</w:t>
      </w:r>
    </w:p>
    <w:p w14:paraId="3639BD77" w14:textId="77777777" w:rsidR="007A1F44" w:rsidRPr="00A03C55" w:rsidRDefault="007A1F44" w:rsidP="003A7C7F">
      <w:pPr>
        <w:pStyle w:val="XMLExample"/>
        <w:rPr>
          <w:lang w:val="en-US"/>
        </w:rPr>
      </w:pPr>
      <w:r w:rsidRPr="00A03C55">
        <w:rPr>
          <w:lang w:val="en-US"/>
        </w:rPr>
        <w:tab/>
        <w:t xml:space="preserve">    &lt;wsa:MessageID&gt;urn:uuid:76A2C3D9BCD3AECFF31217932910053&lt;/wsa:MessageID&gt;</w:t>
      </w:r>
    </w:p>
    <w:p w14:paraId="602641D0" w14:textId="77777777" w:rsidR="007A1F44" w:rsidRPr="00A03C55" w:rsidRDefault="007A1F44" w:rsidP="003A7C7F">
      <w:pPr>
        <w:pStyle w:val="XMLExample"/>
        <w:rPr>
          <w:lang w:val="en-US"/>
        </w:rPr>
      </w:pPr>
      <w:r w:rsidRPr="00A03C55">
        <w:rPr>
          <w:lang w:val="en-US"/>
        </w:rPr>
        <w:tab/>
        <w:t xml:space="preserve">    &lt;wsa:Action soap:mustUnderstand="1"&gt;urn:ihe:iti: 2007:ArchiveForm&lt;/wsa:Action&gt;</w:t>
      </w:r>
    </w:p>
    <w:p w14:paraId="36B7C29F" w14:textId="77777777" w:rsidR="007A1F44" w:rsidRPr="00A03C55" w:rsidRDefault="007A1F44" w:rsidP="003A7C7F">
      <w:pPr>
        <w:pStyle w:val="XMLExample"/>
        <w:rPr>
          <w:lang w:val="en-US"/>
        </w:rPr>
      </w:pPr>
      <w:r w:rsidRPr="00A03C55">
        <w:rPr>
          <w:lang w:val="en-US"/>
        </w:rPr>
        <w:tab/>
        <w:t>&lt;/soap:Header&gt;</w:t>
      </w:r>
    </w:p>
    <w:p w14:paraId="42B2237B" w14:textId="77777777" w:rsidR="007A1F44" w:rsidRPr="00A03C55" w:rsidRDefault="007A1F44" w:rsidP="003A7C7F">
      <w:pPr>
        <w:pStyle w:val="XMLExample"/>
        <w:rPr>
          <w:lang w:val="en-US"/>
        </w:rPr>
      </w:pPr>
      <w:r w:rsidRPr="00A03C55">
        <w:rPr>
          <w:lang w:val="en-US"/>
        </w:rPr>
        <w:tab/>
        <w:t>&lt;soap:Body&gt;</w:t>
      </w:r>
    </w:p>
    <w:p w14:paraId="4707F7BB" w14:textId="77777777" w:rsidR="007A1F44" w:rsidRPr="00A03C55" w:rsidRDefault="007A1F44" w:rsidP="003A7C7F">
      <w:pPr>
        <w:pStyle w:val="XMLExample"/>
        <w:rPr>
          <w:lang w:val="en-US"/>
        </w:rPr>
      </w:pPr>
      <w:r w:rsidRPr="00A03C55">
        <w:rPr>
          <w:lang w:val="en-US"/>
        </w:rPr>
        <w:tab/>
      </w:r>
      <w:r w:rsidRPr="00A03C55">
        <w:rPr>
          <w:lang w:val="en-US"/>
        </w:rPr>
        <w:tab/>
        <w:t>&lt;ArchiveFormRequest xmlns="urn:ihe:iti:rfd:2007"&gt;</w:t>
      </w:r>
    </w:p>
    <w:p w14:paraId="17B796CE" w14:textId="77777777" w:rsidR="007A1F44" w:rsidRPr="00A03C55" w:rsidRDefault="007A1F44" w:rsidP="003A7C7F">
      <w:pPr>
        <w:pStyle w:val="XMLExample"/>
        <w:rPr>
          <w:lang w:val="en-US"/>
        </w:rPr>
      </w:pPr>
      <w:r w:rsidRPr="00A03C55">
        <w:rPr>
          <w:lang w:val="en-US"/>
        </w:rPr>
        <w:tab/>
      </w:r>
      <w:r w:rsidRPr="00A03C55">
        <w:rPr>
          <w:lang w:val="en-US"/>
        </w:rPr>
        <w:tab/>
      </w:r>
      <w:r w:rsidRPr="00A03C55">
        <w:rPr>
          <w:lang w:val="en-US"/>
        </w:rPr>
        <w:tab/>
        <w:t>…</w:t>
      </w:r>
    </w:p>
    <w:p w14:paraId="79211674" w14:textId="77777777" w:rsidR="007A1F44" w:rsidRPr="00A03C55" w:rsidRDefault="007A1F44" w:rsidP="003A7C7F">
      <w:pPr>
        <w:pStyle w:val="XMLExample"/>
        <w:rPr>
          <w:lang w:val="en-US"/>
        </w:rPr>
      </w:pPr>
      <w:r w:rsidRPr="00A03C55">
        <w:rPr>
          <w:lang w:val="en-US"/>
        </w:rPr>
        <w:tab/>
      </w:r>
      <w:r w:rsidRPr="00A03C55">
        <w:rPr>
          <w:lang w:val="en-US"/>
        </w:rPr>
        <w:tab/>
        <w:t>&lt;/ArchiveFormRequest&gt;</w:t>
      </w:r>
    </w:p>
    <w:p w14:paraId="05675422" w14:textId="77777777" w:rsidR="007A1F44" w:rsidRPr="00A03C55" w:rsidRDefault="007A1F44" w:rsidP="003A7C7F">
      <w:pPr>
        <w:pStyle w:val="XMLExample"/>
        <w:rPr>
          <w:lang w:val="en-US"/>
        </w:rPr>
      </w:pPr>
      <w:r w:rsidRPr="00A03C55">
        <w:rPr>
          <w:lang w:val="en-US"/>
        </w:rPr>
        <w:tab/>
        <w:t>&lt;/soap:Body&gt;</w:t>
      </w:r>
    </w:p>
    <w:p w14:paraId="681356B8" w14:textId="77777777" w:rsidR="007A1F44" w:rsidRPr="00A03C55" w:rsidRDefault="007A1F44" w:rsidP="003A7C7F">
      <w:pPr>
        <w:pStyle w:val="XMLExample"/>
        <w:rPr>
          <w:highlight w:val="white"/>
          <w:lang w:val="en-US"/>
        </w:rPr>
      </w:pPr>
      <w:r w:rsidRPr="00A03C55">
        <w:rPr>
          <w:lang w:val="en-US"/>
        </w:rPr>
        <w:t>&lt;/soap:Envelope&gt;</w:t>
      </w:r>
    </w:p>
    <w:p w14:paraId="48F2BDCA" w14:textId="77777777" w:rsidR="007A1F44" w:rsidRPr="00A03C55" w:rsidRDefault="007A1F44" w:rsidP="008F64DE">
      <w:pPr>
        <w:pStyle w:val="Heading5"/>
        <w:numPr>
          <w:ilvl w:val="0"/>
          <w:numId w:val="0"/>
        </w:numPr>
        <w:tabs>
          <w:tab w:val="clear" w:pos="2160"/>
          <w:tab w:val="clear" w:pos="2880"/>
          <w:tab w:val="clear" w:pos="3600"/>
          <w:tab w:val="clear" w:pos="4320"/>
        </w:tabs>
        <w:rPr>
          <w:noProof w:val="0"/>
        </w:rPr>
      </w:pPr>
      <w:r w:rsidRPr="00A03C55">
        <w:rPr>
          <w:noProof w:val="0"/>
        </w:rPr>
        <w:t>3.36.5.1.2 Sample Archive Form SOAP Response</w:t>
      </w:r>
    </w:p>
    <w:p w14:paraId="2367CC45" w14:textId="77777777" w:rsidR="007A1F44" w:rsidRPr="00A03C55" w:rsidRDefault="007A1F44" w:rsidP="00D372D5">
      <w:pPr>
        <w:pStyle w:val="XMLExample"/>
        <w:rPr>
          <w:highlight w:val="white"/>
          <w:lang w:val="en-US"/>
        </w:rPr>
      </w:pPr>
      <w:r w:rsidRPr="00A03C55">
        <w:rPr>
          <w:highlight w:val="white"/>
          <w:lang w:val="en-US"/>
        </w:rPr>
        <w:t>&lt;?xml version='1.0' encoding='UTF-8'?&gt;</w:t>
      </w:r>
    </w:p>
    <w:p w14:paraId="60143D65" w14:textId="77777777" w:rsidR="007A1F44" w:rsidRPr="00A03C55" w:rsidRDefault="007A1F44" w:rsidP="00D372D5">
      <w:pPr>
        <w:pStyle w:val="XMLExample"/>
        <w:rPr>
          <w:lang w:val="en-US"/>
        </w:rPr>
      </w:pPr>
      <w:r w:rsidRPr="00A03C55">
        <w:rPr>
          <w:lang w:val="en-US"/>
        </w:rPr>
        <w:t>&lt;soap:Envelope xmlns:soap="http://www.w3.org/2003/05/soap-envelope" xmlns:xsi="http://www.w3.org/2001/XMLSchema-instance" xmlns:xsd="http://www.w3.org/2001/XMLSchema"&gt;</w:t>
      </w:r>
    </w:p>
    <w:p w14:paraId="03842CBA" w14:textId="77777777" w:rsidR="007A1F44" w:rsidRPr="00A03C55" w:rsidRDefault="007A1F44" w:rsidP="00D372D5">
      <w:pPr>
        <w:pStyle w:val="XMLExample"/>
        <w:rPr>
          <w:lang w:val="en-US"/>
        </w:rPr>
      </w:pPr>
      <w:r w:rsidRPr="00A03C55">
        <w:rPr>
          <w:lang w:val="en-US"/>
        </w:rPr>
        <w:tab/>
        <w:t>&lt;soap:Header&gt;</w:t>
      </w:r>
    </w:p>
    <w:p w14:paraId="00B497AB" w14:textId="77777777" w:rsidR="007A1F44" w:rsidRPr="00A03C55" w:rsidRDefault="007A1F44" w:rsidP="00D372D5">
      <w:pPr>
        <w:pStyle w:val="XMLExample"/>
        <w:rPr>
          <w:lang w:val="en-US"/>
        </w:rPr>
      </w:pPr>
      <w:r w:rsidRPr="00A03C55">
        <w:rPr>
          <w:lang w:val="en-US"/>
        </w:rPr>
        <w:t xml:space="preserve">        </w:t>
      </w:r>
      <w:r w:rsidRPr="00A03C55">
        <w:rPr>
          <w:lang w:val="en-US"/>
        </w:rPr>
        <w:tab/>
        <w:t>&lt;wsa:To&gt;http://localhost:4040/axis2/services/someservice&lt;/wsa:To&gt;</w:t>
      </w:r>
    </w:p>
    <w:p w14:paraId="2B2B2229" w14:textId="77777777" w:rsidR="007A1F44" w:rsidRPr="00A03C55" w:rsidRDefault="007A1F44" w:rsidP="00D372D5">
      <w:pPr>
        <w:pStyle w:val="XMLExample"/>
        <w:rPr>
          <w:lang w:val="en-US"/>
        </w:rPr>
      </w:pPr>
      <w:r w:rsidRPr="00A03C55">
        <w:rPr>
          <w:lang w:val="en-US"/>
        </w:rPr>
        <w:tab/>
        <w:t xml:space="preserve">        &lt;wsa:MessageID&gt;urn:uuid:76A2C3D9BCD3AECFF31217932910053&lt;/wsa:MessageID&gt;</w:t>
      </w:r>
    </w:p>
    <w:p w14:paraId="30CA4AB9" w14:textId="77777777" w:rsidR="007A1F44" w:rsidRPr="00A03C55" w:rsidRDefault="007A1F44" w:rsidP="00D372D5">
      <w:pPr>
        <w:pStyle w:val="XMLExample"/>
        <w:rPr>
          <w:lang w:val="en-US"/>
        </w:rPr>
      </w:pPr>
      <w:r w:rsidRPr="00A03C55">
        <w:rPr>
          <w:lang w:val="en-US"/>
        </w:rPr>
        <w:tab/>
        <w:t xml:space="preserve">        &lt;wsa:Action soap:mustUnderstand="1"&gt;urn:ihe:iti: 2007:ArchiveFormResponse&lt;/wsa:Action&gt;</w:t>
      </w:r>
    </w:p>
    <w:p w14:paraId="5BA179A7" w14:textId="77777777" w:rsidR="007A1F44" w:rsidRPr="00A03C55" w:rsidRDefault="007A1F44" w:rsidP="00D372D5">
      <w:pPr>
        <w:pStyle w:val="XMLExample"/>
        <w:rPr>
          <w:lang w:val="en-US"/>
        </w:rPr>
      </w:pPr>
      <w:r w:rsidRPr="00A03C55">
        <w:rPr>
          <w:lang w:val="en-US"/>
        </w:rPr>
        <w:tab/>
        <w:t>&lt;/soap:Header&gt;</w:t>
      </w:r>
    </w:p>
    <w:p w14:paraId="5CC4E714" w14:textId="77777777" w:rsidR="007A1F44" w:rsidRPr="00A03C55" w:rsidRDefault="007A1F44" w:rsidP="00D372D5">
      <w:pPr>
        <w:pStyle w:val="XMLExample"/>
        <w:rPr>
          <w:lang w:val="en-US"/>
        </w:rPr>
      </w:pPr>
      <w:r w:rsidRPr="00A03C55">
        <w:rPr>
          <w:lang w:val="en-US"/>
        </w:rPr>
        <w:tab/>
        <w:t>&lt;soap:Body&gt;</w:t>
      </w:r>
    </w:p>
    <w:p w14:paraId="08E1BF8A" w14:textId="77777777" w:rsidR="007A1F44" w:rsidRPr="00A03C55" w:rsidRDefault="007A1F44" w:rsidP="00D372D5">
      <w:pPr>
        <w:pStyle w:val="XMLExample"/>
        <w:rPr>
          <w:lang w:val="en-US"/>
        </w:rPr>
      </w:pPr>
      <w:r w:rsidRPr="00A03C55">
        <w:rPr>
          <w:lang w:val="en-US"/>
        </w:rPr>
        <w:tab/>
      </w:r>
      <w:r w:rsidRPr="00A03C55">
        <w:rPr>
          <w:lang w:val="en-US"/>
        </w:rPr>
        <w:tab/>
        <w:t>&lt;ArchiveResponse xmlns="urn:ihe:iti:rfd:2007"&gt;</w:t>
      </w:r>
    </w:p>
    <w:p w14:paraId="577DB95E" w14:textId="77777777" w:rsidR="007A1F44" w:rsidRPr="00A03C55" w:rsidRDefault="007A1F44" w:rsidP="00D372D5">
      <w:pPr>
        <w:pStyle w:val="XMLExample"/>
        <w:rPr>
          <w:lang w:val="en-US"/>
        </w:rPr>
      </w:pPr>
      <w:r w:rsidRPr="00A03C55">
        <w:rPr>
          <w:lang w:val="en-US"/>
        </w:rPr>
        <w:tab/>
      </w:r>
      <w:r w:rsidRPr="00A03C55">
        <w:rPr>
          <w:lang w:val="en-US"/>
        </w:rPr>
        <w:tab/>
      </w:r>
      <w:r w:rsidRPr="00A03C55">
        <w:rPr>
          <w:lang w:val="en-US"/>
        </w:rPr>
        <w:tab/>
        <w:t>&lt;responseCode /&gt;</w:t>
      </w:r>
    </w:p>
    <w:p w14:paraId="0D3D39BF" w14:textId="77777777" w:rsidR="007A1F44" w:rsidRPr="00A03C55" w:rsidRDefault="007A1F44" w:rsidP="00D372D5">
      <w:pPr>
        <w:pStyle w:val="XMLExample"/>
        <w:rPr>
          <w:lang w:val="en-US"/>
        </w:rPr>
      </w:pPr>
      <w:r w:rsidRPr="00A03C55">
        <w:rPr>
          <w:lang w:val="en-US"/>
        </w:rPr>
        <w:tab/>
      </w:r>
      <w:r w:rsidRPr="00A03C55">
        <w:rPr>
          <w:lang w:val="en-US"/>
        </w:rPr>
        <w:tab/>
        <w:t>&lt;/ArchiveFormResponse&gt;</w:t>
      </w:r>
    </w:p>
    <w:p w14:paraId="00DD0BC3" w14:textId="77777777" w:rsidR="007A1F44" w:rsidRPr="00A03C55" w:rsidRDefault="007A1F44" w:rsidP="00D372D5">
      <w:pPr>
        <w:pStyle w:val="XMLExample"/>
        <w:rPr>
          <w:lang w:val="en-US"/>
        </w:rPr>
      </w:pPr>
      <w:r w:rsidRPr="00A03C55">
        <w:rPr>
          <w:lang w:val="en-US"/>
        </w:rPr>
        <w:tab/>
        <w:t>&lt;/soap:Body&gt;</w:t>
      </w:r>
    </w:p>
    <w:p w14:paraId="3B18F43C" w14:textId="77777777" w:rsidR="007A1F44" w:rsidRPr="00A03C55" w:rsidRDefault="007A1F44" w:rsidP="00D372D5">
      <w:pPr>
        <w:pStyle w:val="XMLExample"/>
        <w:rPr>
          <w:lang w:val="en-US"/>
        </w:rPr>
      </w:pPr>
      <w:r w:rsidRPr="00A03C55">
        <w:rPr>
          <w:lang w:val="en-US"/>
        </w:rPr>
        <w:t>&lt;/soap:Envelope&gt;</w:t>
      </w:r>
    </w:p>
    <w:p w14:paraId="475E64B5" w14:textId="77777777" w:rsidR="007A1F44" w:rsidRPr="00A03C55" w:rsidRDefault="007A1F44" w:rsidP="00601E92">
      <w:pPr>
        <w:pStyle w:val="XMLExample"/>
        <w:rPr>
          <w:lang w:val="en-US"/>
        </w:rPr>
      </w:pPr>
    </w:p>
    <w:p w14:paraId="0B4A60EE" w14:textId="77777777" w:rsidR="007A1F44" w:rsidRPr="00A03C55" w:rsidRDefault="007A1F44" w:rsidP="00601E92">
      <w:pPr>
        <w:pStyle w:val="Heading3"/>
        <w:numPr>
          <w:ilvl w:val="0"/>
          <w:numId w:val="0"/>
        </w:numPr>
        <w:tabs>
          <w:tab w:val="clear" w:pos="2160"/>
          <w:tab w:val="clear" w:pos="2880"/>
        </w:tabs>
        <w:rPr>
          <w:noProof w:val="0"/>
        </w:rPr>
      </w:pPr>
      <w:bookmarkStart w:id="761" w:name="_Toc398544237"/>
      <w:bookmarkStart w:id="762" w:name="_Toc398717933"/>
      <w:bookmarkStart w:id="763" w:name="_Toc13773710"/>
      <w:r w:rsidRPr="00A03C55">
        <w:rPr>
          <w:noProof w:val="0"/>
        </w:rPr>
        <w:t>3.36.6 Security Considerations</w:t>
      </w:r>
      <w:bookmarkEnd w:id="761"/>
      <w:bookmarkEnd w:id="762"/>
      <w:bookmarkEnd w:id="763"/>
    </w:p>
    <w:p w14:paraId="3F753086" w14:textId="2EEF1102" w:rsidR="007A1F44" w:rsidRPr="00A03C55" w:rsidRDefault="007A1F44" w:rsidP="00601E92">
      <w:r w:rsidRPr="00A03C55">
        <w:t>As noted in the mitigations section of</w:t>
      </w:r>
      <w:r w:rsidR="00232E9F" w:rsidRPr="00A03C55">
        <w:t xml:space="preserve"> </w:t>
      </w:r>
      <w:r w:rsidRPr="00A03C55">
        <w:t xml:space="preserve">ITI TF-1: 17.5 Security Considerations, endpoints are free to implement TLS as needed for additional privacy and protection. Content </w:t>
      </w:r>
      <w:r w:rsidR="00233B3E" w:rsidRPr="00A03C55">
        <w:t>p</w:t>
      </w:r>
      <w:r w:rsidRPr="00A03C55">
        <w:t>rofiles, based upon the nature of the data, may require use of ATNA.</w:t>
      </w:r>
    </w:p>
    <w:p w14:paraId="0DD36903" w14:textId="77777777" w:rsidR="007A1F44" w:rsidRPr="00A03C55" w:rsidRDefault="007A1F44" w:rsidP="00DF34AB">
      <w:pPr>
        <w:pStyle w:val="Heading2"/>
        <w:numPr>
          <w:ilvl w:val="0"/>
          <w:numId w:val="0"/>
        </w:numPr>
        <w:tabs>
          <w:tab w:val="clear" w:pos="2160"/>
        </w:tabs>
        <w:rPr>
          <w:noProof w:val="0"/>
        </w:rPr>
      </w:pPr>
      <w:bookmarkStart w:id="764" w:name="_Toc168393665"/>
      <w:bookmarkStart w:id="765" w:name="_Toc169380329"/>
      <w:bookmarkStart w:id="766" w:name="_Toc173638481"/>
      <w:bookmarkStart w:id="767" w:name="_Toc236104302"/>
      <w:bookmarkStart w:id="768" w:name="_Toc237277099"/>
      <w:bookmarkStart w:id="769" w:name="_Toc330825267"/>
      <w:r w:rsidRPr="00A03C55">
        <w:rPr>
          <w:noProof w:val="0"/>
        </w:rPr>
        <w:br w:type="page"/>
      </w:r>
      <w:bookmarkStart w:id="770" w:name="_Toc398544238"/>
      <w:bookmarkStart w:id="771" w:name="_Toc398717934"/>
      <w:bookmarkStart w:id="772" w:name="_Toc13773711"/>
      <w:r w:rsidRPr="00A03C55">
        <w:rPr>
          <w:noProof w:val="0"/>
        </w:rPr>
        <w:lastRenderedPageBreak/>
        <w:t>3.37 Retrieve Clarifications</w:t>
      </w:r>
      <w:bookmarkEnd w:id="764"/>
      <w:bookmarkEnd w:id="765"/>
      <w:bookmarkEnd w:id="766"/>
      <w:bookmarkEnd w:id="767"/>
      <w:bookmarkEnd w:id="768"/>
      <w:bookmarkEnd w:id="769"/>
      <w:bookmarkEnd w:id="770"/>
      <w:bookmarkEnd w:id="771"/>
      <w:r w:rsidR="00903C21" w:rsidRPr="00A03C55">
        <w:rPr>
          <w:noProof w:val="0"/>
        </w:rPr>
        <w:t xml:space="preserve"> [ITI-37]</w:t>
      </w:r>
      <w:bookmarkEnd w:id="772"/>
    </w:p>
    <w:p w14:paraId="027053E3" w14:textId="67F5E3E6"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ITI-37</w:t>
      </w:r>
      <w:r w:rsidR="00383577" w:rsidRPr="00A03C55">
        <w:t>]</w:t>
      </w:r>
      <w:r w:rsidRPr="00A03C55">
        <w:t xml:space="preserve"> of the IHE IT Infrastructure Technical Framework. Transaction </w:t>
      </w:r>
      <w:r w:rsidR="00383577" w:rsidRPr="00A03C55">
        <w:t>[</w:t>
      </w:r>
      <w:r w:rsidRPr="00A03C55">
        <w:t>ITI-37</w:t>
      </w:r>
      <w:r w:rsidR="00383577" w:rsidRPr="00A03C55">
        <w:t>]</w:t>
      </w:r>
      <w:r w:rsidRPr="00A03C55">
        <w:t xml:space="preserve"> is used by the Form Filler and Form Manager or Form Processor </w:t>
      </w:r>
      <w:r w:rsidR="00232E9F" w:rsidRPr="00A03C55">
        <w:t>Actor</w:t>
      </w:r>
      <w:r w:rsidRPr="00A03C55">
        <w:t>s.</w:t>
      </w:r>
    </w:p>
    <w:p w14:paraId="2A4EDCFE" w14:textId="77777777" w:rsidR="007A1F44" w:rsidRPr="00A03C55" w:rsidRDefault="007A1F44" w:rsidP="00DF34AB">
      <w:pPr>
        <w:pStyle w:val="Heading3"/>
        <w:numPr>
          <w:ilvl w:val="0"/>
          <w:numId w:val="0"/>
        </w:numPr>
        <w:tabs>
          <w:tab w:val="clear" w:pos="2160"/>
          <w:tab w:val="clear" w:pos="2880"/>
        </w:tabs>
        <w:rPr>
          <w:noProof w:val="0"/>
        </w:rPr>
      </w:pPr>
      <w:bookmarkStart w:id="773" w:name="_Toc168393666"/>
      <w:bookmarkStart w:id="774" w:name="_Toc169380330"/>
      <w:bookmarkStart w:id="775" w:name="_Toc237277100"/>
      <w:bookmarkStart w:id="776" w:name="_Toc330825268"/>
      <w:bookmarkStart w:id="777" w:name="_Toc398544239"/>
      <w:bookmarkStart w:id="778" w:name="_Toc398717935"/>
      <w:bookmarkStart w:id="779" w:name="_Toc13773712"/>
      <w:r w:rsidRPr="00A03C55">
        <w:rPr>
          <w:noProof w:val="0"/>
        </w:rPr>
        <w:t>3.37.1 Scope</w:t>
      </w:r>
      <w:bookmarkEnd w:id="773"/>
      <w:bookmarkEnd w:id="774"/>
      <w:bookmarkEnd w:id="775"/>
      <w:bookmarkEnd w:id="776"/>
      <w:bookmarkEnd w:id="777"/>
      <w:bookmarkEnd w:id="778"/>
      <w:bookmarkEnd w:id="779"/>
    </w:p>
    <w:p w14:paraId="2E80D897" w14:textId="77777777" w:rsidR="007A1F44" w:rsidRPr="00A03C55" w:rsidRDefault="007A1F44" w:rsidP="00DF34AB">
      <w:pPr>
        <w:pStyle w:val="BodyText"/>
      </w:pPr>
      <w:r w:rsidRPr="00A03C55">
        <w:t>This transaction involves a Form Filler requesting a set of clarifications from a Form Manager or Form Processor. A Form Filler supporting the Retrieve Clarifications Option shall perform this request periodically, based upon a duration defined by or agreed upon with the Form Manager / Form Receiver or Form Processor. Note that not all use cases will need to support this option.</w:t>
      </w:r>
    </w:p>
    <w:p w14:paraId="02393156" w14:textId="20B439F4" w:rsidR="007A1F44" w:rsidRPr="00A03C55" w:rsidRDefault="007A1F44" w:rsidP="00DF34AB">
      <w:pPr>
        <w:pStyle w:val="BodyText"/>
      </w:pPr>
      <w:r w:rsidRPr="00A03C55">
        <w:t>The Form Filler has an orgID, obtained by a means that is outside the scope of this transaction, and the Form Manager or Form Processor will either return a form that contains either the data to be clarified or a set of links to other forms that can be retrieved using the Retrieve Form transaction. All updates / clarifications / new data are submitted to the Form Receiver using the Submit Form transaction.</w:t>
      </w:r>
    </w:p>
    <w:p w14:paraId="6726654A" w14:textId="77777777" w:rsidR="007A1F44" w:rsidRPr="00A03C55" w:rsidRDefault="007A1F44" w:rsidP="00DF34AB">
      <w:pPr>
        <w:pStyle w:val="Heading3"/>
        <w:numPr>
          <w:ilvl w:val="0"/>
          <w:numId w:val="0"/>
        </w:numPr>
        <w:tabs>
          <w:tab w:val="clear" w:pos="2160"/>
          <w:tab w:val="clear" w:pos="2880"/>
        </w:tabs>
        <w:rPr>
          <w:noProof w:val="0"/>
        </w:rPr>
      </w:pPr>
      <w:bookmarkStart w:id="780" w:name="_Toc330825269"/>
      <w:bookmarkStart w:id="781" w:name="_Toc398544240"/>
      <w:bookmarkStart w:id="782" w:name="_Toc398717936"/>
      <w:bookmarkStart w:id="783" w:name="_Toc13773713"/>
      <w:r w:rsidRPr="00A03C55">
        <w:rPr>
          <w:noProof w:val="0"/>
        </w:rPr>
        <w:t>3.37.2 Use Case Roles</w:t>
      </w:r>
      <w:bookmarkEnd w:id="780"/>
      <w:bookmarkEnd w:id="781"/>
      <w:bookmarkEnd w:id="782"/>
      <w:bookmarkEnd w:id="783"/>
    </w:p>
    <w:p w14:paraId="4708B8CD" w14:textId="77777777" w:rsidR="007A1F44" w:rsidRPr="00A03C55" w:rsidRDefault="00886A83" w:rsidP="00DF34AB">
      <w:pPr>
        <w:pStyle w:val="BodyText"/>
        <w:jc w:val="center"/>
      </w:pPr>
      <w:r w:rsidRPr="00A03C55">
        <w:rPr>
          <w:noProof/>
        </w:rPr>
        <w:object w:dxaOrig="5430" w:dyaOrig="1935" w14:anchorId="0B072220">
          <v:shape id="_x0000_i1049" type="#_x0000_t75" alt="" style="width:279.35pt;height:97.2pt;mso-width-percent:0;mso-height-percent:0;mso-width-percent:0;mso-height-percent:0" o:ole="" fillcolor="window">
            <v:imagedata r:id="rId77" o:title=""/>
          </v:shape>
          <o:OLEObject Type="Embed" ProgID="Word.Picture.8" ShapeID="_x0000_i1049" DrawAspect="Content" ObjectID="_1648459666" r:id="rId78"/>
        </w:object>
      </w:r>
    </w:p>
    <w:p w14:paraId="34A6770D" w14:textId="77777777" w:rsidR="007A1F44" w:rsidRPr="00A03C55" w:rsidRDefault="007A1F44" w:rsidP="00DF34AB">
      <w:pPr>
        <w:pStyle w:val="BodyText"/>
        <w:jc w:val="center"/>
      </w:pPr>
    </w:p>
    <w:p w14:paraId="7131FABF" w14:textId="77777777" w:rsidR="007A1F44" w:rsidRPr="00A03C55" w:rsidRDefault="007A1F44" w:rsidP="00D372D5">
      <w:pPr>
        <w:rPr>
          <w:b/>
        </w:rPr>
      </w:pPr>
      <w:r w:rsidRPr="00A03C55">
        <w:rPr>
          <w:b/>
        </w:rPr>
        <w:t xml:space="preserve">Actor: </w:t>
      </w:r>
      <w:r w:rsidRPr="00A03C55">
        <w:t>Form Filler</w:t>
      </w:r>
    </w:p>
    <w:p w14:paraId="256D671A"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 </w:t>
      </w:r>
    </w:p>
    <w:p w14:paraId="711911B5" w14:textId="77777777" w:rsidR="007A1F44" w:rsidRPr="00A03C55" w:rsidRDefault="007A1F44" w:rsidP="00DF34AB">
      <w:r w:rsidRPr="00A03C55">
        <w:rPr>
          <w:b/>
        </w:rPr>
        <w:t>Actor:</w:t>
      </w:r>
      <w:r w:rsidRPr="00A03C55">
        <w:t xml:space="preserve"> Form Manager</w:t>
      </w:r>
    </w:p>
    <w:p w14:paraId="69C92E9C" w14:textId="77777777" w:rsidR="007A1F44" w:rsidRPr="00A03C55" w:rsidRDefault="007A1F44" w:rsidP="00DF34AB">
      <w:pPr>
        <w:pStyle w:val="BodyText"/>
      </w:pPr>
      <w:r w:rsidRPr="00A03C55">
        <w:rPr>
          <w:b/>
        </w:rPr>
        <w:t xml:space="preserve">Role: </w:t>
      </w:r>
      <w:r w:rsidRPr="00A03C55">
        <w:t>A system that provides clarification information based upon requests that provide specific orgIDs.</w:t>
      </w:r>
    </w:p>
    <w:p w14:paraId="660DF933" w14:textId="77777777" w:rsidR="007A1F44" w:rsidRPr="00A03C55" w:rsidRDefault="007A1F44" w:rsidP="002437ED">
      <w:pPr>
        <w:pStyle w:val="BodyText"/>
      </w:pPr>
      <w:r w:rsidRPr="00A03C55">
        <w:rPr>
          <w:b/>
          <w:bCs/>
        </w:rPr>
        <w:t>Actor</w:t>
      </w:r>
      <w:r w:rsidRPr="00A03C55">
        <w:t>: Form Processor</w:t>
      </w:r>
    </w:p>
    <w:p w14:paraId="411E1443" w14:textId="77777777" w:rsidR="007A1F44" w:rsidRPr="00A03C55" w:rsidRDefault="007A1F44" w:rsidP="002437ED">
      <w:pPr>
        <w:pStyle w:val="BodyText"/>
      </w:pPr>
      <w:r w:rsidRPr="00A03C55">
        <w:rPr>
          <w:b/>
          <w:bCs/>
        </w:rPr>
        <w:t>Role</w:t>
      </w:r>
      <w:r w:rsidRPr="00A03C55">
        <w:t>: A system that provides clarification information based upon requests that provide specific orgIDs.</w:t>
      </w:r>
    </w:p>
    <w:p w14:paraId="39FC160C" w14:textId="77777777" w:rsidR="007A1F44" w:rsidRPr="00A03C55" w:rsidRDefault="007A1F44" w:rsidP="00DF34AB">
      <w:pPr>
        <w:pStyle w:val="Heading3"/>
        <w:numPr>
          <w:ilvl w:val="0"/>
          <w:numId w:val="0"/>
        </w:numPr>
        <w:tabs>
          <w:tab w:val="clear" w:pos="2160"/>
          <w:tab w:val="clear" w:pos="2880"/>
        </w:tabs>
        <w:rPr>
          <w:noProof w:val="0"/>
        </w:rPr>
      </w:pPr>
      <w:bookmarkStart w:id="784" w:name="_Toc168393668"/>
      <w:bookmarkStart w:id="785" w:name="_Toc169380331"/>
      <w:bookmarkStart w:id="786" w:name="_Toc237277101"/>
      <w:bookmarkStart w:id="787" w:name="_Toc330825270"/>
      <w:bookmarkStart w:id="788" w:name="_Toc398544241"/>
      <w:bookmarkStart w:id="789" w:name="_Toc398717937"/>
      <w:bookmarkStart w:id="790" w:name="_Toc13773714"/>
      <w:r w:rsidRPr="00A03C55">
        <w:rPr>
          <w:noProof w:val="0"/>
        </w:rPr>
        <w:t>3.37.3 Referenced Standards</w:t>
      </w:r>
      <w:bookmarkEnd w:id="784"/>
      <w:bookmarkEnd w:id="785"/>
      <w:bookmarkEnd w:id="786"/>
      <w:bookmarkEnd w:id="787"/>
      <w:bookmarkEnd w:id="788"/>
      <w:bookmarkEnd w:id="789"/>
      <w:bookmarkEnd w:id="790"/>
    </w:p>
    <w:p w14:paraId="16E69DAF" w14:textId="4AE55E9B" w:rsidR="007A1F44" w:rsidRPr="00A03C55" w:rsidRDefault="007A1F44" w:rsidP="00DF34AB">
      <w:pPr>
        <w:pStyle w:val="BodyText"/>
      </w:pPr>
      <w:r w:rsidRPr="00A03C55">
        <w:t xml:space="preserve">RFC1738, Uniform Resource Locators (URL), December 1994, </w:t>
      </w:r>
      <w:hyperlink r:id="rId79" w:history="1">
        <w:r w:rsidRPr="00A03C55">
          <w:rPr>
            <w:rStyle w:val="Hyperlink"/>
          </w:rPr>
          <w:t>http://www.faqs.org/rfcs/rfc1738.html</w:t>
        </w:r>
      </w:hyperlink>
    </w:p>
    <w:p w14:paraId="283BF574" w14:textId="5C6B43F6" w:rsidR="007A1F44" w:rsidRPr="00A03C55" w:rsidRDefault="007A1F44" w:rsidP="00DF34AB">
      <w:pPr>
        <w:pStyle w:val="BodyText"/>
      </w:pPr>
      <w:r w:rsidRPr="00A03C55">
        <w:t>RFC2616 HyperText Transfer Protocol HTTP/1.1</w:t>
      </w:r>
    </w:p>
    <w:p w14:paraId="1F44236E" w14:textId="77777777" w:rsidR="007A1F44" w:rsidRPr="00A03C55" w:rsidRDefault="007A1F44" w:rsidP="00DF34AB">
      <w:pPr>
        <w:pStyle w:val="BodyText"/>
      </w:pPr>
      <w:r w:rsidRPr="00A03C55">
        <w:lastRenderedPageBreak/>
        <w:t>Extensible Markup Language (XML) 1.0 (Second Edition). W3C Recommendation 6 October 2000. http://www.w3.org/TR/REC-xml.</w:t>
      </w:r>
    </w:p>
    <w:p w14:paraId="141006F5" w14:textId="77777777" w:rsidR="007A1F44" w:rsidRPr="00A03C55" w:rsidRDefault="007A1F44" w:rsidP="00DF34AB">
      <w:pPr>
        <w:pStyle w:val="BodyText"/>
      </w:pPr>
      <w:r w:rsidRPr="00A03C55">
        <w:t>ITI TF-2x: Appendix V Web Services for IHE Transactions</w:t>
      </w:r>
    </w:p>
    <w:p w14:paraId="45E7B03B" w14:textId="77777777" w:rsidR="007A1F44" w:rsidRPr="00A03C55" w:rsidRDefault="007A1F44" w:rsidP="00DF34AB">
      <w:pPr>
        <w:pStyle w:val="BodyText"/>
      </w:pPr>
      <w:r w:rsidRPr="00A03C55">
        <w:t xml:space="preserve">XForms 1.1, W3C Working Draft. </w:t>
      </w:r>
      <w:hyperlink r:id="rId80" w:history="1">
        <w:r w:rsidRPr="00A03C55">
          <w:rPr>
            <w:rStyle w:val="Hyperlink"/>
          </w:rPr>
          <w:t>http://www.w3.org/TR/2004/WD-xforms11-20041115/</w:t>
        </w:r>
      </w:hyperlink>
    </w:p>
    <w:p w14:paraId="6460AF5B" w14:textId="77777777" w:rsidR="007A1F44" w:rsidRPr="00A03C55" w:rsidRDefault="007A1F44" w:rsidP="00DF34AB">
      <w:pPr>
        <w:pStyle w:val="BodyText"/>
      </w:pPr>
    </w:p>
    <w:p w14:paraId="6C3433C9" w14:textId="6692D373" w:rsidR="007A1F44" w:rsidRPr="00A03C55" w:rsidRDefault="007A1F44" w:rsidP="00DF34AB">
      <w:pPr>
        <w:pStyle w:val="Heading3"/>
        <w:numPr>
          <w:ilvl w:val="0"/>
          <w:numId w:val="0"/>
        </w:numPr>
        <w:tabs>
          <w:tab w:val="clear" w:pos="2160"/>
          <w:tab w:val="clear" w:pos="2880"/>
        </w:tabs>
        <w:rPr>
          <w:noProof w:val="0"/>
        </w:rPr>
      </w:pPr>
      <w:bookmarkStart w:id="791" w:name="_Toc330825271"/>
      <w:bookmarkStart w:id="792" w:name="_Toc398544242"/>
      <w:bookmarkStart w:id="793" w:name="_Toc398717938"/>
      <w:bookmarkStart w:id="794" w:name="_Toc13773715"/>
      <w:r w:rsidRPr="00A03C55">
        <w:rPr>
          <w:noProof w:val="0"/>
        </w:rPr>
        <w:t xml:space="preserve">3.37.4 </w:t>
      </w:r>
      <w:bookmarkEnd w:id="791"/>
      <w:bookmarkEnd w:id="792"/>
      <w:bookmarkEnd w:id="793"/>
      <w:r w:rsidR="00A03C55">
        <w:rPr>
          <w:noProof w:val="0"/>
        </w:rPr>
        <w:t>Messages</w:t>
      </w:r>
      <w:bookmarkEnd w:id="794"/>
    </w:p>
    <w:p w14:paraId="29B39E48" w14:textId="52442701" w:rsidR="007A1F44" w:rsidRDefault="00886A83" w:rsidP="00D372D5">
      <w:pPr>
        <w:pStyle w:val="BodyText"/>
        <w:jc w:val="center"/>
        <w:rPr>
          <w:sz w:val="20"/>
        </w:rPr>
      </w:pPr>
      <w:r w:rsidRPr="00A03C55">
        <w:rPr>
          <w:noProof/>
          <w:sz w:val="20"/>
        </w:rPr>
        <w:object w:dxaOrig="8080" w:dyaOrig="3600" w14:anchorId="5AFA5AF0">
          <v:shape id="_x0000_i1048" type="#_x0000_t75" alt="" style="width:303.1pt;height:181.45pt;mso-width-percent:0;mso-height-percent:0;mso-width-percent:0;mso-height-percent:0" o:ole="" fillcolor="window">
            <v:imagedata r:id="rId81" o:title="" cropleft="15738f"/>
          </v:shape>
          <o:OLEObject Type="Embed" ProgID="Word.Picture.8" ShapeID="_x0000_i1048" DrawAspect="Content" ObjectID="_1648459667" r:id="rId82"/>
        </w:object>
      </w:r>
    </w:p>
    <w:p w14:paraId="2F4DB28C" w14:textId="3D471EC5" w:rsidR="00A03C55" w:rsidRPr="00A03C55" w:rsidRDefault="00A03C55" w:rsidP="00A03C55">
      <w:pPr>
        <w:pStyle w:val="FigureTitle"/>
        <w:rPr>
          <w:noProof w:val="0"/>
        </w:rPr>
      </w:pPr>
      <w:r>
        <w:t>Figure 3.37.4-1: Interaction Diagram</w:t>
      </w:r>
    </w:p>
    <w:p w14:paraId="2DFC2C17"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795" w:name="_Toc169380332"/>
      <w:bookmarkStart w:id="796" w:name="_Toc398544243"/>
      <w:r w:rsidRPr="00A03C55">
        <w:rPr>
          <w:noProof w:val="0"/>
        </w:rPr>
        <w:t>3.37.4.1 Retrieve Clarifications</w:t>
      </w:r>
      <w:bookmarkEnd w:id="795"/>
      <w:r w:rsidRPr="00A03C55">
        <w:rPr>
          <w:noProof w:val="0"/>
        </w:rPr>
        <w:t xml:space="preserve"> Request</w:t>
      </w:r>
      <w:bookmarkEnd w:id="796"/>
    </w:p>
    <w:p w14:paraId="3E34371C" w14:textId="77777777" w:rsidR="007A1F44" w:rsidRPr="00A03C55" w:rsidRDefault="007A1F44" w:rsidP="00DF34AB">
      <w:pPr>
        <w:pStyle w:val="BodyText"/>
      </w:pPr>
      <w:r w:rsidRPr="00A03C55">
        <w:t>This transaction is initiated whenever a Form Filler which supports the Retrieve Clarifications Option needs to obtain clarification information relevant to the organization or site.</w:t>
      </w:r>
    </w:p>
    <w:p w14:paraId="74331552"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97" w:name="_Toc169380333"/>
      <w:r w:rsidRPr="00A03C55">
        <w:rPr>
          <w:noProof w:val="0"/>
        </w:rPr>
        <w:t>3.37.4.1.1 Trigger Events</w:t>
      </w:r>
      <w:bookmarkEnd w:id="797"/>
    </w:p>
    <w:p w14:paraId="66C5D70F" w14:textId="77777777" w:rsidR="007A1F44" w:rsidRPr="00A03C55" w:rsidRDefault="007A1F44" w:rsidP="00DF34AB">
      <w:pPr>
        <w:pStyle w:val="BodyText"/>
      </w:pPr>
      <w:r w:rsidRPr="00A03C55">
        <w:t>The Retrieve Clarification event is triggered by the need for information on current clarifications to be made available within an EHR system. The transaction does not specify when the Retrieve Clarification happens, only that this transaction is available when information regarding clarifications is needed from a Form Manager or Form Processor. It is the responsibility of the Form Filler that supports this option to periodically execute this transaction.</w:t>
      </w:r>
    </w:p>
    <w:p w14:paraId="4ED8466C"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98" w:name="_Toc169380334"/>
      <w:r w:rsidRPr="00A03C55">
        <w:rPr>
          <w:noProof w:val="0"/>
        </w:rPr>
        <w:t>3.37.4.1.2 Message Semantics</w:t>
      </w:r>
      <w:bookmarkEnd w:id="798"/>
    </w:p>
    <w:p w14:paraId="5A126D42" w14:textId="77777777" w:rsidR="007A1F44" w:rsidRPr="00A03C55" w:rsidRDefault="007A1F44" w:rsidP="00DF34AB">
      <w:pPr>
        <w:pStyle w:val="BodyText"/>
      </w:pPr>
      <w:r w:rsidRPr="00A03C55">
        <w:t>Implementors of this transaction shall comply with all requirements described in ITI TF-2x: Appendix V: Web Services for IHE Transactions.</w:t>
      </w:r>
    </w:p>
    <w:p w14:paraId="0FF65685" w14:textId="77777777" w:rsidR="007A1F44" w:rsidRPr="00A03C55" w:rsidRDefault="007A1F44" w:rsidP="00DF34AB">
      <w:pPr>
        <w:pStyle w:val="BodyText"/>
      </w:pPr>
      <w:r w:rsidRPr="00A03C55">
        <w:t>The following parameters are specified for this transaction.</w:t>
      </w:r>
    </w:p>
    <w:p w14:paraId="7861E21D" w14:textId="77777777" w:rsidR="007A1F44" w:rsidRPr="00A03C55" w:rsidRDefault="007A1F44" w:rsidP="00DF34A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5"/>
        <w:gridCol w:w="1360"/>
        <w:gridCol w:w="2803"/>
        <w:gridCol w:w="2623"/>
      </w:tblGrid>
      <w:tr w:rsidR="007A1F44" w:rsidRPr="00A03C55" w14:paraId="1EF9A23E" w14:textId="77777777" w:rsidTr="00105E87">
        <w:trPr>
          <w:tblHeader/>
          <w:jc w:val="center"/>
        </w:trPr>
        <w:tc>
          <w:tcPr>
            <w:tcW w:w="2065" w:type="dxa"/>
            <w:shd w:val="clear" w:color="auto" w:fill="E6E6E6"/>
          </w:tcPr>
          <w:p w14:paraId="5E2C5C68" w14:textId="77777777" w:rsidR="007A1F44" w:rsidRPr="00A03C55" w:rsidRDefault="007A1F44" w:rsidP="00A063AC">
            <w:pPr>
              <w:pStyle w:val="TableEntryHeader"/>
              <w:rPr>
                <w:noProof w:val="0"/>
              </w:rPr>
            </w:pPr>
            <w:r w:rsidRPr="00A03C55">
              <w:rPr>
                <w:noProof w:val="0"/>
              </w:rPr>
              <w:t>Parameter Name</w:t>
            </w:r>
          </w:p>
        </w:tc>
        <w:tc>
          <w:tcPr>
            <w:tcW w:w="1360" w:type="dxa"/>
            <w:shd w:val="clear" w:color="auto" w:fill="E6E6E6"/>
          </w:tcPr>
          <w:p w14:paraId="66E1F4F2" w14:textId="7A1E6101" w:rsidR="007A1F44" w:rsidRPr="00A03C55" w:rsidRDefault="00726C39" w:rsidP="00A53067">
            <w:pPr>
              <w:pStyle w:val="TableEntryHeader"/>
              <w:rPr>
                <w:noProof w:val="0"/>
              </w:rPr>
            </w:pPr>
            <w:r w:rsidRPr="00A03C55">
              <w:rPr>
                <w:noProof w:val="0"/>
              </w:rPr>
              <w:t>Optionality</w:t>
            </w:r>
          </w:p>
        </w:tc>
        <w:tc>
          <w:tcPr>
            <w:tcW w:w="2803" w:type="dxa"/>
            <w:shd w:val="clear" w:color="auto" w:fill="E6E6E6"/>
          </w:tcPr>
          <w:p w14:paraId="057EC8BA" w14:textId="77777777" w:rsidR="007A1F44" w:rsidRPr="00A03C55" w:rsidRDefault="007A1F44" w:rsidP="00A53067">
            <w:pPr>
              <w:pStyle w:val="TableEntryHeader"/>
              <w:rPr>
                <w:noProof w:val="0"/>
              </w:rPr>
            </w:pPr>
            <w:r w:rsidRPr="00A03C55">
              <w:rPr>
                <w:noProof w:val="0"/>
              </w:rPr>
              <w:t>Description</w:t>
            </w:r>
          </w:p>
        </w:tc>
        <w:tc>
          <w:tcPr>
            <w:tcW w:w="2623" w:type="dxa"/>
            <w:shd w:val="clear" w:color="auto" w:fill="E6E6E6"/>
          </w:tcPr>
          <w:p w14:paraId="6BE72EC1" w14:textId="77777777" w:rsidR="007A1F44" w:rsidRPr="00A03C55" w:rsidRDefault="007A1F44" w:rsidP="00A53067">
            <w:pPr>
              <w:pStyle w:val="TableEntryHeader"/>
              <w:rPr>
                <w:noProof w:val="0"/>
              </w:rPr>
            </w:pPr>
            <w:r w:rsidRPr="00A03C55">
              <w:rPr>
                <w:noProof w:val="0"/>
              </w:rPr>
              <w:t>Value</w:t>
            </w:r>
          </w:p>
        </w:tc>
      </w:tr>
      <w:tr w:rsidR="007A1F44" w:rsidRPr="00A03C55" w14:paraId="069421D4" w14:textId="77777777" w:rsidTr="00105E87">
        <w:trPr>
          <w:cantSplit/>
          <w:jc w:val="center"/>
        </w:trPr>
        <w:tc>
          <w:tcPr>
            <w:tcW w:w="2065" w:type="dxa"/>
          </w:tcPr>
          <w:p w14:paraId="69D1EF60" w14:textId="77777777" w:rsidR="007A1F44" w:rsidRPr="00A03C55" w:rsidRDefault="007A1F44" w:rsidP="002C27A4">
            <w:pPr>
              <w:pStyle w:val="TableEntry"/>
              <w:rPr>
                <w:noProof w:val="0"/>
              </w:rPr>
            </w:pPr>
            <w:r w:rsidRPr="00A03C55">
              <w:rPr>
                <w:noProof w:val="0"/>
              </w:rPr>
              <w:t>clarificationData</w:t>
            </w:r>
          </w:p>
        </w:tc>
        <w:tc>
          <w:tcPr>
            <w:tcW w:w="1360" w:type="dxa"/>
          </w:tcPr>
          <w:p w14:paraId="35D92153" w14:textId="77777777" w:rsidR="007A1F44" w:rsidRPr="00A03C55" w:rsidRDefault="007A1F44" w:rsidP="002C27A4">
            <w:pPr>
              <w:pStyle w:val="TableEntry"/>
              <w:rPr>
                <w:noProof w:val="0"/>
              </w:rPr>
            </w:pPr>
            <w:r w:rsidRPr="00A03C55">
              <w:rPr>
                <w:noProof w:val="0"/>
              </w:rPr>
              <w:t>R</w:t>
            </w:r>
          </w:p>
        </w:tc>
        <w:tc>
          <w:tcPr>
            <w:tcW w:w="2803" w:type="dxa"/>
          </w:tcPr>
          <w:p w14:paraId="65E032C2" w14:textId="77777777" w:rsidR="007A1F44" w:rsidRPr="00A03C55" w:rsidRDefault="007A1F44" w:rsidP="002C27A4">
            <w:pPr>
              <w:pStyle w:val="TableEntry"/>
              <w:rPr>
                <w:noProof w:val="0"/>
              </w:rPr>
            </w:pPr>
            <w:r w:rsidRPr="00A03C55">
              <w:rPr>
                <w:noProof w:val="0"/>
              </w:rPr>
              <w:t>The xml representation of clarification specific values.</w:t>
            </w:r>
          </w:p>
        </w:tc>
        <w:tc>
          <w:tcPr>
            <w:tcW w:w="2623" w:type="dxa"/>
          </w:tcPr>
          <w:p w14:paraId="650832DC" w14:textId="77777777" w:rsidR="007A1F44" w:rsidRPr="00A03C55" w:rsidRDefault="007A1F44" w:rsidP="002C27A4">
            <w:pPr>
              <w:pStyle w:val="TableEntry"/>
              <w:rPr>
                <w:noProof w:val="0"/>
              </w:rPr>
            </w:pPr>
            <w:r w:rsidRPr="00A03C55">
              <w:rPr>
                <w:noProof w:val="0"/>
              </w:rPr>
              <w:t>This value is a well-formed xml document.as defined below.</w:t>
            </w:r>
          </w:p>
        </w:tc>
      </w:tr>
      <w:tr w:rsidR="007A1F44" w:rsidRPr="00A03C55" w14:paraId="5BFC6AE5" w14:textId="77777777" w:rsidTr="00105E87">
        <w:trPr>
          <w:cantSplit/>
          <w:jc w:val="center"/>
        </w:trPr>
        <w:tc>
          <w:tcPr>
            <w:tcW w:w="2065" w:type="dxa"/>
          </w:tcPr>
          <w:p w14:paraId="7BE277D0" w14:textId="77777777" w:rsidR="007A1F44" w:rsidRPr="00A03C55" w:rsidRDefault="007A1F44" w:rsidP="002C27A4">
            <w:pPr>
              <w:pStyle w:val="TableEntry"/>
              <w:ind w:left="360"/>
              <w:rPr>
                <w:noProof w:val="0"/>
              </w:rPr>
            </w:pPr>
            <w:r w:rsidRPr="00A03C55">
              <w:rPr>
                <w:noProof w:val="0"/>
              </w:rPr>
              <w:lastRenderedPageBreak/>
              <w:t>orgID</w:t>
            </w:r>
          </w:p>
        </w:tc>
        <w:tc>
          <w:tcPr>
            <w:tcW w:w="1360" w:type="dxa"/>
          </w:tcPr>
          <w:p w14:paraId="3A1B5070" w14:textId="77777777" w:rsidR="007A1F44" w:rsidRPr="00A03C55" w:rsidRDefault="007A1F44" w:rsidP="002C27A4">
            <w:pPr>
              <w:pStyle w:val="TableEntry"/>
              <w:rPr>
                <w:noProof w:val="0"/>
              </w:rPr>
            </w:pPr>
            <w:r w:rsidRPr="00A03C55">
              <w:rPr>
                <w:noProof w:val="0"/>
              </w:rPr>
              <w:t>R</w:t>
            </w:r>
          </w:p>
        </w:tc>
        <w:tc>
          <w:tcPr>
            <w:tcW w:w="2803" w:type="dxa"/>
          </w:tcPr>
          <w:p w14:paraId="44E9A57D" w14:textId="77777777" w:rsidR="007A1F44" w:rsidRPr="00A03C55" w:rsidRDefault="007A1F44" w:rsidP="002C27A4">
            <w:pPr>
              <w:pStyle w:val="TableEntry"/>
              <w:rPr>
                <w:noProof w:val="0"/>
              </w:rPr>
            </w:pPr>
          </w:p>
        </w:tc>
        <w:tc>
          <w:tcPr>
            <w:tcW w:w="2623" w:type="dxa"/>
          </w:tcPr>
          <w:p w14:paraId="527E8D37" w14:textId="77777777" w:rsidR="007A1F44" w:rsidRPr="00A03C55" w:rsidRDefault="007A1F44" w:rsidP="002C27A4">
            <w:pPr>
              <w:pStyle w:val="TableEntry"/>
              <w:rPr>
                <w:noProof w:val="0"/>
              </w:rPr>
            </w:pPr>
            <w:r w:rsidRPr="00A03C55">
              <w:rPr>
                <w:noProof w:val="0"/>
              </w:rPr>
              <w:t>A string identifying the organization</w:t>
            </w:r>
          </w:p>
        </w:tc>
      </w:tr>
      <w:tr w:rsidR="007A1F44" w:rsidRPr="00A03C55" w14:paraId="6B525CC0" w14:textId="77777777" w:rsidTr="00105E87">
        <w:trPr>
          <w:cantSplit/>
          <w:jc w:val="center"/>
        </w:trPr>
        <w:tc>
          <w:tcPr>
            <w:tcW w:w="2065" w:type="dxa"/>
          </w:tcPr>
          <w:p w14:paraId="7D9DACF4" w14:textId="77777777" w:rsidR="007A1F44" w:rsidRPr="00A03C55" w:rsidRDefault="007A1F44" w:rsidP="002C27A4">
            <w:pPr>
              <w:pStyle w:val="TableEntry"/>
              <w:ind w:left="360"/>
              <w:rPr>
                <w:noProof w:val="0"/>
              </w:rPr>
            </w:pPr>
            <w:r w:rsidRPr="00A03C55">
              <w:rPr>
                <w:noProof w:val="0"/>
              </w:rPr>
              <w:t>encodedResponse</w:t>
            </w:r>
          </w:p>
        </w:tc>
        <w:tc>
          <w:tcPr>
            <w:tcW w:w="1360" w:type="dxa"/>
          </w:tcPr>
          <w:p w14:paraId="2500FDB6" w14:textId="77777777" w:rsidR="007A1F44" w:rsidRPr="00A03C55" w:rsidRDefault="007A1F44" w:rsidP="002C27A4">
            <w:pPr>
              <w:pStyle w:val="TableEntry"/>
              <w:rPr>
                <w:noProof w:val="0"/>
              </w:rPr>
            </w:pPr>
            <w:r w:rsidRPr="00A03C55">
              <w:rPr>
                <w:noProof w:val="0"/>
              </w:rPr>
              <w:t>R</w:t>
            </w:r>
          </w:p>
        </w:tc>
        <w:tc>
          <w:tcPr>
            <w:tcW w:w="2803" w:type="dxa"/>
          </w:tcPr>
          <w:p w14:paraId="3211E657" w14:textId="77777777" w:rsidR="007A1F44" w:rsidRPr="00A03C55" w:rsidRDefault="007A1F44" w:rsidP="002C27A4">
            <w:pPr>
              <w:pStyle w:val="TableEntry"/>
              <w:rPr>
                <w:noProof w:val="0"/>
              </w:rPr>
            </w:pPr>
            <w:r w:rsidRPr="00A03C55">
              <w:rPr>
                <w:noProof w:val="0"/>
              </w:rPr>
              <w:t>Tells the Form Manager whether or not to return an encoded response</w:t>
            </w:r>
          </w:p>
        </w:tc>
        <w:tc>
          <w:tcPr>
            <w:tcW w:w="2623" w:type="dxa"/>
          </w:tcPr>
          <w:p w14:paraId="73BE6C6C" w14:textId="77777777" w:rsidR="007A1F44" w:rsidRPr="00A03C55" w:rsidRDefault="007A1F44" w:rsidP="002C27A4">
            <w:pPr>
              <w:pStyle w:val="TableEntry"/>
              <w:rPr>
                <w:noProof w:val="0"/>
              </w:rPr>
            </w:pPr>
            <w:r w:rsidRPr="00A03C55">
              <w:rPr>
                <w:noProof w:val="0"/>
              </w:rPr>
              <w:t>{true,false}</w:t>
            </w:r>
          </w:p>
        </w:tc>
      </w:tr>
      <w:tr w:rsidR="007A1F44" w:rsidRPr="00A03C55" w14:paraId="5151999A" w14:textId="77777777" w:rsidTr="00105E87">
        <w:trPr>
          <w:cantSplit/>
          <w:jc w:val="center"/>
        </w:trPr>
        <w:tc>
          <w:tcPr>
            <w:tcW w:w="2065" w:type="dxa"/>
          </w:tcPr>
          <w:p w14:paraId="51BD12C8" w14:textId="77777777" w:rsidR="007A1F44" w:rsidRPr="00A03C55" w:rsidRDefault="007A1F44" w:rsidP="002C27A4">
            <w:pPr>
              <w:pStyle w:val="TableEntry"/>
              <w:ind w:left="360"/>
              <w:rPr>
                <w:noProof w:val="0"/>
              </w:rPr>
            </w:pPr>
            <w:r w:rsidRPr="00A03C55">
              <w:rPr>
                <w:noProof w:val="0"/>
              </w:rPr>
              <w:t>archiveURL</w:t>
            </w:r>
          </w:p>
        </w:tc>
        <w:tc>
          <w:tcPr>
            <w:tcW w:w="1360" w:type="dxa"/>
          </w:tcPr>
          <w:p w14:paraId="5D86652F" w14:textId="77777777" w:rsidR="007A1F44" w:rsidRPr="00A03C55" w:rsidRDefault="007A1F44" w:rsidP="002C27A4">
            <w:pPr>
              <w:pStyle w:val="TableEntry"/>
              <w:rPr>
                <w:noProof w:val="0"/>
              </w:rPr>
            </w:pPr>
            <w:r w:rsidRPr="00A03C55">
              <w:rPr>
                <w:noProof w:val="0"/>
              </w:rPr>
              <w:t>R</w:t>
            </w:r>
          </w:p>
        </w:tc>
        <w:tc>
          <w:tcPr>
            <w:tcW w:w="2803" w:type="dxa"/>
          </w:tcPr>
          <w:p w14:paraId="07E4B6CF" w14:textId="77777777" w:rsidR="007A1F44" w:rsidRPr="00A03C55" w:rsidRDefault="007A1F44" w:rsidP="002C27A4">
            <w:pPr>
              <w:pStyle w:val="TableEntry"/>
              <w:rPr>
                <w:noProof w:val="0"/>
              </w:rPr>
            </w:pPr>
            <w:r w:rsidRPr="00A03C55">
              <w:rPr>
                <w:noProof w:val="0"/>
              </w:rPr>
              <w:t>Tells the Form Manager whether or not the Form Filler is exercising the Archive Option</w:t>
            </w:r>
          </w:p>
        </w:tc>
        <w:tc>
          <w:tcPr>
            <w:tcW w:w="2623" w:type="dxa"/>
          </w:tcPr>
          <w:p w14:paraId="6C45EAE7" w14:textId="77777777" w:rsidR="007A1F44" w:rsidRPr="00A03C55" w:rsidRDefault="007A1F44" w:rsidP="002C27A4">
            <w:pPr>
              <w:pStyle w:val="TableEntry"/>
              <w:rPr>
                <w:noProof w:val="0"/>
              </w:rPr>
            </w:pPr>
            <w:r w:rsidRPr="00A03C55">
              <w:rPr>
                <w:noProof w:val="0"/>
              </w:rPr>
              <w:t>the URL of any Form Filler identified Form Archiver; may be nil</w:t>
            </w:r>
          </w:p>
        </w:tc>
      </w:tr>
      <w:tr w:rsidR="007A1F44" w:rsidRPr="00A03C55" w14:paraId="30D538D9" w14:textId="77777777" w:rsidTr="00105E87">
        <w:trPr>
          <w:cantSplit/>
          <w:jc w:val="center"/>
        </w:trPr>
        <w:tc>
          <w:tcPr>
            <w:tcW w:w="2065" w:type="dxa"/>
          </w:tcPr>
          <w:p w14:paraId="427E822F" w14:textId="77777777" w:rsidR="007A1F44" w:rsidRPr="00A03C55" w:rsidRDefault="007A1F44" w:rsidP="002C27A4">
            <w:pPr>
              <w:pStyle w:val="TableEntry"/>
              <w:ind w:left="360"/>
              <w:rPr>
                <w:noProof w:val="0"/>
              </w:rPr>
            </w:pPr>
            <w:r w:rsidRPr="00A03C55">
              <w:rPr>
                <w:noProof w:val="0"/>
              </w:rPr>
              <w:t>context</w:t>
            </w:r>
          </w:p>
        </w:tc>
        <w:tc>
          <w:tcPr>
            <w:tcW w:w="1360" w:type="dxa"/>
          </w:tcPr>
          <w:p w14:paraId="0A552BBB" w14:textId="77777777" w:rsidR="007A1F44" w:rsidRPr="00A03C55" w:rsidRDefault="007A1F44" w:rsidP="002C27A4">
            <w:pPr>
              <w:pStyle w:val="TableEntry"/>
              <w:rPr>
                <w:noProof w:val="0"/>
              </w:rPr>
            </w:pPr>
            <w:r w:rsidRPr="00A03C55">
              <w:rPr>
                <w:noProof w:val="0"/>
              </w:rPr>
              <w:t>R</w:t>
            </w:r>
          </w:p>
        </w:tc>
        <w:tc>
          <w:tcPr>
            <w:tcW w:w="2803" w:type="dxa"/>
          </w:tcPr>
          <w:p w14:paraId="007B5292" w14:textId="77777777" w:rsidR="007A1F44" w:rsidRPr="00A03C55" w:rsidRDefault="007A1F44" w:rsidP="002C27A4">
            <w:pPr>
              <w:pStyle w:val="TableEntry"/>
              <w:rPr>
                <w:noProof w:val="0"/>
              </w:rPr>
            </w:pPr>
            <w:r w:rsidRPr="00A03C55">
              <w:rPr>
                <w:noProof w:val="0"/>
              </w:rPr>
              <w:t>The xml specifics of workflow context</w:t>
            </w:r>
          </w:p>
        </w:tc>
        <w:tc>
          <w:tcPr>
            <w:tcW w:w="2623" w:type="dxa"/>
          </w:tcPr>
          <w:p w14:paraId="161B4FE8" w14:textId="77777777" w:rsidR="007A1F44" w:rsidRPr="00A03C55" w:rsidRDefault="007A1F44" w:rsidP="002C27A4">
            <w:pPr>
              <w:pStyle w:val="TableEntry"/>
              <w:rPr>
                <w:noProof w:val="0"/>
              </w:rPr>
            </w:pPr>
            <w:r w:rsidRPr="00A03C55">
              <w:rPr>
                <w:noProof w:val="0"/>
              </w:rPr>
              <w:t>Defined by content profiles; may be nil</w:t>
            </w:r>
          </w:p>
        </w:tc>
      </w:tr>
    </w:tbl>
    <w:p w14:paraId="7EF29955" w14:textId="77777777" w:rsidR="007A1F44" w:rsidRPr="00A03C55" w:rsidRDefault="007A1F44" w:rsidP="00DF34AB">
      <w:pPr>
        <w:pStyle w:val="BodyText"/>
      </w:pPr>
    </w:p>
    <w:p w14:paraId="2FF21CD9" w14:textId="77777777" w:rsidR="006B655B" w:rsidRPr="00A03C55" w:rsidRDefault="007A1F44" w:rsidP="00DF34AB">
      <w:pPr>
        <w:pStyle w:val="BodyText"/>
      </w:pPr>
      <w:r w:rsidRPr="00A03C55">
        <w:t xml:space="preserve">The clarificationData may be extended by IHE content profiles with further definition of the &lt;context&gt; element. </w:t>
      </w:r>
    </w:p>
    <w:p w14:paraId="3BF158CA" w14:textId="76497A69" w:rsidR="007A1F44" w:rsidRPr="00A03C55" w:rsidRDefault="007A1F44" w:rsidP="00DF34AB">
      <w:pPr>
        <w:pStyle w:val="BodyText"/>
      </w:pPr>
      <w:r w:rsidRPr="00A03C55">
        <w:t>The content of clarificationData shall minimally be:</w:t>
      </w:r>
    </w:p>
    <w:p w14:paraId="34E805D7" w14:textId="77777777" w:rsidR="007A1F44" w:rsidRPr="00A03C55" w:rsidRDefault="007A1F44" w:rsidP="00D372D5">
      <w:pPr>
        <w:pStyle w:val="Rvision1"/>
      </w:pPr>
      <w:r w:rsidRPr="00A03C55">
        <w:t>&lt;clarificationData&gt;</w:t>
      </w:r>
    </w:p>
    <w:p w14:paraId="4434D562" w14:textId="77777777" w:rsidR="007A1F44" w:rsidRPr="00A03C55" w:rsidRDefault="007A1F44" w:rsidP="00D372D5">
      <w:pPr>
        <w:pStyle w:val="Rvision1"/>
      </w:pPr>
      <w:r w:rsidRPr="00A03C55">
        <w:tab/>
        <w:t>&lt;orgID&gt;a String identifying the form&lt;/orgID&gt;</w:t>
      </w:r>
    </w:p>
    <w:p w14:paraId="39EAE6FF" w14:textId="77777777" w:rsidR="007A1F44" w:rsidRPr="00A03C55" w:rsidRDefault="007A1F44" w:rsidP="00D372D5">
      <w:pPr>
        <w:pStyle w:val="Rvision1"/>
      </w:pPr>
      <w:r w:rsidRPr="00A03C55">
        <w:tab/>
        <w:t>&lt;encodedResponse&gt;false&lt;/encodedResponse&gt;</w:t>
      </w:r>
    </w:p>
    <w:p w14:paraId="03AC88AD" w14:textId="77777777" w:rsidR="007A1F44" w:rsidRPr="00A03C55" w:rsidRDefault="007A1F44" w:rsidP="00D372D5">
      <w:pPr>
        <w:pStyle w:val="Rvision1"/>
      </w:pPr>
      <w:r w:rsidRPr="00A03C55">
        <w:tab/>
        <w:t>&lt;archiveURL /&gt;</w:t>
      </w:r>
    </w:p>
    <w:p w14:paraId="0D0405A1" w14:textId="77777777" w:rsidR="007A1F44" w:rsidRPr="00A03C55" w:rsidRDefault="007A1F44" w:rsidP="00D372D5">
      <w:pPr>
        <w:pStyle w:val="Rvision1"/>
      </w:pPr>
      <w:r w:rsidRPr="00A03C55">
        <w:tab/>
        <w:t>&lt;context/&gt;</w:t>
      </w:r>
    </w:p>
    <w:p w14:paraId="6E58AE7A" w14:textId="77777777" w:rsidR="007A1F44" w:rsidRPr="00A03C55" w:rsidRDefault="007A1F44" w:rsidP="00D372D5">
      <w:pPr>
        <w:pStyle w:val="Rvision1"/>
      </w:pPr>
      <w:r w:rsidRPr="00A03C55">
        <w:t>&lt;/clarificationData&gt;</w:t>
      </w:r>
    </w:p>
    <w:p w14:paraId="5B2A78FA"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99" w:name="_Toc169380336"/>
      <w:r w:rsidRPr="00A03C55">
        <w:rPr>
          <w:noProof w:val="0"/>
        </w:rPr>
        <w:t>3.37.4.1.3 Expected Actions</w:t>
      </w:r>
      <w:bookmarkEnd w:id="799"/>
    </w:p>
    <w:p w14:paraId="076FF600" w14:textId="77777777" w:rsidR="007A1F44" w:rsidRPr="00A03C55" w:rsidRDefault="007A1F44" w:rsidP="00DF34AB">
      <w:pPr>
        <w:pStyle w:val="BodyText"/>
      </w:pPr>
      <w:r w:rsidRPr="00A03C55">
        <w:t>Upon receipt of the Retrieve Clarifications request, the Form Manager or Form Processor shall parse the request and shall return the requested response in the RetrieveClarificationsResponse element, or errors with SOAP Faults.</w:t>
      </w:r>
    </w:p>
    <w:p w14:paraId="6D3D160B" w14:textId="77777777" w:rsidR="007A1F44" w:rsidRPr="00A03C55" w:rsidRDefault="007A1F44" w:rsidP="00DF34AB">
      <w:pPr>
        <w:pStyle w:val="BodyText"/>
      </w:pPr>
      <w:r w:rsidRPr="00A03C55">
        <w:t xml:space="preserve">The Form Manager or Form Processor shall return the form or URL based on the values of: a) the encodedResponse; b) the orgID; c) any additional clarificationData. </w:t>
      </w:r>
    </w:p>
    <w:p w14:paraId="5B839F1A" w14:textId="77777777" w:rsidR="007A1F44" w:rsidRPr="00A03C55" w:rsidRDefault="007A1F44" w:rsidP="00DF34AB">
      <w:pPr>
        <w:pStyle w:val="BodyText"/>
      </w:pPr>
      <w:r w:rsidRPr="00A03C55">
        <w:t>If no clarification information is available, this is shall be indicated by a form indicating that no clarification information is available.</w:t>
      </w:r>
    </w:p>
    <w:p w14:paraId="637B9311" w14:textId="246C4F39" w:rsidR="007A1F44" w:rsidRPr="00A03C55" w:rsidRDefault="007A1F44" w:rsidP="0084432D">
      <w:pPr>
        <w:pStyle w:val="BodyText"/>
      </w:pPr>
      <w:r w:rsidRPr="00A03C55">
        <w:t>If encodedResponse is ‘true’, then the response from the Form Manager or Form Processor shall be either a Structured (XML) or Unstructured (non-XML) element. When the encodedResponse parameter is 'true' all anchor addresses that are not fragment identifiers shall be composed of absolute URIs.</w:t>
      </w:r>
    </w:p>
    <w:p w14:paraId="16C5DF3A" w14:textId="77777777" w:rsidR="007A1F44" w:rsidRPr="00A03C55" w:rsidRDefault="007A1F44" w:rsidP="00DF34AB">
      <w:pPr>
        <w:pStyle w:val="BodyText"/>
      </w:pPr>
      <w:r w:rsidRPr="00A03C55">
        <w:t>If encodedResponse is ‘false’, then the response from the Form Manager or Form Processor shall be a URL element that can be used directly by a web browser for retrieval and operation of the form.</w:t>
      </w:r>
    </w:p>
    <w:p w14:paraId="401164B3" w14:textId="77777777" w:rsidR="007A1F44" w:rsidRPr="00A03C55" w:rsidRDefault="007A1F44" w:rsidP="00DF34AB">
      <w:pPr>
        <w:pStyle w:val="BodyText"/>
      </w:pPr>
      <w:r w:rsidRPr="00A03C55">
        <w:t>The value of the orgID has been previously assigned by the Form Manager or Form Processor and identifies use one of the named format options. A Form Manager may support multiple named options, but for each orgID there is only one named option that is supported.</w:t>
      </w:r>
    </w:p>
    <w:p w14:paraId="7650FC71" w14:textId="77777777" w:rsidR="007A1F44" w:rsidRPr="00A03C55" w:rsidRDefault="007A1F44" w:rsidP="00DF34AB">
      <w:pPr>
        <w:pStyle w:val="BodyText"/>
      </w:pPr>
      <w:r w:rsidRPr="00A03C55">
        <w:t>The Form Manager shall use the SOAP Faults defined in Table 3.37.4.1.3-1 when appropriate. Form Fillers shall be capable of accepting other values beyond the ones specified here.</w:t>
      </w:r>
    </w:p>
    <w:p w14:paraId="1A79B9B5" w14:textId="77777777" w:rsidR="007A1F44" w:rsidRPr="00A03C55" w:rsidRDefault="007A1F44" w:rsidP="00D64843">
      <w:pPr>
        <w:pStyle w:val="TableTitle"/>
        <w:rPr>
          <w:noProof w:val="0"/>
        </w:rPr>
      </w:pPr>
      <w:r w:rsidRPr="00A03C55">
        <w:rPr>
          <w:noProof w:val="0"/>
        </w:rPr>
        <w:lastRenderedPageBreak/>
        <w:t>Table 3.37.4.1.3-1: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760"/>
        <w:gridCol w:w="1064"/>
        <w:gridCol w:w="3420"/>
      </w:tblGrid>
      <w:tr w:rsidR="007A1F44" w:rsidRPr="00A03C55" w14:paraId="0E9F0C2F" w14:textId="77777777" w:rsidTr="00F9644F">
        <w:trPr>
          <w:cantSplit/>
          <w:trHeight w:val="277"/>
          <w:tblHeader/>
          <w:jc w:val="center"/>
        </w:trPr>
        <w:tc>
          <w:tcPr>
            <w:tcW w:w="0" w:type="auto"/>
            <w:tcBorders>
              <w:top w:val="single" w:sz="8" w:space="0" w:color="000000"/>
              <w:bottom w:val="single" w:sz="8" w:space="0" w:color="000000"/>
              <w:right w:val="single" w:sz="8" w:space="0" w:color="000000"/>
            </w:tcBorders>
            <w:shd w:val="clear" w:color="auto" w:fill="D9D9D9"/>
          </w:tcPr>
          <w:p w14:paraId="4AD613D8" w14:textId="77777777" w:rsidR="007A1F44" w:rsidRPr="00A03C55" w:rsidRDefault="007A1F44" w:rsidP="00A063AC">
            <w:pPr>
              <w:pStyle w:val="TableEntryHeader"/>
              <w:rPr>
                <w:noProof w:val="0"/>
              </w:rPr>
            </w:pPr>
            <w:r w:rsidRPr="00A03C55">
              <w:rPr>
                <w:noProof w:val="0"/>
              </w:rPr>
              <w:t xml:space="preserve">Description of error </w:t>
            </w:r>
          </w:p>
        </w:tc>
        <w:tc>
          <w:tcPr>
            <w:tcW w:w="1064" w:type="dxa"/>
            <w:tcBorders>
              <w:top w:val="single" w:sz="8" w:space="0" w:color="000000"/>
              <w:left w:val="single" w:sz="8" w:space="0" w:color="000000"/>
              <w:bottom w:val="single" w:sz="8" w:space="0" w:color="000000"/>
              <w:right w:val="single" w:sz="8" w:space="0" w:color="000000"/>
            </w:tcBorders>
            <w:shd w:val="clear" w:color="auto" w:fill="D9D9D9"/>
          </w:tcPr>
          <w:p w14:paraId="11C41D10" w14:textId="77777777" w:rsidR="007A1F44" w:rsidRPr="00A03C55" w:rsidRDefault="007A1F44" w:rsidP="00A53067">
            <w:pPr>
              <w:pStyle w:val="TableEntryHeader"/>
              <w:rPr>
                <w:noProof w:val="0"/>
              </w:rPr>
            </w:pPr>
            <w:r w:rsidRPr="00A03C55">
              <w:rPr>
                <w:noProof w:val="0"/>
              </w:rPr>
              <w:t xml:space="preserve">Code </w:t>
            </w:r>
          </w:p>
        </w:tc>
        <w:tc>
          <w:tcPr>
            <w:tcW w:w="3420" w:type="dxa"/>
            <w:tcBorders>
              <w:top w:val="single" w:sz="8" w:space="0" w:color="000000"/>
              <w:left w:val="single" w:sz="8" w:space="0" w:color="000000"/>
              <w:bottom w:val="single" w:sz="8" w:space="0" w:color="000000"/>
            </w:tcBorders>
            <w:shd w:val="clear" w:color="auto" w:fill="D9D9D9"/>
          </w:tcPr>
          <w:p w14:paraId="2B9BAF41"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0D06C255" w14:textId="77777777" w:rsidTr="00D64843">
        <w:trPr>
          <w:trHeight w:val="236"/>
          <w:jc w:val="center"/>
        </w:trPr>
        <w:tc>
          <w:tcPr>
            <w:tcW w:w="0" w:type="auto"/>
            <w:tcBorders>
              <w:top w:val="single" w:sz="8" w:space="0" w:color="000000"/>
              <w:bottom w:val="single" w:sz="8" w:space="0" w:color="000000"/>
              <w:right w:val="single" w:sz="8" w:space="0" w:color="000000"/>
            </w:tcBorders>
          </w:tcPr>
          <w:p w14:paraId="06A32A10" w14:textId="77777777" w:rsidR="007A1F44" w:rsidRPr="00A03C55" w:rsidRDefault="007A1F44" w:rsidP="003462A5">
            <w:pPr>
              <w:pStyle w:val="TableEntry"/>
              <w:rPr>
                <w:noProof w:val="0"/>
              </w:rPr>
            </w:pPr>
            <w:r w:rsidRPr="00A03C55">
              <w:rPr>
                <w:noProof w:val="0"/>
              </w:rPr>
              <w:t>There is missing information, such as no orgID</w:t>
            </w:r>
          </w:p>
        </w:tc>
        <w:tc>
          <w:tcPr>
            <w:tcW w:w="1064" w:type="dxa"/>
            <w:tcBorders>
              <w:top w:val="single" w:sz="8" w:space="0" w:color="000000"/>
              <w:left w:val="single" w:sz="8" w:space="0" w:color="000000"/>
              <w:bottom w:val="single" w:sz="8" w:space="0" w:color="000000"/>
              <w:right w:val="single" w:sz="8" w:space="0" w:color="000000"/>
            </w:tcBorders>
          </w:tcPr>
          <w:p w14:paraId="3C916A20" w14:textId="77777777" w:rsidR="007A1F44" w:rsidRPr="00A03C55" w:rsidRDefault="007A1F44" w:rsidP="003462A5">
            <w:pPr>
              <w:pStyle w:val="TableEntry"/>
              <w:rPr>
                <w:noProof w:val="0"/>
              </w:rPr>
            </w:pPr>
            <w:r w:rsidRPr="00A03C55">
              <w:rPr>
                <w:noProof w:val="0"/>
              </w:rPr>
              <w:t xml:space="preserve">Sender </w:t>
            </w:r>
          </w:p>
        </w:tc>
        <w:tc>
          <w:tcPr>
            <w:tcW w:w="3420" w:type="dxa"/>
            <w:tcBorders>
              <w:top w:val="single" w:sz="8" w:space="0" w:color="000000"/>
              <w:left w:val="single" w:sz="8" w:space="0" w:color="000000"/>
              <w:bottom w:val="single" w:sz="8" w:space="0" w:color="000000"/>
            </w:tcBorders>
          </w:tcPr>
          <w:p w14:paraId="31A11DF3" w14:textId="77777777" w:rsidR="007A1F44" w:rsidRPr="00A03C55" w:rsidRDefault="007A1F44" w:rsidP="003462A5">
            <w:pPr>
              <w:pStyle w:val="TableEntry"/>
              <w:rPr>
                <w:noProof w:val="0"/>
              </w:rPr>
            </w:pPr>
            <w:r w:rsidRPr="00A03C55">
              <w:rPr>
                <w:noProof w:val="0"/>
              </w:rPr>
              <w:t xml:space="preserve">Required Information Missing </w:t>
            </w:r>
          </w:p>
        </w:tc>
      </w:tr>
      <w:tr w:rsidR="007A1F44" w:rsidRPr="00A03C55" w14:paraId="47AFB10E" w14:textId="77777777" w:rsidTr="00D64843">
        <w:trPr>
          <w:jc w:val="center"/>
        </w:trPr>
        <w:tc>
          <w:tcPr>
            <w:tcW w:w="0" w:type="auto"/>
            <w:tcBorders>
              <w:top w:val="single" w:sz="8" w:space="0" w:color="000000"/>
              <w:bottom w:val="single" w:sz="8" w:space="0" w:color="000000"/>
              <w:right w:val="single" w:sz="8" w:space="0" w:color="000000"/>
            </w:tcBorders>
          </w:tcPr>
          <w:p w14:paraId="5759DC31" w14:textId="77777777" w:rsidR="007A1F44" w:rsidRPr="00A03C55" w:rsidRDefault="007A1F44" w:rsidP="003462A5">
            <w:pPr>
              <w:pStyle w:val="TableEntry"/>
              <w:rPr>
                <w:noProof w:val="0"/>
              </w:rPr>
            </w:pPr>
            <w:r w:rsidRPr="00A03C55">
              <w:rPr>
                <w:noProof w:val="0"/>
              </w:rPr>
              <w:t>No form is available</w:t>
            </w:r>
          </w:p>
        </w:tc>
        <w:tc>
          <w:tcPr>
            <w:tcW w:w="1064" w:type="dxa"/>
            <w:tcBorders>
              <w:top w:val="single" w:sz="8" w:space="0" w:color="000000"/>
              <w:left w:val="single" w:sz="8" w:space="0" w:color="000000"/>
              <w:bottom w:val="single" w:sz="8" w:space="0" w:color="000000"/>
              <w:right w:val="single" w:sz="8" w:space="0" w:color="000000"/>
            </w:tcBorders>
          </w:tcPr>
          <w:p w14:paraId="2D612F2D" w14:textId="77777777" w:rsidR="007A1F44" w:rsidRPr="00A03C55" w:rsidRDefault="007A1F44" w:rsidP="003462A5">
            <w:pPr>
              <w:pStyle w:val="TableEntry"/>
              <w:rPr>
                <w:noProof w:val="0"/>
              </w:rPr>
            </w:pPr>
            <w:r w:rsidRPr="00A03C55">
              <w:rPr>
                <w:noProof w:val="0"/>
              </w:rPr>
              <w:t xml:space="preserve">Sender </w:t>
            </w:r>
          </w:p>
        </w:tc>
        <w:tc>
          <w:tcPr>
            <w:tcW w:w="3420" w:type="dxa"/>
            <w:tcBorders>
              <w:top w:val="single" w:sz="8" w:space="0" w:color="000000"/>
              <w:left w:val="single" w:sz="8" w:space="0" w:color="000000"/>
              <w:bottom w:val="single" w:sz="8" w:space="0" w:color="000000"/>
            </w:tcBorders>
          </w:tcPr>
          <w:p w14:paraId="045B8FFE" w14:textId="77777777" w:rsidR="007A1F44" w:rsidRPr="00A03C55" w:rsidRDefault="007A1F44" w:rsidP="003462A5">
            <w:pPr>
              <w:pStyle w:val="TableEntry"/>
              <w:rPr>
                <w:noProof w:val="0"/>
              </w:rPr>
            </w:pPr>
            <w:r w:rsidRPr="00A03C55">
              <w:rPr>
                <w:noProof w:val="0"/>
              </w:rPr>
              <w:t xml:space="preserve">Unknown orgID </w:t>
            </w:r>
          </w:p>
        </w:tc>
      </w:tr>
    </w:tbl>
    <w:p w14:paraId="3A283F40" w14:textId="77777777" w:rsidR="007A1F44" w:rsidRPr="00A03C55" w:rsidRDefault="007A1F44" w:rsidP="00DF34AB">
      <w:pPr>
        <w:pStyle w:val="BodyText"/>
      </w:pPr>
    </w:p>
    <w:p w14:paraId="350F59EF" w14:textId="77777777" w:rsidR="007A1F44" w:rsidRPr="00A03C55" w:rsidRDefault="007A1F44" w:rsidP="00DF34AB">
      <w:pPr>
        <w:pStyle w:val="BodyText"/>
      </w:pPr>
      <w:r w:rsidRPr="00A03C55">
        <w:t>An example of a SOAP Fault is:</w:t>
      </w:r>
    </w:p>
    <w:p w14:paraId="28F9FDF1" w14:textId="77777777" w:rsidR="007A1F44" w:rsidRPr="00A03C55"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&lt;env:Envelope xmlns:env="http://www.w3.org/2003/05/soap-envelope"</w:t>
      </w:r>
    </w:p>
    <w:p w14:paraId="198FD168"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rPr>
      </w:pPr>
      <w:r w:rsidRPr="00A03C55">
        <w:rPr>
          <w:rFonts w:ascii="Courier New" w:hAnsi="Courier New" w:cs="Courier New"/>
          <w:spacing w:val="-20"/>
          <w:sz w:val="20"/>
        </w:rPr>
        <w:t xml:space="preserve">       xmlns:xml="http://www.w3.org/XML/1998/namespace"&gt;</w:t>
      </w:r>
    </w:p>
    <w:p w14:paraId="3D6147DE"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&lt;env:Body&gt;</w:t>
      </w:r>
    </w:p>
    <w:p w14:paraId="580ED541"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&lt;env:Fault&gt;</w:t>
      </w:r>
    </w:p>
    <w:p w14:paraId="4C181500"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&lt;env:Code&gt;</w:t>
      </w:r>
    </w:p>
    <w:p w14:paraId="52EA7A8A"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&lt;env:Value&gt;env:Sender&lt;/env:Value&gt;</w:t>
      </w:r>
    </w:p>
    <w:p w14:paraId="086BDC4C"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&lt;/env:Code&gt;</w:t>
      </w:r>
    </w:p>
    <w:p w14:paraId="2CEF131F"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&lt;env:Reason&gt;</w:t>
      </w:r>
    </w:p>
    <w:p w14:paraId="6ABD58FC"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&lt;env:Text xml:lang="en"&gt;Unknown orgID&lt;/env:Text&gt;</w:t>
      </w:r>
    </w:p>
    <w:p w14:paraId="7D0BBBBF"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&lt;/env:Reason&gt;</w:t>
      </w:r>
    </w:p>
    <w:p w14:paraId="462E866C"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&lt;/env:Fault&gt;</w:t>
      </w:r>
    </w:p>
    <w:p w14:paraId="01E7B6C7"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&lt;/env:Body&gt;</w:t>
      </w:r>
    </w:p>
    <w:p w14:paraId="315BA618" w14:textId="77777777" w:rsidR="007A1F44" w:rsidRPr="00A03C55"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&lt;/env:Envelope&gt;</w:t>
      </w:r>
    </w:p>
    <w:p w14:paraId="23FFAA3C" w14:textId="77777777" w:rsidR="007A1F44" w:rsidRPr="00A03C55" w:rsidRDefault="007A1F44" w:rsidP="00DF34AB">
      <w:pPr>
        <w:pStyle w:val="BodyText"/>
      </w:pPr>
    </w:p>
    <w:p w14:paraId="22327D2A" w14:textId="77777777" w:rsidR="007A1F44" w:rsidRPr="00A03C55" w:rsidRDefault="007A1F44" w:rsidP="00DF34AB">
      <w:pPr>
        <w:pStyle w:val="BodyText"/>
      </w:pPr>
      <w:r w:rsidRPr="00A03C55">
        <w:t>The orgID has been assigned by the Form Manager or Form Processor use one of the named format options. A Form Manager or Form Processor may support multiple named options, but for each orgID there is only one named option that is supported.</w:t>
      </w:r>
    </w:p>
    <w:p w14:paraId="05F88509" w14:textId="77777777" w:rsidR="007A1F44" w:rsidRPr="00A03C55" w:rsidRDefault="007A1F44" w:rsidP="00DF34AB">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3.37.4.1.4 Security Considerations</w:t>
      </w:r>
    </w:p>
    <w:p w14:paraId="2A145667" w14:textId="77777777" w:rsidR="007A1F44" w:rsidRPr="00A03C55" w:rsidRDefault="007A1F44" w:rsidP="00DF34AB">
      <w:pPr>
        <w:pStyle w:val="BodyText"/>
      </w:pPr>
      <w:r w:rsidRPr="00A03C55">
        <w:t>The security considerations for the Retrieve Clarifications request message are no different than those of the Retrieve Form request message</w:t>
      </w:r>
      <w:r w:rsidR="00292B01" w:rsidRPr="00A03C55">
        <w:t xml:space="preserve"> (s</w:t>
      </w:r>
      <w:r w:rsidRPr="00A03C55">
        <w:t xml:space="preserve">ee </w:t>
      </w:r>
      <w:r w:rsidR="00292B01" w:rsidRPr="00A03C55">
        <w:t>Section</w:t>
      </w:r>
      <w:r w:rsidRPr="00A03C55">
        <w:t xml:space="preserve"> 3.34.4.1.4</w:t>
      </w:r>
      <w:r w:rsidR="00292B01" w:rsidRPr="00A03C55">
        <w:t>)</w:t>
      </w:r>
      <w:r w:rsidRPr="00A03C55">
        <w:t>.</w:t>
      </w:r>
    </w:p>
    <w:p w14:paraId="694386BB"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800" w:name="_Toc398544244"/>
      <w:r w:rsidRPr="00A03C55">
        <w:rPr>
          <w:noProof w:val="0"/>
        </w:rPr>
        <w:t>3.37.4.2 Retrieve Clarifications Response</w:t>
      </w:r>
      <w:bookmarkEnd w:id="800"/>
    </w:p>
    <w:p w14:paraId="5E94A18D"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3.37.4.2.1 Trigger Events</w:t>
      </w:r>
    </w:p>
    <w:p w14:paraId="07069477" w14:textId="6A27FAD9" w:rsidR="007A1F44" w:rsidRPr="00A03C55" w:rsidRDefault="007A1F44" w:rsidP="00DF34AB">
      <w:pPr>
        <w:pStyle w:val="BodyText"/>
      </w:pPr>
      <w:r w:rsidRPr="00A03C55">
        <w:t>The Delivery of a Form is triggered by a Form Manager or Form Processor providing a form based upon the orgID supplied with the Retrieve Clarifications transaction.</w:t>
      </w:r>
    </w:p>
    <w:p w14:paraId="227A3E79"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3.37.4.2.2 Message Semantics</w:t>
      </w:r>
    </w:p>
    <w:p w14:paraId="46BB65FF" w14:textId="77777777" w:rsidR="007A1F44" w:rsidRPr="00A03C55" w:rsidRDefault="007A1F44" w:rsidP="00DF34AB">
      <w:pPr>
        <w:pStyle w:val="BodyText"/>
      </w:pPr>
      <w:r w:rsidRPr="00A03C55">
        <w:t>The form or URL is returned in response to the Retrieve Clarifications.</w:t>
      </w:r>
    </w:p>
    <w:p w14:paraId="1E44D0C3"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3.37.4.2.3 Expected Actions</w:t>
      </w:r>
    </w:p>
    <w:p w14:paraId="51099C9C" w14:textId="77777777" w:rsidR="007A1F44" w:rsidRPr="00A03C55" w:rsidRDefault="007A1F44" w:rsidP="00DF34AB">
      <w:pPr>
        <w:pStyle w:val="BodyText"/>
      </w:pPr>
      <w:r w:rsidRPr="00A03C55">
        <w:t>The Form Filler may display the form or navigate to the returned URL to retrieve the form.</w:t>
      </w:r>
    </w:p>
    <w:p w14:paraId="78C9E95B"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3.37.4.2.3.1 XHTML Handling</w:t>
      </w:r>
    </w:p>
    <w:p w14:paraId="750A3C58" w14:textId="77777777" w:rsidR="007A1F44" w:rsidRPr="00A03C55" w:rsidRDefault="007A1F44" w:rsidP="00DF34AB">
      <w:pPr>
        <w:pStyle w:val="BodyText"/>
      </w:pPr>
      <w:r w:rsidRPr="00A03C55">
        <w:t xml:space="preserve">A Form Manager or Form Processor shall return a form, whether returned as the response or referenced by a returned URL, formatted as XHTML using XHTML Basic and W3C HTML </w:t>
      </w:r>
      <w:r w:rsidRPr="00A03C55">
        <w:lastRenderedPageBreak/>
        <w:t>Compatibility Guidelines provided in the Appendix C of the W3C XHTML 1.0 Recommendation. The returned form shall support the Submit and all required Archive transactions.</w:t>
      </w:r>
    </w:p>
    <w:p w14:paraId="24B9F894"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3.37.4.2.3.2 XForm Option</w:t>
      </w:r>
    </w:p>
    <w:p w14:paraId="0D81FBF1" w14:textId="77777777" w:rsidR="007A1F44" w:rsidRPr="00A03C55" w:rsidRDefault="007A1F44" w:rsidP="00DF34AB">
      <w:pPr>
        <w:pStyle w:val="BodyText"/>
      </w:pPr>
      <w:r w:rsidRPr="00A03C55">
        <w:t>A Form Manager or Form Processor that supports the XForms Option shall additionally be capable of returning a form, whether returned as the response or referenced by a returned URL, that conforms to XForms 1.1. The host language for the XForm shall be XHTML Basic according to the W3C HTML Compatibility Guidelines provided in the Appendix C of the W3C XHTML 1.0 Recommendation. The returned form shall support the Submit and all required Archive transactions.</w:t>
      </w:r>
    </w:p>
    <w:p w14:paraId="4EAB0C8A" w14:textId="77777777" w:rsidR="007A1F44" w:rsidRPr="00A03C55" w:rsidRDefault="007A1F44" w:rsidP="00D372D5">
      <w:pPr>
        <w:pStyle w:val="Heading3"/>
        <w:numPr>
          <w:ilvl w:val="0"/>
          <w:numId w:val="0"/>
        </w:numPr>
        <w:tabs>
          <w:tab w:val="clear" w:pos="2160"/>
          <w:tab w:val="clear" w:pos="2880"/>
        </w:tabs>
        <w:rPr>
          <w:bCs/>
          <w:noProof w:val="0"/>
        </w:rPr>
      </w:pPr>
      <w:bookmarkStart w:id="801" w:name="_Toc237277102"/>
      <w:bookmarkStart w:id="802" w:name="_Toc330825272"/>
      <w:bookmarkStart w:id="803" w:name="_Toc398544245"/>
      <w:bookmarkStart w:id="804" w:name="_Toc398717939"/>
      <w:bookmarkStart w:id="805" w:name="_Toc13773716"/>
      <w:r w:rsidRPr="00A03C55">
        <w:rPr>
          <w:bCs/>
          <w:noProof w:val="0"/>
        </w:rPr>
        <w:t>3.37.5 Protocol Requirements</w:t>
      </w:r>
      <w:bookmarkEnd w:id="801"/>
      <w:bookmarkEnd w:id="802"/>
      <w:bookmarkEnd w:id="803"/>
      <w:bookmarkEnd w:id="804"/>
      <w:bookmarkEnd w:id="805"/>
    </w:p>
    <w:p w14:paraId="130CE89F" w14:textId="77777777" w:rsidR="007A1F44" w:rsidRPr="00A03C55" w:rsidRDefault="007A1F44" w:rsidP="00DF34AB">
      <w:pPr>
        <w:pStyle w:val="BodyText"/>
      </w:pPr>
      <w:r w:rsidRPr="00A03C55">
        <w:t xml:space="preserve">The Retrieve Clarifications request and response shall be transmitted using Synchronous Web Services Exchange, according to the requirements specified in ITI TF-2x: Appendix V. </w:t>
      </w:r>
    </w:p>
    <w:p w14:paraId="7144D11C" w14:textId="77777777" w:rsidR="007A1F44" w:rsidRPr="00A03C55" w:rsidRDefault="007A1F44" w:rsidP="00DF34AB">
      <w:pPr>
        <w:pStyle w:val="BodyText"/>
      </w:pPr>
      <w:r w:rsidRPr="00A03C55">
        <w:t>The Retrieve Clarifications transaction shall use SOAP 1.2.</w:t>
      </w:r>
    </w:p>
    <w:p w14:paraId="263EA41D" w14:textId="77777777" w:rsidR="007A1F44" w:rsidRPr="00A03C55" w:rsidRDefault="007A1F44" w:rsidP="00DF34AB">
      <w:pPr>
        <w:pStyle w:val="TableTitle"/>
        <w:rPr>
          <w:noProof w:val="0"/>
        </w:rPr>
      </w:pPr>
      <w:r w:rsidRPr="00A03C55">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1E45DF3C" w14:textId="77777777" w:rsidTr="002C27A4">
        <w:trPr>
          <w:jc w:val="center"/>
        </w:trPr>
        <w:tc>
          <w:tcPr>
            <w:tcW w:w="1998" w:type="dxa"/>
          </w:tcPr>
          <w:p w14:paraId="4C2AA4CE" w14:textId="77777777" w:rsidR="007A1F44" w:rsidRPr="00A03C55" w:rsidRDefault="007A1F44" w:rsidP="00A53067">
            <w:pPr>
              <w:pStyle w:val="TableEntry"/>
              <w:rPr>
                <w:noProof w:val="0"/>
              </w:rPr>
            </w:pPr>
            <w:r w:rsidRPr="00A03C55">
              <w:rPr>
                <w:noProof w:val="0"/>
              </w:rPr>
              <w:t>ihe</w:t>
            </w:r>
          </w:p>
        </w:tc>
        <w:tc>
          <w:tcPr>
            <w:tcW w:w="6210" w:type="dxa"/>
          </w:tcPr>
          <w:p w14:paraId="1B015C7D" w14:textId="77777777" w:rsidR="007A1F44" w:rsidRPr="00A03C55" w:rsidRDefault="007A1F44" w:rsidP="00A53067">
            <w:pPr>
              <w:pStyle w:val="TableEntry"/>
              <w:rPr>
                <w:noProof w:val="0"/>
              </w:rPr>
            </w:pPr>
            <w:r w:rsidRPr="00A03C55">
              <w:rPr>
                <w:noProof w:val="0"/>
              </w:rPr>
              <w:t>urn:ihe:iti:rfd:2007</w:t>
            </w:r>
          </w:p>
        </w:tc>
      </w:tr>
      <w:tr w:rsidR="007A1F44" w:rsidRPr="00A03C55" w14:paraId="4CEF05DE" w14:textId="77777777" w:rsidTr="002C27A4">
        <w:trPr>
          <w:jc w:val="center"/>
        </w:trPr>
        <w:tc>
          <w:tcPr>
            <w:tcW w:w="1998" w:type="dxa"/>
          </w:tcPr>
          <w:p w14:paraId="7991C0A2" w14:textId="77777777" w:rsidR="007A1F44" w:rsidRPr="00A03C55" w:rsidRDefault="007A1F44" w:rsidP="00A53067">
            <w:pPr>
              <w:pStyle w:val="TableEntry"/>
              <w:rPr>
                <w:noProof w:val="0"/>
              </w:rPr>
            </w:pPr>
            <w:r w:rsidRPr="00A03C55">
              <w:rPr>
                <w:noProof w:val="0"/>
              </w:rPr>
              <w:t>soap12</w:t>
            </w:r>
          </w:p>
        </w:tc>
        <w:tc>
          <w:tcPr>
            <w:tcW w:w="6210" w:type="dxa"/>
          </w:tcPr>
          <w:p w14:paraId="6797FDC3" w14:textId="77777777" w:rsidR="007A1F44" w:rsidRPr="00A03C55" w:rsidRDefault="007A1F44" w:rsidP="00A53067">
            <w:pPr>
              <w:pStyle w:val="TableEntry"/>
              <w:rPr>
                <w:noProof w:val="0"/>
              </w:rPr>
            </w:pPr>
            <w:r w:rsidRPr="00A03C55">
              <w:rPr>
                <w:noProof w:val="0"/>
              </w:rPr>
              <w:t>http://schemas.xmlsoap.org/wsdl/soap12/</w:t>
            </w:r>
          </w:p>
        </w:tc>
      </w:tr>
      <w:tr w:rsidR="007A1F44" w:rsidRPr="00A03C55" w14:paraId="646CB193" w14:textId="77777777" w:rsidTr="002C27A4">
        <w:trPr>
          <w:jc w:val="center"/>
        </w:trPr>
        <w:tc>
          <w:tcPr>
            <w:tcW w:w="1998" w:type="dxa"/>
          </w:tcPr>
          <w:p w14:paraId="08C1024C" w14:textId="77777777" w:rsidR="007A1F44" w:rsidRPr="00A03C55" w:rsidRDefault="007A1F44" w:rsidP="00A53067">
            <w:pPr>
              <w:pStyle w:val="TableEntry"/>
              <w:rPr>
                <w:noProof w:val="0"/>
              </w:rPr>
            </w:pPr>
            <w:r w:rsidRPr="00A03C55">
              <w:rPr>
                <w:noProof w:val="0"/>
              </w:rPr>
              <w:t>wsaw</w:t>
            </w:r>
          </w:p>
        </w:tc>
        <w:tc>
          <w:tcPr>
            <w:tcW w:w="6210" w:type="dxa"/>
          </w:tcPr>
          <w:p w14:paraId="6F81DF9E" w14:textId="77777777" w:rsidR="007A1F44" w:rsidRPr="00A03C55" w:rsidRDefault="007A1F44" w:rsidP="00A53067">
            <w:pPr>
              <w:pStyle w:val="TableEntry"/>
              <w:rPr>
                <w:noProof w:val="0"/>
              </w:rPr>
            </w:pPr>
            <w:r w:rsidRPr="00A03C55">
              <w:rPr>
                <w:noProof w:val="0"/>
              </w:rPr>
              <w:t>http://www.w3.org/2005/08/addressing</w:t>
            </w:r>
          </w:p>
        </w:tc>
      </w:tr>
      <w:tr w:rsidR="007A1F44" w:rsidRPr="00A03C55" w14:paraId="2813113F" w14:textId="77777777" w:rsidTr="002C27A4">
        <w:trPr>
          <w:jc w:val="center"/>
        </w:trPr>
        <w:tc>
          <w:tcPr>
            <w:tcW w:w="1998" w:type="dxa"/>
          </w:tcPr>
          <w:p w14:paraId="38E533F0" w14:textId="77777777" w:rsidR="007A1F44" w:rsidRPr="00A03C55" w:rsidRDefault="007A1F44" w:rsidP="00A53067">
            <w:pPr>
              <w:pStyle w:val="TableEntry"/>
              <w:rPr>
                <w:noProof w:val="0"/>
              </w:rPr>
            </w:pPr>
            <w:r w:rsidRPr="00A03C55">
              <w:rPr>
                <w:noProof w:val="0"/>
              </w:rPr>
              <w:t>xsd</w:t>
            </w:r>
          </w:p>
        </w:tc>
        <w:tc>
          <w:tcPr>
            <w:tcW w:w="6210" w:type="dxa"/>
          </w:tcPr>
          <w:p w14:paraId="4C06485E" w14:textId="77777777" w:rsidR="007A1F44" w:rsidRPr="00A03C55" w:rsidRDefault="007A1F44" w:rsidP="00A53067">
            <w:pPr>
              <w:pStyle w:val="TableEntry"/>
              <w:rPr>
                <w:noProof w:val="0"/>
              </w:rPr>
            </w:pPr>
            <w:r w:rsidRPr="00A03C55">
              <w:rPr>
                <w:noProof w:val="0"/>
              </w:rPr>
              <w:t>http://www.w3.org/2001/XMLSchema</w:t>
            </w:r>
          </w:p>
        </w:tc>
      </w:tr>
    </w:tbl>
    <w:p w14:paraId="7E896238" w14:textId="77777777" w:rsidR="007A1F44" w:rsidRPr="00A03C55" w:rsidRDefault="007A1F44" w:rsidP="00DF34AB">
      <w:pPr>
        <w:pStyle w:val="BodyText"/>
      </w:pPr>
    </w:p>
    <w:p w14:paraId="7789F15B" w14:textId="77777777" w:rsidR="007A1F44" w:rsidRPr="00A03C55" w:rsidRDefault="007A1F44" w:rsidP="00DF34AB">
      <w:pPr>
        <w:pStyle w:val="BodyText"/>
      </w:pPr>
      <w:r w:rsidRPr="00A03C55">
        <w:t>These are the requirements for the Retrieve Clarifications transaction presented in the order in which they would appear in the WSDL definition:</w:t>
      </w:r>
    </w:p>
    <w:p w14:paraId="01FD295F" w14:textId="77777777" w:rsidR="008E3CF3" w:rsidRPr="00A03C55" w:rsidRDefault="007A1F44" w:rsidP="00EC243F">
      <w:pPr>
        <w:pStyle w:val="ListBullet2"/>
      </w:pPr>
      <w:r w:rsidRPr="00A03C55">
        <w:t>The following types shall be imported (xds:import) in the /definitions/types section:</w:t>
      </w:r>
    </w:p>
    <w:p w14:paraId="6828D7FC" w14:textId="77777777" w:rsidR="008E3CF3" w:rsidRPr="00A03C55" w:rsidRDefault="007A1F44" w:rsidP="00F9353D">
      <w:pPr>
        <w:pStyle w:val="ListBullet3"/>
        <w:numPr>
          <w:ilvl w:val="0"/>
          <w:numId w:val="14"/>
        </w:numPr>
      </w:pPr>
      <w:r w:rsidRPr="00A03C55">
        <w:t>Namespace=” urn:ihe:iti:rfd:2007”, schema=”RFD.xsd”</w:t>
      </w:r>
    </w:p>
    <w:p w14:paraId="01F2BA6A" w14:textId="77777777" w:rsidR="008E3CF3" w:rsidRPr="00A03C55" w:rsidRDefault="007A1F44" w:rsidP="00EC243F">
      <w:pPr>
        <w:pStyle w:val="ListBullet2"/>
      </w:pPr>
      <w:r w:rsidRPr="00A03C55">
        <w:t>The /definitions/message/part/@element attribute of the Retrieve Clarifications Request message shall be defined as: “ihe:RetrieveClarificationsRequest”</w:t>
      </w:r>
    </w:p>
    <w:p w14:paraId="57E63326" w14:textId="77777777" w:rsidR="008E3CF3" w:rsidRPr="00A03C55" w:rsidRDefault="007A1F44" w:rsidP="00EC243F">
      <w:pPr>
        <w:pStyle w:val="ListBullet2"/>
      </w:pPr>
      <w:r w:rsidRPr="00A03C55">
        <w:t>The /definitions/message/part/@element attribute of the Retrieve Clarifications Response message shall be defined as: “ihe:RetrieveClarificationsResponse”</w:t>
      </w:r>
    </w:p>
    <w:p w14:paraId="35450CF4" w14:textId="77777777" w:rsidR="008E3CF3" w:rsidRPr="00A03C55" w:rsidRDefault="007A1F44" w:rsidP="00EC243F">
      <w:pPr>
        <w:pStyle w:val="ListBullet2"/>
      </w:pPr>
      <w:r w:rsidRPr="00A03C55">
        <w:t>The /definitions/portType/operation/input/@wsaw:Action attribute for the Retrieve Clarifications Request message shall be defined as “urn:ihe:iti:2007:RetrieveClarifications”</w:t>
      </w:r>
    </w:p>
    <w:p w14:paraId="350EB672" w14:textId="77777777" w:rsidR="008E3CF3" w:rsidRPr="00A03C55" w:rsidRDefault="007A1F44" w:rsidP="00EC243F">
      <w:pPr>
        <w:pStyle w:val="ListBullet2"/>
      </w:pPr>
      <w:r w:rsidRPr="00A03C55">
        <w:t>The /definitions/portType/operation/output/@wsaw:Action attribute for the Retrieve Clarifications Response message shall be defined as: “urn:ihe:iti:2007:RetrieveClarificationsResponse”</w:t>
      </w:r>
    </w:p>
    <w:p w14:paraId="107A0A09" w14:textId="5E7463E9" w:rsidR="008E3CF3" w:rsidRPr="00A03C55" w:rsidRDefault="007367D9" w:rsidP="00EC243F">
      <w:pPr>
        <w:pStyle w:val="ListBullet2"/>
      </w:pPr>
      <w:r w:rsidRPr="00A03C55">
        <w:t>The /definitions/binding/operation/soap12:operation/@soapActionRequired attribute shall be defined as “false”</w:t>
      </w:r>
    </w:p>
    <w:p w14:paraId="34DFADD9" w14:textId="77777777" w:rsidR="007A1F44" w:rsidRPr="00A03C55" w:rsidRDefault="007A1F44" w:rsidP="00DF34AB">
      <w:pPr>
        <w:pStyle w:val="BodyText"/>
      </w:pPr>
      <w:r w:rsidRPr="00A03C55">
        <w:lastRenderedPageBreak/>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3.34.5.1 Sample SOAP Messages.</w:t>
      </w:r>
    </w:p>
    <w:p w14:paraId="041D289D" w14:textId="05E030D3" w:rsidR="007A1F44" w:rsidRPr="00A03C55" w:rsidRDefault="00A8715E" w:rsidP="00DF34AB">
      <w:pPr>
        <w:pStyle w:val="BodyText"/>
      </w:pPr>
      <w:r w:rsidRPr="00A03C55">
        <w:t xml:space="preserve">An </w:t>
      </w:r>
      <w:r w:rsidR="007A1F44" w:rsidRPr="00A03C55">
        <w:t xml:space="preserve">informative WSDL for the Form Manager </w:t>
      </w:r>
      <w:r w:rsidRPr="00A03C55">
        <w:t>and a</w:t>
      </w:r>
      <w:r w:rsidR="007A1F44" w:rsidRPr="00A03C55">
        <w:t xml:space="preserve"> full XML Schema Document for the RFD types is available online</w:t>
      </w:r>
      <w:del w:id="806" w:author="Lynn Felhofer" w:date="2020-03-23T15:58:00Z">
        <w:r w:rsidR="007A1F44" w:rsidRPr="00A03C55" w:rsidDel="00FD6681">
          <w:delText xml:space="preserve"> on the </w:delText>
        </w:r>
      </w:del>
      <w:del w:id="807" w:author="Lynn Felhofer" w:date="2020-03-23T15:51:00Z">
        <w:r w:rsidR="007A1F44" w:rsidRPr="00A03C55" w:rsidDel="00240099">
          <w:delText>IHE FTP site</w:delText>
        </w:r>
      </w:del>
      <w:r w:rsidR="009A338E" w:rsidRPr="00A03C55">
        <w:t xml:space="preserve">. </w:t>
      </w:r>
      <w:r w:rsidRPr="00A03C55">
        <w:t>See ITI TF-2x:</w:t>
      </w:r>
      <w:r w:rsidR="00952DDA" w:rsidRPr="00A03C55">
        <w:t xml:space="preserve"> </w:t>
      </w:r>
      <w:r w:rsidRPr="00A03C55">
        <w:t>Appendix W.</w:t>
      </w:r>
    </w:p>
    <w:p w14:paraId="6DABCD26" w14:textId="77777777" w:rsidR="007A1F44" w:rsidRPr="00A03C55" w:rsidRDefault="007A1F44" w:rsidP="00DF34AB">
      <w:pPr>
        <w:pStyle w:val="Heading4"/>
        <w:numPr>
          <w:ilvl w:val="0"/>
          <w:numId w:val="0"/>
        </w:numPr>
        <w:tabs>
          <w:tab w:val="clear" w:pos="2160"/>
          <w:tab w:val="clear" w:pos="2880"/>
          <w:tab w:val="clear" w:pos="3600"/>
        </w:tabs>
        <w:ind w:left="864" w:hanging="864"/>
        <w:rPr>
          <w:noProof w:val="0"/>
        </w:rPr>
      </w:pPr>
      <w:bookmarkStart w:id="808" w:name="_Toc398544246"/>
      <w:r w:rsidRPr="00A03C55">
        <w:rPr>
          <w:noProof w:val="0"/>
        </w:rPr>
        <w:t>3.37.5.1 Sample SOAP Messages</w:t>
      </w:r>
      <w:bookmarkEnd w:id="808"/>
    </w:p>
    <w:p w14:paraId="1A16B935" w14:textId="1ACCF9AD" w:rsidR="007A1F44" w:rsidRPr="00A03C55" w:rsidRDefault="007A1F44" w:rsidP="00DF34AB">
      <w:pPr>
        <w:pStyle w:val="BodyText"/>
      </w:pPr>
      <w:r w:rsidRPr="00A03C55">
        <w:t>The samples in the following two sections show a typical SOAP request and its relative SOAP</w:t>
      </w:r>
      <w:r w:rsidR="00FA5398" w:rsidRPr="00A03C55">
        <w:t xml:space="preserve"> </w:t>
      </w:r>
      <w:r w:rsidRPr="00A03C55">
        <w:t>response. The sample messages also show the WS-Addressing headers &lt;Action/&gt;,</w:t>
      </w:r>
    </w:p>
    <w:p w14:paraId="74CBDD06" w14:textId="77777777" w:rsidR="007A1F44" w:rsidRPr="00A03C55" w:rsidRDefault="007A1F44" w:rsidP="00DF34AB">
      <w:pPr>
        <w:pStyle w:val="BodyText"/>
      </w:pPr>
      <w:r w:rsidRPr="00A03C55">
        <w:t xml:space="preserve">&lt;MessageID/&gt;, …; these WS-Addressing headers are populated according to </w:t>
      </w:r>
    </w:p>
    <w:p w14:paraId="4BEB26EA" w14:textId="77777777" w:rsidR="007A1F44" w:rsidRPr="00A03C55" w:rsidRDefault="007A1F44" w:rsidP="00DF34AB">
      <w:pPr>
        <w:pStyle w:val="BodyText"/>
      </w:pPr>
      <w:r w:rsidRPr="00A03C55">
        <w:t xml:space="preserve">ITI TF-2x: Appendix V: Web Services for IHE Transactions. </w:t>
      </w:r>
    </w:p>
    <w:p w14:paraId="1740C30A"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3.37.5.1.1 Sample Retrieve Clarifications SOAP Request</w:t>
      </w:r>
    </w:p>
    <w:p w14:paraId="2A871CEB" w14:textId="77777777" w:rsidR="007A1F44" w:rsidRPr="00A03C55" w:rsidRDefault="007A1F44" w:rsidP="00DF34AB">
      <w:pPr>
        <w:tabs>
          <w:tab w:val="left" w:pos="187"/>
          <w:tab w:val="left" w:pos="360"/>
          <w:tab w:val="left" w:pos="547"/>
          <w:tab w:val="left" w:pos="720"/>
        </w:tabs>
        <w:autoSpaceDE w:val="0"/>
        <w:autoSpaceDN w:val="0"/>
        <w:adjustRightInd w:val="0"/>
        <w:spacing w:before="0"/>
        <w:rPr>
          <w:rFonts w:ascii="Courier New" w:hAnsi="Courier New" w:cs="Courier New"/>
          <w:color w:val="0000FF"/>
          <w:sz w:val="18"/>
          <w:szCs w:val="24"/>
        </w:rPr>
      </w:pPr>
    </w:p>
    <w:p w14:paraId="1C6D2563"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&lt;?xml version="1.0" encoding="utf-8"?&gt;</w:t>
      </w:r>
    </w:p>
    <w:p w14:paraId="223FFB6B"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 xmlns:soap="http://www.w3.org/2003/05/soap-envelope" xmlns:xsi="http://www.w3.org/2001/XMLSchema-instance" xmlns:xsd="http://www.w3.org/2001/XMLSchema"&gt;</w:t>
      </w:r>
    </w:p>
    <w:p w14:paraId="0B9CF10B"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1ED7FD2D"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t>&lt;wsa:To&gt;http://localhost:4040/axis2/services/someservice&lt;/wsa:To&gt;</w:t>
      </w:r>
    </w:p>
    <w:p w14:paraId="5F187A71"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&lt;wsa:MessageID&gt;urn:uuid:76A2C3D9BCD3AECFF31217932910053&lt;/wsa:MessageID&gt;</w:t>
      </w:r>
    </w:p>
    <w:p w14:paraId="491E2BC0"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&lt;wsa:Action soap:mustUnderstand="1"&gt;urn:ihe:iti:</w:t>
      </w:r>
      <w:r w:rsidRPr="00A03C55" w:rsidDel="0086001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2007:RetrieveClarifications&lt;/wsa:Action&gt;</w:t>
      </w:r>
    </w:p>
    <w:p w14:paraId="2581316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68510F49"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08C45FAE"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&lt;RetrieveClarificationsRequest xmlns="urn:ihe:iti:rfd:2007"&gt;</w:t>
      </w:r>
    </w:p>
    <w:p w14:paraId="709748DC"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&lt;clarificationData&gt;</w:t>
      </w:r>
    </w:p>
    <w:p w14:paraId="76D3180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&lt;orgID&gt;123&lt;/formID&gt;</w:t>
      </w:r>
    </w:p>
    <w:p w14:paraId="1B4DCB5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&lt;encodedResponse&gt;false&lt;/encodedResponse&gt;</w:t>
      </w:r>
    </w:p>
    <w:p w14:paraId="127E99C2"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&lt;archiveURL /&gt;</w:t>
      </w:r>
    </w:p>
    <w:p w14:paraId="1DDD501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&lt;context /&gt;</w:t>
      </w:r>
    </w:p>
    <w:p w14:paraId="4E564710"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&lt;/clarificationData&gt;</w:t>
      </w:r>
    </w:p>
    <w:p w14:paraId="5EF1204E"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&lt;/RetrieveClarificationsRequest&gt;</w:t>
      </w:r>
    </w:p>
    <w:p w14:paraId="637134F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0909BF6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&lt;/soap:Envelope&gt;</w:t>
      </w:r>
    </w:p>
    <w:p w14:paraId="56007376"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3.37.5.1.2 Sample Retrieve Clarifications SOAP Response</w:t>
      </w:r>
    </w:p>
    <w:p w14:paraId="6A5A53AD" w14:textId="77777777" w:rsidR="007A1F44" w:rsidRPr="00A03C55" w:rsidRDefault="007A1F44" w:rsidP="003462A5">
      <w:pPr>
        <w:pStyle w:val="BodyText"/>
      </w:pPr>
    </w:p>
    <w:p w14:paraId="2648FD93"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 xmlns:soap="http://www.w3.org/2003/05/soap-envelope" xmlns:xsi="http://www.w3.org/2001/XMLSchema-instance" xmlns:xsd="http://www.w3.org/2001/XMLSchema"&gt;</w:t>
      </w:r>
    </w:p>
    <w:p w14:paraId="5934AF31"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5531CCE2"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t>&lt;wsa:To&gt;http://localhost:4040/axis2/services/someservice&lt;/wsa:To&gt;</w:t>
      </w:r>
    </w:p>
    <w:p w14:paraId="728DCB05"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&lt;wsa:MessageID&gt;urn:uuid:76A2C3D9BCD3AECFF31217932910053&lt;/wsa:MessageID&gt;</w:t>
      </w:r>
    </w:p>
    <w:p w14:paraId="44B2859D"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&lt;wsa:Action soap:mustUnderstand="1"&gt;urn:ihe:iti:</w:t>
      </w:r>
      <w:r w:rsidRPr="00A03C55" w:rsidDel="0086001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2007:RetrieveClarificationsResponse&lt;/wsa:Action&gt;</w:t>
      </w:r>
    </w:p>
    <w:p w14:paraId="0FBCA930"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53B33F0C"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lastRenderedPageBreak/>
        <w:tab/>
        <w:t>&lt;soap:Body&gt;</w:t>
      </w:r>
    </w:p>
    <w:p w14:paraId="1E869A6F"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&lt;RetrieveClarificationsResponse xmlns="urn:ihe:iti:rfd:2007"&gt;</w:t>
      </w:r>
    </w:p>
    <w:p w14:paraId="2CDF5D75"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10110FC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&lt;URL&gt;http://somehost/xxx/services/someForm&lt;/URL&gt;</w:t>
      </w:r>
    </w:p>
    <w:p w14:paraId="7996D03B"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29BF5535"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&lt;contentType /&gt;</w:t>
      </w:r>
    </w:p>
    <w:p w14:paraId="2C3489C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&lt;responseCode /&gt;</w:t>
      </w:r>
    </w:p>
    <w:p w14:paraId="7696619E"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&lt;/RetrieveClarificationsResponse&gt;</w:t>
      </w:r>
    </w:p>
    <w:p w14:paraId="022BF1CC"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6AE7DB4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&lt;/soap:Envelope&gt;</w:t>
      </w:r>
    </w:p>
    <w:p w14:paraId="5BD4072A" w14:textId="77777777" w:rsidR="007A1F44" w:rsidRPr="00A03C55" w:rsidRDefault="007A1F44" w:rsidP="00E13968">
      <w:pPr>
        <w:pStyle w:val="Heading2"/>
        <w:numPr>
          <w:ilvl w:val="0"/>
          <w:numId w:val="0"/>
        </w:numPr>
        <w:tabs>
          <w:tab w:val="clear" w:pos="2160"/>
        </w:tabs>
        <w:rPr>
          <w:noProof w:val="0"/>
        </w:rPr>
      </w:pPr>
      <w:r w:rsidRPr="00A03C55">
        <w:rPr>
          <w:noProof w:val="0"/>
        </w:rPr>
        <w:br w:type="page"/>
      </w:r>
      <w:bookmarkStart w:id="809" w:name="_Toc398544247"/>
      <w:bookmarkStart w:id="810" w:name="_Toc398717940"/>
      <w:bookmarkStart w:id="811" w:name="_Toc13773717"/>
      <w:r w:rsidRPr="00A03C55">
        <w:rPr>
          <w:noProof w:val="0"/>
        </w:rPr>
        <w:lastRenderedPageBreak/>
        <w:t>3</w:t>
      </w:r>
      <w:bookmarkStart w:id="812" w:name="_Toc210805566"/>
      <w:bookmarkStart w:id="813" w:name="_Toc210805568"/>
      <w:bookmarkStart w:id="814" w:name="_Toc210805570"/>
      <w:bookmarkStart w:id="815" w:name="_Toc210805572"/>
      <w:bookmarkStart w:id="816" w:name="_Toc210805574"/>
      <w:bookmarkStart w:id="817" w:name="_Toc237189077"/>
      <w:bookmarkStart w:id="818" w:name="_Toc237238711"/>
      <w:bookmarkStart w:id="819" w:name="_Toc168463558"/>
      <w:bookmarkStart w:id="820" w:name="_Toc169255548"/>
      <w:bookmarkStart w:id="821" w:name="_Toc169255684"/>
      <w:bookmarkStart w:id="822" w:name="_Toc169255833"/>
      <w:bookmarkStart w:id="823" w:name="_Toc169255992"/>
      <w:bookmarkStart w:id="824" w:name="_Toc173902946"/>
      <w:bookmarkStart w:id="825" w:name="_Toc237257664"/>
      <w:bookmarkStart w:id="826" w:name="_Toc268858969"/>
      <w:bookmarkStart w:id="827" w:name="_Toc268859024"/>
      <w:bookmarkStart w:id="828" w:name="_Toc269048677"/>
      <w:bookmarkStart w:id="829" w:name="_Toc210805576"/>
      <w:bookmarkStart w:id="830" w:name="_Toc214434039"/>
      <w:bookmarkStart w:id="831" w:name="_Toc214436960"/>
      <w:bookmarkStart w:id="832" w:name="_Toc214437405"/>
      <w:bookmarkStart w:id="833" w:name="_Toc214437721"/>
      <w:bookmarkStart w:id="834" w:name="_Toc214457197"/>
      <w:bookmarkStart w:id="835" w:name="_Toc214461310"/>
      <w:bookmarkStart w:id="836" w:name="_Toc214462931"/>
      <w:bookmarkStart w:id="837" w:name="_Toc237238712"/>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812"/>
      <w:bookmarkEnd w:id="813"/>
      <w:bookmarkEnd w:id="814"/>
      <w:bookmarkEnd w:id="815"/>
      <w:bookmarkEnd w:id="816"/>
      <w:bookmarkEnd w:id="817"/>
      <w:bookmarkEnd w:id="818"/>
      <w:r w:rsidRPr="00A03C55">
        <w:rPr>
          <w:noProof w:val="0"/>
        </w:rPr>
        <w:t>.38 Cross Gateway Query</w:t>
      </w:r>
      <w:bookmarkEnd w:id="809"/>
      <w:bookmarkEnd w:id="810"/>
      <w:bookmarkEnd w:id="819"/>
      <w:bookmarkEnd w:id="820"/>
      <w:bookmarkEnd w:id="821"/>
      <w:bookmarkEnd w:id="822"/>
      <w:bookmarkEnd w:id="823"/>
      <w:bookmarkEnd w:id="824"/>
      <w:bookmarkEnd w:id="825"/>
      <w:bookmarkEnd w:id="826"/>
      <w:bookmarkEnd w:id="827"/>
      <w:bookmarkEnd w:id="828"/>
      <w:r w:rsidR="00903C21" w:rsidRPr="00A03C55">
        <w:rPr>
          <w:noProof w:val="0"/>
        </w:rPr>
        <w:t xml:space="preserve"> [ITI-38]</w:t>
      </w:r>
      <w:bookmarkEnd w:id="811"/>
    </w:p>
    <w:p w14:paraId="7023B50A" w14:textId="02E8BC78" w:rsidR="007A1F44" w:rsidRPr="00A03C55" w:rsidRDefault="007A1F44" w:rsidP="00E13968">
      <w:pPr>
        <w:pStyle w:val="BodyText"/>
      </w:pPr>
      <w:r w:rsidRPr="00A03C55">
        <w:t xml:space="preserve">This section corresponds to </w:t>
      </w:r>
      <w:r w:rsidR="00E77430" w:rsidRPr="00A03C55">
        <w:t>transaction</w:t>
      </w:r>
      <w:r w:rsidRPr="00A03C55">
        <w:t xml:space="preserve"> </w:t>
      </w:r>
      <w:r w:rsidR="00383577" w:rsidRPr="00A03C55">
        <w:t>[</w:t>
      </w:r>
      <w:r w:rsidR="00E77430" w:rsidRPr="00A03C55">
        <w:t>ITI-</w:t>
      </w:r>
      <w:r w:rsidRPr="00A03C55">
        <w:t>38</w:t>
      </w:r>
      <w:r w:rsidR="00383577" w:rsidRPr="00A03C55">
        <w:t>]</w:t>
      </w:r>
      <w:r w:rsidRPr="00A03C55">
        <w:t xml:space="preserve"> of the IHE </w:t>
      </w:r>
      <w:r w:rsidR="00E77430" w:rsidRPr="00A03C55">
        <w:t xml:space="preserve">ITI </w:t>
      </w:r>
      <w:r w:rsidRPr="00A03C55">
        <w:t xml:space="preserve">Technical Framework. Transaction </w:t>
      </w:r>
      <w:r w:rsidR="00383577" w:rsidRPr="00A03C55">
        <w:t>[</w:t>
      </w:r>
      <w:r w:rsidR="00E77430" w:rsidRPr="00A03C55">
        <w:t>ITI-</w:t>
      </w:r>
      <w:r w:rsidRPr="00A03C55">
        <w:t>38</w:t>
      </w:r>
      <w:r w:rsidR="00383577" w:rsidRPr="00A03C55">
        <w:t>]</w:t>
      </w:r>
      <w:r w:rsidRPr="00A03C55">
        <w:t xml:space="preserve"> is used by cooperating Initiating Gateway and Responding Gateway </w:t>
      </w:r>
      <w:r w:rsidR="00232E9F" w:rsidRPr="00A03C55">
        <w:t>Actor</w:t>
      </w:r>
      <w:r w:rsidRPr="00A03C55">
        <w:t>s.</w:t>
      </w:r>
    </w:p>
    <w:p w14:paraId="24E53838" w14:textId="77777777" w:rsidR="007A1F44" w:rsidRPr="00A03C55" w:rsidRDefault="007A1F44" w:rsidP="00E13968">
      <w:pPr>
        <w:pStyle w:val="Heading3"/>
        <w:numPr>
          <w:ilvl w:val="0"/>
          <w:numId w:val="0"/>
        </w:numPr>
        <w:tabs>
          <w:tab w:val="clear" w:pos="2160"/>
          <w:tab w:val="clear" w:pos="2880"/>
        </w:tabs>
        <w:rPr>
          <w:noProof w:val="0"/>
        </w:rPr>
      </w:pPr>
      <w:bookmarkStart w:id="838" w:name="_Toc268858970"/>
      <w:bookmarkStart w:id="839" w:name="_Toc268859025"/>
      <w:bookmarkStart w:id="840" w:name="_Toc269048678"/>
      <w:bookmarkStart w:id="841" w:name="_Toc398544248"/>
      <w:bookmarkStart w:id="842" w:name="_Toc398717941"/>
      <w:bookmarkStart w:id="843" w:name="_Toc13773718"/>
      <w:r w:rsidRPr="00A03C55">
        <w:rPr>
          <w:noProof w:val="0"/>
        </w:rPr>
        <w:t>3.38.1 Scope</w:t>
      </w:r>
      <w:bookmarkEnd w:id="838"/>
      <w:bookmarkEnd w:id="839"/>
      <w:bookmarkEnd w:id="840"/>
      <w:bookmarkEnd w:id="841"/>
      <w:bookmarkEnd w:id="842"/>
      <w:bookmarkEnd w:id="843"/>
    </w:p>
    <w:p w14:paraId="08AA924A" w14:textId="1FF82ED9" w:rsidR="007A1F44" w:rsidRPr="00A03C55" w:rsidRDefault="007A1F44" w:rsidP="00E13968">
      <w:pPr>
        <w:pStyle w:val="BodyText"/>
        <w:rPr>
          <w:iCs/>
        </w:rPr>
      </w:pPr>
      <w:r w:rsidRPr="00A03C55">
        <w:rPr>
          <w:iCs/>
        </w:rPr>
        <w:t>The scope of the Cross Gateway Query transaction is based on the Registry Stored Query</w:t>
      </w:r>
      <w:r w:rsidR="004D19CE" w:rsidRPr="00A03C55">
        <w:rPr>
          <w:iCs/>
        </w:rPr>
        <w:t xml:space="preserve"> [ITI-18] </w:t>
      </w:r>
      <w:r w:rsidRPr="00A03C55">
        <w:rPr>
          <w:iCs/>
        </w:rPr>
        <w:t>transaction. The same set of stored queries is required to be supported and the options controlling what kind of data is returned are the same. Differences from the Registry Stored Query transactions are:</w:t>
      </w:r>
    </w:p>
    <w:p w14:paraId="12BAE179" w14:textId="77777777" w:rsidR="008E3CF3" w:rsidRPr="00A03C55" w:rsidRDefault="007A1F44" w:rsidP="00EC243F">
      <w:pPr>
        <w:pStyle w:val="ListBullet2"/>
      </w:pPr>
      <w:r w:rsidRPr="00A03C55">
        <w:t>The Cross Gateway Query is between an Initiating Gateway and Responding Gateway.</w:t>
      </w:r>
    </w:p>
    <w:p w14:paraId="2668A877" w14:textId="77777777" w:rsidR="008E3CF3" w:rsidRPr="00A03C55" w:rsidRDefault="007A1F44" w:rsidP="00EC243F">
      <w:pPr>
        <w:pStyle w:val="ListBullet2"/>
      </w:pPr>
      <w:r w:rsidRPr="00A03C55">
        <w:t>Initiating Gateway shall specify the homeCommunityId attribute in all Cross-Community Queries which do not contain a patient identifier.</w:t>
      </w:r>
    </w:p>
    <w:p w14:paraId="181397FA" w14:textId="77777777" w:rsidR="008E3CF3" w:rsidRPr="00A03C55" w:rsidRDefault="007A1F44" w:rsidP="00EC243F">
      <w:pPr>
        <w:pStyle w:val="ListBullet2"/>
      </w:pPr>
      <w:r w:rsidRPr="00A03C55">
        <w:t xml:space="preserve">The homeCommunityID attribute shall be returned within all appropriate elements. </w:t>
      </w:r>
    </w:p>
    <w:p w14:paraId="42BA14E2" w14:textId="77777777" w:rsidR="008E3CF3" w:rsidRPr="00A03C55" w:rsidRDefault="007A1F44" w:rsidP="00EC243F">
      <w:pPr>
        <w:pStyle w:val="ListBullet2"/>
      </w:pPr>
      <w:r w:rsidRPr="00A03C55">
        <w:t xml:space="preserve">Responding Gateways shall support the Asynchronous Web Services Exchange Option on the Cross Gateway Query.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7BFEB61" w14:textId="77777777" w:rsidR="008E3CF3" w:rsidRPr="00A03C55" w:rsidRDefault="007A1F44" w:rsidP="00EC243F">
      <w:pPr>
        <w:pStyle w:val="ListBullet2"/>
      </w:pPr>
      <w:r w:rsidRPr="00A03C55">
        <w:t>Asynchronous Web Services Exchange is an option on the Initiating Gateway, see ITI TF-1: 18.2.2.</w:t>
      </w:r>
    </w:p>
    <w:p w14:paraId="18B5DACE" w14:textId="77777777" w:rsidR="008E3CF3" w:rsidRPr="00A03C55" w:rsidRDefault="007A1F44" w:rsidP="00EC243F">
      <w:pPr>
        <w:pStyle w:val="ListBullet2"/>
      </w:pPr>
      <w:r w:rsidRPr="00A03C55">
        <w:t>For stored queries that rely on concepts that a community may not support, namely associations, folders and submission sets, a Responding Gateway is allowed to respond with zero entries.</w:t>
      </w:r>
    </w:p>
    <w:p w14:paraId="1397E057" w14:textId="77777777" w:rsidR="007A1F44" w:rsidRPr="00A03C55" w:rsidRDefault="007A1F44" w:rsidP="00E13968">
      <w:pPr>
        <w:pStyle w:val="BodyText"/>
      </w:pPr>
      <w:r w:rsidRPr="00A03C55">
        <w:t xml:space="preserve">There shall be an agreed upon common coding/vocabulary scheme used for the Cross Gateway Query. For example, a common set of privacy consent vocabularies shall be used. </w:t>
      </w:r>
    </w:p>
    <w:p w14:paraId="6BDE9948" w14:textId="77777777" w:rsidR="007A1F44" w:rsidRPr="00A03C55" w:rsidRDefault="007A1F44" w:rsidP="00E13968">
      <w:pPr>
        <w:pStyle w:val="Heading3"/>
        <w:numPr>
          <w:ilvl w:val="0"/>
          <w:numId w:val="0"/>
        </w:numPr>
        <w:tabs>
          <w:tab w:val="clear" w:pos="2160"/>
          <w:tab w:val="clear" w:pos="2880"/>
        </w:tabs>
        <w:rPr>
          <w:bCs/>
          <w:noProof w:val="0"/>
        </w:rPr>
      </w:pPr>
      <w:bookmarkStart w:id="844" w:name="_Toc173902948"/>
      <w:bookmarkStart w:id="845" w:name="_Toc268858971"/>
      <w:bookmarkStart w:id="846" w:name="_Toc268859026"/>
      <w:bookmarkStart w:id="847" w:name="_Toc269048679"/>
      <w:bookmarkStart w:id="848" w:name="_Toc398544249"/>
      <w:bookmarkStart w:id="849" w:name="_Toc398717942"/>
      <w:bookmarkStart w:id="850" w:name="_Toc13773719"/>
      <w:r w:rsidRPr="00A03C55">
        <w:rPr>
          <w:bCs/>
          <w:noProof w:val="0"/>
        </w:rPr>
        <w:t>3.38.2 Use Case Roles</w:t>
      </w:r>
      <w:bookmarkEnd w:id="844"/>
      <w:bookmarkEnd w:id="845"/>
      <w:bookmarkEnd w:id="846"/>
      <w:bookmarkEnd w:id="847"/>
      <w:bookmarkEnd w:id="848"/>
      <w:bookmarkEnd w:id="849"/>
      <w:bookmarkEnd w:id="850"/>
    </w:p>
    <w:p w14:paraId="55AB5312" w14:textId="77777777" w:rsidR="007A1F44" w:rsidRPr="00A03C55" w:rsidRDefault="007A1F44" w:rsidP="00D372D5">
      <w:pPr>
        <w:pStyle w:val="BodyText"/>
      </w:pPr>
    </w:p>
    <w:bookmarkStart w:id="851" w:name="_MON_1246708900"/>
    <w:bookmarkEnd w:id="851"/>
    <w:p w14:paraId="289EB361" w14:textId="77777777" w:rsidR="007A1F44" w:rsidRPr="00A03C55" w:rsidRDefault="00886A83" w:rsidP="00E13968">
      <w:pPr>
        <w:pStyle w:val="BodyText"/>
        <w:jc w:val="center"/>
      </w:pPr>
      <w:r w:rsidRPr="00A03C55">
        <w:rPr>
          <w:noProof/>
        </w:rPr>
        <w:object w:dxaOrig="5569" w:dyaOrig="1935" w14:anchorId="5DA13A0C">
          <v:shape id="_x0000_i1047" type="#_x0000_t75" alt="" style="width:281.5pt;height:97.2pt;mso-width-percent:0;mso-height-percent:0;mso-width-percent:0;mso-height-percent:0" o:ole="">
            <v:imagedata r:id="rId83" o:title=""/>
          </v:shape>
          <o:OLEObject Type="Embed" ProgID="Word.Picture.8" ShapeID="_x0000_i1047" DrawAspect="Content" ObjectID="_1648459668" r:id="rId84"/>
        </w:object>
      </w:r>
    </w:p>
    <w:p w14:paraId="6B5461E8" w14:textId="77777777" w:rsidR="007A1F44" w:rsidRPr="00A03C55" w:rsidRDefault="007A1F44" w:rsidP="00E13968">
      <w:pPr>
        <w:pStyle w:val="FigureTitle"/>
        <w:rPr>
          <w:noProof w:val="0"/>
        </w:rPr>
      </w:pPr>
      <w:bookmarkStart w:id="852" w:name="_Toc168463560"/>
      <w:r w:rsidRPr="00A03C55">
        <w:rPr>
          <w:noProof w:val="0"/>
        </w:rPr>
        <w:t>Figure 3.38.2-1: Use Case Roles</w:t>
      </w:r>
      <w:bookmarkEnd w:id="852"/>
    </w:p>
    <w:p w14:paraId="025D8493" w14:textId="77777777" w:rsidR="007A1F44" w:rsidRPr="00A03C55" w:rsidRDefault="007A1F44" w:rsidP="002F763C">
      <w:pPr>
        <w:pStyle w:val="BodyText"/>
        <w:keepNext/>
      </w:pPr>
      <w:r w:rsidRPr="00A03C55">
        <w:rPr>
          <w:b/>
        </w:rPr>
        <w:lastRenderedPageBreak/>
        <w:t>Actor:</w:t>
      </w:r>
      <w:r w:rsidRPr="00A03C55">
        <w:t xml:space="preserve"> Initiating Gateway</w:t>
      </w:r>
    </w:p>
    <w:p w14:paraId="58B3A7C2" w14:textId="77777777" w:rsidR="007A1F44" w:rsidRPr="00A03C55" w:rsidRDefault="007A1F44" w:rsidP="00E13968">
      <w:pPr>
        <w:pStyle w:val="BodyText"/>
      </w:pPr>
      <w:r w:rsidRPr="00A03C55">
        <w:rPr>
          <w:b/>
        </w:rPr>
        <w:t xml:space="preserve">Role: </w:t>
      </w:r>
      <w:r w:rsidRPr="00A03C55">
        <w:t>To formulate a Cross Gateway Query on behalf of a user.</w:t>
      </w:r>
    </w:p>
    <w:p w14:paraId="7F37ABB2" w14:textId="77777777" w:rsidR="007A1F44" w:rsidRPr="00A03C55" w:rsidRDefault="007A1F44" w:rsidP="00E13968">
      <w:pPr>
        <w:pStyle w:val="BodyText"/>
      </w:pPr>
      <w:r w:rsidRPr="00A03C55">
        <w:rPr>
          <w:b/>
        </w:rPr>
        <w:t>Actor:</w:t>
      </w:r>
      <w:r w:rsidRPr="00A03C55">
        <w:t xml:space="preserve"> Responding Gateway</w:t>
      </w:r>
    </w:p>
    <w:p w14:paraId="15C2C3ED" w14:textId="77777777" w:rsidR="007A1F44" w:rsidRPr="00A03C55" w:rsidRDefault="007A1F44" w:rsidP="00E13968">
      <w:pPr>
        <w:pStyle w:val="BodyText"/>
      </w:pPr>
      <w:r w:rsidRPr="00A03C55">
        <w:rPr>
          <w:b/>
        </w:rPr>
        <w:t xml:space="preserve">Role: </w:t>
      </w:r>
      <w:r w:rsidRPr="00A03C55">
        <w:t>To respond to a Cross Gateway Query based on the internal configuration of the community.</w:t>
      </w:r>
    </w:p>
    <w:p w14:paraId="6BE3231A" w14:textId="77777777" w:rsidR="007A1F44" w:rsidRPr="00A03C55" w:rsidRDefault="007A1F44" w:rsidP="00E13968">
      <w:pPr>
        <w:pStyle w:val="Heading3"/>
        <w:numPr>
          <w:ilvl w:val="0"/>
          <w:numId w:val="0"/>
        </w:numPr>
        <w:tabs>
          <w:tab w:val="clear" w:pos="2160"/>
          <w:tab w:val="clear" w:pos="2880"/>
        </w:tabs>
        <w:rPr>
          <w:bCs/>
          <w:noProof w:val="0"/>
        </w:rPr>
      </w:pPr>
      <w:bookmarkStart w:id="853" w:name="_Toc168463561"/>
      <w:bookmarkStart w:id="854" w:name="_Toc169255550"/>
      <w:bookmarkStart w:id="855" w:name="_Toc169255686"/>
      <w:bookmarkStart w:id="856" w:name="_Toc169255835"/>
      <w:bookmarkStart w:id="857" w:name="_Toc169255994"/>
      <w:bookmarkStart w:id="858" w:name="_Toc173902949"/>
      <w:bookmarkStart w:id="859" w:name="_Toc268858972"/>
      <w:bookmarkStart w:id="860" w:name="_Toc268859027"/>
      <w:bookmarkStart w:id="861" w:name="_Toc269048680"/>
      <w:bookmarkStart w:id="862" w:name="_Toc398544250"/>
      <w:bookmarkStart w:id="863" w:name="_Toc398717943"/>
      <w:bookmarkStart w:id="864" w:name="_Toc13773720"/>
      <w:r w:rsidRPr="00A03C55">
        <w:rPr>
          <w:bCs/>
          <w:noProof w:val="0"/>
        </w:rPr>
        <w:t>3.38.3 Referenced Standard</w:t>
      </w:r>
      <w:bookmarkEnd w:id="853"/>
      <w:bookmarkEnd w:id="854"/>
      <w:bookmarkEnd w:id="855"/>
      <w:bookmarkEnd w:id="856"/>
      <w:bookmarkEnd w:id="857"/>
      <w:bookmarkEnd w:id="858"/>
      <w:bookmarkEnd w:id="859"/>
      <w:bookmarkEnd w:id="860"/>
      <w:bookmarkEnd w:id="861"/>
      <w:bookmarkEnd w:id="862"/>
      <w:bookmarkEnd w:id="863"/>
      <w:bookmarkEnd w:id="864"/>
    </w:p>
    <w:p w14:paraId="03C68BA5" w14:textId="77777777" w:rsidR="007A1F44" w:rsidRPr="00A03C55" w:rsidRDefault="007A1F44" w:rsidP="00E13968">
      <w:pPr>
        <w:pStyle w:val="BodyText"/>
      </w:pPr>
      <w:r w:rsidRPr="00A03C55">
        <w:t>Implementers of this transaction shall comply with all requirements described in ITI TF-2x: Appendix V Web Services for IHE Transactions.</w:t>
      </w:r>
    </w:p>
    <w:p w14:paraId="72E7DB55" w14:textId="77777777" w:rsidR="007A1F44" w:rsidRPr="00A03C55" w:rsidRDefault="007A1F44" w:rsidP="00E13968">
      <w:pPr>
        <w:pStyle w:val="BodyText"/>
      </w:pPr>
      <w:r w:rsidRPr="00A03C55">
        <w:t>ebRIM</w:t>
      </w:r>
      <w:r w:rsidRPr="00A03C55">
        <w:tab/>
      </w:r>
      <w:r w:rsidRPr="00A03C55">
        <w:tab/>
        <w:t>OASIS/ebXML Registry Information Model v3.0</w:t>
      </w:r>
    </w:p>
    <w:p w14:paraId="43D63408" w14:textId="77777777" w:rsidR="007A1F44" w:rsidRPr="00A03C55" w:rsidRDefault="007A1F44" w:rsidP="00E13968">
      <w:pPr>
        <w:pStyle w:val="BodyText"/>
      </w:pPr>
      <w:r w:rsidRPr="00A03C55">
        <w:t>ebRS</w:t>
      </w:r>
      <w:r w:rsidRPr="00A03C55">
        <w:tab/>
      </w:r>
      <w:r w:rsidRPr="00A03C55">
        <w:tab/>
        <w:t>OASIS/ebXML Registry Services Specifications v3.0</w:t>
      </w:r>
    </w:p>
    <w:p w14:paraId="0B96DCF8" w14:textId="77777777" w:rsidR="008D6116" w:rsidRPr="00A03C55" w:rsidRDefault="008D6116" w:rsidP="00601E92">
      <w:pPr>
        <w:pStyle w:val="BodyText"/>
        <w:spacing w:before="0"/>
      </w:pPr>
    </w:p>
    <w:p w14:paraId="35A7C334" w14:textId="77777777" w:rsidR="007A1F44" w:rsidRPr="00A03C55" w:rsidRDefault="007A1F44" w:rsidP="00601E92">
      <w:pPr>
        <w:pStyle w:val="BodyText"/>
        <w:spacing w:before="0"/>
      </w:pPr>
      <w:r w:rsidRPr="00A03C55">
        <w:t>ITI TF-3:4</w:t>
      </w:r>
      <w:r w:rsidRPr="00A03C55">
        <w:tab/>
        <w:t>Metadata used in Document Sharing profiles</w:t>
      </w:r>
    </w:p>
    <w:p w14:paraId="7FF862B3" w14:textId="77777777" w:rsidR="007A1F44" w:rsidRPr="00A03C55" w:rsidRDefault="007A1F44" w:rsidP="00E13968">
      <w:pPr>
        <w:pStyle w:val="BodyText"/>
      </w:pPr>
    </w:p>
    <w:p w14:paraId="76EF71CC" w14:textId="29C6CC6E" w:rsidR="007A1F44" w:rsidRPr="00A03C55" w:rsidRDefault="007A1F44" w:rsidP="00E13968">
      <w:pPr>
        <w:pStyle w:val="Heading3"/>
        <w:numPr>
          <w:ilvl w:val="0"/>
          <w:numId w:val="0"/>
        </w:numPr>
        <w:tabs>
          <w:tab w:val="clear" w:pos="2160"/>
          <w:tab w:val="clear" w:pos="2880"/>
        </w:tabs>
        <w:rPr>
          <w:noProof w:val="0"/>
        </w:rPr>
      </w:pPr>
      <w:bookmarkStart w:id="865" w:name="_Toc168463562"/>
      <w:bookmarkStart w:id="866" w:name="_Toc173902950"/>
      <w:bookmarkStart w:id="867" w:name="_Toc268858973"/>
      <w:bookmarkStart w:id="868" w:name="_Toc268859028"/>
      <w:bookmarkStart w:id="869" w:name="_Toc269048681"/>
      <w:bookmarkStart w:id="870" w:name="_Toc398544251"/>
      <w:bookmarkStart w:id="871" w:name="_Toc398717944"/>
      <w:bookmarkStart w:id="872" w:name="_Toc13773721"/>
      <w:r w:rsidRPr="00A03C55">
        <w:rPr>
          <w:noProof w:val="0"/>
        </w:rPr>
        <w:t xml:space="preserve">3.38.4 </w:t>
      </w:r>
      <w:bookmarkEnd w:id="865"/>
      <w:bookmarkEnd w:id="866"/>
      <w:bookmarkEnd w:id="867"/>
      <w:bookmarkEnd w:id="868"/>
      <w:bookmarkEnd w:id="869"/>
      <w:bookmarkEnd w:id="870"/>
      <w:bookmarkEnd w:id="871"/>
      <w:r w:rsidR="00A03C55">
        <w:rPr>
          <w:noProof w:val="0"/>
        </w:rPr>
        <w:t>Messages</w:t>
      </w:r>
      <w:bookmarkEnd w:id="872"/>
    </w:p>
    <w:bookmarkStart w:id="873" w:name="_MON_1240291369"/>
    <w:bookmarkEnd w:id="873"/>
    <w:bookmarkStart w:id="874" w:name="_MON_1240735770"/>
    <w:bookmarkEnd w:id="874"/>
    <w:p w14:paraId="5AED9A37" w14:textId="17B75D6D" w:rsidR="007A1F44" w:rsidRDefault="00886A83" w:rsidP="00D372D5">
      <w:pPr>
        <w:pStyle w:val="BodyText"/>
        <w:jc w:val="center"/>
        <w:rPr>
          <w:sz w:val="20"/>
        </w:rPr>
      </w:pPr>
      <w:r w:rsidRPr="00A03C55">
        <w:rPr>
          <w:noProof/>
          <w:sz w:val="20"/>
        </w:rPr>
        <w:object w:dxaOrig="8080" w:dyaOrig="3600" w14:anchorId="709187E9">
          <v:shape id="_x0000_i1046" type="#_x0000_t75" alt="" style="width:311.05pt;height:181.45pt;mso-width-percent:0;mso-height-percent:0;mso-width-percent:0;mso-height-percent:0" o:ole="" fillcolor="window">
            <v:imagedata r:id="rId85" o:title="" cropleft="14509f"/>
          </v:shape>
          <o:OLEObject Type="Embed" ProgID="Word.Picture.8" ShapeID="_x0000_i1046" DrawAspect="Content" ObjectID="_1648459669" r:id="rId86"/>
        </w:object>
      </w:r>
    </w:p>
    <w:p w14:paraId="2A3BB7E9" w14:textId="165C9928" w:rsidR="00A03C55" w:rsidRPr="00A03C55" w:rsidRDefault="00A03C55" w:rsidP="00A03C55">
      <w:pPr>
        <w:pStyle w:val="FigureTitle"/>
        <w:rPr>
          <w:noProof w:val="0"/>
        </w:rPr>
      </w:pPr>
      <w:r>
        <w:t>Figure 3.38.4-1: Interaction Diagram</w:t>
      </w:r>
    </w:p>
    <w:p w14:paraId="68421A9A" w14:textId="77777777" w:rsidR="007A1F44" w:rsidRPr="00A03C55" w:rsidRDefault="007A1F44" w:rsidP="00E13968">
      <w:pPr>
        <w:pStyle w:val="Heading4"/>
        <w:numPr>
          <w:ilvl w:val="0"/>
          <w:numId w:val="0"/>
        </w:numPr>
        <w:tabs>
          <w:tab w:val="clear" w:pos="2160"/>
          <w:tab w:val="clear" w:pos="2880"/>
          <w:tab w:val="clear" w:pos="3600"/>
        </w:tabs>
        <w:rPr>
          <w:bCs/>
          <w:noProof w:val="0"/>
        </w:rPr>
      </w:pPr>
      <w:bookmarkStart w:id="875" w:name="_Toc169255551"/>
      <w:bookmarkStart w:id="876" w:name="_Toc169255687"/>
      <w:bookmarkStart w:id="877" w:name="_Toc169255836"/>
      <w:bookmarkStart w:id="878" w:name="_Toc169255995"/>
      <w:bookmarkStart w:id="879" w:name="_Toc398544252"/>
      <w:r w:rsidRPr="00A03C55">
        <w:rPr>
          <w:bCs/>
          <w:noProof w:val="0"/>
        </w:rPr>
        <w:t>3.38.4.1 Cross Gateway Query</w:t>
      </w:r>
      <w:bookmarkEnd w:id="875"/>
      <w:bookmarkEnd w:id="876"/>
      <w:bookmarkEnd w:id="877"/>
      <w:bookmarkEnd w:id="878"/>
      <w:bookmarkEnd w:id="879"/>
    </w:p>
    <w:p w14:paraId="4B0371FE" w14:textId="77777777" w:rsidR="007A1F44" w:rsidRPr="00A03C55" w:rsidRDefault="007A1F44" w:rsidP="00E13968">
      <w:pPr>
        <w:pStyle w:val="BodyText"/>
      </w:pPr>
      <w:r w:rsidRPr="00A03C55">
        <w:t>This is a query request between an Initiating Gateway and a Responding Gateway. The query request contains:</w:t>
      </w:r>
    </w:p>
    <w:p w14:paraId="5E38F443" w14:textId="3D2CAB1F" w:rsidR="008E3CF3" w:rsidRPr="00A03C55" w:rsidRDefault="007A1F44" w:rsidP="00EC243F">
      <w:pPr>
        <w:pStyle w:val="ListBullet2"/>
      </w:pPr>
      <w:r w:rsidRPr="00A03C55">
        <w:t xml:space="preserve">A reference to a pre-defined query defined by the Registry Stored Query </w:t>
      </w:r>
      <w:r w:rsidR="00A8715E" w:rsidRPr="00A03C55">
        <w:t xml:space="preserve">[ITI-18]. </w:t>
      </w:r>
      <w:r w:rsidRPr="00A03C55">
        <w:t xml:space="preserve">transaction </w:t>
      </w:r>
    </w:p>
    <w:p w14:paraId="49FFAA1F" w14:textId="77777777" w:rsidR="008E3CF3" w:rsidRPr="00A03C55" w:rsidRDefault="007A1F44" w:rsidP="00EC243F">
      <w:pPr>
        <w:pStyle w:val="ListBullet2"/>
      </w:pPr>
      <w:r w:rsidRPr="00A03C55">
        <w:t>Parameters to the query. The query parameters are defined by the Registry Stored Query transaction. The homeCommunityId attribute is required for every Registry Stored Query which does not specify a patient identity.</w:t>
      </w:r>
    </w:p>
    <w:p w14:paraId="702E43CC"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880" w:name="_Toc169255552"/>
      <w:bookmarkStart w:id="881" w:name="_Toc169255688"/>
      <w:bookmarkStart w:id="882" w:name="_Toc169255837"/>
      <w:bookmarkStart w:id="883" w:name="_Toc169255996"/>
      <w:r w:rsidRPr="00A03C55">
        <w:rPr>
          <w:noProof w:val="0"/>
        </w:rPr>
        <w:lastRenderedPageBreak/>
        <w:t>3.38.4.1.1 Trigger Events</w:t>
      </w:r>
      <w:bookmarkEnd w:id="880"/>
      <w:bookmarkEnd w:id="881"/>
      <w:bookmarkEnd w:id="882"/>
      <w:bookmarkEnd w:id="883"/>
    </w:p>
    <w:p w14:paraId="39EBCF76" w14:textId="77777777" w:rsidR="007A1F44" w:rsidRPr="00A03C55" w:rsidRDefault="007A1F44" w:rsidP="00E13968">
      <w:pPr>
        <w:pStyle w:val="BodyText"/>
      </w:pPr>
      <w:r w:rsidRPr="00A03C55">
        <w:t>This message is initiated when the Initiating Gateway has determined that it must interact with the Responding Gateway to satisfy a Registry Stored Query [ITI-18] request received from an XDS.b Document Consumer or a query request from other internal non-IHE actor. When initiating this message to satisfy a Registry Stored Query [ITI-18] request the Initiating Gateway shall pass all parameters, either known or unknown, into the Cross Gateway Query.</w:t>
      </w:r>
    </w:p>
    <w:p w14:paraId="2682C081"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884" w:name="_Toc169255553"/>
      <w:bookmarkStart w:id="885" w:name="_Toc169255689"/>
      <w:bookmarkStart w:id="886" w:name="_Toc169255838"/>
      <w:bookmarkStart w:id="887" w:name="_Toc169255997"/>
      <w:r w:rsidRPr="00A03C55">
        <w:rPr>
          <w:noProof w:val="0"/>
        </w:rPr>
        <w:t>3.38.4.1.2 Message Semantics</w:t>
      </w:r>
      <w:bookmarkEnd w:id="884"/>
      <w:bookmarkEnd w:id="885"/>
      <w:bookmarkEnd w:id="886"/>
      <w:bookmarkEnd w:id="887"/>
    </w:p>
    <w:p w14:paraId="011FD827" w14:textId="77777777" w:rsidR="007A1F44" w:rsidRPr="00A03C55" w:rsidRDefault="007A1F44" w:rsidP="00E13968">
      <w:pPr>
        <w:pStyle w:val="BodyText"/>
      </w:pPr>
      <w:r w:rsidRPr="00A03C55">
        <w:t xml:space="preserve">The message semantics are based on the Registry Stored Query. See ITI TF-2a: 3.18.4.1.2. </w:t>
      </w:r>
    </w:p>
    <w:p w14:paraId="3DB407FD" w14:textId="77777777" w:rsidR="007A1F44" w:rsidRPr="00A03C55" w:rsidRDefault="007A1F44" w:rsidP="001B289C">
      <w:pPr>
        <w:pStyle w:val="BodyText"/>
      </w:pPr>
      <w:r w:rsidRPr="00A03C55">
        <w:t>Initiating Gateways which support the On-Demand Documents Option shall be capable of querying for an On-Demand Document Entry either through internal mechanisms or, when the XDS Affinity Domain Option is also declared, through interaction with an XDS Document Consumer which supports the On-Demand Documents Option.</w:t>
      </w:r>
    </w:p>
    <w:p w14:paraId="3EA35B1D" w14:textId="77777777" w:rsidR="007A1F44" w:rsidRPr="00A03C55" w:rsidRDefault="007A1F44" w:rsidP="001B289C">
      <w:pPr>
        <w:pStyle w:val="BodyText"/>
      </w:pPr>
      <w:r w:rsidRPr="00A03C55">
        <w:t>Responding Gateways which support the On-Demand Documents Option shall be able to respond to a query of an On-Demand Document Entry, either through internal mechanisms or, when grouped with a Document Consumer, through interaction with appropriate XDS Actors which support On-Demand Documents. Of special note are the use of homeCommunityId, specifying the patient identifier and special handling of some stored queries. These are explained below.</w:t>
      </w:r>
    </w:p>
    <w:p w14:paraId="1BEB438D"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3.38.4.1.2.1 homeCommunityId</w:t>
      </w:r>
    </w:p>
    <w:p w14:paraId="2B8B2DCC" w14:textId="22638A63" w:rsidR="007A1F44" w:rsidRPr="00A03C55" w:rsidRDefault="007A1F44" w:rsidP="00E13968">
      <w:pPr>
        <w:pStyle w:val="BodyText"/>
      </w:pPr>
      <w:del w:id="888" w:author="Lynn Felhofer" w:date="2020-03-23T16:36:00Z">
        <w:r w:rsidRPr="00A03C55" w:rsidDel="00182CB2">
          <w:delText xml:space="preserve">The homeCommunityId attribute is required on the Cross Gateway Query. </w:delText>
        </w:r>
      </w:del>
      <w:r w:rsidRPr="00A03C55">
        <w:t>Th</w:t>
      </w:r>
      <w:commentRangeStart w:id="889"/>
      <w:r w:rsidRPr="00A03C55">
        <w:t>e</w:t>
      </w:r>
      <w:commentRangeEnd w:id="889"/>
      <w:r w:rsidR="00182CB2">
        <w:rPr>
          <w:rStyle w:val="CommentReference"/>
        </w:rPr>
        <w:commentReference w:id="889"/>
      </w:r>
      <w:r w:rsidRPr="00A03C55">
        <w:t xml:space="preserve"> homeCommunityId is a globally unique identifier for a community and is used to obtain the Web Services endpoint of services that provide access to data in that community. homeCommunityId is structured as an OID limited to 64 characters and specified in URI syntax, for example the homeCommunityId of 1.2.3 would be formatted as </w:t>
      </w:r>
      <w:r w:rsidRPr="00A03C55">
        <w:rPr>
          <w:rFonts w:ascii="Courier New" w:hAnsi="Courier New" w:cs="Courier New"/>
        </w:rPr>
        <w:t>urn:oid:1.2.3</w:t>
      </w:r>
      <w:r w:rsidRPr="00A03C55">
        <w:t>.</w:t>
      </w:r>
    </w:p>
    <w:p w14:paraId="1568C015" w14:textId="77777777" w:rsidR="007A1F44" w:rsidRPr="00A03C55" w:rsidRDefault="007A1F44" w:rsidP="00E13968">
      <w:pPr>
        <w:pStyle w:val="BodyText"/>
      </w:pPr>
      <w:r w:rsidRPr="00A03C55">
        <w:t>Its use is as follows:</w:t>
      </w:r>
    </w:p>
    <w:p w14:paraId="6E9D985A" w14:textId="77777777" w:rsidR="008E3CF3" w:rsidRPr="00A03C55" w:rsidRDefault="007A1F44" w:rsidP="00EC243F">
      <w:pPr>
        <w:pStyle w:val="ListBullet2"/>
      </w:pPr>
      <w:r w:rsidRPr="00A03C55">
        <w:t>It is returned within the response to Cross Gateway Query and Registry Stored Query transactions to indicate the association of a response element with a community. It is specified as the ebRIM 'home' attribute within the relevant response elements. Document Consumers process the value as an opaque unique identifier.</w:t>
      </w:r>
    </w:p>
    <w:p w14:paraId="2EEAB3C6" w14:textId="77777777" w:rsidR="008E3CF3" w:rsidRPr="00A03C55" w:rsidRDefault="007A1F44" w:rsidP="00EC243F">
      <w:pPr>
        <w:pStyle w:val="ListBullet2"/>
      </w:pPr>
      <w:r w:rsidRPr="00A03C55">
        <w:t>It is an optional parameter to Registry Stored Query requests, not requiring a patient id parameter, and Retrieve Document Set requests to indicate which community to direct the request.</w:t>
      </w:r>
    </w:p>
    <w:p w14:paraId="7CFF8F2A" w14:textId="77777777" w:rsidR="007A1F44" w:rsidRPr="00A03C55" w:rsidRDefault="007A1F44" w:rsidP="00E13968">
      <w:pPr>
        <w:pStyle w:val="BodyText"/>
      </w:pPr>
      <w:r w:rsidRPr="00A03C55">
        <w:t>The Initiating Gateway shall specify the homeCommunityId parameter within all queries which do not include a patient identifier parameter. These would be queries which specify an entryUUID or uniqueID. The homeCommunityId shall contain the value that identifies the community associated with the Responding Gateway. The homeCommunityId value is specified as the home attribute on the AdhocQuery element of the query request, as in:</w:t>
      </w:r>
      <w:r w:rsidRPr="00A03C55">
        <w:br/>
      </w:r>
      <w:r w:rsidRPr="00A03C55">
        <w:rPr>
          <w:rFonts w:ascii="Courier New" w:hAnsi="Courier New" w:cs="Courier New"/>
        </w:rPr>
        <w:t>&lt;AdhocQuery id=”…” home=”urn:oid:1.2.3” … &gt;</w:t>
      </w:r>
    </w:p>
    <w:p w14:paraId="73242F19" w14:textId="59C73A6B" w:rsidR="007A1F44" w:rsidRPr="00A03C55" w:rsidRDefault="007A1F44" w:rsidP="00E13968">
      <w:pPr>
        <w:pStyle w:val="BodyText"/>
      </w:pPr>
      <w:r w:rsidRPr="00A03C55">
        <w:t xml:space="preserve">Each Cross Gateway Query request can have at most one homeCommunityId value. If multiple entryUUID or uniqueID values are specified they must all be associated with the same </w:t>
      </w:r>
      <w:r w:rsidRPr="00A03C55">
        <w:lastRenderedPageBreak/>
        <w:t xml:space="preserve">homeCommunityId value. Multiple individual query requests can be used to retrieve data associated with different homeCommunityIds. </w:t>
      </w:r>
    </w:p>
    <w:p w14:paraId="4E2FC133"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3.38.4.1.2.2 Specifying patient identifier</w:t>
      </w:r>
    </w:p>
    <w:p w14:paraId="1913A9C1" w14:textId="77777777" w:rsidR="007A1F44" w:rsidRPr="00A03C55" w:rsidRDefault="007A1F44" w:rsidP="00E13968">
      <w:pPr>
        <w:pStyle w:val="BodyText"/>
      </w:pPr>
      <w:r w:rsidRPr="00A03C55">
        <w:t>The Initiating Gateway shall specify in relevant queries a patient identifier known to the Responding Gateway. The mechanism used by the Initiating Gateway to determine the correct patient identifier to use is outside the intended scope of this transaction. The Responding Gateway can expect to be able to resolve the patient identifier. If the patient identifier is unknown by the Responding Gateway’s community, the Responding Gateway shall return either a successful response with no elements or an error with errorCode XDSUnknownPatientId, depending on local policy.</w:t>
      </w:r>
    </w:p>
    <w:p w14:paraId="22641DFE"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3.38.4.1.2.3 Special handling of some stored queries</w:t>
      </w:r>
    </w:p>
    <w:p w14:paraId="75DF5AAF" w14:textId="77777777" w:rsidR="007A1F44" w:rsidRPr="00A03C55" w:rsidRDefault="007A1F44" w:rsidP="00E13968">
      <w:pPr>
        <w:pStyle w:val="BodyText"/>
      </w:pPr>
      <w:r w:rsidRPr="00A03C55">
        <w:t>Some stored queries rely on the support of concepts which may not be used within a community. It is also possible that a Responding Gateway community may have policies which restrict the sharing of information related to those concepts. The concepts of concern are submission sets, folders and associations. In either case a Responding Gateway shall respond to the appropriate stored queries by returning zero results. Table 3.38.4.1.2.3-1 lists all the stored queries which rely on specialized concepts.</w:t>
      </w:r>
    </w:p>
    <w:p w14:paraId="603A7F49" w14:textId="77777777" w:rsidR="007A1F44" w:rsidRPr="00A03C55" w:rsidRDefault="007A1F44" w:rsidP="00E13968">
      <w:pPr>
        <w:pStyle w:val="TableTitle"/>
        <w:rPr>
          <w:noProof w:val="0"/>
        </w:rPr>
      </w:pPr>
      <w:r w:rsidRPr="00A03C55">
        <w:rPr>
          <w:noProof w:val="0"/>
        </w:rPr>
        <w:t>Table 3.38.4.1.2.3-1: Stored Queries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5"/>
        <w:gridCol w:w="1513"/>
        <w:gridCol w:w="5122"/>
      </w:tblGrid>
      <w:tr w:rsidR="007A1F44" w:rsidRPr="00A03C55" w14:paraId="69D123B9" w14:textId="77777777" w:rsidTr="00D372D5">
        <w:trPr>
          <w:cantSplit/>
          <w:tblHeader/>
          <w:jc w:val="center"/>
        </w:trPr>
        <w:tc>
          <w:tcPr>
            <w:tcW w:w="2718" w:type="dxa"/>
            <w:shd w:val="clear" w:color="auto" w:fill="D9D9D9"/>
          </w:tcPr>
          <w:p w14:paraId="3F320111" w14:textId="77777777" w:rsidR="007A1F44" w:rsidRPr="00A03C55" w:rsidRDefault="007A1F44" w:rsidP="00A063AC">
            <w:pPr>
              <w:pStyle w:val="TableEntryHeader"/>
              <w:rPr>
                <w:noProof w:val="0"/>
              </w:rPr>
            </w:pPr>
            <w:r w:rsidRPr="00A03C55">
              <w:rPr>
                <w:noProof w:val="0"/>
              </w:rPr>
              <w:t>Query Name</w:t>
            </w:r>
          </w:p>
        </w:tc>
        <w:tc>
          <w:tcPr>
            <w:tcW w:w="1530" w:type="dxa"/>
            <w:shd w:val="clear" w:color="auto" w:fill="D9D9D9"/>
          </w:tcPr>
          <w:p w14:paraId="7C5FB214" w14:textId="77777777" w:rsidR="007A1F44" w:rsidRPr="00A03C55" w:rsidRDefault="007A1F44" w:rsidP="00A53067">
            <w:pPr>
              <w:pStyle w:val="TableEntryHeader"/>
              <w:rPr>
                <w:noProof w:val="0"/>
              </w:rPr>
            </w:pPr>
            <w:r w:rsidRPr="00A03C55">
              <w:rPr>
                <w:noProof w:val="0"/>
              </w:rPr>
              <w:t>Concepts</w:t>
            </w:r>
          </w:p>
        </w:tc>
        <w:tc>
          <w:tcPr>
            <w:tcW w:w="5328" w:type="dxa"/>
            <w:shd w:val="clear" w:color="auto" w:fill="D9D9D9"/>
          </w:tcPr>
          <w:p w14:paraId="7E3F9F59" w14:textId="77777777" w:rsidR="007A1F44" w:rsidRPr="00A03C55" w:rsidRDefault="007A1F44" w:rsidP="00A53067">
            <w:pPr>
              <w:pStyle w:val="TableEntryHeader"/>
              <w:rPr>
                <w:noProof w:val="0"/>
              </w:rPr>
            </w:pPr>
            <w:r w:rsidRPr="00A03C55">
              <w:rPr>
                <w:noProof w:val="0"/>
              </w:rPr>
              <w:t>Requirement</w:t>
            </w:r>
          </w:p>
        </w:tc>
      </w:tr>
      <w:tr w:rsidR="007A1F44" w:rsidRPr="00A03C55" w14:paraId="7BAF00EE" w14:textId="77777777">
        <w:trPr>
          <w:jc w:val="center"/>
        </w:trPr>
        <w:tc>
          <w:tcPr>
            <w:tcW w:w="2718" w:type="dxa"/>
          </w:tcPr>
          <w:p w14:paraId="17545CEE" w14:textId="77777777" w:rsidR="007A1F44" w:rsidRPr="00A03C55" w:rsidRDefault="007A1F44" w:rsidP="009833EE">
            <w:pPr>
              <w:pStyle w:val="TableEntry"/>
              <w:rPr>
                <w:noProof w:val="0"/>
              </w:rPr>
            </w:pPr>
            <w:r w:rsidRPr="00A03C55">
              <w:rPr>
                <w:noProof w:val="0"/>
              </w:rPr>
              <w:t>FindDocuments</w:t>
            </w:r>
          </w:p>
        </w:tc>
        <w:tc>
          <w:tcPr>
            <w:tcW w:w="1530" w:type="dxa"/>
          </w:tcPr>
          <w:p w14:paraId="1A7DDF72" w14:textId="77777777" w:rsidR="007A1F44" w:rsidRPr="00A03C55" w:rsidRDefault="007A1F44" w:rsidP="009833EE">
            <w:pPr>
              <w:pStyle w:val="TableEntry"/>
              <w:rPr>
                <w:noProof w:val="0"/>
              </w:rPr>
            </w:pPr>
            <w:r w:rsidRPr="00A03C55">
              <w:rPr>
                <w:noProof w:val="0"/>
              </w:rPr>
              <w:t>None</w:t>
            </w:r>
          </w:p>
        </w:tc>
        <w:tc>
          <w:tcPr>
            <w:tcW w:w="5328" w:type="dxa"/>
          </w:tcPr>
          <w:p w14:paraId="69F1C8BE" w14:textId="77777777" w:rsidR="007A1F44" w:rsidRPr="00A03C55" w:rsidRDefault="007A1F44" w:rsidP="009833EE">
            <w:pPr>
              <w:pStyle w:val="TableEntry"/>
              <w:rPr>
                <w:noProof w:val="0"/>
              </w:rPr>
            </w:pPr>
            <w:r w:rsidRPr="00A03C55">
              <w:rPr>
                <w:noProof w:val="0"/>
              </w:rPr>
              <w:t>Required by all</w:t>
            </w:r>
          </w:p>
        </w:tc>
      </w:tr>
      <w:tr w:rsidR="007A1F44" w:rsidRPr="00A03C55" w14:paraId="0A6896E8" w14:textId="77777777">
        <w:trPr>
          <w:jc w:val="center"/>
        </w:trPr>
        <w:tc>
          <w:tcPr>
            <w:tcW w:w="2718" w:type="dxa"/>
          </w:tcPr>
          <w:p w14:paraId="03C3977C" w14:textId="77777777" w:rsidR="007A1F44" w:rsidRPr="00A03C55" w:rsidRDefault="007A1F44" w:rsidP="009833EE">
            <w:pPr>
              <w:pStyle w:val="TableEntry"/>
              <w:rPr>
                <w:noProof w:val="0"/>
              </w:rPr>
            </w:pPr>
            <w:r w:rsidRPr="00A03C55">
              <w:rPr>
                <w:noProof w:val="0"/>
                <w:lang w:eastAsia="ar-SA"/>
              </w:rPr>
              <w:t>FindSubmissionSets</w:t>
            </w:r>
          </w:p>
        </w:tc>
        <w:tc>
          <w:tcPr>
            <w:tcW w:w="1530" w:type="dxa"/>
          </w:tcPr>
          <w:p w14:paraId="01972E9E" w14:textId="77777777" w:rsidR="007A1F44" w:rsidRPr="00A03C55" w:rsidRDefault="007A1F44" w:rsidP="009833EE">
            <w:pPr>
              <w:pStyle w:val="TableEntry"/>
              <w:rPr>
                <w:noProof w:val="0"/>
              </w:rPr>
            </w:pPr>
            <w:r w:rsidRPr="00A03C55">
              <w:rPr>
                <w:noProof w:val="0"/>
              </w:rPr>
              <w:t>Submission Set</w:t>
            </w:r>
          </w:p>
        </w:tc>
        <w:tc>
          <w:tcPr>
            <w:tcW w:w="5328" w:type="dxa"/>
          </w:tcPr>
          <w:p w14:paraId="1FE40A37" w14:textId="77777777" w:rsidR="007A1F44" w:rsidRPr="00A03C55" w:rsidRDefault="007A1F44" w:rsidP="009833EE">
            <w:pPr>
              <w:pStyle w:val="TableEntry"/>
              <w:rPr>
                <w:noProof w:val="0"/>
              </w:rPr>
            </w:pPr>
            <w:r w:rsidRPr="00A03C55">
              <w:rPr>
                <w:noProof w:val="0"/>
              </w:rPr>
              <w:t>Zero elements when no submission set concept in community</w:t>
            </w:r>
          </w:p>
        </w:tc>
      </w:tr>
      <w:tr w:rsidR="007A1F44" w:rsidRPr="00A03C55" w14:paraId="3F52FE40" w14:textId="77777777">
        <w:trPr>
          <w:jc w:val="center"/>
        </w:trPr>
        <w:tc>
          <w:tcPr>
            <w:tcW w:w="2718" w:type="dxa"/>
          </w:tcPr>
          <w:p w14:paraId="697206BA" w14:textId="77777777" w:rsidR="007A1F44" w:rsidRPr="00A03C55" w:rsidRDefault="007A1F44" w:rsidP="009833EE">
            <w:pPr>
              <w:pStyle w:val="TableEntry"/>
              <w:rPr>
                <w:noProof w:val="0"/>
              </w:rPr>
            </w:pPr>
            <w:r w:rsidRPr="00A03C55">
              <w:rPr>
                <w:noProof w:val="0"/>
                <w:lang w:eastAsia="ar-SA"/>
              </w:rPr>
              <w:t>FindFolders</w:t>
            </w:r>
          </w:p>
        </w:tc>
        <w:tc>
          <w:tcPr>
            <w:tcW w:w="1530" w:type="dxa"/>
          </w:tcPr>
          <w:p w14:paraId="5678F7DB" w14:textId="77777777" w:rsidR="007A1F44" w:rsidRPr="00A03C55" w:rsidRDefault="007A1F44" w:rsidP="009833EE">
            <w:pPr>
              <w:pStyle w:val="TableEntry"/>
              <w:rPr>
                <w:noProof w:val="0"/>
              </w:rPr>
            </w:pPr>
            <w:r w:rsidRPr="00A03C55">
              <w:rPr>
                <w:noProof w:val="0"/>
              </w:rPr>
              <w:t>Folder</w:t>
            </w:r>
          </w:p>
        </w:tc>
        <w:tc>
          <w:tcPr>
            <w:tcW w:w="5328" w:type="dxa"/>
          </w:tcPr>
          <w:p w14:paraId="79C96C77"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6F03E4CC" w14:textId="77777777">
        <w:trPr>
          <w:jc w:val="center"/>
        </w:trPr>
        <w:tc>
          <w:tcPr>
            <w:tcW w:w="2718" w:type="dxa"/>
          </w:tcPr>
          <w:p w14:paraId="6DF0C22D" w14:textId="77777777" w:rsidR="007A1F44" w:rsidRPr="00A03C55" w:rsidRDefault="007A1F44" w:rsidP="009833EE">
            <w:pPr>
              <w:pStyle w:val="TableEntry"/>
              <w:rPr>
                <w:noProof w:val="0"/>
              </w:rPr>
            </w:pPr>
            <w:r w:rsidRPr="00A03C55">
              <w:rPr>
                <w:noProof w:val="0"/>
                <w:lang w:eastAsia="ar-SA"/>
              </w:rPr>
              <w:t>GetAll</w:t>
            </w:r>
          </w:p>
        </w:tc>
        <w:tc>
          <w:tcPr>
            <w:tcW w:w="1530" w:type="dxa"/>
          </w:tcPr>
          <w:p w14:paraId="48562BE3" w14:textId="77777777" w:rsidR="007A1F44" w:rsidRPr="00A03C55" w:rsidRDefault="007A1F44" w:rsidP="009833EE">
            <w:pPr>
              <w:pStyle w:val="TableEntry"/>
              <w:rPr>
                <w:noProof w:val="0"/>
              </w:rPr>
            </w:pPr>
            <w:r w:rsidRPr="00A03C55">
              <w:rPr>
                <w:noProof w:val="0"/>
              </w:rPr>
              <w:t>Submission Set, Folder, Association</w:t>
            </w:r>
          </w:p>
        </w:tc>
        <w:tc>
          <w:tcPr>
            <w:tcW w:w="5328" w:type="dxa"/>
          </w:tcPr>
          <w:p w14:paraId="2CDE80E7" w14:textId="77777777" w:rsidR="007A1F44" w:rsidRPr="00A03C55" w:rsidRDefault="007A1F44" w:rsidP="009833EE">
            <w:pPr>
              <w:pStyle w:val="TableEntry"/>
              <w:rPr>
                <w:noProof w:val="0"/>
              </w:rPr>
            </w:pPr>
            <w:r w:rsidRPr="00A03C55">
              <w:rPr>
                <w:noProof w:val="0"/>
              </w:rPr>
              <w:t>Return all appropriate document entries and other entries depending on which of the other concepts the community supports</w:t>
            </w:r>
          </w:p>
        </w:tc>
      </w:tr>
      <w:tr w:rsidR="007A1F44" w:rsidRPr="00A03C55" w14:paraId="45D2339E" w14:textId="77777777">
        <w:trPr>
          <w:jc w:val="center"/>
        </w:trPr>
        <w:tc>
          <w:tcPr>
            <w:tcW w:w="2718" w:type="dxa"/>
          </w:tcPr>
          <w:p w14:paraId="036D5FDF" w14:textId="77777777" w:rsidR="007A1F44" w:rsidRPr="00A03C55" w:rsidRDefault="007A1F44" w:rsidP="009833EE">
            <w:pPr>
              <w:pStyle w:val="TableEntry"/>
              <w:rPr>
                <w:noProof w:val="0"/>
              </w:rPr>
            </w:pPr>
            <w:r w:rsidRPr="00A03C55">
              <w:rPr>
                <w:noProof w:val="0"/>
                <w:lang w:eastAsia="ar-SA"/>
              </w:rPr>
              <w:t>GetDocuments</w:t>
            </w:r>
          </w:p>
        </w:tc>
        <w:tc>
          <w:tcPr>
            <w:tcW w:w="1530" w:type="dxa"/>
          </w:tcPr>
          <w:p w14:paraId="1603A7EF" w14:textId="77777777" w:rsidR="007A1F44" w:rsidRPr="00A03C55" w:rsidRDefault="007A1F44" w:rsidP="009833EE">
            <w:pPr>
              <w:pStyle w:val="TableEntry"/>
              <w:rPr>
                <w:noProof w:val="0"/>
              </w:rPr>
            </w:pPr>
            <w:r w:rsidRPr="00A03C55">
              <w:rPr>
                <w:noProof w:val="0"/>
              </w:rPr>
              <w:t>None</w:t>
            </w:r>
          </w:p>
        </w:tc>
        <w:tc>
          <w:tcPr>
            <w:tcW w:w="5328" w:type="dxa"/>
          </w:tcPr>
          <w:p w14:paraId="254E3EF6" w14:textId="77777777" w:rsidR="007A1F44" w:rsidRPr="00A03C55" w:rsidRDefault="007A1F44" w:rsidP="009833EE">
            <w:pPr>
              <w:pStyle w:val="TableEntry"/>
              <w:rPr>
                <w:noProof w:val="0"/>
              </w:rPr>
            </w:pPr>
            <w:r w:rsidRPr="00A03C55">
              <w:rPr>
                <w:noProof w:val="0"/>
              </w:rPr>
              <w:t>Required by all</w:t>
            </w:r>
          </w:p>
        </w:tc>
      </w:tr>
      <w:tr w:rsidR="007A1F44" w:rsidRPr="00A03C55" w14:paraId="204CEABD" w14:textId="77777777">
        <w:trPr>
          <w:jc w:val="center"/>
        </w:trPr>
        <w:tc>
          <w:tcPr>
            <w:tcW w:w="2718" w:type="dxa"/>
          </w:tcPr>
          <w:p w14:paraId="2C12FC7B" w14:textId="77777777" w:rsidR="007A1F44" w:rsidRPr="00A03C55" w:rsidRDefault="007A1F44" w:rsidP="009833EE">
            <w:pPr>
              <w:pStyle w:val="TableEntry"/>
              <w:rPr>
                <w:noProof w:val="0"/>
              </w:rPr>
            </w:pPr>
            <w:r w:rsidRPr="00A03C55">
              <w:rPr>
                <w:noProof w:val="0"/>
                <w:lang w:eastAsia="ar-SA"/>
              </w:rPr>
              <w:t>GetFolders</w:t>
            </w:r>
          </w:p>
        </w:tc>
        <w:tc>
          <w:tcPr>
            <w:tcW w:w="1530" w:type="dxa"/>
          </w:tcPr>
          <w:p w14:paraId="6F6CCA7B" w14:textId="77777777" w:rsidR="007A1F44" w:rsidRPr="00A03C55" w:rsidRDefault="007A1F44" w:rsidP="009833EE">
            <w:pPr>
              <w:pStyle w:val="TableEntry"/>
              <w:rPr>
                <w:noProof w:val="0"/>
              </w:rPr>
            </w:pPr>
            <w:r w:rsidRPr="00A03C55">
              <w:rPr>
                <w:noProof w:val="0"/>
              </w:rPr>
              <w:t>Folder</w:t>
            </w:r>
          </w:p>
        </w:tc>
        <w:tc>
          <w:tcPr>
            <w:tcW w:w="5328" w:type="dxa"/>
          </w:tcPr>
          <w:p w14:paraId="3BA0BBAF"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3EE214A2" w14:textId="77777777">
        <w:trPr>
          <w:jc w:val="center"/>
        </w:trPr>
        <w:tc>
          <w:tcPr>
            <w:tcW w:w="2718" w:type="dxa"/>
          </w:tcPr>
          <w:p w14:paraId="41D6170C" w14:textId="77777777" w:rsidR="007A1F44" w:rsidRPr="00A03C55" w:rsidRDefault="007A1F44" w:rsidP="009833EE">
            <w:pPr>
              <w:pStyle w:val="TableEntry"/>
              <w:rPr>
                <w:noProof w:val="0"/>
              </w:rPr>
            </w:pPr>
            <w:bookmarkStart w:id="890" w:name="_Hlk228676171"/>
            <w:r w:rsidRPr="00A03C55">
              <w:rPr>
                <w:noProof w:val="0"/>
                <w:lang w:eastAsia="ar-SA"/>
              </w:rPr>
              <w:t>GetAssociations</w:t>
            </w:r>
          </w:p>
        </w:tc>
        <w:tc>
          <w:tcPr>
            <w:tcW w:w="1530" w:type="dxa"/>
          </w:tcPr>
          <w:p w14:paraId="4D3EFEA6" w14:textId="77777777" w:rsidR="007A1F44" w:rsidRPr="00A03C55" w:rsidRDefault="007A1F44" w:rsidP="009833EE">
            <w:pPr>
              <w:pStyle w:val="TableEntry"/>
              <w:rPr>
                <w:noProof w:val="0"/>
              </w:rPr>
            </w:pPr>
            <w:r w:rsidRPr="00A03C55">
              <w:rPr>
                <w:noProof w:val="0"/>
              </w:rPr>
              <w:t>Association</w:t>
            </w:r>
          </w:p>
        </w:tc>
        <w:tc>
          <w:tcPr>
            <w:tcW w:w="5328" w:type="dxa"/>
          </w:tcPr>
          <w:p w14:paraId="04BC179A" w14:textId="77777777" w:rsidR="007A1F44" w:rsidRPr="00A03C55" w:rsidRDefault="007A1F44" w:rsidP="009833EE">
            <w:pPr>
              <w:pStyle w:val="TableEntry"/>
              <w:rPr>
                <w:noProof w:val="0"/>
              </w:rPr>
            </w:pPr>
            <w:r w:rsidRPr="00A03C55">
              <w:rPr>
                <w:noProof w:val="0"/>
              </w:rPr>
              <w:t>Zero elements when no association concept in community</w:t>
            </w:r>
          </w:p>
        </w:tc>
      </w:tr>
      <w:bookmarkEnd w:id="890"/>
      <w:tr w:rsidR="007A1F44" w:rsidRPr="00A03C55" w14:paraId="52B127FA" w14:textId="77777777">
        <w:trPr>
          <w:jc w:val="center"/>
        </w:trPr>
        <w:tc>
          <w:tcPr>
            <w:tcW w:w="2718" w:type="dxa"/>
          </w:tcPr>
          <w:p w14:paraId="023E72B5" w14:textId="77777777" w:rsidR="007A1F44" w:rsidRPr="00A03C55" w:rsidRDefault="007A1F44" w:rsidP="009833EE">
            <w:pPr>
              <w:pStyle w:val="TableEntry"/>
              <w:rPr>
                <w:noProof w:val="0"/>
              </w:rPr>
            </w:pPr>
            <w:r w:rsidRPr="00A03C55">
              <w:rPr>
                <w:noProof w:val="0"/>
                <w:lang w:eastAsia="ar-SA"/>
              </w:rPr>
              <w:t>GetDocumentsAndAssociations</w:t>
            </w:r>
          </w:p>
        </w:tc>
        <w:tc>
          <w:tcPr>
            <w:tcW w:w="1530" w:type="dxa"/>
          </w:tcPr>
          <w:p w14:paraId="30C333CA" w14:textId="77777777" w:rsidR="007A1F44" w:rsidRPr="00A03C55" w:rsidRDefault="007A1F44" w:rsidP="009833EE">
            <w:pPr>
              <w:pStyle w:val="TableEntry"/>
              <w:rPr>
                <w:noProof w:val="0"/>
              </w:rPr>
            </w:pPr>
            <w:r w:rsidRPr="00A03C55">
              <w:rPr>
                <w:noProof w:val="0"/>
              </w:rPr>
              <w:t>Association</w:t>
            </w:r>
          </w:p>
        </w:tc>
        <w:tc>
          <w:tcPr>
            <w:tcW w:w="5328" w:type="dxa"/>
          </w:tcPr>
          <w:p w14:paraId="4BA6A267" w14:textId="77777777" w:rsidR="007A1F44" w:rsidRPr="00A03C55" w:rsidRDefault="007A1F44" w:rsidP="009833EE">
            <w:pPr>
              <w:pStyle w:val="TableEntry"/>
              <w:rPr>
                <w:noProof w:val="0"/>
              </w:rPr>
            </w:pPr>
            <w:r w:rsidRPr="00A03C55">
              <w:rPr>
                <w:noProof w:val="0"/>
              </w:rPr>
              <w:t>Return only document entries if no association concept</w:t>
            </w:r>
          </w:p>
        </w:tc>
      </w:tr>
      <w:tr w:rsidR="007A1F44" w:rsidRPr="00A03C55" w14:paraId="42F6A5D4" w14:textId="77777777">
        <w:trPr>
          <w:jc w:val="center"/>
        </w:trPr>
        <w:tc>
          <w:tcPr>
            <w:tcW w:w="2718" w:type="dxa"/>
          </w:tcPr>
          <w:p w14:paraId="71578480" w14:textId="77777777" w:rsidR="007A1F44" w:rsidRPr="00A03C55" w:rsidRDefault="007A1F44" w:rsidP="009833EE">
            <w:pPr>
              <w:pStyle w:val="TableEntry"/>
              <w:rPr>
                <w:noProof w:val="0"/>
              </w:rPr>
            </w:pPr>
            <w:r w:rsidRPr="00A03C55">
              <w:rPr>
                <w:noProof w:val="0"/>
                <w:lang w:eastAsia="ar-SA"/>
              </w:rPr>
              <w:t>GetSubmissionSets</w:t>
            </w:r>
          </w:p>
        </w:tc>
        <w:tc>
          <w:tcPr>
            <w:tcW w:w="1530" w:type="dxa"/>
          </w:tcPr>
          <w:p w14:paraId="458304CE" w14:textId="77777777" w:rsidR="007A1F44" w:rsidRPr="00A03C55" w:rsidRDefault="007A1F44" w:rsidP="009833EE">
            <w:pPr>
              <w:pStyle w:val="TableEntry"/>
              <w:rPr>
                <w:noProof w:val="0"/>
              </w:rPr>
            </w:pPr>
            <w:r w:rsidRPr="00A03C55">
              <w:rPr>
                <w:noProof w:val="0"/>
              </w:rPr>
              <w:t>Submission Set</w:t>
            </w:r>
          </w:p>
        </w:tc>
        <w:tc>
          <w:tcPr>
            <w:tcW w:w="5328" w:type="dxa"/>
          </w:tcPr>
          <w:p w14:paraId="4E5C38AA" w14:textId="77777777" w:rsidR="007A1F44" w:rsidRPr="00A03C55" w:rsidRDefault="007A1F44" w:rsidP="009833EE">
            <w:pPr>
              <w:pStyle w:val="TableEntry"/>
              <w:rPr>
                <w:noProof w:val="0"/>
              </w:rPr>
            </w:pPr>
            <w:r w:rsidRPr="00A03C55">
              <w:rPr>
                <w:noProof w:val="0"/>
              </w:rPr>
              <w:t>Zero elements when no submission set concept in community</w:t>
            </w:r>
          </w:p>
        </w:tc>
      </w:tr>
      <w:tr w:rsidR="007A1F44" w:rsidRPr="00A03C55" w14:paraId="24002E33" w14:textId="77777777">
        <w:trPr>
          <w:jc w:val="center"/>
        </w:trPr>
        <w:tc>
          <w:tcPr>
            <w:tcW w:w="2718" w:type="dxa"/>
          </w:tcPr>
          <w:p w14:paraId="0B448837" w14:textId="77777777" w:rsidR="007A1F44" w:rsidRPr="00A03C55" w:rsidRDefault="007A1F44" w:rsidP="009833EE">
            <w:pPr>
              <w:pStyle w:val="TableEntry"/>
              <w:rPr>
                <w:noProof w:val="0"/>
              </w:rPr>
            </w:pPr>
            <w:r w:rsidRPr="00A03C55">
              <w:rPr>
                <w:noProof w:val="0"/>
                <w:lang w:eastAsia="ar-SA"/>
              </w:rPr>
              <w:t>GetSubmissionSetAndContents</w:t>
            </w:r>
          </w:p>
        </w:tc>
        <w:tc>
          <w:tcPr>
            <w:tcW w:w="1530" w:type="dxa"/>
          </w:tcPr>
          <w:p w14:paraId="5F2A636C" w14:textId="77777777" w:rsidR="007A1F44" w:rsidRPr="00A03C55" w:rsidRDefault="007A1F44" w:rsidP="009833EE">
            <w:pPr>
              <w:pStyle w:val="TableEntry"/>
              <w:rPr>
                <w:noProof w:val="0"/>
              </w:rPr>
            </w:pPr>
            <w:r w:rsidRPr="00A03C55">
              <w:rPr>
                <w:noProof w:val="0"/>
              </w:rPr>
              <w:t>Submission Set</w:t>
            </w:r>
          </w:p>
        </w:tc>
        <w:tc>
          <w:tcPr>
            <w:tcW w:w="5328" w:type="dxa"/>
          </w:tcPr>
          <w:p w14:paraId="7834FDF9" w14:textId="77777777" w:rsidR="007A1F44" w:rsidRPr="00A03C55" w:rsidRDefault="007A1F44" w:rsidP="009833EE">
            <w:pPr>
              <w:pStyle w:val="TableEntry"/>
              <w:rPr>
                <w:noProof w:val="0"/>
              </w:rPr>
            </w:pPr>
            <w:r w:rsidRPr="00A03C55">
              <w:rPr>
                <w:noProof w:val="0"/>
              </w:rPr>
              <w:t>Zero elements when no submission set concept in community</w:t>
            </w:r>
          </w:p>
        </w:tc>
      </w:tr>
      <w:tr w:rsidR="007A1F44" w:rsidRPr="00A03C55" w14:paraId="0DCE49A0" w14:textId="77777777">
        <w:trPr>
          <w:jc w:val="center"/>
        </w:trPr>
        <w:tc>
          <w:tcPr>
            <w:tcW w:w="2718" w:type="dxa"/>
          </w:tcPr>
          <w:p w14:paraId="35F90E01" w14:textId="77777777" w:rsidR="007A1F44" w:rsidRPr="00A03C55" w:rsidRDefault="007A1F44" w:rsidP="009833EE">
            <w:pPr>
              <w:pStyle w:val="TableEntry"/>
              <w:rPr>
                <w:noProof w:val="0"/>
              </w:rPr>
            </w:pPr>
            <w:r w:rsidRPr="00A03C55">
              <w:rPr>
                <w:noProof w:val="0"/>
                <w:lang w:eastAsia="ar-SA"/>
              </w:rPr>
              <w:t>GetFolderAndContents</w:t>
            </w:r>
          </w:p>
        </w:tc>
        <w:tc>
          <w:tcPr>
            <w:tcW w:w="1530" w:type="dxa"/>
          </w:tcPr>
          <w:p w14:paraId="2E9B0E09" w14:textId="77777777" w:rsidR="007A1F44" w:rsidRPr="00A03C55" w:rsidRDefault="007A1F44" w:rsidP="009833EE">
            <w:pPr>
              <w:pStyle w:val="TableEntry"/>
              <w:rPr>
                <w:noProof w:val="0"/>
              </w:rPr>
            </w:pPr>
            <w:r w:rsidRPr="00A03C55">
              <w:rPr>
                <w:noProof w:val="0"/>
              </w:rPr>
              <w:t>Folder</w:t>
            </w:r>
          </w:p>
        </w:tc>
        <w:tc>
          <w:tcPr>
            <w:tcW w:w="5328" w:type="dxa"/>
          </w:tcPr>
          <w:p w14:paraId="0D7648AA"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4C30A27D" w14:textId="77777777">
        <w:trPr>
          <w:jc w:val="center"/>
        </w:trPr>
        <w:tc>
          <w:tcPr>
            <w:tcW w:w="2718" w:type="dxa"/>
          </w:tcPr>
          <w:p w14:paraId="3DEB2484" w14:textId="77777777" w:rsidR="007A1F44" w:rsidRPr="00A03C55" w:rsidRDefault="007A1F44" w:rsidP="009833EE">
            <w:pPr>
              <w:pStyle w:val="TableEntry"/>
              <w:rPr>
                <w:noProof w:val="0"/>
              </w:rPr>
            </w:pPr>
            <w:r w:rsidRPr="00A03C55">
              <w:rPr>
                <w:noProof w:val="0"/>
                <w:lang w:eastAsia="ar-SA"/>
              </w:rPr>
              <w:t>GetFoldersForDocument</w:t>
            </w:r>
          </w:p>
        </w:tc>
        <w:tc>
          <w:tcPr>
            <w:tcW w:w="1530" w:type="dxa"/>
          </w:tcPr>
          <w:p w14:paraId="00E4A7EF" w14:textId="77777777" w:rsidR="007A1F44" w:rsidRPr="00A03C55" w:rsidRDefault="007A1F44" w:rsidP="009833EE">
            <w:pPr>
              <w:pStyle w:val="TableEntry"/>
              <w:rPr>
                <w:noProof w:val="0"/>
              </w:rPr>
            </w:pPr>
            <w:r w:rsidRPr="00A03C55">
              <w:rPr>
                <w:noProof w:val="0"/>
              </w:rPr>
              <w:t>Folder</w:t>
            </w:r>
          </w:p>
        </w:tc>
        <w:tc>
          <w:tcPr>
            <w:tcW w:w="5328" w:type="dxa"/>
          </w:tcPr>
          <w:p w14:paraId="5F0B3657"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52F1D6FB" w14:textId="77777777">
        <w:trPr>
          <w:jc w:val="center"/>
        </w:trPr>
        <w:tc>
          <w:tcPr>
            <w:tcW w:w="2718" w:type="dxa"/>
          </w:tcPr>
          <w:p w14:paraId="00D67685" w14:textId="77777777" w:rsidR="007A1F44" w:rsidRPr="00A03C55" w:rsidRDefault="007A1F44" w:rsidP="009833EE">
            <w:pPr>
              <w:pStyle w:val="TableEntry"/>
              <w:rPr>
                <w:noProof w:val="0"/>
                <w:lang w:eastAsia="ar-SA"/>
              </w:rPr>
            </w:pPr>
            <w:r w:rsidRPr="00A03C55">
              <w:rPr>
                <w:noProof w:val="0"/>
                <w:lang w:eastAsia="ar-SA"/>
              </w:rPr>
              <w:t>GetRelatedDocuments</w:t>
            </w:r>
          </w:p>
        </w:tc>
        <w:tc>
          <w:tcPr>
            <w:tcW w:w="1530" w:type="dxa"/>
          </w:tcPr>
          <w:p w14:paraId="3E8D8F61" w14:textId="77777777" w:rsidR="007A1F44" w:rsidRPr="00A03C55" w:rsidRDefault="007A1F44" w:rsidP="009833EE">
            <w:pPr>
              <w:pStyle w:val="TableEntry"/>
              <w:rPr>
                <w:noProof w:val="0"/>
              </w:rPr>
            </w:pPr>
            <w:r w:rsidRPr="00A03C55">
              <w:rPr>
                <w:noProof w:val="0"/>
              </w:rPr>
              <w:t>Association</w:t>
            </w:r>
          </w:p>
        </w:tc>
        <w:tc>
          <w:tcPr>
            <w:tcW w:w="5328" w:type="dxa"/>
          </w:tcPr>
          <w:p w14:paraId="57C24585" w14:textId="77777777" w:rsidR="007A1F44" w:rsidRPr="00A03C55" w:rsidRDefault="007A1F44" w:rsidP="009833EE">
            <w:pPr>
              <w:pStyle w:val="TableEntry"/>
              <w:rPr>
                <w:noProof w:val="0"/>
              </w:rPr>
            </w:pPr>
            <w:r w:rsidRPr="00A03C55">
              <w:rPr>
                <w:noProof w:val="0"/>
              </w:rPr>
              <w:t>Zero elements when no association concept in community</w:t>
            </w:r>
          </w:p>
        </w:tc>
      </w:tr>
    </w:tbl>
    <w:p w14:paraId="22D148F5" w14:textId="77777777" w:rsidR="007A1F44" w:rsidRPr="00A03C55" w:rsidRDefault="007A1F44" w:rsidP="00E13968">
      <w:pPr>
        <w:pStyle w:val="BodyText"/>
      </w:pPr>
    </w:p>
    <w:p w14:paraId="51E89673"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891" w:name="_Toc169255554"/>
      <w:bookmarkStart w:id="892" w:name="_Toc169255690"/>
      <w:bookmarkStart w:id="893" w:name="_Toc169255839"/>
      <w:bookmarkStart w:id="894" w:name="_Toc169255998"/>
      <w:r w:rsidRPr="00A03C55">
        <w:rPr>
          <w:noProof w:val="0"/>
        </w:rPr>
        <w:t>3.38.4.1.3 Expected Actions</w:t>
      </w:r>
      <w:bookmarkEnd w:id="891"/>
      <w:bookmarkEnd w:id="892"/>
      <w:bookmarkEnd w:id="893"/>
      <w:bookmarkEnd w:id="894"/>
    </w:p>
    <w:p w14:paraId="538F8CE5" w14:textId="77777777" w:rsidR="00ED65C6" w:rsidRPr="00A03C55" w:rsidRDefault="007A1F44" w:rsidP="00E13968">
      <w:pPr>
        <w:pStyle w:val="BodyText"/>
      </w:pPr>
      <w:r w:rsidRPr="00A03C55">
        <w:t xml:space="preserve">Actors supporting this transaction shall support the Expected Actions described in ITI TF-2a: 3.18.4.1.3. </w:t>
      </w:r>
    </w:p>
    <w:p w14:paraId="5EED4AA7" w14:textId="449313AD" w:rsidR="007A1F44" w:rsidRPr="00A03C55" w:rsidRDefault="007A1F44" w:rsidP="00E13968">
      <w:pPr>
        <w:pStyle w:val="BodyText"/>
      </w:pPr>
      <w:r w:rsidRPr="00A03C55">
        <w:lastRenderedPageBreak/>
        <w:t>In addition</w:t>
      </w:r>
      <w:r w:rsidR="00ED65C6" w:rsidRPr="00A03C55">
        <w:t>, t</w:t>
      </w:r>
      <w:r w:rsidRPr="00A03C55">
        <w:t xml:space="preserve">he Responding Gateway shall: </w:t>
      </w:r>
    </w:p>
    <w:p w14:paraId="5055CAC0" w14:textId="77777777" w:rsidR="008E3CF3" w:rsidRPr="00A03C55" w:rsidRDefault="007A1F44" w:rsidP="00A53067">
      <w:pPr>
        <w:pStyle w:val="ListBullet2"/>
        <w:rPr>
          <w:rStyle w:val="LineNumber"/>
        </w:rPr>
      </w:pPr>
      <w:r w:rsidRPr="00A03C55">
        <w:rPr>
          <w:rStyle w:val="LineNumber"/>
        </w:rPr>
        <w:t>Return an XDSUnknownCommunity error code if the value of homeCommunityId is specified and is not known by the Responding Gateway.</w:t>
      </w:r>
    </w:p>
    <w:p w14:paraId="064FF8AD" w14:textId="77777777" w:rsidR="008E3CF3" w:rsidRPr="00A03C55" w:rsidRDefault="007A1F44" w:rsidP="00A53067">
      <w:pPr>
        <w:pStyle w:val="ListBullet2"/>
        <w:rPr>
          <w:rStyle w:val="LineNumber"/>
        </w:rPr>
      </w:pPr>
      <w:r w:rsidRPr="00A03C55">
        <w:rPr>
          <w:rStyle w:val="LineNumber"/>
        </w:rPr>
        <w:t xml:space="preserve">Verify the homeCommunityId is specified on relevant queries and return an XDSMissingHomeCommunityId error code if missing. </w:t>
      </w:r>
    </w:p>
    <w:p w14:paraId="4503BEEB" w14:textId="77777777" w:rsidR="008E3CF3" w:rsidRPr="00A03C55" w:rsidRDefault="007A1F44" w:rsidP="00A53067">
      <w:pPr>
        <w:pStyle w:val="ListBullet2"/>
        <w:rPr>
          <w:rStyle w:val="LineNumber"/>
        </w:rPr>
      </w:pPr>
      <w:r w:rsidRPr="00A03C55">
        <w:rPr>
          <w:rStyle w:val="LineNumber"/>
        </w:rPr>
        <w:t>Route the query to the local XDS Document Registry or perform equivalent action to form a query response. When routing to a local XDS Document Registry, the Responding Gateway shall pass all parameters into the Registry Stored Query [ITI-18] transaction.</w:t>
      </w:r>
    </w:p>
    <w:p w14:paraId="3BC00E72" w14:textId="77777777" w:rsidR="008E3CF3" w:rsidRPr="00A03C55" w:rsidRDefault="007A1F44" w:rsidP="00A53067">
      <w:pPr>
        <w:pStyle w:val="ListBullet2"/>
        <w:rPr>
          <w:rStyle w:val="LineNumber"/>
        </w:rPr>
      </w:pPr>
      <w:r w:rsidRPr="00A03C55">
        <w:rPr>
          <w:rStyle w:val="LineNumber"/>
        </w:rPr>
        <w:t>When routing a response from a local XDS Document Registry, the Responding Gateway shall pass all entities received in the Registry Stored Query response into the response to the Cross Gateway Query.</w:t>
      </w:r>
    </w:p>
    <w:p w14:paraId="51F6F36B" w14:textId="05F356C2" w:rsidR="008E3CF3" w:rsidRPr="00A03C55" w:rsidRDefault="007A1F44" w:rsidP="00EC243F">
      <w:pPr>
        <w:pStyle w:val="ListBullet2"/>
      </w:pPr>
      <w:r w:rsidRPr="00A03C55">
        <w:rPr>
          <w:rStyle w:val="LineNumber"/>
        </w:rPr>
        <w:t xml:space="preserve">Ensure that the response contains </w:t>
      </w:r>
      <w:r w:rsidR="00A726AB" w:rsidRPr="00A03C55">
        <w:rPr>
          <w:rStyle w:val="LineNumber"/>
        </w:rPr>
        <w:t xml:space="preserve">a </w:t>
      </w:r>
      <w:r w:rsidRPr="00A03C55">
        <w:rPr>
          <w:rStyle w:val="LineNumber"/>
        </w:rPr>
        <w:t xml:space="preserve">value identifying </w:t>
      </w:r>
      <w:r w:rsidR="00A726AB" w:rsidRPr="00A03C55">
        <w:rPr>
          <w:rStyle w:val="LineNumber"/>
        </w:rPr>
        <w:t xml:space="preserve">one of </w:t>
      </w:r>
      <w:r w:rsidRPr="00A03C55">
        <w:rPr>
          <w:rStyle w:val="LineNumber"/>
        </w:rPr>
        <w:t xml:space="preserve">the Responding Gateway’s </w:t>
      </w:r>
      <w:r w:rsidR="00A726AB" w:rsidRPr="00A03C55">
        <w:rPr>
          <w:rStyle w:val="LineNumber"/>
        </w:rPr>
        <w:t xml:space="preserve">communities </w:t>
      </w:r>
      <w:r w:rsidRPr="00A03C55">
        <w:rPr>
          <w:rStyle w:val="LineNumber"/>
        </w:rPr>
        <w:t xml:space="preserve">for the homeCommunityId attribute in every appropriate element. </w:t>
      </w:r>
      <w:r w:rsidRPr="00A03C55">
        <w:t>The elements that shall include the ebRIM home attribute are:</w:t>
      </w:r>
    </w:p>
    <w:p w14:paraId="09E53F11" w14:textId="77777777" w:rsidR="008E3CF3" w:rsidRPr="00A03C55" w:rsidRDefault="007A1F44" w:rsidP="00F9353D">
      <w:pPr>
        <w:pStyle w:val="ListBullet3"/>
        <w:numPr>
          <w:ilvl w:val="0"/>
          <w:numId w:val="14"/>
        </w:numPr>
      </w:pPr>
      <w:r w:rsidRPr="00A03C55">
        <w:t>If returntype=”LeafClass” the ExtrinsicObject and RegistryPackage elements shall contain the home attribute.</w:t>
      </w:r>
    </w:p>
    <w:p w14:paraId="3AB137EF" w14:textId="77777777" w:rsidR="008E3CF3" w:rsidRPr="00A03C55" w:rsidRDefault="007A1F44" w:rsidP="00F9353D">
      <w:pPr>
        <w:pStyle w:val="ListBullet3"/>
        <w:numPr>
          <w:ilvl w:val="0"/>
          <w:numId w:val="14"/>
        </w:numPr>
      </w:pPr>
      <w:r w:rsidRPr="00A03C55">
        <w:t>If returnType=”ObjectRef” the ObjectRef element shall contain the home attribute.</w:t>
      </w:r>
    </w:p>
    <w:p w14:paraId="3BBB8D9D" w14:textId="77777777" w:rsidR="008E3CF3" w:rsidRPr="00A03C55" w:rsidRDefault="007A1F44" w:rsidP="00F9353D">
      <w:pPr>
        <w:pStyle w:val="ListBullet3"/>
        <w:numPr>
          <w:ilvl w:val="0"/>
          <w:numId w:val="14"/>
        </w:numPr>
      </w:pPr>
      <w:r w:rsidRPr="00A03C55">
        <w:t xml:space="preserve">Ensure that every RegistryError element returned in the response shall have the location attribute set to </w:t>
      </w:r>
      <w:r w:rsidR="00A726AB" w:rsidRPr="00A03C55">
        <w:t xml:space="preserve">one of </w:t>
      </w:r>
      <w:r w:rsidRPr="00A03C55">
        <w:t>the homeCommunityId</w:t>
      </w:r>
      <w:r w:rsidR="00A726AB" w:rsidRPr="00A03C55">
        <w:t>s</w:t>
      </w:r>
      <w:r w:rsidRPr="00A03C55">
        <w:t xml:space="preserve"> of the Responding Gateway.</w:t>
      </w:r>
    </w:p>
    <w:p w14:paraId="253485F2" w14:textId="5966A5AB" w:rsidR="007A1F44" w:rsidRPr="00A03C55" w:rsidRDefault="007A1F44" w:rsidP="00E13968">
      <w:pPr>
        <w:pStyle w:val="BodyText"/>
      </w:pPr>
      <w:r w:rsidRPr="00A03C55">
        <w:t xml:space="preserve">The Initiating Gateway shall: </w:t>
      </w:r>
    </w:p>
    <w:p w14:paraId="6B035A72" w14:textId="51EE7872" w:rsidR="008E3CF3" w:rsidRPr="00A03C55" w:rsidRDefault="007A1F44" w:rsidP="00EC243F">
      <w:pPr>
        <w:pStyle w:val="ListBullet2"/>
        <w:rPr>
          <w:rStyle w:val="LineNumber"/>
        </w:rPr>
      </w:pPr>
      <w:r w:rsidRPr="00A03C55">
        <w:rPr>
          <w:rStyle w:val="LineNumber"/>
        </w:rPr>
        <w:t>On receiving the response from the Responding Gateway, verify the homeCommunityId is present where appropriate. If homeCommunityId is not present in any of the ExtrinsicObject, RegistryPackage or ObjectRef elements the Initiating Gateway shall reflect an XDSMissingHomeCommunityId to the initiator of the transaction – either the Document Consumer or the internal actor. All XDSMissingHomeCommunityId errors generated by the Initiating Gateway shall include, in the context of the message</w:t>
      </w:r>
      <w:r w:rsidR="00233B3E" w:rsidRPr="00A03C55">
        <w:rPr>
          <w:rStyle w:val="LineNumber"/>
        </w:rPr>
        <w:t>, identification</w:t>
      </w:r>
      <w:r w:rsidRPr="00A03C55">
        <w:rPr>
          <w:rStyle w:val="LineNumber"/>
        </w:rPr>
        <w:t xml:space="preserve"> of the Responding Gateway that returned the invalid response and the element or elements that were in error. </w:t>
      </w:r>
    </w:p>
    <w:p w14:paraId="7AB1B6D4" w14:textId="77777777" w:rsidR="008E3CF3" w:rsidRPr="00A03C55" w:rsidRDefault="007A1F44" w:rsidP="00EC243F">
      <w:pPr>
        <w:pStyle w:val="ListBullet2"/>
      </w:pPr>
      <w:r w:rsidRPr="00A03C55">
        <w:rPr>
          <w:rStyle w:val="LineNumber"/>
        </w:rPr>
        <w:t xml:space="preserve">If the XDS Affinity Domain Option is supported and if needed, consolidate results from multiple Responding Gateways. This includes reflecting in the consolidated results returned in response to the originating Registry Stored Query [ITI-18] all successes and failures received from Responding Gateways. If both successes and failures are received from Responding Gateways, the Initiating Gateway shall return both RegistryObjectList and RegistryErrorList in one response and specify PartialSuccess status. If an XDSUnknownPatientId error is returned from a Responding Gateway then the Initiating Gateway shall not include this error in the consolidated results sent to the Document Consumer. The removal of the XDSUnknownPatientId is done to maintain compatibility with the XDS Profile’s use of Registry Stored Query since Document Consumers are not expecting to receive this error. Other than removal of the XDSUnknownPatientId, the </w:t>
      </w:r>
      <w:r w:rsidRPr="00A03C55">
        <w:rPr>
          <w:rStyle w:val="LineNumber"/>
        </w:rPr>
        <w:lastRenderedPageBreak/>
        <w:t>Initiating Gateway shall pass all entities received in the Cross Gateway Query response into the response to the Registry Stored Query [ITI-18].</w:t>
      </w:r>
    </w:p>
    <w:p w14:paraId="0EBFE71E" w14:textId="77777777" w:rsidR="007A1F44" w:rsidRPr="00A03C55" w:rsidRDefault="007A1F44" w:rsidP="00D372D5">
      <w:pPr>
        <w:pStyle w:val="Heading6"/>
        <w:numPr>
          <w:ilvl w:val="0"/>
          <w:numId w:val="0"/>
        </w:numPr>
        <w:tabs>
          <w:tab w:val="clear" w:pos="2160"/>
          <w:tab w:val="clear" w:pos="2880"/>
          <w:tab w:val="clear" w:pos="3600"/>
          <w:tab w:val="clear" w:pos="4320"/>
          <w:tab w:val="clear" w:pos="5040"/>
        </w:tabs>
        <w:rPr>
          <w:noProof w:val="0"/>
        </w:rPr>
      </w:pPr>
      <w:bookmarkStart w:id="895" w:name="_Toc169255555"/>
      <w:bookmarkStart w:id="896" w:name="_Toc169255691"/>
      <w:bookmarkStart w:id="897" w:name="_Toc169255840"/>
      <w:bookmarkStart w:id="898" w:name="_Toc169255999"/>
      <w:r w:rsidRPr="00A03C55">
        <w:rPr>
          <w:noProof w:val="0"/>
        </w:rPr>
        <w:t>3.38.4.1.3.1 Compatibility of Options</w:t>
      </w:r>
    </w:p>
    <w:p w14:paraId="7312265D" w14:textId="77777777" w:rsidR="007A1F44" w:rsidRPr="00A03C55" w:rsidRDefault="007A1F44" w:rsidP="00D372D5">
      <w:r w:rsidRPr="00A03C55">
        <w:t>The presence or absence of the optional $XDSDocumentEntryType parameter triggers the behaviors on the Responding Gateway. If this value is specified, and the Responding Gateway (or XDS community supported by the Responding Gateway) does not support it, it shall be ignored. If it is specified, and the Responding Gateway (or underlying XDS community) does support it, the proper information is returned. See ITI TF-2a:</w:t>
      </w:r>
      <w:r w:rsidR="001F0489" w:rsidRPr="00A03C55">
        <w:t xml:space="preserve"> </w:t>
      </w:r>
      <w:r w:rsidRPr="00A03C55">
        <w:t>3.18.4.1.2.5 for more details regarding compatibility of the Registry Stored Query transaction.</w:t>
      </w:r>
    </w:p>
    <w:p w14:paraId="1A56AE08" w14:textId="77777777" w:rsidR="00A726AB" w:rsidRPr="00A03C55" w:rsidRDefault="00A726AB" w:rsidP="00EC243F">
      <w:pPr>
        <w:pStyle w:val="Heading6"/>
        <w:numPr>
          <w:ilvl w:val="0"/>
          <w:numId w:val="0"/>
        </w:numPr>
        <w:tabs>
          <w:tab w:val="clear" w:pos="2160"/>
          <w:tab w:val="clear" w:pos="2880"/>
          <w:tab w:val="clear" w:pos="3600"/>
          <w:tab w:val="clear" w:pos="4320"/>
          <w:tab w:val="clear" w:pos="5040"/>
        </w:tabs>
        <w:rPr>
          <w:noProof w:val="0"/>
        </w:rPr>
      </w:pPr>
      <w:r w:rsidRPr="00A03C55">
        <w:rPr>
          <w:noProof w:val="0"/>
        </w:rPr>
        <w:t>3.38.4.1.3.2 Assigning homeCommunityID to Responding Gateway</w:t>
      </w:r>
    </w:p>
    <w:p w14:paraId="0A5F2048" w14:textId="2E296685" w:rsidR="00A726AB" w:rsidRPr="00A03C55" w:rsidRDefault="00A726AB" w:rsidP="00EC243F">
      <w:r w:rsidRPr="00A03C55">
        <w:t>As described in ITI TF-2a:</w:t>
      </w:r>
      <w:r w:rsidR="00A01086" w:rsidRPr="00A03C55">
        <w:t xml:space="preserve"> </w:t>
      </w:r>
      <w:r w:rsidRPr="00A03C55">
        <w:t>3.18.4.1.2.3.8, the homeCommunityId is used to identify a community. Initiating Gateways and Responding Gateways use this value to route requests, normally through lookup in a directory. As an identifier of a community, the homeCommunityId is a larger concept than a single Responding Gateway, which may represent one or more communities. In fact, a community may be represented by several Responding Gateways and a Responding Gateway may represent many communities. Thus, the relationship between Responding Gateways and homeCommunityIds is a multiple to multiple relationship. But the following rules do apply:</w:t>
      </w:r>
    </w:p>
    <w:p w14:paraId="7E66268C" w14:textId="1A1B248A" w:rsidR="00A726AB" w:rsidRPr="00A03C55" w:rsidRDefault="00A726AB" w:rsidP="00EC243F">
      <w:pPr>
        <w:pStyle w:val="ListBullet2"/>
        <w:rPr>
          <w:rStyle w:val="LineNumber"/>
        </w:rPr>
      </w:pPr>
      <w:r w:rsidRPr="00A03C55">
        <w:rPr>
          <w:rStyle w:val="LineNumber"/>
        </w:rPr>
        <w:t>An Initiating Gateway may route query and retrieve requests either by looking up the homeCommunityId in a directory or by sending the request to the Responding Gateway from which it received the homeCommunityId. If the Initiating Gateway looks up the homeCommunityId in a directory, the Responding Gateway that it finds may not be the Responding Gateway that returned the value.</w:t>
      </w:r>
    </w:p>
    <w:p w14:paraId="2FE1B223" w14:textId="77777777" w:rsidR="00A726AB" w:rsidRPr="00A03C55" w:rsidRDefault="00A726AB" w:rsidP="00EC243F">
      <w:pPr>
        <w:pStyle w:val="ListBullet2"/>
        <w:rPr>
          <w:rStyle w:val="LineNumber"/>
        </w:rPr>
      </w:pPr>
      <w:r w:rsidRPr="00A03C55">
        <w:rPr>
          <w:rStyle w:val="LineNumber"/>
        </w:rPr>
        <w:t>The Responding Gateway shall accept and properly route all query and retrieve requests containing any homeCommunityId that it returned in a prior query response.</w:t>
      </w:r>
    </w:p>
    <w:p w14:paraId="007BA423" w14:textId="77777777" w:rsidR="00A726AB" w:rsidRPr="00A03C55" w:rsidRDefault="00A726AB" w:rsidP="00EC243F">
      <w:pPr>
        <w:pStyle w:val="ListBullet2"/>
      </w:pPr>
      <w:r w:rsidRPr="00A03C55">
        <w:rPr>
          <w:rStyle w:val="LineNumber"/>
        </w:rPr>
        <w:t>If the deployment requires that the Initiating Gateway and Responding Gateway use a common directory, then all homeCommunityIds returned by a Responding Gateway should be available for lookup in the common directory. If a community is represented by more than one Responding Gateway, the directory may map the homeCommunityId to one or more of the associated Responding Gateways.</w:t>
      </w:r>
    </w:p>
    <w:p w14:paraId="225487C4" w14:textId="77777777" w:rsidR="007A1F44" w:rsidRPr="00A03C55" w:rsidRDefault="007A1F44" w:rsidP="00E13968">
      <w:pPr>
        <w:pStyle w:val="Heading5"/>
        <w:numPr>
          <w:ilvl w:val="0"/>
          <w:numId w:val="0"/>
        </w:numPr>
        <w:tabs>
          <w:tab w:val="clear" w:pos="2160"/>
          <w:tab w:val="clear" w:pos="2880"/>
          <w:tab w:val="clear" w:pos="3600"/>
          <w:tab w:val="clear" w:pos="4320"/>
        </w:tabs>
        <w:rPr>
          <w:bCs/>
          <w:noProof w:val="0"/>
        </w:rPr>
      </w:pPr>
      <w:r w:rsidRPr="00A03C55">
        <w:rPr>
          <w:bCs/>
          <w:noProof w:val="0"/>
        </w:rPr>
        <w:t>3.38.4.1.4 Security Considerations</w:t>
      </w:r>
      <w:bookmarkEnd w:id="895"/>
      <w:bookmarkEnd w:id="896"/>
      <w:bookmarkEnd w:id="897"/>
      <w:bookmarkEnd w:id="898"/>
    </w:p>
    <w:p w14:paraId="1FE934C3" w14:textId="77777777" w:rsidR="007A1F44" w:rsidRPr="00A03C55" w:rsidRDefault="007A1F44" w:rsidP="00E13968">
      <w:pPr>
        <w:pStyle w:val="BodyText"/>
      </w:pPr>
      <w:r w:rsidRPr="00A03C55">
        <w:t xml:space="preserve">Both the Initiating Gateway and Responding Gateway shall audit the Cross Gateway Query. The audit entries shall be equivalent to the entries required for the Registry Stored Query. </w:t>
      </w:r>
    </w:p>
    <w:p w14:paraId="5099D18D" w14:textId="77777777" w:rsidR="007A1F44" w:rsidRPr="00A03C55" w:rsidRDefault="007A1F44" w:rsidP="00E13968">
      <w:pPr>
        <w:pStyle w:val="BodyText"/>
      </w:pPr>
      <w:r w:rsidRPr="00A03C55">
        <w:t>The Initiating Gateway:</w:t>
      </w:r>
    </w:p>
    <w:p w14:paraId="3808F2F7" w14:textId="77777777" w:rsidR="008E3CF3" w:rsidRPr="00A03C55" w:rsidRDefault="007A1F44" w:rsidP="00EC243F">
      <w:pPr>
        <w:pStyle w:val="ListBullet2"/>
      </w:pPr>
      <w:r w:rsidRPr="00A03C55">
        <w:t>If receiving a Registry Stored Query transaction from a Document Consumer, shall audit as if it were a Document Registry. See ITI TF-2a: 3.18.5.1.2.</w:t>
      </w:r>
    </w:p>
    <w:p w14:paraId="4A5DBCB4" w14:textId="77777777" w:rsidR="008E3CF3" w:rsidRPr="00A03C55" w:rsidRDefault="007A1F44" w:rsidP="00EC243F">
      <w:pPr>
        <w:pStyle w:val="ListBullet2"/>
      </w:pPr>
      <w:r w:rsidRPr="00A03C55">
        <w:lastRenderedPageBreak/>
        <w:t>In addition, shall audit the Cross Gateway Query as if it were a Document Consumer except that for EventTypeCode the Initiating Gateway shall specify EV(“ITI-38”, “IHE Transactions”, and “Cross Gateway Query”)</w:t>
      </w:r>
      <w:r w:rsidR="00233B3E" w:rsidRPr="00A03C55">
        <w:t xml:space="preserve"> (s</w:t>
      </w:r>
      <w:r w:rsidRPr="00A03C55">
        <w:t>ee ITI TF-2a: 3.18.5.1.1</w:t>
      </w:r>
      <w:r w:rsidR="00233B3E" w:rsidRPr="00A03C55">
        <w:t>)</w:t>
      </w:r>
      <w:r w:rsidRPr="00A03C55">
        <w:t>.</w:t>
      </w:r>
    </w:p>
    <w:p w14:paraId="091D3078" w14:textId="77777777" w:rsidR="008E3CF3" w:rsidRPr="00A03C55" w:rsidRDefault="007A1F44" w:rsidP="00EC243F">
      <w:pPr>
        <w:pStyle w:val="ListBullet2"/>
      </w:pPr>
      <w:r w:rsidRPr="00A03C55">
        <w:t>In addition, if interacting with a local Document Registry, shall audit as if it were a Document Consumer</w:t>
      </w:r>
      <w:r w:rsidR="00233B3E" w:rsidRPr="00A03C55">
        <w:t xml:space="preserve"> (s</w:t>
      </w:r>
      <w:r w:rsidRPr="00A03C55">
        <w:t>ee ITI TF-2a: 3.18.5.1.1</w:t>
      </w:r>
      <w:r w:rsidR="00233B3E" w:rsidRPr="00A03C55">
        <w:t>)</w:t>
      </w:r>
      <w:r w:rsidRPr="00A03C55">
        <w:t>.</w:t>
      </w:r>
    </w:p>
    <w:p w14:paraId="3FD90E5C" w14:textId="77777777" w:rsidR="008E3CF3" w:rsidRPr="00A03C55" w:rsidRDefault="007A1F44" w:rsidP="00ED4370">
      <w:pPr>
        <w:pStyle w:val="BodyText"/>
      </w:pPr>
      <w:r w:rsidRPr="00A03C55">
        <w:t>The Responding Gateway:</w:t>
      </w:r>
    </w:p>
    <w:p w14:paraId="0508C40E" w14:textId="77777777" w:rsidR="008E3CF3" w:rsidRPr="00A03C55" w:rsidRDefault="007A1F44" w:rsidP="00EC243F">
      <w:pPr>
        <w:pStyle w:val="ListBullet2"/>
      </w:pPr>
      <w:r w:rsidRPr="00A03C55">
        <w:t>Shall audit the Cross Gateway Query as if it were a Document Registry except that for EventTypeCode the Responding Gateway shall specify EV(“ITI-38”, “IHE Transactions”, “Cross Gateway Query”). See ITI TF-2a: 3.18.5.1.2.</w:t>
      </w:r>
    </w:p>
    <w:p w14:paraId="3C55FE64" w14:textId="77777777" w:rsidR="008E3CF3" w:rsidRPr="00A03C55" w:rsidRDefault="007A1F44" w:rsidP="00EC243F">
      <w:pPr>
        <w:pStyle w:val="ListBullet2"/>
      </w:pPr>
      <w:r w:rsidRPr="00A03C55">
        <w:t>In addition, if interacting with a local Document Registry, shall audit as if it were a Document Consumer. See ITI TF-2a: 3.18.5.1.1.</w:t>
      </w:r>
    </w:p>
    <w:p w14:paraId="4A0D09BC" w14:textId="77777777" w:rsidR="007A1F44" w:rsidRPr="00A03C55" w:rsidRDefault="007A1F44" w:rsidP="00E13968">
      <w:pPr>
        <w:pStyle w:val="Heading3"/>
        <w:numPr>
          <w:ilvl w:val="0"/>
          <w:numId w:val="0"/>
        </w:numPr>
        <w:tabs>
          <w:tab w:val="clear" w:pos="2160"/>
          <w:tab w:val="clear" w:pos="2880"/>
        </w:tabs>
        <w:rPr>
          <w:noProof w:val="0"/>
        </w:rPr>
      </w:pPr>
      <w:bookmarkStart w:id="899" w:name="_Ref177982360"/>
      <w:bookmarkStart w:id="900" w:name="_Toc268858974"/>
      <w:bookmarkStart w:id="901" w:name="_Toc268859029"/>
      <w:bookmarkStart w:id="902" w:name="_Toc269048682"/>
      <w:bookmarkStart w:id="903" w:name="_Toc398544253"/>
      <w:bookmarkStart w:id="904" w:name="_Toc398717945"/>
      <w:bookmarkStart w:id="905" w:name="_Toc13773722"/>
      <w:bookmarkStart w:id="906" w:name="_Toc168463563"/>
      <w:bookmarkStart w:id="907" w:name="_Toc169255556"/>
      <w:bookmarkStart w:id="908" w:name="_Toc169255692"/>
      <w:bookmarkStart w:id="909" w:name="_Toc169255841"/>
      <w:bookmarkStart w:id="910" w:name="_Toc169256000"/>
      <w:bookmarkStart w:id="911" w:name="_Toc173902951"/>
      <w:r w:rsidRPr="00A03C55">
        <w:rPr>
          <w:noProof w:val="0"/>
        </w:rPr>
        <w:t>3.38.5 Protocol Requirements</w:t>
      </w:r>
      <w:bookmarkEnd w:id="899"/>
      <w:bookmarkEnd w:id="900"/>
      <w:bookmarkEnd w:id="901"/>
      <w:bookmarkEnd w:id="902"/>
      <w:bookmarkEnd w:id="903"/>
      <w:bookmarkEnd w:id="904"/>
      <w:bookmarkEnd w:id="905"/>
    </w:p>
    <w:p w14:paraId="0B56A889" w14:textId="4E87869D" w:rsidR="00233B3E" w:rsidRPr="00A03C55" w:rsidRDefault="007A1F44" w:rsidP="00E13968">
      <w:pPr>
        <w:pStyle w:val="BodyText"/>
      </w:pPr>
      <w:r w:rsidRPr="00A03C55">
        <w:t xml:space="preserve">The Cross Gateway Query request and response will be transmitted using Synchronous or </w:t>
      </w:r>
      <w:r w:rsidR="00CB5474" w:rsidRPr="00A03C55">
        <w:t xml:space="preserve">WS-Addressing based </w:t>
      </w:r>
      <w:r w:rsidRPr="00A03C55">
        <w:t>Asynchronous Web Services Exchange, according to the requirements specified in ITI TF-2x: Appendix V</w:t>
      </w:r>
      <w:r w:rsidR="00CB5474" w:rsidRPr="00A03C55">
        <w:t>.3</w:t>
      </w:r>
      <w:r w:rsidRPr="00A03C55">
        <w:t>. The protocol requirements are identical to the Registry Stored Query except as noted below.</w:t>
      </w:r>
    </w:p>
    <w:p w14:paraId="404411A6" w14:textId="7B465CD8" w:rsidR="00CB5474" w:rsidRPr="00A03C55" w:rsidRDefault="00CB5474" w:rsidP="00105E87">
      <w:r w:rsidRPr="00A03C55">
        <w:t>XML namespace prefixes are for informational purposes only and are documented in ITI TF-2x: Appendix V, Table V.2.4-1.</w:t>
      </w:r>
    </w:p>
    <w:p w14:paraId="4D703AE1" w14:textId="77777777" w:rsidR="007A1F44" w:rsidRPr="00A03C55" w:rsidRDefault="007A1F44" w:rsidP="00FC2358">
      <w:pPr>
        <w:pStyle w:val="BodyText"/>
      </w:pPr>
    </w:p>
    <w:p w14:paraId="658F9E8E" w14:textId="77777777" w:rsidR="007A1F44" w:rsidRPr="00A03C55" w:rsidRDefault="007A1F44" w:rsidP="00E13968">
      <w:pPr>
        <w:pStyle w:val="BodyText"/>
      </w:pPr>
      <w:r w:rsidRPr="00A03C55">
        <w:rPr>
          <w:b/>
        </w:rPr>
        <w:t>Responding Gateway:</w:t>
      </w:r>
      <w:r w:rsidRPr="00A03C55">
        <w:t xml:space="preserve"> These are the requirements for the Cross Gateway Query transaction presented in the order in which they would appear in the Responding Gateway WSDL definition:</w:t>
      </w:r>
    </w:p>
    <w:p w14:paraId="51C29F1A" w14:textId="77777777" w:rsidR="008E3CF3" w:rsidRPr="00A03C55" w:rsidRDefault="007A1F44" w:rsidP="00EC243F">
      <w:pPr>
        <w:pStyle w:val="ListBullet2"/>
      </w:pPr>
      <w:r w:rsidRPr="00A03C55">
        <w:t>The following types shall be imported (xsd:import) in the /definitions/types section:</w:t>
      </w:r>
    </w:p>
    <w:p w14:paraId="325E8967" w14:textId="77777777" w:rsidR="008E3CF3" w:rsidRPr="00A03C55" w:rsidRDefault="007A1F44" w:rsidP="00F9353D">
      <w:pPr>
        <w:pStyle w:val="ListBullet3"/>
        <w:numPr>
          <w:ilvl w:val="0"/>
          <w:numId w:val="14"/>
        </w:numPr>
      </w:pPr>
      <w:r w:rsidRPr="00A03C55">
        <w:t>namespace=" urn:oasis:names:tc:ebxml-regrep:xsd:query:3.0", schemaLocation="query.xsd"</w:t>
      </w:r>
    </w:p>
    <w:p w14:paraId="6FCA0FE7" w14:textId="77777777" w:rsidR="008E3CF3" w:rsidRPr="00A03C55" w:rsidRDefault="007A1F44" w:rsidP="00F9353D">
      <w:pPr>
        <w:pStyle w:val="ListBullet2"/>
        <w:numPr>
          <w:ilvl w:val="0"/>
          <w:numId w:val="29"/>
        </w:numPr>
      </w:pPr>
      <w:r w:rsidRPr="00A03C55">
        <w:t>The /definitions/message/part/@element attribute of the Cross Gateway Query Request message shall be defined as “query:AdhocQueryRequest”</w:t>
      </w:r>
    </w:p>
    <w:p w14:paraId="35D108CE" w14:textId="77777777" w:rsidR="008E3CF3" w:rsidRPr="00A03C55" w:rsidRDefault="007A1F44" w:rsidP="00EC243F">
      <w:pPr>
        <w:pStyle w:val="ListBullet2"/>
      </w:pPr>
      <w:r w:rsidRPr="00A03C55">
        <w:t>The /definitions/message/part/@element attribute of the Cross Gateway Query Response message shall be defined as “query:AdhocQueryResponse”</w:t>
      </w:r>
    </w:p>
    <w:p w14:paraId="2F4B924A" w14:textId="77777777" w:rsidR="008E3CF3" w:rsidRPr="00A03C55" w:rsidRDefault="007A1F44" w:rsidP="00EC243F">
      <w:pPr>
        <w:pStyle w:val="ListBullet2"/>
      </w:pPr>
      <w:r w:rsidRPr="00A03C55">
        <w:t>Refer to Table 3.38.5-2 below for additional attribute requirements</w:t>
      </w:r>
    </w:p>
    <w:p w14:paraId="5B1902B2" w14:textId="77777777" w:rsidR="007A1F44" w:rsidRPr="00A03C55" w:rsidRDefault="007A1F44" w:rsidP="00E13968">
      <w:pPr>
        <w:pStyle w:val="TableTitle"/>
        <w:rPr>
          <w:noProof w:val="0"/>
        </w:rPr>
      </w:pPr>
      <w:r w:rsidRPr="00A03C55">
        <w:rPr>
          <w:noProof w:val="0"/>
        </w:rPr>
        <w:t>Table 3.38.5-2: Additional Attribute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018"/>
        <w:gridCol w:w="3797"/>
      </w:tblGrid>
      <w:tr w:rsidR="007A1F44" w:rsidRPr="00A03C55" w14:paraId="07FA5F58" w14:textId="77777777" w:rsidTr="002F763C">
        <w:trPr>
          <w:tblHeader/>
          <w:jc w:val="center"/>
        </w:trPr>
        <w:tc>
          <w:tcPr>
            <w:tcW w:w="5018" w:type="dxa"/>
            <w:shd w:val="clear" w:color="auto" w:fill="D9D9D9"/>
          </w:tcPr>
          <w:p w14:paraId="6989600C" w14:textId="77777777" w:rsidR="007A1F44" w:rsidRPr="00A03C55" w:rsidRDefault="007A1F44" w:rsidP="00A063AC">
            <w:pPr>
              <w:pStyle w:val="TableEntryHeader"/>
              <w:rPr>
                <w:noProof w:val="0"/>
              </w:rPr>
            </w:pPr>
            <w:r w:rsidRPr="00A03C55">
              <w:rPr>
                <w:noProof w:val="0"/>
              </w:rPr>
              <w:t>Attribute</w:t>
            </w:r>
          </w:p>
        </w:tc>
        <w:tc>
          <w:tcPr>
            <w:tcW w:w="3797" w:type="dxa"/>
            <w:shd w:val="clear" w:color="auto" w:fill="D9D9D9"/>
          </w:tcPr>
          <w:p w14:paraId="56369B8D" w14:textId="77777777" w:rsidR="007A1F44" w:rsidRPr="00A03C55" w:rsidRDefault="007A1F44" w:rsidP="00A53067">
            <w:pPr>
              <w:pStyle w:val="TableEntryHeader"/>
              <w:rPr>
                <w:noProof w:val="0"/>
              </w:rPr>
            </w:pPr>
            <w:r w:rsidRPr="00A03C55">
              <w:rPr>
                <w:noProof w:val="0"/>
              </w:rPr>
              <w:t>Value</w:t>
            </w:r>
          </w:p>
        </w:tc>
      </w:tr>
      <w:tr w:rsidR="007A1F44" w:rsidRPr="00A03C55" w14:paraId="7BC6277F" w14:textId="77777777" w:rsidTr="002F763C">
        <w:trPr>
          <w:jc w:val="center"/>
        </w:trPr>
        <w:tc>
          <w:tcPr>
            <w:tcW w:w="5018" w:type="dxa"/>
          </w:tcPr>
          <w:p w14:paraId="2B2874C2" w14:textId="77777777" w:rsidR="007A1F44" w:rsidRPr="00A03C55" w:rsidRDefault="007A1F44" w:rsidP="009833EE">
            <w:pPr>
              <w:pStyle w:val="TableEntry"/>
              <w:rPr>
                <w:noProof w:val="0"/>
              </w:rPr>
            </w:pPr>
            <w:r w:rsidRPr="00A03C55">
              <w:rPr>
                <w:noProof w:val="0"/>
              </w:rPr>
              <w:t>/definitions/portType/operation@name</w:t>
            </w:r>
          </w:p>
        </w:tc>
        <w:tc>
          <w:tcPr>
            <w:tcW w:w="3797" w:type="dxa"/>
          </w:tcPr>
          <w:p w14:paraId="4A13FC62" w14:textId="77777777" w:rsidR="007A1F44" w:rsidRPr="00A03C55" w:rsidRDefault="007A1F44" w:rsidP="009833EE">
            <w:pPr>
              <w:pStyle w:val="TableEntry"/>
              <w:rPr>
                <w:noProof w:val="0"/>
              </w:rPr>
            </w:pPr>
            <w:r w:rsidRPr="00A03C55">
              <w:rPr>
                <w:noProof w:val="0"/>
              </w:rPr>
              <w:t>RespondingGateway_CrossGatewayQuery</w:t>
            </w:r>
          </w:p>
        </w:tc>
      </w:tr>
      <w:tr w:rsidR="007A1F44" w:rsidRPr="00A03C55" w14:paraId="14C94F9F" w14:textId="77777777" w:rsidTr="002F763C">
        <w:trPr>
          <w:jc w:val="center"/>
        </w:trPr>
        <w:tc>
          <w:tcPr>
            <w:tcW w:w="5018" w:type="dxa"/>
          </w:tcPr>
          <w:p w14:paraId="7BE6228D" w14:textId="77777777" w:rsidR="007A1F44" w:rsidRPr="00A03C55" w:rsidRDefault="007A1F44" w:rsidP="009833EE">
            <w:pPr>
              <w:pStyle w:val="TableEntry"/>
              <w:rPr>
                <w:noProof w:val="0"/>
              </w:rPr>
            </w:pPr>
            <w:r w:rsidRPr="00A03C55">
              <w:rPr>
                <w:noProof w:val="0"/>
              </w:rPr>
              <w:t>/definitions/portType/operation/input/@wsaw:Action</w:t>
            </w:r>
          </w:p>
        </w:tc>
        <w:tc>
          <w:tcPr>
            <w:tcW w:w="3797" w:type="dxa"/>
          </w:tcPr>
          <w:p w14:paraId="46C87F52" w14:textId="77777777" w:rsidR="007A1F44" w:rsidRPr="00A03C55" w:rsidRDefault="007A1F44" w:rsidP="009833EE">
            <w:pPr>
              <w:pStyle w:val="TableEntry"/>
              <w:rPr>
                <w:noProof w:val="0"/>
              </w:rPr>
            </w:pPr>
            <w:r w:rsidRPr="00A03C55">
              <w:rPr>
                <w:noProof w:val="0"/>
              </w:rPr>
              <w:t>urn:ihe:iti:2007:CrossGatewayQuery</w:t>
            </w:r>
          </w:p>
        </w:tc>
      </w:tr>
      <w:tr w:rsidR="007A1F44" w:rsidRPr="00A03C55" w14:paraId="4BC1FD14" w14:textId="77777777" w:rsidTr="002F763C">
        <w:trPr>
          <w:jc w:val="center"/>
        </w:trPr>
        <w:tc>
          <w:tcPr>
            <w:tcW w:w="5018" w:type="dxa"/>
          </w:tcPr>
          <w:p w14:paraId="0A0050A5" w14:textId="77777777" w:rsidR="007A1F44" w:rsidRPr="00A03C55" w:rsidRDefault="007A1F44" w:rsidP="009833EE">
            <w:pPr>
              <w:pStyle w:val="TableEntry"/>
              <w:rPr>
                <w:noProof w:val="0"/>
              </w:rPr>
            </w:pPr>
            <w:r w:rsidRPr="00A03C55">
              <w:rPr>
                <w:noProof w:val="0"/>
              </w:rPr>
              <w:t>/definitions/portType/operation/output/@wsaw:Action</w:t>
            </w:r>
          </w:p>
        </w:tc>
        <w:tc>
          <w:tcPr>
            <w:tcW w:w="3797" w:type="dxa"/>
          </w:tcPr>
          <w:p w14:paraId="4922812A" w14:textId="77777777" w:rsidR="007A1F44" w:rsidRPr="00A03C55" w:rsidRDefault="007A1F44" w:rsidP="009833EE">
            <w:pPr>
              <w:pStyle w:val="TableEntry"/>
              <w:rPr>
                <w:noProof w:val="0"/>
              </w:rPr>
            </w:pPr>
            <w:r w:rsidRPr="00A03C55">
              <w:rPr>
                <w:noProof w:val="0"/>
              </w:rPr>
              <w:t>urn:ihe:iti:2007:CrossGatewayQueryResponse</w:t>
            </w:r>
          </w:p>
        </w:tc>
      </w:tr>
      <w:tr w:rsidR="006A5355" w:rsidRPr="00A03C55" w14:paraId="6C3CD0A7" w14:textId="77777777" w:rsidTr="002F763C">
        <w:trPr>
          <w:jc w:val="center"/>
        </w:trPr>
        <w:tc>
          <w:tcPr>
            <w:tcW w:w="5018" w:type="dxa"/>
          </w:tcPr>
          <w:p w14:paraId="6C16B36B" w14:textId="6353FE1B" w:rsidR="006A5355" w:rsidRPr="00A03C55" w:rsidRDefault="006A5355" w:rsidP="006A5355">
            <w:pPr>
              <w:pStyle w:val="TableEntry"/>
              <w:rPr>
                <w:noProof w:val="0"/>
              </w:rPr>
            </w:pPr>
            <w:r w:rsidRPr="00A03C55">
              <w:rPr>
                <w:noProof w:val="0"/>
              </w:rPr>
              <w:t xml:space="preserve">/definitions/binding/operation/wsoap12:operation/@soapActionRequired </w:t>
            </w:r>
          </w:p>
        </w:tc>
        <w:tc>
          <w:tcPr>
            <w:tcW w:w="3797" w:type="dxa"/>
          </w:tcPr>
          <w:p w14:paraId="3DEDF0D4" w14:textId="28484367" w:rsidR="006A5355" w:rsidRPr="00A03C55" w:rsidRDefault="006A5355" w:rsidP="006A5355">
            <w:pPr>
              <w:pStyle w:val="TableEntry"/>
              <w:rPr>
                <w:noProof w:val="0"/>
              </w:rPr>
            </w:pPr>
            <w:r w:rsidRPr="00A03C55">
              <w:rPr>
                <w:noProof w:val="0"/>
              </w:rPr>
              <w:t>false</w:t>
            </w:r>
          </w:p>
        </w:tc>
      </w:tr>
    </w:tbl>
    <w:p w14:paraId="741D7620" w14:textId="77777777" w:rsidR="007A1F44" w:rsidRPr="00A03C55" w:rsidRDefault="007A1F44" w:rsidP="00FC2358">
      <w:pPr>
        <w:pStyle w:val="BodyText"/>
      </w:pPr>
    </w:p>
    <w:p w14:paraId="2949935A" w14:textId="77777777" w:rsidR="007A1F44" w:rsidRPr="00A03C55" w:rsidRDefault="007A1F44" w:rsidP="00E13968">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w:t>
      </w:r>
      <w:r w:rsidR="007F429B" w:rsidRPr="00A03C55">
        <w:fldChar w:fldCharType="begin"/>
      </w:r>
      <w:r w:rsidRPr="00A03C55">
        <w:instrText xml:space="preserve"> REF _Ref177981702 \h </w:instrText>
      </w:r>
      <w:r w:rsidR="007F429B" w:rsidRPr="00A03C55">
        <w:fldChar w:fldCharType="separate"/>
      </w:r>
      <w:r w:rsidR="00531CD4" w:rsidRPr="00A03C55">
        <w:t>3.38.5.1 Sample SOAP Messages</w:t>
      </w:r>
      <w:r w:rsidR="007F429B" w:rsidRPr="00A03C55">
        <w:fldChar w:fldCharType="end"/>
      </w:r>
      <w:r w:rsidRPr="00A03C55">
        <w:t>.</w:t>
      </w:r>
    </w:p>
    <w:p w14:paraId="06A6A290" w14:textId="540A9A57" w:rsidR="007A1F44" w:rsidRPr="00A03C55" w:rsidRDefault="007A1F44" w:rsidP="00E13968">
      <w:pPr>
        <w:pStyle w:val="BodyText"/>
      </w:pPr>
      <w:r w:rsidRPr="00A03C55">
        <w:t>For informative WSDL for the Responding Gateway see ITI TF-2x: Appendix W.</w:t>
      </w:r>
    </w:p>
    <w:p w14:paraId="41B73100" w14:textId="77777777" w:rsidR="007A1F44" w:rsidRPr="00A03C55" w:rsidRDefault="007A1F44" w:rsidP="00E13968">
      <w:pPr>
        <w:pStyle w:val="Heading4"/>
        <w:numPr>
          <w:ilvl w:val="0"/>
          <w:numId w:val="0"/>
        </w:numPr>
        <w:tabs>
          <w:tab w:val="clear" w:pos="2160"/>
          <w:tab w:val="clear" w:pos="2880"/>
          <w:tab w:val="clear" w:pos="3600"/>
        </w:tabs>
        <w:rPr>
          <w:noProof w:val="0"/>
        </w:rPr>
      </w:pPr>
      <w:bookmarkStart w:id="912" w:name="_Ref177981702"/>
      <w:bookmarkStart w:id="913" w:name="_Toc398544254"/>
      <w:r w:rsidRPr="00A03C55">
        <w:rPr>
          <w:noProof w:val="0"/>
        </w:rPr>
        <w:t>3.38.5.1 Sample SOAP Messages</w:t>
      </w:r>
      <w:bookmarkEnd w:id="912"/>
      <w:bookmarkEnd w:id="913"/>
    </w:p>
    <w:p w14:paraId="2BDF99CE" w14:textId="77777777" w:rsidR="007A1F44" w:rsidRPr="00A03C55" w:rsidRDefault="007A1F44" w:rsidP="00E13968">
      <w:pPr>
        <w:pStyle w:val="BodyText"/>
      </w:pPr>
      <w:r w:rsidRPr="00A03C55">
        <w:t>The samples in the following two sections show a typical SOAP request and its relative SOAP response. The sample messages also show the WS-Addressing headers &lt;Action/&gt;, &lt;MessageID/&gt;, &lt;ReplyTo/&gt;…; these WS-Addressing headers are populated according to the W3C WS-Addressing standard. The body of the SOAP message is omitted for brevity; in a real scenario the empty element will be populated with the appropriate metadata.</w:t>
      </w:r>
    </w:p>
    <w:p w14:paraId="3C1C2E48" w14:textId="6C894669" w:rsidR="007A1F44" w:rsidRPr="00A03C55" w:rsidRDefault="007A1F44" w:rsidP="00E13968">
      <w:pPr>
        <w:pStyle w:val="BodyText"/>
      </w:pPr>
      <w:r w:rsidRPr="00A03C55">
        <w:t>Samples presented in this section are also available online</w:t>
      </w:r>
      <w:del w:id="914" w:author="Lynn Felhofer" w:date="2020-03-23T15:58:00Z">
        <w:r w:rsidRPr="00A03C55" w:rsidDel="00FD6681">
          <w:delText xml:space="preserve"> on the </w:delText>
        </w:r>
      </w:del>
      <w:del w:id="915" w:author="Lynn Felhofer" w:date="2020-03-23T15:51:00Z">
        <w:r w:rsidRPr="00A03C55" w:rsidDel="00FD6681">
          <w:delText>IHE FTP site</w:delText>
        </w:r>
      </w:del>
      <w:ins w:id="916" w:author="Lynn Felhofer" w:date="2020-03-23T15:58:00Z">
        <w:r w:rsidR="00FD6681">
          <w:t xml:space="preserve">: </w:t>
        </w:r>
      </w:ins>
      <w:del w:id="917" w:author="Lynn Felhofer" w:date="2020-03-23T15:58:00Z">
        <w:r w:rsidRPr="00A03C55" w:rsidDel="00FD6681">
          <w:delText>,</w:delText>
        </w:r>
      </w:del>
      <w:r w:rsidRPr="00A03C55">
        <w:t xml:space="preserve"> see ITI TF-2x: Appendix W.</w:t>
      </w:r>
    </w:p>
    <w:p w14:paraId="20284DB6"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r w:rsidRPr="00A03C55">
        <w:rPr>
          <w:noProof w:val="0"/>
        </w:rPr>
        <w:t>3.38.5.1.1 Sample Cross Gateway Query SOAP Request</w:t>
      </w:r>
    </w:p>
    <w:p w14:paraId="4539F285"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3.38.5.1.1.1 Synchronous Web Services Exchange</w:t>
      </w:r>
    </w:p>
    <w:p w14:paraId="5B19A305" w14:textId="77777777" w:rsidR="007A1F44" w:rsidRPr="00A03C55"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&lt;s:Envelope xmlns:s="http://www.w3.org/2003/05/soap-envelope" xmlns:a="http://www.w3.org/2005/08/addressing"&gt;</w:t>
      </w:r>
    </w:p>
    <w:p w14:paraId="018FD455"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&lt;s:Header&gt;</w:t>
      </w:r>
    </w:p>
    <w:p w14:paraId="05D1685F"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&lt;a:Action s:mustUnderstand="1"&gt;urn:ihe:iti:2007:CrossGatewayQuery&lt;/a:Action&gt;</w:t>
      </w:r>
    </w:p>
    <w:p w14:paraId="4D9DAD6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&lt;a:MessageID&gt;urn:uuid:def119ad-dc13-49c1-a3c7-e3742531f9b3&lt;/a:MessageID&gt;</w:t>
      </w:r>
    </w:p>
    <w:p w14:paraId="3512F451"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&lt;a:ReplyTo&gt;</w:t>
      </w:r>
    </w:p>
    <w:p w14:paraId="3333871E"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&lt;a:Address&gt;http://www.w3.org/2005/08/addressing/anonymous&lt;/a:Address&gt;</w:t>
      </w:r>
    </w:p>
    <w:p w14:paraId="5AD34C82"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&lt;/a:ReplyTo&gt;</w:t>
      </w:r>
    </w:p>
    <w:p w14:paraId="772B036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&lt;a:To s:mustUnderstand="1"&gt;http://localhost/service/IHEXCARespondingGateway.svc&lt;/a:To&gt;</w:t>
      </w:r>
    </w:p>
    <w:p w14:paraId="482F2B2A"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&lt;/s:Header&gt;</w:t>
      </w:r>
    </w:p>
    <w:p w14:paraId="5497B782"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&lt;s:Body&gt;</w:t>
      </w:r>
    </w:p>
    <w:p w14:paraId="5B67DA7B"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&lt;query:AdhocQueryRequest xmlns:query="urn:oasis:names:tc:ebxml-regrep:xsd:query:3.0"/&gt;</w:t>
      </w:r>
    </w:p>
    <w:p w14:paraId="3A357BDF"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&lt;/s:Body&gt;</w:t>
      </w:r>
    </w:p>
    <w:p w14:paraId="30DDF606"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&lt;/s:Envelope&gt;</w:t>
      </w:r>
    </w:p>
    <w:p w14:paraId="4E34201E"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3.38.5.1.1.2 Asynchronous Web Services Exchange</w:t>
      </w:r>
    </w:p>
    <w:p w14:paraId="40C0F3DE" w14:textId="77777777" w:rsidR="007A1F44" w:rsidRPr="00A03C55"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&lt;s:Envelope xmlns:s="http://www.w3.org/2003/05/soap-envelope" xmlns:a="http://www.w3.org/2005/08/addressing"&gt;</w:t>
      </w:r>
    </w:p>
    <w:p w14:paraId="455864BD"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&lt;s:Header&gt;</w:t>
      </w:r>
    </w:p>
    <w:p w14:paraId="6B1D7F5F"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&lt;a:Action s:mustUnderstand="1"&gt;urn:ihe:iti:2007:CrossGatewayQuery&lt;/a:Action&gt;</w:t>
      </w:r>
    </w:p>
    <w:p w14:paraId="65AC621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&lt;a:MessageID&gt;urn:uuid:def119ad-dc13-49c1-a3c7-e3742531f9b3&lt;/a:MessageID&gt;</w:t>
      </w:r>
    </w:p>
    <w:p w14:paraId="213CBD17"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&lt;a:ReplyTo&gt;</w:t>
      </w:r>
    </w:p>
    <w:p w14:paraId="322EEAEE"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ind w:left="518"/>
        <w:rPr>
          <w:color w:val="000000" w:themeColor="text1"/>
          <w:szCs w:val="24"/>
        </w:rPr>
      </w:pPr>
      <w:r w:rsidRPr="00A03C55">
        <w:rPr>
          <w:rFonts w:ascii="Courier New" w:hAnsi="Courier New"/>
          <w:color w:val="000000" w:themeColor="text1"/>
          <w:sz w:val="16"/>
          <w:szCs w:val="16"/>
          <w:shd w:val="clear" w:color="auto" w:fill="FFFFFF"/>
        </w:rPr>
        <w:t>&lt;a:Address&gt;</w:t>
      </w:r>
      <w:r w:rsidRPr="00A03C55">
        <w:rPr>
          <w:rFonts w:ascii="Courier New" w:hAnsi="Courier New"/>
          <w:bCs/>
          <w:color w:val="000000" w:themeColor="text1"/>
          <w:sz w:val="16"/>
          <w:szCs w:val="16"/>
          <w:highlight w:val="white"/>
        </w:rPr>
        <w:t>http://192.168.2.4:9080/XcaService/</w:t>
      </w:r>
      <w:r w:rsidRPr="00A03C55">
        <w:rPr>
          <w:rFonts w:ascii="Courier New" w:hAnsi="Courier New"/>
          <w:color w:val="000000" w:themeColor="text1"/>
          <w:sz w:val="16"/>
          <w:szCs w:val="16"/>
        </w:rPr>
        <w:t>InitiatingGatewayReceiver.svc</w:t>
      </w:r>
      <w:r w:rsidRPr="00A03C55">
        <w:rPr>
          <w:rFonts w:ascii="Courier New" w:hAnsi="Courier New"/>
          <w:color w:val="000000" w:themeColor="text1"/>
          <w:sz w:val="16"/>
          <w:szCs w:val="16"/>
          <w:shd w:val="clear" w:color="auto" w:fill="FFFFFF"/>
        </w:rPr>
        <w:t>&lt;/a:Address&gt;</w:t>
      </w:r>
    </w:p>
    <w:p w14:paraId="4CF7828E"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&lt;/a:ReplyTo&gt;</w:t>
      </w:r>
    </w:p>
    <w:p w14:paraId="4E58501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&lt;a:To s:mustUnderstand="1"&gt;http://localhost/</w:t>
      </w:r>
      <w:r w:rsidRPr="00A03C55">
        <w:rPr>
          <w:rFonts w:ascii="Courier New" w:hAnsi="Courier New"/>
          <w:bCs/>
          <w:color w:val="000000" w:themeColor="text1"/>
          <w:sz w:val="16"/>
          <w:szCs w:val="16"/>
          <w:highlight w:val="white"/>
        </w:rPr>
        <w:t>XcaService</w:t>
      </w:r>
      <w:r w:rsidRPr="00A03C55">
        <w:rPr>
          <w:rFonts w:ascii="Courier New" w:hAnsi="Courier New"/>
          <w:color w:val="000000" w:themeColor="text1"/>
          <w:sz w:val="16"/>
          <w:szCs w:val="16"/>
          <w:shd w:val="clear" w:color="auto" w:fill="FFFFFF"/>
        </w:rPr>
        <w:t>/RespondingGatewayReceiver.svc&lt;/a:To&gt;</w:t>
      </w:r>
    </w:p>
    <w:p w14:paraId="2D0629CD"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&lt;/s:Header&gt;</w:t>
      </w:r>
    </w:p>
    <w:p w14:paraId="607E58F7"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&lt;s:Body&gt;</w:t>
      </w:r>
    </w:p>
    <w:p w14:paraId="6A27DE1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&lt;query:AdhocQueryRequest xmlns:query="urn:oasis:names:tc:ebxml-regrep:xsd:query:3.0"/&gt;</w:t>
      </w:r>
    </w:p>
    <w:p w14:paraId="1680C4F8"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&lt;/s:Body&gt;</w:t>
      </w:r>
    </w:p>
    <w:p w14:paraId="65112E0A"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rFonts w:ascii="Courier New" w:hAnsi="Courier New"/>
          <w:color w:val="000000" w:themeColor="text1"/>
          <w:sz w:val="16"/>
          <w:szCs w:val="16"/>
          <w:shd w:val="clear" w:color="auto" w:fill="FFFFFF"/>
        </w:rPr>
      </w:pPr>
      <w:r w:rsidRPr="00A03C55">
        <w:rPr>
          <w:rFonts w:ascii="Courier New" w:hAnsi="Courier New"/>
          <w:color w:val="000000" w:themeColor="text1"/>
          <w:sz w:val="16"/>
          <w:szCs w:val="16"/>
          <w:shd w:val="clear" w:color="auto" w:fill="FFFFFF"/>
        </w:rPr>
        <w:t>&lt;/s:Envelope&gt;</w:t>
      </w:r>
    </w:p>
    <w:p w14:paraId="5F202E91"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r w:rsidRPr="00A03C55">
        <w:rPr>
          <w:noProof w:val="0"/>
        </w:rPr>
        <w:t>3.38.5.1.2 Sample Cross Gateway Query SOAP Response</w:t>
      </w:r>
    </w:p>
    <w:p w14:paraId="70A750F5"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3.38.5.1.2.1 Synchronous Web Services Exchange</w:t>
      </w:r>
    </w:p>
    <w:p w14:paraId="5DD9B080"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&lt;s:Envelope xmlns:s="http://www.w3.org/2003/05/soap-envelope" xmlns:a="http://www.w3.org/2005/08/addressing"&gt;</w:t>
      </w:r>
    </w:p>
    <w:p w14:paraId="0355151E"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&lt;s:Header&gt;</w:t>
      </w:r>
    </w:p>
    <w:p w14:paraId="7217C19D"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lastRenderedPageBreak/>
        <w:tab/>
      </w:r>
      <w:r w:rsidRPr="00A03C55">
        <w:rPr>
          <w:rFonts w:ascii="Courier New" w:hAnsi="Courier New"/>
          <w:sz w:val="16"/>
          <w:szCs w:val="16"/>
          <w:shd w:val="clear" w:color="auto" w:fill="FFFFFF"/>
        </w:rPr>
        <w:tab/>
        <w:t>&lt;a:Action s:mustUnderstand="1"&gt;urn:ihe:iti:2007:CrossGatewayQueryResponse&lt;/a:Action&gt;</w:t>
      </w:r>
    </w:p>
    <w:p w14:paraId="146B9A34"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&lt;a:RelatesTo&gt;urn:uuid:def119ad-dc13-49c1-a3c7-e3742531f9b3&lt;/a:RelatesTo&gt;</w:t>
      </w:r>
    </w:p>
    <w:p w14:paraId="7F077229"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&lt;/s:Header&gt;</w:t>
      </w:r>
    </w:p>
    <w:p w14:paraId="5BB394B7"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&lt;s:Body&gt;</w:t>
      </w:r>
    </w:p>
    <w:p w14:paraId="135D1A35"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&lt;query:AdhocQueryResponse xmlns:query="urn:oasis:names:tc:ebxml-regrep:xsd:query:3.0"/&gt;</w:t>
      </w:r>
    </w:p>
    <w:p w14:paraId="75C3220A"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&lt;/s:Body&gt;</w:t>
      </w:r>
    </w:p>
    <w:p w14:paraId="59FDE213"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szCs w:val="24"/>
        </w:rPr>
      </w:pPr>
      <w:r w:rsidRPr="00A03C55">
        <w:rPr>
          <w:rFonts w:ascii="Courier New" w:hAnsi="Courier New"/>
          <w:sz w:val="16"/>
          <w:szCs w:val="16"/>
          <w:shd w:val="clear" w:color="auto" w:fill="FFFFFF"/>
        </w:rPr>
        <w:t>&lt;/s:Envelope&gt;</w:t>
      </w:r>
    </w:p>
    <w:p w14:paraId="7BD6EA43"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3.38.5.1.2.2 Asynchronous Web Services Exchange</w:t>
      </w:r>
    </w:p>
    <w:p w14:paraId="7EE5F3BD"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&lt;s:Envelope xmlns:s="http://www.w3.org/2003/05/soap-envelope" xmlns:a="http://www.w3.org/2005/08/addressing"&gt;</w:t>
      </w:r>
    </w:p>
    <w:p w14:paraId="56C48CF9"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&lt;s:Header&gt;</w:t>
      </w:r>
    </w:p>
    <w:p w14:paraId="4D611B47"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&lt;a:Action s:mustUnderstand="1"&gt;urn:ihe:iti:2007:CrossGatewayQueryResponse&lt;/a:Action&gt;</w:t>
      </w:r>
    </w:p>
    <w:p w14:paraId="21603F1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 xml:space="preserve">    &lt;a:MessageID&gt;urn:uuid:D6C21225-8E7B-454E-9750-821622C099DB&lt;/</w:t>
      </w:r>
      <w:r w:rsidRPr="00A03C55">
        <w:rPr>
          <w:rFonts w:ascii="Courier New" w:hAnsi="Courier New"/>
          <w:sz w:val="16"/>
        </w:rPr>
        <w:t>a</w:t>
      </w:r>
      <w:r w:rsidRPr="00A03C55">
        <w:rPr>
          <w:rFonts w:ascii="Courier New" w:hAnsi="Courier New"/>
          <w:sz w:val="16"/>
          <w:highlight w:val="white"/>
        </w:rPr>
        <w:t>:MessageID&gt;</w:t>
      </w:r>
    </w:p>
    <w:p w14:paraId="04606BEF"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&lt;a:RelatesTo&gt;urn:uuid:def119ad-dc13-49c1-a3c7-e3742531f9b3&lt;/a:RelatesTo&gt;</w:t>
      </w:r>
    </w:p>
    <w:p w14:paraId="021973D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szCs w:val="16"/>
          <w:shd w:val="clear" w:color="auto" w:fill="FFFFFF"/>
        </w:rPr>
        <w:t xml:space="preserve">    </w:t>
      </w:r>
      <w:r w:rsidRPr="00A03C55">
        <w:rPr>
          <w:rFonts w:ascii="Courier New" w:hAnsi="Courier New"/>
          <w:sz w:val="16"/>
          <w:highlight w:val="white"/>
        </w:rPr>
        <w:t>&lt;a:To s:mustUnderstand="1"&gt;http://localhost:2647/XcaService/InitiatingGatewayReceiver.svc</w:t>
      </w:r>
    </w:p>
    <w:p w14:paraId="257E961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 xml:space="preserve">    &lt;/a:To&gt;</w:t>
      </w:r>
    </w:p>
    <w:p w14:paraId="044FC72C"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&lt;/s:Header&gt;</w:t>
      </w:r>
    </w:p>
    <w:p w14:paraId="0398A7EC"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&lt;s:Body&gt;</w:t>
      </w:r>
    </w:p>
    <w:p w14:paraId="126EC069"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&lt;query:AdhocQueryResponse xmlns:query="urn:oasis:names:tc:ebxml-regrep:xsd:query:3.0"/&gt;</w:t>
      </w:r>
    </w:p>
    <w:p w14:paraId="3DD82E0C"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&lt;/s:Body&gt;</w:t>
      </w:r>
    </w:p>
    <w:p w14:paraId="296B5B27"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&lt;/s:Envelope&gt;</w:t>
      </w:r>
    </w:p>
    <w:p w14:paraId="1694A403" w14:textId="77777777" w:rsidR="007A1F44" w:rsidRPr="00A03C55" w:rsidRDefault="007A1F44" w:rsidP="00E13968">
      <w:pPr>
        <w:pStyle w:val="Heading2"/>
        <w:numPr>
          <w:ilvl w:val="0"/>
          <w:numId w:val="0"/>
        </w:numPr>
        <w:tabs>
          <w:tab w:val="clear" w:pos="2160"/>
        </w:tabs>
        <w:rPr>
          <w:noProof w:val="0"/>
        </w:rPr>
      </w:pPr>
      <w:bookmarkStart w:id="918" w:name="_Toc237257665"/>
      <w:bookmarkStart w:id="919" w:name="_Toc268858975"/>
      <w:bookmarkStart w:id="920" w:name="_Toc268859030"/>
      <w:bookmarkStart w:id="921" w:name="_Toc269048683"/>
      <w:r w:rsidRPr="00A03C55">
        <w:rPr>
          <w:noProof w:val="0"/>
        </w:rPr>
        <w:br w:type="page"/>
      </w:r>
      <w:bookmarkStart w:id="922" w:name="_Toc398544255"/>
      <w:bookmarkStart w:id="923" w:name="_Toc398717946"/>
      <w:bookmarkStart w:id="924" w:name="_Toc13773723"/>
      <w:r w:rsidRPr="00A03C55">
        <w:rPr>
          <w:noProof w:val="0"/>
        </w:rPr>
        <w:lastRenderedPageBreak/>
        <w:t>3.39 Cross Gateway Retrieve</w:t>
      </w:r>
      <w:bookmarkEnd w:id="906"/>
      <w:bookmarkEnd w:id="907"/>
      <w:bookmarkEnd w:id="908"/>
      <w:bookmarkEnd w:id="909"/>
      <w:bookmarkEnd w:id="910"/>
      <w:bookmarkEnd w:id="911"/>
      <w:bookmarkEnd w:id="918"/>
      <w:bookmarkEnd w:id="919"/>
      <w:bookmarkEnd w:id="920"/>
      <w:bookmarkEnd w:id="921"/>
      <w:bookmarkEnd w:id="922"/>
      <w:bookmarkEnd w:id="923"/>
      <w:r w:rsidR="00903C21" w:rsidRPr="00A03C55">
        <w:rPr>
          <w:noProof w:val="0"/>
        </w:rPr>
        <w:t xml:space="preserve"> [ITI-39]</w:t>
      </w:r>
      <w:bookmarkEnd w:id="924"/>
    </w:p>
    <w:p w14:paraId="5F64CD72" w14:textId="163ABC24" w:rsidR="007A1F44" w:rsidRPr="00A03C55" w:rsidRDefault="007A1F44" w:rsidP="00E13968">
      <w:pPr>
        <w:pStyle w:val="BodyText"/>
      </w:pPr>
      <w:r w:rsidRPr="00A03C55">
        <w:t xml:space="preserve">This section corresponds to </w:t>
      </w:r>
      <w:r w:rsidR="00E77430" w:rsidRPr="00A03C55">
        <w:t>transaction</w:t>
      </w:r>
      <w:r w:rsidRPr="00A03C55">
        <w:t xml:space="preserve"> </w:t>
      </w:r>
      <w:r w:rsidR="00383577" w:rsidRPr="00A03C55">
        <w:t>[</w:t>
      </w:r>
      <w:r w:rsidR="00E77430" w:rsidRPr="00A03C55">
        <w:t>ITI-</w:t>
      </w:r>
      <w:r w:rsidRPr="00A03C55">
        <w:t>39</w:t>
      </w:r>
      <w:r w:rsidR="00383577" w:rsidRPr="00A03C55">
        <w:t>]</w:t>
      </w:r>
      <w:r w:rsidRPr="00A03C55">
        <w:t xml:space="preserve"> of the IHE Technical Framework. Transaction </w:t>
      </w:r>
      <w:r w:rsidR="00383577" w:rsidRPr="00A03C55">
        <w:t>[</w:t>
      </w:r>
      <w:r w:rsidR="00E77430" w:rsidRPr="00A03C55">
        <w:t>ITI-</w:t>
      </w:r>
      <w:r w:rsidRPr="00A03C55">
        <w:t>39</w:t>
      </w:r>
      <w:r w:rsidR="00383577" w:rsidRPr="00A03C55">
        <w:t>]</w:t>
      </w:r>
      <w:r w:rsidRPr="00A03C55">
        <w:t xml:space="preserve"> is used by the Initiating Gateway and Responding Gateway </w:t>
      </w:r>
      <w:r w:rsidR="00232E9F" w:rsidRPr="00A03C55">
        <w:t>Actor</w:t>
      </w:r>
      <w:r w:rsidRPr="00A03C55">
        <w:t>s.</w:t>
      </w:r>
    </w:p>
    <w:p w14:paraId="392A7DC2" w14:textId="77777777" w:rsidR="007A1F44" w:rsidRPr="00A03C55" w:rsidRDefault="007A1F44" w:rsidP="00E13968">
      <w:pPr>
        <w:pStyle w:val="Heading3"/>
        <w:numPr>
          <w:ilvl w:val="0"/>
          <w:numId w:val="0"/>
        </w:numPr>
        <w:tabs>
          <w:tab w:val="clear" w:pos="2160"/>
          <w:tab w:val="clear" w:pos="2880"/>
        </w:tabs>
        <w:rPr>
          <w:bCs/>
          <w:noProof w:val="0"/>
        </w:rPr>
      </w:pPr>
      <w:bookmarkStart w:id="925" w:name="_Toc168463564"/>
      <w:bookmarkStart w:id="926" w:name="_Toc169255557"/>
      <w:bookmarkStart w:id="927" w:name="_Toc169255693"/>
      <w:bookmarkStart w:id="928" w:name="_Toc169255842"/>
      <w:bookmarkStart w:id="929" w:name="_Toc169256001"/>
      <w:bookmarkStart w:id="930" w:name="_Toc173902952"/>
      <w:bookmarkStart w:id="931" w:name="_Toc268858976"/>
      <w:bookmarkStart w:id="932" w:name="_Toc268859031"/>
      <w:bookmarkStart w:id="933" w:name="_Toc269048684"/>
      <w:bookmarkStart w:id="934" w:name="_Toc398544256"/>
      <w:bookmarkStart w:id="935" w:name="_Toc398717947"/>
      <w:bookmarkStart w:id="936" w:name="_Toc13773724"/>
      <w:r w:rsidRPr="00A03C55">
        <w:rPr>
          <w:bCs/>
          <w:noProof w:val="0"/>
        </w:rPr>
        <w:t>3.39.1 Scope</w:t>
      </w:r>
      <w:bookmarkEnd w:id="925"/>
      <w:bookmarkEnd w:id="926"/>
      <w:bookmarkEnd w:id="927"/>
      <w:bookmarkEnd w:id="928"/>
      <w:bookmarkEnd w:id="929"/>
      <w:bookmarkEnd w:id="930"/>
      <w:bookmarkEnd w:id="931"/>
      <w:bookmarkEnd w:id="932"/>
      <w:bookmarkEnd w:id="933"/>
      <w:bookmarkEnd w:id="934"/>
      <w:bookmarkEnd w:id="935"/>
      <w:bookmarkEnd w:id="936"/>
    </w:p>
    <w:p w14:paraId="2E27522C" w14:textId="0DEA62F6" w:rsidR="007A1F44" w:rsidRPr="00A03C55" w:rsidRDefault="007A1F44" w:rsidP="00E13968">
      <w:pPr>
        <w:pStyle w:val="BodyText"/>
        <w:rPr>
          <w:iCs/>
        </w:rPr>
      </w:pPr>
      <w:r w:rsidRPr="00A03C55">
        <w:rPr>
          <w:iCs/>
        </w:rPr>
        <w:t>The scope of the Cross Gateway Retrieve transaction is semantically the same as the Retrieve Document Set</w:t>
      </w:r>
      <w:r w:rsidR="00B65111" w:rsidRPr="00A03C55">
        <w:rPr>
          <w:iCs/>
        </w:rPr>
        <w:t xml:space="preserve"> [ITI-43]</w:t>
      </w:r>
      <w:r w:rsidRPr="00A03C55">
        <w:rPr>
          <w:iCs/>
        </w:rPr>
        <w:t xml:space="preserve"> transaction. Differences from the Retrieve Document Set transactions are:</w:t>
      </w:r>
    </w:p>
    <w:p w14:paraId="35881B88" w14:textId="77777777" w:rsidR="008E3CF3" w:rsidRPr="00A03C55" w:rsidRDefault="007A1F44" w:rsidP="00EC243F">
      <w:pPr>
        <w:pStyle w:val="ListBullet2"/>
      </w:pPr>
      <w:r w:rsidRPr="00A03C55">
        <w:t>The Cross Gateway Retrieve is between an Initiating Gateway and a Responding Gateway.</w:t>
      </w:r>
    </w:p>
    <w:p w14:paraId="4194F710" w14:textId="77777777" w:rsidR="008E3CF3" w:rsidRPr="00A03C55" w:rsidRDefault="007A1F44" w:rsidP="00EC243F">
      <w:pPr>
        <w:pStyle w:val="ListBullet2"/>
      </w:pPr>
      <w:r w:rsidRPr="00A03C55">
        <w:t>The ‘homeCommunityId’ parameter is required. This means that the homeCommunityId parameter which is optional on the Retrieve Document Set transaction is required by this transaction.</w:t>
      </w:r>
    </w:p>
    <w:p w14:paraId="0AD705AB" w14:textId="77777777" w:rsidR="008E3CF3" w:rsidRPr="00A03C55" w:rsidRDefault="007A1F44" w:rsidP="00EC243F">
      <w:pPr>
        <w:pStyle w:val="ListBullet2"/>
      </w:pPr>
      <w:r w:rsidRPr="00A03C55">
        <w:t xml:space="preserve">Responding Gateways shall support the Asynchronous Web Services Exchange Option on the Cross Gateway Retrieve.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6013753" w14:textId="77777777" w:rsidR="008E3CF3" w:rsidRPr="00A03C55" w:rsidRDefault="007A1F44" w:rsidP="00EC243F">
      <w:pPr>
        <w:pStyle w:val="ListBullet2"/>
      </w:pPr>
      <w:r w:rsidRPr="00A03C55">
        <w:t>Asynchronous Web Services Exchange is an option on the Initiating Gateway, see ITI TF-1: 18.2.2.</w:t>
      </w:r>
    </w:p>
    <w:p w14:paraId="27B472ED" w14:textId="77777777" w:rsidR="007A1F44" w:rsidRPr="00A03C55" w:rsidRDefault="007A1F44" w:rsidP="00E13968">
      <w:pPr>
        <w:pStyle w:val="Heading3"/>
        <w:numPr>
          <w:ilvl w:val="0"/>
          <w:numId w:val="0"/>
        </w:numPr>
        <w:tabs>
          <w:tab w:val="clear" w:pos="2160"/>
          <w:tab w:val="clear" w:pos="2880"/>
        </w:tabs>
        <w:rPr>
          <w:bCs/>
          <w:noProof w:val="0"/>
        </w:rPr>
      </w:pPr>
      <w:bookmarkStart w:id="937" w:name="_Toc173902953"/>
      <w:bookmarkStart w:id="938" w:name="_Toc268858977"/>
      <w:bookmarkStart w:id="939" w:name="_Toc268859032"/>
      <w:bookmarkStart w:id="940" w:name="_Toc269048685"/>
      <w:bookmarkStart w:id="941" w:name="_Toc398544257"/>
      <w:bookmarkStart w:id="942" w:name="_Toc398717948"/>
      <w:bookmarkStart w:id="943" w:name="_Toc13773725"/>
      <w:r w:rsidRPr="00A03C55">
        <w:rPr>
          <w:bCs/>
          <w:noProof w:val="0"/>
        </w:rPr>
        <w:t>3.39.2 Use Case Roles</w:t>
      </w:r>
      <w:bookmarkEnd w:id="937"/>
      <w:bookmarkEnd w:id="938"/>
      <w:bookmarkEnd w:id="939"/>
      <w:bookmarkEnd w:id="940"/>
      <w:bookmarkEnd w:id="941"/>
      <w:bookmarkEnd w:id="942"/>
      <w:bookmarkEnd w:id="943"/>
    </w:p>
    <w:bookmarkStart w:id="944" w:name="_MON_1240291507"/>
    <w:bookmarkStart w:id="945" w:name="_MON_1240736353"/>
    <w:bookmarkEnd w:id="944"/>
    <w:bookmarkEnd w:id="945"/>
    <w:bookmarkStart w:id="946" w:name="_MON_1246708958"/>
    <w:bookmarkEnd w:id="946"/>
    <w:p w14:paraId="50A9A6AB" w14:textId="77777777" w:rsidR="007A1F44" w:rsidRPr="00A03C55" w:rsidRDefault="00886A83" w:rsidP="00E13968">
      <w:pPr>
        <w:pStyle w:val="BodyText"/>
        <w:jc w:val="center"/>
      </w:pPr>
      <w:r w:rsidRPr="00A03C55">
        <w:rPr>
          <w:noProof/>
        </w:rPr>
        <w:object w:dxaOrig="5430" w:dyaOrig="1935" w14:anchorId="1EE7B5DA">
          <v:shape id="_x0000_i1045" type="#_x0000_t75" alt="" style="width:279.35pt;height:97.2pt;mso-width-percent:0;mso-height-percent:0;mso-width-percent:0;mso-height-percent:0" o:ole="" fillcolor="window">
            <v:imagedata r:id="rId87" o:title=""/>
          </v:shape>
          <o:OLEObject Type="Embed" ProgID="Word.Picture.8" ShapeID="_x0000_i1045" DrawAspect="Content" ObjectID="_1648459670" r:id="rId88"/>
        </w:object>
      </w:r>
    </w:p>
    <w:p w14:paraId="176BCD48" w14:textId="77777777" w:rsidR="007A1F44" w:rsidRPr="00A03C55" w:rsidRDefault="007A1F44" w:rsidP="00E13968">
      <w:pPr>
        <w:pStyle w:val="FigureTitle"/>
        <w:rPr>
          <w:noProof w:val="0"/>
        </w:rPr>
      </w:pPr>
      <w:bookmarkStart w:id="947" w:name="_Toc168463565"/>
      <w:r w:rsidRPr="00A03C55">
        <w:rPr>
          <w:noProof w:val="0"/>
        </w:rPr>
        <w:t>Figure 3.39.2-1: Use Case Roles</w:t>
      </w:r>
      <w:bookmarkEnd w:id="947"/>
    </w:p>
    <w:p w14:paraId="60268942" w14:textId="77777777" w:rsidR="007A1F44" w:rsidRPr="00A03C55" w:rsidRDefault="007A1F44" w:rsidP="00E13968">
      <w:pPr>
        <w:pStyle w:val="BodyText"/>
      </w:pPr>
      <w:r w:rsidRPr="00A03C55">
        <w:rPr>
          <w:b/>
        </w:rPr>
        <w:t>Actor:</w:t>
      </w:r>
      <w:r w:rsidRPr="00A03C55">
        <w:t xml:space="preserve"> Initiating Gateway</w:t>
      </w:r>
    </w:p>
    <w:p w14:paraId="416C91CD" w14:textId="77777777" w:rsidR="007A1F44" w:rsidRPr="00A03C55" w:rsidRDefault="007A1F44" w:rsidP="00E13968">
      <w:pPr>
        <w:pStyle w:val="BodyText"/>
      </w:pPr>
      <w:r w:rsidRPr="00A03C55">
        <w:rPr>
          <w:b/>
        </w:rPr>
        <w:t xml:space="preserve">Role: </w:t>
      </w:r>
      <w:r w:rsidRPr="00A03C55">
        <w:t>To formulate a Cross Gateway Retrieve in response to Retrieve Document Set transactions or other internal interaction.</w:t>
      </w:r>
    </w:p>
    <w:p w14:paraId="7D2243BB" w14:textId="77777777" w:rsidR="007A1F44" w:rsidRPr="00A03C55" w:rsidRDefault="007A1F44" w:rsidP="00E13968">
      <w:pPr>
        <w:pStyle w:val="BodyText"/>
      </w:pPr>
      <w:r w:rsidRPr="00A03C55">
        <w:rPr>
          <w:b/>
        </w:rPr>
        <w:t>Actor:</w:t>
      </w:r>
      <w:r w:rsidRPr="00A03C55">
        <w:t xml:space="preserve"> Responding Gateway</w:t>
      </w:r>
    </w:p>
    <w:p w14:paraId="268D4A1B" w14:textId="77777777" w:rsidR="007A1F44" w:rsidRPr="00A03C55" w:rsidRDefault="007A1F44" w:rsidP="00E13968">
      <w:pPr>
        <w:pStyle w:val="BodyText"/>
      </w:pPr>
      <w:r w:rsidRPr="00A03C55">
        <w:rPr>
          <w:b/>
        </w:rPr>
        <w:t xml:space="preserve">Role: </w:t>
      </w:r>
      <w:r w:rsidRPr="00A03C55">
        <w:t>To return the documents requested.</w:t>
      </w:r>
    </w:p>
    <w:p w14:paraId="1560BA50" w14:textId="77777777" w:rsidR="007A1F44" w:rsidRPr="00A03C55" w:rsidRDefault="007A1F44" w:rsidP="00E13968">
      <w:pPr>
        <w:pStyle w:val="Heading3"/>
        <w:numPr>
          <w:ilvl w:val="0"/>
          <w:numId w:val="0"/>
        </w:numPr>
        <w:tabs>
          <w:tab w:val="clear" w:pos="2160"/>
          <w:tab w:val="clear" w:pos="2880"/>
        </w:tabs>
        <w:rPr>
          <w:noProof w:val="0"/>
        </w:rPr>
      </w:pPr>
      <w:bookmarkStart w:id="948" w:name="_Toc168463566"/>
      <w:bookmarkStart w:id="949" w:name="_Toc169255558"/>
      <w:bookmarkStart w:id="950" w:name="_Toc169255694"/>
      <w:bookmarkStart w:id="951" w:name="_Toc169255843"/>
      <w:bookmarkStart w:id="952" w:name="_Toc169256002"/>
      <w:bookmarkStart w:id="953" w:name="_Toc173902954"/>
      <w:bookmarkStart w:id="954" w:name="_Toc268858978"/>
      <w:bookmarkStart w:id="955" w:name="_Toc268859033"/>
      <w:bookmarkStart w:id="956" w:name="_Toc269048686"/>
      <w:bookmarkStart w:id="957" w:name="_Toc398544258"/>
      <w:bookmarkStart w:id="958" w:name="_Toc398717949"/>
      <w:bookmarkStart w:id="959" w:name="_Toc13773726"/>
      <w:r w:rsidRPr="00A03C55">
        <w:rPr>
          <w:noProof w:val="0"/>
        </w:rPr>
        <w:lastRenderedPageBreak/>
        <w:t>3.39.3 Referenced Standard</w:t>
      </w:r>
      <w:bookmarkEnd w:id="948"/>
      <w:bookmarkEnd w:id="949"/>
      <w:bookmarkEnd w:id="950"/>
      <w:bookmarkEnd w:id="951"/>
      <w:bookmarkEnd w:id="952"/>
      <w:bookmarkEnd w:id="953"/>
      <w:bookmarkEnd w:id="954"/>
      <w:bookmarkEnd w:id="955"/>
      <w:bookmarkEnd w:id="956"/>
      <w:bookmarkEnd w:id="957"/>
      <w:bookmarkEnd w:id="958"/>
      <w:bookmarkEnd w:id="959"/>
    </w:p>
    <w:p w14:paraId="3AD853FF" w14:textId="77777777" w:rsidR="007A1F44" w:rsidRPr="00A03C55" w:rsidRDefault="007A1F44" w:rsidP="00A53067">
      <w:pPr>
        <w:pStyle w:val="BodyText"/>
      </w:pPr>
      <w:r w:rsidRPr="00A03C55">
        <w:t>Implementors of this transaction shall comply with all requirements described in ITI TF-2x: Appendix V Web Services for IHE Transactions.</w:t>
      </w:r>
    </w:p>
    <w:p w14:paraId="181B3BAD" w14:textId="6D8B2306" w:rsidR="007A1F44" w:rsidRPr="00A03C55" w:rsidRDefault="007A1F44" w:rsidP="00A53067">
      <w:pPr>
        <w:pStyle w:val="BodyText"/>
      </w:pPr>
      <w:r w:rsidRPr="00A03C55">
        <w:t>ebRIM</w:t>
      </w:r>
      <w:r w:rsidRPr="00A03C55">
        <w:tab/>
      </w:r>
      <w:r w:rsidR="00A063AC" w:rsidRPr="00A03C55">
        <w:tab/>
      </w:r>
      <w:r w:rsidRPr="00A03C55">
        <w:t>OASIS/ebXML Registry Information Model v3.0</w:t>
      </w:r>
    </w:p>
    <w:p w14:paraId="4095578A" w14:textId="35CFE6E7" w:rsidR="007A1F44" w:rsidRPr="00A03C55" w:rsidRDefault="007A1F44" w:rsidP="003462A5">
      <w:pPr>
        <w:pStyle w:val="BodyText"/>
      </w:pPr>
      <w:r w:rsidRPr="00A03C55">
        <w:t>ebRS</w:t>
      </w:r>
      <w:r w:rsidRPr="00A03C55">
        <w:tab/>
      </w:r>
      <w:r w:rsidR="00A063AC" w:rsidRPr="00A03C55">
        <w:tab/>
      </w:r>
      <w:r w:rsidRPr="00A03C55">
        <w:t>OASIS/ebXML Registry Services Specifications v3.0</w:t>
      </w:r>
    </w:p>
    <w:p w14:paraId="3C4C2C57" w14:textId="77777777" w:rsidR="007A1F44" w:rsidRPr="00A03C55" w:rsidRDefault="007A1F44" w:rsidP="003462A5">
      <w:pPr>
        <w:pStyle w:val="BodyText"/>
      </w:pPr>
      <w:r w:rsidRPr="00A03C55">
        <w:t>ITI TF-3:4</w:t>
      </w:r>
      <w:r w:rsidRPr="00A03C55">
        <w:tab/>
        <w:t>Metadata used in Document Sharing profiles</w:t>
      </w:r>
    </w:p>
    <w:p w14:paraId="514DCBF6" w14:textId="77777777" w:rsidR="007A1F44" w:rsidRPr="00A03C55" w:rsidRDefault="007A1F44" w:rsidP="003462A5">
      <w:pPr>
        <w:pStyle w:val="BodyText"/>
      </w:pPr>
      <w:r w:rsidRPr="00A03C55">
        <w:t>MTOM</w:t>
      </w:r>
      <w:r w:rsidRPr="00A03C55">
        <w:tab/>
        <w:t xml:space="preserve">SOAP Message Transmission Optimization Mechanism </w:t>
      </w:r>
      <w:hyperlink r:id="rId89" w:history="1">
        <w:r w:rsidRPr="00A03C55">
          <w:rPr>
            <w:rStyle w:val="Hyperlink"/>
          </w:rPr>
          <w:t>http://www.w3.org/TR/soap12-mtom/</w:t>
        </w:r>
      </w:hyperlink>
    </w:p>
    <w:p w14:paraId="30968BB6" w14:textId="4A9D4FC8" w:rsidR="007A1F44" w:rsidRDefault="007A1F44" w:rsidP="00E13968">
      <w:pPr>
        <w:pStyle w:val="Heading3"/>
        <w:numPr>
          <w:ilvl w:val="0"/>
          <w:numId w:val="0"/>
        </w:numPr>
        <w:tabs>
          <w:tab w:val="clear" w:pos="2160"/>
          <w:tab w:val="clear" w:pos="2880"/>
        </w:tabs>
        <w:rPr>
          <w:noProof w:val="0"/>
        </w:rPr>
      </w:pPr>
      <w:bookmarkStart w:id="960" w:name="_Toc168463567"/>
      <w:bookmarkStart w:id="961" w:name="_Toc169255559"/>
      <w:bookmarkStart w:id="962" w:name="_Toc169255695"/>
      <w:bookmarkStart w:id="963" w:name="_Toc169255844"/>
      <w:bookmarkStart w:id="964" w:name="_Toc169256003"/>
      <w:bookmarkStart w:id="965" w:name="_Toc173902955"/>
      <w:bookmarkStart w:id="966" w:name="_Toc268858979"/>
      <w:bookmarkStart w:id="967" w:name="_Toc268859034"/>
      <w:bookmarkStart w:id="968" w:name="_Toc269048687"/>
      <w:bookmarkStart w:id="969" w:name="_Toc398544259"/>
      <w:bookmarkStart w:id="970" w:name="_Toc398717950"/>
      <w:bookmarkStart w:id="971" w:name="_Toc13773727"/>
      <w:r w:rsidRPr="00A03C55">
        <w:rPr>
          <w:noProof w:val="0"/>
        </w:rPr>
        <w:t xml:space="preserve">3.39.4 </w:t>
      </w:r>
      <w:bookmarkEnd w:id="960"/>
      <w:bookmarkEnd w:id="961"/>
      <w:bookmarkEnd w:id="962"/>
      <w:bookmarkEnd w:id="963"/>
      <w:bookmarkEnd w:id="964"/>
      <w:bookmarkEnd w:id="965"/>
      <w:bookmarkEnd w:id="966"/>
      <w:bookmarkEnd w:id="967"/>
      <w:bookmarkEnd w:id="968"/>
      <w:bookmarkEnd w:id="969"/>
      <w:bookmarkEnd w:id="970"/>
      <w:r w:rsidR="00A03C55">
        <w:rPr>
          <w:noProof w:val="0"/>
        </w:rPr>
        <w:t>Messages</w:t>
      </w:r>
      <w:bookmarkEnd w:id="971"/>
    </w:p>
    <w:bookmarkStart w:id="972" w:name="_MON_1240291575"/>
    <w:bookmarkStart w:id="973" w:name="_MON_1240736529"/>
    <w:bookmarkEnd w:id="972"/>
    <w:bookmarkEnd w:id="973"/>
    <w:bookmarkStart w:id="974" w:name="_MON_1246708974"/>
    <w:bookmarkEnd w:id="974"/>
    <w:p w14:paraId="1A7A9BD0" w14:textId="4B0C93A3" w:rsidR="007A1F44" w:rsidRDefault="00886A83" w:rsidP="002F763C">
      <w:pPr>
        <w:pStyle w:val="BodyText"/>
        <w:jc w:val="center"/>
        <w:rPr>
          <w:sz w:val="20"/>
        </w:rPr>
      </w:pPr>
      <w:r w:rsidRPr="00A03C55">
        <w:rPr>
          <w:noProof/>
          <w:sz w:val="20"/>
        </w:rPr>
        <w:object w:dxaOrig="8080" w:dyaOrig="3600" w14:anchorId="372F9653">
          <v:shape id="_x0000_i1044" type="#_x0000_t75" alt="" style="width:319.7pt;height:181.45pt;mso-width-percent:0;mso-height-percent:0;mso-width-percent:0;mso-height-percent:0" o:ole="" fillcolor="window">
            <v:imagedata r:id="rId90" o:title="" cropleft="13033f"/>
          </v:shape>
          <o:OLEObject Type="Embed" ProgID="Word.Picture.8" ShapeID="_x0000_i1044" DrawAspect="Content" ObjectID="_1648459671" r:id="rId91"/>
        </w:object>
      </w:r>
    </w:p>
    <w:p w14:paraId="5A517ED1" w14:textId="6DE46FB5" w:rsidR="00A03C55" w:rsidRPr="00A03C55" w:rsidRDefault="00A03C55" w:rsidP="00A03C55">
      <w:pPr>
        <w:pStyle w:val="FigureTitle"/>
        <w:rPr>
          <w:noProof w:val="0"/>
        </w:rPr>
      </w:pPr>
      <w:r>
        <w:t>Figure 3.39.4-1: Interaction Diagram</w:t>
      </w:r>
    </w:p>
    <w:p w14:paraId="6CB8341B" w14:textId="77777777" w:rsidR="007A1F44" w:rsidRPr="00A03C55" w:rsidRDefault="007A1F44" w:rsidP="00EC243F">
      <w:pPr>
        <w:pStyle w:val="Heading4"/>
        <w:rPr>
          <w:noProof w:val="0"/>
        </w:rPr>
      </w:pPr>
      <w:bookmarkStart w:id="975" w:name="_Toc169255560"/>
      <w:bookmarkStart w:id="976" w:name="_Toc169255696"/>
      <w:bookmarkStart w:id="977" w:name="_Toc169255845"/>
      <w:bookmarkStart w:id="978" w:name="_Toc169256004"/>
      <w:bookmarkStart w:id="979" w:name="_Toc398544260"/>
      <w:r w:rsidRPr="00A03C55">
        <w:rPr>
          <w:noProof w:val="0"/>
        </w:rPr>
        <w:t>3.39.4.1 Cross Gateway Retrieve</w:t>
      </w:r>
      <w:bookmarkEnd w:id="975"/>
      <w:bookmarkEnd w:id="976"/>
      <w:bookmarkEnd w:id="977"/>
      <w:bookmarkEnd w:id="978"/>
      <w:bookmarkEnd w:id="979"/>
      <w:r w:rsidR="00A726AB" w:rsidRPr="00A03C55">
        <w:rPr>
          <w:noProof w:val="0"/>
        </w:rPr>
        <w:t xml:space="preserve"> Request</w:t>
      </w:r>
    </w:p>
    <w:p w14:paraId="71B3DCD4" w14:textId="59011645" w:rsidR="007A1F44" w:rsidRPr="00A03C55" w:rsidRDefault="007A1F44" w:rsidP="00E13968">
      <w:pPr>
        <w:pStyle w:val="BodyText"/>
      </w:pPr>
      <w:r w:rsidRPr="00A03C55">
        <w:t xml:space="preserve">The Cross Gateway Retrieve </w:t>
      </w:r>
      <w:r w:rsidR="00A726AB" w:rsidRPr="00A03C55">
        <w:t xml:space="preserve">Request </w:t>
      </w:r>
      <w:r w:rsidRPr="00A03C55">
        <w:t xml:space="preserve">uses the same syntax and standards as the Retrieve Document Set </w:t>
      </w:r>
      <w:r w:rsidR="00A726AB" w:rsidRPr="00A03C55">
        <w:t>Request. S</w:t>
      </w:r>
      <w:r w:rsidRPr="00A03C55">
        <w:t xml:space="preserve">ee </w:t>
      </w:r>
      <w:r w:rsidR="00292B01" w:rsidRPr="00A03C55">
        <w:t>Section</w:t>
      </w:r>
      <w:r w:rsidRPr="00A03C55">
        <w:t xml:space="preserve"> </w:t>
      </w:r>
      <w:r w:rsidR="00A726AB" w:rsidRPr="00A03C55">
        <w:t xml:space="preserve">ITI TF-2b: </w:t>
      </w:r>
      <w:r w:rsidRPr="00A03C55">
        <w:t>3.43</w:t>
      </w:r>
      <w:r w:rsidR="00A726AB" w:rsidRPr="00A03C55">
        <w:t>.4.1</w:t>
      </w:r>
      <w:r w:rsidRPr="00A03C55">
        <w:t xml:space="preserve">. </w:t>
      </w:r>
    </w:p>
    <w:p w14:paraId="1C2B95F2"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980" w:name="_Toc169255561"/>
      <w:bookmarkStart w:id="981" w:name="_Toc169255697"/>
      <w:bookmarkStart w:id="982" w:name="_Toc169255846"/>
      <w:bookmarkStart w:id="983" w:name="_Toc169256005"/>
      <w:r w:rsidRPr="00A03C55">
        <w:rPr>
          <w:noProof w:val="0"/>
        </w:rPr>
        <w:t>3.39.4.1.1 Trigger Events</w:t>
      </w:r>
      <w:bookmarkEnd w:id="980"/>
      <w:bookmarkEnd w:id="981"/>
      <w:bookmarkEnd w:id="982"/>
      <w:bookmarkEnd w:id="983"/>
    </w:p>
    <w:p w14:paraId="4F24322A" w14:textId="77777777" w:rsidR="007A1F44" w:rsidRPr="00A03C55" w:rsidRDefault="007A1F44" w:rsidP="00E13968">
      <w:pPr>
        <w:pStyle w:val="BodyText"/>
        <w:tabs>
          <w:tab w:val="left" w:pos="1080"/>
        </w:tabs>
      </w:pPr>
      <w:r w:rsidRPr="00A03C55">
        <w:t>This message is initiated by the Initiating Gateway to retrieve a set of documents from another community represented by a Responding Gateway. The Initiating Gateway may be responding to a Retrieve Document Set transaction or may use a proprietary mechanism for triggering the Cross Gateway Retrieve.</w:t>
      </w:r>
    </w:p>
    <w:p w14:paraId="3AA55983"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984" w:name="_Toc169255562"/>
      <w:bookmarkStart w:id="985" w:name="_Toc169255698"/>
      <w:bookmarkStart w:id="986" w:name="_Toc169255847"/>
      <w:bookmarkStart w:id="987" w:name="_Toc169256006"/>
      <w:r w:rsidRPr="00A03C55">
        <w:rPr>
          <w:noProof w:val="0"/>
        </w:rPr>
        <w:t>3.39.4.1.2 Message Semantics</w:t>
      </w:r>
      <w:bookmarkEnd w:id="984"/>
      <w:bookmarkEnd w:id="985"/>
      <w:bookmarkEnd w:id="986"/>
      <w:bookmarkEnd w:id="987"/>
    </w:p>
    <w:p w14:paraId="7467D1C6" w14:textId="77777777" w:rsidR="007A1F44" w:rsidRPr="00A03C55" w:rsidRDefault="007A1F44" w:rsidP="00E13968">
      <w:pPr>
        <w:pStyle w:val="BodyText"/>
      </w:pPr>
      <w:r w:rsidRPr="00A03C55">
        <w:t>The message semantics for Cross Gateway Retrieve are the same as Retrieve Document Set</w:t>
      </w:r>
      <w:r w:rsidR="00292B01" w:rsidRPr="00A03C55">
        <w:t xml:space="preserve"> (s Section </w:t>
      </w:r>
      <w:r w:rsidRPr="00A03C55">
        <w:t>3.43.4.1.2</w:t>
      </w:r>
      <w:r w:rsidR="00292B01" w:rsidRPr="00A03C55">
        <w:t>)</w:t>
      </w:r>
      <w:r w:rsidRPr="00A03C55">
        <w:t>. The Initiating Gateway shall specify the homeCommunityId parameter within the Retrieve Document Set. The homeCommunityId shall contain the value that identifies the community associated with the Responding Gateway.</w:t>
      </w:r>
    </w:p>
    <w:p w14:paraId="4DE79B4E" w14:textId="77777777" w:rsidR="007A1F44" w:rsidRPr="00A03C55" w:rsidRDefault="007A1F44" w:rsidP="001B289C">
      <w:pPr>
        <w:pStyle w:val="BodyText"/>
      </w:pPr>
      <w:r w:rsidRPr="00A03C55">
        <w:lastRenderedPageBreak/>
        <w:t xml:space="preserve">Initiating Gateways which support the On-Demand Documents Option shall be capable of retrieving an On-Demand Document Entry either through internal mechanisms or, when the XDS Affinity Domain Option is also declared, through interaction with an XDS Document Consumer which supports the On-Demand Documents Option. </w:t>
      </w:r>
    </w:p>
    <w:p w14:paraId="493DDB46" w14:textId="77777777" w:rsidR="007A1F44" w:rsidRPr="00A03C55" w:rsidRDefault="007A1F44" w:rsidP="00E13968">
      <w:pPr>
        <w:pStyle w:val="BodyText"/>
      </w:pPr>
      <w:r w:rsidRPr="00A03C55">
        <w:t>Responding Gateways which support the On-Demand Documents Option shall be able to respond to retrieval of an On-Demand Document Entry either through internal mechanisms or, when grouped with a Document Consumer, through interaction with appropriate XDS Actors which support On-Demand Documents. Responding Gateways which support the Persistence of Retrieved Documents Option shall specify the NewRepositoryUniqueId element indicating the document is available for later retrieval and be able to return exactly the same document in all future retrieve requests for the document identified by NewDocumentUniqueId.</w:t>
      </w:r>
    </w:p>
    <w:p w14:paraId="6511E165"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988" w:name="_Toc169255563"/>
      <w:bookmarkStart w:id="989" w:name="_Toc169255699"/>
      <w:bookmarkStart w:id="990" w:name="_Toc169255848"/>
      <w:bookmarkStart w:id="991" w:name="_Toc169256007"/>
      <w:r w:rsidRPr="00A03C55">
        <w:rPr>
          <w:noProof w:val="0"/>
        </w:rPr>
        <w:t>3.39.4.1.3 Expected Actions</w:t>
      </w:r>
      <w:bookmarkEnd w:id="988"/>
      <w:bookmarkEnd w:id="989"/>
      <w:bookmarkEnd w:id="990"/>
      <w:bookmarkEnd w:id="991"/>
    </w:p>
    <w:p w14:paraId="7A00DF24" w14:textId="77777777" w:rsidR="007A1F44" w:rsidRPr="00A03C55" w:rsidRDefault="007A1F44" w:rsidP="00E13968">
      <w:pPr>
        <w:pStyle w:val="BodyText"/>
      </w:pPr>
      <w:r w:rsidRPr="00A03C55">
        <w:t xml:space="preserve">Actors supporting this transaction shall support the Expected Actions described in the </w:t>
      </w:r>
      <w:r w:rsidR="00292B01" w:rsidRPr="00A03C55">
        <w:t xml:space="preserve">Section </w:t>
      </w:r>
      <w:r w:rsidRPr="00A03C55">
        <w:t>3.43.4.1.3.</w:t>
      </w:r>
    </w:p>
    <w:p w14:paraId="0E7D6729" w14:textId="77777777" w:rsidR="007A1F44" w:rsidRPr="00A03C55" w:rsidRDefault="007A1F44" w:rsidP="00E13968">
      <w:pPr>
        <w:pStyle w:val="BodyText"/>
      </w:pPr>
      <w:r w:rsidRPr="00A03C55">
        <w:t>The Responding Gateway shall determine the local system or systems which hold the documents requested and interact with those systems. The Responding Gateway may use a Retrieve Document Set transaction or other internally defined interaction, to retrieve the document or documents. If more than one system is contacted the Responding Gateway shall consolidate the results from the multiple systems into one response to the Initiating Gateway. If both successes and failures are received the Responding Gateway may choose to use PartialSuccess status to reflect both failure and success. The Responding Gateway may alternatively choose to suppress the failures and report only successes.</w:t>
      </w:r>
    </w:p>
    <w:p w14:paraId="7BEB45C4" w14:textId="1E557264" w:rsidR="007A1F44" w:rsidRPr="00A03C55" w:rsidRDefault="00A726AB" w:rsidP="00E13968">
      <w:pPr>
        <w:pStyle w:val="BodyText"/>
      </w:pPr>
      <w:r w:rsidRPr="00A03C55">
        <w:t xml:space="preserve">If the Responding Gateway returns any </w:t>
      </w:r>
      <w:r w:rsidR="008600F3" w:rsidRPr="00A03C55">
        <w:t>Registry</w:t>
      </w:r>
      <w:r w:rsidRPr="00A03C55">
        <w:t xml:space="preserve"> Error elements, the Responding Gateway shall include in the location attribute all the requirements stated in Section 3.43 plus </w:t>
      </w:r>
      <w:r w:rsidR="007A1F44" w:rsidRPr="00A03C55">
        <w:t>the homeCommunityId of the Responding Gateway.</w:t>
      </w:r>
    </w:p>
    <w:p w14:paraId="0BE0610C" w14:textId="03DA09F5" w:rsidR="007A1F44" w:rsidRPr="00A03C55" w:rsidRDefault="007A1F44" w:rsidP="00E13968">
      <w:pPr>
        <w:pStyle w:val="BodyText"/>
      </w:pPr>
      <w:r w:rsidRPr="00A03C55">
        <w:t>If the XDS Affinity Domain Option is supported, the Initiating Gateway shall, if needed, consolidate results from multiple Responding Gateways. This includes reflecting in the consolidated results returned to the originating Retrieve Document Set [ITI-43] all successes and failures received from Responding Gateways. If both successes and failures are received from Responding Gateways, the Initiating Gateway shall return both DocumentResponse and RegistryErrorList elements in one response and specify PartialSuccess status.</w:t>
      </w:r>
    </w:p>
    <w:p w14:paraId="39F7D21E" w14:textId="77777777" w:rsidR="007A1F44" w:rsidRPr="00A03C55" w:rsidRDefault="007A1F44" w:rsidP="00D372D5">
      <w:pPr>
        <w:pStyle w:val="Heading6"/>
        <w:numPr>
          <w:ilvl w:val="0"/>
          <w:numId w:val="0"/>
        </w:numPr>
        <w:tabs>
          <w:tab w:val="clear" w:pos="2160"/>
          <w:tab w:val="clear" w:pos="2880"/>
          <w:tab w:val="clear" w:pos="3600"/>
          <w:tab w:val="clear" w:pos="4320"/>
          <w:tab w:val="clear" w:pos="5040"/>
        </w:tabs>
        <w:rPr>
          <w:noProof w:val="0"/>
        </w:rPr>
      </w:pPr>
      <w:r w:rsidRPr="00A03C55">
        <w:rPr>
          <w:noProof w:val="0"/>
        </w:rPr>
        <w:t>3.39.4.1.3.1 Compatibility of Options</w:t>
      </w:r>
    </w:p>
    <w:p w14:paraId="73448AAF" w14:textId="77777777" w:rsidR="007A1F44" w:rsidRPr="00A03C55" w:rsidRDefault="007A1F44" w:rsidP="001B289C">
      <w:pPr>
        <w:pStyle w:val="BodyText"/>
      </w:pPr>
      <w:r w:rsidRPr="00A03C55">
        <w:t>If the Initiating Gateway does not support the On-Demand Document Option, it will never send a Cross Gateway Retrieve request for an On-Demand Document. In this case, none of the attributes specific to On-Demand Documents will be included in the response.</w:t>
      </w:r>
    </w:p>
    <w:p w14:paraId="278947D9" w14:textId="77777777" w:rsidR="007A1F44" w:rsidRPr="00A03C55" w:rsidRDefault="007A1F44" w:rsidP="001B289C">
      <w:pPr>
        <w:pStyle w:val="BodyText"/>
      </w:pPr>
      <w:r w:rsidRPr="00A03C55">
        <w:t>If the Initiating Gateway does support the On-Demand Document Option, it will only direct Cross Gateway Retrieve requests for On-Demand Documents to responders which have returned an On-Demand Document Entry in a Cross Gateway Query response. Thus there are no compatibility concerns with this transaction.</w:t>
      </w:r>
    </w:p>
    <w:p w14:paraId="58961570" w14:textId="77777777" w:rsidR="00A726AB" w:rsidRPr="00A03C55" w:rsidRDefault="00A726AB" w:rsidP="00A726AB">
      <w:pPr>
        <w:pStyle w:val="Heading4"/>
        <w:rPr>
          <w:noProof w:val="0"/>
        </w:rPr>
      </w:pPr>
      <w:r w:rsidRPr="00A03C55">
        <w:rPr>
          <w:noProof w:val="0"/>
        </w:rPr>
        <w:lastRenderedPageBreak/>
        <w:t>3.39.4.2 Cross Gateway Retrieve Response</w:t>
      </w:r>
    </w:p>
    <w:p w14:paraId="10C16014" w14:textId="77777777" w:rsidR="00A726AB" w:rsidRPr="00A03C55" w:rsidRDefault="00A726AB" w:rsidP="00A726AB">
      <w:pPr>
        <w:pStyle w:val="Heading5"/>
        <w:rPr>
          <w:noProof w:val="0"/>
        </w:rPr>
      </w:pPr>
      <w:r w:rsidRPr="00A03C55">
        <w:rPr>
          <w:noProof w:val="0"/>
        </w:rPr>
        <w:t>3.39.4.2.1 Trigger Events</w:t>
      </w:r>
    </w:p>
    <w:p w14:paraId="658F9271" w14:textId="77777777" w:rsidR="00A726AB" w:rsidRPr="00A03C55" w:rsidRDefault="00A726AB" w:rsidP="00A726AB">
      <w:pPr>
        <w:pStyle w:val="BodyText"/>
      </w:pPr>
      <w:r w:rsidRPr="00A03C55">
        <w:t>This message will be triggered by a Cross Gateway Retrieve Message.</w:t>
      </w:r>
    </w:p>
    <w:p w14:paraId="4FF1D536" w14:textId="77777777" w:rsidR="00A726AB" w:rsidRPr="00A03C55" w:rsidRDefault="00A726AB" w:rsidP="00A726AB">
      <w:pPr>
        <w:pStyle w:val="Heading5"/>
        <w:rPr>
          <w:noProof w:val="0"/>
        </w:rPr>
      </w:pPr>
      <w:r w:rsidRPr="00A03C55">
        <w:rPr>
          <w:noProof w:val="0"/>
        </w:rPr>
        <w:t>3.39.4.2.2 Message Semantics</w:t>
      </w:r>
    </w:p>
    <w:p w14:paraId="0B8D627F" w14:textId="5EBCADE8" w:rsidR="00A726AB" w:rsidRPr="00A03C55" w:rsidRDefault="00A726AB" w:rsidP="00A726AB">
      <w:pPr>
        <w:pStyle w:val="BodyText"/>
      </w:pPr>
      <w:r w:rsidRPr="00A03C55">
        <w:t>The message semantics for Cross Gateway Retrieve are the same as Retrieve Document Set. See</w:t>
      </w:r>
      <w:r w:rsidR="00952DDA" w:rsidRPr="00A03C55">
        <w:t xml:space="preserve"> </w:t>
      </w:r>
      <w:r w:rsidRPr="00A03C55">
        <w:t xml:space="preserve">Section 3.43.4.2.2. </w:t>
      </w:r>
    </w:p>
    <w:p w14:paraId="4A084880" w14:textId="77777777" w:rsidR="00A726AB" w:rsidRPr="00A03C55" w:rsidRDefault="00A726AB" w:rsidP="00A726AB">
      <w:pPr>
        <w:pStyle w:val="Heading5"/>
        <w:rPr>
          <w:noProof w:val="0"/>
        </w:rPr>
      </w:pPr>
      <w:r w:rsidRPr="00A03C55">
        <w:rPr>
          <w:noProof w:val="0"/>
        </w:rPr>
        <w:t>3.39.4.2.3 Expected Actions</w:t>
      </w:r>
    </w:p>
    <w:p w14:paraId="3AD23057" w14:textId="77777777" w:rsidR="00A726AB" w:rsidRPr="00A03C55" w:rsidRDefault="00A726AB" w:rsidP="00A726AB">
      <w:pPr>
        <w:pStyle w:val="BodyText"/>
      </w:pPr>
      <w:r w:rsidRPr="00A03C55">
        <w:t>Actors supporting this transaction shall support the Expected Actions described in Section 3.43.4.2.3.</w:t>
      </w:r>
    </w:p>
    <w:p w14:paraId="3CEAD4ED" w14:textId="55FECB62" w:rsidR="007A1F44" w:rsidRPr="00A03C55" w:rsidRDefault="007A1F44" w:rsidP="00E13968">
      <w:pPr>
        <w:pStyle w:val="Heading3"/>
        <w:numPr>
          <w:ilvl w:val="0"/>
          <w:numId w:val="0"/>
        </w:numPr>
        <w:tabs>
          <w:tab w:val="clear" w:pos="2160"/>
          <w:tab w:val="clear" w:pos="2880"/>
        </w:tabs>
        <w:rPr>
          <w:noProof w:val="0"/>
        </w:rPr>
      </w:pPr>
      <w:bookmarkStart w:id="992" w:name="_Toc268858980"/>
      <w:bookmarkStart w:id="993" w:name="_Toc268859035"/>
      <w:bookmarkStart w:id="994" w:name="_Toc269048688"/>
      <w:bookmarkStart w:id="995" w:name="_Toc398544261"/>
      <w:bookmarkStart w:id="996" w:name="_Toc398717951"/>
      <w:bookmarkStart w:id="997" w:name="_Toc13773728"/>
      <w:r w:rsidRPr="00A03C55">
        <w:rPr>
          <w:noProof w:val="0"/>
        </w:rPr>
        <w:t>3.39.5 Protocol Requirements</w:t>
      </w:r>
      <w:bookmarkEnd w:id="992"/>
      <w:bookmarkEnd w:id="993"/>
      <w:bookmarkEnd w:id="994"/>
      <w:bookmarkEnd w:id="995"/>
      <w:bookmarkEnd w:id="996"/>
      <w:bookmarkEnd w:id="997"/>
    </w:p>
    <w:p w14:paraId="17F7593F" w14:textId="2CC86593" w:rsidR="007A1F44" w:rsidRPr="00A03C55" w:rsidRDefault="007A1F44" w:rsidP="00E13968">
      <w:pPr>
        <w:pStyle w:val="BodyText"/>
      </w:pPr>
      <w:r w:rsidRPr="00A03C55">
        <w:t xml:space="preserve">The Cross Gateway Retrieve request and response will be transmitted using Synchronous or </w:t>
      </w:r>
      <w:r w:rsidR="00CB5474" w:rsidRPr="00A03C55">
        <w:t xml:space="preserve">WS-Addressing based </w:t>
      </w:r>
      <w:r w:rsidRPr="00A03C55">
        <w:t>Asynchronous Web Services Exchange, according to the requirements specified in ITI TF-2x: Appendix V</w:t>
      </w:r>
      <w:r w:rsidR="00CB5474" w:rsidRPr="00A03C55">
        <w:t>.3</w:t>
      </w:r>
      <w:r w:rsidRPr="00A03C55">
        <w:t>. The protocol requirements are identical to the Retrieve Document Set except as noted below.</w:t>
      </w:r>
    </w:p>
    <w:p w14:paraId="23EC8F0F" w14:textId="77777777" w:rsidR="00CB5474" w:rsidRPr="00A03C55" w:rsidRDefault="00CB5474" w:rsidP="00CB5474">
      <w:r w:rsidRPr="00A03C55">
        <w:t>XML namespace prefixes are for informational purposes only and are documented in ITI TF-2x: Appendix V, Table V.2.4-1.</w:t>
      </w:r>
    </w:p>
    <w:p w14:paraId="100D793A" w14:textId="77777777" w:rsidR="007A1F44" w:rsidRPr="00A03C55" w:rsidRDefault="007A1F44" w:rsidP="00E13968">
      <w:pPr>
        <w:pStyle w:val="BodyText"/>
      </w:pPr>
    </w:p>
    <w:p w14:paraId="6FF04FF4" w14:textId="77777777" w:rsidR="007A1F44" w:rsidRPr="00A03C55" w:rsidRDefault="007A1F44" w:rsidP="00E13968">
      <w:pPr>
        <w:pStyle w:val="BodyText"/>
      </w:pPr>
      <w:r w:rsidRPr="00A03C55">
        <w:rPr>
          <w:b/>
        </w:rPr>
        <w:t xml:space="preserve">Responding Gateway: </w:t>
      </w:r>
      <w:r w:rsidRPr="00A03C55">
        <w:t>These are the requirements for the Cross Gateway Retrieve transaction presented in the order in which they would appear in the Responding Gateway WSDL definition:</w:t>
      </w:r>
    </w:p>
    <w:p w14:paraId="71383215" w14:textId="77777777" w:rsidR="008E3CF3" w:rsidRPr="00A03C55" w:rsidRDefault="007A1F44" w:rsidP="00EC243F">
      <w:pPr>
        <w:pStyle w:val="ListBullet2"/>
      </w:pPr>
      <w:r w:rsidRPr="00A03C55">
        <w:t>The following types shall be imported (xsd:import) in the /definitions/types section:</w:t>
      </w:r>
    </w:p>
    <w:p w14:paraId="13E645F2" w14:textId="77777777" w:rsidR="008E3CF3" w:rsidRPr="00A03C55" w:rsidRDefault="007A1F44" w:rsidP="00F9353D">
      <w:pPr>
        <w:pStyle w:val="ListBullet3"/>
        <w:numPr>
          <w:ilvl w:val="0"/>
          <w:numId w:val="14"/>
        </w:numPr>
      </w:pPr>
      <w:r w:rsidRPr="00A03C55">
        <w:t>namespace="urn:ihe:iti:xds-b:2007", schema="IHEXDS.xsd"</w:t>
      </w:r>
    </w:p>
    <w:p w14:paraId="04160133" w14:textId="07687613" w:rsidR="008E3CF3" w:rsidRPr="00A03C55" w:rsidRDefault="007A1F44" w:rsidP="00F9353D">
      <w:pPr>
        <w:pStyle w:val="ListBullet2"/>
        <w:numPr>
          <w:ilvl w:val="0"/>
          <w:numId w:val="29"/>
        </w:numPr>
      </w:pPr>
      <w:r w:rsidRPr="00A03C55">
        <w:t>The /definitions/message/part/@element attribute of the Cross Gateway Retrieve Request message shall be defined as “</w:t>
      </w:r>
      <w:r w:rsidRPr="00A03C55">
        <w:rPr>
          <w:highlight w:val="white"/>
        </w:rPr>
        <w:t>ihe:RetrieveDocumentSetRequest</w:t>
      </w:r>
      <w:r w:rsidRPr="00A03C55">
        <w:t>”</w:t>
      </w:r>
    </w:p>
    <w:p w14:paraId="5B38C26A" w14:textId="4D8673BE" w:rsidR="008E3CF3" w:rsidRPr="00A03C55" w:rsidRDefault="007A1F44" w:rsidP="00F9353D">
      <w:pPr>
        <w:pStyle w:val="ListBullet2"/>
        <w:numPr>
          <w:ilvl w:val="0"/>
          <w:numId w:val="29"/>
        </w:numPr>
      </w:pPr>
      <w:r w:rsidRPr="00A03C55">
        <w:t xml:space="preserve">The /definitions/message/part/@element attribute of the </w:t>
      </w:r>
      <w:r w:rsidRPr="00A03C55">
        <w:rPr>
          <w:highlight w:val="white"/>
        </w:rPr>
        <w:t>Cross Gateway</w:t>
      </w:r>
      <w:r w:rsidRPr="00A03C55">
        <w:t xml:space="preserve"> Retrieve Response message shall be defined as “</w:t>
      </w:r>
      <w:r w:rsidRPr="00A03C55">
        <w:rPr>
          <w:highlight w:val="white"/>
        </w:rPr>
        <w:t>ihe:RetrieveDocumentSet</w:t>
      </w:r>
      <w:r w:rsidRPr="00A03C55">
        <w:t>Response”</w:t>
      </w:r>
    </w:p>
    <w:p w14:paraId="2B8741E3" w14:textId="77777777" w:rsidR="008E3CF3" w:rsidRPr="00A03C55" w:rsidRDefault="007A1F44" w:rsidP="00EC243F">
      <w:pPr>
        <w:pStyle w:val="ListBullet2"/>
      </w:pPr>
      <w:r w:rsidRPr="00A03C55">
        <w:t>Refer to Table 3.39.5-2 below for additional attribute requirements</w:t>
      </w:r>
    </w:p>
    <w:p w14:paraId="75E0A0E9" w14:textId="77777777" w:rsidR="007A1F44" w:rsidRPr="00A03C55" w:rsidRDefault="00C10837" w:rsidP="00E13968">
      <w:pPr>
        <w:pStyle w:val="TableTitle"/>
        <w:rPr>
          <w:noProof w:val="0"/>
        </w:rPr>
      </w:pPr>
      <w:r w:rsidRPr="00A03C55">
        <w:rPr>
          <w:noProof w:val="0"/>
        </w:rPr>
        <w:t xml:space="preserve">Table </w:t>
      </w:r>
      <w:r w:rsidR="007A1F44" w:rsidRPr="00A03C55">
        <w:rPr>
          <w:noProof w:val="0"/>
        </w:rPr>
        <w:t>3.39.5-2: Requirements for portType and Binding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62"/>
        <w:gridCol w:w="2610"/>
      </w:tblGrid>
      <w:tr w:rsidR="007A1F44" w:rsidRPr="00A03C55" w14:paraId="7ABE2AC0" w14:textId="77777777" w:rsidTr="003462A5">
        <w:trPr>
          <w:jc w:val="center"/>
        </w:trPr>
        <w:tc>
          <w:tcPr>
            <w:tcW w:w="5962" w:type="dxa"/>
            <w:shd w:val="clear" w:color="auto" w:fill="D9D9D9"/>
          </w:tcPr>
          <w:p w14:paraId="458A12A4" w14:textId="77777777" w:rsidR="007A1F44" w:rsidRPr="00A03C55" w:rsidRDefault="007A1F44" w:rsidP="00A063AC">
            <w:pPr>
              <w:pStyle w:val="TableEntryHeader"/>
              <w:rPr>
                <w:noProof w:val="0"/>
              </w:rPr>
            </w:pPr>
            <w:r w:rsidRPr="00A03C55">
              <w:rPr>
                <w:noProof w:val="0"/>
              </w:rPr>
              <w:t>Attribute</w:t>
            </w:r>
          </w:p>
        </w:tc>
        <w:tc>
          <w:tcPr>
            <w:tcW w:w="2610" w:type="dxa"/>
            <w:shd w:val="clear" w:color="auto" w:fill="D9D9D9"/>
          </w:tcPr>
          <w:p w14:paraId="5CF9EB21" w14:textId="77777777" w:rsidR="007A1F44" w:rsidRPr="00A03C55" w:rsidRDefault="007A1F44" w:rsidP="00A53067">
            <w:pPr>
              <w:pStyle w:val="TableEntryHeader"/>
              <w:rPr>
                <w:noProof w:val="0"/>
              </w:rPr>
            </w:pPr>
            <w:r w:rsidRPr="00A03C55">
              <w:rPr>
                <w:noProof w:val="0"/>
              </w:rPr>
              <w:t>Value</w:t>
            </w:r>
          </w:p>
        </w:tc>
      </w:tr>
      <w:tr w:rsidR="007A1F44" w:rsidRPr="00A03C55" w14:paraId="06CC417D" w14:textId="77777777" w:rsidTr="003462A5">
        <w:trPr>
          <w:jc w:val="center"/>
        </w:trPr>
        <w:tc>
          <w:tcPr>
            <w:tcW w:w="5962" w:type="dxa"/>
          </w:tcPr>
          <w:p w14:paraId="6C7AF8D0" w14:textId="77777777" w:rsidR="007A1F44" w:rsidRPr="00A03C55" w:rsidRDefault="007A1F44" w:rsidP="009833EE">
            <w:pPr>
              <w:pStyle w:val="TableEntry"/>
              <w:rPr>
                <w:noProof w:val="0"/>
              </w:rPr>
            </w:pPr>
            <w:r w:rsidRPr="00A03C55">
              <w:rPr>
                <w:noProof w:val="0"/>
              </w:rPr>
              <w:t>/definitions/portType/operation@name</w:t>
            </w:r>
          </w:p>
        </w:tc>
        <w:tc>
          <w:tcPr>
            <w:tcW w:w="2610" w:type="dxa"/>
          </w:tcPr>
          <w:p w14:paraId="44A84783" w14:textId="77777777" w:rsidR="007A1F44" w:rsidRPr="00A03C55" w:rsidRDefault="007A1F44" w:rsidP="009833EE">
            <w:pPr>
              <w:pStyle w:val="TableEntry"/>
              <w:rPr>
                <w:noProof w:val="0"/>
              </w:rPr>
            </w:pPr>
            <w:r w:rsidRPr="00A03C55">
              <w:rPr>
                <w:noProof w:val="0"/>
              </w:rPr>
              <w:t>RespondingGateway_CrossGatewayRetrieve</w:t>
            </w:r>
          </w:p>
        </w:tc>
      </w:tr>
      <w:tr w:rsidR="007A1F44" w:rsidRPr="00A03C55" w14:paraId="6A2DDE5D" w14:textId="77777777" w:rsidTr="003462A5">
        <w:trPr>
          <w:jc w:val="center"/>
        </w:trPr>
        <w:tc>
          <w:tcPr>
            <w:tcW w:w="5962" w:type="dxa"/>
          </w:tcPr>
          <w:p w14:paraId="64F9042B" w14:textId="77777777" w:rsidR="007A1F44" w:rsidRPr="00A03C55" w:rsidRDefault="007A1F44" w:rsidP="009833EE">
            <w:pPr>
              <w:pStyle w:val="TableEntry"/>
              <w:rPr>
                <w:noProof w:val="0"/>
              </w:rPr>
            </w:pPr>
            <w:r w:rsidRPr="00A03C55">
              <w:rPr>
                <w:noProof w:val="0"/>
              </w:rPr>
              <w:t>/definitions/portType/operation/input/@wsaw:Action</w:t>
            </w:r>
          </w:p>
        </w:tc>
        <w:tc>
          <w:tcPr>
            <w:tcW w:w="2610" w:type="dxa"/>
          </w:tcPr>
          <w:p w14:paraId="4021C275" w14:textId="77777777" w:rsidR="007A1F44" w:rsidRPr="00A03C55" w:rsidRDefault="007A1F44" w:rsidP="009833EE">
            <w:pPr>
              <w:pStyle w:val="TableEntry"/>
              <w:rPr>
                <w:noProof w:val="0"/>
              </w:rPr>
            </w:pPr>
            <w:r w:rsidRPr="00A03C55">
              <w:rPr>
                <w:noProof w:val="0"/>
              </w:rPr>
              <w:t>urn:ihe:iti:2007:CrossGatewayRetrieve</w:t>
            </w:r>
          </w:p>
        </w:tc>
      </w:tr>
      <w:tr w:rsidR="007A1F44" w:rsidRPr="00A03C55" w14:paraId="52CBBECB" w14:textId="77777777" w:rsidTr="003462A5">
        <w:trPr>
          <w:jc w:val="center"/>
        </w:trPr>
        <w:tc>
          <w:tcPr>
            <w:tcW w:w="5962" w:type="dxa"/>
          </w:tcPr>
          <w:p w14:paraId="7CB88A25" w14:textId="77777777" w:rsidR="007A1F44" w:rsidRPr="00A03C55" w:rsidRDefault="007A1F44" w:rsidP="009833EE">
            <w:pPr>
              <w:pStyle w:val="TableEntry"/>
              <w:rPr>
                <w:noProof w:val="0"/>
              </w:rPr>
            </w:pPr>
            <w:r w:rsidRPr="00A03C55">
              <w:rPr>
                <w:noProof w:val="0"/>
              </w:rPr>
              <w:t>/definitions/portType/operation/output/@wsaw:Action</w:t>
            </w:r>
          </w:p>
        </w:tc>
        <w:tc>
          <w:tcPr>
            <w:tcW w:w="2610" w:type="dxa"/>
          </w:tcPr>
          <w:p w14:paraId="4E98B104" w14:textId="77777777" w:rsidR="007A1F44" w:rsidRPr="00A03C55" w:rsidRDefault="007A1F44" w:rsidP="009833EE">
            <w:pPr>
              <w:pStyle w:val="TableEntry"/>
              <w:rPr>
                <w:noProof w:val="0"/>
              </w:rPr>
            </w:pPr>
            <w:r w:rsidRPr="00A03C55">
              <w:rPr>
                <w:noProof w:val="0"/>
              </w:rPr>
              <w:t>urn:ihe:iti:2007:CrossGatewayRetrieveResponse</w:t>
            </w:r>
          </w:p>
        </w:tc>
      </w:tr>
      <w:tr w:rsidR="006A5355" w:rsidRPr="00A03C55" w14:paraId="623D5115" w14:textId="77777777" w:rsidTr="003462A5">
        <w:trPr>
          <w:jc w:val="center"/>
        </w:trPr>
        <w:tc>
          <w:tcPr>
            <w:tcW w:w="5962" w:type="dxa"/>
          </w:tcPr>
          <w:p w14:paraId="6D635181" w14:textId="2ACD5B8D" w:rsidR="006A5355" w:rsidRPr="00A03C55" w:rsidRDefault="006A5355" w:rsidP="006A5355">
            <w:pPr>
              <w:pStyle w:val="TableEntry"/>
              <w:rPr>
                <w:noProof w:val="0"/>
              </w:rPr>
            </w:pPr>
            <w:r w:rsidRPr="00A03C55">
              <w:rPr>
                <w:noProof w:val="0"/>
              </w:rPr>
              <w:t xml:space="preserve">/definitions/binding/operation/wsoap12:operation/@soapActionRequired </w:t>
            </w:r>
          </w:p>
        </w:tc>
        <w:tc>
          <w:tcPr>
            <w:tcW w:w="2610" w:type="dxa"/>
          </w:tcPr>
          <w:p w14:paraId="163AA0F3" w14:textId="233DE7BF" w:rsidR="006A5355" w:rsidRPr="00A03C55" w:rsidRDefault="006A5355" w:rsidP="006A5355">
            <w:pPr>
              <w:pStyle w:val="TableEntry"/>
              <w:rPr>
                <w:noProof w:val="0"/>
              </w:rPr>
            </w:pPr>
            <w:r w:rsidRPr="00A03C55">
              <w:rPr>
                <w:noProof w:val="0"/>
              </w:rPr>
              <w:t>false</w:t>
            </w:r>
          </w:p>
        </w:tc>
      </w:tr>
    </w:tbl>
    <w:p w14:paraId="655C856B" w14:textId="77777777" w:rsidR="007A1F44" w:rsidRPr="00A03C55" w:rsidRDefault="007A1F44" w:rsidP="00E13968">
      <w:pPr>
        <w:pStyle w:val="BodyText"/>
      </w:pPr>
    </w:p>
    <w:p w14:paraId="29773E34" w14:textId="77777777" w:rsidR="007A1F44" w:rsidRPr="00A03C55" w:rsidRDefault="007A1F44" w:rsidP="00E13968">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w:t>
      </w:r>
      <w:r w:rsidR="007F429B" w:rsidRPr="00A03C55">
        <w:fldChar w:fldCharType="begin"/>
      </w:r>
      <w:r w:rsidRPr="00A03C55">
        <w:instrText xml:space="preserve"> REF _Ref167821063 \h </w:instrText>
      </w:r>
      <w:r w:rsidR="007F429B" w:rsidRPr="00A03C55">
        <w:fldChar w:fldCharType="separate"/>
      </w:r>
      <w:r w:rsidR="00531CD4" w:rsidRPr="00A03C55">
        <w:t>3.43.5.1 Sample SOAP Messages</w:t>
      </w:r>
      <w:r w:rsidR="007F429B" w:rsidRPr="00A03C55">
        <w:fldChar w:fldCharType="end"/>
      </w:r>
      <w:r w:rsidRPr="00A03C55">
        <w:t>.</w:t>
      </w:r>
    </w:p>
    <w:p w14:paraId="5E9A0CAF" w14:textId="564D7D4B" w:rsidR="007A1F44" w:rsidRPr="00A03C55" w:rsidRDefault="007A1F44" w:rsidP="00E13968">
      <w:pPr>
        <w:pStyle w:val="BodyText"/>
      </w:pPr>
      <w:r w:rsidRPr="00A03C55">
        <w:t>For informative WSDL for the Responding Gateway</w:t>
      </w:r>
      <w:r w:rsidR="00FD6681">
        <w:t>,</w:t>
      </w:r>
      <w:r w:rsidRPr="00A03C55">
        <w:t xml:space="preserve"> see ITI TF-2x: Appendix W.</w:t>
      </w:r>
    </w:p>
    <w:p w14:paraId="56E56D77" w14:textId="77777777" w:rsidR="007A1F44" w:rsidRPr="00A03C55" w:rsidRDefault="007A1F44" w:rsidP="00E13968">
      <w:pPr>
        <w:pStyle w:val="BodyText"/>
      </w:pPr>
      <w:r w:rsidRPr="00A03C55">
        <w:t xml:space="preserve">The &lt;ihe:RetrieveDocumentSetRequest/&gt; element is defined in </w:t>
      </w:r>
      <w:r w:rsidR="00292B01" w:rsidRPr="00A03C55">
        <w:t>Section</w:t>
      </w:r>
      <w:r w:rsidRPr="00A03C55">
        <w:t xml:space="preserve"> 3.43.5. When used within the Cross Gateway Retrieve the &lt;ihe:HomeCommunityId/&gt; element is required.</w:t>
      </w:r>
    </w:p>
    <w:p w14:paraId="3AA54A8B" w14:textId="77777777" w:rsidR="007A1F44" w:rsidRPr="00A03C55" w:rsidRDefault="007A1F44" w:rsidP="00E13968">
      <w:pPr>
        <w:pStyle w:val="BodyText"/>
      </w:pPr>
      <w:r w:rsidRPr="00A03C55">
        <w:t xml:space="preserve">The &lt;ihe:RetrieveDocumentSetResponse/&gt; element is defined in </w:t>
      </w:r>
      <w:r w:rsidR="00292B01" w:rsidRPr="00A03C55">
        <w:t>Section</w:t>
      </w:r>
      <w:r w:rsidRPr="00A03C55">
        <w:t xml:space="preserve"> 3.43.5.</w:t>
      </w:r>
    </w:p>
    <w:p w14:paraId="722987F1" w14:textId="77777777" w:rsidR="007A1F44" w:rsidRPr="00A03C55" w:rsidRDefault="007A1F44" w:rsidP="00E13968">
      <w:pPr>
        <w:pStyle w:val="Heading4"/>
        <w:numPr>
          <w:ilvl w:val="0"/>
          <w:numId w:val="0"/>
        </w:numPr>
        <w:tabs>
          <w:tab w:val="clear" w:pos="2160"/>
          <w:tab w:val="clear" w:pos="2880"/>
          <w:tab w:val="clear" w:pos="3600"/>
        </w:tabs>
        <w:rPr>
          <w:noProof w:val="0"/>
        </w:rPr>
      </w:pPr>
      <w:bookmarkStart w:id="998" w:name="_Toc398544262"/>
      <w:r w:rsidRPr="00A03C55">
        <w:rPr>
          <w:noProof w:val="0"/>
        </w:rPr>
        <w:t>3.39.5.1 Sample SOAP Messages</w:t>
      </w:r>
      <w:bookmarkEnd w:id="998"/>
    </w:p>
    <w:p w14:paraId="3E511366" w14:textId="77777777" w:rsidR="007A1F44" w:rsidRPr="00A03C55" w:rsidRDefault="007A1F44" w:rsidP="00E13968">
      <w:pPr>
        <w:pStyle w:val="BodyText"/>
      </w:pPr>
      <w:r w:rsidRPr="00A03C55">
        <w:t>The samples in the following two sections show a typical SOAP request and its relative SOAP response. The sample messages also show the WS-Addressing headers &lt;Action/&gt;, &lt;MessageID/&gt;, &lt;ReplyTo/&gt;…; these WS-Addressing headers are populated according to the W3C WS-Addressing standard. The body of the SOAP message is omitted for brevity; in a real scenario the empty element will be populated with the appropriate metadata.</w:t>
      </w:r>
    </w:p>
    <w:p w14:paraId="47620ACB" w14:textId="2961B0F8" w:rsidR="007A1F44" w:rsidRPr="00A03C55" w:rsidRDefault="007A1F44" w:rsidP="00E13968">
      <w:pPr>
        <w:pStyle w:val="BodyText"/>
      </w:pPr>
      <w:r w:rsidRPr="00A03C55">
        <w:t>Samples presented in this section are also available online</w:t>
      </w:r>
      <w:del w:id="999" w:author="Lynn Felhofer" w:date="2020-03-23T15:59:00Z">
        <w:r w:rsidRPr="00A03C55" w:rsidDel="00FD6681">
          <w:delText xml:space="preserve"> on the </w:delText>
        </w:r>
      </w:del>
      <w:del w:id="1000" w:author="Lynn Felhofer" w:date="2020-03-23T15:51:00Z">
        <w:r w:rsidRPr="00A03C55" w:rsidDel="00FD6681">
          <w:delText>IHE F</w:delText>
        </w:r>
      </w:del>
      <w:ins w:id="1001" w:author="Lynn Felhofer" w:date="2020-03-23T15:59:00Z">
        <w:r w:rsidR="00FD6681">
          <w:t>:</w:t>
        </w:r>
      </w:ins>
      <w:del w:id="1002" w:author="Lynn Felhofer" w:date="2020-03-23T15:51:00Z">
        <w:r w:rsidRPr="00A03C55" w:rsidDel="00FD6681">
          <w:delText>TP site</w:delText>
        </w:r>
      </w:del>
      <w:del w:id="1003" w:author="Lynn Felhofer" w:date="2020-03-23T15:59:00Z">
        <w:r w:rsidRPr="00A03C55" w:rsidDel="00FD6681">
          <w:delText>,</w:delText>
        </w:r>
      </w:del>
      <w:r w:rsidRPr="00A03C55">
        <w:t xml:space="preserve"> see ITI TF-2x: Appendix W.</w:t>
      </w:r>
    </w:p>
    <w:p w14:paraId="1744E650" w14:textId="77777777" w:rsidR="007A1F44" w:rsidRPr="00A03C55" w:rsidRDefault="007A1F44" w:rsidP="00E13968">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3.39.5.1.1 Sample Cross Gateway Retrieve SOAP Request</w:t>
      </w:r>
    </w:p>
    <w:p w14:paraId="4944595D"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3.39.5.1.1.1 Synchronous Web Services Exchange</w:t>
      </w:r>
    </w:p>
    <w:p w14:paraId="5E251781" w14:textId="77777777" w:rsidR="007A1F44" w:rsidRPr="00A03C55" w:rsidRDefault="007A1F44" w:rsidP="00E13968">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50039E1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 xml:space="preserve">&lt;s:Envelope </w:t>
      </w:r>
    </w:p>
    <w:p w14:paraId="35D46CE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 xml:space="preserve">xmlns:s="http://www.w3.org/2003/05/soap-envelope" </w:t>
      </w:r>
    </w:p>
    <w:p w14:paraId="3162117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xmlns:a="http://www.w3.org/2005/08/addressing"&gt;</w:t>
      </w:r>
    </w:p>
    <w:p w14:paraId="1A44C34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5B03FB0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&lt;a:Action s:mustUnderstand="1"&gt;urn:ihe:iti:2007:</w:t>
      </w:r>
      <w:r w:rsidRPr="00A03C55">
        <w:rPr>
          <w:rFonts w:ascii="Courier New" w:hAnsi="Courier New"/>
          <w:sz w:val="16"/>
        </w:rPr>
        <w:t>CrossGatewayRetrieve</w:t>
      </w:r>
      <w:r w:rsidRPr="00A03C55">
        <w:rPr>
          <w:rFonts w:ascii="Courier New" w:hAnsi="Courier New"/>
          <w:sz w:val="16"/>
          <w:highlight w:val="white"/>
        </w:rPr>
        <w:t>&lt;/a:Action&gt;</w:t>
      </w:r>
    </w:p>
    <w:p w14:paraId="42C1B73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&lt;a:MessageID&gt;urn:uuid:0fbfdced-6c01-4d09-a110-2201afedaa02&lt;/a:MessageID&gt;</w:t>
      </w:r>
    </w:p>
    <w:p w14:paraId="1C9DE4D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&lt;a:ReplyTo&gt;</w:t>
      </w:r>
    </w:p>
    <w:p w14:paraId="7060C04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&lt;a:Address&gt;http://www.w3.org/2005/08/addressing/anonymous&lt;/a:Address&gt;</w:t>
      </w:r>
    </w:p>
    <w:p w14:paraId="4ABC67A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&lt;/a:ReplyTo&gt;</w:t>
      </w:r>
    </w:p>
    <w:p w14:paraId="38E0B2F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&lt;a:To s:mustUnderstand="1"&gt;http://localhost:2647/XcaService/IHEXCAGateway.svc&lt;/a:To&gt;</w:t>
      </w:r>
    </w:p>
    <w:p w14:paraId="1F3E133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2B73A68E"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0EC9684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&lt;RetrieveDocumentSetRequest xmlns="urn:ihe:iti:xds-b:2007"&gt;</w:t>
      </w:r>
    </w:p>
    <w:p w14:paraId="5FB3668E"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007236D9"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&lt;HomeCommunityId&gt;urn:oid:1.2.3.4&lt;/HomeCommunityId&gt;</w:t>
      </w:r>
    </w:p>
    <w:p w14:paraId="38AECD78"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&lt;RepositoryUniqueId&gt;1.3.6.1.4...1000&lt;/RepositoryUniqueId&gt;</w:t>
      </w:r>
    </w:p>
    <w:p w14:paraId="250D35A2"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&lt;DocumentUniqueId&gt;1.3.6.1.4...2300&lt;/DocumentUniqueId&gt;</w:t>
      </w:r>
    </w:p>
    <w:p w14:paraId="06CF604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5CACF76E"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729D11EC"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&lt;HomeCommunityId&gt;urn:oid:1.2.3.5&lt;/HomeCommunityId&gt;</w:t>
      </w:r>
    </w:p>
    <w:p w14:paraId="0EC57835"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&lt;RepositoryUniqueId&gt;1.3.6.1.4...2000&lt;/RepositoryUniqueId&gt;</w:t>
      </w:r>
    </w:p>
    <w:p w14:paraId="48A14B4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&lt;DocumentUniqueId&gt;1.3.6.1.4...2301&lt;/DocumentUniqueId&gt;</w:t>
      </w:r>
    </w:p>
    <w:p w14:paraId="6ED14A8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6E24897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&lt;/RetrieveDocumentSetRequest&gt;</w:t>
      </w:r>
    </w:p>
    <w:p w14:paraId="0ABB4AA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4E2C35E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&lt;/s:Envelope&gt;</w:t>
      </w:r>
    </w:p>
    <w:p w14:paraId="24DB8361" w14:textId="77777777" w:rsidR="005672BB" w:rsidRDefault="005672BB" w:rsidP="002F763C">
      <w:pPr>
        <w:pStyle w:val="BodyText"/>
      </w:pPr>
    </w:p>
    <w:p w14:paraId="111C7FBD" w14:textId="00966634"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3.39.5.1.1.2 Asynchronous Web Services Exchange</w:t>
      </w:r>
    </w:p>
    <w:p w14:paraId="0D5D3E9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 xml:space="preserve">&lt;s:Envelope </w:t>
      </w:r>
    </w:p>
    <w:p w14:paraId="4D36106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lastRenderedPageBreak/>
        <w:tab/>
      </w:r>
      <w:r w:rsidRPr="00A03C55">
        <w:rPr>
          <w:rFonts w:ascii="Courier New" w:hAnsi="Courier New"/>
          <w:sz w:val="16"/>
          <w:highlight w:val="white"/>
        </w:rPr>
        <w:tab/>
        <w:t xml:space="preserve">xmlns:s="http://www.w3.org/2003/05/soap-envelope" </w:t>
      </w:r>
    </w:p>
    <w:p w14:paraId="2E1FFD1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xmlns:a="http://www.w3.org/2005/08/addressing"&gt;</w:t>
      </w:r>
    </w:p>
    <w:p w14:paraId="1C3CFB4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6A8094C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&lt;a:Action s:mustUnderstand="1"&gt;urn:ihe:iti:2007:</w:t>
      </w:r>
      <w:r w:rsidRPr="00A03C55">
        <w:rPr>
          <w:rFonts w:ascii="Courier New" w:hAnsi="Courier New"/>
          <w:sz w:val="16"/>
        </w:rPr>
        <w:t>CrossGatewayRetrieve</w:t>
      </w:r>
      <w:r w:rsidRPr="00A03C55">
        <w:rPr>
          <w:rFonts w:ascii="Courier New" w:hAnsi="Courier New"/>
          <w:sz w:val="16"/>
          <w:highlight w:val="white"/>
        </w:rPr>
        <w:t>&lt;/a:Action&gt;</w:t>
      </w:r>
    </w:p>
    <w:p w14:paraId="61D97DA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&lt;a:MessageID&gt;urn:uuid:0fbfdced-6c01-4d09-a110-2201afedaa02&lt;/a:MessageID&gt;</w:t>
      </w:r>
    </w:p>
    <w:p w14:paraId="6FB628D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&lt;a:ReplyTo&gt;</w:t>
      </w:r>
    </w:p>
    <w:p w14:paraId="3A498A49" w14:textId="77777777" w:rsidR="007A1F44" w:rsidRPr="00A03C55" w:rsidRDefault="007A1F44" w:rsidP="00E13968">
      <w:pPr>
        <w:pStyle w:val="BodyText"/>
        <w:spacing w:before="0"/>
        <w:rPr>
          <w:rFonts w:ascii="Courier New" w:hAnsi="Courier New"/>
          <w:color w:val="000000"/>
          <w:sz w:val="16"/>
          <w:szCs w:val="16"/>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&lt;a:Address&gt;</w:t>
      </w:r>
      <w:r w:rsidRPr="00A03C55">
        <w:rPr>
          <w:rFonts w:ascii="Courier New" w:hAnsi="Courier New"/>
          <w:sz w:val="16"/>
        </w:rPr>
        <w:t>http</w:t>
      </w:r>
      <w:r w:rsidRPr="00A03C55">
        <w:rPr>
          <w:rFonts w:ascii="Courier New" w:hAnsi="Courier New"/>
          <w:bCs/>
          <w:sz w:val="16"/>
          <w:szCs w:val="16"/>
        </w:rPr>
        <w:t>://192.168.2.4:9080/XcaService/</w:t>
      </w:r>
      <w:r w:rsidRPr="00A03C55">
        <w:rPr>
          <w:rFonts w:ascii="Courier New" w:hAnsi="Courier New"/>
          <w:sz w:val="16"/>
          <w:szCs w:val="16"/>
        </w:rPr>
        <w:t>InitiatingGatewayReceiver.svc</w:t>
      </w:r>
    </w:p>
    <w:p w14:paraId="324AE5C4" w14:textId="77777777" w:rsidR="007A1F44" w:rsidRPr="00A03C55" w:rsidRDefault="007A1F44" w:rsidP="00E13968">
      <w:pPr>
        <w:pStyle w:val="BodyText"/>
        <w:spacing w:before="0"/>
        <w:ind w:left="1440" w:firstLine="720"/>
        <w:rPr>
          <w:rFonts w:ascii="Courier New" w:hAnsi="Courier New"/>
          <w:sz w:val="16"/>
          <w:highlight w:val="white"/>
        </w:rPr>
      </w:pPr>
      <w:r w:rsidRPr="00A03C55">
        <w:rPr>
          <w:rFonts w:ascii="Courier New" w:hAnsi="Courier New"/>
          <w:sz w:val="16"/>
          <w:highlight w:val="white"/>
        </w:rPr>
        <w:t>&lt;/a:Address&gt;</w:t>
      </w:r>
    </w:p>
    <w:p w14:paraId="7E5D627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&lt;/a:ReplyTo&gt;</w:t>
      </w:r>
    </w:p>
    <w:p w14:paraId="5F97A6BA"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&lt;a:To s:mustUnderstand="1"&gt;http://localhost:2647/XcaService/RespondingGatewayReceiver.svc&lt;/a:To&gt;</w:t>
      </w:r>
    </w:p>
    <w:p w14:paraId="57E427A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66D1213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7FF3C04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&lt;RetrieveDocumentSetRequest xmlns="urn:ihe:iti:xds-b:2007"&gt;</w:t>
      </w:r>
    </w:p>
    <w:p w14:paraId="45251FD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3C435B3D"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&lt;HomeCommunityId&gt;urn:oid:1.2.3.4&lt;/HomeCommunityId&gt;</w:t>
      </w:r>
    </w:p>
    <w:p w14:paraId="7F100EB8"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&lt;RepositoryUniqueId&gt;1.3.6.1.4...1000&lt;/RepositoryUniqueId&gt;</w:t>
      </w:r>
    </w:p>
    <w:p w14:paraId="2611A7B3"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&lt;DocumentUniqueId&gt;1.3.6.1.4...2300&lt;/DocumentUniqueId&gt;</w:t>
      </w:r>
    </w:p>
    <w:p w14:paraId="0E5B457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5E83912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7863AF12"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&lt;HomeCommunityId&gt;urn:oid:1.2.3.5&lt;/HomeCommunityId&gt;</w:t>
      </w:r>
    </w:p>
    <w:p w14:paraId="2340510F"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&lt;RepositoryUniqueId&gt;1.3.6.1.4...2000&lt;/RepositoryUniqueId&gt;</w:t>
      </w:r>
    </w:p>
    <w:p w14:paraId="7572685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&lt;DocumentUniqueId&gt;1.3.6.1.4...2301&lt;/DocumentUniqueId&gt;</w:t>
      </w:r>
    </w:p>
    <w:p w14:paraId="4118CA4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6F152AD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&lt;/RetrieveDocumentSetRequest&gt;</w:t>
      </w:r>
    </w:p>
    <w:p w14:paraId="1A1A19A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7658077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&lt;/s:Envelope&gt;</w:t>
      </w:r>
    </w:p>
    <w:p w14:paraId="2A227516" w14:textId="77777777" w:rsidR="007A1F44" w:rsidRPr="00A03C55" w:rsidRDefault="007A1F44" w:rsidP="00E13968">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3.39.5.1.2 Sample Cross Gateway Retrieve SOAP Response</w:t>
      </w:r>
    </w:p>
    <w:p w14:paraId="06F28A5D"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3.39.5.1.2.1 Synchronous Web Services Exchange</w:t>
      </w:r>
    </w:p>
    <w:p w14:paraId="21B2BC32" w14:textId="77777777" w:rsidR="007A1F44" w:rsidRPr="00A03C55" w:rsidRDefault="007A1F44" w:rsidP="00E13968">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EA9CA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 xmlns:s="http://www.w3.org/2003/05/soap-envelope" xmlns:a="http://www.w3.org/2005/08/addressing"&gt;</w:t>
      </w:r>
    </w:p>
    <w:p w14:paraId="2388D8B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53EE856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&lt;a:Action s:mustUnderstand="1"&gt;</w:t>
      </w:r>
      <w:r w:rsidRPr="00A03C55">
        <w:rPr>
          <w:rFonts w:ascii="Courier New" w:hAnsi="Courier New"/>
          <w:sz w:val="16"/>
        </w:rPr>
        <w:t>urn:ihe:iti:2007:CrossGatewayRetrieveResponse</w:t>
      </w:r>
      <w:r w:rsidRPr="00A03C55">
        <w:rPr>
          <w:rFonts w:ascii="Courier New" w:hAnsi="Courier New"/>
          <w:sz w:val="16"/>
          <w:highlight w:val="white"/>
        </w:rPr>
        <w:t>&lt;/a:Action&gt;</w:t>
      </w:r>
    </w:p>
    <w:p w14:paraId="007F83C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&lt;a:RelatesTo&gt;urn:uuid:0fbfdced-6c01-4d09-a110-2201afedaa02&lt;/a:RelatesTo&gt;</w:t>
      </w:r>
    </w:p>
    <w:p w14:paraId="36EE285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698EE91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2A9158A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 xml:space="preserve">&lt;RetrieveDocumentSetResponse </w:t>
      </w:r>
    </w:p>
    <w:p w14:paraId="25038A3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xmlns="urn:ihe:iti:xds-b:2007" </w:t>
      </w:r>
    </w:p>
    <w:p w14:paraId="13DB122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xmlns:lcm="urn:oasis:names:tc:ebxml-regrep:xsd:lcm:3.0" </w:t>
      </w:r>
    </w:p>
    <w:p w14:paraId="5653A99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xmlns:query="urn:oasis:names:tc:ebxml-regrep:xsd:query:3.0" </w:t>
      </w:r>
    </w:p>
    <w:p w14:paraId="629E271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xmlns:rim="urn:oasis:names:tc:ebxml-regrep:xsd:rim:3.0" </w:t>
      </w:r>
    </w:p>
    <w:p w14:paraId="684EE61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xmlns:rs="urn:oasis:names:tc:ebxml-regrep:xsd:rs:3.0"&gt;</w:t>
      </w:r>
    </w:p>
    <w:p w14:paraId="35DDCB6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&lt;rs:RegistryResponse status="urn:oasis:names:tc:ebxml-regrep:ResponseStatusType:Success"/&gt;</w:t>
      </w:r>
    </w:p>
    <w:p w14:paraId="18D23B5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543A4BAC"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&lt;HomeCommunityId&gt;urn:oid:1.2.3.4&lt;/HomeCommunityId&gt;</w:t>
      </w:r>
    </w:p>
    <w:p w14:paraId="5B75D6A1"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&lt;RepositoryUniqueId&gt;1.3.6.1.4...1000&lt;/RepositoryUniqueId&gt;</w:t>
      </w:r>
    </w:p>
    <w:p w14:paraId="52B7D3D3"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&lt;DocumentUniqueId&gt;1.3.6.1.4...2300&lt;/DocumentUniqueId&gt;</w:t>
      </w:r>
    </w:p>
    <w:p w14:paraId="714630B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2CC818B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13686FA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289057B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4481356F"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&lt;HomeCommunityId&gt;urn:oid:1.2.3.5&lt;/HomeCommunityId&gt;</w:t>
      </w:r>
    </w:p>
    <w:p w14:paraId="2BEBC123"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&lt;RepositoryUniqueId&gt;1.3.6.1.4...2000&lt;/RepositoryUniqueId&gt;</w:t>
      </w:r>
    </w:p>
    <w:p w14:paraId="0E5D1F1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&lt;DocumentUniqueId&gt;1.3.6.1.4...2301&lt;/DocumentUniqueId&gt;</w:t>
      </w:r>
    </w:p>
    <w:p w14:paraId="257E010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6DFB582A"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5E723A8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5F3CC6E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&lt;/RetrieveDocumentSetResponse&gt;</w:t>
      </w:r>
    </w:p>
    <w:p w14:paraId="39A8698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0CE574C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lastRenderedPageBreak/>
        <w:t>&lt;/s:Envelope&gt;</w:t>
      </w:r>
    </w:p>
    <w:p w14:paraId="59BDBF1F"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3.39.5.1.2.2 Asynchronous Web Services Exchange</w:t>
      </w:r>
    </w:p>
    <w:p w14:paraId="5F59F76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 xmlns:s="http://www.w3.org/2003/05/soap-envelope" xmlns:a="http://www.w3.org/2005/08/addressing"&gt;</w:t>
      </w:r>
    </w:p>
    <w:p w14:paraId="19742C6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18D7BE3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&lt;a:Action s:mustUnderstand="1"&gt;</w:t>
      </w:r>
      <w:r w:rsidRPr="00A03C55">
        <w:rPr>
          <w:rFonts w:ascii="Courier New" w:hAnsi="Courier New"/>
          <w:sz w:val="16"/>
        </w:rPr>
        <w:t>urn:ihe:iti:2007:CrossGatewayRetrieveResponse</w:t>
      </w:r>
      <w:r w:rsidRPr="00A03C55">
        <w:rPr>
          <w:rFonts w:ascii="Courier New" w:hAnsi="Courier New"/>
          <w:sz w:val="16"/>
          <w:highlight w:val="white"/>
        </w:rPr>
        <w:t>&lt;/a:Action&gt;</w:t>
      </w:r>
    </w:p>
    <w:p w14:paraId="27A9EFB2" w14:textId="77777777" w:rsidR="007A1F44" w:rsidRPr="00A03C55" w:rsidRDefault="007A1F44" w:rsidP="00E13968">
      <w:pPr>
        <w:pStyle w:val="BodyText"/>
        <w:spacing w:before="0"/>
        <w:ind w:left="720" w:firstLine="720"/>
        <w:rPr>
          <w:rFonts w:ascii="Courier New" w:hAnsi="Courier New"/>
          <w:sz w:val="16"/>
          <w:highlight w:val="white"/>
        </w:rPr>
      </w:pPr>
      <w:r w:rsidRPr="00A03C55">
        <w:rPr>
          <w:rFonts w:ascii="Courier New" w:hAnsi="Courier New"/>
          <w:sz w:val="16"/>
          <w:highlight w:val="white"/>
        </w:rPr>
        <w:t>&lt;a:MessageID&gt;urn:uuid:D6C21225-8E7B-454E-9750-821622C099DB&lt;/</w:t>
      </w:r>
      <w:r w:rsidRPr="00A03C55">
        <w:rPr>
          <w:rFonts w:ascii="Courier New" w:hAnsi="Courier New"/>
          <w:sz w:val="16"/>
        </w:rPr>
        <w:t>a</w:t>
      </w:r>
      <w:r w:rsidRPr="00A03C55">
        <w:rPr>
          <w:rFonts w:ascii="Courier New" w:hAnsi="Courier New"/>
          <w:sz w:val="16"/>
          <w:highlight w:val="white"/>
        </w:rPr>
        <w:t>:MessageID&gt;</w:t>
      </w:r>
    </w:p>
    <w:p w14:paraId="3D5D48B8"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&lt;a:RelatesTo&gt;urn:uuid:0fbfdced-6c01-4d09-a110-2201afedaa02&lt;/a:RelatesTo&gt;</w:t>
      </w:r>
    </w:p>
    <w:p w14:paraId="3EBB988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&lt;a:To s:mustUnderstand="1"&gt;http://localhost:2647/XcaService/InitiatingGatewayReceiver.svc&lt;/a:To&gt;</w:t>
      </w:r>
    </w:p>
    <w:p w14:paraId="3DD668A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657995B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0470D55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 xml:space="preserve">&lt;RetrieveDocumentSetResponse </w:t>
      </w:r>
    </w:p>
    <w:p w14:paraId="77B6026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xmlns="urn:ihe:iti:xds-b:2007" </w:t>
      </w:r>
    </w:p>
    <w:p w14:paraId="1C86733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xmlns:lcm="urn:oasis:names:tc:ebxml-regrep:xsd:lcm:3.0" </w:t>
      </w:r>
    </w:p>
    <w:p w14:paraId="6D00054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xmlns:query="urn:oasis:names:tc:ebxml-regrep:xsd:query:3.0" </w:t>
      </w:r>
    </w:p>
    <w:p w14:paraId="34D7B3B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xmlns:rim="urn:oasis:names:tc:ebxml-regrep:xsd:rim:3.0" </w:t>
      </w:r>
    </w:p>
    <w:p w14:paraId="5216201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xmlns:rs="urn:oasis:names:tc:ebxml-regrep:xsd:rs:3.0"&gt;</w:t>
      </w:r>
    </w:p>
    <w:p w14:paraId="35D8E29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&lt;rs:RegistryResponse status="urn:oasis:names:tc:ebxml-regrep:ResponseStatusType:Success"/&gt;</w:t>
      </w:r>
    </w:p>
    <w:p w14:paraId="5C78F64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278D93BC"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&lt;HomeCommunityId&gt;urn:oid:1.2.3.4&lt;/HomeCommunityId&gt;</w:t>
      </w:r>
    </w:p>
    <w:p w14:paraId="7D6949C4"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&lt;RepositoryUniqueId&gt;1.3.6.1.4...1000&lt;/RepositoryUniqueId&gt;</w:t>
      </w:r>
    </w:p>
    <w:p w14:paraId="4B3FE66E"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&lt;DocumentUniqueId&gt;1.3.6.1.4...2300&lt;/DocumentUniqueId&gt;</w:t>
      </w:r>
    </w:p>
    <w:p w14:paraId="6D77D81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29AA955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102F3B0A"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7EF8B6B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26865A48"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&lt;HomeCommunityId&gt;urn:oid:1.2.3.5&lt;/HomeCommunityId&gt;</w:t>
      </w:r>
    </w:p>
    <w:p w14:paraId="0B4240DE"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&lt;RepositoryUniqueId&gt;1.3.6.1.4...2000&lt;/RepositoryUniqueId&gt;</w:t>
      </w:r>
    </w:p>
    <w:p w14:paraId="07BF4DC8"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&lt;DocumentUniqueId&gt;1.3.6.1.4...2301&lt;/DocumentUniqueId&gt;</w:t>
      </w:r>
    </w:p>
    <w:p w14:paraId="5117AFE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14C4C86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5C48DED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7299227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&lt;/RetrieveDocumentSetResponse&gt;</w:t>
      </w:r>
    </w:p>
    <w:p w14:paraId="77CBF29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6626701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&lt;/s:Envelope&gt;</w:t>
      </w:r>
    </w:p>
    <w:p w14:paraId="76F0C5E1" w14:textId="77777777" w:rsidR="007A1F44" w:rsidRPr="00A03C55" w:rsidRDefault="007A1F44" w:rsidP="00E13968">
      <w:pPr>
        <w:pStyle w:val="BodyText"/>
      </w:pPr>
    </w:p>
    <w:p w14:paraId="0DE44BF1" w14:textId="18F054B8" w:rsidR="00A726AB" w:rsidRPr="00A03C55" w:rsidRDefault="00A726AB" w:rsidP="00EC243F">
      <w:pPr>
        <w:pStyle w:val="Heading3"/>
        <w:rPr>
          <w:noProof w:val="0"/>
        </w:rPr>
      </w:pPr>
      <w:bookmarkStart w:id="1004" w:name="_Toc13773729"/>
      <w:r w:rsidRPr="00A03C55">
        <w:rPr>
          <w:noProof w:val="0"/>
        </w:rPr>
        <w:t>3.39.6 Security Considerations</w:t>
      </w:r>
      <w:bookmarkEnd w:id="1004"/>
    </w:p>
    <w:p w14:paraId="0A421221" w14:textId="77777777" w:rsidR="00A726AB" w:rsidRPr="00A03C55" w:rsidRDefault="00A726AB" w:rsidP="00A726AB">
      <w:pPr>
        <w:pStyle w:val="BodyText"/>
      </w:pPr>
      <w:r w:rsidRPr="00A03C55">
        <w:t xml:space="preserve">Both the Initiating Gateway and Responding Gateway shall audit the Cross Gateway Retrieve. The audit entries shall be equivalent to the entries required for the Retrieve Document Set. </w:t>
      </w:r>
    </w:p>
    <w:p w14:paraId="23BE2A99" w14:textId="77777777" w:rsidR="00A726AB" w:rsidRPr="00A03C55" w:rsidRDefault="00A726AB" w:rsidP="00A726AB">
      <w:pPr>
        <w:pStyle w:val="BodyText"/>
      </w:pPr>
      <w:r w:rsidRPr="00A03C55">
        <w:t>The Initiating Gateway:</w:t>
      </w:r>
    </w:p>
    <w:p w14:paraId="5174E24F" w14:textId="77777777" w:rsidR="00A726AB" w:rsidRPr="00A03C55" w:rsidRDefault="00A726AB" w:rsidP="00A726AB">
      <w:pPr>
        <w:pStyle w:val="ListBullet2"/>
      </w:pPr>
      <w:r w:rsidRPr="00A03C55">
        <w:t>If receiving a Retrieve Document Set transaction from a Document Consumer, shall audit as if it were a Document Repository (see Section 3.43.6).</w:t>
      </w:r>
    </w:p>
    <w:p w14:paraId="0C1AC96B" w14:textId="0CA8645F" w:rsidR="00A726AB" w:rsidRPr="00A03C55" w:rsidRDefault="00A726AB" w:rsidP="00A726AB">
      <w:pPr>
        <w:pStyle w:val="ListBullet2"/>
      </w:pPr>
      <w:r w:rsidRPr="00A03C55">
        <w:t>In addition, shall audit the Cross Gateway Retrieve as if it were a Document Consumer except that for EventTypeCode the Initiating Gateway shall specify EV(“ITI-39”, “IHE Transactions”, and “Cross Gateway Retrieve”) (see Section 3.43.6).</w:t>
      </w:r>
    </w:p>
    <w:p w14:paraId="7AADC3BE" w14:textId="77777777" w:rsidR="00A726AB" w:rsidRPr="00A03C55" w:rsidRDefault="00A726AB" w:rsidP="00A726AB">
      <w:pPr>
        <w:pStyle w:val="ListBullet2"/>
      </w:pPr>
      <w:r w:rsidRPr="00A03C55">
        <w:t>In addition, if interacting with a local Document Repository, shall audit as if it were a Document Consumer (see Section 3.43.6). One audit record shall be created for each Document Repository contacted.</w:t>
      </w:r>
    </w:p>
    <w:p w14:paraId="773B40DD" w14:textId="77777777" w:rsidR="00A726AB" w:rsidRPr="00A03C55" w:rsidRDefault="00A726AB" w:rsidP="00A726AB">
      <w:pPr>
        <w:pStyle w:val="BodyText"/>
      </w:pPr>
      <w:r w:rsidRPr="00A03C55">
        <w:lastRenderedPageBreak/>
        <w:t>The Responding Gateway:</w:t>
      </w:r>
    </w:p>
    <w:p w14:paraId="37344D68" w14:textId="77777777" w:rsidR="00A726AB" w:rsidRPr="00A03C55" w:rsidRDefault="00A726AB" w:rsidP="00A726AB">
      <w:pPr>
        <w:pStyle w:val="ListBullet2"/>
      </w:pPr>
      <w:r w:rsidRPr="00A03C55">
        <w:t>Shall audit the Cross Gateway Retrieve as if it were a Document Repository except that for EventTypeCode the Responding Gateway shall specify EV(“ITI-39”, “IHE Transactions”, “Cross Gateway Retrieve”) (see Section 3.43.6).</w:t>
      </w:r>
    </w:p>
    <w:p w14:paraId="6C8A50A4" w14:textId="77777777" w:rsidR="00A726AB" w:rsidRPr="00A03C55" w:rsidRDefault="00A726AB" w:rsidP="00A726AB">
      <w:pPr>
        <w:pStyle w:val="ListBullet2"/>
      </w:pPr>
      <w:r w:rsidRPr="00A03C55">
        <w:t>In addition, if interacting with a local Document Repository, shall audit as if it were a Document Consumer (see Section 3.43.6). One audit record shall be created for each Document Repository contacted.</w:t>
      </w:r>
    </w:p>
    <w:p w14:paraId="114496D2" w14:textId="77777777" w:rsidR="007A1F44" w:rsidRPr="00A03C55" w:rsidRDefault="007A1F44" w:rsidP="00A16BB2">
      <w:pPr>
        <w:pStyle w:val="Heading2"/>
        <w:numPr>
          <w:ilvl w:val="0"/>
          <w:numId w:val="0"/>
        </w:numPr>
        <w:tabs>
          <w:tab w:val="clear" w:pos="2160"/>
        </w:tabs>
        <w:rPr>
          <w:noProof w:val="0"/>
        </w:rPr>
      </w:pPr>
      <w:r w:rsidRPr="00A03C55">
        <w:rPr>
          <w:noProof w:val="0"/>
        </w:rPr>
        <w:br w:type="page"/>
      </w:r>
      <w:bookmarkStart w:id="1005" w:name="_Toc398544263"/>
      <w:bookmarkStart w:id="1006" w:name="_Toc398717952"/>
      <w:bookmarkStart w:id="1007" w:name="_Toc13773730"/>
      <w:r w:rsidRPr="00A03C55">
        <w:rPr>
          <w:noProof w:val="0"/>
        </w:rPr>
        <w:lastRenderedPageBreak/>
        <w:t>3.40 Provide X-User Assertion</w:t>
      </w:r>
      <w:bookmarkEnd w:id="829"/>
      <w:bookmarkEnd w:id="830"/>
      <w:bookmarkEnd w:id="831"/>
      <w:bookmarkEnd w:id="832"/>
      <w:bookmarkEnd w:id="833"/>
      <w:bookmarkEnd w:id="834"/>
      <w:bookmarkEnd w:id="835"/>
      <w:bookmarkEnd w:id="836"/>
      <w:bookmarkEnd w:id="837"/>
      <w:bookmarkEnd w:id="1005"/>
      <w:bookmarkEnd w:id="1006"/>
      <w:r w:rsidR="00903C21" w:rsidRPr="00A03C55">
        <w:rPr>
          <w:noProof w:val="0"/>
        </w:rPr>
        <w:t xml:space="preserve"> [ITI-40]</w:t>
      </w:r>
      <w:bookmarkEnd w:id="1007"/>
    </w:p>
    <w:p w14:paraId="0F5AB7DB" w14:textId="47A5C1AD" w:rsidR="007A1F44" w:rsidRPr="00A03C55" w:rsidRDefault="007A1F44">
      <w:pPr>
        <w:pStyle w:val="BodyText"/>
      </w:pPr>
      <w:r w:rsidRPr="00A03C55">
        <w:t xml:space="preserve">This section corresponds to </w:t>
      </w:r>
      <w:r w:rsidR="00E77430" w:rsidRPr="00A03C55">
        <w:t>transaction</w:t>
      </w:r>
      <w:r w:rsidRPr="00A03C55">
        <w:t xml:space="preserve"> </w:t>
      </w:r>
      <w:r w:rsidR="00383577" w:rsidRPr="00A03C55">
        <w:t>[</w:t>
      </w:r>
      <w:r w:rsidRPr="00A03C55">
        <w:t>ITI-40</w:t>
      </w:r>
      <w:r w:rsidR="00383577" w:rsidRPr="00A03C55">
        <w:t>]</w:t>
      </w:r>
      <w:r w:rsidRPr="00A03C55">
        <w:t xml:space="preserve"> of the IHE IT Infrastructure Technical Framework. </w:t>
      </w:r>
    </w:p>
    <w:p w14:paraId="264BFD90" w14:textId="77777777" w:rsidR="007A1F44" w:rsidRPr="00A03C55" w:rsidRDefault="007A1F44" w:rsidP="006C18FA">
      <w:pPr>
        <w:pStyle w:val="Heading3"/>
        <w:ind w:left="0" w:firstLine="0"/>
        <w:rPr>
          <w:bCs/>
          <w:noProof w:val="0"/>
          <w:kern w:val="1"/>
        </w:rPr>
      </w:pPr>
      <w:bookmarkStart w:id="1008" w:name="3.40.1_Scope"/>
      <w:bookmarkStart w:id="1009" w:name="_Toc173227137"/>
      <w:bookmarkStart w:id="1010" w:name="_Toc398544264"/>
      <w:bookmarkStart w:id="1011" w:name="_Toc398717953"/>
      <w:bookmarkStart w:id="1012" w:name="_Toc13773731"/>
      <w:bookmarkEnd w:id="1008"/>
      <w:r w:rsidRPr="00A03C55">
        <w:rPr>
          <w:bCs/>
          <w:noProof w:val="0"/>
          <w:kern w:val="1"/>
        </w:rPr>
        <w:t>3.40.1</w:t>
      </w:r>
      <w:r w:rsidRPr="00A03C55">
        <w:rPr>
          <w:bCs/>
          <w:noProof w:val="0"/>
          <w:kern w:val="1"/>
        </w:rPr>
        <w:tab/>
        <w:t>Scope</w:t>
      </w:r>
      <w:bookmarkEnd w:id="1009"/>
      <w:bookmarkEnd w:id="1010"/>
      <w:bookmarkEnd w:id="1011"/>
      <w:bookmarkEnd w:id="1012"/>
      <w:r w:rsidRPr="00A03C55">
        <w:rPr>
          <w:bCs/>
          <w:noProof w:val="0"/>
          <w:kern w:val="1"/>
        </w:rPr>
        <w:t xml:space="preserve"> </w:t>
      </w:r>
    </w:p>
    <w:p w14:paraId="4C4B4F35" w14:textId="0D3EDFF6" w:rsidR="007A1F44" w:rsidRPr="00A03C55" w:rsidRDefault="007A1F44">
      <w:pPr>
        <w:pStyle w:val="BodyText"/>
      </w:pPr>
      <w:r w:rsidRPr="00A03C55">
        <w:t xml:space="preserve">Transaction </w:t>
      </w:r>
      <w:r w:rsidR="00383577" w:rsidRPr="00A03C55">
        <w:t>;</w:t>
      </w:r>
      <w:r w:rsidRPr="00A03C55">
        <w:t>ITI-40</w:t>
      </w:r>
      <w:r w:rsidR="00383577" w:rsidRPr="00A03C55">
        <w:t>]</w:t>
      </w:r>
      <w:r w:rsidRPr="00A03C55">
        <w:t xml:space="preserve"> is used by the </w:t>
      </w:r>
      <w:r w:rsidRPr="00A03C55">
        <w:rPr>
          <w:b/>
          <w:bCs/>
        </w:rPr>
        <w:t>X-Service User</w:t>
      </w:r>
      <w:r w:rsidRPr="00A03C55">
        <w:t xml:space="preserve"> to pass a claimed identity assertion to the </w:t>
      </w:r>
      <w:r w:rsidRPr="00A03C55">
        <w:rPr>
          <w:b/>
          <w:bCs/>
        </w:rPr>
        <w:t>X-Service Provider</w:t>
      </w:r>
      <w:r w:rsidRPr="00A03C55">
        <w:t xml:space="preserve">. The </w:t>
      </w:r>
      <w:r w:rsidRPr="00A03C55">
        <w:rPr>
          <w:b/>
          <w:bCs/>
        </w:rPr>
        <w:t>X-Service User</w:t>
      </w:r>
      <w:r w:rsidRPr="00A03C55">
        <w:t xml:space="preserve"> and </w:t>
      </w:r>
      <w:r w:rsidRPr="00A03C55">
        <w:rPr>
          <w:b/>
          <w:bCs/>
        </w:rPr>
        <w:t>X-Service Provider</w:t>
      </w:r>
      <w:r w:rsidRPr="00A03C55">
        <w:t xml:space="preserve"> use the </w:t>
      </w:r>
      <w:r w:rsidRPr="00A03C55">
        <w:rPr>
          <w:b/>
          <w:bCs/>
        </w:rPr>
        <w:t>X-Assertion Provider</w:t>
      </w:r>
      <w:r w:rsidRPr="00A03C55">
        <w:t xml:space="preserve"> as the third party issuer of the claimed identity assertion. </w:t>
      </w:r>
    </w:p>
    <w:p w14:paraId="002A928D" w14:textId="77777777" w:rsidR="007A1F44" w:rsidRPr="00A03C55" w:rsidRDefault="007A1F44" w:rsidP="006C18FA">
      <w:pPr>
        <w:pStyle w:val="Heading3"/>
        <w:ind w:left="0" w:firstLine="0"/>
        <w:rPr>
          <w:bCs/>
          <w:noProof w:val="0"/>
          <w:kern w:val="1"/>
        </w:rPr>
      </w:pPr>
      <w:bookmarkStart w:id="1013" w:name="3.40.2_Use_Case_Roles"/>
      <w:bookmarkStart w:id="1014" w:name="_Toc173227138"/>
      <w:bookmarkStart w:id="1015" w:name="_Toc398544265"/>
      <w:bookmarkStart w:id="1016" w:name="_Toc398717954"/>
      <w:bookmarkStart w:id="1017" w:name="_Toc13773732"/>
      <w:bookmarkEnd w:id="1013"/>
      <w:r w:rsidRPr="00A03C55">
        <w:rPr>
          <w:bCs/>
          <w:noProof w:val="0"/>
          <w:kern w:val="1"/>
        </w:rPr>
        <w:t>3.40.2</w:t>
      </w:r>
      <w:r w:rsidRPr="00A03C55">
        <w:rPr>
          <w:bCs/>
          <w:noProof w:val="0"/>
          <w:kern w:val="1"/>
        </w:rPr>
        <w:tab/>
        <w:t>Use Case Roles</w:t>
      </w:r>
      <w:bookmarkEnd w:id="1014"/>
      <w:bookmarkEnd w:id="1015"/>
      <w:bookmarkEnd w:id="1016"/>
      <w:bookmarkEnd w:id="1017"/>
    </w:p>
    <w:p w14:paraId="7C44ED15" w14:textId="77777777" w:rsidR="007A1F44" w:rsidRPr="00A03C55" w:rsidRDefault="00D139D9" w:rsidP="00F5005D">
      <w:pPr>
        <w:jc w:val="center"/>
      </w:pPr>
      <w:r w:rsidRPr="00A03C55">
        <w:rPr>
          <w:noProof/>
          <w:lang w:eastAsia="fr-FR"/>
        </w:rPr>
        <w:drawing>
          <wp:inline distT="0" distB="0" distL="0" distR="0" wp14:anchorId="231BA9A7" wp14:editId="1CE514FE">
            <wp:extent cx="2828925" cy="2276475"/>
            <wp:effectExtent l="0" t="0" r="9525" b="9525"/>
            <wp:docPr id="31" name="Picture 36" descr="XUA_UseCaseRole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UA_UseCaseRoles_03"/>
                    <pic:cNvPicPr>
                      <a:picLocks noChangeAspect="1" noChangeArrowheads="1"/>
                    </pic:cNvPicPr>
                  </pic:nvPicPr>
                  <pic:blipFill rotWithShape="1">
                    <a:blip r:embed="rId92">
                      <a:extLst>
                        <a:ext uri="{28A0092B-C50C-407E-A947-70E740481C1C}">
                          <a14:useLocalDpi xmlns:a14="http://schemas.microsoft.com/office/drawing/2010/main" val="0"/>
                        </a:ext>
                      </a:extLst>
                    </a:blip>
                    <a:srcRect l="5984" t="13601" r="28192" b="15730"/>
                    <a:stretch/>
                  </pic:blipFill>
                  <pic:spPr bwMode="auto">
                    <a:xfrm>
                      <a:off x="0" y="0"/>
                      <a:ext cx="2828925" cy="227647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B4831DE" w14:textId="71CECF71" w:rsidR="007A1F44" w:rsidRPr="00A03C55" w:rsidRDefault="007A1F44"/>
    <w:p w14:paraId="1BAE07D0" w14:textId="77777777" w:rsidR="007A1F44" w:rsidRPr="00A03C55" w:rsidRDefault="007A1F44">
      <w:r w:rsidRPr="00A03C55">
        <w:rPr>
          <w:b/>
          <w:bCs/>
        </w:rPr>
        <w:t>Actor:</w:t>
      </w:r>
      <w:r w:rsidRPr="00A03C55">
        <w:t xml:space="preserve"> X-Service User </w:t>
      </w:r>
    </w:p>
    <w:p w14:paraId="7E6E7B45" w14:textId="77777777" w:rsidR="007A1F44" w:rsidRPr="00A03C55" w:rsidRDefault="007A1F44">
      <w:pPr>
        <w:pStyle w:val="BodyText"/>
      </w:pPr>
      <w:r w:rsidRPr="00A03C55">
        <w:rPr>
          <w:b/>
          <w:bCs/>
        </w:rPr>
        <w:t>Role:</w:t>
      </w:r>
      <w:r w:rsidRPr="00A03C55">
        <w:t xml:space="preserve"> User of a transaction that requires a Cross-Enterprise User Assertion </w:t>
      </w:r>
    </w:p>
    <w:p w14:paraId="6F7BF58F" w14:textId="77777777" w:rsidR="007A1F44" w:rsidRPr="00A03C55" w:rsidRDefault="007A1F44">
      <w:pPr>
        <w:pStyle w:val="BodyText"/>
      </w:pPr>
      <w:r w:rsidRPr="00A03C55">
        <w:rPr>
          <w:b/>
          <w:bCs/>
        </w:rPr>
        <w:t>Actor:</w:t>
      </w:r>
      <w:r w:rsidRPr="00A03C55">
        <w:t xml:space="preserve"> X-Service Provider </w:t>
      </w:r>
    </w:p>
    <w:p w14:paraId="01885395" w14:textId="77777777" w:rsidR="007A1F44" w:rsidRPr="00A03C55" w:rsidRDefault="007A1F44">
      <w:pPr>
        <w:pStyle w:val="BodyText"/>
      </w:pPr>
      <w:r w:rsidRPr="00A03C55">
        <w:rPr>
          <w:b/>
          <w:bCs/>
        </w:rPr>
        <w:t>Role:</w:t>
      </w:r>
      <w:r w:rsidRPr="00A03C55">
        <w:t xml:space="preserve"> Service provider on a transaction that requires a Cross-Enterprise User Assertion </w:t>
      </w:r>
    </w:p>
    <w:p w14:paraId="65FB2C81" w14:textId="77777777" w:rsidR="007A1F44" w:rsidRPr="00A03C55" w:rsidRDefault="007A1F44" w:rsidP="006C18FA">
      <w:pPr>
        <w:pStyle w:val="Heading3"/>
        <w:ind w:left="0" w:firstLine="0"/>
        <w:rPr>
          <w:bCs/>
          <w:noProof w:val="0"/>
          <w:kern w:val="1"/>
        </w:rPr>
      </w:pPr>
      <w:bookmarkStart w:id="1018" w:name="3.40.3_Referenced_Standards"/>
      <w:bookmarkStart w:id="1019" w:name="_Toc173227139"/>
      <w:bookmarkStart w:id="1020" w:name="_Toc398544266"/>
      <w:bookmarkStart w:id="1021" w:name="_Toc398717955"/>
      <w:bookmarkStart w:id="1022" w:name="_Toc13773733"/>
      <w:bookmarkEnd w:id="1018"/>
      <w:r w:rsidRPr="00A03C55">
        <w:rPr>
          <w:bCs/>
          <w:noProof w:val="0"/>
          <w:kern w:val="1"/>
        </w:rPr>
        <w:t>3.40.3 Referenced Standards</w:t>
      </w:r>
      <w:bookmarkEnd w:id="1019"/>
      <w:bookmarkEnd w:id="1020"/>
      <w:bookmarkEnd w:id="1021"/>
      <w:bookmarkEnd w:id="1022"/>
      <w:r w:rsidRPr="00A03C55">
        <w:rPr>
          <w:bCs/>
          <w:noProof w:val="0"/>
          <w:kern w:val="1"/>
        </w:rPr>
        <w:t xml:space="preserve"> </w:t>
      </w:r>
    </w:p>
    <w:p w14:paraId="6FE7459A" w14:textId="77777777" w:rsidR="007A1F44" w:rsidRPr="00A03C55" w:rsidRDefault="007A1F44">
      <w:pPr>
        <w:pStyle w:val="Heading4"/>
        <w:numPr>
          <w:ilvl w:val="0"/>
          <w:numId w:val="0"/>
        </w:numPr>
        <w:tabs>
          <w:tab w:val="clear" w:pos="2160"/>
          <w:tab w:val="clear" w:pos="2880"/>
          <w:tab w:val="clear" w:pos="3600"/>
        </w:tabs>
        <w:rPr>
          <w:noProof w:val="0"/>
        </w:rPr>
      </w:pPr>
      <w:bookmarkStart w:id="1023" w:name="3.40.3.1_Normative_--_required_to_use_th"/>
      <w:bookmarkStart w:id="1024" w:name="_Toc398544267"/>
      <w:bookmarkEnd w:id="1023"/>
      <w:r w:rsidRPr="00A03C55">
        <w:rPr>
          <w:noProof w:val="0"/>
        </w:rPr>
        <w:t>3.40.3.1 Normative -- required to use this transaction</w:t>
      </w:r>
      <w:bookmarkEnd w:id="1024"/>
      <w:r w:rsidRPr="00A03C55">
        <w:rPr>
          <w:noProof w:val="0"/>
        </w:rPr>
        <w:t xml:space="preserve"> </w:t>
      </w:r>
    </w:p>
    <w:p w14:paraId="16660A1A" w14:textId="77777777" w:rsidR="008E3CF3" w:rsidRPr="00A03C55" w:rsidRDefault="007A1F44" w:rsidP="00EC243F">
      <w:pPr>
        <w:pStyle w:val="ListBullet2"/>
      </w:pPr>
      <w:r w:rsidRPr="00A03C55">
        <w:t xml:space="preserve">OASIS </w:t>
      </w:r>
      <w:hyperlink r:id="rId93" w:tooltip="http://www.oasis-open.org/committees/security/" w:history="1">
        <w:r w:rsidRPr="00A03C55">
          <w:rPr>
            <w:rStyle w:val="Hyperlink"/>
          </w:rPr>
          <w:t>http://www.oasis-open.org/committees/security/</w:t>
        </w:r>
      </w:hyperlink>
      <w:r w:rsidRPr="00A03C55">
        <w:t xml:space="preserve">. </w:t>
      </w:r>
    </w:p>
    <w:p w14:paraId="639E4350" w14:textId="77777777" w:rsidR="008E3CF3" w:rsidRPr="00A03C55" w:rsidRDefault="000F12EF" w:rsidP="00F9353D">
      <w:pPr>
        <w:pStyle w:val="ListBullet3"/>
        <w:numPr>
          <w:ilvl w:val="0"/>
          <w:numId w:val="14"/>
        </w:numPr>
        <w:tabs>
          <w:tab w:val="clear" w:pos="1080"/>
          <w:tab w:val="num" w:pos="720"/>
        </w:tabs>
        <w:ind w:left="720"/>
      </w:pPr>
      <w:hyperlink r:id="rId94" w:tooltip="http://docs.oasis-open.org/security/saml/v2.0/saml-core-2.0-os.pdf" w:history="1">
        <w:r w:rsidR="007A1F44" w:rsidRPr="00A03C55">
          <w:rPr>
            <w:rStyle w:val="ListBullet2Char"/>
          </w:rPr>
          <w:t>SAMLCore</w:t>
        </w:r>
      </w:hyperlink>
      <w:r w:rsidR="007A1F44" w:rsidRPr="00A03C55">
        <w:t xml:space="preserve"> SAML V2.0 Core standard </w:t>
      </w:r>
    </w:p>
    <w:p w14:paraId="498932EC" w14:textId="77777777" w:rsidR="008E3CF3" w:rsidRPr="00A03C55" w:rsidRDefault="000F64B0" w:rsidP="00EC243F">
      <w:pPr>
        <w:pStyle w:val="ListBullet2"/>
      </w:pPr>
      <w:hyperlink r:id="rId95" w:tooltip="http://docs.oasis-open.org/wss/2004/01/oasis-200401-wss-soap-message-security-1.0.pdf" w:history="1">
        <w:r w:rsidR="007A1F44" w:rsidRPr="00A03C55">
          <w:rPr>
            <w:rStyle w:val="Hyperlink"/>
          </w:rPr>
          <w:t>WSS10</w:t>
        </w:r>
      </w:hyperlink>
      <w:r w:rsidR="007A1F44" w:rsidRPr="00A03C55">
        <w:t xml:space="preserve"> OASIS Standard, "OASIS Web Services Security: SOAP Message Security 1.0 (WS-Security 2004)", March 2004. </w:t>
      </w:r>
    </w:p>
    <w:p w14:paraId="2F735FED" w14:textId="77777777" w:rsidR="008E3CF3" w:rsidRPr="00A03C55" w:rsidRDefault="000F64B0" w:rsidP="00EC243F">
      <w:pPr>
        <w:pStyle w:val="ListBullet2"/>
      </w:pPr>
      <w:hyperlink r:id="rId96" w:tooltip="http://www.oasis-open.org/committees/download.php/16790/wss-v1.1-spec-os-SOAPMessageSecurity.pdf" w:history="1">
        <w:r w:rsidR="007A1F44" w:rsidRPr="00A03C55">
          <w:rPr>
            <w:rStyle w:val="Hyperlink"/>
          </w:rPr>
          <w:t>WSS11</w:t>
        </w:r>
      </w:hyperlink>
      <w:r w:rsidR="007A1F44" w:rsidRPr="00A03C55">
        <w:t xml:space="preserve"> OASIS Standard, "OASIS Web Services Security: SOAP Message Security 1.1 (WS-Security 2004)", February 2006. </w:t>
      </w:r>
    </w:p>
    <w:p w14:paraId="7833D8EB" w14:textId="77777777" w:rsidR="008E3CF3" w:rsidRPr="00A03C55" w:rsidRDefault="000F64B0" w:rsidP="00EC243F">
      <w:pPr>
        <w:pStyle w:val="ListBullet2"/>
      </w:pPr>
      <w:hyperlink r:id="rId97" w:tooltip="http://docs.oasis-open.org/wss/oasis-wss-saml-token-profile-1.0.pdf" w:history="1">
        <w:r w:rsidR="007A1F44" w:rsidRPr="00A03C55">
          <w:rPr>
            <w:rStyle w:val="Hyperlink"/>
          </w:rPr>
          <w:t>WSS:SAMLTokenProfile1.0</w:t>
        </w:r>
      </w:hyperlink>
      <w:r w:rsidR="007A1F44" w:rsidRPr="00A03C55">
        <w:t xml:space="preserve"> OASIS Standard, “Web Services Security: SAML Token Profile”, December 2004 </w:t>
      </w:r>
    </w:p>
    <w:p w14:paraId="781596B2" w14:textId="77777777" w:rsidR="008E3CF3" w:rsidRPr="00A03C55" w:rsidRDefault="000F64B0" w:rsidP="00EC243F">
      <w:pPr>
        <w:pStyle w:val="ListBullet2"/>
      </w:pPr>
      <w:hyperlink r:id="rId98" w:tooltip="http://www.oasis-open.org/committees/download.php/16768/wss-v1.1-spec-os-SAMLTokenProfile.pdf" w:history="1">
        <w:r w:rsidR="007A1F44" w:rsidRPr="00A03C55">
          <w:rPr>
            <w:rStyle w:val="Hyperlink"/>
          </w:rPr>
          <w:t>WSS:SAMLTokenProfile1.1</w:t>
        </w:r>
      </w:hyperlink>
      <w:r w:rsidR="007A1F44" w:rsidRPr="00A03C55">
        <w:t xml:space="preserve"> OASIS Standard, “Web Services Security: SAML Token Profile 1.1”, February 2006 </w:t>
      </w:r>
    </w:p>
    <w:p w14:paraId="6F431715" w14:textId="77777777" w:rsidR="008E3CF3" w:rsidRPr="00A03C55" w:rsidRDefault="007A1F44" w:rsidP="00EC243F">
      <w:pPr>
        <w:pStyle w:val="ListBullet2"/>
      </w:pPr>
      <w:r w:rsidRPr="00A03C55">
        <w:t>XSPA-SAMLv1.0 OASIS Standard, “Cross-Enterprise Security and Privacy Authorization (XSPA) Profile of the Security Assertion Markup Language (SAML) for Healthcare v1.0” , November 2009</w:t>
      </w:r>
    </w:p>
    <w:p w14:paraId="7BD97A89" w14:textId="77777777" w:rsidR="008E3CF3" w:rsidRPr="00A03C55" w:rsidRDefault="007A1F44" w:rsidP="00EC243F">
      <w:pPr>
        <w:pStyle w:val="ListBullet2"/>
      </w:pPr>
      <w:r w:rsidRPr="00A03C55">
        <w:t xml:space="preserve">SAML 2.0 Profile For XACML 2.0 OASIS Standard, February 2005 </w:t>
      </w:r>
    </w:p>
    <w:p w14:paraId="613EC7FD" w14:textId="77777777" w:rsidR="007A1F44" w:rsidRPr="00A03C55" w:rsidRDefault="007A1F44">
      <w:pPr>
        <w:pStyle w:val="Heading4"/>
        <w:numPr>
          <w:ilvl w:val="0"/>
          <w:numId w:val="0"/>
        </w:numPr>
        <w:tabs>
          <w:tab w:val="clear" w:pos="2160"/>
          <w:tab w:val="clear" w:pos="2880"/>
          <w:tab w:val="clear" w:pos="3600"/>
        </w:tabs>
        <w:rPr>
          <w:noProof w:val="0"/>
        </w:rPr>
      </w:pPr>
      <w:bookmarkStart w:id="1025" w:name="3.40.3.1_Informative_--_assist_with_unde"/>
      <w:bookmarkStart w:id="1026" w:name="_Toc398544268"/>
      <w:bookmarkEnd w:id="1025"/>
      <w:r w:rsidRPr="00A03C55">
        <w:rPr>
          <w:noProof w:val="0"/>
        </w:rPr>
        <w:t>3.40.3.2 Informative -- assist with understanding or implementing this transaction</w:t>
      </w:r>
      <w:bookmarkEnd w:id="1026"/>
      <w:r w:rsidRPr="00A03C55">
        <w:rPr>
          <w:noProof w:val="0"/>
        </w:rPr>
        <w:t xml:space="preserve"> </w:t>
      </w:r>
    </w:p>
    <w:p w14:paraId="408B163E" w14:textId="77777777" w:rsidR="008E3CF3" w:rsidRPr="00A03C55" w:rsidRDefault="007A1F44" w:rsidP="00EC243F">
      <w:pPr>
        <w:pStyle w:val="ListBullet2"/>
      </w:pPr>
      <w:r w:rsidRPr="00A03C55">
        <w:t xml:space="preserve">IHE Profiles </w:t>
      </w:r>
    </w:p>
    <w:p w14:paraId="32E1207E" w14:textId="77777777" w:rsidR="008E3CF3" w:rsidRPr="00A03C55" w:rsidRDefault="000F12EF" w:rsidP="00F9353D">
      <w:pPr>
        <w:pStyle w:val="ListBullet3"/>
        <w:numPr>
          <w:ilvl w:val="0"/>
          <w:numId w:val="14"/>
        </w:numPr>
      </w:pPr>
      <w:hyperlink r:id="rId99" w:tooltip="Personnel White Pages" w:history="1">
        <w:r w:rsidR="007A1F44" w:rsidRPr="00A03C55">
          <w:rPr>
            <w:rStyle w:val="Hyperlink"/>
            <w:color w:val="auto"/>
            <w:u w:val="none"/>
          </w:rPr>
          <w:t>Personnel White Pages</w:t>
        </w:r>
      </w:hyperlink>
      <w:r w:rsidR="007A1F44" w:rsidRPr="00A03C55">
        <w:t xml:space="preserve"> Profile </w:t>
      </w:r>
    </w:p>
    <w:p w14:paraId="01A83EB2" w14:textId="77777777" w:rsidR="008E3CF3" w:rsidRPr="00A03C55" w:rsidRDefault="000F12EF" w:rsidP="00F9353D">
      <w:pPr>
        <w:pStyle w:val="ListBullet3"/>
        <w:numPr>
          <w:ilvl w:val="0"/>
          <w:numId w:val="14"/>
        </w:numPr>
      </w:pPr>
      <w:hyperlink r:id="rId100" w:tooltip="Enterprise User Authentication" w:history="1">
        <w:r w:rsidR="007A1F44" w:rsidRPr="00A03C55">
          <w:rPr>
            <w:rStyle w:val="Hyperlink"/>
            <w:color w:val="auto"/>
            <w:u w:val="none"/>
          </w:rPr>
          <w:t>Enterprise User Authentication</w:t>
        </w:r>
      </w:hyperlink>
      <w:r w:rsidR="007A1F44" w:rsidRPr="00A03C55">
        <w:t xml:space="preserve"> Profile </w:t>
      </w:r>
    </w:p>
    <w:p w14:paraId="2E79D9A1" w14:textId="77777777" w:rsidR="008E3CF3" w:rsidRPr="00A03C55" w:rsidRDefault="000F12EF" w:rsidP="00F9353D">
      <w:pPr>
        <w:pStyle w:val="ListBullet3"/>
        <w:numPr>
          <w:ilvl w:val="0"/>
          <w:numId w:val="14"/>
        </w:numPr>
      </w:pPr>
      <w:hyperlink r:id="rId101" w:tooltip="Basic Patient Privacy Consents" w:history="1">
        <w:r w:rsidR="007A1F44" w:rsidRPr="00A03C55">
          <w:rPr>
            <w:rStyle w:val="Hyperlink"/>
            <w:color w:val="auto"/>
            <w:u w:val="none"/>
          </w:rPr>
          <w:t>Basic Patient Privacy Consents</w:t>
        </w:r>
      </w:hyperlink>
      <w:r w:rsidR="007A1F44" w:rsidRPr="00A03C55">
        <w:t xml:space="preserve"> Profile </w:t>
      </w:r>
    </w:p>
    <w:p w14:paraId="139EBA5A" w14:textId="77777777" w:rsidR="008E3CF3" w:rsidRPr="00A03C55" w:rsidRDefault="007A1F44" w:rsidP="00EC243F">
      <w:pPr>
        <w:pStyle w:val="ListBullet2"/>
      </w:pPr>
      <w:r w:rsidRPr="00A03C55">
        <w:t>OASIS</w:t>
      </w:r>
    </w:p>
    <w:p w14:paraId="4B5FCAE6" w14:textId="77777777" w:rsidR="008E3CF3" w:rsidRPr="00A03C55" w:rsidRDefault="007A1F44" w:rsidP="00F9353D">
      <w:pPr>
        <w:pStyle w:val="ListBullet3"/>
        <w:numPr>
          <w:ilvl w:val="0"/>
          <w:numId w:val="14"/>
        </w:numPr>
      </w:pPr>
      <w:r w:rsidRPr="00A03C55">
        <w:t xml:space="preserve">SAML V2.0 Standards http://www.oasis-open.org/committees/security/. </w:t>
      </w:r>
    </w:p>
    <w:p w14:paraId="34F7C497" w14:textId="77777777" w:rsidR="008E3CF3" w:rsidRPr="00A03C55" w:rsidRDefault="007A1F44" w:rsidP="00F9353D">
      <w:pPr>
        <w:pStyle w:val="ListBullet3"/>
        <w:numPr>
          <w:ilvl w:val="0"/>
          <w:numId w:val="14"/>
        </w:numPr>
      </w:pPr>
      <w:r w:rsidRPr="00A03C55">
        <w:t xml:space="preserve">SAML V2.0 Technical Overview </w:t>
      </w:r>
    </w:p>
    <w:p w14:paraId="203DADB9" w14:textId="77777777" w:rsidR="008E3CF3" w:rsidRPr="00A03C55" w:rsidRDefault="007A1F44" w:rsidP="00F9353D">
      <w:pPr>
        <w:pStyle w:val="ListBullet3"/>
        <w:numPr>
          <w:ilvl w:val="0"/>
          <w:numId w:val="14"/>
        </w:numPr>
      </w:pPr>
      <w:r w:rsidRPr="00A03C55">
        <w:t>SAML Executive Overview</w:t>
      </w:r>
    </w:p>
    <w:p w14:paraId="793E5604" w14:textId="77777777" w:rsidR="008E3CF3" w:rsidRPr="00A03C55" w:rsidRDefault="007A1F44" w:rsidP="00F9353D">
      <w:pPr>
        <w:pStyle w:val="ListBullet3"/>
        <w:numPr>
          <w:ilvl w:val="0"/>
          <w:numId w:val="14"/>
        </w:numPr>
      </w:pPr>
      <w:r w:rsidRPr="00A03C55">
        <w:t xml:space="preserve">SAML Tutorial presentation by Eve Maler of Sun Microsystems </w:t>
      </w:r>
    </w:p>
    <w:p w14:paraId="6776C00D" w14:textId="77777777" w:rsidR="008E3CF3" w:rsidRPr="00A03C55" w:rsidRDefault="007A1F44" w:rsidP="00F9353D">
      <w:pPr>
        <w:pStyle w:val="ListBullet3"/>
        <w:numPr>
          <w:ilvl w:val="0"/>
          <w:numId w:val="14"/>
        </w:numPr>
      </w:pPr>
      <w:r w:rsidRPr="00A03C55">
        <w:t>SAML Specifications</w:t>
      </w:r>
    </w:p>
    <w:p w14:paraId="51B2A271" w14:textId="77777777" w:rsidR="008E3CF3" w:rsidRPr="00A03C55" w:rsidRDefault="007A1F44" w:rsidP="00F9353D">
      <w:pPr>
        <w:pStyle w:val="ListBullet3"/>
        <w:numPr>
          <w:ilvl w:val="0"/>
          <w:numId w:val="14"/>
        </w:numPr>
      </w:pPr>
      <w:r w:rsidRPr="00A03C55">
        <w:t>WS-Trust - OASIS Web Services Secure Exchange (WS-SX) TC</w:t>
      </w:r>
    </w:p>
    <w:p w14:paraId="4D0E9C39" w14:textId="77777777" w:rsidR="008E3CF3" w:rsidRPr="00A03C55" w:rsidRDefault="007A1F44" w:rsidP="00F9353D">
      <w:pPr>
        <w:pStyle w:val="ListBullet3"/>
        <w:numPr>
          <w:ilvl w:val="0"/>
          <w:numId w:val="14"/>
        </w:numPr>
      </w:pPr>
      <w:r w:rsidRPr="00A03C55">
        <w:t>XSPA-XACMLv1.0 OASIS Standard, “Cross-Enterprise Security and Privacy Authorization (XSPA) Profile of XACML v2.0 for Healthcare v1.0” , November 2009</w:t>
      </w:r>
    </w:p>
    <w:p w14:paraId="448C0203" w14:textId="7C0FE0AF" w:rsidR="007A1F44" w:rsidRPr="00A03C55" w:rsidRDefault="007A1F44" w:rsidP="006C18FA">
      <w:pPr>
        <w:pStyle w:val="Heading3"/>
        <w:ind w:left="0" w:firstLine="0"/>
        <w:rPr>
          <w:bCs/>
          <w:noProof w:val="0"/>
          <w:kern w:val="1"/>
        </w:rPr>
      </w:pPr>
      <w:bookmarkStart w:id="1027" w:name="3.40.4_Interaction_Diagram"/>
      <w:bookmarkStart w:id="1028" w:name="_Toc173227140"/>
      <w:bookmarkStart w:id="1029" w:name="_Toc398544269"/>
      <w:bookmarkStart w:id="1030" w:name="_Toc398717956"/>
      <w:bookmarkStart w:id="1031" w:name="_Toc13773734"/>
      <w:bookmarkEnd w:id="1027"/>
      <w:r w:rsidRPr="00A03C55">
        <w:rPr>
          <w:bCs/>
          <w:noProof w:val="0"/>
          <w:kern w:val="1"/>
        </w:rPr>
        <w:lastRenderedPageBreak/>
        <w:t xml:space="preserve">3.40.4 </w:t>
      </w:r>
      <w:bookmarkEnd w:id="1028"/>
      <w:bookmarkEnd w:id="1029"/>
      <w:bookmarkEnd w:id="1030"/>
      <w:r w:rsidR="00A03C55">
        <w:rPr>
          <w:bCs/>
          <w:noProof w:val="0"/>
          <w:kern w:val="1"/>
        </w:rPr>
        <w:t>Messages</w:t>
      </w:r>
      <w:bookmarkEnd w:id="1031"/>
      <w:r w:rsidRPr="00A03C55">
        <w:rPr>
          <w:bCs/>
          <w:noProof w:val="0"/>
          <w:kern w:val="1"/>
        </w:rPr>
        <w:t xml:space="preserve"> </w:t>
      </w:r>
    </w:p>
    <w:p w14:paraId="4A35F59F" w14:textId="77777777" w:rsidR="007A1F44" w:rsidRPr="00A03C55" w:rsidRDefault="00D139D9" w:rsidP="00D372D5">
      <w:pPr>
        <w:pStyle w:val="BodyText"/>
        <w:jc w:val="center"/>
      </w:pPr>
      <w:r w:rsidRPr="00A03C55">
        <w:rPr>
          <w:noProof/>
          <w:lang w:eastAsia="fr-FR"/>
        </w:rPr>
        <w:drawing>
          <wp:inline distT="0" distB="0" distL="0" distR="0" wp14:anchorId="2A15641C" wp14:editId="13FE9ED9">
            <wp:extent cx="5943600" cy="3157728"/>
            <wp:effectExtent l="0" t="0" r="0" b="5080"/>
            <wp:docPr id="32" name="Picture 37" descr="800px-XUA_InteractionDiagram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800px-XUA_InteractionDiagram_03"/>
                    <pic:cNvPicPr>
                      <a:picLocks noChangeAspect="1" noChangeArrowheads="1"/>
                    </pic:cNvPicPr>
                  </pic:nvPicPr>
                  <pic:blipFill rotWithShape="1">
                    <a:blip r:embed="rId102">
                      <a:extLst>
                        <a:ext uri="{28A0092B-C50C-407E-A947-70E740481C1C}">
                          <a14:useLocalDpi xmlns:a14="http://schemas.microsoft.com/office/drawing/2010/main" val="0"/>
                        </a:ext>
                      </a:extLst>
                    </a:blip>
                    <a:srcRect b="29193"/>
                    <a:stretch/>
                  </pic:blipFill>
                  <pic:spPr bwMode="auto">
                    <a:xfrm>
                      <a:off x="0" y="0"/>
                      <a:ext cx="5943600" cy="315772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31CA803" w14:textId="4202C16A" w:rsidR="007A1F44" w:rsidRPr="00A03C55" w:rsidRDefault="007A1F44">
      <w:pPr>
        <w:pStyle w:val="FigureTitle"/>
        <w:rPr>
          <w:noProof w:val="0"/>
        </w:rPr>
      </w:pPr>
      <w:r w:rsidRPr="00A03C55">
        <w:rPr>
          <w:noProof w:val="0"/>
        </w:rPr>
        <w:t>Figure 3.40.</w:t>
      </w:r>
      <w:r w:rsidR="00545847" w:rsidRPr="00A03C55">
        <w:rPr>
          <w:noProof w:val="0"/>
        </w:rPr>
        <w:t>4</w:t>
      </w:r>
      <w:r w:rsidRPr="00A03C55">
        <w:rPr>
          <w:noProof w:val="0"/>
        </w:rPr>
        <w:t>-1: X-User Assertion Messages</w:t>
      </w:r>
    </w:p>
    <w:p w14:paraId="4D6626FF" w14:textId="77777777" w:rsidR="007A1F44" w:rsidRPr="00A03C55" w:rsidRDefault="007A1F44" w:rsidP="00A65178">
      <w:pPr>
        <w:pStyle w:val="Heading4"/>
        <w:numPr>
          <w:ilvl w:val="0"/>
          <w:numId w:val="0"/>
        </w:numPr>
        <w:tabs>
          <w:tab w:val="clear" w:pos="2160"/>
          <w:tab w:val="clear" w:pos="2880"/>
          <w:tab w:val="clear" w:pos="3600"/>
        </w:tabs>
        <w:rPr>
          <w:noProof w:val="0"/>
        </w:rPr>
      </w:pPr>
      <w:bookmarkStart w:id="1032" w:name="3.40.4.1_Provide_X-User_Assertion"/>
      <w:bookmarkStart w:id="1033" w:name="_Toc398544270"/>
      <w:bookmarkEnd w:id="1032"/>
      <w:r w:rsidRPr="00A03C55">
        <w:rPr>
          <w:noProof w:val="0"/>
        </w:rPr>
        <w:t>3.40.4.1 Provide X-User Assertion</w:t>
      </w:r>
      <w:bookmarkEnd w:id="1033"/>
      <w:r w:rsidRPr="00A03C55">
        <w:rPr>
          <w:noProof w:val="0"/>
        </w:rPr>
        <w:t xml:space="preserve"> </w:t>
      </w:r>
    </w:p>
    <w:p w14:paraId="62F2EF68" w14:textId="77777777" w:rsidR="007A1F44" w:rsidRPr="00A03C55" w:rsidRDefault="007A1F44">
      <w:pPr>
        <w:pStyle w:val="BodyText"/>
      </w:pPr>
      <w:r w:rsidRPr="00A03C55">
        <w:t xml:space="preserve">The Provide X-User Assertion is profiled to assure interoperability between an X-Service User and an X-Service Provider that need an Assertion about the entity requesting the service. There are many ways to provide an Assertion that are all acceptable and may be used by parties that have agreed to their use. </w:t>
      </w:r>
    </w:p>
    <w:p w14:paraId="1CD762C4" w14:textId="77777777" w:rsidR="007A1F44" w:rsidRPr="00A03C55" w:rsidRDefault="007A1F44">
      <w:pPr>
        <w:pStyle w:val="BodyText"/>
      </w:pPr>
      <w:r w:rsidRPr="00A03C55">
        <w:t xml:space="preserve">The Provide X-User Assertion transaction sets some minimal interoperability profiling for this use-case. The Provide X-User Assertion transaction shall be used when there is no other agreed upon policy that would assure User Assertion interoperability (e.g., WS-SecurityPolicy). </w:t>
      </w:r>
    </w:p>
    <w:p w14:paraId="0DF4C7F5" w14:textId="77777777" w:rsidR="007A1F44" w:rsidRPr="00A03C55" w:rsidRDefault="007A1F44" w:rsidP="00A65178">
      <w:pPr>
        <w:pStyle w:val="Heading5"/>
        <w:numPr>
          <w:ilvl w:val="0"/>
          <w:numId w:val="0"/>
        </w:numPr>
        <w:tabs>
          <w:tab w:val="clear" w:pos="2160"/>
          <w:tab w:val="clear" w:pos="2880"/>
          <w:tab w:val="clear" w:pos="3600"/>
          <w:tab w:val="clear" w:pos="4320"/>
        </w:tabs>
        <w:rPr>
          <w:noProof w:val="0"/>
        </w:rPr>
      </w:pPr>
      <w:bookmarkStart w:id="1034" w:name="3.40.4.1.1_Trigger"/>
      <w:bookmarkEnd w:id="1034"/>
      <w:r w:rsidRPr="00A03C55">
        <w:rPr>
          <w:noProof w:val="0"/>
        </w:rPr>
        <w:t xml:space="preserve">3.40.4.1.1 Trigger </w:t>
      </w:r>
    </w:p>
    <w:p w14:paraId="02A7B1D0" w14:textId="77777777" w:rsidR="007A1F44" w:rsidRPr="00A03C55" w:rsidRDefault="007A1F44">
      <w:pPr>
        <w:pStyle w:val="BodyText"/>
      </w:pPr>
      <w:r w:rsidRPr="00A03C55">
        <w:t xml:space="preserve">Configuration of the X-Service Provider and X-Service User indicates when the X-User Assertion transaction is necessary. </w:t>
      </w:r>
    </w:p>
    <w:p w14:paraId="765D27B0" w14:textId="77777777" w:rsidR="007A1F44" w:rsidRPr="00A03C55" w:rsidRDefault="007A1F44" w:rsidP="00A65178">
      <w:pPr>
        <w:pStyle w:val="Heading5"/>
        <w:numPr>
          <w:ilvl w:val="0"/>
          <w:numId w:val="0"/>
        </w:numPr>
        <w:tabs>
          <w:tab w:val="clear" w:pos="2160"/>
          <w:tab w:val="clear" w:pos="2880"/>
          <w:tab w:val="clear" w:pos="3600"/>
          <w:tab w:val="clear" w:pos="4320"/>
        </w:tabs>
        <w:rPr>
          <w:noProof w:val="0"/>
        </w:rPr>
      </w:pPr>
      <w:bookmarkStart w:id="1035" w:name="3.40.4.1.2_Message_Semantics"/>
      <w:bookmarkEnd w:id="1035"/>
      <w:r w:rsidRPr="00A03C55">
        <w:rPr>
          <w:noProof w:val="0"/>
        </w:rPr>
        <w:t xml:space="preserve">3.40.4.1.2 Message Semantics </w:t>
      </w:r>
    </w:p>
    <w:p w14:paraId="6EC894CE" w14:textId="7EC2DAC4" w:rsidR="007A1F44" w:rsidRPr="00A03C55" w:rsidRDefault="007A1F44">
      <w:pPr>
        <w:pStyle w:val="BodyText"/>
      </w:pPr>
      <w:r w:rsidRPr="00A03C55">
        <w:t xml:space="preserve">The X-User Assertion must be protected at all times against confidentiality exposure, malicious modification, and trust relationship between those communicating it. The IHE Actors that are grouped with XUA may already require </w:t>
      </w:r>
      <w:r w:rsidR="003C4586" w:rsidRPr="00A03C55">
        <w:t xml:space="preserve">the </w:t>
      </w:r>
      <w:r w:rsidRPr="00A03C55">
        <w:t>ATNA</w:t>
      </w:r>
      <w:r w:rsidR="003C4586" w:rsidRPr="00A03C55">
        <w:t xml:space="preserve"> Profile</w:t>
      </w:r>
      <w:r w:rsidRPr="00A03C55">
        <w:t xml:space="preserve"> and thus TLS Mutual-Authentication, Integrity, and Confidentiality. </w:t>
      </w:r>
    </w:p>
    <w:p w14:paraId="20019C26" w14:textId="77777777" w:rsidR="007A1F44" w:rsidRPr="00A03C55" w:rsidRDefault="007A1F44">
      <w:pPr>
        <w:pStyle w:val="BodyText"/>
      </w:pPr>
      <w:r w:rsidRPr="00A03C55">
        <w:t xml:space="preserve">The X-Service User shall include the OASIS Web Services Security (WSS) Header, and shall include a SAML 2.0 Assertion as the security token. </w:t>
      </w:r>
    </w:p>
    <w:p w14:paraId="78D01446" w14:textId="7BBC944C" w:rsidR="007A1F44" w:rsidRPr="00A03C55" w:rsidRDefault="007A1F44" w:rsidP="00DF525F">
      <w:pPr>
        <w:pStyle w:val="BodyText"/>
      </w:pPr>
      <w:r w:rsidRPr="00A03C55">
        <w:lastRenderedPageBreak/>
        <w:t xml:space="preserve">Any ATNA Audit Messages that the X-Service User records in relationship to a transaction protected by the XUA (e.g., XDS.b Registry Stored Query, and XDS.b Retrieve Document Set), shall have the user identity recorded according to the XUA specific ATNA encoding rules (See </w:t>
      </w:r>
      <w:r w:rsidR="004D19CE" w:rsidRPr="00A03C55">
        <w:t xml:space="preserve">Section </w:t>
      </w:r>
      <w:r w:rsidRPr="00A03C55">
        <w:t xml:space="preserve">3.40.4.2 ATNA Audit encoding). This assures that the X-Service User and X-Service Provider ATNA Audit messages can be correlated at the ATNA Audit </w:t>
      </w:r>
      <w:r w:rsidR="004D19CE" w:rsidRPr="00A03C55">
        <w:t xml:space="preserve">Record </w:t>
      </w:r>
      <w:r w:rsidRPr="00A03C55">
        <w:t xml:space="preserve">Repository. </w:t>
      </w:r>
    </w:p>
    <w:p w14:paraId="61A6C3A7" w14:textId="2CEC341C" w:rsidR="007A1F44" w:rsidRPr="00A03C55" w:rsidRDefault="007A1F44">
      <w:pPr>
        <w:pStyle w:val="BodyText"/>
      </w:pPr>
      <w:r w:rsidRPr="00A03C55">
        <w:t xml:space="preserve">Any ATNA Audit Messages recorded by </w:t>
      </w:r>
      <w:r w:rsidR="001249C9" w:rsidRPr="00A03C55">
        <w:t>a</w:t>
      </w:r>
      <w:r w:rsidRPr="00A03C55">
        <w:t xml:space="preserve">ctor grouped with the X-Service User Actor, shall have the user identity recorded according to the XUA specific ATNA encoding rules (See </w:t>
      </w:r>
      <w:r w:rsidR="004D19CE" w:rsidRPr="00A03C55">
        <w:t xml:space="preserve">Section </w:t>
      </w:r>
      <w:r w:rsidRPr="00A03C55">
        <w:t xml:space="preserve">3.40.4.2 ATNA Audit encoding). For example: The XDS.b Document Consumer records the Query event, this event record will include the identity provided in the XUA Identity Assertion. This assures that the X-Service User and X-Service Provider ATNA Audit messages can be correlated at the ATNA Audit </w:t>
      </w:r>
      <w:r w:rsidR="004D19CE" w:rsidRPr="00A03C55">
        <w:t xml:space="preserve">Record </w:t>
      </w:r>
      <w:r w:rsidRPr="00A03C55">
        <w:t xml:space="preserve">Repository. </w:t>
      </w:r>
    </w:p>
    <w:p w14:paraId="55ACD22E" w14:textId="77777777" w:rsidR="007A1F44" w:rsidRPr="00A03C55" w:rsidRDefault="007A1F44">
      <w:pPr>
        <w:pStyle w:val="BodyText"/>
      </w:pPr>
      <w:r w:rsidRPr="00A03C55">
        <w:t xml:space="preserve">The SAML 2.0 </w:t>
      </w:r>
      <w:r w:rsidRPr="00A03C55">
        <w:rPr>
          <w:b/>
          <w:bCs/>
        </w:rPr>
        <w:t>Assertion</w:t>
      </w:r>
      <w:r w:rsidRPr="00A03C55">
        <w:t xml:space="preserve"> is profiled as follows (</w:t>
      </w:r>
      <w:r w:rsidRPr="00A03C55">
        <w:rPr>
          <w:b/>
          <w:bCs/>
        </w:rPr>
        <w:t>bold</w:t>
      </w:r>
      <w:r w:rsidRPr="00A03C55">
        <w:t xml:space="preserve"> is used when SAML 2.0 terms are used): </w:t>
      </w:r>
    </w:p>
    <w:p w14:paraId="620819DB" w14:textId="77777777" w:rsidR="008E3CF3" w:rsidRPr="00A03C55" w:rsidRDefault="007A1F44" w:rsidP="00EC243F">
      <w:pPr>
        <w:pStyle w:val="ListBullet2"/>
      </w:pPr>
      <w:r w:rsidRPr="00A03C55">
        <w:t xml:space="preserve">The Assertion shall contain a </w:t>
      </w:r>
      <w:r w:rsidRPr="00A03C55">
        <w:rPr>
          <w:b/>
          <w:bCs/>
        </w:rPr>
        <w:t>Subject</w:t>
      </w:r>
      <w:r w:rsidRPr="00A03C55">
        <w:t xml:space="preserve">. The Subject contains the logical identifier of the principal performing the original service request (person, application, etc.) and remains unchanged through operations acting on the assertion (e.g., proxying the Assertion). </w:t>
      </w:r>
    </w:p>
    <w:p w14:paraId="6BD4DD05" w14:textId="77777777" w:rsidR="008E3CF3" w:rsidRPr="00A03C55" w:rsidRDefault="007A1F44" w:rsidP="00F9353D">
      <w:pPr>
        <w:pStyle w:val="ListBullet3"/>
        <w:numPr>
          <w:ilvl w:val="0"/>
          <w:numId w:val="14"/>
        </w:numPr>
      </w:pPr>
      <w:r w:rsidRPr="00A03C55">
        <w:t xml:space="preserve">The </w:t>
      </w:r>
      <w:r w:rsidRPr="00A03C55">
        <w:rPr>
          <w:b/>
          <w:bCs/>
        </w:rPr>
        <w:t>Subject</w:t>
      </w:r>
      <w:r w:rsidRPr="00A03C55">
        <w:t xml:space="preserve"> shall contain a </w:t>
      </w:r>
      <w:r w:rsidRPr="00A03C55">
        <w:rPr>
          <w:b/>
          <w:bCs/>
        </w:rPr>
        <w:t>SubjectConfirmation</w:t>
      </w:r>
      <w:r w:rsidRPr="00A03C55">
        <w:t xml:space="preserve"> element. The bearer confirmation method shall be supported; the holder-of-key method may be supported. These methods are defined in the SAML 2.0 Profile specification, Section 3. </w:t>
      </w:r>
    </w:p>
    <w:p w14:paraId="602FE953" w14:textId="77777777" w:rsidR="008E3CF3" w:rsidRPr="00A03C55" w:rsidRDefault="007A1F44" w:rsidP="00EC243F">
      <w:pPr>
        <w:pStyle w:val="ListBullet2"/>
      </w:pPr>
      <w:r w:rsidRPr="00A03C55">
        <w:t xml:space="preserve">The SAML Assertion </w:t>
      </w:r>
      <w:r w:rsidRPr="00A03C55">
        <w:rPr>
          <w:b/>
          <w:bCs/>
        </w:rPr>
        <w:t>Conditions</w:t>
      </w:r>
      <w:r w:rsidRPr="00A03C55">
        <w:t xml:space="preserve"> are profiled as: </w:t>
      </w:r>
    </w:p>
    <w:p w14:paraId="2916ED32" w14:textId="77777777" w:rsidR="008E3CF3" w:rsidRPr="00A03C55" w:rsidRDefault="007A1F44" w:rsidP="00F9353D">
      <w:pPr>
        <w:pStyle w:val="ListBullet3"/>
        <w:numPr>
          <w:ilvl w:val="0"/>
          <w:numId w:val="14"/>
        </w:numPr>
      </w:pPr>
      <w:r w:rsidRPr="00A03C55">
        <w:rPr>
          <w:b/>
          <w:bCs/>
        </w:rPr>
        <w:t>NotBefore</w:t>
      </w:r>
      <w:r w:rsidRPr="00A03C55">
        <w:t xml:space="preserve"> shall be populated with the issue instant of the Assertion </w:t>
      </w:r>
    </w:p>
    <w:p w14:paraId="6F965B0C" w14:textId="77777777" w:rsidR="008E3CF3" w:rsidRPr="00A03C55" w:rsidRDefault="007A1F44" w:rsidP="00F9353D">
      <w:pPr>
        <w:pStyle w:val="ListBullet3"/>
        <w:numPr>
          <w:ilvl w:val="0"/>
          <w:numId w:val="14"/>
        </w:numPr>
      </w:pPr>
      <w:r w:rsidRPr="00A03C55">
        <w:rPr>
          <w:b/>
          <w:bCs/>
        </w:rPr>
        <w:t>NotOnOrAfter</w:t>
      </w:r>
      <w:r w:rsidRPr="00A03C55">
        <w:t xml:space="preserve"> is not specified by XUA because reasonable time limits are not clear at the IHE Profile level. The Expiration is provided by the X-Assertion Provider and would be variable on an Affinity Domain and/or System level. </w:t>
      </w:r>
    </w:p>
    <w:p w14:paraId="762FCAED" w14:textId="77777777" w:rsidR="008E3CF3" w:rsidRPr="00A03C55" w:rsidRDefault="007A1F44" w:rsidP="00F9353D">
      <w:pPr>
        <w:pStyle w:val="ListBullet3"/>
        <w:numPr>
          <w:ilvl w:val="0"/>
          <w:numId w:val="14"/>
        </w:numPr>
      </w:pPr>
      <w:r w:rsidRPr="00A03C55">
        <w:t xml:space="preserve">The assertion shall contain an </w:t>
      </w:r>
      <w:r w:rsidRPr="00A03C55">
        <w:rPr>
          <w:b/>
          <w:bCs/>
        </w:rPr>
        <w:t>AudienceRestriction</w:t>
      </w:r>
      <w:r w:rsidRPr="00A03C55">
        <w:t xml:space="preserve"> containing an </w:t>
      </w:r>
      <w:r w:rsidRPr="00A03C55">
        <w:rPr>
          <w:b/>
          <w:bCs/>
        </w:rPr>
        <w:t>Audience</w:t>
      </w:r>
      <w:r w:rsidRPr="00A03C55">
        <w:t xml:space="preserve"> whose value is a URI identifying the X-Service Provider (e.g., XDS Registry, XDS Repository). It may contain an Audience whose value is a URI identifying the Affinity Domain. </w:t>
      </w:r>
    </w:p>
    <w:p w14:paraId="2288D1C6" w14:textId="77777777" w:rsidR="008E3CF3" w:rsidRPr="00A03C55" w:rsidRDefault="007A1F44" w:rsidP="00F9353D">
      <w:pPr>
        <w:pStyle w:val="ListBullet3"/>
        <w:numPr>
          <w:ilvl w:val="0"/>
          <w:numId w:val="14"/>
        </w:numPr>
      </w:pPr>
      <w:r w:rsidRPr="00A03C55">
        <w:t xml:space="preserve">The Assertion may contain </w:t>
      </w:r>
      <w:r w:rsidRPr="00A03C55">
        <w:rPr>
          <w:b/>
          <w:bCs/>
        </w:rPr>
        <w:t>ProxyRestriction</w:t>
      </w:r>
      <w:r w:rsidRPr="00A03C55">
        <w:t xml:space="preserve"> and </w:t>
      </w:r>
      <w:r w:rsidRPr="00A03C55">
        <w:rPr>
          <w:b/>
          <w:bCs/>
        </w:rPr>
        <w:t>OneTimeUser</w:t>
      </w:r>
      <w:r w:rsidRPr="00A03C55">
        <w:t xml:space="preserve"> conditions but XUA </w:t>
      </w:r>
      <w:r w:rsidR="00232E9F" w:rsidRPr="00A03C55">
        <w:t>Actor</w:t>
      </w:r>
      <w:r w:rsidRPr="00A03C55">
        <w:t xml:space="preserve">s may ignore these conditions. </w:t>
      </w:r>
    </w:p>
    <w:p w14:paraId="75E44D27" w14:textId="77777777" w:rsidR="008E3CF3" w:rsidRPr="00A03C55" w:rsidRDefault="007A1F44" w:rsidP="00EC243F">
      <w:pPr>
        <w:pStyle w:val="ListBullet2"/>
      </w:pPr>
      <w:r w:rsidRPr="00A03C55">
        <w:t xml:space="preserve">The Assertion shall contain an AuthnStatement specify the AuthnContextClassRef or AuthnContextDeclRef </w:t>
      </w:r>
    </w:p>
    <w:p w14:paraId="5270C229" w14:textId="730D59FC" w:rsidR="008E3CF3" w:rsidRPr="00A03C55" w:rsidRDefault="007A1F44" w:rsidP="00EC243F">
      <w:pPr>
        <w:pStyle w:val="ListBullet2"/>
      </w:pPr>
      <w:r w:rsidRPr="00A03C55">
        <w:t>The Assertion may contain other statements (e.g., Attributes</w:t>
      </w:r>
      <w:r w:rsidRPr="00A03C55">
        <w:rPr>
          <w:b/>
          <w:u w:val="single"/>
        </w:rPr>
        <w:t>)</w:t>
      </w:r>
      <w:r w:rsidR="00683057" w:rsidRPr="00A03C55">
        <w:t xml:space="preserve">. The SAML specification allows for multiple AttributeStatements, and multiple Attributes within each AttributeStatement. Repetition at both levels is allowed; recipients shall support repetition at both levels. The AttributeStatement </w:t>
      </w:r>
      <w:r w:rsidRPr="00A03C55">
        <w:t xml:space="preserve">element describes a statement by the SAML authority asserting that the requesting user is associated with the specified attributes. </w:t>
      </w:r>
      <w:r w:rsidR="00683057" w:rsidRPr="00A03C55">
        <w:t>All Attributes defined in this transaction can have multiple values within an Assertion, unless otherwise noted</w:t>
      </w:r>
      <w:r w:rsidR="00A03C55">
        <w:t xml:space="preserve">. </w:t>
      </w:r>
      <w:r w:rsidR="00683057" w:rsidRPr="00A03C55">
        <w:t>Multiple values shall be represented in their own AttributeValue element. Multiple values should be repeated within a single Attribute element, but may be encoded using multiple Attributes and/or AttributeStatements.</w:t>
      </w:r>
      <w:r w:rsidR="00683057" w:rsidRPr="00A03C55">
        <w:rPr>
          <w:b/>
          <w:u w:val="single"/>
        </w:rPr>
        <w:t xml:space="preserve"> </w:t>
      </w:r>
      <w:r w:rsidRPr="00A03C55">
        <w:t xml:space="preserve">When </w:t>
      </w:r>
      <w:r w:rsidRPr="00A03C55">
        <w:lastRenderedPageBreak/>
        <w:t xml:space="preserve">Local Policy requires that the following attributes are carried in the SAML assertion then they should be encoded as follows: </w:t>
      </w:r>
    </w:p>
    <w:p w14:paraId="4AD57570" w14:textId="77777777" w:rsidR="008E3CF3" w:rsidRPr="00A03C55" w:rsidRDefault="007A1F44" w:rsidP="003462A5">
      <w:pPr>
        <w:pStyle w:val="ListBullet3"/>
      </w:pPr>
      <w:r w:rsidRPr="00A03C55">
        <w:rPr>
          <w:rStyle w:val="ListBullet2Char"/>
        </w:rPr>
        <w:t xml:space="preserve">Subject ID : The value on the Subject ID attribute shall be a plain text description of the user's name (not user ID). </w:t>
      </w:r>
    </w:p>
    <w:p w14:paraId="7A071BA8" w14:textId="73E32B84" w:rsidR="008E3CF3" w:rsidRPr="00A03C55" w:rsidRDefault="007A1F44" w:rsidP="003462A5">
      <w:pPr>
        <w:pStyle w:val="ListBullet4"/>
      </w:pPr>
      <w:r w:rsidRPr="00A03C55">
        <w:rPr>
          <w:rStyle w:val="ListBullet3Char"/>
        </w:rPr>
        <w:t>This &lt;Attribute&gt; element shall have the Name attribute set to “urn:oasis:names:tc:xspa:1.0:subject:subject-id</w:t>
      </w:r>
      <w:r w:rsidRPr="00A03C55">
        <w:rPr>
          <w:rStyle w:val="ListBullet3Char"/>
          <w:b/>
        </w:rPr>
        <w:t xml:space="preserve">”. </w:t>
      </w:r>
      <w:r w:rsidR="00B67A89" w:rsidRPr="00A03C55">
        <w:rPr>
          <w:rStyle w:val="ListBullet3Char"/>
        </w:rPr>
        <w:t>(Note: This value for the Name attribute is historic and is no longer in the underlying XSPA specification.)</w:t>
      </w:r>
      <w:r w:rsidR="00B67A89" w:rsidRPr="00A03C55">
        <w:rPr>
          <w:rStyle w:val="ListBullet3Char"/>
          <w:b/>
          <w:u w:val="single"/>
        </w:rPr>
        <w:t xml:space="preserve"> </w:t>
      </w:r>
      <w:r w:rsidRPr="00A03C55">
        <w:rPr>
          <w:rStyle w:val="ListBullet3Char"/>
        </w:rPr>
        <w:t>The name of the user shall be placed in the value of the &lt;AttributeValue&gt; element. (Keep in mind that the term “subject” in SAML and XACML refers to the individual making the request; in this specification, the term “User” is generally used with the same meaning, but when referring to attributes defined in SAML or XACML, the naming convention of the standard is retained.)</w:t>
      </w:r>
      <w:r w:rsidRPr="00A03C55">
        <w:t xml:space="preserve"> </w:t>
      </w:r>
    </w:p>
    <w:p w14:paraId="7DBCF14A"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 Name="urn:oasis:names:tc:xspa:1.0:subject:subject-id"&gt; </w:t>
      </w:r>
    </w:p>
    <w:p w14:paraId="5481AE6D"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  &lt;saml:AttributeValue&gt;Walter H.Brattain IV&lt;/saml:AttributeValue&gt; </w:t>
      </w:r>
    </w:p>
    <w:p w14:paraId="0E0D5FE5"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&lt;/saml:Attribute&gt; </w:t>
      </w:r>
    </w:p>
    <w:p w14:paraId="322494EE" w14:textId="77777777" w:rsidR="008E3CF3" w:rsidRPr="00A03C55" w:rsidRDefault="007A1F44" w:rsidP="00EC243F">
      <w:pPr>
        <w:pStyle w:val="ListBullet2"/>
      </w:pPr>
      <w:r w:rsidRPr="00A03C55">
        <w:t xml:space="preserve">Subject Organization : The value on Subject Organization attribute shall be a plain text description of the organization. </w:t>
      </w:r>
    </w:p>
    <w:p w14:paraId="407245E7" w14:textId="77777777" w:rsidR="008E3CF3" w:rsidRPr="00A03C55" w:rsidRDefault="007A1F44" w:rsidP="003462A5">
      <w:pPr>
        <w:pStyle w:val="ListBullet3"/>
      </w:pPr>
      <w:r w:rsidRPr="00A03C55">
        <w:t xml:space="preserve">This &lt;Attribute&gt; element shall have the Name attribute set to “urn:oasis:names:tc:xspa:1.0:subject:organization”. In plain text, the organization that the user belongs to shall be placed in the value of the &lt;AttributeValue&gt; element. </w:t>
      </w:r>
    </w:p>
    <w:p w14:paraId="7AF087C8" w14:textId="77777777" w:rsidR="007A1F44" w:rsidRPr="00A03C55" w:rsidRDefault="007A1F44" w:rsidP="003462A5">
      <w:pPr>
        <w:pStyle w:val="ListContinue3"/>
        <w:rPr>
          <w:rFonts w:ascii="Courier New" w:hAnsi="Courier New" w:cs="Courier New"/>
          <w:sz w:val="16"/>
          <w:szCs w:val="16"/>
        </w:rPr>
      </w:pPr>
      <w:r w:rsidRPr="00A03C55">
        <w:rPr>
          <w:rFonts w:ascii="Courier New" w:hAnsi="Courier New" w:cs="Courier New"/>
          <w:sz w:val="16"/>
          <w:szCs w:val="16"/>
        </w:rPr>
        <w:t xml:space="preserve">&lt;saml:Attribute Name="urn:oasis:names:tc:xspa:1.0:subject:organization"&gt; </w:t>
      </w:r>
    </w:p>
    <w:p w14:paraId="7895EDD4" w14:textId="77777777" w:rsidR="007A1F44" w:rsidRPr="00A03C55" w:rsidRDefault="007A1F44" w:rsidP="003462A5">
      <w:pPr>
        <w:pStyle w:val="ListContinue3"/>
        <w:rPr>
          <w:rFonts w:ascii="Courier New" w:hAnsi="Courier New" w:cs="Courier New"/>
          <w:sz w:val="16"/>
          <w:szCs w:val="16"/>
        </w:rPr>
      </w:pPr>
      <w:r w:rsidRPr="00A03C55">
        <w:rPr>
          <w:rFonts w:ascii="Courier New" w:hAnsi="Courier New" w:cs="Courier New"/>
          <w:sz w:val="16"/>
          <w:szCs w:val="16"/>
        </w:rPr>
        <w:t xml:space="preserve">  &lt;saml:AttributeValue&gt;Family Medical Clinic&lt;/saml:AttributeValue&gt; </w:t>
      </w:r>
    </w:p>
    <w:p w14:paraId="2AD1C6B1" w14:textId="77777777" w:rsidR="007A1F44" w:rsidRPr="00A03C55" w:rsidRDefault="007A1F44" w:rsidP="003462A5">
      <w:pPr>
        <w:pStyle w:val="ListContinue3"/>
        <w:rPr>
          <w:rFonts w:ascii="Courier New" w:hAnsi="Courier New" w:cs="Courier New"/>
          <w:sz w:val="16"/>
          <w:szCs w:val="16"/>
        </w:rPr>
      </w:pPr>
      <w:r w:rsidRPr="00A03C55">
        <w:rPr>
          <w:rFonts w:ascii="Courier New" w:hAnsi="Courier New" w:cs="Courier New"/>
          <w:sz w:val="16"/>
          <w:szCs w:val="16"/>
        </w:rPr>
        <w:t xml:space="preserve">&lt;/saml:Attribute&gt; </w:t>
      </w:r>
    </w:p>
    <w:p w14:paraId="4CC044B3" w14:textId="7C97ECC9" w:rsidR="008E3CF3" w:rsidRPr="00A03C55" w:rsidRDefault="007A1F44" w:rsidP="00F9353D">
      <w:pPr>
        <w:pStyle w:val="ListBullet3"/>
        <w:numPr>
          <w:ilvl w:val="0"/>
          <w:numId w:val="14"/>
        </w:numPr>
      </w:pPr>
      <w:r w:rsidRPr="00A03C55">
        <w:t>Subject Organization ID Attribute</w:t>
      </w:r>
    </w:p>
    <w:p w14:paraId="07185D0C" w14:textId="6B63DA52" w:rsidR="008E3CF3" w:rsidRPr="00A03C55" w:rsidRDefault="007A1F44" w:rsidP="00F9353D">
      <w:pPr>
        <w:pStyle w:val="ListBullet4"/>
        <w:numPr>
          <w:ilvl w:val="0"/>
          <w:numId w:val="15"/>
        </w:numPr>
      </w:pPr>
      <w:r w:rsidRPr="00A03C55">
        <w:t xml:space="preserve">This &lt;Attribute&gt; element shall have the Name attribute set to “urn:oasis:names:tc:xspa:1.0:subject:organization-id” A unique identifier for the organization that the user is representing in performing this transaction shall be placed in the value of the &lt;AttributeValue&gt; element. This organization ID shall be consistent with the plain-text name of the organization provided in the User Organization Attribute. The organization ID may be an Object Identifier (OID), using the urn format (that is, “urn:oid:” appended with the OID); or it may be a URL assigned to that organization. </w:t>
      </w:r>
    </w:p>
    <w:p w14:paraId="4CB65CEA"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 Name="urn:oasis:names:tc:xspa:1.0:subject:organization-id"&gt; </w:t>
      </w:r>
    </w:p>
    <w:p w14:paraId="0B1768C2"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  &lt;saml:AttributeValue&gt;http://familymedicalclinic.org&lt;/saml:AttributeValue&gt; </w:t>
      </w:r>
    </w:p>
    <w:p w14:paraId="1C1A9599"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&lt;/saml:Attribute&gt; </w:t>
      </w:r>
    </w:p>
    <w:p w14:paraId="42E9CE1F" w14:textId="77777777" w:rsidR="008E3CF3" w:rsidRPr="00A03C55" w:rsidRDefault="007A1F44" w:rsidP="00F9353D">
      <w:pPr>
        <w:pStyle w:val="ListBullet3"/>
        <w:numPr>
          <w:ilvl w:val="0"/>
          <w:numId w:val="14"/>
        </w:numPr>
      </w:pPr>
      <w:r w:rsidRPr="00A03C55">
        <w:t xml:space="preserve">Home Community ID Attribute </w:t>
      </w:r>
    </w:p>
    <w:p w14:paraId="1E95564D" w14:textId="77777777" w:rsidR="008E3CF3" w:rsidRPr="00A03C55" w:rsidRDefault="007A1F44" w:rsidP="00F9353D">
      <w:pPr>
        <w:pStyle w:val="ListBullet4"/>
        <w:numPr>
          <w:ilvl w:val="0"/>
          <w:numId w:val="15"/>
        </w:numPr>
      </w:pPr>
      <w:r w:rsidRPr="00A03C55">
        <w:t xml:space="preserve">This &lt;Attribute&gt; element shall have the Name attribute set to “urn:ihe:iti:xca:2010:homeCommunityId”. The value shall be the Home Community ID (an Object Identifier) assigned to the Community that is initiating the request, using the urn format (that is, “urn:oid:” appended with the OID). </w:t>
      </w:r>
    </w:p>
    <w:p w14:paraId="621C960C"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 Name="urn:ihe:iti:xca:2010:homeCommunityId"&gt; </w:t>
      </w:r>
    </w:p>
    <w:p w14:paraId="7DB52E89"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  &lt;saml:AttributeValue&gt;urn:oid:2.16.840.1.113883.3.190&lt;/saml:AttributeValue&gt; </w:t>
      </w:r>
    </w:p>
    <w:p w14:paraId="2AC7385B"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&lt;/saml:Attribute&gt;  </w:t>
      </w:r>
    </w:p>
    <w:p w14:paraId="37C9B4D4" w14:textId="77777777" w:rsidR="008E3CF3" w:rsidRPr="00A03C55" w:rsidRDefault="007A1F44" w:rsidP="00F9353D">
      <w:pPr>
        <w:pStyle w:val="ListBullet3"/>
        <w:numPr>
          <w:ilvl w:val="0"/>
          <w:numId w:val="14"/>
        </w:numPr>
      </w:pPr>
      <w:r w:rsidRPr="00A03C55">
        <w:lastRenderedPageBreak/>
        <w:t xml:space="preserve">National Provider Identifier (NPI) Attribute </w:t>
      </w:r>
    </w:p>
    <w:p w14:paraId="61BD47B6" w14:textId="59EE4021" w:rsidR="00433CAD" w:rsidRPr="00A03C55" w:rsidRDefault="007A1F44" w:rsidP="00F9353D">
      <w:pPr>
        <w:pStyle w:val="ListBullet4"/>
        <w:numPr>
          <w:ilvl w:val="0"/>
          <w:numId w:val="15"/>
        </w:numPr>
      </w:pPr>
      <w:r w:rsidRPr="00A03C55">
        <w:t xml:space="preserve">A National Provider Identifier (NPI) is a unique identifier issued to health care providers by their national authority. (e.g., in the United States this is a 10-digit number assigned by the Centers for Medicare and Medicaid Services (CMS)). This attribute provides the ability to specify an NPI value as part of the SAML assertion that accompanies a message. When a simple string is used there needs to be a mutually agreed upon assigning authority. The </w:t>
      </w:r>
      <w:r w:rsidR="006A6EF5" w:rsidRPr="00A03C55">
        <w:t>Other Provider Identifier Attribute</w:t>
      </w:r>
      <w:r w:rsidRPr="00A03C55">
        <w:t xml:space="preserve"> can be used to explicitly show the assigning authority (See use in the </w:t>
      </w:r>
      <w:r w:rsidR="006A6EF5" w:rsidRPr="00A03C55">
        <w:t>Other Provider Identifier Attribute below</w:t>
      </w:r>
      <w:r w:rsidRPr="00A03C55">
        <w:t>).</w:t>
      </w:r>
      <w:r w:rsidR="006A6EF5" w:rsidRPr="00A03C55">
        <w:t xml:space="preserve"> </w:t>
      </w:r>
    </w:p>
    <w:p w14:paraId="150B5E9E" w14:textId="35750089" w:rsidR="006A6EF5" w:rsidRPr="00A03C55" w:rsidRDefault="006A6EF5" w:rsidP="003462A5">
      <w:pPr>
        <w:pStyle w:val="ListContinue4"/>
        <w:rPr>
          <w:i/>
        </w:rPr>
      </w:pPr>
      <w:r w:rsidRPr="00A03C55">
        <w:rPr>
          <w:i/>
        </w:rPr>
        <w:t>Note: Usage of a HL7 CE type in this attribute is permitted for backward compatibility.</w:t>
      </w:r>
    </w:p>
    <w:p w14:paraId="1D5B7A42" w14:textId="70BB6D01" w:rsidR="008E3CF3" w:rsidRPr="00A03C55" w:rsidRDefault="007A1F44" w:rsidP="00F9353D">
      <w:pPr>
        <w:pStyle w:val="ListBullet4"/>
        <w:numPr>
          <w:ilvl w:val="0"/>
          <w:numId w:val="15"/>
        </w:numPr>
      </w:pPr>
      <w:r w:rsidRPr="00A03C55">
        <w:t xml:space="preserve">This &lt;Attribute&gt; element SHALL have the Name attribute set to “urn:oasis:names:tc:xspa:1.0:subject:npi”. An example of the syntax of this element follows: </w:t>
      </w:r>
    </w:p>
    <w:p w14:paraId="596DFD4F" w14:textId="77777777" w:rsidR="007A1F44" w:rsidRPr="00A03C55" w:rsidRDefault="007A1F44" w:rsidP="00601E92">
      <w:pPr>
        <w:pStyle w:val="ListContinue4"/>
        <w:rPr>
          <w:rFonts w:ascii="Courier New" w:hAnsi="Courier New" w:cs="Courier New"/>
          <w:sz w:val="16"/>
          <w:szCs w:val="16"/>
        </w:rPr>
      </w:pPr>
      <w:r w:rsidRPr="00A03C55">
        <w:rPr>
          <w:rFonts w:ascii="Courier New" w:hAnsi="Courier New" w:cs="Courier New"/>
          <w:sz w:val="16"/>
          <w:szCs w:val="16"/>
        </w:rPr>
        <w:t xml:space="preserve">&lt;saml:Attribute Name="urn:oasis:names:tc:xspa:1.0:subject:npi"&gt; </w:t>
      </w:r>
    </w:p>
    <w:p w14:paraId="6B9B968A" w14:textId="77777777" w:rsidR="007A1F44" w:rsidRPr="00A03C55" w:rsidRDefault="007A1F44" w:rsidP="00601E92">
      <w:pPr>
        <w:pStyle w:val="ListContinue4"/>
        <w:rPr>
          <w:rFonts w:ascii="Courier New" w:hAnsi="Courier New" w:cs="Courier New"/>
          <w:sz w:val="16"/>
          <w:szCs w:val="16"/>
        </w:rPr>
      </w:pPr>
      <w:r w:rsidRPr="00A03C55">
        <w:rPr>
          <w:rFonts w:ascii="Courier New" w:hAnsi="Courier New" w:cs="Courier New"/>
          <w:sz w:val="16"/>
          <w:szCs w:val="16"/>
        </w:rPr>
        <w:t xml:space="preserve">  &lt;saml:AttributeValue&gt;1234567890&lt;/saml:AttributeValue&gt; </w:t>
      </w:r>
    </w:p>
    <w:p w14:paraId="4AEB19FA" w14:textId="54B849A2" w:rsidR="007A1F44" w:rsidRPr="00A03C55" w:rsidRDefault="007A1F44" w:rsidP="00601E92">
      <w:pPr>
        <w:pStyle w:val="ListContinue4"/>
        <w:rPr>
          <w:rFonts w:ascii="Courier New" w:hAnsi="Courier New" w:cs="Courier New"/>
          <w:sz w:val="16"/>
          <w:szCs w:val="16"/>
        </w:rPr>
      </w:pPr>
      <w:r w:rsidRPr="00A03C55">
        <w:rPr>
          <w:rFonts w:ascii="Courier New" w:hAnsi="Courier New" w:cs="Courier New"/>
          <w:sz w:val="16"/>
          <w:szCs w:val="16"/>
        </w:rPr>
        <w:t>&lt;/saml:Attribute&gt;</w:t>
      </w:r>
    </w:p>
    <w:p w14:paraId="27925E76" w14:textId="642BB9FD" w:rsidR="00F64806" w:rsidRPr="00A03C55" w:rsidRDefault="00F64806" w:rsidP="00601E92">
      <w:pPr>
        <w:pStyle w:val="ListContinue4"/>
        <w:rPr>
          <w:rFonts w:ascii="Courier New" w:hAnsi="Courier New" w:cs="Courier New"/>
          <w:sz w:val="16"/>
          <w:szCs w:val="16"/>
        </w:rPr>
      </w:pPr>
    </w:p>
    <w:p w14:paraId="676AA600" w14:textId="77777777" w:rsidR="00F64806" w:rsidRPr="00A03C55" w:rsidRDefault="00F64806" w:rsidP="003462A5">
      <w:pPr>
        <w:pStyle w:val="ListBullet3"/>
      </w:pPr>
      <w:r w:rsidRPr="00A03C55">
        <w:t xml:space="preserve">Other Provider Identifier Attribute </w:t>
      </w:r>
    </w:p>
    <w:p w14:paraId="016F4909" w14:textId="77777777" w:rsidR="00F64806" w:rsidRPr="00A03C55" w:rsidRDefault="00F64806" w:rsidP="003462A5">
      <w:pPr>
        <w:pStyle w:val="ListBullet4"/>
      </w:pPr>
      <w:r w:rsidRPr="00A03C55">
        <w:t>A unique identifier issued to health care providers by a named authority. This &lt;Attribute&gt; may be repeated.</w:t>
      </w:r>
    </w:p>
    <w:p w14:paraId="25519B7D" w14:textId="144F9A8D" w:rsidR="00F64806" w:rsidRPr="00A03C55" w:rsidRDefault="00F64806" w:rsidP="003462A5">
      <w:pPr>
        <w:pStyle w:val="ListBullet4"/>
      </w:pPr>
      <w:r w:rsidRPr="00A03C55">
        <w:t>This &lt;Attribute&gt; element SHALL have the Name attribute set to “urn:ihe:iti:xua:2017:subject:provider-identifier”. The value of the &lt;AttributeValue&gt; element is a child element, “id”, in the namespace “urn:hl7-org:v3”, whose content is defined by the “II” (instance identifier) data type from the HL7 version 3 abstract data type specification. The “id” element must contain a “root” attribute and an “extension” attribute. It may also contain an “assigningAuthorityName” attribute and a “displayable” attribute. The “root” attribute shall contain an OID identifying the authority issuing the provider identifier. The “extension” attribute shall contain the provider identifier itself. The “assigningAuthorityName” attribute may be used to include a human readable name for the assigning authority identified by the “root” attribute. The “displayable” attribute may be included to signal that the identifier is human readable (if set to “true”) or intended for machine reading (if set to “false”).</w:t>
      </w:r>
      <w:r w:rsidRPr="00A03C55">
        <w:br/>
        <w:t xml:space="preserve">An example of the syntax of this element follows: </w:t>
      </w:r>
    </w:p>
    <w:p w14:paraId="46C6CD3F"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&lt;saml:Attribute Name="urn:ihe:iti:xua:2017:subject:provider-identifier"&gt; </w:t>
      </w:r>
    </w:p>
    <w:p w14:paraId="53BCD020"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  &lt;saml:AttributeValue&gt;</w:t>
      </w:r>
      <w:r w:rsidRPr="00A03C55">
        <w:rPr>
          <w:rFonts w:ascii="Courier New" w:hAnsi="Courier New"/>
          <w:sz w:val="16"/>
        </w:rPr>
        <w:br/>
        <w:t xml:space="preserve">    &lt;id xmlns="urn:hl7-org:v3" xsi:type="II" extension="1234567890"</w:t>
      </w:r>
    </w:p>
    <w:p w14:paraId="0D8942E1"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       root="2.999.1.2.3.4.5" assigningAuthorityName="Example Authority"</w:t>
      </w:r>
    </w:p>
    <w:p w14:paraId="65D770C0"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       displayable="true"/&gt;</w:t>
      </w:r>
      <w:r w:rsidRPr="00A03C55">
        <w:rPr>
          <w:rFonts w:ascii="Courier New" w:hAnsi="Courier New"/>
          <w:sz w:val="16"/>
        </w:rPr>
        <w:br/>
        <w:t xml:space="preserve">  &lt;/saml:AttributeValue&gt; </w:t>
      </w:r>
    </w:p>
    <w:p w14:paraId="150D6CBD" w14:textId="77777777" w:rsidR="00F64806" w:rsidRPr="00A03C55" w:rsidRDefault="00F64806" w:rsidP="003462A5">
      <w:pPr>
        <w:pStyle w:val="ListContinue4"/>
        <w:rPr>
          <w:rFonts w:ascii="Courier New" w:hAnsi="Courier New"/>
          <w:sz w:val="16"/>
        </w:rPr>
      </w:pPr>
      <w:r w:rsidRPr="00A03C55">
        <w:rPr>
          <w:rFonts w:ascii="Courier New" w:hAnsi="Courier New"/>
          <w:sz w:val="16"/>
        </w:rPr>
        <w:t>&lt;/saml:Attribute&gt;</w:t>
      </w:r>
    </w:p>
    <w:p w14:paraId="385070C0" w14:textId="77777777" w:rsidR="008E3CF3" w:rsidRPr="00A03C55" w:rsidRDefault="007A1F44" w:rsidP="00EC243F">
      <w:pPr>
        <w:pStyle w:val="ListBullet2"/>
      </w:pPr>
      <w:r w:rsidRPr="00A03C55">
        <w:t xml:space="preserve">The Assertion may contain other statements (e.g., Attributes) </w:t>
      </w:r>
    </w:p>
    <w:p w14:paraId="010242EE" w14:textId="77777777" w:rsidR="008E3CF3" w:rsidRPr="00A03C55" w:rsidRDefault="007A1F44" w:rsidP="00EC243F">
      <w:pPr>
        <w:pStyle w:val="ListBullet2"/>
      </w:pPr>
      <w:r w:rsidRPr="00A03C55">
        <w:t xml:space="preserve">The Assertion shall be signed by the X-Assertion Provider as defined in SAML Core. </w:t>
      </w:r>
    </w:p>
    <w:p w14:paraId="4ECE5B62" w14:textId="77777777" w:rsidR="007A1F44" w:rsidRPr="00A03C55" w:rsidRDefault="007A1F44">
      <w:pPr>
        <w:pStyle w:val="BodyText"/>
      </w:pPr>
      <w:r w:rsidRPr="00A03C55">
        <w:lastRenderedPageBreak/>
        <w:t xml:space="preserve">The interface between the X-Service User and the X-Assertion Provider is not specified by XUA. This interface needs to be protected against risks (e.g., exposure of the SAML Token to interception for malicious use). Assertions need to be carefully managed in the X-Service User to ensure they are not exposed in the application code or any subsequent use of the Assertion. </w:t>
      </w:r>
    </w:p>
    <w:p w14:paraId="5D949DE9"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36" w:name="_Toc300566584"/>
      <w:bookmarkStart w:id="1037" w:name="_Toc333996831"/>
      <w:r w:rsidRPr="00A03C55">
        <w:rPr>
          <w:noProof w:val="0"/>
        </w:rPr>
        <w:t>3.40.4.1.2.1 Subject-Role Option</w:t>
      </w:r>
      <w:bookmarkEnd w:id="1036"/>
      <w:bookmarkEnd w:id="1037"/>
    </w:p>
    <w:p w14:paraId="297ADABF" w14:textId="241F28E7" w:rsidR="007A1F44" w:rsidRPr="00A03C55" w:rsidRDefault="007A1F44" w:rsidP="00E244B0">
      <w:pPr>
        <w:pStyle w:val="BodyText"/>
      </w:pPr>
      <w:r w:rsidRPr="00A03C55">
        <w:t>When the Subject-Role Option is used the X-Service User shall encode the relevant user subject roles from a locally defined Code-Set into subject role &lt;Attribute&gt; element(s). The Subject-Role values communicated are assertions from the X-Service User perspective.</w:t>
      </w:r>
    </w:p>
    <w:p w14:paraId="6926A8D3" w14:textId="33DF000C" w:rsidR="007A1F44" w:rsidRPr="00A03C55" w:rsidRDefault="007A1F44" w:rsidP="00E244B0">
      <w:pPr>
        <w:pStyle w:val="BodyText"/>
      </w:pPr>
      <w:r w:rsidRPr="00A03C55">
        <w:t xml:space="preserve">The subject role &lt;Attribute&gt; element shall have the Name attribute set to </w:t>
      </w:r>
      <w:r w:rsidRPr="00A03C55">
        <w:rPr>
          <w:rStyle w:val="ListBullet2Char"/>
        </w:rPr>
        <w:t>“urn:oasis:names:tc:xacml:2.0:subject:role”</w:t>
      </w:r>
      <w:r w:rsidRPr="00A03C55">
        <w:t xml:space="preserve">. The value of the &lt;AttributeValue&gt; element is a child element, “Role”, in the namespace “urn:hl7-org:v3”, whose content is defined by the “CE” (coded </w:t>
      </w:r>
      <w:r w:rsidR="007B3202" w:rsidRPr="00A03C55">
        <w:t>with equivalents</w:t>
      </w:r>
      <w:r w:rsidRPr="00A03C55">
        <w:t xml:space="preserve">) data type from the HL7 version 3 specification. </w:t>
      </w:r>
      <w:r w:rsidR="007B3202" w:rsidRPr="00A03C55">
        <w:t xml:space="preserve">The code attribute shall contain the role code from the identified Value-Set that represents the role that the XUA user is playing when making the request. The displayName attribute may be used to include a human readable representation of the role code. </w:t>
      </w:r>
      <w:r w:rsidRPr="00A03C55">
        <w:t xml:space="preserve">The codeSystem </w:t>
      </w:r>
      <w:r w:rsidR="007B3202" w:rsidRPr="00A03C55">
        <w:t>attribute shall contain the OID of the coding system that the role code was taken from</w:t>
      </w:r>
      <w:r w:rsidRPr="00A03C55">
        <w:t>. The codeSystemName</w:t>
      </w:r>
      <w:r w:rsidR="007B3202" w:rsidRPr="00A03C55">
        <w:t xml:space="preserve"> attribute</w:t>
      </w:r>
      <w:r w:rsidRPr="00A03C55">
        <w:t xml:space="preserve"> shall identify the name of the </w:t>
      </w:r>
      <w:r w:rsidR="007B3202" w:rsidRPr="00A03C55">
        <w:t>coding system</w:t>
      </w:r>
      <w:r w:rsidRPr="00A03C55">
        <w:t>. No other parts of the CE data type shall be used. The following is an example of the syntax of this element:</w:t>
      </w:r>
    </w:p>
    <w:p w14:paraId="0B27A5E2" w14:textId="77777777" w:rsidR="007A1F44" w:rsidRPr="00A03C55" w:rsidRDefault="007A1F44" w:rsidP="00E244B0">
      <w:pPr>
        <w:pStyle w:val="BodyText"/>
      </w:pPr>
    </w:p>
    <w:p w14:paraId="0B1392EA" w14:textId="77777777" w:rsidR="007A1F44" w:rsidRPr="00A03C55" w:rsidRDefault="007A1F44" w:rsidP="00601E92">
      <w:pPr>
        <w:pStyle w:val="XMLFragment"/>
        <w:rPr>
          <w:noProof w:val="0"/>
        </w:rPr>
      </w:pPr>
      <w:r w:rsidRPr="00A03C55">
        <w:rPr>
          <w:noProof w:val="0"/>
        </w:rPr>
        <w:t>&lt;saml:Attribute Name="urn:oasis:names:tc:xacml:2.0:subject:role"&gt;</w:t>
      </w:r>
    </w:p>
    <w:p w14:paraId="08F7DD40" w14:textId="77777777" w:rsidR="007A1F44" w:rsidRPr="00A03C55" w:rsidRDefault="007A1F44" w:rsidP="00601E92">
      <w:pPr>
        <w:pStyle w:val="XMLFragment"/>
        <w:rPr>
          <w:noProof w:val="0"/>
        </w:rPr>
      </w:pPr>
      <w:r w:rsidRPr="00A03C55">
        <w:rPr>
          <w:noProof w:val="0"/>
        </w:rPr>
        <w:t xml:space="preserve"> &lt;saml:AttributeValue&gt;</w:t>
      </w:r>
    </w:p>
    <w:p w14:paraId="27EF833E" w14:textId="77777777" w:rsidR="007A1F44" w:rsidRPr="00A03C55" w:rsidRDefault="007A1F44" w:rsidP="00601E92">
      <w:pPr>
        <w:pStyle w:val="XMLFragment"/>
        <w:rPr>
          <w:noProof w:val="0"/>
        </w:rPr>
      </w:pPr>
      <w:r w:rsidRPr="00A03C55">
        <w:rPr>
          <w:noProof w:val="0"/>
        </w:rPr>
        <w:t xml:space="preserve">  &lt;Role xmlns="urn:hl7-org:v3" xsi:type="CE" code="46255001"</w:t>
      </w:r>
    </w:p>
    <w:p w14:paraId="2A8AB4B2" w14:textId="77777777" w:rsidR="007A1F44" w:rsidRPr="00A03C55" w:rsidRDefault="007A1F44" w:rsidP="00601E92">
      <w:pPr>
        <w:pStyle w:val="XMLFragment"/>
        <w:rPr>
          <w:noProof w:val="0"/>
        </w:rPr>
      </w:pPr>
      <w:r w:rsidRPr="00A03C55">
        <w:rPr>
          <w:noProof w:val="0"/>
        </w:rPr>
        <w:t xml:space="preserve">   codeSystem="2.16.840.1.113883.6.96" codeSystemName="SNOMED_CT"</w:t>
      </w:r>
    </w:p>
    <w:p w14:paraId="2642DBF8" w14:textId="77777777" w:rsidR="007A1F44" w:rsidRPr="00A03C55" w:rsidRDefault="007A1F44" w:rsidP="00601E92">
      <w:pPr>
        <w:pStyle w:val="XMLFragment"/>
        <w:rPr>
          <w:noProof w:val="0"/>
        </w:rPr>
      </w:pPr>
      <w:r w:rsidRPr="00A03C55">
        <w:rPr>
          <w:noProof w:val="0"/>
        </w:rPr>
        <w:t xml:space="preserve">   displayName="Pharmacist"/&gt;</w:t>
      </w:r>
    </w:p>
    <w:p w14:paraId="6DFD819F" w14:textId="77777777" w:rsidR="007A1F44" w:rsidRPr="00A03C55" w:rsidRDefault="007A1F44" w:rsidP="00601E92">
      <w:pPr>
        <w:pStyle w:val="XMLFragment"/>
        <w:rPr>
          <w:noProof w:val="0"/>
        </w:rPr>
      </w:pPr>
      <w:r w:rsidRPr="00A03C55">
        <w:rPr>
          <w:noProof w:val="0"/>
        </w:rPr>
        <w:t xml:space="preserve"> &lt;/saml:AttributeValue&gt;</w:t>
      </w:r>
    </w:p>
    <w:p w14:paraId="3162AA5F" w14:textId="77777777" w:rsidR="007A1F44" w:rsidRPr="00A03C55" w:rsidRDefault="007A1F44" w:rsidP="00601E92">
      <w:pPr>
        <w:pStyle w:val="XMLFragment"/>
        <w:rPr>
          <w:noProof w:val="0"/>
        </w:rPr>
      </w:pPr>
      <w:r w:rsidRPr="00A03C55">
        <w:rPr>
          <w:noProof w:val="0"/>
        </w:rPr>
        <w:t>&lt;/saml:Attribute&gt;</w:t>
      </w:r>
    </w:p>
    <w:p w14:paraId="312ED0DC" w14:textId="77777777" w:rsidR="007A1F44" w:rsidRPr="00A03C55" w:rsidRDefault="007A1F44" w:rsidP="00E244B0">
      <w:pPr>
        <w:pStyle w:val="BodyText"/>
      </w:pPr>
    </w:p>
    <w:p w14:paraId="6C0F534C"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38" w:name="_Toc300566585"/>
      <w:bookmarkStart w:id="1039" w:name="_Toc333996832"/>
      <w:r w:rsidRPr="00A03C55">
        <w:rPr>
          <w:noProof w:val="0"/>
        </w:rPr>
        <w:t>3.40.4.1.2.2 Authz-Consent Option</w:t>
      </w:r>
      <w:bookmarkEnd w:id="1038"/>
      <w:bookmarkEnd w:id="1039"/>
    </w:p>
    <w:p w14:paraId="22FB8079" w14:textId="77777777" w:rsidR="007A1F44" w:rsidRPr="00A03C55" w:rsidRDefault="007A1F44" w:rsidP="00E244B0">
      <w:pPr>
        <w:pStyle w:val="BodyText"/>
      </w:pPr>
      <w:r w:rsidRPr="00A03C55">
        <w:t xml:space="preserve">When the Authz-Consent Option is supported and a policy identifier needs to be sent, the X-Service User shall include the document unique ID of the </w:t>
      </w:r>
      <w:r w:rsidRPr="00A03C55">
        <w:rPr>
          <w:i/>
        </w:rPr>
        <w:t>Patient Privacy Policy Acknowledgement Document</w:t>
      </w:r>
      <w:r w:rsidRPr="00A03C55">
        <w:t xml:space="preserve"> or include the Patient Privacy Policy Identifier for a policy that has been previously published encoded as SAML attributes. </w:t>
      </w:r>
    </w:p>
    <w:p w14:paraId="257C7128" w14:textId="4CE8C4C0" w:rsidR="007A1F44" w:rsidRPr="00A03C55" w:rsidRDefault="007A1F44" w:rsidP="00E244B0">
      <w:pPr>
        <w:pStyle w:val="BodyText"/>
      </w:pPr>
      <w:r w:rsidRPr="00A03C55">
        <w:t xml:space="preserve">A </w:t>
      </w:r>
      <w:r w:rsidRPr="00A03C55">
        <w:rPr>
          <w:i/>
        </w:rPr>
        <w:t xml:space="preserve">Patient Privacy Policy Acknowledgement Document </w:t>
      </w:r>
      <w:r w:rsidRPr="00A03C55">
        <w:t>unique ID</w:t>
      </w:r>
      <w:r w:rsidRPr="00A03C55">
        <w:rPr>
          <w:i/>
        </w:rPr>
        <w:t xml:space="preserve"> </w:t>
      </w:r>
      <w:r w:rsidRPr="00A03C55">
        <w:t>shall be encoded as a SAML attribute in the IHE ITI namespace, “urn:ihe:iti:bppc:2007:docid”, with name format “urn:oasis:names:tc:SAML:2.0:attrname-format:uri”. Access to the content is not specified. Access through an XDS/XCA/XDR/XDM mechanism is a potential approach. Similarly, this option does not specify how the policy documents should be used to make access control decisions. A sample attribute fragment is given in Figure 3.40</w:t>
      </w:r>
      <w:r w:rsidR="00FD4EB1" w:rsidRPr="00A03C55">
        <w:t>.4.1.2.2-1</w:t>
      </w:r>
      <w:r w:rsidRPr="00A03C55">
        <w:t>.</w:t>
      </w:r>
    </w:p>
    <w:p w14:paraId="320DE526" w14:textId="3A412872" w:rsidR="007A1F44" w:rsidRDefault="007A1F44" w:rsidP="003462A5">
      <w:pPr>
        <w:pStyle w:val="BodyText"/>
      </w:pPr>
    </w:p>
    <w:p w14:paraId="70B97394" w14:textId="10D70294" w:rsidR="005672BB" w:rsidRDefault="005672BB" w:rsidP="003462A5">
      <w:pPr>
        <w:pStyle w:val="BodyText"/>
      </w:pPr>
    </w:p>
    <w:p w14:paraId="238A99F8" w14:textId="77777777" w:rsidR="005672BB" w:rsidRPr="00A03C55" w:rsidRDefault="005672BB" w:rsidP="003462A5">
      <w:pPr>
        <w:pStyle w:val="BodyText"/>
      </w:pPr>
    </w:p>
    <w:p w14:paraId="5A1C9F92"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lastRenderedPageBreak/>
        <w:t xml:space="preserve">&lt;saml2:Attribute FriendlyName="Patient Privacy Policy Acknowledgement Document" </w:t>
      </w:r>
    </w:p>
    <w:p w14:paraId="172289CB"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Name="urn:ihe:iti:bppc:2007:docid" </w:t>
      </w:r>
    </w:p>
    <w:p w14:paraId="230CFDD9"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NameFormat="urn:oasis:names:tc:SAML:2.0:attrname-format:uri"&gt;</w:t>
      </w:r>
    </w:p>
    <w:p w14:paraId="44734426"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&lt;saml2:AttributeValue xmlns:xs="http://www.w3.org/2001/XMLSchema"  </w:t>
      </w:r>
    </w:p>
    <w:p w14:paraId="150A493D"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xmlns:xsi="http://www.w3.org/2001/XMLSchema-instance" </w:t>
      </w:r>
    </w:p>
    <w:p w14:paraId="46A85E0F"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xsi:type="xs:anyURI"&gt;urn:oid:1.2.3.xxx&lt;/saml2:AttributeValue&gt;</w:t>
      </w:r>
    </w:p>
    <w:p w14:paraId="442D486E"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&lt;/saml2:Attribute&gt;</w:t>
      </w:r>
    </w:p>
    <w:p w14:paraId="18407BC8" w14:textId="77777777" w:rsidR="007A1F44" w:rsidRPr="00A03C55" w:rsidRDefault="007A1F44" w:rsidP="00D372D5">
      <w:pPr>
        <w:pStyle w:val="Rvision1"/>
      </w:pPr>
    </w:p>
    <w:p w14:paraId="7CD956A2" w14:textId="18D0D610" w:rsidR="007A1F44" w:rsidRPr="00A03C55" w:rsidRDefault="007A1F44" w:rsidP="00E244B0">
      <w:pPr>
        <w:pStyle w:val="FigureTitle"/>
        <w:rPr>
          <w:noProof w:val="0"/>
        </w:rPr>
      </w:pPr>
      <w:bookmarkStart w:id="1040" w:name="_Ref176861278"/>
      <w:r w:rsidRPr="00A03C55">
        <w:rPr>
          <w:noProof w:val="0"/>
        </w:rPr>
        <w:t xml:space="preserve">Figure </w:t>
      </w:r>
      <w:bookmarkEnd w:id="1040"/>
      <w:r w:rsidRPr="00A03C55">
        <w:rPr>
          <w:noProof w:val="0"/>
        </w:rPr>
        <w:t>3.40</w:t>
      </w:r>
      <w:r w:rsidR="003C4586" w:rsidRPr="00A03C55">
        <w:rPr>
          <w:noProof w:val="0"/>
        </w:rPr>
        <w:t>.4.1.2.2</w:t>
      </w:r>
      <w:r w:rsidRPr="00A03C55">
        <w:rPr>
          <w:noProof w:val="0"/>
        </w:rPr>
        <w:t>-</w:t>
      </w:r>
      <w:r w:rsidR="003C4586" w:rsidRPr="00A03C55">
        <w:rPr>
          <w:noProof w:val="0"/>
        </w:rPr>
        <w:t>1</w:t>
      </w:r>
      <w:r w:rsidRPr="00A03C55">
        <w:rPr>
          <w:noProof w:val="0"/>
        </w:rPr>
        <w:t>: Sample attribute holding a reference to patient acknowledgement</w:t>
      </w:r>
    </w:p>
    <w:p w14:paraId="24A26348" w14:textId="1EB0F543" w:rsidR="007A1F44" w:rsidRPr="00A03C55" w:rsidRDefault="007A1F44" w:rsidP="00E95C6F">
      <w:pPr>
        <w:pStyle w:val="BodyText"/>
      </w:pPr>
      <w:r w:rsidRPr="00A03C55">
        <w:t>A Patient Privacy Policy Identifier shall be encoded as a SAML attribute in the IHE ITI namespace, “urn:ihe:iti:xua:2012:acp”, with name format ``urn:oasis:names:tc:SAML:2.0:attrname-format:uri’’. The policy identifier shall be expressed using the xs:anyURI data type. The referenced policy identifier is the OID of a published policy. Access to this policy is not specified further. A sample is given in Figure 3.40</w:t>
      </w:r>
      <w:r w:rsidR="00C26B23" w:rsidRPr="00A03C55">
        <w:t>.4.1.2.2-2</w:t>
      </w:r>
      <w:r w:rsidRPr="00A03C55">
        <w:t>.</w:t>
      </w:r>
    </w:p>
    <w:p w14:paraId="04C786D8" w14:textId="77777777" w:rsidR="007A1F44" w:rsidRPr="00A03C55" w:rsidRDefault="007A1F44" w:rsidP="00601E92">
      <w:pPr>
        <w:pStyle w:val="BodyText"/>
      </w:pPr>
    </w:p>
    <w:p w14:paraId="758CBD18"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&lt;saml2:Attribute FriendlyName="Patient Privacy Policy Identifier" </w:t>
      </w:r>
    </w:p>
    <w:p w14:paraId="333F3D80"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Name="urn:ihe:iti:xua:2012:acp" </w:t>
      </w:r>
    </w:p>
    <w:p w14:paraId="1C27340A"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NameFormat="urn:oasis:names:tc:SAML:2.0:attrname-format:uri"&gt;</w:t>
      </w:r>
    </w:p>
    <w:p w14:paraId="270423A0"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&lt;saml2:AttributeValue xmlns:xs="http://www.w3.org/2001/XMLSchema"  </w:t>
      </w:r>
    </w:p>
    <w:p w14:paraId="64D7693F"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xmlns:xsi="http://www.w3.org/2001/XMLSchema-instance"   xsi:type="xs:anyURI"&gt;urn:oid:1.2.3.yyyy&lt;/saml2:AttributeValue&gt;</w:t>
      </w:r>
    </w:p>
    <w:p w14:paraId="36ED719A"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&lt;/saml2:Attribute&gt;</w:t>
      </w:r>
    </w:p>
    <w:p w14:paraId="4E2BE102" w14:textId="05BDCFD4" w:rsidR="007A1F44" w:rsidRPr="00A03C55" w:rsidRDefault="007A1F44" w:rsidP="00E244B0">
      <w:pPr>
        <w:pStyle w:val="FigureTitle"/>
        <w:rPr>
          <w:noProof w:val="0"/>
        </w:rPr>
      </w:pPr>
      <w:r w:rsidRPr="00A03C55">
        <w:rPr>
          <w:noProof w:val="0"/>
        </w:rPr>
        <w:t>Figure 3.40</w:t>
      </w:r>
      <w:r w:rsidR="003C4586" w:rsidRPr="00A03C55">
        <w:rPr>
          <w:noProof w:val="0"/>
        </w:rPr>
        <w:t>.4.1.2.2</w:t>
      </w:r>
      <w:r w:rsidRPr="00A03C55">
        <w:rPr>
          <w:noProof w:val="0"/>
        </w:rPr>
        <w:t>-</w:t>
      </w:r>
      <w:r w:rsidR="003C4586" w:rsidRPr="00A03C55">
        <w:rPr>
          <w:noProof w:val="0"/>
        </w:rPr>
        <w:t>2</w:t>
      </w:r>
      <w:r w:rsidRPr="00A03C55">
        <w:rPr>
          <w:noProof w:val="0"/>
        </w:rPr>
        <w:t>: Sample attribute holding a reference to a privacy policy</w:t>
      </w:r>
    </w:p>
    <w:p w14:paraId="0463EF2F" w14:textId="77777777" w:rsidR="007A1F44" w:rsidRPr="00A03C55" w:rsidRDefault="007A1F44" w:rsidP="00E244B0">
      <w:pPr>
        <w:pStyle w:val="Heading7"/>
        <w:numPr>
          <w:ilvl w:val="0"/>
          <w:numId w:val="0"/>
        </w:numPr>
        <w:tabs>
          <w:tab w:val="clear" w:pos="2160"/>
          <w:tab w:val="clear" w:pos="2880"/>
          <w:tab w:val="clear" w:pos="3600"/>
          <w:tab w:val="clear" w:pos="4320"/>
          <w:tab w:val="clear" w:pos="5040"/>
          <w:tab w:val="clear" w:pos="5760"/>
        </w:tabs>
        <w:rPr>
          <w:bCs/>
          <w:noProof w:val="0"/>
        </w:rPr>
      </w:pPr>
      <w:r w:rsidRPr="00A03C55">
        <w:rPr>
          <w:noProof w:val="0"/>
        </w:rPr>
        <w:t xml:space="preserve">3.40.4.1.2.2.1 </w:t>
      </w:r>
      <w:r w:rsidRPr="00A03C55">
        <w:rPr>
          <w:bCs/>
          <w:noProof w:val="0"/>
        </w:rPr>
        <w:t>Patient Identifier Attribute</w:t>
      </w:r>
    </w:p>
    <w:p w14:paraId="08DB8F4E" w14:textId="77777777" w:rsidR="007A1F44" w:rsidRPr="00A03C55" w:rsidRDefault="007A1F44" w:rsidP="00E244B0">
      <w:pPr>
        <w:pStyle w:val="BodyText"/>
      </w:pPr>
      <w:r w:rsidRPr="00A03C55">
        <w:t xml:space="preserve">This attribute is </w:t>
      </w:r>
      <w:r w:rsidRPr="00A03C55">
        <w:rPr>
          <w:bCs/>
          <w:i/>
        </w:rPr>
        <w:t>optional</w:t>
      </w:r>
      <w:r w:rsidRPr="00A03C55">
        <w:rPr>
          <w:i/>
        </w:rPr>
        <w:t>,</w:t>
      </w:r>
      <w:r w:rsidRPr="00A03C55">
        <w:t xml:space="preserve"> as it may not be needed for cases in which the data being exchanged does not pertain to a specific patient (e.g., population health data). The value of the Patient Identifier attribute is recommended when the InstanceAccessConsentPolicy attribute is specified in an Authorization Decision Statement. </w:t>
      </w:r>
    </w:p>
    <w:p w14:paraId="6A1563C6" w14:textId="77777777" w:rsidR="007A1F44" w:rsidRPr="00A03C55" w:rsidRDefault="007A1F44" w:rsidP="00E244B0">
      <w:pPr>
        <w:pStyle w:val="BodyText"/>
      </w:pPr>
      <w:r w:rsidRPr="00A03C55">
        <w:t xml:space="preserve"> This &lt;Attribute&gt; element shall have the Name attribute set to:</w:t>
      </w:r>
    </w:p>
    <w:p w14:paraId="51A184DC" w14:textId="77777777" w:rsidR="007A1F44" w:rsidRPr="00A03C55" w:rsidRDefault="007A1F44" w:rsidP="00E244B0">
      <w:pPr>
        <w:pStyle w:val="BodyText"/>
      </w:pPr>
      <w:r w:rsidRPr="00A03C55">
        <w:t>“urn:oasis:names:tc:xacml:2.0:resource:resource-id”.</w:t>
      </w:r>
    </w:p>
    <w:p w14:paraId="3C72D546" w14:textId="77777777" w:rsidR="007A1F44" w:rsidRPr="00A03C55" w:rsidRDefault="007A1F44" w:rsidP="00E244B0">
      <w:pPr>
        <w:pStyle w:val="BodyText"/>
      </w:pPr>
      <w:r w:rsidRPr="00A03C55">
        <w:t>The patient identifier of the requesting organization shall be placed in the value of the &lt;AttributeValue&gt; element. The patient identifier shall consist of two parts; the OID for the assigning authority and the identifier of the patient within that assigning authority. The value shall be formatted using the CX syntax. As an example, a patient identifier of 543797436 for an assigning authority with an OID of 1.2.840.113619.6.197, has been encoded into the follow SAML assertion snippet. Please note that the '&amp;' character has been properly encoded in the XML content in the following example.</w:t>
      </w:r>
    </w:p>
    <w:p w14:paraId="1C6CA0BE" w14:textId="77777777" w:rsidR="007A1F44" w:rsidRPr="00A03C55" w:rsidRDefault="007A1F44" w:rsidP="00FC2358">
      <w:pPr>
        <w:pStyle w:val="BodyText"/>
      </w:pPr>
    </w:p>
    <w:p w14:paraId="0E5F695A" w14:textId="77777777" w:rsidR="007A1F44" w:rsidRPr="00A03C55" w:rsidRDefault="007A1F44" w:rsidP="003462A5">
      <w:pPr>
        <w:pStyle w:val="XMLFragment"/>
        <w:rPr>
          <w:noProof w:val="0"/>
        </w:rPr>
      </w:pPr>
      <w:r w:rsidRPr="00A03C55">
        <w:rPr>
          <w:noProof w:val="0"/>
        </w:rPr>
        <w:t xml:space="preserve">&lt;saml:Attribute Name="urn:oasis:names:tc:xacml:2.0:resource:resource-id"&gt; </w:t>
      </w:r>
    </w:p>
    <w:p w14:paraId="7D594A61" w14:textId="77777777" w:rsidR="007A1F44" w:rsidRPr="00A03C55" w:rsidRDefault="007A1F44" w:rsidP="003462A5">
      <w:pPr>
        <w:pStyle w:val="XMLFragment"/>
        <w:rPr>
          <w:noProof w:val="0"/>
        </w:rPr>
      </w:pPr>
      <w:r w:rsidRPr="00A03C55">
        <w:rPr>
          <w:noProof w:val="0"/>
        </w:rPr>
        <w:t xml:space="preserve">  &lt;saml:AttributeValue&gt;543797436^^^&amp;amp;1.2.840.113619.6.197&amp;amp;ISO&lt;/saml:AttributeValue&gt; </w:t>
      </w:r>
    </w:p>
    <w:p w14:paraId="65875D47" w14:textId="77777777" w:rsidR="007A1F44" w:rsidRPr="00A03C55" w:rsidRDefault="007A1F44" w:rsidP="003462A5">
      <w:pPr>
        <w:pStyle w:val="XMLFragment"/>
        <w:rPr>
          <w:noProof w:val="0"/>
        </w:rPr>
      </w:pPr>
      <w:r w:rsidRPr="00A03C55">
        <w:rPr>
          <w:noProof w:val="0"/>
        </w:rPr>
        <w:t>&lt;/saml:Attribute&gt;</w:t>
      </w:r>
    </w:p>
    <w:p w14:paraId="15125851" w14:textId="77777777" w:rsidR="007A1F44" w:rsidRPr="00A03C55" w:rsidRDefault="007A1F44" w:rsidP="00FC2358">
      <w:pPr>
        <w:pStyle w:val="BodyText"/>
      </w:pPr>
    </w:p>
    <w:p w14:paraId="7BD2E800"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41" w:name="_Toc300566586"/>
      <w:bookmarkStart w:id="1042" w:name="_Toc333996833"/>
      <w:r w:rsidRPr="00A03C55">
        <w:rPr>
          <w:noProof w:val="0"/>
        </w:rPr>
        <w:lastRenderedPageBreak/>
        <w:t>3.40.4.1.2.3 PurposeOfUse Option</w:t>
      </w:r>
      <w:bookmarkEnd w:id="1041"/>
      <w:bookmarkEnd w:id="1042"/>
    </w:p>
    <w:p w14:paraId="651B3A44" w14:textId="77777777" w:rsidR="007A1F44" w:rsidRPr="00A03C55" w:rsidRDefault="007A1F44" w:rsidP="00E244B0">
      <w:pPr>
        <w:pStyle w:val="BodyText"/>
      </w:pPr>
      <w:r w:rsidRPr="00A03C55">
        <w:t xml:space="preserve">The PurposeOfUse &lt;Attribute&gt; element shall have the Name attribute set to “urn:oasis:names:tc:xspa:1.0:subject:purposeofuse”. The value of the &lt;AttributeValue&gt; element is a child element, “PurposeOfUse”, in the namespace “urn:hl7-org:v3”, whose content is defined by the “CE” (coded element) data type from the HL7 version 3 specification. </w:t>
      </w:r>
    </w:p>
    <w:p w14:paraId="60971CB1" w14:textId="77777777" w:rsidR="007A1F44" w:rsidRPr="00A03C55" w:rsidRDefault="007A1F44" w:rsidP="00E244B0">
      <w:pPr>
        <w:pStyle w:val="BodyText"/>
      </w:pPr>
      <w:r w:rsidRPr="00A03C55">
        <w:t xml:space="preserve">The PurposeOfUse element shall contain the coded representation of the Purpose for Use that is in effect for the request. </w:t>
      </w:r>
    </w:p>
    <w:p w14:paraId="203491E9" w14:textId="77777777" w:rsidR="007A1F44" w:rsidRPr="00A03C55" w:rsidRDefault="007A1F44" w:rsidP="00E244B0">
      <w:pPr>
        <w:pStyle w:val="BodyText"/>
      </w:pPr>
      <w:r w:rsidRPr="00A03C55">
        <w:t xml:space="preserve">An example of the syntax of this element is as follows: </w:t>
      </w:r>
    </w:p>
    <w:p w14:paraId="1BCE68CB" w14:textId="77777777" w:rsidR="007A1F44" w:rsidRPr="00A03C55" w:rsidRDefault="007A1F44" w:rsidP="00E244B0">
      <w:pPr>
        <w:pStyle w:val="BodyText"/>
      </w:pPr>
    </w:p>
    <w:p w14:paraId="589702B8" w14:textId="77777777" w:rsidR="007A1F44" w:rsidRPr="00A03C55" w:rsidRDefault="007A1F44" w:rsidP="00A063AC">
      <w:pPr>
        <w:pStyle w:val="XMLExample"/>
        <w:rPr>
          <w:lang w:val="en-US"/>
        </w:rPr>
      </w:pPr>
      <w:r w:rsidRPr="00A03C55">
        <w:rPr>
          <w:lang w:val="en-US"/>
        </w:rPr>
        <w:t xml:space="preserve">&lt;saml:Attribute Name="urn:oasis:names:tc:xspa:1.0:subject:purposeofuse"&gt; </w:t>
      </w:r>
    </w:p>
    <w:p w14:paraId="345037EB" w14:textId="77777777" w:rsidR="007A1F44" w:rsidRPr="00A03C55" w:rsidRDefault="007A1F44" w:rsidP="00A53067">
      <w:pPr>
        <w:pStyle w:val="XMLExample"/>
        <w:rPr>
          <w:lang w:val="en-US"/>
        </w:rPr>
      </w:pPr>
      <w:r w:rsidRPr="00A03C55">
        <w:rPr>
          <w:lang w:val="en-US"/>
        </w:rPr>
        <w:t xml:space="preserve">  &lt;saml:AttributeValue&gt; </w:t>
      </w:r>
    </w:p>
    <w:p w14:paraId="047DFB81" w14:textId="77777777" w:rsidR="007A1F44" w:rsidRPr="00A03C55" w:rsidRDefault="007A1F44" w:rsidP="00A53067">
      <w:pPr>
        <w:pStyle w:val="XMLExample"/>
        <w:rPr>
          <w:lang w:val="en-US"/>
        </w:rPr>
      </w:pPr>
      <w:r w:rsidRPr="00A03C55">
        <w:rPr>
          <w:lang w:val="en-US"/>
        </w:rPr>
        <w:t xml:space="preserve">    &lt;PurposeOfUse xmlns="urn:hl7-org:v3" xsi:type="CE" code="12"  </w:t>
      </w:r>
    </w:p>
    <w:p w14:paraId="70264220" w14:textId="77777777" w:rsidR="007A1F44" w:rsidRPr="00A03C55" w:rsidRDefault="007A1F44" w:rsidP="00A53067">
      <w:pPr>
        <w:pStyle w:val="XMLExample"/>
        <w:rPr>
          <w:lang w:val="en-US"/>
        </w:rPr>
      </w:pPr>
      <w:r w:rsidRPr="00A03C55">
        <w:rPr>
          <w:lang w:val="en-US"/>
        </w:rPr>
        <w:t xml:space="preserve">        codeSystem="1.0.14265.1" </w:t>
      </w:r>
    </w:p>
    <w:p w14:paraId="06C3C3A9" w14:textId="77777777" w:rsidR="007A1F44" w:rsidRPr="00A03C55" w:rsidRDefault="007A1F44" w:rsidP="00A53067">
      <w:pPr>
        <w:pStyle w:val="XMLExample"/>
        <w:rPr>
          <w:lang w:val="en-US"/>
        </w:rPr>
      </w:pPr>
      <w:r w:rsidRPr="00A03C55">
        <w:rPr>
          <w:lang w:val="en-US"/>
        </w:rPr>
        <w:t xml:space="preserve">codeSystemName="ISO 14265 Classification of Purposes for processing personal health information"  </w:t>
      </w:r>
    </w:p>
    <w:p w14:paraId="1F35CB97" w14:textId="77777777" w:rsidR="007A1F44" w:rsidRPr="00A03C55" w:rsidRDefault="007A1F44" w:rsidP="00A53067">
      <w:pPr>
        <w:pStyle w:val="XMLExample"/>
        <w:rPr>
          <w:lang w:val="en-US"/>
        </w:rPr>
      </w:pPr>
      <w:r w:rsidRPr="00A03C55">
        <w:rPr>
          <w:lang w:val="en-US"/>
        </w:rPr>
        <w:t xml:space="preserve">        displayName="Law Enforcement"/&gt; </w:t>
      </w:r>
    </w:p>
    <w:p w14:paraId="6DD0253D" w14:textId="77777777" w:rsidR="007A1F44" w:rsidRPr="00A03C55" w:rsidRDefault="007A1F44" w:rsidP="00A53067">
      <w:pPr>
        <w:pStyle w:val="XMLExample"/>
        <w:rPr>
          <w:lang w:val="en-US"/>
        </w:rPr>
      </w:pPr>
      <w:r w:rsidRPr="00A03C55">
        <w:rPr>
          <w:lang w:val="en-US"/>
        </w:rPr>
        <w:t xml:space="preserve">  &lt;/saml:AttributeValue&gt; </w:t>
      </w:r>
    </w:p>
    <w:p w14:paraId="653176A4" w14:textId="77777777" w:rsidR="007A1F44" w:rsidRPr="00A03C55" w:rsidRDefault="007A1F44" w:rsidP="00A53067">
      <w:pPr>
        <w:pStyle w:val="XMLExample"/>
        <w:rPr>
          <w:lang w:val="en-US"/>
        </w:rPr>
      </w:pPr>
      <w:r w:rsidRPr="00A03C55">
        <w:rPr>
          <w:lang w:val="en-US"/>
        </w:rPr>
        <w:t xml:space="preserve">&lt;/saml:Attribute&gt; </w:t>
      </w:r>
    </w:p>
    <w:p w14:paraId="35A1578E" w14:textId="77B9B8C4" w:rsidR="007A1F44" w:rsidRPr="00A03C55" w:rsidRDefault="007A1F44" w:rsidP="00E244B0">
      <w:pPr>
        <w:pStyle w:val="BodyText"/>
      </w:pPr>
    </w:p>
    <w:p w14:paraId="09A8C499" w14:textId="77777777" w:rsidR="007A1F44" w:rsidRPr="00A03C55" w:rsidRDefault="007A1F44" w:rsidP="00E244B0">
      <w:pPr>
        <w:pStyle w:val="BodyText"/>
      </w:pPr>
      <w:r w:rsidRPr="00A03C55">
        <w:t>Codes are assigned by the local Security Domain and a Code-Set needs to be managed. A good source Vocabulary for PurposeOfUse is ISO 14265 – Health Informatics – Classification of purposes for processing personal health information. The Value-Set used may include local codes or codes drawn from formal vocabulary.</w:t>
      </w:r>
    </w:p>
    <w:p w14:paraId="2A8AC52D" w14:textId="77777777" w:rsidR="007A1F44" w:rsidRPr="00A03C55" w:rsidRDefault="007A1F44" w:rsidP="00E244B0">
      <w:pPr>
        <w:pStyle w:val="BodyText"/>
      </w:pPr>
      <w:r w:rsidRPr="00A03C55">
        <w:t xml:space="preserve">The value of the Purpose of Use attribute shall be a urn:hl7-org:v3:CE element, specifying the coded value representing the user's purpose in issuing the request, choosing from the value set given by local Policy. The codeSystem attribute of this element must be present, and must specify the OID of the "Purpose of Use" code system. </w:t>
      </w:r>
    </w:p>
    <w:p w14:paraId="28BB0D8A" w14:textId="77777777" w:rsidR="007A1F44" w:rsidRPr="00A03C55" w:rsidRDefault="007A1F44" w:rsidP="00E244B0">
      <w:pPr>
        <w:pStyle w:val="Heading7"/>
        <w:numPr>
          <w:ilvl w:val="0"/>
          <w:numId w:val="0"/>
        </w:numPr>
        <w:tabs>
          <w:tab w:val="clear" w:pos="2160"/>
          <w:tab w:val="clear" w:pos="2880"/>
          <w:tab w:val="clear" w:pos="3600"/>
          <w:tab w:val="clear" w:pos="4320"/>
          <w:tab w:val="clear" w:pos="5040"/>
          <w:tab w:val="clear" w:pos="5760"/>
        </w:tabs>
        <w:rPr>
          <w:noProof w:val="0"/>
        </w:rPr>
      </w:pPr>
      <w:r w:rsidRPr="00A03C55">
        <w:rPr>
          <w:noProof w:val="0"/>
        </w:rPr>
        <w:t>3.40.4.1.2.3.1 ATNA encoding of PurposeOfUse</w:t>
      </w:r>
    </w:p>
    <w:p w14:paraId="2B0337D5" w14:textId="752DF1B8" w:rsidR="007A1F44" w:rsidRPr="00A03C55" w:rsidRDefault="007A1F44" w:rsidP="00E244B0">
      <w:pPr>
        <w:pStyle w:val="BodyText"/>
      </w:pPr>
      <w:r w:rsidRPr="00A03C55">
        <w:t xml:space="preserve">When the PurposeOfUse Option is used the X-Service User and X-Service Provider SHALL place the PurposeOfUse value into the ATNA Audit Message associated with the transaction according to the </w:t>
      </w:r>
      <w:r w:rsidR="00D56A98" w:rsidRPr="00A03C55">
        <w:t>Record Audit Event [ITI-20]</w:t>
      </w:r>
      <w:r w:rsidRPr="00A03C55">
        <w:t xml:space="preserve"> </w:t>
      </w:r>
      <w:r w:rsidR="00E77430" w:rsidRPr="00A03C55">
        <w:t>transaction</w:t>
      </w:r>
      <w:r w:rsidR="00C02870" w:rsidRPr="00A03C55">
        <w:t xml:space="preserve"> (s</w:t>
      </w:r>
      <w:r w:rsidRPr="00A03C55">
        <w:t xml:space="preserve">ee </w:t>
      </w:r>
      <w:r w:rsidR="00A01086" w:rsidRPr="00A03C55">
        <w:rPr>
          <w:rFonts w:eastAsia="SimSun"/>
          <w:szCs w:val="24"/>
          <w:lang w:eastAsia="zh-CN"/>
        </w:rPr>
        <w:t xml:space="preserve">ITI </w:t>
      </w:r>
      <w:r w:rsidRPr="00A03C55">
        <w:rPr>
          <w:rFonts w:eastAsia="SimSun"/>
          <w:szCs w:val="24"/>
          <w:lang w:eastAsia="zh-CN"/>
        </w:rPr>
        <w:t>TF-2a:</w:t>
      </w:r>
      <w:r w:rsidR="00C02870" w:rsidRPr="00A03C55">
        <w:rPr>
          <w:rFonts w:eastAsia="SimSun"/>
          <w:szCs w:val="24"/>
          <w:lang w:eastAsia="zh-CN"/>
        </w:rPr>
        <w:t xml:space="preserve"> </w:t>
      </w:r>
      <w:r w:rsidR="00A01086" w:rsidRPr="00A03C55">
        <w:t>3.20.7.1.2</w:t>
      </w:r>
      <w:r w:rsidR="00C02870" w:rsidRPr="00A03C55">
        <w:t>).</w:t>
      </w:r>
    </w:p>
    <w:p w14:paraId="3581B1E8" w14:textId="77777777" w:rsidR="007A1F44" w:rsidRPr="00A03C55" w:rsidRDefault="007A1F44" w:rsidP="00A65178">
      <w:pPr>
        <w:pStyle w:val="Heading5"/>
        <w:numPr>
          <w:ilvl w:val="0"/>
          <w:numId w:val="0"/>
        </w:numPr>
        <w:tabs>
          <w:tab w:val="clear" w:pos="2160"/>
          <w:tab w:val="clear" w:pos="2880"/>
          <w:tab w:val="clear" w:pos="3600"/>
          <w:tab w:val="clear" w:pos="4320"/>
        </w:tabs>
        <w:rPr>
          <w:noProof w:val="0"/>
        </w:rPr>
      </w:pPr>
      <w:bookmarkStart w:id="1043" w:name="3.40.4.1.3_Expected_Actions"/>
      <w:bookmarkEnd w:id="1043"/>
      <w:r w:rsidRPr="00A03C55">
        <w:rPr>
          <w:noProof w:val="0"/>
        </w:rPr>
        <w:t xml:space="preserve">3.40.4.1.3 Expected Actions </w:t>
      </w:r>
    </w:p>
    <w:p w14:paraId="4B92EEB7" w14:textId="77777777" w:rsidR="007A1F44" w:rsidRPr="00A03C55" w:rsidRDefault="007A1F44">
      <w:pPr>
        <w:pStyle w:val="BodyText"/>
      </w:pPr>
      <w:r w:rsidRPr="00A03C55">
        <w:t xml:space="preserve">The X-Service Provider shall validate the Identity Assertion by processing the Web-Services Security header in accordance with the Web-Services Security Standard, and SAML 2.0 Standard processing rules (e.g., check the digital signature is valid and chains to an X-Identity Provider that is configured as trusted). If this validation fails, then the grouped Actor’s associated transaction shall return with an error code as described in WS-Security core specification Section 12 (Error Handling, using the SOAP Fault mechanism), and the ATNA Audit event for Authentication Failure shall be recorded according to ATNA rules. </w:t>
      </w:r>
    </w:p>
    <w:p w14:paraId="5EDCCFB9" w14:textId="2AF2335C" w:rsidR="007A1F44" w:rsidRPr="00A03C55" w:rsidRDefault="007A1F44">
      <w:pPr>
        <w:pStyle w:val="BodyText"/>
      </w:pPr>
      <w:r w:rsidRPr="00A03C55">
        <w:t xml:space="preserve">Any ATNA Audit Messages recorded by </w:t>
      </w:r>
      <w:r w:rsidR="001249C9" w:rsidRPr="00A03C55">
        <w:t>a</w:t>
      </w:r>
      <w:r w:rsidRPr="00A03C55">
        <w:t>ctor grouped with the X-Service Provider Actor, shall have the user identity recorded according to the XUA specific ATNA encoding rules (</w:t>
      </w:r>
      <w:r w:rsidR="00292B01" w:rsidRPr="00A03C55">
        <w:t>s</w:t>
      </w:r>
      <w:r w:rsidRPr="00A03C55">
        <w:t xml:space="preserve">ee </w:t>
      </w:r>
      <w:r w:rsidR="00292B01" w:rsidRPr="00A03C55">
        <w:lastRenderedPageBreak/>
        <w:t>Section</w:t>
      </w:r>
      <w:r w:rsidR="00A01086" w:rsidRPr="00A03C55">
        <w:t xml:space="preserve"> </w:t>
      </w:r>
      <w:r w:rsidRPr="00A03C55">
        <w:t xml:space="preserve">3.40.4.2 ATNA Audit encoding). For example: The XDS.b </w:t>
      </w:r>
      <w:r w:rsidR="00AC41EF" w:rsidRPr="00A03C55">
        <w:t xml:space="preserve">Document Consumer performing a </w:t>
      </w:r>
      <w:r w:rsidRPr="00A03C55">
        <w:t>Registry Stored Query records the Query event</w:t>
      </w:r>
      <w:r w:rsidR="00AC41EF" w:rsidRPr="00A03C55">
        <w:t>;</w:t>
      </w:r>
      <w:r w:rsidRPr="00A03C55">
        <w:t xml:space="preserve"> this event record will include the identity provided in the XUA Identity Assertion. This assures that the X-Service User and X-Service Provider ATNA Audit messages can be correlated at the ATNA Audit </w:t>
      </w:r>
      <w:r w:rsidR="00A01086" w:rsidRPr="00A03C55">
        <w:t xml:space="preserve">Record </w:t>
      </w:r>
      <w:r w:rsidRPr="00A03C55">
        <w:t xml:space="preserve">Repository. </w:t>
      </w:r>
    </w:p>
    <w:p w14:paraId="5819E5F7" w14:textId="77777777" w:rsidR="007A1F44" w:rsidRPr="00A03C55" w:rsidRDefault="007A1F44">
      <w:pPr>
        <w:pStyle w:val="BodyText"/>
      </w:pPr>
      <w:r w:rsidRPr="00A03C55">
        <w:t xml:space="preserve">The X-Service Provider may use standards transactions to communicate with the X-Assertion Provider (e.g., WS-Trust, SAML 2.0 Protocol) to obtain information not included in the assertion provided (e.g., Attributes that might be related to structural roles). </w:t>
      </w:r>
    </w:p>
    <w:p w14:paraId="749814EF" w14:textId="77777777" w:rsidR="007A1F44" w:rsidRPr="00A03C55" w:rsidRDefault="007A1F44">
      <w:pPr>
        <w:pStyle w:val="BodyText"/>
      </w:pPr>
      <w:r w:rsidRPr="00A03C55">
        <w:t xml:space="preserve">The X-Service Provider may utilize the identity in access control decisions. Appropriate error messages, not defined here, shall be returned. The X-Service Provider may ignore any other statements (e.g., Attributes). </w:t>
      </w:r>
    </w:p>
    <w:p w14:paraId="09681DB9" w14:textId="77777777" w:rsidR="007A1F44" w:rsidRPr="00A03C55" w:rsidRDefault="007A1F44">
      <w:pPr>
        <w:pStyle w:val="BodyText"/>
      </w:pPr>
      <w:r w:rsidRPr="00A03C55">
        <w:t xml:space="preserve">The X-Service Provider may use the authentication class references to determine the method that was used to authenticate the user. For example the X-Service Provider may have a configurable list of authentication class references that it is willing to recognize as authentication methods that are acceptable, thus treating other authentication class references as not authorized. </w:t>
      </w:r>
    </w:p>
    <w:p w14:paraId="7A48F049" w14:textId="77777777" w:rsidR="007A1F44" w:rsidRPr="00A03C55" w:rsidRDefault="007A1F44">
      <w:pPr>
        <w:pStyle w:val="BodyText"/>
      </w:pPr>
      <w:r w:rsidRPr="00A03C55">
        <w:t xml:space="preserve">Assertions need to be carefully managed inside the X-Service Provider to ensure they are not exposed in the application code or any subsequent use of the Assertion. </w:t>
      </w:r>
    </w:p>
    <w:p w14:paraId="5B37158E"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44" w:name="_Toc300566587"/>
      <w:bookmarkStart w:id="1045" w:name="_Toc333996834"/>
      <w:r w:rsidRPr="00A03C55">
        <w:rPr>
          <w:noProof w:val="0"/>
        </w:rPr>
        <w:t>3.40.4.1.3.1 Subject-Role Option</w:t>
      </w:r>
      <w:bookmarkEnd w:id="1044"/>
      <w:bookmarkEnd w:id="1045"/>
    </w:p>
    <w:p w14:paraId="6B42DE4C" w14:textId="77777777" w:rsidR="007A1F44" w:rsidRPr="00A03C55" w:rsidRDefault="007A1F44" w:rsidP="00E244B0">
      <w:pPr>
        <w:pStyle w:val="BodyText"/>
      </w:pPr>
      <w:r w:rsidRPr="00A03C55">
        <w:t>When the Subject-Role Option is used, the X-Service Provider may utilize the Subject-Role values in local policy for access control decision making.</w:t>
      </w:r>
    </w:p>
    <w:p w14:paraId="7F56F128" w14:textId="77777777" w:rsidR="007A1F44" w:rsidRPr="00A03C55" w:rsidRDefault="007A1F44" w:rsidP="00E244B0">
      <w:pPr>
        <w:pStyle w:val="BodyText"/>
      </w:pPr>
      <w:r w:rsidRPr="00A03C55">
        <w:t>The X-Service Provider may need to bridge the Subject-Role values into local role vocabulary.</w:t>
      </w:r>
    </w:p>
    <w:p w14:paraId="456E8CEF" w14:textId="77777777" w:rsidR="007A1F44" w:rsidRPr="00A03C55" w:rsidRDefault="007A1F44" w:rsidP="00E244B0">
      <w:pPr>
        <w:pStyle w:val="BodyText"/>
      </w:pPr>
      <w:r w:rsidRPr="00A03C55">
        <w:t>The Subject-Role may be used to populate the ATNA Audit Message.</w:t>
      </w:r>
    </w:p>
    <w:p w14:paraId="3D217AFA"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46" w:name="_Toc300566588"/>
      <w:bookmarkStart w:id="1047" w:name="_Toc333996835"/>
      <w:r w:rsidRPr="00A03C55">
        <w:rPr>
          <w:noProof w:val="0"/>
        </w:rPr>
        <w:t>3.40.4.1.3.2 Authz-Consent Option</w:t>
      </w:r>
      <w:bookmarkEnd w:id="1046"/>
      <w:bookmarkEnd w:id="1047"/>
    </w:p>
    <w:p w14:paraId="48778D9B" w14:textId="77777777" w:rsidR="007A1F44" w:rsidRPr="00A03C55" w:rsidRDefault="007A1F44" w:rsidP="00E244B0">
      <w:pPr>
        <w:pStyle w:val="BodyText"/>
      </w:pPr>
      <w:r w:rsidRPr="00A03C55">
        <w:t>When the Authz-Consent Option is used, the X-Service Provider may utilize the Authz-Consent values in local policy for access control decision making. The Authz-Consent values are offered by the X-Service User as an indicator of the specific consent or authorization that the X-Service User has determined authorizes the transaction. The values are informative to the X-Service Provider which may choose to ignore the values.</w:t>
      </w:r>
    </w:p>
    <w:p w14:paraId="2D804369" w14:textId="77777777" w:rsidR="007A1F44" w:rsidRPr="00A03C55" w:rsidRDefault="007A1F44" w:rsidP="00E244B0">
      <w:pPr>
        <w:pStyle w:val="BodyText"/>
      </w:pPr>
      <w:r w:rsidRPr="00A03C55">
        <w:t>This may require the X-Service Provider to lookup the metadata by reference to the values given, and may require the X-Service Provider to retrieve the consent documents.</w:t>
      </w:r>
    </w:p>
    <w:p w14:paraId="2CA6CD4A" w14:textId="77777777" w:rsidR="007A1F44" w:rsidRPr="00A03C55" w:rsidRDefault="007A1F44" w:rsidP="00E244B0">
      <w:pPr>
        <w:pStyle w:val="BodyText"/>
      </w:pPr>
      <w:r w:rsidRPr="00A03C55">
        <w:t>The Authz-Consent value may be used to populate the ATNA Audit Message.</w:t>
      </w:r>
    </w:p>
    <w:p w14:paraId="161E67ED"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48" w:name="_Toc300566589"/>
      <w:bookmarkStart w:id="1049" w:name="_Toc333996836"/>
      <w:r w:rsidRPr="00A03C55">
        <w:rPr>
          <w:noProof w:val="0"/>
        </w:rPr>
        <w:t>3.40.4.1.3.3 PurposeOfUse Option</w:t>
      </w:r>
      <w:bookmarkEnd w:id="1048"/>
      <w:bookmarkEnd w:id="1049"/>
    </w:p>
    <w:p w14:paraId="2785B2FC" w14:textId="77777777" w:rsidR="007A1F44" w:rsidRPr="00A03C55" w:rsidRDefault="007A1F44" w:rsidP="00E244B0">
      <w:pPr>
        <w:pStyle w:val="BodyText"/>
      </w:pPr>
      <w:r w:rsidRPr="00A03C55">
        <w:t>When the PurposeOfUse Option is used the X-Service Provider SHALL place the PurposeOfUse into the ATNA Audit Message associated with the transaction (see Section 3.40.4.1.2.3.1). This PurposeOfUse in the audit log can be used at the Audit Record Repository to inform reporting such as Accounting of Disclosures or Breach Notifications. The X-Service Provider MAY use the PurposeOfUse value in Access Control decisions.</w:t>
      </w:r>
    </w:p>
    <w:p w14:paraId="4F3036C0" w14:textId="77777777" w:rsidR="007A1F44" w:rsidRPr="00A03C55" w:rsidRDefault="007A1F44" w:rsidP="00A65178">
      <w:pPr>
        <w:pStyle w:val="Heading4"/>
        <w:numPr>
          <w:ilvl w:val="0"/>
          <w:numId w:val="0"/>
        </w:numPr>
        <w:tabs>
          <w:tab w:val="clear" w:pos="2160"/>
          <w:tab w:val="clear" w:pos="2880"/>
          <w:tab w:val="clear" w:pos="3600"/>
        </w:tabs>
        <w:rPr>
          <w:noProof w:val="0"/>
        </w:rPr>
      </w:pPr>
      <w:bookmarkStart w:id="1050" w:name="3.40.4.2_ATNA_Audit_encoding"/>
      <w:bookmarkStart w:id="1051" w:name="_Toc398544271"/>
      <w:bookmarkEnd w:id="1050"/>
      <w:r w:rsidRPr="00A03C55">
        <w:rPr>
          <w:noProof w:val="0"/>
        </w:rPr>
        <w:lastRenderedPageBreak/>
        <w:t>3.40.4.2 ATNA Audit encoding</w:t>
      </w:r>
      <w:bookmarkEnd w:id="1051"/>
      <w:r w:rsidRPr="00A03C55">
        <w:rPr>
          <w:noProof w:val="0"/>
        </w:rPr>
        <w:t xml:space="preserve"> </w:t>
      </w:r>
    </w:p>
    <w:p w14:paraId="07B14F5A" w14:textId="77777777" w:rsidR="007A1F44" w:rsidRPr="00A03C55" w:rsidRDefault="007A1F44" w:rsidP="00A53067">
      <w:pPr>
        <w:pStyle w:val="BodyText"/>
      </w:pPr>
      <w:r w:rsidRPr="00A03C55">
        <w:t xml:space="preserve">When an ATNA Audit message needs to be generated and the user is authenticated by way of an X-User Assertion, the ATNA Audit message </w:t>
      </w:r>
      <w:r w:rsidRPr="00A03C55">
        <w:rPr>
          <w:b/>
          <w:bCs/>
        </w:rPr>
        <w:t>UserName</w:t>
      </w:r>
      <w:r w:rsidRPr="00A03C55">
        <w:t xml:space="preserve"> element shall record the X-User Assertion using the following encoding: </w:t>
      </w:r>
    </w:p>
    <w:p w14:paraId="383DDCE1" w14:textId="20CF8397" w:rsidR="007A1F44" w:rsidRPr="00A03C55" w:rsidRDefault="00B65111" w:rsidP="003462A5">
      <w:pPr>
        <w:pStyle w:val="BodyText"/>
      </w:pPr>
      <w:r w:rsidRPr="00A03C55">
        <w:rPr>
          <w:b/>
          <w:bCs/>
        </w:rPr>
        <w:t>a</w:t>
      </w:r>
      <w:r w:rsidR="00CC3C2B" w:rsidRPr="00A03C55">
        <w:rPr>
          <w:b/>
          <w:bCs/>
        </w:rPr>
        <w:t>lias&lt;user@issuer&gt;</w:t>
      </w:r>
    </w:p>
    <w:p w14:paraId="384F6B85" w14:textId="77777777" w:rsidR="007A1F44" w:rsidRPr="00A03C55" w:rsidRDefault="007A1F44" w:rsidP="003462A5">
      <w:pPr>
        <w:pStyle w:val="BodyText"/>
      </w:pPr>
      <w:r w:rsidRPr="00A03C55">
        <w:t xml:space="preserve">where: </w:t>
      </w:r>
    </w:p>
    <w:p w14:paraId="59DCA79B" w14:textId="77777777" w:rsidR="008E3CF3" w:rsidRPr="00A03C55" w:rsidRDefault="007A1F44" w:rsidP="00EC243F">
      <w:pPr>
        <w:pStyle w:val="ListBullet2"/>
      </w:pPr>
      <w:r w:rsidRPr="00A03C55">
        <w:rPr>
          <w:b/>
          <w:bCs/>
        </w:rPr>
        <w:t>alias</w:t>
      </w:r>
      <w:r w:rsidRPr="00A03C55">
        <w:t xml:space="preserve"> is the optional string within the SAML Assertion's Subject element SPProvidedID attribute </w:t>
      </w:r>
    </w:p>
    <w:p w14:paraId="0116BA6E" w14:textId="77777777" w:rsidR="008E3CF3" w:rsidRPr="00A03C55" w:rsidRDefault="007A1F44" w:rsidP="00EC243F">
      <w:pPr>
        <w:pStyle w:val="ListBullet2"/>
      </w:pPr>
      <w:r w:rsidRPr="00A03C55">
        <w:rPr>
          <w:b/>
          <w:bCs/>
        </w:rPr>
        <w:t>user</w:t>
      </w:r>
      <w:r w:rsidRPr="00A03C55">
        <w:t xml:space="preserve"> is the required content of the SAML Assertion's Subject element </w:t>
      </w:r>
    </w:p>
    <w:p w14:paraId="5FFACE9F" w14:textId="0C6387D2" w:rsidR="008E3CF3" w:rsidRPr="00A03C55" w:rsidRDefault="007A1F44" w:rsidP="00EC243F">
      <w:pPr>
        <w:pStyle w:val="ListBullet2"/>
      </w:pPr>
      <w:r w:rsidRPr="00A03C55">
        <w:rPr>
          <w:b/>
          <w:bCs/>
        </w:rPr>
        <w:t>issuer</w:t>
      </w:r>
      <w:r w:rsidRPr="00A03C55">
        <w:t xml:space="preserve"> is the X-Assertion Provider entity ID contained with the content of SAML Assertion's Issuer element </w:t>
      </w:r>
    </w:p>
    <w:p w14:paraId="633ED989" w14:textId="48C1AE19" w:rsidR="00CC3C2B" w:rsidRPr="00A03C55" w:rsidRDefault="00CC3C2B" w:rsidP="00EC243F">
      <w:pPr>
        <w:pStyle w:val="ListBullet2"/>
      </w:pPr>
      <w:r w:rsidRPr="00A03C55">
        <w:rPr>
          <w:bCs/>
        </w:rPr>
        <w:t>The “&lt;” and “&gt;” represent XML control char</w:t>
      </w:r>
      <w:r w:rsidR="00D97825" w:rsidRPr="00A03C55">
        <w:rPr>
          <w:bCs/>
        </w:rPr>
        <w:t>a</w:t>
      </w:r>
      <w:r w:rsidRPr="00A03C55">
        <w:rPr>
          <w:bCs/>
        </w:rPr>
        <w:t>cters</w:t>
      </w:r>
    </w:p>
    <w:p w14:paraId="08737DD3" w14:textId="53F80D1F" w:rsidR="00CC3C2B" w:rsidRPr="00A03C55" w:rsidRDefault="00CC3C2B" w:rsidP="00ED4370">
      <w:pPr>
        <w:pStyle w:val="BodyText"/>
      </w:pPr>
      <w:r w:rsidRPr="00A03C55">
        <w:t>Example</w:t>
      </w:r>
      <w:r w:rsidR="00D97825" w:rsidRPr="00A03C55">
        <w:t>: JD&lt;J</w:t>
      </w:r>
      <w:r w:rsidR="00FF380B" w:rsidRPr="00A03C55">
        <w:t>oh</w:t>
      </w:r>
      <w:r w:rsidR="00D97825" w:rsidRPr="00A03C55">
        <w:t>n.Doe@exampl</w:t>
      </w:r>
      <w:r w:rsidR="00FF380B" w:rsidRPr="00A03C55">
        <w:t>e</w:t>
      </w:r>
      <w:r w:rsidR="00D97825" w:rsidRPr="00A03C55">
        <w:t>.com&gt;</w:t>
      </w:r>
    </w:p>
    <w:p w14:paraId="33D5A09A" w14:textId="77777777" w:rsidR="007A1F44" w:rsidRPr="00A03C55" w:rsidRDefault="007A1F44" w:rsidP="00A65178">
      <w:pPr>
        <w:pStyle w:val="Heading4"/>
        <w:numPr>
          <w:ilvl w:val="0"/>
          <w:numId w:val="0"/>
        </w:numPr>
        <w:tabs>
          <w:tab w:val="clear" w:pos="2160"/>
          <w:tab w:val="clear" w:pos="2880"/>
          <w:tab w:val="clear" w:pos="3600"/>
        </w:tabs>
        <w:rPr>
          <w:noProof w:val="0"/>
        </w:rPr>
      </w:pPr>
      <w:bookmarkStart w:id="1052" w:name="_Toc398544272"/>
      <w:r w:rsidRPr="00A03C55">
        <w:rPr>
          <w:noProof w:val="0"/>
        </w:rPr>
        <w:t>3.40.4.3 Informative Material on WS-Trust</w:t>
      </w:r>
      <w:bookmarkEnd w:id="1052"/>
    </w:p>
    <w:p w14:paraId="257EF609" w14:textId="77777777" w:rsidR="007A1F44" w:rsidRPr="00A03C55" w:rsidRDefault="007A1F44">
      <w:pPr>
        <w:pStyle w:val="BodyText"/>
      </w:pPr>
      <w:r w:rsidRPr="00A03C55">
        <w:t>If the X-Service Provider uses WS-Trust in order to obtain a SAML assertion from an X-Identity Provider, it is suggested to use the version 1.3 of the WS-Trust specification, as described in [WS-Trust].</w:t>
      </w:r>
    </w:p>
    <w:p w14:paraId="12B172B1" w14:textId="77777777" w:rsidR="007A1F44" w:rsidRPr="00A03C55" w:rsidRDefault="007A1F44" w:rsidP="001B07B5">
      <w:pPr>
        <w:pStyle w:val="Heading2"/>
        <w:numPr>
          <w:ilvl w:val="0"/>
          <w:numId w:val="0"/>
        </w:numPr>
        <w:tabs>
          <w:tab w:val="clear" w:pos="2160"/>
        </w:tabs>
        <w:rPr>
          <w:noProof w:val="0"/>
        </w:rPr>
      </w:pPr>
      <w:bookmarkStart w:id="1053" w:name="_Toc210805577"/>
      <w:bookmarkStart w:id="1054" w:name="_Toc210805578"/>
      <w:bookmarkStart w:id="1055" w:name="_Toc214434040"/>
      <w:bookmarkStart w:id="1056" w:name="_Toc214436961"/>
      <w:bookmarkStart w:id="1057" w:name="_Toc214437406"/>
      <w:bookmarkStart w:id="1058" w:name="_Toc214437722"/>
      <w:bookmarkStart w:id="1059" w:name="_Toc214457198"/>
      <w:bookmarkStart w:id="1060" w:name="_Toc214461311"/>
      <w:bookmarkStart w:id="1061" w:name="_Toc214462932"/>
      <w:bookmarkStart w:id="1062" w:name="_Toc237238713"/>
      <w:bookmarkEnd w:id="1053"/>
      <w:r w:rsidRPr="00A03C55">
        <w:rPr>
          <w:noProof w:val="0"/>
        </w:rPr>
        <w:br w:type="page"/>
      </w:r>
      <w:bookmarkStart w:id="1063" w:name="_Toc398544273"/>
      <w:bookmarkStart w:id="1064" w:name="_Toc398717957"/>
      <w:bookmarkStart w:id="1065" w:name="_Toc13773735"/>
      <w:r w:rsidRPr="00A03C55">
        <w:rPr>
          <w:noProof w:val="0"/>
        </w:rPr>
        <w:lastRenderedPageBreak/>
        <w:t>3.41</w:t>
      </w:r>
      <w:r w:rsidRPr="00A03C55">
        <w:rPr>
          <w:noProof w:val="0"/>
        </w:rPr>
        <w:tab/>
        <w:t>Provide and Register Document Set-b</w:t>
      </w:r>
      <w:bookmarkEnd w:id="1054"/>
      <w:bookmarkEnd w:id="1055"/>
      <w:bookmarkEnd w:id="1056"/>
      <w:bookmarkEnd w:id="1057"/>
      <w:bookmarkEnd w:id="1058"/>
      <w:bookmarkEnd w:id="1059"/>
      <w:bookmarkEnd w:id="1060"/>
      <w:bookmarkEnd w:id="1061"/>
      <w:bookmarkEnd w:id="1062"/>
      <w:bookmarkEnd w:id="1063"/>
      <w:bookmarkEnd w:id="1064"/>
      <w:r w:rsidR="00903C21" w:rsidRPr="00A03C55">
        <w:rPr>
          <w:noProof w:val="0"/>
        </w:rPr>
        <w:t xml:space="preserve"> [ITI-41]</w:t>
      </w:r>
      <w:bookmarkEnd w:id="1065"/>
    </w:p>
    <w:p w14:paraId="3C89A55A" w14:textId="27D43E5E" w:rsidR="00B40E30" w:rsidRPr="00A03C55" w:rsidRDefault="00B40E30" w:rsidP="00B40E30">
      <w:r w:rsidRPr="00A03C55">
        <w:t xml:space="preserve">This section corresponds to </w:t>
      </w:r>
      <w:r w:rsidR="00383577" w:rsidRPr="00A03C55">
        <w:t>t</w:t>
      </w:r>
      <w:r w:rsidRPr="00A03C55">
        <w:t xml:space="preserve">ransaction </w:t>
      </w:r>
      <w:r w:rsidR="00383577" w:rsidRPr="00A03C55">
        <w:t>[</w:t>
      </w:r>
      <w:r w:rsidRPr="00A03C55">
        <w:t>ITI-41</w:t>
      </w:r>
      <w:r w:rsidR="00383577" w:rsidRPr="00A03C55">
        <w:t>]</w:t>
      </w:r>
      <w:r w:rsidRPr="00A03C55">
        <w:t xml:space="preserve"> of the IHE Technical Framework. Provide and Register Document Set-b is used to transmit a set of documents and associated metadata. The documents and metadata might be stored for later retrieval or processed in some other way depending on the </w:t>
      </w:r>
      <w:r w:rsidR="001249C9" w:rsidRPr="00A03C55">
        <w:t>a</w:t>
      </w:r>
      <w:r w:rsidRPr="00A03C55">
        <w:t>ctor and workflow using the transaction.</w:t>
      </w:r>
      <w:r w:rsidRPr="00A03C55" w:rsidDel="00EA1E09">
        <w:t xml:space="preserve"> </w:t>
      </w:r>
    </w:p>
    <w:p w14:paraId="07993841" w14:textId="77777777" w:rsidR="00B40E30" w:rsidRPr="00A03C55" w:rsidRDefault="00B40E30" w:rsidP="00B40E30">
      <w:pPr>
        <w:pStyle w:val="Heading3"/>
        <w:numPr>
          <w:ilvl w:val="0"/>
          <w:numId w:val="0"/>
        </w:numPr>
        <w:rPr>
          <w:noProof w:val="0"/>
        </w:rPr>
      </w:pPr>
      <w:bookmarkStart w:id="1066" w:name="_Toc399173366"/>
      <w:bookmarkStart w:id="1067" w:name="_Toc437857619"/>
      <w:bookmarkStart w:id="1068" w:name="_Toc13773736"/>
      <w:r w:rsidRPr="00A03C55">
        <w:rPr>
          <w:noProof w:val="0"/>
        </w:rPr>
        <w:t>3.41.1 Scope</w:t>
      </w:r>
      <w:bookmarkEnd w:id="1066"/>
      <w:bookmarkEnd w:id="1067"/>
      <w:bookmarkEnd w:id="1068"/>
    </w:p>
    <w:p w14:paraId="1C0FBED4" w14:textId="77777777" w:rsidR="00B40E30" w:rsidRPr="00A03C55" w:rsidRDefault="00B40E30" w:rsidP="00B40E30">
      <w:pPr>
        <w:pStyle w:val="BodyText"/>
      </w:pPr>
      <w:r w:rsidRPr="00A03C55">
        <w:t xml:space="preserve">The Provide and Register Document Set-b transaction passes a Document Submission Request (see ITI TF-3: </w:t>
      </w:r>
      <w:r w:rsidR="00D15817" w:rsidRPr="00A03C55">
        <w:t>4.2.1.5</w:t>
      </w:r>
      <w:r w:rsidRPr="00A03C55">
        <w:t>) from a Content Sender to a Content Receiver.</w:t>
      </w:r>
    </w:p>
    <w:p w14:paraId="23187ABF" w14:textId="77777777" w:rsidR="00B40E30" w:rsidRPr="00A03C55" w:rsidRDefault="00B40E30" w:rsidP="00B40E30">
      <w:pPr>
        <w:pStyle w:val="Heading3"/>
        <w:numPr>
          <w:ilvl w:val="0"/>
          <w:numId w:val="0"/>
        </w:numPr>
        <w:rPr>
          <w:noProof w:val="0"/>
        </w:rPr>
      </w:pPr>
      <w:bookmarkStart w:id="1069" w:name="_Toc399173367"/>
      <w:bookmarkStart w:id="1070" w:name="_Toc437857620"/>
      <w:bookmarkStart w:id="1071" w:name="_Toc13773737"/>
      <w:r w:rsidRPr="00A03C55">
        <w:rPr>
          <w:noProof w:val="0"/>
        </w:rPr>
        <w:t>3.41.2 Actor Roles</w:t>
      </w:r>
      <w:bookmarkEnd w:id="1069"/>
      <w:bookmarkEnd w:id="1070"/>
      <w:bookmarkEnd w:id="1071"/>
    </w:p>
    <w:p w14:paraId="45B43545" w14:textId="7BFD6037" w:rsidR="00B40E30" w:rsidRPr="00A03C55" w:rsidRDefault="00B40E30" w:rsidP="00B40E30">
      <w:pPr>
        <w:pStyle w:val="BodyText"/>
      </w:pPr>
      <w:r w:rsidRPr="00A03C55">
        <w:t>The Roles in this transaction are defined in the following table and may be played by the actors shown here:</w:t>
      </w:r>
    </w:p>
    <w:p w14:paraId="2D6C7A00" w14:textId="77777777" w:rsidR="00B40E30" w:rsidRPr="00A03C55" w:rsidRDefault="00B40E30" w:rsidP="00B40E30">
      <w:pPr>
        <w:pStyle w:val="TableTitle"/>
        <w:rPr>
          <w:noProof w:val="0"/>
        </w:rPr>
      </w:pPr>
      <w:r w:rsidRPr="00A03C55">
        <w:rPr>
          <w:noProof w:val="0"/>
        </w:rPr>
        <w:t>Table 3.41.2-1: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A03C55" w14:paraId="18B28B08" w14:textId="77777777" w:rsidTr="00B40E30">
        <w:tc>
          <w:tcPr>
            <w:tcW w:w="1818" w:type="dxa"/>
            <w:shd w:val="clear" w:color="auto" w:fill="auto"/>
          </w:tcPr>
          <w:p w14:paraId="359114FD" w14:textId="77777777" w:rsidR="00B40E30" w:rsidRPr="00A03C55" w:rsidRDefault="00B40E30" w:rsidP="00B40E30">
            <w:pPr>
              <w:pStyle w:val="BodyText"/>
              <w:rPr>
                <w:b/>
              </w:rPr>
            </w:pPr>
            <w:r w:rsidRPr="00A03C55">
              <w:rPr>
                <w:b/>
                <w:iCs/>
              </w:rPr>
              <w:t>Role:</w:t>
            </w:r>
          </w:p>
        </w:tc>
        <w:tc>
          <w:tcPr>
            <w:tcW w:w="7758" w:type="dxa"/>
            <w:shd w:val="clear" w:color="auto" w:fill="auto"/>
          </w:tcPr>
          <w:p w14:paraId="19DEF039" w14:textId="7CAA5F4D" w:rsidR="00B40E30" w:rsidRPr="00A03C55" w:rsidRDefault="00B40E30" w:rsidP="00CE1E72">
            <w:pPr>
              <w:pStyle w:val="BodyText"/>
              <w:rPr>
                <w:i/>
              </w:rPr>
            </w:pPr>
            <w:r w:rsidRPr="00A03C55">
              <w:rPr>
                <w:b/>
              </w:rPr>
              <w:t>Content Sender</w:t>
            </w:r>
            <w:r w:rsidRPr="00A03C55">
              <w:t>: A system that submits documents and associated metadata to a Content Receiver.</w:t>
            </w:r>
          </w:p>
        </w:tc>
      </w:tr>
      <w:tr w:rsidR="00B40E30" w:rsidRPr="00A03C55" w14:paraId="323FB896" w14:textId="77777777" w:rsidTr="00B40E30">
        <w:tc>
          <w:tcPr>
            <w:tcW w:w="1818" w:type="dxa"/>
            <w:shd w:val="clear" w:color="auto" w:fill="auto"/>
          </w:tcPr>
          <w:p w14:paraId="148C80F5" w14:textId="77777777" w:rsidR="00B40E30" w:rsidRPr="00A03C55" w:rsidRDefault="00B40E30" w:rsidP="00B40E30">
            <w:pPr>
              <w:pStyle w:val="BodyText"/>
              <w:rPr>
                <w:b/>
              </w:rPr>
            </w:pPr>
            <w:r w:rsidRPr="00A03C55">
              <w:rPr>
                <w:b/>
              </w:rPr>
              <w:t>Actor(s):</w:t>
            </w:r>
          </w:p>
        </w:tc>
        <w:tc>
          <w:tcPr>
            <w:tcW w:w="7758" w:type="dxa"/>
            <w:shd w:val="clear" w:color="auto" w:fill="auto"/>
          </w:tcPr>
          <w:p w14:paraId="5BCB673F" w14:textId="77777777" w:rsidR="00022B42" w:rsidRPr="00A03C55" w:rsidRDefault="00B40E30" w:rsidP="00022B42">
            <w:pPr>
              <w:pStyle w:val="BodyText"/>
            </w:pPr>
            <w:r w:rsidRPr="00A03C55">
              <w:t>The following actors may play the role of Content Sender:</w:t>
            </w:r>
          </w:p>
          <w:p w14:paraId="6D3C02AE" w14:textId="22BD44F5" w:rsidR="00B40E30" w:rsidRPr="00A03C55" w:rsidRDefault="00B40E30" w:rsidP="00022B42">
            <w:pPr>
              <w:pStyle w:val="BodyText"/>
              <w:rPr>
                <w:i/>
              </w:rPr>
            </w:pPr>
            <w:r w:rsidRPr="00A03C55">
              <w:t>Document Source, Metadata-Limited Document Source</w:t>
            </w:r>
          </w:p>
        </w:tc>
      </w:tr>
      <w:tr w:rsidR="00B40E30" w:rsidRPr="00A03C55" w14:paraId="49AC6031" w14:textId="77777777" w:rsidTr="00B40E30">
        <w:tc>
          <w:tcPr>
            <w:tcW w:w="1818" w:type="dxa"/>
            <w:shd w:val="clear" w:color="auto" w:fill="auto"/>
          </w:tcPr>
          <w:p w14:paraId="51991135" w14:textId="77777777" w:rsidR="00B40E30" w:rsidRPr="00A03C55" w:rsidRDefault="00B40E30" w:rsidP="00B40E30">
            <w:pPr>
              <w:pStyle w:val="BodyText"/>
              <w:rPr>
                <w:b/>
              </w:rPr>
            </w:pPr>
            <w:r w:rsidRPr="00A03C55">
              <w:rPr>
                <w:b/>
              </w:rPr>
              <w:t>Role:</w:t>
            </w:r>
          </w:p>
        </w:tc>
        <w:tc>
          <w:tcPr>
            <w:tcW w:w="7758" w:type="dxa"/>
            <w:shd w:val="clear" w:color="auto" w:fill="auto"/>
          </w:tcPr>
          <w:p w14:paraId="7835F95D" w14:textId="77777777" w:rsidR="00B40E30" w:rsidRPr="00A03C55" w:rsidRDefault="00B40E30" w:rsidP="00B40E30">
            <w:pPr>
              <w:pStyle w:val="BodyText"/>
              <w:rPr>
                <w:i/>
              </w:rPr>
            </w:pPr>
            <w:r w:rsidRPr="00A03C55">
              <w:rPr>
                <w:b/>
              </w:rPr>
              <w:t>Content Receiver</w:t>
            </w:r>
            <w:r w:rsidRPr="00A03C55">
              <w:t xml:space="preserve">: A system that receives a set of documents and associated metadata. </w:t>
            </w:r>
          </w:p>
        </w:tc>
      </w:tr>
      <w:tr w:rsidR="00B40E30" w:rsidRPr="00A03C55" w14:paraId="292A399B" w14:textId="77777777" w:rsidTr="00B40E30">
        <w:tc>
          <w:tcPr>
            <w:tcW w:w="1818" w:type="dxa"/>
            <w:shd w:val="clear" w:color="auto" w:fill="auto"/>
          </w:tcPr>
          <w:p w14:paraId="74F317EE" w14:textId="77777777" w:rsidR="00B40E30" w:rsidRPr="00A03C55" w:rsidRDefault="00B40E30" w:rsidP="00B40E30">
            <w:pPr>
              <w:pStyle w:val="BodyText"/>
              <w:rPr>
                <w:b/>
              </w:rPr>
            </w:pPr>
            <w:r w:rsidRPr="00A03C55">
              <w:rPr>
                <w:b/>
              </w:rPr>
              <w:t>Actor(s):</w:t>
            </w:r>
          </w:p>
        </w:tc>
        <w:tc>
          <w:tcPr>
            <w:tcW w:w="7758" w:type="dxa"/>
            <w:shd w:val="clear" w:color="auto" w:fill="auto"/>
          </w:tcPr>
          <w:p w14:paraId="580607AE" w14:textId="77777777" w:rsidR="00022B42" w:rsidRPr="00A03C55" w:rsidRDefault="00B40E30" w:rsidP="00022B42">
            <w:pPr>
              <w:pStyle w:val="BodyText"/>
            </w:pPr>
            <w:r w:rsidRPr="00A03C55">
              <w:t>The following actors may play the role of Content Receiver:</w:t>
            </w:r>
          </w:p>
          <w:p w14:paraId="2CEA0763" w14:textId="13D315DC" w:rsidR="00B40E30" w:rsidRPr="00A03C55" w:rsidRDefault="00B40E30" w:rsidP="00022B42">
            <w:pPr>
              <w:pStyle w:val="BodyText"/>
              <w:rPr>
                <w:i/>
              </w:rPr>
            </w:pPr>
            <w:r w:rsidRPr="00A03C55">
              <w:t>Document Repository, Document Recipient</w:t>
            </w:r>
          </w:p>
        </w:tc>
      </w:tr>
    </w:tbl>
    <w:p w14:paraId="53F0C493" w14:textId="77777777" w:rsidR="00B40E30" w:rsidRPr="00A03C55" w:rsidRDefault="00B40E30" w:rsidP="00B40E30">
      <w:pPr>
        <w:pStyle w:val="BodyText"/>
      </w:pPr>
    </w:p>
    <w:p w14:paraId="56B2305D" w14:textId="77777777" w:rsidR="00B40E30" w:rsidRPr="00A03C55" w:rsidRDefault="00B40E30" w:rsidP="00B40E30">
      <w:pPr>
        <w:pStyle w:val="BodyText"/>
      </w:pPr>
      <w:r w:rsidRPr="00A03C55">
        <w:t>Transaction text specifies behavior for each Role. The behavior of specific Actors may also be specified when it goes beyond that of the general Role.</w:t>
      </w:r>
    </w:p>
    <w:p w14:paraId="6029BCF9" w14:textId="4261218E" w:rsidR="00B40E30" w:rsidRPr="00A03C55" w:rsidRDefault="00B40E30" w:rsidP="00A66DA8">
      <w:pPr>
        <w:pStyle w:val="Heading3"/>
        <w:numPr>
          <w:ilvl w:val="0"/>
          <w:numId w:val="0"/>
        </w:numPr>
        <w:rPr>
          <w:noProof w:val="0"/>
        </w:rPr>
      </w:pPr>
      <w:bookmarkStart w:id="1072" w:name="_Toc399173368"/>
      <w:bookmarkStart w:id="1073" w:name="_Toc437857621"/>
      <w:bookmarkStart w:id="1074" w:name="_Toc13773738"/>
      <w:r w:rsidRPr="00A03C55">
        <w:rPr>
          <w:noProof w:val="0"/>
        </w:rPr>
        <w:t>3.41.3 Referenced Standards</w:t>
      </w:r>
      <w:bookmarkEnd w:id="1072"/>
      <w:bookmarkEnd w:id="1073"/>
      <w:bookmarkEnd w:id="10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B40E30" w:rsidRPr="00A03C55" w14:paraId="51073337" w14:textId="77777777" w:rsidTr="00B40E30">
        <w:trPr>
          <w:jc w:val="center"/>
        </w:trPr>
        <w:tc>
          <w:tcPr>
            <w:tcW w:w="1420" w:type="dxa"/>
          </w:tcPr>
          <w:p w14:paraId="3C437F37" w14:textId="77777777" w:rsidR="00B40E30" w:rsidRPr="00A03C55" w:rsidRDefault="00B40E30" w:rsidP="00B40E30">
            <w:pPr>
              <w:pStyle w:val="TableEntry"/>
              <w:rPr>
                <w:noProof w:val="0"/>
              </w:rPr>
            </w:pPr>
            <w:r w:rsidRPr="00A03C55">
              <w:rPr>
                <w:noProof w:val="0"/>
              </w:rPr>
              <w:t>ebRIM</w:t>
            </w:r>
          </w:p>
        </w:tc>
        <w:tc>
          <w:tcPr>
            <w:tcW w:w="7930" w:type="dxa"/>
          </w:tcPr>
          <w:p w14:paraId="047423E5" w14:textId="77777777" w:rsidR="00B40E30" w:rsidRPr="00A03C55" w:rsidRDefault="00B40E30" w:rsidP="00B40E30">
            <w:pPr>
              <w:pStyle w:val="TableEntry"/>
              <w:rPr>
                <w:noProof w:val="0"/>
              </w:rPr>
            </w:pPr>
            <w:r w:rsidRPr="00A03C55">
              <w:rPr>
                <w:noProof w:val="0"/>
              </w:rPr>
              <w:t>OASIS/ebXML Registry Information Model v3.0</w:t>
            </w:r>
          </w:p>
          <w:p w14:paraId="7691C388" w14:textId="77777777" w:rsidR="00B40E30" w:rsidRPr="00A03C55" w:rsidRDefault="00B40E30" w:rsidP="00B40E30">
            <w:pPr>
              <w:pStyle w:val="TableEntry"/>
              <w:rPr>
                <w:noProof w:val="0"/>
              </w:rPr>
            </w:pPr>
            <w:r w:rsidRPr="00A03C55">
              <w:rPr>
                <w:noProof w:val="0"/>
              </w:rPr>
              <w:t>This model defines the types of metadata and content that can be stored in an ebXML Registry, a basis for and subset of Document Sharing metadata.</w:t>
            </w:r>
          </w:p>
        </w:tc>
      </w:tr>
      <w:tr w:rsidR="00B40E30" w:rsidRPr="00A03C55" w14:paraId="569007B1" w14:textId="77777777" w:rsidTr="00B40E30">
        <w:trPr>
          <w:jc w:val="center"/>
        </w:trPr>
        <w:tc>
          <w:tcPr>
            <w:tcW w:w="1420" w:type="dxa"/>
          </w:tcPr>
          <w:p w14:paraId="1C4493BC" w14:textId="77777777" w:rsidR="00B40E30" w:rsidRPr="00A03C55" w:rsidRDefault="00B40E30" w:rsidP="00B40E30">
            <w:pPr>
              <w:pStyle w:val="TableEntry"/>
              <w:rPr>
                <w:noProof w:val="0"/>
              </w:rPr>
            </w:pPr>
            <w:r w:rsidRPr="00A03C55">
              <w:rPr>
                <w:noProof w:val="0"/>
              </w:rPr>
              <w:t>ebRS</w:t>
            </w:r>
          </w:p>
        </w:tc>
        <w:tc>
          <w:tcPr>
            <w:tcW w:w="7930" w:type="dxa"/>
          </w:tcPr>
          <w:p w14:paraId="0DE4431B" w14:textId="77777777" w:rsidR="00B40E30" w:rsidRPr="00A03C55" w:rsidRDefault="00B40E30" w:rsidP="00B40E30">
            <w:pPr>
              <w:pStyle w:val="TableEntry"/>
              <w:rPr>
                <w:noProof w:val="0"/>
              </w:rPr>
            </w:pPr>
            <w:r w:rsidRPr="00A03C55">
              <w:rPr>
                <w:noProof w:val="0"/>
              </w:rPr>
              <w:t>OASIS/ebXML Registry Services Specifications v3.0</w:t>
            </w:r>
          </w:p>
          <w:p w14:paraId="08EF11F1" w14:textId="77777777" w:rsidR="00B40E30" w:rsidRPr="00A03C55" w:rsidRDefault="00B40E30" w:rsidP="00B40E30">
            <w:pPr>
              <w:pStyle w:val="TableEntry"/>
              <w:rPr>
                <w:noProof w:val="0"/>
              </w:rPr>
            </w:pPr>
            <w:r w:rsidRPr="00A03C55">
              <w:rPr>
                <w:noProof w:val="0"/>
              </w:rPr>
              <w:t xml:space="preserve">This defines the services and protocols for an ebXML Registry, used as the basis for the XDS Document Registry </w:t>
            </w:r>
          </w:p>
        </w:tc>
      </w:tr>
      <w:tr w:rsidR="00B40E30" w:rsidRPr="00A03C55" w14:paraId="7E89C9C0" w14:textId="77777777" w:rsidTr="00B40E30">
        <w:trPr>
          <w:jc w:val="center"/>
        </w:trPr>
        <w:tc>
          <w:tcPr>
            <w:tcW w:w="1420" w:type="dxa"/>
          </w:tcPr>
          <w:p w14:paraId="6E83F387" w14:textId="77777777" w:rsidR="00B40E30" w:rsidRPr="00A03C55" w:rsidRDefault="00B40E30" w:rsidP="00B40E30">
            <w:pPr>
              <w:pStyle w:val="TableEntry"/>
              <w:rPr>
                <w:noProof w:val="0"/>
              </w:rPr>
            </w:pPr>
            <w:r w:rsidRPr="00A03C55">
              <w:rPr>
                <w:noProof w:val="0"/>
              </w:rPr>
              <w:t>MTOM</w:t>
            </w:r>
          </w:p>
        </w:tc>
        <w:tc>
          <w:tcPr>
            <w:tcW w:w="7930" w:type="dxa"/>
          </w:tcPr>
          <w:p w14:paraId="57228744" w14:textId="77777777" w:rsidR="00B40E30" w:rsidRPr="00A03C55" w:rsidRDefault="00B40E30" w:rsidP="00B40E30">
            <w:pPr>
              <w:pStyle w:val="TableEntry"/>
              <w:rPr>
                <w:noProof w:val="0"/>
              </w:rPr>
            </w:pPr>
            <w:r w:rsidRPr="00A03C55">
              <w:rPr>
                <w:noProof w:val="0"/>
              </w:rPr>
              <w:t xml:space="preserve">SOAP Message Transmission Optimization Mechanism </w:t>
            </w:r>
            <w:hyperlink r:id="rId103" w:history="1">
              <w:r w:rsidRPr="00A03C55">
                <w:rPr>
                  <w:rStyle w:val="Hyperlink"/>
                  <w:noProof w:val="0"/>
                </w:rPr>
                <w:t>http://www.w3.org/TR/soap12-mtom/</w:t>
              </w:r>
            </w:hyperlink>
            <w:r w:rsidRPr="00A03C55">
              <w:rPr>
                <w:noProof w:val="0"/>
              </w:rPr>
              <w:t xml:space="preserve"> </w:t>
            </w:r>
          </w:p>
          <w:p w14:paraId="62AC140B" w14:textId="77777777" w:rsidR="00B40E30" w:rsidRPr="00A03C55" w:rsidRDefault="00B40E30" w:rsidP="00B40E30">
            <w:pPr>
              <w:pStyle w:val="TableEntry"/>
              <w:rPr>
                <w:noProof w:val="0"/>
              </w:rPr>
            </w:pPr>
            <w:r w:rsidRPr="00A03C55">
              <w:rPr>
                <w:noProof w:val="0"/>
              </w:rPr>
              <w:t>This is a method for optimizing the transmission and/or wire format of SOAP messages.</w:t>
            </w:r>
          </w:p>
        </w:tc>
      </w:tr>
      <w:tr w:rsidR="00B40E30" w:rsidRPr="00A03C55" w14:paraId="4C412A73" w14:textId="77777777" w:rsidTr="00B40E30">
        <w:trPr>
          <w:jc w:val="center"/>
        </w:trPr>
        <w:tc>
          <w:tcPr>
            <w:tcW w:w="1420" w:type="dxa"/>
          </w:tcPr>
          <w:p w14:paraId="070DD033" w14:textId="77777777" w:rsidR="00B40E30" w:rsidRPr="00A03C55" w:rsidRDefault="00B40E30" w:rsidP="00A063AC">
            <w:pPr>
              <w:pStyle w:val="TableEntry"/>
              <w:rPr>
                <w:noProof w:val="0"/>
              </w:rPr>
            </w:pPr>
            <w:r w:rsidRPr="00A03C55">
              <w:rPr>
                <w:noProof w:val="0"/>
              </w:rPr>
              <w:t>XOP</w:t>
            </w:r>
          </w:p>
        </w:tc>
        <w:tc>
          <w:tcPr>
            <w:tcW w:w="7930" w:type="dxa"/>
          </w:tcPr>
          <w:p w14:paraId="37F8FB56" w14:textId="77777777" w:rsidR="00B40E30" w:rsidRPr="00A03C55" w:rsidRDefault="00B40E30" w:rsidP="003462A5">
            <w:pPr>
              <w:pStyle w:val="TableEntry"/>
              <w:rPr>
                <w:noProof w:val="0"/>
                <w:szCs w:val="18"/>
              </w:rPr>
            </w:pPr>
            <w:r w:rsidRPr="00A03C55">
              <w:rPr>
                <w:noProof w:val="0"/>
                <w:szCs w:val="18"/>
              </w:rPr>
              <w:t xml:space="preserve">XML-binary Optimized Packaging </w:t>
            </w:r>
            <w:hyperlink r:id="rId104" w:history="1">
              <w:r w:rsidRPr="00A03C55">
                <w:rPr>
                  <w:rStyle w:val="Hyperlink"/>
                  <w:noProof w:val="0"/>
                  <w:szCs w:val="18"/>
                </w:rPr>
                <w:t>http://www.w3.org/TR/2005/REC-xop10-20050125/</w:t>
              </w:r>
            </w:hyperlink>
          </w:p>
          <w:p w14:paraId="65CEDEAB" w14:textId="77777777" w:rsidR="00B40E30" w:rsidRPr="00A03C55" w:rsidRDefault="00B40E30" w:rsidP="003462A5">
            <w:pPr>
              <w:pStyle w:val="TableEntry"/>
              <w:rPr>
                <w:noProof w:val="0"/>
                <w:szCs w:val="18"/>
              </w:rPr>
            </w:pPr>
            <w:r w:rsidRPr="00A03C55">
              <w:rPr>
                <w:noProof w:val="0"/>
                <w:szCs w:val="18"/>
              </w:rPr>
              <w:t>This is a means of more efficiently of converting an XML Infoset with certain types of content into a stream of bytes for transmission.</w:t>
            </w:r>
          </w:p>
        </w:tc>
      </w:tr>
      <w:tr w:rsidR="00B40E30" w:rsidRPr="00A03C55" w14:paraId="3F140810" w14:textId="77777777" w:rsidTr="00B40E30">
        <w:trPr>
          <w:jc w:val="center"/>
        </w:trPr>
        <w:tc>
          <w:tcPr>
            <w:tcW w:w="9350" w:type="dxa"/>
            <w:gridSpan w:val="2"/>
          </w:tcPr>
          <w:p w14:paraId="7B065FEE" w14:textId="77777777" w:rsidR="00B40E30" w:rsidRPr="00A03C55" w:rsidRDefault="00B40E30" w:rsidP="003462A5">
            <w:pPr>
              <w:pStyle w:val="TableEntry"/>
              <w:rPr>
                <w:noProof w:val="0"/>
              </w:rPr>
            </w:pPr>
            <w:r w:rsidRPr="00A03C55">
              <w:rPr>
                <w:noProof w:val="0"/>
              </w:rPr>
              <w:t>See ITI TF-2x: Appendix V for other referenced standards for SOAP encoding.</w:t>
            </w:r>
          </w:p>
          <w:p w14:paraId="61E8E7DE" w14:textId="23511CEE" w:rsidR="00B40E30" w:rsidRPr="00A03C55" w:rsidRDefault="00B40E30" w:rsidP="003462A5">
            <w:pPr>
              <w:pStyle w:val="TableEntry"/>
              <w:rPr>
                <w:noProof w:val="0"/>
              </w:rPr>
            </w:pPr>
            <w:r w:rsidRPr="00A03C55">
              <w:rPr>
                <w:noProof w:val="0"/>
              </w:rPr>
              <w:t>See ITI TF-3: 4.2 for other referenced standards for metadata element encoding.</w:t>
            </w:r>
          </w:p>
        </w:tc>
      </w:tr>
    </w:tbl>
    <w:p w14:paraId="7E863489" w14:textId="28DD5BAA" w:rsidR="00B40E30" w:rsidRDefault="00B40E30" w:rsidP="00B40E30">
      <w:pPr>
        <w:pStyle w:val="Heading3"/>
        <w:numPr>
          <w:ilvl w:val="0"/>
          <w:numId w:val="0"/>
        </w:numPr>
        <w:rPr>
          <w:noProof w:val="0"/>
        </w:rPr>
      </w:pPr>
      <w:bookmarkStart w:id="1075" w:name="_Toc13773739"/>
      <w:bookmarkStart w:id="1076" w:name="_Toc399173369"/>
      <w:bookmarkStart w:id="1077" w:name="_Toc437857622"/>
      <w:r w:rsidRPr="00A03C55">
        <w:rPr>
          <w:noProof w:val="0"/>
        </w:rPr>
        <w:lastRenderedPageBreak/>
        <w:t xml:space="preserve">3.41.4 </w:t>
      </w:r>
      <w:r w:rsidR="00A03C55">
        <w:rPr>
          <w:noProof w:val="0"/>
        </w:rPr>
        <w:t>Messages</w:t>
      </w:r>
      <w:bookmarkEnd w:id="1075"/>
      <w:bookmarkEnd w:id="1076"/>
      <w:bookmarkEnd w:id="1077"/>
    </w:p>
    <w:p w14:paraId="7D9A6D18" w14:textId="2580668E" w:rsidR="00F06CF1" w:rsidRPr="00A03C55" w:rsidRDefault="00886A83" w:rsidP="002F763C">
      <w:pPr>
        <w:pStyle w:val="BodyText"/>
        <w:jc w:val="center"/>
      </w:pPr>
      <w:r w:rsidRPr="00A03C55">
        <w:rPr>
          <w:noProof/>
        </w:rPr>
        <w:object w:dxaOrig="8640" w:dyaOrig="3024" w14:anchorId="65720BCF">
          <v:shape id="_x0000_i1043" type="#_x0000_t75" alt="" style="width:393.85pt;height:151.2pt;mso-width-percent:0;mso-height-percent:0;mso-width-percent:0;mso-height-percent:0" o:ole="">
            <v:imagedata r:id="rId105" o:title="" cropleft="5689f"/>
          </v:shape>
          <o:OLEObject Type="Embed" ProgID="Word.Picture.8" ShapeID="_x0000_i1043" DrawAspect="Content" ObjectID="_1648459672" r:id="rId106"/>
        </w:object>
      </w:r>
    </w:p>
    <w:p w14:paraId="45CC2D12" w14:textId="04C335DA" w:rsidR="00AE5A09" w:rsidRPr="00A03C55" w:rsidRDefault="00AE5A09" w:rsidP="00AE5A09">
      <w:pPr>
        <w:pStyle w:val="FigureTitle"/>
        <w:rPr>
          <w:noProof w:val="0"/>
        </w:rPr>
      </w:pPr>
      <w:r>
        <w:t>Figure 3.41.4-1: Interaction Diagram</w:t>
      </w:r>
    </w:p>
    <w:p w14:paraId="57B71C8E" w14:textId="77777777" w:rsidR="00B40E30" w:rsidRPr="00A03C55" w:rsidRDefault="00B40E30" w:rsidP="00B40E30">
      <w:pPr>
        <w:pStyle w:val="Heading4"/>
        <w:numPr>
          <w:ilvl w:val="0"/>
          <w:numId w:val="0"/>
        </w:numPr>
        <w:rPr>
          <w:noProof w:val="0"/>
        </w:rPr>
      </w:pPr>
      <w:bookmarkStart w:id="1078" w:name="_Toc437857623"/>
      <w:r w:rsidRPr="00A03C55">
        <w:rPr>
          <w:noProof w:val="0"/>
        </w:rPr>
        <w:t>3.41.4.1 Provide and Register Document Set-b Request</w:t>
      </w:r>
      <w:bookmarkEnd w:id="1078"/>
    </w:p>
    <w:p w14:paraId="26CF4629" w14:textId="77777777" w:rsidR="00B40E30" w:rsidRPr="00A03C55" w:rsidRDefault="00B40E30" w:rsidP="00B40E30">
      <w:pPr>
        <w:pStyle w:val="BodyText"/>
      </w:pPr>
      <w:r w:rsidRPr="00A03C55">
        <w:t>The Provide and Register Document Set-b Request message is used to send patient specific healthcare information as a set of documents and associated metadata. Metadata enables the receiver to process the content of the message programmatically, without needing to understand the format or contents of the documents. For more details about metadata in the context of Document Sharing, see ITI TF-3: 4.</w:t>
      </w:r>
    </w:p>
    <w:p w14:paraId="78C34CD0" w14:textId="77777777" w:rsidR="00B40E30" w:rsidRPr="00A03C55" w:rsidRDefault="00B40E30" w:rsidP="00B40E30">
      <w:pPr>
        <w:pStyle w:val="BodyText"/>
      </w:pPr>
      <w:r w:rsidRPr="00A03C55">
        <w:t xml:space="preserve">A Content Sender sends documents and associated metadata to a Content Receiver. </w:t>
      </w:r>
    </w:p>
    <w:p w14:paraId="7766B10F" w14:textId="77777777" w:rsidR="00B40E30" w:rsidRPr="00A03C55" w:rsidRDefault="00B40E30" w:rsidP="00B40E30">
      <w:pPr>
        <w:pStyle w:val="Heading5"/>
        <w:numPr>
          <w:ilvl w:val="0"/>
          <w:numId w:val="0"/>
        </w:numPr>
        <w:rPr>
          <w:noProof w:val="0"/>
        </w:rPr>
      </w:pPr>
      <w:r w:rsidRPr="00A03C55">
        <w:rPr>
          <w:noProof w:val="0"/>
        </w:rPr>
        <w:t>3.41.4.1.1 Trigger Events</w:t>
      </w:r>
    </w:p>
    <w:p w14:paraId="39A38310" w14:textId="77777777" w:rsidR="00B40E30" w:rsidRPr="00A03C55" w:rsidRDefault="00B40E30" w:rsidP="00B40E30">
      <w:pPr>
        <w:pStyle w:val="BodyText"/>
        <w:rPr>
          <w:lang w:eastAsia="fr-FR"/>
        </w:rPr>
      </w:pPr>
      <w:r w:rsidRPr="00A03C55">
        <w:rPr>
          <w:lang w:eastAsia="fr-FR"/>
        </w:rPr>
        <w:t>The Content Sender, based on a human decision or the application of a certain rule of automatic operation, wants to submit document-related information to a Content Receiver</w:t>
      </w:r>
      <w:r w:rsidR="00957CD8" w:rsidRPr="00A03C55">
        <w:rPr>
          <w:lang w:eastAsia="fr-FR"/>
        </w:rPr>
        <w:t xml:space="preserve">. </w:t>
      </w:r>
    </w:p>
    <w:p w14:paraId="50E7C4F8" w14:textId="77777777" w:rsidR="00B40E30" w:rsidRPr="00A03C55" w:rsidRDefault="00B40E30" w:rsidP="00B40E30">
      <w:pPr>
        <w:pStyle w:val="Heading5"/>
        <w:numPr>
          <w:ilvl w:val="0"/>
          <w:numId w:val="0"/>
        </w:numPr>
        <w:rPr>
          <w:noProof w:val="0"/>
        </w:rPr>
      </w:pPr>
      <w:r w:rsidRPr="00A03C55">
        <w:rPr>
          <w:noProof w:val="0"/>
        </w:rPr>
        <w:t>3.41.4.1.2 Message Semantics</w:t>
      </w:r>
    </w:p>
    <w:p w14:paraId="667C34DC" w14:textId="77777777" w:rsidR="00B40E30" w:rsidRPr="00A03C55" w:rsidRDefault="00B40E30" w:rsidP="00B40E30">
      <w:r w:rsidRPr="00A03C55">
        <w:t>The Provide and Register Document Set-b Request message shall use SOAP 1.2 and MTOM with XOP encoding (labeled MTOM/XOP in this specification). Implementors of this transaction shall comply with all requirements described in: ITI TF-2x: Appendix V: Web Services for IHE Transactions.</w:t>
      </w:r>
    </w:p>
    <w:p w14:paraId="4604C2CC" w14:textId="77777777" w:rsidR="00B40E30" w:rsidRPr="00A03C55" w:rsidRDefault="00B40E30" w:rsidP="00B40E30">
      <w:pPr>
        <w:pStyle w:val="BodyText"/>
      </w:pPr>
      <w:r w:rsidRPr="00A03C55">
        <w:t>The use of MTOM/XOP is governed by the following rules:</w:t>
      </w:r>
    </w:p>
    <w:p w14:paraId="3FB1F502" w14:textId="77777777" w:rsidR="00B40E30" w:rsidRPr="00A03C55" w:rsidRDefault="00B40E30" w:rsidP="003462A5">
      <w:pPr>
        <w:pStyle w:val="ListBullet2"/>
      </w:pPr>
      <w:r w:rsidRPr="00A03C55">
        <w:t xml:space="preserve">The Content Sender shall generate the Provide and Register Document Set-b Request message in MTOM/XOP format. </w:t>
      </w:r>
    </w:p>
    <w:p w14:paraId="291132F5" w14:textId="77777777" w:rsidR="00B40E30" w:rsidRPr="00A03C55" w:rsidRDefault="00B40E30" w:rsidP="003462A5">
      <w:pPr>
        <w:pStyle w:val="ListBullet2"/>
      </w:pPr>
      <w:r w:rsidRPr="00A03C55">
        <w:t xml:space="preserve">The Content Receiver shall accept documents in a Provide and Register Document Set-b Request message in MTOM/XOP format. </w:t>
      </w:r>
    </w:p>
    <w:p w14:paraId="13DCA3B1" w14:textId="48819211" w:rsidR="00B40E30" w:rsidRPr="00A03C55" w:rsidRDefault="00B40E30" w:rsidP="00B40E30">
      <w:r w:rsidRPr="00A03C55">
        <w:t xml:space="preserve">The Provide and Register Document Set-b request message shall contain a Submission Request, as defined in ITI TF-3: 4.1.4, and may contain documents. See ITI TF-3: 4.2.1.4 for a description of the ebRS/ebRIM representation of a Submission Request. The metadata requirements for this Submission Request are defined in ITI TF-3: 4.3.1. The Submission Request shall contain </w:t>
      </w:r>
      <w:r w:rsidRPr="00A03C55">
        <w:lastRenderedPageBreak/>
        <w:t>exactly one DocumentEntry object for each Document contained in the request message, and vice versa.</w:t>
      </w:r>
    </w:p>
    <w:p w14:paraId="12808A1B" w14:textId="6C5F87B5" w:rsidR="00903C21" w:rsidRPr="00A03C55" w:rsidRDefault="00FF4C82" w:rsidP="00B40E30">
      <w:r w:rsidRPr="00A03C55">
        <w:rPr>
          <w:szCs w:val="24"/>
        </w:rPr>
        <w:t xml:space="preserve">If the associationType is RPLC, XFRM_RPLC, or IsSnapshotOf, the targetObject of the Relationship Association in the Submission Request shall be a DocumentEntry already in the Document Registry. </w:t>
      </w:r>
      <w:r w:rsidR="00903C21" w:rsidRPr="00A03C55">
        <w:t>All DocumentEntry objects in this Submission Request shall be Stable DocumentEntry objects and, therefore, will not be On-Demand DocumentEntry objects. Associations included in the Submission Request may reference On-Demand DocumentEntry objects that have been registered previously.</w:t>
      </w:r>
    </w:p>
    <w:p w14:paraId="683EE840" w14:textId="4B0AB3CE" w:rsidR="00B40E30" w:rsidRPr="00A03C55" w:rsidRDefault="00B40E30" w:rsidP="00B40E30">
      <w:pPr>
        <w:pStyle w:val="BodyText"/>
      </w:pPr>
      <w:r w:rsidRPr="00A03C55">
        <w:t xml:space="preserve">The sections in ITI TF-3: 4.1 specify the mapping of XDS concepts to ebRS and ebRIM semantics and document metadata. A full example of document metadata submission can be found </w:t>
      </w:r>
      <w:ins w:id="1079" w:author="Lynn Felhofer" w:date="2020-03-23T16:00:00Z">
        <w:r w:rsidR="00FD6681">
          <w:t>online</w:t>
        </w:r>
      </w:ins>
      <w:ins w:id="1080" w:author="Lynn Felhofer" w:date="2020-03-23T16:19:00Z">
        <w:r w:rsidR="00392918">
          <w:t>:  see</w:t>
        </w:r>
      </w:ins>
      <w:del w:id="1081" w:author="Lynn Felhofer" w:date="2020-03-23T16:00:00Z">
        <w:r w:rsidRPr="00A03C55" w:rsidDel="00FD6681">
          <w:delText>in</w:delText>
        </w:r>
      </w:del>
      <w:r w:rsidRPr="00A03C55">
        <w:t xml:space="preserve"> ITI TF-2x: Appendix W.</w:t>
      </w:r>
    </w:p>
    <w:p w14:paraId="5060D32A" w14:textId="0F2AC3ED" w:rsidR="00B40E30" w:rsidRPr="00A03C55" w:rsidRDefault="00B40E30" w:rsidP="00B40E30">
      <w:pPr>
        <w:pStyle w:val="BodyText"/>
      </w:pPr>
      <w:r w:rsidRPr="00A03C55">
        <w:t>XML namespace prefixes used in text and examples below are for informational purposes only and are documented</w:t>
      </w:r>
      <w:ins w:id="1082" w:author="Lynn Felhofer" w:date="2020-03-23T16:20:00Z">
        <w:r w:rsidR="00392918">
          <w:t xml:space="preserve"> in </w:t>
        </w:r>
      </w:ins>
      <w:del w:id="1083" w:author="Lynn Felhofer" w:date="2020-03-23T16:01:00Z">
        <w:r w:rsidRPr="00A03C55" w:rsidDel="00FD6681">
          <w:delText xml:space="preserve"> in</w:delText>
        </w:r>
      </w:del>
      <w:del w:id="1084" w:author="Lynn Felhofer" w:date="2020-03-23T16:19:00Z">
        <w:r w:rsidRPr="00A03C55" w:rsidDel="00392918">
          <w:delText xml:space="preserve"> </w:delText>
        </w:r>
      </w:del>
      <w:r w:rsidRPr="00A03C55">
        <w:t xml:space="preserve">ITI TF-2x: Appendix V, Table </w:t>
      </w:r>
      <w:r w:rsidR="00903C21" w:rsidRPr="00A03C55">
        <w:t>V.</w:t>
      </w:r>
      <w:r w:rsidRPr="00A03C55">
        <w:t>2.4-1.</w:t>
      </w:r>
    </w:p>
    <w:p w14:paraId="2D91CC06" w14:textId="77777777" w:rsidR="00B40E30" w:rsidRPr="00A03C55" w:rsidRDefault="00B40E30" w:rsidP="00B40E30">
      <w:pPr>
        <w:pStyle w:val="BodyText"/>
      </w:pPr>
      <w:r w:rsidRPr="00A03C55">
        <w:t>The requirements for the request message are:</w:t>
      </w:r>
    </w:p>
    <w:p w14:paraId="165CD79D" w14:textId="22FB58F3" w:rsidR="004A4602" w:rsidRPr="00A03C55" w:rsidRDefault="004A4602" w:rsidP="003462A5">
      <w:pPr>
        <w:pStyle w:val="ListBullet2"/>
      </w:pPr>
      <w:r w:rsidRPr="00A03C55">
        <w:t>the &lt;wsa:Action&gt; SOAP element shall contain the value urn:ihe:iti:2007:ProvideAndRegisterDocumentSet-b</w:t>
      </w:r>
    </w:p>
    <w:p w14:paraId="02C86FE4" w14:textId="77777777" w:rsidR="004A4602" w:rsidRPr="00A03C55" w:rsidRDefault="004A4602" w:rsidP="003462A5">
      <w:pPr>
        <w:pStyle w:val="ListBullet2"/>
      </w:pPr>
      <w:r w:rsidRPr="00A03C55">
        <w:t>the &lt;soap12:Body&gt; shall contain one &lt;xds:ProvideAndRegisterDocumentSetRequest&gt; element</w:t>
      </w:r>
    </w:p>
    <w:p w14:paraId="5E7926BD" w14:textId="23FA6773" w:rsidR="004A4602" w:rsidRPr="00A03C55" w:rsidRDefault="004A4602" w:rsidP="003462A5">
      <w:pPr>
        <w:pStyle w:val="ListBullet2"/>
      </w:pPr>
      <w:r w:rsidRPr="00A03C55">
        <w:t>the &lt;xds:ProvideAndRegisterDocumentSetRequest&gt; element shall contain:</w:t>
      </w:r>
    </w:p>
    <w:p w14:paraId="68D0013E" w14:textId="77777777" w:rsidR="004A4602" w:rsidRPr="00A03C55" w:rsidRDefault="004A4602" w:rsidP="003462A5">
      <w:pPr>
        <w:pStyle w:val="ListBullet3"/>
      </w:pPr>
      <w:r w:rsidRPr="00A03C55">
        <w:t>one &lt;lcm:SubmitObjectsRequest&gt; element representing the Submission Request (see ITI TF-3: 4.2.1.4 for details of expressing a Submission Request).</w:t>
      </w:r>
    </w:p>
    <w:p w14:paraId="0ECC9D8A" w14:textId="77777777" w:rsidR="004A4602" w:rsidRPr="00A03C55" w:rsidRDefault="004A4602" w:rsidP="003462A5">
      <w:pPr>
        <w:pStyle w:val="ListBullet3"/>
      </w:pPr>
      <w:r w:rsidRPr="00A03C55">
        <w:t>one &lt;xds:Document&gt; element for each &lt;rim:ExtrinsicObject&gt; contained in the &lt;lcm:SubmitObjectsRequest&gt;</w:t>
      </w:r>
    </w:p>
    <w:p w14:paraId="5AC46DD4" w14:textId="77777777" w:rsidR="004A4602" w:rsidRPr="00A03C55" w:rsidRDefault="004A4602" w:rsidP="003462A5">
      <w:pPr>
        <w:pStyle w:val="ListBullet2"/>
      </w:pPr>
      <w:r w:rsidRPr="00A03C55">
        <w:t>the &lt;xds:Document&gt; element shall:</w:t>
      </w:r>
    </w:p>
    <w:p w14:paraId="3CB64EC9" w14:textId="77777777" w:rsidR="004A4602" w:rsidRPr="00A03C55" w:rsidRDefault="004A4602" w:rsidP="003462A5">
      <w:pPr>
        <w:pStyle w:val="ListBullet3"/>
      </w:pPr>
      <w:r w:rsidRPr="00A03C55">
        <w:t>have an @id attribute whose value matches the value of the corresponding rim:ExtrinsicObject/@id</w:t>
      </w:r>
    </w:p>
    <w:p w14:paraId="38F936A8" w14:textId="77777777" w:rsidR="00D15817" w:rsidRPr="00A03C55" w:rsidRDefault="004A4602" w:rsidP="003462A5">
      <w:pPr>
        <w:pStyle w:val="ListBullet3"/>
      </w:pPr>
      <w:r w:rsidRPr="00A03C55">
        <w:t>contain the document using the xsi:base64Binary data type (Note: This is the logical representation of the document in the XML. The wire format may be different; see ITI TF-2x: Appendix V.8)</w:t>
      </w:r>
    </w:p>
    <w:p w14:paraId="4BB2A95E" w14:textId="6EF1878B" w:rsidR="00B40E30" w:rsidRPr="00A03C55" w:rsidRDefault="00B40E30" w:rsidP="00B40E30">
      <w:pPr>
        <w:pStyle w:val="BodyText"/>
      </w:pPr>
      <w:r w:rsidRPr="00A03C55">
        <w:t>A full XML Schema Document for the XDS types is available online</w:t>
      </w:r>
      <w:del w:id="1085" w:author="Lynn Felhofer" w:date="2020-03-23T16:01:00Z">
        <w:r w:rsidRPr="00A03C55" w:rsidDel="00FD6681">
          <w:delText xml:space="preserve"> on the </w:delText>
        </w:r>
      </w:del>
      <w:del w:id="1086" w:author="Lynn Felhofer" w:date="2020-03-23T15:51:00Z">
        <w:r w:rsidRPr="00A03C55" w:rsidDel="00FD6681">
          <w:delText>IHE FTP site</w:delText>
        </w:r>
      </w:del>
      <w:del w:id="1087" w:author="Lynn Felhofer" w:date="2020-03-23T16:01:00Z">
        <w:r w:rsidRPr="00A03C55" w:rsidDel="00FD6681">
          <w:delText>,</w:delText>
        </w:r>
      </w:del>
      <w:ins w:id="1088" w:author="Lynn Felhofer" w:date="2020-03-23T16:01:00Z">
        <w:r w:rsidR="00FD6681">
          <w:t>:</w:t>
        </w:r>
      </w:ins>
      <w:r w:rsidRPr="00A03C55">
        <w:t xml:space="preserve"> see ITI TF-2x: Appendix W.</w:t>
      </w:r>
    </w:p>
    <w:p w14:paraId="201848ED" w14:textId="77777777" w:rsidR="00B40E30" w:rsidRPr="00A03C55" w:rsidRDefault="00B40E30" w:rsidP="00B40E30">
      <w:pPr>
        <w:pStyle w:val="BodyText"/>
      </w:pPr>
      <w:r w:rsidRPr="00A03C55">
        <w:t>Below is an example of the SOAP Body for a Provide and Register Document Set-b Request message</w:t>
      </w:r>
    </w:p>
    <w:p w14:paraId="5EB27467" w14:textId="77777777" w:rsidR="00B40E30" w:rsidRPr="00A03C55" w:rsidRDefault="00B40E30" w:rsidP="00B40E30">
      <w:pPr>
        <w:pStyle w:val="BodyText"/>
      </w:pPr>
    </w:p>
    <w:p w14:paraId="7F28781E" w14:textId="77777777" w:rsidR="00B40E30" w:rsidRPr="00A03C55" w:rsidRDefault="00B40E30" w:rsidP="00775340">
      <w:pPr>
        <w:pStyle w:val="XMLFragment"/>
        <w:rPr>
          <w:noProof w:val="0"/>
          <w:lang w:bidi="en-US"/>
        </w:rPr>
      </w:pPr>
      <w:r w:rsidRPr="00A03C55">
        <w:rPr>
          <w:noProof w:val="0"/>
          <w:lang w:bidi="en-US"/>
        </w:rPr>
        <w:lastRenderedPageBreak/>
        <w:t xml:space="preserve">     &lt;soap12:Body&gt;</w:t>
      </w:r>
    </w:p>
    <w:p w14:paraId="4E951BE5" w14:textId="77777777" w:rsidR="00B40E30" w:rsidRPr="00A03C55" w:rsidRDefault="00B40E30" w:rsidP="00775340">
      <w:pPr>
        <w:pStyle w:val="XMLFragment"/>
        <w:rPr>
          <w:noProof w:val="0"/>
          <w:lang w:bidi="en-US"/>
        </w:rPr>
      </w:pPr>
      <w:r w:rsidRPr="00A03C55">
        <w:rPr>
          <w:noProof w:val="0"/>
          <w:lang w:bidi="en-US"/>
        </w:rPr>
        <w:t xml:space="preserve">        &lt;xds:ProvideAndRegisterDocumentSetRequest&gt;</w:t>
      </w:r>
    </w:p>
    <w:p w14:paraId="495C09EA" w14:textId="77777777" w:rsidR="00B40E30" w:rsidRPr="00A03C55" w:rsidRDefault="00B40E30" w:rsidP="00775340">
      <w:pPr>
        <w:pStyle w:val="XMLFragment"/>
        <w:rPr>
          <w:noProof w:val="0"/>
          <w:lang w:bidi="en-US"/>
        </w:rPr>
      </w:pPr>
      <w:r w:rsidRPr="00A03C55">
        <w:rPr>
          <w:noProof w:val="0"/>
          <w:lang w:bidi="en-US"/>
        </w:rPr>
        <w:t xml:space="preserve">            &lt;lcm:SubmitObjectsRequest&gt;</w:t>
      </w:r>
    </w:p>
    <w:p w14:paraId="6AF53B29" w14:textId="77777777" w:rsidR="00B40E30" w:rsidRPr="00A03C55" w:rsidRDefault="00B40E30" w:rsidP="00775340">
      <w:pPr>
        <w:pStyle w:val="XMLFragment"/>
        <w:rPr>
          <w:noProof w:val="0"/>
          <w:lang w:bidi="en-US"/>
        </w:rPr>
      </w:pPr>
      <w:r w:rsidRPr="00A03C55">
        <w:rPr>
          <w:noProof w:val="0"/>
          <w:lang w:bidi="en-US"/>
        </w:rPr>
        <w:t xml:space="preserve">                &lt;!-- Submission Request contents – See ITI TF-3: 4.2.1.4 --&gt;</w:t>
      </w:r>
    </w:p>
    <w:p w14:paraId="5CEB75F9" w14:textId="77777777" w:rsidR="00B40E30" w:rsidRPr="00A03C55" w:rsidRDefault="00B40E30" w:rsidP="00775340">
      <w:pPr>
        <w:pStyle w:val="XMLFragment"/>
        <w:rPr>
          <w:noProof w:val="0"/>
          <w:lang w:bidi="en-US"/>
        </w:rPr>
      </w:pPr>
      <w:r w:rsidRPr="00A03C55">
        <w:rPr>
          <w:noProof w:val="0"/>
          <w:lang w:bidi="en-US"/>
        </w:rPr>
        <w:t xml:space="preserve">                &lt;rim:RegistryObjectList&gt;</w:t>
      </w:r>
    </w:p>
    <w:p w14:paraId="5019C8D1" w14:textId="77777777" w:rsidR="00B40E30" w:rsidRPr="00A03C55" w:rsidRDefault="00B40E30" w:rsidP="00775340">
      <w:pPr>
        <w:pStyle w:val="XMLFragment"/>
        <w:rPr>
          <w:noProof w:val="0"/>
          <w:lang w:bidi="en-US"/>
        </w:rPr>
      </w:pPr>
      <w:r w:rsidRPr="00A03C55">
        <w:rPr>
          <w:noProof w:val="0"/>
          <w:lang w:bidi="en-US"/>
        </w:rPr>
        <w:t xml:space="preserve">                 </w:t>
      </w:r>
    </w:p>
    <w:p w14:paraId="0839E155" w14:textId="77777777" w:rsidR="00B40E30" w:rsidRPr="00A03C55" w:rsidRDefault="00B40E30" w:rsidP="00775340">
      <w:pPr>
        <w:pStyle w:val="XMLFragment"/>
        <w:rPr>
          <w:noProof w:val="0"/>
          <w:lang w:bidi="en-US"/>
        </w:rPr>
      </w:pPr>
      <w:r w:rsidRPr="00A03C55">
        <w:rPr>
          <w:noProof w:val="0"/>
          <w:lang w:bidi="en-US"/>
        </w:rPr>
        <w:t xml:space="preserve">                 &lt;!-- Registry Metadata goes here --&gt;</w:t>
      </w:r>
    </w:p>
    <w:p w14:paraId="2F862078" w14:textId="77777777" w:rsidR="00B40E30" w:rsidRPr="00A03C55" w:rsidRDefault="00B40E30" w:rsidP="00775340">
      <w:pPr>
        <w:pStyle w:val="XMLFragment"/>
        <w:rPr>
          <w:noProof w:val="0"/>
          <w:lang w:bidi="en-US"/>
        </w:rPr>
      </w:pPr>
      <w:r w:rsidRPr="00A03C55">
        <w:rPr>
          <w:noProof w:val="0"/>
          <w:lang w:bidi="en-US"/>
        </w:rPr>
        <w:t xml:space="preserve">                 </w:t>
      </w:r>
    </w:p>
    <w:p w14:paraId="479863F9" w14:textId="77777777" w:rsidR="00B40E30" w:rsidRPr="00A03C55" w:rsidRDefault="00B40E30" w:rsidP="00775340">
      <w:pPr>
        <w:pStyle w:val="XMLFragment"/>
        <w:rPr>
          <w:noProof w:val="0"/>
          <w:lang w:bidi="en-US"/>
        </w:rPr>
      </w:pPr>
      <w:r w:rsidRPr="00A03C55">
        <w:rPr>
          <w:noProof w:val="0"/>
          <w:lang w:bidi="en-US"/>
        </w:rPr>
        <w:t xml:space="preserve">                &lt;/rim:RegistryObjectList&gt;</w:t>
      </w:r>
    </w:p>
    <w:p w14:paraId="3C403321" w14:textId="77777777" w:rsidR="00B40E30" w:rsidRPr="00A03C55" w:rsidRDefault="00B40E30" w:rsidP="00775340">
      <w:pPr>
        <w:pStyle w:val="XMLFragment"/>
        <w:rPr>
          <w:noProof w:val="0"/>
          <w:lang w:bidi="en-US"/>
        </w:rPr>
      </w:pPr>
      <w:r w:rsidRPr="00A03C55">
        <w:rPr>
          <w:noProof w:val="0"/>
          <w:lang w:bidi="en-US"/>
        </w:rPr>
        <w:t xml:space="preserve">            &lt;/lcm:SubmitObjectsRequest&gt;</w:t>
      </w:r>
    </w:p>
    <w:p w14:paraId="05F65381" w14:textId="77777777" w:rsidR="00B40E30" w:rsidRPr="00A03C55" w:rsidRDefault="00B40E30" w:rsidP="00775340">
      <w:pPr>
        <w:pStyle w:val="XMLFragment"/>
        <w:rPr>
          <w:noProof w:val="0"/>
          <w:lang w:bidi="en-US"/>
        </w:rPr>
      </w:pPr>
      <w:r w:rsidRPr="00A03C55">
        <w:rPr>
          <w:noProof w:val="0"/>
          <w:lang w:bidi="en-US"/>
        </w:rPr>
        <w:t xml:space="preserve">            &lt;xds:Document id="Document01"&gt;SGVyZSBpcyBteSBkb2N1bWVudA==&lt;/xds:Document&gt;</w:t>
      </w:r>
    </w:p>
    <w:p w14:paraId="55EE3F86" w14:textId="77777777" w:rsidR="00B40E30" w:rsidRPr="00A03C55" w:rsidRDefault="00B40E30" w:rsidP="00775340">
      <w:pPr>
        <w:pStyle w:val="XMLFragment"/>
        <w:rPr>
          <w:noProof w:val="0"/>
          <w:lang w:bidi="en-US"/>
        </w:rPr>
      </w:pPr>
      <w:r w:rsidRPr="00A03C55">
        <w:rPr>
          <w:noProof w:val="0"/>
          <w:lang w:bidi="en-US"/>
        </w:rPr>
        <w:t xml:space="preserve">        &lt;/xds:ProvideAndRegisterDocumentSetRequest&gt;</w:t>
      </w:r>
    </w:p>
    <w:p w14:paraId="3007D258" w14:textId="77777777" w:rsidR="00B40E30" w:rsidRPr="00A03C55" w:rsidRDefault="00B40E30" w:rsidP="00775340">
      <w:pPr>
        <w:pStyle w:val="XMLFragment"/>
        <w:rPr>
          <w:noProof w:val="0"/>
          <w:lang w:bidi="en-US"/>
        </w:rPr>
      </w:pPr>
      <w:r w:rsidRPr="00A03C55">
        <w:rPr>
          <w:noProof w:val="0"/>
          <w:lang w:bidi="en-US"/>
        </w:rPr>
        <w:t xml:space="preserve">     &lt;/soap12:Body&gt;</w:t>
      </w:r>
    </w:p>
    <w:p w14:paraId="371D4B91" w14:textId="77777777" w:rsidR="00B40E30" w:rsidRPr="00A03C55" w:rsidRDefault="00B40E30" w:rsidP="00B40E30">
      <w:pPr>
        <w:pStyle w:val="BodyText"/>
      </w:pPr>
    </w:p>
    <w:p w14:paraId="79E8CC18" w14:textId="77777777" w:rsidR="00B40E30" w:rsidRPr="00A03C55" w:rsidRDefault="00B40E30" w:rsidP="00B40E30">
      <w:pPr>
        <w:pStyle w:val="Heading6"/>
        <w:numPr>
          <w:ilvl w:val="0"/>
          <w:numId w:val="0"/>
        </w:numPr>
        <w:ind w:left="1152" w:hanging="1152"/>
        <w:rPr>
          <w:noProof w:val="0"/>
        </w:rPr>
      </w:pPr>
      <w:r w:rsidRPr="00A03C55">
        <w:rPr>
          <w:noProof w:val="0"/>
        </w:rPr>
        <w:t>3.41.4.1.2.1 XDS Document Source Options</w:t>
      </w:r>
    </w:p>
    <w:p w14:paraId="72EAAD6D" w14:textId="77777777" w:rsidR="00B40E30" w:rsidRPr="00A03C55" w:rsidRDefault="00B40E30" w:rsidP="00B40E30">
      <w:pPr>
        <w:pStyle w:val="BodyText"/>
      </w:pPr>
      <w:r w:rsidRPr="00A03C55">
        <w:t>The XDS Document Source may choose to support options which are listed in ITI TF-1: Table 10.2-1b and described in the sections that follow it.</w:t>
      </w:r>
    </w:p>
    <w:p w14:paraId="300C206A" w14:textId="77777777" w:rsidR="00B40E30" w:rsidRPr="00A03C55" w:rsidRDefault="00B40E30" w:rsidP="00B40E30">
      <w:pPr>
        <w:pStyle w:val="BodyText"/>
      </w:pPr>
      <w:r w:rsidRPr="00A03C55">
        <w:t>If the XDS Document Source supports the Document Replacement Option, it shall be able to generate replace semantics as defined in ITI TF-3: 4.2.2.2.3.</w:t>
      </w:r>
    </w:p>
    <w:p w14:paraId="5C44590C" w14:textId="77777777" w:rsidR="00B40E30" w:rsidRPr="00A03C55" w:rsidRDefault="00B40E30" w:rsidP="00B40E30">
      <w:pPr>
        <w:pStyle w:val="BodyText"/>
      </w:pPr>
      <w:r w:rsidRPr="00A03C55">
        <w:t>If the XDS Document Source supports the Document Addendum Option, it shall be able to generate append semantics as defined in ITI TF-3: 4.2.2.2.1.</w:t>
      </w:r>
    </w:p>
    <w:p w14:paraId="451919B2" w14:textId="77777777" w:rsidR="00B40E30" w:rsidRPr="00A03C55" w:rsidRDefault="00B40E30" w:rsidP="00B40E30">
      <w:pPr>
        <w:pStyle w:val="BodyText"/>
      </w:pPr>
      <w:r w:rsidRPr="00A03C55">
        <w:t>If the XDS Document Source supports the Document Transformation Option, it shall be able to generate transformation semantics as defined in ITI TF-3: 4.2.2.2.2.</w:t>
      </w:r>
    </w:p>
    <w:p w14:paraId="6EFB9090" w14:textId="2BFF8BC4" w:rsidR="00B40E30" w:rsidRPr="00A03C55" w:rsidRDefault="00B40E30" w:rsidP="00B40E30">
      <w:pPr>
        <w:pStyle w:val="BodyText"/>
      </w:pPr>
      <w:r w:rsidRPr="00A03C55">
        <w:t>If the XDS Document Source supports the Folder Management Option, it shall be able to generate folder semantics as defined in ITI TF-3:</w:t>
      </w:r>
      <w:r w:rsidR="00E1577F" w:rsidRPr="00A03C55">
        <w:t xml:space="preserve"> </w:t>
      </w:r>
      <w:r w:rsidRPr="00A03C55">
        <w:t>4.2.1.3 and ITI TF-3:</w:t>
      </w:r>
      <w:r w:rsidR="00E1577F" w:rsidRPr="00A03C55">
        <w:t xml:space="preserve"> </w:t>
      </w:r>
      <w:r w:rsidRPr="00A03C55">
        <w:t>4.2.2.1.5.</w:t>
      </w:r>
    </w:p>
    <w:p w14:paraId="43E5C86B" w14:textId="5B0F3957" w:rsidR="00B40E30" w:rsidRPr="00A03C55" w:rsidRDefault="00B40E30" w:rsidP="00B40E30">
      <w:pPr>
        <w:pStyle w:val="BodyText"/>
      </w:pPr>
      <w:r w:rsidRPr="00A03C55">
        <w:t xml:space="preserve">If the XDS Document Source supports the Asynchronous Web Services Exchange Option, it shall be able to generate </w:t>
      </w:r>
      <w:r w:rsidR="00087DB0" w:rsidRPr="00A03C55">
        <w:t>a WS-Addressing based</w:t>
      </w:r>
      <w:r w:rsidRPr="00A03C55">
        <w:t xml:space="preserve"> Asynchronous Web Services request as defined in ITI TF-2x: Appendix V.</w:t>
      </w:r>
      <w:r w:rsidR="00087DB0" w:rsidRPr="00A03C55">
        <w:t>3</w:t>
      </w:r>
      <w:r w:rsidRPr="00A03C55">
        <w:t>.</w:t>
      </w:r>
    </w:p>
    <w:p w14:paraId="61467E1F" w14:textId="6B658A99" w:rsidR="00B40E30" w:rsidRPr="00A03C55" w:rsidRDefault="00B40E30" w:rsidP="00B40E30">
      <w:pPr>
        <w:pStyle w:val="BodyText"/>
      </w:pPr>
      <w:r w:rsidRPr="00A03C55">
        <w:t>Refer to ITI TF-1:</w:t>
      </w:r>
      <w:r w:rsidR="00E1577F" w:rsidRPr="00A03C55">
        <w:t xml:space="preserve"> </w:t>
      </w:r>
      <w:r w:rsidRPr="00A03C55">
        <w:t>10.2.9 for support of the Basic Patient Privacy Enforcement Option.</w:t>
      </w:r>
    </w:p>
    <w:p w14:paraId="68614F83" w14:textId="77777777" w:rsidR="00B40E30" w:rsidRPr="00A03C55" w:rsidRDefault="00B40E30" w:rsidP="00B40E30">
      <w:pPr>
        <w:pStyle w:val="Heading5"/>
        <w:numPr>
          <w:ilvl w:val="0"/>
          <w:numId w:val="0"/>
        </w:numPr>
        <w:rPr>
          <w:noProof w:val="0"/>
        </w:rPr>
      </w:pPr>
      <w:r w:rsidRPr="00A03C55">
        <w:rPr>
          <w:noProof w:val="0"/>
        </w:rPr>
        <w:t>3.41.4.1.3 Expected Actions</w:t>
      </w:r>
    </w:p>
    <w:p w14:paraId="78345623" w14:textId="77777777" w:rsidR="00B40E30" w:rsidRPr="00A03C55" w:rsidRDefault="00B40E30" w:rsidP="00B40E30">
      <w:pPr>
        <w:pStyle w:val="BodyText"/>
      </w:pPr>
      <w:r w:rsidRPr="00A03C55">
        <w:t>Upon receipt of a Provide and Register Document Set-b request, the Content Receiver shall process the request.</w:t>
      </w:r>
    </w:p>
    <w:p w14:paraId="0AD97F18" w14:textId="77777777" w:rsidR="00B40E30" w:rsidRPr="00A03C55" w:rsidRDefault="00B40E30" w:rsidP="00B40E30">
      <w:pPr>
        <w:pStyle w:val="BodyText"/>
      </w:pPr>
      <w:r w:rsidRPr="00A03C55">
        <w:t>If a failure is detected during processing, the Content Receiver shall return an error response to the Content Sender, thus terminating this transaction; otherwise, the Content Receiver shall return a success response to the Content Sender. The various exception conditions and possible error or warning messages are given in the ebRS standard and in ITI TF-3: 4.2.4 Success and Error Reporting.</w:t>
      </w:r>
    </w:p>
    <w:p w14:paraId="54ED714B" w14:textId="77777777" w:rsidR="00B40E30" w:rsidRPr="00A03C55" w:rsidRDefault="00B40E30" w:rsidP="00B40E30">
      <w:pPr>
        <w:pStyle w:val="BodyText"/>
        <w:rPr>
          <w:bCs/>
        </w:rPr>
      </w:pPr>
      <w:r w:rsidRPr="00A03C55">
        <w:rPr>
          <w:bCs/>
        </w:rPr>
        <w:t>The Content Receiver shall be capable of accepting submissions containing multiple documents.</w:t>
      </w:r>
    </w:p>
    <w:p w14:paraId="34201F37" w14:textId="77777777" w:rsidR="00B40E30" w:rsidRPr="00A03C55" w:rsidRDefault="00B40E30" w:rsidP="00B40E30">
      <w:pPr>
        <w:pStyle w:val="Note"/>
      </w:pPr>
      <w:r w:rsidRPr="00A03C55">
        <w:t>Note: The Content Sender may submit single documents or multiple documents depending on its needs.</w:t>
      </w:r>
    </w:p>
    <w:p w14:paraId="4F5A5A12" w14:textId="77777777" w:rsidR="00B40E30" w:rsidRPr="00A03C55" w:rsidRDefault="00B40E30" w:rsidP="00B40E30">
      <w:pPr>
        <w:pStyle w:val="BodyText"/>
      </w:pPr>
      <w:r w:rsidRPr="00A03C55">
        <w:t>A Content Receiver shall verify the received metadata as follows. For each DocumentEntry, the Content Receiver shall:</w:t>
      </w:r>
    </w:p>
    <w:p w14:paraId="583E3D41" w14:textId="77777777" w:rsidR="00B40E30" w:rsidRPr="00A03C55" w:rsidRDefault="00B40E30" w:rsidP="003462A5">
      <w:pPr>
        <w:pStyle w:val="ListBullet2"/>
      </w:pPr>
      <w:r w:rsidRPr="00A03C55">
        <w:lastRenderedPageBreak/>
        <w:t xml:space="preserve">Verify the hash attribute, if present. If a received hash value differs from the calculated hash of the received document, the Content Receiver shall reject the submission and return an XDSRepositoryMetadataError error. </w:t>
      </w:r>
    </w:p>
    <w:p w14:paraId="66C0C2D9" w14:textId="77777777" w:rsidR="00B40E30" w:rsidRPr="00A03C55" w:rsidRDefault="00B40E30" w:rsidP="003462A5">
      <w:pPr>
        <w:pStyle w:val="ListBullet2"/>
      </w:pPr>
      <w:r w:rsidRPr="00A03C55">
        <w:t>Verify the size attribute, if present. If a received size value differs from the octet count of the received document, the Content Receiver shall reject the submission and return an XDSRepositoryMetadataError error.</w:t>
      </w:r>
    </w:p>
    <w:p w14:paraId="0BFFEFAD" w14:textId="77777777" w:rsidR="00B40E30" w:rsidRPr="00A03C55" w:rsidRDefault="00B40E30" w:rsidP="00B40E30">
      <w:pPr>
        <w:pStyle w:val="BodyText"/>
      </w:pPr>
      <w:r w:rsidRPr="00A03C55">
        <w:t>Also, for the SubmissionSet, the Content Receiver may:</w:t>
      </w:r>
    </w:p>
    <w:p w14:paraId="749A8873" w14:textId="77777777" w:rsidR="00B40E30" w:rsidRPr="00A03C55" w:rsidRDefault="00B40E30" w:rsidP="003462A5">
      <w:pPr>
        <w:pStyle w:val="ListBullet2"/>
      </w:pPr>
      <w:r w:rsidRPr="00A03C55">
        <w:t>Validate the sourceId. If the submission is not from a permitted Content Sender, the submission may be rejected and an error returned.</w:t>
      </w:r>
    </w:p>
    <w:p w14:paraId="6771A45A" w14:textId="77777777" w:rsidR="00B40E30" w:rsidRPr="00A03C55" w:rsidRDefault="00B40E30" w:rsidP="00B40E30">
      <w:pPr>
        <w:pStyle w:val="Heading6"/>
        <w:numPr>
          <w:ilvl w:val="0"/>
          <w:numId w:val="0"/>
        </w:numPr>
        <w:ind w:left="1152" w:hanging="1152"/>
        <w:rPr>
          <w:noProof w:val="0"/>
        </w:rPr>
      </w:pPr>
      <w:r w:rsidRPr="00A03C55">
        <w:rPr>
          <w:noProof w:val="0"/>
        </w:rPr>
        <w:t>3.41.4.1.3.1 Document Recipient Expected Actions</w:t>
      </w:r>
    </w:p>
    <w:p w14:paraId="0DBB0536" w14:textId="77777777" w:rsidR="00B40E30" w:rsidRPr="00A03C55" w:rsidRDefault="00B40E30" w:rsidP="00B40E30">
      <w:pPr>
        <w:pStyle w:val="BodyText"/>
      </w:pPr>
      <w:r w:rsidRPr="00A03C55">
        <w:t xml:space="preserve">In addition to the Expected Actions of all Content Receivers (described in the beginning of </w:t>
      </w:r>
      <w:r w:rsidR="0023023E" w:rsidRPr="00A03C55">
        <w:t>Section</w:t>
      </w:r>
      <w:r w:rsidRPr="00A03C55">
        <w:t xml:space="preserve"> 3.41.4.1.3), a Document Recipient shall meet the following requirements.</w:t>
      </w:r>
    </w:p>
    <w:p w14:paraId="5AC3AD66" w14:textId="77777777" w:rsidR="00B40E30" w:rsidRPr="00A03C55" w:rsidRDefault="00B40E30" w:rsidP="00B40E30">
      <w:pPr>
        <w:pStyle w:val="BodyText"/>
      </w:pPr>
      <w:r w:rsidRPr="00A03C55">
        <w:t>A Document Recipient shall be able to interpret a submission without any context, such as knowledge of a prior submission.</w:t>
      </w:r>
    </w:p>
    <w:p w14:paraId="1FE01885" w14:textId="77777777" w:rsidR="00B40E30" w:rsidRPr="00A03C55" w:rsidRDefault="00B40E30" w:rsidP="00B40E30">
      <w:pPr>
        <w:pStyle w:val="BodyText"/>
      </w:pPr>
      <w:r w:rsidRPr="00A03C55">
        <w:t>The Document Recipient may validate the presence of metadata attributes. If the Document Recipient declares the Accepts Limited Metadata Option and the limitedMetadata attribute is present, such validation shall not exceed the requirements in the column labeled “XDR MS” (XDR Metadata-Limited Document Source) of ITI TF-3: Table 4.3.1-3. Otherwise, such validation shall not exceed the requirements in the column labeled “XDR DS” (XDR Document Source) of ITI TF-3: Table 4.3.1-3.</w:t>
      </w:r>
    </w:p>
    <w:p w14:paraId="73196075" w14:textId="77777777" w:rsidR="00B40E30" w:rsidRPr="00A03C55" w:rsidRDefault="00B40E30" w:rsidP="00B40E30">
      <w:pPr>
        <w:pStyle w:val="BodyText"/>
      </w:pPr>
      <w:r w:rsidRPr="00A03C55">
        <w:t>The following shall not cause rejection of a submission:</w:t>
      </w:r>
    </w:p>
    <w:p w14:paraId="2F9666E9" w14:textId="77777777" w:rsidR="00B40E30" w:rsidRPr="00A03C55" w:rsidRDefault="00B40E30" w:rsidP="003462A5">
      <w:pPr>
        <w:pStyle w:val="ListBullet2"/>
      </w:pPr>
      <w:r w:rsidRPr="00A03C55">
        <w:t>The submitted metadata includes Folders, and the Document Recipient cannot process the Folder-specific content. The response shall contain a PartialFolderContentNotProcessed warning and a textual description that Folder Content was not processed.</w:t>
      </w:r>
    </w:p>
    <w:p w14:paraId="37F6BC9B" w14:textId="1F902E7B" w:rsidR="00B40E30" w:rsidRPr="00A03C55" w:rsidRDefault="00B40E30" w:rsidP="003462A5">
      <w:pPr>
        <w:pStyle w:val="ListBullet2"/>
      </w:pPr>
      <w:r w:rsidRPr="00A03C55">
        <w:t>The submitted metadata includes document relationships, and the Document Recipient cannot process the relationship-specific content. For each unsupported association, the response shall contain a warning and textual description that the relationship semantics were not processed. The specific warning depends on the relationship: PartialAppendContentNotProcessed, PartialReplaceContentNotProcessed, PartialTransformContentNotProcessed, PartialTransformReplaceContentNotProcessed</w:t>
      </w:r>
      <w:r w:rsidR="00CF3726" w:rsidRPr="00A03C55">
        <w:t>, or for the associationTypes, PartialRelationshipContentNotProcessed</w:t>
      </w:r>
      <w:r w:rsidRPr="00A03C55">
        <w:t>.</w:t>
      </w:r>
    </w:p>
    <w:p w14:paraId="0FAE567C" w14:textId="77777777" w:rsidR="00B40E30" w:rsidRPr="00A03C55" w:rsidRDefault="00B40E30" w:rsidP="00B40E30">
      <w:pPr>
        <w:pStyle w:val="BodyText"/>
      </w:pPr>
      <w:r w:rsidRPr="00A03C55">
        <w:t>The received documents may be processed further according to the capabilities of the system. These capabilities are not specified by IHE.</w:t>
      </w:r>
    </w:p>
    <w:p w14:paraId="2E389429" w14:textId="77777777" w:rsidR="00B40E30" w:rsidRPr="00A03C55" w:rsidRDefault="00B40E30" w:rsidP="00B40E30">
      <w:pPr>
        <w:pStyle w:val="Heading6"/>
        <w:numPr>
          <w:ilvl w:val="0"/>
          <w:numId w:val="0"/>
        </w:numPr>
        <w:ind w:left="1152" w:hanging="1152"/>
        <w:rPr>
          <w:noProof w:val="0"/>
        </w:rPr>
      </w:pPr>
      <w:r w:rsidRPr="00A03C55">
        <w:rPr>
          <w:noProof w:val="0"/>
        </w:rPr>
        <w:t>3.41.4.1.3.2 Document Repository Expected Actions</w:t>
      </w:r>
    </w:p>
    <w:p w14:paraId="4B98BCD0" w14:textId="77777777" w:rsidR="00B40E30" w:rsidRPr="00A03C55" w:rsidRDefault="00B40E30" w:rsidP="00B40E30">
      <w:pPr>
        <w:pStyle w:val="BodyText"/>
      </w:pPr>
      <w:r w:rsidRPr="00A03C55">
        <w:t xml:space="preserve">In addition to the Expected Actions of all Content Receivers (described at the beginning of </w:t>
      </w:r>
      <w:r w:rsidR="0023023E" w:rsidRPr="00A03C55">
        <w:t>Section</w:t>
      </w:r>
      <w:r w:rsidRPr="00A03C55">
        <w:t xml:space="preserve"> 3.41.4.1.3), a Document Repository shall meet the following requirements.</w:t>
      </w:r>
    </w:p>
    <w:p w14:paraId="3D906230" w14:textId="77777777" w:rsidR="00B40E30" w:rsidRPr="00A03C55" w:rsidRDefault="00B40E30" w:rsidP="00B40E30">
      <w:pPr>
        <w:pStyle w:val="BodyText"/>
        <w:rPr>
          <w:rFonts w:eastAsia="TimesNewRomanPSMT"/>
        </w:rPr>
      </w:pPr>
      <w:r w:rsidRPr="00A03C55">
        <w:rPr>
          <w:rFonts w:eastAsia="TimesNewRomanPSMT"/>
        </w:rPr>
        <w:t>On receipt of a Provide and Register Document Set-b [ITI-41] request, the Document Repository shall, in order:</w:t>
      </w:r>
    </w:p>
    <w:p w14:paraId="6713911E" w14:textId="77777777" w:rsidR="00B40E30" w:rsidRPr="00A03C55" w:rsidRDefault="00B40E30" w:rsidP="00F9353D">
      <w:pPr>
        <w:pStyle w:val="ListNumber2"/>
        <w:numPr>
          <w:ilvl w:val="0"/>
          <w:numId w:val="41"/>
        </w:numPr>
      </w:pPr>
      <w:r w:rsidRPr="00A03C55">
        <w:lastRenderedPageBreak/>
        <w:t>Validate and update select received metadata, as detailed below.</w:t>
      </w:r>
    </w:p>
    <w:p w14:paraId="74B32940" w14:textId="77777777" w:rsidR="00B40E30" w:rsidRPr="00A03C55" w:rsidRDefault="00B40E30" w:rsidP="00B40E30">
      <w:pPr>
        <w:pStyle w:val="ListNumber2"/>
      </w:pPr>
      <w:r w:rsidRPr="00A03C55">
        <w:rPr>
          <w:rFonts w:eastAsia="TimesNewRomanPSMT"/>
        </w:rPr>
        <w:t xml:space="preserve">Make any received documents available for retrieval </w:t>
      </w:r>
      <w:r w:rsidRPr="00A03C55">
        <w:t>via the Retrieve Document Set [ITI-43] transaction.</w:t>
      </w:r>
    </w:p>
    <w:p w14:paraId="18427809" w14:textId="77777777" w:rsidR="00B40E30" w:rsidRPr="00A03C55" w:rsidRDefault="00B40E30" w:rsidP="00B40E30">
      <w:pPr>
        <w:pStyle w:val="ListNumber2"/>
      </w:pPr>
      <w:r w:rsidRPr="00A03C55">
        <w:t xml:space="preserve">Convey the updated metadata </w:t>
      </w:r>
      <w:r w:rsidRPr="00A03C55">
        <w:rPr>
          <w:rFonts w:eastAsia="TimesNewRomanPSMT"/>
        </w:rPr>
        <w:t>to the Document Registry</w:t>
      </w:r>
      <w:r w:rsidRPr="00A03C55">
        <w:t xml:space="preserve"> via a </w:t>
      </w:r>
      <w:r w:rsidRPr="00A03C55">
        <w:rPr>
          <w:rFonts w:eastAsia="TimesNewRomanPSMT"/>
        </w:rPr>
        <w:t>Register Document Set-b [ITI-42] request.</w:t>
      </w:r>
    </w:p>
    <w:p w14:paraId="4903A771" w14:textId="77777777" w:rsidR="00B40E30" w:rsidRPr="00A03C55" w:rsidRDefault="00B40E30" w:rsidP="00B40E30">
      <w:pPr>
        <w:pStyle w:val="ListNumber2"/>
      </w:pPr>
      <w:r w:rsidRPr="00A03C55">
        <w:rPr>
          <w:rFonts w:eastAsia="TimesNewRomanPSMT"/>
        </w:rPr>
        <w:t>Issue a Provide and Register Document Set-b [ITI-41] response.</w:t>
      </w:r>
    </w:p>
    <w:p w14:paraId="2C3B8068" w14:textId="77777777" w:rsidR="00B40E30" w:rsidRPr="00A03C55" w:rsidRDefault="00B40E30" w:rsidP="00B40E30">
      <w:pPr>
        <w:pStyle w:val="BodyText"/>
        <w:rPr>
          <w:rFonts w:eastAsia="TimesNewRomanPSMT"/>
        </w:rPr>
      </w:pPr>
      <w:r w:rsidRPr="00A03C55">
        <w:t>If any error is encountered during processing of this request, either at the Document Repository or reported by the Document Registry, the Document Repository may revert any changes to the Document Repository data store. The Document Repository shall then terminate processing the transaction, and return an error response.</w:t>
      </w:r>
    </w:p>
    <w:p w14:paraId="01B9CDE8" w14:textId="77777777" w:rsidR="00B40E30" w:rsidRPr="00A03C55" w:rsidRDefault="00B40E30" w:rsidP="00B40E30">
      <w:pPr>
        <w:pStyle w:val="BodyText"/>
      </w:pPr>
      <w:r w:rsidRPr="00A03C55">
        <w:t>Before issuing the Register Document Set-b [ITI-42] transaction, the Document Repository shall update the received metadata as follows. For each received DocumentEntry, the Document Repository shall:</w:t>
      </w:r>
    </w:p>
    <w:p w14:paraId="501CF2A1" w14:textId="77777777" w:rsidR="00B40E30" w:rsidRPr="00A03C55" w:rsidRDefault="00B40E30" w:rsidP="003462A5">
      <w:pPr>
        <w:pStyle w:val="ListBullet2"/>
      </w:pPr>
      <w:r w:rsidRPr="00A03C55">
        <w:t>Add or replace the repositoryUniqueId attribute. The emitted value shall identify the Document Repository for retrieval of the received document.</w:t>
      </w:r>
    </w:p>
    <w:p w14:paraId="0194F0EC" w14:textId="77777777" w:rsidR="00B40E30" w:rsidRPr="00A03C55" w:rsidRDefault="00B40E30" w:rsidP="003462A5">
      <w:pPr>
        <w:pStyle w:val="ListBullet2"/>
      </w:pPr>
      <w:r w:rsidRPr="00A03C55">
        <w:t>Add a hash attribute if not present. The emitted value shall be the SHA1 hash of the received document.</w:t>
      </w:r>
    </w:p>
    <w:p w14:paraId="49EB3D77" w14:textId="77777777" w:rsidR="00B40E30" w:rsidRPr="00A03C55" w:rsidRDefault="00B40E30" w:rsidP="003462A5">
      <w:pPr>
        <w:pStyle w:val="ListBullet2"/>
      </w:pPr>
      <w:r w:rsidRPr="00A03C55">
        <w:t>Add a size attribute if not present. The emitted value shall be the octet count of the received document.</w:t>
      </w:r>
    </w:p>
    <w:p w14:paraId="60A1CCC1" w14:textId="77777777" w:rsidR="00B40E30" w:rsidRPr="00A03C55" w:rsidRDefault="00B40E30" w:rsidP="00B40E30">
      <w:pPr>
        <w:pStyle w:val="BodyText"/>
      </w:pPr>
      <w:r w:rsidRPr="00A03C55">
        <w:t>The Document Repository may add additional fields.</w:t>
      </w:r>
    </w:p>
    <w:p w14:paraId="3A38FB34" w14:textId="79CF8FDA" w:rsidR="00B40E30" w:rsidRPr="00A03C55" w:rsidRDefault="00B40E30" w:rsidP="00B40E30">
      <w:pPr>
        <w:pStyle w:val="BodyText"/>
      </w:pPr>
      <w:r w:rsidRPr="00A03C55">
        <w:t xml:space="preserve">For each received DocumentEntry, the Document Repository may validate the uniqueId attribute. The submission may be rejected and an error returned if the uniqueId attribute matches a document within the Document Repository and the sizes or hashes of the two documents differ. The specific error returned depends on which attribute differed (XDSNonIdenticalSize or XDSNonIdenticalHash). The Document Repository shall not generate an error related to duplication if the uniqueId attribute matches a document within the Document Repository and the sizes and hashes of the two documents are the same. (The document may still be rejected by the Document Registry; see </w:t>
      </w:r>
      <w:r w:rsidR="00FA20C2" w:rsidRPr="00A03C55">
        <w:t>Section</w:t>
      </w:r>
      <w:r w:rsidRPr="00A03C55">
        <w:t xml:space="preserve"> 3.42.4.1.4.) </w:t>
      </w:r>
    </w:p>
    <w:p w14:paraId="3709D3BB" w14:textId="77777777" w:rsidR="00B40E30" w:rsidRPr="00A03C55" w:rsidRDefault="00B40E30" w:rsidP="00B40E30">
      <w:pPr>
        <w:pStyle w:val="BodyText"/>
      </w:pPr>
      <w:r w:rsidRPr="00A03C55">
        <w:t>Except as outlined above (and in Section 3.41.4.1.3 Content Receiver Expect Actions), the Document Repository shall not validate the presence or content of received metadata attributes.</w:t>
      </w:r>
    </w:p>
    <w:p w14:paraId="0F0C7E9C" w14:textId="3F6ED35C" w:rsidR="00B40E30" w:rsidRPr="00A03C55" w:rsidRDefault="00B40E30" w:rsidP="00B40E30">
      <w:pPr>
        <w:pStyle w:val="BodyText"/>
      </w:pPr>
      <w:r w:rsidRPr="00A03C55">
        <w:t xml:space="preserve">The Document Repository shall </w:t>
      </w:r>
      <w:r w:rsidR="00FF2FAC" w:rsidRPr="00A03C55">
        <w:t xml:space="preserve">ensure that </w:t>
      </w:r>
      <w:r w:rsidRPr="00A03C55">
        <w:t xml:space="preserve">received documents </w:t>
      </w:r>
      <w:r w:rsidR="00FF2FAC" w:rsidRPr="00A03C55">
        <w:t xml:space="preserve">are </w:t>
      </w:r>
      <w:r w:rsidRPr="00A03C55">
        <w:t xml:space="preserve">available for retrieval via the Retrieve Document Set [ITI-43] transaction. If the document’s uniqueId is </w:t>
      </w:r>
      <w:r w:rsidR="00FF2FAC" w:rsidRPr="00A03C55">
        <w:t xml:space="preserve">not </w:t>
      </w:r>
      <w:r w:rsidRPr="00A03C55">
        <w:t>already known to the Document Repository, the Document Repository shall:</w:t>
      </w:r>
    </w:p>
    <w:p w14:paraId="6D61D9B2" w14:textId="77777777" w:rsidR="00B40E30" w:rsidRPr="00A03C55" w:rsidRDefault="00B40E30" w:rsidP="003462A5">
      <w:pPr>
        <w:pStyle w:val="ListBullet2"/>
      </w:pPr>
      <w:r w:rsidRPr="00A03C55">
        <w:t>Store the received document octet stream</w:t>
      </w:r>
    </w:p>
    <w:p w14:paraId="5DE97640" w14:textId="77777777" w:rsidR="00B40E30" w:rsidRPr="00A03C55" w:rsidRDefault="00B40E30" w:rsidP="003462A5">
      <w:pPr>
        <w:pStyle w:val="ListBullet2"/>
      </w:pPr>
      <w:r w:rsidRPr="00A03C55">
        <w:t>Store the received DocumentEntry mimeType and uniqueId, and associate them with the received document octet stream.</w:t>
      </w:r>
    </w:p>
    <w:p w14:paraId="606A675D" w14:textId="77777777" w:rsidR="00B40E30" w:rsidRPr="00A03C55" w:rsidRDefault="00B40E30" w:rsidP="00B40E30">
      <w:pPr>
        <w:pStyle w:val="BodyText"/>
      </w:pPr>
      <w:r w:rsidRPr="00A03C55">
        <w:t xml:space="preserve">Making the document retrievable before registering is necessary since a Document Registry may validate storage of a document before issuing the Register Document Set-b response; or, a </w:t>
      </w:r>
      <w:r w:rsidRPr="00A03C55">
        <w:lastRenderedPageBreak/>
        <w:t>Document Consumer may attempt to retrieve a document before the Register Document Set-b response is received.</w:t>
      </w:r>
    </w:p>
    <w:p w14:paraId="6D0C4D20" w14:textId="77777777" w:rsidR="00B40E30" w:rsidRPr="00A03C55" w:rsidRDefault="00B40E30" w:rsidP="00B40E30">
      <w:pPr>
        <w:pStyle w:val="BodyText"/>
      </w:pPr>
      <w:r w:rsidRPr="00A03C55">
        <w:rPr>
          <w:rFonts w:eastAsia="TimesNewRomanPSMT"/>
        </w:rPr>
        <w:t xml:space="preserve">The Document Repository shall issue a Register Document Set-b [ITI-42] request to the Document Registry with the (updated) received metadata. </w:t>
      </w:r>
      <w:r w:rsidRPr="00A03C55">
        <w:t xml:space="preserve">If the </w:t>
      </w:r>
      <w:r w:rsidRPr="00A03C55">
        <w:rPr>
          <w:rFonts w:eastAsia="TimesNewRomanPSMT"/>
        </w:rPr>
        <w:t xml:space="preserve">Register Document Set-b [ITI-42] </w:t>
      </w:r>
      <w:r w:rsidRPr="00A03C55">
        <w:t xml:space="preserve">response includes any errors or warnings, the Document Repository shall include all such errors and warnings in the Provide and </w:t>
      </w:r>
      <w:r w:rsidRPr="00A03C55">
        <w:rPr>
          <w:rFonts w:eastAsia="TimesNewRomanPSMT"/>
        </w:rPr>
        <w:t>Register Document Set-b [ITI-41] response.</w:t>
      </w:r>
    </w:p>
    <w:p w14:paraId="0BF7A583" w14:textId="77777777" w:rsidR="00B40E30" w:rsidRPr="00A03C55" w:rsidRDefault="00B40E30" w:rsidP="00B40E30">
      <w:pPr>
        <w:pStyle w:val="Heading4"/>
        <w:numPr>
          <w:ilvl w:val="0"/>
          <w:numId w:val="0"/>
        </w:numPr>
        <w:rPr>
          <w:noProof w:val="0"/>
        </w:rPr>
      </w:pPr>
      <w:bookmarkStart w:id="1089" w:name="_Toc437857624"/>
      <w:r w:rsidRPr="00A03C55">
        <w:rPr>
          <w:noProof w:val="0"/>
        </w:rPr>
        <w:t>3.41.4.2 Provide and Register Document Set-b Response</w:t>
      </w:r>
      <w:bookmarkEnd w:id="1089"/>
    </w:p>
    <w:p w14:paraId="369540D2" w14:textId="77777777" w:rsidR="00B40E30" w:rsidRPr="00A03C55" w:rsidRDefault="00B40E30" w:rsidP="00B40E30">
      <w:pPr>
        <w:pStyle w:val="BodyText"/>
      </w:pPr>
      <w:r w:rsidRPr="00A03C55">
        <w:t xml:space="preserve">The Content Receiver shall send a Provide and Register Document Set-b Response message when the processing of a Provide and Register Document Set-b Request is complete. </w:t>
      </w:r>
    </w:p>
    <w:p w14:paraId="16E494E7" w14:textId="77777777" w:rsidR="00B40E30" w:rsidRPr="00A03C55" w:rsidRDefault="00B40E30" w:rsidP="00B40E30">
      <w:pPr>
        <w:pStyle w:val="Heading5"/>
        <w:numPr>
          <w:ilvl w:val="0"/>
          <w:numId w:val="0"/>
        </w:numPr>
        <w:rPr>
          <w:noProof w:val="0"/>
        </w:rPr>
      </w:pPr>
      <w:r w:rsidRPr="00A03C55">
        <w:rPr>
          <w:noProof w:val="0"/>
        </w:rPr>
        <w:t>3.41.4.2.1 Trigger Events</w:t>
      </w:r>
    </w:p>
    <w:p w14:paraId="5A3128E0" w14:textId="77777777" w:rsidR="00B40E30" w:rsidRPr="00A03C55" w:rsidRDefault="00B40E30" w:rsidP="00B40E30">
      <w:pPr>
        <w:pStyle w:val="BodyText"/>
      </w:pPr>
      <w:r w:rsidRPr="00A03C55">
        <w:t>The request message has been received and processed by the Content Receiver</w:t>
      </w:r>
    </w:p>
    <w:p w14:paraId="2AF9F3BD" w14:textId="77777777" w:rsidR="00B40E30" w:rsidRPr="00A03C55" w:rsidRDefault="00B40E30" w:rsidP="00B40E30">
      <w:pPr>
        <w:pStyle w:val="Heading6"/>
        <w:numPr>
          <w:ilvl w:val="0"/>
          <w:numId w:val="0"/>
        </w:numPr>
        <w:ind w:left="1152" w:hanging="1152"/>
        <w:rPr>
          <w:noProof w:val="0"/>
        </w:rPr>
      </w:pPr>
      <w:r w:rsidRPr="00A03C55">
        <w:rPr>
          <w:noProof w:val="0"/>
        </w:rPr>
        <w:t>3.41.4.2.1.1 Document Repository Trigger Events</w:t>
      </w:r>
    </w:p>
    <w:p w14:paraId="520875BF" w14:textId="77777777" w:rsidR="00B40E30" w:rsidRPr="00A03C55" w:rsidRDefault="00B40E30" w:rsidP="00B40E30">
      <w:pPr>
        <w:pStyle w:val="BodyText"/>
      </w:pPr>
      <w:r w:rsidRPr="00A03C55">
        <w:t xml:space="preserve">The Document Repository shall send the Provide and Register Document Set-b Response after receipt of the response to the </w:t>
      </w:r>
      <w:r w:rsidRPr="00A03C55">
        <w:rPr>
          <w:rFonts w:eastAsia="TimesNewRomanPSMT"/>
        </w:rPr>
        <w:t>corresponding Register Document Set-b [ITI-42] transaction</w:t>
      </w:r>
      <w:r w:rsidRPr="00A03C55">
        <w:t xml:space="preserve"> from the Document Registry. </w:t>
      </w:r>
    </w:p>
    <w:p w14:paraId="299A034B" w14:textId="77777777" w:rsidR="00B40E30" w:rsidRPr="00A03C55" w:rsidRDefault="00B40E30" w:rsidP="003462A5">
      <w:pPr>
        <w:pStyle w:val="ListBullet2"/>
      </w:pPr>
      <w:r w:rsidRPr="00A03C55">
        <w:t>If the response to the Register Document Set-b [ITI-42] transaction indicates success, then the Document Repository shall send a successful response message.</w:t>
      </w:r>
    </w:p>
    <w:p w14:paraId="147D2519" w14:textId="77777777" w:rsidR="00B40E30" w:rsidRPr="00A03C55" w:rsidRDefault="00B40E30" w:rsidP="003462A5">
      <w:pPr>
        <w:pStyle w:val="ListBullet2"/>
      </w:pPr>
      <w:r w:rsidRPr="00A03C55">
        <w:t xml:space="preserve">If the response to the Register Document Set-b [ITI-42] transaction indicates failure, then the Document Repository shall send a failure response message. </w:t>
      </w:r>
    </w:p>
    <w:p w14:paraId="2004E32F" w14:textId="77777777" w:rsidR="00B40E30" w:rsidRPr="00A03C55" w:rsidRDefault="00B40E30" w:rsidP="00B40E30">
      <w:pPr>
        <w:pStyle w:val="Heading5"/>
        <w:numPr>
          <w:ilvl w:val="0"/>
          <w:numId w:val="0"/>
        </w:numPr>
        <w:rPr>
          <w:noProof w:val="0"/>
        </w:rPr>
      </w:pPr>
      <w:r w:rsidRPr="00A03C55">
        <w:rPr>
          <w:noProof w:val="0"/>
        </w:rPr>
        <w:t>3.41.4.2.2 Message Semantics</w:t>
      </w:r>
    </w:p>
    <w:p w14:paraId="768C5744" w14:textId="77777777" w:rsidR="00B40E30" w:rsidRPr="00A03C55" w:rsidRDefault="00B40E30" w:rsidP="00B40E30">
      <w:r w:rsidRPr="00A03C55">
        <w:t>The Provide and Register Document Set-b Response message shall use SOAP 1.2 and MTOM with XOP encoding (labeled MTOM/XOP in this specification). Implementors of this transaction shall comply with all requirements described in: ITI TF-2x: Appendix V: Web Services for IHE Transactions.</w:t>
      </w:r>
    </w:p>
    <w:p w14:paraId="00FCB9B4" w14:textId="77777777" w:rsidR="00B40E30" w:rsidRPr="00A03C55" w:rsidRDefault="00B40E30" w:rsidP="00B40E30">
      <w:pPr>
        <w:pStyle w:val="BodyText"/>
      </w:pPr>
      <w:r w:rsidRPr="00A03C55">
        <w:t>The use of MTOM/XOP is governed by the following rules:</w:t>
      </w:r>
    </w:p>
    <w:p w14:paraId="7A6CD460" w14:textId="77777777" w:rsidR="00B40E30" w:rsidRPr="00A03C55" w:rsidRDefault="00B40E30" w:rsidP="003462A5">
      <w:pPr>
        <w:pStyle w:val="ListBullet2"/>
      </w:pPr>
      <w:r w:rsidRPr="00A03C55">
        <w:t>The Content Receiver shall generate the Provide and Register Document Set-b Response message in MTOM/XOP format, even though there is no base64Binary content included.</w:t>
      </w:r>
    </w:p>
    <w:p w14:paraId="3C1C6A9A" w14:textId="77777777" w:rsidR="00B40E30" w:rsidRPr="00A03C55" w:rsidRDefault="00B40E30" w:rsidP="003462A5">
      <w:pPr>
        <w:pStyle w:val="ListBullet2"/>
      </w:pPr>
      <w:r w:rsidRPr="00A03C55">
        <w:t>The Content Sender shall accept the Provide and Register Document Set-b Response message in MTOM/XOP format.</w:t>
      </w:r>
    </w:p>
    <w:p w14:paraId="29326166" w14:textId="77777777" w:rsidR="00B40E30" w:rsidRPr="00A03C55" w:rsidRDefault="00B40E30" w:rsidP="00B40E30">
      <w:pPr>
        <w:pStyle w:val="BodyText"/>
      </w:pPr>
      <w:r w:rsidRPr="00A03C55">
        <w:t xml:space="preserve">The Provide and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A03C55">
        <w:rPr>
          <w:lang w:eastAsia="ar-SA"/>
        </w:rPr>
        <w:t>4.2.4 Error Reporting</w:t>
      </w:r>
      <w:r w:rsidRPr="00A03C55">
        <w:t>. This transaction does not support a partial success response.</w:t>
      </w:r>
    </w:p>
    <w:p w14:paraId="0CCF5C86" w14:textId="77777777" w:rsidR="00B40E30" w:rsidRPr="00A03C55" w:rsidRDefault="00B40E30" w:rsidP="00B40E30">
      <w:pPr>
        <w:pStyle w:val="BodyText"/>
      </w:pPr>
      <w:r w:rsidRPr="00A03C55">
        <w:t>XML namespace prefixes used in text and in examples below are for informational purposes only and are documented in ITI TF-2x: Appendix V, Table 2.4-1.</w:t>
      </w:r>
    </w:p>
    <w:p w14:paraId="0A1D4BB0" w14:textId="77777777" w:rsidR="00B40E30" w:rsidRPr="00A03C55" w:rsidRDefault="00B40E30" w:rsidP="00B40E30">
      <w:pPr>
        <w:pStyle w:val="BodyText"/>
      </w:pPr>
      <w:r w:rsidRPr="00A03C55">
        <w:lastRenderedPageBreak/>
        <w:t>The requirements for the response message are:</w:t>
      </w:r>
    </w:p>
    <w:p w14:paraId="4A79E9F3" w14:textId="17E2FB45" w:rsidR="00B40E30" w:rsidRPr="00A03C55" w:rsidRDefault="00B40E30" w:rsidP="003462A5">
      <w:pPr>
        <w:pStyle w:val="ListBullet2"/>
      </w:pPr>
      <w:r w:rsidRPr="00A03C55">
        <w:t>the &lt;wsa:Action&gt; SOAP header shall contain the value urn:ihe:iti:2007:ProvideAndRegisterDocumentSet-bResponse</w:t>
      </w:r>
    </w:p>
    <w:p w14:paraId="4210E00D" w14:textId="77777777" w:rsidR="00B40E30" w:rsidRPr="00A03C55" w:rsidRDefault="00B40E30" w:rsidP="003462A5">
      <w:pPr>
        <w:pStyle w:val="ListBullet2"/>
      </w:pPr>
      <w:r w:rsidRPr="00A03C55">
        <w:t>the &lt;soap12:Body&gt; soap element shall contain one &lt;rs:RegistryResponse&gt; element</w:t>
      </w:r>
    </w:p>
    <w:p w14:paraId="1C702539" w14:textId="77777777" w:rsidR="00B40E30" w:rsidRPr="00A03C55" w:rsidRDefault="00B40E30" w:rsidP="00B40E30">
      <w:r w:rsidRPr="00A03C55">
        <w:t>See ITI TF-3: 4.2.4.1 for examples of response messages.</w:t>
      </w:r>
    </w:p>
    <w:p w14:paraId="1550AEA9" w14:textId="77777777" w:rsidR="00B40E30" w:rsidRPr="00A03C55" w:rsidRDefault="00B40E30" w:rsidP="00B40E30">
      <w:pPr>
        <w:pStyle w:val="Heading6"/>
        <w:numPr>
          <w:ilvl w:val="0"/>
          <w:numId w:val="0"/>
        </w:numPr>
        <w:ind w:left="1152" w:hanging="1152"/>
        <w:rPr>
          <w:noProof w:val="0"/>
        </w:rPr>
      </w:pPr>
      <w:r w:rsidRPr="00A03C55">
        <w:rPr>
          <w:noProof w:val="0"/>
        </w:rPr>
        <w:t>3.41.4.2.2.1 XDS Document Repository Message Semantics</w:t>
      </w:r>
    </w:p>
    <w:p w14:paraId="534950A7" w14:textId="0E571E0E" w:rsidR="00B40E30" w:rsidRPr="00A03C55" w:rsidRDefault="00B40E30" w:rsidP="00B40E30">
      <w:pPr>
        <w:pStyle w:val="BodyText"/>
      </w:pPr>
      <w:r w:rsidRPr="00A03C55">
        <w:t xml:space="preserve">If the XDS Document Repository supports the Asynchronous Web Services Exchange Option </w:t>
      </w:r>
      <w:r w:rsidR="00087DB0" w:rsidRPr="00A03C55">
        <w:t xml:space="preserve">(WS-Addressing based) </w:t>
      </w:r>
      <w:r w:rsidRPr="00A03C55">
        <w:t xml:space="preserve">and it receives </w:t>
      </w:r>
      <w:r w:rsidR="00087DB0" w:rsidRPr="00A03C55">
        <w:t>a WS-Addressing based</w:t>
      </w:r>
      <w:r w:rsidRPr="00A03C55">
        <w:t xml:space="preserve"> Asynchronous Web Services request, it shall respond as defined in ITI TF-2x: Appendix V.</w:t>
      </w:r>
      <w:r w:rsidR="00087DB0" w:rsidRPr="00A03C55">
        <w:t>3</w:t>
      </w:r>
      <w:r w:rsidRPr="00A03C55">
        <w:t>.</w:t>
      </w:r>
    </w:p>
    <w:p w14:paraId="3EA7E68B" w14:textId="77777777" w:rsidR="00B40E30" w:rsidRPr="00A03C55" w:rsidRDefault="00B40E30" w:rsidP="00B40E30">
      <w:pPr>
        <w:pStyle w:val="Heading5"/>
        <w:numPr>
          <w:ilvl w:val="0"/>
          <w:numId w:val="0"/>
        </w:numPr>
        <w:rPr>
          <w:noProof w:val="0"/>
        </w:rPr>
      </w:pPr>
      <w:r w:rsidRPr="00A03C55">
        <w:rPr>
          <w:noProof w:val="0"/>
        </w:rPr>
        <w:t>3.41.4.2.3 Expected Actions</w:t>
      </w:r>
    </w:p>
    <w:p w14:paraId="4A442E19" w14:textId="77777777" w:rsidR="00B40E30" w:rsidRPr="00A03C55" w:rsidRDefault="00B40E30" w:rsidP="00B40E30">
      <w:pPr>
        <w:pStyle w:val="BodyText"/>
      </w:pPr>
      <w:r w:rsidRPr="00A03C55">
        <w:t xml:space="preserve">The Content Sender should examine the status and messages returned and take appropriate action. </w:t>
      </w:r>
    </w:p>
    <w:p w14:paraId="34A9597D" w14:textId="77777777" w:rsidR="007A1F44" w:rsidRPr="00A03C55" w:rsidRDefault="007A1F44" w:rsidP="00360123">
      <w:pPr>
        <w:pStyle w:val="Heading3"/>
        <w:numPr>
          <w:ilvl w:val="0"/>
          <w:numId w:val="0"/>
        </w:numPr>
        <w:tabs>
          <w:tab w:val="clear" w:pos="2160"/>
          <w:tab w:val="clear" w:pos="2880"/>
        </w:tabs>
        <w:rPr>
          <w:noProof w:val="0"/>
        </w:rPr>
      </w:pPr>
      <w:bookmarkStart w:id="1090" w:name="_Toc398544285"/>
      <w:bookmarkStart w:id="1091" w:name="_Toc398717964"/>
      <w:bookmarkStart w:id="1092" w:name="_Toc13773740"/>
      <w:r w:rsidRPr="00A03C55">
        <w:rPr>
          <w:noProof w:val="0"/>
        </w:rPr>
        <w:t>3.41.</w:t>
      </w:r>
      <w:r w:rsidR="00B40E30" w:rsidRPr="00A03C55">
        <w:rPr>
          <w:noProof w:val="0"/>
        </w:rPr>
        <w:t>5</w:t>
      </w:r>
      <w:r w:rsidRPr="00A03C55">
        <w:rPr>
          <w:noProof w:val="0"/>
        </w:rPr>
        <w:t xml:space="preserve"> Security Considerations</w:t>
      </w:r>
      <w:bookmarkEnd w:id="1090"/>
      <w:bookmarkEnd w:id="1091"/>
      <w:bookmarkEnd w:id="1092"/>
      <w:r w:rsidRPr="00A03C55">
        <w:rPr>
          <w:noProof w:val="0"/>
        </w:rPr>
        <w:t xml:space="preserve"> </w:t>
      </w:r>
    </w:p>
    <w:p w14:paraId="5FDAD32B" w14:textId="77777777" w:rsidR="007A1F44" w:rsidRPr="00A03C55" w:rsidRDefault="007A1F44" w:rsidP="008668B2">
      <w:pPr>
        <w:pStyle w:val="BodyText"/>
      </w:pPr>
      <w:r w:rsidRPr="00A03C55">
        <w:t>Relevant XDS Affinity Domain security considerations are discussed in the XDS Security Considerations Section (see ITI TF-1: 10.7).</w:t>
      </w:r>
    </w:p>
    <w:p w14:paraId="68E412C1" w14:textId="77777777" w:rsidR="007A1F44" w:rsidRPr="00A03C55" w:rsidRDefault="007A1F44" w:rsidP="00360123">
      <w:pPr>
        <w:pStyle w:val="Heading4"/>
        <w:numPr>
          <w:ilvl w:val="0"/>
          <w:numId w:val="0"/>
        </w:numPr>
        <w:tabs>
          <w:tab w:val="clear" w:pos="2160"/>
          <w:tab w:val="clear" w:pos="2880"/>
          <w:tab w:val="clear" w:pos="3600"/>
        </w:tabs>
        <w:rPr>
          <w:noProof w:val="0"/>
        </w:rPr>
      </w:pPr>
      <w:bookmarkStart w:id="1093" w:name="_Toc398544286"/>
      <w:r w:rsidRPr="00A03C55">
        <w:rPr>
          <w:noProof w:val="0"/>
        </w:rPr>
        <w:t>3.41.</w:t>
      </w:r>
      <w:r w:rsidR="00B40E30" w:rsidRPr="00A03C55">
        <w:rPr>
          <w:noProof w:val="0"/>
        </w:rPr>
        <w:t>5</w:t>
      </w:r>
      <w:r w:rsidRPr="00A03C55">
        <w:rPr>
          <w:noProof w:val="0"/>
        </w:rPr>
        <w:t xml:space="preserve">.1 Audit </w:t>
      </w:r>
      <w:r w:rsidR="00251E36" w:rsidRPr="00A03C55">
        <w:rPr>
          <w:noProof w:val="0"/>
        </w:rPr>
        <w:t xml:space="preserve">Record </w:t>
      </w:r>
      <w:r w:rsidRPr="00A03C55">
        <w:rPr>
          <w:noProof w:val="0"/>
        </w:rPr>
        <w:t>Considerations</w:t>
      </w:r>
      <w:bookmarkEnd w:id="1093"/>
      <w:r w:rsidRPr="00A03C55">
        <w:rPr>
          <w:noProof w:val="0"/>
        </w:rPr>
        <w:t xml:space="preserve"> </w:t>
      </w:r>
    </w:p>
    <w:p w14:paraId="10B052CE" w14:textId="56EED183" w:rsidR="007A1F44" w:rsidRPr="00A03C55" w:rsidRDefault="007A1F44" w:rsidP="00602BC8">
      <w:r w:rsidRPr="00A03C55">
        <w:t xml:space="preserve">The Provide and Register Document Set-b </w:t>
      </w:r>
      <w:r w:rsidR="00E77430" w:rsidRPr="00A03C55">
        <w:t>transaction</w:t>
      </w:r>
      <w:r w:rsidRPr="00A03C55">
        <w:t xml:space="preserve"> is either a PHI-Import event or a PHI-Export event, depending on actor, as defined in ITI TF-2a: </w:t>
      </w:r>
      <w:r w:rsidR="00D370AE" w:rsidRPr="00A03C55">
        <w:t>Table 3.20.4.1.1.1-1</w:t>
      </w:r>
      <w:r w:rsidRPr="00A03C55">
        <w:t xml:space="preserve">, with the following exceptions. </w:t>
      </w:r>
    </w:p>
    <w:p w14:paraId="57655066" w14:textId="77777777" w:rsidR="007A1F44" w:rsidRPr="00A03C55" w:rsidRDefault="007A1F44" w:rsidP="00360123">
      <w:pPr>
        <w:pStyle w:val="Heading5"/>
        <w:numPr>
          <w:ilvl w:val="0"/>
          <w:numId w:val="0"/>
        </w:numPr>
        <w:tabs>
          <w:tab w:val="clear" w:pos="2160"/>
          <w:tab w:val="clear" w:pos="2880"/>
          <w:tab w:val="clear" w:pos="3600"/>
          <w:tab w:val="clear" w:pos="4320"/>
        </w:tabs>
        <w:rPr>
          <w:noProof w:val="0"/>
        </w:rPr>
      </w:pPr>
      <w:r w:rsidRPr="00A03C55">
        <w:rPr>
          <w:noProof w:val="0"/>
        </w:rPr>
        <w:t>3.41.</w:t>
      </w:r>
      <w:r w:rsidR="00B40E30" w:rsidRPr="00A03C55">
        <w:rPr>
          <w:noProof w:val="0"/>
        </w:rPr>
        <w:t>5</w:t>
      </w:r>
      <w:r w:rsidRPr="00A03C55">
        <w:rPr>
          <w:noProof w:val="0"/>
        </w:rPr>
        <w:t xml:space="preserve">.1.1 Document Source </w:t>
      </w:r>
      <w:r w:rsidR="00251E36" w:rsidRPr="00A03C55">
        <w:rPr>
          <w:noProof w:val="0"/>
        </w:rPr>
        <w:t>Audit Message</w:t>
      </w:r>
    </w:p>
    <w:p w14:paraId="019C4B7D" w14:textId="77777777" w:rsidR="00C0440C" w:rsidRPr="00A03C55" w:rsidRDefault="00C0440C"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5366B380" w14:textId="77777777" w:rsidTr="00D372D5">
        <w:trPr>
          <w:cantSplit/>
        </w:trPr>
        <w:tc>
          <w:tcPr>
            <w:tcW w:w="1458" w:type="dxa"/>
            <w:textDirection w:val="btLr"/>
            <w:vAlign w:val="center"/>
          </w:tcPr>
          <w:p w14:paraId="3B855312" w14:textId="77777777" w:rsidR="007A1F44" w:rsidRPr="00A03C55" w:rsidRDefault="007A1F44" w:rsidP="00D372D5">
            <w:pPr>
              <w:pStyle w:val="TableEntryHeader"/>
              <w:rPr>
                <w:noProof w:val="0"/>
                <w:sz w:val="20"/>
              </w:rPr>
            </w:pPr>
          </w:p>
        </w:tc>
        <w:tc>
          <w:tcPr>
            <w:tcW w:w="2610" w:type="dxa"/>
            <w:shd w:val="clear" w:color="auto" w:fill="D9D9D9"/>
            <w:vAlign w:val="center"/>
          </w:tcPr>
          <w:p w14:paraId="04D0B8ED"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56531857" w14:textId="77777777" w:rsidR="007A1F44" w:rsidRPr="00A03C55" w:rsidRDefault="007A1F44" w:rsidP="00A53067">
            <w:pPr>
              <w:pStyle w:val="TableEntryHeader"/>
              <w:rPr>
                <w:noProof w:val="0"/>
              </w:rPr>
            </w:pPr>
            <w:r w:rsidRPr="00A03C55">
              <w:rPr>
                <w:noProof w:val="0"/>
              </w:rPr>
              <w:t>Opt</w:t>
            </w:r>
          </w:p>
        </w:tc>
        <w:tc>
          <w:tcPr>
            <w:tcW w:w="4878" w:type="dxa"/>
            <w:shd w:val="clear" w:color="auto" w:fill="D9D9D9"/>
            <w:vAlign w:val="center"/>
          </w:tcPr>
          <w:p w14:paraId="4CD99CF1" w14:textId="77777777" w:rsidR="007A1F44" w:rsidRPr="00A03C55" w:rsidRDefault="007A1F44" w:rsidP="00A53067">
            <w:pPr>
              <w:pStyle w:val="TableEntryHeader"/>
              <w:rPr>
                <w:noProof w:val="0"/>
              </w:rPr>
            </w:pPr>
            <w:r w:rsidRPr="00A03C55">
              <w:rPr>
                <w:noProof w:val="0"/>
              </w:rPr>
              <w:t>Value Constraints</w:t>
            </w:r>
          </w:p>
        </w:tc>
      </w:tr>
      <w:tr w:rsidR="007A1F44" w:rsidRPr="00A03C55" w14:paraId="26FB9E39" w14:textId="77777777" w:rsidTr="00D372D5">
        <w:trPr>
          <w:cantSplit/>
        </w:trPr>
        <w:tc>
          <w:tcPr>
            <w:tcW w:w="1458" w:type="dxa"/>
            <w:vMerge w:val="restart"/>
          </w:tcPr>
          <w:p w14:paraId="26010932" w14:textId="77777777" w:rsidR="007A1F44" w:rsidRPr="00A03C55" w:rsidRDefault="007A1F44" w:rsidP="00A063AC">
            <w:pPr>
              <w:pStyle w:val="TableEntryHeader"/>
              <w:rPr>
                <w:noProof w:val="0"/>
              </w:rPr>
            </w:pPr>
            <w:r w:rsidRPr="00A03C55">
              <w:rPr>
                <w:noProof w:val="0"/>
              </w:rPr>
              <w:t>Event</w:t>
            </w:r>
          </w:p>
          <w:p w14:paraId="10CA98E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4757E826" w14:textId="77777777" w:rsidR="007A1F44" w:rsidRPr="00A03C55" w:rsidRDefault="007A1F44" w:rsidP="005130ED">
            <w:pPr>
              <w:pStyle w:val="TableEntry"/>
              <w:rPr>
                <w:noProof w:val="0"/>
                <w:sz w:val="16"/>
              </w:rPr>
            </w:pPr>
            <w:r w:rsidRPr="00A03C55">
              <w:rPr>
                <w:noProof w:val="0"/>
                <w:sz w:val="16"/>
              </w:rPr>
              <w:t>EventID</w:t>
            </w:r>
          </w:p>
        </w:tc>
        <w:tc>
          <w:tcPr>
            <w:tcW w:w="720" w:type="dxa"/>
            <w:vAlign w:val="center"/>
          </w:tcPr>
          <w:p w14:paraId="1271CFAD"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3338D978" w14:textId="77777777" w:rsidR="007A1F44" w:rsidRPr="00A03C55" w:rsidRDefault="007A1F44" w:rsidP="005130ED">
            <w:pPr>
              <w:pStyle w:val="TableEntry"/>
              <w:rPr>
                <w:noProof w:val="0"/>
                <w:sz w:val="16"/>
              </w:rPr>
            </w:pPr>
            <w:r w:rsidRPr="00A03C55">
              <w:rPr>
                <w:noProof w:val="0"/>
                <w:sz w:val="16"/>
              </w:rPr>
              <w:t>EV(110106, DCM, “Export”)</w:t>
            </w:r>
          </w:p>
        </w:tc>
      </w:tr>
      <w:tr w:rsidR="007A1F44" w:rsidRPr="00A03C55" w14:paraId="32D7A805" w14:textId="77777777" w:rsidTr="00D372D5">
        <w:trPr>
          <w:cantSplit/>
        </w:trPr>
        <w:tc>
          <w:tcPr>
            <w:tcW w:w="1458" w:type="dxa"/>
            <w:vMerge/>
            <w:vAlign w:val="center"/>
          </w:tcPr>
          <w:p w14:paraId="1DF1AB14" w14:textId="77777777" w:rsidR="007A1F44" w:rsidRPr="00A03C55" w:rsidRDefault="007A1F44" w:rsidP="005130ED">
            <w:pPr>
              <w:pStyle w:val="TableLabel"/>
              <w:rPr>
                <w:noProof w:val="0"/>
                <w:sz w:val="16"/>
              </w:rPr>
            </w:pPr>
          </w:p>
        </w:tc>
        <w:tc>
          <w:tcPr>
            <w:tcW w:w="2610" w:type="dxa"/>
            <w:vAlign w:val="center"/>
          </w:tcPr>
          <w:p w14:paraId="5B3CE4D9" w14:textId="77777777" w:rsidR="007A1F44" w:rsidRPr="00A03C55" w:rsidRDefault="007A1F44" w:rsidP="005130ED">
            <w:pPr>
              <w:pStyle w:val="TableEntry"/>
              <w:rPr>
                <w:noProof w:val="0"/>
                <w:sz w:val="16"/>
              </w:rPr>
            </w:pPr>
            <w:r w:rsidRPr="00A03C55">
              <w:rPr>
                <w:noProof w:val="0"/>
                <w:sz w:val="16"/>
              </w:rPr>
              <w:t>EventActionCode</w:t>
            </w:r>
          </w:p>
        </w:tc>
        <w:tc>
          <w:tcPr>
            <w:tcW w:w="720" w:type="dxa"/>
            <w:vAlign w:val="center"/>
          </w:tcPr>
          <w:p w14:paraId="4A2436B8"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6A53FB2C" w14:textId="77777777" w:rsidR="007A1F44" w:rsidRPr="00A03C55" w:rsidRDefault="007A1F44" w:rsidP="005130ED">
            <w:pPr>
              <w:pStyle w:val="TableEntry"/>
              <w:rPr>
                <w:noProof w:val="0"/>
                <w:sz w:val="16"/>
              </w:rPr>
            </w:pPr>
            <w:r w:rsidRPr="00A03C55">
              <w:rPr>
                <w:noProof w:val="0"/>
                <w:sz w:val="16"/>
              </w:rPr>
              <w:t xml:space="preserve">“R” (Read) </w:t>
            </w:r>
          </w:p>
        </w:tc>
      </w:tr>
      <w:tr w:rsidR="007A1F44" w:rsidRPr="00A03C55" w14:paraId="51D9E370" w14:textId="77777777" w:rsidTr="00D372D5">
        <w:trPr>
          <w:cantSplit/>
        </w:trPr>
        <w:tc>
          <w:tcPr>
            <w:tcW w:w="1458" w:type="dxa"/>
            <w:vMerge/>
            <w:vAlign w:val="center"/>
          </w:tcPr>
          <w:p w14:paraId="165583E9" w14:textId="77777777" w:rsidR="007A1F44" w:rsidRPr="00A03C55" w:rsidRDefault="007A1F44" w:rsidP="005130ED">
            <w:pPr>
              <w:pStyle w:val="TableLabel"/>
              <w:rPr>
                <w:noProof w:val="0"/>
                <w:sz w:val="16"/>
              </w:rPr>
            </w:pPr>
          </w:p>
        </w:tc>
        <w:tc>
          <w:tcPr>
            <w:tcW w:w="2610" w:type="dxa"/>
            <w:vAlign w:val="center"/>
          </w:tcPr>
          <w:p w14:paraId="69B24F0B"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vAlign w:val="center"/>
          </w:tcPr>
          <w:p w14:paraId="788F4B2F"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2C444362"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2AC2DF4" w14:textId="77777777" w:rsidTr="00D372D5">
        <w:trPr>
          <w:cantSplit/>
        </w:trPr>
        <w:tc>
          <w:tcPr>
            <w:tcW w:w="1458" w:type="dxa"/>
            <w:vMerge/>
            <w:vAlign w:val="center"/>
          </w:tcPr>
          <w:p w14:paraId="2EF71B8D" w14:textId="77777777" w:rsidR="007A1F44" w:rsidRPr="00A03C55" w:rsidRDefault="007A1F44" w:rsidP="005130ED">
            <w:pPr>
              <w:pStyle w:val="TableLabel"/>
              <w:rPr>
                <w:noProof w:val="0"/>
                <w:sz w:val="16"/>
              </w:rPr>
            </w:pPr>
          </w:p>
        </w:tc>
        <w:tc>
          <w:tcPr>
            <w:tcW w:w="2610" w:type="dxa"/>
            <w:vAlign w:val="center"/>
          </w:tcPr>
          <w:p w14:paraId="58E8BE39"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vAlign w:val="center"/>
          </w:tcPr>
          <w:p w14:paraId="73D66DEA"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0443A8B7"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18FC756" w14:textId="77777777" w:rsidTr="00D372D5">
        <w:trPr>
          <w:cantSplit/>
        </w:trPr>
        <w:tc>
          <w:tcPr>
            <w:tcW w:w="1458" w:type="dxa"/>
            <w:vMerge/>
            <w:vAlign w:val="center"/>
          </w:tcPr>
          <w:p w14:paraId="126BA955" w14:textId="77777777" w:rsidR="007A1F44" w:rsidRPr="00A03C55" w:rsidRDefault="007A1F44" w:rsidP="005130ED">
            <w:pPr>
              <w:pStyle w:val="TableLabel"/>
              <w:rPr>
                <w:noProof w:val="0"/>
                <w:sz w:val="16"/>
              </w:rPr>
            </w:pPr>
          </w:p>
        </w:tc>
        <w:tc>
          <w:tcPr>
            <w:tcW w:w="2610" w:type="dxa"/>
            <w:vAlign w:val="center"/>
          </w:tcPr>
          <w:p w14:paraId="474BE47D" w14:textId="77777777" w:rsidR="007A1F44" w:rsidRPr="00A03C55" w:rsidRDefault="007A1F44" w:rsidP="005130ED">
            <w:pPr>
              <w:pStyle w:val="TableEntry"/>
              <w:rPr>
                <w:noProof w:val="0"/>
                <w:sz w:val="16"/>
              </w:rPr>
            </w:pPr>
            <w:r w:rsidRPr="00A03C55">
              <w:rPr>
                <w:noProof w:val="0"/>
                <w:sz w:val="16"/>
              </w:rPr>
              <w:t>EventTypeCode</w:t>
            </w:r>
          </w:p>
        </w:tc>
        <w:tc>
          <w:tcPr>
            <w:tcW w:w="720" w:type="dxa"/>
            <w:vAlign w:val="center"/>
          </w:tcPr>
          <w:p w14:paraId="45897B9B"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4657CE3D" w14:textId="77777777" w:rsidR="007A1F44" w:rsidRPr="00A03C55" w:rsidRDefault="007A1F44" w:rsidP="005130ED">
            <w:pPr>
              <w:pStyle w:val="TableEntry"/>
              <w:rPr>
                <w:noProof w:val="0"/>
                <w:sz w:val="16"/>
              </w:rPr>
            </w:pPr>
            <w:r w:rsidRPr="00A03C55">
              <w:rPr>
                <w:noProof w:val="0"/>
                <w:sz w:val="16"/>
              </w:rPr>
              <w:t>EV(“ITI-41”, “IHE Transactions”, “Provide and Register Document Set-b”)</w:t>
            </w:r>
          </w:p>
        </w:tc>
      </w:tr>
      <w:tr w:rsidR="007A1F44" w:rsidRPr="00A03C55" w14:paraId="4ECA195A" w14:textId="77777777" w:rsidTr="00D372D5">
        <w:trPr>
          <w:cantSplit/>
        </w:trPr>
        <w:tc>
          <w:tcPr>
            <w:tcW w:w="9666" w:type="dxa"/>
            <w:gridSpan w:val="4"/>
          </w:tcPr>
          <w:p w14:paraId="73DF0B86" w14:textId="77777777" w:rsidR="007A1F44" w:rsidRPr="00A03C55" w:rsidRDefault="007A1F44" w:rsidP="005130ED">
            <w:pPr>
              <w:pStyle w:val="TableEntry"/>
              <w:rPr>
                <w:noProof w:val="0"/>
              </w:rPr>
            </w:pPr>
            <w:r w:rsidRPr="00A03C55">
              <w:rPr>
                <w:noProof w:val="0"/>
              </w:rPr>
              <w:t>Source (Document Source) (1)</w:t>
            </w:r>
          </w:p>
        </w:tc>
      </w:tr>
      <w:tr w:rsidR="007A1F44" w:rsidRPr="00A03C55" w14:paraId="14DE3557" w14:textId="77777777" w:rsidTr="00D372D5">
        <w:trPr>
          <w:cantSplit/>
        </w:trPr>
        <w:tc>
          <w:tcPr>
            <w:tcW w:w="9666" w:type="dxa"/>
            <w:gridSpan w:val="4"/>
          </w:tcPr>
          <w:p w14:paraId="3A3B6D55" w14:textId="77777777" w:rsidR="007A1F44" w:rsidRPr="00A03C55" w:rsidRDefault="007A1F44" w:rsidP="005130ED">
            <w:pPr>
              <w:pStyle w:val="TableEntry"/>
              <w:rPr>
                <w:noProof w:val="0"/>
                <w:szCs w:val="16"/>
              </w:rPr>
            </w:pPr>
            <w:r w:rsidRPr="00A03C55">
              <w:rPr>
                <w:noProof w:val="0"/>
                <w:szCs w:val="16"/>
              </w:rPr>
              <w:t>Human Requestor (0..n)</w:t>
            </w:r>
          </w:p>
        </w:tc>
      </w:tr>
      <w:tr w:rsidR="007A1F44" w:rsidRPr="00A03C55" w14:paraId="426BE224" w14:textId="77777777" w:rsidTr="00D372D5">
        <w:trPr>
          <w:cantSplit/>
        </w:trPr>
        <w:tc>
          <w:tcPr>
            <w:tcW w:w="9666" w:type="dxa"/>
            <w:gridSpan w:val="4"/>
          </w:tcPr>
          <w:p w14:paraId="2BB10DD1" w14:textId="77777777" w:rsidR="007A1F44" w:rsidRPr="00A03C55" w:rsidRDefault="007A1F44" w:rsidP="005130ED">
            <w:pPr>
              <w:pStyle w:val="TableEntry"/>
              <w:rPr>
                <w:noProof w:val="0"/>
              </w:rPr>
            </w:pPr>
            <w:r w:rsidRPr="00A03C55">
              <w:rPr>
                <w:noProof w:val="0"/>
              </w:rPr>
              <w:t>Destination (Document Repository) (1)</w:t>
            </w:r>
          </w:p>
        </w:tc>
      </w:tr>
      <w:tr w:rsidR="007A1F44" w:rsidRPr="00A03C55" w14:paraId="130B6498" w14:textId="77777777" w:rsidTr="00D372D5">
        <w:trPr>
          <w:cantSplit/>
        </w:trPr>
        <w:tc>
          <w:tcPr>
            <w:tcW w:w="9666" w:type="dxa"/>
            <w:gridSpan w:val="4"/>
          </w:tcPr>
          <w:p w14:paraId="3FCF6967" w14:textId="77777777" w:rsidR="007A1F44" w:rsidRPr="00A03C55" w:rsidRDefault="007A1F44" w:rsidP="005130ED">
            <w:pPr>
              <w:pStyle w:val="TableEntry"/>
              <w:rPr>
                <w:noProof w:val="0"/>
              </w:rPr>
            </w:pPr>
            <w:r w:rsidRPr="00A03C55">
              <w:rPr>
                <w:noProof w:val="0"/>
              </w:rPr>
              <w:t>Audit Source (Document Source) (1)</w:t>
            </w:r>
          </w:p>
        </w:tc>
      </w:tr>
      <w:tr w:rsidR="007A1F44" w:rsidRPr="00A03C55" w14:paraId="35F77CCD" w14:textId="77777777" w:rsidTr="00D372D5">
        <w:trPr>
          <w:cantSplit/>
        </w:trPr>
        <w:tc>
          <w:tcPr>
            <w:tcW w:w="9666" w:type="dxa"/>
            <w:gridSpan w:val="4"/>
          </w:tcPr>
          <w:p w14:paraId="371EDC55" w14:textId="77777777" w:rsidR="007A1F44" w:rsidRPr="00A03C55" w:rsidRDefault="007A1F44" w:rsidP="005130ED">
            <w:pPr>
              <w:pStyle w:val="TableEntry"/>
              <w:rPr>
                <w:noProof w:val="0"/>
              </w:rPr>
            </w:pPr>
            <w:r w:rsidRPr="00A03C55">
              <w:rPr>
                <w:noProof w:val="0"/>
              </w:rPr>
              <w:t>Patient (1)</w:t>
            </w:r>
          </w:p>
        </w:tc>
      </w:tr>
      <w:tr w:rsidR="007A1F44" w:rsidRPr="00A03C55" w14:paraId="083959FC" w14:textId="77777777" w:rsidTr="00D372D5">
        <w:trPr>
          <w:cantSplit/>
        </w:trPr>
        <w:tc>
          <w:tcPr>
            <w:tcW w:w="9666" w:type="dxa"/>
            <w:gridSpan w:val="4"/>
          </w:tcPr>
          <w:p w14:paraId="727B88BB" w14:textId="77777777" w:rsidR="007A1F44" w:rsidRPr="00A03C55" w:rsidRDefault="007A1F44" w:rsidP="005130ED">
            <w:pPr>
              <w:pStyle w:val="TableEntry"/>
              <w:rPr>
                <w:noProof w:val="0"/>
              </w:rPr>
            </w:pPr>
            <w:r w:rsidRPr="00A03C55">
              <w:rPr>
                <w:noProof w:val="0"/>
              </w:rPr>
              <w:t>SubmissionSet (1)</w:t>
            </w:r>
          </w:p>
        </w:tc>
      </w:tr>
    </w:tbl>
    <w:p w14:paraId="3B22F756" w14:textId="77777777" w:rsidR="008528F8" w:rsidRPr="00A03C55" w:rsidRDefault="008528F8" w:rsidP="00775340">
      <w:pPr>
        <w:pStyle w:val="BodyText"/>
      </w:pPr>
    </w:p>
    <w:p w14:paraId="6F8DFA4B" w14:textId="77777777" w:rsidR="008528F8" w:rsidRPr="00A03C55" w:rsidRDefault="008528F8" w:rsidP="00775340">
      <w:pPr>
        <w:pStyle w:val="BodyText"/>
      </w:pPr>
    </w:p>
    <w:p w14:paraId="1B3DC954" w14:textId="10B0F404" w:rsidR="007A1F44" w:rsidRPr="00A03C55" w:rsidRDefault="007A1F44" w:rsidP="00775340">
      <w:pPr>
        <w:pStyle w:val="BodyText"/>
      </w:pPr>
      <w:r w:rsidRPr="00A03C55">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2D3CF46" w14:textId="77777777">
        <w:trPr>
          <w:cantSplit/>
        </w:trPr>
        <w:tc>
          <w:tcPr>
            <w:tcW w:w="1548" w:type="dxa"/>
            <w:vMerge w:val="restart"/>
          </w:tcPr>
          <w:p w14:paraId="2C615882" w14:textId="77777777" w:rsidR="007A1F44" w:rsidRPr="00A03C55" w:rsidRDefault="007A1F44" w:rsidP="00A063AC">
            <w:pPr>
              <w:pStyle w:val="TableEntryHeader"/>
              <w:rPr>
                <w:noProof w:val="0"/>
              </w:rPr>
            </w:pPr>
            <w:r w:rsidRPr="00A03C55">
              <w:rPr>
                <w:noProof w:val="0"/>
              </w:rPr>
              <w:t>Source</w:t>
            </w:r>
          </w:p>
          <w:p w14:paraId="2D8D4786" w14:textId="77777777" w:rsidR="007A1F44" w:rsidRPr="00A03C55" w:rsidRDefault="007A1F44" w:rsidP="00952DDA">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FFDA06C"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60000050"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B18D5ED" w14:textId="77777777" w:rsidR="007A1F44" w:rsidRPr="00A03C55" w:rsidRDefault="007A1F44" w:rsidP="00B20954">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1EE88658" w14:textId="77777777">
        <w:trPr>
          <w:cantSplit/>
        </w:trPr>
        <w:tc>
          <w:tcPr>
            <w:tcW w:w="1548" w:type="dxa"/>
            <w:vMerge/>
            <w:textDirection w:val="btLr"/>
            <w:vAlign w:val="center"/>
          </w:tcPr>
          <w:p w14:paraId="12C372BF" w14:textId="77777777" w:rsidR="007A1F44" w:rsidRPr="00A03C55" w:rsidRDefault="007A1F44" w:rsidP="005130ED">
            <w:pPr>
              <w:pStyle w:val="TableLabel"/>
              <w:rPr>
                <w:noProof w:val="0"/>
                <w:sz w:val="16"/>
              </w:rPr>
            </w:pPr>
          </w:p>
        </w:tc>
        <w:tc>
          <w:tcPr>
            <w:tcW w:w="2520" w:type="dxa"/>
            <w:vAlign w:val="center"/>
          </w:tcPr>
          <w:p w14:paraId="6F15B359" w14:textId="77777777" w:rsidR="007A1F44" w:rsidRPr="00A03C55" w:rsidRDefault="007A1F44" w:rsidP="005130ED">
            <w:pPr>
              <w:pStyle w:val="TableEntry"/>
              <w:rPr>
                <w:noProof w:val="0"/>
                <w:sz w:val="16"/>
              </w:rPr>
            </w:pPr>
            <w:r w:rsidRPr="00A03C55">
              <w:rPr>
                <w:noProof w:val="0"/>
                <w:sz w:val="16"/>
              </w:rPr>
              <w:t>AlternativeUserID</w:t>
            </w:r>
          </w:p>
        </w:tc>
        <w:tc>
          <w:tcPr>
            <w:tcW w:w="630" w:type="dxa"/>
            <w:vAlign w:val="center"/>
          </w:tcPr>
          <w:p w14:paraId="2E8E4363"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2BBEFBA" w14:textId="77777777" w:rsidR="007A1F44" w:rsidRPr="00A03C55" w:rsidRDefault="007A1F44" w:rsidP="005130ED">
            <w:pPr>
              <w:pStyle w:val="TableEntry"/>
              <w:rPr>
                <w:noProof w:val="0"/>
                <w:sz w:val="16"/>
              </w:rPr>
            </w:pPr>
            <w:r w:rsidRPr="00A03C55">
              <w:rPr>
                <w:noProof w:val="0"/>
                <w:sz w:val="16"/>
              </w:rPr>
              <w:t>the process ID as used within the local operating system in the local system logs.</w:t>
            </w:r>
          </w:p>
        </w:tc>
      </w:tr>
      <w:tr w:rsidR="007A1F44" w:rsidRPr="00A03C55" w14:paraId="71C5E2CA" w14:textId="77777777">
        <w:trPr>
          <w:cantSplit/>
        </w:trPr>
        <w:tc>
          <w:tcPr>
            <w:tcW w:w="1548" w:type="dxa"/>
            <w:vMerge/>
            <w:textDirection w:val="btLr"/>
            <w:vAlign w:val="center"/>
          </w:tcPr>
          <w:p w14:paraId="5976944A" w14:textId="77777777" w:rsidR="007A1F44" w:rsidRPr="00A03C55" w:rsidRDefault="007A1F44" w:rsidP="005130ED">
            <w:pPr>
              <w:pStyle w:val="TableLabel"/>
              <w:rPr>
                <w:noProof w:val="0"/>
                <w:sz w:val="16"/>
              </w:rPr>
            </w:pPr>
          </w:p>
        </w:tc>
        <w:tc>
          <w:tcPr>
            <w:tcW w:w="2520" w:type="dxa"/>
            <w:vAlign w:val="center"/>
          </w:tcPr>
          <w:p w14:paraId="3523CF2C"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39CFA13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D690A88"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7528AFA" w14:textId="77777777">
        <w:trPr>
          <w:cantSplit/>
        </w:trPr>
        <w:tc>
          <w:tcPr>
            <w:tcW w:w="1548" w:type="dxa"/>
            <w:vMerge/>
            <w:textDirection w:val="btLr"/>
            <w:vAlign w:val="center"/>
          </w:tcPr>
          <w:p w14:paraId="4F9A4210" w14:textId="77777777" w:rsidR="007A1F44" w:rsidRPr="00A03C55" w:rsidRDefault="007A1F44" w:rsidP="0098263A">
            <w:pPr>
              <w:pStyle w:val="TableLabel"/>
              <w:rPr>
                <w:noProof w:val="0"/>
                <w:sz w:val="16"/>
              </w:rPr>
            </w:pPr>
          </w:p>
        </w:tc>
        <w:tc>
          <w:tcPr>
            <w:tcW w:w="2520" w:type="dxa"/>
            <w:vAlign w:val="center"/>
          </w:tcPr>
          <w:p w14:paraId="6BE54231"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55293E98"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2A534388"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4F492346" w14:textId="77777777">
        <w:trPr>
          <w:cantSplit/>
        </w:trPr>
        <w:tc>
          <w:tcPr>
            <w:tcW w:w="1548" w:type="dxa"/>
            <w:vMerge/>
            <w:textDirection w:val="btLr"/>
            <w:vAlign w:val="center"/>
          </w:tcPr>
          <w:p w14:paraId="14AA791B" w14:textId="77777777" w:rsidR="007A1F44" w:rsidRPr="00A03C55" w:rsidRDefault="007A1F44" w:rsidP="005130ED">
            <w:pPr>
              <w:pStyle w:val="TableLabel"/>
              <w:rPr>
                <w:noProof w:val="0"/>
                <w:sz w:val="16"/>
              </w:rPr>
            </w:pPr>
          </w:p>
        </w:tc>
        <w:tc>
          <w:tcPr>
            <w:tcW w:w="2520" w:type="dxa"/>
            <w:vAlign w:val="center"/>
          </w:tcPr>
          <w:p w14:paraId="6AF4C3F1"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4B0DEB29"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0037269"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1A9CC8FA" w14:textId="77777777">
        <w:trPr>
          <w:cantSplit/>
        </w:trPr>
        <w:tc>
          <w:tcPr>
            <w:tcW w:w="1548" w:type="dxa"/>
            <w:vMerge/>
            <w:textDirection w:val="btLr"/>
            <w:vAlign w:val="center"/>
          </w:tcPr>
          <w:p w14:paraId="43DB1B75" w14:textId="77777777" w:rsidR="007A1F44" w:rsidRPr="00A03C55" w:rsidRDefault="007A1F44" w:rsidP="005130ED">
            <w:pPr>
              <w:pStyle w:val="TableLabel"/>
              <w:rPr>
                <w:noProof w:val="0"/>
                <w:sz w:val="16"/>
              </w:rPr>
            </w:pPr>
          </w:p>
        </w:tc>
        <w:tc>
          <w:tcPr>
            <w:tcW w:w="2520" w:type="dxa"/>
            <w:vAlign w:val="center"/>
          </w:tcPr>
          <w:p w14:paraId="47B927FA"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253F7ECF"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0FF08EA3"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3560D80A" w14:textId="77777777">
        <w:trPr>
          <w:cantSplit/>
        </w:trPr>
        <w:tc>
          <w:tcPr>
            <w:tcW w:w="1548" w:type="dxa"/>
            <w:vMerge/>
            <w:textDirection w:val="btLr"/>
            <w:vAlign w:val="center"/>
          </w:tcPr>
          <w:p w14:paraId="0BD6D66C" w14:textId="77777777" w:rsidR="007A1F44" w:rsidRPr="00A03C55" w:rsidRDefault="007A1F44" w:rsidP="005130ED">
            <w:pPr>
              <w:pStyle w:val="TableLabel"/>
              <w:rPr>
                <w:noProof w:val="0"/>
                <w:sz w:val="16"/>
              </w:rPr>
            </w:pPr>
          </w:p>
        </w:tc>
        <w:tc>
          <w:tcPr>
            <w:tcW w:w="2520" w:type="dxa"/>
            <w:vAlign w:val="center"/>
          </w:tcPr>
          <w:p w14:paraId="4BEC982B"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4E968688"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7FB3F23C" w14:textId="77777777" w:rsidR="007A1F44" w:rsidRPr="00A03C55" w:rsidRDefault="007A1F44" w:rsidP="005130ED">
            <w:pPr>
              <w:pStyle w:val="TableEntry"/>
              <w:rPr>
                <w:noProof w:val="0"/>
                <w:sz w:val="16"/>
              </w:rPr>
            </w:pPr>
            <w:r w:rsidRPr="00A03C55">
              <w:rPr>
                <w:noProof w:val="0"/>
                <w:sz w:val="16"/>
              </w:rPr>
              <w:t>The machine name or IP address.</w:t>
            </w:r>
          </w:p>
        </w:tc>
      </w:tr>
    </w:tbl>
    <w:p w14:paraId="5F4CD55E"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499D53F" w14:textId="77777777" w:rsidTr="00D372D5">
        <w:trPr>
          <w:cantSplit/>
        </w:trPr>
        <w:tc>
          <w:tcPr>
            <w:tcW w:w="1548" w:type="dxa"/>
            <w:vMerge w:val="restart"/>
          </w:tcPr>
          <w:p w14:paraId="21A259E8" w14:textId="77777777" w:rsidR="007A1F44" w:rsidRPr="00A03C55" w:rsidRDefault="007A1F44" w:rsidP="00A063AC">
            <w:pPr>
              <w:pStyle w:val="TableEntryHeader"/>
              <w:rPr>
                <w:noProof w:val="0"/>
              </w:rPr>
            </w:pPr>
            <w:r w:rsidRPr="00A03C55">
              <w:rPr>
                <w:noProof w:val="0"/>
              </w:rPr>
              <w:t>Human Requestor (if known)</w:t>
            </w:r>
          </w:p>
          <w:p w14:paraId="6C5FDC31" w14:textId="77777777" w:rsidR="007A1F44" w:rsidRPr="00A03C55" w:rsidRDefault="007A1F44" w:rsidP="00952DDA">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48F2582"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729EC0AB"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F525529" w14:textId="77777777" w:rsidR="007A1F44" w:rsidRPr="00A03C55" w:rsidRDefault="007A1F44" w:rsidP="005130ED">
            <w:pPr>
              <w:pStyle w:val="TableEntry"/>
              <w:rPr>
                <w:noProof w:val="0"/>
                <w:sz w:val="16"/>
              </w:rPr>
            </w:pPr>
            <w:r w:rsidRPr="00A03C55">
              <w:rPr>
                <w:noProof w:val="0"/>
                <w:sz w:val="16"/>
              </w:rPr>
              <w:t>Identity of the human that initiated the transaction.</w:t>
            </w:r>
          </w:p>
        </w:tc>
      </w:tr>
      <w:tr w:rsidR="007A1F44" w:rsidRPr="00A03C55" w14:paraId="75F98F26" w14:textId="77777777">
        <w:trPr>
          <w:cantSplit/>
        </w:trPr>
        <w:tc>
          <w:tcPr>
            <w:tcW w:w="1548" w:type="dxa"/>
            <w:vMerge/>
            <w:textDirection w:val="btLr"/>
            <w:vAlign w:val="center"/>
          </w:tcPr>
          <w:p w14:paraId="3C969313" w14:textId="77777777" w:rsidR="007A1F44" w:rsidRPr="00A03C55" w:rsidRDefault="007A1F44" w:rsidP="005130ED">
            <w:pPr>
              <w:pStyle w:val="TableLabel"/>
              <w:rPr>
                <w:noProof w:val="0"/>
                <w:sz w:val="16"/>
              </w:rPr>
            </w:pPr>
          </w:p>
        </w:tc>
        <w:tc>
          <w:tcPr>
            <w:tcW w:w="2520" w:type="dxa"/>
            <w:vAlign w:val="center"/>
          </w:tcPr>
          <w:p w14:paraId="77951ACA"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2E319DE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082D386"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1699E96" w14:textId="77777777">
        <w:trPr>
          <w:cantSplit/>
        </w:trPr>
        <w:tc>
          <w:tcPr>
            <w:tcW w:w="1548" w:type="dxa"/>
            <w:vMerge/>
            <w:textDirection w:val="btLr"/>
            <w:vAlign w:val="center"/>
          </w:tcPr>
          <w:p w14:paraId="01F58BFC" w14:textId="77777777" w:rsidR="007A1F44" w:rsidRPr="00A03C55" w:rsidRDefault="007A1F44" w:rsidP="005130ED">
            <w:pPr>
              <w:pStyle w:val="TableLabel"/>
              <w:rPr>
                <w:noProof w:val="0"/>
                <w:sz w:val="16"/>
              </w:rPr>
            </w:pPr>
          </w:p>
        </w:tc>
        <w:tc>
          <w:tcPr>
            <w:tcW w:w="2520" w:type="dxa"/>
            <w:vAlign w:val="center"/>
          </w:tcPr>
          <w:p w14:paraId="4407FAAB"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01284DD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23EE1D0"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7AFA1F1" w14:textId="77777777">
        <w:trPr>
          <w:cantSplit/>
        </w:trPr>
        <w:tc>
          <w:tcPr>
            <w:tcW w:w="1548" w:type="dxa"/>
            <w:vMerge/>
            <w:textDirection w:val="btLr"/>
            <w:vAlign w:val="center"/>
          </w:tcPr>
          <w:p w14:paraId="0BF5C469" w14:textId="77777777" w:rsidR="007A1F44" w:rsidRPr="00A03C55" w:rsidRDefault="007A1F44" w:rsidP="0098263A">
            <w:pPr>
              <w:pStyle w:val="TableLabel"/>
              <w:rPr>
                <w:noProof w:val="0"/>
                <w:sz w:val="16"/>
              </w:rPr>
            </w:pPr>
          </w:p>
        </w:tc>
        <w:tc>
          <w:tcPr>
            <w:tcW w:w="2520" w:type="dxa"/>
            <w:vAlign w:val="center"/>
          </w:tcPr>
          <w:p w14:paraId="6E7CA830"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3F4D348C"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0FE5A31F"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0446A573" w14:textId="77777777">
        <w:trPr>
          <w:cantSplit/>
        </w:trPr>
        <w:tc>
          <w:tcPr>
            <w:tcW w:w="1548" w:type="dxa"/>
            <w:vMerge/>
            <w:textDirection w:val="btLr"/>
            <w:vAlign w:val="center"/>
          </w:tcPr>
          <w:p w14:paraId="27E497E8" w14:textId="77777777" w:rsidR="007A1F44" w:rsidRPr="00A03C55" w:rsidRDefault="007A1F44" w:rsidP="005130ED">
            <w:pPr>
              <w:pStyle w:val="TableLabel"/>
              <w:rPr>
                <w:noProof w:val="0"/>
                <w:sz w:val="16"/>
              </w:rPr>
            </w:pPr>
          </w:p>
        </w:tc>
        <w:tc>
          <w:tcPr>
            <w:tcW w:w="2520" w:type="dxa"/>
            <w:vAlign w:val="center"/>
          </w:tcPr>
          <w:p w14:paraId="07A474C7"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4B20B36F" w14:textId="77777777" w:rsidR="007A1F44" w:rsidRPr="00A03C55" w:rsidRDefault="007A1F44" w:rsidP="005130ED">
            <w:pPr>
              <w:pStyle w:val="TableEntry"/>
              <w:jc w:val="center"/>
              <w:rPr>
                <w:noProof w:val="0"/>
                <w:sz w:val="16"/>
              </w:rPr>
            </w:pPr>
            <w:r w:rsidRPr="00A03C55">
              <w:rPr>
                <w:noProof w:val="0"/>
                <w:sz w:val="16"/>
              </w:rPr>
              <w:t>U</w:t>
            </w:r>
          </w:p>
        </w:tc>
        <w:tc>
          <w:tcPr>
            <w:tcW w:w="4968" w:type="dxa"/>
            <w:vAlign w:val="center"/>
          </w:tcPr>
          <w:p w14:paraId="40908B8E" w14:textId="77777777" w:rsidR="007A1F44" w:rsidRPr="00A03C55" w:rsidRDefault="007A1F44" w:rsidP="005130ED">
            <w:pPr>
              <w:pStyle w:val="TableEntry"/>
              <w:rPr>
                <w:noProof w:val="0"/>
                <w:sz w:val="16"/>
              </w:rPr>
            </w:pPr>
            <w:r w:rsidRPr="00A03C55">
              <w:rPr>
                <w:noProof w:val="0"/>
                <w:sz w:val="16"/>
              </w:rPr>
              <w:t>Access Control role(s) the user holds that allows this transaction.</w:t>
            </w:r>
          </w:p>
        </w:tc>
      </w:tr>
      <w:tr w:rsidR="00A726AB" w:rsidRPr="00A03C55" w14:paraId="5A6808A5" w14:textId="77777777">
        <w:trPr>
          <w:cantSplit/>
        </w:trPr>
        <w:tc>
          <w:tcPr>
            <w:tcW w:w="1548" w:type="dxa"/>
            <w:vMerge/>
            <w:textDirection w:val="btLr"/>
            <w:vAlign w:val="center"/>
          </w:tcPr>
          <w:p w14:paraId="2545DE9B" w14:textId="77777777" w:rsidR="00A726AB" w:rsidRPr="00A03C55" w:rsidRDefault="00A726AB" w:rsidP="00A726AB">
            <w:pPr>
              <w:pStyle w:val="TableLabel"/>
              <w:rPr>
                <w:noProof w:val="0"/>
                <w:sz w:val="16"/>
              </w:rPr>
            </w:pPr>
          </w:p>
        </w:tc>
        <w:tc>
          <w:tcPr>
            <w:tcW w:w="2520" w:type="dxa"/>
            <w:vAlign w:val="center"/>
          </w:tcPr>
          <w:p w14:paraId="0479B222"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4BB38350" w14:textId="22E8710C"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40C18069"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160AD9F5" w14:textId="77777777" w:rsidTr="00D372D5">
        <w:trPr>
          <w:cantSplit/>
        </w:trPr>
        <w:tc>
          <w:tcPr>
            <w:tcW w:w="1548" w:type="dxa"/>
            <w:vMerge/>
            <w:textDirection w:val="btLr"/>
            <w:vAlign w:val="center"/>
          </w:tcPr>
          <w:p w14:paraId="64208D3D" w14:textId="77777777" w:rsidR="00A726AB" w:rsidRPr="00A03C55" w:rsidRDefault="00A726AB" w:rsidP="00A726AB">
            <w:pPr>
              <w:pStyle w:val="TableLabel"/>
              <w:rPr>
                <w:noProof w:val="0"/>
                <w:sz w:val="16"/>
              </w:rPr>
            </w:pPr>
          </w:p>
        </w:tc>
        <w:tc>
          <w:tcPr>
            <w:tcW w:w="2520" w:type="dxa"/>
            <w:vAlign w:val="center"/>
          </w:tcPr>
          <w:p w14:paraId="4FD73B32"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0F06C56F" w14:textId="4A45A6C3"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11D0E5C1" w14:textId="77777777" w:rsidR="00A726AB" w:rsidRPr="00A03C55" w:rsidRDefault="00A726AB" w:rsidP="00A726AB">
            <w:pPr>
              <w:pStyle w:val="TableEntry"/>
              <w:rPr>
                <w:iCs/>
                <w:noProof w:val="0"/>
                <w:sz w:val="16"/>
              </w:rPr>
            </w:pPr>
            <w:r w:rsidRPr="00A03C55">
              <w:rPr>
                <w:i/>
                <w:iCs/>
                <w:noProof w:val="0"/>
                <w:sz w:val="16"/>
              </w:rPr>
              <w:t>not specialized</w:t>
            </w:r>
          </w:p>
        </w:tc>
      </w:tr>
    </w:tbl>
    <w:p w14:paraId="3958525D" w14:textId="77777777" w:rsidR="00826C00" w:rsidRPr="00A03C55"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64FADD5" w14:textId="77777777" w:rsidTr="00D372D5">
        <w:trPr>
          <w:cantSplit/>
        </w:trPr>
        <w:tc>
          <w:tcPr>
            <w:tcW w:w="1548" w:type="dxa"/>
            <w:vMerge w:val="restart"/>
          </w:tcPr>
          <w:p w14:paraId="3BFE841A" w14:textId="77777777" w:rsidR="007A1F44" w:rsidRPr="00A03C55" w:rsidRDefault="007A1F44" w:rsidP="003462A5">
            <w:pPr>
              <w:pStyle w:val="TableEntryHeader"/>
              <w:keepNext w:val="0"/>
              <w:rPr>
                <w:noProof w:val="0"/>
              </w:rPr>
            </w:pPr>
            <w:r w:rsidRPr="00A03C55">
              <w:rPr>
                <w:noProof w:val="0"/>
              </w:rPr>
              <w:t>Destination</w:t>
            </w:r>
          </w:p>
          <w:p w14:paraId="2E1EA01B" w14:textId="77777777" w:rsidR="007A1F44" w:rsidRPr="00A03C55" w:rsidRDefault="007A1F44" w:rsidP="003462A5">
            <w:pPr>
              <w:pStyle w:val="TableEntryHeader"/>
              <w:keepNext w:val="0"/>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7F0EA4C" w14:textId="77777777" w:rsidR="007A1F44" w:rsidRPr="00A03C55" w:rsidRDefault="007A1F44" w:rsidP="00EC243F">
            <w:pPr>
              <w:pStyle w:val="TableEntry"/>
              <w:keepNext/>
              <w:rPr>
                <w:rFonts w:ascii="Arial" w:hAnsi="Arial"/>
                <w:b/>
                <w:noProof w:val="0"/>
                <w:kern w:val="28"/>
                <w:sz w:val="16"/>
              </w:rPr>
            </w:pPr>
            <w:r w:rsidRPr="00A03C55">
              <w:rPr>
                <w:noProof w:val="0"/>
                <w:sz w:val="16"/>
              </w:rPr>
              <w:t>UserID</w:t>
            </w:r>
          </w:p>
        </w:tc>
        <w:tc>
          <w:tcPr>
            <w:tcW w:w="630" w:type="dxa"/>
            <w:vAlign w:val="center"/>
          </w:tcPr>
          <w:p w14:paraId="2059522F" w14:textId="77777777" w:rsidR="007A1F44" w:rsidRPr="00A03C55" w:rsidRDefault="007A1F44" w:rsidP="00EC243F">
            <w:pPr>
              <w:pStyle w:val="TableEntry"/>
              <w:keepNext/>
              <w:jc w:val="center"/>
              <w:rPr>
                <w:rFonts w:ascii="Arial" w:hAnsi="Arial"/>
                <w:b/>
                <w:noProof w:val="0"/>
                <w:kern w:val="28"/>
                <w:sz w:val="16"/>
              </w:rPr>
            </w:pPr>
            <w:r w:rsidRPr="00A03C55">
              <w:rPr>
                <w:noProof w:val="0"/>
                <w:sz w:val="16"/>
              </w:rPr>
              <w:t>M</w:t>
            </w:r>
          </w:p>
        </w:tc>
        <w:tc>
          <w:tcPr>
            <w:tcW w:w="4968" w:type="dxa"/>
            <w:vAlign w:val="center"/>
          </w:tcPr>
          <w:p w14:paraId="1DB2901F" w14:textId="77777777" w:rsidR="007A1F44" w:rsidRPr="00A03C55" w:rsidRDefault="007A1F44" w:rsidP="00EC243F">
            <w:pPr>
              <w:pStyle w:val="TableEntry"/>
              <w:keepNext/>
              <w:rPr>
                <w:rFonts w:ascii="Arial" w:hAnsi="Arial"/>
                <w:b/>
                <w:noProof w:val="0"/>
                <w:kern w:val="28"/>
                <w:sz w:val="16"/>
              </w:rPr>
            </w:pPr>
            <w:r w:rsidRPr="00A03C55">
              <w:rPr>
                <w:noProof w:val="0"/>
                <w:sz w:val="16"/>
              </w:rPr>
              <w:t>SOAP endpoint URI.</w:t>
            </w:r>
          </w:p>
        </w:tc>
      </w:tr>
      <w:tr w:rsidR="007A1F44" w:rsidRPr="00A03C55" w14:paraId="7DA5BD9D" w14:textId="77777777">
        <w:trPr>
          <w:cantSplit/>
        </w:trPr>
        <w:tc>
          <w:tcPr>
            <w:tcW w:w="1548" w:type="dxa"/>
            <w:vMerge/>
            <w:textDirection w:val="btLr"/>
            <w:vAlign w:val="center"/>
          </w:tcPr>
          <w:p w14:paraId="19CCA38A" w14:textId="77777777" w:rsidR="007A1F44" w:rsidRPr="00A03C55" w:rsidRDefault="007A1F44" w:rsidP="00A726AB">
            <w:pPr>
              <w:pStyle w:val="TableLabel"/>
              <w:rPr>
                <w:noProof w:val="0"/>
                <w:sz w:val="16"/>
              </w:rPr>
            </w:pPr>
          </w:p>
        </w:tc>
        <w:tc>
          <w:tcPr>
            <w:tcW w:w="2520" w:type="dxa"/>
            <w:vAlign w:val="center"/>
          </w:tcPr>
          <w:p w14:paraId="5AAAB2D5" w14:textId="77777777" w:rsidR="007A1F44" w:rsidRPr="00A03C55" w:rsidRDefault="007A1F44" w:rsidP="00EC243F">
            <w:pPr>
              <w:pStyle w:val="TableEntry"/>
              <w:keepNext/>
              <w:rPr>
                <w:i/>
                <w:iCs/>
                <w:noProof w:val="0"/>
                <w:sz w:val="16"/>
              </w:rPr>
            </w:pPr>
            <w:r w:rsidRPr="00A03C55">
              <w:rPr>
                <w:i/>
                <w:iCs/>
                <w:noProof w:val="0"/>
                <w:sz w:val="16"/>
              </w:rPr>
              <w:t>AlternativeUserID</w:t>
            </w:r>
          </w:p>
        </w:tc>
        <w:tc>
          <w:tcPr>
            <w:tcW w:w="630" w:type="dxa"/>
            <w:vAlign w:val="center"/>
          </w:tcPr>
          <w:p w14:paraId="619B7D14" w14:textId="77777777" w:rsidR="007A1F44" w:rsidRPr="002F763C" w:rsidRDefault="007A1F44" w:rsidP="00EC243F">
            <w:pPr>
              <w:pStyle w:val="TableEntry"/>
              <w:keepNext/>
              <w:jc w:val="center"/>
              <w:rPr>
                <w:rFonts w:ascii="Arial" w:hAnsi="Arial"/>
                <w:i/>
                <w:iCs/>
                <w:noProof w:val="0"/>
                <w:kern w:val="28"/>
                <w:sz w:val="16"/>
              </w:rPr>
            </w:pPr>
            <w:r w:rsidRPr="002778C0">
              <w:rPr>
                <w:i/>
                <w:iCs/>
                <w:noProof w:val="0"/>
                <w:sz w:val="16"/>
              </w:rPr>
              <w:t>U</w:t>
            </w:r>
          </w:p>
        </w:tc>
        <w:tc>
          <w:tcPr>
            <w:tcW w:w="4968" w:type="dxa"/>
            <w:vAlign w:val="center"/>
          </w:tcPr>
          <w:p w14:paraId="251A5118" w14:textId="77777777" w:rsidR="007A1F44" w:rsidRPr="002F763C" w:rsidRDefault="007A1F44" w:rsidP="00EC243F">
            <w:pPr>
              <w:pStyle w:val="TableEntry"/>
              <w:keepNext/>
              <w:rPr>
                <w:rFonts w:ascii="Arial" w:hAnsi="Arial"/>
                <w:i/>
                <w:iCs/>
                <w:noProof w:val="0"/>
                <w:kern w:val="28"/>
                <w:sz w:val="16"/>
              </w:rPr>
            </w:pPr>
            <w:r w:rsidRPr="002778C0">
              <w:rPr>
                <w:i/>
                <w:iCs/>
                <w:noProof w:val="0"/>
                <w:sz w:val="16"/>
              </w:rPr>
              <w:t>not specialized</w:t>
            </w:r>
          </w:p>
        </w:tc>
      </w:tr>
      <w:tr w:rsidR="007A1F44" w:rsidRPr="00A03C55" w14:paraId="28A2DBFB" w14:textId="77777777">
        <w:trPr>
          <w:cantSplit/>
        </w:trPr>
        <w:tc>
          <w:tcPr>
            <w:tcW w:w="1548" w:type="dxa"/>
            <w:vMerge/>
            <w:textDirection w:val="btLr"/>
            <w:vAlign w:val="center"/>
          </w:tcPr>
          <w:p w14:paraId="5A681D34" w14:textId="77777777" w:rsidR="007A1F44" w:rsidRPr="00A03C55" w:rsidRDefault="007A1F44" w:rsidP="00A726AB">
            <w:pPr>
              <w:pStyle w:val="TableLabel"/>
              <w:rPr>
                <w:noProof w:val="0"/>
                <w:sz w:val="16"/>
              </w:rPr>
            </w:pPr>
          </w:p>
        </w:tc>
        <w:tc>
          <w:tcPr>
            <w:tcW w:w="2520" w:type="dxa"/>
            <w:vAlign w:val="center"/>
          </w:tcPr>
          <w:p w14:paraId="673546C1" w14:textId="77777777" w:rsidR="007A1F44" w:rsidRPr="00A03C55" w:rsidRDefault="007A1F44" w:rsidP="00EC243F">
            <w:pPr>
              <w:pStyle w:val="TableEntry"/>
              <w:keepNext/>
              <w:rPr>
                <w:rFonts w:ascii="Arial" w:hAnsi="Arial"/>
                <w:b/>
                <w:i/>
                <w:iCs/>
                <w:noProof w:val="0"/>
                <w:kern w:val="28"/>
                <w:sz w:val="16"/>
              </w:rPr>
            </w:pPr>
            <w:r w:rsidRPr="00A03C55">
              <w:rPr>
                <w:i/>
                <w:iCs/>
                <w:noProof w:val="0"/>
                <w:sz w:val="16"/>
              </w:rPr>
              <w:t>UserName</w:t>
            </w:r>
          </w:p>
        </w:tc>
        <w:tc>
          <w:tcPr>
            <w:tcW w:w="630" w:type="dxa"/>
            <w:vAlign w:val="center"/>
          </w:tcPr>
          <w:p w14:paraId="01E8456A" w14:textId="77777777" w:rsidR="007A1F44" w:rsidRPr="002F763C" w:rsidRDefault="007A1F44" w:rsidP="00EC243F">
            <w:pPr>
              <w:pStyle w:val="TableEntry"/>
              <w:keepNext/>
              <w:jc w:val="center"/>
              <w:rPr>
                <w:rFonts w:ascii="Arial" w:hAnsi="Arial"/>
                <w:i/>
                <w:iCs/>
                <w:noProof w:val="0"/>
                <w:kern w:val="28"/>
                <w:sz w:val="16"/>
              </w:rPr>
            </w:pPr>
            <w:r w:rsidRPr="002778C0">
              <w:rPr>
                <w:i/>
                <w:iCs/>
                <w:noProof w:val="0"/>
                <w:sz w:val="16"/>
              </w:rPr>
              <w:t>U</w:t>
            </w:r>
          </w:p>
        </w:tc>
        <w:tc>
          <w:tcPr>
            <w:tcW w:w="4968" w:type="dxa"/>
            <w:vAlign w:val="center"/>
          </w:tcPr>
          <w:p w14:paraId="46BBAB2E" w14:textId="77777777" w:rsidR="007A1F44" w:rsidRPr="002F763C" w:rsidRDefault="007A1F44" w:rsidP="00EC243F">
            <w:pPr>
              <w:pStyle w:val="TableEntry"/>
              <w:keepNext/>
              <w:rPr>
                <w:rFonts w:ascii="Arial" w:hAnsi="Arial"/>
                <w:i/>
                <w:iCs/>
                <w:noProof w:val="0"/>
                <w:kern w:val="28"/>
                <w:sz w:val="16"/>
              </w:rPr>
            </w:pPr>
            <w:r w:rsidRPr="002778C0">
              <w:rPr>
                <w:i/>
                <w:iCs/>
                <w:noProof w:val="0"/>
                <w:sz w:val="16"/>
              </w:rPr>
              <w:t>not specialized</w:t>
            </w:r>
          </w:p>
        </w:tc>
      </w:tr>
      <w:tr w:rsidR="007A1F44" w:rsidRPr="00A03C55" w14:paraId="7C2B7426" w14:textId="77777777">
        <w:trPr>
          <w:cantSplit/>
        </w:trPr>
        <w:tc>
          <w:tcPr>
            <w:tcW w:w="1548" w:type="dxa"/>
            <w:vMerge/>
            <w:textDirection w:val="btLr"/>
            <w:vAlign w:val="center"/>
          </w:tcPr>
          <w:p w14:paraId="0ADDF59E" w14:textId="77777777" w:rsidR="007A1F44" w:rsidRPr="00A03C55" w:rsidRDefault="007A1F44" w:rsidP="00A726AB">
            <w:pPr>
              <w:pStyle w:val="TableLabel"/>
              <w:rPr>
                <w:noProof w:val="0"/>
                <w:sz w:val="16"/>
              </w:rPr>
            </w:pPr>
          </w:p>
        </w:tc>
        <w:tc>
          <w:tcPr>
            <w:tcW w:w="2520" w:type="dxa"/>
            <w:vAlign w:val="center"/>
          </w:tcPr>
          <w:p w14:paraId="0024622E" w14:textId="77777777" w:rsidR="007A1F44" w:rsidRPr="00A03C55" w:rsidRDefault="007A1F44" w:rsidP="00EC243F">
            <w:pPr>
              <w:pStyle w:val="TableEntry"/>
              <w:keepNext/>
              <w:rPr>
                <w:rFonts w:ascii="Arial" w:hAnsi="Arial"/>
                <w:b/>
                <w:iCs/>
                <w:noProof w:val="0"/>
                <w:kern w:val="28"/>
                <w:sz w:val="16"/>
              </w:rPr>
            </w:pPr>
            <w:r w:rsidRPr="00A03C55">
              <w:rPr>
                <w:iCs/>
                <w:noProof w:val="0"/>
                <w:sz w:val="16"/>
              </w:rPr>
              <w:t>UserIsRequestor</w:t>
            </w:r>
          </w:p>
        </w:tc>
        <w:tc>
          <w:tcPr>
            <w:tcW w:w="630" w:type="dxa"/>
            <w:vAlign w:val="center"/>
          </w:tcPr>
          <w:p w14:paraId="0ED71F88" w14:textId="77777777" w:rsidR="007A1F44" w:rsidRPr="00A03C55" w:rsidRDefault="007A1F44" w:rsidP="00EC243F">
            <w:pPr>
              <w:pStyle w:val="TableEntry"/>
              <w:keepNext/>
              <w:jc w:val="center"/>
              <w:rPr>
                <w:rFonts w:ascii="Arial" w:hAnsi="Arial"/>
                <w:b/>
                <w:iCs/>
                <w:noProof w:val="0"/>
                <w:kern w:val="28"/>
                <w:sz w:val="16"/>
              </w:rPr>
            </w:pPr>
            <w:r w:rsidRPr="00A03C55">
              <w:rPr>
                <w:iCs/>
                <w:noProof w:val="0"/>
                <w:sz w:val="16"/>
              </w:rPr>
              <w:t>M</w:t>
            </w:r>
          </w:p>
        </w:tc>
        <w:tc>
          <w:tcPr>
            <w:tcW w:w="4968" w:type="dxa"/>
            <w:vAlign w:val="center"/>
          </w:tcPr>
          <w:p w14:paraId="6DE16D4F" w14:textId="77777777" w:rsidR="007A1F44" w:rsidRPr="00A03C55" w:rsidRDefault="007A1F44" w:rsidP="00EC243F">
            <w:pPr>
              <w:pStyle w:val="TableEntry"/>
              <w:keepNext/>
              <w:rPr>
                <w:rFonts w:ascii="Arial" w:hAnsi="Arial"/>
                <w:b/>
                <w:iCs/>
                <w:noProof w:val="0"/>
                <w:kern w:val="28"/>
                <w:sz w:val="16"/>
              </w:rPr>
            </w:pPr>
            <w:r w:rsidRPr="00A03C55">
              <w:rPr>
                <w:iCs/>
                <w:noProof w:val="0"/>
                <w:sz w:val="16"/>
              </w:rPr>
              <w:t>“false”</w:t>
            </w:r>
          </w:p>
        </w:tc>
      </w:tr>
      <w:tr w:rsidR="007A1F44" w:rsidRPr="00A03C55" w14:paraId="0602E438" w14:textId="77777777">
        <w:trPr>
          <w:cantSplit/>
        </w:trPr>
        <w:tc>
          <w:tcPr>
            <w:tcW w:w="1548" w:type="dxa"/>
            <w:vMerge/>
            <w:textDirection w:val="btLr"/>
            <w:vAlign w:val="center"/>
          </w:tcPr>
          <w:p w14:paraId="2A13E359" w14:textId="77777777" w:rsidR="007A1F44" w:rsidRPr="00A03C55" w:rsidRDefault="007A1F44" w:rsidP="00A726AB">
            <w:pPr>
              <w:pStyle w:val="TableLabel"/>
              <w:rPr>
                <w:noProof w:val="0"/>
                <w:sz w:val="16"/>
              </w:rPr>
            </w:pPr>
          </w:p>
        </w:tc>
        <w:tc>
          <w:tcPr>
            <w:tcW w:w="2520" w:type="dxa"/>
            <w:vAlign w:val="center"/>
          </w:tcPr>
          <w:p w14:paraId="58058574" w14:textId="77777777" w:rsidR="007A1F44" w:rsidRPr="00A03C55" w:rsidRDefault="007A1F44" w:rsidP="00EC243F">
            <w:pPr>
              <w:pStyle w:val="TableEntry"/>
              <w:keepNext/>
              <w:rPr>
                <w:rFonts w:ascii="Arial" w:hAnsi="Arial"/>
                <w:b/>
                <w:noProof w:val="0"/>
                <w:kern w:val="28"/>
                <w:sz w:val="16"/>
              </w:rPr>
            </w:pPr>
            <w:r w:rsidRPr="00A03C55">
              <w:rPr>
                <w:noProof w:val="0"/>
                <w:sz w:val="16"/>
              </w:rPr>
              <w:t>RoleIDCode</w:t>
            </w:r>
          </w:p>
        </w:tc>
        <w:tc>
          <w:tcPr>
            <w:tcW w:w="630" w:type="dxa"/>
            <w:vAlign w:val="center"/>
          </w:tcPr>
          <w:p w14:paraId="66DD8EDA" w14:textId="77777777" w:rsidR="007A1F44" w:rsidRPr="00A03C55" w:rsidRDefault="007A1F44" w:rsidP="00EC243F">
            <w:pPr>
              <w:pStyle w:val="TableEntry"/>
              <w:keepNext/>
              <w:jc w:val="center"/>
              <w:rPr>
                <w:rFonts w:ascii="Arial" w:hAnsi="Arial"/>
                <w:b/>
                <w:noProof w:val="0"/>
                <w:kern w:val="28"/>
                <w:sz w:val="16"/>
              </w:rPr>
            </w:pPr>
            <w:r w:rsidRPr="00A03C55">
              <w:rPr>
                <w:noProof w:val="0"/>
                <w:sz w:val="16"/>
              </w:rPr>
              <w:t>M</w:t>
            </w:r>
          </w:p>
        </w:tc>
        <w:tc>
          <w:tcPr>
            <w:tcW w:w="4968" w:type="dxa"/>
            <w:vAlign w:val="center"/>
          </w:tcPr>
          <w:p w14:paraId="5CBE279F" w14:textId="77777777" w:rsidR="007A1F44" w:rsidRPr="00A03C55" w:rsidRDefault="007A1F44" w:rsidP="00EC243F">
            <w:pPr>
              <w:pStyle w:val="TableEntry"/>
              <w:keepNext/>
              <w:rPr>
                <w:rFonts w:ascii="Arial" w:hAnsi="Arial"/>
                <w:b/>
                <w:noProof w:val="0"/>
                <w:kern w:val="28"/>
                <w:sz w:val="16"/>
              </w:rPr>
            </w:pPr>
            <w:r w:rsidRPr="00A03C55">
              <w:rPr>
                <w:noProof w:val="0"/>
                <w:sz w:val="16"/>
              </w:rPr>
              <w:t>EV(110152, DCM, “Destination”)</w:t>
            </w:r>
          </w:p>
        </w:tc>
      </w:tr>
      <w:tr w:rsidR="007A1F44" w:rsidRPr="00A03C55" w14:paraId="2DA61639" w14:textId="77777777">
        <w:trPr>
          <w:cantSplit/>
        </w:trPr>
        <w:tc>
          <w:tcPr>
            <w:tcW w:w="1548" w:type="dxa"/>
            <w:vMerge/>
            <w:textDirection w:val="btLr"/>
            <w:vAlign w:val="center"/>
          </w:tcPr>
          <w:p w14:paraId="37F9E993" w14:textId="77777777" w:rsidR="007A1F44" w:rsidRPr="00A03C55" w:rsidRDefault="007A1F44" w:rsidP="00A726AB">
            <w:pPr>
              <w:pStyle w:val="TableLabel"/>
              <w:rPr>
                <w:noProof w:val="0"/>
                <w:sz w:val="16"/>
              </w:rPr>
            </w:pPr>
          </w:p>
        </w:tc>
        <w:tc>
          <w:tcPr>
            <w:tcW w:w="2520" w:type="dxa"/>
            <w:vAlign w:val="center"/>
          </w:tcPr>
          <w:p w14:paraId="09826CD8" w14:textId="77777777" w:rsidR="007A1F44" w:rsidRPr="00A03C55" w:rsidRDefault="007A1F44" w:rsidP="00EC243F">
            <w:pPr>
              <w:pStyle w:val="TableEntry"/>
              <w:keepNext/>
              <w:rPr>
                <w:rFonts w:ascii="Arial" w:hAnsi="Arial"/>
                <w:b/>
                <w:iCs/>
                <w:noProof w:val="0"/>
                <w:kern w:val="28"/>
                <w:sz w:val="16"/>
              </w:rPr>
            </w:pPr>
            <w:r w:rsidRPr="00A03C55">
              <w:rPr>
                <w:iCs/>
                <w:noProof w:val="0"/>
                <w:sz w:val="16"/>
              </w:rPr>
              <w:t>NetworkAccessPointTypeCode</w:t>
            </w:r>
          </w:p>
        </w:tc>
        <w:tc>
          <w:tcPr>
            <w:tcW w:w="630" w:type="dxa"/>
            <w:vAlign w:val="center"/>
          </w:tcPr>
          <w:p w14:paraId="6B965609" w14:textId="77777777" w:rsidR="007A1F44" w:rsidRPr="00A03C55" w:rsidRDefault="007A1F44" w:rsidP="00EC243F">
            <w:pPr>
              <w:pStyle w:val="TableEntry"/>
              <w:keepNext/>
              <w:jc w:val="center"/>
              <w:rPr>
                <w:rFonts w:ascii="Arial" w:hAnsi="Arial"/>
                <w:b/>
                <w:iCs/>
                <w:noProof w:val="0"/>
                <w:kern w:val="28"/>
                <w:sz w:val="16"/>
              </w:rPr>
            </w:pPr>
            <w:r w:rsidRPr="00A03C55">
              <w:rPr>
                <w:iCs/>
                <w:noProof w:val="0"/>
                <w:sz w:val="16"/>
              </w:rPr>
              <w:t>M</w:t>
            </w:r>
          </w:p>
        </w:tc>
        <w:tc>
          <w:tcPr>
            <w:tcW w:w="4968" w:type="dxa"/>
            <w:vAlign w:val="center"/>
          </w:tcPr>
          <w:p w14:paraId="016F809F" w14:textId="77777777" w:rsidR="007A1F44" w:rsidRPr="00A03C55" w:rsidRDefault="007A1F44" w:rsidP="00EC243F">
            <w:pPr>
              <w:pStyle w:val="TableEntry"/>
              <w:keepNext/>
              <w:rPr>
                <w:rFonts w:ascii="Arial" w:hAnsi="Arial"/>
                <w:b/>
                <w:noProof w:val="0"/>
                <w:kern w:val="28"/>
                <w:sz w:val="16"/>
              </w:rPr>
            </w:pPr>
            <w:r w:rsidRPr="00A03C55">
              <w:rPr>
                <w:noProof w:val="0"/>
                <w:sz w:val="16"/>
              </w:rPr>
              <w:t>“1” for machine (DNS) name, “2” for IP address</w:t>
            </w:r>
          </w:p>
        </w:tc>
      </w:tr>
      <w:tr w:rsidR="007A1F44" w:rsidRPr="00A03C55" w14:paraId="772105D5" w14:textId="77777777" w:rsidTr="00D372D5">
        <w:trPr>
          <w:cantSplit/>
        </w:trPr>
        <w:tc>
          <w:tcPr>
            <w:tcW w:w="1548" w:type="dxa"/>
            <w:vMerge/>
            <w:textDirection w:val="btLr"/>
            <w:vAlign w:val="center"/>
          </w:tcPr>
          <w:p w14:paraId="57AF66F8" w14:textId="77777777" w:rsidR="007A1F44" w:rsidRPr="00A03C55" w:rsidRDefault="007A1F44" w:rsidP="00A726AB">
            <w:pPr>
              <w:pStyle w:val="TableLabel"/>
              <w:rPr>
                <w:noProof w:val="0"/>
                <w:sz w:val="16"/>
              </w:rPr>
            </w:pPr>
          </w:p>
        </w:tc>
        <w:tc>
          <w:tcPr>
            <w:tcW w:w="2520" w:type="dxa"/>
            <w:vAlign w:val="center"/>
          </w:tcPr>
          <w:p w14:paraId="7F0E0A66" w14:textId="77777777" w:rsidR="007A1F44" w:rsidRPr="00A03C55" w:rsidRDefault="007A1F44" w:rsidP="00EC243F">
            <w:pPr>
              <w:pStyle w:val="TableEntry"/>
              <w:keepNext/>
              <w:rPr>
                <w:rFonts w:ascii="Arial" w:hAnsi="Arial"/>
                <w:b/>
                <w:iCs/>
                <w:noProof w:val="0"/>
                <w:kern w:val="28"/>
                <w:sz w:val="16"/>
              </w:rPr>
            </w:pPr>
            <w:r w:rsidRPr="00A03C55">
              <w:rPr>
                <w:iCs/>
                <w:noProof w:val="0"/>
                <w:sz w:val="16"/>
              </w:rPr>
              <w:t>NetworkAccessPointID</w:t>
            </w:r>
          </w:p>
        </w:tc>
        <w:tc>
          <w:tcPr>
            <w:tcW w:w="630" w:type="dxa"/>
            <w:vAlign w:val="center"/>
          </w:tcPr>
          <w:p w14:paraId="58B1EC88" w14:textId="77777777" w:rsidR="007A1F44" w:rsidRPr="00A03C55" w:rsidRDefault="007A1F44" w:rsidP="00EC243F">
            <w:pPr>
              <w:pStyle w:val="TableEntry"/>
              <w:keepNext/>
              <w:jc w:val="center"/>
              <w:rPr>
                <w:rFonts w:ascii="Arial" w:hAnsi="Arial"/>
                <w:b/>
                <w:iCs/>
                <w:noProof w:val="0"/>
                <w:kern w:val="28"/>
                <w:sz w:val="16"/>
              </w:rPr>
            </w:pPr>
            <w:r w:rsidRPr="00A03C55">
              <w:rPr>
                <w:iCs/>
                <w:noProof w:val="0"/>
                <w:sz w:val="16"/>
              </w:rPr>
              <w:t>M</w:t>
            </w:r>
          </w:p>
        </w:tc>
        <w:tc>
          <w:tcPr>
            <w:tcW w:w="4968" w:type="dxa"/>
            <w:vAlign w:val="center"/>
          </w:tcPr>
          <w:p w14:paraId="3CCBF273" w14:textId="77777777" w:rsidR="007A1F44" w:rsidRPr="00A03C55" w:rsidRDefault="007A1F44" w:rsidP="00EC243F">
            <w:pPr>
              <w:pStyle w:val="TableEntry"/>
              <w:keepNext/>
              <w:rPr>
                <w:rFonts w:ascii="Arial" w:hAnsi="Arial"/>
                <w:b/>
                <w:noProof w:val="0"/>
                <w:kern w:val="28"/>
                <w:sz w:val="16"/>
              </w:rPr>
            </w:pPr>
            <w:r w:rsidRPr="00A03C55">
              <w:rPr>
                <w:noProof w:val="0"/>
                <w:sz w:val="16"/>
              </w:rPr>
              <w:t>The machine name or IP address.</w:t>
            </w:r>
          </w:p>
        </w:tc>
      </w:tr>
    </w:tbl>
    <w:p w14:paraId="3C8CB873" w14:textId="77777777" w:rsidR="00C0440C" w:rsidRPr="00A03C55" w:rsidRDefault="00C0440C" w:rsidP="003601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1"/>
        <w:gridCol w:w="2537"/>
        <w:gridCol w:w="630"/>
        <w:gridCol w:w="4878"/>
      </w:tblGrid>
      <w:tr w:rsidR="007A1F44" w:rsidRPr="00A03C55" w14:paraId="129A182B" w14:textId="77777777" w:rsidTr="00D372D5">
        <w:tc>
          <w:tcPr>
            <w:tcW w:w="1531" w:type="dxa"/>
            <w:vMerge w:val="restart"/>
          </w:tcPr>
          <w:p w14:paraId="492B3AEE" w14:textId="77777777" w:rsidR="007A1F44" w:rsidRPr="00A03C55" w:rsidRDefault="007A1F44" w:rsidP="00A063AC">
            <w:pPr>
              <w:pStyle w:val="TableEntryHeader"/>
              <w:rPr>
                <w:noProof w:val="0"/>
              </w:rPr>
            </w:pPr>
            <w:r w:rsidRPr="00A03C55">
              <w:rPr>
                <w:noProof w:val="0"/>
              </w:rPr>
              <w:t>Audit Source</w:t>
            </w:r>
          </w:p>
          <w:p w14:paraId="1A808A64" w14:textId="77777777" w:rsidR="007A1F44" w:rsidRPr="00A03C55" w:rsidRDefault="007A1F44" w:rsidP="00CD3D08">
            <w:pPr>
              <w:pStyle w:val="TableEntryHeader"/>
              <w:rPr>
                <w:bCs/>
                <w:noProof w:val="0"/>
                <w:sz w:val="12"/>
              </w:rPr>
            </w:pPr>
            <w:r w:rsidRPr="00A03C55">
              <w:rPr>
                <w:bCs/>
                <w:noProof w:val="0"/>
                <w:sz w:val="12"/>
              </w:rPr>
              <w:t>AuditMessage</w:t>
            </w:r>
          </w:p>
          <w:p w14:paraId="5049CE35" w14:textId="77777777" w:rsidR="007A1F44" w:rsidRPr="00A03C55" w:rsidRDefault="007A1F44" w:rsidP="00CD3D08">
            <w:pPr>
              <w:pStyle w:val="TableEntryHeader"/>
              <w:rPr>
                <w:noProof w:val="0"/>
                <w:sz w:val="20"/>
              </w:rPr>
            </w:pPr>
            <w:r w:rsidRPr="00A03C55">
              <w:rPr>
                <w:bCs/>
                <w:noProof w:val="0"/>
                <w:sz w:val="12"/>
              </w:rPr>
              <w:t>AuditSourceIdentification</w:t>
            </w:r>
          </w:p>
        </w:tc>
        <w:tc>
          <w:tcPr>
            <w:tcW w:w="2537" w:type="dxa"/>
            <w:vAlign w:val="center"/>
          </w:tcPr>
          <w:p w14:paraId="3A78A3B7" w14:textId="77777777" w:rsidR="007A1F44" w:rsidRPr="00A03C55" w:rsidRDefault="007A1F44" w:rsidP="00CD3D08">
            <w:pPr>
              <w:pStyle w:val="TableEntry"/>
              <w:keepNext/>
              <w:keepLines/>
              <w:rPr>
                <w:i/>
                <w:iCs/>
                <w:noProof w:val="0"/>
                <w:sz w:val="16"/>
              </w:rPr>
            </w:pPr>
            <w:r w:rsidRPr="00A03C55">
              <w:rPr>
                <w:i/>
                <w:iCs/>
                <w:noProof w:val="0"/>
                <w:sz w:val="16"/>
              </w:rPr>
              <w:t>AuditSourceID</w:t>
            </w:r>
          </w:p>
        </w:tc>
        <w:tc>
          <w:tcPr>
            <w:tcW w:w="630" w:type="dxa"/>
            <w:vAlign w:val="center"/>
          </w:tcPr>
          <w:p w14:paraId="412D82DD" w14:textId="77777777" w:rsidR="007A1F44" w:rsidRPr="00A03C55" w:rsidRDefault="007A1F44" w:rsidP="00CD3D08">
            <w:pPr>
              <w:pStyle w:val="TableEntry"/>
              <w:jc w:val="center"/>
              <w:rPr>
                <w:i/>
                <w:iCs/>
                <w:noProof w:val="0"/>
                <w:sz w:val="16"/>
              </w:rPr>
            </w:pPr>
            <w:r w:rsidRPr="00A03C55">
              <w:rPr>
                <w:i/>
                <w:iCs/>
                <w:noProof w:val="0"/>
                <w:sz w:val="16"/>
              </w:rPr>
              <w:t>U</w:t>
            </w:r>
          </w:p>
        </w:tc>
        <w:tc>
          <w:tcPr>
            <w:tcW w:w="4878" w:type="dxa"/>
            <w:vAlign w:val="center"/>
          </w:tcPr>
          <w:p w14:paraId="0A023AE5" w14:textId="77777777" w:rsidR="007A1F44" w:rsidRPr="00A03C55" w:rsidRDefault="00826C00" w:rsidP="00CD3D08">
            <w:pPr>
              <w:pStyle w:val="TableEntry"/>
              <w:rPr>
                <w:i/>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39DFBF71" w14:textId="77777777" w:rsidTr="00D372D5">
        <w:tc>
          <w:tcPr>
            <w:tcW w:w="1531" w:type="dxa"/>
            <w:vMerge/>
          </w:tcPr>
          <w:p w14:paraId="3C9DED35" w14:textId="77777777" w:rsidR="007A1F44" w:rsidRPr="00A03C55" w:rsidRDefault="007A1F44" w:rsidP="0083308F"/>
        </w:tc>
        <w:tc>
          <w:tcPr>
            <w:tcW w:w="2537" w:type="dxa"/>
            <w:vAlign w:val="center"/>
          </w:tcPr>
          <w:p w14:paraId="11A1DDF4" w14:textId="77777777" w:rsidR="007A1F44" w:rsidRPr="00A03C55" w:rsidRDefault="007A1F44" w:rsidP="00CD3D08">
            <w:pPr>
              <w:pStyle w:val="TableEntry"/>
              <w:keepNext/>
              <w:keepLines/>
              <w:rPr>
                <w:i/>
                <w:iCs/>
                <w:noProof w:val="0"/>
                <w:sz w:val="16"/>
              </w:rPr>
            </w:pPr>
            <w:r w:rsidRPr="00A03C55">
              <w:rPr>
                <w:i/>
                <w:iCs/>
                <w:noProof w:val="0"/>
                <w:sz w:val="16"/>
              </w:rPr>
              <w:t>AuditEnterpriseSiteID</w:t>
            </w:r>
          </w:p>
        </w:tc>
        <w:tc>
          <w:tcPr>
            <w:tcW w:w="630" w:type="dxa"/>
            <w:vAlign w:val="center"/>
          </w:tcPr>
          <w:p w14:paraId="09CC8900" w14:textId="77777777" w:rsidR="007A1F44" w:rsidRPr="00A03C55" w:rsidRDefault="007A1F44" w:rsidP="00CD3D08">
            <w:pPr>
              <w:pStyle w:val="TableEntry"/>
              <w:jc w:val="center"/>
              <w:rPr>
                <w:i/>
                <w:iCs/>
                <w:noProof w:val="0"/>
                <w:sz w:val="16"/>
              </w:rPr>
            </w:pPr>
            <w:r w:rsidRPr="00A03C55">
              <w:rPr>
                <w:i/>
                <w:iCs/>
                <w:noProof w:val="0"/>
                <w:sz w:val="16"/>
              </w:rPr>
              <w:t>U</w:t>
            </w:r>
          </w:p>
        </w:tc>
        <w:tc>
          <w:tcPr>
            <w:tcW w:w="4878" w:type="dxa"/>
            <w:vAlign w:val="center"/>
          </w:tcPr>
          <w:p w14:paraId="06B070B0" w14:textId="77777777" w:rsidR="007A1F44" w:rsidRPr="00A03C55" w:rsidRDefault="007A1F44" w:rsidP="00CD3D08">
            <w:pPr>
              <w:pStyle w:val="TableEntry"/>
              <w:rPr>
                <w:i/>
                <w:iCs/>
                <w:noProof w:val="0"/>
                <w:sz w:val="16"/>
              </w:rPr>
            </w:pPr>
            <w:r w:rsidRPr="00A03C55">
              <w:rPr>
                <w:i/>
                <w:iCs/>
                <w:noProof w:val="0"/>
                <w:sz w:val="16"/>
              </w:rPr>
              <w:t>not specialized</w:t>
            </w:r>
          </w:p>
        </w:tc>
      </w:tr>
      <w:tr w:rsidR="007A1F44" w:rsidRPr="00A03C55" w14:paraId="03E5F31A" w14:textId="77777777" w:rsidTr="00D372D5">
        <w:trPr>
          <w:cantSplit/>
          <w:trHeight w:val="260"/>
        </w:trPr>
        <w:tc>
          <w:tcPr>
            <w:tcW w:w="1531" w:type="dxa"/>
            <w:vMerge/>
          </w:tcPr>
          <w:p w14:paraId="57C03208" w14:textId="77777777" w:rsidR="007A1F44" w:rsidRPr="00A03C55" w:rsidRDefault="007A1F44" w:rsidP="0083308F"/>
        </w:tc>
        <w:tc>
          <w:tcPr>
            <w:tcW w:w="2537" w:type="dxa"/>
            <w:vAlign w:val="center"/>
          </w:tcPr>
          <w:p w14:paraId="034C50E6" w14:textId="77777777" w:rsidR="007A1F44" w:rsidRPr="00A03C55" w:rsidRDefault="007A1F44" w:rsidP="00CD3D08">
            <w:pPr>
              <w:pStyle w:val="TableEntry"/>
              <w:keepNext/>
              <w:keepLines/>
              <w:rPr>
                <w:i/>
                <w:iCs/>
                <w:noProof w:val="0"/>
                <w:sz w:val="16"/>
              </w:rPr>
            </w:pPr>
            <w:r w:rsidRPr="00A03C55">
              <w:rPr>
                <w:i/>
                <w:iCs/>
                <w:noProof w:val="0"/>
                <w:sz w:val="16"/>
              </w:rPr>
              <w:t>AuditSourceTypeCode</w:t>
            </w:r>
          </w:p>
        </w:tc>
        <w:tc>
          <w:tcPr>
            <w:tcW w:w="630" w:type="dxa"/>
            <w:vAlign w:val="center"/>
          </w:tcPr>
          <w:p w14:paraId="21C841ED" w14:textId="77777777" w:rsidR="007A1F44" w:rsidRPr="00A03C55" w:rsidRDefault="007A1F44" w:rsidP="00CD3D08">
            <w:pPr>
              <w:pStyle w:val="TableEntry"/>
              <w:jc w:val="center"/>
              <w:rPr>
                <w:i/>
                <w:iCs/>
                <w:noProof w:val="0"/>
                <w:sz w:val="16"/>
              </w:rPr>
            </w:pPr>
            <w:r w:rsidRPr="00A03C55">
              <w:rPr>
                <w:i/>
                <w:iCs/>
                <w:noProof w:val="0"/>
                <w:sz w:val="16"/>
              </w:rPr>
              <w:t>U</w:t>
            </w:r>
          </w:p>
        </w:tc>
        <w:tc>
          <w:tcPr>
            <w:tcW w:w="4878" w:type="dxa"/>
            <w:vAlign w:val="center"/>
          </w:tcPr>
          <w:p w14:paraId="1A95E7AF" w14:textId="77777777" w:rsidR="007A1F44" w:rsidRPr="00A03C55" w:rsidRDefault="007A1F44" w:rsidP="00CD3D08">
            <w:pPr>
              <w:pStyle w:val="TableEntry"/>
              <w:rPr>
                <w:i/>
                <w:iCs/>
                <w:noProof w:val="0"/>
                <w:sz w:val="16"/>
              </w:rPr>
            </w:pPr>
            <w:r w:rsidRPr="00A03C55">
              <w:rPr>
                <w:i/>
                <w:iCs/>
                <w:noProof w:val="0"/>
                <w:sz w:val="16"/>
              </w:rPr>
              <w:t>not specialized</w:t>
            </w:r>
          </w:p>
        </w:tc>
      </w:tr>
    </w:tbl>
    <w:p w14:paraId="27ABEDB6" w14:textId="77777777" w:rsidR="007A1F44" w:rsidRPr="00A03C55"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E11C2B8" w14:textId="77777777" w:rsidTr="00D372D5">
        <w:trPr>
          <w:cantSplit/>
        </w:trPr>
        <w:tc>
          <w:tcPr>
            <w:tcW w:w="1548" w:type="dxa"/>
            <w:vMerge w:val="restart"/>
          </w:tcPr>
          <w:p w14:paraId="09CB1A9D" w14:textId="77777777" w:rsidR="007A1F44" w:rsidRPr="00A03C55" w:rsidRDefault="007A1F44" w:rsidP="003462A5">
            <w:pPr>
              <w:pStyle w:val="TableEntryHeader"/>
              <w:rPr>
                <w:noProof w:val="0"/>
              </w:rPr>
            </w:pPr>
            <w:r w:rsidRPr="00A03C55">
              <w:rPr>
                <w:noProof w:val="0"/>
              </w:rPr>
              <w:t>Patient</w:t>
            </w:r>
          </w:p>
          <w:p w14:paraId="4FC8B50D" w14:textId="77777777" w:rsidR="007A1F44" w:rsidRPr="00A03C55" w:rsidRDefault="007A1F44" w:rsidP="00CD3D08">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61D6A084" w14:textId="77777777" w:rsidR="007A1F44" w:rsidRPr="00A03C55" w:rsidRDefault="007A1F44" w:rsidP="00360123">
            <w:pPr>
              <w:pStyle w:val="TableEntry"/>
              <w:keepNext/>
              <w:keepLines/>
              <w:rPr>
                <w:noProof w:val="0"/>
                <w:sz w:val="16"/>
              </w:rPr>
            </w:pPr>
            <w:r w:rsidRPr="00A03C55">
              <w:rPr>
                <w:noProof w:val="0"/>
                <w:sz w:val="16"/>
              </w:rPr>
              <w:t>ParticipantObjectTypeCode</w:t>
            </w:r>
          </w:p>
        </w:tc>
        <w:tc>
          <w:tcPr>
            <w:tcW w:w="630" w:type="dxa"/>
            <w:vAlign w:val="center"/>
          </w:tcPr>
          <w:p w14:paraId="01D8DE45"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77D3A945" w14:textId="77777777" w:rsidR="007A1F44" w:rsidRPr="00A03C55" w:rsidRDefault="007A1F44" w:rsidP="00360123">
            <w:pPr>
              <w:pStyle w:val="TableEntry"/>
              <w:keepNext/>
              <w:keepLines/>
              <w:rPr>
                <w:noProof w:val="0"/>
                <w:sz w:val="16"/>
              </w:rPr>
            </w:pPr>
            <w:r w:rsidRPr="00A03C55">
              <w:rPr>
                <w:noProof w:val="0"/>
                <w:sz w:val="16"/>
              </w:rPr>
              <w:t>“1” (Person)</w:t>
            </w:r>
          </w:p>
        </w:tc>
      </w:tr>
      <w:tr w:rsidR="007A1F44" w:rsidRPr="00A03C55" w14:paraId="2B2CAD1F" w14:textId="77777777">
        <w:trPr>
          <w:cantSplit/>
        </w:trPr>
        <w:tc>
          <w:tcPr>
            <w:tcW w:w="1548" w:type="dxa"/>
            <w:vMerge/>
            <w:vAlign w:val="center"/>
          </w:tcPr>
          <w:p w14:paraId="5A67C09E" w14:textId="77777777" w:rsidR="007A1F44" w:rsidRPr="00A03C55" w:rsidRDefault="007A1F44" w:rsidP="00360123">
            <w:pPr>
              <w:pStyle w:val="TableLabel"/>
              <w:keepLines/>
              <w:rPr>
                <w:noProof w:val="0"/>
                <w:sz w:val="16"/>
              </w:rPr>
            </w:pPr>
          </w:p>
        </w:tc>
        <w:tc>
          <w:tcPr>
            <w:tcW w:w="2520" w:type="dxa"/>
            <w:vAlign w:val="center"/>
          </w:tcPr>
          <w:p w14:paraId="59555AF1" w14:textId="77777777" w:rsidR="007A1F44" w:rsidRPr="00A03C55" w:rsidRDefault="007A1F44" w:rsidP="00360123">
            <w:pPr>
              <w:pStyle w:val="TableEntry"/>
              <w:keepNext/>
              <w:keepLines/>
              <w:rPr>
                <w:noProof w:val="0"/>
                <w:sz w:val="16"/>
              </w:rPr>
            </w:pPr>
            <w:r w:rsidRPr="00A03C55">
              <w:rPr>
                <w:noProof w:val="0"/>
                <w:sz w:val="16"/>
              </w:rPr>
              <w:t>ParticipantObjectTypeCodeRole</w:t>
            </w:r>
          </w:p>
        </w:tc>
        <w:tc>
          <w:tcPr>
            <w:tcW w:w="630" w:type="dxa"/>
            <w:vAlign w:val="center"/>
          </w:tcPr>
          <w:p w14:paraId="3A8EBED2"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113B4E04" w14:textId="77777777" w:rsidR="007A1F44" w:rsidRPr="00A03C55" w:rsidRDefault="007A1F44" w:rsidP="00360123">
            <w:pPr>
              <w:pStyle w:val="TableEntry"/>
              <w:keepNext/>
              <w:keepLines/>
              <w:rPr>
                <w:b/>
                <w:i/>
                <w:noProof w:val="0"/>
                <w:sz w:val="16"/>
              </w:rPr>
            </w:pPr>
            <w:r w:rsidRPr="00A03C55">
              <w:rPr>
                <w:noProof w:val="0"/>
                <w:sz w:val="16"/>
              </w:rPr>
              <w:t>“1” (Patient)</w:t>
            </w:r>
          </w:p>
        </w:tc>
      </w:tr>
      <w:tr w:rsidR="007A1F44" w:rsidRPr="00A03C55" w14:paraId="2DB66861" w14:textId="77777777">
        <w:trPr>
          <w:cantSplit/>
        </w:trPr>
        <w:tc>
          <w:tcPr>
            <w:tcW w:w="1548" w:type="dxa"/>
            <w:vMerge/>
            <w:vAlign w:val="center"/>
          </w:tcPr>
          <w:p w14:paraId="6BFA448B" w14:textId="77777777" w:rsidR="007A1F44" w:rsidRPr="00A03C55" w:rsidRDefault="007A1F44" w:rsidP="00360123">
            <w:pPr>
              <w:pStyle w:val="TableLabel"/>
              <w:keepLines/>
              <w:rPr>
                <w:noProof w:val="0"/>
                <w:sz w:val="16"/>
              </w:rPr>
            </w:pPr>
          </w:p>
        </w:tc>
        <w:tc>
          <w:tcPr>
            <w:tcW w:w="2520" w:type="dxa"/>
            <w:vAlign w:val="center"/>
          </w:tcPr>
          <w:p w14:paraId="7B2470DE" w14:textId="77777777" w:rsidR="007A1F44" w:rsidRPr="00A03C55" w:rsidRDefault="007A1F44" w:rsidP="00360123">
            <w:pPr>
              <w:pStyle w:val="TableEntry"/>
              <w:keepNext/>
              <w:keepLines/>
              <w:rPr>
                <w:i/>
                <w:iCs/>
                <w:noProof w:val="0"/>
                <w:sz w:val="16"/>
              </w:rPr>
            </w:pPr>
            <w:r w:rsidRPr="00A03C55">
              <w:rPr>
                <w:i/>
                <w:iCs/>
                <w:noProof w:val="0"/>
                <w:sz w:val="16"/>
              </w:rPr>
              <w:t>ParticipantObjectDataLifeCycle</w:t>
            </w:r>
          </w:p>
        </w:tc>
        <w:tc>
          <w:tcPr>
            <w:tcW w:w="630" w:type="dxa"/>
            <w:vAlign w:val="center"/>
          </w:tcPr>
          <w:p w14:paraId="400AF5E6"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7F885F21"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6955BE5D" w14:textId="77777777">
        <w:trPr>
          <w:cantSplit/>
        </w:trPr>
        <w:tc>
          <w:tcPr>
            <w:tcW w:w="1548" w:type="dxa"/>
            <w:vMerge/>
            <w:vAlign w:val="center"/>
          </w:tcPr>
          <w:p w14:paraId="49CF2096" w14:textId="77777777" w:rsidR="007A1F44" w:rsidRPr="00A03C55" w:rsidRDefault="007A1F44" w:rsidP="00360123">
            <w:pPr>
              <w:pStyle w:val="TableLabel"/>
              <w:keepLines/>
              <w:rPr>
                <w:noProof w:val="0"/>
                <w:sz w:val="16"/>
              </w:rPr>
            </w:pPr>
          </w:p>
        </w:tc>
        <w:tc>
          <w:tcPr>
            <w:tcW w:w="2520" w:type="dxa"/>
            <w:vAlign w:val="center"/>
          </w:tcPr>
          <w:p w14:paraId="2A22020B" w14:textId="77777777" w:rsidR="007A1F44" w:rsidRPr="00A03C55" w:rsidRDefault="007A1F44" w:rsidP="00360123">
            <w:pPr>
              <w:pStyle w:val="TableEntry"/>
              <w:keepNext/>
              <w:keepLines/>
              <w:rPr>
                <w:i/>
                <w:noProof w:val="0"/>
                <w:sz w:val="16"/>
              </w:rPr>
            </w:pPr>
            <w:r w:rsidRPr="00A03C55">
              <w:rPr>
                <w:i/>
                <w:noProof w:val="0"/>
                <w:sz w:val="16"/>
              </w:rPr>
              <w:t>ParticipantObjectIDTypeCode</w:t>
            </w:r>
          </w:p>
        </w:tc>
        <w:tc>
          <w:tcPr>
            <w:tcW w:w="630" w:type="dxa"/>
            <w:vAlign w:val="center"/>
          </w:tcPr>
          <w:p w14:paraId="75B53AE2" w14:textId="77777777" w:rsidR="007A1F44" w:rsidRPr="00A03C55" w:rsidRDefault="007A1F44" w:rsidP="00360123">
            <w:pPr>
              <w:pStyle w:val="TableEntry"/>
              <w:keepNext/>
              <w:keepLines/>
              <w:jc w:val="center"/>
              <w:rPr>
                <w:i/>
                <w:noProof w:val="0"/>
                <w:sz w:val="16"/>
              </w:rPr>
            </w:pPr>
            <w:r w:rsidRPr="00A03C55">
              <w:rPr>
                <w:i/>
                <w:noProof w:val="0"/>
                <w:sz w:val="16"/>
              </w:rPr>
              <w:t>M</w:t>
            </w:r>
          </w:p>
        </w:tc>
        <w:tc>
          <w:tcPr>
            <w:tcW w:w="4968" w:type="dxa"/>
            <w:vAlign w:val="center"/>
          </w:tcPr>
          <w:p w14:paraId="44A0D69A" w14:textId="77777777" w:rsidR="007A1F44" w:rsidRPr="00A03C55" w:rsidRDefault="00826C00">
            <w:pPr>
              <w:pStyle w:val="TableEntry"/>
              <w:keepNext/>
              <w:keepLines/>
              <w:rPr>
                <w:iCs/>
                <w:noProof w:val="0"/>
                <w:sz w:val="16"/>
              </w:rPr>
            </w:pPr>
            <w:r w:rsidRPr="00A03C55">
              <w:rPr>
                <w:i/>
                <w:iCs/>
                <w:noProof w:val="0"/>
                <w:sz w:val="16"/>
              </w:rPr>
              <w:t>n</w:t>
            </w:r>
            <w:r w:rsidR="007A1F44" w:rsidRPr="00A03C55">
              <w:rPr>
                <w:i/>
                <w:iCs/>
                <w:noProof w:val="0"/>
                <w:sz w:val="16"/>
              </w:rPr>
              <w:t>ot specialized</w:t>
            </w:r>
          </w:p>
        </w:tc>
      </w:tr>
      <w:tr w:rsidR="007A1F44" w:rsidRPr="00A03C55" w14:paraId="3A826AE2" w14:textId="77777777">
        <w:trPr>
          <w:cantSplit/>
        </w:trPr>
        <w:tc>
          <w:tcPr>
            <w:tcW w:w="1548" w:type="dxa"/>
            <w:vMerge/>
            <w:vAlign w:val="center"/>
          </w:tcPr>
          <w:p w14:paraId="1974EF9F" w14:textId="77777777" w:rsidR="007A1F44" w:rsidRPr="00A03C55" w:rsidRDefault="007A1F44" w:rsidP="00360123">
            <w:pPr>
              <w:pStyle w:val="TableLabel"/>
              <w:keepLines/>
              <w:rPr>
                <w:noProof w:val="0"/>
                <w:sz w:val="16"/>
              </w:rPr>
            </w:pPr>
          </w:p>
        </w:tc>
        <w:tc>
          <w:tcPr>
            <w:tcW w:w="2520" w:type="dxa"/>
            <w:vAlign w:val="center"/>
          </w:tcPr>
          <w:p w14:paraId="36196793" w14:textId="77777777" w:rsidR="007A1F44" w:rsidRPr="00A03C55" w:rsidRDefault="007A1F44" w:rsidP="00360123">
            <w:pPr>
              <w:pStyle w:val="TableEntry"/>
              <w:keepNext/>
              <w:keepLines/>
              <w:rPr>
                <w:i/>
                <w:iCs/>
                <w:noProof w:val="0"/>
                <w:sz w:val="16"/>
              </w:rPr>
            </w:pPr>
            <w:r w:rsidRPr="00A03C55">
              <w:rPr>
                <w:i/>
                <w:iCs/>
                <w:noProof w:val="0"/>
                <w:sz w:val="16"/>
              </w:rPr>
              <w:t>ParticipantObjectSensitivity</w:t>
            </w:r>
          </w:p>
        </w:tc>
        <w:tc>
          <w:tcPr>
            <w:tcW w:w="630" w:type="dxa"/>
            <w:vAlign w:val="center"/>
          </w:tcPr>
          <w:p w14:paraId="07A750D1"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38D4104F"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0AECC4CE" w14:textId="77777777">
        <w:trPr>
          <w:cantSplit/>
        </w:trPr>
        <w:tc>
          <w:tcPr>
            <w:tcW w:w="1548" w:type="dxa"/>
            <w:vMerge/>
            <w:vAlign w:val="center"/>
          </w:tcPr>
          <w:p w14:paraId="384B452E" w14:textId="77777777" w:rsidR="007A1F44" w:rsidRPr="00A03C55" w:rsidRDefault="007A1F44" w:rsidP="00360123">
            <w:pPr>
              <w:pStyle w:val="AppendixHeading3"/>
              <w:keepNext/>
              <w:keepLines/>
              <w:rPr>
                <w:noProof w:val="0"/>
                <w:sz w:val="16"/>
              </w:rPr>
            </w:pPr>
            <w:bookmarkStart w:id="1094" w:name="_Toc398544287"/>
            <w:bookmarkEnd w:id="1094"/>
          </w:p>
        </w:tc>
        <w:tc>
          <w:tcPr>
            <w:tcW w:w="2520" w:type="dxa"/>
            <w:vAlign w:val="center"/>
          </w:tcPr>
          <w:p w14:paraId="3AA9D0D3"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1FBD03B3" w14:textId="77777777" w:rsidR="007A1F44" w:rsidRPr="00A03C55" w:rsidRDefault="007A1F44" w:rsidP="00CD3D08">
            <w:pPr>
              <w:pStyle w:val="TableEntry"/>
              <w:jc w:val="center"/>
              <w:rPr>
                <w:iCs/>
                <w:noProof w:val="0"/>
                <w:sz w:val="16"/>
              </w:rPr>
            </w:pPr>
            <w:r w:rsidRPr="00A03C55">
              <w:rPr>
                <w:iCs/>
                <w:noProof w:val="0"/>
                <w:sz w:val="16"/>
              </w:rPr>
              <w:t>M</w:t>
            </w:r>
          </w:p>
        </w:tc>
        <w:tc>
          <w:tcPr>
            <w:tcW w:w="4968" w:type="dxa"/>
          </w:tcPr>
          <w:p w14:paraId="3143A3B9" w14:textId="77777777" w:rsidR="007A1F44" w:rsidRPr="00A03C55" w:rsidRDefault="007A1F44" w:rsidP="00360123">
            <w:pPr>
              <w:pStyle w:val="TableEntry"/>
              <w:keepNext/>
              <w:keepLines/>
              <w:rPr>
                <w:iCs/>
                <w:noProof w:val="0"/>
                <w:sz w:val="16"/>
              </w:rPr>
            </w:pPr>
            <w:r w:rsidRPr="00A03C55">
              <w:rPr>
                <w:iCs/>
                <w:noProof w:val="0"/>
                <w:sz w:val="16"/>
              </w:rPr>
              <w:t xml:space="preserve">The patient ID in HL7 CX format. </w:t>
            </w:r>
          </w:p>
        </w:tc>
      </w:tr>
      <w:tr w:rsidR="007A1F44" w:rsidRPr="00A03C55" w14:paraId="732586A9" w14:textId="77777777">
        <w:trPr>
          <w:cantSplit/>
        </w:trPr>
        <w:tc>
          <w:tcPr>
            <w:tcW w:w="1548" w:type="dxa"/>
            <w:vMerge/>
            <w:vAlign w:val="center"/>
          </w:tcPr>
          <w:p w14:paraId="3846C916" w14:textId="77777777" w:rsidR="007A1F44" w:rsidRPr="00A03C55" w:rsidRDefault="007A1F44" w:rsidP="00360123">
            <w:pPr>
              <w:pStyle w:val="TableLabel"/>
              <w:keepLines/>
              <w:rPr>
                <w:noProof w:val="0"/>
                <w:sz w:val="16"/>
              </w:rPr>
            </w:pPr>
          </w:p>
        </w:tc>
        <w:tc>
          <w:tcPr>
            <w:tcW w:w="2520" w:type="dxa"/>
            <w:vAlign w:val="center"/>
          </w:tcPr>
          <w:p w14:paraId="0E9D17F4" w14:textId="77777777" w:rsidR="007A1F44" w:rsidRPr="00A03C55" w:rsidRDefault="007A1F44" w:rsidP="00360123">
            <w:pPr>
              <w:pStyle w:val="TableEntry"/>
              <w:keepNext/>
              <w:keepLines/>
              <w:rPr>
                <w:i/>
                <w:iCs/>
                <w:noProof w:val="0"/>
                <w:sz w:val="16"/>
              </w:rPr>
            </w:pPr>
            <w:r w:rsidRPr="00A03C55">
              <w:rPr>
                <w:i/>
                <w:iCs/>
                <w:noProof w:val="0"/>
                <w:sz w:val="16"/>
              </w:rPr>
              <w:t>ParticipantObjectName</w:t>
            </w:r>
          </w:p>
        </w:tc>
        <w:tc>
          <w:tcPr>
            <w:tcW w:w="630" w:type="dxa"/>
            <w:vAlign w:val="center"/>
          </w:tcPr>
          <w:p w14:paraId="3BAC9FA4"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687532AA"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755FFFD3" w14:textId="77777777">
        <w:trPr>
          <w:cantSplit/>
        </w:trPr>
        <w:tc>
          <w:tcPr>
            <w:tcW w:w="1548" w:type="dxa"/>
            <w:vMerge/>
            <w:vAlign w:val="center"/>
          </w:tcPr>
          <w:p w14:paraId="01ABF89C" w14:textId="77777777" w:rsidR="007A1F44" w:rsidRPr="00A03C55" w:rsidRDefault="007A1F44" w:rsidP="00360123">
            <w:pPr>
              <w:pStyle w:val="AppendixHeading3"/>
              <w:keepNext/>
              <w:keepLines/>
              <w:rPr>
                <w:noProof w:val="0"/>
                <w:sz w:val="16"/>
              </w:rPr>
            </w:pPr>
            <w:bookmarkStart w:id="1095" w:name="_Toc398544288"/>
            <w:bookmarkEnd w:id="1095"/>
          </w:p>
        </w:tc>
        <w:tc>
          <w:tcPr>
            <w:tcW w:w="2520" w:type="dxa"/>
            <w:vAlign w:val="center"/>
          </w:tcPr>
          <w:p w14:paraId="3D6D2BD9"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20380000"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1F64B427"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4D777AD8" w14:textId="77777777" w:rsidTr="00D372D5">
        <w:trPr>
          <w:cantSplit/>
        </w:trPr>
        <w:tc>
          <w:tcPr>
            <w:tcW w:w="1548" w:type="dxa"/>
            <w:vMerge/>
            <w:vAlign w:val="center"/>
          </w:tcPr>
          <w:p w14:paraId="7EE642AD" w14:textId="77777777" w:rsidR="007A1F44" w:rsidRPr="00A03C55" w:rsidRDefault="007A1F44" w:rsidP="00360123">
            <w:pPr>
              <w:pStyle w:val="TableLabel"/>
              <w:keepLines/>
              <w:rPr>
                <w:noProof w:val="0"/>
                <w:sz w:val="16"/>
              </w:rPr>
            </w:pPr>
          </w:p>
        </w:tc>
        <w:tc>
          <w:tcPr>
            <w:tcW w:w="2520" w:type="dxa"/>
            <w:vAlign w:val="center"/>
          </w:tcPr>
          <w:p w14:paraId="6298DEF5" w14:textId="77777777" w:rsidR="007A1F44" w:rsidRPr="00A03C55" w:rsidRDefault="007A1F44" w:rsidP="00360123">
            <w:pPr>
              <w:pStyle w:val="TableEntry"/>
              <w:keepNext/>
              <w:keepLines/>
              <w:rPr>
                <w:i/>
                <w:iCs/>
                <w:noProof w:val="0"/>
                <w:sz w:val="16"/>
              </w:rPr>
            </w:pPr>
            <w:r w:rsidRPr="00A03C55">
              <w:rPr>
                <w:i/>
                <w:iCs/>
                <w:noProof w:val="0"/>
                <w:sz w:val="16"/>
              </w:rPr>
              <w:t>ParticipantObjectDetail</w:t>
            </w:r>
          </w:p>
        </w:tc>
        <w:tc>
          <w:tcPr>
            <w:tcW w:w="630" w:type="dxa"/>
            <w:vAlign w:val="center"/>
          </w:tcPr>
          <w:p w14:paraId="1DAE3D70"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4077C2C3" w14:textId="77777777" w:rsidR="007A1F44" w:rsidRPr="00A03C55" w:rsidRDefault="007A1F44" w:rsidP="00360123">
            <w:pPr>
              <w:pStyle w:val="TableEntry"/>
              <w:keepNext/>
              <w:keepLines/>
              <w:rPr>
                <w:noProof w:val="0"/>
                <w:sz w:val="16"/>
              </w:rPr>
            </w:pPr>
            <w:r w:rsidRPr="00A03C55">
              <w:rPr>
                <w:i/>
                <w:iCs/>
                <w:noProof w:val="0"/>
                <w:sz w:val="16"/>
              </w:rPr>
              <w:t>not specialized</w:t>
            </w:r>
          </w:p>
        </w:tc>
      </w:tr>
    </w:tbl>
    <w:p w14:paraId="7BB09FA9"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C367D5A" w14:textId="77777777" w:rsidTr="00D372D5">
        <w:trPr>
          <w:cantSplit/>
        </w:trPr>
        <w:tc>
          <w:tcPr>
            <w:tcW w:w="1548" w:type="dxa"/>
            <w:vMerge w:val="restart"/>
          </w:tcPr>
          <w:p w14:paraId="41EA0583" w14:textId="77777777" w:rsidR="007A1F44" w:rsidRPr="00A03C55" w:rsidRDefault="007A1F44" w:rsidP="003462A5">
            <w:pPr>
              <w:pStyle w:val="TableEntryHeader"/>
              <w:rPr>
                <w:noProof w:val="0"/>
              </w:rPr>
            </w:pPr>
            <w:r w:rsidRPr="00A03C55">
              <w:rPr>
                <w:noProof w:val="0"/>
              </w:rPr>
              <w:lastRenderedPageBreak/>
              <w:t xml:space="preserve">Submission Set </w:t>
            </w:r>
          </w:p>
          <w:p w14:paraId="49E25AD1" w14:textId="77777777" w:rsidR="007A1F44" w:rsidRPr="00A03C55" w:rsidRDefault="007A1F44" w:rsidP="00CD3D08">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0BC2D0CE" w14:textId="77777777" w:rsidR="007A1F44" w:rsidRPr="00A03C55" w:rsidRDefault="007A1F44" w:rsidP="00360123">
            <w:pPr>
              <w:pStyle w:val="TableEntry"/>
              <w:keepNext/>
              <w:keepLines/>
              <w:rPr>
                <w:noProof w:val="0"/>
                <w:sz w:val="16"/>
              </w:rPr>
            </w:pPr>
            <w:r w:rsidRPr="00A03C55">
              <w:rPr>
                <w:noProof w:val="0"/>
                <w:sz w:val="16"/>
              </w:rPr>
              <w:t>ParticipantObjectTypeCode</w:t>
            </w:r>
          </w:p>
        </w:tc>
        <w:tc>
          <w:tcPr>
            <w:tcW w:w="630" w:type="dxa"/>
            <w:vAlign w:val="center"/>
          </w:tcPr>
          <w:p w14:paraId="4BD1303F"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3334D0AE" w14:textId="77777777" w:rsidR="007A1F44" w:rsidRPr="00A03C55" w:rsidRDefault="007A1F44" w:rsidP="00360123">
            <w:pPr>
              <w:pStyle w:val="TableEntry"/>
              <w:keepNext/>
              <w:keepLines/>
              <w:rPr>
                <w:noProof w:val="0"/>
                <w:sz w:val="16"/>
              </w:rPr>
            </w:pPr>
            <w:r w:rsidRPr="00A03C55">
              <w:rPr>
                <w:noProof w:val="0"/>
                <w:sz w:val="16"/>
              </w:rPr>
              <w:t>“2” (System)</w:t>
            </w:r>
          </w:p>
        </w:tc>
      </w:tr>
      <w:tr w:rsidR="007A1F44" w:rsidRPr="00A03C55" w14:paraId="1D1251AB" w14:textId="77777777">
        <w:trPr>
          <w:cantSplit/>
        </w:trPr>
        <w:tc>
          <w:tcPr>
            <w:tcW w:w="1548" w:type="dxa"/>
            <w:vMerge/>
            <w:vAlign w:val="center"/>
          </w:tcPr>
          <w:p w14:paraId="2173ACE1" w14:textId="77777777" w:rsidR="007A1F44" w:rsidRPr="00A03C55" w:rsidRDefault="007A1F44" w:rsidP="00360123">
            <w:pPr>
              <w:pStyle w:val="TableLabel"/>
              <w:keepLines/>
              <w:rPr>
                <w:noProof w:val="0"/>
                <w:sz w:val="16"/>
              </w:rPr>
            </w:pPr>
          </w:p>
        </w:tc>
        <w:tc>
          <w:tcPr>
            <w:tcW w:w="2520" w:type="dxa"/>
            <w:vAlign w:val="center"/>
          </w:tcPr>
          <w:p w14:paraId="6DBBFCA4" w14:textId="77777777" w:rsidR="007A1F44" w:rsidRPr="00A03C55" w:rsidRDefault="007A1F44" w:rsidP="00360123">
            <w:pPr>
              <w:pStyle w:val="TableEntry"/>
              <w:keepNext/>
              <w:keepLines/>
              <w:rPr>
                <w:noProof w:val="0"/>
                <w:sz w:val="16"/>
              </w:rPr>
            </w:pPr>
            <w:r w:rsidRPr="00A03C55">
              <w:rPr>
                <w:noProof w:val="0"/>
                <w:sz w:val="16"/>
              </w:rPr>
              <w:t>ParticipantObjectTypeCodeRole</w:t>
            </w:r>
          </w:p>
        </w:tc>
        <w:tc>
          <w:tcPr>
            <w:tcW w:w="630" w:type="dxa"/>
            <w:vAlign w:val="center"/>
          </w:tcPr>
          <w:p w14:paraId="5FD815AA"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7FC3FEC9" w14:textId="77777777" w:rsidR="007A1F44" w:rsidRPr="00A03C55" w:rsidRDefault="007A1F44" w:rsidP="00360123">
            <w:pPr>
              <w:pStyle w:val="TableEntry"/>
              <w:keepNext/>
              <w:keepLines/>
              <w:rPr>
                <w:b/>
                <w:i/>
                <w:noProof w:val="0"/>
                <w:sz w:val="16"/>
              </w:rPr>
            </w:pPr>
            <w:r w:rsidRPr="00A03C55">
              <w:rPr>
                <w:noProof w:val="0"/>
                <w:sz w:val="16"/>
              </w:rPr>
              <w:t>“20” (job)</w:t>
            </w:r>
          </w:p>
        </w:tc>
      </w:tr>
      <w:tr w:rsidR="007A1F44" w:rsidRPr="00A03C55" w14:paraId="4C79DECD" w14:textId="77777777">
        <w:trPr>
          <w:cantSplit/>
        </w:trPr>
        <w:tc>
          <w:tcPr>
            <w:tcW w:w="1548" w:type="dxa"/>
            <w:vMerge/>
            <w:vAlign w:val="center"/>
          </w:tcPr>
          <w:p w14:paraId="62D3CF48" w14:textId="77777777" w:rsidR="007A1F44" w:rsidRPr="00A03C55" w:rsidRDefault="007A1F44" w:rsidP="00360123">
            <w:pPr>
              <w:pStyle w:val="TableLabel"/>
              <w:keepLines/>
              <w:rPr>
                <w:noProof w:val="0"/>
                <w:sz w:val="16"/>
              </w:rPr>
            </w:pPr>
          </w:p>
        </w:tc>
        <w:tc>
          <w:tcPr>
            <w:tcW w:w="2520" w:type="dxa"/>
            <w:vAlign w:val="center"/>
          </w:tcPr>
          <w:p w14:paraId="72C3E5E7" w14:textId="77777777" w:rsidR="007A1F44" w:rsidRPr="00A03C55" w:rsidRDefault="007A1F44" w:rsidP="00360123">
            <w:pPr>
              <w:pStyle w:val="TableEntry"/>
              <w:keepNext/>
              <w:keepLines/>
              <w:rPr>
                <w:i/>
                <w:iCs/>
                <w:noProof w:val="0"/>
                <w:sz w:val="16"/>
              </w:rPr>
            </w:pPr>
            <w:r w:rsidRPr="00A03C55">
              <w:rPr>
                <w:i/>
                <w:iCs/>
                <w:noProof w:val="0"/>
                <w:sz w:val="16"/>
              </w:rPr>
              <w:t>ParticipantObjectDataLifeCycle</w:t>
            </w:r>
          </w:p>
        </w:tc>
        <w:tc>
          <w:tcPr>
            <w:tcW w:w="630" w:type="dxa"/>
            <w:vAlign w:val="center"/>
          </w:tcPr>
          <w:p w14:paraId="6057CC92"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234FEE68"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401B5880" w14:textId="77777777">
        <w:trPr>
          <w:cantSplit/>
        </w:trPr>
        <w:tc>
          <w:tcPr>
            <w:tcW w:w="1548" w:type="dxa"/>
            <w:vMerge/>
            <w:vAlign w:val="center"/>
          </w:tcPr>
          <w:p w14:paraId="7A654233" w14:textId="77777777" w:rsidR="007A1F44" w:rsidRPr="00A03C55" w:rsidRDefault="007A1F44" w:rsidP="00360123">
            <w:pPr>
              <w:pStyle w:val="TableLabel"/>
              <w:keepLines/>
              <w:rPr>
                <w:noProof w:val="0"/>
                <w:sz w:val="16"/>
              </w:rPr>
            </w:pPr>
          </w:p>
        </w:tc>
        <w:tc>
          <w:tcPr>
            <w:tcW w:w="2520" w:type="dxa"/>
            <w:vAlign w:val="center"/>
          </w:tcPr>
          <w:p w14:paraId="19A995AA" w14:textId="77777777" w:rsidR="007A1F44" w:rsidRPr="00A03C55" w:rsidRDefault="007A1F44" w:rsidP="00360123">
            <w:pPr>
              <w:pStyle w:val="TableEntry"/>
              <w:keepNext/>
              <w:keepLines/>
              <w:rPr>
                <w:noProof w:val="0"/>
                <w:sz w:val="16"/>
              </w:rPr>
            </w:pPr>
            <w:r w:rsidRPr="00A03C55">
              <w:rPr>
                <w:noProof w:val="0"/>
                <w:sz w:val="16"/>
              </w:rPr>
              <w:t>ParticipantObjectIDTypeCode</w:t>
            </w:r>
          </w:p>
        </w:tc>
        <w:tc>
          <w:tcPr>
            <w:tcW w:w="630" w:type="dxa"/>
            <w:vAlign w:val="center"/>
          </w:tcPr>
          <w:p w14:paraId="19DF6D68"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2B74EFAC" w14:textId="77777777" w:rsidR="007A1F44" w:rsidRPr="00A03C55" w:rsidRDefault="007A1F44" w:rsidP="00360123">
            <w:pPr>
              <w:pStyle w:val="TableEntry"/>
              <w:keepNext/>
              <w:keepLines/>
              <w:rPr>
                <w:noProof w:val="0"/>
                <w:sz w:val="16"/>
              </w:rPr>
            </w:pPr>
            <w:r w:rsidRPr="00A03C55">
              <w:rPr>
                <w:noProof w:val="0"/>
                <w:sz w:val="16"/>
              </w:rPr>
              <w:t>EV(“urn:uuid:a54d6aa5-d40d-43f9-88c5-b4633d873bdd”, “IHE XDS Metadata”, “submission set classificationNode”)</w:t>
            </w:r>
          </w:p>
        </w:tc>
      </w:tr>
      <w:tr w:rsidR="007A1F44" w:rsidRPr="00A03C55" w14:paraId="0425863C" w14:textId="77777777">
        <w:trPr>
          <w:cantSplit/>
        </w:trPr>
        <w:tc>
          <w:tcPr>
            <w:tcW w:w="1548" w:type="dxa"/>
            <w:vMerge/>
            <w:vAlign w:val="center"/>
          </w:tcPr>
          <w:p w14:paraId="741EF71F" w14:textId="77777777" w:rsidR="007A1F44" w:rsidRPr="00A03C55" w:rsidRDefault="007A1F44" w:rsidP="00360123">
            <w:pPr>
              <w:pStyle w:val="TableLabel"/>
              <w:keepLines/>
              <w:rPr>
                <w:noProof w:val="0"/>
                <w:sz w:val="16"/>
              </w:rPr>
            </w:pPr>
          </w:p>
        </w:tc>
        <w:tc>
          <w:tcPr>
            <w:tcW w:w="2520" w:type="dxa"/>
            <w:vAlign w:val="center"/>
          </w:tcPr>
          <w:p w14:paraId="62FB4B2F" w14:textId="77777777" w:rsidR="007A1F44" w:rsidRPr="00A03C55" w:rsidRDefault="007A1F44" w:rsidP="00360123">
            <w:pPr>
              <w:pStyle w:val="TableEntry"/>
              <w:keepNext/>
              <w:keepLines/>
              <w:rPr>
                <w:i/>
                <w:iCs/>
                <w:noProof w:val="0"/>
                <w:sz w:val="16"/>
              </w:rPr>
            </w:pPr>
            <w:r w:rsidRPr="00A03C55">
              <w:rPr>
                <w:i/>
                <w:iCs/>
                <w:noProof w:val="0"/>
                <w:sz w:val="16"/>
              </w:rPr>
              <w:t>ParticipantObjectSensitivity</w:t>
            </w:r>
          </w:p>
        </w:tc>
        <w:tc>
          <w:tcPr>
            <w:tcW w:w="630" w:type="dxa"/>
            <w:vAlign w:val="center"/>
          </w:tcPr>
          <w:p w14:paraId="5D802BB4"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19198C3C"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7DE6959A" w14:textId="77777777">
        <w:trPr>
          <w:cantSplit/>
        </w:trPr>
        <w:tc>
          <w:tcPr>
            <w:tcW w:w="1548" w:type="dxa"/>
            <w:vMerge/>
            <w:vAlign w:val="center"/>
          </w:tcPr>
          <w:p w14:paraId="2E9B5442" w14:textId="77777777" w:rsidR="007A1F44" w:rsidRPr="00A03C55" w:rsidRDefault="007A1F44" w:rsidP="00360123">
            <w:pPr>
              <w:pStyle w:val="AppendixHeading3"/>
              <w:keepNext/>
              <w:keepLines/>
              <w:rPr>
                <w:noProof w:val="0"/>
                <w:sz w:val="16"/>
              </w:rPr>
            </w:pPr>
            <w:bookmarkStart w:id="1096" w:name="_Toc398544289"/>
            <w:bookmarkEnd w:id="1096"/>
          </w:p>
        </w:tc>
        <w:tc>
          <w:tcPr>
            <w:tcW w:w="2520" w:type="dxa"/>
            <w:vAlign w:val="center"/>
          </w:tcPr>
          <w:p w14:paraId="17FC451D"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43F43AE8" w14:textId="77777777" w:rsidR="007A1F44" w:rsidRPr="00A03C55" w:rsidRDefault="007A1F44" w:rsidP="00CD3D08">
            <w:pPr>
              <w:pStyle w:val="TableEntry"/>
              <w:jc w:val="center"/>
              <w:rPr>
                <w:iCs/>
                <w:noProof w:val="0"/>
                <w:sz w:val="16"/>
              </w:rPr>
            </w:pPr>
            <w:r w:rsidRPr="00A03C55">
              <w:rPr>
                <w:iCs/>
                <w:noProof w:val="0"/>
                <w:sz w:val="16"/>
              </w:rPr>
              <w:t>M</w:t>
            </w:r>
          </w:p>
        </w:tc>
        <w:tc>
          <w:tcPr>
            <w:tcW w:w="4968" w:type="dxa"/>
          </w:tcPr>
          <w:p w14:paraId="0B84BA2A" w14:textId="77777777" w:rsidR="007A1F44" w:rsidRPr="00A03C55" w:rsidRDefault="007A1F44" w:rsidP="00360123">
            <w:pPr>
              <w:pStyle w:val="TableEntry"/>
              <w:keepNext/>
              <w:keepLines/>
              <w:rPr>
                <w:iCs/>
                <w:noProof w:val="0"/>
                <w:sz w:val="16"/>
              </w:rPr>
            </w:pPr>
            <w:r w:rsidRPr="00A03C55">
              <w:rPr>
                <w:iCs/>
                <w:noProof w:val="0"/>
                <w:sz w:val="16"/>
              </w:rPr>
              <w:t>The submissionSet unique ID</w:t>
            </w:r>
          </w:p>
        </w:tc>
      </w:tr>
      <w:tr w:rsidR="007A1F44" w:rsidRPr="00A03C55" w14:paraId="3F25502C" w14:textId="77777777">
        <w:trPr>
          <w:cantSplit/>
        </w:trPr>
        <w:tc>
          <w:tcPr>
            <w:tcW w:w="1548" w:type="dxa"/>
            <w:vMerge/>
            <w:vAlign w:val="center"/>
          </w:tcPr>
          <w:p w14:paraId="12062591" w14:textId="77777777" w:rsidR="007A1F44" w:rsidRPr="00A03C55" w:rsidRDefault="007A1F44" w:rsidP="00360123">
            <w:pPr>
              <w:pStyle w:val="TableLabel"/>
              <w:keepLines/>
              <w:rPr>
                <w:noProof w:val="0"/>
                <w:sz w:val="16"/>
              </w:rPr>
            </w:pPr>
          </w:p>
        </w:tc>
        <w:tc>
          <w:tcPr>
            <w:tcW w:w="2520" w:type="dxa"/>
            <w:vAlign w:val="center"/>
          </w:tcPr>
          <w:p w14:paraId="10DBDF74" w14:textId="77777777" w:rsidR="007A1F44" w:rsidRPr="00A03C55" w:rsidRDefault="007A1F44" w:rsidP="00360123">
            <w:pPr>
              <w:pStyle w:val="TableEntry"/>
              <w:keepNext/>
              <w:keepLines/>
              <w:rPr>
                <w:i/>
                <w:iCs/>
                <w:noProof w:val="0"/>
                <w:sz w:val="16"/>
              </w:rPr>
            </w:pPr>
            <w:r w:rsidRPr="00A03C55">
              <w:rPr>
                <w:i/>
                <w:iCs/>
                <w:noProof w:val="0"/>
                <w:sz w:val="16"/>
              </w:rPr>
              <w:t>ParticipantObjectName</w:t>
            </w:r>
          </w:p>
        </w:tc>
        <w:tc>
          <w:tcPr>
            <w:tcW w:w="630" w:type="dxa"/>
            <w:vAlign w:val="center"/>
          </w:tcPr>
          <w:p w14:paraId="5E182C52"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6069350E"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3B9D9B25" w14:textId="77777777">
        <w:trPr>
          <w:cantSplit/>
        </w:trPr>
        <w:tc>
          <w:tcPr>
            <w:tcW w:w="1548" w:type="dxa"/>
            <w:vMerge/>
            <w:vAlign w:val="center"/>
          </w:tcPr>
          <w:p w14:paraId="15818C04" w14:textId="77777777" w:rsidR="007A1F44" w:rsidRPr="00A03C55" w:rsidRDefault="007A1F44" w:rsidP="00360123">
            <w:pPr>
              <w:pStyle w:val="AppendixHeading3"/>
              <w:keepNext/>
              <w:keepLines/>
              <w:rPr>
                <w:noProof w:val="0"/>
                <w:sz w:val="16"/>
              </w:rPr>
            </w:pPr>
            <w:bookmarkStart w:id="1097" w:name="_Toc398544290"/>
            <w:bookmarkEnd w:id="1097"/>
          </w:p>
        </w:tc>
        <w:tc>
          <w:tcPr>
            <w:tcW w:w="2520" w:type="dxa"/>
            <w:vAlign w:val="center"/>
          </w:tcPr>
          <w:p w14:paraId="25E53BBD"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663183AC"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1495384D"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0D85A15D" w14:textId="77777777">
        <w:trPr>
          <w:cantSplit/>
        </w:trPr>
        <w:tc>
          <w:tcPr>
            <w:tcW w:w="1548" w:type="dxa"/>
            <w:vMerge/>
            <w:vAlign w:val="center"/>
          </w:tcPr>
          <w:p w14:paraId="2855A49F" w14:textId="77777777" w:rsidR="007A1F44" w:rsidRPr="00A03C55" w:rsidRDefault="007A1F44" w:rsidP="00360123">
            <w:pPr>
              <w:pStyle w:val="TableLabel"/>
              <w:keepLines/>
              <w:rPr>
                <w:noProof w:val="0"/>
                <w:sz w:val="16"/>
              </w:rPr>
            </w:pPr>
          </w:p>
        </w:tc>
        <w:tc>
          <w:tcPr>
            <w:tcW w:w="2520" w:type="dxa"/>
            <w:vAlign w:val="center"/>
          </w:tcPr>
          <w:p w14:paraId="78993ADB" w14:textId="77777777" w:rsidR="007A1F44" w:rsidRPr="00A03C55" w:rsidRDefault="007A1F44" w:rsidP="00360123">
            <w:pPr>
              <w:pStyle w:val="TableEntry"/>
              <w:keepNext/>
              <w:keepLines/>
              <w:rPr>
                <w:i/>
                <w:iCs/>
                <w:noProof w:val="0"/>
                <w:sz w:val="16"/>
              </w:rPr>
            </w:pPr>
            <w:r w:rsidRPr="00A03C55">
              <w:rPr>
                <w:i/>
                <w:iCs/>
                <w:noProof w:val="0"/>
                <w:sz w:val="16"/>
              </w:rPr>
              <w:t>ParticipantObjectDetail</w:t>
            </w:r>
          </w:p>
        </w:tc>
        <w:tc>
          <w:tcPr>
            <w:tcW w:w="630" w:type="dxa"/>
            <w:vAlign w:val="center"/>
          </w:tcPr>
          <w:p w14:paraId="2973CE42"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5ABC86A0" w14:textId="77777777" w:rsidR="007A1F44" w:rsidRPr="00A03C55" w:rsidRDefault="007A1F44" w:rsidP="00360123">
            <w:pPr>
              <w:pStyle w:val="TableEntry"/>
              <w:keepNext/>
              <w:keepLines/>
              <w:rPr>
                <w:noProof w:val="0"/>
                <w:sz w:val="16"/>
              </w:rPr>
            </w:pPr>
            <w:r w:rsidRPr="00A03C55">
              <w:rPr>
                <w:i/>
                <w:iCs/>
                <w:noProof w:val="0"/>
                <w:sz w:val="16"/>
              </w:rPr>
              <w:t>not specialized</w:t>
            </w:r>
          </w:p>
        </w:tc>
      </w:tr>
    </w:tbl>
    <w:p w14:paraId="5A8C1C37" w14:textId="77777777" w:rsidR="007A1F44" w:rsidRPr="00A03C55" w:rsidRDefault="007A1F44" w:rsidP="00360123">
      <w:pPr>
        <w:pStyle w:val="Heading5"/>
        <w:numPr>
          <w:ilvl w:val="0"/>
          <w:numId w:val="0"/>
        </w:numPr>
        <w:tabs>
          <w:tab w:val="clear" w:pos="2160"/>
          <w:tab w:val="clear" w:pos="2880"/>
          <w:tab w:val="clear" w:pos="3600"/>
          <w:tab w:val="clear" w:pos="4320"/>
        </w:tabs>
        <w:rPr>
          <w:noProof w:val="0"/>
        </w:rPr>
      </w:pPr>
      <w:r w:rsidRPr="00A03C55">
        <w:rPr>
          <w:noProof w:val="0"/>
        </w:rPr>
        <w:t>3.41.</w:t>
      </w:r>
      <w:r w:rsidR="00B40E30" w:rsidRPr="00A03C55">
        <w:rPr>
          <w:noProof w:val="0"/>
        </w:rPr>
        <w:t>5</w:t>
      </w:r>
      <w:r w:rsidRPr="00A03C55">
        <w:rPr>
          <w:noProof w:val="0"/>
        </w:rPr>
        <w:t>.1.2 Document Repository or Document Recipient audit message:</w:t>
      </w:r>
    </w:p>
    <w:p w14:paraId="43C4A9D3" w14:textId="77777777" w:rsidR="00826C00" w:rsidRPr="00A03C55" w:rsidRDefault="00826C00" w:rsidP="006C18F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E1A8808" w14:textId="77777777" w:rsidTr="003462A5">
        <w:trPr>
          <w:cantSplit/>
        </w:trPr>
        <w:tc>
          <w:tcPr>
            <w:tcW w:w="1458" w:type="dxa"/>
            <w:textDirection w:val="btLr"/>
            <w:vAlign w:val="center"/>
          </w:tcPr>
          <w:p w14:paraId="6AB3EA60" w14:textId="77777777" w:rsidR="007A1F44" w:rsidRPr="00A03C55" w:rsidRDefault="007A1F44" w:rsidP="00D372D5">
            <w:pPr>
              <w:pStyle w:val="TableEntryHeader"/>
              <w:rPr>
                <w:noProof w:val="0"/>
                <w:sz w:val="20"/>
              </w:rPr>
            </w:pPr>
          </w:p>
        </w:tc>
        <w:tc>
          <w:tcPr>
            <w:tcW w:w="2610" w:type="dxa"/>
            <w:vAlign w:val="center"/>
          </w:tcPr>
          <w:p w14:paraId="13336634"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35E4A000" w14:textId="77777777" w:rsidR="007A1F44" w:rsidRPr="00A03C55" w:rsidRDefault="007A1F44" w:rsidP="00A53067">
            <w:pPr>
              <w:pStyle w:val="TableEntryHeader"/>
              <w:rPr>
                <w:noProof w:val="0"/>
              </w:rPr>
            </w:pPr>
            <w:r w:rsidRPr="00A03C55">
              <w:rPr>
                <w:noProof w:val="0"/>
              </w:rPr>
              <w:t>Opt</w:t>
            </w:r>
          </w:p>
        </w:tc>
        <w:tc>
          <w:tcPr>
            <w:tcW w:w="4878" w:type="dxa"/>
            <w:vAlign w:val="center"/>
          </w:tcPr>
          <w:p w14:paraId="1EDAE1F0" w14:textId="77777777" w:rsidR="007A1F44" w:rsidRPr="00A03C55" w:rsidRDefault="007A1F44" w:rsidP="00A53067">
            <w:pPr>
              <w:pStyle w:val="TableEntryHeader"/>
              <w:rPr>
                <w:noProof w:val="0"/>
              </w:rPr>
            </w:pPr>
            <w:r w:rsidRPr="00A03C55">
              <w:rPr>
                <w:noProof w:val="0"/>
              </w:rPr>
              <w:t>Value Constraints</w:t>
            </w:r>
          </w:p>
        </w:tc>
      </w:tr>
      <w:tr w:rsidR="007A1F44" w:rsidRPr="00A03C55" w14:paraId="4A43DADA" w14:textId="77777777" w:rsidTr="003462A5">
        <w:trPr>
          <w:cantSplit/>
        </w:trPr>
        <w:tc>
          <w:tcPr>
            <w:tcW w:w="1458" w:type="dxa"/>
            <w:vMerge w:val="restart"/>
          </w:tcPr>
          <w:p w14:paraId="6AE17E8F" w14:textId="77777777" w:rsidR="007A1F44" w:rsidRPr="00A03C55" w:rsidRDefault="007A1F44" w:rsidP="00A063AC">
            <w:pPr>
              <w:pStyle w:val="TableEntryHeader"/>
              <w:rPr>
                <w:noProof w:val="0"/>
              </w:rPr>
            </w:pPr>
            <w:r w:rsidRPr="00A03C55">
              <w:rPr>
                <w:noProof w:val="0"/>
              </w:rPr>
              <w:t>Event</w:t>
            </w:r>
          </w:p>
          <w:p w14:paraId="67C1241D" w14:textId="77777777" w:rsidR="007A1F44" w:rsidRPr="00A03C55" w:rsidRDefault="007A1F44" w:rsidP="00CD3D08">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77936996" w14:textId="77777777" w:rsidR="007A1F44" w:rsidRPr="00A03C55" w:rsidRDefault="007A1F44" w:rsidP="005130ED">
            <w:pPr>
              <w:pStyle w:val="TableEntry"/>
              <w:rPr>
                <w:noProof w:val="0"/>
                <w:sz w:val="16"/>
              </w:rPr>
            </w:pPr>
            <w:r w:rsidRPr="00A03C55">
              <w:rPr>
                <w:noProof w:val="0"/>
                <w:sz w:val="16"/>
              </w:rPr>
              <w:t>EventID</w:t>
            </w:r>
          </w:p>
        </w:tc>
        <w:tc>
          <w:tcPr>
            <w:tcW w:w="720" w:type="dxa"/>
            <w:vAlign w:val="center"/>
          </w:tcPr>
          <w:p w14:paraId="6D46A5C3"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4A5216DC" w14:textId="77777777" w:rsidR="007A1F44" w:rsidRPr="00A03C55" w:rsidRDefault="007A1F44" w:rsidP="005130ED">
            <w:pPr>
              <w:pStyle w:val="TableEntry"/>
              <w:rPr>
                <w:noProof w:val="0"/>
                <w:sz w:val="16"/>
              </w:rPr>
            </w:pPr>
            <w:r w:rsidRPr="00A03C55">
              <w:rPr>
                <w:noProof w:val="0"/>
                <w:sz w:val="16"/>
              </w:rPr>
              <w:t>EV(110107, DCM, “Import”)</w:t>
            </w:r>
          </w:p>
        </w:tc>
      </w:tr>
      <w:tr w:rsidR="007A1F44" w:rsidRPr="00A03C55" w14:paraId="7F5F2EAF" w14:textId="77777777" w:rsidTr="003462A5">
        <w:trPr>
          <w:cantSplit/>
        </w:trPr>
        <w:tc>
          <w:tcPr>
            <w:tcW w:w="1458" w:type="dxa"/>
            <w:vMerge/>
            <w:vAlign w:val="center"/>
          </w:tcPr>
          <w:p w14:paraId="282FAA60" w14:textId="77777777" w:rsidR="007A1F44" w:rsidRPr="00A03C55" w:rsidRDefault="007A1F44" w:rsidP="005130ED">
            <w:pPr>
              <w:pStyle w:val="TableLabel"/>
              <w:rPr>
                <w:noProof w:val="0"/>
                <w:sz w:val="16"/>
              </w:rPr>
            </w:pPr>
          </w:p>
        </w:tc>
        <w:tc>
          <w:tcPr>
            <w:tcW w:w="2610" w:type="dxa"/>
            <w:vAlign w:val="center"/>
          </w:tcPr>
          <w:p w14:paraId="47A7DBCC" w14:textId="77777777" w:rsidR="007A1F44" w:rsidRPr="00A03C55" w:rsidRDefault="007A1F44" w:rsidP="005130ED">
            <w:pPr>
              <w:pStyle w:val="TableEntry"/>
              <w:rPr>
                <w:noProof w:val="0"/>
                <w:sz w:val="16"/>
              </w:rPr>
            </w:pPr>
            <w:r w:rsidRPr="00A03C55">
              <w:rPr>
                <w:noProof w:val="0"/>
                <w:sz w:val="16"/>
              </w:rPr>
              <w:t>EventActionCode</w:t>
            </w:r>
          </w:p>
        </w:tc>
        <w:tc>
          <w:tcPr>
            <w:tcW w:w="720" w:type="dxa"/>
            <w:vAlign w:val="center"/>
          </w:tcPr>
          <w:p w14:paraId="0DA8006C"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0124E483" w14:textId="77777777" w:rsidR="007A1F44" w:rsidRPr="00A03C55" w:rsidRDefault="007A1F44" w:rsidP="005130ED">
            <w:pPr>
              <w:pStyle w:val="TableEntry"/>
              <w:rPr>
                <w:noProof w:val="0"/>
                <w:sz w:val="16"/>
              </w:rPr>
            </w:pPr>
            <w:r w:rsidRPr="00A03C55">
              <w:rPr>
                <w:noProof w:val="0"/>
                <w:sz w:val="16"/>
              </w:rPr>
              <w:t xml:space="preserve">“C” (Create) </w:t>
            </w:r>
          </w:p>
        </w:tc>
      </w:tr>
      <w:tr w:rsidR="007A1F44" w:rsidRPr="00A03C55" w14:paraId="1C0D6B5F" w14:textId="77777777" w:rsidTr="003462A5">
        <w:trPr>
          <w:cantSplit/>
        </w:trPr>
        <w:tc>
          <w:tcPr>
            <w:tcW w:w="1458" w:type="dxa"/>
            <w:vMerge/>
            <w:vAlign w:val="center"/>
          </w:tcPr>
          <w:p w14:paraId="018ED927" w14:textId="77777777" w:rsidR="007A1F44" w:rsidRPr="00A03C55" w:rsidRDefault="007A1F44" w:rsidP="005130ED">
            <w:pPr>
              <w:pStyle w:val="TableLabel"/>
              <w:rPr>
                <w:noProof w:val="0"/>
                <w:sz w:val="16"/>
              </w:rPr>
            </w:pPr>
          </w:p>
        </w:tc>
        <w:tc>
          <w:tcPr>
            <w:tcW w:w="2610" w:type="dxa"/>
            <w:vAlign w:val="center"/>
          </w:tcPr>
          <w:p w14:paraId="602D69A2"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vAlign w:val="center"/>
          </w:tcPr>
          <w:p w14:paraId="493A5C18"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5EEBEDC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36F5391" w14:textId="77777777" w:rsidTr="003462A5">
        <w:trPr>
          <w:cantSplit/>
        </w:trPr>
        <w:tc>
          <w:tcPr>
            <w:tcW w:w="1458" w:type="dxa"/>
            <w:vMerge/>
            <w:vAlign w:val="center"/>
          </w:tcPr>
          <w:p w14:paraId="49DCD5F5" w14:textId="77777777" w:rsidR="007A1F44" w:rsidRPr="00A03C55" w:rsidRDefault="007A1F44" w:rsidP="005130ED">
            <w:pPr>
              <w:pStyle w:val="TableLabel"/>
              <w:rPr>
                <w:noProof w:val="0"/>
                <w:sz w:val="16"/>
              </w:rPr>
            </w:pPr>
          </w:p>
        </w:tc>
        <w:tc>
          <w:tcPr>
            <w:tcW w:w="2610" w:type="dxa"/>
            <w:vAlign w:val="center"/>
          </w:tcPr>
          <w:p w14:paraId="3808E58E"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vAlign w:val="center"/>
          </w:tcPr>
          <w:p w14:paraId="485B525A"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72731165"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584DE66C" w14:textId="77777777" w:rsidTr="003462A5">
        <w:trPr>
          <w:cantSplit/>
        </w:trPr>
        <w:tc>
          <w:tcPr>
            <w:tcW w:w="1458" w:type="dxa"/>
            <w:vMerge/>
            <w:vAlign w:val="center"/>
          </w:tcPr>
          <w:p w14:paraId="20E5AF87" w14:textId="77777777" w:rsidR="007A1F44" w:rsidRPr="00A03C55" w:rsidRDefault="007A1F44" w:rsidP="005130ED">
            <w:pPr>
              <w:pStyle w:val="TableLabel"/>
              <w:rPr>
                <w:noProof w:val="0"/>
                <w:sz w:val="16"/>
              </w:rPr>
            </w:pPr>
          </w:p>
        </w:tc>
        <w:tc>
          <w:tcPr>
            <w:tcW w:w="2610" w:type="dxa"/>
            <w:vAlign w:val="center"/>
          </w:tcPr>
          <w:p w14:paraId="268B9D52" w14:textId="77777777" w:rsidR="007A1F44" w:rsidRPr="00A03C55" w:rsidRDefault="007A1F44" w:rsidP="005130ED">
            <w:pPr>
              <w:pStyle w:val="TableEntry"/>
              <w:rPr>
                <w:noProof w:val="0"/>
                <w:sz w:val="16"/>
              </w:rPr>
            </w:pPr>
            <w:r w:rsidRPr="00A03C55">
              <w:rPr>
                <w:noProof w:val="0"/>
                <w:sz w:val="16"/>
              </w:rPr>
              <w:t>EventTypeCode</w:t>
            </w:r>
          </w:p>
        </w:tc>
        <w:tc>
          <w:tcPr>
            <w:tcW w:w="720" w:type="dxa"/>
            <w:vAlign w:val="center"/>
          </w:tcPr>
          <w:p w14:paraId="551F0D02"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2342E4BD" w14:textId="77777777" w:rsidR="007A1F44" w:rsidRPr="00A03C55" w:rsidRDefault="007A1F44" w:rsidP="005130ED">
            <w:pPr>
              <w:pStyle w:val="TableEntry"/>
              <w:rPr>
                <w:noProof w:val="0"/>
                <w:sz w:val="16"/>
              </w:rPr>
            </w:pPr>
            <w:r w:rsidRPr="00A03C55">
              <w:rPr>
                <w:noProof w:val="0"/>
                <w:sz w:val="16"/>
              </w:rPr>
              <w:t>EV(“ITI-41”, “IHE Transactions”, “Provide and Register Document Set-b”)</w:t>
            </w:r>
          </w:p>
        </w:tc>
      </w:tr>
      <w:tr w:rsidR="007A1F44" w:rsidRPr="00A03C55" w14:paraId="39397F6C" w14:textId="77777777" w:rsidTr="003462A5">
        <w:trPr>
          <w:cantSplit/>
        </w:trPr>
        <w:tc>
          <w:tcPr>
            <w:tcW w:w="9666" w:type="dxa"/>
            <w:gridSpan w:val="4"/>
          </w:tcPr>
          <w:p w14:paraId="3F8DAD2D" w14:textId="77777777" w:rsidR="007A1F44" w:rsidRPr="00A03C55" w:rsidRDefault="007A1F44" w:rsidP="005130ED">
            <w:pPr>
              <w:pStyle w:val="TableEntry"/>
              <w:rPr>
                <w:noProof w:val="0"/>
              </w:rPr>
            </w:pPr>
            <w:r w:rsidRPr="00A03C55">
              <w:rPr>
                <w:noProof w:val="0"/>
              </w:rPr>
              <w:t>Source (Document Source) (1)</w:t>
            </w:r>
          </w:p>
        </w:tc>
      </w:tr>
      <w:tr w:rsidR="007A1F44" w:rsidRPr="00A03C55" w14:paraId="679172C9" w14:textId="77777777" w:rsidTr="003462A5">
        <w:trPr>
          <w:cantSplit/>
        </w:trPr>
        <w:tc>
          <w:tcPr>
            <w:tcW w:w="9666" w:type="dxa"/>
            <w:gridSpan w:val="4"/>
          </w:tcPr>
          <w:p w14:paraId="6DDA3789" w14:textId="77777777" w:rsidR="007A1F44" w:rsidRPr="00A03C55" w:rsidRDefault="007A1F44" w:rsidP="005130ED">
            <w:pPr>
              <w:pStyle w:val="TableEntry"/>
              <w:rPr>
                <w:noProof w:val="0"/>
              </w:rPr>
            </w:pPr>
            <w:r w:rsidRPr="00A03C55">
              <w:rPr>
                <w:noProof w:val="0"/>
              </w:rPr>
              <w:t>Destination (Document Repository or Document Recipient) (1)</w:t>
            </w:r>
          </w:p>
        </w:tc>
      </w:tr>
      <w:tr w:rsidR="007A1F44" w:rsidRPr="00A03C55" w14:paraId="1E26BEDE" w14:textId="77777777" w:rsidTr="003462A5">
        <w:trPr>
          <w:cantSplit/>
        </w:trPr>
        <w:tc>
          <w:tcPr>
            <w:tcW w:w="9666" w:type="dxa"/>
            <w:gridSpan w:val="4"/>
          </w:tcPr>
          <w:p w14:paraId="51ED7823" w14:textId="77777777" w:rsidR="007A1F44" w:rsidRPr="00A03C55" w:rsidRDefault="007A1F44" w:rsidP="005130ED">
            <w:pPr>
              <w:pStyle w:val="TableEntry"/>
              <w:rPr>
                <w:noProof w:val="0"/>
              </w:rPr>
            </w:pPr>
            <w:r w:rsidRPr="00A03C55">
              <w:rPr>
                <w:noProof w:val="0"/>
              </w:rPr>
              <w:t>Audit Source (Document Repository or Document Recipient) (1)</w:t>
            </w:r>
          </w:p>
        </w:tc>
      </w:tr>
      <w:tr w:rsidR="007A1F44" w:rsidRPr="00A03C55" w14:paraId="5909037B" w14:textId="77777777" w:rsidTr="003462A5">
        <w:trPr>
          <w:cantSplit/>
        </w:trPr>
        <w:tc>
          <w:tcPr>
            <w:tcW w:w="9666" w:type="dxa"/>
            <w:gridSpan w:val="4"/>
          </w:tcPr>
          <w:p w14:paraId="4F75108E" w14:textId="77777777" w:rsidR="007A1F44" w:rsidRPr="00A03C55" w:rsidRDefault="007A1F44" w:rsidP="005130ED">
            <w:pPr>
              <w:pStyle w:val="TableEntry"/>
              <w:rPr>
                <w:noProof w:val="0"/>
              </w:rPr>
            </w:pPr>
            <w:r w:rsidRPr="00A03C55">
              <w:rPr>
                <w:noProof w:val="0"/>
              </w:rPr>
              <w:t>Patient (1)</w:t>
            </w:r>
          </w:p>
        </w:tc>
      </w:tr>
      <w:tr w:rsidR="007A1F44" w:rsidRPr="00A03C55" w14:paraId="69B4441A" w14:textId="77777777" w:rsidTr="003462A5">
        <w:trPr>
          <w:cantSplit/>
        </w:trPr>
        <w:tc>
          <w:tcPr>
            <w:tcW w:w="9666" w:type="dxa"/>
            <w:gridSpan w:val="4"/>
          </w:tcPr>
          <w:p w14:paraId="49D7751A" w14:textId="77777777" w:rsidR="007A1F44" w:rsidRPr="00A03C55" w:rsidRDefault="007A1F44" w:rsidP="005130ED">
            <w:pPr>
              <w:pStyle w:val="TableEntry"/>
              <w:rPr>
                <w:noProof w:val="0"/>
              </w:rPr>
            </w:pPr>
            <w:r w:rsidRPr="00A03C55">
              <w:rPr>
                <w:noProof w:val="0"/>
              </w:rPr>
              <w:t>SubmissionSet (1)</w:t>
            </w:r>
          </w:p>
        </w:tc>
      </w:tr>
    </w:tbl>
    <w:p w14:paraId="43A59B99" w14:textId="77777777" w:rsidR="007A1F44" w:rsidRPr="00A03C55" w:rsidRDefault="007A1F44" w:rsidP="00CD3D08">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F2F6D78" w14:textId="77777777" w:rsidTr="003462A5">
        <w:trPr>
          <w:cantSplit/>
        </w:trPr>
        <w:tc>
          <w:tcPr>
            <w:tcW w:w="1548" w:type="dxa"/>
            <w:vMerge w:val="restart"/>
          </w:tcPr>
          <w:p w14:paraId="434F039D" w14:textId="77777777" w:rsidR="007A1F44" w:rsidRPr="00A03C55" w:rsidRDefault="007A1F44" w:rsidP="003462A5">
            <w:pPr>
              <w:pStyle w:val="TableEntryHeader"/>
              <w:rPr>
                <w:noProof w:val="0"/>
              </w:rPr>
            </w:pPr>
            <w:r w:rsidRPr="00A03C55">
              <w:rPr>
                <w:noProof w:val="0"/>
              </w:rPr>
              <w:t>Source</w:t>
            </w:r>
          </w:p>
          <w:p w14:paraId="494A7F5E"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A05111D"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3F6E68D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9B7E741" w14:textId="77777777" w:rsidR="007A1F44" w:rsidRPr="00A03C55" w:rsidRDefault="007A1F44" w:rsidP="00B20954">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25BC5D13" w14:textId="77777777" w:rsidTr="003462A5">
        <w:trPr>
          <w:cantSplit/>
        </w:trPr>
        <w:tc>
          <w:tcPr>
            <w:tcW w:w="1548" w:type="dxa"/>
            <w:vMerge/>
            <w:textDirection w:val="btLr"/>
            <w:vAlign w:val="center"/>
          </w:tcPr>
          <w:p w14:paraId="09879207" w14:textId="77777777" w:rsidR="007A1F44" w:rsidRPr="00A03C55" w:rsidRDefault="007A1F44" w:rsidP="005130ED">
            <w:pPr>
              <w:pStyle w:val="TableLabel"/>
              <w:rPr>
                <w:noProof w:val="0"/>
                <w:sz w:val="16"/>
              </w:rPr>
            </w:pPr>
          </w:p>
        </w:tc>
        <w:tc>
          <w:tcPr>
            <w:tcW w:w="2520" w:type="dxa"/>
            <w:vAlign w:val="center"/>
          </w:tcPr>
          <w:p w14:paraId="30F9CCB8" w14:textId="77777777" w:rsidR="007A1F44" w:rsidRPr="00A03C55" w:rsidRDefault="007A1F44" w:rsidP="005130ED">
            <w:pPr>
              <w:pStyle w:val="TableEntry"/>
              <w:rPr>
                <w:noProof w:val="0"/>
                <w:sz w:val="16"/>
              </w:rPr>
            </w:pPr>
            <w:r w:rsidRPr="00A03C55">
              <w:rPr>
                <w:noProof w:val="0"/>
                <w:sz w:val="16"/>
              </w:rPr>
              <w:t>AlternativeUserID</w:t>
            </w:r>
          </w:p>
        </w:tc>
        <w:tc>
          <w:tcPr>
            <w:tcW w:w="630" w:type="dxa"/>
            <w:vAlign w:val="center"/>
          </w:tcPr>
          <w:p w14:paraId="7A2F6ED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8BBBFDE" w14:textId="77777777" w:rsidR="007A1F44" w:rsidRPr="00A03C55" w:rsidRDefault="007A1F44" w:rsidP="00CD3D08">
            <w:pPr>
              <w:pStyle w:val="TableEntry"/>
              <w:rPr>
                <w:i/>
                <w:iCs/>
                <w:noProof w:val="0"/>
                <w:sz w:val="16"/>
              </w:rPr>
            </w:pPr>
            <w:r w:rsidRPr="00A03C55">
              <w:rPr>
                <w:i/>
                <w:iCs/>
                <w:noProof w:val="0"/>
                <w:sz w:val="16"/>
              </w:rPr>
              <w:t>not specialized</w:t>
            </w:r>
          </w:p>
        </w:tc>
      </w:tr>
      <w:tr w:rsidR="007A1F44" w:rsidRPr="00A03C55" w14:paraId="09CA9D33" w14:textId="77777777" w:rsidTr="003462A5">
        <w:trPr>
          <w:cantSplit/>
        </w:trPr>
        <w:tc>
          <w:tcPr>
            <w:tcW w:w="1548" w:type="dxa"/>
            <w:vMerge/>
            <w:textDirection w:val="btLr"/>
            <w:vAlign w:val="center"/>
          </w:tcPr>
          <w:p w14:paraId="464B68EF" w14:textId="77777777" w:rsidR="007A1F44" w:rsidRPr="00A03C55" w:rsidRDefault="007A1F44" w:rsidP="005130ED">
            <w:pPr>
              <w:pStyle w:val="TableLabel"/>
              <w:rPr>
                <w:noProof w:val="0"/>
                <w:sz w:val="16"/>
              </w:rPr>
            </w:pPr>
          </w:p>
        </w:tc>
        <w:tc>
          <w:tcPr>
            <w:tcW w:w="2520" w:type="dxa"/>
            <w:vAlign w:val="center"/>
          </w:tcPr>
          <w:p w14:paraId="56057A28"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2B2C288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81A736A" w14:textId="77777777" w:rsidR="007A1F44" w:rsidRPr="00A03C55" w:rsidRDefault="007A1F44" w:rsidP="00CD3D08">
            <w:pPr>
              <w:pStyle w:val="TableEntry"/>
              <w:rPr>
                <w:i/>
                <w:iCs/>
                <w:noProof w:val="0"/>
                <w:sz w:val="16"/>
              </w:rPr>
            </w:pPr>
            <w:r w:rsidRPr="00A03C55">
              <w:rPr>
                <w:i/>
                <w:iCs/>
                <w:noProof w:val="0"/>
                <w:sz w:val="16"/>
              </w:rPr>
              <w:t>not specialized</w:t>
            </w:r>
          </w:p>
        </w:tc>
      </w:tr>
      <w:tr w:rsidR="007A1F44" w:rsidRPr="00A03C55" w14:paraId="179B1520" w14:textId="77777777" w:rsidTr="003462A5">
        <w:trPr>
          <w:cantSplit/>
        </w:trPr>
        <w:tc>
          <w:tcPr>
            <w:tcW w:w="1548" w:type="dxa"/>
            <w:vMerge/>
            <w:textDirection w:val="btLr"/>
            <w:vAlign w:val="center"/>
          </w:tcPr>
          <w:p w14:paraId="3CFD7263" w14:textId="77777777" w:rsidR="007A1F44" w:rsidRPr="00A03C55" w:rsidRDefault="007A1F44" w:rsidP="0098263A">
            <w:pPr>
              <w:pStyle w:val="TableLabel"/>
              <w:rPr>
                <w:noProof w:val="0"/>
                <w:sz w:val="16"/>
              </w:rPr>
            </w:pPr>
          </w:p>
        </w:tc>
        <w:tc>
          <w:tcPr>
            <w:tcW w:w="2520" w:type="dxa"/>
            <w:vAlign w:val="center"/>
          </w:tcPr>
          <w:p w14:paraId="621A1708" w14:textId="77777777" w:rsidR="007A1F44" w:rsidRPr="00A03C55" w:rsidRDefault="007A1F44" w:rsidP="00952DDA">
            <w:pPr>
              <w:pStyle w:val="TableEntry"/>
              <w:rPr>
                <w:i/>
                <w:iCs/>
                <w:noProof w:val="0"/>
                <w:sz w:val="16"/>
              </w:rPr>
            </w:pPr>
            <w:r w:rsidRPr="00A03C55">
              <w:rPr>
                <w:i/>
                <w:iCs/>
                <w:noProof w:val="0"/>
                <w:sz w:val="16"/>
              </w:rPr>
              <w:t>UserIsRequestor</w:t>
            </w:r>
          </w:p>
        </w:tc>
        <w:tc>
          <w:tcPr>
            <w:tcW w:w="630" w:type="dxa"/>
            <w:vAlign w:val="center"/>
          </w:tcPr>
          <w:p w14:paraId="1DF26A4C"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77E497A9"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120C6FD5" w14:textId="77777777" w:rsidTr="003462A5">
        <w:trPr>
          <w:cantSplit/>
        </w:trPr>
        <w:tc>
          <w:tcPr>
            <w:tcW w:w="1548" w:type="dxa"/>
            <w:vMerge/>
            <w:textDirection w:val="btLr"/>
            <w:vAlign w:val="center"/>
          </w:tcPr>
          <w:p w14:paraId="3386214D" w14:textId="77777777" w:rsidR="007A1F44" w:rsidRPr="00A03C55" w:rsidRDefault="007A1F44" w:rsidP="005130ED">
            <w:pPr>
              <w:pStyle w:val="TableLabel"/>
              <w:rPr>
                <w:noProof w:val="0"/>
                <w:sz w:val="16"/>
              </w:rPr>
            </w:pPr>
          </w:p>
        </w:tc>
        <w:tc>
          <w:tcPr>
            <w:tcW w:w="2520" w:type="dxa"/>
            <w:vAlign w:val="center"/>
          </w:tcPr>
          <w:p w14:paraId="3BB8550C"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29A3918A"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3132F5B"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6DFCDF85" w14:textId="77777777" w:rsidTr="003462A5">
        <w:trPr>
          <w:cantSplit/>
        </w:trPr>
        <w:tc>
          <w:tcPr>
            <w:tcW w:w="1548" w:type="dxa"/>
            <w:vMerge/>
            <w:textDirection w:val="btLr"/>
            <w:vAlign w:val="center"/>
          </w:tcPr>
          <w:p w14:paraId="022AF396" w14:textId="77777777" w:rsidR="007A1F44" w:rsidRPr="00A03C55" w:rsidRDefault="007A1F44" w:rsidP="005130ED">
            <w:pPr>
              <w:pStyle w:val="TableLabel"/>
              <w:rPr>
                <w:noProof w:val="0"/>
                <w:sz w:val="16"/>
              </w:rPr>
            </w:pPr>
          </w:p>
        </w:tc>
        <w:tc>
          <w:tcPr>
            <w:tcW w:w="2520" w:type="dxa"/>
            <w:vAlign w:val="center"/>
          </w:tcPr>
          <w:p w14:paraId="44CF6442"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63461C9B"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3C454FB"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55AF2719" w14:textId="77777777" w:rsidTr="003462A5">
        <w:trPr>
          <w:cantSplit/>
        </w:trPr>
        <w:tc>
          <w:tcPr>
            <w:tcW w:w="1548" w:type="dxa"/>
            <w:vMerge/>
            <w:textDirection w:val="btLr"/>
            <w:vAlign w:val="center"/>
          </w:tcPr>
          <w:p w14:paraId="1917F651" w14:textId="77777777" w:rsidR="007A1F44" w:rsidRPr="00A03C55" w:rsidRDefault="007A1F44" w:rsidP="005130ED">
            <w:pPr>
              <w:pStyle w:val="TableLabel"/>
              <w:rPr>
                <w:noProof w:val="0"/>
                <w:sz w:val="16"/>
              </w:rPr>
            </w:pPr>
          </w:p>
        </w:tc>
        <w:tc>
          <w:tcPr>
            <w:tcW w:w="2520" w:type="dxa"/>
            <w:vAlign w:val="center"/>
          </w:tcPr>
          <w:p w14:paraId="475144C9"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13C8B82D"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64E5212" w14:textId="77777777" w:rsidR="007A1F44" w:rsidRPr="00A03C55" w:rsidRDefault="007A1F44" w:rsidP="005130ED">
            <w:pPr>
              <w:pStyle w:val="TableEntry"/>
              <w:rPr>
                <w:noProof w:val="0"/>
                <w:sz w:val="16"/>
              </w:rPr>
            </w:pPr>
            <w:r w:rsidRPr="00A03C55">
              <w:rPr>
                <w:noProof w:val="0"/>
                <w:sz w:val="16"/>
              </w:rPr>
              <w:t>The machine name or IP address.</w:t>
            </w:r>
          </w:p>
        </w:tc>
      </w:tr>
    </w:tbl>
    <w:p w14:paraId="3B7BCA84" w14:textId="77777777" w:rsidR="007A1F44" w:rsidRPr="00A03C55"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2D6F7E3" w14:textId="77777777" w:rsidTr="00D372D5">
        <w:trPr>
          <w:cantSplit/>
        </w:trPr>
        <w:tc>
          <w:tcPr>
            <w:tcW w:w="1548" w:type="dxa"/>
            <w:vMerge w:val="restart"/>
          </w:tcPr>
          <w:p w14:paraId="1714FB07" w14:textId="77777777" w:rsidR="007A1F44" w:rsidRPr="00A03C55" w:rsidRDefault="007A1F44" w:rsidP="003462A5">
            <w:pPr>
              <w:pStyle w:val="TableEntryHeader"/>
              <w:rPr>
                <w:noProof w:val="0"/>
              </w:rPr>
            </w:pPr>
            <w:r w:rsidRPr="00A03C55">
              <w:rPr>
                <w:noProof w:val="0"/>
              </w:rPr>
              <w:t>Destination</w:t>
            </w:r>
          </w:p>
          <w:p w14:paraId="1AEF038D"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E68010D" w14:textId="77777777" w:rsidR="007A1F44" w:rsidRPr="00A03C55" w:rsidRDefault="007A1F44" w:rsidP="00360123">
            <w:pPr>
              <w:pStyle w:val="TableEntry"/>
              <w:keepNext/>
              <w:rPr>
                <w:noProof w:val="0"/>
                <w:sz w:val="16"/>
              </w:rPr>
            </w:pPr>
            <w:r w:rsidRPr="00A03C55">
              <w:rPr>
                <w:noProof w:val="0"/>
                <w:sz w:val="16"/>
              </w:rPr>
              <w:t>UserID</w:t>
            </w:r>
          </w:p>
        </w:tc>
        <w:tc>
          <w:tcPr>
            <w:tcW w:w="630" w:type="dxa"/>
            <w:vAlign w:val="center"/>
          </w:tcPr>
          <w:p w14:paraId="56FD3ED7" w14:textId="77777777" w:rsidR="007A1F44" w:rsidRPr="00A03C55" w:rsidRDefault="007A1F44" w:rsidP="00360123">
            <w:pPr>
              <w:pStyle w:val="TableEntry"/>
              <w:keepNext/>
              <w:jc w:val="center"/>
              <w:rPr>
                <w:noProof w:val="0"/>
                <w:sz w:val="16"/>
              </w:rPr>
            </w:pPr>
            <w:r w:rsidRPr="00A03C55">
              <w:rPr>
                <w:noProof w:val="0"/>
                <w:sz w:val="16"/>
              </w:rPr>
              <w:t>M</w:t>
            </w:r>
          </w:p>
        </w:tc>
        <w:tc>
          <w:tcPr>
            <w:tcW w:w="4968" w:type="dxa"/>
            <w:vAlign w:val="center"/>
          </w:tcPr>
          <w:p w14:paraId="4C60A641" w14:textId="77777777" w:rsidR="007A1F44" w:rsidRPr="00A03C55" w:rsidRDefault="007A1F44" w:rsidP="00360123">
            <w:pPr>
              <w:pStyle w:val="TableEntry"/>
              <w:keepNext/>
              <w:rPr>
                <w:noProof w:val="0"/>
                <w:sz w:val="16"/>
              </w:rPr>
            </w:pPr>
            <w:r w:rsidRPr="00A03C55">
              <w:rPr>
                <w:noProof w:val="0"/>
                <w:sz w:val="16"/>
              </w:rPr>
              <w:t>SOAP endpoint URI</w:t>
            </w:r>
          </w:p>
        </w:tc>
      </w:tr>
      <w:tr w:rsidR="007A1F44" w:rsidRPr="00A03C55" w14:paraId="2832466C" w14:textId="77777777">
        <w:trPr>
          <w:cantSplit/>
        </w:trPr>
        <w:tc>
          <w:tcPr>
            <w:tcW w:w="1548" w:type="dxa"/>
            <w:vMerge/>
            <w:textDirection w:val="btLr"/>
            <w:vAlign w:val="center"/>
          </w:tcPr>
          <w:p w14:paraId="7BF084FF" w14:textId="77777777" w:rsidR="007A1F44" w:rsidRPr="00A03C55" w:rsidRDefault="007A1F44" w:rsidP="00360123">
            <w:pPr>
              <w:pStyle w:val="TableLabel"/>
              <w:rPr>
                <w:noProof w:val="0"/>
                <w:sz w:val="16"/>
              </w:rPr>
            </w:pPr>
          </w:p>
        </w:tc>
        <w:tc>
          <w:tcPr>
            <w:tcW w:w="2520" w:type="dxa"/>
            <w:vAlign w:val="center"/>
          </w:tcPr>
          <w:p w14:paraId="552B1A0E" w14:textId="77777777" w:rsidR="007A1F44" w:rsidRPr="00A03C55" w:rsidRDefault="007A1F44" w:rsidP="00D372D5">
            <w:pPr>
              <w:pStyle w:val="TableEntry"/>
              <w:rPr>
                <w:noProof w:val="0"/>
                <w:sz w:val="16"/>
              </w:rPr>
            </w:pPr>
            <w:r w:rsidRPr="00A03C55">
              <w:rPr>
                <w:noProof w:val="0"/>
                <w:sz w:val="16"/>
              </w:rPr>
              <w:t>AlternativeUserID</w:t>
            </w:r>
          </w:p>
        </w:tc>
        <w:tc>
          <w:tcPr>
            <w:tcW w:w="630" w:type="dxa"/>
            <w:vAlign w:val="center"/>
          </w:tcPr>
          <w:p w14:paraId="719368D2" w14:textId="77777777" w:rsidR="007A1F44" w:rsidRPr="00A03C55" w:rsidRDefault="007A1F44" w:rsidP="00360123">
            <w:pPr>
              <w:pStyle w:val="TableEntry"/>
              <w:keepNext/>
              <w:jc w:val="center"/>
              <w:rPr>
                <w:noProof w:val="0"/>
                <w:sz w:val="16"/>
              </w:rPr>
            </w:pPr>
            <w:r w:rsidRPr="00A03C55">
              <w:rPr>
                <w:noProof w:val="0"/>
                <w:sz w:val="16"/>
              </w:rPr>
              <w:t>M</w:t>
            </w:r>
          </w:p>
        </w:tc>
        <w:tc>
          <w:tcPr>
            <w:tcW w:w="4968" w:type="dxa"/>
            <w:vAlign w:val="center"/>
          </w:tcPr>
          <w:p w14:paraId="3F29230C" w14:textId="77777777" w:rsidR="007A1F44" w:rsidRPr="00A03C55" w:rsidRDefault="007A1F44" w:rsidP="00360123">
            <w:pPr>
              <w:pStyle w:val="TableEntry"/>
              <w:keepNext/>
              <w:rPr>
                <w:i/>
                <w:iCs/>
                <w:noProof w:val="0"/>
                <w:sz w:val="16"/>
              </w:rPr>
            </w:pPr>
            <w:r w:rsidRPr="00A03C55">
              <w:rPr>
                <w:noProof w:val="0"/>
                <w:sz w:val="16"/>
              </w:rPr>
              <w:t>the process ID as used within the local operating system in the local system logs.</w:t>
            </w:r>
          </w:p>
        </w:tc>
      </w:tr>
      <w:tr w:rsidR="007A1F44" w:rsidRPr="00A03C55" w14:paraId="62A83DA9" w14:textId="77777777">
        <w:trPr>
          <w:cantSplit/>
        </w:trPr>
        <w:tc>
          <w:tcPr>
            <w:tcW w:w="1548" w:type="dxa"/>
            <w:vMerge/>
            <w:textDirection w:val="btLr"/>
            <w:vAlign w:val="center"/>
          </w:tcPr>
          <w:p w14:paraId="2BC46684" w14:textId="77777777" w:rsidR="007A1F44" w:rsidRPr="00A03C55" w:rsidRDefault="007A1F44" w:rsidP="00360123">
            <w:pPr>
              <w:pStyle w:val="TableLabel"/>
              <w:rPr>
                <w:noProof w:val="0"/>
                <w:sz w:val="16"/>
              </w:rPr>
            </w:pPr>
          </w:p>
        </w:tc>
        <w:tc>
          <w:tcPr>
            <w:tcW w:w="2520" w:type="dxa"/>
            <w:vAlign w:val="center"/>
          </w:tcPr>
          <w:p w14:paraId="289DA228" w14:textId="77777777" w:rsidR="007A1F44" w:rsidRPr="00A03C55" w:rsidRDefault="007A1F44" w:rsidP="00360123">
            <w:pPr>
              <w:pStyle w:val="TableEntry"/>
              <w:keepNext/>
              <w:rPr>
                <w:i/>
                <w:iCs/>
                <w:noProof w:val="0"/>
                <w:sz w:val="16"/>
              </w:rPr>
            </w:pPr>
            <w:r w:rsidRPr="00A03C55">
              <w:rPr>
                <w:i/>
                <w:iCs/>
                <w:noProof w:val="0"/>
                <w:sz w:val="16"/>
              </w:rPr>
              <w:t>UserName</w:t>
            </w:r>
          </w:p>
        </w:tc>
        <w:tc>
          <w:tcPr>
            <w:tcW w:w="630" w:type="dxa"/>
            <w:vAlign w:val="center"/>
          </w:tcPr>
          <w:p w14:paraId="4262A7F5" w14:textId="77777777" w:rsidR="007A1F44" w:rsidRPr="00A03C55" w:rsidRDefault="007A1F44" w:rsidP="00360123">
            <w:pPr>
              <w:pStyle w:val="TableEntry"/>
              <w:keepNext/>
              <w:jc w:val="center"/>
              <w:rPr>
                <w:i/>
                <w:iCs/>
                <w:noProof w:val="0"/>
                <w:sz w:val="16"/>
              </w:rPr>
            </w:pPr>
            <w:r w:rsidRPr="00A03C55">
              <w:rPr>
                <w:i/>
                <w:iCs/>
                <w:noProof w:val="0"/>
                <w:sz w:val="16"/>
              </w:rPr>
              <w:t>U</w:t>
            </w:r>
          </w:p>
        </w:tc>
        <w:tc>
          <w:tcPr>
            <w:tcW w:w="4968" w:type="dxa"/>
            <w:vAlign w:val="center"/>
          </w:tcPr>
          <w:p w14:paraId="5DD22A29" w14:textId="77777777" w:rsidR="007A1F44" w:rsidRPr="00A03C55" w:rsidRDefault="007A1F44" w:rsidP="00360123">
            <w:pPr>
              <w:pStyle w:val="TableEntry"/>
              <w:keepNext/>
              <w:rPr>
                <w:i/>
                <w:iCs/>
                <w:noProof w:val="0"/>
                <w:sz w:val="16"/>
              </w:rPr>
            </w:pPr>
            <w:r w:rsidRPr="00A03C55">
              <w:rPr>
                <w:i/>
                <w:iCs/>
                <w:noProof w:val="0"/>
                <w:sz w:val="16"/>
              </w:rPr>
              <w:t>not specialized</w:t>
            </w:r>
          </w:p>
        </w:tc>
      </w:tr>
      <w:tr w:rsidR="007A1F44" w:rsidRPr="00A03C55" w14:paraId="66113BE3" w14:textId="77777777">
        <w:trPr>
          <w:cantSplit/>
        </w:trPr>
        <w:tc>
          <w:tcPr>
            <w:tcW w:w="1548" w:type="dxa"/>
            <w:vMerge/>
            <w:textDirection w:val="btLr"/>
            <w:vAlign w:val="center"/>
          </w:tcPr>
          <w:p w14:paraId="6B526345" w14:textId="77777777" w:rsidR="007A1F44" w:rsidRPr="00A03C55" w:rsidRDefault="007A1F44" w:rsidP="00360123">
            <w:pPr>
              <w:pStyle w:val="TableLabel"/>
              <w:rPr>
                <w:noProof w:val="0"/>
                <w:sz w:val="16"/>
              </w:rPr>
            </w:pPr>
          </w:p>
        </w:tc>
        <w:tc>
          <w:tcPr>
            <w:tcW w:w="2520" w:type="dxa"/>
            <w:vAlign w:val="center"/>
          </w:tcPr>
          <w:p w14:paraId="52B736F7" w14:textId="77777777" w:rsidR="007A1F44" w:rsidRPr="00A03C55" w:rsidRDefault="007A1F44" w:rsidP="00360123">
            <w:pPr>
              <w:pStyle w:val="TableEntry"/>
              <w:keepNext/>
              <w:rPr>
                <w:iCs/>
                <w:noProof w:val="0"/>
                <w:sz w:val="16"/>
              </w:rPr>
            </w:pPr>
            <w:r w:rsidRPr="00A03C55">
              <w:rPr>
                <w:iCs/>
                <w:noProof w:val="0"/>
                <w:sz w:val="16"/>
              </w:rPr>
              <w:t>UserIsRequestor</w:t>
            </w:r>
          </w:p>
        </w:tc>
        <w:tc>
          <w:tcPr>
            <w:tcW w:w="630" w:type="dxa"/>
            <w:vAlign w:val="center"/>
          </w:tcPr>
          <w:p w14:paraId="59C486F5" w14:textId="77777777" w:rsidR="007A1F44" w:rsidRPr="00A03C55" w:rsidRDefault="007A1F44" w:rsidP="00360123">
            <w:pPr>
              <w:pStyle w:val="TableEntry"/>
              <w:keepNext/>
              <w:jc w:val="center"/>
              <w:rPr>
                <w:iCs/>
                <w:noProof w:val="0"/>
                <w:sz w:val="16"/>
              </w:rPr>
            </w:pPr>
            <w:r w:rsidRPr="00A03C55">
              <w:rPr>
                <w:iCs/>
                <w:noProof w:val="0"/>
                <w:sz w:val="16"/>
              </w:rPr>
              <w:t>M</w:t>
            </w:r>
          </w:p>
        </w:tc>
        <w:tc>
          <w:tcPr>
            <w:tcW w:w="4968" w:type="dxa"/>
            <w:vAlign w:val="center"/>
          </w:tcPr>
          <w:p w14:paraId="637A4E0D" w14:textId="77777777" w:rsidR="007A1F44" w:rsidRPr="00A03C55" w:rsidRDefault="007A1F44" w:rsidP="00360123">
            <w:pPr>
              <w:pStyle w:val="TableEntry"/>
              <w:keepNext/>
              <w:rPr>
                <w:iCs/>
                <w:noProof w:val="0"/>
                <w:sz w:val="16"/>
              </w:rPr>
            </w:pPr>
            <w:r w:rsidRPr="00A03C55">
              <w:rPr>
                <w:iCs/>
                <w:noProof w:val="0"/>
                <w:sz w:val="16"/>
              </w:rPr>
              <w:t>“false”</w:t>
            </w:r>
          </w:p>
        </w:tc>
      </w:tr>
      <w:tr w:rsidR="007A1F44" w:rsidRPr="00A03C55" w14:paraId="157F0AB2" w14:textId="77777777">
        <w:trPr>
          <w:cantSplit/>
        </w:trPr>
        <w:tc>
          <w:tcPr>
            <w:tcW w:w="1548" w:type="dxa"/>
            <w:vMerge/>
            <w:textDirection w:val="btLr"/>
            <w:vAlign w:val="center"/>
          </w:tcPr>
          <w:p w14:paraId="3E335446" w14:textId="77777777" w:rsidR="007A1F44" w:rsidRPr="00A03C55" w:rsidRDefault="007A1F44" w:rsidP="00360123">
            <w:pPr>
              <w:pStyle w:val="TableLabel"/>
              <w:rPr>
                <w:noProof w:val="0"/>
                <w:sz w:val="16"/>
              </w:rPr>
            </w:pPr>
          </w:p>
        </w:tc>
        <w:tc>
          <w:tcPr>
            <w:tcW w:w="2520" w:type="dxa"/>
            <w:vAlign w:val="center"/>
          </w:tcPr>
          <w:p w14:paraId="5234CEFB" w14:textId="77777777" w:rsidR="007A1F44" w:rsidRPr="00A03C55" w:rsidRDefault="007A1F44" w:rsidP="00360123">
            <w:pPr>
              <w:pStyle w:val="TableEntry"/>
              <w:keepNext/>
              <w:rPr>
                <w:noProof w:val="0"/>
                <w:sz w:val="16"/>
              </w:rPr>
            </w:pPr>
            <w:r w:rsidRPr="00A03C55">
              <w:rPr>
                <w:noProof w:val="0"/>
                <w:sz w:val="16"/>
              </w:rPr>
              <w:t>RoleIDCode</w:t>
            </w:r>
          </w:p>
        </w:tc>
        <w:tc>
          <w:tcPr>
            <w:tcW w:w="630" w:type="dxa"/>
            <w:vAlign w:val="center"/>
          </w:tcPr>
          <w:p w14:paraId="4EF54CF2" w14:textId="77777777" w:rsidR="007A1F44" w:rsidRPr="00A03C55" w:rsidRDefault="007A1F44" w:rsidP="00360123">
            <w:pPr>
              <w:pStyle w:val="TableEntry"/>
              <w:keepNext/>
              <w:jc w:val="center"/>
              <w:rPr>
                <w:noProof w:val="0"/>
                <w:sz w:val="16"/>
              </w:rPr>
            </w:pPr>
            <w:r w:rsidRPr="00A03C55">
              <w:rPr>
                <w:noProof w:val="0"/>
                <w:sz w:val="16"/>
              </w:rPr>
              <w:t>M</w:t>
            </w:r>
          </w:p>
        </w:tc>
        <w:tc>
          <w:tcPr>
            <w:tcW w:w="4968" w:type="dxa"/>
            <w:vAlign w:val="center"/>
          </w:tcPr>
          <w:p w14:paraId="3395D0FB" w14:textId="77777777" w:rsidR="007A1F44" w:rsidRPr="00A03C55" w:rsidRDefault="007A1F44" w:rsidP="00360123">
            <w:pPr>
              <w:pStyle w:val="TableEntry"/>
              <w:keepNext/>
              <w:rPr>
                <w:noProof w:val="0"/>
                <w:sz w:val="16"/>
              </w:rPr>
            </w:pPr>
            <w:r w:rsidRPr="00A03C55">
              <w:rPr>
                <w:noProof w:val="0"/>
                <w:sz w:val="16"/>
              </w:rPr>
              <w:t>EV(110152, DCM, “Destination”)</w:t>
            </w:r>
          </w:p>
        </w:tc>
      </w:tr>
      <w:tr w:rsidR="007A1F44" w:rsidRPr="00A03C55" w14:paraId="34C78BD9" w14:textId="77777777">
        <w:trPr>
          <w:cantSplit/>
        </w:trPr>
        <w:tc>
          <w:tcPr>
            <w:tcW w:w="1548" w:type="dxa"/>
            <w:vMerge/>
            <w:textDirection w:val="btLr"/>
            <w:vAlign w:val="center"/>
          </w:tcPr>
          <w:p w14:paraId="45CA1C84" w14:textId="77777777" w:rsidR="007A1F44" w:rsidRPr="00A03C55" w:rsidRDefault="007A1F44" w:rsidP="00360123">
            <w:pPr>
              <w:pStyle w:val="TableLabel"/>
              <w:rPr>
                <w:noProof w:val="0"/>
                <w:sz w:val="16"/>
              </w:rPr>
            </w:pPr>
          </w:p>
        </w:tc>
        <w:tc>
          <w:tcPr>
            <w:tcW w:w="2520" w:type="dxa"/>
            <w:vAlign w:val="center"/>
          </w:tcPr>
          <w:p w14:paraId="75B4C339" w14:textId="77777777" w:rsidR="007A1F44" w:rsidRPr="00A03C55" w:rsidRDefault="007A1F44" w:rsidP="00360123">
            <w:pPr>
              <w:pStyle w:val="TableEntry"/>
              <w:keepNext/>
              <w:rPr>
                <w:iCs/>
                <w:noProof w:val="0"/>
                <w:sz w:val="16"/>
              </w:rPr>
            </w:pPr>
            <w:r w:rsidRPr="00A03C55">
              <w:rPr>
                <w:iCs/>
                <w:noProof w:val="0"/>
                <w:sz w:val="16"/>
              </w:rPr>
              <w:t>NetworkAccessPointTypeCode</w:t>
            </w:r>
          </w:p>
        </w:tc>
        <w:tc>
          <w:tcPr>
            <w:tcW w:w="630" w:type="dxa"/>
            <w:vAlign w:val="center"/>
          </w:tcPr>
          <w:p w14:paraId="32B268A7" w14:textId="77777777" w:rsidR="007A1F44" w:rsidRPr="00A03C55" w:rsidRDefault="007A1F44" w:rsidP="00360123">
            <w:pPr>
              <w:pStyle w:val="TableEntry"/>
              <w:keepNext/>
              <w:jc w:val="center"/>
              <w:rPr>
                <w:iCs/>
                <w:noProof w:val="0"/>
                <w:sz w:val="16"/>
              </w:rPr>
            </w:pPr>
            <w:r w:rsidRPr="00A03C55">
              <w:rPr>
                <w:iCs/>
                <w:noProof w:val="0"/>
                <w:sz w:val="16"/>
              </w:rPr>
              <w:t>M</w:t>
            </w:r>
          </w:p>
        </w:tc>
        <w:tc>
          <w:tcPr>
            <w:tcW w:w="4968" w:type="dxa"/>
            <w:vAlign w:val="center"/>
          </w:tcPr>
          <w:p w14:paraId="0165ADC2" w14:textId="77777777" w:rsidR="007A1F44" w:rsidRPr="00A03C55" w:rsidRDefault="007A1F44" w:rsidP="00360123">
            <w:pPr>
              <w:pStyle w:val="TableEntry"/>
              <w:keepNext/>
              <w:rPr>
                <w:noProof w:val="0"/>
                <w:sz w:val="16"/>
              </w:rPr>
            </w:pPr>
            <w:r w:rsidRPr="00A03C55">
              <w:rPr>
                <w:noProof w:val="0"/>
                <w:sz w:val="16"/>
              </w:rPr>
              <w:t>“1” for machine (DNS) name, “2” for IP address</w:t>
            </w:r>
          </w:p>
        </w:tc>
      </w:tr>
      <w:tr w:rsidR="007A1F44" w:rsidRPr="00A03C55" w14:paraId="35FF8A02" w14:textId="77777777" w:rsidTr="00D372D5">
        <w:trPr>
          <w:cantSplit/>
        </w:trPr>
        <w:tc>
          <w:tcPr>
            <w:tcW w:w="1548" w:type="dxa"/>
            <w:vMerge/>
            <w:textDirection w:val="btLr"/>
            <w:vAlign w:val="center"/>
          </w:tcPr>
          <w:p w14:paraId="664CC94A" w14:textId="77777777" w:rsidR="007A1F44" w:rsidRPr="00A03C55" w:rsidRDefault="007A1F44" w:rsidP="00360123">
            <w:pPr>
              <w:pStyle w:val="TableLabel"/>
              <w:rPr>
                <w:noProof w:val="0"/>
                <w:sz w:val="16"/>
              </w:rPr>
            </w:pPr>
          </w:p>
        </w:tc>
        <w:tc>
          <w:tcPr>
            <w:tcW w:w="2520" w:type="dxa"/>
            <w:vAlign w:val="center"/>
          </w:tcPr>
          <w:p w14:paraId="2AD30FD6" w14:textId="77777777" w:rsidR="007A1F44" w:rsidRPr="00A03C55" w:rsidRDefault="007A1F44" w:rsidP="00360123">
            <w:pPr>
              <w:pStyle w:val="TableEntry"/>
              <w:keepNext/>
              <w:rPr>
                <w:iCs/>
                <w:noProof w:val="0"/>
                <w:sz w:val="16"/>
              </w:rPr>
            </w:pPr>
            <w:r w:rsidRPr="00A03C55">
              <w:rPr>
                <w:iCs/>
                <w:noProof w:val="0"/>
                <w:sz w:val="16"/>
              </w:rPr>
              <w:t>NetworkAccessPointID</w:t>
            </w:r>
          </w:p>
        </w:tc>
        <w:tc>
          <w:tcPr>
            <w:tcW w:w="630" w:type="dxa"/>
            <w:vAlign w:val="center"/>
          </w:tcPr>
          <w:p w14:paraId="7E134EC5" w14:textId="77777777" w:rsidR="007A1F44" w:rsidRPr="00A03C55" w:rsidRDefault="007A1F44" w:rsidP="00360123">
            <w:pPr>
              <w:pStyle w:val="TableEntry"/>
              <w:keepNext/>
              <w:jc w:val="center"/>
              <w:rPr>
                <w:iCs/>
                <w:noProof w:val="0"/>
                <w:sz w:val="16"/>
              </w:rPr>
            </w:pPr>
            <w:r w:rsidRPr="00A03C55">
              <w:rPr>
                <w:iCs/>
                <w:noProof w:val="0"/>
                <w:sz w:val="16"/>
              </w:rPr>
              <w:t>M</w:t>
            </w:r>
          </w:p>
        </w:tc>
        <w:tc>
          <w:tcPr>
            <w:tcW w:w="4968" w:type="dxa"/>
            <w:vAlign w:val="center"/>
          </w:tcPr>
          <w:p w14:paraId="45C1C717" w14:textId="77777777" w:rsidR="007A1F44" w:rsidRPr="00A03C55" w:rsidRDefault="007A1F44" w:rsidP="00360123">
            <w:pPr>
              <w:pStyle w:val="TableEntry"/>
              <w:keepNext/>
              <w:rPr>
                <w:noProof w:val="0"/>
                <w:sz w:val="16"/>
              </w:rPr>
            </w:pPr>
            <w:r w:rsidRPr="00A03C55">
              <w:rPr>
                <w:noProof w:val="0"/>
                <w:sz w:val="16"/>
              </w:rPr>
              <w:t>The machine name or IP address.</w:t>
            </w:r>
          </w:p>
        </w:tc>
      </w:tr>
    </w:tbl>
    <w:p w14:paraId="275E4199" w14:textId="77777777" w:rsidR="007A1F44" w:rsidRPr="00A03C55" w:rsidRDefault="007A1F44" w:rsidP="00360123"/>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7C9200B" w14:textId="77777777">
        <w:trPr>
          <w:cantSplit/>
        </w:trPr>
        <w:tc>
          <w:tcPr>
            <w:tcW w:w="1728" w:type="dxa"/>
            <w:vMerge w:val="restart"/>
          </w:tcPr>
          <w:p w14:paraId="6607605F" w14:textId="77777777" w:rsidR="007A1F44" w:rsidRPr="00A03C55" w:rsidRDefault="007A1F44" w:rsidP="00A063AC">
            <w:pPr>
              <w:pStyle w:val="TableEntryHeader"/>
              <w:rPr>
                <w:noProof w:val="0"/>
              </w:rPr>
            </w:pPr>
            <w:r w:rsidRPr="00A03C55">
              <w:rPr>
                <w:noProof w:val="0"/>
              </w:rPr>
              <w:lastRenderedPageBreak/>
              <w:t>Audit Source</w:t>
            </w:r>
          </w:p>
          <w:p w14:paraId="44091BE4"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2C7FCB94" w14:textId="77777777" w:rsidR="007A1F44" w:rsidRPr="00A03C55" w:rsidRDefault="007A1F44" w:rsidP="005130ED">
            <w:pPr>
              <w:pStyle w:val="TableEntry"/>
              <w:rPr>
                <w:i/>
                <w:iCs/>
                <w:noProof w:val="0"/>
                <w:sz w:val="16"/>
              </w:rPr>
            </w:pPr>
            <w:r w:rsidRPr="00A03C55">
              <w:rPr>
                <w:i/>
                <w:iCs/>
                <w:noProof w:val="0"/>
                <w:sz w:val="16"/>
              </w:rPr>
              <w:t>AuditSourceID</w:t>
            </w:r>
          </w:p>
        </w:tc>
        <w:tc>
          <w:tcPr>
            <w:tcW w:w="630" w:type="dxa"/>
            <w:vAlign w:val="center"/>
          </w:tcPr>
          <w:p w14:paraId="3DB1A6C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35750F1" w14:textId="77777777" w:rsidR="007A1F44" w:rsidRPr="00A03C55" w:rsidRDefault="00826C00"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494938CD" w14:textId="77777777">
        <w:trPr>
          <w:cantSplit/>
        </w:trPr>
        <w:tc>
          <w:tcPr>
            <w:tcW w:w="1728" w:type="dxa"/>
            <w:vMerge/>
            <w:textDirection w:val="btLr"/>
            <w:vAlign w:val="center"/>
          </w:tcPr>
          <w:p w14:paraId="69DF0E73" w14:textId="77777777" w:rsidR="007A1F44" w:rsidRPr="00A03C55" w:rsidRDefault="007A1F44" w:rsidP="005130ED">
            <w:pPr>
              <w:pStyle w:val="TableLabel"/>
              <w:rPr>
                <w:noProof w:val="0"/>
                <w:sz w:val="16"/>
              </w:rPr>
            </w:pPr>
          </w:p>
        </w:tc>
        <w:tc>
          <w:tcPr>
            <w:tcW w:w="2340" w:type="dxa"/>
            <w:vAlign w:val="center"/>
          </w:tcPr>
          <w:p w14:paraId="2D3A446B" w14:textId="77777777" w:rsidR="007A1F44" w:rsidRPr="00A03C55" w:rsidRDefault="007A1F44" w:rsidP="005130ED">
            <w:pPr>
              <w:pStyle w:val="TableEntry"/>
              <w:rPr>
                <w:i/>
                <w:iCs/>
                <w:noProof w:val="0"/>
                <w:sz w:val="16"/>
              </w:rPr>
            </w:pPr>
            <w:r w:rsidRPr="00A03C55">
              <w:rPr>
                <w:i/>
                <w:iCs/>
                <w:noProof w:val="0"/>
                <w:sz w:val="16"/>
              </w:rPr>
              <w:t>AuditEnterpriseSiteID</w:t>
            </w:r>
          </w:p>
        </w:tc>
        <w:tc>
          <w:tcPr>
            <w:tcW w:w="630" w:type="dxa"/>
            <w:vAlign w:val="center"/>
          </w:tcPr>
          <w:p w14:paraId="2F5F934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0A15BB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91490E6" w14:textId="77777777">
        <w:trPr>
          <w:cantSplit/>
        </w:trPr>
        <w:tc>
          <w:tcPr>
            <w:tcW w:w="1728" w:type="dxa"/>
            <w:vMerge/>
            <w:textDirection w:val="btLr"/>
            <w:vAlign w:val="center"/>
          </w:tcPr>
          <w:p w14:paraId="1914F3D5" w14:textId="77777777" w:rsidR="007A1F44" w:rsidRPr="00A03C55" w:rsidRDefault="007A1F44" w:rsidP="005130ED">
            <w:pPr>
              <w:pStyle w:val="TableLabel"/>
              <w:rPr>
                <w:noProof w:val="0"/>
                <w:sz w:val="16"/>
              </w:rPr>
            </w:pPr>
          </w:p>
        </w:tc>
        <w:tc>
          <w:tcPr>
            <w:tcW w:w="2340" w:type="dxa"/>
            <w:vAlign w:val="center"/>
          </w:tcPr>
          <w:p w14:paraId="53DAEBC6" w14:textId="77777777" w:rsidR="007A1F44" w:rsidRPr="00A03C55" w:rsidRDefault="007A1F44" w:rsidP="005130ED">
            <w:pPr>
              <w:pStyle w:val="TableEntry"/>
              <w:rPr>
                <w:i/>
                <w:iCs/>
                <w:noProof w:val="0"/>
                <w:sz w:val="16"/>
              </w:rPr>
            </w:pPr>
            <w:r w:rsidRPr="00A03C55">
              <w:rPr>
                <w:i/>
                <w:iCs/>
                <w:noProof w:val="0"/>
                <w:sz w:val="16"/>
              </w:rPr>
              <w:t>AuditSourceTypeCode</w:t>
            </w:r>
          </w:p>
        </w:tc>
        <w:tc>
          <w:tcPr>
            <w:tcW w:w="630" w:type="dxa"/>
            <w:vAlign w:val="center"/>
          </w:tcPr>
          <w:p w14:paraId="1093EA0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5856230" w14:textId="77777777" w:rsidR="007A1F44" w:rsidRPr="00A03C55" w:rsidRDefault="007A1F44" w:rsidP="00CD3D08">
            <w:pPr>
              <w:pStyle w:val="TableEntry"/>
              <w:rPr>
                <w:i/>
                <w:iCs/>
                <w:noProof w:val="0"/>
                <w:sz w:val="16"/>
              </w:rPr>
            </w:pPr>
            <w:r w:rsidRPr="00A03C55">
              <w:rPr>
                <w:i/>
                <w:iCs/>
                <w:noProof w:val="0"/>
                <w:sz w:val="16"/>
              </w:rPr>
              <w:t>not specialized</w:t>
            </w:r>
          </w:p>
        </w:tc>
      </w:tr>
    </w:tbl>
    <w:p w14:paraId="650789A4" w14:textId="77777777" w:rsidR="00826C00" w:rsidRPr="00A03C55"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980A9E4" w14:textId="77777777" w:rsidTr="00775340">
        <w:trPr>
          <w:cantSplit/>
        </w:trPr>
        <w:tc>
          <w:tcPr>
            <w:tcW w:w="1548" w:type="dxa"/>
            <w:vMerge w:val="restart"/>
          </w:tcPr>
          <w:p w14:paraId="6D383A5B" w14:textId="77777777" w:rsidR="007A1F44" w:rsidRPr="00A03C55" w:rsidRDefault="007A1F44" w:rsidP="00A063AC">
            <w:pPr>
              <w:pStyle w:val="TableEntryHeader"/>
              <w:rPr>
                <w:noProof w:val="0"/>
              </w:rPr>
            </w:pPr>
            <w:r w:rsidRPr="00A03C55">
              <w:rPr>
                <w:noProof w:val="0"/>
              </w:rPr>
              <w:t>Patient</w:t>
            </w:r>
          </w:p>
          <w:p w14:paraId="2123B6D6"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229FA4B"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4F74052F"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0F7B251"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1E7FE4B0" w14:textId="77777777" w:rsidTr="00775340">
        <w:trPr>
          <w:cantSplit/>
        </w:trPr>
        <w:tc>
          <w:tcPr>
            <w:tcW w:w="1548" w:type="dxa"/>
            <w:vMerge/>
            <w:vAlign w:val="center"/>
          </w:tcPr>
          <w:p w14:paraId="480248D9" w14:textId="77777777" w:rsidR="007A1F44" w:rsidRPr="00A03C55" w:rsidRDefault="007A1F44" w:rsidP="005130ED">
            <w:pPr>
              <w:pStyle w:val="TableLabel"/>
              <w:rPr>
                <w:noProof w:val="0"/>
                <w:sz w:val="16"/>
              </w:rPr>
            </w:pPr>
          </w:p>
        </w:tc>
        <w:tc>
          <w:tcPr>
            <w:tcW w:w="2520" w:type="dxa"/>
            <w:vAlign w:val="center"/>
          </w:tcPr>
          <w:p w14:paraId="1AB18F71"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28D89707"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826AB22"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49929CF1" w14:textId="77777777" w:rsidTr="00775340">
        <w:trPr>
          <w:cantSplit/>
        </w:trPr>
        <w:tc>
          <w:tcPr>
            <w:tcW w:w="1548" w:type="dxa"/>
            <w:vMerge/>
            <w:vAlign w:val="center"/>
          </w:tcPr>
          <w:p w14:paraId="2B74E34B" w14:textId="77777777" w:rsidR="007A1F44" w:rsidRPr="00A03C55" w:rsidRDefault="007A1F44" w:rsidP="005130ED">
            <w:pPr>
              <w:pStyle w:val="TableLabel"/>
              <w:rPr>
                <w:noProof w:val="0"/>
                <w:sz w:val="16"/>
              </w:rPr>
            </w:pPr>
          </w:p>
        </w:tc>
        <w:tc>
          <w:tcPr>
            <w:tcW w:w="2520" w:type="dxa"/>
            <w:vAlign w:val="center"/>
          </w:tcPr>
          <w:p w14:paraId="3E40864B"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4C6CC11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3395586"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AF38389" w14:textId="77777777" w:rsidTr="00775340">
        <w:trPr>
          <w:cantSplit/>
        </w:trPr>
        <w:tc>
          <w:tcPr>
            <w:tcW w:w="1548" w:type="dxa"/>
            <w:vMerge/>
            <w:vAlign w:val="center"/>
          </w:tcPr>
          <w:p w14:paraId="189BAA4A" w14:textId="77777777" w:rsidR="007A1F44" w:rsidRPr="00A03C55" w:rsidRDefault="007A1F44" w:rsidP="005130ED">
            <w:pPr>
              <w:pStyle w:val="TableLabel"/>
              <w:rPr>
                <w:noProof w:val="0"/>
                <w:sz w:val="16"/>
              </w:rPr>
            </w:pPr>
          </w:p>
        </w:tc>
        <w:tc>
          <w:tcPr>
            <w:tcW w:w="2520" w:type="dxa"/>
            <w:vAlign w:val="center"/>
          </w:tcPr>
          <w:p w14:paraId="26E0901B"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100530A1"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32275BA4" w14:textId="77777777" w:rsidR="007A1F44" w:rsidRPr="00A03C55" w:rsidRDefault="00826C0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09D18C2E" w14:textId="77777777" w:rsidTr="00775340">
        <w:trPr>
          <w:cantSplit/>
        </w:trPr>
        <w:tc>
          <w:tcPr>
            <w:tcW w:w="1548" w:type="dxa"/>
            <w:vMerge/>
            <w:vAlign w:val="center"/>
          </w:tcPr>
          <w:p w14:paraId="5B09FA41" w14:textId="77777777" w:rsidR="007A1F44" w:rsidRPr="00A03C55" w:rsidRDefault="007A1F44" w:rsidP="005130ED">
            <w:pPr>
              <w:pStyle w:val="TableLabel"/>
              <w:rPr>
                <w:noProof w:val="0"/>
                <w:sz w:val="16"/>
              </w:rPr>
            </w:pPr>
          </w:p>
        </w:tc>
        <w:tc>
          <w:tcPr>
            <w:tcW w:w="2520" w:type="dxa"/>
            <w:vAlign w:val="center"/>
          </w:tcPr>
          <w:p w14:paraId="28D28780"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2FA504F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8BBDB1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0230EB50" w14:textId="77777777" w:rsidTr="00775340">
        <w:trPr>
          <w:cantSplit/>
        </w:trPr>
        <w:tc>
          <w:tcPr>
            <w:tcW w:w="1548" w:type="dxa"/>
            <w:vMerge/>
            <w:vAlign w:val="center"/>
          </w:tcPr>
          <w:p w14:paraId="46FB6D5E" w14:textId="77777777" w:rsidR="007A1F44" w:rsidRPr="00A03C55" w:rsidRDefault="007A1F44" w:rsidP="005130ED">
            <w:pPr>
              <w:pStyle w:val="AppendixHeading3"/>
              <w:rPr>
                <w:noProof w:val="0"/>
                <w:sz w:val="16"/>
              </w:rPr>
            </w:pPr>
            <w:bookmarkStart w:id="1098" w:name="_Toc398544291"/>
            <w:bookmarkEnd w:id="1098"/>
          </w:p>
        </w:tc>
        <w:tc>
          <w:tcPr>
            <w:tcW w:w="2520" w:type="dxa"/>
            <w:vAlign w:val="center"/>
          </w:tcPr>
          <w:p w14:paraId="369F92E1"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22D29283"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034B7E17" w14:textId="77777777" w:rsidR="007A1F44" w:rsidRPr="00A03C55" w:rsidRDefault="007A1F44" w:rsidP="005130ED">
            <w:pPr>
              <w:pStyle w:val="TableEntry"/>
              <w:rPr>
                <w:iCs/>
                <w:noProof w:val="0"/>
                <w:sz w:val="16"/>
              </w:rPr>
            </w:pPr>
            <w:r w:rsidRPr="00A03C55">
              <w:rPr>
                <w:iCs/>
                <w:noProof w:val="0"/>
                <w:sz w:val="16"/>
              </w:rPr>
              <w:t xml:space="preserve">The patient ID in HL7 CX format. </w:t>
            </w:r>
          </w:p>
        </w:tc>
      </w:tr>
      <w:tr w:rsidR="007A1F44" w:rsidRPr="00A03C55" w14:paraId="2E73163C" w14:textId="77777777" w:rsidTr="00775340">
        <w:trPr>
          <w:cantSplit/>
        </w:trPr>
        <w:tc>
          <w:tcPr>
            <w:tcW w:w="1548" w:type="dxa"/>
            <w:vMerge/>
            <w:vAlign w:val="center"/>
          </w:tcPr>
          <w:p w14:paraId="29BFFCF6" w14:textId="77777777" w:rsidR="007A1F44" w:rsidRPr="00A03C55" w:rsidRDefault="007A1F44" w:rsidP="005130ED">
            <w:pPr>
              <w:pStyle w:val="TableLabel"/>
              <w:rPr>
                <w:noProof w:val="0"/>
                <w:sz w:val="16"/>
              </w:rPr>
            </w:pPr>
          </w:p>
        </w:tc>
        <w:tc>
          <w:tcPr>
            <w:tcW w:w="2520" w:type="dxa"/>
            <w:vAlign w:val="center"/>
          </w:tcPr>
          <w:p w14:paraId="455829E0"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624B57A1"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F6DB2D8"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96E9A4F" w14:textId="77777777" w:rsidTr="00775340">
        <w:trPr>
          <w:cantSplit/>
        </w:trPr>
        <w:tc>
          <w:tcPr>
            <w:tcW w:w="1548" w:type="dxa"/>
            <w:vMerge/>
            <w:vAlign w:val="center"/>
          </w:tcPr>
          <w:p w14:paraId="1028C8C0" w14:textId="77777777" w:rsidR="007A1F44" w:rsidRPr="00A03C55" w:rsidRDefault="007A1F44" w:rsidP="005130ED">
            <w:pPr>
              <w:pStyle w:val="AppendixHeading3"/>
              <w:rPr>
                <w:noProof w:val="0"/>
                <w:sz w:val="16"/>
              </w:rPr>
            </w:pPr>
            <w:bookmarkStart w:id="1099" w:name="_Toc398544292"/>
            <w:bookmarkEnd w:id="1099"/>
          </w:p>
        </w:tc>
        <w:tc>
          <w:tcPr>
            <w:tcW w:w="2520" w:type="dxa"/>
            <w:vAlign w:val="center"/>
          </w:tcPr>
          <w:p w14:paraId="07AA3622"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27EB7BA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FF3DCE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C7B0B7E" w14:textId="77777777" w:rsidTr="00775340">
        <w:trPr>
          <w:cantSplit/>
        </w:trPr>
        <w:tc>
          <w:tcPr>
            <w:tcW w:w="1548" w:type="dxa"/>
            <w:vMerge/>
            <w:vAlign w:val="center"/>
          </w:tcPr>
          <w:p w14:paraId="43227D00" w14:textId="77777777" w:rsidR="007A1F44" w:rsidRPr="00A03C55" w:rsidRDefault="007A1F44" w:rsidP="005130ED">
            <w:pPr>
              <w:pStyle w:val="TableLabel"/>
              <w:rPr>
                <w:noProof w:val="0"/>
                <w:sz w:val="16"/>
              </w:rPr>
            </w:pPr>
          </w:p>
        </w:tc>
        <w:tc>
          <w:tcPr>
            <w:tcW w:w="2520" w:type="dxa"/>
            <w:vAlign w:val="center"/>
          </w:tcPr>
          <w:p w14:paraId="1D223A99"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452ED201"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03B42B6" w14:textId="77777777" w:rsidR="007A1F44" w:rsidRPr="00A03C55" w:rsidRDefault="007A1F44" w:rsidP="005130ED">
            <w:pPr>
              <w:pStyle w:val="TableEntry"/>
              <w:rPr>
                <w:noProof w:val="0"/>
                <w:sz w:val="16"/>
              </w:rPr>
            </w:pPr>
            <w:r w:rsidRPr="00A03C55">
              <w:rPr>
                <w:i/>
                <w:iCs/>
                <w:noProof w:val="0"/>
                <w:sz w:val="16"/>
              </w:rPr>
              <w:t>not specialized</w:t>
            </w:r>
          </w:p>
        </w:tc>
      </w:tr>
    </w:tbl>
    <w:p w14:paraId="4774D6A3"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620CE54" w14:textId="77777777" w:rsidTr="00D372D5">
        <w:trPr>
          <w:cantSplit/>
        </w:trPr>
        <w:tc>
          <w:tcPr>
            <w:tcW w:w="1548" w:type="dxa"/>
            <w:vMerge w:val="restart"/>
          </w:tcPr>
          <w:p w14:paraId="685AFA69" w14:textId="77777777" w:rsidR="007A1F44" w:rsidRPr="00A03C55" w:rsidRDefault="007A1F44" w:rsidP="00A063AC">
            <w:pPr>
              <w:pStyle w:val="TableEntryHeader"/>
              <w:rPr>
                <w:noProof w:val="0"/>
              </w:rPr>
            </w:pPr>
            <w:r w:rsidRPr="00A03C55">
              <w:rPr>
                <w:noProof w:val="0"/>
              </w:rPr>
              <w:t xml:space="preserve">Submission Set </w:t>
            </w:r>
          </w:p>
          <w:p w14:paraId="05458E20"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586A1E64"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7A1CC81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D349ABB"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1BFF8B9E" w14:textId="77777777">
        <w:trPr>
          <w:cantSplit/>
        </w:trPr>
        <w:tc>
          <w:tcPr>
            <w:tcW w:w="1548" w:type="dxa"/>
            <w:vMerge/>
            <w:vAlign w:val="center"/>
          </w:tcPr>
          <w:p w14:paraId="5398308D" w14:textId="77777777" w:rsidR="007A1F44" w:rsidRPr="00A03C55" w:rsidRDefault="007A1F44" w:rsidP="005130ED">
            <w:pPr>
              <w:pStyle w:val="TableLabel"/>
              <w:rPr>
                <w:noProof w:val="0"/>
                <w:sz w:val="16"/>
              </w:rPr>
            </w:pPr>
          </w:p>
        </w:tc>
        <w:tc>
          <w:tcPr>
            <w:tcW w:w="2520" w:type="dxa"/>
            <w:vAlign w:val="center"/>
          </w:tcPr>
          <w:p w14:paraId="108B685E"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4F2F9B2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05F885F" w14:textId="77777777" w:rsidR="007A1F44" w:rsidRPr="00A03C55" w:rsidRDefault="007A1F44" w:rsidP="005130ED">
            <w:pPr>
              <w:pStyle w:val="TableEntry"/>
              <w:rPr>
                <w:b/>
                <w:i/>
                <w:noProof w:val="0"/>
                <w:sz w:val="16"/>
              </w:rPr>
            </w:pPr>
            <w:r w:rsidRPr="00A03C55">
              <w:rPr>
                <w:noProof w:val="0"/>
                <w:sz w:val="16"/>
              </w:rPr>
              <w:t>“20” (job)</w:t>
            </w:r>
          </w:p>
        </w:tc>
      </w:tr>
      <w:tr w:rsidR="007A1F44" w:rsidRPr="00A03C55" w14:paraId="338E48C4" w14:textId="77777777">
        <w:trPr>
          <w:cantSplit/>
        </w:trPr>
        <w:tc>
          <w:tcPr>
            <w:tcW w:w="1548" w:type="dxa"/>
            <w:vMerge/>
            <w:vAlign w:val="center"/>
          </w:tcPr>
          <w:p w14:paraId="359BDD7A" w14:textId="77777777" w:rsidR="007A1F44" w:rsidRPr="00A03C55" w:rsidRDefault="007A1F44" w:rsidP="005130ED">
            <w:pPr>
              <w:pStyle w:val="TableLabel"/>
              <w:rPr>
                <w:noProof w:val="0"/>
                <w:sz w:val="16"/>
              </w:rPr>
            </w:pPr>
          </w:p>
        </w:tc>
        <w:tc>
          <w:tcPr>
            <w:tcW w:w="2520" w:type="dxa"/>
            <w:vAlign w:val="center"/>
          </w:tcPr>
          <w:p w14:paraId="378C6A30"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20D2774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535947D"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1975F99" w14:textId="77777777">
        <w:trPr>
          <w:cantSplit/>
        </w:trPr>
        <w:tc>
          <w:tcPr>
            <w:tcW w:w="1548" w:type="dxa"/>
            <w:vMerge/>
            <w:vAlign w:val="center"/>
          </w:tcPr>
          <w:p w14:paraId="748A5A5F" w14:textId="77777777" w:rsidR="007A1F44" w:rsidRPr="00A03C55" w:rsidRDefault="007A1F44" w:rsidP="005130ED">
            <w:pPr>
              <w:pStyle w:val="TableLabel"/>
              <w:rPr>
                <w:noProof w:val="0"/>
                <w:sz w:val="16"/>
              </w:rPr>
            </w:pPr>
          </w:p>
        </w:tc>
        <w:tc>
          <w:tcPr>
            <w:tcW w:w="2520" w:type="dxa"/>
            <w:vAlign w:val="center"/>
          </w:tcPr>
          <w:p w14:paraId="7AB9E02D" w14:textId="77777777" w:rsidR="007A1F44" w:rsidRPr="00A03C55" w:rsidRDefault="007A1F44" w:rsidP="005130ED">
            <w:pPr>
              <w:pStyle w:val="TableEntry"/>
              <w:rPr>
                <w:noProof w:val="0"/>
                <w:sz w:val="16"/>
              </w:rPr>
            </w:pPr>
            <w:r w:rsidRPr="00A03C55">
              <w:rPr>
                <w:noProof w:val="0"/>
                <w:sz w:val="16"/>
              </w:rPr>
              <w:t>ParticipantObjectIDTypeCode</w:t>
            </w:r>
          </w:p>
        </w:tc>
        <w:tc>
          <w:tcPr>
            <w:tcW w:w="630" w:type="dxa"/>
            <w:vAlign w:val="center"/>
          </w:tcPr>
          <w:p w14:paraId="47DA0D5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33DB6B8" w14:textId="77777777" w:rsidR="007A1F44" w:rsidRPr="00A03C55" w:rsidRDefault="007A1F44" w:rsidP="005130ED">
            <w:pPr>
              <w:pStyle w:val="TableEntry"/>
              <w:rPr>
                <w:noProof w:val="0"/>
                <w:sz w:val="16"/>
              </w:rPr>
            </w:pPr>
            <w:r w:rsidRPr="00A03C55">
              <w:rPr>
                <w:noProof w:val="0"/>
                <w:sz w:val="16"/>
              </w:rPr>
              <w:t>EV(“urn:uuid:a54d6aa5-d40d-43f9-88c5-b4633d873bdd”, “IHE XDS Metadata”, “submission set classificationNode”)</w:t>
            </w:r>
          </w:p>
        </w:tc>
      </w:tr>
      <w:tr w:rsidR="007A1F44" w:rsidRPr="00A03C55" w14:paraId="74C195CF" w14:textId="77777777">
        <w:trPr>
          <w:cantSplit/>
        </w:trPr>
        <w:tc>
          <w:tcPr>
            <w:tcW w:w="1548" w:type="dxa"/>
            <w:vMerge/>
            <w:vAlign w:val="center"/>
          </w:tcPr>
          <w:p w14:paraId="673B579B" w14:textId="77777777" w:rsidR="007A1F44" w:rsidRPr="00A03C55" w:rsidRDefault="007A1F44" w:rsidP="005130ED">
            <w:pPr>
              <w:pStyle w:val="TableLabel"/>
              <w:rPr>
                <w:noProof w:val="0"/>
                <w:sz w:val="16"/>
              </w:rPr>
            </w:pPr>
          </w:p>
        </w:tc>
        <w:tc>
          <w:tcPr>
            <w:tcW w:w="2520" w:type="dxa"/>
            <w:vAlign w:val="center"/>
          </w:tcPr>
          <w:p w14:paraId="6A9CCC25"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1C50846E"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7F53365"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079AFF7E" w14:textId="77777777">
        <w:trPr>
          <w:cantSplit/>
        </w:trPr>
        <w:tc>
          <w:tcPr>
            <w:tcW w:w="1548" w:type="dxa"/>
            <w:vMerge/>
            <w:vAlign w:val="center"/>
          </w:tcPr>
          <w:p w14:paraId="419D2A86" w14:textId="77777777" w:rsidR="007A1F44" w:rsidRPr="00A03C55" w:rsidRDefault="007A1F44" w:rsidP="005130ED">
            <w:pPr>
              <w:pStyle w:val="AppendixHeading3"/>
              <w:rPr>
                <w:noProof w:val="0"/>
                <w:sz w:val="16"/>
              </w:rPr>
            </w:pPr>
            <w:bookmarkStart w:id="1100" w:name="_Toc398544293"/>
            <w:bookmarkEnd w:id="1100"/>
          </w:p>
        </w:tc>
        <w:tc>
          <w:tcPr>
            <w:tcW w:w="2520" w:type="dxa"/>
            <w:vAlign w:val="center"/>
          </w:tcPr>
          <w:p w14:paraId="45752820"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3A913E79"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7116828B" w14:textId="77777777" w:rsidR="007A1F44" w:rsidRPr="00A03C55" w:rsidRDefault="007A1F44" w:rsidP="005130ED">
            <w:pPr>
              <w:pStyle w:val="TableEntry"/>
              <w:rPr>
                <w:iCs/>
                <w:noProof w:val="0"/>
                <w:sz w:val="16"/>
              </w:rPr>
            </w:pPr>
            <w:r w:rsidRPr="00A03C55">
              <w:rPr>
                <w:iCs/>
                <w:noProof w:val="0"/>
                <w:sz w:val="16"/>
              </w:rPr>
              <w:t>The submissionSet unique ID</w:t>
            </w:r>
          </w:p>
        </w:tc>
      </w:tr>
      <w:tr w:rsidR="007A1F44" w:rsidRPr="00A03C55" w14:paraId="4E46F6B6" w14:textId="77777777">
        <w:trPr>
          <w:cantSplit/>
        </w:trPr>
        <w:tc>
          <w:tcPr>
            <w:tcW w:w="1548" w:type="dxa"/>
            <w:vMerge/>
            <w:vAlign w:val="center"/>
          </w:tcPr>
          <w:p w14:paraId="604834F3" w14:textId="77777777" w:rsidR="007A1F44" w:rsidRPr="00A03C55" w:rsidRDefault="007A1F44" w:rsidP="005130ED">
            <w:pPr>
              <w:pStyle w:val="TableLabel"/>
              <w:rPr>
                <w:noProof w:val="0"/>
                <w:sz w:val="16"/>
              </w:rPr>
            </w:pPr>
          </w:p>
        </w:tc>
        <w:tc>
          <w:tcPr>
            <w:tcW w:w="2520" w:type="dxa"/>
            <w:vAlign w:val="center"/>
          </w:tcPr>
          <w:p w14:paraId="4D24469D"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03B5C3F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F2A8BED"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A617E60" w14:textId="77777777">
        <w:trPr>
          <w:cantSplit/>
        </w:trPr>
        <w:tc>
          <w:tcPr>
            <w:tcW w:w="1548" w:type="dxa"/>
            <w:vMerge/>
            <w:vAlign w:val="center"/>
          </w:tcPr>
          <w:p w14:paraId="13738873" w14:textId="77777777" w:rsidR="007A1F44" w:rsidRPr="00A03C55" w:rsidRDefault="007A1F44" w:rsidP="005130ED">
            <w:pPr>
              <w:pStyle w:val="AppendixHeading3"/>
              <w:rPr>
                <w:noProof w:val="0"/>
                <w:sz w:val="16"/>
              </w:rPr>
            </w:pPr>
            <w:bookmarkStart w:id="1101" w:name="_Toc398544294"/>
            <w:bookmarkEnd w:id="1101"/>
          </w:p>
        </w:tc>
        <w:tc>
          <w:tcPr>
            <w:tcW w:w="2520" w:type="dxa"/>
            <w:vAlign w:val="center"/>
          </w:tcPr>
          <w:p w14:paraId="52465F92"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70CD3BE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C80F5C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AC71FDD" w14:textId="77777777">
        <w:trPr>
          <w:cantSplit/>
        </w:trPr>
        <w:tc>
          <w:tcPr>
            <w:tcW w:w="1548" w:type="dxa"/>
            <w:vMerge/>
            <w:vAlign w:val="center"/>
          </w:tcPr>
          <w:p w14:paraId="193A13BA" w14:textId="77777777" w:rsidR="007A1F44" w:rsidRPr="00A03C55" w:rsidRDefault="007A1F44" w:rsidP="005130ED">
            <w:pPr>
              <w:pStyle w:val="TableLabel"/>
              <w:rPr>
                <w:noProof w:val="0"/>
                <w:sz w:val="16"/>
              </w:rPr>
            </w:pPr>
          </w:p>
        </w:tc>
        <w:tc>
          <w:tcPr>
            <w:tcW w:w="2520" w:type="dxa"/>
            <w:vAlign w:val="center"/>
          </w:tcPr>
          <w:p w14:paraId="64137ACB"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5A5AAEB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3EE5F33" w14:textId="77777777" w:rsidR="007A1F44" w:rsidRPr="00A03C55" w:rsidRDefault="007A1F44" w:rsidP="005130ED">
            <w:pPr>
              <w:pStyle w:val="TableEntry"/>
              <w:rPr>
                <w:noProof w:val="0"/>
                <w:sz w:val="16"/>
              </w:rPr>
            </w:pPr>
            <w:r w:rsidRPr="00A03C55">
              <w:rPr>
                <w:i/>
                <w:iCs/>
                <w:noProof w:val="0"/>
                <w:sz w:val="16"/>
              </w:rPr>
              <w:t>not specialized</w:t>
            </w:r>
          </w:p>
        </w:tc>
      </w:tr>
    </w:tbl>
    <w:p w14:paraId="541E302F" w14:textId="77777777" w:rsidR="007A1F44" w:rsidRPr="00A03C55" w:rsidRDefault="007A1F44" w:rsidP="00D569DA">
      <w:pPr>
        <w:pStyle w:val="BodyText"/>
      </w:pPr>
    </w:p>
    <w:p w14:paraId="252B5F2E" w14:textId="77777777" w:rsidR="007A1F44" w:rsidRPr="00A03C55" w:rsidRDefault="007A1F44" w:rsidP="002F771C">
      <w:pPr>
        <w:pStyle w:val="Heading2"/>
        <w:numPr>
          <w:ilvl w:val="0"/>
          <w:numId w:val="0"/>
        </w:numPr>
        <w:tabs>
          <w:tab w:val="clear" w:pos="2160"/>
        </w:tabs>
        <w:rPr>
          <w:noProof w:val="0"/>
        </w:rPr>
      </w:pPr>
      <w:bookmarkStart w:id="1102" w:name="_Toc210805579"/>
      <w:bookmarkStart w:id="1103" w:name="_Toc210805580"/>
      <w:bookmarkStart w:id="1104" w:name="_Toc214434041"/>
      <w:bookmarkStart w:id="1105" w:name="_Toc214436962"/>
      <w:bookmarkStart w:id="1106" w:name="_Toc214437407"/>
      <w:bookmarkStart w:id="1107" w:name="_Toc214437723"/>
      <w:bookmarkStart w:id="1108" w:name="_Toc214457199"/>
      <w:bookmarkStart w:id="1109" w:name="_Toc214461312"/>
      <w:bookmarkStart w:id="1110" w:name="_Toc214462933"/>
      <w:bookmarkStart w:id="1111" w:name="_Toc237238714"/>
      <w:bookmarkEnd w:id="1102"/>
      <w:r w:rsidRPr="00A03C55">
        <w:rPr>
          <w:noProof w:val="0"/>
        </w:rPr>
        <w:br w:type="page"/>
      </w:r>
      <w:bookmarkStart w:id="1112" w:name="_Toc398544295"/>
      <w:bookmarkStart w:id="1113" w:name="_Toc398717965"/>
      <w:bookmarkStart w:id="1114" w:name="_Toc13773741"/>
      <w:r w:rsidRPr="00A03C55">
        <w:rPr>
          <w:noProof w:val="0"/>
        </w:rPr>
        <w:lastRenderedPageBreak/>
        <w:t>3.42</w:t>
      </w:r>
      <w:r w:rsidRPr="00A03C55">
        <w:rPr>
          <w:noProof w:val="0"/>
        </w:rPr>
        <w:tab/>
        <w:t>Register Document Set-b</w:t>
      </w:r>
      <w:bookmarkEnd w:id="1103"/>
      <w:bookmarkEnd w:id="1104"/>
      <w:bookmarkEnd w:id="1105"/>
      <w:bookmarkEnd w:id="1106"/>
      <w:bookmarkEnd w:id="1107"/>
      <w:bookmarkEnd w:id="1108"/>
      <w:bookmarkEnd w:id="1109"/>
      <w:bookmarkEnd w:id="1110"/>
      <w:bookmarkEnd w:id="1111"/>
      <w:bookmarkEnd w:id="1112"/>
      <w:bookmarkEnd w:id="1113"/>
      <w:r w:rsidR="00903C21" w:rsidRPr="00A03C55">
        <w:rPr>
          <w:noProof w:val="0"/>
        </w:rPr>
        <w:t xml:space="preserve"> [ITI-42]</w:t>
      </w:r>
      <w:bookmarkEnd w:id="1114"/>
    </w:p>
    <w:p w14:paraId="0BEF34F7" w14:textId="14696163" w:rsidR="00B40E30" w:rsidRPr="00A03C55" w:rsidRDefault="00B40E30" w:rsidP="00B40E30">
      <w:bookmarkStart w:id="1115" w:name="_Toc80450192"/>
      <w:bookmarkStart w:id="1116" w:name="_Toc80454073"/>
      <w:r w:rsidRPr="00A03C55">
        <w:t xml:space="preserve">This section corresponds to </w:t>
      </w:r>
      <w:r w:rsidR="00EC3194" w:rsidRPr="00A03C55">
        <w:t>t</w:t>
      </w:r>
      <w:r w:rsidRPr="00A03C55">
        <w:t>ransaction [ITI-42] of the IHE IT Infrastructure Technical Framework. Register Document Set-b is used to register a set of document-associated metadata.</w:t>
      </w:r>
    </w:p>
    <w:p w14:paraId="72CFA59E" w14:textId="77777777" w:rsidR="00B40E30" w:rsidRPr="00A03C55" w:rsidRDefault="00B40E30" w:rsidP="00B40E30">
      <w:pPr>
        <w:pStyle w:val="Heading3"/>
        <w:numPr>
          <w:ilvl w:val="0"/>
          <w:numId w:val="0"/>
        </w:numPr>
        <w:rPr>
          <w:noProof w:val="0"/>
        </w:rPr>
      </w:pPr>
      <w:bookmarkStart w:id="1117" w:name="_Toc399173374"/>
      <w:bookmarkStart w:id="1118" w:name="_Toc437857628"/>
      <w:bookmarkStart w:id="1119" w:name="_Toc13773742"/>
      <w:r w:rsidRPr="00A03C55">
        <w:rPr>
          <w:noProof w:val="0"/>
        </w:rPr>
        <w:t>3.42.1 Scope</w:t>
      </w:r>
      <w:bookmarkEnd w:id="1117"/>
      <w:bookmarkEnd w:id="1118"/>
      <w:bookmarkEnd w:id="1119"/>
    </w:p>
    <w:p w14:paraId="23119FF4" w14:textId="5CF96C2D" w:rsidR="00B40E30" w:rsidRPr="00A03C55" w:rsidRDefault="00B40E30" w:rsidP="00B40E30">
      <w:pPr>
        <w:pStyle w:val="BodyText"/>
      </w:pPr>
      <w:r w:rsidRPr="00A03C55">
        <w:t xml:space="preserve">The Register Document Set-b transaction passes a Document Submission Request (see ITI TF-3: 4.2.1.5) from a Content Sender to a Content Receiver. </w:t>
      </w:r>
    </w:p>
    <w:p w14:paraId="7632095C" w14:textId="77777777" w:rsidR="00B40E30" w:rsidRPr="00A03C55" w:rsidRDefault="00B40E30" w:rsidP="00B40E30">
      <w:pPr>
        <w:pStyle w:val="Heading3"/>
        <w:numPr>
          <w:ilvl w:val="0"/>
          <w:numId w:val="0"/>
        </w:numPr>
        <w:rPr>
          <w:noProof w:val="0"/>
        </w:rPr>
      </w:pPr>
      <w:bookmarkStart w:id="1120" w:name="_Toc399173375"/>
      <w:bookmarkStart w:id="1121" w:name="_Toc437857629"/>
      <w:bookmarkStart w:id="1122" w:name="_Toc13773743"/>
      <w:r w:rsidRPr="00A03C55">
        <w:rPr>
          <w:noProof w:val="0"/>
        </w:rPr>
        <w:t>3.42.2 Actor Roles</w:t>
      </w:r>
      <w:bookmarkEnd w:id="1120"/>
      <w:bookmarkEnd w:id="1121"/>
      <w:bookmarkEnd w:id="1122"/>
    </w:p>
    <w:p w14:paraId="63FFB226" w14:textId="67B7F0A8" w:rsidR="00B40E30" w:rsidRPr="00A03C55" w:rsidRDefault="00B40E30" w:rsidP="00B40E30">
      <w:pPr>
        <w:pStyle w:val="BodyText"/>
      </w:pPr>
      <w:r w:rsidRPr="00A03C55">
        <w:t xml:space="preserve">The </w:t>
      </w:r>
      <w:r w:rsidR="001249C9" w:rsidRPr="00A03C55">
        <w:t>r</w:t>
      </w:r>
      <w:r w:rsidRPr="00A03C55">
        <w:t>oles in this transaction are defined in the following table and may be played by the actors shown here:</w:t>
      </w:r>
    </w:p>
    <w:p w14:paraId="63623558" w14:textId="77777777" w:rsidR="00B40E30" w:rsidRPr="00A03C55" w:rsidRDefault="00B40E30" w:rsidP="00B40E30">
      <w:pPr>
        <w:pStyle w:val="TableTitle"/>
        <w:rPr>
          <w:noProof w:val="0"/>
        </w:rPr>
      </w:pPr>
      <w:r w:rsidRPr="00A03C55">
        <w:rPr>
          <w:noProof w:val="0"/>
        </w:rPr>
        <w:t>Table 3.42.2-1: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A03C55" w14:paraId="66CEEF02" w14:textId="77777777" w:rsidTr="00B40E30">
        <w:tc>
          <w:tcPr>
            <w:tcW w:w="1818" w:type="dxa"/>
            <w:shd w:val="clear" w:color="auto" w:fill="auto"/>
          </w:tcPr>
          <w:p w14:paraId="49A54D21" w14:textId="77777777" w:rsidR="00B40E30" w:rsidRPr="00A03C55" w:rsidRDefault="00B40E30" w:rsidP="00B40E30">
            <w:pPr>
              <w:pStyle w:val="BodyText"/>
              <w:rPr>
                <w:b/>
              </w:rPr>
            </w:pPr>
            <w:r w:rsidRPr="00A03C55">
              <w:rPr>
                <w:b/>
                <w:iCs/>
              </w:rPr>
              <w:t>Role:</w:t>
            </w:r>
          </w:p>
        </w:tc>
        <w:tc>
          <w:tcPr>
            <w:tcW w:w="7758" w:type="dxa"/>
            <w:shd w:val="clear" w:color="auto" w:fill="auto"/>
          </w:tcPr>
          <w:p w14:paraId="658CD4DC" w14:textId="169855F8" w:rsidR="00B40E30" w:rsidRPr="00A03C55" w:rsidRDefault="00B40E30" w:rsidP="00CE1E72">
            <w:pPr>
              <w:pStyle w:val="BodyText"/>
              <w:rPr>
                <w:i/>
              </w:rPr>
            </w:pPr>
            <w:r w:rsidRPr="00A03C55">
              <w:rPr>
                <w:b/>
              </w:rPr>
              <w:t>Content Sender</w:t>
            </w:r>
            <w:r w:rsidRPr="00A03C55">
              <w:t>: A system that submits a document metadata to a Content Receiver.</w:t>
            </w:r>
          </w:p>
        </w:tc>
      </w:tr>
      <w:tr w:rsidR="00B40E30" w:rsidRPr="00A03C55" w14:paraId="1A6654BE" w14:textId="77777777" w:rsidTr="00B40E30">
        <w:tc>
          <w:tcPr>
            <w:tcW w:w="1818" w:type="dxa"/>
            <w:shd w:val="clear" w:color="auto" w:fill="auto"/>
          </w:tcPr>
          <w:p w14:paraId="2BB41FEE" w14:textId="77777777" w:rsidR="00B40E30" w:rsidRPr="00A03C55" w:rsidRDefault="00B40E30" w:rsidP="00B40E30">
            <w:pPr>
              <w:pStyle w:val="BodyText"/>
              <w:rPr>
                <w:b/>
              </w:rPr>
            </w:pPr>
            <w:r w:rsidRPr="00A03C55">
              <w:rPr>
                <w:b/>
              </w:rPr>
              <w:t>Actor(s):</w:t>
            </w:r>
          </w:p>
        </w:tc>
        <w:tc>
          <w:tcPr>
            <w:tcW w:w="7758" w:type="dxa"/>
            <w:shd w:val="clear" w:color="auto" w:fill="auto"/>
          </w:tcPr>
          <w:p w14:paraId="3839BF22" w14:textId="6D26C503" w:rsidR="00B40E30" w:rsidRPr="00A03C55" w:rsidRDefault="00B40E30" w:rsidP="00022B42">
            <w:pPr>
              <w:pStyle w:val="BodyText"/>
              <w:rPr>
                <w:i/>
              </w:rPr>
            </w:pPr>
            <w:r w:rsidRPr="00A03C55">
              <w:t>The following actors may play the role of Content Sender:</w:t>
            </w:r>
            <w:r w:rsidRPr="00A03C55">
              <w:br/>
              <w:t>Document Repository, Integrated Document Source/Repository</w:t>
            </w:r>
          </w:p>
        </w:tc>
      </w:tr>
      <w:tr w:rsidR="00B40E30" w:rsidRPr="00A03C55" w14:paraId="3C544C57" w14:textId="77777777" w:rsidTr="00B40E30">
        <w:tc>
          <w:tcPr>
            <w:tcW w:w="1818" w:type="dxa"/>
            <w:shd w:val="clear" w:color="auto" w:fill="auto"/>
          </w:tcPr>
          <w:p w14:paraId="62CDCB3F" w14:textId="77777777" w:rsidR="00B40E30" w:rsidRPr="00A03C55" w:rsidRDefault="00B40E30" w:rsidP="00B40E30">
            <w:pPr>
              <w:pStyle w:val="BodyText"/>
              <w:rPr>
                <w:b/>
              </w:rPr>
            </w:pPr>
            <w:r w:rsidRPr="00A03C55">
              <w:rPr>
                <w:b/>
              </w:rPr>
              <w:t>Role:</w:t>
            </w:r>
          </w:p>
        </w:tc>
        <w:tc>
          <w:tcPr>
            <w:tcW w:w="7758" w:type="dxa"/>
            <w:shd w:val="clear" w:color="auto" w:fill="auto"/>
          </w:tcPr>
          <w:p w14:paraId="0BFB2202" w14:textId="77777777" w:rsidR="00B40E30" w:rsidRPr="00A03C55" w:rsidRDefault="00B40E30" w:rsidP="00B40E30">
            <w:pPr>
              <w:pStyle w:val="BodyText"/>
              <w:rPr>
                <w:i/>
              </w:rPr>
            </w:pPr>
            <w:r w:rsidRPr="00A03C55">
              <w:rPr>
                <w:b/>
              </w:rPr>
              <w:t>Content Receiver</w:t>
            </w:r>
            <w:r w:rsidRPr="00A03C55">
              <w:t xml:space="preserve">: A system that receives document metadata. </w:t>
            </w:r>
          </w:p>
        </w:tc>
      </w:tr>
      <w:tr w:rsidR="00B40E30" w:rsidRPr="00A03C55" w14:paraId="47C13BE3" w14:textId="77777777" w:rsidTr="00B40E30">
        <w:tc>
          <w:tcPr>
            <w:tcW w:w="1818" w:type="dxa"/>
            <w:shd w:val="clear" w:color="auto" w:fill="auto"/>
          </w:tcPr>
          <w:p w14:paraId="0901867E" w14:textId="77777777" w:rsidR="00B40E30" w:rsidRPr="00A03C55" w:rsidRDefault="00B40E30" w:rsidP="00B40E30">
            <w:pPr>
              <w:pStyle w:val="BodyText"/>
              <w:rPr>
                <w:b/>
              </w:rPr>
            </w:pPr>
            <w:r w:rsidRPr="00A03C55">
              <w:rPr>
                <w:b/>
              </w:rPr>
              <w:t>Actor(s):</w:t>
            </w:r>
          </w:p>
        </w:tc>
        <w:tc>
          <w:tcPr>
            <w:tcW w:w="7758" w:type="dxa"/>
            <w:shd w:val="clear" w:color="auto" w:fill="auto"/>
          </w:tcPr>
          <w:p w14:paraId="5101A91A" w14:textId="38878A1B" w:rsidR="00B40E30" w:rsidRPr="00A03C55" w:rsidRDefault="00B40E30" w:rsidP="00022B42">
            <w:pPr>
              <w:pStyle w:val="BodyText"/>
              <w:rPr>
                <w:i/>
              </w:rPr>
            </w:pPr>
            <w:r w:rsidRPr="00A03C55">
              <w:t>The following actors may play the role of Content Receiver:</w:t>
            </w:r>
            <w:r w:rsidRPr="00A03C55">
              <w:br/>
              <w:t>Document Registry</w:t>
            </w:r>
          </w:p>
        </w:tc>
      </w:tr>
    </w:tbl>
    <w:p w14:paraId="5B234D74" w14:textId="77777777" w:rsidR="00B40E30" w:rsidRPr="00A03C55" w:rsidRDefault="00B40E30" w:rsidP="00B40E30">
      <w:pPr>
        <w:pStyle w:val="BodyText"/>
      </w:pPr>
    </w:p>
    <w:p w14:paraId="745F3ABF" w14:textId="77777777" w:rsidR="00B40E30" w:rsidRPr="00A03C55" w:rsidRDefault="00B40E30" w:rsidP="00B40E30">
      <w:pPr>
        <w:pStyle w:val="BodyText"/>
      </w:pPr>
      <w:r w:rsidRPr="00A03C55">
        <w:t>Transaction text specifies behavior for each Role. The behavior of specific Actors may also be specified when it goes beyond that of the general Role.</w:t>
      </w:r>
    </w:p>
    <w:p w14:paraId="045DA8E7" w14:textId="77777777" w:rsidR="00B40E30" w:rsidRPr="00A03C55" w:rsidRDefault="00B40E30" w:rsidP="00B40E30">
      <w:pPr>
        <w:pStyle w:val="Heading3"/>
        <w:numPr>
          <w:ilvl w:val="0"/>
          <w:numId w:val="0"/>
        </w:numPr>
        <w:rPr>
          <w:noProof w:val="0"/>
        </w:rPr>
      </w:pPr>
      <w:bookmarkStart w:id="1123" w:name="_Toc399173376"/>
      <w:bookmarkStart w:id="1124" w:name="_Toc437857630"/>
      <w:bookmarkStart w:id="1125" w:name="_Toc13773744"/>
      <w:r w:rsidRPr="00A03C55">
        <w:rPr>
          <w:noProof w:val="0"/>
        </w:rPr>
        <w:t>3.42.3 Referenced Standards</w:t>
      </w:r>
      <w:bookmarkEnd w:id="1123"/>
      <w:bookmarkEnd w:id="1124"/>
      <w:bookmarkEnd w:id="1125"/>
    </w:p>
    <w:p w14:paraId="18254E9B" w14:textId="77777777" w:rsidR="00B40E30" w:rsidRPr="00A03C55" w:rsidRDefault="00B40E30" w:rsidP="00B40E30">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7927"/>
      </w:tblGrid>
      <w:tr w:rsidR="00B40E30" w:rsidRPr="00A03C55" w14:paraId="7A70C805" w14:textId="77777777" w:rsidTr="00B40E30">
        <w:trPr>
          <w:cantSplit/>
          <w:jc w:val="center"/>
        </w:trPr>
        <w:tc>
          <w:tcPr>
            <w:tcW w:w="1423" w:type="dxa"/>
          </w:tcPr>
          <w:p w14:paraId="6A455BFC" w14:textId="77777777" w:rsidR="00B40E30" w:rsidRPr="00A03C55" w:rsidRDefault="00B40E30" w:rsidP="00B40E30">
            <w:pPr>
              <w:pStyle w:val="TableEntry"/>
              <w:rPr>
                <w:noProof w:val="0"/>
              </w:rPr>
            </w:pPr>
            <w:r w:rsidRPr="00A03C55">
              <w:rPr>
                <w:noProof w:val="0"/>
              </w:rPr>
              <w:t>ebRIM</w:t>
            </w:r>
          </w:p>
        </w:tc>
        <w:tc>
          <w:tcPr>
            <w:tcW w:w="7927" w:type="dxa"/>
          </w:tcPr>
          <w:p w14:paraId="01E6BDEC" w14:textId="77777777" w:rsidR="00B40E30" w:rsidRPr="00A03C55" w:rsidRDefault="00B40E30" w:rsidP="00B40E30">
            <w:pPr>
              <w:pStyle w:val="TableEntry"/>
              <w:rPr>
                <w:noProof w:val="0"/>
              </w:rPr>
            </w:pPr>
            <w:r w:rsidRPr="00A03C55">
              <w:rPr>
                <w:noProof w:val="0"/>
              </w:rPr>
              <w:t>OASIS/ebXML Registry Information Model v3.0</w:t>
            </w:r>
          </w:p>
          <w:p w14:paraId="0C10C561" w14:textId="77777777" w:rsidR="00B40E30" w:rsidRPr="00A03C55" w:rsidRDefault="00B40E30" w:rsidP="00B40E30">
            <w:pPr>
              <w:pStyle w:val="TableEntry"/>
              <w:rPr>
                <w:noProof w:val="0"/>
              </w:rPr>
            </w:pPr>
            <w:r w:rsidRPr="00A03C55">
              <w:rPr>
                <w:noProof w:val="0"/>
              </w:rPr>
              <w:t>This model defines the types of metadata and content that can be stored in an ebXML Registry, a basis for and subset of Document Sharing metadata.</w:t>
            </w:r>
          </w:p>
        </w:tc>
      </w:tr>
      <w:tr w:rsidR="00B40E30" w:rsidRPr="00A03C55" w14:paraId="24D79877" w14:textId="77777777" w:rsidTr="00B40E30">
        <w:trPr>
          <w:cantSplit/>
          <w:jc w:val="center"/>
        </w:trPr>
        <w:tc>
          <w:tcPr>
            <w:tcW w:w="1423" w:type="dxa"/>
          </w:tcPr>
          <w:p w14:paraId="53B657F9" w14:textId="77777777" w:rsidR="00B40E30" w:rsidRPr="00A03C55" w:rsidRDefault="00B40E30" w:rsidP="00B40E30">
            <w:pPr>
              <w:pStyle w:val="TableEntry"/>
              <w:rPr>
                <w:noProof w:val="0"/>
              </w:rPr>
            </w:pPr>
            <w:r w:rsidRPr="00A03C55">
              <w:rPr>
                <w:noProof w:val="0"/>
              </w:rPr>
              <w:t>ebRS</w:t>
            </w:r>
          </w:p>
        </w:tc>
        <w:tc>
          <w:tcPr>
            <w:tcW w:w="7927" w:type="dxa"/>
          </w:tcPr>
          <w:p w14:paraId="1559D93B" w14:textId="77777777" w:rsidR="00B40E30" w:rsidRPr="00A03C55" w:rsidRDefault="00B40E30" w:rsidP="00B40E30">
            <w:pPr>
              <w:pStyle w:val="TableEntry"/>
              <w:rPr>
                <w:noProof w:val="0"/>
              </w:rPr>
            </w:pPr>
            <w:r w:rsidRPr="00A03C55">
              <w:rPr>
                <w:noProof w:val="0"/>
              </w:rPr>
              <w:t>OASIS/ebXML Registry Services Specifications v3.0</w:t>
            </w:r>
          </w:p>
          <w:p w14:paraId="32EF63E2" w14:textId="77777777" w:rsidR="00B40E30" w:rsidRPr="00A03C55" w:rsidRDefault="00B40E30" w:rsidP="00B40E30">
            <w:pPr>
              <w:pStyle w:val="TableEntry"/>
              <w:rPr>
                <w:noProof w:val="0"/>
              </w:rPr>
            </w:pPr>
            <w:r w:rsidRPr="00A03C55">
              <w:rPr>
                <w:noProof w:val="0"/>
              </w:rPr>
              <w:t>This defines the services and protocols for an ebXML Registry, used as the basis for the XDS Document Registry</w:t>
            </w:r>
          </w:p>
        </w:tc>
      </w:tr>
      <w:tr w:rsidR="00B40E30" w:rsidRPr="00A03C55" w14:paraId="2E44F18E" w14:textId="77777777" w:rsidTr="00B40E30">
        <w:trPr>
          <w:cantSplit/>
          <w:jc w:val="center"/>
        </w:trPr>
        <w:tc>
          <w:tcPr>
            <w:tcW w:w="1423" w:type="dxa"/>
          </w:tcPr>
          <w:p w14:paraId="7E00CC04" w14:textId="77777777" w:rsidR="00B40E30" w:rsidRPr="00A03C55" w:rsidRDefault="00B40E30" w:rsidP="00B40E30">
            <w:pPr>
              <w:pStyle w:val="TableEntry"/>
              <w:rPr>
                <w:noProof w:val="0"/>
              </w:rPr>
            </w:pPr>
            <w:r w:rsidRPr="00A03C55">
              <w:rPr>
                <w:noProof w:val="0"/>
              </w:rPr>
              <w:t>HL7V2</w:t>
            </w:r>
          </w:p>
        </w:tc>
        <w:tc>
          <w:tcPr>
            <w:tcW w:w="7927" w:type="dxa"/>
          </w:tcPr>
          <w:p w14:paraId="7F9FBDE5" w14:textId="77777777" w:rsidR="00B40E30" w:rsidRPr="00A03C55" w:rsidRDefault="00B40E30" w:rsidP="00B40E30">
            <w:pPr>
              <w:pStyle w:val="TableEntry"/>
              <w:rPr>
                <w:noProof w:val="0"/>
              </w:rPr>
            </w:pPr>
            <w:r w:rsidRPr="00A03C55">
              <w:rPr>
                <w:noProof w:val="0"/>
              </w:rPr>
              <w:t>HL7 Version 2.5</w:t>
            </w:r>
          </w:p>
        </w:tc>
      </w:tr>
      <w:tr w:rsidR="00B40E30" w:rsidRPr="00A03C55" w14:paraId="13AC68D2" w14:textId="77777777" w:rsidTr="00B40E30">
        <w:trPr>
          <w:cantSplit/>
          <w:jc w:val="center"/>
        </w:trPr>
        <w:tc>
          <w:tcPr>
            <w:tcW w:w="9350" w:type="dxa"/>
            <w:gridSpan w:val="2"/>
          </w:tcPr>
          <w:p w14:paraId="25F395B3" w14:textId="77777777" w:rsidR="00B40E30" w:rsidRPr="00A03C55" w:rsidRDefault="00B40E30" w:rsidP="00B40E30">
            <w:pPr>
              <w:pStyle w:val="TableEntry"/>
              <w:rPr>
                <w:noProof w:val="0"/>
              </w:rPr>
            </w:pPr>
            <w:r w:rsidRPr="00A03C55">
              <w:rPr>
                <w:noProof w:val="0"/>
              </w:rPr>
              <w:t>See ITI TF-2x: Appendix V for other referenced standards for SOAP encoding.</w:t>
            </w:r>
          </w:p>
          <w:p w14:paraId="277D798A" w14:textId="5468B7BF" w:rsidR="00B40E30" w:rsidRPr="00A03C55" w:rsidRDefault="00B40E30" w:rsidP="00FA20C2">
            <w:pPr>
              <w:pStyle w:val="TableEntry"/>
              <w:rPr>
                <w:noProof w:val="0"/>
              </w:rPr>
            </w:pPr>
            <w:r w:rsidRPr="00A03C55">
              <w:rPr>
                <w:noProof w:val="0"/>
              </w:rPr>
              <w:t>See ITI TF-3: 4.2 for other referenced standards for metadata element encoding.</w:t>
            </w:r>
          </w:p>
        </w:tc>
      </w:tr>
    </w:tbl>
    <w:p w14:paraId="50279CE0" w14:textId="736939E6" w:rsidR="00AE5A09" w:rsidRDefault="00AE5A09" w:rsidP="00AE5A09">
      <w:pPr>
        <w:pStyle w:val="BodyText"/>
      </w:pPr>
      <w:bookmarkStart w:id="1126" w:name="_Toc399173377"/>
      <w:bookmarkStart w:id="1127" w:name="_Toc437857631"/>
    </w:p>
    <w:p w14:paraId="26DF1588" w14:textId="77777777" w:rsidR="00AE5A09" w:rsidRDefault="00AE5A09" w:rsidP="002F763C">
      <w:pPr>
        <w:pStyle w:val="BodyText"/>
      </w:pPr>
    </w:p>
    <w:p w14:paraId="3B053BFD" w14:textId="77777777" w:rsidR="00AE5A09" w:rsidRDefault="00AE5A09" w:rsidP="002F763C">
      <w:pPr>
        <w:pStyle w:val="BodyText"/>
      </w:pPr>
    </w:p>
    <w:p w14:paraId="583DF0EB" w14:textId="5B8EC205" w:rsidR="00B40E30" w:rsidRPr="00A03C55" w:rsidRDefault="00B40E30" w:rsidP="00B40E30">
      <w:pPr>
        <w:pStyle w:val="Heading3"/>
        <w:numPr>
          <w:ilvl w:val="0"/>
          <w:numId w:val="0"/>
        </w:numPr>
        <w:rPr>
          <w:noProof w:val="0"/>
        </w:rPr>
      </w:pPr>
      <w:bookmarkStart w:id="1128" w:name="_Toc13773745"/>
      <w:r w:rsidRPr="00A03C55">
        <w:rPr>
          <w:noProof w:val="0"/>
        </w:rPr>
        <w:lastRenderedPageBreak/>
        <w:t xml:space="preserve">3.42.4 </w:t>
      </w:r>
      <w:bookmarkEnd w:id="1126"/>
      <w:bookmarkEnd w:id="1127"/>
      <w:r w:rsidR="00A03C55">
        <w:rPr>
          <w:noProof w:val="0"/>
        </w:rPr>
        <w:t>Messages</w:t>
      </w:r>
      <w:bookmarkEnd w:id="1128"/>
    </w:p>
    <w:p w14:paraId="5B503CCA" w14:textId="77777777" w:rsidR="00B40E30" w:rsidRPr="00A03C55" w:rsidRDefault="00B40E30" w:rsidP="00B40E30"/>
    <w:bookmarkStart w:id="1129" w:name="_MON_1485945773"/>
    <w:bookmarkEnd w:id="1129"/>
    <w:p w14:paraId="3038EDEC" w14:textId="07675D0D" w:rsidR="00B40E30" w:rsidRPr="00A03C55" w:rsidRDefault="00886A83" w:rsidP="00B40E30">
      <w:pPr>
        <w:pStyle w:val="BodyText"/>
        <w:jc w:val="center"/>
      </w:pPr>
      <w:r w:rsidRPr="00A03C55">
        <w:rPr>
          <w:noProof/>
        </w:rPr>
        <w:object w:dxaOrig="8640" w:dyaOrig="3110" w14:anchorId="6E55A412">
          <v:shape id="_x0000_i1042" type="#_x0000_t75" alt="" style="width:329.75pt;height:154.8pt;mso-width-percent:0;mso-height-percent:0;mso-width-percent:0;mso-height-percent:0" o:ole="">
            <v:imagedata r:id="rId107" o:title="" cropleft="7737f" cropright="7851f"/>
          </v:shape>
          <o:OLEObject Type="Embed" ProgID="Word.Picture.8" ShapeID="_x0000_i1042" DrawAspect="Content" ObjectID="_1648459673" r:id="rId108"/>
        </w:object>
      </w:r>
    </w:p>
    <w:p w14:paraId="1157F25B" w14:textId="478F30C4" w:rsidR="00AE5A09" w:rsidRPr="00A03C55" w:rsidRDefault="00AE5A09" w:rsidP="00AE5A09">
      <w:pPr>
        <w:pStyle w:val="FigureTitle"/>
        <w:rPr>
          <w:noProof w:val="0"/>
        </w:rPr>
      </w:pPr>
      <w:r>
        <w:t>Figure 3.42.4-1: Interaction Diagram</w:t>
      </w:r>
    </w:p>
    <w:p w14:paraId="569C35B1" w14:textId="77777777" w:rsidR="00B40E30" w:rsidRPr="00A03C55" w:rsidRDefault="00B40E30" w:rsidP="00B40E30">
      <w:pPr>
        <w:pStyle w:val="Heading4"/>
        <w:numPr>
          <w:ilvl w:val="0"/>
          <w:numId w:val="0"/>
        </w:numPr>
        <w:rPr>
          <w:noProof w:val="0"/>
        </w:rPr>
      </w:pPr>
      <w:bookmarkStart w:id="1130" w:name="_Toc437857632"/>
      <w:r w:rsidRPr="00A03C55">
        <w:rPr>
          <w:noProof w:val="0"/>
        </w:rPr>
        <w:t>3.42.4.1 Register Document Set-b Request</w:t>
      </w:r>
      <w:bookmarkEnd w:id="1130"/>
      <w:r w:rsidRPr="00A03C55">
        <w:rPr>
          <w:noProof w:val="0"/>
        </w:rPr>
        <w:t xml:space="preserve"> </w:t>
      </w:r>
    </w:p>
    <w:p w14:paraId="41C4A303" w14:textId="505E0D2D" w:rsidR="00B40E30" w:rsidRPr="00A03C55" w:rsidRDefault="00B40E30" w:rsidP="00B40E30">
      <w:pPr>
        <w:pStyle w:val="BodyText"/>
      </w:pPr>
      <w:r w:rsidRPr="00A03C55">
        <w:t>The Register Document Set-b Request message is used to register patient-specific healthcare documents through the use of metadata. Metadata enables the receiver to process the content of the message programmatically, without needing to understand the format or contents of the documents. For more details about metadata in the context of Document Sharing, see ITI TF-3:4.</w:t>
      </w:r>
    </w:p>
    <w:p w14:paraId="2FAE9085" w14:textId="77777777" w:rsidR="00B40E30" w:rsidRPr="00A03C55" w:rsidRDefault="00B40E30" w:rsidP="00B40E30">
      <w:pPr>
        <w:pStyle w:val="BodyText"/>
      </w:pPr>
      <w:r w:rsidRPr="00A03C55">
        <w:t>The Content Sender sends metadata for a set of documents to the Content Receiver.</w:t>
      </w:r>
    </w:p>
    <w:p w14:paraId="56EAFD68" w14:textId="77777777" w:rsidR="00B40E30" w:rsidRPr="00A03C55" w:rsidRDefault="00B40E30" w:rsidP="00B40E30">
      <w:pPr>
        <w:pStyle w:val="Heading5"/>
        <w:numPr>
          <w:ilvl w:val="0"/>
          <w:numId w:val="0"/>
        </w:numPr>
        <w:rPr>
          <w:noProof w:val="0"/>
        </w:rPr>
      </w:pPr>
      <w:r w:rsidRPr="00A03C55">
        <w:rPr>
          <w:noProof w:val="0"/>
        </w:rPr>
        <w:t>3.42.4.1.1 Trigger Events</w:t>
      </w:r>
    </w:p>
    <w:p w14:paraId="56A04B6D" w14:textId="77777777" w:rsidR="007456CC" w:rsidRPr="00A03C55" w:rsidRDefault="00B40E30" w:rsidP="00070C70">
      <w:pPr>
        <w:pStyle w:val="BodyText"/>
      </w:pPr>
      <w:r w:rsidRPr="00A03C55">
        <w:t>The Register Document Set-b Request message is triggered when a Content Sender wants to register metadata for a set of documents it holds. These documents may have been stored in the Document Repository by a Document Source (using the Provide and Register Document Set-b transaction [ITI-41]) or generated internally by an Integrated Document Source/Repository.</w:t>
      </w:r>
      <w:r w:rsidR="00070C70" w:rsidRPr="00A03C55">
        <w:t xml:space="preserve"> </w:t>
      </w:r>
    </w:p>
    <w:p w14:paraId="10085660" w14:textId="072CB393" w:rsidR="00B40E30" w:rsidRPr="00A03C55" w:rsidRDefault="00070C70" w:rsidP="00070C70">
      <w:pPr>
        <w:pStyle w:val="BodyText"/>
      </w:pPr>
      <w:r w:rsidRPr="00A03C55">
        <w:rPr>
          <w:rStyle w:val="InsertText"/>
          <w:b w:val="0"/>
          <w:u w:val="none"/>
        </w:rPr>
        <w:t>If an Integrated Do</w:t>
      </w:r>
      <w:r w:rsidR="007456CC" w:rsidRPr="00A03C55">
        <w:rPr>
          <w:rStyle w:val="InsertText"/>
          <w:b w:val="0"/>
          <w:u w:val="none"/>
        </w:rPr>
        <w:t>cument Source/Repository support</w:t>
      </w:r>
      <w:r w:rsidRPr="00A03C55">
        <w:rPr>
          <w:rStyle w:val="InsertText"/>
          <w:b w:val="0"/>
          <w:u w:val="none"/>
        </w:rPr>
        <w:t>s the Delayed Document Assembly Option and is registering a Stable Document Entry with size=0</w:t>
      </w:r>
      <w:r w:rsidR="001D2D69" w:rsidRPr="00A03C55">
        <w:rPr>
          <w:rStyle w:val="InsertText"/>
          <w:b w:val="0"/>
          <w:u w:val="none"/>
        </w:rPr>
        <w:t>,</w:t>
      </w:r>
      <w:r w:rsidRPr="00A03C55">
        <w:rPr>
          <w:rStyle w:val="InsertText"/>
          <w:b w:val="0"/>
          <w:u w:val="none"/>
        </w:rPr>
        <w:t xml:space="preserve"> it shall internally mark the document contents that will be assembled if a Retrieve Document Set [ITI-43] transaction is received containing the uniqueID of the registered Stable Document Entry.</w:t>
      </w:r>
    </w:p>
    <w:p w14:paraId="2AE66151" w14:textId="77777777" w:rsidR="00B40E30" w:rsidRPr="00A03C55" w:rsidRDefault="00B40E30" w:rsidP="00B40E30">
      <w:pPr>
        <w:pStyle w:val="Heading5"/>
        <w:numPr>
          <w:ilvl w:val="0"/>
          <w:numId w:val="0"/>
        </w:numPr>
        <w:rPr>
          <w:noProof w:val="0"/>
        </w:rPr>
      </w:pPr>
      <w:r w:rsidRPr="00A03C55">
        <w:rPr>
          <w:noProof w:val="0"/>
        </w:rPr>
        <w:t>3.42.4.1.2 Message Semantics</w:t>
      </w:r>
    </w:p>
    <w:p w14:paraId="63301BFE" w14:textId="2A6E8634" w:rsidR="00B40E30" w:rsidRPr="00A03C55" w:rsidRDefault="00B40E30" w:rsidP="00B40E30">
      <w:r w:rsidRPr="00A03C55">
        <w:t>The Register Document Set-b Request message shall use SOAP 1.2 and Simple SOAP. Implementors of this transaction shall comply with all requirements described in: ITI TF-2x: Appendix V: Web Services for IHE Transactions.</w:t>
      </w:r>
    </w:p>
    <w:p w14:paraId="47AEC89F" w14:textId="237FF902" w:rsidR="00903C21" w:rsidRPr="00A03C55" w:rsidRDefault="00B40E30" w:rsidP="00B40E30">
      <w:r w:rsidRPr="00A03C55">
        <w:t>The Register Document Set-b Request message shall contain a Submission Request, as defined in ITI TF-3: 4.1.4.</w:t>
      </w:r>
    </w:p>
    <w:p w14:paraId="7F807E57" w14:textId="0E055862" w:rsidR="00CF3726" w:rsidRPr="00A03C55" w:rsidRDefault="00CF3726" w:rsidP="007456CC">
      <w:pPr>
        <w:pStyle w:val="BodyText"/>
        <w:rPr>
          <w:szCs w:val="24"/>
        </w:rPr>
      </w:pPr>
      <w:r w:rsidRPr="00A03C55">
        <w:rPr>
          <w:szCs w:val="24"/>
        </w:rPr>
        <w:t>If the associationType is RPLC, XFRM_RPLC, or IsSnapshotOf, the targetObject of the Relationship Association in the Submission Request shall be a DocumentEntry already in the Document Registry.</w:t>
      </w:r>
    </w:p>
    <w:p w14:paraId="17536470" w14:textId="77777777" w:rsidR="00903C21" w:rsidRPr="00A03C55" w:rsidRDefault="00903C21" w:rsidP="00903C21">
      <w:r w:rsidRPr="00A03C55">
        <w:lastRenderedPageBreak/>
        <w:t>All DocumentEntry objects in this Submission Request shall be Stable DocumentEntry objects and, therefore, will not be On-Demand DocumentEntry objects. Associations included in the Submission Request may reference On-Demand DocumentEntry objects that have been registered previously.</w:t>
      </w:r>
    </w:p>
    <w:p w14:paraId="7540ED02" w14:textId="61B65E07" w:rsidR="00B40E30" w:rsidRPr="00A03C55" w:rsidRDefault="00B40E30" w:rsidP="00B40E30">
      <w:r w:rsidRPr="00A03C55">
        <w:t>See ITI TF-3:</w:t>
      </w:r>
      <w:r w:rsidR="00FA20C2" w:rsidRPr="00A03C55">
        <w:t xml:space="preserve"> </w:t>
      </w:r>
      <w:r w:rsidRPr="00A03C55">
        <w:t>4.2.1.4 for a description of the ebRS/ebRIM representation of a Submission Request. The metadata requirements for this Submission Request are defined in ITI TF-3: 4.3.1.</w:t>
      </w:r>
    </w:p>
    <w:p w14:paraId="56D15B23" w14:textId="31F18584" w:rsidR="00B40E30" w:rsidRPr="00A03C55" w:rsidRDefault="00B40E30" w:rsidP="00B40E30">
      <w:pPr>
        <w:pStyle w:val="BodyText"/>
      </w:pPr>
      <w:r w:rsidRPr="00A03C55">
        <w:t xml:space="preserve">A full example of document metadata submission can be found </w:t>
      </w:r>
      <w:ins w:id="1131" w:author="Lynn Felhofer" w:date="2020-03-23T16:01:00Z">
        <w:r w:rsidR="00FD6681">
          <w:t>online</w:t>
        </w:r>
      </w:ins>
      <w:ins w:id="1132" w:author="Lynn Felhofer" w:date="2020-03-23T16:20:00Z">
        <w:r w:rsidR="00392918">
          <w:t>:  s</w:t>
        </w:r>
      </w:ins>
      <w:ins w:id="1133" w:author="Lynn Felhofer" w:date="2020-03-23T16:01:00Z">
        <w:r w:rsidR="00FD6681">
          <w:t>ee</w:t>
        </w:r>
      </w:ins>
      <w:del w:id="1134" w:author="Lynn Felhofer" w:date="2020-03-23T16:01:00Z">
        <w:r w:rsidRPr="00A03C55" w:rsidDel="00FD6681">
          <w:delText>in</w:delText>
        </w:r>
      </w:del>
      <w:r w:rsidRPr="00A03C55">
        <w:t xml:space="preserve"> ITI TF-2x: Appendix W.</w:t>
      </w:r>
    </w:p>
    <w:p w14:paraId="38A23FD5" w14:textId="77777777" w:rsidR="00B40E30" w:rsidRPr="00A03C55" w:rsidRDefault="00B40E30" w:rsidP="00B40E30">
      <w:pPr>
        <w:pStyle w:val="BodyText"/>
      </w:pPr>
      <w:r w:rsidRPr="00A03C55">
        <w:t xml:space="preserve">XML namespace prefixes used in text and in examples below are for informative purposes only and are documented in ITI TF-2x: Appendix V, Table </w:t>
      </w:r>
      <w:r w:rsidR="00903C21" w:rsidRPr="00A03C55">
        <w:t>V.</w:t>
      </w:r>
      <w:r w:rsidRPr="00A03C55">
        <w:t>2.4-1.</w:t>
      </w:r>
    </w:p>
    <w:p w14:paraId="43779A5B" w14:textId="77777777" w:rsidR="00B40E30" w:rsidRPr="00A03C55" w:rsidRDefault="00B40E30" w:rsidP="00B40E30">
      <w:pPr>
        <w:pStyle w:val="BodyText"/>
      </w:pPr>
      <w:r w:rsidRPr="00A03C55">
        <w:t>The requirements for the request message are:</w:t>
      </w:r>
    </w:p>
    <w:p w14:paraId="0EDE7313" w14:textId="7942C6FD" w:rsidR="00B40E30" w:rsidRPr="00A03C55" w:rsidRDefault="00B40E30" w:rsidP="003462A5">
      <w:pPr>
        <w:pStyle w:val="ListBullet2"/>
      </w:pPr>
      <w:r w:rsidRPr="00A03C55">
        <w:t>the &lt;wsa:Action&gt; SOAP element shall contain the value urn:ihe:iti:2007:RegisterDocumentSet-b</w:t>
      </w:r>
    </w:p>
    <w:p w14:paraId="06F14F30" w14:textId="77777777" w:rsidR="00B40E30" w:rsidRPr="00A03C55" w:rsidRDefault="00B40E30" w:rsidP="003462A5">
      <w:pPr>
        <w:pStyle w:val="ListBullet2"/>
      </w:pPr>
      <w:r w:rsidRPr="00A03C55">
        <w:t>the &lt;soap12:Body&gt; shall contain one &lt;lcm:SubmitObjectsRequest&gt; element representing the Submission Request (see ITI TF-3: 4.2.1.4 for details of expressing a Submission Request).</w:t>
      </w:r>
    </w:p>
    <w:p w14:paraId="72778926" w14:textId="2B501CB2" w:rsidR="00B40E30" w:rsidRPr="00A03C55" w:rsidRDefault="00B40E30" w:rsidP="00B40E30">
      <w:pPr>
        <w:pStyle w:val="BodyText"/>
      </w:pPr>
      <w:r w:rsidRPr="00A03C55">
        <w:t>A full XML Schema Document for the XDS types is available online</w:t>
      </w:r>
      <w:del w:id="1135" w:author="Lynn Felhofer" w:date="2020-03-23T16:02:00Z">
        <w:r w:rsidRPr="00A03C55" w:rsidDel="00FD6681">
          <w:delText xml:space="preserve"> on the </w:delText>
        </w:r>
      </w:del>
      <w:del w:id="1136" w:author="Lynn Felhofer" w:date="2020-03-23T15:51:00Z">
        <w:r w:rsidRPr="00A03C55" w:rsidDel="00FD6681">
          <w:delText>IHE FTP site</w:delText>
        </w:r>
      </w:del>
      <w:del w:id="1137" w:author="Lynn Felhofer" w:date="2020-03-23T16:02:00Z">
        <w:r w:rsidRPr="00A03C55" w:rsidDel="00FD6681">
          <w:delText xml:space="preserve">, </w:delText>
        </w:r>
      </w:del>
      <w:ins w:id="1138" w:author="Lynn Felhofer" w:date="2020-03-23T16:02:00Z">
        <w:r w:rsidR="00FD6681">
          <w:t xml:space="preserve">:  </w:t>
        </w:r>
      </w:ins>
      <w:r w:rsidRPr="00A03C55">
        <w:t>see ITI TF-2x: Appendix W.</w:t>
      </w:r>
    </w:p>
    <w:p w14:paraId="6ED57728" w14:textId="77777777" w:rsidR="00B40E30" w:rsidRPr="00A03C55" w:rsidRDefault="00B40E30" w:rsidP="00B40E30">
      <w:pPr>
        <w:pStyle w:val="BodyText"/>
      </w:pPr>
      <w:r w:rsidRPr="00A03C55">
        <w:t>Below is an example of the SOAP Body for a Register Document Set-b Request message</w:t>
      </w:r>
    </w:p>
    <w:p w14:paraId="0E491938" w14:textId="77777777" w:rsidR="00B40E30" w:rsidRPr="00A03C55" w:rsidRDefault="00B40E30" w:rsidP="00B40E30">
      <w:pPr>
        <w:pStyle w:val="BodyText"/>
      </w:pPr>
    </w:p>
    <w:p w14:paraId="25592B2C" w14:textId="77777777" w:rsidR="00B40E30" w:rsidRPr="00A03C55" w:rsidRDefault="00B40E30" w:rsidP="00775340">
      <w:pPr>
        <w:pStyle w:val="XMLFragment"/>
        <w:rPr>
          <w:noProof w:val="0"/>
          <w:lang w:bidi="en-US"/>
        </w:rPr>
      </w:pPr>
      <w:r w:rsidRPr="00A03C55">
        <w:rPr>
          <w:noProof w:val="0"/>
          <w:lang w:bidi="en-US"/>
        </w:rPr>
        <w:t xml:space="preserve">        &lt;soap12:Body&gt;</w:t>
      </w:r>
    </w:p>
    <w:p w14:paraId="68DA08CE" w14:textId="77777777" w:rsidR="00B40E30" w:rsidRPr="00A03C55" w:rsidRDefault="00B40E30" w:rsidP="00775340">
      <w:pPr>
        <w:pStyle w:val="XMLFragment"/>
        <w:rPr>
          <w:noProof w:val="0"/>
          <w:lang w:bidi="en-US"/>
        </w:rPr>
      </w:pPr>
      <w:r w:rsidRPr="00A03C55">
        <w:rPr>
          <w:noProof w:val="0"/>
          <w:lang w:bidi="en-US"/>
        </w:rPr>
        <w:t xml:space="preserve">            &lt;lcm:SubmitObjectsRequest&gt;</w:t>
      </w:r>
    </w:p>
    <w:p w14:paraId="0F90AE2A" w14:textId="77777777" w:rsidR="00B40E30" w:rsidRPr="00A03C55" w:rsidRDefault="00B40E30" w:rsidP="00775340">
      <w:pPr>
        <w:pStyle w:val="XMLFragment"/>
        <w:rPr>
          <w:noProof w:val="0"/>
          <w:lang w:bidi="en-US"/>
        </w:rPr>
      </w:pPr>
      <w:r w:rsidRPr="00A03C55">
        <w:rPr>
          <w:noProof w:val="0"/>
          <w:lang w:bidi="en-US"/>
        </w:rPr>
        <w:t xml:space="preserve">                &lt;!-- Submission Request contents – See ITI TF-3: 4.2.1.4 --&gt;</w:t>
      </w:r>
    </w:p>
    <w:p w14:paraId="3C76473E" w14:textId="77777777" w:rsidR="00B40E30" w:rsidRPr="00A03C55" w:rsidRDefault="00B40E30" w:rsidP="00775340">
      <w:pPr>
        <w:pStyle w:val="XMLFragment"/>
        <w:rPr>
          <w:noProof w:val="0"/>
          <w:lang w:bidi="en-US"/>
        </w:rPr>
      </w:pPr>
      <w:r w:rsidRPr="00A03C55">
        <w:rPr>
          <w:noProof w:val="0"/>
          <w:lang w:bidi="en-US"/>
        </w:rPr>
        <w:t xml:space="preserve">                &lt;rim:RegistryObjectList&gt;</w:t>
      </w:r>
    </w:p>
    <w:p w14:paraId="2097E207" w14:textId="77777777" w:rsidR="00B40E30" w:rsidRPr="00A03C55" w:rsidRDefault="00B40E30" w:rsidP="00775340">
      <w:pPr>
        <w:pStyle w:val="XMLFragment"/>
        <w:rPr>
          <w:noProof w:val="0"/>
          <w:lang w:bidi="en-US"/>
        </w:rPr>
      </w:pPr>
      <w:r w:rsidRPr="00A03C55">
        <w:rPr>
          <w:noProof w:val="0"/>
          <w:lang w:bidi="en-US"/>
        </w:rPr>
        <w:t xml:space="preserve">                 </w:t>
      </w:r>
    </w:p>
    <w:p w14:paraId="7DC6EB79" w14:textId="77777777" w:rsidR="00B40E30" w:rsidRPr="00A03C55" w:rsidRDefault="00B40E30" w:rsidP="00775340">
      <w:pPr>
        <w:pStyle w:val="XMLFragment"/>
        <w:rPr>
          <w:noProof w:val="0"/>
          <w:lang w:bidi="en-US"/>
        </w:rPr>
      </w:pPr>
      <w:r w:rsidRPr="00A03C55">
        <w:rPr>
          <w:noProof w:val="0"/>
          <w:lang w:bidi="en-US"/>
        </w:rPr>
        <w:t xml:space="preserve">                 &lt;!-- Registry Metadata goes here --&gt;</w:t>
      </w:r>
    </w:p>
    <w:p w14:paraId="5344855B" w14:textId="77777777" w:rsidR="00B40E30" w:rsidRPr="00A03C55" w:rsidRDefault="00B40E30" w:rsidP="00775340">
      <w:pPr>
        <w:pStyle w:val="XMLFragment"/>
        <w:rPr>
          <w:noProof w:val="0"/>
          <w:lang w:bidi="en-US"/>
        </w:rPr>
      </w:pPr>
      <w:r w:rsidRPr="00A03C55">
        <w:rPr>
          <w:noProof w:val="0"/>
          <w:lang w:bidi="en-US"/>
        </w:rPr>
        <w:t xml:space="preserve">                 </w:t>
      </w:r>
    </w:p>
    <w:p w14:paraId="06BCCC67" w14:textId="77777777" w:rsidR="00B40E30" w:rsidRPr="00A03C55" w:rsidRDefault="00B40E30" w:rsidP="00775340">
      <w:pPr>
        <w:pStyle w:val="XMLFragment"/>
        <w:rPr>
          <w:noProof w:val="0"/>
          <w:lang w:bidi="en-US"/>
        </w:rPr>
      </w:pPr>
      <w:r w:rsidRPr="00A03C55">
        <w:rPr>
          <w:noProof w:val="0"/>
          <w:lang w:bidi="en-US"/>
        </w:rPr>
        <w:t xml:space="preserve">                &lt;/rim:RegistryObjectList&gt;</w:t>
      </w:r>
    </w:p>
    <w:p w14:paraId="13FA44D1" w14:textId="77777777" w:rsidR="00B40E30" w:rsidRPr="00A03C55" w:rsidRDefault="00B40E30" w:rsidP="00775340">
      <w:pPr>
        <w:pStyle w:val="XMLFragment"/>
        <w:rPr>
          <w:noProof w:val="0"/>
          <w:lang w:bidi="en-US"/>
        </w:rPr>
      </w:pPr>
      <w:r w:rsidRPr="00A03C55">
        <w:rPr>
          <w:noProof w:val="0"/>
          <w:lang w:bidi="en-US"/>
        </w:rPr>
        <w:t xml:space="preserve">            &lt;/lcm:SubmitObjectsRequest&gt;</w:t>
      </w:r>
    </w:p>
    <w:p w14:paraId="032EBEA7" w14:textId="77777777" w:rsidR="00B40E30" w:rsidRPr="00A03C55" w:rsidRDefault="00B40E30" w:rsidP="00775340">
      <w:pPr>
        <w:pStyle w:val="XMLFragment"/>
        <w:rPr>
          <w:noProof w:val="0"/>
          <w:lang w:bidi="en-US"/>
        </w:rPr>
      </w:pPr>
      <w:r w:rsidRPr="00A03C55">
        <w:rPr>
          <w:noProof w:val="0"/>
          <w:lang w:bidi="en-US"/>
        </w:rPr>
        <w:t xml:space="preserve">        &lt;/soap12:Body&gt;</w:t>
      </w:r>
    </w:p>
    <w:p w14:paraId="3354AD0A" w14:textId="6234C9F4" w:rsidR="00B40E30" w:rsidRPr="00A03C55" w:rsidRDefault="00B40E30" w:rsidP="00B40E30">
      <w:pPr>
        <w:pStyle w:val="BodyText"/>
      </w:pPr>
      <w:r w:rsidRPr="00A03C55">
        <w:t xml:space="preserve">If the Content Sender supports the Asynchronous Web Services Exchange Option, it shall be able to generate </w:t>
      </w:r>
      <w:r w:rsidR="00087DB0" w:rsidRPr="00A03C55">
        <w:t>a WS-Addressing based</w:t>
      </w:r>
      <w:r w:rsidRPr="00A03C55">
        <w:t xml:space="preserve"> Asynchronous Web Services request as defined in ITI TF-2x: Appendix V.</w:t>
      </w:r>
      <w:r w:rsidR="00087DB0" w:rsidRPr="00A03C55">
        <w:t>3</w:t>
      </w:r>
      <w:r w:rsidRPr="00A03C55">
        <w:t>.</w:t>
      </w:r>
    </w:p>
    <w:p w14:paraId="527F1E18" w14:textId="77777777" w:rsidR="00B40E30" w:rsidRPr="00A03C55" w:rsidRDefault="00B40E30" w:rsidP="00B40E30">
      <w:pPr>
        <w:pStyle w:val="Heading6"/>
        <w:numPr>
          <w:ilvl w:val="0"/>
          <w:numId w:val="0"/>
        </w:numPr>
        <w:ind w:left="1152" w:hanging="1152"/>
        <w:rPr>
          <w:noProof w:val="0"/>
        </w:rPr>
      </w:pPr>
      <w:r w:rsidRPr="00A03C55">
        <w:rPr>
          <w:noProof w:val="0"/>
        </w:rPr>
        <w:t>3.42.4.1.2.1 Integrated Document Source / Repository Message Semantics</w:t>
      </w:r>
    </w:p>
    <w:p w14:paraId="71B257CE" w14:textId="77777777" w:rsidR="00B40E30" w:rsidRPr="00A03C55" w:rsidRDefault="00B40E30" w:rsidP="00B40E30">
      <w:pPr>
        <w:pStyle w:val="BodyText"/>
      </w:pPr>
      <w:r w:rsidRPr="00A03C55">
        <w:t>The Integrated Document Source / Repository may choose to support options which are listed in ITI TF-1: Table 10.2-1b and described in the sections that follow it.</w:t>
      </w:r>
    </w:p>
    <w:p w14:paraId="61DF78EA" w14:textId="77777777" w:rsidR="00B40E30" w:rsidRPr="00A03C55" w:rsidRDefault="00B40E30" w:rsidP="00B40E30">
      <w:pPr>
        <w:pStyle w:val="BodyText"/>
      </w:pPr>
      <w:r w:rsidRPr="00A03C55">
        <w:t>If the Integrated Document Source / Repository supports the Document Replacement Option, it shall be able to generate replace semantics as defined in ITI TF-3: 4.2.2.2.3.</w:t>
      </w:r>
    </w:p>
    <w:p w14:paraId="552E853E" w14:textId="77777777" w:rsidR="00B40E30" w:rsidRPr="00A03C55" w:rsidRDefault="00B40E30" w:rsidP="00B40E30">
      <w:pPr>
        <w:pStyle w:val="BodyText"/>
      </w:pPr>
      <w:r w:rsidRPr="00A03C55">
        <w:t>If the Integrated Document Source / Repository supports the Document Addendum Option, it shall be able to generate append semantics as defined in ITI TF-3: 4.2.2.2.1.</w:t>
      </w:r>
    </w:p>
    <w:p w14:paraId="74BA8C5D" w14:textId="77777777" w:rsidR="00B40E30" w:rsidRPr="00A03C55" w:rsidRDefault="00B40E30" w:rsidP="00B40E30">
      <w:pPr>
        <w:pStyle w:val="BodyText"/>
      </w:pPr>
      <w:r w:rsidRPr="00A03C55">
        <w:lastRenderedPageBreak/>
        <w:t>If the Integrated Document Source / Repository supports the Document Transformation Option, it shall be able to generate transformation semantics as defined in ITI TF-3: 4.2.2.2.2.</w:t>
      </w:r>
    </w:p>
    <w:p w14:paraId="33A7BAC1" w14:textId="7263E624" w:rsidR="00B40E30" w:rsidRPr="00A03C55" w:rsidRDefault="00B40E30" w:rsidP="00B40E30">
      <w:pPr>
        <w:pStyle w:val="BodyText"/>
      </w:pPr>
      <w:r w:rsidRPr="00A03C55">
        <w:t>If the Integrated Document Source / Repository supports the Folder Management Option it, shall be able to generate folder semantics as defined in ITI TF-3:</w:t>
      </w:r>
      <w:r w:rsidR="00FA20C2" w:rsidRPr="00A03C55">
        <w:t xml:space="preserve"> </w:t>
      </w:r>
      <w:r w:rsidRPr="00A03C55">
        <w:t>4.2.1.3 and ITI TF-3:</w:t>
      </w:r>
      <w:r w:rsidR="00FA20C2" w:rsidRPr="00A03C55">
        <w:t xml:space="preserve"> </w:t>
      </w:r>
      <w:r w:rsidRPr="00A03C55">
        <w:t>4.2.2.1.5.</w:t>
      </w:r>
    </w:p>
    <w:p w14:paraId="44B45867" w14:textId="1DAA967B" w:rsidR="00B40E30" w:rsidRPr="00A03C55" w:rsidRDefault="00B40E30" w:rsidP="00B40E30">
      <w:pPr>
        <w:pStyle w:val="BodyText"/>
      </w:pPr>
      <w:r w:rsidRPr="00A03C55">
        <w:t>If the Integrated Document Source / Repository supports the Basic Patient Privacy Enforcement Option, it shall comply with the requirements as described in ITI TF-1:</w:t>
      </w:r>
      <w:r w:rsidR="00FA20C2" w:rsidRPr="00A03C55">
        <w:t xml:space="preserve"> </w:t>
      </w:r>
      <w:r w:rsidRPr="00A03C55">
        <w:t>10.2.9.</w:t>
      </w:r>
    </w:p>
    <w:p w14:paraId="3D223D00" w14:textId="38FBAB0B" w:rsidR="0076193D" w:rsidRPr="00A03C55" w:rsidRDefault="0076193D" w:rsidP="0076193D">
      <w:pPr>
        <w:pStyle w:val="BodyText"/>
        <w:rPr>
          <w:rStyle w:val="InsertText"/>
          <w:b w:val="0"/>
          <w:u w:val="none"/>
        </w:rPr>
      </w:pPr>
      <w:r w:rsidRPr="00A03C55">
        <w:rPr>
          <w:rStyle w:val="InsertText"/>
          <w:b w:val="0"/>
          <w:u w:val="none"/>
        </w:rPr>
        <w:t xml:space="preserve">If </w:t>
      </w:r>
      <w:r w:rsidR="0064320A" w:rsidRPr="00A03C55">
        <w:rPr>
          <w:rStyle w:val="InsertText"/>
          <w:b w:val="0"/>
          <w:u w:val="none"/>
        </w:rPr>
        <w:t>the</w:t>
      </w:r>
      <w:r w:rsidRPr="00A03C55">
        <w:rPr>
          <w:rStyle w:val="InsertText"/>
          <w:b w:val="0"/>
          <w:u w:val="none"/>
        </w:rPr>
        <w:t xml:space="preserve"> Integrated Document Source/Repository supports the Delayed Document Assembly Option, shall be able to register a Stable Document Entry with the following attribute values</w:t>
      </w:r>
    </w:p>
    <w:p w14:paraId="658B0A7B" w14:textId="77777777" w:rsidR="0076193D" w:rsidRPr="00A03C55" w:rsidRDefault="0076193D" w:rsidP="0076193D">
      <w:pPr>
        <w:pStyle w:val="ListBullet2"/>
        <w:numPr>
          <w:ilvl w:val="0"/>
          <w:numId w:val="2"/>
        </w:numPr>
        <w:rPr>
          <w:rStyle w:val="InsertText"/>
          <w:rFonts w:eastAsia="Arial"/>
          <w:b w:val="0"/>
          <w:u w:val="none"/>
        </w:rPr>
      </w:pPr>
      <w:r w:rsidRPr="00A03C55">
        <w:rPr>
          <w:rStyle w:val="InsertText"/>
          <w:rFonts w:eastAsia="Arial"/>
          <w:b w:val="0"/>
          <w:u w:val="none"/>
        </w:rPr>
        <w:t>size = 0 (zero)</w:t>
      </w:r>
    </w:p>
    <w:p w14:paraId="345BBA63" w14:textId="24BDEF77" w:rsidR="0076193D" w:rsidRPr="00A03C55" w:rsidRDefault="0076193D" w:rsidP="007456CC">
      <w:pPr>
        <w:pStyle w:val="ListBullet2"/>
        <w:numPr>
          <w:ilvl w:val="0"/>
          <w:numId w:val="2"/>
        </w:numPr>
        <w:rPr>
          <w:rFonts w:eastAsia="Arial"/>
          <w:b/>
        </w:rPr>
      </w:pPr>
      <w:r w:rsidRPr="00A03C55">
        <w:rPr>
          <w:rStyle w:val="InsertText"/>
          <w:rFonts w:eastAsia="Arial"/>
          <w:b w:val="0"/>
          <w:u w:val="none"/>
        </w:rPr>
        <w:t>hash = da39a3ee5e6b4b0d3255bfef95601890afd80709 (SHA1 hash of a zero length file)</w:t>
      </w:r>
      <w:r w:rsidR="0064320A" w:rsidRPr="00A03C55">
        <w:rPr>
          <w:rStyle w:val="InsertText"/>
          <w:rFonts w:eastAsia="Arial"/>
          <w:b w:val="0"/>
          <w:u w:val="none"/>
        </w:rPr>
        <w:t>.</w:t>
      </w:r>
    </w:p>
    <w:p w14:paraId="55B03C89" w14:textId="77777777" w:rsidR="00B40E30" w:rsidRPr="00A03C55" w:rsidRDefault="00B40E30" w:rsidP="00B40E30">
      <w:pPr>
        <w:pStyle w:val="Heading5"/>
        <w:numPr>
          <w:ilvl w:val="0"/>
          <w:numId w:val="0"/>
        </w:numPr>
        <w:rPr>
          <w:noProof w:val="0"/>
        </w:rPr>
      </w:pPr>
      <w:r w:rsidRPr="00A03C55">
        <w:rPr>
          <w:noProof w:val="0"/>
        </w:rPr>
        <w:t>3.42.4.1.3 Expected Actions</w:t>
      </w:r>
    </w:p>
    <w:p w14:paraId="650F3ACB" w14:textId="77777777" w:rsidR="00B40E30" w:rsidRPr="00A03C55" w:rsidRDefault="00B40E30" w:rsidP="00B40E30">
      <w:r w:rsidRPr="00A03C55">
        <w:t>Upon receipt of a Register Document Set-b Request message, the Document Registry shall:</w:t>
      </w:r>
    </w:p>
    <w:p w14:paraId="144F7496" w14:textId="77777777" w:rsidR="00B40E30" w:rsidRPr="00A03C55" w:rsidRDefault="00B40E30" w:rsidP="003462A5">
      <w:pPr>
        <w:pStyle w:val="ListBullet2"/>
      </w:pPr>
      <w:r w:rsidRPr="00A03C55">
        <w:t>Perform metadata validations</w:t>
      </w:r>
    </w:p>
    <w:p w14:paraId="4738551D" w14:textId="77777777" w:rsidR="00B40E30" w:rsidRPr="00A03C55" w:rsidRDefault="00B40E30" w:rsidP="003462A5">
      <w:pPr>
        <w:pStyle w:val="ListBullet2"/>
      </w:pPr>
      <w:r w:rsidRPr="00A03C55">
        <w:t>Store all IHE-defined metadata attributes received so that it is available to return in responses to future queries.</w:t>
      </w:r>
    </w:p>
    <w:p w14:paraId="57262355" w14:textId="77777777" w:rsidR="00B40E30" w:rsidRPr="00A03C55" w:rsidRDefault="00B40E30" w:rsidP="003462A5">
      <w:pPr>
        <w:pStyle w:val="ListBullet2"/>
      </w:pPr>
      <w:r w:rsidRPr="00A03C55">
        <w:t xml:space="preserve">Return a response message giving the status of the operation. </w:t>
      </w:r>
    </w:p>
    <w:p w14:paraId="6D265FFF" w14:textId="77777777" w:rsidR="00B40E30" w:rsidRPr="00A03C55" w:rsidRDefault="00B40E30" w:rsidP="00B40E30">
      <w:r w:rsidRPr="00A03C55">
        <w:t>If the Document Registry rejects the metadata, it shall:</w:t>
      </w:r>
    </w:p>
    <w:p w14:paraId="743DBDF5" w14:textId="432C5BAD" w:rsidR="00B40E30" w:rsidRPr="00A03C55" w:rsidRDefault="00B40E30" w:rsidP="003462A5">
      <w:pPr>
        <w:pStyle w:val="ListBullet2"/>
      </w:pPr>
      <w:r w:rsidRPr="00A03C55">
        <w:t>Return an error including at least one error message in the response. For a complete list of applicable codes, refer to ITI TF-3</w:t>
      </w:r>
      <w:r w:rsidR="00FA20C2" w:rsidRPr="00A03C55">
        <w:t>:</w:t>
      </w:r>
      <w:r w:rsidRPr="00A03C55">
        <w:t xml:space="preserve"> Table 4.2.4.1-2.</w:t>
      </w:r>
    </w:p>
    <w:p w14:paraId="7FAD57D0" w14:textId="77777777" w:rsidR="00B40E30" w:rsidRPr="00A03C55" w:rsidRDefault="00B40E30" w:rsidP="003462A5">
      <w:pPr>
        <w:pStyle w:val="ListBullet2"/>
      </w:pPr>
      <w:r w:rsidRPr="00A03C55">
        <w:t>Roll back any changes made.</w:t>
      </w:r>
    </w:p>
    <w:p w14:paraId="380EB17C" w14:textId="77777777" w:rsidR="00B40E30" w:rsidRPr="00A03C55" w:rsidRDefault="00B40E30" w:rsidP="00B40E30">
      <w:pPr>
        <w:pStyle w:val="Heading6"/>
        <w:numPr>
          <w:ilvl w:val="0"/>
          <w:numId w:val="0"/>
        </w:numPr>
        <w:rPr>
          <w:noProof w:val="0"/>
        </w:rPr>
      </w:pPr>
      <w:r w:rsidRPr="00A03C55">
        <w:rPr>
          <w:noProof w:val="0"/>
        </w:rPr>
        <w:t>3.42.4.1.3.1 Atomicity of Submissions</w:t>
      </w:r>
    </w:p>
    <w:p w14:paraId="26BBC3AE" w14:textId="77777777" w:rsidR="00B40E30" w:rsidRPr="00A03C55" w:rsidRDefault="00B40E30" w:rsidP="00B40E30">
      <w:r w:rsidRPr="00A03C55">
        <w:t>XDS Submission requests shall be atomic operations. If any part of the Submission Request processing fails, the entire transaction shall fail and no changes result.</w:t>
      </w:r>
    </w:p>
    <w:p w14:paraId="0C4EB7B1" w14:textId="77777777" w:rsidR="00B40E30" w:rsidRPr="00A03C55" w:rsidRDefault="00B40E30" w:rsidP="00B40E30">
      <w:r w:rsidRPr="00A03C55">
        <w:t>No result of a Submission Request shall be made available until the atomic operation has successfully completed.</w:t>
      </w:r>
    </w:p>
    <w:p w14:paraId="42E9ADBC" w14:textId="77777777" w:rsidR="00B40E30" w:rsidRPr="00A03C55" w:rsidRDefault="00B40E30" w:rsidP="00B40E30">
      <w:pPr>
        <w:pStyle w:val="Heading6"/>
        <w:numPr>
          <w:ilvl w:val="0"/>
          <w:numId w:val="0"/>
        </w:numPr>
        <w:rPr>
          <w:noProof w:val="0"/>
        </w:rPr>
      </w:pPr>
      <w:r w:rsidRPr="00A03C55">
        <w:rPr>
          <w:noProof w:val="0"/>
        </w:rPr>
        <w:t>3.42.4.1.3.2 Extra Metadata</w:t>
      </w:r>
    </w:p>
    <w:p w14:paraId="19BAD420" w14:textId="77777777" w:rsidR="00B40E30" w:rsidRPr="00A03C55" w:rsidRDefault="00B40E30" w:rsidP="00B40E30">
      <w:r w:rsidRPr="00A03C55">
        <w:t xml:space="preserve">The Document Registry may save extra metadata attributes. </w:t>
      </w:r>
    </w:p>
    <w:p w14:paraId="2F688666" w14:textId="77777777" w:rsidR="00B40E30" w:rsidRPr="00A03C55" w:rsidRDefault="00B40E30" w:rsidP="003462A5">
      <w:pPr>
        <w:pStyle w:val="ListBullet2"/>
      </w:pPr>
      <w:r w:rsidRPr="00A03C55">
        <w:t>If the Document Registry saves the extra metadata attributes, it shall include that metadata in later query responses. </w:t>
      </w:r>
    </w:p>
    <w:p w14:paraId="57F8C86D" w14:textId="77777777" w:rsidR="00903C21" w:rsidRPr="00A03C55" w:rsidRDefault="00B40E30" w:rsidP="003462A5">
      <w:pPr>
        <w:pStyle w:val="ListBullet2"/>
      </w:pPr>
      <w:r w:rsidRPr="00A03C55">
        <w:t>If there are extra metadata attributes in the Submission Request and the Document Registry does not save them, the Document Registry shall include the XDSExtraMetadataNotSaved warning in its response</w:t>
      </w:r>
      <w:r w:rsidR="00903C21" w:rsidRPr="00A03C55">
        <w:t>, as described in ITI TF-3: 4.2.3.1.6</w:t>
      </w:r>
    </w:p>
    <w:p w14:paraId="7E2DE179" w14:textId="77777777" w:rsidR="00B40E30" w:rsidRPr="00A03C55" w:rsidRDefault="00903C21" w:rsidP="003462A5">
      <w:pPr>
        <w:pStyle w:val="ListBullet2"/>
      </w:pPr>
      <w:r w:rsidRPr="00A03C55">
        <w:t>Document Registry Actors that do not support the Reference ID Option may treat referenceIdList as a non-IHE-defined metadata attribute</w:t>
      </w:r>
      <w:r w:rsidR="00B40E30" w:rsidRPr="00A03C55">
        <w:t>.</w:t>
      </w:r>
    </w:p>
    <w:p w14:paraId="412FE408" w14:textId="77777777" w:rsidR="00B40E30" w:rsidRPr="00A03C55" w:rsidRDefault="00B40E30" w:rsidP="00B40E30">
      <w:r w:rsidRPr="00A03C55">
        <w:lastRenderedPageBreak/>
        <w:t>The Document Registry shall verify that extra metadata attributes conform to the requirements in ITI TF-3: 4.2.3.1.6.</w:t>
      </w:r>
    </w:p>
    <w:p w14:paraId="654BD129" w14:textId="77777777" w:rsidR="00B40E30" w:rsidRPr="00A03C55" w:rsidRDefault="00B40E30" w:rsidP="00B40E30">
      <w:pPr>
        <w:pStyle w:val="Heading6"/>
        <w:numPr>
          <w:ilvl w:val="0"/>
          <w:numId w:val="0"/>
        </w:numPr>
        <w:rPr>
          <w:noProof w:val="0"/>
        </w:rPr>
      </w:pPr>
      <w:r w:rsidRPr="00A03C55">
        <w:rPr>
          <w:noProof w:val="0"/>
        </w:rPr>
        <w:t>3.42.4.1.3.3 Enforcement of Attributes</w:t>
      </w:r>
    </w:p>
    <w:p w14:paraId="28A3EBF6" w14:textId="4C3F3D11" w:rsidR="00B40E30" w:rsidRPr="00A03C55" w:rsidRDefault="00B40E30" w:rsidP="00B40E30">
      <w:r w:rsidRPr="00A03C55">
        <w:t>The Document Registry shall validate the Submission Request objects and attributes as specified in ITI TF-3: 4.2 and 4.3.1. In addition, the following constraints apply.</w:t>
      </w:r>
    </w:p>
    <w:p w14:paraId="339FFC95" w14:textId="77777777" w:rsidR="00B40E30" w:rsidRPr="00A03C55" w:rsidRDefault="00B40E30" w:rsidP="00B40E30">
      <w:pPr>
        <w:pStyle w:val="Heading7"/>
        <w:numPr>
          <w:ilvl w:val="0"/>
          <w:numId w:val="0"/>
        </w:numPr>
        <w:rPr>
          <w:noProof w:val="0"/>
        </w:rPr>
      </w:pPr>
      <w:r w:rsidRPr="00A03C55">
        <w:rPr>
          <w:noProof w:val="0"/>
        </w:rPr>
        <w:t>3.42.4.1.3.3.1 DocumentEntry.uniqueId</w:t>
      </w:r>
    </w:p>
    <w:p w14:paraId="1BA9AD28" w14:textId="77777777" w:rsidR="00B40E30" w:rsidRPr="00A03C55" w:rsidRDefault="00B40E30" w:rsidP="00B40E30">
      <w:r w:rsidRPr="00A03C55">
        <w:t>The Document Registry shall reject the message and return an error if the uniqueId attribute matches the uniqueId attribute of a DocumentEntry within the Document Registry and the size attributes or hash attributes of the two DocumentEntry objects differ.</w:t>
      </w:r>
    </w:p>
    <w:p w14:paraId="5764A6E1" w14:textId="77777777" w:rsidR="00B40E30" w:rsidRPr="00A03C55" w:rsidRDefault="00B40E30" w:rsidP="00B40E30">
      <w:r w:rsidRPr="00A03C55">
        <w:t>If the uniqueId, size, and hash attributes of a received DocumentEntry match those of a DocumentEntry already within the Document Registry, processing of the submission shall continue without an error. Thus, multiple registered DocumentEntry objects can have the same uniqueId attribute value (as long as all the size and hash attributes are the same).</w:t>
      </w:r>
    </w:p>
    <w:p w14:paraId="4B62ED4A" w14:textId="77777777" w:rsidR="00B40E30" w:rsidRPr="00A03C55" w:rsidRDefault="00B40E30" w:rsidP="00B40E30">
      <w:pPr>
        <w:pStyle w:val="Note"/>
      </w:pPr>
      <w:r w:rsidRPr="00A03C55">
        <w:t>Note: The Document Entries may reference the same instance of the document or may reference different (identical) copies of the document (for example, stored on different Document Repositories).</w:t>
      </w:r>
    </w:p>
    <w:p w14:paraId="2D360AC6" w14:textId="77777777" w:rsidR="00B40E30" w:rsidRPr="00A03C55" w:rsidRDefault="00B40E30" w:rsidP="00B40E30">
      <w:pPr>
        <w:pStyle w:val="Heading7"/>
        <w:numPr>
          <w:ilvl w:val="0"/>
          <w:numId w:val="0"/>
        </w:numPr>
        <w:rPr>
          <w:noProof w:val="0"/>
        </w:rPr>
      </w:pPr>
      <w:r w:rsidRPr="00A03C55">
        <w:rPr>
          <w:noProof w:val="0"/>
        </w:rPr>
        <w:t>3.42.4.1.3.3.2 patientId Attributes</w:t>
      </w:r>
    </w:p>
    <w:p w14:paraId="0D480E12" w14:textId="77777777" w:rsidR="00B40E30" w:rsidRPr="00A03C55" w:rsidRDefault="00B40E30" w:rsidP="00B40E30">
      <w:r w:rsidRPr="00A03C55">
        <w:t>Values of DocumentEntry.patientId, Folder.patientId, and SubmissionSet.patientId shall be verified against the patient identifiers received in the Patient Identity Feed [ITI-8] indicating that they are registered with the Patient ID Domain of the Affinity Domain. This validation requirement does not apply to DocumentEntry.sourcePatentId.</w:t>
      </w:r>
    </w:p>
    <w:p w14:paraId="20508E99" w14:textId="77777777" w:rsidR="00B40E30" w:rsidRPr="00A03C55" w:rsidRDefault="00B40E30" w:rsidP="00B40E30">
      <w:r w:rsidRPr="00A03C55">
        <w:t>All objects in the Submission Request (DocumentEntry, Folder and SubmissionSet) shall have the same patientId.</w:t>
      </w:r>
    </w:p>
    <w:p w14:paraId="4D7B570D" w14:textId="563EA28D" w:rsidR="00B40E30" w:rsidRPr="00A03C55" w:rsidRDefault="00B40E30" w:rsidP="00B40E30">
      <w:r w:rsidRPr="00A03C55">
        <w:t>The value of the patientId attribute of a DocumentEntry object shall match the value of the patientId attribute of any Folder that it is a member of. This implies that all DocumentEntry objects in a Folder have the same patientId.</w:t>
      </w:r>
    </w:p>
    <w:p w14:paraId="3BEEDA75" w14:textId="2260DB66" w:rsidR="00002D59" w:rsidRPr="00A03C55" w:rsidRDefault="00002D59" w:rsidP="00002D59">
      <w:r w:rsidRPr="00A03C55">
        <w:t>When the Submission Request includes a Document Relationship Association, both DocumentEntry objects referenced by the Association shall have the same patientId.</w:t>
      </w:r>
    </w:p>
    <w:p w14:paraId="0FC774E7" w14:textId="77777777" w:rsidR="00B40E30" w:rsidRPr="00A03C55" w:rsidRDefault="00B40E30" w:rsidP="00B40E30">
      <w:pPr>
        <w:pStyle w:val="Heading7"/>
        <w:numPr>
          <w:ilvl w:val="0"/>
          <w:numId w:val="0"/>
        </w:numPr>
        <w:rPr>
          <w:noProof w:val="0"/>
        </w:rPr>
      </w:pPr>
      <w:r w:rsidRPr="00A03C55">
        <w:rPr>
          <w:noProof w:val="0"/>
        </w:rPr>
        <w:t>3.42.4.1.3.3.3 Coded Attributes</w:t>
      </w:r>
    </w:p>
    <w:p w14:paraId="71DC79F6" w14:textId="0854625E" w:rsidR="00B40E30" w:rsidRPr="00A03C55" w:rsidRDefault="00B40E30" w:rsidP="00B40E30">
      <w:pPr>
        <w:rPr>
          <w:u w:val="single"/>
        </w:rPr>
      </w:pPr>
      <w:r w:rsidRPr="00A03C55">
        <w:t>The XDS Affinity Domain may allow only a finite set of values for a given coded attribute conforming to ITI TF-3: 4.2.3.1.2 or may not restrict the values at all</w:t>
      </w:r>
      <w:r w:rsidR="009A338E" w:rsidRPr="00A03C55">
        <w:t xml:space="preserve">. </w:t>
      </w:r>
      <w:r w:rsidRPr="00A03C55">
        <w:t xml:space="preserve">If the XDS Affinity Domain allows only a finite set, the Document Registry shall constrain the value to those allowed by the XDS Affinity Domain. </w:t>
      </w:r>
    </w:p>
    <w:p w14:paraId="54BA8594" w14:textId="77777777" w:rsidR="00B40E30" w:rsidRPr="00A03C55" w:rsidRDefault="00B40E30" w:rsidP="00B40E30">
      <w:r w:rsidRPr="00A03C55">
        <w:t xml:space="preserve">The Document Registry shall not constrain the displayName. </w:t>
      </w:r>
    </w:p>
    <w:p w14:paraId="12A36AD1" w14:textId="42C9F5E4" w:rsidR="00B40E30" w:rsidRPr="00A03C55" w:rsidRDefault="00B40E30" w:rsidP="00B40E30">
      <w:pPr>
        <w:pStyle w:val="Note"/>
      </w:pPr>
      <w:r w:rsidRPr="00A03C55">
        <w:t>Note: In this section, "value" refers to the combination of a codeSystem and code.</w:t>
      </w:r>
    </w:p>
    <w:p w14:paraId="2245848E" w14:textId="77777777" w:rsidR="00B40E30" w:rsidRPr="00A03C55" w:rsidRDefault="00B40E30" w:rsidP="00B40E30">
      <w:pPr>
        <w:pStyle w:val="Heading7"/>
        <w:numPr>
          <w:ilvl w:val="0"/>
          <w:numId w:val="0"/>
        </w:numPr>
        <w:rPr>
          <w:noProof w:val="0"/>
        </w:rPr>
      </w:pPr>
      <w:r w:rsidRPr="00A03C55">
        <w:rPr>
          <w:noProof w:val="0"/>
        </w:rPr>
        <w:lastRenderedPageBreak/>
        <w:t>3.42.4.1.3.3.4 DocumentEntry.mimeType</w:t>
      </w:r>
    </w:p>
    <w:p w14:paraId="5FFB1101" w14:textId="77777777" w:rsidR="00B40E30" w:rsidRPr="00A03C55" w:rsidRDefault="00B40E30" w:rsidP="00B40E30">
      <w:r w:rsidRPr="00A03C55">
        <w:t>The value of the DocumentEntry.mimeType shall be constrained to those allowed by the XDS Affinity Domain.</w:t>
      </w:r>
    </w:p>
    <w:p w14:paraId="3DC82FE6" w14:textId="77777777" w:rsidR="00B40E30" w:rsidRPr="00A03C55" w:rsidRDefault="00B40E30" w:rsidP="00B40E30">
      <w:pPr>
        <w:pStyle w:val="Heading7"/>
        <w:numPr>
          <w:ilvl w:val="0"/>
          <w:numId w:val="0"/>
        </w:numPr>
        <w:rPr>
          <w:noProof w:val="0"/>
        </w:rPr>
      </w:pPr>
      <w:r w:rsidRPr="00A03C55">
        <w:rPr>
          <w:noProof w:val="0"/>
        </w:rPr>
        <w:t>3.42.4.1.3.3.5 DocumentEntry.availabilityStatus</w:t>
      </w:r>
    </w:p>
    <w:p w14:paraId="43E270E8" w14:textId="77777777" w:rsidR="00B40E30" w:rsidRPr="00A03C55" w:rsidRDefault="00B40E30" w:rsidP="00B40E30">
      <w:r w:rsidRPr="00A03C55">
        <w:t>The Document Registry shall set the availabilityStatus of all newly added DocumentEntry objects to Approved.</w:t>
      </w:r>
    </w:p>
    <w:p w14:paraId="611252C4" w14:textId="77777777" w:rsidR="00B40E30" w:rsidRPr="00A03C55" w:rsidRDefault="00B40E30" w:rsidP="00B40E30">
      <w:pPr>
        <w:pStyle w:val="Heading7"/>
        <w:numPr>
          <w:ilvl w:val="0"/>
          <w:numId w:val="0"/>
        </w:numPr>
        <w:rPr>
          <w:noProof w:val="0"/>
        </w:rPr>
      </w:pPr>
      <w:r w:rsidRPr="00A03C55">
        <w:rPr>
          <w:noProof w:val="0"/>
        </w:rPr>
        <w:t>3.42.4.1.3.3.6 DocumentEntry.serviceStartTime and DocumentEntry.serviceStopTime</w:t>
      </w:r>
    </w:p>
    <w:p w14:paraId="16FE04EB" w14:textId="776FF5BE" w:rsidR="00B40E30" w:rsidRPr="00A03C55" w:rsidRDefault="00B40E30" w:rsidP="003462A5">
      <w:pPr>
        <w:pStyle w:val="BodyText"/>
      </w:pPr>
      <w:r w:rsidRPr="00A03C55">
        <w:t>If the serviceStartTime and serviceStopTime attributes are both populated for a Document Entry in the Submission Request, the Document Registry shall verify that the serviceStartTime is before or equal to the serviceStopTime.</w:t>
      </w:r>
    </w:p>
    <w:p w14:paraId="504498D3" w14:textId="77777777" w:rsidR="00DE053B" w:rsidRPr="00A03C55" w:rsidRDefault="00DE053B" w:rsidP="005E29CE">
      <w:pPr>
        <w:pStyle w:val="Heading7"/>
        <w:rPr>
          <w:noProof w:val="0"/>
        </w:rPr>
      </w:pPr>
      <w:r w:rsidRPr="00A03C55">
        <w:rPr>
          <w:noProof w:val="0"/>
        </w:rPr>
        <w:t xml:space="preserve">3.42.4.1.3.3.7 SubmissionSet.uniqueId </w:t>
      </w:r>
    </w:p>
    <w:p w14:paraId="76342A65" w14:textId="25A38987" w:rsidR="00DE053B" w:rsidRPr="00A03C55" w:rsidRDefault="00DE053B" w:rsidP="003462A5">
      <w:pPr>
        <w:pStyle w:val="BodyText"/>
      </w:pPr>
      <w:r w:rsidRPr="00A03C55">
        <w:t>The Document Registry shall verify that the SubmissionSet.uniqueId is not used as the uniqueId for any existing object in the registry (DocumentEntry, SubmissionSet, or Folder).</w:t>
      </w:r>
    </w:p>
    <w:p w14:paraId="2A0F6B70" w14:textId="77777777" w:rsidR="00B40E30" w:rsidRPr="00A03C55" w:rsidRDefault="00B40E30" w:rsidP="00B40E30">
      <w:pPr>
        <w:pStyle w:val="Heading6"/>
        <w:numPr>
          <w:ilvl w:val="0"/>
          <w:numId w:val="0"/>
        </w:numPr>
        <w:rPr>
          <w:noProof w:val="0"/>
        </w:rPr>
      </w:pPr>
      <w:r w:rsidRPr="00A03C55">
        <w:rPr>
          <w:noProof w:val="0"/>
        </w:rPr>
        <w:t>3.42.4.1.3.4 Folder Membership</w:t>
      </w:r>
    </w:p>
    <w:p w14:paraId="2C9966C7" w14:textId="77777777" w:rsidR="00B40E30" w:rsidRPr="00A03C55" w:rsidRDefault="00B40E30" w:rsidP="003462A5">
      <w:pPr>
        <w:pStyle w:val="BodyText"/>
      </w:pPr>
      <w:r w:rsidRPr="00A03C55">
        <w:t>When the Submission Request includes an FD-DE HasMember Association, which identifies a Document Entry as a member of a Folder, the Document Registry shall verify that both the Document Entry and Folder have a status of Approved.</w:t>
      </w:r>
    </w:p>
    <w:p w14:paraId="1408B7E3" w14:textId="77777777" w:rsidR="00B40E30" w:rsidRPr="00A03C55" w:rsidRDefault="00B40E30" w:rsidP="00B40E30">
      <w:pPr>
        <w:pStyle w:val="Heading6"/>
        <w:numPr>
          <w:ilvl w:val="0"/>
          <w:numId w:val="0"/>
        </w:numPr>
        <w:rPr>
          <w:noProof w:val="0"/>
        </w:rPr>
      </w:pPr>
      <w:r w:rsidRPr="00A03C55">
        <w:rPr>
          <w:noProof w:val="0"/>
        </w:rPr>
        <w:t>3.42.4.1.3.5 Document Relationships</w:t>
      </w:r>
    </w:p>
    <w:p w14:paraId="2D833FE8" w14:textId="11D8E11B" w:rsidR="00B40E30" w:rsidRPr="00A03C55" w:rsidRDefault="00B40E30" w:rsidP="003462A5">
      <w:pPr>
        <w:pStyle w:val="BodyText"/>
      </w:pPr>
      <w:r w:rsidRPr="00A03C55">
        <w:t xml:space="preserve">When the Submission Request includes an Association between two </w:t>
      </w:r>
      <w:r w:rsidR="00292F75" w:rsidRPr="00A03C55">
        <w:t xml:space="preserve">DocumentEntry </w:t>
      </w:r>
      <w:r w:rsidRPr="00A03C55">
        <w:t>objects, the Document Registry shall verify that:</w:t>
      </w:r>
    </w:p>
    <w:p w14:paraId="6C4AA187" w14:textId="7884CFB8" w:rsidR="00292F75" w:rsidRPr="00A03C55" w:rsidRDefault="00292F75" w:rsidP="00292F75">
      <w:pPr>
        <w:pStyle w:val="ListBullet2"/>
      </w:pPr>
      <w:r w:rsidRPr="00A03C55">
        <w:t xml:space="preserve">Both DocumentEntry objects have the same patient identifier (XDSDocumentEntry.patientId attribute); otherwise it shall return the error </w:t>
      </w:r>
      <w:r w:rsidRPr="00A03C55">
        <w:rPr>
          <w:rFonts w:ascii="Courier New" w:hAnsi="Courier New" w:cs="Courier New"/>
          <w:sz w:val="20"/>
        </w:rPr>
        <w:t>XDSPatientIdDoesNotMatch</w:t>
      </w:r>
      <w:r w:rsidRPr="00A03C55">
        <w:t>. This comparison shall take into consideration patient identity merges as described in ITI TF-2a: 3.8.4.2.4.</w:t>
      </w:r>
    </w:p>
    <w:p w14:paraId="20825138" w14:textId="484092C3" w:rsidR="00292F75" w:rsidRPr="00A03C55" w:rsidRDefault="00B40E30" w:rsidP="00292F75">
      <w:pPr>
        <w:pStyle w:val="ListBullet2"/>
      </w:pPr>
      <w:r w:rsidRPr="00A03C55">
        <w:t xml:space="preserve">The sourceObject references a </w:t>
      </w:r>
      <w:r w:rsidR="00292F75" w:rsidRPr="00A03C55">
        <w:t xml:space="preserve">DocumentEntry </w:t>
      </w:r>
      <w:r w:rsidRPr="00A03C55">
        <w:t>in the submission</w:t>
      </w:r>
      <w:r w:rsidR="002A5142" w:rsidRPr="00A03C55">
        <w:t xml:space="preserve">; otherwise it shall return the error </w:t>
      </w:r>
      <w:r w:rsidR="002A5142" w:rsidRPr="002F763C">
        <w:rPr>
          <w:rStyle w:val="HTMLCode"/>
        </w:rPr>
        <w:t>UnresolvedReferenceException</w:t>
      </w:r>
      <w:r w:rsidR="002A5142" w:rsidRPr="00A03C55">
        <w:t>.</w:t>
      </w:r>
    </w:p>
    <w:p w14:paraId="7CF65380" w14:textId="77777777" w:rsidR="00292F75" w:rsidRPr="00A03C55" w:rsidRDefault="00292F75" w:rsidP="00ED4370">
      <w:pPr>
        <w:pStyle w:val="BodyText"/>
      </w:pPr>
      <w:r w:rsidRPr="00A03C55">
        <w:t>The Document Registry shall verify the targetObject according the following:</w:t>
      </w:r>
    </w:p>
    <w:p w14:paraId="10EE5794" w14:textId="77777777" w:rsidR="00292F75" w:rsidRPr="00A03C55" w:rsidRDefault="00292F75" w:rsidP="00ED4370">
      <w:pPr>
        <w:pStyle w:val="ListBullet2"/>
      </w:pPr>
      <w:r w:rsidRPr="00A03C55">
        <w:t>If the associationType is RPLC, XFRM_RPLC, or IsSnapshotOf, that the targetObject references a DocumentEntry in the Document Registry.</w:t>
      </w:r>
    </w:p>
    <w:p w14:paraId="0BCAA069" w14:textId="305C85A6" w:rsidR="00292F75" w:rsidRPr="00A03C55" w:rsidRDefault="00292F75" w:rsidP="008C3C96">
      <w:pPr>
        <w:pStyle w:val="ListBullet2"/>
      </w:pPr>
      <w:r w:rsidRPr="00A03C55">
        <w:t>For all other associationTypes, that the targetObject references a DocumentEntry in the Document Registry or in the submission.</w:t>
      </w:r>
    </w:p>
    <w:p w14:paraId="728528C4" w14:textId="4C0F8E15" w:rsidR="00292F75" w:rsidRPr="00A03C55" w:rsidRDefault="00292F75" w:rsidP="00ED4370">
      <w:pPr>
        <w:pStyle w:val="BodyText"/>
      </w:pPr>
      <w:r w:rsidRPr="00A03C55">
        <w:t xml:space="preserve">If this verification on targetObject fails, the Document Registry shall return the error </w:t>
      </w:r>
      <w:r w:rsidRPr="002F763C">
        <w:rPr>
          <w:rStyle w:val="HTMLCode"/>
        </w:rPr>
        <w:t>UnresolvedReferenceException</w:t>
      </w:r>
      <w:r w:rsidRPr="00A03C55">
        <w:t>.</w:t>
      </w:r>
    </w:p>
    <w:p w14:paraId="5A00D2A6" w14:textId="23BA0BFB" w:rsidR="00292F75" w:rsidRPr="00A03C55" w:rsidRDefault="00292F75" w:rsidP="00ED4370">
      <w:pPr>
        <w:pStyle w:val="BodyText"/>
      </w:pPr>
      <w:r w:rsidRPr="00A03C55">
        <w:lastRenderedPageBreak/>
        <w:t>When the targetObject references a DocumentEntry in the Document Registry, the Document Registry shall verify that:</w:t>
      </w:r>
    </w:p>
    <w:p w14:paraId="3CBEB563" w14:textId="650F7268" w:rsidR="00B40E30" w:rsidRPr="00A03C55" w:rsidRDefault="00B40E30" w:rsidP="003462A5">
      <w:pPr>
        <w:pStyle w:val="ListBullet2"/>
      </w:pPr>
      <w:r w:rsidRPr="00A03C55">
        <w:t xml:space="preserve">The targetObject </w:t>
      </w:r>
      <w:r w:rsidR="00292F75" w:rsidRPr="00A03C55">
        <w:t xml:space="preserve">DocumentEntry </w:t>
      </w:r>
      <w:r w:rsidRPr="00A03C55">
        <w:t>has an availabilityStatus of Approved</w:t>
      </w:r>
      <w:r w:rsidR="002A5142" w:rsidRPr="00A03C55">
        <w:t xml:space="preserve">; otherwise, it shall return the error </w:t>
      </w:r>
      <w:r w:rsidR="002A5142" w:rsidRPr="002F763C">
        <w:rPr>
          <w:rStyle w:val="HTMLCode"/>
        </w:rPr>
        <w:t>XDSRegistryDeprecatedDocumentError</w:t>
      </w:r>
      <w:r w:rsidR="002A5142" w:rsidRPr="00A03C55">
        <w:t xml:space="preserve">. This ensures that only the most recent version of a document can be replaced, etc. </w:t>
      </w:r>
    </w:p>
    <w:p w14:paraId="6741AC93" w14:textId="766DEFCE" w:rsidR="00B40E30" w:rsidRPr="00A03C55" w:rsidRDefault="00B40E30" w:rsidP="003462A5">
      <w:pPr>
        <w:pStyle w:val="BodyText"/>
      </w:pPr>
      <w:r w:rsidRPr="00A03C55">
        <w:t>When the Association type is "RPLC" or "XFRM_RPLC", the Document Registry shall also:</w:t>
      </w:r>
    </w:p>
    <w:p w14:paraId="0A5FDAE9" w14:textId="7295BC13" w:rsidR="00B40E30" w:rsidRPr="00A03C55" w:rsidRDefault="00B40E30" w:rsidP="003462A5">
      <w:pPr>
        <w:pStyle w:val="ListBullet2"/>
      </w:pPr>
      <w:r w:rsidRPr="00A03C55">
        <w:t xml:space="preserve">Change the status of the </w:t>
      </w:r>
      <w:r w:rsidR="002155DE" w:rsidRPr="00A03C55">
        <w:t xml:space="preserve">DocumentEntry </w:t>
      </w:r>
      <w:r w:rsidRPr="00A03C55">
        <w:t>that is being replaced to Deprecated.</w:t>
      </w:r>
    </w:p>
    <w:p w14:paraId="5FA20677" w14:textId="76FC31F6" w:rsidR="00DE053B" w:rsidRPr="00A03C55" w:rsidRDefault="00DE053B" w:rsidP="003462A5">
      <w:pPr>
        <w:pStyle w:val="ListBullet2"/>
      </w:pPr>
      <w:r w:rsidRPr="00A03C55">
        <w:t xml:space="preserve">Change the status of all </w:t>
      </w:r>
      <w:r w:rsidR="002155DE" w:rsidRPr="00A03C55">
        <w:t xml:space="preserve">DocumentEntry objects </w:t>
      </w:r>
      <w:r w:rsidRPr="00A03C55">
        <w:t xml:space="preserve">that are transformations (XFRM) or addenda (APND) of the </w:t>
      </w:r>
      <w:r w:rsidR="002155DE" w:rsidRPr="00A03C55">
        <w:t xml:space="preserve">DocumentEntry </w:t>
      </w:r>
      <w:r w:rsidRPr="00A03C55">
        <w:t>being replaced to Deprecated.</w:t>
      </w:r>
    </w:p>
    <w:p w14:paraId="144CF7AC" w14:textId="77777777" w:rsidR="00E63AF6" w:rsidRPr="00A03C55" w:rsidRDefault="00E63AF6" w:rsidP="00E63AF6">
      <w:pPr>
        <w:pStyle w:val="ListBullet"/>
        <w:tabs>
          <w:tab w:val="clear" w:pos="360"/>
          <w:tab w:val="num" w:pos="720"/>
        </w:tabs>
        <w:spacing w:before="60"/>
        <w:ind w:left="720"/>
      </w:pPr>
      <w:r w:rsidRPr="00A03C55">
        <w:t>If the DocumentEntry being replaced is a member of one or more approved Folders, the Document Registry shall also:</w:t>
      </w:r>
    </w:p>
    <w:p w14:paraId="67C6436B" w14:textId="77777777" w:rsidR="00E63AF6" w:rsidRPr="00A03C55" w:rsidRDefault="00E63AF6" w:rsidP="00F9353D">
      <w:pPr>
        <w:pStyle w:val="ListBullet"/>
        <w:numPr>
          <w:ilvl w:val="0"/>
          <w:numId w:val="43"/>
        </w:numPr>
        <w:spacing w:before="60"/>
        <w:ind w:left="1080"/>
      </w:pPr>
      <w:r w:rsidRPr="00A03C55">
        <w:t>Verify the replacement DocumentEntry and approved Folders have the same patient identifier (XDSDocumentEntry.patientId and XDSFolder.patientId attributes); otherwise it shall return the error XDSPatientIdDoesNotMatch. This comparison shall take into consideration patient identity merges as described in ITI TF-2a: 3.8.4.2.4.</w:t>
      </w:r>
    </w:p>
    <w:p w14:paraId="3C155A14" w14:textId="504925EA" w:rsidR="00E63AF6" w:rsidRPr="00A03C55" w:rsidRDefault="00E63AF6" w:rsidP="00F9353D">
      <w:pPr>
        <w:pStyle w:val="ListBullet"/>
        <w:numPr>
          <w:ilvl w:val="0"/>
          <w:numId w:val="43"/>
        </w:numPr>
        <w:spacing w:before="60"/>
        <w:ind w:left="1080"/>
      </w:pPr>
      <w:r w:rsidRPr="00A03C55">
        <w:t>Create a new FD-DE HasMember Association connecting the replacement DocumentEntry to each approved Folder that held the original DocumentEntry as a member</w:t>
      </w:r>
      <w:r w:rsidR="00A03C55">
        <w:t xml:space="preserve">. </w:t>
      </w:r>
    </w:p>
    <w:p w14:paraId="44159FEE" w14:textId="1A2D94EC" w:rsidR="00E63AF6" w:rsidRPr="00A03C55" w:rsidRDefault="00E63AF6" w:rsidP="00F9353D">
      <w:pPr>
        <w:pStyle w:val="ListBullet"/>
        <w:numPr>
          <w:ilvl w:val="0"/>
          <w:numId w:val="43"/>
        </w:numPr>
        <w:spacing w:before="60"/>
        <w:ind w:left="1080"/>
      </w:pPr>
      <w:r w:rsidRPr="00A03C55">
        <w:t>For each FD-DE HasMember Association created, create a new SS-HM HasMember Association connecting the new FD-DE HasMember Association to the replacement DocumentEntry's Submission Set.</w:t>
      </w:r>
      <w:r w:rsidRPr="00A03C55">
        <w:rPr>
          <w:highlight w:val="green"/>
        </w:rPr>
        <w:br/>
      </w:r>
    </w:p>
    <w:p w14:paraId="429535F5" w14:textId="74B4DAD3" w:rsidR="002155DE" w:rsidRPr="00A03C55" w:rsidRDefault="002155DE" w:rsidP="00ED4370">
      <w:pPr>
        <w:pStyle w:val="Note"/>
      </w:pPr>
      <w:r w:rsidRPr="00A03C55">
        <w:t xml:space="preserve">Note: For "RPLC" and "XFRM_RPLC" relationships, earlier versions of the Technical Framework referenced the error </w:t>
      </w:r>
      <w:r w:rsidRPr="00A03C55">
        <w:rPr>
          <w:rFonts w:ascii="Courier New" w:hAnsi="Courier New" w:cs="Courier New"/>
        </w:rPr>
        <w:t xml:space="preserve">XDSReplaceFailed </w:t>
      </w:r>
      <w:r w:rsidRPr="00A03C55">
        <w:t>when verification fails</w:t>
      </w:r>
      <w:r w:rsidR="00977EA3" w:rsidRPr="00A03C55">
        <w:t xml:space="preserve">. </w:t>
      </w:r>
      <w:r w:rsidRPr="00A03C55">
        <w:t>That error has been deprecated.</w:t>
      </w:r>
    </w:p>
    <w:p w14:paraId="060C47CC" w14:textId="77777777" w:rsidR="002C751B" w:rsidRPr="00A03C55" w:rsidRDefault="002C751B" w:rsidP="003462A5">
      <w:pPr>
        <w:pStyle w:val="BodyText"/>
      </w:pPr>
      <w:r w:rsidRPr="00A03C55">
        <w:t>When the Association type is "IsSnapshotOf", the Document Registry shall also:</w:t>
      </w:r>
    </w:p>
    <w:p w14:paraId="202B0426" w14:textId="77777777" w:rsidR="002C751B" w:rsidRPr="00A03C55" w:rsidRDefault="002C751B" w:rsidP="003462A5">
      <w:pPr>
        <w:pStyle w:val="ListBullet2"/>
      </w:pPr>
      <w:r w:rsidRPr="00A03C55">
        <w:t>Verify sourceObject references a Stable DocumentEntry</w:t>
      </w:r>
    </w:p>
    <w:p w14:paraId="2D4AF1A2" w14:textId="77777777" w:rsidR="002C751B" w:rsidRPr="00A03C55" w:rsidRDefault="002C751B" w:rsidP="003462A5">
      <w:pPr>
        <w:pStyle w:val="ListBullet2"/>
      </w:pPr>
      <w:r w:rsidRPr="00A03C55">
        <w:t>Verify targetObject references an On-Demand DocumentEntry</w:t>
      </w:r>
    </w:p>
    <w:p w14:paraId="1A5DCACE" w14:textId="77777777" w:rsidR="00B40E30" w:rsidRPr="00A03C55" w:rsidRDefault="00B40E30" w:rsidP="003462A5">
      <w:pPr>
        <w:pStyle w:val="BodyText"/>
      </w:pPr>
      <w:r w:rsidRPr="00A03C55">
        <w:t>As per Section 3.42.4.1.4.1, no changes to the status of any object shall occur if the Submission Request is not accepted and committed.</w:t>
      </w:r>
    </w:p>
    <w:p w14:paraId="1B39F01E" w14:textId="77777777" w:rsidR="00B40E30" w:rsidRPr="00A03C55" w:rsidRDefault="00B40E30" w:rsidP="00B40E30">
      <w:pPr>
        <w:pStyle w:val="Heading6"/>
        <w:numPr>
          <w:ilvl w:val="0"/>
          <w:numId w:val="0"/>
        </w:numPr>
        <w:rPr>
          <w:noProof w:val="0"/>
        </w:rPr>
      </w:pPr>
      <w:r w:rsidRPr="00A03C55">
        <w:rPr>
          <w:noProof w:val="0"/>
        </w:rPr>
        <w:t>3.42.4.1.3.6 Updates to Folder.lastUpdateTime</w:t>
      </w:r>
    </w:p>
    <w:p w14:paraId="18BD79FB" w14:textId="64AACACD" w:rsidR="00B40E30" w:rsidRPr="00A03C55" w:rsidRDefault="00B40E30" w:rsidP="003462A5">
      <w:pPr>
        <w:pStyle w:val="BodyText"/>
      </w:pPr>
      <w:r w:rsidRPr="00A03C55">
        <w:t xml:space="preserve">If the submission results in any </w:t>
      </w:r>
      <w:r w:rsidR="002155DE" w:rsidRPr="00A03C55">
        <w:t xml:space="preserve">DocumentEntry </w:t>
      </w:r>
      <w:r w:rsidRPr="00A03C55">
        <w:t>being placed into any Folder, the Document Registry shall set the lastUpdateTime attribute of those Folders to the current time. This includes Folders included in the Submission Request as well as Folders already existing in the Document Registry that are referenced by the Submission Request.</w:t>
      </w:r>
    </w:p>
    <w:p w14:paraId="37FD45CF" w14:textId="77777777" w:rsidR="00B40E30" w:rsidRPr="00A03C55" w:rsidRDefault="00B40E30" w:rsidP="003462A5">
      <w:pPr>
        <w:pStyle w:val="BodyText"/>
      </w:pPr>
      <w:r w:rsidRPr="00A03C55">
        <w:t>As per Section 3.42.4.1.4.1, no changes to the lastUpdateTime of any Folder shall occur if the Submission Request is not accepted and committed.</w:t>
      </w:r>
    </w:p>
    <w:p w14:paraId="0A6BF5D0" w14:textId="77777777" w:rsidR="00B40E30" w:rsidRPr="00A03C55" w:rsidRDefault="00B40E30" w:rsidP="00B40E30">
      <w:pPr>
        <w:pStyle w:val="Heading6"/>
        <w:numPr>
          <w:ilvl w:val="0"/>
          <w:numId w:val="0"/>
        </w:numPr>
        <w:rPr>
          <w:noProof w:val="0"/>
        </w:rPr>
      </w:pPr>
      <w:r w:rsidRPr="00A03C55">
        <w:rPr>
          <w:noProof w:val="0"/>
        </w:rPr>
        <w:lastRenderedPageBreak/>
        <w:t>3.42.4.1.3.7 UUIDs and Symbolic Ids</w:t>
      </w:r>
    </w:p>
    <w:p w14:paraId="6AC1D758" w14:textId="77777777" w:rsidR="00B40E30" w:rsidRPr="00A03C55" w:rsidRDefault="00B40E30" w:rsidP="00B40E30">
      <w:pPr>
        <w:pStyle w:val="BodyText"/>
      </w:pPr>
      <w:r w:rsidRPr="00A03C55">
        <w:t>Objects in the Submission Request have several UUID fields conforming to ITI TF-3: 4.2.3.1.5.</w:t>
      </w:r>
    </w:p>
    <w:p w14:paraId="296F404F" w14:textId="77777777" w:rsidR="00B40E30" w:rsidRPr="00A03C55" w:rsidRDefault="00B40E30" w:rsidP="00B40E30">
      <w:pPr>
        <w:pStyle w:val="BodyText"/>
      </w:pPr>
      <w:r w:rsidRPr="00A03C55">
        <w:t>If a field is formatted as a symbolic Id in the Submission Request, the Document Registry shall replace it with newly generated, properly formatted UUIDs upon acceptance of the submission. If the same symbolic Id appears more than once in the Submission Request, it shall be replaced with the same generated UUID.</w:t>
      </w:r>
    </w:p>
    <w:p w14:paraId="2C02DB69" w14:textId="77777777" w:rsidR="00B40E30" w:rsidRPr="00A03C55" w:rsidRDefault="00B40E30" w:rsidP="00B40E30">
      <w:r w:rsidRPr="00A03C55">
        <w:t>If a field is formatted as a valid UUID in the Submission Request, the Document Registry shall not change the value. </w:t>
      </w:r>
    </w:p>
    <w:p w14:paraId="04A81447" w14:textId="77777777" w:rsidR="00B40E30" w:rsidRPr="00A03C55" w:rsidRDefault="00B40E30" w:rsidP="00B40E30">
      <w:r w:rsidRPr="00A03C55">
        <w:t xml:space="preserve">Once a UUID-format Id value is assigned to a Registry Object, that value is permanent and shall not be changed. </w:t>
      </w:r>
    </w:p>
    <w:p w14:paraId="3F1EA60F" w14:textId="77777777" w:rsidR="00B40E30" w:rsidRPr="00A03C55" w:rsidRDefault="00B40E30" w:rsidP="00B40E30">
      <w:pPr>
        <w:pStyle w:val="Heading4"/>
        <w:numPr>
          <w:ilvl w:val="0"/>
          <w:numId w:val="0"/>
        </w:numPr>
        <w:rPr>
          <w:noProof w:val="0"/>
        </w:rPr>
      </w:pPr>
      <w:bookmarkStart w:id="1139" w:name="_Toc355944562"/>
      <w:bookmarkStart w:id="1140" w:name="_Toc355947482"/>
      <w:bookmarkStart w:id="1141" w:name="_Toc355948605"/>
      <w:bookmarkStart w:id="1142" w:name="_Toc356293561"/>
      <w:bookmarkStart w:id="1143" w:name="_Toc357585853"/>
      <w:bookmarkStart w:id="1144" w:name="_Toc437857633"/>
      <w:bookmarkEnd w:id="1139"/>
      <w:bookmarkEnd w:id="1140"/>
      <w:bookmarkEnd w:id="1141"/>
      <w:bookmarkEnd w:id="1142"/>
      <w:bookmarkEnd w:id="1143"/>
      <w:r w:rsidRPr="00A03C55">
        <w:rPr>
          <w:noProof w:val="0"/>
        </w:rPr>
        <w:t>3.42.4.2 Register Document Set-b Response</w:t>
      </w:r>
      <w:bookmarkEnd w:id="1144"/>
    </w:p>
    <w:p w14:paraId="15D5651E" w14:textId="77777777" w:rsidR="00B40E30" w:rsidRPr="00A03C55" w:rsidRDefault="00B40E30" w:rsidP="00B40E30">
      <w:pPr>
        <w:pStyle w:val="Heading5"/>
        <w:numPr>
          <w:ilvl w:val="0"/>
          <w:numId w:val="0"/>
        </w:numPr>
        <w:rPr>
          <w:noProof w:val="0"/>
        </w:rPr>
      </w:pPr>
      <w:r w:rsidRPr="00A03C55">
        <w:rPr>
          <w:noProof w:val="0"/>
        </w:rPr>
        <w:t>3.42.4.2.1 Trigger Events</w:t>
      </w:r>
    </w:p>
    <w:p w14:paraId="3694F74E" w14:textId="77777777" w:rsidR="00B40E30" w:rsidRPr="00A03C55" w:rsidRDefault="00B40E30" w:rsidP="00B40E30">
      <w:pPr>
        <w:pStyle w:val="BodyText"/>
      </w:pPr>
      <w:r w:rsidRPr="00A03C55">
        <w:t>The Content Receiver finishes processing a Register Document Set-b Request Message and shall respond with Register Document Set-b Response</w:t>
      </w:r>
    </w:p>
    <w:p w14:paraId="0BE04926" w14:textId="77777777" w:rsidR="00B40E30" w:rsidRPr="00A03C55" w:rsidRDefault="00B40E30" w:rsidP="00B40E30">
      <w:pPr>
        <w:pStyle w:val="Heading5"/>
        <w:numPr>
          <w:ilvl w:val="0"/>
          <w:numId w:val="0"/>
        </w:numPr>
        <w:rPr>
          <w:noProof w:val="0"/>
        </w:rPr>
      </w:pPr>
      <w:r w:rsidRPr="00A03C55">
        <w:rPr>
          <w:noProof w:val="0"/>
        </w:rPr>
        <w:t>3.42.4.2.2 Message Semantics</w:t>
      </w:r>
    </w:p>
    <w:p w14:paraId="3662FA2B" w14:textId="1E3482F7" w:rsidR="00B40E30" w:rsidRPr="00A03C55" w:rsidRDefault="00B40E30" w:rsidP="00B40E30">
      <w:r w:rsidRPr="00A03C55">
        <w:t>The Register Document Set-b Response message shall use SOAP 1.2 and Simple SOAP. Implementors of this transaction shall comply with all requirements described in: ITI TF-2x: Appendix V: Web Services for IHE Transactions.</w:t>
      </w:r>
    </w:p>
    <w:p w14:paraId="0E24026A" w14:textId="77777777" w:rsidR="00B40E30" w:rsidRPr="00A03C55" w:rsidRDefault="00B40E30" w:rsidP="00B40E30">
      <w:pPr>
        <w:pStyle w:val="BodyText"/>
      </w:pPr>
      <w:r w:rsidRPr="00A03C55">
        <w:t xml:space="preserve">The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A03C55">
        <w:rPr>
          <w:lang w:eastAsia="ar-SA"/>
        </w:rPr>
        <w:t>4.2.4 Error Reporting</w:t>
      </w:r>
      <w:r w:rsidRPr="00A03C55">
        <w:t>. This transaction does not support a partial success response.</w:t>
      </w:r>
    </w:p>
    <w:p w14:paraId="167D583B" w14:textId="77777777" w:rsidR="00B40E30" w:rsidRPr="00A03C55" w:rsidRDefault="00B40E30" w:rsidP="00B40E30">
      <w:pPr>
        <w:pStyle w:val="BodyText"/>
      </w:pPr>
      <w:r w:rsidRPr="00A03C55">
        <w:t xml:space="preserve">XML namespace prefixes used in text and in examples below are for informational purposes only and are documented in ITI TF-2x: Appendix V, Table </w:t>
      </w:r>
      <w:r w:rsidR="00903C21" w:rsidRPr="00A03C55">
        <w:t>V.</w:t>
      </w:r>
      <w:r w:rsidRPr="00A03C55">
        <w:t>2.4-1.</w:t>
      </w:r>
    </w:p>
    <w:p w14:paraId="61AE79FE" w14:textId="77777777" w:rsidR="00B40E30" w:rsidRPr="00A03C55" w:rsidRDefault="00B40E30" w:rsidP="00B40E30">
      <w:pPr>
        <w:pStyle w:val="BodyText"/>
      </w:pPr>
      <w:r w:rsidRPr="00A03C55">
        <w:t>The requirements for the response message are:</w:t>
      </w:r>
    </w:p>
    <w:p w14:paraId="549B21D3" w14:textId="4B37B730" w:rsidR="00B40E30" w:rsidRPr="00A03C55" w:rsidRDefault="00B40E30" w:rsidP="003462A5">
      <w:pPr>
        <w:pStyle w:val="ListBullet2"/>
      </w:pPr>
      <w:r w:rsidRPr="00A03C55">
        <w:t>the &lt;wsa:Action&gt; soap header shall contain the value urn:ihe:iti:2007:RegisterDocumentSet-bResponse</w:t>
      </w:r>
    </w:p>
    <w:p w14:paraId="5E6D8A2C" w14:textId="77777777" w:rsidR="00B40E30" w:rsidRPr="00A03C55" w:rsidRDefault="00B40E30" w:rsidP="003462A5">
      <w:pPr>
        <w:pStyle w:val="ListBullet2"/>
      </w:pPr>
      <w:r w:rsidRPr="00A03C55">
        <w:t>the &lt;soap12:Body&gt; soap element shall contain one &lt;rs:RegistryResponse&gt; element</w:t>
      </w:r>
    </w:p>
    <w:p w14:paraId="2B5A90C1" w14:textId="77777777" w:rsidR="00B40E30" w:rsidRPr="00A03C55" w:rsidRDefault="00B40E30" w:rsidP="00B40E30">
      <w:r w:rsidRPr="00A03C55">
        <w:t>See ITI TF-3: 4.2.4 for examples of response messages.</w:t>
      </w:r>
    </w:p>
    <w:p w14:paraId="4C6FFCA0" w14:textId="56966F05" w:rsidR="00B40E30" w:rsidRPr="00A03C55" w:rsidRDefault="00B40E30" w:rsidP="00B40E30">
      <w:pPr>
        <w:pStyle w:val="BodyText"/>
      </w:pPr>
      <w:r w:rsidRPr="00A03C55">
        <w:t xml:space="preserve">If the Document Registry supports the Asynchronous Web Services Exchange Option and it receives </w:t>
      </w:r>
      <w:r w:rsidR="00087DB0" w:rsidRPr="00A03C55">
        <w:t>a WS-Addressing based</w:t>
      </w:r>
      <w:r w:rsidRPr="00A03C55">
        <w:t xml:space="preserve"> Asynchronous Web Services request, it shall respond as defined in ITI TF-2x: Appendix V.</w:t>
      </w:r>
      <w:r w:rsidR="00087DB0" w:rsidRPr="00A03C55">
        <w:t>3</w:t>
      </w:r>
      <w:r w:rsidRPr="00A03C55">
        <w:t>.</w:t>
      </w:r>
    </w:p>
    <w:p w14:paraId="7F3B6F05" w14:textId="77777777" w:rsidR="00B40E30" w:rsidRPr="00A03C55" w:rsidRDefault="00B40E30" w:rsidP="00B40E30">
      <w:pPr>
        <w:pStyle w:val="Heading5"/>
        <w:numPr>
          <w:ilvl w:val="0"/>
          <w:numId w:val="0"/>
        </w:numPr>
        <w:rPr>
          <w:noProof w:val="0"/>
        </w:rPr>
      </w:pPr>
      <w:r w:rsidRPr="00A03C55">
        <w:rPr>
          <w:noProof w:val="0"/>
        </w:rPr>
        <w:lastRenderedPageBreak/>
        <w:t>3.42.4.2.3 Expected Actions</w:t>
      </w:r>
    </w:p>
    <w:p w14:paraId="261F1E69" w14:textId="77777777" w:rsidR="00B40E30" w:rsidRPr="00A03C55" w:rsidRDefault="00B40E30" w:rsidP="00B40E30">
      <w:pPr>
        <w:pStyle w:val="BodyText"/>
      </w:pPr>
      <w:r w:rsidRPr="00A03C55">
        <w:t>The Content Sender now knows that the transaction succeeded/failed and can continue. The metadata added to the Document Registry as a result of this transaction is now available for discovery.</w:t>
      </w:r>
    </w:p>
    <w:p w14:paraId="12DE64E9" w14:textId="77777777" w:rsidR="00B40E30" w:rsidRPr="00A03C55" w:rsidRDefault="00B40E30" w:rsidP="00B40E30">
      <w:pPr>
        <w:pStyle w:val="Heading6"/>
        <w:numPr>
          <w:ilvl w:val="0"/>
          <w:numId w:val="0"/>
        </w:numPr>
        <w:ind w:left="1152" w:hanging="1152"/>
        <w:rPr>
          <w:noProof w:val="0"/>
        </w:rPr>
      </w:pPr>
      <w:r w:rsidRPr="00A03C55">
        <w:rPr>
          <w:noProof w:val="0"/>
        </w:rPr>
        <w:t>3.42.4.2.3.1 Document Repository Expected Actions</w:t>
      </w:r>
    </w:p>
    <w:p w14:paraId="78D1EC0C" w14:textId="77777777" w:rsidR="00B40E30" w:rsidRPr="00A03C55" w:rsidRDefault="00B40E30" w:rsidP="00B40E30">
      <w:pPr>
        <w:pStyle w:val="BodyText"/>
      </w:pPr>
      <w:r w:rsidRPr="00A03C55">
        <w:t xml:space="preserve">If the </w:t>
      </w:r>
      <w:r w:rsidRPr="00A03C55">
        <w:rPr>
          <w:rFonts w:eastAsia="TimesNewRomanPSMT"/>
        </w:rPr>
        <w:t xml:space="preserve">Register Document Set-b [ITI-42] </w:t>
      </w:r>
      <w:r w:rsidRPr="00A03C55">
        <w:t xml:space="preserve">response includes any errors or warnings, the Document Repository shall include all such errors and warnings in the Provide and </w:t>
      </w:r>
      <w:r w:rsidRPr="00A03C55">
        <w:rPr>
          <w:rFonts w:eastAsia="TimesNewRomanPSMT"/>
        </w:rPr>
        <w:t>Register Document Set-b [ITI-41] response.</w:t>
      </w:r>
    </w:p>
    <w:p w14:paraId="28598B69" w14:textId="77777777" w:rsidR="007A1F44" w:rsidRPr="00A03C55" w:rsidRDefault="007A1F44" w:rsidP="008C0C7D">
      <w:pPr>
        <w:pStyle w:val="Heading3"/>
        <w:numPr>
          <w:ilvl w:val="0"/>
          <w:numId w:val="0"/>
        </w:numPr>
        <w:tabs>
          <w:tab w:val="clear" w:pos="2160"/>
          <w:tab w:val="clear" w:pos="2880"/>
        </w:tabs>
        <w:rPr>
          <w:noProof w:val="0"/>
        </w:rPr>
      </w:pPr>
      <w:bookmarkStart w:id="1145" w:name="_Toc398544305"/>
      <w:bookmarkStart w:id="1146" w:name="_Toc398717972"/>
      <w:bookmarkStart w:id="1147" w:name="_Toc13773746"/>
      <w:bookmarkEnd w:id="1115"/>
      <w:bookmarkEnd w:id="1116"/>
      <w:r w:rsidRPr="00A03C55">
        <w:rPr>
          <w:noProof w:val="0"/>
        </w:rPr>
        <w:t>3.42.</w:t>
      </w:r>
      <w:r w:rsidR="00B40E30" w:rsidRPr="00A03C55">
        <w:rPr>
          <w:noProof w:val="0"/>
        </w:rPr>
        <w:t>5</w:t>
      </w:r>
      <w:r w:rsidRPr="00A03C55">
        <w:rPr>
          <w:noProof w:val="0"/>
        </w:rPr>
        <w:t xml:space="preserve"> Security Considerations</w:t>
      </w:r>
      <w:bookmarkEnd w:id="1145"/>
      <w:bookmarkEnd w:id="1146"/>
      <w:bookmarkEnd w:id="1147"/>
    </w:p>
    <w:p w14:paraId="0E460926" w14:textId="77777777" w:rsidR="007A1F44" w:rsidRPr="00A03C55" w:rsidRDefault="007A1F44" w:rsidP="00B701EF">
      <w:r w:rsidRPr="00A03C55">
        <w:t>Relevant XDS Affinity Domain Security background is discussed in the XDS Security Considerations Section (see ITI TF-1: 10.7).</w:t>
      </w:r>
    </w:p>
    <w:p w14:paraId="2FD9ADA7"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148" w:name="_Toc398544306"/>
      <w:r w:rsidRPr="00A03C55">
        <w:rPr>
          <w:noProof w:val="0"/>
        </w:rPr>
        <w:t>3.42.</w:t>
      </w:r>
      <w:r w:rsidR="00B40E30" w:rsidRPr="00A03C55">
        <w:rPr>
          <w:noProof w:val="0"/>
        </w:rPr>
        <w:t>5</w:t>
      </w:r>
      <w:r w:rsidRPr="00A03C55">
        <w:rPr>
          <w:noProof w:val="0"/>
        </w:rPr>
        <w:t>.1 Audit Record Considerations</w:t>
      </w:r>
      <w:bookmarkEnd w:id="1148"/>
      <w:r w:rsidRPr="00A03C55">
        <w:rPr>
          <w:noProof w:val="0"/>
        </w:rPr>
        <w:t xml:space="preserve"> </w:t>
      </w:r>
    </w:p>
    <w:p w14:paraId="4CE7B802" w14:textId="12EB53BA" w:rsidR="007A1F44" w:rsidRPr="00A03C55" w:rsidRDefault="007A1F44" w:rsidP="00602BC8">
      <w:r w:rsidRPr="00A03C55">
        <w:t xml:space="preserve">The Register Document Set-b </w:t>
      </w:r>
      <w:r w:rsidR="00E77430" w:rsidRPr="00A03C55">
        <w:t>transaction</w:t>
      </w:r>
      <w:r w:rsidRPr="00A03C55">
        <w:t xml:space="preserve"> is either a PHI-Import event or a PHI-Export event, depending on actor, as defined in ITI TF-2a: </w:t>
      </w:r>
      <w:r w:rsidR="00D370AE" w:rsidRPr="00A03C55">
        <w:t>Table 3.20.4.1.1.1-1</w:t>
      </w:r>
      <w:r w:rsidRPr="00A03C55">
        <w:t xml:space="preserve">, with the following exceptions. </w:t>
      </w:r>
    </w:p>
    <w:p w14:paraId="708B047B"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3.42.</w:t>
      </w:r>
      <w:r w:rsidR="00B40E30" w:rsidRPr="00A03C55">
        <w:rPr>
          <w:noProof w:val="0"/>
        </w:rPr>
        <w:t>5</w:t>
      </w:r>
      <w:r w:rsidRPr="00A03C55">
        <w:rPr>
          <w:noProof w:val="0"/>
        </w:rPr>
        <w:t>.1.1 Document Repository or Integrated Document Source/Repository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5365130E" w14:textId="77777777" w:rsidTr="00D372D5">
        <w:trPr>
          <w:cantSplit/>
        </w:trPr>
        <w:tc>
          <w:tcPr>
            <w:tcW w:w="1458" w:type="dxa"/>
            <w:textDirection w:val="btLr"/>
            <w:vAlign w:val="center"/>
          </w:tcPr>
          <w:p w14:paraId="2037E822" w14:textId="77777777" w:rsidR="007A1F44" w:rsidRPr="00A03C55" w:rsidRDefault="007A1F44" w:rsidP="00D372D5">
            <w:pPr>
              <w:pStyle w:val="TableEntry"/>
              <w:rPr>
                <w:noProof w:val="0"/>
              </w:rPr>
            </w:pPr>
          </w:p>
        </w:tc>
        <w:tc>
          <w:tcPr>
            <w:tcW w:w="2610" w:type="dxa"/>
            <w:vAlign w:val="center"/>
          </w:tcPr>
          <w:p w14:paraId="1BD12729"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41D81C52" w14:textId="77777777" w:rsidR="007A1F44" w:rsidRPr="00A03C55" w:rsidRDefault="007A1F44" w:rsidP="00A53067">
            <w:pPr>
              <w:pStyle w:val="TableEntryHeader"/>
              <w:rPr>
                <w:noProof w:val="0"/>
              </w:rPr>
            </w:pPr>
            <w:r w:rsidRPr="00A03C55">
              <w:rPr>
                <w:noProof w:val="0"/>
              </w:rPr>
              <w:t>Opt</w:t>
            </w:r>
          </w:p>
        </w:tc>
        <w:tc>
          <w:tcPr>
            <w:tcW w:w="4878" w:type="dxa"/>
            <w:vAlign w:val="center"/>
          </w:tcPr>
          <w:p w14:paraId="1AC35A1F" w14:textId="77777777" w:rsidR="007A1F44" w:rsidRPr="00A03C55" w:rsidRDefault="007A1F44" w:rsidP="00A53067">
            <w:pPr>
              <w:pStyle w:val="TableEntryHeader"/>
              <w:rPr>
                <w:noProof w:val="0"/>
              </w:rPr>
            </w:pPr>
            <w:r w:rsidRPr="00A03C55">
              <w:rPr>
                <w:noProof w:val="0"/>
              </w:rPr>
              <w:t>Value Constraints</w:t>
            </w:r>
          </w:p>
        </w:tc>
      </w:tr>
      <w:tr w:rsidR="007A1F44" w:rsidRPr="00A03C55" w14:paraId="65E15FBC" w14:textId="77777777" w:rsidTr="00D372D5">
        <w:trPr>
          <w:cantSplit/>
        </w:trPr>
        <w:tc>
          <w:tcPr>
            <w:tcW w:w="1458" w:type="dxa"/>
            <w:vMerge w:val="restart"/>
          </w:tcPr>
          <w:p w14:paraId="6798D7FA" w14:textId="77777777" w:rsidR="007A1F44" w:rsidRPr="00A03C55" w:rsidRDefault="007A1F44" w:rsidP="003462A5">
            <w:pPr>
              <w:pStyle w:val="TableEntryHeader"/>
              <w:rPr>
                <w:noProof w:val="0"/>
              </w:rPr>
            </w:pPr>
            <w:r w:rsidRPr="00A03C55">
              <w:rPr>
                <w:noProof w:val="0"/>
              </w:rPr>
              <w:t>Event</w:t>
            </w:r>
          </w:p>
          <w:p w14:paraId="6DA26E2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0B67DFCD" w14:textId="77777777" w:rsidR="007A1F44" w:rsidRPr="00A03C55" w:rsidRDefault="007A1F44" w:rsidP="005130ED">
            <w:pPr>
              <w:pStyle w:val="TableEntry"/>
              <w:rPr>
                <w:noProof w:val="0"/>
                <w:sz w:val="16"/>
              </w:rPr>
            </w:pPr>
            <w:r w:rsidRPr="00A03C55">
              <w:rPr>
                <w:noProof w:val="0"/>
                <w:sz w:val="16"/>
              </w:rPr>
              <w:t>EventID</w:t>
            </w:r>
          </w:p>
        </w:tc>
        <w:tc>
          <w:tcPr>
            <w:tcW w:w="720" w:type="dxa"/>
            <w:vAlign w:val="center"/>
          </w:tcPr>
          <w:p w14:paraId="2B018009"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73999476" w14:textId="77777777" w:rsidR="007A1F44" w:rsidRPr="00A03C55" w:rsidRDefault="007A1F44" w:rsidP="005130ED">
            <w:pPr>
              <w:pStyle w:val="TableEntry"/>
              <w:rPr>
                <w:noProof w:val="0"/>
                <w:sz w:val="16"/>
              </w:rPr>
            </w:pPr>
            <w:r w:rsidRPr="00A03C55">
              <w:rPr>
                <w:noProof w:val="0"/>
                <w:sz w:val="16"/>
              </w:rPr>
              <w:t>EV(110106, DCM, “Export”)</w:t>
            </w:r>
          </w:p>
        </w:tc>
      </w:tr>
      <w:tr w:rsidR="007A1F44" w:rsidRPr="00A03C55" w14:paraId="17621E2E" w14:textId="77777777">
        <w:trPr>
          <w:cantSplit/>
        </w:trPr>
        <w:tc>
          <w:tcPr>
            <w:tcW w:w="1458" w:type="dxa"/>
            <w:vMerge/>
            <w:vAlign w:val="center"/>
          </w:tcPr>
          <w:p w14:paraId="1222ACA8" w14:textId="77777777" w:rsidR="007A1F44" w:rsidRPr="00A03C55" w:rsidRDefault="007A1F44" w:rsidP="005130ED">
            <w:pPr>
              <w:pStyle w:val="TableLabel"/>
              <w:rPr>
                <w:noProof w:val="0"/>
                <w:sz w:val="16"/>
              </w:rPr>
            </w:pPr>
          </w:p>
        </w:tc>
        <w:tc>
          <w:tcPr>
            <w:tcW w:w="2610" w:type="dxa"/>
            <w:vAlign w:val="center"/>
          </w:tcPr>
          <w:p w14:paraId="57465816" w14:textId="77777777" w:rsidR="007A1F44" w:rsidRPr="00A03C55" w:rsidRDefault="007A1F44" w:rsidP="005130ED">
            <w:pPr>
              <w:pStyle w:val="TableEntry"/>
              <w:rPr>
                <w:noProof w:val="0"/>
                <w:sz w:val="16"/>
              </w:rPr>
            </w:pPr>
            <w:r w:rsidRPr="00A03C55">
              <w:rPr>
                <w:noProof w:val="0"/>
                <w:sz w:val="16"/>
              </w:rPr>
              <w:t>EventActionCode</w:t>
            </w:r>
          </w:p>
        </w:tc>
        <w:tc>
          <w:tcPr>
            <w:tcW w:w="720" w:type="dxa"/>
            <w:vAlign w:val="center"/>
          </w:tcPr>
          <w:p w14:paraId="40AE2087"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7322C164" w14:textId="77777777" w:rsidR="007A1F44" w:rsidRPr="00A03C55" w:rsidRDefault="007A1F44" w:rsidP="005130ED">
            <w:pPr>
              <w:pStyle w:val="TableEntry"/>
              <w:rPr>
                <w:noProof w:val="0"/>
                <w:sz w:val="16"/>
              </w:rPr>
            </w:pPr>
            <w:r w:rsidRPr="00A03C55">
              <w:rPr>
                <w:noProof w:val="0"/>
                <w:sz w:val="16"/>
              </w:rPr>
              <w:t xml:space="preserve">“R” (Read) </w:t>
            </w:r>
          </w:p>
        </w:tc>
      </w:tr>
      <w:tr w:rsidR="007A1F44" w:rsidRPr="00A03C55" w14:paraId="7FC2837A" w14:textId="77777777">
        <w:trPr>
          <w:cantSplit/>
        </w:trPr>
        <w:tc>
          <w:tcPr>
            <w:tcW w:w="1458" w:type="dxa"/>
            <w:vMerge/>
            <w:vAlign w:val="center"/>
          </w:tcPr>
          <w:p w14:paraId="2A2C8023" w14:textId="77777777" w:rsidR="007A1F44" w:rsidRPr="00A03C55" w:rsidRDefault="007A1F44" w:rsidP="005130ED">
            <w:pPr>
              <w:pStyle w:val="TableLabel"/>
              <w:rPr>
                <w:noProof w:val="0"/>
                <w:sz w:val="16"/>
              </w:rPr>
            </w:pPr>
          </w:p>
        </w:tc>
        <w:tc>
          <w:tcPr>
            <w:tcW w:w="2610" w:type="dxa"/>
            <w:vAlign w:val="center"/>
          </w:tcPr>
          <w:p w14:paraId="083C85C0"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vAlign w:val="center"/>
          </w:tcPr>
          <w:p w14:paraId="14E3D1B9"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02F157D0"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CF7B501" w14:textId="77777777">
        <w:trPr>
          <w:cantSplit/>
        </w:trPr>
        <w:tc>
          <w:tcPr>
            <w:tcW w:w="1458" w:type="dxa"/>
            <w:vMerge/>
            <w:vAlign w:val="center"/>
          </w:tcPr>
          <w:p w14:paraId="643AD303" w14:textId="77777777" w:rsidR="007A1F44" w:rsidRPr="00A03C55" w:rsidRDefault="007A1F44" w:rsidP="005130ED">
            <w:pPr>
              <w:pStyle w:val="TableLabel"/>
              <w:rPr>
                <w:noProof w:val="0"/>
                <w:sz w:val="16"/>
              </w:rPr>
            </w:pPr>
          </w:p>
        </w:tc>
        <w:tc>
          <w:tcPr>
            <w:tcW w:w="2610" w:type="dxa"/>
            <w:vAlign w:val="center"/>
          </w:tcPr>
          <w:p w14:paraId="3FBDF607"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vAlign w:val="center"/>
          </w:tcPr>
          <w:p w14:paraId="75943F82"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53555DA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5CA52217" w14:textId="77777777">
        <w:trPr>
          <w:cantSplit/>
        </w:trPr>
        <w:tc>
          <w:tcPr>
            <w:tcW w:w="1458" w:type="dxa"/>
            <w:vMerge/>
            <w:vAlign w:val="center"/>
          </w:tcPr>
          <w:p w14:paraId="15E7A435" w14:textId="77777777" w:rsidR="007A1F44" w:rsidRPr="00A03C55" w:rsidRDefault="007A1F44" w:rsidP="005130ED">
            <w:pPr>
              <w:pStyle w:val="TableLabel"/>
              <w:rPr>
                <w:noProof w:val="0"/>
                <w:sz w:val="16"/>
              </w:rPr>
            </w:pPr>
          </w:p>
        </w:tc>
        <w:tc>
          <w:tcPr>
            <w:tcW w:w="2610" w:type="dxa"/>
            <w:vAlign w:val="center"/>
          </w:tcPr>
          <w:p w14:paraId="72934B9C" w14:textId="77777777" w:rsidR="007A1F44" w:rsidRPr="00A03C55" w:rsidRDefault="007A1F44" w:rsidP="005130ED">
            <w:pPr>
              <w:pStyle w:val="TableEntry"/>
              <w:rPr>
                <w:noProof w:val="0"/>
                <w:sz w:val="16"/>
              </w:rPr>
            </w:pPr>
            <w:r w:rsidRPr="00A03C55">
              <w:rPr>
                <w:noProof w:val="0"/>
                <w:sz w:val="16"/>
              </w:rPr>
              <w:t>EventTypeCode</w:t>
            </w:r>
          </w:p>
        </w:tc>
        <w:tc>
          <w:tcPr>
            <w:tcW w:w="720" w:type="dxa"/>
            <w:vAlign w:val="center"/>
          </w:tcPr>
          <w:p w14:paraId="17C88F05"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0423634D" w14:textId="77777777" w:rsidR="007A1F44" w:rsidRPr="00A03C55" w:rsidRDefault="007A1F44" w:rsidP="005130ED">
            <w:pPr>
              <w:pStyle w:val="TableEntry"/>
              <w:rPr>
                <w:noProof w:val="0"/>
                <w:sz w:val="16"/>
              </w:rPr>
            </w:pPr>
            <w:r w:rsidRPr="00A03C55">
              <w:rPr>
                <w:noProof w:val="0"/>
                <w:sz w:val="16"/>
              </w:rPr>
              <w:t>EV(“ITI-42”, “IHE Transactions”, “Register Document Set-b”)</w:t>
            </w:r>
          </w:p>
        </w:tc>
      </w:tr>
      <w:tr w:rsidR="007A1F44" w:rsidRPr="00A03C55" w14:paraId="62AD4AF4" w14:textId="77777777">
        <w:trPr>
          <w:cantSplit/>
        </w:trPr>
        <w:tc>
          <w:tcPr>
            <w:tcW w:w="9666" w:type="dxa"/>
            <w:gridSpan w:val="4"/>
          </w:tcPr>
          <w:p w14:paraId="4619B122" w14:textId="77777777" w:rsidR="007A1F44" w:rsidRPr="00A03C55" w:rsidRDefault="007A1F44" w:rsidP="005130ED">
            <w:pPr>
              <w:pStyle w:val="TableEntry"/>
              <w:rPr>
                <w:noProof w:val="0"/>
              </w:rPr>
            </w:pPr>
            <w:r w:rsidRPr="00A03C55">
              <w:rPr>
                <w:noProof w:val="0"/>
              </w:rPr>
              <w:t>Source (Document Repository or Integrated Document Source/Repository) (1)</w:t>
            </w:r>
          </w:p>
        </w:tc>
      </w:tr>
      <w:tr w:rsidR="007A1F44" w:rsidRPr="00A03C55" w14:paraId="7340482E" w14:textId="77777777">
        <w:trPr>
          <w:cantSplit/>
        </w:trPr>
        <w:tc>
          <w:tcPr>
            <w:tcW w:w="9666" w:type="dxa"/>
            <w:gridSpan w:val="4"/>
          </w:tcPr>
          <w:p w14:paraId="2D21582C" w14:textId="77777777" w:rsidR="007A1F44" w:rsidRPr="00A03C55" w:rsidRDefault="007A1F44" w:rsidP="005130ED">
            <w:pPr>
              <w:pStyle w:val="TableEntry"/>
              <w:rPr>
                <w:noProof w:val="0"/>
                <w:szCs w:val="16"/>
              </w:rPr>
            </w:pPr>
            <w:r w:rsidRPr="00A03C55">
              <w:rPr>
                <w:noProof w:val="0"/>
                <w:szCs w:val="16"/>
              </w:rPr>
              <w:t>Human Requestor (0..n)</w:t>
            </w:r>
          </w:p>
        </w:tc>
      </w:tr>
      <w:tr w:rsidR="007A1F44" w:rsidRPr="00A03C55" w14:paraId="0B75B1B6" w14:textId="77777777">
        <w:trPr>
          <w:cantSplit/>
        </w:trPr>
        <w:tc>
          <w:tcPr>
            <w:tcW w:w="9666" w:type="dxa"/>
            <w:gridSpan w:val="4"/>
          </w:tcPr>
          <w:p w14:paraId="041DEF65" w14:textId="77777777" w:rsidR="007A1F44" w:rsidRPr="00A03C55" w:rsidRDefault="007A1F44" w:rsidP="005130ED">
            <w:pPr>
              <w:pStyle w:val="TableEntry"/>
              <w:rPr>
                <w:noProof w:val="0"/>
              </w:rPr>
            </w:pPr>
            <w:r w:rsidRPr="00A03C55">
              <w:rPr>
                <w:noProof w:val="0"/>
              </w:rPr>
              <w:t>Destination (Document Registry) (1)</w:t>
            </w:r>
          </w:p>
        </w:tc>
      </w:tr>
      <w:tr w:rsidR="007A1F44" w:rsidRPr="00A03C55" w14:paraId="5C8B462B" w14:textId="77777777">
        <w:trPr>
          <w:cantSplit/>
        </w:trPr>
        <w:tc>
          <w:tcPr>
            <w:tcW w:w="9666" w:type="dxa"/>
            <w:gridSpan w:val="4"/>
          </w:tcPr>
          <w:p w14:paraId="3D2F598D" w14:textId="77777777" w:rsidR="007A1F44" w:rsidRPr="00A03C55" w:rsidRDefault="007A1F44" w:rsidP="005130ED">
            <w:pPr>
              <w:pStyle w:val="TableEntry"/>
              <w:rPr>
                <w:noProof w:val="0"/>
              </w:rPr>
            </w:pPr>
            <w:r w:rsidRPr="00A03C55">
              <w:rPr>
                <w:noProof w:val="0"/>
              </w:rPr>
              <w:t>Audit Source (Document Repository or Integrated Document Source/Repository) (1)</w:t>
            </w:r>
          </w:p>
        </w:tc>
      </w:tr>
      <w:tr w:rsidR="007A1F44" w:rsidRPr="00A03C55" w14:paraId="08F39FDF" w14:textId="77777777">
        <w:trPr>
          <w:cantSplit/>
        </w:trPr>
        <w:tc>
          <w:tcPr>
            <w:tcW w:w="9666" w:type="dxa"/>
            <w:gridSpan w:val="4"/>
          </w:tcPr>
          <w:p w14:paraId="660FD88E" w14:textId="77777777" w:rsidR="007A1F44" w:rsidRPr="00A03C55" w:rsidRDefault="007A1F44" w:rsidP="005130ED">
            <w:pPr>
              <w:pStyle w:val="TableEntry"/>
              <w:rPr>
                <w:noProof w:val="0"/>
              </w:rPr>
            </w:pPr>
            <w:r w:rsidRPr="00A03C55">
              <w:rPr>
                <w:noProof w:val="0"/>
              </w:rPr>
              <w:t>Patient (0..1)</w:t>
            </w:r>
          </w:p>
        </w:tc>
      </w:tr>
      <w:tr w:rsidR="007A1F44" w:rsidRPr="00A03C55" w14:paraId="5A580F0D" w14:textId="77777777">
        <w:trPr>
          <w:cantSplit/>
        </w:trPr>
        <w:tc>
          <w:tcPr>
            <w:tcW w:w="9666" w:type="dxa"/>
            <w:gridSpan w:val="4"/>
          </w:tcPr>
          <w:p w14:paraId="0548F127" w14:textId="77777777" w:rsidR="007A1F44" w:rsidRPr="00A03C55" w:rsidRDefault="007A1F44" w:rsidP="005130ED">
            <w:pPr>
              <w:pStyle w:val="TableEntry"/>
              <w:rPr>
                <w:noProof w:val="0"/>
              </w:rPr>
            </w:pPr>
            <w:r w:rsidRPr="00A03C55">
              <w:rPr>
                <w:noProof w:val="0"/>
              </w:rPr>
              <w:t>SubmissionSet (1)</w:t>
            </w:r>
          </w:p>
        </w:tc>
      </w:tr>
    </w:tbl>
    <w:p w14:paraId="7F46542A" w14:textId="77777777" w:rsidR="007A1F44" w:rsidRPr="00A03C55" w:rsidRDefault="007A1F44" w:rsidP="008C0C7D">
      <w:pPr>
        <w:pStyle w:val="TableEntry"/>
        <w:rPr>
          <w:b/>
          <w:i/>
          <w:noProof w:val="0"/>
        </w:rPr>
      </w:pPr>
      <w:r w:rsidRPr="00A03C55">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10F7F27" w14:textId="77777777">
        <w:trPr>
          <w:cantSplit/>
        </w:trPr>
        <w:tc>
          <w:tcPr>
            <w:tcW w:w="1548" w:type="dxa"/>
            <w:vMerge w:val="restart"/>
          </w:tcPr>
          <w:p w14:paraId="4817C56B" w14:textId="77777777" w:rsidR="007A1F44" w:rsidRPr="00A03C55" w:rsidRDefault="007A1F44" w:rsidP="003462A5">
            <w:pPr>
              <w:pStyle w:val="TableEntryHeader"/>
              <w:rPr>
                <w:noProof w:val="0"/>
              </w:rPr>
            </w:pPr>
            <w:r w:rsidRPr="00A03C55">
              <w:rPr>
                <w:noProof w:val="0"/>
              </w:rPr>
              <w:t>Source</w:t>
            </w:r>
          </w:p>
          <w:p w14:paraId="52FD84F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2E2010B"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134EE7A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5518BCCA" w14:textId="77777777" w:rsidR="007A1F44" w:rsidRPr="00A03C55" w:rsidRDefault="007A1F44" w:rsidP="00FD765B">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2F6559A1" w14:textId="77777777">
        <w:trPr>
          <w:cantSplit/>
        </w:trPr>
        <w:tc>
          <w:tcPr>
            <w:tcW w:w="1548" w:type="dxa"/>
            <w:vMerge/>
            <w:textDirection w:val="btLr"/>
            <w:vAlign w:val="center"/>
          </w:tcPr>
          <w:p w14:paraId="3A8DD8FB" w14:textId="77777777" w:rsidR="007A1F44" w:rsidRPr="00A03C55" w:rsidRDefault="007A1F44" w:rsidP="005130ED">
            <w:pPr>
              <w:pStyle w:val="TableLabel"/>
              <w:rPr>
                <w:noProof w:val="0"/>
                <w:sz w:val="16"/>
              </w:rPr>
            </w:pPr>
          </w:p>
        </w:tc>
        <w:tc>
          <w:tcPr>
            <w:tcW w:w="2520" w:type="dxa"/>
            <w:vAlign w:val="center"/>
          </w:tcPr>
          <w:p w14:paraId="6EC9D88B" w14:textId="77777777" w:rsidR="007A1F44" w:rsidRPr="00A03C55" w:rsidRDefault="007A1F44" w:rsidP="005130ED">
            <w:pPr>
              <w:pStyle w:val="TableEntry"/>
              <w:rPr>
                <w:noProof w:val="0"/>
                <w:sz w:val="16"/>
              </w:rPr>
            </w:pPr>
            <w:r w:rsidRPr="00A03C55">
              <w:rPr>
                <w:noProof w:val="0"/>
                <w:sz w:val="16"/>
              </w:rPr>
              <w:t>AlternativeUserID</w:t>
            </w:r>
          </w:p>
        </w:tc>
        <w:tc>
          <w:tcPr>
            <w:tcW w:w="630" w:type="dxa"/>
            <w:vAlign w:val="center"/>
          </w:tcPr>
          <w:p w14:paraId="508531A6"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0CE8F8A" w14:textId="77777777" w:rsidR="007A1F44" w:rsidRPr="00A03C55" w:rsidRDefault="007A1F44" w:rsidP="005130ED">
            <w:pPr>
              <w:pStyle w:val="TableEntry"/>
              <w:rPr>
                <w:noProof w:val="0"/>
                <w:sz w:val="16"/>
              </w:rPr>
            </w:pPr>
            <w:r w:rsidRPr="00A03C55">
              <w:rPr>
                <w:noProof w:val="0"/>
                <w:sz w:val="16"/>
              </w:rPr>
              <w:t>the process ID as used within the local operating system in the local system logs.</w:t>
            </w:r>
          </w:p>
        </w:tc>
      </w:tr>
      <w:tr w:rsidR="007A1F44" w:rsidRPr="00A03C55" w14:paraId="39195C29" w14:textId="77777777">
        <w:trPr>
          <w:cantSplit/>
        </w:trPr>
        <w:tc>
          <w:tcPr>
            <w:tcW w:w="1548" w:type="dxa"/>
            <w:vMerge/>
            <w:textDirection w:val="btLr"/>
            <w:vAlign w:val="center"/>
          </w:tcPr>
          <w:p w14:paraId="5E2C4DAD" w14:textId="77777777" w:rsidR="007A1F44" w:rsidRPr="00A03C55" w:rsidRDefault="007A1F44" w:rsidP="005130ED">
            <w:pPr>
              <w:pStyle w:val="TableLabel"/>
              <w:rPr>
                <w:noProof w:val="0"/>
                <w:sz w:val="16"/>
              </w:rPr>
            </w:pPr>
          </w:p>
        </w:tc>
        <w:tc>
          <w:tcPr>
            <w:tcW w:w="2520" w:type="dxa"/>
            <w:vAlign w:val="center"/>
          </w:tcPr>
          <w:p w14:paraId="64ACDE08"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56CEC03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4B183C7"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F991DF8" w14:textId="77777777">
        <w:trPr>
          <w:cantSplit/>
        </w:trPr>
        <w:tc>
          <w:tcPr>
            <w:tcW w:w="1548" w:type="dxa"/>
            <w:vMerge/>
            <w:textDirection w:val="btLr"/>
            <w:vAlign w:val="center"/>
          </w:tcPr>
          <w:p w14:paraId="1CF155D5" w14:textId="77777777" w:rsidR="007A1F44" w:rsidRPr="00A03C55" w:rsidRDefault="007A1F44" w:rsidP="0098263A">
            <w:pPr>
              <w:pStyle w:val="TableLabel"/>
              <w:rPr>
                <w:noProof w:val="0"/>
                <w:sz w:val="16"/>
              </w:rPr>
            </w:pPr>
          </w:p>
        </w:tc>
        <w:tc>
          <w:tcPr>
            <w:tcW w:w="2520" w:type="dxa"/>
            <w:vAlign w:val="center"/>
          </w:tcPr>
          <w:p w14:paraId="7176840C"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6AB4BEFC"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330FC8DA"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0B5D0A6C" w14:textId="77777777">
        <w:trPr>
          <w:cantSplit/>
        </w:trPr>
        <w:tc>
          <w:tcPr>
            <w:tcW w:w="1548" w:type="dxa"/>
            <w:vMerge/>
            <w:textDirection w:val="btLr"/>
            <w:vAlign w:val="center"/>
          </w:tcPr>
          <w:p w14:paraId="301FBDF0" w14:textId="77777777" w:rsidR="007A1F44" w:rsidRPr="00A03C55" w:rsidRDefault="007A1F44" w:rsidP="005130ED">
            <w:pPr>
              <w:pStyle w:val="TableLabel"/>
              <w:rPr>
                <w:noProof w:val="0"/>
                <w:sz w:val="16"/>
              </w:rPr>
            </w:pPr>
          </w:p>
        </w:tc>
        <w:tc>
          <w:tcPr>
            <w:tcW w:w="2520" w:type="dxa"/>
            <w:vAlign w:val="center"/>
          </w:tcPr>
          <w:p w14:paraId="4CC669FE"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72DD0BE3"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51E02C5"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5E0094FF" w14:textId="77777777">
        <w:trPr>
          <w:cantSplit/>
        </w:trPr>
        <w:tc>
          <w:tcPr>
            <w:tcW w:w="1548" w:type="dxa"/>
            <w:vMerge/>
            <w:textDirection w:val="btLr"/>
            <w:vAlign w:val="center"/>
          </w:tcPr>
          <w:p w14:paraId="0B659652" w14:textId="77777777" w:rsidR="007A1F44" w:rsidRPr="00A03C55" w:rsidRDefault="007A1F44" w:rsidP="005130ED">
            <w:pPr>
              <w:pStyle w:val="TableLabel"/>
              <w:rPr>
                <w:noProof w:val="0"/>
                <w:sz w:val="16"/>
              </w:rPr>
            </w:pPr>
          </w:p>
        </w:tc>
        <w:tc>
          <w:tcPr>
            <w:tcW w:w="2520" w:type="dxa"/>
            <w:vAlign w:val="center"/>
          </w:tcPr>
          <w:p w14:paraId="53448D66"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07F1521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FE6A2CE"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3292E544" w14:textId="77777777">
        <w:trPr>
          <w:cantSplit/>
        </w:trPr>
        <w:tc>
          <w:tcPr>
            <w:tcW w:w="1548" w:type="dxa"/>
            <w:vMerge/>
            <w:textDirection w:val="btLr"/>
            <w:vAlign w:val="center"/>
          </w:tcPr>
          <w:p w14:paraId="5760E482" w14:textId="77777777" w:rsidR="007A1F44" w:rsidRPr="00A03C55" w:rsidRDefault="007A1F44" w:rsidP="005130ED">
            <w:pPr>
              <w:pStyle w:val="TableLabel"/>
              <w:rPr>
                <w:noProof w:val="0"/>
                <w:sz w:val="16"/>
              </w:rPr>
            </w:pPr>
          </w:p>
        </w:tc>
        <w:tc>
          <w:tcPr>
            <w:tcW w:w="2520" w:type="dxa"/>
            <w:vAlign w:val="center"/>
          </w:tcPr>
          <w:p w14:paraId="3B2B4251"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059BF74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B69BD60" w14:textId="77777777" w:rsidR="007A1F44" w:rsidRPr="00A03C55" w:rsidRDefault="007A1F44" w:rsidP="005130ED">
            <w:pPr>
              <w:pStyle w:val="TableEntry"/>
              <w:rPr>
                <w:noProof w:val="0"/>
                <w:sz w:val="16"/>
              </w:rPr>
            </w:pPr>
            <w:r w:rsidRPr="00A03C55">
              <w:rPr>
                <w:noProof w:val="0"/>
                <w:sz w:val="16"/>
              </w:rPr>
              <w:t>The machine name or IP address.</w:t>
            </w:r>
          </w:p>
        </w:tc>
      </w:tr>
    </w:tbl>
    <w:p w14:paraId="48722FEE"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B48DAC5" w14:textId="77777777" w:rsidTr="00D372D5">
        <w:trPr>
          <w:cantSplit/>
        </w:trPr>
        <w:tc>
          <w:tcPr>
            <w:tcW w:w="1548" w:type="dxa"/>
            <w:vMerge w:val="restart"/>
          </w:tcPr>
          <w:p w14:paraId="5FA58936" w14:textId="77777777" w:rsidR="007A1F44" w:rsidRPr="00A03C55" w:rsidRDefault="007A1F44" w:rsidP="003462A5">
            <w:pPr>
              <w:pStyle w:val="TableEntryHeader"/>
              <w:rPr>
                <w:noProof w:val="0"/>
              </w:rPr>
            </w:pPr>
            <w:r w:rsidRPr="00A03C55">
              <w:rPr>
                <w:noProof w:val="0"/>
              </w:rPr>
              <w:lastRenderedPageBreak/>
              <w:t>Human Requestor (if known)</w:t>
            </w:r>
          </w:p>
          <w:p w14:paraId="6C8DCEF5"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7496DE4"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7709720E"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0698610" w14:textId="77777777" w:rsidR="007A1F44" w:rsidRPr="00A03C55" w:rsidRDefault="007A1F44" w:rsidP="005130ED">
            <w:pPr>
              <w:pStyle w:val="TableEntry"/>
              <w:rPr>
                <w:noProof w:val="0"/>
                <w:sz w:val="16"/>
              </w:rPr>
            </w:pPr>
            <w:r w:rsidRPr="00A03C55">
              <w:rPr>
                <w:noProof w:val="0"/>
                <w:sz w:val="16"/>
              </w:rPr>
              <w:t>Identity of the human that initiated the transaction.</w:t>
            </w:r>
          </w:p>
        </w:tc>
      </w:tr>
      <w:tr w:rsidR="007A1F44" w:rsidRPr="00A03C55" w14:paraId="283EC030" w14:textId="77777777">
        <w:trPr>
          <w:cantSplit/>
        </w:trPr>
        <w:tc>
          <w:tcPr>
            <w:tcW w:w="1548" w:type="dxa"/>
            <w:vMerge/>
            <w:textDirection w:val="btLr"/>
            <w:vAlign w:val="center"/>
          </w:tcPr>
          <w:p w14:paraId="24FD91EF" w14:textId="77777777" w:rsidR="007A1F44" w:rsidRPr="00A03C55" w:rsidRDefault="007A1F44" w:rsidP="005130ED">
            <w:pPr>
              <w:pStyle w:val="TableLabel"/>
              <w:rPr>
                <w:noProof w:val="0"/>
                <w:sz w:val="16"/>
              </w:rPr>
            </w:pPr>
          </w:p>
        </w:tc>
        <w:tc>
          <w:tcPr>
            <w:tcW w:w="2520" w:type="dxa"/>
            <w:vAlign w:val="center"/>
          </w:tcPr>
          <w:p w14:paraId="2ED4338D"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1DCA64C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888840C"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A005A86" w14:textId="77777777">
        <w:trPr>
          <w:cantSplit/>
        </w:trPr>
        <w:tc>
          <w:tcPr>
            <w:tcW w:w="1548" w:type="dxa"/>
            <w:vMerge/>
            <w:textDirection w:val="btLr"/>
            <w:vAlign w:val="center"/>
          </w:tcPr>
          <w:p w14:paraId="0A5FC6C9" w14:textId="77777777" w:rsidR="007A1F44" w:rsidRPr="00A03C55" w:rsidRDefault="007A1F44" w:rsidP="005130ED">
            <w:pPr>
              <w:pStyle w:val="TableLabel"/>
              <w:rPr>
                <w:noProof w:val="0"/>
                <w:sz w:val="16"/>
              </w:rPr>
            </w:pPr>
          </w:p>
        </w:tc>
        <w:tc>
          <w:tcPr>
            <w:tcW w:w="2520" w:type="dxa"/>
            <w:vAlign w:val="center"/>
          </w:tcPr>
          <w:p w14:paraId="1759BC3A"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6896C12E"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A7DDFD1"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F00A930" w14:textId="77777777">
        <w:trPr>
          <w:cantSplit/>
        </w:trPr>
        <w:tc>
          <w:tcPr>
            <w:tcW w:w="1548" w:type="dxa"/>
            <w:vMerge/>
            <w:textDirection w:val="btLr"/>
            <w:vAlign w:val="center"/>
          </w:tcPr>
          <w:p w14:paraId="0A9D9B6D" w14:textId="77777777" w:rsidR="007A1F44" w:rsidRPr="00A03C55" w:rsidRDefault="007A1F44" w:rsidP="0098263A">
            <w:pPr>
              <w:pStyle w:val="TableLabel"/>
              <w:rPr>
                <w:noProof w:val="0"/>
                <w:sz w:val="16"/>
              </w:rPr>
            </w:pPr>
          </w:p>
        </w:tc>
        <w:tc>
          <w:tcPr>
            <w:tcW w:w="2520" w:type="dxa"/>
            <w:vAlign w:val="center"/>
          </w:tcPr>
          <w:p w14:paraId="5B6068C8"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1CA0A5BD"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5A02F869"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54795D5D" w14:textId="77777777">
        <w:trPr>
          <w:cantSplit/>
        </w:trPr>
        <w:tc>
          <w:tcPr>
            <w:tcW w:w="1548" w:type="dxa"/>
            <w:vMerge/>
            <w:textDirection w:val="btLr"/>
            <w:vAlign w:val="center"/>
          </w:tcPr>
          <w:p w14:paraId="17677680" w14:textId="77777777" w:rsidR="007A1F44" w:rsidRPr="00A03C55" w:rsidRDefault="007A1F44" w:rsidP="005130ED">
            <w:pPr>
              <w:pStyle w:val="TableLabel"/>
              <w:rPr>
                <w:noProof w:val="0"/>
                <w:sz w:val="16"/>
              </w:rPr>
            </w:pPr>
          </w:p>
        </w:tc>
        <w:tc>
          <w:tcPr>
            <w:tcW w:w="2520" w:type="dxa"/>
            <w:vAlign w:val="center"/>
          </w:tcPr>
          <w:p w14:paraId="7739BABA"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7CBD748B" w14:textId="77777777" w:rsidR="007A1F44" w:rsidRPr="00A03C55" w:rsidRDefault="007A1F44" w:rsidP="005130ED">
            <w:pPr>
              <w:pStyle w:val="TableEntry"/>
              <w:jc w:val="center"/>
              <w:rPr>
                <w:noProof w:val="0"/>
                <w:sz w:val="16"/>
              </w:rPr>
            </w:pPr>
            <w:r w:rsidRPr="00A03C55">
              <w:rPr>
                <w:noProof w:val="0"/>
                <w:sz w:val="16"/>
              </w:rPr>
              <w:t>U</w:t>
            </w:r>
          </w:p>
        </w:tc>
        <w:tc>
          <w:tcPr>
            <w:tcW w:w="4968" w:type="dxa"/>
            <w:vAlign w:val="center"/>
          </w:tcPr>
          <w:p w14:paraId="0B2CE5D2" w14:textId="77777777" w:rsidR="007A1F44" w:rsidRPr="00A03C55" w:rsidRDefault="007A1F44" w:rsidP="005130ED">
            <w:pPr>
              <w:pStyle w:val="TableEntry"/>
              <w:rPr>
                <w:noProof w:val="0"/>
                <w:sz w:val="16"/>
              </w:rPr>
            </w:pPr>
            <w:r w:rsidRPr="00A03C55">
              <w:rPr>
                <w:noProof w:val="0"/>
                <w:sz w:val="16"/>
              </w:rPr>
              <w:t>Access Control role(s) the user holds that allows this transaction.</w:t>
            </w:r>
          </w:p>
        </w:tc>
      </w:tr>
      <w:tr w:rsidR="00A726AB" w:rsidRPr="00A03C55" w14:paraId="4640DDB6" w14:textId="77777777">
        <w:trPr>
          <w:cantSplit/>
        </w:trPr>
        <w:tc>
          <w:tcPr>
            <w:tcW w:w="1548" w:type="dxa"/>
            <w:vMerge/>
            <w:textDirection w:val="btLr"/>
            <w:vAlign w:val="center"/>
          </w:tcPr>
          <w:p w14:paraId="4EFF9BD7" w14:textId="77777777" w:rsidR="00A726AB" w:rsidRPr="00A03C55" w:rsidRDefault="00A726AB" w:rsidP="00A726AB">
            <w:pPr>
              <w:pStyle w:val="TableLabel"/>
              <w:rPr>
                <w:noProof w:val="0"/>
                <w:sz w:val="16"/>
              </w:rPr>
            </w:pPr>
          </w:p>
        </w:tc>
        <w:tc>
          <w:tcPr>
            <w:tcW w:w="2520" w:type="dxa"/>
            <w:vAlign w:val="center"/>
          </w:tcPr>
          <w:p w14:paraId="3F0A65E4"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0CF3AD0E" w14:textId="038F25B0"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7B42A1AA" w14:textId="11071C19"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2CB4DA04" w14:textId="77777777" w:rsidTr="00D372D5">
        <w:trPr>
          <w:cantSplit/>
        </w:trPr>
        <w:tc>
          <w:tcPr>
            <w:tcW w:w="1548" w:type="dxa"/>
            <w:vMerge/>
            <w:textDirection w:val="btLr"/>
            <w:vAlign w:val="center"/>
          </w:tcPr>
          <w:p w14:paraId="418658C6" w14:textId="77777777" w:rsidR="00A726AB" w:rsidRPr="00A03C55" w:rsidRDefault="00A726AB" w:rsidP="00A726AB">
            <w:pPr>
              <w:pStyle w:val="TableLabel"/>
              <w:rPr>
                <w:noProof w:val="0"/>
                <w:sz w:val="16"/>
              </w:rPr>
            </w:pPr>
          </w:p>
        </w:tc>
        <w:tc>
          <w:tcPr>
            <w:tcW w:w="2520" w:type="dxa"/>
            <w:vAlign w:val="center"/>
          </w:tcPr>
          <w:p w14:paraId="5A086C9C"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103B7DDB" w14:textId="25A5938D"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55580496"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311C9808" w14:textId="77777777" w:rsidR="007A1F44" w:rsidRPr="00A03C55"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88A413B" w14:textId="77777777" w:rsidTr="00D372D5">
        <w:trPr>
          <w:cantSplit/>
        </w:trPr>
        <w:tc>
          <w:tcPr>
            <w:tcW w:w="1548" w:type="dxa"/>
            <w:vMerge w:val="restart"/>
          </w:tcPr>
          <w:p w14:paraId="310136CF" w14:textId="77777777" w:rsidR="007A1F44" w:rsidRPr="00A03C55" w:rsidRDefault="007A1F44" w:rsidP="003462A5">
            <w:pPr>
              <w:pStyle w:val="TableEntryHeader"/>
              <w:rPr>
                <w:noProof w:val="0"/>
              </w:rPr>
            </w:pPr>
            <w:r w:rsidRPr="00A03C55">
              <w:rPr>
                <w:noProof w:val="0"/>
              </w:rPr>
              <w:t>Destination</w:t>
            </w:r>
          </w:p>
          <w:p w14:paraId="16A07D1E"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5EC9A2D"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00E3859F"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389CD00" w14:textId="77777777" w:rsidR="007A1F44" w:rsidRPr="00A03C55" w:rsidRDefault="007A1F44" w:rsidP="005130ED">
            <w:pPr>
              <w:pStyle w:val="TableEntry"/>
              <w:rPr>
                <w:noProof w:val="0"/>
                <w:sz w:val="16"/>
              </w:rPr>
            </w:pPr>
            <w:r w:rsidRPr="00A03C55">
              <w:rPr>
                <w:noProof w:val="0"/>
                <w:sz w:val="16"/>
              </w:rPr>
              <w:t>SOAP endpoint URI.</w:t>
            </w:r>
          </w:p>
        </w:tc>
      </w:tr>
      <w:tr w:rsidR="007A1F44" w:rsidRPr="00A03C55" w14:paraId="21273E0F" w14:textId="77777777">
        <w:trPr>
          <w:cantSplit/>
        </w:trPr>
        <w:tc>
          <w:tcPr>
            <w:tcW w:w="1548" w:type="dxa"/>
            <w:vMerge/>
            <w:textDirection w:val="btLr"/>
            <w:vAlign w:val="center"/>
          </w:tcPr>
          <w:p w14:paraId="7AF55DAB" w14:textId="77777777" w:rsidR="007A1F44" w:rsidRPr="00A03C55" w:rsidRDefault="007A1F44" w:rsidP="005130ED">
            <w:pPr>
              <w:pStyle w:val="TableLabel"/>
              <w:rPr>
                <w:noProof w:val="0"/>
                <w:sz w:val="16"/>
              </w:rPr>
            </w:pPr>
          </w:p>
        </w:tc>
        <w:tc>
          <w:tcPr>
            <w:tcW w:w="2520" w:type="dxa"/>
            <w:vAlign w:val="center"/>
          </w:tcPr>
          <w:p w14:paraId="32175A90"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44FA207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ABBC952"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1F68D710" w14:textId="77777777">
        <w:trPr>
          <w:cantSplit/>
        </w:trPr>
        <w:tc>
          <w:tcPr>
            <w:tcW w:w="1548" w:type="dxa"/>
            <w:vMerge/>
            <w:textDirection w:val="btLr"/>
            <w:vAlign w:val="center"/>
          </w:tcPr>
          <w:p w14:paraId="7984952B" w14:textId="77777777" w:rsidR="007A1F44" w:rsidRPr="00A03C55" w:rsidRDefault="007A1F44" w:rsidP="005130ED">
            <w:pPr>
              <w:pStyle w:val="TableLabel"/>
              <w:rPr>
                <w:noProof w:val="0"/>
                <w:sz w:val="16"/>
              </w:rPr>
            </w:pPr>
          </w:p>
        </w:tc>
        <w:tc>
          <w:tcPr>
            <w:tcW w:w="2520" w:type="dxa"/>
            <w:vAlign w:val="center"/>
          </w:tcPr>
          <w:p w14:paraId="6E5B9D03"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4BA368C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6F8BC9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695DA4DA" w14:textId="77777777">
        <w:trPr>
          <w:cantSplit/>
        </w:trPr>
        <w:tc>
          <w:tcPr>
            <w:tcW w:w="1548" w:type="dxa"/>
            <w:vMerge/>
            <w:textDirection w:val="btLr"/>
            <w:vAlign w:val="center"/>
          </w:tcPr>
          <w:p w14:paraId="140F363D" w14:textId="77777777" w:rsidR="007A1F44" w:rsidRPr="00A03C55" w:rsidRDefault="007A1F44" w:rsidP="005130ED">
            <w:pPr>
              <w:pStyle w:val="TableLabel"/>
              <w:rPr>
                <w:noProof w:val="0"/>
                <w:sz w:val="16"/>
              </w:rPr>
            </w:pPr>
          </w:p>
        </w:tc>
        <w:tc>
          <w:tcPr>
            <w:tcW w:w="2520" w:type="dxa"/>
            <w:vAlign w:val="center"/>
          </w:tcPr>
          <w:p w14:paraId="26A08932" w14:textId="77777777" w:rsidR="007A1F44" w:rsidRPr="00A03C55" w:rsidRDefault="007A1F44" w:rsidP="005130ED">
            <w:pPr>
              <w:pStyle w:val="TableEntry"/>
              <w:rPr>
                <w:iCs/>
                <w:noProof w:val="0"/>
                <w:sz w:val="16"/>
              </w:rPr>
            </w:pPr>
            <w:r w:rsidRPr="00A03C55">
              <w:rPr>
                <w:iCs/>
                <w:noProof w:val="0"/>
                <w:sz w:val="16"/>
              </w:rPr>
              <w:t>UserIsRequestor</w:t>
            </w:r>
          </w:p>
        </w:tc>
        <w:tc>
          <w:tcPr>
            <w:tcW w:w="630" w:type="dxa"/>
            <w:vAlign w:val="center"/>
          </w:tcPr>
          <w:p w14:paraId="77BBFE21"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02113652"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1AEB251B" w14:textId="77777777">
        <w:trPr>
          <w:cantSplit/>
        </w:trPr>
        <w:tc>
          <w:tcPr>
            <w:tcW w:w="1548" w:type="dxa"/>
            <w:vMerge/>
            <w:textDirection w:val="btLr"/>
            <w:vAlign w:val="center"/>
          </w:tcPr>
          <w:p w14:paraId="488A40D3" w14:textId="77777777" w:rsidR="007A1F44" w:rsidRPr="00A03C55" w:rsidRDefault="007A1F44" w:rsidP="005130ED">
            <w:pPr>
              <w:pStyle w:val="TableLabel"/>
              <w:rPr>
                <w:noProof w:val="0"/>
                <w:sz w:val="16"/>
              </w:rPr>
            </w:pPr>
          </w:p>
        </w:tc>
        <w:tc>
          <w:tcPr>
            <w:tcW w:w="2520" w:type="dxa"/>
            <w:vAlign w:val="center"/>
          </w:tcPr>
          <w:p w14:paraId="7AE5B245"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58F4F62E"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89518F4" w14:textId="77777777" w:rsidR="007A1F44" w:rsidRPr="00A03C55" w:rsidRDefault="007A1F44" w:rsidP="005130ED">
            <w:pPr>
              <w:pStyle w:val="TableEntry"/>
              <w:rPr>
                <w:noProof w:val="0"/>
                <w:sz w:val="16"/>
              </w:rPr>
            </w:pPr>
            <w:r w:rsidRPr="00A03C55">
              <w:rPr>
                <w:noProof w:val="0"/>
                <w:sz w:val="16"/>
              </w:rPr>
              <w:t>EV(110152, DCM, “Destination”)</w:t>
            </w:r>
          </w:p>
        </w:tc>
      </w:tr>
      <w:tr w:rsidR="007A1F44" w:rsidRPr="00A03C55" w14:paraId="06F25A9B" w14:textId="77777777">
        <w:trPr>
          <w:cantSplit/>
        </w:trPr>
        <w:tc>
          <w:tcPr>
            <w:tcW w:w="1548" w:type="dxa"/>
            <w:vMerge/>
            <w:textDirection w:val="btLr"/>
            <w:vAlign w:val="center"/>
          </w:tcPr>
          <w:p w14:paraId="49FB35D4" w14:textId="77777777" w:rsidR="007A1F44" w:rsidRPr="00A03C55" w:rsidRDefault="007A1F44" w:rsidP="005130ED">
            <w:pPr>
              <w:pStyle w:val="TableLabel"/>
              <w:rPr>
                <w:noProof w:val="0"/>
                <w:sz w:val="16"/>
              </w:rPr>
            </w:pPr>
          </w:p>
        </w:tc>
        <w:tc>
          <w:tcPr>
            <w:tcW w:w="2520" w:type="dxa"/>
            <w:vAlign w:val="center"/>
          </w:tcPr>
          <w:p w14:paraId="454CE89F"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3284F71A"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2086408"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5ADC5B93" w14:textId="77777777" w:rsidTr="00D372D5">
        <w:trPr>
          <w:cantSplit/>
        </w:trPr>
        <w:tc>
          <w:tcPr>
            <w:tcW w:w="1548" w:type="dxa"/>
            <w:vMerge/>
            <w:textDirection w:val="btLr"/>
            <w:vAlign w:val="center"/>
          </w:tcPr>
          <w:p w14:paraId="1A8A9BAA" w14:textId="77777777" w:rsidR="007A1F44" w:rsidRPr="00A03C55" w:rsidRDefault="007A1F44" w:rsidP="005130ED">
            <w:pPr>
              <w:pStyle w:val="TableLabel"/>
              <w:rPr>
                <w:noProof w:val="0"/>
                <w:sz w:val="16"/>
              </w:rPr>
            </w:pPr>
          </w:p>
        </w:tc>
        <w:tc>
          <w:tcPr>
            <w:tcW w:w="2520" w:type="dxa"/>
            <w:vAlign w:val="center"/>
          </w:tcPr>
          <w:p w14:paraId="52829ACE"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7779A6B3"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0FD2761" w14:textId="77777777" w:rsidR="007A1F44" w:rsidRPr="00A03C55" w:rsidRDefault="007A1F44" w:rsidP="005130ED">
            <w:pPr>
              <w:pStyle w:val="TableEntry"/>
              <w:rPr>
                <w:noProof w:val="0"/>
                <w:sz w:val="16"/>
              </w:rPr>
            </w:pPr>
            <w:r w:rsidRPr="00A03C55">
              <w:rPr>
                <w:noProof w:val="0"/>
                <w:sz w:val="16"/>
              </w:rPr>
              <w:t>The machine name or IP address.</w:t>
            </w:r>
          </w:p>
        </w:tc>
      </w:tr>
    </w:tbl>
    <w:p w14:paraId="52B1FE1A" w14:textId="77777777" w:rsidR="007A1F44" w:rsidRPr="00A03C55"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7C9ABAF2" w14:textId="77777777">
        <w:trPr>
          <w:cantSplit/>
        </w:trPr>
        <w:tc>
          <w:tcPr>
            <w:tcW w:w="1728" w:type="dxa"/>
            <w:vMerge w:val="restart"/>
          </w:tcPr>
          <w:p w14:paraId="116E1446" w14:textId="77777777" w:rsidR="007A1F44" w:rsidRPr="00A03C55" w:rsidRDefault="007A1F44" w:rsidP="003462A5">
            <w:pPr>
              <w:pStyle w:val="TableEntryHeader"/>
              <w:rPr>
                <w:noProof w:val="0"/>
              </w:rPr>
            </w:pPr>
            <w:r w:rsidRPr="00A03C55">
              <w:rPr>
                <w:noProof w:val="0"/>
              </w:rPr>
              <w:t>Audit Source</w:t>
            </w:r>
          </w:p>
          <w:p w14:paraId="470C795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44975253" w14:textId="77777777" w:rsidR="007A1F44" w:rsidRPr="00A03C55" w:rsidRDefault="007A1F44" w:rsidP="005130ED">
            <w:pPr>
              <w:pStyle w:val="TableEntry"/>
              <w:rPr>
                <w:i/>
                <w:iCs/>
                <w:noProof w:val="0"/>
                <w:sz w:val="16"/>
              </w:rPr>
            </w:pPr>
            <w:r w:rsidRPr="00A03C55">
              <w:rPr>
                <w:i/>
                <w:iCs/>
                <w:noProof w:val="0"/>
                <w:sz w:val="16"/>
              </w:rPr>
              <w:t>AuditSourceID</w:t>
            </w:r>
          </w:p>
        </w:tc>
        <w:tc>
          <w:tcPr>
            <w:tcW w:w="630" w:type="dxa"/>
            <w:vAlign w:val="center"/>
          </w:tcPr>
          <w:p w14:paraId="7C3E069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28F4018" w14:textId="77777777" w:rsidR="007A1F44" w:rsidRPr="00A03C55" w:rsidRDefault="00826C00" w:rsidP="003E066E">
            <w:pPr>
              <w:pStyle w:val="TableEntry"/>
              <w:rPr>
                <w:i/>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3690B47C" w14:textId="77777777">
        <w:trPr>
          <w:cantSplit/>
        </w:trPr>
        <w:tc>
          <w:tcPr>
            <w:tcW w:w="1728" w:type="dxa"/>
            <w:vMerge/>
            <w:textDirection w:val="btLr"/>
            <w:vAlign w:val="center"/>
          </w:tcPr>
          <w:p w14:paraId="5702DB36" w14:textId="77777777" w:rsidR="007A1F44" w:rsidRPr="00A03C55" w:rsidRDefault="007A1F44" w:rsidP="005130ED">
            <w:pPr>
              <w:pStyle w:val="TableLabel"/>
              <w:rPr>
                <w:noProof w:val="0"/>
                <w:sz w:val="16"/>
              </w:rPr>
            </w:pPr>
          </w:p>
        </w:tc>
        <w:tc>
          <w:tcPr>
            <w:tcW w:w="2340" w:type="dxa"/>
            <w:vAlign w:val="center"/>
          </w:tcPr>
          <w:p w14:paraId="23A085DA" w14:textId="77777777" w:rsidR="007A1F44" w:rsidRPr="00A03C55" w:rsidRDefault="007A1F44" w:rsidP="005130ED">
            <w:pPr>
              <w:pStyle w:val="TableEntry"/>
              <w:rPr>
                <w:i/>
                <w:iCs/>
                <w:noProof w:val="0"/>
                <w:sz w:val="16"/>
              </w:rPr>
            </w:pPr>
            <w:r w:rsidRPr="00A03C55">
              <w:rPr>
                <w:i/>
                <w:iCs/>
                <w:noProof w:val="0"/>
                <w:sz w:val="16"/>
              </w:rPr>
              <w:t>AuditEnterpriseSiteID</w:t>
            </w:r>
          </w:p>
        </w:tc>
        <w:tc>
          <w:tcPr>
            <w:tcW w:w="630" w:type="dxa"/>
            <w:vAlign w:val="center"/>
          </w:tcPr>
          <w:p w14:paraId="603BD0D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1C891DD"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02BE773" w14:textId="77777777">
        <w:trPr>
          <w:cantSplit/>
        </w:trPr>
        <w:tc>
          <w:tcPr>
            <w:tcW w:w="1728" w:type="dxa"/>
            <w:vMerge/>
            <w:textDirection w:val="btLr"/>
            <w:vAlign w:val="center"/>
          </w:tcPr>
          <w:p w14:paraId="6868D3C8" w14:textId="77777777" w:rsidR="007A1F44" w:rsidRPr="00A03C55" w:rsidRDefault="007A1F44" w:rsidP="005130ED">
            <w:pPr>
              <w:pStyle w:val="TableLabel"/>
              <w:rPr>
                <w:noProof w:val="0"/>
                <w:sz w:val="16"/>
              </w:rPr>
            </w:pPr>
          </w:p>
        </w:tc>
        <w:tc>
          <w:tcPr>
            <w:tcW w:w="2340" w:type="dxa"/>
            <w:vAlign w:val="center"/>
          </w:tcPr>
          <w:p w14:paraId="18919E96" w14:textId="77777777" w:rsidR="007A1F44" w:rsidRPr="00A03C55" w:rsidRDefault="007A1F44" w:rsidP="005130ED">
            <w:pPr>
              <w:pStyle w:val="TableEntry"/>
              <w:rPr>
                <w:i/>
                <w:iCs/>
                <w:noProof w:val="0"/>
                <w:sz w:val="16"/>
              </w:rPr>
            </w:pPr>
            <w:r w:rsidRPr="00A03C55">
              <w:rPr>
                <w:i/>
                <w:iCs/>
                <w:noProof w:val="0"/>
                <w:sz w:val="16"/>
              </w:rPr>
              <w:t>AuditSourceTypeCode</w:t>
            </w:r>
          </w:p>
        </w:tc>
        <w:tc>
          <w:tcPr>
            <w:tcW w:w="630" w:type="dxa"/>
            <w:vAlign w:val="center"/>
          </w:tcPr>
          <w:p w14:paraId="257DAEC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1A77477"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5F5B0808" w14:textId="77777777" w:rsidR="00826C00" w:rsidRPr="00A03C55" w:rsidRDefault="00826C00"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01F4CC7" w14:textId="77777777" w:rsidTr="00D372D5">
        <w:trPr>
          <w:cantSplit/>
        </w:trPr>
        <w:tc>
          <w:tcPr>
            <w:tcW w:w="1548" w:type="dxa"/>
            <w:vMerge w:val="restart"/>
          </w:tcPr>
          <w:p w14:paraId="4250126B" w14:textId="77777777" w:rsidR="007A1F44" w:rsidRPr="00A03C55" w:rsidRDefault="007A1F44" w:rsidP="003462A5">
            <w:pPr>
              <w:pStyle w:val="TableEntryHeader"/>
              <w:rPr>
                <w:noProof w:val="0"/>
              </w:rPr>
            </w:pPr>
            <w:r w:rsidRPr="00A03C55">
              <w:rPr>
                <w:noProof w:val="0"/>
              </w:rPr>
              <w:t>Patient (if known)</w:t>
            </w:r>
          </w:p>
          <w:p w14:paraId="14DF61D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58B9868A"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606B4BA0"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F411DC2"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7295A8C1" w14:textId="77777777">
        <w:trPr>
          <w:cantSplit/>
        </w:trPr>
        <w:tc>
          <w:tcPr>
            <w:tcW w:w="1548" w:type="dxa"/>
            <w:vMerge/>
            <w:vAlign w:val="center"/>
          </w:tcPr>
          <w:p w14:paraId="5BD15C10" w14:textId="77777777" w:rsidR="007A1F44" w:rsidRPr="00A03C55" w:rsidRDefault="007A1F44" w:rsidP="005130ED">
            <w:pPr>
              <w:pStyle w:val="TableLabel"/>
              <w:rPr>
                <w:noProof w:val="0"/>
                <w:sz w:val="16"/>
              </w:rPr>
            </w:pPr>
          </w:p>
        </w:tc>
        <w:tc>
          <w:tcPr>
            <w:tcW w:w="2520" w:type="dxa"/>
            <w:vAlign w:val="center"/>
          </w:tcPr>
          <w:p w14:paraId="09C5AFA0"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7FEF507B"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AEF8A34"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5329A3CA" w14:textId="77777777">
        <w:trPr>
          <w:cantSplit/>
        </w:trPr>
        <w:tc>
          <w:tcPr>
            <w:tcW w:w="1548" w:type="dxa"/>
            <w:vMerge/>
            <w:vAlign w:val="center"/>
          </w:tcPr>
          <w:p w14:paraId="7277F955" w14:textId="77777777" w:rsidR="007A1F44" w:rsidRPr="00A03C55" w:rsidRDefault="007A1F44" w:rsidP="005130ED">
            <w:pPr>
              <w:pStyle w:val="TableLabel"/>
              <w:rPr>
                <w:noProof w:val="0"/>
                <w:sz w:val="16"/>
              </w:rPr>
            </w:pPr>
          </w:p>
        </w:tc>
        <w:tc>
          <w:tcPr>
            <w:tcW w:w="2520" w:type="dxa"/>
            <w:vAlign w:val="center"/>
          </w:tcPr>
          <w:p w14:paraId="7FA53094"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7F45A3F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DAFFA7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10D218D" w14:textId="77777777">
        <w:trPr>
          <w:cantSplit/>
        </w:trPr>
        <w:tc>
          <w:tcPr>
            <w:tcW w:w="1548" w:type="dxa"/>
            <w:vMerge/>
            <w:vAlign w:val="center"/>
          </w:tcPr>
          <w:p w14:paraId="7F7D6B6C" w14:textId="77777777" w:rsidR="007A1F44" w:rsidRPr="00A03C55" w:rsidRDefault="007A1F44" w:rsidP="005130ED">
            <w:pPr>
              <w:pStyle w:val="TableLabel"/>
              <w:rPr>
                <w:noProof w:val="0"/>
                <w:sz w:val="16"/>
              </w:rPr>
            </w:pPr>
          </w:p>
        </w:tc>
        <w:tc>
          <w:tcPr>
            <w:tcW w:w="2520" w:type="dxa"/>
            <w:vAlign w:val="center"/>
          </w:tcPr>
          <w:p w14:paraId="098F15C9"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514363C2"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2156FBF8" w14:textId="77777777" w:rsidR="007A1F44" w:rsidRPr="00A03C55" w:rsidRDefault="00826C0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58C0FE0C" w14:textId="77777777">
        <w:trPr>
          <w:cantSplit/>
        </w:trPr>
        <w:tc>
          <w:tcPr>
            <w:tcW w:w="1548" w:type="dxa"/>
            <w:vMerge/>
            <w:vAlign w:val="center"/>
          </w:tcPr>
          <w:p w14:paraId="0FCCEA81" w14:textId="77777777" w:rsidR="007A1F44" w:rsidRPr="00A03C55" w:rsidRDefault="007A1F44" w:rsidP="005130ED">
            <w:pPr>
              <w:pStyle w:val="TableLabel"/>
              <w:rPr>
                <w:noProof w:val="0"/>
                <w:sz w:val="16"/>
              </w:rPr>
            </w:pPr>
          </w:p>
        </w:tc>
        <w:tc>
          <w:tcPr>
            <w:tcW w:w="2520" w:type="dxa"/>
            <w:vAlign w:val="center"/>
          </w:tcPr>
          <w:p w14:paraId="434D06E4"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7D0E433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735DF3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9720F3D" w14:textId="77777777">
        <w:trPr>
          <w:cantSplit/>
        </w:trPr>
        <w:tc>
          <w:tcPr>
            <w:tcW w:w="1548" w:type="dxa"/>
            <w:vMerge/>
            <w:vAlign w:val="center"/>
          </w:tcPr>
          <w:p w14:paraId="7EDEED9E" w14:textId="77777777" w:rsidR="007A1F44" w:rsidRPr="00A03C55" w:rsidRDefault="007A1F44" w:rsidP="005130ED">
            <w:pPr>
              <w:pStyle w:val="TableLabel"/>
              <w:rPr>
                <w:noProof w:val="0"/>
                <w:sz w:val="16"/>
              </w:rPr>
            </w:pPr>
          </w:p>
        </w:tc>
        <w:tc>
          <w:tcPr>
            <w:tcW w:w="2520" w:type="dxa"/>
            <w:vAlign w:val="center"/>
          </w:tcPr>
          <w:p w14:paraId="494ECFBE" w14:textId="77777777" w:rsidR="007A1F44" w:rsidRPr="00A03C55" w:rsidRDefault="007A1F44" w:rsidP="005130ED">
            <w:pPr>
              <w:pStyle w:val="TableEntry"/>
              <w:rPr>
                <w:noProof w:val="0"/>
                <w:sz w:val="16"/>
              </w:rPr>
            </w:pPr>
            <w:r w:rsidRPr="00A03C55">
              <w:rPr>
                <w:noProof w:val="0"/>
                <w:sz w:val="16"/>
              </w:rPr>
              <w:t>ParticipantObjectID</w:t>
            </w:r>
          </w:p>
        </w:tc>
        <w:tc>
          <w:tcPr>
            <w:tcW w:w="630" w:type="dxa"/>
            <w:vAlign w:val="center"/>
          </w:tcPr>
          <w:p w14:paraId="6F8483E9"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9C58452" w14:textId="77777777" w:rsidR="007A1F44" w:rsidRPr="00A03C55" w:rsidRDefault="007A1F44" w:rsidP="005130ED">
            <w:pPr>
              <w:pStyle w:val="TableEntry"/>
              <w:rPr>
                <w:noProof w:val="0"/>
                <w:sz w:val="16"/>
              </w:rPr>
            </w:pPr>
            <w:r w:rsidRPr="00A03C55">
              <w:rPr>
                <w:noProof w:val="0"/>
                <w:sz w:val="16"/>
              </w:rPr>
              <w:t>the patient ID in HL7 CX format.</w:t>
            </w:r>
          </w:p>
        </w:tc>
      </w:tr>
      <w:tr w:rsidR="007A1F44" w:rsidRPr="00A03C55" w14:paraId="1906CB89" w14:textId="77777777">
        <w:trPr>
          <w:cantSplit/>
        </w:trPr>
        <w:tc>
          <w:tcPr>
            <w:tcW w:w="1548" w:type="dxa"/>
            <w:vMerge/>
            <w:vAlign w:val="center"/>
          </w:tcPr>
          <w:p w14:paraId="67BF5BA4" w14:textId="77777777" w:rsidR="007A1F44" w:rsidRPr="00A03C55" w:rsidRDefault="007A1F44" w:rsidP="005130ED">
            <w:pPr>
              <w:pStyle w:val="TableLabel"/>
              <w:rPr>
                <w:noProof w:val="0"/>
                <w:sz w:val="16"/>
              </w:rPr>
            </w:pPr>
          </w:p>
        </w:tc>
        <w:tc>
          <w:tcPr>
            <w:tcW w:w="2520" w:type="dxa"/>
            <w:vAlign w:val="center"/>
          </w:tcPr>
          <w:p w14:paraId="332BA388"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2C2D630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43D26C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0FDDE2F" w14:textId="77777777">
        <w:trPr>
          <w:cantSplit/>
        </w:trPr>
        <w:tc>
          <w:tcPr>
            <w:tcW w:w="1548" w:type="dxa"/>
            <w:vMerge/>
            <w:vAlign w:val="center"/>
          </w:tcPr>
          <w:p w14:paraId="34BB15AC" w14:textId="77777777" w:rsidR="007A1F44" w:rsidRPr="00A03C55" w:rsidRDefault="007A1F44" w:rsidP="005130ED">
            <w:pPr>
              <w:pStyle w:val="TableLabel"/>
              <w:rPr>
                <w:noProof w:val="0"/>
                <w:sz w:val="16"/>
              </w:rPr>
            </w:pPr>
          </w:p>
        </w:tc>
        <w:tc>
          <w:tcPr>
            <w:tcW w:w="2520" w:type="dxa"/>
            <w:vAlign w:val="center"/>
          </w:tcPr>
          <w:p w14:paraId="083B253B" w14:textId="77777777" w:rsidR="007A1F44" w:rsidRPr="00A03C55" w:rsidRDefault="007A1F44" w:rsidP="005130ED">
            <w:pPr>
              <w:pStyle w:val="TableEntry"/>
              <w:rPr>
                <w:i/>
                <w:iCs/>
                <w:noProof w:val="0"/>
                <w:sz w:val="16"/>
              </w:rPr>
            </w:pPr>
            <w:r w:rsidRPr="00A03C55">
              <w:rPr>
                <w:i/>
                <w:iCs/>
                <w:noProof w:val="0"/>
                <w:sz w:val="16"/>
              </w:rPr>
              <w:t>ParticipantObjectQuery</w:t>
            </w:r>
          </w:p>
        </w:tc>
        <w:tc>
          <w:tcPr>
            <w:tcW w:w="630" w:type="dxa"/>
            <w:vAlign w:val="center"/>
          </w:tcPr>
          <w:p w14:paraId="600FEF5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E5D010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D39032E" w14:textId="77777777">
        <w:trPr>
          <w:cantSplit/>
        </w:trPr>
        <w:tc>
          <w:tcPr>
            <w:tcW w:w="1548" w:type="dxa"/>
            <w:vMerge/>
            <w:vAlign w:val="center"/>
          </w:tcPr>
          <w:p w14:paraId="16418D17" w14:textId="77777777" w:rsidR="007A1F44" w:rsidRPr="00A03C55" w:rsidRDefault="007A1F44" w:rsidP="005130ED">
            <w:pPr>
              <w:pStyle w:val="TableLabel"/>
              <w:rPr>
                <w:noProof w:val="0"/>
                <w:sz w:val="16"/>
              </w:rPr>
            </w:pPr>
          </w:p>
        </w:tc>
        <w:tc>
          <w:tcPr>
            <w:tcW w:w="2520" w:type="dxa"/>
            <w:vAlign w:val="center"/>
          </w:tcPr>
          <w:p w14:paraId="6BCE60ED"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67695F6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07ED833" w14:textId="77777777" w:rsidR="007A1F44" w:rsidRPr="00A03C55" w:rsidRDefault="007A1F44" w:rsidP="005130ED">
            <w:pPr>
              <w:pStyle w:val="TableEntry"/>
              <w:rPr>
                <w:noProof w:val="0"/>
                <w:sz w:val="16"/>
              </w:rPr>
            </w:pPr>
            <w:r w:rsidRPr="00A03C55">
              <w:rPr>
                <w:i/>
                <w:iCs/>
                <w:noProof w:val="0"/>
                <w:sz w:val="16"/>
              </w:rPr>
              <w:t>not specialized</w:t>
            </w:r>
          </w:p>
        </w:tc>
      </w:tr>
    </w:tbl>
    <w:p w14:paraId="0827DD7A" w14:textId="77777777" w:rsidR="00C0440C" w:rsidRPr="00A03C55" w:rsidRDefault="00C0440C"/>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41BE6F9" w14:textId="77777777" w:rsidTr="00D372D5">
        <w:trPr>
          <w:cantSplit/>
        </w:trPr>
        <w:tc>
          <w:tcPr>
            <w:tcW w:w="1548" w:type="dxa"/>
            <w:vMerge w:val="restart"/>
          </w:tcPr>
          <w:p w14:paraId="349C1DFC" w14:textId="77777777" w:rsidR="007A1F44" w:rsidRPr="00A03C55" w:rsidRDefault="007A1F44" w:rsidP="003462A5">
            <w:pPr>
              <w:pStyle w:val="TableEntryHeader"/>
              <w:rPr>
                <w:noProof w:val="0"/>
              </w:rPr>
            </w:pPr>
            <w:r w:rsidRPr="00A03C55">
              <w:rPr>
                <w:noProof w:val="0"/>
              </w:rPr>
              <w:t>Submission Set</w:t>
            </w:r>
          </w:p>
          <w:p w14:paraId="64370E1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2F251F8A"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3E37C308"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C41D1D6"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7BC9E859" w14:textId="77777777">
        <w:trPr>
          <w:cantSplit/>
        </w:trPr>
        <w:tc>
          <w:tcPr>
            <w:tcW w:w="1548" w:type="dxa"/>
            <w:vMerge/>
            <w:vAlign w:val="center"/>
          </w:tcPr>
          <w:p w14:paraId="3D78850C" w14:textId="77777777" w:rsidR="007A1F44" w:rsidRPr="00A03C55" w:rsidRDefault="007A1F44" w:rsidP="005130ED">
            <w:pPr>
              <w:pStyle w:val="TableLabel"/>
              <w:rPr>
                <w:noProof w:val="0"/>
                <w:sz w:val="16"/>
              </w:rPr>
            </w:pPr>
          </w:p>
        </w:tc>
        <w:tc>
          <w:tcPr>
            <w:tcW w:w="2520" w:type="dxa"/>
            <w:vAlign w:val="center"/>
          </w:tcPr>
          <w:p w14:paraId="5394E5BD"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123E6F56"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041EA66" w14:textId="77777777" w:rsidR="007A1F44" w:rsidRPr="00A03C55" w:rsidRDefault="007A1F44" w:rsidP="005130ED">
            <w:pPr>
              <w:pStyle w:val="TableEntry"/>
              <w:rPr>
                <w:b/>
                <w:i/>
                <w:noProof w:val="0"/>
                <w:sz w:val="16"/>
              </w:rPr>
            </w:pPr>
            <w:r w:rsidRPr="00A03C55">
              <w:rPr>
                <w:noProof w:val="0"/>
                <w:sz w:val="16"/>
              </w:rPr>
              <w:t>“20” (job)</w:t>
            </w:r>
          </w:p>
        </w:tc>
      </w:tr>
      <w:tr w:rsidR="007A1F44" w:rsidRPr="00A03C55" w14:paraId="19B7439D" w14:textId="77777777">
        <w:trPr>
          <w:cantSplit/>
        </w:trPr>
        <w:tc>
          <w:tcPr>
            <w:tcW w:w="1548" w:type="dxa"/>
            <w:vMerge/>
            <w:vAlign w:val="center"/>
          </w:tcPr>
          <w:p w14:paraId="0BE39F5D" w14:textId="77777777" w:rsidR="007A1F44" w:rsidRPr="00A03C55" w:rsidRDefault="007A1F44" w:rsidP="005130ED">
            <w:pPr>
              <w:pStyle w:val="TableLabel"/>
              <w:rPr>
                <w:noProof w:val="0"/>
                <w:sz w:val="16"/>
              </w:rPr>
            </w:pPr>
          </w:p>
        </w:tc>
        <w:tc>
          <w:tcPr>
            <w:tcW w:w="2520" w:type="dxa"/>
            <w:vAlign w:val="center"/>
          </w:tcPr>
          <w:p w14:paraId="36656C68"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6BFC9F6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57C3983"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728B7AE3" w14:textId="77777777">
        <w:trPr>
          <w:cantSplit/>
        </w:trPr>
        <w:tc>
          <w:tcPr>
            <w:tcW w:w="1548" w:type="dxa"/>
            <w:vMerge/>
            <w:vAlign w:val="center"/>
          </w:tcPr>
          <w:p w14:paraId="26A99C87" w14:textId="77777777" w:rsidR="007A1F44" w:rsidRPr="00A03C55" w:rsidRDefault="007A1F44" w:rsidP="005130ED">
            <w:pPr>
              <w:pStyle w:val="TableLabel"/>
              <w:rPr>
                <w:noProof w:val="0"/>
                <w:sz w:val="16"/>
              </w:rPr>
            </w:pPr>
          </w:p>
        </w:tc>
        <w:tc>
          <w:tcPr>
            <w:tcW w:w="2520" w:type="dxa"/>
            <w:vAlign w:val="center"/>
          </w:tcPr>
          <w:p w14:paraId="53E6AD40" w14:textId="77777777" w:rsidR="007A1F44" w:rsidRPr="00A03C55" w:rsidRDefault="007A1F44" w:rsidP="005130ED">
            <w:pPr>
              <w:pStyle w:val="TableEntry"/>
              <w:rPr>
                <w:noProof w:val="0"/>
                <w:sz w:val="16"/>
              </w:rPr>
            </w:pPr>
            <w:r w:rsidRPr="00A03C55">
              <w:rPr>
                <w:noProof w:val="0"/>
                <w:sz w:val="16"/>
              </w:rPr>
              <w:t>ParticipantObjectIDTypeCode</w:t>
            </w:r>
          </w:p>
        </w:tc>
        <w:tc>
          <w:tcPr>
            <w:tcW w:w="630" w:type="dxa"/>
            <w:vAlign w:val="center"/>
          </w:tcPr>
          <w:p w14:paraId="539151A8"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8F678F8" w14:textId="77777777" w:rsidR="007A1F44" w:rsidRPr="00A03C55" w:rsidRDefault="007A1F44" w:rsidP="005130ED">
            <w:pPr>
              <w:pStyle w:val="TableEntry"/>
              <w:rPr>
                <w:noProof w:val="0"/>
                <w:sz w:val="16"/>
              </w:rPr>
            </w:pPr>
            <w:r w:rsidRPr="00A03C55">
              <w:rPr>
                <w:noProof w:val="0"/>
                <w:sz w:val="16"/>
              </w:rPr>
              <w:t>EV(“urn:uuid:a54d6aa5-d40d-43f9-88c5-b4633d873bdd”, “IHE XDS Metadata”, “submission set classificationNode”)</w:t>
            </w:r>
          </w:p>
        </w:tc>
      </w:tr>
      <w:tr w:rsidR="007A1F44" w:rsidRPr="00A03C55" w14:paraId="53FA4D9E" w14:textId="77777777">
        <w:trPr>
          <w:cantSplit/>
        </w:trPr>
        <w:tc>
          <w:tcPr>
            <w:tcW w:w="1548" w:type="dxa"/>
            <w:vMerge/>
            <w:vAlign w:val="center"/>
          </w:tcPr>
          <w:p w14:paraId="6BF64A87" w14:textId="77777777" w:rsidR="007A1F44" w:rsidRPr="00A03C55" w:rsidRDefault="007A1F44" w:rsidP="005130ED">
            <w:pPr>
              <w:pStyle w:val="TableLabel"/>
              <w:rPr>
                <w:noProof w:val="0"/>
                <w:sz w:val="16"/>
              </w:rPr>
            </w:pPr>
          </w:p>
        </w:tc>
        <w:tc>
          <w:tcPr>
            <w:tcW w:w="2520" w:type="dxa"/>
            <w:vAlign w:val="center"/>
          </w:tcPr>
          <w:p w14:paraId="629604D1"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3043B5CC"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0A20DD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7CA5BE1" w14:textId="77777777">
        <w:trPr>
          <w:cantSplit/>
        </w:trPr>
        <w:tc>
          <w:tcPr>
            <w:tcW w:w="1548" w:type="dxa"/>
            <w:vMerge/>
            <w:vAlign w:val="center"/>
          </w:tcPr>
          <w:p w14:paraId="4480960B" w14:textId="77777777" w:rsidR="007A1F44" w:rsidRPr="00A03C55" w:rsidRDefault="007A1F44" w:rsidP="005130ED">
            <w:pPr>
              <w:pStyle w:val="AppendixHeading3"/>
              <w:rPr>
                <w:noProof w:val="0"/>
                <w:sz w:val="16"/>
              </w:rPr>
            </w:pPr>
            <w:bookmarkStart w:id="1149" w:name="_Toc398544307"/>
            <w:bookmarkEnd w:id="1149"/>
          </w:p>
        </w:tc>
        <w:tc>
          <w:tcPr>
            <w:tcW w:w="2520" w:type="dxa"/>
            <w:vAlign w:val="center"/>
          </w:tcPr>
          <w:p w14:paraId="1408F034"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35F3A3F4"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EE58FCC" w14:textId="77777777" w:rsidR="007A1F44" w:rsidRPr="00A03C55" w:rsidRDefault="007A1F44" w:rsidP="005130ED">
            <w:pPr>
              <w:pStyle w:val="TableEntry"/>
              <w:rPr>
                <w:iCs/>
                <w:noProof w:val="0"/>
                <w:sz w:val="16"/>
              </w:rPr>
            </w:pPr>
            <w:r w:rsidRPr="00A03C55">
              <w:rPr>
                <w:iCs/>
                <w:noProof w:val="0"/>
                <w:sz w:val="16"/>
              </w:rPr>
              <w:t>The submissionSet unique ID</w:t>
            </w:r>
          </w:p>
        </w:tc>
      </w:tr>
      <w:tr w:rsidR="007A1F44" w:rsidRPr="00A03C55" w14:paraId="753998CD" w14:textId="77777777">
        <w:trPr>
          <w:cantSplit/>
        </w:trPr>
        <w:tc>
          <w:tcPr>
            <w:tcW w:w="1548" w:type="dxa"/>
            <w:vMerge/>
            <w:vAlign w:val="center"/>
          </w:tcPr>
          <w:p w14:paraId="19338741" w14:textId="77777777" w:rsidR="007A1F44" w:rsidRPr="00A03C55" w:rsidRDefault="007A1F44" w:rsidP="005130ED">
            <w:pPr>
              <w:pStyle w:val="TableLabel"/>
              <w:rPr>
                <w:noProof w:val="0"/>
                <w:sz w:val="16"/>
              </w:rPr>
            </w:pPr>
          </w:p>
        </w:tc>
        <w:tc>
          <w:tcPr>
            <w:tcW w:w="2520" w:type="dxa"/>
            <w:vAlign w:val="center"/>
          </w:tcPr>
          <w:p w14:paraId="68D88B26"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565F160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8DD19F5"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4D963FF" w14:textId="77777777">
        <w:trPr>
          <w:cantSplit/>
        </w:trPr>
        <w:tc>
          <w:tcPr>
            <w:tcW w:w="1548" w:type="dxa"/>
            <w:vMerge/>
            <w:vAlign w:val="center"/>
          </w:tcPr>
          <w:p w14:paraId="3DA7F7A5" w14:textId="77777777" w:rsidR="007A1F44" w:rsidRPr="00A03C55" w:rsidRDefault="007A1F44" w:rsidP="005130ED">
            <w:pPr>
              <w:pStyle w:val="AppendixHeading3"/>
              <w:rPr>
                <w:noProof w:val="0"/>
                <w:sz w:val="16"/>
              </w:rPr>
            </w:pPr>
            <w:bookmarkStart w:id="1150" w:name="_Toc398544308"/>
            <w:bookmarkEnd w:id="1150"/>
          </w:p>
        </w:tc>
        <w:tc>
          <w:tcPr>
            <w:tcW w:w="2520" w:type="dxa"/>
            <w:vAlign w:val="center"/>
          </w:tcPr>
          <w:p w14:paraId="6FD4427D"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3D07B58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BCC39FC"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505DC57" w14:textId="77777777">
        <w:trPr>
          <w:cantSplit/>
        </w:trPr>
        <w:tc>
          <w:tcPr>
            <w:tcW w:w="1548" w:type="dxa"/>
            <w:vMerge/>
            <w:vAlign w:val="center"/>
          </w:tcPr>
          <w:p w14:paraId="72DDF364" w14:textId="77777777" w:rsidR="007A1F44" w:rsidRPr="00A03C55" w:rsidRDefault="007A1F44" w:rsidP="005130ED">
            <w:pPr>
              <w:pStyle w:val="TableLabel"/>
              <w:rPr>
                <w:noProof w:val="0"/>
                <w:sz w:val="16"/>
              </w:rPr>
            </w:pPr>
          </w:p>
        </w:tc>
        <w:tc>
          <w:tcPr>
            <w:tcW w:w="2520" w:type="dxa"/>
            <w:vAlign w:val="center"/>
          </w:tcPr>
          <w:p w14:paraId="47CF47A7"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75FCA31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80A7A61" w14:textId="77777777" w:rsidR="007A1F44" w:rsidRPr="00A03C55" w:rsidRDefault="007A1F44" w:rsidP="005130ED">
            <w:pPr>
              <w:pStyle w:val="TableEntry"/>
              <w:rPr>
                <w:noProof w:val="0"/>
                <w:sz w:val="16"/>
              </w:rPr>
            </w:pPr>
            <w:r w:rsidRPr="00A03C55">
              <w:rPr>
                <w:i/>
                <w:iCs/>
                <w:noProof w:val="0"/>
                <w:sz w:val="16"/>
              </w:rPr>
              <w:t>not specialized</w:t>
            </w:r>
          </w:p>
        </w:tc>
      </w:tr>
    </w:tbl>
    <w:p w14:paraId="0CE2CE40" w14:textId="74A61C1F" w:rsidR="007A1F44" w:rsidRDefault="007A1F44" w:rsidP="003462A5">
      <w:pPr>
        <w:pStyle w:val="Heading5"/>
        <w:rPr>
          <w:noProof w:val="0"/>
        </w:rPr>
      </w:pPr>
      <w:r w:rsidRPr="00A03C55">
        <w:rPr>
          <w:noProof w:val="0"/>
        </w:rPr>
        <w:t>3.42.</w:t>
      </w:r>
      <w:r w:rsidR="00B40E30" w:rsidRPr="00A03C55">
        <w:rPr>
          <w:noProof w:val="0"/>
        </w:rPr>
        <w:t>5</w:t>
      </w:r>
      <w:r w:rsidRPr="00A03C55">
        <w:rPr>
          <w:noProof w:val="0"/>
        </w:rPr>
        <w:t>.1.2 Document Registry audit message:</w:t>
      </w:r>
    </w:p>
    <w:p w14:paraId="2391CAB9" w14:textId="77777777" w:rsidR="00DB7B31" w:rsidRPr="00107479" w:rsidRDefault="00DB7B31" w:rsidP="002F763C">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350C0BEF" w14:textId="77777777" w:rsidTr="00D372D5">
        <w:trPr>
          <w:cantSplit/>
        </w:trPr>
        <w:tc>
          <w:tcPr>
            <w:tcW w:w="1458" w:type="dxa"/>
            <w:textDirection w:val="btLr"/>
            <w:vAlign w:val="center"/>
          </w:tcPr>
          <w:p w14:paraId="740F1C27" w14:textId="77777777" w:rsidR="007A1F44" w:rsidRPr="00A03C55" w:rsidRDefault="007A1F44" w:rsidP="00D372D5">
            <w:pPr>
              <w:pStyle w:val="TableEntry"/>
              <w:rPr>
                <w:noProof w:val="0"/>
              </w:rPr>
            </w:pPr>
          </w:p>
        </w:tc>
        <w:tc>
          <w:tcPr>
            <w:tcW w:w="2610" w:type="dxa"/>
            <w:vAlign w:val="center"/>
          </w:tcPr>
          <w:p w14:paraId="02B7F923" w14:textId="77777777" w:rsidR="007A1F44" w:rsidRPr="00A03C55" w:rsidRDefault="007A1F44" w:rsidP="00D372D5">
            <w:pPr>
              <w:pStyle w:val="TableEntry"/>
              <w:rPr>
                <w:bCs/>
                <w:noProof w:val="0"/>
              </w:rPr>
            </w:pPr>
            <w:r w:rsidRPr="00A03C55">
              <w:rPr>
                <w:bCs/>
                <w:noProof w:val="0"/>
              </w:rPr>
              <w:t>Field Name</w:t>
            </w:r>
          </w:p>
        </w:tc>
        <w:tc>
          <w:tcPr>
            <w:tcW w:w="720" w:type="dxa"/>
            <w:vAlign w:val="center"/>
          </w:tcPr>
          <w:p w14:paraId="66DD55A8" w14:textId="77777777" w:rsidR="007A1F44" w:rsidRPr="00A03C55" w:rsidRDefault="007A1F44" w:rsidP="00D372D5">
            <w:pPr>
              <w:pStyle w:val="TableEntry"/>
              <w:rPr>
                <w:bCs/>
                <w:noProof w:val="0"/>
              </w:rPr>
            </w:pPr>
            <w:r w:rsidRPr="00A03C55">
              <w:rPr>
                <w:bCs/>
                <w:noProof w:val="0"/>
              </w:rPr>
              <w:t>Opt</w:t>
            </w:r>
          </w:p>
        </w:tc>
        <w:tc>
          <w:tcPr>
            <w:tcW w:w="4878" w:type="dxa"/>
            <w:vAlign w:val="center"/>
          </w:tcPr>
          <w:p w14:paraId="542BF2BC"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00A1CEDD" w14:textId="77777777" w:rsidTr="00D372D5">
        <w:trPr>
          <w:cantSplit/>
        </w:trPr>
        <w:tc>
          <w:tcPr>
            <w:tcW w:w="1458" w:type="dxa"/>
            <w:vMerge w:val="restart"/>
          </w:tcPr>
          <w:p w14:paraId="2A32B069" w14:textId="77777777" w:rsidR="007A1F44" w:rsidRPr="00A03C55" w:rsidRDefault="007A1F44" w:rsidP="003462A5">
            <w:pPr>
              <w:pStyle w:val="TableEntryHeader"/>
              <w:rPr>
                <w:noProof w:val="0"/>
              </w:rPr>
            </w:pPr>
            <w:r w:rsidRPr="00A03C55">
              <w:rPr>
                <w:noProof w:val="0"/>
              </w:rPr>
              <w:t>Event</w:t>
            </w:r>
          </w:p>
          <w:p w14:paraId="75A664CA"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0B757F83" w14:textId="77777777" w:rsidR="007A1F44" w:rsidRPr="00A03C55" w:rsidRDefault="007A1F44" w:rsidP="005130ED">
            <w:pPr>
              <w:pStyle w:val="TableEntry"/>
              <w:rPr>
                <w:noProof w:val="0"/>
                <w:sz w:val="16"/>
              </w:rPr>
            </w:pPr>
            <w:r w:rsidRPr="00A03C55">
              <w:rPr>
                <w:noProof w:val="0"/>
                <w:sz w:val="16"/>
              </w:rPr>
              <w:t>EventID</w:t>
            </w:r>
          </w:p>
        </w:tc>
        <w:tc>
          <w:tcPr>
            <w:tcW w:w="720" w:type="dxa"/>
            <w:vAlign w:val="center"/>
          </w:tcPr>
          <w:p w14:paraId="35A98E3F"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44C2CF91" w14:textId="77777777" w:rsidR="007A1F44" w:rsidRPr="00A03C55" w:rsidRDefault="007A1F44" w:rsidP="005130ED">
            <w:pPr>
              <w:pStyle w:val="TableEntry"/>
              <w:rPr>
                <w:noProof w:val="0"/>
                <w:sz w:val="16"/>
              </w:rPr>
            </w:pPr>
            <w:r w:rsidRPr="00A03C55">
              <w:rPr>
                <w:noProof w:val="0"/>
                <w:sz w:val="16"/>
              </w:rPr>
              <w:t>EV(110107, DCM, “Import”)</w:t>
            </w:r>
          </w:p>
        </w:tc>
      </w:tr>
      <w:tr w:rsidR="007A1F44" w:rsidRPr="00A03C55" w14:paraId="009C602F" w14:textId="77777777">
        <w:trPr>
          <w:cantSplit/>
        </w:trPr>
        <w:tc>
          <w:tcPr>
            <w:tcW w:w="1458" w:type="dxa"/>
            <w:vMerge/>
            <w:vAlign w:val="center"/>
          </w:tcPr>
          <w:p w14:paraId="5A8997F3" w14:textId="77777777" w:rsidR="007A1F44" w:rsidRPr="00A03C55" w:rsidRDefault="007A1F44" w:rsidP="005130ED">
            <w:pPr>
              <w:pStyle w:val="TableLabel"/>
              <w:rPr>
                <w:noProof w:val="0"/>
                <w:sz w:val="16"/>
              </w:rPr>
            </w:pPr>
          </w:p>
        </w:tc>
        <w:tc>
          <w:tcPr>
            <w:tcW w:w="2610" w:type="dxa"/>
            <w:vAlign w:val="center"/>
          </w:tcPr>
          <w:p w14:paraId="6B9730CC" w14:textId="77777777" w:rsidR="007A1F44" w:rsidRPr="00A03C55" w:rsidRDefault="007A1F44" w:rsidP="005130ED">
            <w:pPr>
              <w:pStyle w:val="TableEntry"/>
              <w:rPr>
                <w:noProof w:val="0"/>
                <w:sz w:val="16"/>
              </w:rPr>
            </w:pPr>
            <w:r w:rsidRPr="00A03C55">
              <w:rPr>
                <w:noProof w:val="0"/>
                <w:sz w:val="16"/>
              </w:rPr>
              <w:t>EventActionCode</w:t>
            </w:r>
          </w:p>
        </w:tc>
        <w:tc>
          <w:tcPr>
            <w:tcW w:w="720" w:type="dxa"/>
            <w:vAlign w:val="center"/>
          </w:tcPr>
          <w:p w14:paraId="22380084"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59788BE9" w14:textId="77777777" w:rsidR="007A1F44" w:rsidRPr="00A03C55" w:rsidRDefault="007A1F44" w:rsidP="005130ED">
            <w:pPr>
              <w:pStyle w:val="TableEntry"/>
              <w:rPr>
                <w:noProof w:val="0"/>
                <w:sz w:val="16"/>
              </w:rPr>
            </w:pPr>
            <w:r w:rsidRPr="00A03C55">
              <w:rPr>
                <w:noProof w:val="0"/>
                <w:sz w:val="16"/>
              </w:rPr>
              <w:t xml:space="preserve">“C” (Create) </w:t>
            </w:r>
          </w:p>
        </w:tc>
      </w:tr>
      <w:tr w:rsidR="007A1F44" w:rsidRPr="00A03C55" w14:paraId="7A1865FD" w14:textId="77777777">
        <w:trPr>
          <w:cantSplit/>
        </w:trPr>
        <w:tc>
          <w:tcPr>
            <w:tcW w:w="1458" w:type="dxa"/>
            <w:vMerge/>
            <w:vAlign w:val="center"/>
          </w:tcPr>
          <w:p w14:paraId="0A22AC31" w14:textId="77777777" w:rsidR="007A1F44" w:rsidRPr="00A03C55" w:rsidRDefault="007A1F44" w:rsidP="005130ED">
            <w:pPr>
              <w:pStyle w:val="TableLabel"/>
              <w:rPr>
                <w:noProof w:val="0"/>
                <w:sz w:val="16"/>
              </w:rPr>
            </w:pPr>
          </w:p>
        </w:tc>
        <w:tc>
          <w:tcPr>
            <w:tcW w:w="2610" w:type="dxa"/>
            <w:vAlign w:val="center"/>
          </w:tcPr>
          <w:p w14:paraId="6F34815B"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vAlign w:val="center"/>
          </w:tcPr>
          <w:p w14:paraId="4C53762F"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38E9BD85"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A0D762E" w14:textId="77777777">
        <w:trPr>
          <w:cantSplit/>
        </w:trPr>
        <w:tc>
          <w:tcPr>
            <w:tcW w:w="1458" w:type="dxa"/>
            <w:vMerge/>
            <w:vAlign w:val="center"/>
          </w:tcPr>
          <w:p w14:paraId="150D907A" w14:textId="77777777" w:rsidR="007A1F44" w:rsidRPr="00A03C55" w:rsidRDefault="007A1F44" w:rsidP="005130ED">
            <w:pPr>
              <w:pStyle w:val="TableLabel"/>
              <w:rPr>
                <w:noProof w:val="0"/>
                <w:sz w:val="16"/>
              </w:rPr>
            </w:pPr>
          </w:p>
        </w:tc>
        <w:tc>
          <w:tcPr>
            <w:tcW w:w="2610" w:type="dxa"/>
            <w:vAlign w:val="center"/>
          </w:tcPr>
          <w:p w14:paraId="446C4BA5"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vAlign w:val="center"/>
          </w:tcPr>
          <w:p w14:paraId="099EE30B"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2F78D84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50A5015" w14:textId="77777777">
        <w:trPr>
          <w:cantSplit/>
        </w:trPr>
        <w:tc>
          <w:tcPr>
            <w:tcW w:w="1458" w:type="dxa"/>
            <w:vMerge/>
            <w:vAlign w:val="center"/>
          </w:tcPr>
          <w:p w14:paraId="017B9583" w14:textId="77777777" w:rsidR="007A1F44" w:rsidRPr="00A03C55" w:rsidRDefault="007A1F44" w:rsidP="005130ED">
            <w:pPr>
              <w:pStyle w:val="TableLabel"/>
              <w:rPr>
                <w:noProof w:val="0"/>
                <w:sz w:val="16"/>
              </w:rPr>
            </w:pPr>
          </w:p>
        </w:tc>
        <w:tc>
          <w:tcPr>
            <w:tcW w:w="2610" w:type="dxa"/>
            <w:vAlign w:val="center"/>
          </w:tcPr>
          <w:p w14:paraId="7D236B0C" w14:textId="77777777" w:rsidR="007A1F44" w:rsidRPr="00A03C55" w:rsidRDefault="007A1F44" w:rsidP="005130ED">
            <w:pPr>
              <w:pStyle w:val="TableEntry"/>
              <w:rPr>
                <w:noProof w:val="0"/>
                <w:sz w:val="16"/>
              </w:rPr>
            </w:pPr>
            <w:r w:rsidRPr="00A03C55">
              <w:rPr>
                <w:noProof w:val="0"/>
                <w:sz w:val="16"/>
              </w:rPr>
              <w:t>EventTypeCode</w:t>
            </w:r>
          </w:p>
        </w:tc>
        <w:tc>
          <w:tcPr>
            <w:tcW w:w="720" w:type="dxa"/>
            <w:vAlign w:val="center"/>
          </w:tcPr>
          <w:p w14:paraId="52CEAEDC"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5E170AE8" w14:textId="77777777" w:rsidR="007A1F44" w:rsidRPr="00A03C55" w:rsidRDefault="007A1F44" w:rsidP="005130ED">
            <w:pPr>
              <w:pStyle w:val="TableEntry"/>
              <w:rPr>
                <w:noProof w:val="0"/>
                <w:sz w:val="16"/>
              </w:rPr>
            </w:pPr>
            <w:r w:rsidRPr="00A03C55">
              <w:rPr>
                <w:noProof w:val="0"/>
                <w:sz w:val="16"/>
              </w:rPr>
              <w:t>EV(“ITI-42”, “IHE Transactions”, “Register Document Set-b”)</w:t>
            </w:r>
          </w:p>
        </w:tc>
      </w:tr>
      <w:tr w:rsidR="007A1F44" w:rsidRPr="00A03C55" w14:paraId="3EEEE2ED" w14:textId="77777777">
        <w:trPr>
          <w:cantSplit/>
        </w:trPr>
        <w:tc>
          <w:tcPr>
            <w:tcW w:w="9666" w:type="dxa"/>
            <w:gridSpan w:val="4"/>
          </w:tcPr>
          <w:p w14:paraId="67AEFB63" w14:textId="77777777" w:rsidR="007A1F44" w:rsidRPr="00A03C55" w:rsidRDefault="007A1F44" w:rsidP="005130ED">
            <w:pPr>
              <w:pStyle w:val="TableEntry"/>
              <w:rPr>
                <w:noProof w:val="0"/>
              </w:rPr>
            </w:pPr>
            <w:r w:rsidRPr="00A03C55">
              <w:rPr>
                <w:noProof w:val="0"/>
              </w:rPr>
              <w:t>Source (Document Repository or Integrated Document Source/Repository) (1)</w:t>
            </w:r>
          </w:p>
        </w:tc>
      </w:tr>
      <w:tr w:rsidR="007A1F44" w:rsidRPr="00A03C55" w14:paraId="0CB2529B" w14:textId="77777777">
        <w:trPr>
          <w:cantSplit/>
        </w:trPr>
        <w:tc>
          <w:tcPr>
            <w:tcW w:w="9666" w:type="dxa"/>
            <w:gridSpan w:val="4"/>
          </w:tcPr>
          <w:p w14:paraId="6D846F64" w14:textId="77777777" w:rsidR="007A1F44" w:rsidRPr="00A03C55" w:rsidRDefault="007A1F44" w:rsidP="005130ED">
            <w:pPr>
              <w:pStyle w:val="TableEntry"/>
              <w:rPr>
                <w:noProof w:val="0"/>
              </w:rPr>
            </w:pPr>
            <w:r w:rsidRPr="00A03C55">
              <w:rPr>
                <w:noProof w:val="0"/>
              </w:rPr>
              <w:t>Destination (Document Registry</w:t>
            </w:r>
            <w:r w:rsidRPr="00A03C55" w:rsidDel="00693F48">
              <w:rPr>
                <w:noProof w:val="0"/>
              </w:rPr>
              <w:t xml:space="preserve"> </w:t>
            </w:r>
            <w:r w:rsidRPr="00A03C55">
              <w:rPr>
                <w:noProof w:val="0"/>
              </w:rPr>
              <w:t>) (1)</w:t>
            </w:r>
          </w:p>
        </w:tc>
      </w:tr>
      <w:tr w:rsidR="007A1F44" w:rsidRPr="00A03C55" w14:paraId="1A4B5C2D" w14:textId="77777777">
        <w:trPr>
          <w:cantSplit/>
        </w:trPr>
        <w:tc>
          <w:tcPr>
            <w:tcW w:w="9666" w:type="dxa"/>
            <w:gridSpan w:val="4"/>
          </w:tcPr>
          <w:p w14:paraId="3017C0C7" w14:textId="77777777" w:rsidR="007A1F44" w:rsidRPr="00A03C55" w:rsidRDefault="007A1F44" w:rsidP="005130ED">
            <w:pPr>
              <w:pStyle w:val="TableEntry"/>
              <w:rPr>
                <w:noProof w:val="0"/>
              </w:rPr>
            </w:pPr>
            <w:r w:rsidRPr="00A03C55">
              <w:rPr>
                <w:noProof w:val="0"/>
              </w:rPr>
              <w:t>Audit Source (Document Registry) (1)</w:t>
            </w:r>
          </w:p>
        </w:tc>
      </w:tr>
      <w:tr w:rsidR="007A1F44" w:rsidRPr="00A03C55" w14:paraId="40A972DC" w14:textId="77777777">
        <w:trPr>
          <w:cantSplit/>
        </w:trPr>
        <w:tc>
          <w:tcPr>
            <w:tcW w:w="9666" w:type="dxa"/>
            <w:gridSpan w:val="4"/>
          </w:tcPr>
          <w:p w14:paraId="581BE192" w14:textId="77777777" w:rsidR="007A1F44" w:rsidRPr="00A03C55" w:rsidRDefault="007A1F44" w:rsidP="005130ED">
            <w:pPr>
              <w:pStyle w:val="TableEntry"/>
              <w:rPr>
                <w:noProof w:val="0"/>
              </w:rPr>
            </w:pPr>
            <w:r w:rsidRPr="00A03C55">
              <w:rPr>
                <w:noProof w:val="0"/>
              </w:rPr>
              <w:t>Patient (0..1)</w:t>
            </w:r>
          </w:p>
        </w:tc>
      </w:tr>
      <w:tr w:rsidR="007A1F44" w:rsidRPr="00A03C55" w14:paraId="31D612DC" w14:textId="77777777">
        <w:trPr>
          <w:cantSplit/>
        </w:trPr>
        <w:tc>
          <w:tcPr>
            <w:tcW w:w="9666" w:type="dxa"/>
            <w:gridSpan w:val="4"/>
          </w:tcPr>
          <w:p w14:paraId="3FA82D13" w14:textId="77777777" w:rsidR="007A1F44" w:rsidRPr="00A03C55" w:rsidRDefault="007A1F44" w:rsidP="005130ED">
            <w:pPr>
              <w:pStyle w:val="TableEntry"/>
              <w:rPr>
                <w:noProof w:val="0"/>
              </w:rPr>
            </w:pPr>
            <w:r w:rsidRPr="00A03C55">
              <w:rPr>
                <w:noProof w:val="0"/>
              </w:rPr>
              <w:t>SubmissionSet (1)</w:t>
            </w:r>
          </w:p>
        </w:tc>
      </w:tr>
    </w:tbl>
    <w:p w14:paraId="7C9E5D68"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5EFF1B0" w14:textId="77777777" w:rsidTr="002F763C">
        <w:trPr>
          <w:cantSplit/>
        </w:trPr>
        <w:tc>
          <w:tcPr>
            <w:tcW w:w="1548" w:type="dxa"/>
            <w:vMerge w:val="restart"/>
          </w:tcPr>
          <w:p w14:paraId="627256AA" w14:textId="77777777" w:rsidR="007A1F44" w:rsidRPr="00A03C55" w:rsidRDefault="007A1F44" w:rsidP="003462A5">
            <w:pPr>
              <w:pStyle w:val="TableEntryHeader"/>
              <w:rPr>
                <w:noProof w:val="0"/>
              </w:rPr>
            </w:pPr>
            <w:r w:rsidRPr="00A03C55">
              <w:rPr>
                <w:noProof w:val="0"/>
              </w:rPr>
              <w:t>Source</w:t>
            </w:r>
          </w:p>
          <w:p w14:paraId="5773A99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0B3D42E0"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483B3004" w14:textId="77777777" w:rsidR="007A1F44" w:rsidRPr="00A03C55" w:rsidRDefault="007A1F44" w:rsidP="00FD765B">
            <w:pPr>
              <w:pStyle w:val="TableEntry"/>
              <w:jc w:val="center"/>
              <w:rPr>
                <w:noProof w:val="0"/>
                <w:sz w:val="16"/>
              </w:rPr>
            </w:pPr>
            <w:r w:rsidRPr="00A03C55">
              <w:rPr>
                <w:noProof w:val="0"/>
                <w:sz w:val="16"/>
              </w:rPr>
              <w:t>M</w:t>
            </w:r>
          </w:p>
        </w:tc>
        <w:tc>
          <w:tcPr>
            <w:tcW w:w="4968" w:type="dxa"/>
            <w:vAlign w:val="center"/>
          </w:tcPr>
          <w:p w14:paraId="21ADDC7A" w14:textId="77777777" w:rsidR="007A1F44" w:rsidRPr="00A03C55" w:rsidRDefault="007A1F44" w:rsidP="00D530C1">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59CB18B3" w14:textId="77777777" w:rsidTr="002F763C">
        <w:trPr>
          <w:cantSplit/>
        </w:trPr>
        <w:tc>
          <w:tcPr>
            <w:tcW w:w="1548" w:type="dxa"/>
            <w:vMerge/>
            <w:textDirection w:val="btLr"/>
            <w:vAlign w:val="center"/>
          </w:tcPr>
          <w:p w14:paraId="0117BDB7" w14:textId="77777777" w:rsidR="007A1F44" w:rsidRPr="00A03C55" w:rsidRDefault="007A1F44" w:rsidP="005130ED">
            <w:pPr>
              <w:pStyle w:val="TableLabel"/>
              <w:rPr>
                <w:noProof w:val="0"/>
                <w:sz w:val="16"/>
              </w:rPr>
            </w:pPr>
          </w:p>
        </w:tc>
        <w:tc>
          <w:tcPr>
            <w:tcW w:w="2520" w:type="dxa"/>
            <w:vAlign w:val="center"/>
          </w:tcPr>
          <w:p w14:paraId="06D5C19E" w14:textId="77777777" w:rsidR="007A1F44" w:rsidRPr="00A03C55" w:rsidRDefault="007A1F44" w:rsidP="005130ED">
            <w:pPr>
              <w:pStyle w:val="TableEntry"/>
              <w:rPr>
                <w:noProof w:val="0"/>
                <w:sz w:val="16"/>
              </w:rPr>
            </w:pPr>
            <w:r w:rsidRPr="00A03C55">
              <w:rPr>
                <w:noProof w:val="0"/>
                <w:sz w:val="16"/>
              </w:rPr>
              <w:t>AlternativeUserID</w:t>
            </w:r>
          </w:p>
        </w:tc>
        <w:tc>
          <w:tcPr>
            <w:tcW w:w="630" w:type="dxa"/>
            <w:vAlign w:val="center"/>
          </w:tcPr>
          <w:p w14:paraId="51717D5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9E2B875"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41CE3F7B" w14:textId="77777777" w:rsidTr="002F763C">
        <w:trPr>
          <w:cantSplit/>
        </w:trPr>
        <w:tc>
          <w:tcPr>
            <w:tcW w:w="1548" w:type="dxa"/>
            <w:vMerge/>
            <w:textDirection w:val="btLr"/>
            <w:vAlign w:val="center"/>
          </w:tcPr>
          <w:p w14:paraId="5F7F6DB5" w14:textId="77777777" w:rsidR="007A1F44" w:rsidRPr="00A03C55" w:rsidRDefault="007A1F44" w:rsidP="005130ED">
            <w:pPr>
              <w:pStyle w:val="TableLabel"/>
              <w:rPr>
                <w:noProof w:val="0"/>
                <w:sz w:val="16"/>
              </w:rPr>
            </w:pPr>
          </w:p>
        </w:tc>
        <w:tc>
          <w:tcPr>
            <w:tcW w:w="2520" w:type="dxa"/>
            <w:vAlign w:val="center"/>
          </w:tcPr>
          <w:p w14:paraId="36A09B10"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4A69744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A9E9BDD"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490A52C" w14:textId="77777777" w:rsidTr="002F763C">
        <w:trPr>
          <w:cantSplit/>
        </w:trPr>
        <w:tc>
          <w:tcPr>
            <w:tcW w:w="1548" w:type="dxa"/>
            <w:vMerge/>
            <w:textDirection w:val="btLr"/>
            <w:vAlign w:val="center"/>
          </w:tcPr>
          <w:p w14:paraId="2066357E" w14:textId="77777777" w:rsidR="007A1F44" w:rsidRPr="00A03C55" w:rsidRDefault="007A1F44" w:rsidP="0098263A">
            <w:pPr>
              <w:pStyle w:val="TableLabel"/>
              <w:rPr>
                <w:noProof w:val="0"/>
                <w:sz w:val="16"/>
              </w:rPr>
            </w:pPr>
          </w:p>
        </w:tc>
        <w:tc>
          <w:tcPr>
            <w:tcW w:w="2520" w:type="dxa"/>
            <w:vAlign w:val="center"/>
          </w:tcPr>
          <w:p w14:paraId="0C1ED428" w14:textId="77777777" w:rsidR="007A1F44" w:rsidRPr="00A03C55" w:rsidRDefault="007A1F44" w:rsidP="00952DDA">
            <w:pPr>
              <w:pStyle w:val="TableEntry"/>
              <w:rPr>
                <w:i/>
                <w:iCs/>
                <w:noProof w:val="0"/>
                <w:sz w:val="16"/>
              </w:rPr>
            </w:pPr>
            <w:r w:rsidRPr="00A03C55">
              <w:rPr>
                <w:i/>
                <w:iCs/>
                <w:noProof w:val="0"/>
                <w:sz w:val="16"/>
              </w:rPr>
              <w:t>UserIsRequestor</w:t>
            </w:r>
          </w:p>
        </w:tc>
        <w:tc>
          <w:tcPr>
            <w:tcW w:w="630" w:type="dxa"/>
            <w:vAlign w:val="center"/>
          </w:tcPr>
          <w:p w14:paraId="15BDAA8C"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28447030"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244C6056" w14:textId="77777777" w:rsidTr="002F763C">
        <w:trPr>
          <w:cantSplit/>
        </w:trPr>
        <w:tc>
          <w:tcPr>
            <w:tcW w:w="1548" w:type="dxa"/>
            <w:vMerge/>
            <w:textDirection w:val="btLr"/>
            <w:vAlign w:val="center"/>
          </w:tcPr>
          <w:p w14:paraId="1C1D6A9E" w14:textId="77777777" w:rsidR="007A1F44" w:rsidRPr="00A03C55" w:rsidRDefault="007A1F44" w:rsidP="005130ED">
            <w:pPr>
              <w:pStyle w:val="TableLabel"/>
              <w:rPr>
                <w:noProof w:val="0"/>
                <w:sz w:val="16"/>
              </w:rPr>
            </w:pPr>
          </w:p>
        </w:tc>
        <w:tc>
          <w:tcPr>
            <w:tcW w:w="2520" w:type="dxa"/>
            <w:vAlign w:val="center"/>
          </w:tcPr>
          <w:p w14:paraId="2F8FFCE0"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41E4F02C"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6DE96D0"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44C0EF39" w14:textId="77777777" w:rsidTr="002F763C">
        <w:trPr>
          <w:cantSplit/>
        </w:trPr>
        <w:tc>
          <w:tcPr>
            <w:tcW w:w="1548" w:type="dxa"/>
            <w:vMerge/>
            <w:textDirection w:val="btLr"/>
            <w:vAlign w:val="center"/>
          </w:tcPr>
          <w:p w14:paraId="2118949E" w14:textId="77777777" w:rsidR="007A1F44" w:rsidRPr="00A03C55" w:rsidRDefault="007A1F44" w:rsidP="005130ED">
            <w:pPr>
              <w:pStyle w:val="TableLabel"/>
              <w:rPr>
                <w:noProof w:val="0"/>
                <w:sz w:val="16"/>
              </w:rPr>
            </w:pPr>
          </w:p>
        </w:tc>
        <w:tc>
          <w:tcPr>
            <w:tcW w:w="2520" w:type="dxa"/>
            <w:vAlign w:val="center"/>
          </w:tcPr>
          <w:p w14:paraId="470A2EEA"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6CB6A5B7"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6004E19"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256F8131" w14:textId="77777777" w:rsidTr="002F763C">
        <w:trPr>
          <w:cantSplit/>
        </w:trPr>
        <w:tc>
          <w:tcPr>
            <w:tcW w:w="1548" w:type="dxa"/>
            <w:vMerge/>
            <w:textDirection w:val="btLr"/>
            <w:vAlign w:val="center"/>
          </w:tcPr>
          <w:p w14:paraId="38A624E4" w14:textId="77777777" w:rsidR="007A1F44" w:rsidRPr="00A03C55" w:rsidRDefault="007A1F44" w:rsidP="005130ED">
            <w:pPr>
              <w:pStyle w:val="TableLabel"/>
              <w:rPr>
                <w:noProof w:val="0"/>
                <w:sz w:val="16"/>
              </w:rPr>
            </w:pPr>
          </w:p>
        </w:tc>
        <w:tc>
          <w:tcPr>
            <w:tcW w:w="2520" w:type="dxa"/>
            <w:vAlign w:val="center"/>
          </w:tcPr>
          <w:p w14:paraId="58E207BB"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724F870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6FFBAED8" w14:textId="77777777" w:rsidR="007A1F44" w:rsidRPr="00A03C55" w:rsidRDefault="007A1F44" w:rsidP="005130ED">
            <w:pPr>
              <w:pStyle w:val="TableEntry"/>
              <w:rPr>
                <w:noProof w:val="0"/>
                <w:sz w:val="16"/>
              </w:rPr>
            </w:pPr>
            <w:r w:rsidRPr="00A03C55">
              <w:rPr>
                <w:noProof w:val="0"/>
                <w:sz w:val="16"/>
              </w:rPr>
              <w:t>The machine name or IP address.</w:t>
            </w:r>
          </w:p>
        </w:tc>
      </w:tr>
    </w:tbl>
    <w:p w14:paraId="41BBFDDB" w14:textId="77777777" w:rsidR="007A1F44" w:rsidRPr="00A03C55"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C2193A9" w14:textId="77777777" w:rsidTr="003462A5">
        <w:trPr>
          <w:cantSplit/>
        </w:trPr>
        <w:tc>
          <w:tcPr>
            <w:tcW w:w="1548" w:type="dxa"/>
            <w:vMerge w:val="restart"/>
          </w:tcPr>
          <w:p w14:paraId="64069838" w14:textId="77777777" w:rsidR="007A1F44" w:rsidRPr="00A03C55" w:rsidRDefault="007A1F44" w:rsidP="003462A5">
            <w:pPr>
              <w:pStyle w:val="TableEntryHeader"/>
              <w:rPr>
                <w:noProof w:val="0"/>
              </w:rPr>
            </w:pPr>
            <w:r w:rsidRPr="00A03C55">
              <w:rPr>
                <w:noProof w:val="0"/>
              </w:rPr>
              <w:t>Destination</w:t>
            </w:r>
          </w:p>
          <w:p w14:paraId="6C0A782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8AF7762"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2E83CBEF"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13367CB" w14:textId="77777777" w:rsidR="007A1F44" w:rsidRPr="00A03C55" w:rsidRDefault="007A1F44" w:rsidP="005130ED">
            <w:pPr>
              <w:pStyle w:val="TableEntry"/>
              <w:rPr>
                <w:noProof w:val="0"/>
                <w:sz w:val="16"/>
              </w:rPr>
            </w:pPr>
            <w:r w:rsidRPr="00A03C55">
              <w:rPr>
                <w:noProof w:val="0"/>
                <w:sz w:val="16"/>
              </w:rPr>
              <w:t>SOAP endpoint URI</w:t>
            </w:r>
          </w:p>
        </w:tc>
      </w:tr>
      <w:tr w:rsidR="007A1F44" w:rsidRPr="00A03C55" w14:paraId="77FDB5FC" w14:textId="77777777" w:rsidTr="003462A5">
        <w:trPr>
          <w:cantSplit/>
        </w:trPr>
        <w:tc>
          <w:tcPr>
            <w:tcW w:w="1548" w:type="dxa"/>
            <w:vMerge/>
            <w:textDirection w:val="btLr"/>
            <w:vAlign w:val="center"/>
          </w:tcPr>
          <w:p w14:paraId="2F2AAE16" w14:textId="77777777" w:rsidR="007A1F44" w:rsidRPr="00A03C55" w:rsidRDefault="007A1F44" w:rsidP="005130ED">
            <w:pPr>
              <w:pStyle w:val="TableLabel"/>
              <w:rPr>
                <w:noProof w:val="0"/>
                <w:sz w:val="16"/>
              </w:rPr>
            </w:pPr>
          </w:p>
        </w:tc>
        <w:tc>
          <w:tcPr>
            <w:tcW w:w="2520" w:type="dxa"/>
            <w:vAlign w:val="center"/>
          </w:tcPr>
          <w:p w14:paraId="136546DB"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2F5BF043"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51D16B9" w14:textId="77777777" w:rsidR="007A1F44" w:rsidRPr="00A03C55" w:rsidRDefault="007A1F44" w:rsidP="005130ED">
            <w:pPr>
              <w:pStyle w:val="TableEntry"/>
              <w:rPr>
                <w:i/>
                <w:iCs/>
                <w:noProof w:val="0"/>
                <w:sz w:val="16"/>
              </w:rPr>
            </w:pPr>
            <w:r w:rsidRPr="00A03C55">
              <w:rPr>
                <w:noProof w:val="0"/>
                <w:sz w:val="16"/>
              </w:rPr>
              <w:t>the process ID as used within the local operating system in the local system logs.</w:t>
            </w:r>
          </w:p>
        </w:tc>
      </w:tr>
      <w:tr w:rsidR="007A1F44" w:rsidRPr="00A03C55" w14:paraId="3C033631" w14:textId="77777777" w:rsidTr="003462A5">
        <w:trPr>
          <w:cantSplit/>
        </w:trPr>
        <w:tc>
          <w:tcPr>
            <w:tcW w:w="1548" w:type="dxa"/>
            <w:vMerge/>
            <w:textDirection w:val="btLr"/>
            <w:vAlign w:val="center"/>
          </w:tcPr>
          <w:p w14:paraId="5B3B6B46" w14:textId="77777777" w:rsidR="007A1F44" w:rsidRPr="00A03C55" w:rsidRDefault="007A1F44" w:rsidP="005130ED">
            <w:pPr>
              <w:pStyle w:val="TableLabel"/>
              <w:rPr>
                <w:noProof w:val="0"/>
                <w:sz w:val="16"/>
              </w:rPr>
            </w:pPr>
          </w:p>
        </w:tc>
        <w:tc>
          <w:tcPr>
            <w:tcW w:w="2520" w:type="dxa"/>
            <w:vAlign w:val="center"/>
          </w:tcPr>
          <w:p w14:paraId="118F3779"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3E4FC4A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538B84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DB17A96" w14:textId="77777777" w:rsidTr="003462A5">
        <w:trPr>
          <w:cantSplit/>
        </w:trPr>
        <w:tc>
          <w:tcPr>
            <w:tcW w:w="1548" w:type="dxa"/>
            <w:vMerge/>
            <w:textDirection w:val="btLr"/>
            <w:vAlign w:val="center"/>
          </w:tcPr>
          <w:p w14:paraId="6242D5EF" w14:textId="77777777" w:rsidR="007A1F44" w:rsidRPr="00A03C55" w:rsidRDefault="007A1F44" w:rsidP="005130ED">
            <w:pPr>
              <w:pStyle w:val="TableLabel"/>
              <w:rPr>
                <w:noProof w:val="0"/>
                <w:sz w:val="16"/>
              </w:rPr>
            </w:pPr>
          </w:p>
        </w:tc>
        <w:tc>
          <w:tcPr>
            <w:tcW w:w="2520" w:type="dxa"/>
            <w:vAlign w:val="center"/>
          </w:tcPr>
          <w:p w14:paraId="39160D63" w14:textId="77777777" w:rsidR="007A1F44" w:rsidRPr="00A03C55" w:rsidRDefault="007A1F44" w:rsidP="005130ED">
            <w:pPr>
              <w:pStyle w:val="TableEntry"/>
              <w:rPr>
                <w:iCs/>
                <w:noProof w:val="0"/>
                <w:sz w:val="16"/>
              </w:rPr>
            </w:pPr>
            <w:r w:rsidRPr="00A03C55">
              <w:rPr>
                <w:iCs/>
                <w:noProof w:val="0"/>
                <w:sz w:val="16"/>
              </w:rPr>
              <w:t>UserIsRequestor</w:t>
            </w:r>
          </w:p>
        </w:tc>
        <w:tc>
          <w:tcPr>
            <w:tcW w:w="630" w:type="dxa"/>
            <w:vAlign w:val="center"/>
          </w:tcPr>
          <w:p w14:paraId="1E0C677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5CE9BAD6"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3178A738" w14:textId="77777777" w:rsidTr="003462A5">
        <w:trPr>
          <w:cantSplit/>
        </w:trPr>
        <w:tc>
          <w:tcPr>
            <w:tcW w:w="1548" w:type="dxa"/>
            <w:vMerge/>
            <w:textDirection w:val="btLr"/>
            <w:vAlign w:val="center"/>
          </w:tcPr>
          <w:p w14:paraId="6CB893F9" w14:textId="77777777" w:rsidR="007A1F44" w:rsidRPr="00A03C55" w:rsidRDefault="007A1F44" w:rsidP="005130ED">
            <w:pPr>
              <w:pStyle w:val="TableLabel"/>
              <w:rPr>
                <w:noProof w:val="0"/>
                <w:sz w:val="16"/>
              </w:rPr>
            </w:pPr>
          </w:p>
        </w:tc>
        <w:tc>
          <w:tcPr>
            <w:tcW w:w="2520" w:type="dxa"/>
            <w:vAlign w:val="center"/>
          </w:tcPr>
          <w:p w14:paraId="00119C3D"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3EA38F7A"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3C40175" w14:textId="77777777" w:rsidR="007A1F44" w:rsidRPr="00A03C55" w:rsidRDefault="007A1F44" w:rsidP="005130ED">
            <w:pPr>
              <w:pStyle w:val="TableEntry"/>
              <w:rPr>
                <w:noProof w:val="0"/>
                <w:sz w:val="16"/>
              </w:rPr>
            </w:pPr>
            <w:r w:rsidRPr="00A03C55">
              <w:rPr>
                <w:noProof w:val="0"/>
                <w:sz w:val="16"/>
              </w:rPr>
              <w:t>EV(110152, DCM, “Destination”)</w:t>
            </w:r>
          </w:p>
        </w:tc>
      </w:tr>
      <w:tr w:rsidR="007A1F44" w:rsidRPr="00A03C55" w14:paraId="1A1FFB7E" w14:textId="77777777" w:rsidTr="003462A5">
        <w:trPr>
          <w:cantSplit/>
        </w:trPr>
        <w:tc>
          <w:tcPr>
            <w:tcW w:w="1548" w:type="dxa"/>
            <w:vMerge/>
            <w:textDirection w:val="btLr"/>
            <w:vAlign w:val="center"/>
          </w:tcPr>
          <w:p w14:paraId="7CB3CE48" w14:textId="77777777" w:rsidR="007A1F44" w:rsidRPr="00A03C55" w:rsidRDefault="007A1F44" w:rsidP="005130ED">
            <w:pPr>
              <w:pStyle w:val="TableLabel"/>
              <w:rPr>
                <w:noProof w:val="0"/>
                <w:sz w:val="16"/>
              </w:rPr>
            </w:pPr>
          </w:p>
        </w:tc>
        <w:tc>
          <w:tcPr>
            <w:tcW w:w="2520" w:type="dxa"/>
            <w:vAlign w:val="center"/>
          </w:tcPr>
          <w:p w14:paraId="18FD902D"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5290D71A"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998E899"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458406E0" w14:textId="77777777" w:rsidTr="003462A5">
        <w:trPr>
          <w:cantSplit/>
        </w:trPr>
        <w:tc>
          <w:tcPr>
            <w:tcW w:w="1548" w:type="dxa"/>
            <w:vMerge/>
            <w:textDirection w:val="btLr"/>
            <w:vAlign w:val="center"/>
          </w:tcPr>
          <w:p w14:paraId="57FFD64E" w14:textId="77777777" w:rsidR="007A1F44" w:rsidRPr="00A03C55" w:rsidRDefault="007A1F44" w:rsidP="005130ED">
            <w:pPr>
              <w:pStyle w:val="TableLabel"/>
              <w:rPr>
                <w:noProof w:val="0"/>
                <w:sz w:val="16"/>
              </w:rPr>
            </w:pPr>
          </w:p>
        </w:tc>
        <w:tc>
          <w:tcPr>
            <w:tcW w:w="2520" w:type="dxa"/>
            <w:vAlign w:val="center"/>
          </w:tcPr>
          <w:p w14:paraId="0CCD5DC2"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3D9292C6"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B1591B8" w14:textId="77777777" w:rsidR="007A1F44" w:rsidRPr="00A03C55" w:rsidRDefault="007A1F44" w:rsidP="005130ED">
            <w:pPr>
              <w:pStyle w:val="TableEntry"/>
              <w:rPr>
                <w:noProof w:val="0"/>
                <w:sz w:val="16"/>
              </w:rPr>
            </w:pPr>
            <w:r w:rsidRPr="00A03C55">
              <w:rPr>
                <w:noProof w:val="0"/>
                <w:sz w:val="16"/>
              </w:rPr>
              <w:t>The machine name or IP address.</w:t>
            </w:r>
          </w:p>
        </w:tc>
      </w:tr>
    </w:tbl>
    <w:p w14:paraId="0B63DB08" w14:textId="77777777" w:rsidR="00F75033" w:rsidRPr="00A03C55" w:rsidRDefault="00F75033"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5194CBF" w14:textId="77777777">
        <w:trPr>
          <w:cantSplit/>
        </w:trPr>
        <w:tc>
          <w:tcPr>
            <w:tcW w:w="1728" w:type="dxa"/>
            <w:vMerge w:val="restart"/>
          </w:tcPr>
          <w:p w14:paraId="670A17B8" w14:textId="77777777" w:rsidR="007A1F44" w:rsidRPr="00A03C55" w:rsidRDefault="007A1F44" w:rsidP="003462A5">
            <w:pPr>
              <w:pStyle w:val="TableEntryHeader"/>
              <w:rPr>
                <w:noProof w:val="0"/>
              </w:rPr>
            </w:pPr>
            <w:r w:rsidRPr="00A03C55">
              <w:rPr>
                <w:noProof w:val="0"/>
              </w:rPr>
              <w:t>Audit Source</w:t>
            </w:r>
          </w:p>
          <w:p w14:paraId="093CD147"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7D3545B0" w14:textId="77777777" w:rsidR="007A1F44" w:rsidRPr="00A03C55" w:rsidRDefault="007A1F44" w:rsidP="005130ED">
            <w:pPr>
              <w:pStyle w:val="TableEntry"/>
              <w:rPr>
                <w:i/>
                <w:iCs/>
                <w:noProof w:val="0"/>
                <w:sz w:val="16"/>
              </w:rPr>
            </w:pPr>
            <w:r w:rsidRPr="00A03C55">
              <w:rPr>
                <w:i/>
                <w:iCs/>
                <w:noProof w:val="0"/>
                <w:sz w:val="16"/>
              </w:rPr>
              <w:t>AuditSourceID</w:t>
            </w:r>
          </w:p>
        </w:tc>
        <w:tc>
          <w:tcPr>
            <w:tcW w:w="630" w:type="dxa"/>
            <w:vAlign w:val="center"/>
          </w:tcPr>
          <w:p w14:paraId="7FBF7A4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FC2F40B" w14:textId="77777777" w:rsidR="007A1F44" w:rsidRPr="00A03C55" w:rsidRDefault="00826C00"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4E22D468" w14:textId="77777777">
        <w:trPr>
          <w:cantSplit/>
        </w:trPr>
        <w:tc>
          <w:tcPr>
            <w:tcW w:w="1728" w:type="dxa"/>
            <w:vMerge/>
            <w:textDirection w:val="btLr"/>
            <w:vAlign w:val="center"/>
          </w:tcPr>
          <w:p w14:paraId="56A213E0" w14:textId="77777777" w:rsidR="007A1F44" w:rsidRPr="00A03C55" w:rsidRDefault="007A1F44" w:rsidP="005130ED">
            <w:pPr>
              <w:pStyle w:val="TableLabel"/>
              <w:rPr>
                <w:noProof w:val="0"/>
                <w:sz w:val="16"/>
              </w:rPr>
            </w:pPr>
          </w:p>
        </w:tc>
        <w:tc>
          <w:tcPr>
            <w:tcW w:w="2340" w:type="dxa"/>
            <w:vAlign w:val="center"/>
          </w:tcPr>
          <w:p w14:paraId="22E16612" w14:textId="77777777" w:rsidR="007A1F44" w:rsidRPr="00A03C55" w:rsidRDefault="007A1F44" w:rsidP="005130ED">
            <w:pPr>
              <w:pStyle w:val="TableEntry"/>
              <w:rPr>
                <w:i/>
                <w:iCs/>
                <w:noProof w:val="0"/>
                <w:sz w:val="16"/>
              </w:rPr>
            </w:pPr>
            <w:r w:rsidRPr="00A03C55">
              <w:rPr>
                <w:i/>
                <w:iCs/>
                <w:noProof w:val="0"/>
                <w:sz w:val="16"/>
              </w:rPr>
              <w:t>AuditEnterpriseSiteID</w:t>
            </w:r>
          </w:p>
        </w:tc>
        <w:tc>
          <w:tcPr>
            <w:tcW w:w="630" w:type="dxa"/>
            <w:vAlign w:val="center"/>
          </w:tcPr>
          <w:p w14:paraId="3C15976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35D5216"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166C170" w14:textId="77777777">
        <w:trPr>
          <w:cantSplit/>
        </w:trPr>
        <w:tc>
          <w:tcPr>
            <w:tcW w:w="1728" w:type="dxa"/>
            <w:vMerge/>
            <w:textDirection w:val="btLr"/>
            <w:vAlign w:val="center"/>
          </w:tcPr>
          <w:p w14:paraId="293B7F63" w14:textId="77777777" w:rsidR="007A1F44" w:rsidRPr="00A03C55" w:rsidRDefault="007A1F44" w:rsidP="005130ED">
            <w:pPr>
              <w:pStyle w:val="TableLabel"/>
              <w:rPr>
                <w:noProof w:val="0"/>
                <w:sz w:val="16"/>
              </w:rPr>
            </w:pPr>
          </w:p>
        </w:tc>
        <w:tc>
          <w:tcPr>
            <w:tcW w:w="2340" w:type="dxa"/>
            <w:vAlign w:val="center"/>
          </w:tcPr>
          <w:p w14:paraId="6A92B821" w14:textId="77777777" w:rsidR="007A1F44" w:rsidRPr="00A03C55" w:rsidRDefault="007A1F44" w:rsidP="005130ED">
            <w:pPr>
              <w:pStyle w:val="TableEntry"/>
              <w:rPr>
                <w:i/>
                <w:iCs/>
                <w:noProof w:val="0"/>
                <w:sz w:val="16"/>
              </w:rPr>
            </w:pPr>
            <w:r w:rsidRPr="00A03C55">
              <w:rPr>
                <w:i/>
                <w:iCs/>
                <w:noProof w:val="0"/>
                <w:sz w:val="16"/>
              </w:rPr>
              <w:t>AuditSourceTypeCode</w:t>
            </w:r>
          </w:p>
        </w:tc>
        <w:tc>
          <w:tcPr>
            <w:tcW w:w="630" w:type="dxa"/>
            <w:vAlign w:val="center"/>
          </w:tcPr>
          <w:p w14:paraId="19AEA88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C84E58A"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5882FB92" w14:textId="77777777" w:rsidR="007D5862" w:rsidRPr="00A03C55" w:rsidRDefault="007D5862"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A38B376" w14:textId="77777777" w:rsidTr="00D372D5">
        <w:trPr>
          <w:cantSplit/>
        </w:trPr>
        <w:tc>
          <w:tcPr>
            <w:tcW w:w="1548" w:type="dxa"/>
            <w:vMerge w:val="restart"/>
          </w:tcPr>
          <w:p w14:paraId="33F9E828" w14:textId="77777777" w:rsidR="007A1F44" w:rsidRPr="00A03C55" w:rsidRDefault="007A1F44" w:rsidP="003462A5">
            <w:pPr>
              <w:pStyle w:val="TableEntryHeader"/>
              <w:rPr>
                <w:noProof w:val="0"/>
              </w:rPr>
            </w:pPr>
            <w:r w:rsidRPr="00A03C55">
              <w:rPr>
                <w:noProof w:val="0"/>
              </w:rPr>
              <w:lastRenderedPageBreak/>
              <w:t>Patient (if known)</w:t>
            </w:r>
          </w:p>
          <w:p w14:paraId="154C116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2243C80D"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1D5E6055"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8A26CE7"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161FCBFC" w14:textId="77777777">
        <w:trPr>
          <w:cantSplit/>
        </w:trPr>
        <w:tc>
          <w:tcPr>
            <w:tcW w:w="1548" w:type="dxa"/>
            <w:vMerge/>
            <w:vAlign w:val="center"/>
          </w:tcPr>
          <w:p w14:paraId="0C496BAB" w14:textId="77777777" w:rsidR="007A1F44" w:rsidRPr="00A03C55" w:rsidRDefault="007A1F44" w:rsidP="005130ED">
            <w:pPr>
              <w:pStyle w:val="TableLabel"/>
              <w:rPr>
                <w:noProof w:val="0"/>
                <w:sz w:val="16"/>
              </w:rPr>
            </w:pPr>
          </w:p>
        </w:tc>
        <w:tc>
          <w:tcPr>
            <w:tcW w:w="2520" w:type="dxa"/>
            <w:vAlign w:val="center"/>
          </w:tcPr>
          <w:p w14:paraId="77B442A1"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596D0D9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7AEC09B"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3CE8C762" w14:textId="77777777">
        <w:trPr>
          <w:cantSplit/>
        </w:trPr>
        <w:tc>
          <w:tcPr>
            <w:tcW w:w="1548" w:type="dxa"/>
            <w:vMerge/>
            <w:vAlign w:val="center"/>
          </w:tcPr>
          <w:p w14:paraId="5CE13592" w14:textId="77777777" w:rsidR="007A1F44" w:rsidRPr="00A03C55" w:rsidRDefault="007A1F44" w:rsidP="005130ED">
            <w:pPr>
              <w:pStyle w:val="TableLabel"/>
              <w:rPr>
                <w:noProof w:val="0"/>
                <w:sz w:val="16"/>
              </w:rPr>
            </w:pPr>
          </w:p>
        </w:tc>
        <w:tc>
          <w:tcPr>
            <w:tcW w:w="2520" w:type="dxa"/>
            <w:vAlign w:val="center"/>
          </w:tcPr>
          <w:p w14:paraId="46D116A1"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5E5DEA3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3F01880"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5C47AC2" w14:textId="77777777">
        <w:trPr>
          <w:cantSplit/>
        </w:trPr>
        <w:tc>
          <w:tcPr>
            <w:tcW w:w="1548" w:type="dxa"/>
            <w:vMerge/>
            <w:vAlign w:val="center"/>
          </w:tcPr>
          <w:p w14:paraId="4935CF1F" w14:textId="77777777" w:rsidR="007A1F44" w:rsidRPr="00A03C55" w:rsidRDefault="007A1F44" w:rsidP="005130ED">
            <w:pPr>
              <w:pStyle w:val="TableLabel"/>
              <w:rPr>
                <w:noProof w:val="0"/>
                <w:sz w:val="16"/>
              </w:rPr>
            </w:pPr>
          </w:p>
        </w:tc>
        <w:tc>
          <w:tcPr>
            <w:tcW w:w="2520" w:type="dxa"/>
            <w:vAlign w:val="center"/>
          </w:tcPr>
          <w:p w14:paraId="3057ADE8"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2EB7685C"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4D2B6B69" w14:textId="77777777" w:rsidR="007A1F44" w:rsidRPr="00A03C55" w:rsidRDefault="00826C0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102F721A" w14:textId="77777777">
        <w:trPr>
          <w:cantSplit/>
        </w:trPr>
        <w:tc>
          <w:tcPr>
            <w:tcW w:w="1548" w:type="dxa"/>
            <w:vMerge/>
            <w:vAlign w:val="center"/>
          </w:tcPr>
          <w:p w14:paraId="2DA60F43" w14:textId="77777777" w:rsidR="007A1F44" w:rsidRPr="00A03C55" w:rsidRDefault="007A1F44" w:rsidP="005130ED">
            <w:pPr>
              <w:pStyle w:val="TableLabel"/>
              <w:rPr>
                <w:noProof w:val="0"/>
                <w:sz w:val="16"/>
              </w:rPr>
            </w:pPr>
          </w:p>
        </w:tc>
        <w:tc>
          <w:tcPr>
            <w:tcW w:w="2520" w:type="dxa"/>
            <w:vAlign w:val="center"/>
          </w:tcPr>
          <w:p w14:paraId="56A44C50"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7810842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CA9FBD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9543FAC" w14:textId="77777777">
        <w:trPr>
          <w:cantSplit/>
        </w:trPr>
        <w:tc>
          <w:tcPr>
            <w:tcW w:w="1548" w:type="dxa"/>
            <w:vMerge/>
            <w:vAlign w:val="center"/>
          </w:tcPr>
          <w:p w14:paraId="073900C0" w14:textId="77777777" w:rsidR="007A1F44" w:rsidRPr="00A03C55" w:rsidRDefault="007A1F44" w:rsidP="005130ED">
            <w:pPr>
              <w:pStyle w:val="TableLabel"/>
              <w:rPr>
                <w:noProof w:val="0"/>
                <w:sz w:val="16"/>
              </w:rPr>
            </w:pPr>
          </w:p>
        </w:tc>
        <w:tc>
          <w:tcPr>
            <w:tcW w:w="2520" w:type="dxa"/>
            <w:vAlign w:val="center"/>
          </w:tcPr>
          <w:p w14:paraId="30DE8D28" w14:textId="77777777" w:rsidR="007A1F44" w:rsidRPr="00A03C55" w:rsidRDefault="007A1F44" w:rsidP="005130ED">
            <w:pPr>
              <w:pStyle w:val="TableEntry"/>
              <w:rPr>
                <w:noProof w:val="0"/>
                <w:sz w:val="16"/>
              </w:rPr>
            </w:pPr>
            <w:r w:rsidRPr="00A03C55">
              <w:rPr>
                <w:noProof w:val="0"/>
                <w:sz w:val="16"/>
              </w:rPr>
              <w:t>ParticipantObjectID</w:t>
            </w:r>
          </w:p>
        </w:tc>
        <w:tc>
          <w:tcPr>
            <w:tcW w:w="630" w:type="dxa"/>
            <w:vAlign w:val="center"/>
          </w:tcPr>
          <w:p w14:paraId="64DA1557"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D719455" w14:textId="77777777" w:rsidR="007A1F44" w:rsidRPr="00A03C55" w:rsidRDefault="007A1F44" w:rsidP="005130ED">
            <w:pPr>
              <w:pStyle w:val="TableEntry"/>
              <w:rPr>
                <w:noProof w:val="0"/>
                <w:sz w:val="16"/>
              </w:rPr>
            </w:pPr>
            <w:r w:rsidRPr="00A03C55">
              <w:rPr>
                <w:noProof w:val="0"/>
                <w:sz w:val="16"/>
              </w:rPr>
              <w:t>the patient ID in HL7 CX format.</w:t>
            </w:r>
          </w:p>
        </w:tc>
      </w:tr>
      <w:tr w:rsidR="007A1F44" w:rsidRPr="00A03C55" w14:paraId="5BEEB81F" w14:textId="77777777">
        <w:trPr>
          <w:cantSplit/>
        </w:trPr>
        <w:tc>
          <w:tcPr>
            <w:tcW w:w="1548" w:type="dxa"/>
            <w:vMerge/>
            <w:vAlign w:val="center"/>
          </w:tcPr>
          <w:p w14:paraId="201B6534" w14:textId="77777777" w:rsidR="007A1F44" w:rsidRPr="00A03C55" w:rsidRDefault="007A1F44" w:rsidP="005130ED">
            <w:pPr>
              <w:pStyle w:val="TableLabel"/>
              <w:rPr>
                <w:noProof w:val="0"/>
                <w:sz w:val="16"/>
              </w:rPr>
            </w:pPr>
          </w:p>
        </w:tc>
        <w:tc>
          <w:tcPr>
            <w:tcW w:w="2520" w:type="dxa"/>
            <w:vAlign w:val="center"/>
          </w:tcPr>
          <w:p w14:paraId="56064CD0"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4ABDA7F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8E2B2B5"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E770EFA" w14:textId="77777777">
        <w:trPr>
          <w:cantSplit/>
        </w:trPr>
        <w:tc>
          <w:tcPr>
            <w:tcW w:w="1548" w:type="dxa"/>
            <w:vMerge/>
            <w:vAlign w:val="center"/>
          </w:tcPr>
          <w:p w14:paraId="701A6C74" w14:textId="77777777" w:rsidR="007A1F44" w:rsidRPr="00A03C55" w:rsidRDefault="007A1F44" w:rsidP="005130ED">
            <w:pPr>
              <w:pStyle w:val="TableLabel"/>
              <w:rPr>
                <w:noProof w:val="0"/>
                <w:sz w:val="16"/>
              </w:rPr>
            </w:pPr>
          </w:p>
        </w:tc>
        <w:tc>
          <w:tcPr>
            <w:tcW w:w="2520" w:type="dxa"/>
            <w:vAlign w:val="center"/>
          </w:tcPr>
          <w:p w14:paraId="40BF8D42" w14:textId="77777777" w:rsidR="007A1F44" w:rsidRPr="00A03C55" w:rsidRDefault="007A1F44" w:rsidP="005130ED">
            <w:pPr>
              <w:pStyle w:val="TableEntry"/>
              <w:rPr>
                <w:i/>
                <w:iCs/>
                <w:noProof w:val="0"/>
                <w:sz w:val="16"/>
              </w:rPr>
            </w:pPr>
            <w:r w:rsidRPr="00A03C55">
              <w:rPr>
                <w:i/>
                <w:iCs/>
                <w:noProof w:val="0"/>
                <w:sz w:val="16"/>
              </w:rPr>
              <w:t>ParticipantObjectQuery</w:t>
            </w:r>
          </w:p>
        </w:tc>
        <w:tc>
          <w:tcPr>
            <w:tcW w:w="630" w:type="dxa"/>
            <w:vAlign w:val="center"/>
          </w:tcPr>
          <w:p w14:paraId="0F9B053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92368C4"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1129CCA" w14:textId="77777777">
        <w:trPr>
          <w:cantSplit/>
        </w:trPr>
        <w:tc>
          <w:tcPr>
            <w:tcW w:w="1548" w:type="dxa"/>
            <w:vMerge/>
            <w:vAlign w:val="center"/>
          </w:tcPr>
          <w:p w14:paraId="68867C9C" w14:textId="77777777" w:rsidR="007A1F44" w:rsidRPr="00A03C55" w:rsidRDefault="007A1F44" w:rsidP="005130ED">
            <w:pPr>
              <w:pStyle w:val="TableLabel"/>
              <w:rPr>
                <w:noProof w:val="0"/>
                <w:sz w:val="16"/>
              </w:rPr>
            </w:pPr>
          </w:p>
        </w:tc>
        <w:tc>
          <w:tcPr>
            <w:tcW w:w="2520" w:type="dxa"/>
            <w:vAlign w:val="center"/>
          </w:tcPr>
          <w:p w14:paraId="0A676D2D"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3CD41E8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0A41050" w14:textId="77777777" w:rsidR="007A1F44" w:rsidRPr="00A03C55" w:rsidRDefault="007A1F44" w:rsidP="005130ED">
            <w:pPr>
              <w:pStyle w:val="TableEntry"/>
              <w:rPr>
                <w:noProof w:val="0"/>
                <w:sz w:val="16"/>
              </w:rPr>
            </w:pPr>
            <w:r w:rsidRPr="00A03C55">
              <w:rPr>
                <w:i/>
                <w:iCs/>
                <w:noProof w:val="0"/>
                <w:sz w:val="16"/>
              </w:rPr>
              <w:t>not specialized</w:t>
            </w:r>
          </w:p>
        </w:tc>
      </w:tr>
    </w:tbl>
    <w:p w14:paraId="6215AF0C"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28146F1" w14:textId="77777777" w:rsidTr="00D372D5">
        <w:trPr>
          <w:cantSplit/>
        </w:trPr>
        <w:tc>
          <w:tcPr>
            <w:tcW w:w="1548" w:type="dxa"/>
            <w:vMerge w:val="restart"/>
          </w:tcPr>
          <w:p w14:paraId="74E94C01" w14:textId="77777777" w:rsidR="007A1F44" w:rsidRPr="00A03C55" w:rsidRDefault="007A1F44" w:rsidP="003462A5">
            <w:pPr>
              <w:pStyle w:val="TableEntryHeader"/>
              <w:rPr>
                <w:noProof w:val="0"/>
              </w:rPr>
            </w:pPr>
            <w:r w:rsidRPr="00A03C55">
              <w:rPr>
                <w:noProof w:val="0"/>
              </w:rPr>
              <w:t>Submission Set</w:t>
            </w:r>
          </w:p>
          <w:p w14:paraId="3515AAB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1B43EF8D"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1849B45D"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5E9919D7"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24945419" w14:textId="77777777">
        <w:trPr>
          <w:cantSplit/>
        </w:trPr>
        <w:tc>
          <w:tcPr>
            <w:tcW w:w="1548" w:type="dxa"/>
            <w:vMerge/>
            <w:vAlign w:val="center"/>
          </w:tcPr>
          <w:p w14:paraId="248B4C5E" w14:textId="77777777" w:rsidR="007A1F44" w:rsidRPr="00A03C55" w:rsidRDefault="007A1F44" w:rsidP="005130ED">
            <w:pPr>
              <w:pStyle w:val="TableLabel"/>
              <w:rPr>
                <w:noProof w:val="0"/>
                <w:sz w:val="16"/>
              </w:rPr>
            </w:pPr>
          </w:p>
        </w:tc>
        <w:tc>
          <w:tcPr>
            <w:tcW w:w="2520" w:type="dxa"/>
            <w:vAlign w:val="center"/>
          </w:tcPr>
          <w:p w14:paraId="0EFD6A33"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2ADFD4E9"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67F7B2D4" w14:textId="77777777" w:rsidR="007A1F44" w:rsidRPr="00A03C55" w:rsidRDefault="007A1F44" w:rsidP="005130ED">
            <w:pPr>
              <w:pStyle w:val="TableEntry"/>
              <w:rPr>
                <w:b/>
                <w:i/>
                <w:noProof w:val="0"/>
                <w:sz w:val="16"/>
              </w:rPr>
            </w:pPr>
            <w:r w:rsidRPr="00A03C55">
              <w:rPr>
                <w:noProof w:val="0"/>
                <w:sz w:val="16"/>
              </w:rPr>
              <w:t>“20” (job)</w:t>
            </w:r>
          </w:p>
        </w:tc>
      </w:tr>
      <w:tr w:rsidR="007A1F44" w:rsidRPr="00A03C55" w14:paraId="2BE96FB8" w14:textId="77777777">
        <w:trPr>
          <w:cantSplit/>
        </w:trPr>
        <w:tc>
          <w:tcPr>
            <w:tcW w:w="1548" w:type="dxa"/>
            <w:vMerge/>
            <w:vAlign w:val="center"/>
          </w:tcPr>
          <w:p w14:paraId="696AF7D4" w14:textId="77777777" w:rsidR="007A1F44" w:rsidRPr="00A03C55" w:rsidRDefault="007A1F44" w:rsidP="005130ED">
            <w:pPr>
              <w:pStyle w:val="TableLabel"/>
              <w:rPr>
                <w:noProof w:val="0"/>
                <w:sz w:val="16"/>
              </w:rPr>
            </w:pPr>
          </w:p>
        </w:tc>
        <w:tc>
          <w:tcPr>
            <w:tcW w:w="2520" w:type="dxa"/>
            <w:vAlign w:val="center"/>
          </w:tcPr>
          <w:p w14:paraId="47B27B6C"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2535BE4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9D217D8"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5BB3494" w14:textId="77777777">
        <w:trPr>
          <w:cantSplit/>
        </w:trPr>
        <w:tc>
          <w:tcPr>
            <w:tcW w:w="1548" w:type="dxa"/>
            <w:vMerge/>
            <w:vAlign w:val="center"/>
          </w:tcPr>
          <w:p w14:paraId="356FACCD" w14:textId="77777777" w:rsidR="007A1F44" w:rsidRPr="00A03C55" w:rsidRDefault="007A1F44" w:rsidP="005130ED">
            <w:pPr>
              <w:pStyle w:val="TableLabel"/>
              <w:rPr>
                <w:noProof w:val="0"/>
                <w:sz w:val="16"/>
              </w:rPr>
            </w:pPr>
          </w:p>
        </w:tc>
        <w:tc>
          <w:tcPr>
            <w:tcW w:w="2520" w:type="dxa"/>
            <w:vAlign w:val="center"/>
          </w:tcPr>
          <w:p w14:paraId="18450ED7" w14:textId="77777777" w:rsidR="007A1F44" w:rsidRPr="00A03C55" w:rsidRDefault="007A1F44" w:rsidP="005130ED">
            <w:pPr>
              <w:pStyle w:val="TableEntry"/>
              <w:rPr>
                <w:noProof w:val="0"/>
                <w:sz w:val="16"/>
              </w:rPr>
            </w:pPr>
            <w:r w:rsidRPr="00A03C55">
              <w:rPr>
                <w:noProof w:val="0"/>
                <w:sz w:val="16"/>
              </w:rPr>
              <w:t>ParticipantObjectIDTypeCode</w:t>
            </w:r>
          </w:p>
        </w:tc>
        <w:tc>
          <w:tcPr>
            <w:tcW w:w="630" w:type="dxa"/>
            <w:vAlign w:val="center"/>
          </w:tcPr>
          <w:p w14:paraId="2C5703D5"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13ABEEC" w14:textId="77777777" w:rsidR="007A1F44" w:rsidRPr="00A03C55" w:rsidRDefault="007A1F44" w:rsidP="005130ED">
            <w:pPr>
              <w:pStyle w:val="TableEntry"/>
              <w:rPr>
                <w:noProof w:val="0"/>
                <w:sz w:val="16"/>
              </w:rPr>
            </w:pPr>
            <w:r w:rsidRPr="00A03C55">
              <w:rPr>
                <w:noProof w:val="0"/>
                <w:sz w:val="16"/>
              </w:rPr>
              <w:t>EV(“urn:uuid:a54d6aa5-d40d-43f9-88c5-b4633d873bdd”, “IHE XDS Metadata”, “submission set classificationNode”)</w:t>
            </w:r>
          </w:p>
        </w:tc>
      </w:tr>
      <w:tr w:rsidR="007A1F44" w:rsidRPr="00A03C55" w14:paraId="49E68D52" w14:textId="77777777">
        <w:trPr>
          <w:cantSplit/>
        </w:trPr>
        <w:tc>
          <w:tcPr>
            <w:tcW w:w="1548" w:type="dxa"/>
            <w:vMerge/>
            <w:vAlign w:val="center"/>
          </w:tcPr>
          <w:p w14:paraId="59DD1198" w14:textId="77777777" w:rsidR="007A1F44" w:rsidRPr="00A03C55" w:rsidRDefault="007A1F44" w:rsidP="005130ED">
            <w:pPr>
              <w:pStyle w:val="TableLabel"/>
              <w:rPr>
                <w:noProof w:val="0"/>
                <w:sz w:val="16"/>
              </w:rPr>
            </w:pPr>
          </w:p>
        </w:tc>
        <w:tc>
          <w:tcPr>
            <w:tcW w:w="2520" w:type="dxa"/>
            <w:vAlign w:val="center"/>
          </w:tcPr>
          <w:p w14:paraId="10F8C96A"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3353AF2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C72C46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6185C65" w14:textId="77777777">
        <w:trPr>
          <w:cantSplit/>
        </w:trPr>
        <w:tc>
          <w:tcPr>
            <w:tcW w:w="1548" w:type="dxa"/>
            <w:vMerge/>
            <w:vAlign w:val="center"/>
          </w:tcPr>
          <w:p w14:paraId="2CC86911" w14:textId="77777777" w:rsidR="007A1F44" w:rsidRPr="00A03C55" w:rsidRDefault="007A1F44" w:rsidP="005130ED">
            <w:pPr>
              <w:pStyle w:val="AppendixHeading3"/>
              <w:rPr>
                <w:noProof w:val="0"/>
                <w:sz w:val="16"/>
              </w:rPr>
            </w:pPr>
            <w:bookmarkStart w:id="1151" w:name="_Toc398544309"/>
            <w:bookmarkEnd w:id="1151"/>
          </w:p>
        </w:tc>
        <w:tc>
          <w:tcPr>
            <w:tcW w:w="2520" w:type="dxa"/>
            <w:vAlign w:val="center"/>
          </w:tcPr>
          <w:p w14:paraId="1F7388B2"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2E4FCE23"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46A3D467" w14:textId="77777777" w:rsidR="007A1F44" w:rsidRPr="00A03C55" w:rsidRDefault="007A1F44" w:rsidP="005130ED">
            <w:pPr>
              <w:pStyle w:val="TableEntry"/>
              <w:rPr>
                <w:iCs/>
                <w:noProof w:val="0"/>
                <w:sz w:val="16"/>
              </w:rPr>
            </w:pPr>
            <w:r w:rsidRPr="00A03C55">
              <w:rPr>
                <w:iCs/>
                <w:noProof w:val="0"/>
                <w:sz w:val="16"/>
              </w:rPr>
              <w:t>The submissionSet unique ID</w:t>
            </w:r>
          </w:p>
        </w:tc>
      </w:tr>
      <w:tr w:rsidR="007A1F44" w:rsidRPr="00A03C55" w14:paraId="1024BE36" w14:textId="77777777">
        <w:trPr>
          <w:cantSplit/>
        </w:trPr>
        <w:tc>
          <w:tcPr>
            <w:tcW w:w="1548" w:type="dxa"/>
            <w:vMerge/>
            <w:vAlign w:val="center"/>
          </w:tcPr>
          <w:p w14:paraId="3F9D5486" w14:textId="77777777" w:rsidR="007A1F44" w:rsidRPr="00A03C55" w:rsidRDefault="007A1F44" w:rsidP="005130ED">
            <w:pPr>
              <w:pStyle w:val="TableLabel"/>
              <w:rPr>
                <w:noProof w:val="0"/>
                <w:sz w:val="16"/>
              </w:rPr>
            </w:pPr>
          </w:p>
        </w:tc>
        <w:tc>
          <w:tcPr>
            <w:tcW w:w="2520" w:type="dxa"/>
            <w:vAlign w:val="center"/>
          </w:tcPr>
          <w:p w14:paraId="11C07D9C"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209F96D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56AE01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5631AFEE" w14:textId="77777777">
        <w:trPr>
          <w:cantSplit/>
        </w:trPr>
        <w:tc>
          <w:tcPr>
            <w:tcW w:w="1548" w:type="dxa"/>
            <w:vMerge/>
            <w:vAlign w:val="center"/>
          </w:tcPr>
          <w:p w14:paraId="6CA1D2E4" w14:textId="77777777" w:rsidR="007A1F44" w:rsidRPr="00A03C55" w:rsidRDefault="007A1F44" w:rsidP="005130ED">
            <w:pPr>
              <w:pStyle w:val="AppendixHeading3"/>
              <w:rPr>
                <w:noProof w:val="0"/>
                <w:sz w:val="16"/>
              </w:rPr>
            </w:pPr>
            <w:bookmarkStart w:id="1152" w:name="_Toc398544310"/>
            <w:bookmarkEnd w:id="1152"/>
          </w:p>
        </w:tc>
        <w:tc>
          <w:tcPr>
            <w:tcW w:w="2520" w:type="dxa"/>
            <w:vAlign w:val="center"/>
          </w:tcPr>
          <w:p w14:paraId="1724544A"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67C25E3E"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6A655A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60A32A6" w14:textId="77777777">
        <w:trPr>
          <w:cantSplit/>
        </w:trPr>
        <w:tc>
          <w:tcPr>
            <w:tcW w:w="1548" w:type="dxa"/>
            <w:vMerge/>
            <w:vAlign w:val="center"/>
          </w:tcPr>
          <w:p w14:paraId="4B370E62" w14:textId="77777777" w:rsidR="007A1F44" w:rsidRPr="00A03C55" w:rsidRDefault="007A1F44" w:rsidP="005130ED">
            <w:pPr>
              <w:pStyle w:val="TableLabel"/>
              <w:rPr>
                <w:noProof w:val="0"/>
                <w:sz w:val="16"/>
              </w:rPr>
            </w:pPr>
          </w:p>
        </w:tc>
        <w:tc>
          <w:tcPr>
            <w:tcW w:w="2520" w:type="dxa"/>
            <w:vAlign w:val="center"/>
          </w:tcPr>
          <w:p w14:paraId="1A2FA609"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3101785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0728FFA" w14:textId="77777777" w:rsidR="007A1F44" w:rsidRPr="00A03C55" w:rsidRDefault="007A1F44" w:rsidP="005130ED">
            <w:pPr>
              <w:pStyle w:val="TableEntry"/>
              <w:rPr>
                <w:noProof w:val="0"/>
                <w:sz w:val="16"/>
              </w:rPr>
            </w:pPr>
            <w:r w:rsidRPr="00A03C55">
              <w:rPr>
                <w:i/>
                <w:iCs/>
                <w:noProof w:val="0"/>
                <w:sz w:val="16"/>
              </w:rPr>
              <w:t>not specialized</w:t>
            </w:r>
          </w:p>
        </w:tc>
      </w:tr>
    </w:tbl>
    <w:p w14:paraId="3045F96D" w14:textId="77777777" w:rsidR="007A1F44" w:rsidRPr="00A03C55" w:rsidRDefault="007A1F44" w:rsidP="003B11FA">
      <w:pPr>
        <w:pStyle w:val="Heading2"/>
        <w:numPr>
          <w:ilvl w:val="0"/>
          <w:numId w:val="0"/>
        </w:numPr>
        <w:tabs>
          <w:tab w:val="clear" w:pos="2160"/>
        </w:tabs>
        <w:rPr>
          <w:noProof w:val="0"/>
        </w:rPr>
      </w:pPr>
      <w:bookmarkStart w:id="1153" w:name="_Toc237318640"/>
      <w:bookmarkStart w:id="1154" w:name="_Toc237318741"/>
      <w:bookmarkStart w:id="1155" w:name="_Toc210805581"/>
      <w:bookmarkStart w:id="1156" w:name="_Toc210805582"/>
      <w:bookmarkStart w:id="1157" w:name="_Toc214434042"/>
      <w:bookmarkStart w:id="1158" w:name="_Toc214436963"/>
      <w:bookmarkStart w:id="1159" w:name="_Toc214437408"/>
      <w:bookmarkStart w:id="1160" w:name="_Toc214437724"/>
      <w:bookmarkStart w:id="1161" w:name="_Toc214457200"/>
      <w:bookmarkStart w:id="1162" w:name="_Toc214461313"/>
      <w:bookmarkStart w:id="1163" w:name="_Toc214462934"/>
      <w:bookmarkStart w:id="1164" w:name="_Toc237238715"/>
      <w:bookmarkEnd w:id="1153"/>
      <w:bookmarkEnd w:id="1154"/>
      <w:bookmarkEnd w:id="1155"/>
      <w:r w:rsidRPr="00A03C55">
        <w:rPr>
          <w:noProof w:val="0"/>
        </w:rPr>
        <w:br w:type="page"/>
      </w:r>
      <w:bookmarkStart w:id="1165" w:name="_Toc398544311"/>
      <w:bookmarkStart w:id="1166" w:name="_Toc398717973"/>
      <w:bookmarkStart w:id="1167" w:name="_Toc13773747"/>
      <w:r w:rsidRPr="00A03C55">
        <w:rPr>
          <w:noProof w:val="0"/>
        </w:rPr>
        <w:lastRenderedPageBreak/>
        <w:t>3.43</w:t>
      </w:r>
      <w:r w:rsidRPr="00A03C55">
        <w:rPr>
          <w:noProof w:val="0"/>
        </w:rPr>
        <w:tab/>
        <w:t>Retrieve Document Set</w:t>
      </w:r>
      <w:bookmarkEnd w:id="1156"/>
      <w:bookmarkEnd w:id="1157"/>
      <w:bookmarkEnd w:id="1158"/>
      <w:bookmarkEnd w:id="1159"/>
      <w:bookmarkEnd w:id="1160"/>
      <w:bookmarkEnd w:id="1161"/>
      <w:bookmarkEnd w:id="1162"/>
      <w:bookmarkEnd w:id="1163"/>
      <w:bookmarkEnd w:id="1164"/>
      <w:bookmarkEnd w:id="1165"/>
      <w:bookmarkEnd w:id="1166"/>
      <w:r w:rsidR="00903C21" w:rsidRPr="00A03C55">
        <w:rPr>
          <w:noProof w:val="0"/>
        </w:rPr>
        <w:t xml:space="preserve"> [ITI-43]</w:t>
      </w:r>
      <w:bookmarkEnd w:id="1167"/>
    </w:p>
    <w:p w14:paraId="077E8C63" w14:textId="09FE9349" w:rsidR="007A1F44" w:rsidRPr="00A03C55" w:rsidRDefault="007A1F44" w:rsidP="00F4009D">
      <w:bookmarkStart w:id="1168" w:name="_Toc210805583"/>
      <w:bookmarkStart w:id="1169" w:name="_Toc210805584"/>
      <w:bookmarkEnd w:id="1168"/>
      <w:bookmarkEnd w:id="1169"/>
      <w:r w:rsidRPr="00A03C55">
        <w:t xml:space="preserve">This section corresponds to </w:t>
      </w:r>
      <w:r w:rsidR="00E77430" w:rsidRPr="00A03C55">
        <w:t>transaction</w:t>
      </w:r>
      <w:r w:rsidRPr="00A03C55">
        <w:t xml:space="preserve"> </w:t>
      </w:r>
      <w:r w:rsidR="00383577" w:rsidRPr="00A03C55">
        <w:t>[</w:t>
      </w:r>
      <w:r w:rsidRPr="00A03C55">
        <w:t>ITI-43</w:t>
      </w:r>
      <w:r w:rsidR="00383577" w:rsidRPr="00A03C55">
        <w:t>]</w:t>
      </w:r>
      <w:r w:rsidRPr="00A03C55">
        <w:t xml:space="preserve"> of the IHE Technical Framework. The Document Consumer, Document Repository, On-Demand Document Source, and Initiating Gateway </w:t>
      </w:r>
      <w:r w:rsidR="00232E9F" w:rsidRPr="00A03C55">
        <w:t>Actor</w:t>
      </w:r>
      <w:r w:rsidRPr="00A03C55">
        <w:t xml:space="preserve">s use transaction </w:t>
      </w:r>
      <w:r w:rsidR="00383577" w:rsidRPr="00A03C55">
        <w:t>[</w:t>
      </w:r>
      <w:r w:rsidRPr="00A03C55">
        <w:t>ITI-43</w:t>
      </w:r>
      <w:r w:rsidR="00383577" w:rsidRPr="00A03C55">
        <w:t>]</w:t>
      </w:r>
      <w:r w:rsidRPr="00A03C55">
        <w:t>.</w:t>
      </w:r>
    </w:p>
    <w:p w14:paraId="1CDC77E0" w14:textId="77777777" w:rsidR="007A1F44" w:rsidRPr="00A03C55" w:rsidRDefault="007A1F44" w:rsidP="008C0C7D">
      <w:pPr>
        <w:pStyle w:val="BodyText"/>
      </w:pPr>
      <w:bookmarkStart w:id="1170" w:name="_Toc80450244"/>
      <w:bookmarkStart w:id="1171" w:name="_Toc804540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90"/>
      </w:tblGrid>
      <w:tr w:rsidR="007A1F44" w:rsidRPr="00A03C55" w14:paraId="11BD60B4" w14:textId="77777777">
        <w:trPr>
          <w:jc w:val="center"/>
        </w:trPr>
        <w:tc>
          <w:tcPr>
            <w:tcW w:w="5090" w:type="dxa"/>
            <w:shd w:val="clear" w:color="auto" w:fill="D9D9D9"/>
          </w:tcPr>
          <w:p w14:paraId="50EF91E8" w14:textId="77777777" w:rsidR="007A1F44" w:rsidRPr="00A03C55" w:rsidRDefault="007A1F44" w:rsidP="00A063AC">
            <w:pPr>
              <w:pStyle w:val="TableEntryHeader"/>
              <w:rPr>
                <w:noProof w:val="0"/>
              </w:rPr>
            </w:pPr>
            <w:r w:rsidRPr="00A03C55">
              <w:rPr>
                <w:noProof w:val="0"/>
              </w:rPr>
              <w:t>Integration Profiles using this Transaction</w:t>
            </w:r>
          </w:p>
        </w:tc>
      </w:tr>
      <w:tr w:rsidR="007A1F44" w:rsidRPr="00A03C55" w14:paraId="3A428BBA" w14:textId="77777777">
        <w:trPr>
          <w:jc w:val="center"/>
        </w:trPr>
        <w:tc>
          <w:tcPr>
            <w:tcW w:w="5090" w:type="dxa"/>
          </w:tcPr>
          <w:p w14:paraId="293390B0" w14:textId="77777777" w:rsidR="007A1F44" w:rsidRPr="00A03C55" w:rsidRDefault="007A1F44" w:rsidP="005130ED">
            <w:pPr>
              <w:pStyle w:val="TableEntry"/>
              <w:rPr>
                <w:noProof w:val="0"/>
              </w:rPr>
            </w:pPr>
            <w:r w:rsidRPr="00A03C55">
              <w:rPr>
                <w:noProof w:val="0"/>
              </w:rPr>
              <w:t>Cross-Enterprise Document Sharing-b (XDS.b)</w:t>
            </w:r>
          </w:p>
        </w:tc>
      </w:tr>
      <w:tr w:rsidR="007A1F44" w:rsidRPr="00A03C55" w14:paraId="156A6648" w14:textId="77777777">
        <w:trPr>
          <w:jc w:val="center"/>
        </w:trPr>
        <w:tc>
          <w:tcPr>
            <w:tcW w:w="5090" w:type="dxa"/>
          </w:tcPr>
          <w:p w14:paraId="25F7259B" w14:textId="77777777" w:rsidR="007A1F44" w:rsidRPr="00A03C55" w:rsidRDefault="007A1F44" w:rsidP="005130ED">
            <w:pPr>
              <w:pStyle w:val="TableEntry"/>
              <w:rPr>
                <w:noProof w:val="0"/>
              </w:rPr>
            </w:pPr>
            <w:r w:rsidRPr="00A03C55">
              <w:rPr>
                <w:noProof w:val="0"/>
              </w:rPr>
              <w:t>Cross-Community Access (XCA)</w:t>
            </w:r>
          </w:p>
        </w:tc>
      </w:tr>
    </w:tbl>
    <w:p w14:paraId="2DE289C3" w14:textId="77777777" w:rsidR="007A1F44" w:rsidRPr="00A03C55" w:rsidRDefault="007A1F44" w:rsidP="0033661E">
      <w:pPr>
        <w:pStyle w:val="BodyText"/>
      </w:pPr>
      <w:bookmarkStart w:id="1172" w:name="_Toc168280369"/>
      <w:bookmarkStart w:id="1173" w:name="_Toc168486459"/>
    </w:p>
    <w:p w14:paraId="66CBBAC1" w14:textId="6DFF29E5" w:rsidR="007A1F44" w:rsidRPr="00A03C55" w:rsidRDefault="007A1F44" w:rsidP="0033661E">
      <w:pPr>
        <w:pStyle w:val="BodyText"/>
      </w:pPr>
      <w:r w:rsidRPr="00A03C55">
        <w:t>Actors that support the Asynchronous Web Services Exchange Option shall support Asynchronous Web Services Exchange on all XDS.b transactions they implement. Refer to Section ITI TF-2</w:t>
      </w:r>
      <w:bookmarkStart w:id="1174" w:name="_Toc199194972"/>
      <w:r w:rsidRPr="00A03C55">
        <w:t>x: V.</w:t>
      </w:r>
      <w:r w:rsidR="00087DB0" w:rsidRPr="00A03C55">
        <w:t>3</w:t>
      </w:r>
      <w:r w:rsidRPr="00A03C55">
        <w:t xml:space="preserve"> Synchronous and Asynchronous </w:t>
      </w:r>
      <w:r w:rsidR="00087DB0" w:rsidRPr="00A03C55">
        <w:t xml:space="preserve">(WS-Addressing based) </w:t>
      </w:r>
      <w:r w:rsidRPr="00A03C55">
        <w:t>Web Services Exchange for an explanation of Asynchronous Web Services Exchange.</w:t>
      </w:r>
      <w:bookmarkEnd w:id="1174"/>
    </w:p>
    <w:p w14:paraId="30C871CE" w14:textId="77777777" w:rsidR="007A1F44" w:rsidRPr="00A03C55" w:rsidRDefault="007A1F44" w:rsidP="008C0C7D">
      <w:pPr>
        <w:pStyle w:val="Heading3"/>
        <w:numPr>
          <w:ilvl w:val="0"/>
          <w:numId w:val="0"/>
        </w:numPr>
        <w:tabs>
          <w:tab w:val="clear" w:pos="2160"/>
          <w:tab w:val="clear" w:pos="2880"/>
        </w:tabs>
        <w:rPr>
          <w:noProof w:val="0"/>
        </w:rPr>
      </w:pPr>
      <w:bookmarkStart w:id="1175" w:name="_Toc398544312"/>
      <w:bookmarkStart w:id="1176" w:name="_Toc398717974"/>
      <w:bookmarkStart w:id="1177" w:name="_Toc13773748"/>
      <w:r w:rsidRPr="00A03C55">
        <w:rPr>
          <w:noProof w:val="0"/>
        </w:rPr>
        <w:t>3.43.1 Scope</w:t>
      </w:r>
      <w:bookmarkEnd w:id="1170"/>
      <w:bookmarkEnd w:id="1171"/>
      <w:bookmarkEnd w:id="1172"/>
      <w:bookmarkEnd w:id="1173"/>
      <w:bookmarkEnd w:id="1175"/>
      <w:bookmarkEnd w:id="1176"/>
      <w:bookmarkEnd w:id="1177"/>
    </w:p>
    <w:p w14:paraId="14C2B0B3" w14:textId="77777777" w:rsidR="007A1F44" w:rsidRPr="00A03C55" w:rsidRDefault="007A1F44" w:rsidP="008C0C7D">
      <w:pPr>
        <w:pStyle w:val="BodyText"/>
      </w:pPr>
      <w:r w:rsidRPr="00A03C55">
        <w:t xml:space="preserve">This transaction is used by the Document Consumer to retrieve a set of documents from the Document Repository, On-Demand Document Source, or Initiating Gateway. The Document Consumer has already obtained the XDSDocumentEntry uniqueId and the Document Repository repositoryUniqueId from the Document Registry/Initiating Gateway by means of the Registry Stored Query transaction. </w:t>
      </w:r>
    </w:p>
    <w:p w14:paraId="0C0173BC" w14:textId="77777777" w:rsidR="007A1F44" w:rsidRPr="00A03C55" w:rsidRDefault="007A1F44" w:rsidP="008C0C7D">
      <w:pPr>
        <w:pStyle w:val="BodyText"/>
      </w:pPr>
    </w:p>
    <w:p w14:paraId="2EC1A952" w14:textId="61D01690" w:rsidR="007A1F44" w:rsidRPr="00A03C55" w:rsidRDefault="007A1F44" w:rsidP="00FC6E79">
      <w:pPr>
        <w:pStyle w:val="Heading3"/>
        <w:numPr>
          <w:ilvl w:val="0"/>
          <w:numId w:val="0"/>
        </w:numPr>
        <w:tabs>
          <w:tab w:val="clear" w:pos="2160"/>
          <w:tab w:val="clear" w:pos="2880"/>
        </w:tabs>
        <w:rPr>
          <w:noProof w:val="0"/>
        </w:rPr>
      </w:pPr>
      <w:bookmarkStart w:id="1178" w:name="_Toc398544313"/>
      <w:bookmarkStart w:id="1179" w:name="_Toc398717975"/>
      <w:bookmarkStart w:id="1180" w:name="_Toc13773749"/>
      <w:r w:rsidRPr="00A03C55">
        <w:rPr>
          <w:noProof w:val="0"/>
        </w:rPr>
        <w:t>3.43.2 Use Case Roles</w:t>
      </w:r>
      <w:bookmarkEnd w:id="1178"/>
      <w:bookmarkEnd w:id="1179"/>
      <w:bookmarkEnd w:id="1180"/>
      <w:r w:rsidRPr="00A03C55">
        <w:rPr>
          <w:noProof w:val="0"/>
        </w:rPr>
        <w:t xml:space="preserve"> </w:t>
      </w:r>
    </w:p>
    <w:p w14:paraId="56898734" w14:textId="77777777" w:rsidR="007A1F44" w:rsidRPr="00A03C55" w:rsidRDefault="007A1F44" w:rsidP="002F763C">
      <w:bookmarkStart w:id="1181" w:name="_1241956414"/>
      <w:bookmarkStart w:id="1182" w:name="_1241956458"/>
      <w:bookmarkEnd w:id="1181"/>
      <w:bookmarkEnd w:id="1182"/>
    </w:p>
    <w:p w14:paraId="7514BC9D" w14:textId="77777777" w:rsidR="007A1F44" w:rsidRPr="00A03C55" w:rsidRDefault="00886A83" w:rsidP="008C0C7D">
      <w:pPr>
        <w:jc w:val="center"/>
      </w:pPr>
      <w:r w:rsidRPr="00A03C55">
        <w:rPr>
          <w:noProof/>
        </w:rPr>
        <w:object w:dxaOrig="6225" w:dyaOrig="2385" w14:anchorId="1A624F94">
          <v:shape id="_x0000_i1041" type="#_x0000_t75" alt="" style="width:397.45pt;height:108.7pt;mso-width-percent:0;mso-height-percent:0;mso-width-percent:0;mso-height-percent:0" o:ole="" fillcolor="window">
            <v:imagedata r:id="rId109" o:title="" cropright="-25362f"/>
          </v:shape>
          <o:OLEObject Type="Embed" ProgID="Word.Picture.8" ShapeID="_x0000_i1041" DrawAspect="Content" ObjectID="_1648459674" r:id="rId110"/>
        </w:object>
      </w:r>
    </w:p>
    <w:p w14:paraId="3794D45D" w14:textId="77777777" w:rsidR="007A1F44" w:rsidRPr="00A03C55" w:rsidRDefault="007A1F44" w:rsidP="003462A5">
      <w:pPr>
        <w:pStyle w:val="BodyText"/>
      </w:pPr>
    </w:p>
    <w:p w14:paraId="63A3BB0A" w14:textId="77777777" w:rsidR="007A1F44" w:rsidRPr="00A03C55" w:rsidRDefault="007A1F44" w:rsidP="008C0C7D">
      <w:pPr>
        <w:pStyle w:val="BodyText"/>
        <w:ind w:left="720"/>
      </w:pPr>
      <w:r w:rsidRPr="00A03C55">
        <w:rPr>
          <w:b/>
        </w:rPr>
        <w:t>Actor:</w:t>
      </w:r>
      <w:r w:rsidRPr="00A03C55">
        <w:t xml:space="preserve"> Document Consumer</w:t>
      </w:r>
    </w:p>
    <w:p w14:paraId="1B4B64DF" w14:textId="77777777" w:rsidR="007A1F44" w:rsidRPr="00A03C55" w:rsidRDefault="007A1F44" w:rsidP="008C0C7D">
      <w:pPr>
        <w:pStyle w:val="BodyText"/>
        <w:ind w:left="720"/>
      </w:pPr>
      <w:r w:rsidRPr="00A03C55">
        <w:rPr>
          <w:b/>
        </w:rPr>
        <w:t xml:space="preserve">Role: </w:t>
      </w:r>
      <w:r w:rsidRPr="00A03C55">
        <w:t>Obtains document.</w:t>
      </w:r>
    </w:p>
    <w:p w14:paraId="36698A9E" w14:textId="77777777" w:rsidR="007A1F44" w:rsidRPr="00A03C55" w:rsidRDefault="007A1F44" w:rsidP="008C0C7D">
      <w:pPr>
        <w:pStyle w:val="BodyText"/>
        <w:ind w:left="720"/>
      </w:pPr>
      <w:r w:rsidRPr="00A03C55">
        <w:rPr>
          <w:b/>
        </w:rPr>
        <w:t>Actor:</w:t>
      </w:r>
      <w:r w:rsidRPr="00A03C55">
        <w:t xml:space="preserve"> Document Repository or Integrated Document Source/Repository</w:t>
      </w:r>
    </w:p>
    <w:p w14:paraId="09F78D71" w14:textId="77777777" w:rsidR="007A1F44" w:rsidRPr="00A03C55" w:rsidRDefault="007A1F44" w:rsidP="008C0C7D">
      <w:pPr>
        <w:pStyle w:val="BodyText"/>
        <w:ind w:left="720"/>
      </w:pPr>
      <w:r w:rsidRPr="00A03C55">
        <w:rPr>
          <w:b/>
        </w:rPr>
        <w:t xml:space="preserve">Role: </w:t>
      </w:r>
      <w:r w:rsidRPr="00A03C55">
        <w:t>Provides documents.</w:t>
      </w:r>
    </w:p>
    <w:p w14:paraId="78F9EACF" w14:textId="77777777" w:rsidR="007A1F44" w:rsidRPr="00A03C55" w:rsidRDefault="007A1F44" w:rsidP="003B11FA">
      <w:pPr>
        <w:pStyle w:val="BodyText"/>
        <w:ind w:left="720"/>
      </w:pPr>
      <w:r w:rsidRPr="00A03C55">
        <w:rPr>
          <w:b/>
        </w:rPr>
        <w:t>Actor</w:t>
      </w:r>
      <w:r w:rsidRPr="00A03C55">
        <w:t>: Initiating Gateway</w:t>
      </w:r>
    </w:p>
    <w:p w14:paraId="26B20156" w14:textId="77777777" w:rsidR="007A1F44" w:rsidRPr="00A03C55" w:rsidRDefault="007A1F44" w:rsidP="00E13968">
      <w:pPr>
        <w:pStyle w:val="BodyText"/>
        <w:ind w:left="720"/>
      </w:pPr>
      <w:r w:rsidRPr="00A03C55">
        <w:rPr>
          <w:b/>
        </w:rPr>
        <w:lastRenderedPageBreak/>
        <w:t>Role</w:t>
      </w:r>
      <w:r w:rsidRPr="00A03C55">
        <w:t>: An Initiating Gateway which implements the XDS Affinity Domain Option retrieves a set of documents by using the Cross Gateway Retrieve transaction and/or a Retrieve Document Set transaction.</w:t>
      </w:r>
    </w:p>
    <w:p w14:paraId="15E9F6B8" w14:textId="77777777" w:rsidR="007A1F44" w:rsidRPr="00A03C55" w:rsidRDefault="007A1F44" w:rsidP="001B289C">
      <w:pPr>
        <w:pStyle w:val="BodyText"/>
        <w:ind w:left="720"/>
      </w:pPr>
      <w:r w:rsidRPr="00A03C55">
        <w:rPr>
          <w:b/>
        </w:rPr>
        <w:t>Actor</w:t>
      </w:r>
      <w:r w:rsidRPr="00A03C55">
        <w:t>:</w:t>
      </w:r>
      <w:r w:rsidRPr="00A03C55">
        <w:tab/>
        <w:t>On-Demand Document Source</w:t>
      </w:r>
    </w:p>
    <w:p w14:paraId="4BAAA658" w14:textId="77777777" w:rsidR="007A1F44" w:rsidRPr="00A03C55" w:rsidRDefault="007A1F44" w:rsidP="001B289C">
      <w:pPr>
        <w:pStyle w:val="BodyText"/>
        <w:ind w:left="720"/>
      </w:pPr>
      <w:r w:rsidRPr="00A03C55">
        <w:rPr>
          <w:b/>
        </w:rPr>
        <w:t>Role</w:t>
      </w:r>
      <w:r w:rsidRPr="00A03C55">
        <w:t>:</w:t>
      </w:r>
      <w:r w:rsidRPr="00A03C55">
        <w:tab/>
        <w:t>Creates documents in response to a request for retrieval of an on-demand document entry.</w:t>
      </w:r>
    </w:p>
    <w:p w14:paraId="6CBC4BF7" w14:textId="77777777" w:rsidR="007A1F44" w:rsidRPr="00A03C55" w:rsidRDefault="007A1F44" w:rsidP="008C0C7D">
      <w:pPr>
        <w:pStyle w:val="Note"/>
      </w:pPr>
      <w:r w:rsidRPr="00A03C55">
        <w:t xml:space="preserve">Note: Within this transaction, the Document Repository and Integrated Document Source/Repository </w:t>
      </w:r>
      <w:r w:rsidR="00232E9F" w:rsidRPr="00A03C55">
        <w:t>Actor</w:t>
      </w:r>
      <w:r w:rsidRPr="00A03C55">
        <w:t>s can be used interchangeably.</w:t>
      </w:r>
    </w:p>
    <w:p w14:paraId="0EBB464F" w14:textId="77777777" w:rsidR="007A1F44" w:rsidRPr="00A03C55" w:rsidRDefault="007A1F44" w:rsidP="008C0C7D">
      <w:pPr>
        <w:pStyle w:val="Heading3"/>
        <w:numPr>
          <w:ilvl w:val="0"/>
          <w:numId w:val="0"/>
        </w:numPr>
        <w:tabs>
          <w:tab w:val="clear" w:pos="2160"/>
          <w:tab w:val="clear" w:pos="2880"/>
        </w:tabs>
        <w:rPr>
          <w:noProof w:val="0"/>
        </w:rPr>
      </w:pPr>
      <w:bookmarkStart w:id="1183" w:name="_Toc80450246"/>
      <w:bookmarkStart w:id="1184" w:name="_Toc80454088"/>
      <w:bookmarkStart w:id="1185" w:name="_Toc168280371"/>
      <w:bookmarkStart w:id="1186" w:name="_Toc168486461"/>
      <w:bookmarkStart w:id="1187" w:name="_Toc398544314"/>
      <w:bookmarkStart w:id="1188" w:name="_Toc398717976"/>
      <w:bookmarkStart w:id="1189" w:name="_Toc13773750"/>
      <w:r w:rsidRPr="00A03C55">
        <w:rPr>
          <w:noProof w:val="0"/>
        </w:rPr>
        <w:t>3.43.3 Referenced Standard</w:t>
      </w:r>
      <w:bookmarkEnd w:id="1183"/>
      <w:bookmarkEnd w:id="1184"/>
      <w:bookmarkEnd w:id="1185"/>
      <w:bookmarkEnd w:id="1186"/>
      <w:bookmarkEnd w:id="1187"/>
      <w:bookmarkEnd w:id="1188"/>
      <w:bookmarkEnd w:id="1189"/>
    </w:p>
    <w:p w14:paraId="4184F6AD" w14:textId="77777777" w:rsidR="007A1F44" w:rsidRPr="00A03C55" w:rsidRDefault="007A1F44" w:rsidP="00E6386F">
      <w:pPr>
        <w:pStyle w:val="BodyText"/>
      </w:pPr>
      <w:r w:rsidRPr="00A03C55">
        <w:t>Implementors of this transaction shall comply with all requirements described in ITI TF-2x: Appendix V: Web Services for IHE Transactions.</w:t>
      </w:r>
    </w:p>
    <w:p w14:paraId="24F82A9C" w14:textId="77777777" w:rsidR="0013384F" w:rsidRPr="00A03C55" w:rsidRDefault="0013384F" w:rsidP="00E6386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0"/>
        <w:gridCol w:w="7930"/>
      </w:tblGrid>
      <w:tr w:rsidR="007A1F44" w:rsidRPr="00A03C55" w14:paraId="6D4C330E" w14:textId="77777777" w:rsidTr="006C18FA">
        <w:tc>
          <w:tcPr>
            <w:tcW w:w="1440" w:type="dxa"/>
          </w:tcPr>
          <w:p w14:paraId="5F875B64" w14:textId="77777777" w:rsidR="007A1F44" w:rsidRPr="00A03C55" w:rsidRDefault="007A1F44" w:rsidP="005130ED">
            <w:pPr>
              <w:pStyle w:val="TableEntry"/>
              <w:rPr>
                <w:noProof w:val="0"/>
              </w:rPr>
            </w:pPr>
            <w:r w:rsidRPr="00A03C55">
              <w:rPr>
                <w:noProof w:val="0"/>
              </w:rPr>
              <w:t>ebRIM</w:t>
            </w:r>
          </w:p>
        </w:tc>
        <w:tc>
          <w:tcPr>
            <w:tcW w:w="8136" w:type="dxa"/>
          </w:tcPr>
          <w:p w14:paraId="66C9F86C" w14:textId="77777777" w:rsidR="007A1F44" w:rsidRPr="00A03C55" w:rsidRDefault="007A1F44" w:rsidP="005130ED">
            <w:pPr>
              <w:pStyle w:val="TableEntry"/>
              <w:rPr>
                <w:noProof w:val="0"/>
              </w:rPr>
            </w:pPr>
            <w:r w:rsidRPr="00A03C55">
              <w:rPr>
                <w:noProof w:val="0"/>
              </w:rPr>
              <w:t>OASIS/ebXML Registry Information Model v3.0</w:t>
            </w:r>
          </w:p>
        </w:tc>
      </w:tr>
      <w:tr w:rsidR="007A1F44" w:rsidRPr="00A03C55" w14:paraId="30BAA961" w14:textId="77777777" w:rsidTr="006C18FA">
        <w:tc>
          <w:tcPr>
            <w:tcW w:w="1440" w:type="dxa"/>
          </w:tcPr>
          <w:p w14:paraId="1F4F888A" w14:textId="77777777" w:rsidR="007A1F44" w:rsidRPr="00A03C55" w:rsidRDefault="007A1F44" w:rsidP="005130ED">
            <w:pPr>
              <w:pStyle w:val="TableEntry"/>
              <w:rPr>
                <w:noProof w:val="0"/>
              </w:rPr>
            </w:pPr>
            <w:r w:rsidRPr="00A03C55">
              <w:rPr>
                <w:noProof w:val="0"/>
              </w:rPr>
              <w:t>ebRS</w:t>
            </w:r>
          </w:p>
        </w:tc>
        <w:tc>
          <w:tcPr>
            <w:tcW w:w="8136" w:type="dxa"/>
          </w:tcPr>
          <w:p w14:paraId="4935D1B3" w14:textId="77777777" w:rsidR="007A1F44" w:rsidRPr="00A03C55" w:rsidRDefault="007A1F44" w:rsidP="005130ED">
            <w:pPr>
              <w:pStyle w:val="TableEntry"/>
              <w:rPr>
                <w:noProof w:val="0"/>
              </w:rPr>
            </w:pPr>
            <w:r w:rsidRPr="00A03C55">
              <w:rPr>
                <w:noProof w:val="0"/>
              </w:rPr>
              <w:t>OASIS/ebXML Registry Services Specifications v3.0</w:t>
            </w:r>
          </w:p>
        </w:tc>
      </w:tr>
      <w:tr w:rsidR="007A1F44" w:rsidRPr="00A03C55" w14:paraId="76B686E8" w14:textId="77777777" w:rsidTr="006C18FA">
        <w:tc>
          <w:tcPr>
            <w:tcW w:w="1440" w:type="dxa"/>
          </w:tcPr>
          <w:p w14:paraId="0400B08E" w14:textId="77777777" w:rsidR="007A1F44" w:rsidRPr="00A03C55" w:rsidRDefault="007A1F44" w:rsidP="005130ED">
            <w:pPr>
              <w:pStyle w:val="TableEntry"/>
              <w:rPr>
                <w:noProof w:val="0"/>
              </w:rPr>
            </w:pPr>
            <w:r w:rsidRPr="00A03C55">
              <w:rPr>
                <w:noProof w:val="0"/>
              </w:rPr>
              <w:t>ITI TF-3:4</w:t>
            </w:r>
          </w:p>
        </w:tc>
        <w:tc>
          <w:tcPr>
            <w:tcW w:w="8136" w:type="dxa"/>
          </w:tcPr>
          <w:p w14:paraId="2981E18C" w14:textId="77777777" w:rsidR="007A1F44" w:rsidRPr="00A03C55" w:rsidRDefault="007A1F44" w:rsidP="005130ED">
            <w:pPr>
              <w:pStyle w:val="TableEntry"/>
              <w:rPr>
                <w:noProof w:val="0"/>
              </w:rPr>
            </w:pPr>
            <w:r w:rsidRPr="00A03C55">
              <w:rPr>
                <w:noProof w:val="0"/>
              </w:rPr>
              <w:t>Metadata in Document Sharing profiles</w:t>
            </w:r>
          </w:p>
        </w:tc>
      </w:tr>
      <w:tr w:rsidR="007A1F44" w:rsidRPr="00A03C55" w14:paraId="69338EA3" w14:textId="77777777" w:rsidTr="006C18FA">
        <w:tc>
          <w:tcPr>
            <w:tcW w:w="1440" w:type="dxa"/>
          </w:tcPr>
          <w:p w14:paraId="53626452" w14:textId="77777777" w:rsidR="007A1F44" w:rsidRPr="00A03C55" w:rsidRDefault="007A1F44" w:rsidP="005130ED">
            <w:pPr>
              <w:pStyle w:val="TableEntry"/>
              <w:rPr>
                <w:noProof w:val="0"/>
              </w:rPr>
            </w:pPr>
            <w:r w:rsidRPr="00A03C55">
              <w:rPr>
                <w:noProof w:val="0"/>
              </w:rPr>
              <w:t>MTOM</w:t>
            </w:r>
          </w:p>
        </w:tc>
        <w:tc>
          <w:tcPr>
            <w:tcW w:w="8136" w:type="dxa"/>
          </w:tcPr>
          <w:p w14:paraId="00AF8951" w14:textId="77777777" w:rsidR="007A1F44" w:rsidRPr="00A03C55" w:rsidRDefault="007A1F44" w:rsidP="005130ED">
            <w:pPr>
              <w:pStyle w:val="TableEntry"/>
              <w:rPr>
                <w:noProof w:val="0"/>
              </w:rPr>
            </w:pPr>
            <w:r w:rsidRPr="00A03C55">
              <w:rPr>
                <w:noProof w:val="0"/>
              </w:rPr>
              <w:t xml:space="preserve">SOAP Message Transmission Optimization Mechanism </w:t>
            </w:r>
            <w:hyperlink r:id="rId111" w:history="1">
              <w:r w:rsidRPr="00A03C55">
                <w:rPr>
                  <w:rStyle w:val="Hyperlink"/>
                  <w:noProof w:val="0"/>
                </w:rPr>
                <w:t>http://www.w3.org/TR/soap12-mtom/</w:t>
              </w:r>
            </w:hyperlink>
          </w:p>
        </w:tc>
      </w:tr>
      <w:tr w:rsidR="007A1F44" w:rsidRPr="00A03C55" w14:paraId="43551783" w14:textId="77777777" w:rsidTr="006C18FA">
        <w:tc>
          <w:tcPr>
            <w:tcW w:w="1440" w:type="dxa"/>
          </w:tcPr>
          <w:p w14:paraId="79F3F57A" w14:textId="77777777" w:rsidR="007A1F44" w:rsidRPr="00A03C55" w:rsidRDefault="007A1F44" w:rsidP="005130ED">
            <w:pPr>
              <w:pStyle w:val="TableEntry"/>
              <w:rPr>
                <w:noProof w:val="0"/>
              </w:rPr>
            </w:pPr>
            <w:r w:rsidRPr="00A03C55">
              <w:rPr>
                <w:noProof w:val="0"/>
              </w:rPr>
              <w:t>XOP</w:t>
            </w:r>
          </w:p>
        </w:tc>
        <w:tc>
          <w:tcPr>
            <w:tcW w:w="8136" w:type="dxa"/>
          </w:tcPr>
          <w:p w14:paraId="1F1D5510" w14:textId="77777777" w:rsidR="007A1F44" w:rsidRPr="00A03C55" w:rsidRDefault="007A1F44" w:rsidP="006C18FA">
            <w:pPr>
              <w:pStyle w:val="TableEntry"/>
              <w:rPr>
                <w:noProof w:val="0"/>
              </w:rPr>
            </w:pPr>
            <w:r w:rsidRPr="00A03C55">
              <w:rPr>
                <w:noProof w:val="0"/>
              </w:rPr>
              <w:t>XML-binary Optimized Packaging http://www.w3.org/TR/2005/REC-xop10-20050125/</w:t>
            </w:r>
          </w:p>
        </w:tc>
      </w:tr>
    </w:tbl>
    <w:p w14:paraId="3273C81E" w14:textId="77777777" w:rsidR="007A1F44" w:rsidRPr="00A03C55" w:rsidRDefault="007A1F44" w:rsidP="00775340">
      <w:pPr>
        <w:pStyle w:val="BodyText"/>
      </w:pPr>
    </w:p>
    <w:p w14:paraId="1ED10456" w14:textId="4B77261D" w:rsidR="007A1F44" w:rsidRPr="00A03C55" w:rsidRDefault="007A1F44" w:rsidP="00FC6E79">
      <w:pPr>
        <w:pStyle w:val="Heading3"/>
        <w:numPr>
          <w:ilvl w:val="0"/>
          <w:numId w:val="0"/>
        </w:numPr>
        <w:tabs>
          <w:tab w:val="clear" w:pos="2160"/>
          <w:tab w:val="clear" w:pos="2880"/>
        </w:tabs>
        <w:rPr>
          <w:noProof w:val="0"/>
        </w:rPr>
      </w:pPr>
      <w:bookmarkStart w:id="1190" w:name="_Toc398544315"/>
      <w:bookmarkStart w:id="1191" w:name="_Toc398717977"/>
      <w:bookmarkStart w:id="1192" w:name="_Toc13773751"/>
      <w:r w:rsidRPr="00A03C55">
        <w:rPr>
          <w:noProof w:val="0"/>
        </w:rPr>
        <w:t xml:space="preserve">3.43.4 </w:t>
      </w:r>
      <w:bookmarkEnd w:id="1190"/>
      <w:bookmarkEnd w:id="1191"/>
      <w:r w:rsidR="00A03C55">
        <w:rPr>
          <w:noProof w:val="0"/>
        </w:rPr>
        <w:t>Messages</w:t>
      </w:r>
      <w:bookmarkEnd w:id="1192"/>
    </w:p>
    <w:p w14:paraId="40B08505" w14:textId="77777777" w:rsidR="007A1F44" w:rsidRPr="00A03C55" w:rsidRDefault="00886A83" w:rsidP="007D5862">
      <w:pPr>
        <w:pStyle w:val="BodyText"/>
        <w:jc w:val="center"/>
      </w:pPr>
      <w:r w:rsidRPr="00A03C55">
        <w:rPr>
          <w:noProof/>
        </w:rPr>
        <w:object w:dxaOrig="5610" w:dyaOrig="2625" w14:anchorId="5CB95959">
          <v:shape id="_x0000_i1040" type="#_x0000_t75" alt="" style="width:280.8pt;height:142.55pt;mso-width-percent:0;mso-height-percent:0;mso-width-percent:0;mso-height-percent:0" o:ole="">
            <v:imagedata r:id="rId112" o:title="" croptop="-6741f"/>
          </v:shape>
          <o:OLEObject Type="Embed" ProgID="Word.Picture.8" ShapeID="_x0000_i1040" DrawAspect="Content" ObjectID="_1648459675" r:id="rId113"/>
        </w:object>
      </w:r>
    </w:p>
    <w:p w14:paraId="4EEBF106" w14:textId="77777777" w:rsidR="007A1F44" w:rsidRPr="00A03C55" w:rsidRDefault="007A1F44" w:rsidP="00775340">
      <w:pPr>
        <w:pStyle w:val="BodyText"/>
        <w:jc w:val="center"/>
      </w:pPr>
    </w:p>
    <w:p w14:paraId="366F773D" w14:textId="176F5E7E" w:rsidR="00AE5A09" w:rsidRPr="00A03C55" w:rsidRDefault="00AE5A09" w:rsidP="00AE5A09">
      <w:pPr>
        <w:pStyle w:val="FigureTitle"/>
        <w:rPr>
          <w:noProof w:val="0"/>
        </w:rPr>
      </w:pPr>
      <w:r>
        <w:t>Figure 3.43.4-1: Interaction Diagram</w:t>
      </w:r>
    </w:p>
    <w:p w14:paraId="7206FB7C"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193" w:name="_Toc80450248"/>
      <w:bookmarkStart w:id="1194" w:name="_Toc398544316"/>
      <w:r w:rsidRPr="00A03C55">
        <w:rPr>
          <w:noProof w:val="0"/>
        </w:rPr>
        <w:t>3.43.4.1 Retrieve Document</w:t>
      </w:r>
      <w:bookmarkEnd w:id="1193"/>
      <w:r w:rsidRPr="00A03C55">
        <w:rPr>
          <w:noProof w:val="0"/>
        </w:rPr>
        <w:t xml:space="preserve"> Set Request</w:t>
      </w:r>
      <w:bookmarkEnd w:id="1194"/>
      <w:r w:rsidRPr="00A03C55">
        <w:rPr>
          <w:noProof w:val="0"/>
        </w:rPr>
        <w:t xml:space="preserve"> </w:t>
      </w:r>
    </w:p>
    <w:p w14:paraId="10EAB21F"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bookmarkStart w:id="1195" w:name="_Toc80450249"/>
      <w:r w:rsidRPr="00A03C55">
        <w:rPr>
          <w:noProof w:val="0"/>
        </w:rPr>
        <w:t>3.43.4.1.1Trigger Events</w:t>
      </w:r>
      <w:bookmarkEnd w:id="1195"/>
    </w:p>
    <w:p w14:paraId="16BFFC4C" w14:textId="7D203C9F" w:rsidR="007A1F44" w:rsidRPr="00A03C55" w:rsidRDefault="007A1F44" w:rsidP="008C0C7D">
      <w:pPr>
        <w:pStyle w:val="BodyText"/>
      </w:pPr>
      <w:r w:rsidRPr="00A03C55">
        <w:t xml:space="preserve">The Document Consumer obtains document(s) uniqueId via the Registry Stored Query transaction. If the Registry Stored Query was sent to the Initiating Gateway the Document Consumer shall address the Retrieve Document Set to the Initiating Gateway. In this case no resolution of repositoryUniqueId is needed by the Document Consumer. The Document </w:t>
      </w:r>
      <w:r w:rsidRPr="00A03C55">
        <w:lastRenderedPageBreak/>
        <w:t>Consumer shall specify the homeCommunityId element in the Retrieve Document Set transaction if it was found in the entry containing the uniqueId of the document being retrieved. For more information regarding the homeCommunityId</w:t>
      </w:r>
      <w:r w:rsidR="005E791B" w:rsidRPr="00A03C55">
        <w:t>,</w:t>
      </w:r>
      <w:r w:rsidRPr="00A03C55">
        <w:t xml:space="preserve"> see Section 3.38.4.1.2.</w:t>
      </w:r>
    </w:p>
    <w:p w14:paraId="5E3EA974" w14:textId="77777777" w:rsidR="007A1F44" w:rsidRPr="00A03C55" w:rsidRDefault="007A1F44" w:rsidP="008C0C7D">
      <w:pPr>
        <w:pStyle w:val="BodyText"/>
      </w:pPr>
      <w:r w:rsidRPr="00A03C55">
        <w:t>Once the document(s) uniqueId have been obtained, the Document Consumer will start the Retrieve Document Set Request with the Document Repository.</w:t>
      </w:r>
    </w:p>
    <w:p w14:paraId="24F7A9AC"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3.43.4.1.2 Message Semantics</w:t>
      </w:r>
    </w:p>
    <w:p w14:paraId="4C34FFDA" w14:textId="77777777" w:rsidR="007A1F44" w:rsidRPr="00A03C55" w:rsidRDefault="007A1F44" w:rsidP="008C0C7D">
      <w:pPr>
        <w:pStyle w:val="BodyText"/>
      </w:pPr>
      <w:r w:rsidRPr="00A03C55">
        <w:t>The Retrieve Document Set Request shall carry the following information:</w:t>
      </w:r>
    </w:p>
    <w:p w14:paraId="28483C44" w14:textId="77777777" w:rsidR="008E3CF3" w:rsidRPr="00A03C55" w:rsidRDefault="007A1F44" w:rsidP="00EC243F">
      <w:pPr>
        <w:pStyle w:val="ListBullet2"/>
      </w:pPr>
      <w:r w:rsidRPr="00A03C55">
        <w:t>A required repositoryUniqueId that identifies the repository from which the document is to be retrieved. This value corresponds to XDSDocumentEntry.repositoryUniqueId.</w:t>
      </w:r>
    </w:p>
    <w:p w14:paraId="763CD005" w14:textId="77777777" w:rsidR="008E3CF3" w:rsidRPr="00A03C55" w:rsidRDefault="007A1F44" w:rsidP="00EC243F">
      <w:pPr>
        <w:pStyle w:val="ListBullet2"/>
      </w:pPr>
      <w:r w:rsidRPr="00A03C55">
        <w:t>A required documentUniqueId that identifies the document within the repository. This value corresponds to the XDSDocumentEntry.uniqueId.</w:t>
      </w:r>
    </w:p>
    <w:p w14:paraId="16054F6C" w14:textId="52ED82B5" w:rsidR="008E3CF3" w:rsidRPr="00A03C55" w:rsidRDefault="007A1F44" w:rsidP="00EC243F">
      <w:pPr>
        <w:pStyle w:val="ListBullet2"/>
      </w:pPr>
      <w:r w:rsidRPr="00A03C55">
        <w:t>If available, the homeCommunityId element that identifies the community holding the document. The homeCommunityId element shall be specified if the XDSDocumentEntry containing the uniqueId of the document contains the homeCommunityId attribute. See ITI TF-2a: 3.18.4.1.2 for details.</w:t>
      </w:r>
    </w:p>
    <w:p w14:paraId="64C4A299" w14:textId="77777777" w:rsidR="007A1F44" w:rsidRPr="00A03C55" w:rsidRDefault="007A1F44" w:rsidP="008C0C7D">
      <w:pPr>
        <w:pStyle w:val="BodyText"/>
      </w:pPr>
      <w:r w:rsidRPr="00A03C55">
        <w:t>The repositoryUniqueId associated to each document requested can be different therefore allowing a single request to identify multiple repositories.</w:t>
      </w:r>
    </w:p>
    <w:p w14:paraId="669EA28B"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3.43.4.1.3 Expected Actions</w:t>
      </w:r>
    </w:p>
    <w:p w14:paraId="6ECE9BF7" w14:textId="77777777" w:rsidR="007A1F44" w:rsidRPr="00A03C55" w:rsidRDefault="007A1F44" w:rsidP="008C0C7D">
      <w:pPr>
        <w:pStyle w:val="BodyText"/>
      </w:pPr>
      <w:bookmarkStart w:id="1196" w:name="_Toc80450250"/>
      <w:r w:rsidRPr="00A03C55">
        <w:t>When receiving a Retrieve Document Set Request, a Document Repository or an Initiating Gateway shall generate a Retrieve Document Set Response containing the requested documents or error codes if the documents could not be retrieved.</w:t>
      </w:r>
    </w:p>
    <w:p w14:paraId="07423B09" w14:textId="77777777" w:rsidR="007A1F44" w:rsidRPr="00A03C55" w:rsidRDefault="007A1F44" w:rsidP="008C0C7D">
      <w:pPr>
        <w:pStyle w:val="BodyText"/>
      </w:pPr>
      <w:r w:rsidRPr="00A03C55">
        <w:t>An XCA Initiating Gateway receiving the Retrieve Document Set Request shall use the homeCommunityId to obtain the Web Services endpoint of the Responding Gateways or, in the case where homeCommunityId identifies the local community, use the repositoryUniqueId to obtain the Web Services endpoint of the Document Repositories. The process of obtaining the Web Services endpoint is not further specified in this transaction. The Initiating Gateway shall send Cross Gateway Retrieves/Retrieve Document Set transactions to each appropriate Responding Gateway/Document Repository, consolidate the results, and return them to the Document Consumer.</w:t>
      </w:r>
    </w:p>
    <w:p w14:paraId="12DF75C1" w14:textId="77777777" w:rsidR="007A1F44" w:rsidRPr="00A03C55" w:rsidRDefault="007A1F44" w:rsidP="008C0C7D">
      <w:pPr>
        <w:pStyle w:val="Heading6"/>
        <w:numPr>
          <w:ilvl w:val="0"/>
          <w:numId w:val="0"/>
        </w:numPr>
        <w:tabs>
          <w:tab w:val="clear" w:pos="2160"/>
          <w:tab w:val="clear" w:pos="2880"/>
          <w:tab w:val="clear" w:pos="3600"/>
          <w:tab w:val="clear" w:pos="4320"/>
          <w:tab w:val="clear" w:pos="5040"/>
        </w:tabs>
        <w:rPr>
          <w:noProof w:val="0"/>
        </w:rPr>
      </w:pPr>
      <w:r w:rsidRPr="00A03C55">
        <w:rPr>
          <w:noProof w:val="0"/>
        </w:rPr>
        <w:t>3.43.4.1.3.1 Basic Patient Privacy Enforcement Option</w:t>
      </w:r>
    </w:p>
    <w:p w14:paraId="21B52A68" w14:textId="77777777" w:rsidR="007A1F44" w:rsidRPr="00A03C55" w:rsidRDefault="007A1F44" w:rsidP="008C0C7D">
      <w:pPr>
        <w:pStyle w:val="BodyText"/>
      </w:pPr>
      <w:r w:rsidRPr="00A03C55">
        <w:t xml:space="preserve">If the Basic Patient Privacy Enforcement Option is implemented: </w:t>
      </w:r>
    </w:p>
    <w:p w14:paraId="3E28A196" w14:textId="5B8CDA75" w:rsidR="008E3CF3" w:rsidRPr="00A03C55" w:rsidRDefault="007A1F44" w:rsidP="00EC243F">
      <w:pPr>
        <w:pStyle w:val="ListNumber2"/>
        <w:numPr>
          <w:ilvl w:val="0"/>
          <w:numId w:val="6"/>
        </w:numPr>
      </w:pPr>
      <w:r w:rsidRPr="00A03C55">
        <w:t xml:space="preserve">The Document Consumer shall abide by the XDS Affinity Domain Policies represented by the confidentialityCode in the metadata associated with the document. The Document Consumer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 </w:t>
      </w:r>
    </w:p>
    <w:p w14:paraId="332042F6" w14:textId="77777777" w:rsidR="0064320A" w:rsidRPr="00A03C55" w:rsidRDefault="007A1F44" w:rsidP="00F9353D">
      <w:pPr>
        <w:pStyle w:val="ListNumber2"/>
        <w:numPr>
          <w:ilvl w:val="0"/>
          <w:numId w:val="16"/>
        </w:numPr>
      </w:pPr>
      <w:r w:rsidRPr="00A03C55">
        <w:lastRenderedPageBreak/>
        <w:t>The Document Consumer shall be able to be configured with Patient Privacy Policies, Patient Privacy Policy Identifiers (OIDs) and associated information necessary to understand and enforce the XDS Affinity Domain Policy. The details of this are product specific and not specified by IHE.</w:t>
      </w:r>
    </w:p>
    <w:p w14:paraId="405044BD" w14:textId="214702D4" w:rsidR="00D004F9" w:rsidRPr="00A03C55" w:rsidRDefault="00D004F9" w:rsidP="00D004F9">
      <w:pPr>
        <w:pStyle w:val="Heading6"/>
        <w:numPr>
          <w:ilvl w:val="0"/>
          <w:numId w:val="0"/>
        </w:numPr>
        <w:tabs>
          <w:tab w:val="clear" w:pos="2160"/>
          <w:tab w:val="clear" w:pos="2880"/>
          <w:tab w:val="clear" w:pos="3600"/>
          <w:tab w:val="clear" w:pos="4320"/>
          <w:tab w:val="clear" w:pos="5040"/>
        </w:tabs>
        <w:rPr>
          <w:noProof w:val="0"/>
        </w:rPr>
      </w:pPr>
      <w:r w:rsidRPr="00A03C55">
        <w:rPr>
          <w:noProof w:val="0"/>
        </w:rPr>
        <w:t>3.43.4.1.3.2 Delayed Document Assembly Option</w:t>
      </w:r>
    </w:p>
    <w:p w14:paraId="732B4289" w14:textId="0959FF99" w:rsidR="00D004F9" w:rsidRPr="00A03C55" w:rsidRDefault="00D004F9" w:rsidP="00D004F9">
      <w:pPr>
        <w:pStyle w:val="BodyText"/>
        <w:rPr>
          <w:rStyle w:val="InsertText"/>
          <w:b w:val="0"/>
          <w:u w:val="none"/>
        </w:rPr>
      </w:pPr>
      <w:r w:rsidRPr="00A03C55">
        <w:rPr>
          <w:rStyle w:val="InsertText"/>
          <w:b w:val="0"/>
          <w:u w:val="none"/>
        </w:rPr>
        <w:t>If an Integrated Document Source/Repository supports the Delayed Document Assembly Option and has registered the document being retrieved with</w:t>
      </w:r>
    </w:p>
    <w:p w14:paraId="5DA4790E" w14:textId="77777777" w:rsidR="00D004F9" w:rsidRPr="00A03C55" w:rsidRDefault="00D004F9" w:rsidP="00D004F9">
      <w:pPr>
        <w:pStyle w:val="ListBullet2"/>
        <w:numPr>
          <w:ilvl w:val="0"/>
          <w:numId w:val="2"/>
        </w:numPr>
        <w:rPr>
          <w:rStyle w:val="InsertText"/>
          <w:rFonts w:eastAsia="Arial"/>
          <w:b w:val="0"/>
          <w:u w:val="none"/>
        </w:rPr>
      </w:pPr>
      <w:r w:rsidRPr="00A03C55">
        <w:rPr>
          <w:rStyle w:val="InsertText"/>
          <w:rFonts w:eastAsia="Arial"/>
          <w:b w:val="0"/>
          <w:u w:val="none"/>
        </w:rPr>
        <w:t>size = 0 (zero)</w:t>
      </w:r>
    </w:p>
    <w:p w14:paraId="09C4EE86" w14:textId="77777777" w:rsidR="00D004F9" w:rsidRPr="00A03C55" w:rsidRDefault="00D004F9" w:rsidP="00D004F9">
      <w:pPr>
        <w:pStyle w:val="ListBullet2"/>
        <w:numPr>
          <w:ilvl w:val="0"/>
          <w:numId w:val="2"/>
        </w:numPr>
        <w:rPr>
          <w:rStyle w:val="InsertText"/>
          <w:rFonts w:eastAsia="Arial"/>
          <w:b w:val="0"/>
          <w:u w:val="none"/>
        </w:rPr>
      </w:pPr>
      <w:r w:rsidRPr="00A03C55">
        <w:rPr>
          <w:rStyle w:val="InsertText"/>
          <w:rFonts w:eastAsia="Arial"/>
          <w:b w:val="0"/>
          <w:u w:val="none"/>
        </w:rPr>
        <w:t>hash = da39a3ee5e6b4b0d3255bfef95601890afd80709 (SHA1 hash of a zero length file)</w:t>
      </w:r>
    </w:p>
    <w:p w14:paraId="62FF3563" w14:textId="337B8A66" w:rsidR="00D004F9" w:rsidRPr="00A03C55" w:rsidRDefault="00DE346D" w:rsidP="00D004F9">
      <w:pPr>
        <w:pStyle w:val="BodyText"/>
        <w:rPr>
          <w:rStyle w:val="InsertText"/>
          <w:b w:val="0"/>
          <w:u w:val="none"/>
        </w:rPr>
      </w:pPr>
      <w:r w:rsidRPr="00A03C55">
        <w:rPr>
          <w:rStyle w:val="InsertText"/>
          <w:b w:val="0"/>
          <w:u w:val="none"/>
        </w:rPr>
        <w:t>then i</w:t>
      </w:r>
      <w:r w:rsidR="00D004F9" w:rsidRPr="00A03C55">
        <w:rPr>
          <w:rStyle w:val="InsertText"/>
          <w:b w:val="0"/>
          <w:u w:val="none"/>
        </w:rPr>
        <w:t>t shall:</w:t>
      </w:r>
    </w:p>
    <w:p w14:paraId="73B00555" w14:textId="77777777" w:rsidR="00D004F9" w:rsidRPr="00A03C55" w:rsidRDefault="00D004F9" w:rsidP="00D004F9">
      <w:pPr>
        <w:pStyle w:val="ListBullet2"/>
        <w:numPr>
          <w:ilvl w:val="0"/>
          <w:numId w:val="2"/>
        </w:numPr>
        <w:rPr>
          <w:rStyle w:val="InsertText"/>
          <w:b w:val="0"/>
          <w:u w:val="none"/>
        </w:rPr>
      </w:pPr>
      <w:r w:rsidRPr="00A03C55">
        <w:rPr>
          <w:rStyle w:val="InsertText"/>
          <w:b w:val="0"/>
          <w:u w:val="none"/>
        </w:rPr>
        <w:t>Assemble into a complete document the content identified at the time the Integrated Document Source/Repository registered the associated Stable Document Entry in the Document Registry.</w:t>
      </w:r>
    </w:p>
    <w:p w14:paraId="42C97D13" w14:textId="77777777" w:rsidR="00D004F9" w:rsidRPr="00A03C55" w:rsidRDefault="00D004F9" w:rsidP="00D004F9">
      <w:pPr>
        <w:pStyle w:val="ListBullet2"/>
        <w:numPr>
          <w:ilvl w:val="0"/>
          <w:numId w:val="2"/>
        </w:numPr>
        <w:rPr>
          <w:rStyle w:val="InsertText"/>
          <w:b w:val="0"/>
          <w:u w:val="none"/>
        </w:rPr>
      </w:pPr>
      <w:r w:rsidRPr="00A03C55">
        <w:rPr>
          <w:rStyle w:val="InsertText"/>
          <w:b w:val="0"/>
          <w:u w:val="none"/>
        </w:rPr>
        <w:t>Return the assembled document in response to the Retrieve Document Set Request</w:t>
      </w:r>
    </w:p>
    <w:p w14:paraId="18F72182" w14:textId="77777777" w:rsidR="00D004F9" w:rsidRPr="00A03C55" w:rsidRDefault="00D004F9" w:rsidP="00D004F9">
      <w:pPr>
        <w:pStyle w:val="ListBullet2"/>
        <w:numPr>
          <w:ilvl w:val="0"/>
          <w:numId w:val="2"/>
        </w:numPr>
        <w:rPr>
          <w:rStyle w:val="InsertText"/>
          <w:b w:val="0"/>
          <w:u w:val="none"/>
        </w:rPr>
      </w:pPr>
      <w:r w:rsidRPr="00A03C55">
        <w:rPr>
          <w:rStyle w:val="InsertText"/>
          <w:b w:val="0"/>
          <w:u w:val="none"/>
        </w:rPr>
        <w:t>Save the assembled document for future retrievals since all future retrievals shall return the identical content.</w:t>
      </w:r>
    </w:p>
    <w:p w14:paraId="37CBCE1C" w14:textId="3B14564C" w:rsidR="008E3CF3" w:rsidRPr="00A03C55" w:rsidRDefault="00D004F9" w:rsidP="007456CC">
      <w:pPr>
        <w:pStyle w:val="ListBullet2"/>
        <w:numPr>
          <w:ilvl w:val="0"/>
          <w:numId w:val="2"/>
        </w:numPr>
      </w:pPr>
      <w:r w:rsidRPr="00A03C55">
        <w:rPr>
          <w:rStyle w:val="InsertText"/>
          <w:b w:val="0"/>
          <w:u w:val="none"/>
        </w:rPr>
        <w:t xml:space="preserve">Update the Stable Document Entry in the Document Registry with the size and hash values consistent with the assembled document. This update shall be accomplished by grouping with the Document Administrator in the XDS.b </w:t>
      </w:r>
      <w:r w:rsidR="00EC3194" w:rsidRPr="00A03C55">
        <w:rPr>
          <w:rStyle w:val="InsertText"/>
          <w:b w:val="0"/>
          <w:u w:val="none"/>
        </w:rPr>
        <w:t>Profile</w:t>
      </w:r>
      <w:r w:rsidRPr="00A03C55">
        <w:rPr>
          <w:rStyle w:val="InsertText"/>
          <w:b w:val="0"/>
          <w:u w:val="none"/>
        </w:rPr>
        <w:t xml:space="preserve"> and using the Update Document Set </w:t>
      </w:r>
      <w:r w:rsidR="00DE346D" w:rsidRPr="00A03C55">
        <w:rPr>
          <w:rStyle w:val="InsertText"/>
          <w:b w:val="0"/>
          <w:u w:val="none"/>
        </w:rPr>
        <w:t>[</w:t>
      </w:r>
      <w:r w:rsidRPr="00A03C55">
        <w:rPr>
          <w:rStyle w:val="InsertText"/>
          <w:b w:val="0"/>
          <w:u w:val="none"/>
        </w:rPr>
        <w:t>ITI-57</w:t>
      </w:r>
      <w:r w:rsidR="00DE346D" w:rsidRPr="00A03C55">
        <w:rPr>
          <w:rStyle w:val="InsertText"/>
          <w:b w:val="0"/>
          <w:u w:val="none"/>
        </w:rPr>
        <w:t>]</w:t>
      </w:r>
      <w:r w:rsidRPr="00A03C55">
        <w:rPr>
          <w:rStyle w:val="InsertText"/>
          <w:b w:val="0"/>
          <w:u w:val="none"/>
        </w:rPr>
        <w:t xml:space="preserve"> transaction.</w:t>
      </w:r>
    </w:p>
    <w:p w14:paraId="20AEE11D"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197" w:name="_Toc398544317"/>
      <w:r w:rsidRPr="00A03C55">
        <w:rPr>
          <w:noProof w:val="0"/>
        </w:rPr>
        <w:t>3.43.4.2 Retrieve Document Set Response</w:t>
      </w:r>
      <w:bookmarkEnd w:id="1197"/>
    </w:p>
    <w:p w14:paraId="6FFEE050"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3.43.4.2.1 Trigger Events</w:t>
      </w:r>
    </w:p>
    <w:p w14:paraId="1FF0418B" w14:textId="77777777" w:rsidR="007A1F44" w:rsidRPr="00A03C55" w:rsidRDefault="007A1F44" w:rsidP="008C0C7D">
      <w:pPr>
        <w:pStyle w:val="BodyText"/>
      </w:pPr>
      <w:r w:rsidRPr="00A03C55">
        <w:t>This message will be triggered by a Retrieve Document Set Request Message</w:t>
      </w:r>
    </w:p>
    <w:p w14:paraId="5F0F3B4D"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3.43.4.2.2 Message Semantics</w:t>
      </w:r>
    </w:p>
    <w:p w14:paraId="6662CF96" w14:textId="77777777" w:rsidR="007A1F44" w:rsidRPr="00A03C55" w:rsidRDefault="007A1F44" w:rsidP="001E3511">
      <w:pPr>
        <w:pStyle w:val="BodyText"/>
      </w:pPr>
      <w:r w:rsidRPr="00A03C55">
        <w:t>The Retrieve Document Set Response Message shall carry the following information, for each of the returned documents:</w:t>
      </w:r>
    </w:p>
    <w:p w14:paraId="77C2ACCB" w14:textId="77777777" w:rsidR="008E3CF3" w:rsidRPr="00A03C55" w:rsidRDefault="007A1F44" w:rsidP="00EC243F">
      <w:pPr>
        <w:pStyle w:val="ListBullet2"/>
      </w:pPr>
      <w:r w:rsidRPr="00A03C55">
        <w:t>A homeCommunityId. This value shall be the same as the homeCommunityId value in the Retrieve Document Set Request Message. If the homeCommunityId value is not present in the Retrieve Document Set Request Message, this shall not be present.</w:t>
      </w:r>
    </w:p>
    <w:p w14:paraId="026BD8E4" w14:textId="77777777" w:rsidR="008E3CF3" w:rsidRPr="00A03C55" w:rsidRDefault="007A1F44" w:rsidP="00EC243F">
      <w:pPr>
        <w:pStyle w:val="ListBullet2"/>
      </w:pPr>
      <w:r w:rsidRPr="00A03C55">
        <w:t>A required repositoryUniqueId that identifies the repository from which the document is to be retrieved. This value shall be the same as the value of the repositoryUniqueId in the original Retrieve Document Set Request Message. This value corresponds to XDSDocumentEntry.repositoryUniqueId.</w:t>
      </w:r>
    </w:p>
    <w:p w14:paraId="7E6C6117" w14:textId="77777777" w:rsidR="008E3CF3" w:rsidRPr="00A03C55" w:rsidRDefault="007A1F44" w:rsidP="00EC243F">
      <w:pPr>
        <w:pStyle w:val="ListBullet2"/>
      </w:pPr>
      <w:r w:rsidRPr="00A03C55">
        <w:lastRenderedPageBreak/>
        <w:t>A required documentUniqueId that identifies the document within the repository. This value shall be the same as the documentUniqueId in the original Retrieve Document Set Request Message. This value corresponds to the XDSDocumentEntry.uniqueId.</w:t>
      </w:r>
    </w:p>
    <w:p w14:paraId="1ED5AD64" w14:textId="77777777" w:rsidR="008E3CF3" w:rsidRPr="00A03C55" w:rsidRDefault="007A1F44" w:rsidP="00EC243F">
      <w:pPr>
        <w:pStyle w:val="ListBullet2"/>
      </w:pPr>
      <w:r w:rsidRPr="00A03C55">
        <w:t>The retrieved document as a XOP Infoset</w:t>
      </w:r>
    </w:p>
    <w:p w14:paraId="06698D74" w14:textId="77777777" w:rsidR="008E3CF3" w:rsidRPr="00A03C55" w:rsidRDefault="007A1F44" w:rsidP="00EC243F">
      <w:pPr>
        <w:pStyle w:val="ListBullet2"/>
      </w:pPr>
      <w:r w:rsidRPr="00A03C55">
        <w:t>The MIME type of the retrieved document</w:t>
      </w:r>
    </w:p>
    <w:p w14:paraId="1A64507E" w14:textId="77777777" w:rsidR="008E3CF3" w:rsidRPr="00A03C55" w:rsidRDefault="007A1F44" w:rsidP="00EC243F">
      <w:pPr>
        <w:pStyle w:val="ListBullet2"/>
      </w:pPr>
      <w:r w:rsidRPr="00A03C55">
        <w:t>Errors or warnings in case the document(s) could not be retrieved successfully</w:t>
      </w:r>
    </w:p>
    <w:p w14:paraId="1570B1D7" w14:textId="77777777" w:rsidR="007A1F44" w:rsidRPr="00A03C55" w:rsidRDefault="007A1F44" w:rsidP="00D372D5">
      <w:pPr>
        <w:pStyle w:val="BodyText"/>
      </w:pPr>
      <w:r w:rsidRPr="00A03C55">
        <w:t>If the documentUniqueId is associated with an On-Demand Document Entry, the Retrieve Document Set Response Message shall contain a NewDocumentUniqueId element that identifies the document that is returned in the Retrieve Document Set Response. This identifier shall be different than the DocumentUniqueId element which identifies the On-Demand Document Entry. The Retrieve Document Set Response Message may also include a NewRepositoryUniqueId element that identifies the Document Repository which holds the document returned in the Retrieve Document Set Response. If this element is not included, the document returned in the response has not been persisted for later retrieval. If the On-Demand Document Source implements the Persistence of Retrieved Documents Option, this element shall be specified. If a future Retrieve Document Set Message for the same DocumentUniqueId returns the same NewDocumentUniqueId, the content of the document shall be identical to the prior returned content. On-Demand Document Source Actors are encouraged to re-use Document uniqueId’s whenever content has not changed in order to facilitate identification of new content by Document Consumers.</w:t>
      </w:r>
    </w:p>
    <w:p w14:paraId="1F634433"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3.43.4.2.3 Expected Actions</w:t>
      </w:r>
    </w:p>
    <w:p w14:paraId="3E3C09C1" w14:textId="77777777" w:rsidR="007A1F44" w:rsidRPr="00A03C55" w:rsidRDefault="007A1F44" w:rsidP="00B86B92">
      <w:pPr>
        <w:pStyle w:val="BodyText"/>
      </w:pPr>
      <w:r w:rsidRPr="00A03C55">
        <w:t>A Document Repository or On-Demand Document Source shall return the document(s) indicated in the request.</w:t>
      </w:r>
    </w:p>
    <w:p w14:paraId="204F17EB" w14:textId="77777777" w:rsidR="007A1F44" w:rsidRPr="00A03C55" w:rsidRDefault="007A1F44" w:rsidP="00B86B92">
      <w:pPr>
        <w:pStyle w:val="BodyText"/>
      </w:pPr>
      <w:r w:rsidRPr="00A03C55">
        <w:t>The Document Repository shall return the document or an error code in case the document could not be return. The conditions of failure and possible error messages are given in the ebRS standard and detailed in ITI TF-3: 4.2.4 Error Reporting.</w:t>
      </w:r>
    </w:p>
    <w:p w14:paraId="15554DF1" w14:textId="441FEB4A" w:rsidR="007A1F44" w:rsidRPr="00A03C55" w:rsidRDefault="007A1F44" w:rsidP="00B86B92">
      <w:pPr>
        <w:pStyle w:val="BodyText"/>
      </w:pPr>
      <w:r w:rsidRPr="00A03C55">
        <w:t xml:space="preserve">An On-Demand Document Source which supports the Persistence of Retrieved Documents Option shall save the document content returned in the retrieve response and </w:t>
      </w:r>
      <w:r w:rsidR="002C751B" w:rsidRPr="00A03C55">
        <w:t>issue a Re</w:t>
      </w:r>
      <w:r w:rsidR="00BC0E67" w:rsidRPr="00A03C55">
        <w:t>gister Document Set-b</w:t>
      </w:r>
      <w:r w:rsidR="002C751B" w:rsidRPr="00A03C55">
        <w:t xml:space="preserve"> [ITI-42] transaction to</w:t>
      </w:r>
      <w:r w:rsidR="00BC0E67" w:rsidRPr="00A03C55">
        <w:t xml:space="preserve"> </w:t>
      </w:r>
      <w:r w:rsidRPr="00A03C55">
        <w:t>register a Stable Document Entry which describes the saved document. The On-Demand Document Source shall complete the registration of the Stable Document Entry prior to responding to the Retrieve Document Set request. The registration of the new Stable Document Entry shall include</w:t>
      </w:r>
      <w:r w:rsidR="00497489" w:rsidRPr="00A03C55">
        <w:t>:</w:t>
      </w:r>
      <w:r w:rsidRPr="00A03C55">
        <w:t xml:space="preserve"> </w:t>
      </w:r>
    </w:p>
    <w:p w14:paraId="049BD98A" w14:textId="77777777" w:rsidR="007A1F44" w:rsidRPr="00A03C55" w:rsidRDefault="007A1F44" w:rsidP="003462A5">
      <w:pPr>
        <w:pStyle w:val="ListBullet2"/>
      </w:pPr>
      <w:r w:rsidRPr="00A03C55">
        <w:t>A Submission Set</w:t>
      </w:r>
    </w:p>
    <w:p w14:paraId="69F54571" w14:textId="179252DF" w:rsidR="007A1F44" w:rsidRPr="00A03C55" w:rsidRDefault="007A1F44" w:rsidP="003462A5">
      <w:pPr>
        <w:pStyle w:val="ListBullet2"/>
      </w:pPr>
      <w:r w:rsidRPr="00A03C55">
        <w:t xml:space="preserve">A DocumentEntry representing the </w:t>
      </w:r>
      <w:r w:rsidR="002C751B" w:rsidRPr="00A03C55">
        <w:t>S</w:t>
      </w:r>
      <w:r w:rsidRPr="00A03C55">
        <w:t>table DocumentEntry.</w:t>
      </w:r>
    </w:p>
    <w:p w14:paraId="0175F6BE" w14:textId="77777777" w:rsidR="007A1F44" w:rsidRPr="00A03C55" w:rsidRDefault="007A1F44" w:rsidP="003462A5">
      <w:pPr>
        <w:pStyle w:val="ListBullet2"/>
      </w:pPr>
      <w:r w:rsidRPr="00A03C55">
        <w:t>A HasMember association linking DocumentEntry to SubmissionSet.</w:t>
      </w:r>
    </w:p>
    <w:p w14:paraId="25877FB6" w14:textId="77777777" w:rsidR="007A1F44" w:rsidRPr="00A03C55" w:rsidRDefault="007A1F44" w:rsidP="003462A5">
      <w:pPr>
        <w:pStyle w:val="ListBullet2"/>
      </w:pPr>
      <w:r w:rsidRPr="00A03C55">
        <w:t>An IsSnapshotOf Association which identifies the sourceObject as the new Stable Document Entry and the targetObject as the On-Demand Document Entry which contains the uniqueID used in the Retrieve Document Set request. See ITI TF-3:</w:t>
      </w:r>
      <w:r w:rsidR="000769EE" w:rsidRPr="00A03C55">
        <w:t xml:space="preserve"> </w:t>
      </w:r>
      <w:r w:rsidRPr="00A03C55">
        <w:t>4.2.2.2 for information about the IsSnapshotOf Association.</w:t>
      </w:r>
    </w:p>
    <w:p w14:paraId="2F0F60EC" w14:textId="77777777" w:rsidR="002C751B" w:rsidRPr="00A03C55" w:rsidRDefault="002C751B" w:rsidP="003462A5">
      <w:pPr>
        <w:pStyle w:val="BodyText"/>
      </w:pPr>
      <w:r w:rsidRPr="00A03C55">
        <w:lastRenderedPageBreak/>
        <w:t>If the On-Demand Document Source has previously registered a snapshot of the On-Demand DocumentEntry, the registration of the new Stable DocumentEntry may also include a RPLC association, identifying the new Stable DocumentEntry as a replacement of the previously-registered Stable DocumentEntry.</w:t>
      </w:r>
    </w:p>
    <w:p w14:paraId="5A3B34CB" w14:textId="77777777" w:rsidR="007A1F44" w:rsidRPr="00A03C55" w:rsidRDefault="007A1F44" w:rsidP="003462A5">
      <w:pPr>
        <w:pStyle w:val="BodyText"/>
      </w:pPr>
      <w:r w:rsidRPr="00A03C55">
        <w:t>If this is not the first request for this on-demand document and a prior document was replaced, a Replace Association which identifies the prior document.</w:t>
      </w:r>
    </w:p>
    <w:p w14:paraId="2C65469F"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bookmarkStart w:id="1198" w:name="_Toc168280373"/>
      <w:bookmarkStart w:id="1199" w:name="_Ref168305087"/>
      <w:bookmarkStart w:id="1200" w:name="_Toc168486463"/>
      <w:bookmarkStart w:id="1201" w:name="_Ref173582753"/>
      <w:r w:rsidRPr="00A03C55">
        <w:rPr>
          <w:noProof w:val="0"/>
        </w:rPr>
        <w:t>3.43.4.2.3.1 Compatibility of Options</w:t>
      </w:r>
    </w:p>
    <w:p w14:paraId="44530F16" w14:textId="77777777" w:rsidR="007A1F44" w:rsidRPr="00A03C55" w:rsidRDefault="007A1F44" w:rsidP="001B289C">
      <w:pPr>
        <w:pStyle w:val="BodyText"/>
      </w:pPr>
      <w:r w:rsidRPr="00A03C55">
        <w:t>If the Document Consumer does not support the On-Demand Documents Option it will never send a Retrieve Document Set request for an On-Demand Document entry. In this case, none of the new attributes will be included in the response.</w:t>
      </w:r>
    </w:p>
    <w:p w14:paraId="4176AA37" w14:textId="304DE236" w:rsidR="007A1F44" w:rsidRPr="00A03C55" w:rsidRDefault="007A1F44" w:rsidP="00D372D5">
      <w:pPr>
        <w:pStyle w:val="BodyText"/>
      </w:pPr>
      <w:r w:rsidRPr="00A03C55">
        <w:t>If the Document Consumer does support the On-Demand Documents Option, it will only direct requests for On-Demand Document Entries to responders which have specified their unique repositoryUniqueId in the On-Demand Document Entry from the registry. Thus, unless there is an error in the metadata, there are no compatibility concerns with this transaction.</w:t>
      </w:r>
    </w:p>
    <w:p w14:paraId="337F98C7" w14:textId="7D0E9189" w:rsidR="00BF3994" w:rsidRPr="00A03C55" w:rsidRDefault="00BF3994" w:rsidP="00BF3994">
      <w:pPr>
        <w:pStyle w:val="Heading6"/>
        <w:numPr>
          <w:ilvl w:val="0"/>
          <w:numId w:val="0"/>
        </w:numPr>
        <w:tabs>
          <w:tab w:val="clear" w:pos="2160"/>
          <w:tab w:val="clear" w:pos="2880"/>
          <w:tab w:val="clear" w:pos="3600"/>
          <w:tab w:val="clear" w:pos="4320"/>
          <w:tab w:val="clear" w:pos="5040"/>
        </w:tabs>
        <w:rPr>
          <w:noProof w:val="0"/>
        </w:rPr>
      </w:pPr>
      <w:r w:rsidRPr="00A03C55">
        <w:rPr>
          <w:noProof w:val="0"/>
        </w:rPr>
        <w:t>3.43.4.2.3.</w:t>
      </w:r>
      <w:r w:rsidR="00770ECF" w:rsidRPr="00A03C55">
        <w:rPr>
          <w:noProof w:val="0"/>
        </w:rPr>
        <w:t>2</w:t>
      </w:r>
      <w:r w:rsidRPr="00A03C55">
        <w:rPr>
          <w:noProof w:val="0"/>
        </w:rPr>
        <w:t xml:space="preserve"> Delayed Document Assembly Option</w:t>
      </w:r>
    </w:p>
    <w:p w14:paraId="36EBFEA5" w14:textId="7A81D60A" w:rsidR="00BF3994" w:rsidRPr="00A03C55" w:rsidRDefault="00770ECF" w:rsidP="007456CC">
      <w:pPr>
        <w:pStyle w:val="m-8477618115514561806gmail-msobodytext"/>
        <w:shd w:val="clear" w:color="auto" w:fill="FFFFFF"/>
        <w:spacing w:before="120" w:beforeAutospacing="0" w:after="0" w:afterAutospacing="0"/>
        <w:rPr>
          <w:color w:val="222222"/>
          <w:lang w:val="en-US"/>
        </w:rPr>
      </w:pPr>
      <w:r w:rsidRPr="00A03C55">
        <w:rPr>
          <w:rStyle w:val="m-8477618115514561806gmail-inserttext"/>
          <w:bCs/>
          <w:color w:val="222222"/>
          <w:lang w:val="en-US"/>
        </w:rPr>
        <w:t>If</w:t>
      </w:r>
      <w:r w:rsidR="00D2031D" w:rsidRPr="00A03C55">
        <w:rPr>
          <w:rStyle w:val="m-8477618115514561806gmail-inserttext"/>
          <w:bCs/>
          <w:color w:val="222222"/>
          <w:lang w:val="en-US"/>
        </w:rPr>
        <w:t xml:space="preserve"> a Document Consumer support</w:t>
      </w:r>
      <w:r w:rsidRPr="00A03C55">
        <w:rPr>
          <w:rStyle w:val="m-8477618115514561806gmail-inserttext"/>
          <w:bCs/>
          <w:color w:val="222222"/>
          <w:lang w:val="en-US"/>
        </w:rPr>
        <w:t>s the Delayed Document Assembly Option</w:t>
      </w:r>
      <w:r w:rsidR="00D2031D" w:rsidRPr="00A03C55">
        <w:rPr>
          <w:rStyle w:val="m-8477618115514561806gmail-inserttext"/>
          <w:bCs/>
          <w:color w:val="222222"/>
          <w:lang w:val="en-US"/>
        </w:rPr>
        <w:t>,</w:t>
      </w:r>
      <w:r w:rsidRPr="00A03C55">
        <w:rPr>
          <w:rStyle w:val="m-8477618115514561806gmail-inserttext"/>
          <w:bCs/>
          <w:color w:val="222222"/>
          <w:lang w:val="en-US"/>
        </w:rPr>
        <w:t xml:space="preserve"> it shall not use the size=0 and hash=SHA1 hash of a zero length file values to verify documents. If verification is desired the Document Consumer shall use an appropriate stored query from the Registry Stored Query [ITI-18] transaction to get the updated size and hash values.</w:t>
      </w:r>
    </w:p>
    <w:p w14:paraId="006CD70D" w14:textId="77777777" w:rsidR="007A1F44" w:rsidRPr="00A03C55" w:rsidRDefault="007A1F44" w:rsidP="008C0C7D">
      <w:pPr>
        <w:pStyle w:val="Heading3"/>
        <w:numPr>
          <w:ilvl w:val="0"/>
          <w:numId w:val="0"/>
        </w:numPr>
        <w:tabs>
          <w:tab w:val="clear" w:pos="2160"/>
          <w:tab w:val="clear" w:pos="2880"/>
        </w:tabs>
        <w:rPr>
          <w:noProof w:val="0"/>
        </w:rPr>
      </w:pPr>
      <w:bookmarkStart w:id="1202" w:name="_Toc398544318"/>
      <w:bookmarkStart w:id="1203" w:name="_Toc398717978"/>
      <w:bookmarkStart w:id="1204" w:name="_Toc13773752"/>
      <w:r w:rsidRPr="00A03C55">
        <w:rPr>
          <w:noProof w:val="0"/>
        </w:rPr>
        <w:t xml:space="preserve">3.43.5 </w:t>
      </w:r>
      <w:bookmarkEnd w:id="1196"/>
      <w:r w:rsidRPr="00A03C55">
        <w:rPr>
          <w:noProof w:val="0"/>
        </w:rPr>
        <w:t>Protocol Requirements</w:t>
      </w:r>
      <w:bookmarkEnd w:id="1198"/>
      <w:bookmarkEnd w:id="1199"/>
      <w:bookmarkEnd w:id="1200"/>
      <w:bookmarkEnd w:id="1201"/>
      <w:bookmarkEnd w:id="1202"/>
      <w:bookmarkEnd w:id="1203"/>
      <w:bookmarkEnd w:id="1204"/>
    </w:p>
    <w:p w14:paraId="6A82C3BE" w14:textId="77777777" w:rsidR="007A1F44" w:rsidRPr="00A03C55" w:rsidRDefault="007A1F44" w:rsidP="00E6386F">
      <w:pPr>
        <w:pStyle w:val="BodyText"/>
      </w:pPr>
      <w:r w:rsidRPr="00A03C55">
        <w:t>Implementors of this transaction shall comply with all requirements described in ITI TF-2x: Appendix V: Web Services for IHE Transactions.</w:t>
      </w:r>
    </w:p>
    <w:p w14:paraId="7127397A" w14:textId="3C7D8707" w:rsidR="00FA20C2" w:rsidRPr="00A03C55" w:rsidRDefault="007A1F44" w:rsidP="00E6386F">
      <w:pPr>
        <w:pStyle w:val="BodyText"/>
      </w:pPr>
      <w:r w:rsidRPr="00A03C55">
        <w:t>The Retrieve Document Set transaction shall use SOAP12 and MTOM with XOP encoding (labeled MTOM/XOP in this specification)</w:t>
      </w:r>
      <w:r w:rsidR="00804BE0" w:rsidRPr="00A03C55">
        <w:t xml:space="preserve">. </w:t>
      </w:r>
      <w:r w:rsidRPr="00A03C55">
        <w:t>See ITI TF-2x: Appendix V</w:t>
      </w:r>
      <w:r w:rsidR="00A726AB" w:rsidRPr="00A03C55">
        <w:t>.</w:t>
      </w:r>
      <w:r w:rsidR="00087DB0" w:rsidRPr="00A03C55">
        <w:t>3</w:t>
      </w:r>
      <w:r w:rsidRPr="00A03C55">
        <w:t xml:space="preserve"> for details. </w:t>
      </w:r>
    </w:p>
    <w:p w14:paraId="359C4ECE" w14:textId="08D4F18A" w:rsidR="007A1F44" w:rsidRPr="00A03C55" w:rsidRDefault="007A1F44" w:rsidP="00E6386F">
      <w:pPr>
        <w:pStyle w:val="BodyText"/>
      </w:pPr>
      <w:r w:rsidRPr="00A03C55">
        <w:t>The Document Repository shall:</w:t>
      </w:r>
    </w:p>
    <w:p w14:paraId="488800AA" w14:textId="77777777" w:rsidR="008E3CF3" w:rsidRPr="00A03C55" w:rsidRDefault="007A1F44" w:rsidP="00EC243F">
      <w:pPr>
        <w:pStyle w:val="ListBullet2"/>
      </w:pPr>
      <w:r w:rsidRPr="00A03C55">
        <w:t>Accept the Retrieve Document Set Request message in MTOM/XOP format.</w:t>
      </w:r>
    </w:p>
    <w:p w14:paraId="248E4CB5" w14:textId="77777777" w:rsidR="008E3CF3" w:rsidRPr="00A03C55" w:rsidRDefault="007A1F44" w:rsidP="00EC243F">
      <w:pPr>
        <w:pStyle w:val="ListBullet2"/>
      </w:pPr>
      <w:r w:rsidRPr="00A03C55">
        <w:t>Generate the Retrieve Document Set Response message in MTOM/XOP format</w:t>
      </w:r>
    </w:p>
    <w:p w14:paraId="02217228" w14:textId="77777777" w:rsidR="007A1F44" w:rsidRPr="00A03C55" w:rsidRDefault="007A1F44" w:rsidP="00D372D5">
      <w:pPr>
        <w:pStyle w:val="BodyText"/>
      </w:pPr>
      <w:r w:rsidRPr="00A03C55">
        <w:t>The Document Consumer shall:</w:t>
      </w:r>
    </w:p>
    <w:p w14:paraId="58251710" w14:textId="77777777" w:rsidR="008E3CF3" w:rsidRPr="00A03C55" w:rsidRDefault="007A1F44" w:rsidP="00EC243F">
      <w:pPr>
        <w:pStyle w:val="ListBullet2"/>
      </w:pPr>
      <w:r w:rsidRPr="00A03C55">
        <w:t>Generate the Retrieve Document Set Request message in MTOM/XOP format.</w:t>
      </w:r>
    </w:p>
    <w:p w14:paraId="45D45CDB" w14:textId="7B80EDFB" w:rsidR="00386915" w:rsidRPr="00A03C55" w:rsidRDefault="007A1F44" w:rsidP="00105E87">
      <w:pPr>
        <w:pStyle w:val="ListBullet2"/>
      </w:pPr>
      <w:r w:rsidRPr="00A03C55">
        <w:t>Accept the Retrieve Document Set Response message in MTOM/XOP format.</w:t>
      </w:r>
    </w:p>
    <w:p w14:paraId="637A912F" w14:textId="7C64AEEB" w:rsidR="00386915" w:rsidRPr="00A03C55" w:rsidRDefault="00386915" w:rsidP="00105E87">
      <w:r w:rsidRPr="00A03C55">
        <w:t>XML namespace prefixes are for informational purposes only and are documented in ITI TF-2x: Appendix V, Table V.2.4-1.</w:t>
      </w:r>
    </w:p>
    <w:p w14:paraId="0BD82D27" w14:textId="77777777" w:rsidR="007A1F44" w:rsidRPr="00A03C55" w:rsidRDefault="007A1F44" w:rsidP="008C0C7D">
      <w:pPr>
        <w:pStyle w:val="BodyText"/>
      </w:pPr>
      <w:r w:rsidRPr="00A03C55">
        <w:t>Document Repository: These are the requirements for the Retrieve Document Set transaction presented in the order in which they would appear in the Document Repository WSDL definition:</w:t>
      </w:r>
    </w:p>
    <w:p w14:paraId="7F48E8E9" w14:textId="77777777" w:rsidR="008E3CF3" w:rsidRPr="00A03C55" w:rsidRDefault="007A1F44" w:rsidP="00EC243F">
      <w:pPr>
        <w:pStyle w:val="ListBullet2"/>
      </w:pPr>
      <w:r w:rsidRPr="00A03C55">
        <w:t>The following types shall be imported (xsd:import) in the /definitions/types section:</w:t>
      </w:r>
    </w:p>
    <w:p w14:paraId="2B1C383E" w14:textId="77777777" w:rsidR="008E3CF3" w:rsidRPr="00A03C55" w:rsidRDefault="007A1F44" w:rsidP="00F9353D">
      <w:pPr>
        <w:pStyle w:val="ListBullet3"/>
        <w:numPr>
          <w:ilvl w:val="0"/>
          <w:numId w:val="14"/>
        </w:numPr>
      </w:pPr>
      <w:r w:rsidRPr="00A03C55">
        <w:lastRenderedPageBreak/>
        <w:t>namespace="urn:ihe:iti:xds-b:2007", schema="IHEXDS.xsd"</w:t>
      </w:r>
    </w:p>
    <w:p w14:paraId="74A67744" w14:textId="77777777" w:rsidR="008E3CF3" w:rsidRPr="00A03C55" w:rsidRDefault="007A1F44" w:rsidP="00F9353D">
      <w:pPr>
        <w:pStyle w:val="ListBullet2"/>
        <w:numPr>
          <w:ilvl w:val="0"/>
          <w:numId w:val="29"/>
        </w:numPr>
      </w:pPr>
      <w:r w:rsidRPr="00A03C55">
        <w:t>The /definitions/message/part/@element attribute of the Retrieve Document Set Request message shall be defined as “</w:t>
      </w:r>
      <w:r w:rsidRPr="00A03C55">
        <w:rPr>
          <w:highlight w:val="white"/>
        </w:rPr>
        <w:t>ihe:RetrieveDocumentSetRequest</w:t>
      </w:r>
      <w:r w:rsidRPr="00A03C55">
        <w:t>”</w:t>
      </w:r>
    </w:p>
    <w:p w14:paraId="313A5641" w14:textId="77777777" w:rsidR="008E3CF3" w:rsidRPr="00A03C55" w:rsidRDefault="007A1F44" w:rsidP="00F9353D">
      <w:pPr>
        <w:pStyle w:val="ListBullet2"/>
        <w:numPr>
          <w:ilvl w:val="0"/>
          <w:numId w:val="29"/>
        </w:numPr>
      </w:pPr>
      <w:r w:rsidRPr="00A03C55">
        <w:t>The /definitions/message/part/@element attribute of the Retrieve Document Set Response message shall be defined as “</w:t>
      </w:r>
      <w:r w:rsidRPr="00A03C55">
        <w:rPr>
          <w:highlight w:val="white"/>
        </w:rPr>
        <w:t>ihe:RetrieveDocumentSet</w:t>
      </w:r>
      <w:r w:rsidRPr="00A03C55">
        <w:t>Response”</w:t>
      </w:r>
    </w:p>
    <w:p w14:paraId="260BBA7B" w14:textId="77777777" w:rsidR="008E3CF3" w:rsidRPr="00A03C55" w:rsidRDefault="007A1F44" w:rsidP="00EC243F">
      <w:pPr>
        <w:pStyle w:val="ListBullet2"/>
      </w:pPr>
      <w:r w:rsidRPr="00A03C55">
        <w:t>Refer to Table 3.43.5.b below for additional attribute requirements</w:t>
      </w:r>
    </w:p>
    <w:p w14:paraId="2AFDC35F" w14:textId="3FACACEC" w:rsidR="007A1F44" w:rsidRPr="00A03C55" w:rsidRDefault="007A1F44" w:rsidP="0033661E">
      <w:r w:rsidRPr="00A03C55">
        <w:t xml:space="preserve">To support the </w:t>
      </w:r>
      <w:r w:rsidR="00386915" w:rsidRPr="00A03C55">
        <w:t xml:space="preserve">WS-Addressing </w:t>
      </w:r>
      <w:r w:rsidRPr="00A03C55">
        <w:t>Asynchronous Web Services Exchange Option on the Document Consumer, the Document Repository shall support the use of a non-anonymous response EPR in the WS-Addressing replyTo header.</w:t>
      </w:r>
    </w:p>
    <w:p w14:paraId="0E763DE0" w14:textId="1FE9BE51" w:rsidR="007A1F44" w:rsidRPr="00A03C55" w:rsidRDefault="007A1F44" w:rsidP="0033661E">
      <w:pPr>
        <w:pStyle w:val="TableTitle"/>
        <w:rPr>
          <w:noProof w:val="0"/>
        </w:rPr>
      </w:pPr>
      <w:r w:rsidRPr="00A03C55">
        <w:rPr>
          <w:noProof w:val="0"/>
        </w:rPr>
        <w:t>Table 3.43.5.b: Additional Attribute Requirements</w:t>
      </w:r>
    </w:p>
    <w:tbl>
      <w:tblPr>
        <w:tblW w:w="7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90"/>
        <w:gridCol w:w="3735"/>
      </w:tblGrid>
      <w:tr w:rsidR="007A1F44" w:rsidRPr="00A03C55" w14:paraId="407EE8F8" w14:textId="77777777" w:rsidTr="00ED4370">
        <w:trPr>
          <w:cantSplit/>
          <w:tblHeader/>
          <w:jc w:val="center"/>
        </w:trPr>
        <w:tc>
          <w:tcPr>
            <w:tcW w:w="3690" w:type="dxa"/>
            <w:shd w:val="clear" w:color="auto" w:fill="E6E6E6"/>
          </w:tcPr>
          <w:p w14:paraId="6930618F" w14:textId="77777777" w:rsidR="007A1F44" w:rsidRPr="00A03C55" w:rsidRDefault="007A1F44" w:rsidP="00A063AC">
            <w:pPr>
              <w:pStyle w:val="TableEntryHeader"/>
              <w:rPr>
                <w:noProof w:val="0"/>
              </w:rPr>
            </w:pPr>
            <w:r w:rsidRPr="00A03C55">
              <w:rPr>
                <w:noProof w:val="0"/>
              </w:rPr>
              <w:t>Attribute</w:t>
            </w:r>
          </w:p>
        </w:tc>
        <w:tc>
          <w:tcPr>
            <w:tcW w:w="3735" w:type="dxa"/>
            <w:shd w:val="clear" w:color="auto" w:fill="E6E6E6"/>
          </w:tcPr>
          <w:p w14:paraId="001BAB15" w14:textId="77777777" w:rsidR="007A1F44" w:rsidRPr="00A03C55" w:rsidRDefault="007A1F44" w:rsidP="00A53067">
            <w:pPr>
              <w:pStyle w:val="TableEntryHeader"/>
              <w:rPr>
                <w:noProof w:val="0"/>
              </w:rPr>
            </w:pPr>
            <w:r w:rsidRPr="00A03C55">
              <w:rPr>
                <w:noProof w:val="0"/>
              </w:rPr>
              <w:t>Value</w:t>
            </w:r>
          </w:p>
        </w:tc>
      </w:tr>
      <w:tr w:rsidR="007A1F44" w:rsidRPr="00A03C55" w14:paraId="74AECA56" w14:textId="77777777" w:rsidTr="00ED4370">
        <w:trPr>
          <w:jc w:val="center"/>
        </w:trPr>
        <w:tc>
          <w:tcPr>
            <w:tcW w:w="3690" w:type="dxa"/>
          </w:tcPr>
          <w:p w14:paraId="5FBC4F9B" w14:textId="77777777" w:rsidR="007A1F44" w:rsidRPr="00A03C55" w:rsidRDefault="007A1F44" w:rsidP="00013C8C">
            <w:pPr>
              <w:pStyle w:val="TableEntry"/>
              <w:rPr>
                <w:noProof w:val="0"/>
              </w:rPr>
            </w:pPr>
            <w:r w:rsidRPr="00A03C55">
              <w:rPr>
                <w:noProof w:val="0"/>
              </w:rPr>
              <w:t>/definitions/portType/operation@name</w:t>
            </w:r>
          </w:p>
        </w:tc>
        <w:tc>
          <w:tcPr>
            <w:tcW w:w="3735" w:type="dxa"/>
          </w:tcPr>
          <w:p w14:paraId="5646C98B" w14:textId="5FFF76E1" w:rsidR="007A1F44" w:rsidRPr="00A03C55" w:rsidRDefault="007A1F44" w:rsidP="00013C8C">
            <w:pPr>
              <w:pStyle w:val="TableEntry"/>
              <w:rPr>
                <w:noProof w:val="0"/>
              </w:rPr>
            </w:pPr>
            <w:r w:rsidRPr="00A03C55">
              <w:rPr>
                <w:noProof w:val="0"/>
              </w:rPr>
              <w:t>DocumentConsumer_RetrieveDocumentSet</w:t>
            </w:r>
          </w:p>
        </w:tc>
      </w:tr>
      <w:tr w:rsidR="007A1F44" w:rsidRPr="00A03C55" w14:paraId="661AFA79" w14:textId="77777777" w:rsidTr="00ED4370">
        <w:trPr>
          <w:jc w:val="center"/>
        </w:trPr>
        <w:tc>
          <w:tcPr>
            <w:tcW w:w="3690" w:type="dxa"/>
          </w:tcPr>
          <w:p w14:paraId="70953435" w14:textId="77777777" w:rsidR="007A1F44" w:rsidRPr="00A03C55" w:rsidRDefault="007A1F44" w:rsidP="00013C8C">
            <w:pPr>
              <w:pStyle w:val="TableEntry"/>
              <w:rPr>
                <w:noProof w:val="0"/>
              </w:rPr>
            </w:pPr>
            <w:r w:rsidRPr="00A03C55">
              <w:rPr>
                <w:noProof w:val="0"/>
              </w:rPr>
              <w:t>/definitions/portType/operation/input/@wsaw:Action</w:t>
            </w:r>
          </w:p>
        </w:tc>
        <w:tc>
          <w:tcPr>
            <w:tcW w:w="3735" w:type="dxa"/>
          </w:tcPr>
          <w:p w14:paraId="2700D5E8" w14:textId="66808B26" w:rsidR="007A1F44" w:rsidRPr="00A03C55" w:rsidRDefault="007A1F44" w:rsidP="00013C8C">
            <w:pPr>
              <w:pStyle w:val="TableEntry"/>
              <w:rPr>
                <w:noProof w:val="0"/>
              </w:rPr>
            </w:pPr>
            <w:r w:rsidRPr="00A03C55">
              <w:rPr>
                <w:noProof w:val="0"/>
              </w:rPr>
              <w:t>urn:ihe:iti:2007:RetrieveDocumentSet</w:t>
            </w:r>
          </w:p>
        </w:tc>
      </w:tr>
      <w:tr w:rsidR="007A1F44" w:rsidRPr="00A03C55" w14:paraId="5A1602A2" w14:textId="77777777" w:rsidTr="00ED4370">
        <w:trPr>
          <w:jc w:val="center"/>
        </w:trPr>
        <w:tc>
          <w:tcPr>
            <w:tcW w:w="3690" w:type="dxa"/>
          </w:tcPr>
          <w:p w14:paraId="3407E1F4" w14:textId="77777777" w:rsidR="007A1F44" w:rsidRPr="00A03C55" w:rsidRDefault="007A1F44" w:rsidP="00013C8C">
            <w:pPr>
              <w:pStyle w:val="TableEntry"/>
              <w:rPr>
                <w:noProof w:val="0"/>
              </w:rPr>
            </w:pPr>
            <w:r w:rsidRPr="00A03C55">
              <w:rPr>
                <w:noProof w:val="0"/>
              </w:rPr>
              <w:t>/definitions/portType/operation/output/@wsaw:Action</w:t>
            </w:r>
          </w:p>
        </w:tc>
        <w:tc>
          <w:tcPr>
            <w:tcW w:w="3735" w:type="dxa"/>
          </w:tcPr>
          <w:p w14:paraId="2D7419FE" w14:textId="6C6722D8" w:rsidR="007A1F44" w:rsidRPr="00A03C55" w:rsidRDefault="007A1F44" w:rsidP="00013C8C">
            <w:pPr>
              <w:pStyle w:val="TableEntry"/>
              <w:rPr>
                <w:noProof w:val="0"/>
              </w:rPr>
            </w:pPr>
            <w:r w:rsidRPr="00A03C55">
              <w:rPr>
                <w:noProof w:val="0"/>
              </w:rPr>
              <w:t>urn:ihe:iti:2007:RetrieveDocumentSetResponse</w:t>
            </w:r>
          </w:p>
        </w:tc>
      </w:tr>
      <w:tr w:rsidR="006A5355" w:rsidRPr="00A03C55" w14:paraId="03D398B3" w14:textId="77777777" w:rsidTr="00ED4370">
        <w:trPr>
          <w:jc w:val="center"/>
        </w:trPr>
        <w:tc>
          <w:tcPr>
            <w:tcW w:w="3690" w:type="dxa"/>
          </w:tcPr>
          <w:p w14:paraId="196FE722" w14:textId="78315403" w:rsidR="006A5355" w:rsidRPr="00A03C55" w:rsidRDefault="006A5355" w:rsidP="006A5355">
            <w:pPr>
              <w:pStyle w:val="TableEntry"/>
              <w:rPr>
                <w:noProof w:val="0"/>
              </w:rPr>
            </w:pPr>
            <w:r w:rsidRPr="00A03C55">
              <w:rPr>
                <w:noProof w:val="0"/>
              </w:rPr>
              <w:t xml:space="preserve">/definitions/binding/operation/wsoap12:operation/@soapActionRequired </w:t>
            </w:r>
          </w:p>
        </w:tc>
        <w:tc>
          <w:tcPr>
            <w:tcW w:w="3735" w:type="dxa"/>
          </w:tcPr>
          <w:p w14:paraId="7502B480" w14:textId="1770EAA2" w:rsidR="006A5355" w:rsidRPr="00A03C55" w:rsidRDefault="006A5355" w:rsidP="006A5355">
            <w:pPr>
              <w:pStyle w:val="TableEntry"/>
              <w:rPr>
                <w:noProof w:val="0"/>
              </w:rPr>
            </w:pPr>
            <w:r w:rsidRPr="00A03C55">
              <w:rPr>
                <w:noProof w:val="0"/>
              </w:rPr>
              <w:t>false</w:t>
            </w:r>
          </w:p>
        </w:tc>
      </w:tr>
    </w:tbl>
    <w:p w14:paraId="6795CACA" w14:textId="77777777" w:rsidR="007A1F44" w:rsidRPr="00A03C55" w:rsidRDefault="007A1F44" w:rsidP="00775340">
      <w:pPr>
        <w:pStyle w:val="BodyText"/>
      </w:pPr>
    </w:p>
    <w:p w14:paraId="78919753" w14:textId="77777777" w:rsidR="007A1F44" w:rsidRPr="00A03C55" w:rsidRDefault="007A1F44" w:rsidP="0033661E">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w:t>
      </w:r>
      <w:r w:rsidR="000E5BCD" w:rsidRPr="00A03C55">
        <w:fldChar w:fldCharType="begin"/>
      </w:r>
      <w:r w:rsidR="000E5BCD" w:rsidRPr="00A03C55">
        <w:instrText xml:space="preserve"> REF _Ref167821063 \h  \* MERGEFORMAT </w:instrText>
      </w:r>
      <w:r w:rsidR="000E5BCD" w:rsidRPr="00A03C55">
        <w:fldChar w:fldCharType="separate"/>
      </w:r>
      <w:r w:rsidR="00531CD4" w:rsidRPr="00A03C55">
        <w:t>3.43.5.1 Sample SOAP Messages</w:t>
      </w:r>
      <w:r w:rsidR="000E5BCD" w:rsidRPr="00A03C55">
        <w:fldChar w:fldCharType="end"/>
      </w:r>
      <w:r w:rsidRPr="00A03C55">
        <w:t>.</w:t>
      </w:r>
    </w:p>
    <w:p w14:paraId="0467333B" w14:textId="5FA28132" w:rsidR="007A1F44" w:rsidRPr="00A03C55" w:rsidRDefault="007A1F44" w:rsidP="008C0C7D">
      <w:pPr>
        <w:pStyle w:val="BodyText"/>
      </w:pPr>
      <w:del w:id="1205" w:author="Lynn Felhofer" w:date="2020-03-23T16:02:00Z">
        <w:r w:rsidRPr="00A03C55" w:rsidDel="00FD6681">
          <w:delText xml:space="preserve">For </w:delText>
        </w:r>
      </w:del>
      <w:ins w:id="1206" w:author="Lynn Felhofer" w:date="2020-03-23T16:02:00Z">
        <w:r w:rsidR="00FD6681">
          <w:t>An</w:t>
        </w:r>
        <w:r w:rsidR="00FD6681" w:rsidRPr="00A03C55">
          <w:t xml:space="preserve"> </w:t>
        </w:r>
      </w:ins>
      <w:r w:rsidRPr="00A03C55">
        <w:t>informative WSDL for the Document Repository</w:t>
      </w:r>
      <w:ins w:id="1207" w:author="Lynn Felhofer" w:date="2020-03-23T16:02:00Z">
        <w:r w:rsidR="00FD6681">
          <w:t xml:space="preserve"> is available online: </w:t>
        </w:r>
      </w:ins>
      <w:r w:rsidRPr="00A03C55">
        <w:t xml:space="preserve"> see</w:t>
      </w:r>
      <w:del w:id="1208" w:author="Lynn Felhofer" w:date="2020-03-23T16:02:00Z">
        <w:r w:rsidRPr="00A03C55" w:rsidDel="00FD6681">
          <w:delText xml:space="preserve"> in</w:delText>
        </w:r>
      </w:del>
      <w:r w:rsidRPr="00A03C55">
        <w:t xml:space="preserve"> ITI TF-2x: Appendix W.</w:t>
      </w:r>
    </w:p>
    <w:p w14:paraId="06251D74" w14:textId="77777777" w:rsidR="007A1F44" w:rsidRPr="00A03C55" w:rsidRDefault="007A1F44" w:rsidP="008C0C7D">
      <w:pPr>
        <w:pStyle w:val="BodyText"/>
      </w:pPr>
      <w:r w:rsidRPr="00A03C55">
        <w:t>The &lt;ihe:RetrieveDocumentSetRequest/&gt; element is defined as:</w:t>
      </w:r>
    </w:p>
    <w:p w14:paraId="58E79566" w14:textId="77777777" w:rsidR="008E3CF3" w:rsidRPr="00A03C55" w:rsidRDefault="007A1F44" w:rsidP="00EC243F">
      <w:pPr>
        <w:pStyle w:val="ListBullet2"/>
      </w:pPr>
      <w:r w:rsidRPr="00A03C55">
        <w:t>One or more &lt;ihe:DocumentRequest/&gt; elements, each one representing an individual document that the Document Consumer wants to retrieve from the Document Repository. Each &lt;ihe:DocumentRequest/&gt; element contains:</w:t>
      </w:r>
    </w:p>
    <w:p w14:paraId="475B54FA" w14:textId="77777777" w:rsidR="008E3CF3" w:rsidRPr="00A03C55" w:rsidRDefault="007A1F44" w:rsidP="00F9353D">
      <w:pPr>
        <w:pStyle w:val="ListBullet3"/>
        <w:numPr>
          <w:ilvl w:val="0"/>
          <w:numId w:val="14"/>
        </w:numPr>
      </w:pPr>
      <w:r w:rsidRPr="00A03C55">
        <w:t>A required &lt;ihe:RepositoryUniqueId/&gt; element that identifies the repository from which the document is to be retrieved. This value corresponds to XDSDocumentEntry.repositoryUniqueId.</w:t>
      </w:r>
    </w:p>
    <w:p w14:paraId="15D7DC61" w14:textId="77777777" w:rsidR="008E3CF3" w:rsidRPr="00A03C55" w:rsidRDefault="007A1F44" w:rsidP="00F9353D">
      <w:pPr>
        <w:pStyle w:val="ListBullet3"/>
        <w:numPr>
          <w:ilvl w:val="0"/>
          <w:numId w:val="14"/>
        </w:numPr>
      </w:pPr>
      <w:r w:rsidRPr="00A03C55">
        <w:t>A required &lt;ihe:DocumentUniqueId/&gt; that identifies the document within the repository. This value corresponds to the XDSDocumentEntry.uniqueId.</w:t>
      </w:r>
    </w:p>
    <w:p w14:paraId="152E3BC0" w14:textId="77777777" w:rsidR="008E3CF3" w:rsidRPr="00A03C55" w:rsidRDefault="007A1F44" w:rsidP="00F9353D">
      <w:pPr>
        <w:pStyle w:val="ListBullet3"/>
        <w:numPr>
          <w:ilvl w:val="0"/>
          <w:numId w:val="14"/>
        </w:numPr>
      </w:pPr>
      <w:r w:rsidRPr="00A03C55">
        <w:t xml:space="preserve">An optional &lt;ihe:HomeCommunityId/&gt; element that corresponds to the home attribute of the Identifiable class in ebRIM. </w:t>
      </w:r>
    </w:p>
    <w:p w14:paraId="29B6E54E" w14:textId="77777777" w:rsidR="007A1F44" w:rsidRPr="00A03C55" w:rsidRDefault="007A1F44" w:rsidP="00DF525F">
      <w:pPr>
        <w:pStyle w:val="BodyText"/>
      </w:pPr>
      <w:r w:rsidRPr="00A03C55">
        <w:t xml:space="preserve">This allows the Document Consumer to specify one or more documents to retrieve from the Document Repository. </w:t>
      </w:r>
    </w:p>
    <w:p w14:paraId="6887AFC9" w14:textId="77777777" w:rsidR="007A1F44" w:rsidRPr="00A03C55" w:rsidRDefault="007A1F44" w:rsidP="008C0C7D">
      <w:pPr>
        <w:pStyle w:val="BodyText"/>
      </w:pPr>
      <w:r w:rsidRPr="00A03C55">
        <w:t>The &lt;ihe:RetrieveDocumentResponse/&gt; element is defined as:</w:t>
      </w:r>
    </w:p>
    <w:p w14:paraId="386F92AE" w14:textId="77777777" w:rsidR="008E3CF3" w:rsidRPr="00A03C55" w:rsidRDefault="007A1F44" w:rsidP="00EC243F">
      <w:pPr>
        <w:pStyle w:val="ListBullet2"/>
      </w:pPr>
      <w:r w:rsidRPr="00A03C55">
        <w:lastRenderedPageBreak/>
        <w:t xml:space="preserve">A required /ihe:RetrieveDocumentSetResponse/rs:RegistryResponse element </w:t>
      </w:r>
    </w:p>
    <w:p w14:paraId="2B5ADCD4" w14:textId="77777777" w:rsidR="008E3CF3" w:rsidRPr="00A03C55" w:rsidRDefault="007A1F44" w:rsidP="00EC243F">
      <w:pPr>
        <w:pStyle w:val="ListBullet2"/>
      </w:pPr>
      <w:r w:rsidRPr="00A03C55">
        <w:t>An optional sequence of &lt;ihe:DocumentResponse/&gt; elements containing</w:t>
      </w:r>
    </w:p>
    <w:p w14:paraId="57D66CA8" w14:textId="77777777" w:rsidR="008E3CF3" w:rsidRPr="00A03C55" w:rsidRDefault="007A1F44" w:rsidP="00F9353D">
      <w:pPr>
        <w:pStyle w:val="ListBullet3"/>
        <w:numPr>
          <w:ilvl w:val="0"/>
          <w:numId w:val="14"/>
        </w:numPr>
      </w:pPr>
      <w:r w:rsidRPr="00A03C55">
        <w:t>A &lt;ihe:HomeCommunityId/&gt; element. The value of this element shall be the same as the value of the /RetrieveDocumentSetRequest/DocumentRequest/HomeCommunityId element in the Retrieve Document Set Request Message. If the &lt;ihe:HomeCommunityId/&gt; element is not present in the Retrieve Document Set Request Message, this value shall not be present.</w:t>
      </w:r>
    </w:p>
    <w:p w14:paraId="58135959" w14:textId="77777777" w:rsidR="008E3CF3" w:rsidRPr="00A03C55" w:rsidRDefault="007A1F44" w:rsidP="00F9353D">
      <w:pPr>
        <w:pStyle w:val="ListBullet3"/>
        <w:numPr>
          <w:ilvl w:val="0"/>
          <w:numId w:val="14"/>
        </w:numPr>
      </w:pPr>
      <w:r w:rsidRPr="00A03C55">
        <w:t>A required &lt;ihe:RepositoryUniqueId/&gt; that identifies the repository from which the document is to be retrieved. The value of this element shall be the same as the value of the /RetrieveDocumentSetRequest/DocumentRequest/RepositoryUniqueId element in the original Retrieve Document Set Request Message. This value corresponds to XDSDocumentEntry.repositoryUniqueId.</w:t>
      </w:r>
    </w:p>
    <w:p w14:paraId="79578FE2" w14:textId="77777777" w:rsidR="008E3CF3" w:rsidRPr="00A03C55" w:rsidRDefault="007A1F44" w:rsidP="00F9353D">
      <w:pPr>
        <w:pStyle w:val="ListBullet3"/>
        <w:numPr>
          <w:ilvl w:val="0"/>
          <w:numId w:val="14"/>
        </w:numPr>
      </w:pPr>
      <w:r w:rsidRPr="00A03C55">
        <w:t>A required &lt;ihe:DocumentUniqueId/&gt; that identifies the document within the repository. The value of this element shall be the same as the value of the /RetrieveDocumentSetRequest/DocumentRequest/DocumentUniqueId element in the original Retrieve Document Set Request Message. This value corresponds to XDSDocumentEntry.uniqueId.</w:t>
      </w:r>
    </w:p>
    <w:p w14:paraId="2F37C82A" w14:textId="637F0214" w:rsidR="008E3CF3" w:rsidRPr="00A03C55" w:rsidRDefault="007A1F44" w:rsidP="00EC243F">
      <w:pPr>
        <w:pStyle w:val="ListBullet2"/>
        <w:tabs>
          <w:tab w:val="clear" w:pos="720"/>
          <w:tab w:val="num" w:pos="1080"/>
        </w:tabs>
        <w:ind w:left="1080"/>
      </w:pPr>
      <w:r w:rsidRPr="00A03C55">
        <w:t xml:space="preserve">A required &lt;ihe:Document/&gt; element that contains the retrieved document </w:t>
      </w:r>
      <w:r w:rsidR="00A726AB" w:rsidRPr="00A03C55">
        <w:t>using the xsi:base64Binary data type. (Note: This is the logical representation of the document in the XML. The wire format may be different; see ITI TF-2x: Appendix V.8.)</w:t>
      </w:r>
    </w:p>
    <w:p w14:paraId="0A06BEDD" w14:textId="77777777" w:rsidR="008E3CF3" w:rsidRPr="00A03C55" w:rsidRDefault="007A1F44" w:rsidP="00EC243F">
      <w:pPr>
        <w:pStyle w:val="ListBullet2"/>
        <w:tabs>
          <w:tab w:val="clear" w:pos="720"/>
          <w:tab w:val="num" w:pos="1080"/>
        </w:tabs>
        <w:ind w:left="1080"/>
      </w:pPr>
      <w:r w:rsidRPr="00A03C55">
        <w:t>A required &lt;ihe:mimeType/&gt; element that indicates the MIME type of the retrieved document</w:t>
      </w:r>
    </w:p>
    <w:p w14:paraId="3FD4E253" w14:textId="77777777" w:rsidR="008E3CF3" w:rsidRPr="00A03C55" w:rsidRDefault="007A1F44" w:rsidP="00EC243F">
      <w:pPr>
        <w:pStyle w:val="ListBullet2"/>
        <w:tabs>
          <w:tab w:val="clear" w:pos="720"/>
          <w:tab w:val="num" w:pos="1080"/>
        </w:tabs>
        <w:ind w:left="1080"/>
      </w:pPr>
      <w:r w:rsidRPr="00A03C55">
        <w:t>An optional &lt;ihe:NewDocumentUniqueId/&gt; element that identifies the document returned in the request when retrieval is of an On-Demand Document. This is required when retrieval is of an On-Demand Document.</w:t>
      </w:r>
    </w:p>
    <w:p w14:paraId="64FB7346" w14:textId="77777777" w:rsidR="008E3CF3" w:rsidRPr="00A03C55" w:rsidRDefault="007A1F44" w:rsidP="00EC243F">
      <w:pPr>
        <w:pStyle w:val="ListBullet2"/>
        <w:tabs>
          <w:tab w:val="clear" w:pos="720"/>
          <w:tab w:val="num" w:pos="1080"/>
        </w:tabs>
        <w:ind w:left="1080"/>
      </w:pPr>
      <w:r w:rsidRPr="00A03C55">
        <w:t>An optional &lt;ihe:NewRepositoryUniqueId/&gt; element that identifies the Document Repository that will support retrieval of the document created as a result of retrieval of the On-Demand Document. This is required when the On-Demand Document Source supports the Persistence of Retrieved Documents Option.</w:t>
      </w:r>
    </w:p>
    <w:p w14:paraId="1D823E91" w14:textId="77777777" w:rsidR="007A1F44" w:rsidRPr="00A03C55" w:rsidRDefault="007A1F44" w:rsidP="008C0C7D">
      <w:pPr>
        <w:pStyle w:val="BodyText"/>
      </w:pPr>
      <w:r w:rsidRPr="00A03C55">
        <w:t>The /RetrieveDocumentSetResponse/rs:RegistryResponse/@status attributes provides the overall status of the request: It shall contain one of the following values:</w:t>
      </w:r>
    </w:p>
    <w:p w14:paraId="28A6F700" w14:textId="77777777" w:rsidR="007A1F44" w:rsidRPr="00A03C55"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A03C55">
        <w:rPr>
          <w:rFonts w:ascii="Courier New" w:eastAsia="MS Mincho" w:hAnsi="Courier New" w:cs="Courier New"/>
          <w:bCs/>
          <w:color w:val="000000"/>
          <w:sz w:val="20"/>
          <w:lang w:eastAsia="ja-JP" w:bidi="he-IL"/>
        </w:rPr>
        <w:t xml:space="preserve">urn:oasis:names:tc:ebxml-regrep:ResponseStatusType:Success </w:t>
      </w:r>
    </w:p>
    <w:p w14:paraId="285E88ED" w14:textId="77777777" w:rsidR="007A1F44" w:rsidRPr="00A03C55"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A03C55">
        <w:rPr>
          <w:rFonts w:ascii="Courier New" w:eastAsia="MS Mincho" w:hAnsi="Courier New" w:cs="Courier New"/>
          <w:bCs/>
          <w:color w:val="000000"/>
          <w:sz w:val="20"/>
          <w:lang w:eastAsia="ja-JP" w:bidi="he-IL"/>
        </w:rPr>
        <w:t xml:space="preserve">urn:ihe:iti:2007:ResponseStatusType:PartialSuccess </w:t>
      </w:r>
    </w:p>
    <w:p w14:paraId="4DB7C257" w14:textId="77777777" w:rsidR="007A1F44" w:rsidRPr="00A03C55"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A03C55">
        <w:rPr>
          <w:rFonts w:ascii="Courier New" w:eastAsia="MS Mincho" w:hAnsi="Courier New" w:cs="Courier New"/>
          <w:bCs/>
          <w:color w:val="000000"/>
          <w:sz w:val="20"/>
          <w:lang w:eastAsia="ja-JP" w:bidi="he-IL"/>
        </w:rPr>
        <w:t xml:space="preserve">urn:oasis:names:tc:ebxml-regrep:ResponseStatusType:Failure </w:t>
      </w:r>
    </w:p>
    <w:p w14:paraId="1DA76012" w14:textId="77777777" w:rsidR="007A1F44" w:rsidRPr="00A03C55" w:rsidRDefault="007A1F44" w:rsidP="00601E92">
      <w:pPr>
        <w:pStyle w:val="BodyText"/>
        <w:rPr>
          <w:rFonts w:eastAsia="MS Mincho"/>
          <w:lang w:eastAsia="ja-JP" w:bidi="he-IL"/>
        </w:rPr>
      </w:pPr>
      <w:r w:rsidRPr="00A03C55">
        <w:rPr>
          <w:rFonts w:eastAsia="MS Mincho"/>
          <w:lang w:eastAsia="ja-JP" w:bidi="he-IL"/>
        </w:rPr>
        <w:t>See ITI TF-3: 4.2.4 Error Reporting for the interpretation of these values.</w:t>
      </w:r>
    </w:p>
    <w:p w14:paraId="391D4B8F" w14:textId="77777777" w:rsidR="007A1F44" w:rsidRPr="00A03C55" w:rsidRDefault="007A1F44" w:rsidP="008C0C7D">
      <w:pPr>
        <w:pStyle w:val="BodyText"/>
      </w:pPr>
      <w:r w:rsidRPr="00A03C55">
        <w:t>For each document requested in a /RetrieveDocumentSetRequest/DocumentRequest element:</w:t>
      </w:r>
    </w:p>
    <w:p w14:paraId="33E88F8E" w14:textId="77777777" w:rsidR="008E3CF3" w:rsidRPr="00A03C55" w:rsidRDefault="007A1F44" w:rsidP="00EC243F">
      <w:pPr>
        <w:pStyle w:val="ListBullet2"/>
      </w:pPr>
      <w:r w:rsidRPr="00A03C55">
        <w:lastRenderedPageBreak/>
        <w:t>If a warning is reported when retrieving the document, then a /RetrieveDocumentSetResponse/rs:RegistryResponse/rs:RegistryErrorList/ rs:RegistryError element shall be returned with:</w:t>
      </w:r>
    </w:p>
    <w:p w14:paraId="7BD815EC" w14:textId="77777777" w:rsidR="008E3CF3" w:rsidRPr="00A03C55" w:rsidRDefault="007A1F44" w:rsidP="00F9353D">
      <w:pPr>
        <w:pStyle w:val="ListBullet3"/>
        <w:numPr>
          <w:ilvl w:val="0"/>
          <w:numId w:val="14"/>
        </w:numPr>
      </w:pPr>
      <w:r w:rsidRPr="00A03C55">
        <w:t>@severity is urn:oasis:names:tc:ebxml-regrep:ErrorSeverityType:Warning</w:t>
      </w:r>
    </w:p>
    <w:p w14:paraId="2BCDE8AF" w14:textId="77777777" w:rsidR="008E3CF3" w:rsidRPr="00A03C55" w:rsidRDefault="007A1F44" w:rsidP="00F9353D">
      <w:pPr>
        <w:pStyle w:val="ListBullet3"/>
        <w:numPr>
          <w:ilvl w:val="0"/>
          <w:numId w:val="14"/>
        </w:numPr>
      </w:pPr>
      <w:r w:rsidRPr="00A03C55">
        <w:t>@errorCode is specified</w:t>
      </w:r>
    </w:p>
    <w:p w14:paraId="1564556C" w14:textId="77777777" w:rsidR="008E3CF3" w:rsidRPr="00A03C55" w:rsidRDefault="007A1F44" w:rsidP="00F9353D">
      <w:pPr>
        <w:pStyle w:val="ListBullet3"/>
        <w:numPr>
          <w:ilvl w:val="0"/>
          <w:numId w:val="14"/>
        </w:numPr>
      </w:pPr>
      <w:r w:rsidRPr="00A03C55">
        <w:t>@codeContext contains the warning message</w:t>
      </w:r>
    </w:p>
    <w:p w14:paraId="452DCD87" w14:textId="77777777" w:rsidR="008E3CF3" w:rsidRPr="00A03C55" w:rsidRDefault="007A1F44" w:rsidP="00F9353D">
      <w:pPr>
        <w:pStyle w:val="ListBullet3"/>
        <w:numPr>
          <w:ilvl w:val="0"/>
          <w:numId w:val="14"/>
        </w:numPr>
      </w:pPr>
      <w:r w:rsidRPr="00A03C55">
        <w:t xml:space="preserve">@location contains the DocumentUniqueId of the document requested </w:t>
      </w:r>
    </w:p>
    <w:p w14:paraId="09327DDA" w14:textId="77777777" w:rsidR="008E3CF3" w:rsidRPr="00A03C55" w:rsidRDefault="007A1F44" w:rsidP="00EC243F">
      <w:pPr>
        <w:pStyle w:val="ListBullet2"/>
      </w:pPr>
      <w:r w:rsidRPr="00A03C55">
        <w:t xml:space="preserve">The document shall be returned in an instance of /RetrieveDocumentSetResponse/DocumentResponse/Document as a XOP Infoset. The returned document and warning are correlated via the DocumentUniqueId. </w:t>
      </w:r>
    </w:p>
    <w:p w14:paraId="7112C472" w14:textId="77777777" w:rsidR="008E3CF3" w:rsidRPr="00A03C55" w:rsidRDefault="007A1F44" w:rsidP="00EC243F">
      <w:pPr>
        <w:pStyle w:val="ListBullet2"/>
      </w:pPr>
      <w:r w:rsidRPr="00A03C55">
        <w:t>If an error is reported when retrieving a document, then a /RetrieveDocumentSetResponse/rs:RegistryResponse/rs:RegistryErrorList/ rs:RegistryError element shall be returned with:</w:t>
      </w:r>
    </w:p>
    <w:p w14:paraId="780748B7" w14:textId="77777777" w:rsidR="008E3CF3" w:rsidRPr="00A03C55" w:rsidRDefault="007A1F44" w:rsidP="00F9353D">
      <w:pPr>
        <w:pStyle w:val="ListBullet3"/>
        <w:numPr>
          <w:ilvl w:val="0"/>
          <w:numId w:val="14"/>
        </w:numPr>
      </w:pPr>
      <w:r w:rsidRPr="00A03C55">
        <w:t>@severity is urn:oasis:names:tc:ebxml-regrep:ErrorSeverityType:Error</w:t>
      </w:r>
    </w:p>
    <w:p w14:paraId="4A7D85B2" w14:textId="77777777" w:rsidR="008E3CF3" w:rsidRPr="00A03C55" w:rsidRDefault="007A1F44" w:rsidP="00F9353D">
      <w:pPr>
        <w:pStyle w:val="ListBullet3"/>
        <w:numPr>
          <w:ilvl w:val="0"/>
          <w:numId w:val="14"/>
        </w:numPr>
      </w:pPr>
      <w:r w:rsidRPr="00A03C55">
        <w:t>@errorCode is specified</w:t>
      </w:r>
    </w:p>
    <w:p w14:paraId="4C7EE930" w14:textId="77777777" w:rsidR="008E3CF3" w:rsidRPr="00A03C55" w:rsidRDefault="007A1F44" w:rsidP="00F9353D">
      <w:pPr>
        <w:pStyle w:val="ListBullet3"/>
        <w:numPr>
          <w:ilvl w:val="0"/>
          <w:numId w:val="14"/>
        </w:numPr>
      </w:pPr>
      <w:r w:rsidRPr="00A03C55">
        <w:t>@codeContext contains the error message</w:t>
      </w:r>
    </w:p>
    <w:p w14:paraId="3BC4A304" w14:textId="77777777" w:rsidR="008E3CF3" w:rsidRPr="00A03C55" w:rsidRDefault="007A1F44" w:rsidP="00F9353D">
      <w:pPr>
        <w:pStyle w:val="ListBullet3"/>
        <w:numPr>
          <w:ilvl w:val="0"/>
          <w:numId w:val="14"/>
        </w:numPr>
      </w:pPr>
      <w:r w:rsidRPr="00A03C55">
        <w:t>@location contains the DocumentUniqueId of the document requested</w:t>
      </w:r>
    </w:p>
    <w:p w14:paraId="01AE9C5C" w14:textId="77777777" w:rsidR="008E3CF3" w:rsidRPr="00A03C55" w:rsidRDefault="007A1F44" w:rsidP="00EC243F">
      <w:pPr>
        <w:pStyle w:val="ListBullet2"/>
      </w:pPr>
      <w:r w:rsidRPr="00A03C55">
        <w:t xml:space="preserve">No corresponding RetrieveDocumentSetResponse/DocumentResponse element shall be returned </w:t>
      </w:r>
    </w:p>
    <w:p w14:paraId="22B128FA" w14:textId="77777777" w:rsidR="008E3CF3" w:rsidRPr="00A03C55" w:rsidRDefault="007A1F44" w:rsidP="00EC243F">
      <w:pPr>
        <w:pStyle w:val="ListBullet2"/>
      </w:pPr>
      <w:r w:rsidRPr="00A03C55">
        <w:t>If the document is successfully retrieved (without warning) then no /RetrieveDocumentSetResponse/rs:RegistryResponse/rs:RegistryErrorList/ rs:RegistryError element shall be present and a /RetrieveDocumentSetResponse/DocumentResponse/Document element shall be returned containing the document as a XOP Infoset.</w:t>
      </w:r>
    </w:p>
    <w:p w14:paraId="017DB11B" w14:textId="77777777" w:rsidR="007A1F44" w:rsidRPr="00A03C55" w:rsidRDefault="007A1F44" w:rsidP="008C0C7D">
      <w:pPr>
        <w:pStyle w:val="BodyText"/>
      </w:pPr>
      <w:r w:rsidRPr="00A03C55">
        <w:t>The /RetrieveDocumentSetResponse/rs:RegistryResponse/rs:ResponseSlotList element is not used in this transaction.</w:t>
      </w:r>
    </w:p>
    <w:p w14:paraId="4DFFF85A" w14:textId="77777777" w:rsidR="007A1F44" w:rsidRPr="00A03C55" w:rsidRDefault="007A1F44" w:rsidP="008C0C7D">
      <w:pPr>
        <w:pStyle w:val="BodyText"/>
      </w:pPr>
      <w:r w:rsidRPr="00A03C55">
        <w:t>The /RetrieveDocumentSetResponse/rs:RegistryResponse/@requestId attribute is not used in this transaction.</w:t>
      </w:r>
    </w:p>
    <w:p w14:paraId="6FE78097" w14:textId="69EA946F" w:rsidR="007A1F44" w:rsidRPr="00A03C55" w:rsidRDefault="007A1F44" w:rsidP="008C0C7D">
      <w:pPr>
        <w:pStyle w:val="BodyText"/>
      </w:pPr>
      <w:r w:rsidRPr="00A03C55">
        <w:t>A full XML Schema Document for the XDS.b types is available online</w:t>
      </w:r>
      <w:ins w:id="1209" w:author="Lynn Felhofer" w:date="2020-03-23T16:02:00Z">
        <w:r w:rsidR="00FD6681">
          <w:t xml:space="preserve">: </w:t>
        </w:r>
      </w:ins>
      <w:del w:id="1210" w:author="Lynn Felhofer" w:date="2020-03-23T16:02:00Z">
        <w:r w:rsidRPr="00A03C55" w:rsidDel="00FD6681">
          <w:delText xml:space="preserve"> on the </w:delText>
        </w:r>
      </w:del>
      <w:del w:id="1211" w:author="Lynn Felhofer" w:date="2020-03-23T15:51:00Z">
        <w:r w:rsidRPr="00A03C55" w:rsidDel="00FD6681">
          <w:delText>IHE FTP site</w:delText>
        </w:r>
      </w:del>
      <w:del w:id="1212" w:author="Lynn Felhofer" w:date="2020-03-23T16:02:00Z">
        <w:r w:rsidRPr="00A03C55" w:rsidDel="00FD6681">
          <w:delText>,</w:delText>
        </w:r>
      </w:del>
      <w:r w:rsidRPr="00A03C55">
        <w:t xml:space="preserve"> see ITI TF-2x: Appendix W.</w:t>
      </w:r>
    </w:p>
    <w:p w14:paraId="1F3D1BBD"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213" w:name="_Ref167821063"/>
      <w:bookmarkStart w:id="1214" w:name="_Toc398544319"/>
      <w:r w:rsidRPr="00A03C55">
        <w:rPr>
          <w:noProof w:val="0"/>
        </w:rPr>
        <w:t>3.43.5.1 Sample SOAP Messages</w:t>
      </w:r>
      <w:bookmarkEnd w:id="1213"/>
      <w:bookmarkEnd w:id="1214"/>
    </w:p>
    <w:p w14:paraId="065DF74F" w14:textId="77777777" w:rsidR="007A1F44" w:rsidRPr="00A03C55" w:rsidRDefault="007A1F44" w:rsidP="008C0C7D">
      <w:pPr>
        <w:pStyle w:val="BodyText"/>
      </w:pPr>
      <w:r w:rsidRPr="00A03C55">
        <w:t xml:space="preserve">The samples in the following two sections show a typical request and its relative response. The sample messages also show the WS-Addressing headers &lt;Action/&gt;, &lt;MessageID/&gt;, &lt;ReplyTo/&gt;…; these WS-Addressing headers are populated according to ITI TF-2x: Appendix V: Web Services for IHE Transactions. </w:t>
      </w:r>
    </w:p>
    <w:p w14:paraId="5DE5366A" w14:textId="77777777" w:rsidR="007A1F44" w:rsidRPr="00A03C55" w:rsidRDefault="007A1F44" w:rsidP="008C0C7D">
      <w:pPr>
        <w:pStyle w:val="Heading5"/>
        <w:numPr>
          <w:ilvl w:val="0"/>
          <w:numId w:val="0"/>
        </w:numPr>
        <w:tabs>
          <w:tab w:val="clear" w:pos="2160"/>
          <w:tab w:val="clear" w:pos="2880"/>
          <w:tab w:val="clear" w:pos="3600"/>
          <w:tab w:val="clear" w:pos="4320"/>
        </w:tabs>
        <w:ind w:left="1008" w:hanging="1008"/>
        <w:rPr>
          <w:noProof w:val="0"/>
        </w:rPr>
      </w:pPr>
      <w:r w:rsidRPr="00A03C55">
        <w:rPr>
          <w:noProof w:val="0"/>
        </w:rPr>
        <w:lastRenderedPageBreak/>
        <w:t>3.43.5.1.1 Sample Retrieve Document Set SOAP Request</w:t>
      </w:r>
    </w:p>
    <w:p w14:paraId="3D655A7F"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3.43.5.1.1.1 Synchronous Web Services Exchange</w:t>
      </w:r>
    </w:p>
    <w:p w14:paraId="744D99BE" w14:textId="77777777" w:rsidR="007A1F44" w:rsidRPr="00A03C55" w:rsidRDefault="007A1F44" w:rsidP="008C0C7D">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100588" w14:textId="77777777" w:rsidR="007A1F44" w:rsidRPr="00A03C55" w:rsidRDefault="007A1F44" w:rsidP="003462A5">
      <w:pPr>
        <w:pStyle w:val="XMLExample"/>
        <w:rPr>
          <w:highlight w:val="white"/>
          <w:lang w:val="en-US"/>
        </w:rPr>
      </w:pPr>
      <w:r w:rsidRPr="00A03C55">
        <w:rPr>
          <w:highlight w:val="white"/>
          <w:lang w:val="en-US"/>
        </w:rPr>
        <w:t>POST /tf6/services/xdsrepositoryb HTTP/1.1</w:t>
      </w:r>
    </w:p>
    <w:p w14:paraId="61B127D1" w14:textId="77777777" w:rsidR="007A1F44" w:rsidRPr="00A03C55" w:rsidRDefault="007A1F44" w:rsidP="003462A5">
      <w:pPr>
        <w:pStyle w:val="XMLExample"/>
        <w:rPr>
          <w:highlight w:val="white"/>
          <w:lang w:val="en-US"/>
        </w:rPr>
      </w:pPr>
      <w:r w:rsidRPr="00A03C55">
        <w:rPr>
          <w:highlight w:val="white"/>
          <w:lang w:val="en-US"/>
        </w:rPr>
        <w:t>Content-Type: multipart/related;</w:t>
      </w:r>
    </w:p>
    <w:p w14:paraId="64516EF7" w14:textId="77777777" w:rsidR="007A1F44" w:rsidRPr="00A03C55" w:rsidRDefault="007A1F44" w:rsidP="003462A5">
      <w:pPr>
        <w:pStyle w:val="XMLExample"/>
        <w:rPr>
          <w:highlight w:val="white"/>
          <w:lang w:val="en-US"/>
        </w:rPr>
      </w:pPr>
      <w:r w:rsidRPr="00A03C55">
        <w:rPr>
          <w:highlight w:val="white"/>
          <w:lang w:val="en-US"/>
        </w:rPr>
        <w:t xml:space="preserve">    boundary=MIMEBoundaryurn_uuid_3448B7F8EA6E8B9DFC1289514997517; </w:t>
      </w:r>
    </w:p>
    <w:p w14:paraId="231AE51B" w14:textId="77777777" w:rsidR="007A1F44" w:rsidRPr="00A03C55" w:rsidRDefault="007A1F44" w:rsidP="003462A5">
      <w:pPr>
        <w:pStyle w:val="XMLExample"/>
        <w:rPr>
          <w:highlight w:val="white"/>
          <w:lang w:val="en-US"/>
        </w:rPr>
      </w:pPr>
      <w:r w:rsidRPr="00A03C55">
        <w:rPr>
          <w:highlight w:val="white"/>
          <w:lang w:val="en-US"/>
        </w:rPr>
        <w:t xml:space="preserve">    type="application/xop+xml"; </w:t>
      </w:r>
    </w:p>
    <w:p w14:paraId="59D3FB73" w14:textId="77777777" w:rsidR="007A1F44" w:rsidRPr="00A03C55" w:rsidRDefault="007A1F44" w:rsidP="003462A5">
      <w:pPr>
        <w:pStyle w:val="XMLExample"/>
        <w:rPr>
          <w:highlight w:val="white"/>
          <w:lang w:val="en-US"/>
        </w:rPr>
      </w:pPr>
      <w:r w:rsidRPr="00A03C55">
        <w:rPr>
          <w:highlight w:val="white"/>
          <w:lang w:val="en-US"/>
        </w:rPr>
        <w:t xml:space="preserve">    start="&lt;0.urn:uuid:3448B7F8EA6E8B9DFC1289514997518@apache.org&gt;"; </w:t>
      </w:r>
    </w:p>
    <w:p w14:paraId="34623EEC" w14:textId="77777777" w:rsidR="007A1F44" w:rsidRPr="00A03C55" w:rsidRDefault="007A1F44" w:rsidP="003462A5">
      <w:pPr>
        <w:pStyle w:val="XMLExample"/>
        <w:rPr>
          <w:highlight w:val="white"/>
          <w:lang w:val="en-US"/>
        </w:rPr>
      </w:pPr>
      <w:r w:rsidRPr="00A03C55">
        <w:rPr>
          <w:highlight w:val="white"/>
          <w:lang w:val="en-US"/>
        </w:rPr>
        <w:t xml:space="preserve">    start-info="application/soap+xml"</w:t>
      </w:r>
    </w:p>
    <w:p w14:paraId="3814BCE6" w14:textId="77777777" w:rsidR="007A1F44" w:rsidRPr="00A03C55" w:rsidRDefault="007A1F44" w:rsidP="003462A5">
      <w:pPr>
        <w:pStyle w:val="XMLExample"/>
        <w:rPr>
          <w:highlight w:val="white"/>
          <w:lang w:val="en-US"/>
        </w:rPr>
      </w:pPr>
      <w:r w:rsidRPr="00A03C55">
        <w:rPr>
          <w:highlight w:val="white"/>
          <w:lang w:val="en-US"/>
        </w:rPr>
        <w:t>User-Agent: Axis2</w:t>
      </w:r>
    </w:p>
    <w:p w14:paraId="0E9FA33E" w14:textId="77777777" w:rsidR="007A1F44" w:rsidRPr="00A03C55" w:rsidRDefault="007A1F44" w:rsidP="003462A5">
      <w:pPr>
        <w:pStyle w:val="XMLExample"/>
        <w:rPr>
          <w:highlight w:val="white"/>
          <w:lang w:val="en-US"/>
        </w:rPr>
      </w:pPr>
      <w:r w:rsidRPr="00A03C55">
        <w:rPr>
          <w:highlight w:val="white"/>
          <w:lang w:val="en-US"/>
        </w:rPr>
        <w:t>Host: ihexds.nist.gov:5000</w:t>
      </w:r>
    </w:p>
    <w:p w14:paraId="1D463347" w14:textId="77777777" w:rsidR="007A1F44" w:rsidRPr="00A03C55" w:rsidRDefault="007A1F44" w:rsidP="003462A5">
      <w:pPr>
        <w:pStyle w:val="XMLExample"/>
        <w:rPr>
          <w:highlight w:val="white"/>
          <w:lang w:val="en-US"/>
        </w:rPr>
      </w:pPr>
    </w:p>
    <w:p w14:paraId="2929F5A6" w14:textId="77777777" w:rsidR="007A1F44" w:rsidRPr="00A03C55" w:rsidRDefault="007A1F44" w:rsidP="003462A5">
      <w:pPr>
        <w:pStyle w:val="XMLExample"/>
        <w:rPr>
          <w:highlight w:val="white"/>
          <w:lang w:val="en-US"/>
        </w:rPr>
      </w:pPr>
      <w:r w:rsidRPr="00A03C55">
        <w:rPr>
          <w:highlight w:val="white"/>
          <w:lang w:val="en-US"/>
        </w:rPr>
        <w:t>--MIMEBoundaryurn_uuid_3448B7F8EA6E8B9DFC1289514997517</w:t>
      </w:r>
    </w:p>
    <w:p w14:paraId="49C1A663" w14:textId="77777777" w:rsidR="007A1F44" w:rsidRPr="00A03C55" w:rsidRDefault="007A1F44" w:rsidP="003462A5">
      <w:pPr>
        <w:pStyle w:val="XMLExample"/>
        <w:rPr>
          <w:highlight w:val="white"/>
          <w:lang w:val="en-US"/>
        </w:rPr>
      </w:pPr>
      <w:r w:rsidRPr="00A03C55">
        <w:rPr>
          <w:highlight w:val="white"/>
          <w:lang w:val="en-US"/>
        </w:rPr>
        <w:t xml:space="preserve">Content-Type: application/xop+xml; charset=UTF-8; </w:t>
      </w:r>
    </w:p>
    <w:p w14:paraId="25190FF0" w14:textId="77777777" w:rsidR="007A1F44" w:rsidRPr="00A03C55" w:rsidRDefault="007A1F44" w:rsidP="003462A5">
      <w:pPr>
        <w:pStyle w:val="XMLExample"/>
        <w:rPr>
          <w:highlight w:val="white"/>
          <w:lang w:val="en-US"/>
        </w:rPr>
      </w:pPr>
      <w:r w:rsidRPr="00A03C55">
        <w:rPr>
          <w:highlight w:val="white"/>
          <w:lang w:val="en-US"/>
        </w:rPr>
        <w:t xml:space="preserve">    type="application/soap+xml"</w:t>
      </w:r>
    </w:p>
    <w:p w14:paraId="4D853A36" w14:textId="77777777" w:rsidR="007A1F44" w:rsidRPr="00A03C55" w:rsidRDefault="007A1F44" w:rsidP="003462A5">
      <w:pPr>
        <w:pStyle w:val="XMLExample"/>
        <w:rPr>
          <w:highlight w:val="white"/>
          <w:lang w:val="en-US"/>
        </w:rPr>
      </w:pPr>
      <w:r w:rsidRPr="00A03C55">
        <w:rPr>
          <w:highlight w:val="white"/>
          <w:lang w:val="en-US"/>
        </w:rPr>
        <w:t>Content-Transfer-Encoding: binary</w:t>
      </w:r>
    </w:p>
    <w:p w14:paraId="0B170329" w14:textId="77777777" w:rsidR="007A1F44" w:rsidRPr="00A03C55" w:rsidRDefault="007A1F44" w:rsidP="003462A5">
      <w:pPr>
        <w:pStyle w:val="XMLExample"/>
        <w:rPr>
          <w:highlight w:val="white"/>
          <w:lang w:val="en-US"/>
        </w:rPr>
      </w:pPr>
      <w:r w:rsidRPr="00A03C55">
        <w:rPr>
          <w:highlight w:val="white"/>
          <w:lang w:val="en-US"/>
        </w:rPr>
        <w:t>Content-ID: &lt;0.urn:uuid:3448B7F8EA6E8B9DFC1289514997518@apache.org&gt;</w:t>
      </w:r>
    </w:p>
    <w:p w14:paraId="0CE0F1B2" w14:textId="77777777" w:rsidR="007A1F44" w:rsidRPr="00A03C55" w:rsidRDefault="007A1F44" w:rsidP="003462A5">
      <w:pPr>
        <w:pStyle w:val="XMLExample"/>
        <w:rPr>
          <w:highlight w:val="white"/>
          <w:lang w:val="en-US"/>
        </w:rPr>
      </w:pPr>
    </w:p>
    <w:p w14:paraId="2CA4FD2D" w14:textId="77777777" w:rsidR="007A1F44" w:rsidRPr="00A03C55" w:rsidRDefault="007A1F44" w:rsidP="003462A5">
      <w:pPr>
        <w:pStyle w:val="XMLExample"/>
        <w:rPr>
          <w:highlight w:val="white"/>
          <w:lang w:val="en-US"/>
        </w:rPr>
      </w:pPr>
      <w:r w:rsidRPr="00A03C55">
        <w:rPr>
          <w:highlight w:val="white"/>
          <w:lang w:val="en-US"/>
        </w:rPr>
        <w:t>&lt;?xml version='1.0' encoding='UTF-8'?&gt;</w:t>
      </w:r>
    </w:p>
    <w:p w14:paraId="50917413" w14:textId="77777777" w:rsidR="007A1F44" w:rsidRPr="00A03C55" w:rsidRDefault="007A1F44" w:rsidP="003462A5">
      <w:pPr>
        <w:pStyle w:val="XMLExample"/>
        <w:rPr>
          <w:highlight w:val="white"/>
          <w:lang w:val="en-US"/>
        </w:rPr>
      </w:pPr>
      <w:r w:rsidRPr="00A03C55">
        <w:rPr>
          <w:highlight w:val="white"/>
          <w:lang w:val="en-US"/>
        </w:rPr>
        <w:t>&lt;soapenv:Envelope xmlns:soapenv="http://www.w3.org/2003/05/soap-envelope"&gt;</w:t>
      </w:r>
    </w:p>
    <w:p w14:paraId="771ED6BD" w14:textId="77777777" w:rsidR="007A1F44" w:rsidRPr="00A03C55" w:rsidRDefault="007A1F44" w:rsidP="003462A5">
      <w:pPr>
        <w:pStyle w:val="XMLExample"/>
        <w:rPr>
          <w:highlight w:val="white"/>
          <w:lang w:val="en-US"/>
        </w:rPr>
      </w:pPr>
      <w:r w:rsidRPr="00A03C55">
        <w:rPr>
          <w:highlight w:val="white"/>
          <w:lang w:val="en-US"/>
        </w:rPr>
        <w:t xml:space="preserve">    &lt;soapenv:Header xmlns:wsa="http://www.w3.org/2005/08/addressing"&gt;</w:t>
      </w:r>
    </w:p>
    <w:p w14:paraId="752108B1" w14:textId="77777777" w:rsidR="007A1F44" w:rsidRPr="00A03C55" w:rsidRDefault="007A1F44" w:rsidP="003462A5">
      <w:pPr>
        <w:pStyle w:val="XMLExample"/>
        <w:rPr>
          <w:highlight w:val="white"/>
          <w:lang w:val="en-US"/>
        </w:rPr>
      </w:pPr>
      <w:r w:rsidRPr="00A03C55">
        <w:rPr>
          <w:highlight w:val="white"/>
          <w:lang w:val="en-US"/>
        </w:rPr>
        <w:t xml:space="preserve">        &lt;wsa:To soapenv:mustUnderstand="1"</w:t>
      </w:r>
    </w:p>
    <w:p w14:paraId="0F576E35" w14:textId="77777777" w:rsidR="007A1F44" w:rsidRPr="00A03C55" w:rsidRDefault="007A1F44" w:rsidP="003462A5">
      <w:pPr>
        <w:pStyle w:val="XMLExample"/>
        <w:rPr>
          <w:highlight w:val="white"/>
          <w:lang w:val="en-US"/>
        </w:rPr>
      </w:pPr>
      <w:r w:rsidRPr="00A03C55">
        <w:rPr>
          <w:highlight w:val="white"/>
          <w:lang w:val="en-US"/>
        </w:rPr>
        <w:t xml:space="preserve">            &gt;http://localhost:5000/tf6/services/xdsrepositoryb&lt;/wsa:To&gt;</w:t>
      </w:r>
    </w:p>
    <w:p w14:paraId="282B9D21" w14:textId="77777777" w:rsidR="007A1F44" w:rsidRPr="00A03C55" w:rsidRDefault="007A1F44" w:rsidP="003462A5">
      <w:pPr>
        <w:pStyle w:val="XMLExample"/>
        <w:rPr>
          <w:highlight w:val="white"/>
          <w:lang w:val="en-US"/>
        </w:rPr>
      </w:pPr>
      <w:r w:rsidRPr="00A03C55">
        <w:rPr>
          <w:highlight w:val="white"/>
          <w:lang w:val="en-US"/>
        </w:rPr>
        <w:t xml:space="preserve">        &lt;wsa:MessageID soapenv:mustUnderstand="1"</w:t>
      </w:r>
    </w:p>
    <w:p w14:paraId="2C37C578" w14:textId="77777777" w:rsidR="007A1F44" w:rsidRPr="00A03C55" w:rsidRDefault="007A1F44" w:rsidP="003462A5">
      <w:pPr>
        <w:pStyle w:val="XMLExample"/>
        <w:rPr>
          <w:highlight w:val="white"/>
          <w:lang w:val="en-US"/>
        </w:rPr>
      </w:pPr>
      <w:r w:rsidRPr="00A03C55">
        <w:rPr>
          <w:highlight w:val="white"/>
          <w:lang w:val="en-US"/>
        </w:rPr>
        <w:t xml:space="preserve">            &gt;urn:uuid:3448B7F8EA6E8B9DFC1289514997508&lt;/wsa:MessageID&gt;</w:t>
      </w:r>
    </w:p>
    <w:p w14:paraId="729F5532" w14:textId="77777777" w:rsidR="007A1F44" w:rsidRPr="00A03C55" w:rsidRDefault="007A1F44" w:rsidP="003462A5">
      <w:pPr>
        <w:pStyle w:val="XMLExample"/>
        <w:rPr>
          <w:highlight w:val="white"/>
          <w:lang w:val="en-US"/>
        </w:rPr>
      </w:pPr>
      <w:r w:rsidRPr="00A03C55">
        <w:rPr>
          <w:highlight w:val="white"/>
          <w:lang w:val="en-US"/>
        </w:rPr>
        <w:t xml:space="preserve">        &lt;wsa:Action soapenv:mustUnderstand="1"</w:t>
      </w:r>
    </w:p>
    <w:p w14:paraId="65945FBD" w14:textId="77777777" w:rsidR="007A1F44" w:rsidRPr="00A03C55" w:rsidRDefault="007A1F44" w:rsidP="003462A5">
      <w:pPr>
        <w:pStyle w:val="XMLExample"/>
        <w:rPr>
          <w:highlight w:val="white"/>
          <w:lang w:val="en-US"/>
        </w:rPr>
      </w:pPr>
      <w:r w:rsidRPr="00A03C55">
        <w:rPr>
          <w:highlight w:val="white"/>
          <w:lang w:val="en-US"/>
        </w:rPr>
        <w:t xml:space="preserve">            &gt;urn:ihe:iti:2007:RetrieveDocumentSet&lt;/wsa:Action&gt;</w:t>
      </w:r>
    </w:p>
    <w:p w14:paraId="0829CA2D" w14:textId="77777777" w:rsidR="007A1F44" w:rsidRPr="00A03C55" w:rsidRDefault="007A1F44" w:rsidP="003462A5">
      <w:pPr>
        <w:pStyle w:val="XMLExample"/>
        <w:rPr>
          <w:highlight w:val="white"/>
          <w:lang w:val="en-US"/>
        </w:rPr>
      </w:pPr>
      <w:r w:rsidRPr="00A03C55">
        <w:rPr>
          <w:highlight w:val="white"/>
          <w:lang w:val="en-US"/>
        </w:rPr>
        <w:t xml:space="preserve">    &lt;/soapenv:Header&gt;</w:t>
      </w:r>
    </w:p>
    <w:p w14:paraId="463DE522" w14:textId="77777777" w:rsidR="007A1F44" w:rsidRPr="00A03C55" w:rsidRDefault="007A1F44" w:rsidP="003462A5">
      <w:pPr>
        <w:pStyle w:val="XMLExample"/>
        <w:rPr>
          <w:highlight w:val="white"/>
          <w:lang w:val="en-US"/>
        </w:rPr>
      </w:pPr>
      <w:r w:rsidRPr="00A03C55">
        <w:rPr>
          <w:highlight w:val="white"/>
          <w:lang w:val="en-US"/>
        </w:rPr>
        <w:t xml:space="preserve">    &lt;soapenv:Body&gt;</w:t>
      </w:r>
    </w:p>
    <w:p w14:paraId="4F8C1973" w14:textId="77777777" w:rsidR="007A1F44" w:rsidRPr="00A03C55" w:rsidRDefault="007A1F44" w:rsidP="003462A5">
      <w:pPr>
        <w:pStyle w:val="XMLExample"/>
        <w:rPr>
          <w:highlight w:val="white"/>
          <w:lang w:val="en-US"/>
        </w:rPr>
      </w:pPr>
      <w:r w:rsidRPr="00A03C55">
        <w:rPr>
          <w:highlight w:val="white"/>
          <w:lang w:val="en-US"/>
        </w:rPr>
        <w:t xml:space="preserve">        &lt;RetrieveDocumentSetRequest xmlns="urn:ihe:iti:xds-b:2007"&gt;</w:t>
      </w:r>
    </w:p>
    <w:p w14:paraId="4CB93149" w14:textId="77777777" w:rsidR="007A1F44" w:rsidRPr="00A03C55" w:rsidRDefault="007A1F44" w:rsidP="003462A5">
      <w:pPr>
        <w:pStyle w:val="XMLExample"/>
        <w:rPr>
          <w:highlight w:val="white"/>
          <w:lang w:val="en-US"/>
        </w:rPr>
      </w:pPr>
      <w:r w:rsidRPr="00A03C55">
        <w:rPr>
          <w:highlight w:val="white"/>
          <w:lang w:val="en-US"/>
        </w:rPr>
        <w:t xml:space="preserve">            &lt;DocumentRequest&gt;</w:t>
      </w:r>
    </w:p>
    <w:p w14:paraId="77A4958F" w14:textId="77777777" w:rsidR="007A1F44" w:rsidRPr="00A03C55" w:rsidRDefault="007A1F44" w:rsidP="003462A5">
      <w:pPr>
        <w:pStyle w:val="XMLExample"/>
        <w:rPr>
          <w:highlight w:val="white"/>
          <w:lang w:val="en-US"/>
        </w:rPr>
      </w:pPr>
      <w:r w:rsidRPr="00A03C55">
        <w:rPr>
          <w:highlight w:val="white"/>
          <w:lang w:val="en-US"/>
        </w:rPr>
        <w:t xml:space="preserve">                &lt;RepositoryUniqueId&gt;1.19.6.24.109.42.1.5&lt;/RepositoryUniqueId&gt;</w:t>
      </w:r>
    </w:p>
    <w:p w14:paraId="000A7934" w14:textId="77777777" w:rsidR="007A1F44" w:rsidRPr="00A03C55" w:rsidRDefault="007A1F44" w:rsidP="003462A5">
      <w:pPr>
        <w:pStyle w:val="XMLExample"/>
        <w:rPr>
          <w:highlight w:val="white"/>
          <w:lang w:val="en-US"/>
        </w:rPr>
      </w:pPr>
      <w:r w:rsidRPr="00A03C55">
        <w:rPr>
          <w:highlight w:val="white"/>
          <w:lang w:val="en-US"/>
        </w:rPr>
        <w:t xml:space="preserve">                &lt;DocumentUniqueId&gt;1.42.20101110141555.15&lt;/DocumentUniqueId&gt;</w:t>
      </w:r>
    </w:p>
    <w:p w14:paraId="2CD862E2" w14:textId="77777777" w:rsidR="007A1F44" w:rsidRPr="00A03C55" w:rsidRDefault="007A1F44" w:rsidP="003462A5">
      <w:pPr>
        <w:pStyle w:val="XMLExample"/>
        <w:rPr>
          <w:highlight w:val="white"/>
          <w:lang w:val="en-US"/>
        </w:rPr>
      </w:pPr>
      <w:r w:rsidRPr="00A03C55">
        <w:rPr>
          <w:highlight w:val="white"/>
          <w:lang w:val="en-US"/>
        </w:rPr>
        <w:t xml:space="preserve">            &lt;/DocumentRequest&gt;</w:t>
      </w:r>
    </w:p>
    <w:p w14:paraId="04564B47" w14:textId="77777777" w:rsidR="007A1F44" w:rsidRPr="00A03C55" w:rsidRDefault="007A1F44" w:rsidP="003462A5">
      <w:pPr>
        <w:pStyle w:val="XMLExample"/>
        <w:rPr>
          <w:highlight w:val="white"/>
          <w:lang w:val="en-US"/>
        </w:rPr>
      </w:pPr>
      <w:r w:rsidRPr="00A03C55">
        <w:rPr>
          <w:highlight w:val="white"/>
          <w:lang w:val="en-US"/>
        </w:rPr>
        <w:t xml:space="preserve">        &lt;/RetrieveDocumentSetRequest&gt;</w:t>
      </w:r>
    </w:p>
    <w:p w14:paraId="7D92955E" w14:textId="77777777" w:rsidR="007A1F44" w:rsidRPr="00A03C55" w:rsidRDefault="007A1F44" w:rsidP="003462A5">
      <w:pPr>
        <w:pStyle w:val="XMLExample"/>
        <w:rPr>
          <w:highlight w:val="white"/>
          <w:lang w:val="en-US"/>
        </w:rPr>
      </w:pPr>
      <w:r w:rsidRPr="00A03C55">
        <w:rPr>
          <w:highlight w:val="white"/>
          <w:lang w:val="en-US"/>
        </w:rPr>
        <w:t xml:space="preserve">    &lt;/soapenv:Body&gt;</w:t>
      </w:r>
    </w:p>
    <w:p w14:paraId="7B792849" w14:textId="77777777" w:rsidR="007A1F44" w:rsidRPr="00A03C55" w:rsidRDefault="007A1F44" w:rsidP="003462A5">
      <w:pPr>
        <w:pStyle w:val="XMLExample"/>
        <w:rPr>
          <w:highlight w:val="white"/>
          <w:lang w:val="en-US"/>
        </w:rPr>
      </w:pPr>
      <w:r w:rsidRPr="00A03C55">
        <w:rPr>
          <w:highlight w:val="white"/>
          <w:lang w:val="en-US"/>
        </w:rPr>
        <w:t>&lt;/soapenv:Envelope&gt;</w:t>
      </w:r>
    </w:p>
    <w:p w14:paraId="720B8382" w14:textId="77777777" w:rsidR="007A1F44" w:rsidRPr="00A03C55" w:rsidRDefault="007A1F44" w:rsidP="003462A5">
      <w:pPr>
        <w:pStyle w:val="XMLExample"/>
        <w:rPr>
          <w:highlight w:val="white"/>
          <w:lang w:val="en-US"/>
        </w:rPr>
      </w:pPr>
      <w:r w:rsidRPr="00A03C55">
        <w:rPr>
          <w:highlight w:val="white"/>
          <w:lang w:val="en-US"/>
        </w:rPr>
        <w:t>--MIMEBoundaryurn_uuid_3448B7F8EA6E8B9DFC1289514997517--</w:t>
      </w:r>
    </w:p>
    <w:p w14:paraId="3EC11055" w14:textId="77777777" w:rsidR="007A1F44" w:rsidRPr="00A03C55" w:rsidRDefault="007A1F44" w:rsidP="00601E92">
      <w:pPr>
        <w:pStyle w:val="BodyText"/>
      </w:pPr>
    </w:p>
    <w:p w14:paraId="0F9C5B55" w14:textId="77777777" w:rsidR="007A1F44" w:rsidRPr="00A03C55" w:rsidRDefault="007A1F44" w:rsidP="00601E92">
      <w:pPr>
        <w:pStyle w:val="BodyText"/>
      </w:pPr>
      <w:r w:rsidRPr="00A03C55">
        <w:t>This request message is in MTOM/XOP format because request/response message pairs must always be in the same format (MTOM/XOP vs. SIMPLE SOAP) and the response requires MTOM/XOP: one part for descriptive metadata and a second part for document contents.</w:t>
      </w:r>
      <w:r w:rsidRPr="00A03C55">
        <w:tab/>
      </w:r>
    </w:p>
    <w:p w14:paraId="7C68862B"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3.43.5.1.1.2 Asynchronous Web Services Exchange</w:t>
      </w:r>
    </w:p>
    <w:p w14:paraId="50F02BF6" w14:textId="77777777" w:rsidR="007A1F44" w:rsidRPr="00A03C55" w:rsidRDefault="007A1F44" w:rsidP="003462A5">
      <w:pPr>
        <w:pStyle w:val="BodyText"/>
        <w:rPr>
          <w:highlight w:val="white"/>
        </w:rPr>
      </w:pPr>
    </w:p>
    <w:p w14:paraId="28D35E73" w14:textId="77777777" w:rsidR="007A1F44" w:rsidRPr="00A03C55" w:rsidRDefault="007A1F44" w:rsidP="003462A5">
      <w:pPr>
        <w:pStyle w:val="XMLExample"/>
        <w:rPr>
          <w:highlight w:val="white"/>
          <w:lang w:val="en-US"/>
        </w:rPr>
      </w:pPr>
      <w:r w:rsidRPr="00A03C55">
        <w:rPr>
          <w:highlight w:val="white"/>
          <w:lang w:val="en-US"/>
        </w:rPr>
        <w:t xml:space="preserve">&lt;s:Envelope </w:t>
      </w:r>
    </w:p>
    <w:p w14:paraId="4FDB32B3"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 xml:space="preserve">xmlns:s="http://www.w3.org/2003/05/soap-envelope" </w:t>
      </w:r>
    </w:p>
    <w:p w14:paraId="2734DD76"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xmlns:a="http://www.w3.org/2005/08/addressing"&gt;</w:t>
      </w:r>
    </w:p>
    <w:p w14:paraId="3220C8F1" w14:textId="77777777" w:rsidR="007A1F44" w:rsidRPr="00A03C55" w:rsidRDefault="007A1F44" w:rsidP="003462A5">
      <w:pPr>
        <w:pStyle w:val="XMLExample"/>
        <w:rPr>
          <w:highlight w:val="white"/>
          <w:lang w:val="en-US"/>
        </w:rPr>
      </w:pPr>
      <w:r w:rsidRPr="00A03C55">
        <w:rPr>
          <w:highlight w:val="white"/>
          <w:lang w:val="en-US"/>
        </w:rPr>
        <w:tab/>
        <w:t>&lt;s:Header&gt;</w:t>
      </w:r>
    </w:p>
    <w:p w14:paraId="2EC98D8F"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&lt;a:Action s:mustUnderstand="1"&gt;urn:ihe:iti:2007:RetrieveDocumentSet&lt;/a:Action&gt;</w:t>
      </w:r>
    </w:p>
    <w:p w14:paraId="05486FC9"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&lt;a:MessageID&gt;urn:uuid:0fbfdced-6c01-4d09-a110-2201afedaa02&lt;/a:MessageID&gt;</w:t>
      </w:r>
    </w:p>
    <w:p w14:paraId="46F51469"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&lt;a:ReplyTo&gt;</w:t>
      </w:r>
    </w:p>
    <w:p w14:paraId="431CE84C"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&lt;a:Address&gt; http://192.168.2.4:9080/XdsService/</w:t>
      </w:r>
      <w:r w:rsidRPr="00A03C55">
        <w:rPr>
          <w:lang w:val="en-US"/>
        </w:rPr>
        <w:t>DocumentConsumerReceiver.svc</w:t>
      </w:r>
      <w:r w:rsidRPr="00A03C55">
        <w:rPr>
          <w:highlight w:val="white"/>
          <w:lang w:val="en-US"/>
        </w:rPr>
        <w:t>&lt;/a:Address&gt;</w:t>
      </w:r>
    </w:p>
    <w:p w14:paraId="47087184" w14:textId="77777777" w:rsidR="007A1F44" w:rsidRPr="00A03C55" w:rsidRDefault="007A1F44" w:rsidP="003462A5">
      <w:pPr>
        <w:pStyle w:val="XMLExample"/>
        <w:rPr>
          <w:highlight w:val="white"/>
          <w:lang w:val="en-US"/>
        </w:rPr>
      </w:pPr>
      <w:r w:rsidRPr="00A03C55">
        <w:rPr>
          <w:highlight w:val="white"/>
          <w:lang w:val="en-US"/>
        </w:rPr>
        <w:lastRenderedPageBreak/>
        <w:tab/>
      </w:r>
      <w:r w:rsidRPr="00A03C55">
        <w:rPr>
          <w:highlight w:val="white"/>
          <w:lang w:val="en-US"/>
        </w:rPr>
        <w:tab/>
        <w:t>&lt;/a:ReplyTo&gt;</w:t>
      </w:r>
    </w:p>
    <w:p w14:paraId="29F7C0DA"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&lt;a:To s:mustUnderstand="1"&gt;http://localhost:2647/XdsService/DocumentRepositoryReceiver.svc&lt;/a:To&gt;</w:t>
      </w:r>
    </w:p>
    <w:p w14:paraId="20AE3441" w14:textId="77777777" w:rsidR="007A1F44" w:rsidRPr="00A03C55" w:rsidRDefault="007A1F44" w:rsidP="003462A5">
      <w:pPr>
        <w:pStyle w:val="XMLExample"/>
        <w:rPr>
          <w:highlight w:val="white"/>
          <w:lang w:val="en-US"/>
        </w:rPr>
      </w:pPr>
      <w:r w:rsidRPr="00A03C55">
        <w:rPr>
          <w:highlight w:val="white"/>
          <w:lang w:val="en-US"/>
        </w:rPr>
        <w:tab/>
        <w:t>&lt;/s:Header&gt;</w:t>
      </w:r>
    </w:p>
    <w:p w14:paraId="561758E9" w14:textId="77777777" w:rsidR="007A1F44" w:rsidRPr="00A03C55" w:rsidRDefault="007A1F44" w:rsidP="003462A5">
      <w:pPr>
        <w:pStyle w:val="XMLExample"/>
        <w:rPr>
          <w:highlight w:val="white"/>
          <w:lang w:val="en-US"/>
        </w:rPr>
      </w:pPr>
      <w:r w:rsidRPr="00A03C55">
        <w:rPr>
          <w:highlight w:val="white"/>
          <w:lang w:val="en-US"/>
        </w:rPr>
        <w:tab/>
        <w:t>&lt;s:Body&gt;</w:t>
      </w:r>
    </w:p>
    <w:p w14:paraId="58BABE6E"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&lt;RetrieveDocumentSetRequest xmlns="urn:ihe:iti:xds-b:2007"&gt;</w:t>
      </w:r>
    </w:p>
    <w:p w14:paraId="0F286F5C"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&lt;DocumentRequest&gt;</w:t>
      </w:r>
    </w:p>
    <w:p w14:paraId="1D44D765"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&lt;RepositoryUniqueId&gt;1.3.6.1.4...1000&lt;/RepositoryUniqueId&gt;</w:t>
      </w:r>
    </w:p>
    <w:p w14:paraId="7507EF4B"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&lt;DocumentUniqueId&gt;1.3.6.1.4...2300&lt;/DocumentUniqueId&gt;</w:t>
      </w:r>
    </w:p>
    <w:p w14:paraId="4C73F387"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&lt;/DocumentRequest&gt;</w:t>
      </w:r>
    </w:p>
    <w:p w14:paraId="17524F72"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&lt;DocumentRequest&gt;</w:t>
      </w:r>
    </w:p>
    <w:p w14:paraId="4BBE943E"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&lt;RepositoryUniqueId&gt;1.3.6.1.4...1000&lt;/RepositoryUniqueId&gt;</w:t>
      </w:r>
    </w:p>
    <w:p w14:paraId="6949E178"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&lt;DocumentUniqueId&gt;1.3.6.1.4...2301&lt;/DocumentUniqueId&gt;</w:t>
      </w:r>
    </w:p>
    <w:p w14:paraId="525B955B"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&lt;/DocumentRequest&gt;</w:t>
      </w:r>
    </w:p>
    <w:p w14:paraId="1E7D98F4"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&lt;/RetrieveDocumentSetRequest&gt;</w:t>
      </w:r>
    </w:p>
    <w:p w14:paraId="53619AC3" w14:textId="77777777" w:rsidR="007A1F44" w:rsidRPr="00A03C55" w:rsidRDefault="007A1F44" w:rsidP="003462A5">
      <w:pPr>
        <w:pStyle w:val="XMLExample"/>
        <w:rPr>
          <w:highlight w:val="white"/>
          <w:lang w:val="en-US"/>
        </w:rPr>
      </w:pPr>
      <w:r w:rsidRPr="00A03C55">
        <w:rPr>
          <w:highlight w:val="white"/>
          <w:lang w:val="en-US"/>
        </w:rPr>
        <w:tab/>
        <w:t>&lt;/s:Body&gt;</w:t>
      </w:r>
    </w:p>
    <w:p w14:paraId="627B07AD" w14:textId="77777777" w:rsidR="007A1F44" w:rsidRPr="00A03C55" w:rsidRDefault="007A1F44" w:rsidP="003462A5">
      <w:pPr>
        <w:pStyle w:val="XMLExample"/>
        <w:rPr>
          <w:highlight w:val="white"/>
          <w:lang w:val="en-US"/>
        </w:rPr>
      </w:pPr>
      <w:r w:rsidRPr="00A03C55">
        <w:rPr>
          <w:highlight w:val="white"/>
          <w:lang w:val="en-US"/>
        </w:rPr>
        <w:t>&lt;/s:Envelope&gt;</w:t>
      </w:r>
    </w:p>
    <w:p w14:paraId="24E253B6" w14:textId="77777777" w:rsidR="007A1F44" w:rsidRPr="00A03C55" w:rsidRDefault="007A1F44" w:rsidP="003462A5">
      <w:pPr>
        <w:pStyle w:val="BodyText"/>
      </w:pPr>
    </w:p>
    <w:p w14:paraId="19B23B1F" w14:textId="77777777" w:rsidR="007A1F44" w:rsidRPr="00A03C55" w:rsidRDefault="007A1F44" w:rsidP="008C0C7D">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3.43.5.1.2 Sample Retrieve Document Set SOAP Response</w:t>
      </w:r>
    </w:p>
    <w:p w14:paraId="6592CB1B"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3.43.5.1.2.1 Synchronous Web Services Exchange</w:t>
      </w:r>
    </w:p>
    <w:p w14:paraId="0CED865A" w14:textId="77777777" w:rsidR="007A1F44" w:rsidRPr="00A03C55" w:rsidRDefault="007A1F44" w:rsidP="00601E92">
      <w:pPr>
        <w:pStyle w:val="BodyText"/>
      </w:pPr>
      <w:r w:rsidRPr="00A03C55">
        <w:rPr>
          <w:rStyle w:val="BodyTextChar"/>
        </w:rPr>
        <w:t>In the following example, the HTTP header</w:t>
      </w:r>
      <w:r w:rsidRPr="00A03C55">
        <w:t xml:space="preserve"> </w:t>
      </w:r>
      <w:r w:rsidRPr="00A03C55">
        <w:rPr>
          <w:rFonts w:ascii="Courier New" w:hAnsi="Courier New"/>
        </w:rPr>
        <w:t>Transfer-Encoding: chunked</w:t>
      </w:r>
      <w:r w:rsidRPr="00A03C55">
        <w:t xml:space="preserve"> and the corresponding chunk annotations were removed for readability.</w:t>
      </w:r>
    </w:p>
    <w:p w14:paraId="0F47E36B" w14:textId="77777777" w:rsidR="007A1F44" w:rsidRPr="00A03C55" w:rsidRDefault="007A1F44" w:rsidP="00601E92">
      <w:pPr>
        <w:pStyle w:val="BodyText"/>
      </w:pPr>
    </w:p>
    <w:p w14:paraId="53EC469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HTTP/1.1 200 OK</w:t>
      </w:r>
    </w:p>
    <w:p w14:paraId="2A5D6DC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Server: Apache-Coyote/1.1</w:t>
      </w:r>
    </w:p>
    <w:p w14:paraId="5D48E0A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Content-Type: multipart/related; </w:t>
      </w:r>
    </w:p>
    <w:p w14:paraId="4FDF487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boundary=MIMEBoundaryurn_uuid_E910375860336E2B8F1289514978310; </w:t>
      </w:r>
    </w:p>
    <w:p w14:paraId="43EB3F3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type="application/xop+xml"; </w:t>
      </w:r>
    </w:p>
    <w:p w14:paraId="32E4055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start="0.urn:uuid:E910375860336E2B8F1289514978311@apache.org"; </w:t>
      </w:r>
    </w:p>
    <w:p w14:paraId="70AE43A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start-info="application/soap+xml"; </w:t>
      </w:r>
    </w:p>
    <w:p w14:paraId="686573F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Date: Thu, 11 Nov 2010 22:36:15 GMT</w:t>
      </w:r>
    </w:p>
    <w:p w14:paraId="171DD984" w14:textId="77777777" w:rsidR="007A1F44" w:rsidRPr="00A03C55" w:rsidRDefault="007A1F44" w:rsidP="004D1076">
      <w:pPr>
        <w:pStyle w:val="BodyText"/>
        <w:spacing w:before="0"/>
        <w:rPr>
          <w:rFonts w:ascii="Courier New" w:hAnsi="Courier New"/>
          <w:sz w:val="16"/>
          <w:highlight w:val="white"/>
        </w:rPr>
      </w:pPr>
    </w:p>
    <w:p w14:paraId="6F2E652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61EC99C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Content-Type: application/xop+xml; charset=UTF-8; </w:t>
      </w:r>
    </w:p>
    <w:p w14:paraId="4CD57D0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type="application/soap+xml"</w:t>
      </w:r>
    </w:p>
    <w:p w14:paraId="352A65C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Content-Transfer-Encoding: binary</w:t>
      </w:r>
    </w:p>
    <w:p w14:paraId="368FAD9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Content-ID: &lt;0.urn:uuid:E910375860336E2B8F1289514978311@apache.org&gt;</w:t>
      </w:r>
    </w:p>
    <w:p w14:paraId="4103E821" w14:textId="77777777" w:rsidR="007A1F44" w:rsidRPr="00A03C55" w:rsidRDefault="007A1F44" w:rsidP="004D1076">
      <w:pPr>
        <w:pStyle w:val="BodyText"/>
        <w:spacing w:before="0"/>
        <w:rPr>
          <w:rFonts w:ascii="Courier New" w:hAnsi="Courier New"/>
          <w:sz w:val="16"/>
          <w:highlight w:val="white"/>
        </w:rPr>
      </w:pPr>
    </w:p>
    <w:p w14:paraId="4DED052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&lt;?xml version='1.0' encoding='UTF-8'?&gt;</w:t>
      </w:r>
    </w:p>
    <w:p w14:paraId="18EB170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&lt;soapenv:Envelope xmlns:soapenv="http://www.w3.org/2003/05/soap-envelope"</w:t>
      </w:r>
    </w:p>
    <w:p w14:paraId="0DDF8FC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xmlns:wsa="http://www.w3.org/2005/08/addressing"&gt;</w:t>
      </w:r>
    </w:p>
    <w:p w14:paraId="549AD6F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&lt;soapenv:Header&gt;</w:t>
      </w:r>
    </w:p>
    <w:p w14:paraId="5336E67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&lt;wsa:Action soapenv:mustUnderstand="1"</w:t>
      </w:r>
    </w:p>
    <w:p w14:paraId="7C33C69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&gt;urn:ihe:iti:2007:RetrieveDocumentSetResponse&lt;/wsa:Action&gt;</w:t>
      </w:r>
    </w:p>
    <w:p w14:paraId="695719AC"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&lt;wsa:RelatesTo&gt;urn:uuid:3448B7F8EA6E8B9DFC1289514997508&lt;/wsa:RelatesTo&gt;</w:t>
      </w:r>
    </w:p>
    <w:p w14:paraId="4D80D4F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&lt;/soapenv:Header&gt;</w:t>
      </w:r>
    </w:p>
    <w:p w14:paraId="62760C3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&lt;soapenv:Body&gt;</w:t>
      </w:r>
    </w:p>
    <w:p w14:paraId="65C0BFE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&lt;xdsb:RetrieveDocumentSetResponse xmlns:xdsb="urn:ihe:iti:xds-b:2007"&gt;</w:t>
      </w:r>
    </w:p>
    <w:p w14:paraId="2E8ED3C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&lt;rs:RegistryResponse xmlns:rs="urn:oasis:names:tc:ebxml-regrep:xsd:rs:3.0"</w:t>
      </w:r>
    </w:p>
    <w:p w14:paraId="385FC22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status="urn:oasis:names:tc:ebxml-regrep:ResponseStatusType:Success"/&gt;</w:t>
      </w:r>
    </w:p>
    <w:p w14:paraId="4CA9115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&lt;xdsb:DocumentResponse&gt;</w:t>
      </w:r>
    </w:p>
    <w:p w14:paraId="0D0BEE8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&lt;xdsb:RepositoryUniqueId</w:t>
      </w:r>
    </w:p>
    <w:p w14:paraId="1DCAB7C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&gt;1.19.6.24.109.42.1.5&lt;/xdsb:RepositoryUniqueId&gt;</w:t>
      </w:r>
    </w:p>
    <w:p w14:paraId="04F8A450"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&lt;xdsb:DocumentUniqueId</w:t>
      </w:r>
    </w:p>
    <w:p w14:paraId="51C436D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&gt;1.42.20101110141555.15&lt;/xdsb:DocumentUniqueId&gt;</w:t>
      </w:r>
    </w:p>
    <w:p w14:paraId="6F782B7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&lt;xdsb:mimeType&gt;text/plain&lt;/xdsb:mimeType&gt;</w:t>
      </w:r>
    </w:p>
    <w:p w14:paraId="70288D3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&lt;xdsb:Document&gt;</w:t>
      </w:r>
    </w:p>
    <w:p w14:paraId="5EBF0D5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&lt;xop:Include </w:t>
      </w:r>
    </w:p>
    <w:p w14:paraId="626F94A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lastRenderedPageBreak/>
        <w:t xml:space="preserve">                   href="cid:1.urn:uuid:E910375860336E2B8F1289514978312@apache.org"</w:t>
      </w:r>
    </w:p>
    <w:p w14:paraId="6DA6A08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xmlns:xop="http://www.w3.org/2004/08/xop/include"/&gt;</w:t>
      </w:r>
    </w:p>
    <w:p w14:paraId="2C6987C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&lt;/xdsb:Document&gt;</w:t>
      </w:r>
    </w:p>
    <w:p w14:paraId="6789C4D0"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&lt;/xdsb:DocumentResponse&gt;</w:t>
      </w:r>
    </w:p>
    <w:p w14:paraId="2B50474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&lt;/xdsb:RetrieveDocumentSetResponse&gt;</w:t>
      </w:r>
    </w:p>
    <w:p w14:paraId="41CABE2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&lt;/soapenv:Body&gt;</w:t>
      </w:r>
    </w:p>
    <w:p w14:paraId="19EE2F8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&lt;/soapenv:Envelope&gt;</w:t>
      </w:r>
    </w:p>
    <w:p w14:paraId="61A1C81F" w14:textId="77777777" w:rsidR="007A1F44" w:rsidRPr="00A03C55" w:rsidRDefault="007A1F44" w:rsidP="004D1076">
      <w:pPr>
        <w:pStyle w:val="BodyText"/>
        <w:spacing w:before="0"/>
        <w:rPr>
          <w:rFonts w:ascii="Courier New" w:hAnsi="Courier New"/>
          <w:sz w:val="16"/>
          <w:highlight w:val="white"/>
        </w:rPr>
      </w:pPr>
    </w:p>
    <w:p w14:paraId="1687400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5DB1170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Content-Type: text/plain</w:t>
      </w:r>
    </w:p>
    <w:p w14:paraId="6DCE2FE0"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Content-Transfer-Encoding: binary</w:t>
      </w:r>
    </w:p>
    <w:p w14:paraId="1A0FA2A2"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Content-ID: &lt;1.urn:uuid:E910375860336E2B8F1289514978312@apache.org&gt;</w:t>
      </w:r>
    </w:p>
    <w:p w14:paraId="64DED6DF" w14:textId="77777777" w:rsidR="007A1F44" w:rsidRPr="00A03C55" w:rsidRDefault="007A1F44" w:rsidP="004D1076">
      <w:pPr>
        <w:pStyle w:val="BodyText"/>
        <w:spacing w:before="0"/>
        <w:rPr>
          <w:rFonts w:ascii="Courier New" w:hAnsi="Courier New"/>
          <w:sz w:val="16"/>
          <w:highlight w:val="white"/>
        </w:rPr>
      </w:pPr>
    </w:p>
    <w:p w14:paraId="53E627C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Four score and seven years ago our fathers brought forth on this continent a new nation, conceived in Liberty, and dedicated to the proposition that all men are created equal.</w:t>
      </w:r>
    </w:p>
    <w:p w14:paraId="3F91571C"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45C7A823" w14:textId="77777777" w:rsidR="007A1F44" w:rsidRPr="00A03C55" w:rsidRDefault="007A1F44" w:rsidP="00601E92">
      <w:pPr>
        <w:pStyle w:val="BodyText"/>
      </w:pPr>
    </w:p>
    <w:p w14:paraId="178A0DD3" w14:textId="77777777" w:rsidR="007A1F44" w:rsidRPr="00A03C55" w:rsidRDefault="007A1F44" w:rsidP="00601E92">
      <w:pPr>
        <w:pStyle w:val="BodyText"/>
      </w:pPr>
      <w:r w:rsidRPr="00A03C55">
        <w:t xml:space="preserve">This example shows the ‘wire format’ for MTOM/XOP. The Document element contains a &lt;xop:Include&gt; element that points to the document contents as a separate attachment. </w:t>
      </w:r>
    </w:p>
    <w:p w14:paraId="26411997" w14:textId="77777777" w:rsidR="007A1F44" w:rsidRPr="00A03C55" w:rsidRDefault="007A1F44" w:rsidP="004D1076">
      <w:pPr>
        <w:pStyle w:val="Note"/>
      </w:pPr>
      <w:r w:rsidRPr="00A03C55">
        <w:t xml:space="preserve">Note: </w:t>
      </w:r>
      <w:r w:rsidRPr="00A03C55">
        <w:tab/>
        <w:t>In some systems, the ‘in memory’ format replaces the &lt;xop:Include&gt; with the Base64 encoded contents of the document. This is done so the entire message contents fits into an XML parse tree.</w:t>
      </w:r>
    </w:p>
    <w:p w14:paraId="2A7F89B4" w14:textId="77777777" w:rsidR="007A1F44" w:rsidRPr="00A03C55" w:rsidRDefault="007A1F44" w:rsidP="00601E92">
      <w:pPr>
        <w:pStyle w:val="BodyText"/>
      </w:pPr>
      <w:r w:rsidRPr="00A03C55">
        <w:t>A second form of the response is possible, an un-optimized MTOM/XOP message. In this form the message is still formatted as a multipart but the document contents is not split out into a separate part of the multipart. Some popular Web Service toolkits generate this form for very small documents. The same response in this form looks like:</w:t>
      </w:r>
    </w:p>
    <w:p w14:paraId="79D27BAE" w14:textId="77777777" w:rsidR="007A1F44" w:rsidRPr="00A03C55" w:rsidRDefault="007A1F44" w:rsidP="00601E92">
      <w:pPr>
        <w:pStyle w:val="BodyText"/>
      </w:pPr>
    </w:p>
    <w:p w14:paraId="1ADFB262"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HTTP/1.1 200 OK</w:t>
      </w:r>
    </w:p>
    <w:p w14:paraId="12CB09E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Server: Apache-Coyote/1.1</w:t>
      </w:r>
    </w:p>
    <w:p w14:paraId="1248CF5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Content-Type: multipart/related; </w:t>
      </w:r>
    </w:p>
    <w:p w14:paraId="0E48362C"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boundary=MIMEBoundaryurn_uuid_E910375860336E2B8F1289514978310; </w:t>
      </w:r>
    </w:p>
    <w:p w14:paraId="0352F47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type="application/xop+xml"; </w:t>
      </w:r>
    </w:p>
    <w:p w14:paraId="2079B28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start="0.urn:uuid:E910375860336E2B8F1289514978311@apache.org"; </w:t>
      </w:r>
    </w:p>
    <w:p w14:paraId="77C2C67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start-info="application/soap+xml"; </w:t>
      </w:r>
    </w:p>
    <w:p w14:paraId="06441FB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Date: Thu, 11 Nov 2010 22:36:15 GMT</w:t>
      </w:r>
    </w:p>
    <w:p w14:paraId="7E8185B8" w14:textId="77777777" w:rsidR="007A1F44" w:rsidRPr="00A03C55" w:rsidRDefault="007A1F44" w:rsidP="004D1076">
      <w:pPr>
        <w:pStyle w:val="BodyText"/>
        <w:spacing w:before="0"/>
        <w:rPr>
          <w:rFonts w:ascii="Courier New" w:hAnsi="Courier New"/>
          <w:sz w:val="16"/>
          <w:highlight w:val="white"/>
        </w:rPr>
      </w:pPr>
    </w:p>
    <w:p w14:paraId="49F3E6A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2CE50DA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Content-Type: application/xop+xml; charset=UTF-8; </w:t>
      </w:r>
    </w:p>
    <w:p w14:paraId="6A49B03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type="application/soap+xml"</w:t>
      </w:r>
    </w:p>
    <w:p w14:paraId="27F9DAB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Content-Transfer-Encoding: binary</w:t>
      </w:r>
    </w:p>
    <w:p w14:paraId="374862D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Content-ID: &lt;0.urn:uuid:E910375860336E2B8F1289514978311@apache.org&gt;</w:t>
      </w:r>
    </w:p>
    <w:p w14:paraId="6F03B893" w14:textId="77777777" w:rsidR="007A1F44" w:rsidRPr="00A03C55" w:rsidRDefault="007A1F44" w:rsidP="004D1076">
      <w:pPr>
        <w:pStyle w:val="BodyText"/>
        <w:spacing w:before="0"/>
        <w:rPr>
          <w:rFonts w:ascii="Courier New" w:hAnsi="Courier New"/>
          <w:sz w:val="16"/>
          <w:highlight w:val="white"/>
        </w:rPr>
      </w:pPr>
    </w:p>
    <w:p w14:paraId="7CCCD8A2"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&lt;?xml version='1.0' encoding='UTF-8'?&gt;</w:t>
      </w:r>
    </w:p>
    <w:p w14:paraId="599FBB2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&lt;soapenv:Envelope xmlns:soapenv="http://www.w3.org/2003/05/soap-envelope"</w:t>
      </w:r>
    </w:p>
    <w:p w14:paraId="5FDBD48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xmlns:wsa="http://www.w3.org/2005/08/addressing"&gt;</w:t>
      </w:r>
    </w:p>
    <w:p w14:paraId="0F76426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&lt;soapenv:Header&gt;</w:t>
      </w:r>
    </w:p>
    <w:p w14:paraId="46DF063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&lt;wsa:Action soapenv:mustUnderstand="1"</w:t>
      </w:r>
    </w:p>
    <w:p w14:paraId="74FE7C2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&gt;urn:ihe:iti:2007:RetrieveDocumentSetResponse&lt;/wsa:Action&gt;</w:t>
      </w:r>
    </w:p>
    <w:p w14:paraId="61ED5D3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&lt;wsa:RelatesTo&gt;urn:uuid:3448B7F8EA6E8B9DFC1289514997508&lt;/wsa:RelatesTo&gt;</w:t>
      </w:r>
    </w:p>
    <w:p w14:paraId="6A1D4B8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&lt;/soapenv:Header&gt;</w:t>
      </w:r>
    </w:p>
    <w:p w14:paraId="00E8AB9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&lt;soapenv:Body&gt;</w:t>
      </w:r>
    </w:p>
    <w:p w14:paraId="790B258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&lt;xdsb:RetrieveDocumentSetResponse xmlns:xdsb="urn:ihe:iti:xds-b:2007"&gt;</w:t>
      </w:r>
    </w:p>
    <w:p w14:paraId="3BAC9BC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&lt;rs:RegistryResponse </w:t>
      </w:r>
    </w:p>
    <w:p w14:paraId="67E18CA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xmlns:rs="urn:oasis:names:tc:ebxml-regrep:xsd:rs:3.0"</w:t>
      </w:r>
    </w:p>
    <w:p w14:paraId="52DD5DD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status="urn:oasis:names:tc:ebxml-regrep:ResponseStatusType:Success"/&gt;</w:t>
      </w:r>
    </w:p>
    <w:p w14:paraId="11671C3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&lt;xdsb:DocumentResponse&gt;</w:t>
      </w:r>
    </w:p>
    <w:p w14:paraId="3BB31D0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&lt;xdsb:RepositoryUniqueId</w:t>
      </w:r>
    </w:p>
    <w:p w14:paraId="616DCA0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&gt;1.19.6.24.109.42.1.5&lt;/xdsb:RepositoryUniqueId&gt;</w:t>
      </w:r>
    </w:p>
    <w:p w14:paraId="4BECF7C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&lt;xdsb:DocumentUniqueId</w:t>
      </w:r>
    </w:p>
    <w:p w14:paraId="5CEADA8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&gt;1.42.20101110141555.15&lt;/xdsb:DocumentUniqueId&gt;</w:t>
      </w:r>
    </w:p>
    <w:p w14:paraId="38CE0DD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&lt;xdsb:mimeType&gt;text/plain&lt;/xdsb:mimeType&gt;</w:t>
      </w:r>
    </w:p>
    <w:p w14:paraId="53F6A03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&lt;xdsb:Document&gt;</w:t>
      </w:r>
    </w:p>
    <w:p w14:paraId="376C478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lastRenderedPageBreak/>
        <w:t xml:space="preserve">                    Base64 encoded contents of document go here</w:t>
      </w:r>
    </w:p>
    <w:p w14:paraId="5000C3B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&lt;/xdsb:Document&gt;</w:t>
      </w:r>
    </w:p>
    <w:p w14:paraId="4860E36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&lt;/xdsb:DocumentResponse&gt;</w:t>
      </w:r>
    </w:p>
    <w:p w14:paraId="4800A86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&lt;/xdsb:RetrieveDocumentSetResponse&gt;</w:t>
      </w:r>
    </w:p>
    <w:p w14:paraId="5C4A5EC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&lt;/soapenv:Body&gt;</w:t>
      </w:r>
    </w:p>
    <w:p w14:paraId="2C22B17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&lt;/soapenv:Envelope&gt;</w:t>
      </w:r>
    </w:p>
    <w:p w14:paraId="49FEEC6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53C04B3D"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3.43.5.1.2.2 Asynchronous Web Services Exchange</w:t>
      </w:r>
    </w:p>
    <w:p w14:paraId="13134DDC"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&lt;s:Envelope xmlns:s="http://www.w3.org/2003/05/soap-envelope" xmlns:a="http://www.w3.org/2005/08/addressing"&gt;</w:t>
      </w:r>
    </w:p>
    <w:p w14:paraId="669EBD92"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72DB8345"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&lt;a:Action s:mustUnderstand="1"&gt;urn:ihe:iti:2007:RetrieveDocumentSetResponse&lt;/a:Action&gt;</w:t>
      </w:r>
    </w:p>
    <w:p w14:paraId="6A47EA38" w14:textId="77777777" w:rsidR="007A1F44" w:rsidRPr="00A03C55" w:rsidRDefault="007A1F44" w:rsidP="0033661E">
      <w:pPr>
        <w:pStyle w:val="BodyText"/>
        <w:spacing w:before="0"/>
        <w:ind w:left="720" w:firstLine="720"/>
        <w:rPr>
          <w:rFonts w:ascii="Courier New" w:hAnsi="Courier New"/>
          <w:sz w:val="16"/>
          <w:highlight w:val="white"/>
        </w:rPr>
      </w:pPr>
      <w:r w:rsidRPr="00A03C55">
        <w:rPr>
          <w:rFonts w:ascii="Courier New" w:hAnsi="Courier New"/>
          <w:sz w:val="16"/>
          <w:highlight w:val="white"/>
        </w:rPr>
        <w:t>&lt;a:MessageID&gt;urn:uuid:D6C21225-8E7B-454E-9750-821622C099DB&lt;/</w:t>
      </w:r>
      <w:r w:rsidRPr="00A03C55">
        <w:rPr>
          <w:rFonts w:ascii="Courier New" w:hAnsi="Courier New"/>
          <w:sz w:val="16"/>
        </w:rPr>
        <w:t>a</w:t>
      </w:r>
      <w:r w:rsidRPr="00A03C55">
        <w:rPr>
          <w:rFonts w:ascii="Courier New" w:hAnsi="Courier New"/>
          <w:sz w:val="16"/>
          <w:highlight w:val="white"/>
        </w:rPr>
        <w:t>:MessageID&gt;</w:t>
      </w:r>
    </w:p>
    <w:p w14:paraId="63F165CB"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&lt;a:RelatesTo&gt;urn:uuid:0fbfdced-6c01-4d09-a110-2201afedaa02&lt;/a:RelatesTo&gt;</w:t>
      </w:r>
    </w:p>
    <w:p w14:paraId="3EDB1BD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&lt;a:To s:mustUnderstand="1"&gt;http://localhost:2647/XdsService/DocumentConsumerReceiver.svc&lt;/a:To&gt;</w:t>
      </w:r>
    </w:p>
    <w:p w14:paraId="76C749E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566A7A4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&lt;s:Body&gt;</w:t>
      </w:r>
    </w:p>
    <w:p w14:paraId="4DE2F174"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 xml:space="preserve">&lt;RetrieveDocumentSetResponse </w:t>
      </w:r>
    </w:p>
    <w:p w14:paraId="1655D74B"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xmlns="urn:ihe:iti:xds-b:2007" </w:t>
      </w:r>
    </w:p>
    <w:p w14:paraId="76311E2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xmlns:lcm="urn:oasis:names:tc:ebxml-regrep:xsd:lcm:3.0" </w:t>
      </w:r>
    </w:p>
    <w:p w14:paraId="555EAA10"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xmlns:query="urn:oasis:names:tc:ebxml-regrep:xsd:query:3.0" </w:t>
      </w:r>
    </w:p>
    <w:p w14:paraId="2BAF173C"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xmlns:rim="urn:oasis:names:tc:ebxml-regrep:xsd:rim:3.0" </w:t>
      </w:r>
    </w:p>
    <w:p w14:paraId="771B101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xmlns:rs="urn:oasis:names:tc:ebxml-regrep:xsd:rs:3.0"&gt;</w:t>
      </w:r>
    </w:p>
    <w:p w14:paraId="64454481"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&lt;rs:RegistryResponse status="urn:oasis:names:tc:ebxml-regrep:ResponseStatusType:Success"/&gt;</w:t>
      </w:r>
    </w:p>
    <w:p w14:paraId="5061F655"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5934032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&lt;RepositoryUniqueId&gt;1.3.6.1.4...1000&lt;/RepositoryUniqueId&gt;</w:t>
      </w:r>
    </w:p>
    <w:p w14:paraId="3B6ACF8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&lt;DocumentUniqueId&gt;1.3.6.1.4...2300&lt;/DocumentUniqueId&gt;</w:t>
      </w:r>
    </w:p>
    <w:p w14:paraId="0BA95E3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7B913A5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0D777F2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3C55144B"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26F84C0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&lt;RepositoryUniqueId&gt;1.3.6.1.4...1000&lt;/RepositoryUniqueId&gt;</w:t>
      </w:r>
    </w:p>
    <w:p w14:paraId="1E8966A9"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&lt;DocumentUniqueId&gt;1.3.6.1.4...2300&lt;/DocumentUniqueId&gt;</w:t>
      </w:r>
    </w:p>
    <w:p w14:paraId="18342B20"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24673A4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27336C7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7AD5E82D"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&lt;/RetrieveDocumentSetResponse&gt;</w:t>
      </w:r>
    </w:p>
    <w:p w14:paraId="7B38EE58"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&lt;/s:Body&gt;</w:t>
      </w:r>
    </w:p>
    <w:p w14:paraId="521CAAAA"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&lt;/s:Envelope&gt;</w:t>
      </w:r>
    </w:p>
    <w:p w14:paraId="30CC2FF9" w14:textId="77777777" w:rsidR="007A1F44" w:rsidRPr="00A03C55" w:rsidRDefault="007A1F44" w:rsidP="001B289C">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3.43.5.1.3 Sample Retrieve Document Set Response from On-Demand Document Entry</w:t>
      </w:r>
    </w:p>
    <w:p w14:paraId="245932BC" w14:textId="77777777" w:rsidR="007A1F44" w:rsidRPr="00A03C55" w:rsidRDefault="007A1F44" w:rsidP="001B289C">
      <w:pPr>
        <w:pStyle w:val="BodyText"/>
      </w:pPr>
      <w:r w:rsidRPr="00A03C55">
        <w:t>The following example shows the response to retrieval of a dynamic document entry where the responder supports later retrieval of the document created.</w:t>
      </w:r>
    </w:p>
    <w:p w14:paraId="0CFC1085" w14:textId="7F1B33CE" w:rsidR="007A1F44" w:rsidRDefault="007A1F44" w:rsidP="001B289C">
      <w:pPr>
        <w:pStyle w:val="BodyText"/>
        <w:rPr>
          <w:highlight w:val="white"/>
        </w:rPr>
      </w:pPr>
    </w:p>
    <w:p w14:paraId="519F6C55" w14:textId="1115A896" w:rsidR="005672BB" w:rsidRDefault="005672BB" w:rsidP="001B289C">
      <w:pPr>
        <w:pStyle w:val="BodyText"/>
        <w:rPr>
          <w:highlight w:val="white"/>
        </w:rPr>
      </w:pPr>
    </w:p>
    <w:p w14:paraId="06F14F5F" w14:textId="4DFC6170" w:rsidR="005672BB" w:rsidRDefault="005672BB" w:rsidP="001B289C">
      <w:pPr>
        <w:pStyle w:val="BodyText"/>
        <w:rPr>
          <w:highlight w:val="white"/>
        </w:rPr>
      </w:pPr>
    </w:p>
    <w:p w14:paraId="6632F0AF" w14:textId="5D547BBF" w:rsidR="005672BB" w:rsidRDefault="005672BB" w:rsidP="001B289C">
      <w:pPr>
        <w:pStyle w:val="BodyText"/>
        <w:rPr>
          <w:highlight w:val="white"/>
        </w:rPr>
      </w:pPr>
    </w:p>
    <w:p w14:paraId="0D1C29CD" w14:textId="06349F16" w:rsidR="005672BB" w:rsidRDefault="005672BB" w:rsidP="001B289C">
      <w:pPr>
        <w:pStyle w:val="BodyText"/>
        <w:rPr>
          <w:highlight w:val="white"/>
        </w:rPr>
      </w:pPr>
    </w:p>
    <w:p w14:paraId="2BC7B954" w14:textId="77777777" w:rsidR="005672BB" w:rsidRPr="00A03C55" w:rsidRDefault="005672BB" w:rsidP="001B289C">
      <w:pPr>
        <w:pStyle w:val="BodyText"/>
        <w:rPr>
          <w:highlight w:val="white"/>
        </w:rPr>
      </w:pPr>
    </w:p>
    <w:p w14:paraId="3D1276F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lastRenderedPageBreak/>
        <w:t>&lt;s:Envelope xmlns:s="http://www.w3.org/2003/05/soap-envelope" xmlns:a="http://www.w3.org/2005/08/addressing"&gt;</w:t>
      </w:r>
    </w:p>
    <w:p w14:paraId="086AA180"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&lt;s:Header&gt;</w:t>
      </w:r>
    </w:p>
    <w:p w14:paraId="7DC24EB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&lt;a:Action s:mustUnderstand="1"&gt;urn:ihe:iti:2007:RetrieveDocumentSetResponse&lt;/a:Action&gt;</w:t>
      </w:r>
    </w:p>
    <w:p w14:paraId="2252AA8F"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&lt;a:RelatesTo&gt;urn:uuid:0fbfdced-6c01-4d09-a110-2201afedaa02&lt;/a:RelatesTo&gt;</w:t>
      </w:r>
    </w:p>
    <w:p w14:paraId="5865EEF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&lt;/s:Header&gt;</w:t>
      </w:r>
    </w:p>
    <w:p w14:paraId="598D4A5A"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&lt;s:Body&gt;</w:t>
      </w:r>
    </w:p>
    <w:p w14:paraId="1C6A499F"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 xml:space="preserve">&lt;RetrieveDocumentSetResponse </w:t>
      </w:r>
    </w:p>
    <w:p w14:paraId="349713F5"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 xml:space="preserve">xmlns="urn:ihe:iti:xds-b:2007" </w:t>
      </w:r>
    </w:p>
    <w:p w14:paraId="22E56483"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 xml:space="preserve">xmlns:lcm="urn:oasis:names:tc:ebxml-regrep:xsd:lcm:3.0" </w:t>
      </w:r>
    </w:p>
    <w:p w14:paraId="554DCC81"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 xml:space="preserve">xmlns:query="urn:oasis:names:tc:ebxml-regrep:xsd:query:3.0" </w:t>
      </w:r>
    </w:p>
    <w:p w14:paraId="24AB65A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 xml:space="preserve">xmlns:rim="urn:oasis:names:tc:ebxml-regrep:xsd:rim:3.0" </w:t>
      </w:r>
    </w:p>
    <w:p w14:paraId="5E687E81"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xmlns:rs="urn:oasis:names:tc:ebxml-regrep:xsd:rs:3.0"&gt;</w:t>
      </w:r>
    </w:p>
    <w:p w14:paraId="69CA00D7"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&lt;rs:RegistryResponse status="urn:oasis:names:tc:ebxml-regrep:ResponseStatusType:Success"/&gt;</w:t>
      </w:r>
    </w:p>
    <w:p w14:paraId="058F1A1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&lt;DocumentResponse&gt;</w:t>
      </w:r>
    </w:p>
    <w:p w14:paraId="5DE9947D"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&lt;RepositoryUniqueId&gt;1.3.6.1.4...1000&lt;/RepositoryUniqueId&gt;</w:t>
      </w:r>
    </w:p>
    <w:p w14:paraId="64F263F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&lt;DocumentUniqueId&gt;1.3.6.1.4...2300&lt;/DocumentUniqueId&gt;</w:t>
      </w:r>
    </w:p>
    <w:p w14:paraId="41F1CB6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rPr>
      </w:pPr>
      <w:r w:rsidRPr="00A03C55">
        <w:rPr>
          <w:rFonts w:ascii="Courier New" w:hAnsi="Courier New"/>
          <w:sz w:val="20"/>
        </w:rPr>
        <w:t xml:space="preserve">      &lt;NewDocumentUniqueId&gt;1.3.6.1.4...2897&lt;/NewDocumentUniqueId&gt;</w:t>
      </w:r>
    </w:p>
    <w:p w14:paraId="7416067C"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rPr>
      </w:pPr>
      <w:r w:rsidRPr="00A03C55">
        <w:rPr>
          <w:rFonts w:ascii="Courier New" w:hAnsi="Courier New"/>
          <w:sz w:val="20"/>
        </w:rPr>
        <w:t xml:space="preserve">      &lt;NewRepositoryUniqueId&gt;</w:t>
      </w:r>
      <w:r w:rsidRPr="00A03C55">
        <w:rPr>
          <w:rFonts w:ascii="Courier New" w:hAnsi="Courier New"/>
          <w:sz w:val="20"/>
          <w:highlight w:val="white"/>
        </w:rPr>
        <w:t>1.3.6.1.4...1000</w:t>
      </w:r>
      <w:r w:rsidRPr="00A03C55">
        <w:rPr>
          <w:rFonts w:ascii="Courier New" w:hAnsi="Courier New"/>
          <w:sz w:val="20"/>
        </w:rPr>
        <w:t>&lt;/NewRepositoryUniqueId&gt;</w:t>
      </w:r>
    </w:p>
    <w:p w14:paraId="0C03C6D9"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&lt;mimeType&gt;text/xml&lt;/mimeType&gt;</w:t>
      </w:r>
    </w:p>
    <w:p w14:paraId="07F039CB"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&lt;Document&gt;UjBsR09EbGhjZ0dTQUxNQUFBUUNBRU1tQ1p0dU1GUXhEUzhi&lt;/Document&gt;</w:t>
      </w:r>
    </w:p>
    <w:p w14:paraId="25E5D4C0"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&lt;/DocumentResponse&gt;</w:t>
      </w:r>
    </w:p>
    <w:p w14:paraId="7D1F7F78"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&lt;DocumentResponse&gt;</w:t>
      </w:r>
    </w:p>
    <w:p w14:paraId="3C6A27DD"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&lt;RepositoryUniqueId&gt;1.3.6.1.4...1000&lt;/RepositoryUniqueId&gt;</w:t>
      </w:r>
    </w:p>
    <w:p w14:paraId="4F881A22"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&lt;DocumentUniqueId&gt;1.3.6.1.4...2300&lt;/DocumentUniqueId&gt;</w:t>
      </w:r>
    </w:p>
    <w:p w14:paraId="335F63D1"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&lt;mimeType&gt;text/xml&lt;/mimeType&gt;</w:t>
      </w:r>
    </w:p>
    <w:p w14:paraId="6D851E1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&lt;Document&gt;UjBsR09EbGhjZ0dTQUxNQUFBUUNBRU1tQ1p0dU1GUXhEUzhi&lt;/Document&gt;</w:t>
      </w:r>
    </w:p>
    <w:p w14:paraId="26E152E5"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&lt;/DocumentResponse&gt;</w:t>
      </w:r>
    </w:p>
    <w:p w14:paraId="2D35E78B"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&lt;/RetrieveDocumentSetResponse&gt;</w:t>
      </w:r>
    </w:p>
    <w:p w14:paraId="08009CDC"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&lt;/s:Body&gt;</w:t>
      </w:r>
    </w:p>
    <w:p w14:paraId="1A8E63D7"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&lt;/s:Envelope&gt;</w:t>
      </w:r>
    </w:p>
    <w:p w14:paraId="6398E042" w14:textId="77777777" w:rsidR="007A1F44" w:rsidRPr="00A03C55" w:rsidRDefault="007A1F44" w:rsidP="00733389">
      <w:pPr>
        <w:pStyle w:val="Heading3"/>
        <w:numPr>
          <w:ilvl w:val="0"/>
          <w:numId w:val="0"/>
        </w:numPr>
        <w:tabs>
          <w:tab w:val="clear" w:pos="2160"/>
          <w:tab w:val="clear" w:pos="2880"/>
        </w:tabs>
        <w:rPr>
          <w:noProof w:val="0"/>
        </w:rPr>
      </w:pPr>
      <w:bookmarkStart w:id="1215" w:name="_Toc398544320"/>
      <w:bookmarkStart w:id="1216" w:name="_Toc398717979"/>
      <w:bookmarkStart w:id="1217" w:name="_Toc13773753"/>
      <w:r w:rsidRPr="00A03C55">
        <w:rPr>
          <w:noProof w:val="0"/>
        </w:rPr>
        <w:t>3.43.6 Security Considerations</w:t>
      </w:r>
      <w:bookmarkEnd w:id="1215"/>
      <w:bookmarkEnd w:id="1216"/>
      <w:bookmarkEnd w:id="1217"/>
    </w:p>
    <w:p w14:paraId="7AE023CE" w14:textId="77777777" w:rsidR="007A1F44" w:rsidRPr="00A03C55" w:rsidRDefault="007A1F44" w:rsidP="00B701EF">
      <w:r w:rsidRPr="00A03C55">
        <w:t>Relevant XDS Affinity Domain Security background is discussed in the XDS Security Considerations Section (see ITI TF-1: 10.7).</w:t>
      </w:r>
    </w:p>
    <w:p w14:paraId="03CAA241"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218" w:name="_Toc398544321"/>
      <w:r w:rsidRPr="00A03C55">
        <w:rPr>
          <w:noProof w:val="0"/>
        </w:rPr>
        <w:t>3.43.6.1 Audit Record Considerations</w:t>
      </w:r>
      <w:bookmarkEnd w:id="1218"/>
      <w:r w:rsidRPr="00A03C55">
        <w:rPr>
          <w:noProof w:val="0"/>
        </w:rPr>
        <w:t xml:space="preserve"> </w:t>
      </w:r>
    </w:p>
    <w:p w14:paraId="0FBF5A61" w14:textId="12918995" w:rsidR="007A1F44" w:rsidRPr="00A03C55" w:rsidRDefault="007A1F44" w:rsidP="00602BC8">
      <w:r w:rsidRPr="00A03C55">
        <w:t xml:space="preserve">The Retrieve Document Set </w:t>
      </w:r>
      <w:r w:rsidR="00E77430" w:rsidRPr="00A03C55">
        <w:t>transaction</w:t>
      </w:r>
      <w:r w:rsidRPr="00A03C55">
        <w:t xml:space="preserve"> is either a PHI-Import event or a PHI-Export event, depending on the actor, as defined in ITI TF-2a: </w:t>
      </w:r>
      <w:r w:rsidR="00D370AE" w:rsidRPr="00A03C55">
        <w:t>Table 3.20.4.1.1.1-1</w:t>
      </w:r>
      <w:r w:rsidRPr="00A03C55">
        <w:t xml:space="preserve">, with the following exceptions. </w:t>
      </w:r>
    </w:p>
    <w:p w14:paraId="3AFAE8A5" w14:textId="77777777" w:rsidR="007A1F44" w:rsidRPr="00A03C55" w:rsidRDefault="007A1F44" w:rsidP="008C0C7D">
      <w:r w:rsidRPr="00A03C55">
        <w:t xml:space="preserve">The Document Repository Actor, On-Demand Document Source, and Initiating Gateway shall generate an “Export” event. This may be an event for each Retrieve Document </w:t>
      </w:r>
      <w:r w:rsidR="00E77430" w:rsidRPr="00A03C55">
        <w:t>transaction</w:t>
      </w:r>
      <w:r w:rsidRPr="00A03C55">
        <w:t>, or multiple transactions for the same patient may be heuristically combined. The heuristics for this combination are not specified by IHE. It is intended to reduce the volume of audit records. Combination is permitted when the active participants and patient are the same, and the time difference is considered insignificant.</w:t>
      </w:r>
    </w:p>
    <w:p w14:paraId="46BBDEA1" w14:textId="1A7FA22B" w:rsidR="007A1F44" w:rsidRPr="00A03C55" w:rsidRDefault="007A1F44" w:rsidP="008C0C7D">
      <w:r w:rsidRPr="00A03C55">
        <w:lastRenderedPageBreak/>
        <w:t>The Document Consumer shall generate an “Import” event. This may be one event per transaction, or multiple transactions may be reported as a single event using a heuristic for combining transactions. Combination is permitted when the active participants and patient are the same, and the time difference is considered insignificant.</w:t>
      </w:r>
    </w:p>
    <w:p w14:paraId="3058946A" w14:textId="77777777" w:rsidR="007A1F44" w:rsidRPr="00A03C55" w:rsidRDefault="007A1F44" w:rsidP="008C0C7D">
      <w:r w:rsidRPr="00A03C55">
        <w:t>If some documents were retrieved successfully and others were not, the Actors involved shall record a “success” audit event for those documents retrieved successfully and a “failure” audit event for those documents not retrieved successfully.</w:t>
      </w:r>
    </w:p>
    <w:p w14:paraId="51427CC0" w14:textId="2D7D0A7D"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3.43.6.1.1 Document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1EC601C8" w14:textId="77777777" w:rsidTr="0077534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7EB8AE35" w14:textId="77777777" w:rsidR="007A1F44" w:rsidRPr="00A03C55"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14:paraId="0E002D01" w14:textId="77777777" w:rsidR="007A1F44" w:rsidRPr="00A03C55" w:rsidRDefault="007A1F44" w:rsidP="00A063AC">
            <w:pPr>
              <w:pStyle w:val="TableEntryHeader"/>
              <w:rPr>
                <w:noProof w:val="0"/>
              </w:rPr>
            </w:pPr>
            <w:r w:rsidRPr="00A03C55">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vAlign w:val="center"/>
          </w:tcPr>
          <w:p w14:paraId="37CB3BAE" w14:textId="77777777" w:rsidR="007A1F44" w:rsidRPr="00A03C55" w:rsidRDefault="007A1F44" w:rsidP="00A53067">
            <w:pPr>
              <w:pStyle w:val="TableEntryHeader"/>
              <w:rPr>
                <w:noProof w:val="0"/>
              </w:rPr>
            </w:pPr>
            <w:r w:rsidRPr="00A03C55">
              <w:rPr>
                <w:noProof w:val="0"/>
              </w:rPr>
              <w:t>Opt</w:t>
            </w:r>
          </w:p>
        </w:tc>
        <w:tc>
          <w:tcPr>
            <w:tcW w:w="4878" w:type="dxa"/>
            <w:tcBorders>
              <w:top w:val="single" w:sz="4" w:space="0" w:color="auto"/>
              <w:left w:val="single" w:sz="4" w:space="0" w:color="auto"/>
              <w:bottom w:val="single" w:sz="4" w:space="0" w:color="auto"/>
              <w:right w:val="single" w:sz="4" w:space="0" w:color="auto"/>
            </w:tcBorders>
            <w:shd w:val="clear" w:color="auto" w:fill="D9D9D9"/>
            <w:vAlign w:val="center"/>
          </w:tcPr>
          <w:p w14:paraId="0ABD6485" w14:textId="77777777" w:rsidR="007A1F44" w:rsidRPr="00A03C55" w:rsidRDefault="007A1F44" w:rsidP="00A53067">
            <w:pPr>
              <w:pStyle w:val="TableEntryHeader"/>
              <w:rPr>
                <w:noProof w:val="0"/>
              </w:rPr>
            </w:pPr>
            <w:r w:rsidRPr="00A03C55">
              <w:rPr>
                <w:noProof w:val="0"/>
              </w:rPr>
              <w:t>Value Constraints</w:t>
            </w:r>
          </w:p>
        </w:tc>
      </w:tr>
      <w:tr w:rsidR="007A1F44" w:rsidRPr="00A03C55" w14:paraId="684C11C8" w14:textId="77777777" w:rsidTr="0077534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2D3F29BA" w14:textId="77777777" w:rsidR="007A1F44" w:rsidRPr="00A03C55" w:rsidRDefault="007A1F44" w:rsidP="003462A5">
            <w:pPr>
              <w:pStyle w:val="TableEntryHeader"/>
              <w:rPr>
                <w:noProof w:val="0"/>
              </w:rPr>
            </w:pPr>
            <w:r w:rsidRPr="00A03C55">
              <w:rPr>
                <w:noProof w:val="0"/>
              </w:rPr>
              <w:t>Event</w:t>
            </w:r>
          </w:p>
          <w:p w14:paraId="6B3096C4"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4214C102" w14:textId="77777777" w:rsidR="007A1F44" w:rsidRPr="00A03C55" w:rsidRDefault="007A1F44" w:rsidP="005130ED">
            <w:pPr>
              <w:pStyle w:val="TableEntry"/>
              <w:rPr>
                <w:noProof w:val="0"/>
                <w:sz w:val="16"/>
              </w:rPr>
            </w:pPr>
            <w:r w:rsidRPr="00A03C55">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313D4178" w14:textId="77777777" w:rsidR="007A1F44" w:rsidRPr="00A03C55" w:rsidRDefault="007A1F44" w:rsidP="005130ED">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0566F9" w14:textId="77777777" w:rsidR="007A1F44" w:rsidRPr="00A03C55" w:rsidRDefault="007A1F44" w:rsidP="005130ED">
            <w:pPr>
              <w:pStyle w:val="TableEntry"/>
              <w:rPr>
                <w:noProof w:val="0"/>
                <w:sz w:val="16"/>
              </w:rPr>
            </w:pPr>
            <w:r w:rsidRPr="00A03C55">
              <w:rPr>
                <w:noProof w:val="0"/>
                <w:sz w:val="16"/>
              </w:rPr>
              <w:t>EV(110107, DCM, “Import”)</w:t>
            </w:r>
          </w:p>
        </w:tc>
      </w:tr>
      <w:tr w:rsidR="007A1F44" w:rsidRPr="00A03C55" w14:paraId="17998D7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9530FC1"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29040BF" w14:textId="77777777" w:rsidR="007A1F44" w:rsidRPr="00A03C55" w:rsidRDefault="007A1F44" w:rsidP="005130ED">
            <w:pPr>
              <w:pStyle w:val="TableEntry"/>
              <w:rPr>
                <w:noProof w:val="0"/>
                <w:sz w:val="16"/>
              </w:rPr>
            </w:pPr>
            <w:r w:rsidRPr="00A03C55">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4310ACDD" w14:textId="77777777" w:rsidR="007A1F44" w:rsidRPr="00A03C55" w:rsidRDefault="007A1F44" w:rsidP="005130ED">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71C46D14" w14:textId="77777777" w:rsidR="007A1F44" w:rsidRPr="00A03C55" w:rsidRDefault="007A1F44" w:rsidP="005130ED">
            <w:pPr>
              <w:pStyle w:val="TableEntry"/>
              <w:rPr>
                <w:noProof w:val="0"/>
                <w:sz w:val="16"/>
              </w:rPr>
            </w:pPr>
            <w:r w:rsidRPr="00A03C55">
              <w:rPr>
                <w:noProof w:val="0"/>
                <w:sz w:val="16"/>
              </w:rPr>
              <w:t xml:space="preserve">“C” (Create) </w:t>
            </w:r>
          </w:p>
        </w:tc>
      </w:tr>
      <w:tr w:rsidR="007A1F44" w:rsidRPr="00A03C55" w14:paraId="65EAA4A2"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8D47846"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A170D2B"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3160E84A"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DBC252A"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FE0D15E"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5BAB5BD"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6DAFA2A"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69BBE350"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0C6DE5"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2CF1D5D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ECCE18F"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4F5FFB2" w14:textId="77777777" w:rsidR="007A1F44" w:rsidRPr="00A03C55" w:rsidRDefault="007A1F44" w:rsidP="005130ED">
            <w:pPr>
              <w:pStyle w:val="TableEntry"/>
              <w:rPr>
                <w:noProof w:val="0"/>
                <w:sz w:val="16"/>
              </w:rPr>
            </w:pPr>
            <w:r w:rsidRPr="00A03C55">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C5F13D9" w14:textId="77777777" w:rsidR="007A1F44" w:rsidRPr="00A03C55" w:rsidRDefault="007A1F44" w:rsidP="005130ED">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8950EA" w14:textId="77777777" w:rsidR="007A1F44" w:rsidRPr="00A03C55" w:rsidRDefault="007A1F44" w:rsidP="005130ED">
            <w:pPr>
              <w:pStyle w:val="TableEntry"/>
              <w:rPr>
                <w:noProof w:val="0"/>
                <w:sz w:val="16"/>
              </w:rPr>
            </w:pPr>
            <w:r w:rsidRPr="00A03C55">
              <w:rPr>
                <w:noProof w:val="0"/>
                <w:sz w:val="16"/>
              </w:rPr>
              <w:t>EV(“ITI-43”, “IHE Transactions”, “Retrieve Document Set”)</w:t>
            </w:r>
          </w:p>
        </w:tc>
      </w:tr>
      <w:tr w:rsidR="007A1F44" w:rsidRPr="00A03C55" w14:paraId="5F0B604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4A52864" w14:textId="77777777" w:rsidR="007A1F44" w:rsidRPr="00A03C55" w:rsidRDefault="007A1F44" w:rsidP="005130ED">
            <w:pPr>
              <w:pStyle w:val="TableEntry"/>
              <w:rPr>
                <w:noProof w:val="0"/>
              </w:rPr>
            </w:pPr>
            <w:r w:rsidRPr="00A03C55">
              <w:rPr>
                <w:noProof w:val="0"/>
              </w:rPr>
              <w:t>Source (Document Repository) (1)</w:t>
            </w:r>
          </w:p>
        </w:tc>
      </w:tr>
      <w:tr w:rsidR="007A1F44" w:rsidRPr="00A03C55" w14:paraId="030FD094"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278E5AC" w14:textId="77777777" w:rsidR="007A1F44" w:rsidRPr="00A03C55" w:rsidRDefault="007A1F44" w:rsidP="005130ED">
            <w:pPr>
              <w:pStyle w:val="TableEntry"/>
              <w:rPr>
                <w:noProof w:val="0"/>
              </w:rPr>
            </w:pPr>
            <w:r w:rsidRPr="00A03C55">
              <w:rPr>
                <w:noProof w:val="0"/>
              </w:rPr>
              <w:t>Destination (Document Consumer) (1)</w:t>
            </w:r>
          </w:p>
        </w:tc>
      </w:tr>
      <w:tr w:rsidR="007A1F44" w:rsidRPr="00A03C55" w14:paraId="67F70B2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0C1701F" w14:textId="77777777" w:rsidR="007A1F44" w:rsidRPr="00A03C55" w:rsidRDefault="007A1F44" w:rsidP="005130ED">
            <w:pPr>
              <w:pStyle w:val="TableEntry"/>
              <w:rPr>
                <w:noProof w:val="0"/>
                <w:szCs w:val="16"/>
              </w:rPr>
            </w:pPr>
            <w:r w:rsidRPr="00A03C55">
              <w:rPr>
                <w:noProof w:val="0"/>
                <w:szCs w:val="16"/>
              </w:rPr>
              <w:t>Human Requestor (0..n)</w:t>
            </w:r>
          </w:p>
        </w:tc>
      </w:tr>
      <w:tr w:rsidR="007A1F44" w:rsidRPr="00A03C55" w14:paraId="5A80A711"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0B731F33" w14:textId="77777777" w:rsidR="007A1F44" w:rsidRPr="00A03C55" w:rsidRDefault="007A1F44" w:rsidP="005130ED">
            <w:pPr>
              <w:pStyle w:val="TableEntry"/>
              <w:rPr>
                <w:noProof w:val="0"/>
              </w:rPr>
            </w:pPr>
            <w:r w:rsidRPr="00A03C55">
              <w:rPr>
                <w:noProof w:val="0"/>
              </w:rPr>
              <w:t>Audit Source (Document Consumer) (1)</w:t>
            </w:r>
          </w:p>
        </w:tc>
      </w:tr>
      <w:tr w:rsidR="007A1F44" w:rsidRPr="00A03C55" w14:paraId="5C45960E"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4961237" w14:textId="77777777" w:rsidR="007A1F44" w:rsidRPr="00A03C55" w:rsidRDefault="007A1F44" w:rsidP="005130ED">
            <w:pPr>
              <w:pStyle w:val="TableEntry"/>
              <w:rPr>
                <w:noProof w:val="0"/>
              </w:rPr>
            </w:pPr>
            <w:r w:rsidRPr="00A03C55">
              <w:rPr>
                <w:noProof w:val="0"/>
              </w:rPr>
              <w:t>Patient (0..1)</w:t>
            </w:r>
          </w:p>
        </w:tc>
      </w:tr>
      <w:tr w:rsidR="007A1F44" w:rsidRPr="00A03C55" w14:paraId="6577B3EC"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749A7B43" w14:textId="77777777" w:rsidR="007A1F44" w:rsidRPr="00A03C55" w:rsidRDefault="007A1F44" w:rsidP="005130ED">
            <w:pPr>
              <w:pStyle w:val="TableEntry"/>
              <w:rPr>
                <w:noProof w:val="0"/>
              </w:rPr>
            </w:pPr>
            <w:r w:rsidRPr="00A03C55">
              <w:rPr>
                <w:noProof w:val="0"/>
              </w:rPr>
              <w:t xml:space="preserve">Document (1..n) </w:t>
            </w:r>
            <w:r w:rsidRPr="00A03C55">
              <w:rPr>
                <w:i/>
                <w:iCs/>
                <w:noProof w:val="0"/>
              </w:rPr>
              <w:t>(see combining rules above)</w:t>
            </w:r>
          </w:p>
        </w:tc>
      </w:tr>
    </w:tbl>
    <w:p w14:paraId="3C3E44DE" w14:textId="77777777" w:rsidR="007A1F44" w:rsidRPr="00A03C55" w:rsidRDefault="007A1F44" w:rsidP="00D372D5">
      <w:pPr>
        <w:pStyle w:val="BodyText"/>
      </w:pPr>
      <w:r w:rsidRPr="00A03C55">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9ECA1BA" w14:textId="77777777" w:rsidTr="00D372D5">
        <w:trPr>
          <w:cantSplit/>
        </w:trPr>
        <w:tc>
          <w:tcPr>
            <w:tcW w:w="1548" w:type="dxa"/>
            <w:vMerge w:val="restart"/>
          </w:tcPr>
          <w:p w14:paraId="3BE4D436" w14:textId="77777777" w:rsidR="007A1F44" w:rsidRPr="00A03C55" w:rsidRDefault="007A1F44" w:rsidP="003462A5">
            <w:pPr>
              <w:pStyle w:val="TableEntryHeader"/>
              <w:rPr>
                <w:noProof w:val="0"/>
              </w:rPr>
            </w:pPr>
            <w:r w:rsidRPr="00A03C55">
              <w:rPr>
                <w:noProof w:val="0"/>
              </w:rPr>
              <w:t>Source</w:t>
            </w:r>
          </w:p>
          <w:p w14:paraId="54ADF41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07A9D81"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6AF934B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567CB3C" w14:textId="77777777" w:rsidR="007A1F44" w:rsidRPr="00A03C55" w:rsidRDefault="007A1F44" w:rsidP="005130ED">
            <w:pPr>
              <w:pStyle w:val="TableEntry"/>
              <w:rPr>
                <w:noProof w:val="0"/>
                <w:sz w:val="16"/>
              </w:rPr>
            </w:pPr>
            <w:r w:rsidRPr="00A03C55">
              <w:rPr>
                <w:noProof w:val="0"/>
                <w:sz w:val="16"/>
              </w:rPr>
              <w:t>SOAP endpoint URI</w:t>
            </w:r>
          </w:p>
        </w:tc>
      </w:tr>
      <w:tr w:rsidR="007A1F44" w:rsidRPr="00A03C55" w14:paraId="70197735" w14:textId="77777777">
        <w:trPr>
          <w:cantSplit/>
        </w:trPr>
        <w:tc>
          <w:tcPr>
            <w:tcW w:w="1548" w:type="dxa"/>
            <w:vMerge/>
            <w:textDirection w:val="btLr"/>
            <w:vAlign w:val="center"/>
          </w:tcPr>
          <w:p w14:paraId="760529D2" w14:textId="77777777" w:rsidR="007A1F44" w:rsidRPr="00A03C55" w:rsidRDefault="007A1F44" w:rsidP="005130ED">
            <w:pPr>
              <w:pStyle w:val="TableLabel"/>
              <w:rPr>
                <w:noProof w:val="0"/>
                <w:sz w:val="16"/>
              </w:rPr>
            </w:pPr>
          </w:p>
        </w:tc>
        <w:tc>
          <w:tcPr>
            <w:tcW w:w="2520" w:type="dxa"/>
            <w:vAlign w:val="center"/>
          </w:tcPr>
          <w:p w14:paraId="3F22418B"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20394CD6"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145715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B1C67FF" w14:textId="77777777">
        <w:trPr>
          <w:cantSplit/>
        </w:trPr>
        <w:tc>
          <w:tcPr>
            <w:tcW w:w="1548" w:type="dxa"/>
            <w:vMerge/>
            <w:textDirection w:val="btLr"/>
            <w:vAlign w:val="center"/>
          </w:tcPr>
          <w:p w14:paraId="1BFF2856" w14:textId="77777777" w:rsidR="007A1F44" w:rsidRPr="00A03C55" w:rsidRDefault="007A1F44" w:rsidP="005130ED">
            <w:pPr>
              <w:pStyle w:val="TableLabel"/>
              <w:rPr>
                <w:noProof w:val="0"/>
                <w:sz w:val="16"/>
              </w:rPr>
            </w:pPr>
          </w:p>
        </w:tc>
        <w:tc>
          <w:tcPr>
            <w:tcW w:w="2520" w:type="dxa"/>
            <w:vAlign w:val="center"/>
          </w:tcPr>
          <w:p w14:paraId="26BB3D4A"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782B15BF" w14:textId="77777777" w:rsidR="007A1F44" w:rsidRPr="00A03C55" w:rsidRDefault="007A1F44" w:rsidP="005130ED">
            <w:pPr>
              <w:pStyle w:val="TableEntry"/>
              <w:jc w:val="center"/>
              <w:rPr>
                <w:noProof w:val="0"/>
                <w:sz w:val="16"/>
              </w:rPr>
            </w:pPr>
            <w:r w:rsidRPr="00A03C55">
              <w:rPr>
                <w:i/>
                <w:iCs/>
                <w:noProof w:val="0"/>
                <w:sz w:val="16"/>
              </w:rPr>
              <w:t>U</w:t>
            </w:r>
          </w:p>
        </w:tc>
        <w:tc>
          <w:tcPr>
            <w:tcW w:w="4968" w:type="dxa"/>
            <w:vAlign w:val="center"/>
          </w:tcPr>
          <w:p w14:paraId="27EE46BC"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E10D690" w14:textId="77777777">
        <w:trPr>
          <w:cantSplit/>
        </w:trPr>
        <w:tc>
          <w:tcPr>
            <w:tcW w:w="1548" w:type="dxa"/>
            <w:vMerge/>
            <w:textDirection w:val="btLr"/>
            <w:vAlign w:val="center"/>
          </w:tcPr>
          <w:p w14:paraId="0BCE8957" w14:textId="77777777" w:rsidR="007A1F44" w:rsidRPr="00A03C55" w:rsidRDefault="007A1F44" w:rsidP="005130ED">
            <w:pPr>
              <w:pStyle w:val="TableLabel"/>
              <w:rPr>
                <w:noProof w:val="0"/>
                <w:sz w:val="16"/>
              </w:rPr>
            </w:pPr>
          </w:p>
        </w:tc>
        <w:tc>
          <w:tcPr>
            <w:tcW w:w="2520" w:type="dxa"/>
            <w:vAlign w:val="center"/>
          </w:tcPr>
          <w:p w14:paraId="0D779112" w14:textId="77777777" w:rsidR="007A1F44" w:rsidRPr="00A03C55" w:rsidRDefault="007A1F44" w:rsidP="005130ED">
            <w:pPr>
              <w:pStyle w:val="TableEntry"/>
              <w:rPr>
                <w:iCs/>
                <w:noProof w:val="0"/>
                <w:sz w:val="16"/>
              </w:rPr>
            </w:pPr>
            <w:r w:rsidRPr="00A03C55">
              <w:rPr>
                <w:iCs/>
                <w:noProof w:val="0"/>
                <w:sz w:val="16"/>
              </w:rPr>
              <w:t>UserIsRequestor</w:t>
            </w:r>
          </w:p>
        </w:tc>
        <w:tc>
          <w:tcPr>
            <w:tcW w:w="630" w:type="dxa"/>
            <w:vAlign w:val="center"/>
          </w:tcPr>
          <w:p w14:paraId="3F051770"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160EA7F"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08D5D333" w14:textId="77777777">
        <w:trPr>
          <w:cantSplit/>
        </w:trPr>
        <w:tc>
          <w:tcPr>
            <w:tcW w:w="1548" w:type="dxa"/>
            <w:vMerge/>
            <w:textDirection w:val="btLr"/>
            <w:vAlign w:val="center"/>
          </w:tcPr>
          <w:p w14:paraId="270436A5" w14:textId="77777777" w:rsidR="007A1F44" w:rsidRPr="00A03C55" w:rsidRDefault="007A1F44" w:rsidP="005130ED">
            <w:pPr>
              <w:pStyle w:val="TableLabel"/>
              <w:rPr>
                <w:noProof w:val="0"/>
                <w:sz w:val="16"/>
              </w:rPr>
            </w:pPr>
          </w:p>
        </w:tc>
        <w:tc>
          <w:tcPr>
            <w:tcW w:w="2520" w:type="dxa"/>
            <w:vAlign w:val="center"/>
          </w:tcPr>
          <w:p w14:paraId="67B113BB"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0F4EEB3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61A16CBF"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037FDE48" w14:textId="77777777">
        <w:trPr>
          <w:cantSplit/>
        </w:trPr>
        <w:tc>
          <w:tcPr>
            <w:tcW w:w="1548" w:type="dxa"/>
            <w:vMerge/>
            <w:textDirection w:val="btLr"/>
            <w:vAlign w:val="center"/>
          </w:tcPr>
          <w:p w14:paraId="0E141004" w14:textId="77777777" w:rsidR="007A1F44" w:rsidRPr="00A03C55" w:rsidRDefault="007A1F44" w:rsidP="005130ED">
            <w:pPr>
              <w:pStyle w:val="TableLabel"/>
              <w:rPr>
                <w:noProof w:val="0"/>
                <w:sz w:val="16"/>
              </w:rPr>
            </w:pPr>
          </w:p>
        </w:tc>
        <w:tc>
          <w:tcPr>
            <w:tcW w:w="2520" w:type="dxa"/>
            <w:vAlign w:val="center"/>
          </w:tcPr>
          <w:p w14:paraId="32B71DAE"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35FA66D7"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62481CA5"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27FBC016" w14:textId="77777777" w:rsidTr="00D372D5">
        <w:trPr>
          <w:cantSplit/>
        </w:trPr>
        <w:tc>
          <w:tcPr>
            <w:tcW w:w="1548" w:type="dxa"/>
            <w:vMerge/>
            <w:textDirection w:val="btLr"/>
            <w:vAlign w:val="center"/>
          </w:tcPr>
          <w:p w14:paraId="5B7F18B1" w14:textId="77777777" w:rsidR="007A1F44" w:rsidRPr="00A03C55" w:rsidRDefault="007A1F44" w:rsidP="005130ED">
            <w:pPr>
              <w:pStyle w:val="TableLabel"/>
              <w:rPr>
                <w:noProof w:val="0"/>
                <w:sz w:val="16"/>
              </w:rPr>
            </w:pPr>
          </w:p>
        </w:tc>
        <w:tc>
          <w:tcPr>
            <w:tcW w:w="2520" w:type="dxa"/>
            <w:vAlign w:val="center"/>
          </w:tcPr>
          <w:p w14:paraId="35E32268"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65ABBD08"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087FC02A" w14:textId="77777777" w:rsidR="007A1F44" w:rsidRPr="00A03C55" w:rsidRDefault="007A1F44" w:rsidP="005130ED">
            <w:pPr>
              <w:pStyle w:val="TableEntry"/>
              <w:rPr>
                <w:noProof w:val="0"/>
                <w:sz w:val="16"/>
              </w:rPr>
            </w:pPr>
            <w:r w:rsidRPr="00A03C55">
              <w:rPr>
                <w:noProof w:val="0"/>
                <w:sz w:val="16"/>
              </w:rPr>
              <w:t>The machine name or IP address.</w:t>
            </w:r>
          </w:p>
        </w:tc>
      </w:tr>
    </w:tbl>
    <w:p w14:paraId="0004C1A5"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4B2F4F4" w14:textId="77777777">
        <w:trPr>
          <w:cantSplit/>
        </w:trPr>
        <w:tc>
          <w:tcPr>
            <w:tcW w:w="1548" w:type="dxa"/>
            <w:vMerge w:val="restart"/>
          </w:tcPr>
          <w:p w14:paraId="51858C84" w14:textId="77777777" w:rsidR="007A1F44" w:rsidRPr="00A03C55" w:rsidRDefault="007A1F44" w:rsidP="003462A5">
            <w:pPr>
              <w:pStyle w:val="TableEntryHeader"/>
              <w:rPr>
                <w:noProof w:val="0"/>
              </w:rPr>
            </w:pPr>
            <w:r w:rsidRPr="00A03C55">
              <w:rPr>
                <w:noProof w:val="0"/>
              </w:rPr>
              <w:t>Destination</w:t>
            </w:r>
          </w:p>
          <w:p w14:paraId="0B6C78E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B67DCAF" w14:textId="77777777" w:rsidR="007A1F44" w:rsidRPr="00A03C55" w:rsidRDefault="007A1F44" w:rsidP="003462A5">
            <w:pPr>
              <w:pStyle w:val="TableEntry"/>
              <w:keepNext/>
              <w:widowControl w:val="0"/>
              <w:rPr>
                <w:noProof w:val="0"/>
                <w:sz w:val="16"/>
              </w:rPr>
            </w:pPr>
            <w:r w:rsidRPr="00A03C55">
              <w:rPr>
                <w:noProof w:val="0"/>
                <w:sz w:val="16"/>
              </w:rPr>
              <w:t>UserID</w:t>
            </w:r>
          </w:p>
        </w:tc>
        <w:tc>
          <w:tcPr>
            <w:tcW w:w="630" w:type="dxa"/>
            <w:vAlign w:val="center"/>
          </w:tcPr>
          <w:p w14:paraId="3A8A1571" w14:textId="77777777" w:rsidR="007A1F44" w:rsidRPr="00A03C55" w:rsidRDefault="007A1F44" w:rsidP="003462A5">
            <w:pPr>
              <w:pStyle w:val="TableEntry"/>
              <w:keepNext/>
              <w:widowControl w:val="0"/>
              <w:jc w:val="center"/>
              <w:rPr>
                <w:noProof w:val="0"/>
                <w:sz w:val="16"/>
              </w:rPr>
            </w:pPr>
            <w:r w:rsidRPr="00A03C55">
              <w:rPr>
                <w:noProof w:val="0"/>
                <w:sz w:val="16"/>
              </w:rPr>
              <w:t>M</w:t>
            </w:r>
          </w:p>
        </w:tc>
        <w:tc>
          <w:tcPr>
            <w:tcW w:w="4968" w:type="dxa"/>
            <w:vAlign w:val="center"/>
          </w:tcPr>
          <w:p w14:paraId="5E657128" w14:textId="77777777" w:rsidR="007A1F44" w:rsidRPr="00A03C55" w:rsidRDefault="007A1F44" w:rsidP="003462A5">
            <w:pPr>
              <w:pStyle w:val="TableEntry"/>
              <w:keepNext/>
              <w:widowControl w:val="0"/>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26AD0EE7" w14:textId="77777777">
        <w:trPr>
          <w:cantSplit/>
        </w:trPr>
        <w:tc>
          <w:tcPr>
            <w:tcW w:w="1548" w:type="dxa"/>
            <w:vMerge/>
            <w:textDirection w:val="btLr"/>
            <w:vAlign w:val="center"/>
          </w:tcPr>
          <w:p w14:paraId="106C2449" w14:textId="77777777" w:rsidR="007A1F44" w:rsidRPr="00A03C55" w:rsidRDefault="007A1F44" w:rsidP="003462A5">
            <w:pPr>
              <w:pStyle w:val="TableLabel"/>
              <w:widowControl w:val="0"/>
              <w:rPr>
                <w:noProof w:val="0"/>
                <w:sz w:val="16"/>
              </w:rPr>
            </w:pPr>
          </w:p>
        </w:tc>
        <w:tc>
          <w:tcPr>
            <w:tcW w:w="2520" w:type="dxa"/>
            <w:vAlign w:val="center"/>
          </w:tcPr>
          <w:p w14:paraId="1FB8D0E0" w14:textId="77777777" w:rsidR="007A1F44" w:rsidRPr="00A03C55" w:rsidRDefault="007A1F44" w:rsidP="003462A5">
            <w:pPr>
              <w:pStyle w:val="TableEntry"/>
              <w:keepNext/>
              <w:widowControl w:val="0"/>
              <w:rPr>
                <w:noProof w:val="0"/>
                <w:sz w:val="16"/>
              </w:rPr>
            </w:pPr>
            <w:r w:rsidRPr="00A03C55">
              <w:rPr>
                <w:noProof w:val="0"/>
                <w:sz w:val="16"/>
              </w:rPr>
              <w:t>AlternativeUserID</w:t>
            </w:r>
          </w:p>
        </w:tc>
        <w:tc>
          <w:tcPr>
            <w:tcW w:w="630" w:type="dxa"/>
            <w:vAlign w:val="center"/>
          </w:tcPr>
          <w:p w14:paraId="1031D860" w14:textId="77777777" w:rsidR="007A1F44" w:rsidRPr="00A03C55" w:rsidRDefault="007A1F44" w:rsidP="003462A5">
            <w:pPr>
              <w:pStyle w:val="TableEntry"/>
              <w:keepNext/>
              <w:widowControl w:val="0"/>
              <w:jc w:val="center"/>
              <w:rPr>
                <w:noProof w:val="0"/>
                <w:sz w:val="16"/>
              </w:rPr>
            </w:pPr>
            <w:r w:rsidRPr="00A03C55">
              <w:rPr>
                <w:noProof w:val="0"/>
                <w:sz w:val="16"/>
              </w:rPr>
              <w:t>M</w:t>
            </w:r>
          </w:p>
        </w:tc>
        <w:tc>
          <w:tcPr>
            <w:tcW w:w="4968" w:type="dxa"/>
            <w:vAlign w:val="center"/>
          </w:tcPr>
          <w:p w14:paraId="63469AC9" w14:textId="77777777" w:rsidR="007A1F44" w:rsidRPr="00A03C55" w:rsidRDefault="007A1F44" w:rsidP="003462A5">
            <w:pPr>
              <w:pStyle w:val="TableEntry"/>
              <w:keepNext/>
              <w:widowControl w:val="0"/>
              <w:rPr>
                <w:noProof w:val="0"/>
                <w:sz w:val="16"/>
              </w:rPr>
            </w:pPr>
            <w:r w:rsidRPr="00A03C55">
              <w:rPr>
                <w:noProof w:val="0"/>
                <w:sz w:val="16"/>
              </w:rPr>
              <w:t>the process ID as used within the local operating system in the local system logs.</w:t>
            </w:r>
          </w:p>
        </w:tc>
      </w:tr>
      <w:tr w:rsidR="007A1F44" w:rsidRPr="00A03C55" w14:paraId="2D96A8AD" w14:textId="77777777">
        <w:trPr>
          <w:cantSplit/>
        </w:trPr>
        <w:tc>
          <w:tcPr>
            <w:tcW w:w="1548" w:type="dxa"/>
            <w:vMerge/>
            <w:textDirection w:val="btLr"/>
            <w:vAlign w:val="center"/>
          </w:tcPr>
          <w:p w14:paraId="58216D63" w14:textId="77777777" w:rsidR="007A1F44" w:rsidRPr="00A03C55" w:rsidRDefault="007A1F44" w:rsidP="003462A5">
            <w:pPr>
              <w:pStyle w:val="TableLabel"/>
              <w:widowControl w:val="0"/>
              <w:rPr>
                <w:noProof w:val="0"/>
                <w:sz w:val="16"/>
              </w:rPr>
            </w:pPr>
          </w:p>
        </w:tc>
        <w:tc>
          <w:tcPr>
            <w:tcW w:w="2520" w:type="dxa"/>
            <w:vAlign w:val="center"/>
          </w:tcPr>
          <w:p w14:paraId="156E5505" w14:textId="77777777" w:rsidR="007A1F44" w:rsidRPr="00A03C55" w:rsidRDefault="007A1F44" w:rsidP="003462A5">
            <w:pPr>
              <w:pStyle w:val="TableEntry"/>
              <w:keepNext/>
              <w:widowControl w:val="0"/>
              <w:rPr>
                <w:i/>
                <w:iCs/>
                <w:noProof w:val="0"/>
                <w:sz w:val="16"/>
              </w:rPr>
            </w:pPr>
            <w:r w:rsidRPr="00A03C55">
              <w:rPr>
                <w:i/>
                <w:iCs/>
                <w:noProof w:val="0"/>
                <w:sz w:val="16"/>
              </w:rPr>
              <w:t>UserName</w:t>
            </w:r>
          </w:p>
        </w:tc>
        <w:tc>
          <w:tcPr>
            <w:tcW w:w="630" w:type="dxa"/>
            <w:vAlign w:val="center"/>
          </w:tcPr>
          <w:p w14:paraId="44C0636D" w14:textId="77777777" w:rsidR="007A1F44" w:rsidRPr="00A03C55" w:rsidRDefault="007A1F44" w:rsidP="003462A5">
            <w:pPr>
              <w:pStyle w:val="TableEntry"/>
              <w:keepNext/>
              <w:widowControl w:val="0"/>
              <w:jc w:val="center"/>
              <w:rPr>
                <w:i/>
                <w:iCs/>
                <w:noProof w:val="0"/>
                <w:sz w:val="16"/>
              </w:rPr>
            </w:pPr>
            <w:r w:rsidRPr="00A03C55">
              <w:rPr>
                <w:i/>
                <w:iCs/>
                <w:noProof w:val="0"/>
                <w:sz w:val="16"/>
              </w:rPr>
              <w:t>U</w:t>
            </w:r>
          </w:p>
        </w:tc>
        <w:tc>
          <w:tcPr>
            <w:tcW w:w="4968" w:type="dxa"/>
            <w:vAlign w:val="center"/>
          </w:tcPr>
          <w:p w14:paraId="23B338CC" w14:textId="77777777" w:rsidR="007A1F44" w:rsidRPr="00A03C55" w:rsidRDefault="007A1F44" w:rsidP="003462A5">
            <w:pPr>
              <w:pStyle w:val="TableEntry"/>
              <w:keepNext/>
              <w:widowControl w:val="0"/>
              <w:rPr>
                <w:i/>
                <w:iCs/>
                <w:noProof w:val="0"/>
                <w:sz w:val="16"/>
              </w:rPr>
            </w:pPr>
            <w:r w:rsidRPr="00A03C55">
              <w:rPr>
                <w:i/>
                <w:iCs/>
                <w:noProof w:val="0"/>
                <w:sz w:val="16"/>
              </w:rPr>
              <w:t>not specialized</w:t>
            </w:r>
          </w:p>
        </w:tc>
      </w:tr>
      <w:tr w:rsidR="007A1F44" w:rsidRPr="00A03C55" w14:paraId="3A98AF07" w14:textId="77777777">
        <w:trPr>
          <w:cantSplit/>
        </w:trPr>
        <w:tc>
          <w:tcPr>
            <w:tcW w:w="1548" w:type="dxa"/>
            <w:vMerge/>
            <w:textDirection w:val="btLr"/>
            <w:vAlign w:val="center"/>
          </w:tcPr>
          <w:p w14:paraId="07D1C207" w14:textId="77777777" w:rsidR="007A1F44" w:rsidRPr="00A03C55" w:rsidRDefault="007A1F44" w:rsidP="003462A5">
            <w:pPr>
              <w:pStyle w:val="TableLabel"/>
              <w:widowControl w:val="0"/>
              <w:rPr>
                <w:noProof w:val="0"/>
                <w:sz w:val="16"/>
              </w:rPr>
            </w:pPr>
          </w:p>
        </w:tc>
        <w:tc>
          <w:tcPr>
            <w:tcW w:w="2520" w:type="dxa"/>
            <w:vAlign w:val="center"/>
          </w:tcPr>
          <w:p w14:paraId="150D3D78" w14:textId="77777777" w:rsidR="007A1F44" w:rsidRPr="00A03C55" w:rsidRDefault="007A1F44" w:rsidP="003462A5">
            <w:pPr>
              <w:pStyle w:val="TableEntry"/>
              <w:keepNext/>
              <w:widowControl w:val="0"/>
              <w:rPr>
                <w:i/>
                <w:iCs/>
                <w:noProof w:val="0"/>
                <w:sz w:val="16"/>
              </w:rPr>
            </w:pPr>
            <w:r w:rsidRPr="00A03C55">
              <w:rPr>
                <w:i/>
                <w:iCs/>
                <w:noProof w:val="0"/>
                <w:sz w:val="16"/>
              </w:rPr>
              <w:t>UserIsRequestor</w:t>
            </w:r>
          </w:p>
        </w:tc>
        <w:tc>
          <w:tcPr>
            <w:tcW w:w="630" w:type="dxa"/>
            <w:vAlign w:val="center"/>
          </w:tcPr>
          <w:p w14:paraId="37FBDD8A" w14:textId="77777777" w:rsidR="007A1F44" w:rsidRPr="00A03C55" w:rsidRDefault="007A1F44" w:rsidP="003462A5">
            <w:pPr>
              <w:pStyle w:val="TableEntry"/>
              <w:keepNext/>
              <w:widowControl w:val="0"/>
              <w:jc w:val="center"/>
              <w:rPr>
                <w:iCs/>
                <w:noProof w:val="0"/>
                <w:sz w:val="16"/>
              </w:rPr>
            </w:pPr>
            <w:r w:rsidRPr="00A03C55">
              <w:rPr>
                <w:i/>
                <w:iCs/>
                <w:noProof w:val="0"/>
                <w:sz w:val="16"/>
              </w:rPr>
              <w:t>U</w:t>
            </w:r>
          </w:p>
        </w:tc>
        <w:tc>
          <w:tcPr>
            <w:tcW w:w="4968" w:type="dxa"/>
            <w:vAlign w:val="center"/>
          </w:tcPr>
          <w:p w14:paraId="546ED2C5" w14:textId="77777777" w:rsidR="007A1F44" w:rsidRPr="00A03C55" w:rsidRDefault="007A1F44" w:rsidP="003462A5">
            <w:pPr>
              <w:pStyle w:val="TableEntry"/>
              <w:keepNext/>
              <w:widowControl w:val="0"/>
              <w:rPr>
                <w:iCs/>
                <w:noProof w:val="0"/>
                <w:sz w:val="16"/>
              </w:rPr>
            </w:pPr>
            <w:r w:rsidRPr="00A03C55">
              <w:rPr>
                <w:i/>
                <w:iCs/>
                <w:noProof w:val="0"/>
                <w:sz w:val="16"/>
              </w:rPr>
              <w:t>not specialized</w:t>
            </w:r>
          </w:p>
        </w:tc>
      </w:tr>
      <w:tr w:rsidR="007A1F44" w:rsidRPr="00A03C55" w14:paraId="7BBEC444" w14:textId="77777777">
        <w:trPr>
          <w:cantSplit/>
        </w:trPr>
        <w:tc>
          <w:tcPr>
            <w:tcW w:w="1548" w:type="dxa"/>
            <w:vMerge/>
            <w:textDirection w:val="btLr"/>
            <w:vAlign w:val="center"/>
          </w:tcPr>
          <w:p w14:paraId="0E7F62C2" w14:textId="77777777" w:rsidR="007A1F44" w:rsidRPr="00A03C55" w:rsidRDefault="007A1F44" w:rsidP="003462A5">
            <w:pPr>
              <w:pStyle w:val="TableLabel"/>
              <w:widowControl w:val="0"/>
              <w:rPr>
                <w:noProof w:val="0"/>
                <w:sz w:val="16"/>
              </w:rPr>
            </w:pPr>
          </w:p>
        </w:tc>
        <w:tc>
          <w:tcPr>
            <w:tcW w:w="2520" w:type="dxa"/>
            <w:vAlign w:val="center"/>
          </w:tcPr>
          <w:p w14:paraId="47FC5D54" w14:textId="77777777" w:rsidR="007A1F44" w:rsidRPr="00A03C55" w:rsidRDefault="007A1F44" w:rsidP="003462A5">
            <w:pPr>
              <w:pStyle w:val="TableEntry"/>
              <w:keepNext/>
              <w:widowControl w:val="0"/>
              <w:rPr>
                <w:noProof w:val="0"/>
                <w:sz w:val="16"/>
              </w:rPr>
            </w:pPr>
            <w:r w:rsidRPr="00A03C55">
              <w:rPr>
                <w:noProof w:val="0"/>
                <w:sz w:val="16"/>
              </w:rPr>
              <w:t>RoleIDCode</w:t>
            </w:r>
          </w:p>
        </w:tc>
        <w:tc>
          <w:tcPr>
            <w:tcW w:w="630" w:type="dxa"/>
            <w:vAlign w:val="center"/>
          </w:tcPr>
          <w:p w14:paraId="379549D7" w14:textId="77777777" w:rsidR="007A1F44" w:rsidRPr="00A03C55" w:rsidRDefault="007A1F44" w:rsidP="003462A5">
            <w:pPr>
              <w:pStyle w:val="TableEntry"/>
              <w:keepNext/>
              <w:widowControl w:val="0"/>
              <w:jc w:val="center"/>
              <w:rPr>
                <w:noProof w:val="0"/>
                <w:sz w:val="16"/>
              </w:rPr>
            </w:pPr>
            <w:r w:rsidRPr="00A03C55">
              <w:rPr>
                <w:noProof w:val="0"/>
                <w:sz w:val="16"/>
              </w:rPr>
              <w:t>M</w:t>
            </w:r>
          </w:p>
        </w:tc>
        <w:tc>
          <w:tcPr>
            <w:tcW w:w="4968" w:type="dxa"/>
            <w:vAlign w:val="center"/>
          </w:tcPr>
          <w:p w14:paraId="753E8D47" w14:textId="77777777" w:rsidR="007A1F44" w:rsidRPr="00A03C55" w:rsidRDefault="007A1F44" w:rsidP="003462A5">
            <w:pPr>
              <w:pStyle w:val="TableEntry"/>
              <w:keepNext/>
              <w:widowControl w:val="0"/>
              <w:rPr>
                <w:noProof w:val="0"/>
                <w:sz w:val="16"/>
              </w:rPr>
            </w:pPr>
            <w:r w:rsidRPr="00A03C55">
              <w:rPr>
                <w:noProof w:val="0"/>
                <w:sz w:val="16"/>
              </w:rPr>
              <w:t>EV(110152, DCM, “Destination”)</w:t>
            </w:r>
          </w:p>
        </w:tc>
      </w:tr>
      <w:tr w:rsidR="007A1F44" w:rsidRPr="00A03C55" w14:paraId="41C6B986" w14:textId="77777777">
        <w:trPr>
          <w:cantSplit/>
        </w:trPr>
        <w:tc>
          <w:tcPr>
            <w:tcW w:w="1548" w:type="dxa"/>
            <w:vMerge/>
            <w:textDirection w:val="btLr"/>
            <w:vAlign w:val="center"/>
          </w:tcPr>
          <w:p w14:paraId="607C5F0F" w14:textId="77777777" w:rsidR="007A1F44" w:rsidRPr="00A03C55" w:rsidRDefault="007A1F44" w:rsidP="003462A5">
            <w:pPr>
              <w:pStyle w:val="TableLabel"/>
              <w:widowControl w:val="0"/>
              <w:rPr>
                <w:noProof w:val="0"/>
                <w:sz w:val="16"/>
              </w:rPr>
            </w:pPr>
          </w:p>
        </w:tc>
        <w:tc>
          <w:tcPr>
            <w:tcW w:w="2520" w:type="dxa"/>
            <w:vAlign w:val="center"/>
          </w:tcPr>
          <w:p w14:paraId="1E57B41E" w14:textId="77777777" w:rsidR="007A1F44" w:rsidRPr="00A03C55" w:rsidRDefault="007A1F44" w:rsidP="003462A5">
            <w:pPr>
              <w:pStyle w:val="TableEntry"/>
              <w:keepNext/>
              <w:widowControl w:val="0"/>
              <w:rPr>
                <w:iCs/>
                <w:noProof w:val="0"/>
                <w:sz w:val="16"/>
              </w:rPr>
            </w:pPr>
            <w:r w:rsidRPr="00A03C55">
              <w:rPr>
                <w:iCs/>
                <w:noProof w:val="0"/>
                <w:sz w:val="16"/>
              </w:rPr>
              <w:t>NetworkAccessPointTypeCode</w:t>
            </w:r>
          </w:p>
        </w:tc>
        <w:tc>
          <w:tcPr>
            <w:tcW w:w="630" w:type="dxa"/>
            <w:vAlign w:val="center"/>
          </w:tcPr>
          <w:p w14:paraId="25A5AB6E" w14:textId="77777777" w:rsidR="007A1F44" w:rsidRPr="00A03C55" w:rsidRDefault="007A1F44" w:rsidP="003462A5">
            <w:pPr>
              <w:pStyle w:val="TableEntry"/>
              <w:keepNext/>
              <w:widowControl w:val="0"/>
              <w:jc w:val="center"/>
              <w:rPr>
                <w:iCs/>
                <w:noProof w:val="0"/>
                <w:sz w:val="16"/>
              </w:rPr>
            </w:pPr>
            <w:r w:rsidRPr="00A03C55">
              <w:rPr>
                <w:iCs/>
                <w:noProof w:val="0"/>
                <w:sz w:val="16"/>
              </w:rPr>
              <w:t>M</w:t>
            </w:r>
          </w:p>
        </w:tc>
        <w:tc>
          <w:tcPr>
            <w:tcW w:w="4968" w:type="dxa"/>
            <w:vAlign w:val="center"/>
          </w:tcPr>
          <w:p w14:paraId="5FAE6E34" w14:textId="77777777" w:rsidR="007A1F44" w:rsidRPr="00A03C55" w:rsidRDefault="007A1F44" w:rsidP="003462A5">
            <w:pPr>
              <w:pStyle w:val="TableEntry"/>
              <w:keepNext/>
              <w:widowControl w:val="0"/>
              <w:rPr>
                <w:noProof w:val="0"/>
                <w:sz w:val="16"/>
              </w:rPr>
            </w:pPr>
            <w:r w:rsidRPr="00A03C55">
              <w:rPr>
                <w:noProof w:val="0"/>
                <w:sz w:val="16"/>
              </w:rPr>
              <w:t>“1” for machine (DNS) name, “2” for IP address</w:t>
            </w:r>
          </w:p>
        </w:tc>
      </w:tr>
      <w:tr w:rsidR="007A1F44" w:rsidRPr="00A03C55" w14:paraId="7E21F2AB" w14:textId="77777777" w:rsidTr="00D372D5">
        <w:trPr>
          <w:cantSplit/>
        </w:trPr>
        <w:tc>
          <w:tcPr>
            <w:tcW w:w="1548" w:type="dxa"/>
            <w:vMerge/>
            <w:textDirection w:val="btLr"/>
            <w:vAlign w:val="center"/>
          </w:tcPr>
          <w:p w14:paraId="7FC83473" w14:textId="77777777" w:rsidR="007A1F44" w:rsidRPr="00A03C55" w:rsidRDefault="007A1F44" w:rsidP="003462A5">
            <w:pPr>
              <w:pStyle w:val="TableLabel"/>
              <w:keepNext w:val="0"/>
              <w:keepLines/>
              <w:widowControl w:val="0"/>
              <w:rPr>
                <w:noProof w:val="0"/>
                <w:sz w:val="16"/>
              </w:rPr>
            </w:pPr>
          </w:p>
        </w:tc>
        <w:tc>
          <w:tcPr>
            <w:tcW w:w="2520" w:type="dxa"/>
            <w:vAlign w:val="center"/>
          </w:tcPr>
          <w:p w14:paraId="3E9119C3" w14:textId="77777777" w:rsidR="007A1F44" w:rsidRPr="00A03C55" w:rsidRDefault="007A1F44" w:rsidP="003462A5">
            <w:pPr>
              <w:pStyle w:val="TableEntry"/>
              <w:keepLines/>
              <w:widowControl w:val="0"/>
              <w:rPr>
                <w:iCs/>
                <w:noProof w:val="0"/>
                <w:sz w:val="16"/>
              </w:rPr>
            </w:pPr>
            <w:r w:rsidRPr="00A03C55">
              <w:rPr>
                <w:iCs/>
                <w:noProof w:val="0"/>
                <w:sz w:val="16"/>
              </w:rPr>
              <w:t>NetworkAccessPointID</w:t>
            </w:r>
          </w:p>
        </w:tc>
        <w:tc>
          <w:tcPr>
            <w:tcW w:w="630" w:type="dxa"/>
            <w:vAlign w:val="center"/>
          </w:tcPr>
          <w:p w14:paraId="5F961C96" w14:textId="77777777" w:rsidR="007A1F44" w:rsidRPr="00A03C55" w:rsidRDefault="007A1F44" w:rsidP="003462A5">
            <w:pPr>
              <w:pStyle w:val="TableEntry"/>
              <w:keepLines/>
              <w:widowControl w:val="0"/>
              <w:jc w:val="center"/>
              <w:rPr>
                <w:iCs/>
                <w:noProof w:val="0"/>
                <w:sz w:val="16"/>
              </w:rPr>
            </w:pPr>
            <w:r w:rsidRPr="00A03C55">
              <w:rPr>
                <w:iCs/>
                <w:noProof w:val="0"/>
                <w:sz w:val="16"/>
              </w:rPr>
              <w:t>M</w:t>
            </w:r>
          </w:p>
        </w:tc>
        <w:tc>
          <w:tcPr>
            <w:tcW w:w="4968" w:type="dxa"/>
            <w:vAlign w:val="center"/>
          </w:tcPr>
          <w:p w14:paraId="1CD3A307" w14:textId="77777777" w:rsidR="007A1F44" w:rsidRPr="00A03C55" w:rsidRDefault="007A1F44" w:rsidP="003462A5">
            <w:pPr>
              <w:pStyle w:val="TableEntry"/>
              <w:keepLines/>
              <w:widowControl w:val="0"/>
              <w:rPr>
                <w:noProof w:val="0"/>
                <w:sz w:val="16"/>
              </w:rPr>
            </w:pPr>
            <w:r w:rsidRPr="00A03C55">
              <w:rPr>
                <w:noProof w:val="0"/>
                <w:sz w:val="16"/>
              </w:rPr>
              <w:t>The machine name or IP address.</w:t>
            </w:r>
          </w:p>
        </w:tc>
      </w:tr>
    </w:tbl>
    <w:p w14:paraId="776793FC" w14:textId="7D95974F" w:rsidR="007A1F44" w:rsidRDefault="007A1F44" w:rsidP="00D372D5">
      <w:pPr>
        <w:pStyle w:val="BodyText"/>
      </w:pPr>
    </w:p>
    <w:p w14:paraId="6EDA9B0C" w14:textId="315C5D69" w:rsidR="005672BB" w:rsidRDefault="005672BB" w:rsidP="00D372D5">
      <w:pPr>
        <w:pStyle w:val="BodyText"/>
      </w:pPr>
    </w:p>
    <w:p w14:paraId="3F7852EC" w14:textId="4D490016" w:rsidR="005672BB" w:rsidRDefault="005672BB" w:rsidP="00D372D5">
      <w:pPr>
        <w:pStyle w:val="BodyText"/>
      </w:pPr>
    </w:p>
    <w:p w14:paraId="04953A5E" w14:textId="77777777" w:rsidR="005672BB" w:rsidRPr="00A03C55" w:rsidRDefault="005672B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F14796D" w14:textId="77777777" w:rsidTr="00D372D5">
        <w:trPr>
          <w:cantSplit/>
        </w:trPr>
        <w:tc>
          <w:tcPr>
            <w:tcW w:w="1548" w:type="dxa"/>
            <w:vMerge w:val="restart"/>
          </w:tcPr>
          <w:p w14:paraId="5BA53324" w14:textId="77777777" w:rsidR="007A1F44" w:rsidRPr="00A03C55" w:rsidRDefault="007A1F44" w:rsidP="003462A5">
            <w:pPr>
              <w:pStyle w:val="TableEntryHeader"/>
              <w:rPr>
                <w:noProof w:val="0"/>
              </w:rPr>
            </w:pPr>
            <w:r w:rsidRPr="00A03C55">
              <w:rPr>
                <w:noProof w:val="0"/>
              </w:rPr>
              <w:t>Human Requestor (if known)</w:t>
            </w:r>
          </w:p>
          <w:p w14:paraId="6BA7CB0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F241140"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45B6921A"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80FBEB9" w14:textId="77777777" w:rsidR="007A1F44" w:rsidRPr="00A03C55" w:rsidRDefault="007A1F44" w:rsidP="005130ED">
            <w:pPr>
              <w:pStyle w:val="TableEntry"/>
              <w:rPr>
                <w:noProof w:val="0"/>
                <w:sz w:val="16"/>
              </w:rPr>
            </w:pPr>
            <w:r w:rsidRPr="00A03C55">
              <w:rPr>
                <w:noProof w:val="0"/>
                <w:sz w:val="16"/>
              </w:rPr>
              <w:t>Identity of the human that initiated the transaction.</w:t>
            </w:r>
          </w:p>
        </w:tc>
      </w:tr>
      <w:tr w:rsidR="007A1F44" w:rsidRPr="00A03C55" w14:paraId="3D682A99" w14:textId="77777777">
        <w:trPr>
          <w:cantSplit/>
        </w:trPr>
        <w:tc>
          <w:tcPr>
            <w:tcW w:w="1548" w:type="dxa"/>
            <w:vMerge/>
            <w:textDirection w:val="btLr"/>
            <w:vAlign w:val="center"/>
          </w:tcPr>
          <w:p w14:paraId="2F83299C" w14:textId="77777777" w:rsidR="007A1F44" w:rsidRPr="00A03C55" w:rsidRDefault="007A1F44" w:rsidP="005130ED">
            <w:pPr>
              <w:pStyle w:val="TableLabel"/>
              <w:rPr>
                <w:noProof w:val="0"/>
                <w:sz w:val="16"/>
              </w:rPr>
            </w:pPr>
          </w:p>
        </w:tc>
        <w:tc>
          <w:tcPr>
            <w:tcW w:w="2520" w:type="dxa"/>
            <w:vAlign w:val="center"/>
          </w:tcPr>
          <w:p w14:paraId="55E0056F"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0E3D634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4160FC7"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DD7BC2B" w14:textId="77777777">
        <w:trPr>
          <w:cantSplit/>
        </w:trPr>
        <w:tc>
          <w:tcPr>
            <w:tcW w:w="1548" w:type="dxa"/>
            <w:vMerge/>
            <w:textDirection w:val="btLr"/>
            <w:vAlign w:val="center"/>
          </w:tcPr>
          <w:p w14:paraId="6036F93C" w14:textId="77777777" w:rsidR="007A1F44" w:rsidRPr="00A03C55" w:rsidRDefault="007A1F44" w:rsidP="005130ED">
            <w:pPr>
              <w:pStyle w:val="TableLabel"/>
              <w:rPr>
                <w:noProof w:val="0"/>
                <w:sz w:val="16"/>
              </w:rPr>
            </w:pPr>
          </w:p>
        </w:tc>
        <w:tc>
          <w:tcPr>
            <w:tcW w:w="2520" w:type="dxa"/>
            <w:vAlign w:val="center"/>
          </w:tcPr>
          <w:p w14:paraId="380461D7"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1B2A564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23D1EEA"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19C587B9" w14:textId="77777777">
        <w:trPr>
          <w:cantSplit/>
        </w:trPr>
        <w:tc>
          <w:tcPr>
            <w:tcW w:w="1548" w:type="dxa"/>
            <w:vMerge/>
            <w:textDirection w:val="btLr"/>
            <w:vAlign w:val="center"/>
          </w:tcPr>
          <w:p w14:paraId="185A8A33" w14:textId="77777777" w:rsidR="007A1F44" w:rsidRPr="00A03C55" w:rsidRDefault="007A1F44" w:rsidP="0098263A">
            <w:pPr>
              <w:pStyle w:val="TableLabel"/>
              <w:rPr>
                <w:noProof w:val="0"/>
                <w:sz w:val="16"/>
              </w:rPr>
            </w:pPr>
          </w:p>
        </w:tc>
        <w:tc>
          <w:tcPr>
            <w:tcW w:w="2520" w:type="dxa"/>
            <w:vAlign w:val="center"/>
          </w:tcPr>
          <w:p w14:paraId="6474926E"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67225FDF"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2CC4ED04"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71E1F925" w14:textId="77777777">
        <w:trPr>
          <w:cantSplit/>
        </w:trPr>
        <w:tc>
          <w:tcPr>
            <w:tcW w:w="1548" w:type="dxa"/>
            <w:vMerge/>
            <w:textDirection w:val="btLr"/>
            <w:vAlign w:val="center"/>
          </w:tcPr>
          <w:p w14:paraId="49F492CE" w14:textId="77777777" w:rsidR="007A1F44" w:rsidRPr="00A03C55" w:rsidRDefault="007A1F44" w:rsidP="005130ED">
            <w:pPr>
              <w:pStyle w:val="TableLabel"/>
              <w:rPr>
                <w:noProof w:val="0"/>
                <w:sz w:val="16"/>
              </w:rPr>
            </w:pPr>
          </w:p>
        </w:tc>
        <w:tc>
          <w:tcPr>
            <w:tcW w:w="2520" w:type="dxa"/>
            <w:vAlign w:val="center"/>
          </w:tcPr>
          <w:p w14:paraId="46B0D76E"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094574B3" w14:textId="77777777" w:rsidR="007A1F44" w:rsidRPr="00A03C55" w:rsidRDefault="007A1F44" w:rsidP="005130ED">
            <w:pPr>
              <w:pStyle w:val="TableEntry"/>
              <w:jc w:val="center"/>
              <w:rPr>
                <w:noProof w:val="0"/>
                <w:sz w:val="16"/>
              </w:rPr>
            </w:pPr>
            <w:r w:rsidRPr="00A03C55">
              <w:rPr>
                <w:noProof w:val="0"/>
                <w:sz w:val="16"/>
              </w:rPr>
              <w:t>U</w:t>
            </w:r>
          </w:p>
        </w:tc>
        <w:tc>
          <w:tcPr>
            <w:tcW w:w="4968" w:type="dxa"/>
            <w:vAlign w:val="center"/>
          </w:tcPr>
          <w:p w14:paraId="489AB36B" w14:textId="77777777" w:rsidR="007A1F44" w:rsidRPr="00A03C55" w:rsidRDefault="007A1F44" w:rsidP="005130ED">
            <w:pPr>
              <w:pStyle w:val="TableEntry"/>
              <w:rPr>
                <w:noProof w:val="0"/>
                <w:sz w:val="16"/>
              </w:rPr>
            </w:pPr>
            <w:r w:rsidRPr="00A03C55">
              <w:rPr>
                <w:noProof w:val="0"/>
                <w:sz w:val="16"/>
              </w:rPr>
              <w:t>Access Control role(s) the user holds that allows this transaction.</w:t>
            </w:r>
          </w:p>
        </w:tc>
      </w:tr>
      <w:tr w:rsidR="00A726AB" w:rsidRPr="00A03C55" w14:paraId="0520D13A" w14:textId="77777777">
        <w:trPr>
          <w:cantSplit/>
        </w:trPr>
        <w:tc>
          <w:tcPr>
            <w:tcW w:w="1548" w:type="dxa"/>
            <w:vMerge/>
            <w:textDirection w:val="btLr"/>
            <w:vAlign w:val="center"/>
          </w:tcPr>
          <w:p w14:paraId="051FE227" w14:textId="77777777" w:rsidR="00A726AB" w:rsidRPr="00A03C55" w:rsidRDefault="00A726AB" w:rsidP="00A726AB">
            <w:pPr>
              <w:pStyle w:val="TableLabel"/>
              <w:rPr>
                <w:noProof w:val="0"/>
                <w:sz w:val="16"/>
              </w:rPr>
            </w:pPr>
          </w:p>
        </w:tc>
        <w:tc>
          <w:tcPr>
            <w:tcW w:w="2520" w:type="dxa"/>
            <w:vAlign w:val="center"/>
          </w:tcPr>
          <w:p w14:paraId="3333A040"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5E9785EC" w14:textId="7457D2F8"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75F9A44B"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6C8587BF" w14:textId="77777777" w:rsidTr="00D372D5">
        <w:trPr>
          <w:cantSplit/>
        </w:trPr>
        <w:tc>
          <w:tcPr>
            <w:tcW w:w="1548" w:type="dxa"/>
            <w:vMerge/>
            <w:textDirection w:val="btLr"/>
            <w:vAlign w:val="center"/>
          </w:tcPr>
          <w:p w14:paraId="57075AD6" w14:textId="77777777" w:rsidR="00A726AB" w:rsidRPr="00A03C55" w:rsidRDefault="00A726AB" w:rsidP="00A726AB">
            <w:pPr>
              <w:pStyle w:val="TableLabel"/>
              <w:rPr>
                <w:noProof w:val="0"/>
                <w:sz w:val="16"/>
              </w:rPr>
            </w:pPr>
          </w:p>
        </w:tc>
        <w:tc>
          <w:tcPr>
            <w:tcW w:w="2520" w:type="dxa"/>
            <w:vAlign w:val="center"/>
          </w:tcPr>
          <w:p w14:paraId="5034A97F"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0F573A3E" w14:textId="68457CFC"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20620C7B"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177E50B8" w14:textId="77777777" w:rsidR="00F75033" w:rsidRPr="00A03C55" w:rsidRDefault="00F75033"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30F529BE" w14:textId="77777777">
        <w:trPr>
          <w:cantSplit/>
        </w:trPr>
        <w:tc>
          <w:tcPr>
            <w:tcW w:w="1728" w:type="dxa"/>
            <w:vMerge w:val="restart"/>
          </w:tcPr>
          <w:p w14:paraId="2994D239" w14:textId="77777777" w:rsidR="007A1F44" w:rsidRPr="00A03C55" w:rsidRDefault="007A1F44" w:rsidP="003462A5">
            <w:pPr>
              <w:pStyle w:val="TableEntryHeader"/>
              <w:rPr>
                <w:noProof w:val="0"/>
              </w:rPr>
            </w:pPr>
            <w:r w:rsidRPr="00A03C55">
              <w:rPr>
                <w:noProof w:val="0"/>
              </w:rPr>
              <w:t>Audit Source</w:t>
            </w:r>
          </w:p>
          <w:p w14:paraId="4D51941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4DAB502F" w14:textId="77777777" w:rsidR="007A1F44" w:rsidRPr="00A03C55" w:rsidRDefault="007A1F44" w:rsidP="005130ED">
            <w:pPr>
              <w:pStyle w:val="TableEntry"/>
              <w:rPr>
                <w:i/>
                <w:iCs/>
                <w:noProof w:val="0"/>
                <w:sz w:val="16"/>
              </w:rPr>
            </w:pPr>
            <w:r w:rsidRPr="00A03C55">
              <w:rPr>
                <w:i/>
                <w:iCs/>
                <w:noProof w:val="0"/>
                <w:sz w:val="16"/>
              </w:rPr>
              <w:t>AuditSourceID</w:t>
            </w:r>
          </w:p>
        </w:tc>
        <w:tc>
          <w:tcPr>
            <w:tcW w:w="630" w:type="dxa"/>
            <w:vAlign w:val="center"/>
          </w:tcPr>
          <w:p w14:paraId="402FF16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A4C6CC3" w14:textId="77777777" w:rsidR="007A1F44" w:rsidRPr="00A03C55" w:rsidRDefault="00A2230D" w:rsidP="003E066E">
            <w:pPr>
              <w:pStyle w:val="TableEntry"/>
              <w:rPr>
                <w:i/>
                <w:iCs/>
                <w:noProof w:val="0"/>
                <w:sz w:val="16"/>
              </w:rPr>
            </w:pPr>
            <w:r w:rsidRPr="00A03C55">
              <w:rPr>
                <w:i/>
                <w:iCs/>
                <w:noProof w:val="0"/>
                <w:sz w:val="16"/>
              </w:rPr>
              <w:t>not specialized</w:t>
            </w:r>
          </w:p>
        </w:tc>
      </w:tr>
      <w:tr w:rsidR="007A1F44" w:rsidRPr="00A03C55" w14:paraId="1192BB38" w14:textId="77777777">
        <w:trPr>
          <w:cantSplit/>
        </w:trPr>
        <w:tc>
          <w:tcPr>
            <w:tcW w:w="1728" w:type="dxa"/>
            <w:vMerge/>
            <w:textDirection w:val="btLr"/>
            <w:vAlign w:val="center"/>
          </w:tcPr>
          <w:p w14:paraId="484F1AA4" w14:textId="77777777" w:rsidR="007A1F44" w:rsidRPr="00A03C55" w:rsidRDefault="007A1F44" w:rsidP="005130ED">
            <w:pPr>
              <w:pStyle w:val="TableLabel"/>
              <w:rPr>
                <w:noProof w:val="0"/>
                <w:sz w:val="16"/>
              </w:rPr>
            </w:pPr>
          </w:p>
        </w:tc>
        <w:tc>
          <w:tcPr>
            <w:tcW w:w="2340" w:type="dxa"/>
            <w:vAlign w:val="center"/>
          </w:tcPr>
          <w:p w14:paraId="1DBDDD66" w14:textId="77777777" w:rsidR="007A1F44" w:rsidRPr="00A03C55" w:rsidRDefault="007A1F44" w:rsidP="005130ED">
            <w:pPr>
              <w:pStyle w:val="TableEntry"/>
              <w:rPr>
                <w:i/>
                <w:iCs/>
                <w:noProof w:val="0"/>
                <w:sz w:val="16"/>
              </w:rPr>
            </w:pPr>
            <w:r w:rsidRPr="00A03C55">
              <w:rPr>
                <w:i/>
                <w:iCs/>
                <w:noProof w:val="0"/>
                <w:sz w:val="16"/>
              </w:rPr>
              <w:t>AuditEnterpriseSiteID</w:t>
            </w:r>
          </w:p>
        </w:tc>
        <w:tc>
          <w:tcPr>
            <w:tcW w:w="630" w:type="dxa"/>
            <w:vAlign w:val="center"/>
          </w:tcPr>
          <w:p w14:paraId="17E3410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442CBD7"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665D522D" w14:textId="77777777">
        <w:trPr>
          <w:cantSplit/>
        </w:trPr>
        <w:tc>
          <w:tcPr>
            <w:tcW w:w="1728" w:type="dxa"/>
            <w:vMerge/>
            <w:textDirection w:val="btLr"/>
            <w:vAlign w:val="center"/>
          </w:tcPr>
          <w:p w14:paraId="45250B17" w14:textId="77777777" w:rsidR="007A1F44" w:rsidRPr="00A03C55" w:rsidRDefault="007A1F44" w:rsidP="005130ED">
            <w:pPr>
              <w:pStyle w:val="TableLabel"/>
              <w:rPr>
                <w:noProof w:val="0"/>
                <w:sz w:val="16"/>
              </w:rPr>
            </w:pPr>
          </w:p>
        </w:tc>
        <w:tc>
          <w:tcPr>
            <w:tcW w:w="2340" w:type="dxa"/>
            <w:vAlign w:val="center"/>
          </w:tcPr>
          <w:p w14:paraId="39275097" w14:textId="77777777" w:rsidR="007A1F44" w:rsidRPr="00A03C55" w:rsidRDefault="007A1F44" w:rsidP="005130ED">
            <w:pPr>
              <w:pStyle w:val="TableEntry"/>
              <w:rPr>
                <w:i/>
                <w:iCs/>
                <w:noProof w:val="0"/>
                <w:sz w:val="16"/>
              </w:rPr>
            </w:pPr>
            <w:r w:rsidRPr="00A03C55">
              <w:rPr>
                <w:i/>
                <w:iCs/>
                <w:noProof w:val="0"/>
                <w:sz w:val="16"/>
              </w:rPr>
              <w:t>AuditSourceTypeCode</w:t>
            </w:r>
          </w:p>
        </w:tc>
        <w:tc>
          <w:tcPr>
            <w:tcW w:w="630" w:type="dxa"/>
            <w:vAlign w:val="center"/>
          </w:tcPr>
          <w:p w14:paraId="344B858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04E4942"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25266316"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442A0CA" w14:textId="77777777" w:rsidTr="00D372D5">
        <w:trPr>
          <w:cantSplit/>
        </w:trPr>
        <w:tc>
          <w:tcPr>
            <w:tcW w:w="1548" w:type="dxa"/>
            <w:vMerge w:val="restart"/>
          </w:tcPr>
          <w:p w14:paraId="7B2EA618" w14:textId="31082019" w:rsidR="00F75033" w:rsidRPr="00A03C55" w:rsidRDefault="007A1F44" w:rsidP="003462A5">
            <w:pPr>
              <w:pStyle w:val="TableEntryHeader"/>
              <w:rPr>
                <w:noProof w:val="0"/>
              </w:rPr>
            </w:pPr>
            <w:r w:rsidRPr="00A03C55">
              <w:rPr>
                <w:noProof w:val="0"/>
              </w:rPr>
              <w:t>Patient</w:t>
            </w:r>
          </w:p>
          <w:p w14:paraId="4CB41B8F" w14:textId="47A6D9F5" w:rsidR="007A1F44" w:rsidRPr="00A03C55" w:rsidRDefault="007A1F44" w:rsidP="003462A5">
            <w:pPr>
              <w:pStyle w:val="TableEntryHeader"/>
              <w:rPr>
                <w:noProof w:val="0"/>
              </w:rPr>
            </w:pPr>
            <w:r w:rsidRPr="00A03C55">
              <w:rPr>
                <w:noProof w:val="0"/>
              </w:rPr>
              <w:t>(if-known)</w:t>
            </w:r>
          </w:p>
          <w:p w14:paraId="34920B40"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61C668F8"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13B5E05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36B3E52"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10F06419" w14:textId="77777777">
        <w:trPr>
          <w:cantSplit/>
        </w:trPr>
        <w:tc>
          <w:tcPr>
            <w:tcW w:w="1548" w:type="dxa"/>
            <w:vMerge/>
            <w:vAlign w:val="center"/>
          </w:tcPr>
          <w:p w14:paraId="0B1F266D" w14:textId="77777777" w:rsidR="007A1F44" w:rsidRPr="00A03C55" w:rsidRDefault="007A1F44" w:rsidP="005130ED">
            <w:pPr>
              <w:pStyle w:val="TableLabel"/>
              <w:rPr>
                <w:noProof w:val="0"/>
                <w:sz w:val="16"/>
              </w:rPr>
            </w:pPr>
          </w:p>
        </w:tc>
        <w:tc>
          <w:tcPr>
            <w:tcW w:w="2520" w:type="dxa"/>
            <w:vAlign w:val="center"/>
          </w:tcPr>
          <w:p w14:paraId="4511CA30"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56865BD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B7D4C98"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7C787DED" w14:textId="77777777">
        <w:trPr>
          <w:cantSplit/>
        </w:trPr>
        <w:tc>
          <w:tcPr>
            <w:tcW w:w="1548" w:type="dxa"/>
            <w:vMerge/>
            <w:vAlign w:val="center"/>
          </w:tcPr>
          <w:p w14:paraId="713CD6BD" w14:textId="77777777" w:rsidR="007A1F44" w:rsidRPr="00A03C55" w:rsidRDefault="007A1F44" w:rsidP="005130ED">
            <w:pPr>
              <w:pStyle w:val="TableLabel"/>
              <w:rPr>
                <w:noProof w:val="0"/>
                <w:sz w:val="16"/>
              </w:rPr>
            </w:pPr>
          </w:p>
        </w:tc>
        <w:tc>
          <w:tcPr>
            <w:tcW w:w="2520" w:type="dxa"/>
            <w:vAlign w:val="center"/>
          </w:tcPr>
          <w:p w14:paraId="460711B0"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183E5EB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BC33FE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0A9111C" w14:textId="77777777">
        <w:trPr>
          <w:cantSplit/>
        </w:trPr>
        <w:tc>
          <w:tcPr>
            <w:tcW w:w="1548" w:type="dxa"/>
            <w:vMerge/>
            <w:vAlign w:val="center"/>
          </w:tcPr>
          <w:p w14:paraId="3583DF97" w14:textId="77777777" w:rsidR="007A1F44" w:rsidRPr="00A03C55" w:rsidRDefault="007A1F44" w:rsidP="005130ED">
            <w:pPr>
              <w:pStyle w:val="TableLabel"/>
              <w:rPr>
                <w:noProof w:val="0"/>
                <w:sz w:val="16"/>
              </w:rPr>
            </w:pPr>
          </w:p>
        </w:tc>
        <w:tc>
          <w:tcPr>
            <w:tcW w:w="2520" w:type="dxa"/>
            <w:vAlign w:val="center"/>
          </w:tcPr>
          <w:p w14:paraId="1F256C50"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79B90556"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4A0EB0FF" w14:textId="77777777" w:rsidR="007A1F44" w:rsidRPr="00A03C55" w:rsidRDefault="00826C0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1BC5032F" w14:textId="77777777">
        <w:trPr>
          <w:cantSplit/>
        </w:trPr>
        <w:tc>
          <w:tcPr>
            <w:tcW w:w="1548" w:type="dxa"/>
            <w:vMerge/>
            <w:vAlign w:val="center"/>
          </w:tcPr>
          <w:p w14:paraId="61023D48" w14:textId="77777777" w:rsidR="007A1F44" w:rsidRPr="00A03C55" w:rsidRDefault="007A1F44" w:rsidP="005130ED">
            <w:pPr>
              <w:pStyle w:val="TableLabel"/>
              <w:rPr>
                <w:noProof w:val="0"/>
                <w:sz w:val="16"/>
              </w:rPr>
            </w:pPr>
          </w:p>
        </w:tc>
        <w:tc>
          <w:tcPr>
            <w:tcW w:w="2520" w:type="dxa"/>
            <w:vAlign w:val="center"/>
          </w:tcPr>
          <w:p w14:paraId="2DF5D264"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4A951AF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5398C3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6EC4E06" w14:textId="77777777">
        <w:trPr>
          <w:cantSplit/>
        </w:trPr>
        <w:tc>
          <w:tcPr>
            <w:tcW w:w="1548" w:type="dxa"/>
            <w:vMerge/>
            <w:vAlign w:val="center"/>
          </w:tcPr>
          <w:p w14:paraId="7017D672" w14:textId="77777777" w:rsidR="007A1F44" w:rsidRPr="00A03C55" w:rsidRDefault="007A1F44" w:rsidP="005130ED">
            <w:pPr>
              <w:pStyle w:val="AppendixHeading3"/>
              <w:rPr>
                <w:noProof w:val="0"/>
                <w:sz w:val="16"/>
              </w:rPr>
            </w:pPr>
            <w:bookmarkStart w:id="1219" w:name="_Toc398544322"/>
            <w:bookmarkEnd w:id="1219"/>
          </w:p>
        </w:tc>
        <w:tc>
          <w:tcPr>
            <w:tcW w:w="2520" w:type="dxa"/>
            <w:vAlign w:val="center"/>
          </w:tcPr>
          <w:p w14:paraId="5D8AD257"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31B4486B"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6C4B1187" w14:textId="77777777" w:rsidR="007A1F44" w:rsidRPr="00A03C55" w:rsidRDefault="007A1F44" w:rsidP="005130ED">
            <w:pPr>
              <w:pStyle w:val="TableEntry"/>
              <w:rPr>
                <w:iCs/>
                <w:noProof w:val="0"/>
                <w:sz w:val="16"/>
              </w:rPr>
            </w:pPr>
            <w:r w:rsidRPr="00A03C55">
              <w:rPr>
                <w:iCs/>
                <w:noProof w:val="0"/>
                <w:sz w:val="16"/>
              </w:rPr>
              <w:t xml:space="preserve">The patient ID in HL7 CX format. </w:t>
            </w:r>
          </w:p>
        </w:tc>
      </w:tr>
      <w:tr w:rsidR="007A1F44" w:rsidRPr="00A03C55" w14:paraId="1ADC91BE" w14:textId="77777777">
        <w:trPr>
          <w:cantSplit/>
        </w:trPr>
        <w:tc>
          <w:tcPr>
            <w:tcW w:w="1548" w:type="dxa"/>
            <w:vMerge/>
            <w:vAlign w:val="center"/>
          </w:tcPr>
          <w:p w14:paraId="0279F7E7" w14:textId="77777777" w:rsidR="007A1F44" w:rsidRPr="00A03C55" w:rsidRDefault="007A1F44" w:rsidP="005130ED">
            <w:pPr>
              <w:pStyle w:val="TableLabel"/>
              <w:rPr>
                <w:noProof w:val="0"/>
                <w:sz w:val="16"/>
              </w:rPr>
            </w:pPr>
          </w:p>
        </w:tc>
        <w:tc>
          <w:tcPr>
            <w:tcW w:w="2520" w:type="dxa"/>
            <w:vAlign w:val="center"/>
          </w:tcPr>
          <w:p w14:paraId="1C28037B"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461A3FC1"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80CB730"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E80656C" w14:textId="77777777">
        <w:trPr>
          <w:cantSplit/>
        </w:trPr>
        <w:tc>
          <w:tcPr>
            <w:tcW w:w="1548" w:type="dxa"/>
            <w:vMerge/>
            <w:vAlign w:val="center"/>
          </w:tcPr>
          <w:p w14:paraId="1ACFEFAE" w14:textId="77777777" w:rsidR="007A1F44" w:rsidRPr="00A03C55" w:rsidRDefault="007A1F44" w:rsidP="005130ED">
            <w:pPr>
              <w:pStyle w:val="AppendixHeading3"/>
              <w:rPr>
                <w:noProof w:val="0"/>
                <w:sz w:val="16"/>
              </w:rPr>
            </w:pPr>
            <w:bookmarkStart w:id="1220" w:name="_Toc398544323"/>
            <w:bookmarkEnd w:id="1220"/>
          </w:p>
        </w:tc>
        <w:tc>
          <w:tcPr>
            <w:tcW w:w="2520" w:type="dxa"/>
            <w:vAlign w:val="center"/>
          </w:tcPr>
          <w:p w14:paraId="362AAEE4"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1E84420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2E5371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D63F4E6" w14:textId="77777777">
        <w:trPr>
          <w:cantSplit/>
        </w:trPr>
        <w:tc>
          <w:tcPr>
            <w:tcW w:w="1548" w:type="dxa"/>
            <w:vMerge/>
            <w:vAlign w:val="center"/>
          </w:tcPr>
          <w:p w14:paraId="5EBFACCF" w14:textId="77777777" w:rsidR="007A1F44" w:rsidRPr="00A03C55" w:rsidRDefault="007A1F44" w:rsidP="005130ED">
            <w:pPr>
              <w:pStyle w:val="TableLabel"/>
              <w:rPr>
                <w:noProof w:val="0"/>
                <w:sz w:val="16"/>
              </w:rPr>
            </w:pPr>
          </w:p>
        </w:tc>
        <w:tc>
          <w:tcPr>
            <w:tcW w:w="2520" w:type="dxa"/>
            <w:vAlign w:val="center"/>
          </w:tcPr>
          <w:p w14:paraId="7A557376"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3B3B762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3304214" w14:textId="77777777" w:rsidR="007A1F44" w:rsidRPr="00A03C55" w:rsidRDefault="007A1F44" w:rsidP="005130ED">
            <w:pPr>
              <w:pStyle w:val="TableEntry"/>
              <w:rPr>
                <w:noProof w:val="0"/>
                <w:sz w:val="16"/>
              </w:rPr>
            </w:pPr>
            <w:r w:rsidRPr="00A03C55">
              <w:rPr>
                <w:i/>
                <w:iCs/>
                <w:noProof w:val="0"/>
                <w:sz w:val="16"/>
              </w:rPr>
              <w:t>not specialized</w:t>
            </w:r>
          </w:p>
        </w:tc>
      </w:tr>
    </w:tbl>
    <w:p w14:paraId="1EB6EA4F"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48FD81F" w14:textId="77777777" w:rsidTr="00D372D5">
        <w:trPr>
          <w:cantSplit/>
        </w:trPr>
        <w:tc>
          <w:tcPr>
            <w:tcW w:w="1548" w:type="dxa"/>
            <w:vMerge w:val="restart"/>
          </w:tcPr>
          <w:p w14:paraId="6A478880" w14:textId="77777777" w:rsidR="007A1F44" w:rsidRPr="00A03C55" w:rsidRDefault="007A1F44" w:rsidP="003462A5">
            <w:pPr>
              <w:pStyle w:val="TableEntryHeader"/>
              <w:rPr>
                <w:noProof w:val="0"/>
              </w:rPr>
            </w:pPr>
            <w:r w:rsidRPr="00A03C55">
              <w:rPr>
                <w:noProof w:val="0"/>
              </w:rPr>
              <w:t xml:space="preserve">Document </w:t>
            </w:r>
          </w:p>
          <w:p w14:paraId="554C925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597908F"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5291C68B"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D7AA16E"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3E033726" w14:textId="77777777">
        <w:trPr>
          <w:cantSplit/>
        </w:trPr>
        <w:tc>
          <w:tcPr>
            <w:tcW w:w="1548" w:type="dxa"/>
            <w:vMerge/>
            <w:vAlign w:val="center"/>
          </w:tcPr>
          <w:p w14:paraId="3D62EAF6" w14:textId="77777777" w:rsidR="007A1F44" w:rsidRPr="00A03C55" w:rsidRDefault="007A1F44" w:rsidP="005130ED">
            <w:pPr>
              <w:pStyle w:val="TableLabel"/>
              <w:rPr>
                <w:noProof w:val="0"/>
                <w:sz w:val="16"/>
              </w:rPr>
            </w:pPr>
          </w:p>
        </w:tc>
        <w:tc>
          <w:tcPr>
            <w:tcW w:w="2520" w:type="dxa"/>
            <w:vAlign w:val="center"/>
          </w:tcPr>
          <w:p w14:paraId="16DCC712"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2ECDC000"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64B9E43" w14:textId="77777777" w:rsidR="007A1F44" w:rsidRPr="00A03C55" w:rsidRDefault="007A1F44" w:rsidP="005130ED">
            <w:pPr>
              <w:pStyle w:val="TableEntry"/>
              <w:rPr>
                <w:b/>
                <w:i/>
                <w:noProof w:val="0"/>
                <w:sz w:val="16"/>
              </w:rPr>
            </w:pPr>
            <w:r w:rsidRPr="00A03C55">
              <w:rPr>
                <w:noProof w:val="0"/>
                <w:sz w:val="16"/>
              </w:rPr>
              <w:t>“3” (report)</w:t>
            </w:r>
          </w:p>
        </w:tc>
      </w:tr>
      <w:tr w:rsidR="007A1F44" w:rsidRPr="00A03C55" w14:paraId="74AF075A" w14:textId="77777777">
        <w:trPr>
          <w:cantSplit/>
        </w:trPr>
        <w:tc>
          <w:tcPr>
            <w:tcW w:w="1548" w:type="dxa"/>
            <w:vMerge/>
            <w:vAlign w:val="center"/>
          </w:tcPr>
          <w:p w14:paraId="1C67793C" w14:textId="77777777" w:rsidR="007A1F44" w:rsidRPr="00A03C55" w:rsidRDefault="007A1F44" w:rsidP="005130ED">
            <w:pPr>
              <w:pStyle w:val="TableLabel"/>
              <w:rPr>
                <w:noProof w:val="0"/>
                <w:sz w:val="16"/>
              </w:rPr>
            </w:pPr>
          </w:p>
        </w:tc>
        <w:tc>
          <w:tcPr>
            <w:tcW w:w="2520" w:type="dxa"/>
            <w:vAlign w:val="center"/>
          </w:tcPr>
          <w:p w14:paraId="48A2B0C3"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24640AF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D06B08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559AC1B" w14:textId="77777777">
        <w:trPr>
          <w:cantSplit/>
        </w:trPr>
        <w:tc>
          <w:tcPr>
            <w:tcW w:w="1548" w:type="dxa"/>
            <w:vMerge/>
            <w:vAlign w:val="center"/>
          </w:tcPr>
          <w:p w14:paraId="79B9FF81" w14:textId="77777777" w:rsidR="007A1F44" w:rsidRPr="00A03C55" w:rsidRDefault="007A1F44" w:rsidP="005130ED">
            <w:pPr>
              <w:pStyle w:val="TableLabel"/>
              <w:rPr>
                <w:noProof w:val="0"/>
                <w:sz w:val="16"/>
              </w:rPr>
            </w:pPr>
          </w:p>
        </w:tc>
        <w:tc>
          <w:tcPr>
            <w:tcW w:w="2520" w:type="dxa"/>
            <w:vAlign w:val="center"/>
          </w:tcPr>
          <w:p w14:paraId="6F8BE2C9"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64881AA6"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54734638" w14:textId="77777777" w:rsidR="007A1F44" w:rsidRPr="00A03C55" w:rsidRDefault="00826C0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3A5E9DC3" w14:textId="77777777">
        <w:trPr>
          <w:cantSplit/>
        </w:trPr>
        <w:tc>
          <w:tcPr>
            <w:tcW w:w="1548" w:type="dxa"/>
            <w:vMerge/>
            <w:vAlign w:val="center"/>
          </w:tcPr>
          <w:p w14:paraId="3C2C78E0" w14:textId="77777777" w:rsidR="007A1F44" w:rsidRPr="00A03C55" w:rsidRDefault="007A1F44" w:rsidP="005130ED">
            <w:pPr>
              <w:pStyle w:val="TableLabel"/>
              <w:rPr>
                <w:noProof w:val="0"/>
                <w:sz w:val="16"/>
              </w:rPr>
            </w:pPr>
          </w:p>
        </w:tc>
        <w:tc>
          <w:tcPr>
            <w:tcW w:w="2520" w:type="dxa"/>
            <w:vAlign w:val="center"/>
          </w:tcPr>
          <w:p w14:paraId="112606E4"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7AE3005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18FF2B2"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51FD8B4A" w14:textId="77777777">
        <w:trPr>
          <w:cantSplit/>
        </w:trPr>
        <w:tc>
          <w:tcPr>
            <w:tcW w:w="1548" w:type="dxa"/>
            <w:vMerge/>
            <w:vAlign w:val="center"/>
          </w:tcPr>
          <w:p w14:paraId="5AD7087F" w14:textId="77777777" w:rsidR="007A1F44" w:rsidRPr="00A03C55" w:rsidRDefault="007A1F44" w:rsidP="005130ED">
            <w:pPr>
              <w:pStyle w:val="AppendixHeading3"/>
              <w:rPr>
                <w:noProof w:val="0"/>
                <w:sz w:val="16"/>
              </w:rPr>
            </w:pPr>
            <w:bookmarkStart w:id="1221" w:name="_Toc398544324"/>
            <w:bookmarkEnd w:id="1221"/>
          </w:p>
        </w:tc>
        <w:tc>
          <w:tcPr>
            <w:tcW w:w="2520" w:type="dxa"/>
            <w:vAlign w:val="center"/>
          </w:tcPr>
          <w:p w14:paraId="066DD4FE"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3E90DA7B"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61A8217" w14:textId="77777777" w:rsidR="007A1F44" w:rsidRPr="00A03C55" w:rsidRDefault="007A1F44" w:rsidP="005130ED">
            <w:pPr>
              <w:pStyle w:val="TableEntry"/>
              <w:rPr>
                <w:iCs/>
                <w:noProof w:val="0"/>
                <w:sz w:val="16"/>
              </w:rPr>
            </w:pPr>
            <w:r w:rsidRPr="00A03C55">
              <w:rPr>
                <w:iCs/>
                <w:noProof w:val="0"/>
                <w:sz w:val="16"/>
              </w:rPr>
              <w:t>The value of &lt;ihe:DocumentUniqueId/&gt;</w:t>
            </w:r>
          </w:p>
        </w:tc>
      </w:tr>
      <w:tr w:rsidR="007A1F44" w:rsidRPr="00A03C55" w14:paraId="16C3AEEF" w14:textId="77777777">
        <w:trPr>
          <w:cantSplit/>
        </w:trPr>
        <w:tc>
          <w:tcPr>
            <w:tcW w:w="1548" w:type="dxa"/>
            <w:vMerge/>
            <w:vAlign w:val="center"/>
          </w:tcPr>
          <w:p w14:paraId="06D5750C" w14:textId="77777777" w:rsidR="007A1F44" w:rsidRPr="00A03C55" w:rsidRDefault="007A1F44" w:rsidP="005130ED">
            <w:pPr>
              <w:pStyle w:val="TableLabel"/>
              <w:rPr>
                <w:noProof w:val="0"/>
                <w:sz w:val="16"/>
              </w:rPr>
            </w:pPr>
          </w:p>
        </w:tc>
        <w:tc>
          <w:tcPr>
            <w:tcW w:w="2520" w:type="dxa"/>
            <w:vAlign w:val="center"/>
          </w:tcPr>
          <w:p w14:paraId="45F7F4B2"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5473385D" w14:textId="77777777" w:rsidR="007A1F44" w:rsidRPr="00A03C55" w:rsidRDefault="007A1F44" w:rsidP="005130ED">
            <w:pPr>
              <w:pStyle w:val="TableEntry"/>
              <w:jc w:val="center"/>
              <w:rPr>
                <w:noProof w:val="0"/>
                <w:sz w:val="16"/>
              </w:rPr>
            </w:pPr>
            <w:r w:rsidRPr="00A03C55">
              <w:rPr>
                <w:noProof w:val="0"/>
                <w:sz w:val="16"/>
              </w:rPr>
              <w:t>C</w:t>
            </w:r>
          </w:p>
        </w:tc>
        <w:tc>
          <w:tcPr>
            <w:tcW w:w="4968" w:type="dxa"/>
            <w:vAlign w:val="center"/>
          </w:tcPr>
          <w:p w14:paraId="6346309C"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79546FC2" w14:textId="77777777">
        <w:trPr>
          <w:cantSplit/>
        </w:trPr>
        <w:tc>
          <w:tcPr>
            <w:tcW w:w="1548" w:type="dxa"/>
            <w:vMerge/>
            <w:vAlign w:val="center"/>
          </w:tcPr>
          <w:p w14:paraId="6C1ACDA1" w14:textId="77777777" w:rsidR="007A1F44" w:rsidRPr="00A03C55" w:rsidRDefault="007A1F44" w:rsidP="005130ED">
            <w:pPr>
              <w:pStyle w:val="AppendixHeading3"/>
              <w:rPr>
                <w:noProof w:val="0"/>
                <w:sz w:val="16"/>
              </w:rPr>
            </w:pPr>
            <w:bookmarkStart w:id="1222" w:name="_Toc398544325"/>
            <w:bookmarkEnd w:id="1222"/>
          </w:p>
        </w:tc>
        <w:tc>
          <w:tcPr>
            <w:tcW w:w="2520" w:type="dxa"/>
            <w:vAlign w:val="center"/>
          </w:tcPr>
          <w:p w14:paraId="5B4F8C47"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15C5642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09EDB6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E5D1B56" w14:textId="77777777">
        <w:trPr>
          <w:cantSplit/>
        </w:trPr>
        <w:tc>
          <w:tcPr>
            <w:tcW w:w="1548" w:type="dxa"/>
            <w:vMerge/>
            <w:vAlign w:val="center"/>
          </w:tcPr>
          <w:p w14:paraId="37506827" w14:textId="77777777" w:rsidR="007A1F44" w:rsidRPr="00A03C55" w:rsidRDefault="007A1F44" w:rsidP="005130ED">
            <w:pPr>
              <w:pStyle w:val="TableLabel"/>
              <w:rPr>
                <w:noProof w:val="0"/>
                <w:sz w:val="16"/>
              </w:rPr>
            </w:pPr>
          </w:p>
        </w:tc>
        <w:tc>
          <w:tcPr>
            <w:tcW w:w="2520" w:type="dxa"/>
            <w:vAlign w:val="center"/>
          </w:tcPr>
          <w:p w14:paraId="22B8719E" w14:textId="77777777" w:rsidR="007A1F44" w:rsidRPr="00A03C55" w:rsidRDefault="007A1F44" w:rsidP="003E066E">
            <w:pPr>
              <w:pStyle w:val="TableEntry"/>
              <w:rPr>
                <w:noProof w:val="0"/>
                <w:sz w:val="16"/>
              </w:rPr>
            </w:pPr>
            <w:r w:rsidRPr="00A03C55">
              <w:rPr>
                <w:noProof w:val="0"/>
                <w:sz w:val="16"/>
              </w:rPr>
              <w:t>ParticipantObjectDetail</w:t>
            </w:r>
          </w:p>
        </w:tc>
        <w:tc>
          <w:tcPr>
            <w:tcW w:w="630" w:type="dxa"/>
            <w:vAlign w:val="center"/>
          </w:tcPr>
          <w:p w14:paraId="18EB7EE3" w14:textId="77777777" w:rsidR="007A1F44" w:rsidRPr="00A03C55" w:rsidRDefault="007A1F44" w:rsidP="003E066E">
            <w:pPr>
              <w:pStyle w:val="TableEntry"/>
              <w:jc w:val="center"/>
              <w:rPr>
                <w:iCs/>
                <w:noProof w:val="0"/>
                <w:sz w:val="16"/>
              </w:rPr>
            </w:pPr>
            <w:r w:rsidRPr="00A03C55">
              <w:rPr>
                <w:iCs/>
                <w:noProof w:val="0"/>
                <w:sz w:val="16"/>
              </w:rPr>
              <w:t>M</w:t>
            </w:r>
          </w:p>
        </w:tc>
        <w:tc>
          <w:tcPr>
            <w:tcW w:w="4968" w:type="dxa"/>
            <w:vAlign w:val="center"/>
          </w:tcPr>
          <w:p w14:paraId="1D6F7EB1" w14:textId="77777777" w:rsidR="007A1F44" w:rsidRPr="00A03C55" w:rsidRDefault="007A1F44" w:rsidP="000E28F2">
            <w:pPr>
              <w:pStyle w:val="TableEntry"/>
              <w:snapToGrid w:val="0"/>
              <w:rPr>
                <w:bCs/>
                <w:noProof w:val="0"/>
                <w:sz w:val="16"/>
              </w:rPr>
            </w:pPr>
            <w:r w:rsidRPr="00A03C55">
              <w:rPr>
                <w:bCs/>
                <w:noProof w:val="0"/>
                <w:sz w:val="16"/>
              </w:rPr>
              <w:t xml:space="preserve">The ParticipantObjectDetail element may occur more than once. </w:t>
            </w:r>
          </w:p>
          <w:p w14:paraId="595C16EE" w14:textId="77777777" w:rsidR="007A1F44" w:rsidRPr="00A03C55" w:rsidRDefault="007A1F44" w:rsidP="005130ED">
            <w:pPr>
              <w:pStyle w:val="TableEntry"/>
              <w:rPr>
                <w:iCs/>
                <w:noProof w:val="0"/>
                <w:sz w:val="16"/>
              </w:rPr>
            </w:pPr>
            <w:r w:rsidRPr="00A03C55">
              <w:rPr>
                <w:iCs/>
                <w:noProof w:val="0"/>
                <w:sz w:val="16"/>
              </w:rPr>
              <w:t>In one element, the value of &lt;ihe:RepositoryUniqueId/&gt; in value attribute, “Repository Unique Id” in type attribute</w:t>
            </w:r>
          </w:p>
          <w:p w14:paraId="3CE87F01" w14:textId="43D45DE9" w:rsidR="007A1F44" w:rsidRPr="00A03C55" w:rsidRDefault="007A1F44" w:rsidP="000E28F2">
            <w:pPr>
              <w:pStyle w:val="TableEntry"/>
              <w:rPr>
                <w:noProof w:val="0"/>
                <w:sz w:val="16"/>
              </w:rPr>
            </w:pPr>
            <w:r w:rsidRPr="00A03C55">
              <w:rPr>
                <w:noProof w:val="0"/>
                <w:sz w:val="16"/>
              </w:rPr>
              <w:t>In another element, the value of</w:t>
            </w:r>
            <w:r w:rsidR="00952DDA" w:rsidRPr="00A03C55">
              <w:rPr>
                <w:noProof w:val="0"/>
                <w:sz w:val="16"/>
              </w:rPr>
              <w:t xml:space="preserve"> </w:t>
            </w:r>
            <w:r w:rsidRPr="00A03C55">
              <w:rPr>
                <w:noProof w:val="0"/>
                <w:sz w:val="16"/>
              </w:rPr>
              <w:t xml:space="preserve">“ihe:homeCommunityID” as the value of the attribute </w:t>
            </w:r>
            <w:r w:rsidRPr="00A03C55">
              <w:rPr>
                <w:i/>
                <w:noProof w:val="0"/>
                <w:sz w:val="16"/>
              </w:rPr>
              <w:t>type</w:t>
            </w:r>
            <w:r w:rsidRPr="00A03C55">
              <w:rPr>
                <w:noProof w:val="0"/>
                <w:sz w:val="16"/>
              </w:rPr>
              <w:t xml:space="preserve"> and the value of the homeCommunityID as the value</w:t>
            </w:r>
            <w:r w:rsidR="00952DDA" w:rsidRPr="00A03C55">
              <w:rPr>
                <w:noProof w:val="0"/>
                <w:sz w:val="16"/>
              </w:rPr>
              <w:t xml:space="preserve"> </w:t>
            </w:r>
            <w:r w:rsidRPr="00A03C55">
              <w:rPr>
                <w:noProof w:val="0"/>
                <w:sz w:val="16"/>
              </w:rPr>
              <w:t xml:space="preserve">of the attribute </w:t>
            </w:r>
            <w:r w:rsidRPr="00A03C55">
              <w:rPr>
                <w:i/>
                <w:noProof w:val="0"/>
                <w:sz w:val="16"/>
              </w:rPr>
              <w:t>value</w:t>
            </w:r>
          </w:p>
        </w:tc>
      </w:tr>
    </w:tbl>
    <w:p w14:paraId="6BF52512" w14:textId="77777777" w:rsidR="005672BB" w:rsidRDefault="005672BB" w:rsidP="002F763C">
      <w:pPr>
        <w:pStyle w:val="BodyText"/>
      </w:pPr>
    </w:p>
    <w:p w14:paraId="5DD37797" w14:textId="390C0A8F" w:rsidR="005672BB" w:rsidRDefault="005672BB" w:rsidP="005672BB">
      <w:pPr>
        <w:pStyle w:val="BodyText"/>
      </w:pPr>
    </w:p>
    <w:p w14:paraId="1DFDD3D6" w14:textId="77777777" w:rsidR="005672BB" w:rsidRDefault="005672BB" w:rsidP="002F763C">
      <w:pPr>
        <w:pStyle w:val="BodyText"/>
      </w:pPr>
    </w:p>
    <w:p w14:paraId="660FB107" w14:textId="77777777" w:rsidR="005672BB" w:rsidRDefault="005672BB" w:rsidP="002F763C">
      <w:pPr>
        <w:pStyle w:val="BodyText"/>
      </w:pPr>
    </w:p>
    <w:p w14:paraId="14EE8125" w14:textId="5091023D"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lastRenderedPageBreak/>
        <w:t>3.43.6.1.2 Document Repository, On-Demand Document Source, and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2E0CA7D9" w14:textId="77777777" w:rsidTr="00D372D5">
        <w:trPr>
          <w:cantSplit/>
        </w:trPr>
        <w:tc>
          <w:tcPr>
            <w:tcW w:w="1458" w:type="dxa"/>
            <w:textDirection w:val="btLr"/>
            <w:vAlign w:val="center"/>
          </w:tcPr>
          <w:p w14:paraId="1CDD262F" w14:textId="77777777" w:rsidR="007A1F44" w:rsidRPr="00A03C55" w:rsidRDefault="007A1F44" w:rsidP="00D372D5">
            <w:pPr>
              <w:pStyle w:val="TableEntry"/>
              <w:rPr>
                <w:noProof w:val="0"/>
              </w:rPr>
            </w:pPr>
          </w:p>
        </w:tc>
        <w:tc>
          <w:tcPr>
            <w:tcW w:w="2610" w:type="dxa"/>
            <w:shd w:val="clear" w:color="auto" w:fill="D9D9D9"/>
            <w:vAlign w:val="center"/>
          </w:tcPr>
          <w:p w14:paraId="6B0EA653"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2C0FA268" w14:textId="77777777" w:rsidR="007A1F44" w:rsidRPr="00A03C55" w:rsidRDefault="007A1F44" w:rsidP="00A53067">
            <w:pPr>
              <w:pStyle w:val="TableEntryHeader"/>
              <w:rPr>
                <w:noProof w:val="0"/>
              </w:rPr>
            </w:pPr>
            <w:r w:rsidRPr="00A03C55">
              <w:rPr>
                <w:noProof w:val="0"/>
              </w:rPr>
              <w:t>Opt</w:t>
            </w:r>
          </w:p>
        </w:tc>
        <w:tc>
          <w:tcPr>
            <w:tcW w:w="4878" w:type="dxa"/>
            <w:shd w:val="clear" w:color="auto" w:fill="D9D9D9"/>
            <w:vAlign w:val="center"/>
          </w:tcPr>
          <w:p w14:paraId="6ED64B1E" w14:textId="77777777" w:rsidR="007A1F44" w:rsidRPr="00A03C55" w:rsidRDefault="007A1F44" w:rsidP="00A53067">
            <w:pPr>
              <w:pStyle w:val="TableEntryHeader"/>
              <w:rPr>
                <w:noProof w:val="0"/>
              </w:rPr>
            </w:pPr>
            <w:r w:rsidRPr="00A03C55">
              <w:rPr>
                <w:noProof w:val="0"/>
              </w:rPr>
              <w:t>Value Constraints</w:t>
            </w:r>
          </w:p>
        </w:tc>
      </w:tr>
      <w:tr w:rsidR="007A1F44" w:rsidRPr="00A03C55" w14:paraId="46C250CC" w14:textId="77777777" w:rsidTr="00D372D5">
        <w:trPr>
          <w:cantSplit/>
        </w:trPr>
        <w:tc>
          <w:tcPr>
            <w:tcW w:w="1458" w:type="dxa"/>
            <w:vMerge w:val="restart"/>
          </w:tcPr>
          <w:p w14:paraId="369003AD" w14:textId="77777777" w:rsidR="007A1F44" w:rsidRPr="00A03C55" w:rsidRDefault="007A1F44" w:rsidP="003462A5">
            <w:pPr>
              <w:pStyle w:val="TableEntryHeader"/>
              <w:rPr>
                <w:noProof w:val="0"/>
              </w:rPr>
            </w:pPr>
            <w:r w:rsidRPr="00A03C55">
              <w:rPr>
                <w:noProof w:val="0"/>
              </w:rPr>
              <w:t>Event</w:t>
            </w:r>
          </w:p>
          <w:p w14:paraId="4DE9E780"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216309AB" w14:textId="77777777" w:rsidR="007A1F44" w:rsidRPr="00A03C55" w:rsidRDefault="007A1F44" w:rsidP="005130ED">
            <w:pPr>
              <w:pStyle w:val="TableEntry"/>
              <w:rPr>
                <w:noProof w:val="0"/>
                <w:sz w:val="16"/>
              </w:rPr>
            </w:pPr>
            <w:r w:rsidRPr="00A03C55">
              <w:rPr>
                <w:noProof w:val="0"/>
                <w:sz w:val="16"/>
              </w:rPr>
              <w:t>EventID</w:t>
            </w:r>
          </w:p>
        </w:tc>
        <w:tc>
          <w:tcPr>
            <w:tcW w:w="720" w:type="dxa"/>
            <w:vAlign w:val="center"/>
          </w:tcPr>
          <w:p w14:paraId="6F76BBBC"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390D1A9A" w14:textId="77777777" w:rsidR="007A1F44" w:rsidRPr="00A03C55" w:rsidRDefault="007A1F44" w:rsidP="005130ED">
            <w:pPr>
              <w:pStyle w:val="TableEntry"/>
              <w:rPr>
                <w:noProof w:val="0"/>
                <w:sz w:val="16"/>
              </w:rPr>
            </w:pPr>
            <w:r w:rsidRPr="00A03C55">
              <w:rPr>
                <w:noProof w:val="0"/>
                <w:sz w:val="16"/>
              </w:rPr>
              <w:t>EV(110106, DCM, “Export”)</w:t>
            </w:r>
          </w:p>
        </w:tc>
      </w:tr>
      <w:tr w:rsidR="007A1F44" w:rsidRPr="00A03C55" w14:paraId="315FF8CD" w14:textId="77777777">
        <w:trPr>
          <w:cantSplit/>
        </w:trPr>
        <w:tc>
          <w:tcPr>
            <w:tcW w:w="1458" w:type="dxa"/>
            <w:vMerge/>
            <w:vAlign w:val="center"/>
          </w:tcPr>
          <w:p w14:paraId="27A28D8F" w14:textId="77777777" w:rsidR="007A1F44" w:rsidRPr="00A03C55" w:rsidRDefault="007A1F44" w:rsidP="005130ED">
            <w:pPr>
              <w:pStyle w:val="TableLabel"/>
              <w:rPr>
                <w:noProof w:val="0"/>
                <w:sz w:val="16"/>
              </w:rPr>
            </w:pPr>
          </w:p>
        </w:tc>
        <w:tc>
          <w:tcPr>
            <w:tcW w:w="2610" w:type="dxa"/>
            <w:vAlign w:val="center"/>
          </w:tcPr>
          <w:p w14:paraId="221D6C8F" w14:textId="77777777" w:rsidR="007A1F44" w:rsidRPr="00A03C55" w:rsidRDefault="007A1F44" w:rsidP="005130ED">
            <w:pPr>
              <w:pStyle w:val="TableEntry"/>
              <w:rPr>
                <w:noProof w:val="0"/>
                <w:sz w:val="16"/>
              </w:rPr>
            </w:pPr>
            <w:r w:rsidRPr="00A03C55">
              <w:rPr>
                <w:noProof w:val="0"/>
                <w:sz w:val="16"/>
              </w:rPr>
              <w:t>EventActionCode</w:t>
            </w:r>
          </w:p>
        </w:tc>
        <w:tc>
          <w:tcPr>
            <w:tcW w:w="720" w:type="dxa"/>
            <w:vAlign w:val="center"/>
          </w:tcPr>
          <w:p w14:paraId="5DDA79F9"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21861F00" w14:textId="77777777" w:rsidR="007A1F44" w:rsidRPr="00A03C55" w:rsidRDefault="007A1F44" w:rsidP="005130ED">
            <w:pPr>
              <w:pStyle w:val="TableEntry"/>
              <w:rPr>
                <w:noProof w:val="0"/>
                <w:sz w:val="16"/>
              </w:rPr>
            </w:pPr>
            <w:r w:rsidRPr="00A03C55">
              <w:rPr>
                <w:noProof w:val="0"/>
                <w:sz w:val="16"/>
              </w:rPr>
              <w:t xml:space="preserve">“R” (Read) </w:t>
            </w:r>
          </w:p>
        </w:tc>
      </w:tr>
      <w:tr w:rsidR="007A1F44" w:rsidRPr="00A03C55" w14:paraId="5182D60D" w14:textId="77777777">
        <w:trPr>
          <w:cantSplit/>
        </w:trPr>
        <w:tc>
          <w:tcPr>
            <w:tcW w:w="1458" w:type="dxa"/>
            <w:vMerge/>
            <w:vAlign w:val="center"/>
          </w:tcPr>
          <w:p w14:paraId="49D893FC" w14:textId="77777777" w:rsidR="007A1F44" w:rsidRPr="00A03C55" w:rsidRDefault="007A1F44" w:rsidP="005130ED">
            <w:pPr>
              <w:pStyle w:val="TableLabel"/>
              <w:rPr>
                <w:noProof w:val="0"/>
                <w:sz w:val="16"/>
              </w:rPr>
            </w:pPr>
          </w:p>
        </w:tc>
        <w:tc>
          <w:tcPr>
            <w:tcW w:w="2610" w:type="dxa"/>
            <w:vAlign w:val="center"/>
          </w:tcPr>
          <w:p w14:paraId="14B1F747"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vAlign w:val="center"/>
          </w:tcPr>
          <w:p w14:paraId="0A681246"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5591B2BD"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19CF812" w14:textId="77777777">
        <w:trPr>
          <w:cantSplit/>
        </w:trPr>
        <w:tc>
          <w:tcPr>
            <w:tcW w:w="1458" w:type="dxa"/>
            <w:vMerge/>
            <w:vAlign w:val="center"/>
          </w:tcPr>
          <w:p w14:paraId="235A7EF3" w14:textId="77777777" w:rsidR="007A1F44" w:rsidRPr="00A03C55" w:rsidRDefault="007A1F44" w:rsidP="005130ED">
            <w:pPr>
              <w:pStyle w:val="TableLabel"/>
              <w:rPr>
                <w:noProof w:val="0"/>
                <w:sz w:val="16"/>
              </w:rPr>
            </w:pPr>
          </w:p>
        </w:tc>
        <w:tc>
          <w:tcPr>
            <w:tcW w:w="2610" w:type="dxa"/>
            <w:vAlign w:val="center"/>
          </w:tcPr>
          <w:p w14:paraId="61C4FC07"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vAlign w:val="center"/>
          </w:tcPr>
          <w:p w14:paraId="5D058AE2"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38ADE0FC"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4106276" w14:textId="77777777">
        <w:trPr>
          <w:cantSplit/>
        </w:trPr>
        <w:tc>
          <w:tcPr>
            <w:tcW w:w="1458" w:type="dxa"/>
            <w:vMerge/>
            <w:vAlign w:val="center"/>
          </w:tcPr>
          <w:p w14:paraId="7DE579D1" w14:textId="77777777" w:rsidR="007A1F44" w:rsidRPr="00A03C55" w:rsidRDefault="007A1F44" w:rsidP="005130ED">
            <w:pPr>
              <w:pStyle w:val="TableLabel"/>
              <w:rPr>
                <w:noProof w:val="0"/>
                <w:sz w:val="16"/>
              </w:rPr>
            </w:pPr>
          </w:p>
        </w:tc>
        <w:tc>
          <w:tcPr>
            <w:tcW w:w="2610" w:type="dxa"/>
            <w:vAlign w:val="center"/>
          </w:tcPr>
          <w:p w14:paraId="677F385E" w14:textId="77777777" w:rsidR="007A1F44" w:rsidRPr="00A03C55" w:rsidRDefault="007A1F44" w:rsidP="005130ED">
            <w:pPr>
              <w:pStyle w:val="TableEntry"/>
              <w:rPr>
                <w:noProof w:val="0"/>
                <w:sz w:val="16"/>
              </w:rPr>
            </w:pPr>
            <w:r w:rsidRPr="00A03C55">
              <w:rPr>
                <w:noProof w:val="0"/>
                <w:sz w:val="16"/>
              </w:rPr>
              <w:t>EventTypeCode</w:t>
            </w:r>
          </w:p>
        </w:tc>
        <w:tc>
          <w:tcPr>
            <w:tcW w:w="720" w:type="dxa"/>
            <w:vAlign w:val="center"/>
          </w:tcPr>
          <w:p w14:paraId="16A253AE"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6C70F268" w14:textId="77777777" w:rsidR="007A1F44" w:rsidRPr="00A03C55" w:rsidRDefault="007A1F44" w:rsidP="005130ED">
            <w:pPr>
              <w:pStyle w:val="TableEntry"/>
              <w:rPr>
                <w:noProof w:val="0"/>
                <w:sz w:val="16"/>
              </w:rPr>
            </w:pPr>
            <w:r w:rsidRPr="00A03C55">
              <w:rPr>
                <w:noProof w:val="0"/>
                <w:sz w:val="16"/>
              </w:rPr>
              <w:t>EV(“ITI-43”, “IHE Transactions”, “Retrieve Document Set”)</w:t>
            </w:r>
          </w:p>
        </w:tc>
      </w:tr>
      <w:tr w:rsidR="007A1F44" w:rsidRPr="00A03C55" w14:paraId="25EDFCAF" w14:textId="77777777">
        <w:trPr>
          <w:cantSplit/>
        </w:trPr>
        <w:tc>
          <w:tcPr>
            <w:tcW w:w="9666" w:type="dxa"/>
            <w:gridSpan w:val="4"/>
          </w:tcPr>
          <w:p w14:paraId="439E2B40" w14:textId="77777777" w:rsidR="007A1F44" w:rsidRPr="00A03C55" w:rsidRDefault="007A1F44" w:rsidP="005130ED">
            <w:pPr>
              <w:pStyle w:val="TableEntry"/>
              <w:rPr>
                <w:noProof w:val="0"/>
              </w:rPr>
            </w:pPr>
            <w:r w:rsidRPr="00A03C55">
              <w:rPr>
                <w:noProof w:val="0"/>
              </w:rPr>
              <w:t>Source (Document Repository) (1)</w:t>
            </w:r>
          </w:p>
        </w:tc>
      </w:tr>
      <w:tr w:rsidR="007A1F44" w:rsidRPr="00A03C55" w14:paraId="428C0840" w14:textId="77777777">
        <w:trPr>
          <w:cantSplit/>
        </w:trPr>
        <w:tc>
          <w:tcPr>
            <w:tcW w:w="9666" w:type="dxa"/>
            <w:gridSpan w:val="4"/>
          </w:tcPr>
          <w:p w14:paraId="36039586" w14:textId="77777777" w:rsidR="007A1F44" w:rsidRPr="00A03C55" w:rsidRDefault="007A1F44" w:rsidP="005130ED">
            <w:pPr>
              <w:pStyle w:val="TableEntry"/>
              <w:rPr>
                <w:noProof w:val="0"/>
              </w:rPr>
            </w:pPr>
            <w:r w:rsidRPr="00A03C55">
              <w:rPr>
                <w:noProof w:val="0"/>
              </w:rPr>
              <w:t>Destination (Document Consumer) (1)</w:t>
            </w:r>
          </w:p>
        </w:tc>
      </w:tr>
      <w:tr w:rsidR="007A1F44" w:rsidRPr="00A03C55" w14:paraId="61CECDE7" w14:textId="77777777">
        <w:trPr>
          <w:cantSplit/>
        </w:trPr>
        <w:tc>
          <w:tcPr>
            <w:tcW w:w="9666" w:type="dxa"/>
            <w:gridSpan w:val="4"/>
          </w:tcPr>
          <w:p w14:paraId="11255F89" w14:textId="77777777" w:rsidR="007A1F44" w:rsidRPr="00A03C55" w:rsidRDefault="007A1F44" w:rsidP="005130ED">
            <w:pPr>
              <w:pStyle w:val="TableEntry"/>
              <w:rPr>
                <w:noProof w:val="0"/>
              </w:rPr>
            </w:pPr>
            <w:r w:rsidRPr="00A03C55">
              <w:rPr>
                <w:noProof w:val="0"/>
              </w:rPr>
              <w:t>Audit Source (Document Repository) (1)</w:t>
            </w:r>
          </w:p>
        </w:tc>
      </w:tr>
      <w:tr w:rsidR="007A1F44" w:rsidRPr="00A03C55" w14:paraId="7719E27C" w14:textId="77777777">
        <w:trPr>
          <w:cantSplit/>
        </w:trPr>
        <w:tc>
          <w:tcPr>
            <w:tcW w:w="9666" w:type="dxa"/>
            <w:gridSpan w:val="4"/>
          </w:tcPr>
          <w:p w14:paraId="55BE0D87" w14:textId="77777777" w:rsidR="007A1F44" w:rsidRPr="00A03C55" w:rsidRDefault="007A1F44" w:rsidP="005130ED">
            <w:pPr>
              <w:pStyle w:val="TableEntry"/>
              <w:rPr>
                <w:i/>
                <w:iCs/>
                <w:noProof w:val="0"/>
              </w:rPr>
            </w:pPr>
            <w:r w:rsidRPr="00A03C55">
              <w:rPr>
                <w:noProof w:val="0"/>
              </w:rPr>
              <w:t xml:space="preserve">Document (1..n) </w:t>
            </w:r>
            <w:r w:rsidRPr="00A03C55">
              <w:rPr>
                <w:i/>
                <w:iCs/>
                <w:noProof w:val="0"/>
              </w:rPr>
              <w:t>(see combining rules above)</w:t>
            </w:r>
          </w:p>
        </w:tc>
      </w:tr>
    </w:tbl>
    <w:p w14:paraId="4EBBA6BA" w14:textId="77777777" w:rsidR="00A5495B" w:rsidRPr="00A03C55" w:rsidRDefault="00A5495B" w:rsidP="00D372D5">
      <w:pPr>
        <w:pStyle w:val="BodyText"/>
      </w:pPr>
    </w:p>
    <w:p w14:paraId="3712A536" w14:textId="28DD5968"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2D3D3B5" w14:textId="77777777" w:rsidTr="003462A5">
        <w:trPr>
          <w:cantSplit/>
        </w:trPr>
        <w:tc>
          <w:tcPr>
            <w:tcW w:w="1548" w:type="dxa"/>
            <w:vMerge w:val="restart"/>
          </w:tcPr>
          <w:p w14:paraId="6158CD53" w14:textId="77777777" w:rsidR="007A1F44" w:rsidRPr="00A03C55" w:rsidRDefault="007A1F44" w:rsidP="003462A5">
            <w:pPr>
              <w:pStyle w:val="TableEntryHeader"/>
              <w:rPr>
                <w:noProof w:val="0"/>
              </w:rPr>
            </w:pPr>
            <w:r w:rsidRPr="00A03C55">
              <w:rPr>
                <w:noProof w:val="0"/>
              </w:rPr>
              <w:t>Source</w:t>
            </w:r>
          </w:p>
          <w:p w14:paraId="26C9D8A6"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8891692"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2E33B6B5" w14:textId="77777777" w:rsidR="007A1F44" w:rsidRPr="00A03C55" w:rsidRDefault="007A1F44" w:rsidP="005130ED">
            <w:pPr>
              <w:pStyle w:val="TableEntry"/>
              <w:jc w:val="center"/>
              <w:rPr>
                <w:i/>
                <w:iCs/>
                <w:noProof w:val="0"/>
                <w:sz w:val="16"/>
              </w:rPr>
            </w:pPr>
            <w:r w:rsidRPr="00A03C55">
              <w:rPr>
                <w:noProof w:val="0"/>
                <w:sz w:val="16"/>
              </w:rPr>
              <w:t>M</w:t>
            </w:r>
          </w:p>
        </w:tc>
        <w:tc>
          <w:tcPr>
            <w:tcW w:w="4968" w:type="dxa"/>
            <w:vAlign w:val="center"/>
          </w:tcPr>
          <w:p w14:paraId="10F5052A" w14:textId="77777777" w:rsidR="007A1F44" w:rsidRPr="00A03C55" w:rsidRDefault="007A1F44" w:rsidP="00601E92">
            <w:pPr>
              <w:pStyle w:val="TableEntry"/>
              <w:rPr>
                <w:noProof w:val="0"/>
                <w:sz w:val="16"/>
              </w:rPr>
            </w:pPr>
            <w:r w:rsidRPr="00A03C55">
              <w:rPr>
                <w:noProof w:val="0"/>
                <w:sz w:val="16"/>
              </w:rPr>
              <w:t>SOAP endpoint URI</w:t>
            </w:r>
          </w:p>
        </w:tc>
      </w:tr>
      <w:tr w:rsidR="007A1F44" w:rsidRPr="00A03C55" w14:paraId="12F53019" w14:textId="77777777" w:rsidTr="003462A5">
        <w:trPr>
          <w:cantSplit/>
        </w:trPr>
        <w:tc>
          <w:tcPr>
            <w:tcW w:w="1548" w:type="dxa"/>
            <w:vMerge/>
            <w:textDirection w:val="btLr"/>
            <w:vAlign w:val="center"/>
          </w:tcPr>
          <w:p w14:paraId="336D8A1E" w14:textId="77777777" w:rsidR="007A1F44" w:rsidRPr="00A03C55" w:rsidRDefault="007A1F44" w:rsidP="005130ED">
            <w:pPr>
              <w:pStyle w:val="TableLabel"/>
              <w:rPr>
                <w:noProof w:val="0"/>
                <w:sz w:val="16"/>
              </w:rPr>
            </w:pPr>
          </w:p>
        </w:tc>
        <w:tc>
          <w:tcPr>
            <w:tcW w:w="2520" w:type="dxa"/>
            <w:vAlign w:val="center"/>
          </w:tcPr>
          <w:p w14:paraId="0C585FB1" w14:textId="77777777" w:rsidR="007A1F44" w:rsidRPr="00A03C55" w:rsidRDefault="007A1F44" w:rsidP="005130ED">
            <w:pPr>
              <w:pStyle w:val="TableEntry"/>
              <w:rPr>
                <w:noProof w:val="0"/>
                <w:sz w:val="16"/>
              </w:rPr>
            </w:pPr>
            <w:r w:rsidRPr="00A03C55">
              <w:rPr>
                <w:noProof w:val="0"/>
                <w:sz w:val="16"/>
              </w:rPr>
              <w:t>AlternativeUserID</w:t>
            </w:r>
          </w:p>
        </w:tc>
        <w:tc>
          <w:tcPr>
            <w:tcW w:w="630" w:type="dxa"/>
            <w:vAlign w:val="center"/>
          </w:tcPr>
          <w:p w14:paraId="355BC505" w14:textId="77777777" w:rsidR="007A1F44" w:rsidRPr="00A03C55" w:rsidRDefault="007A1F44" w:rsidP="005130ED">
            <w:pPr>
              <w:pStyle w:val="TableEntry"/>
              <w:jc w:val="center"/>
              <w:rPr>
                <w:i/>
                <w:iCs/>
                <w:noProof w:val="0"/>
                <w:sz w:val="16"/>
              </w:rPr>
            </w:pPr>
            <w:r w:rsidRPr="00A03C55">
              <w:rPr>
                <w:noProof w:val="0"/>
                <w:sz w:val="16"/>
              </w:rPr>
              <w:t>M</w:t>
            </w:r>
          </w:p>
        </w:tc>
        <w:tc>
          <w:tcPr>
            <w:tcW w:w="4968" w:type="dxa"/>
            <w:vAlign w:val="center"/>
          </w:tcPr>
          <w:p w14:paraId="1CA221BE" w14:textId="77777777" w:rsidR="007A1F44" w:rsidRPr="00A03C55" w:rsidRDefault="007A1F44" w:rsidP="00601E92">
            <w:pPr>
              <w:pStyle w:val="TableEntry"/>
              <w:rPr>
                <w:noProof w:val="0"/>
                <w:sz w:val="16"/>
              </w:rPr>
            </w:pPr>
            <w:r w:rsidRPr="00A03C55">
              <w:rPr>
                <w:noProof w:val="0"/>
                <w:sz w:val="16"/>
              </w:rPr>
              <w:t>the process ID as used within the local operating system in the local system logs.</w:t>
            </w:r>
          </w:p>
        </w:tc>
      </w:tr>
      <w:tr w:rsidR="007A1F44" w:rsidRPr="00A03C55" w14:paraId="0CF46046" w14:textId="77777777" w:rsidTr="003462A5">
        <w:trPr>
          <w:cantSplit/>
        </w:trPr>
        <w:tc>
          <w:tcPr>
            <w:tcW w:w="1548" w:type="dxa"/>
            <w:vMerge/>
            <w:textDirection w:val="btLr"/>
            <w:vAlign w:val="center"/>
          </w:tcPr>
          <w:p w14:paraId="6342D9CA" w14:textId="77777777" w:rsidR="007A1F44" w:rsidRPr="00A03C55" w:rsidRDefault="007A1F44" w:rsidP="005130ED">
            <w:pPr>
              <w:pStyle w:val="TableLabel"/>
              <w:rPr>
                <w:noProof w:val="0"/>
                <w:sz w:val="16"/>
              </w:rPr>
            </w:pPr>
          </w:p>
        </w:tc>
        <w:tc>
          <w:tcPr>
            <w:tcW w:w="2520" w:type="dxa"/>
            <w:vAlign w:val="center"/>
          </w:tcPr>
          <w:p w14:paraId="16AA08C1"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141E9CF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577B8AB"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047E179E" w14:textId="77777777" w:rsidTr="003462A5">
        <w:trPr>
          <w:cantSplit/>
        </w:trPr>
        <w:tc>
          <w:tcPr>
            <w:tcW w:w="1548" w:type="dxa"/>
            <w:vMerge/>
            <w:textDirection w:val="btLr"/>
            <w:vAlign w:val="center"/>
          </w:tcPr>
          <w:p w14:paraId="161E237E" w14:textId="77777777" w:rsidR="007A1F44" w:rsidRPr="00A03C55" w:rsidRDefault="007A1F44" w:rsidP="005130ED">
            <w:pPr>
              <w:pStyle w:val="TableLabel"/>
              <w:rPr>
                <w:noProof w:val="0"/>
                <w:sz w:val="16"/>
              </w:rPr>
            </w:pPr>
          </w:p>
        </w:tc>
        <w:tc>
          <w:tcPr>
            <w:tcW w:w="2520" w:type="dxa"/>
            <w:vAlign w:val="center"/>
          </w:tcPr>
          <w:p w14:paraId="1D4445E2" w14:textId="77777777" w:rsidR="007A1F44" w:rsidRPr="00A03C55" w:rsidRDefault="007A1F44" w:rsidP="005130ED">
            <w:pPr>
              <w:pStyle w:val="TableEntry"/>
              <w:rPr>
                <w:iCs/>
                <w:noProof w:val="0"/>
                <w:sz w:val="16"/>
              </w:rPr>
            </w:pPr>
            <w:r w:rsidRPr="00A03C55">
              <w:rPr>
                <w:iCs/>
                <w:noProof w:val="0"/>
                <w:sz w:val="16"/>
              </w:rPr>
              <w:t>UserIsRequestor</w:t>
            </w:r>
          </w:p>
        </w:tc>
        <w:tc>
          <w:tcPr>
            <w:tcW w:w="630" w:type="dxa"/>
            <w:vAlign w:val="center"/>
          </w:tcPr>
          <w:p w14:paraId="5F39AFEA"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31E826B"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1002D5C1" w14:textId="77777777" w:rsidTr="003462A5">
        <w:trPr>
          <w:cantSplit/>
        </w:trPr>
        <w:tc>
          <w:tcPr>
            <w:tcW w:w="1548" w:type="dxa"/>
            <w:vMerge/>
            <w:textDirection w:val="btLr"/>
            <w:vAlign w:val="center"/>
          </w:tcPr>
          <w:p w14:paraId="745CCC95" w14:textId="77777777" w:rsidR="007A1F44" w:rsidRPr="00A03C55" w:rsidRDefault="007A1F44" w:rsidP="005130ED">
            <w:pPr>
              <w:pStyle w:val="TableLabel"/>
              <w:rPr>
                <w:noProof w:val="0"/>
                <w:sz w:val="16"/>
              </w:rPr>
            </w:pPr>
          </w:p>
        </w:tc>
        <w:tc>
          <w:tcPr>
            <w:tcW w:w="2520" w:type="dxa"/>
            <w:vAlign w:val="center"/>
          </w:tcPr>
          <w:p w14:paraId="27215536"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44CEAD7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7E0A410"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7119DC10" w14:textId="77777777" w:rsidTr="003462A5">
        <w:trPr>
          <w:cantSplit/>
        </w:trPr>
        <w:tc>
          <w:tcPr>
            <w:tcW w:w="1548" w:type="dxa"/>
            <w:vMerge/>
            <w:textDirection w:val="btLr"/>
            <w:vAlign w:val="center"/>
          </w:tcPr>
          <w:p w14:paraId="57CEFBB8" w14:textId="77777777" w:rsidR="007A1F44" w:rsidRPr="00A03C55" w:rsidRDefault="007A1F44" w:rsidP="005130ED">
            <w:pPr>
              <w:pStyle w:val="TableLabel"/>
              <w:rPr>
                <w:noProof w:val="0"/>
                <w:sz w:val="16"/>
              </w:rPr>
            </w:pPr>
          </w:p>
        </w:tc>
        <w:tc>
          <w:tcPr>
            <w:tcW w:w="2520" w:type="dxa"/>
            <w:vAlign w:val="center"/>
          </w:tcPr>
          <w:p w14:paraId="3A9B9AEF"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7E939B89"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7FC2D95E"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44CCC5FC" w14:textId="77777777" w:rsidTr="003462A5">
        <w:trPr>
          <w:cantSplit/>
        </w:trPr>
        <w:tc>
          <w:tcPr>
            <w:tcW w:w="1548" w:type="dxa"/>
            <w:vMerge/>
            <w:textDirection w:val="btLr"/>
            <w:vAlign w:val="center"/>
          </w:tcPr>
          <w:p w14:paraId="081C47D4" w14:textId="77777777" w:rsidR="007A1F44" w:rsidRPr="00A03C55" w:rsidRDefault="007A1F44" w:rsidP="005130ED">
            <w:pPr>
              <w:pStyle w:val="TableLabel"/>
              <w:rPr>
                <w:noProof w:val="0"/>
                <w:sz w:val="16"/>
              </w:rPr>
            </w:pPr>
          </w:p>
        </w:tc>
        <w:tc>
          <w:tcPr>
            <w:tcW w:w="2520" w:type="dxa"/>
            <w:vAlign w:val="center"/>
          </w:tcPr>
          <w:p w14:paraId="3FFC46CA"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4C3484C1"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5D5C3FF" w14:textId="77777777" w:rsidR="007A1F44" w:rsidRPr="00A03C55" w:rsidRDefault="007A1F44" w:rsidP="005130ED">
            <w:pPr>
              <w:pStyle w:val="TableEntry"/>
              <w:rPr>
                <w:noProof w:val="0"/>
                <w:sz w:val="16"/>
              </w:rPr>
            </w:pPr>
            <w:r w:rsidRPr="00A03C55">
              <w:rPr>
                <w:noProof w:val="0"/>
                <w:sz w:val="16"/>
              </w:rPr>
              <w:t>The machine name or IP address.</w:t>
            </w:r>
          </w:p>
        </w:tc>
      </w:tr>
    </w:tbl>
    <w:p w14:paraId="7ED41ECC" w14:textId="77777777" w:rsidR="007A1F44" w:rsidRPr="00A03C55"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18306D3" w14:textId="77777777" w:rsidTr="00D372D5">
        <w:trPr>
          <w:cantSplit/>
        </w:trPr>
        <w:tc>
          <w:tcPr>
            <w:tcW w:w="1548" w:type="dxa"/>
            <w:vMerge w:val="restart"/>
          </w:tcPr>
          <w:p w14:paraId="2AAE788A" w14:textId="77777777" w:rsidR="007A1F44" w:rsidRPr="00A03C55" w:rsidRDefault="007A1F44" w:rsidP="003462A5">
            <w:pPr>
              <w:pStyle w:val="TableEntryHeader"/>
              <w:rPr>
                <w:noProof w:val="0"/>
              </w:rPr>
            </w:pPr>
            <w:r w:rsidRPr="00A03C55">
              <w:rPr>
                <w:noProof w:val="0"/>
              </w:rPr>
              <w:t>Destination</w:t>
            </w:r>
          </w:p>
          <w:p w14:paraId="02530680"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62D111A"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49F5D98E"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7A7F586" w14:textId="77777777" w:rsidR="007A1F44" w:rsidRPr="00A03C55" w:rsidRDefault="007A1F44" w:rsidP="00B20954">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1D9923CD" w14:textId="77777777">
        <w:trPr>
          <w:cantSplit/>
        </w:trPr>
        <w:tc>
          <w:tcPr>
            <w:tcW w:w="1548" w:type="dxa"/>
            <w:vMerge/>
            <w:textDirection w:val="btLr"/>
            <w:vAlign w:val="center"/>
          </w:tcPr>
          <w:p w14:paraId="1AA98AEC" w14:textId="77777777" w:rsidR="007A1F44" w:rsidRPr="00A03C55" w:rsidRDefault="007A1F44" w:rsidP="005130ED">
            <w:pPr>
              <w:pStyle w:val="TableLabel"/>
              <w:rPr>
                <w:noProof w:val="0"/>
                <w:sz w:val="16"/>
              </w:rPr>
            </w:pPr>
          </w:p>
        </w:tc>
        <w:tc>
          <w:tcPr>
            <w:tcW w:w="2520" w:type="dxa"/>
            <w:vAlign w:val="center"/>
          </w:tcPr>
          <w:p w14:paraId="75433109"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2DBD1F8B" w14:textId="77777777" w:rsidR="007A1F44" w:rsidRPr="00A03C55" w:rsidRDefault="007A1F44" w:rsidP="005130ED">
            <w:pPr>
              <w:pStyle w:val="TableEntry"/>
              <w:jc w:val="center"/>
              <w:rPr>
                <w:noProof w:val="0"/>
                <w:sz w:val="16"/>
              </w:rPr>
            </w:pPr>
            <w:r w:rsidRPr="00A03C55">
              <w:rPr>
                <w:i/>
                <w:iCs/>
                <w:noProof w:val="0"/>
                <w:sz w:val="16"/>
              </w:rPr>
              <w:t>U</w:t>
            </w:r>
          </w:p>
        </w:tc>
        <w:tc>
          <w:tcPr>
            <w:tcW w:w="4968" w:type="dxa"/>
            <w:vAlign w:val="center"/>
          </w:tcPr>
          <w:p w14:paraId="4B6FDDB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048D12C" w14:textId="77777777">
        <w:trPr>
          <w:cantSplit/>
        </w:trPr>
        <w:tc>
          <w:tcPr>
            <w:tcW w:w="1548" w:type="dxa"/>
            <w:vMerge/>
            <w:textDirection w:val="btLr"/>
            <w:vAlign w:val="center"/>
          </w:tcPr>
          <w:p w14:paraId="16FF280C" w14:textId="77777777" w:rsidR="007A1F44" w:rsidRPr="00A03C55" w:rsidRDefault="007A1F44" w:rsidP="005130ED">
            <w:pPr>
              <w:pStyle w:val="TableLabel"/>
              <w:rPr>
                <w:noProof w:val="0"/>
                <w:sz w:val="16"/>
              </w:rPr>
            </w:pPr>
          </w:p>
        </w:tc>
        <w:tc>
          <w:tcPr>
            <w:tcW w:w="2520" w:type="dxa"/>
            <w:vAlign w:val="center"/>
          </w:tcPr>
          <w:p w14:paraId="55B00D27"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5DF5853B" w14:textId="77777777" w:rsidR="007A1F44" w:rsidRPr="00A03C55" w:rsidRDefault="007A1F44" w:rsidP="005130ED">
            <w:pPr>
              <w:pStyle w:val="TableEntry"/>
              <w:jc w:val="center"/>
              <w:rPr>
                <w:noProof w:val="0"/>
                <w:sz w:val="16"/>
              </w:rPr>
            </w:pPr>
            <w:r w:rsidRPr="00A03C55">
              <w:rPr>
                <w:i/>
                <w:iCs/>
                <w:noProof w:val="0"/>
                <w:sz w:val="16"/>
              </w:rPr>
              <w:t>U</w:t>
            </w:r>
          </w:p>
        </w:tc>
        <w:tc>
          <w:tcPr>
            <w:tcW w:w="4968" w:type="dxa"/>
            <w:vAlign w:val="center"/>
          </w:tcPr>
          <w:p w14:paraId="2F051023"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41E9E10" w14:textId="77777777">
        <w:trPr>
          <w:cantSplit/>
        </w:trPr>
        <w:tc>
          <w:tcPr>
            <w:tcW w:w="1548" w:type="dxa"/>
            <w:vMerge/>
            <w:textDirection w:val="btLr"/>
            <w:vAlign w:val="center"/>
          </w:tcPr>
          <w:p w14:paraId="348D899C" w14:textId="77777777" w:rsidR="007A1F44" w:rsidRPr="00A03C55" w:rsidRDefault="007A1F44" w:rsidP="0098263A">
            <w:pPr>
              <w:pStyle w:val="TableLabel"/>
              <w:rPr>
                <w:noProof w:val="0"/>
                <w:sz w:val="16"/>
              </w:rPr>
            </w:pPr>
          </w:p>
        </w:tc>
        <w:tc>
          <w:tcPr>
            <w:tcW w:w="2520" w:type="dxa"/>
            <w:vAlign w:val="center"/>
          </w:tcPr>
          <w:p w14:paraId="34E4ECA1" w14:textId="77777777" w:rsidR="007A1F44" w:rsidRPr="00A03C55" w:rsidRDefault="007A1F44" w:rsidP="005D1C75">
            <w:pPr>
              <w:pStyle w:val="TableEntry"/>
              <w:rPr>
                <w:i/>
                <w:iCs/>
                <w:noProof w:val="0"/>
                <w:sz w:val="16"/>
              </w:rPr>
            </w:pPr>
            <w:r w:rsidRPr="00A03C55">
              <w:rPr>
                <w:i/>
                <w:iCs/>
                <w:noProof w:val="0"/>
                <w:sz w:val="16"/>
              </w:rPr>
              <w:t>UserIsRequestor</w:t>
            </w:r>
          </w:p>
        </w:tc>
        <w:tc>
          <w:tcPr>
            <w:tcW w:w="630" w:type="dxa"/>
            <w:vAlign w:val="center"/>
          </w:tcPr>
          <w:p w14:paraId="4D56B6DA"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12B1A549"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1FBEC8C3" w14:textId="77777777">
        <w:trPr>
          <w:cantSplit/>
        </w:trPr>
        <w:tc>
          <w:tcPr>
            <w:tcW w:w="1548" w:type="dxa"/>
            <w:vMerge/>
            <w:textDirection w:val="btLr"/>
            <w:vAlign w:val="center"/>
          </w:tcPr>
          <w:p w14:paraId="65A29CA8" w14:textId="77777777" w:rsidR="007A1F44" w:rsidRPr="00A03C55" w:rsidRDefault="007A1F44" w:rsidP="005130ED">
            <w:pPr>
              <w:pStyle w:val="TableLabel"/>
              <w:rPr>
                <w:noProof w:val="0"/>
                <w:sz w:val="16"/>
              </w:rPr>
            </w:pPr>
          </w:p>
        </w:tc>
        <w:tc>
          <w:tcPr>
            <w:tcW w:w="2520" w:type="dxa"/>
            <w:vAlign w:val="center"/>
          </w:tcPr>
          <w:p w14:paraId="2A60D8DC"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606C451D"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4A45788" w14:textId="77777777" w:rsidR="007A1F44" w:rsidRPr="00A03C55" w:rsidRDefault="007A1F44" w:rsidP="005130ED">
            <w:pPr>
              <w:pStyle w:val="TableEntry"/>
              <w:rPr>
                <w:noProof w:val="0"/>
                <w:sz w:val="16"/>
              </w:rPr>
            </w:pPr>
            <w:r w:rsidRPr="00A03C55">
              <w:rPr>
                <w:noProof w:val="0"/>
                <w:sz w:val="16"/>
              </w:rPr>
              <w:t>EV(110152, DCM, “Destination”)</w:t>
            </w:r>
          </w:p>
        </w:tc>
      </w:tr>
      <w:tr w:rsidR="007A1F44" w:rsidRPr="00A03C55" w14:paraId="0A8FF010" w14:textId="77777777">
        <w:trPr>
          <w:cantSplit/>
        </w:trPr>
        <w:tc>
          <w:tcPr>
            <w:tcW w:w="1548" w:type="dxa"/>
            <w:vMerge/>
            <w:textDirection w:val="btLr"/>
            <w:vAlign w:val="center"/>
          </w:tcPr>
          <w:p w14:paraId="752897D6" w14:textId="77777777" w:rsidR="007A1F44" w:rsidRPr="00A03C55" w:rsidRDefault="007A1F44" w:rsidP="005130ED">
            <w:pPr>
              <w:pStyle w:val="TableLabel"/>
              <w:rPr>
                <w:noProof w:val="0"/>
                <w:sz w:val="16"/>
              </w:rPr>
            </w:pPr>
          </w:p>
        </w:tc>
        <w:tc>
          <w:tcPr>
            <w:tcW w:w="2520" w:type="dxa"/>
            <w:vAlign w:val="center"/>
          </w:tcPr>
          <w:p w14:paraId="3155D305"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448D3E68"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79A00294"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0744E6DE" w14:textId="77777777" w:rsidTr="00D372D5">
        <w:trPr>
          <w:cantSplit/>
        </w:trPr>
        <w:tc>
          <w:tcPr>
            <w:tcW w:w="1548" w:type="dxa"/>
            <w:vMerge/>
            <w:textDirection w:val="btLr"/>
            <w:vAlign w:val="center"/>
          </w:tcPr>
          <w:p w14:paraId="4EF958DF" w14:textId="77777777" w:rsidR="007A1F44" w:rsidRPr="00A03C55" w:rsidRDefault="007A1F44" w:rsidP="005130ED">
            <w:pPr>
              <w:pStyle w:val="TableLabel"/>
              <w:rPr>
                <w:noProof w:val="0"/>
                <w:sz w:val="16"/>
              </w:rPr>
            </w:pPr>
          </w:p>
        </w:tc>
        <w:tc>
          <w:tcPr>
            <w:tcW w:w="2520" w:type="dxa"/>
            <w:vAlign w:val="center"/>
          </w:tcPr>
          <w:p w14:paraId="4ED352A7"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1C16C33C"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04CA439" w14:textId="77777777" w:rsidR="007A1F44" w:rsidRPr="00A03C55" w:rsidRDefault="007A1F44" w:rsidP="005130ED">
            <w:pPr>
              <w:pStyle w:val="TableEntry"/>
              <w:rPr>
                <w:noProof w:val="0"/>
                <w:sz w:val="16"/>
              </w:rPr>
            </w:pPr>
            <w:r w:rsidRPr="00A03C55">
              <w:rPr>
                <w:noProof w:val="0"/>
                <w:sz w:val="16"/>
              </w:rPr>
              <w:t>The machine name or IP address.</w:t>
            </w:r>
          </w:p>
        </w:tc>
      </w:tr>
    </w:tbl>
    <w:p w14:paraId="7959830D" w14:textId="77777777" w:rsidR="007A1F44" w:rsidRPr="00A03C55"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44C5829C" w14:textId="77777777">
        <w:trPr>
          <w:cantSplit/>
        </w:trPr>
        <w:tc>
          <w:tcPr>
            <w:tcW w:w="1728" w:type="dxa"/>
            <w:vMerge w:val="restart"/>
          </w:tcPr>
          <w:p w14:paraId="7A057099" w14:textId="77777777" w:rsidR="007A1F44" w:rsidRPr="00A03C55" w:rsidRDefault="007A1F44" w:rsidP="003462A5">
            <w:pPr>
              <w:pStyle w:val="TableEntryHeader"/>
              <w:rPr>
                <w:noProof w:val="0"/>
              </w:rPr>
            </w:pPr>
            <w:r w:rsidRPr="00A03C55">
              <w:rPr>
                <w:noProof w:val="0"/>
              </w:rPr>
              <w:t>Audit Source</w:t>
            </w:r>
          </w:p>
          <w:p w14:paraId="3DBD868F"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2ADFE1DC" w14:textId="77777777" w:rsidR="007A1F44" w:rsidRPr="00A03C55" w:rsidRDefault="007A1F44" w:rsidP="005130ED">
            <w:pPr>
              <w:pStyle w:val="TableEntry"/>
              <w:rPr>
                <w:i/>
                <w:iCs/>
                <w:noProof w:val="0"/>
                <w:sz w:val="16"/>
              </w:rPr>
            </w:pPr>
            <w:r w:rsidRPr="00A03C55">
              <w:rPr>
                <w:i/>
                <w:iCs/>
                <w:noProof w:val="0"/>
                <w:sz w:val="16"/>
              </w:rPr>
              <w:t>AuditSourceID</w:t>
            </w:r>
          </w:p>
        </w:tc>
        <w:tc>
          <w:tcPr>
            <w:tcW w:w="630" w:type="dxa"/>
            <w:vAlign w:val="center"/>
          </w:tcPr>
          <w:p w14:paraId="69E87A7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6AEA390" w14:textId="77777777" w:rsidR="007A1F44" w:rsidRPr="00A03C55" w:rsidRDefault="00826C00" w:rsidP="003E066E">
            <w:pPr>
              <w:pStyle w:val="TableEntry"/>
              <w:rPr>
                <w:i/>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74FA023D" w14:textId="77777777">
        <w:trPr>
          <w:cantSplit/>
        </w:trPr>
        <w:tc>
          <w:tcPr>
            <w:tcW w:w="1728" w:type="dxa"/>
            <w:vMerge/>
            <w:textDirection w:val="btLr"/>
            <w:vAlign w:val="center"/>
          </w:tcPr>
          <w:p w14:paraId="68307675" w14:textId="77777777" w:rsidR="007A1F44" w:rsidRPr="00A03C55" w:rsidRDefault="007A1F44" w:rsidP="005130ED">
            <w:pPr>
              <w:pStyle w:val="TableLabel"/>
              <w:rPr>
                <w:noProof w:val="0"/>
                <w:sz w:val="16"/>
              </w:rPr>
            </w:pPr>
          </w:p>
        </w:tc>
        <w:tc>
          <w:tcPr>
            <w:tcW w:w="2340" w:type="dxa"/>
            <w:vAlign w:val="center"/>
          </w:tcPr>
          <w:p w14:paraId="263D53E7" w14:textId="77777777" w:rsidR="007A1F44" w:rsidRPr="00A03C55" w:rsidRDefault="007A1F44" w:rsidP="005130ED">
            <w:pPr>
              <w:pStyle w:val="TableEntry"/>
              <w:rPr>
                <w:i/>
                <w:iCs/>
                <w:noProof w:val="0"/>
                <w:sz w:val="16"/>
              </w:rPr>
            </w:pPr>
            <w:r w:rsidRPr="00A03C55">
              <w:rPr>
                <w:i/>
                <w:iCs/>
                <w:noProof w:val="0"/>
                <w:sz w:val="16"/>
              </w:rPr>
              <w:t>AuditEnterpriseSiteID</w:t>
            </w:r>
          </w:p>
        </w:tc>
        <w:tc>
          <w:tcPr>
            <w:tcW w:w="630" w:type="dxa"/>
            <w:vAlign w:val="center"/>
          </w:tcPr>
          <w:p w14:paraId="19C87FE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BDEFF6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628C501" w14:textId="77777777">
        <w:trPr>
          <w:cantSplit/>
        </w:trPr>
        <w:tc>
          <w:tcPr>
            <w:tcW w:w="1728" w:type="dxa"/>
            <w:vMerge/>
            <w:textDirection w:val="btLr"/>
            <w:vAlign w:val="center"/>
          </w:tcPr>
          <w:p w14:paraId="3634D1DA" w14:textId="77777777" w:rsidR="007A1F44" w:rsidRPr="00A03C55" w:rsidRDefault="007A1F44" w:rsidP="005130ED">
            <w:pPr>
              <w:pStyle w:val="TableLabel"/>
              <w:rPr>
                <w:noProof w:val="0"/>
                <w:sz w:val="16"/>
              </w:rPr>
            </w:pPr>
          </w:p>
        </w:tc>
        <w:tc>
          <w:tcPr>
            <w:tcW w:w="2340" w:type="dxa"/>
            <w:vAlign w:val="center"/>
          </w:tcPr>
          <w:p w14:paraId="23635D0E" w14:textId="77777777" w:rsidR="007A1F44" w:rsidRPr="00A03C55" w:rsidRDefault="007A1F44" w:rsidP="005130ED">
            <w:pPr>
              <w:pStyle w:val="TableEntry"/>
              <w:rPr>
                <w:i/>
                <w:iCs/>
                <w:noProof w:val="0"/>
                <w:sz w:val="16"/>
              </w:rPr>
            </w:pPr>
            <w:r w:rsidRPr="00A03C55">
              <w:rPr>
                <w:i/>
                <w:iCs/>
                <w:noProof w:val="0"/>
                <w:sz w:val="16"/>
              </w:rPr>
              <w:t>AuditSourceTypeCode</w:t>
            </w:r>
          </w:p>
        </w:tc>
        <w:tc>
          <w:tcPr>
            <w:tcW w:w="630" w:type="dxa"/>
            <w:vAlign w:val="center"/>
          </w:tcPr>
          <w:p w14:paraId="35F5B92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ECCE98E"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651A77BA" w14:textId="013E4689" w:rsidR="007A1F44" w:rsidRDefault="007A1F44" w:rsidP="008C0C7D"/>
    <w:p w14:paraId="4D2498B0" w14:textId="48EFF131" w:rsidR="005672BB" w:rsidRDefault="005672BB" w:rsidP="008C0C7D"/>
    <w:p w14:paraId="3804CA54" w14:textId="7591D694" w:rsidR="005672BB" w:rsidRDefault="005672BB" w:rsidP="008C0C7D"/>
    <w:p w14:paraId="76E1F46F" w14:textId="77777777" w:rsidR="005672BB" w:rsidRPr="00A03C55" w:rsidRDefault="005672BB"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9DA41D0" w14:textId="77777777" w:rsidTr="00D372D5">
        <w:trPr>
          <w:cantSplit/>
        </w:trPr>
        <w:tc>
          <w:tcPr>
            <w:tcW w:w="1548" w:type="dxa"/>
            <w:vMerge w:val="restart"/>
          </w:tcPr>
          <w:p w14:paraId="436FF589" w14:textId="77777777" w:rsidR="007A1F44" w:rsidRPr="00A03C55" w:rsidRDefault="007A1F44" w:rsidP="003462A5">
            <w:pPr>
              <w:pStyle w:val="TableEntryHeader"/>
              <w:rPr>
                <w:noProof w:val="0"/>
              </w:rPr>
            </w:pPr>
            <w:r w:rsidRPr="00A03C55">
              <w:rPr>
                <w:noProof w:val="0"/>
              </w:rPr>
              <w:lastRenderedPageBreak/>
              <w:t>Document URI</w:t>
            </w:r>
          </w:p>
          <w:p w14:paraId="392B4FE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4DA42CAD"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2E52BCB2"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71DB5F5"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43E86BFF" w14:textId="77777777">
        <w:trPr>
          <w:cantSplit/>
        </w:trPr>
        <w:tc>
          <w:tcPr>
            <w:tcW w:w="1548" w:type="dxa"/>
            <w:vMerge/>
            <w:vAlign w:val="center"/>
          </w:tcPr>
          <w:p w14:paraId="151B78D2" w14:textId="77777777" w:rsidR="007A1F44" w:rsidRPr="00A03C55" w:rsidRDefault="007A1F44" w:rsidP="005130ED">
            <w:pPr>
              <w:pStyle w:val="TableLabel"/>
              <w:rPr>
                <w:noProof w:val="0"/>
                <w:sz w:val="16"/>
              </w:rPr>
            </w:pPr>
          </w:p>
        </w:tc>
        <w:tc>
          <w:tcPr>
            <w:tcW w:w="2520" w:type="dxa"/>
            <w:vAlign w:val="center"/>
          </w:tcPr>
          <w:p w14:paraId="59F6C2DD"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6A9E896D"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5F0AFF13" w14:textId="77777777" w:rsidR="007A1F44" w:rsidRPr="00A03C55" w:rsidRDefault="007A1F44" w:rsidP="005130ED">
            <w:pPr>
              <w:pStyle w:val="TableEntry"/>
              <w:rPr>
                <w:b/>
                <w:i/>
                <w:noProof w:val="0"/>
                <w:sz w:val="16"/>
              </w:rPr>
            </w:pPr>
            <w:r w:rsidRPr="00A03C55">
              <w:rPr>
                <w:noProof w:val="0"/>
                <w:sz w:val="16"/>
              </w:rPr>
              <w:t>“3” (report)</w:t>
            </w:r>
          </w:p>
        </w:tc>
      </w:tr>
      <w:tr w:rsidR="007A1F44" w:rsidRPr="00A03C55" w14:paraId="5E327D1D" w14:textId="77777777">
        <w:trPr>
          <w:cantSplit/>
        </w:trPr>
        <w:tc>
          <w:tcPr>
            <w:tcW w:w="1548" w:type="dxa"/>
            <w:vMerge/>
            <w:vAlign w:val="center"/>
          </w:tcPr>
          <w:p w14:paraId="4683E549" w14:textId="77777777" w:rsidR="007A1F44" w:rsidRPr="00A03C55" w:rsidRDefault="007A1F44" w:rsidP="005130ED">
            <w:pPr>
              <w:pStyle w:val="TableLabel"/>
              <w:rPr>
                <w:noProof w:val="0"/>
                <w:sz w:val="16"/>
              </w:rPr>
            </w:pPr>
          </w:p>
        </w:tc>
        <w:tc>
          <w:tcPr>
            <w:tcW w:w="2520" w:type="dxa"/>
            <w:vAlign w:val="center"/>
          </w:tcPr>
          <w:p w14:paraId="4CFFFE94"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13D6648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2DB9D6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75B41E0D" w14:textId="77777777">
        <w:trPr>
          <w:cantSplit/>
        </w:trPr>
        <w:tc>
          <w:tcPr>
            <w:tcW w:w="1548" w:type="dxa"/>
            <w:vMerge/>
            <w:vAlign w:val="center"/>
          </w:tcPr>
          <w:p w14:paraId="51F6B5AC" w14:textId="77777777" w:rsidR="007A1F44" w:rsidRPr="00A03C55" w:rsidRDefault="007A1F44" w:rsidP="005130ED">
            <w:pPr>
              <w:pStyle w:val="TableLabel"/>
              <w:rPr>
                <w:noProof w:val="0"/>
                <w:sz w:val="16"/>
              </w:rPr>
            </w:pPr>
          </w:p>
        </w:tc>
        <w:tc>
          <w:tcPr>
            <w:tcW w:w="2520" w:type="dxa"/>
            <w:vAlign w:val="center"/>
          </w:tcPr>
          <w:p w14:paraId="00A47628"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40559ADF"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2F233BA6" w14:textId="77777777" w:rsidR="007A1F44" w:rsidRPr="00A03C55" w:rsidRDefault="00826C00" w:rsidP="005130ED">
            <w:pPr>
              <w:pStyle w:val="TableEntry"/>
              <w:rPr>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2B02EA41" w14:textId="77777777">
        <w:trPr>
          <w:cantSplit/>
        </w:trPr>
        <w:tc>
          <w:tcPr>
            <w:tcW w:w="1548" w:type="dxa"/>
            <w:vMerge/>
            <w:vAlign w:val="center"/>
          </w:tcPr>
          <w:p w14:paraId="19F1D542" w14:textId="77777777" w:rsidR="007A1F44" w:rsidRPr="00A03C55" w:rsidRDefault="007A1F44" w:rsidP="005130ED">
            <w:pPr>
              <w:pStyle w:val="TableLabel"/>
              <w:rPr>
                <w:noProof w:val="0"/>
                <w:sz w:val="16"/>
              </w:rPr>
            </w:pPr>
          </w:p>
        </w:tc>
        <w:tc>
          <w:tcPr>
            <w:tcW w:w="2520" w:type="dxa"/>
            <w:vAlign w:val="center"/>
          </w:tcPr>
          <w:p w14:paraId="6D8EF441"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203D530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BA81A3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203CFC0" w14:textId="77777777">
        <w:trPr>
          <w:cantSplit/>
        </w:trPr>
        <w:tc>
          <w:tcPr>
            <w:tcW w:w="1548" w:type="dxa"/>
            <w:vMerge/>
            <w:vAlign w:val="center"/>
          </w:tcPr>
          <w:p w14:paraId="29E188AC" w14:textId="77777777" w:rsidR="007A1F44" w:rsidRPr="00A03C55" w:rsidRDefault="007A1F44" w:rsidP="005130ED">
            <w:pPr>
              <w:pStyle w:val="AppendixHeading3"/>
              <w:rPr>
                <w:noProof w:val="0"/>
                <w:sz w:val="16"/>
              </w:rPr>
            </w:pPr>
            <w:bookmarkStart w:id="1223" w:name="_Toc398544326"/>
            <w:bookmarkEnd w:id="1223"/>
          </w:p>
        </w:tc>
        <w:tc>
          <w:tcPr>
            <w:tcW w:w="2520" w:type="dxa"/>
            <w:vAlign w:val="center"/>
          </w:tcPr>
          <w:p w14:paraId="4C44E5C8"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0A300572"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6F4DAD72" w14:textId="77777777" w:rsidR="007A1F44" w:rsidRPr="00A03C55" w:rsidRDefault="007A1F44" w:rsidP="005130ED">
            <w:pPr>
              <w:pStyle w:val="TableEntry"/>
              <w:rPr>
                <w:iCs/>
                <w:noProof w:val="0"/>
                <w:sz w:val="16"/>
              </w:rPr>
            </w:pPr>
            <w:r w:rsidRPr="00A03C55">
              <w:rPr>
                <w:iCs/>
                <w:noProof w:val="0"/>
                <w:sz w:val="16"/>
              </w:rPr>
              <w:t>The value of &lt;ihe:DocumentUniqueId/&gt;</w:t>
            </w:r>
          </w:p>
        </w:tc>
      </w:tr>
      <w:tr w:rsidR="007A1F44" w:rsidRPr="00A03C55" w14:paraId="3DAD0F32" w14:textId="77777777">
        <w:trPr>
          <w:cantSplit/>
        </w:trPr>
        <w:tc>
          <w:tcPr>
            <w:tcW w:w="1548" w:type="dxa"/>
            <w:vMerge/>
            <w:vAlign w:val="center"/>
          </w:tcPr>
          <w:p w14:paraId="3745AA6E" w14:textId="77777777" w:rsidR="007A1F44" w:rsidRPr="00A03C55" w:rsidRDefault="007A1F44" w:rsidP="005130ED">
            <w:pPr>
              <w:pStyle w:val="TableLabel"/>
              <w:rPr>
                <w:noProof w:val="0"/>
                <w:sz w:val="16"/>
              </w:rPr>
            </w:pPr>
          </w:p>
        </w:tc>
        <w:tc>
          <w:tcPr>
            <w:tcW w:w="2520" w:type="dxa"/>
            <w:vAlign w:val="center"/>
          </w:tcPr>
          <w:p w14:paraId="06A801DA"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765BAB09" w14:textId="77777777" w:rsidR="007A1F44" w:rsidRPr="00A03C55" w:rsidRDefault="007A1F44" w:rsidP="005130ED">
            <w:pPr>
              <w:pStyle w:val="TableEntry"/>
              <w:jc w:val="center"/>
              <w:rPr>
                <w:noProof w:val="0"/>
                <w:sz w:val="16"/>
              </w:rPr>
            </w:pPr>
            <w:r w:rsidRPr="00A03C55">
              <w:rPr>
                <w:noProof w:val="0"/>
                <w:sz w:val="16"/>
              </w:rPr>
              <w:t>C</w:t>
            </w:r>
          </w:p>
        </w:tc>
        <w:tc>
          <w:tcPr>
            <w:tcW w:w="4968" w:type="dxa"/>
            <w:vAlign w:val="center"/>
          </w:tcPr>
          <w:p w14:paraId="35BD63D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8C8B197" w14:textId="77777777">
        <w:trPr>
          <w:cantSplit/>
        </w:trPr>
        <w:tc>
          <w:tcPr>
            <w:tcW w:w="1548" w:type="dxa"/>
            <w:vMerge/>
            <w:vAlign w:val="center"/>
          </w:tcPr>
          <w:p w14:paraId="332CB8F2" w14:textId="77777777" w:rsidR="007A1F44" w:rsidRPr="00A03C55" w:rsidRDefault="007A1F44" w:rsidP="005130ED">
            <w:pPr>
              <w:pStyle w:val="AppendixHeading3"/>
              <w:rPr>
                <w:noProof w:val="0"/>
                <w:sz w:val="16"/>
              </w:rPr>
            </w:pPr>
            <w:bookmarkStart w:id="1224" w:name="_Toc398544327"/>
            <w:bookmarkEnd w:id="1224"/>
          </w:p>
        </w:tc>
        <w:tc>
          <w:tcPr>
            <w:tcW w:w="2520" w:type="dxa"/>
            <w:vAlign w:val="center"/>
          </w:tcPr>
          <w:p w14:paraId="55BFF634"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4054FE0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7A179C1"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0EBDB03D" w14:textId="77777777">
        <w:trPr>
          <w:cantSplit/>
        </w:trPr>
        <w:tc>
          <w:tcPr>
            <w:tcW w:w="1548" w:type="dxa"/>
            <w:vMerge/>
            <w:vAlign w:val="center"/>
          </w:tcPr>
          <w:p w14:paraId="3651A47B" w14:textId="77777777" w:rsidR="007A1F44" w:rsidRPr="00A03C55" w:rsidRDefault="007A1F44" w:rsidP="005130ED">
            <w:pPr>
              <w:pStyle w:val="TableLabel"/>
              <w:rPr>
                <w:noProof w:val="0"/>
                <w:sz w:val="16"/>
              </w:rPr>
            </w:pPr>
          </w:p>
        </w:tc>
        <w:tc>
          <w:tcPr>
            <w:tcW w:w="2520" w:type="dxa"/>
            <w:vAlign w:val="center"/>
          </w:tcPr>
          <w:p w14:paraId="751FC61E" w14:textId="77777777" w:rsidR="007A1F44" w:rsidRPr="00A03C55" w:rsidRDefault="007A1F44" w:rsidP="005D1C75">
            <w:pPr>
              <w:pStyle w:val="TableEntry"/>
              <w:rPr>
                <w:noProof w:val="0"/>
                <w:sz w:val="16"/>
              </w:rPr>
            </w:pPr>
            <w:r w:rsidRPr="00A03C55">
              <w:rPr>
                <w:noProof w:val="0"/>
                <w:sz w:val="16"/>
              </w:rPr>
              <w:t>ParticipantObjectDetail</w:t>
            </w:r>
          </w:p>
        </w:tc>
        <w:tc>
          <w:tcPr>
            <w:tcW w:w="630" w:type="dxa"/>
            <w:vAlign w:val="center"/>
          </w:tcPr>
          <w:p w14:paraId="5F005905" w14:textId="77777777" w:rsidR="007A1F44" w:rsidRPr="00A03C55" w:rsidRDefault="007A1F44" w:rsidP="005D1C75">
            <w:pPr>
              <w:pStyle w:val="TableEntry"/>
              <w:jc w:val="center"/>
              <w:rPr>
                <w:noProof w:val="0"/>
                <w:sz w:val="16"/>
              </w:rPr>
            </w:pPr>
            <w:r w:rsidRPr="00A03C55">
              <w:rPr>
                <w:noProof w:val="0"/>
                <w:sz w:val="16"/>
              </w:rPr>
              <w:t>M</w:t>
            </w:r>
          </w:p>
        </w:tc>
        <w:tc>
          <w:tcPr>
            <w:tcW w:w="4968" w:type="dxa"/>
            <w:vAlign w:val="center"/>
          </w:tcPr>
          <w:p w14:paraId="2B63F2DA" w14:textId="77777777" w:rsidR="007A1F44" w:rsidRPr="00A03C55" w:rsidRDefault="007A1F44" w:rsidP="000E28F2">
            <w:pPr>
              <w:pStyle w:val="TableEntry"/>
              <w:snapToGrid w:val="0"/>
              <w:rPr>
                <w:bCs/>
                <w:noProof w:val="0"/>
                <w:sz w:val="16"/>
              </w:rPr>
            </w:pPr>
            <w:r w:rsidRPr="00A03C55">
              <w:rPr>
                <w:bCs/>
                <w:noProof w:val="0"/>
                <w:sz w:val="16"/>
              </w:rPr>
              <w:t xml:space="preserve">The ParticipantObjectDetail element may occur more than once. </w:t>
            </w:r>
          </w:p>
          <w:p w14:paraId="34686D76" w14:textId="77777777" w:rsidR="007A1F44" w:rsidRPr="00A03C55" w:rsidRDefault="007A1F44" w:rsidP="005130ED">
            <w:pPr>
              <w:pStyle w:val="TableEntry"/>
              <w:rPr>
                <w:iCs/>
                <w:noProof w:val="0"/>
                <w:sz w:val="16"/>
              </w:rPr>
            </w:pPr>
            <w:r w:rsidRPr="00A03C55">
              <w:rPr>
                <w:iCs/>
                <w:noProof w:val="0"/>
                <w:sz w:val="16"/>
              </w:rPr>
              <w:t>In one element, the value of &lt;ihe:RepositoryUniqueId/&gt; in value attribute, “Repository Unique Id” in type attribute</w:t>
            </w:r>
          </w:p>
          <w:p w14:paraId="253C20A9" w14:textId="349B592A" w:rsidR="007A1F44" w:rsidRPr="00A03C55" w:rsidRDefault="007A1F44" w:rsidP="005130ED">
            <w:pPr>
              <w:pStyle w:val="TableEntry"/>
              <w:rPr>
                <w:noProof w:val="0"/>
                <w:sz w:val="16"/>
              </w:rPr>
            </w:pPr>
            <w:r w:rsidRPr="00A03C55">
              <w:rPr>
                <w:noProof w:val="0"/>
                <w:sz w:val="16"/>
              </w:rPr>
              <w:t>In another element, the value of</w:t>
            </w:r>
            <w:r w:rsidR="00952DDA" w:rsidRPr="00A03C55">
              <w:rPr>
                <w:noProof w:val="0"/>
                <w:sz w:val="16"/>
              </w:rPr>
              <w:t xml:space="preserve"> </w:t>
            </w:r>
            <w:r w:rsidRPr="00A03C55">
              <w:rPr>
                <w:noProof w:val="0"/>
                <w:sz w:val="16"/>
              </w:rPr>
              <w:t xml:space="preserve">“ihe:homeCommunityID” as the value of the attribute </w:t>
            </w:r>
            <w:r w:rsidRPr="00A03C55">
              <w:rPr>
                <w:i/>
                <w:noProof w:val="0"/>
                <w:sz w:val="16"/>
              </w:rPr>
              <w:t>type</w:t>
            </w:r>
            <w:r w:rsidRPr="00A03C55">
              <w:rPr>
                <w:noProof w:val="0"/>
                <w:sz w:val="16"/>
              </w:rPr>
              <w:t xml:space="preserve"> and the value of the homeCommunityID as the value</w:t>
            </w:r>
            <w:r w:rsidR="00952DDA" w:rsidRPr="00A03C55">
              <w:rPr>
                <w:noProof w:val="0"/>
                <w:sz w:val="16"/>
              </w:rPr>
              <w:t xml:space="preserve"> </w:t>
            </w:r>
            <w:r w:rsidRPr="00A03C55">
              <w:rPr>
                <w:noProof w:val="0"/>
                <w:sz w:val="16"/>
              </w:rPr>
              <w:t xml:space="preserve">of the attribute </w:t>
            </w:r>
            <w:r w:rsidRPr="00A03C55">
              <w:rPr>
                <w:i/>
                <w:noProof w:val="0"/>
                <w:sz w:val="16"/>
              </w:rPr>
              <w:t>value</w:t>
            </w:r>
          </w:p>
        </w:tc>
      </w:tr>
    </w:tbl>
    <w:p w14:paraId="1E1EDA85" w14:textId="77777777" w:rsidR="007A1F44" w:rsidRPr="00A03C55" w:rsidRDefault="007A1F44" w:rsidP="00601E92">
      <w:pPr>
        <w:pStyle w:val="BodyText"/>
      </w:pPr>
      <w:bookmarkStart w:id="1225" w:name="_Toc169692669"/>
      <w:bookmarkStart w:id="1226" w:name="_Toc174274305"/>
      <w:bookmarkStart w:id="1227" w:name="_Toc174875001"/>
      <w:bookmarkStart w:id="1228" w:name="_Toc174876004"/>
      <w:bookmarkStart w:id="1229" w:name="_Toc237312369"/>
      <w:bookmarkStart w:id="1230" w:name="_Toc269052445"/>
      <w:bookmarkStart w:id="1231" w:name="_Toc268877331"/>
      <w:bookmarkStart w:id="1232" w:name="_Toc268877405"/>
      <w:bookmarkStart w:id="1233" w:name="_Toc269212454"/>
    </w:p>
    <w:p w14:paraId="20B1E94C" w14:textId="77777777" w:rsidR="007A1F44" w:rsidRPr="00A03C55" w:rsidRDefault="007A1F44" w:rsidP="00A90064">
      <w:pPr>
        <w:pStyle w:val="Heading2"/>
        <w:numPr>
          <w:ilvl w:val="0"/>
          <w:numId w:val="0"/>
        </w:numPr>
        <w:tabs>
          <w:tab w:val="clear" w:pos="2160"/>
        </w:tabs>
        <w:rPr>
          <w:noProof w:val="0"/>
        </w:rPr>
      </w:pPr>
      <w:r w:rsidRPr="00A03C55">
        <w:rPr>
          <w:noProof w:val="0"/>
        </w:rPr>
        <w:br w:type="page"/>
      </w:r>
      <w:bookmarkStart w:id="1234" w:name="_Toc398544328"/>
      <w:bookmarkStart w:id="1235" w:name="_Toc398717980"/>
      <w:bookmarkStart w:id="1236" w:name="_Toc13773754"/>
      <w:r w:rsidRPr="00A03C55">
        <w:rPr>
          <w:noProof w:val="0"/>
        </w:rPr>
        <w:lastRenderedPageBreak/>
        <w:t>3.44 Patient Identity Feed HL7 V3</w:t>
      </w:r>
      <w:bookmarkEnd w:id="1225"/>
      <w:bookmarkEnd w:id="1226"/>
      <w:bookmarkEnd w:id="1227"/>
      <w:bookmarkEnd w:id="1228"/>
      <w:bookmarkEnd w:id="1229"/>
      <w:bookmarkEnd w:id="1230"/>
      <w:bookmarkEnd w:id="1234"/>
      <w:bookmarkEnd w:id="1235"/>
      <w:r w:rsidR="00903C21" w:rsidRPr="00A03C55">
        <w:rPr>
          <w:noProof w:val="0"/>
        </w:rPr>
        <w:t xml:space="preserve"> [ITI-44]</w:t>
      </w:r>
      <w:bookmarkEnd w:id="1236"/>
    </w:p>
    <w:p w14:paraId="644FDF4D" w14:textId="760AFC0C" w:rsidR="007A1F44" w:rsidRPr="00A03C55" w:rsidRDefault="007A1F44" w:rsidP="00A90064">
      <w:pPr>
        <w:pStyle w:val="BodyText"/>
      </w:pPr>
      <w:r w:rsidRPr="00A03C55">
        <w:t xml:space="preserve">This section corresponds to </w:t>
      </w:r>
      <w:r w:rsidR="00E77430" w:rsidRPr="00A03C55">
        <w:t>transaction</w:t>
      </w:r>
      <w:r w:rsidRPr="00A03C55">
        <w:t xml:space="preserve"> </w:t>
      </w:r>
      <w:r w:rsidR="00383577" w:rsidRPr="00A03C55">
        <w:t>[</w:t>
      </w:r>
      <w:r w:rsidRPr="00A03C55">
        <w:t>ITI-44</w:t>
      </w:r>
      <w:r w:rsidR="00383577" w:rsidRPr="00A03C55">
        <w:t>]</w:t>
      </w:r>
      <w:r w:rsidRPr="00A03C55">
        <w:t xml:space="preserve"> of the IHE IT Infrastructure Technical Framework. Transaction </w:t>
      </w:r>
      <w:r w:rsidR="00383577" w:rsidRPr="00A03C55">
        <w:t>[</w:t>
      </w:r>
      <w:r w:rsidRPr="00A03C55">
        <w:t>ITI-44</w:t>
      </w:r>
      <w:r w:rsidR="00383577" w:rsidRPr="00A03C55">
        <w:t>]</w:t>
      </w:r>
      <w:r w:rsidRPr="00A03C55">
        <w:t xml:space="preserve"> is used by the Patient Identity Source, Patient Identifier Cross-reference Manager and Document Registry Actors.</w:t>
      </w:r>
    </w:p>
    <w:p w14:paraId="67366CE1" w14:textId="77777777" w:rsidR="007A1F44" w:rsidRPr="00A03C55" w:rsidRDefault="007A1F44" w:rsidP="00A90064">
      <w:pPr>
        <w:pStyle w:val="Heading3"/>
        <w:numPr>
          <w:ilvl w:val="0"/>
          <w:numId w:val="0"/>
        </w:numPr>
        <w:tabs>
          <w:tab w:val="clear" w:pos="2160"/>
          <w:tab w:val="clear" w:pos="2880"/>
        </w:tabs>
        <w:rPr>
          <w:noProof w:val="0"/>
        </w:rPr>
      </w:pPr>
      <w:bookmarkStart w:id="1237" w:name="_Toc169692670"/>
      <w:bookmarkStart w:id="1238" w:name="_Toc269052446"/>
      <w:bookmarkStart w:id="1239" w:name="_Toc398544329"/>
      <w:bookmarkStart w:id="1240" w:name="_Toc398717981"/>
      <w:bookmarkStart w:id="1241" w:name="_Toc13773755"/>
      <w:r w:rsidRPr="00A03C55">
        <w:rPr>
          <w:noProof w:val="0"/>
        </w:rPr>
        <w:t>3.44.1 Scope</w:t>
      </w:r>
      <w:bookmarkEnd w:id="1237"/>
      <w:bookmarkEnd w:id="1238"/>
      <w:bookmarkEnd w:id="1239"/>
      <w:bookmarkEnd w:id="1240"/>
      <w:bookmarkEnd w:id="1241"/>
    </w:p>
    <w:p w14:paraId="2DFBE0C3" w14:textId="77777777" w:rsidR="007A1F44" w:rsidRPr="00A03C55" w:rsidRDefault="007A1F44" w:rsidP="00A90064">
      <w:pPr>
        <w:pStyle w:val="BodyText"/>
      </w:pPr>
      <w:r w:rsidRPr="00A03C55">
        <w:t>The scope is identical to ITI TF-2a: 3.8.1.</w:t>
      </w:r>
    </w:p>
    <w:p w14:paraId="32EA5755" w14:textId="77777777" w:rsidR="007A1F44" w:rsidRPr="00A03C55" w:rsidRDefault="007A1F44" w:rsidP="00A90064">
      <w:pPr>
        <w:pStyle w:val="Heading3"/>
        <w:numPr>
          <w:ilvl w:val="0"/>
          <w:numId w:val="0"/>
        </w:numPr>
        <w:tabs>
          <w:tab w:val="clear" w:pos="2160"/>
          <w:tab w:val="clear" w:pos="2880"/>
        </w:tabs>
        <w:rPr>
          <w:noProof w:val="0"/>
        </w:rPr>
      </w:pPr>
      <w:bookmarkStart w:id="1242" w:name="_Toc169692671"/>
      <w:bookmarkStart w:id="1243" w:name="_Toc269052447"/>
      <w:bookmarkStart w:id="1244" w:name="_Toc398544330"/>
      <w:bookmarkStart w:id="1245" w:name="_Toc398717982"/>
      <w:bookmarkStart w:id="1246" w:name="_Toc13773756"/>
      <w:r w:rsidRPr="00A03C55">
        <w:rPr>
          <w:rStyle w:val="ListBullet2Char"/>
          <w:noProof w:val="0"/>
        </w:rPr>
        <w:t>3.44.2 Use Case Role</w:t>
      </w:r>
      <w:r w:rsidRPr="00A03C55">
        <w:rPr>
          <w:noProof w:val="0"/>
        </w:rPr>
        <w:t>s</w:t>
      </w:r>
      <w:bookmarkEnd w:id="1242"/>
      <w:bookmarkEnd w:id="1243"/>
      <w:bookmarkEnd w:id="1244"/>
      <w:bookmarkEnd w:id="1245"/>
      <w:bookmarkEnd w:id="1246"/>
    </w:p>
    <w:p w14:paraId="63251E16" w14:textId="77777777" w:rsidR="007A1F44" w:rsidRPr="00A03C55" w:rsidRDefault="00886A83" w:rsidP="00D372D5">
      <w:pPr>
        <w:pStyle w:val="BodyText"/>
        <w:jc w:val="center"/>
      </w:pPr>
      <w:r w:rsidRPr="00A03C55">
        <w:rPr>
          <w:noProof/>
        </w:rPr>
        <w:object w:dxaOrig="6480" w:dyaOrig="1935" w14:anchorId="19BD2EA3">
          <v:shape id="_x0000_i1039" type="#_x0000_t75" alt="" style="width:331.9pt;height:97.2pt;mso-width-percent:0;mso-height-percent:0;mso-width-percent:0;mso-height-percent:0" o:ole="" o:allowoverlap="f" fillcolor="window">
            <v:imagedata r:id="rId114" o:title=""/>
          </v:shape>
          <o:OLEObject Type="Embed" ProgID="Word.Picture.8" ShapeID="_x0000_i1039" DrawAspect="Content" ObjectID="_1648459676" r:id="rId115"/>
        </w:object>
      </w:r>
    </w:p>
    <w:p w14:paraId="41A3E9EE" w14:textId="77777777" w:rsidR="00F75033" w:rsidRPr="00A03C55" w:rsidRDefault="00F75033" w:rsidP="00A90064">
      <w:pPr>
        <w:pStyle w:val="BodyText"/>
        <w:rPr>
          <w:b/>
        </w:rPr>
      </w:pPr>
    </w:p>
    <w:p w14:paraId="22001367" w14:textId="77777777" w:rsidR="007A1F44" w:rsidRPr="00A03C55" w:rsidRDefault="007A1F44" w:rsidP="00A90064">
      <w:pPr>
        <w:pStyle w:val="BodyText"/>
      </w:pPr>
      <w:r w:rsidRPr="00A03C55">
        <w:rPr>
          <w:b/>
        </w:rPr>
        <w:t>Actor:</w:t>
      </w:r>
      <w:r w:rsidRPr="00A03C55">
        <w:t xml:space="preserve"> Patient Identity Source</w:t>
      </w:r>
    </w:p>
    <w:p w14:paraId="77F50EFC" w14:textId="77777777" w:rsidR="007A1F44" w:rsidRPr="00A03C55" w:rsidRDefault="007A1F44" w:rsidP="00A90064">
      <w:pPr>
        <w:pStyle w:val="BodyText"/>
      </w:pPr>
      <w:r w:rsidRPr="00A03C55">
        <w:rPr>
          <w:b/>
        </w:rPr>
        <w:t xml:space="preserve">Role: </w:t>
      </w:r>
      <w:r w:rsidRPr="00A03C55">
        <w:t>Provides notification to the Patient Identifier Cross-reference Manager and Document Registry for any patient identification related events including: creation, updates, merges, etc.</w:t>
      </w:r>
    </w:p>
    <w:p w14:paraId="0F4CDF13" w14:textId="77777777" w:rsidR="007A1F44" w:rsidRPr="00A03C55" w:rsidRDefault="007A1F44" w:rsidP="00A90064">
      <w:pPr>
        <w:pStyle w:val="BodyText"/>
        <w:ind w:left="720"/>
        <w:rPr>
          <w:b/>
          <w:bCs/>
          <w:szCs w:val="24"/>
        </w:rPr>
      </w:pPr>
      <w:r w:rsidRPr="00A03C55">
        <w:rPr>
          <w:b/>
          <w:bCs/>
          <w:szCs w:val="24"/>
        </w:rPr>
        <w:t xml:space="preserve">Corresponding HL7 v3 Application Roles: </w:t>
      </w:r>
    </w:p>
    <w:p w14:paraId="13168365" w14:textId="77777777" w:rsidR="007A1F44" w:rsidRPr="00A03C55" w:rsidRDefault="007A1F44" w:rsidP="00A90064">
      <w:pPr>
        <w:pStyle w:val="BodyText"/>
        <w:ind w:left="720"/>
        <w:rPr>
          <w:bCs/>
          <w:szCs w:val="24"/>
        </w:rPr>
      </w:pPr>
      <w:r w:rsidRPr="00A03C55">
        <w:rPr>
          <w:bCs/>
          <w:szCs w:val="24"/>
        </w:rPr>
        <w:t>Patient Registry Informer (PRPA_AR201301UV02)</w:t>
      </w:r>
    </w:p>
    <w:p w14:paraId="61BB629A" w14:textId="77777777" w:rsidR="007A1F44" w:rsidRPr="00A03C55" w:rsidRDefault="007A1F44" w:rsidP="00A90064">
      <w:pPr>
        <w:pStyle w:val="BodyText"/>
      </w:pPr>
      <w:r w:rsidRPr="00A03C55">
        <w:rPr>
          <w:b/>
        </w:rPr>
        <w:t>Actor:</w:t>
      </w:r>
      <w:r w:rsidRPr="00A03C55">
        <w:t xml:space="preserve"> Patient Identifier Cross-reference Manager</w:t>
      </w:r>
    </w:p>
    <w:p w14:paraId="6CC28E87" w14:textId="77777777" w:rsidR="007A1F44" w:rsidRPr="00A03C55" w:rsidRDefault="007A1F44" w:rsidP="00A90064">
      <w:pPr>
        <w:pStyle w:val="BodyText"/>
      </w:pPr>
      <w:r w:rsidRPr="00A03C55">
        <w:rPr>
          <w:b/>
        </w:rPr>
        <w:t xml:space="preserve">Role: </w:t>
      </w:r>
      <w:r w:rsidRPr="00A03C55">
        <w:t>Serves a well-defined set of Patient Identification Domains. Based on information provided in each Patient Identification Domain by a Patient Identification Source Actor, it manages the cross-referencing of patient identifiers across Patient Identification Domains.</w:t>
      </w:r>
    </w:p>
    <w:p w14:paraId="7EE2B00C" w14:textId="77777777" w:rsidR="007A1F44" w:rsidRPr="00A03C55" w:rsidRDefault="007A1F44" w:rsidP="00A53067">
      <w:pPr>
        <w:pStyle w:val="BodyText"/>
        <w:ind w:left="720"/>
      </w:pPr>
      <w:r w:rsidRPr="00A03C55">
        <w:t xml:space="preserve">Corresponding HL7 v3 Application Roles: </w:t>
      </w:r>
    </w:p>
    <w:p w14:paraId="5988C8D9" w14:textId="77777777" w:rsidR="007A1F44" w:rsidRPr="00A03C55" w:rsidRDefault="007A1F44" w:rsidP="00A53067">
      <w:pPr>
        <w:pStyle w:val="BodyText"/>
        <w:ind w:left="720"/>
      </w:pPr>
      <w:r w:rsidRPr="00A03C55">
        <w:t xml:space="preserve">Patient Registry Tracker (PRPA_AR201302UV02) </w:t>
      </w:r>
    </w:p>
    <w:p w14:paraId="6F8E1CD9" w14:textId="77777777" w:rsidR="007A1F44" w:rsidRPr="00A03C55" w:rsidRDefault="007A1F44" w:rsidP="00A90064">
      <w:pPr>
        <w:pStyle w:val="BodyText"/>
      </w:pPr>
      <w:r w:rsidRPr="00A03C55">
        <w:rPr>
          <w:b/>
        </w:rPr>
        <w:t>Actor:</w:t>
      </w:r>
      <w:r w:rsidRPr="00A03C55">
        <w:t xml:space="preserve"> Document Registry</w:t>
      </w:r>
    </w:p>
    <w:p w14:paraId="39F59FE0" w14:textId="77777777" w:rsidR="007A1F44" w:rsidRPr="00A03C55" w:rsidRDefault="007A1F44" w:rsidP="00A90064">
      <w:pPr>
        <w:pStyle w:val="BodyText"/>
      </w:pPr>
      <w:r w:rsidRPr="00A03C55">
        <w:rPr>
          <w:b/>
        </w:rPr>
        <w:t xml:space="preserve">Role: </w:t>
      </w:r>
      <w:r w:rsidRPr="00A03C55">
        <w:t xml:space="preserve">Uses patient identifiers provided by Patient Identity Source to ensure that XDS Documents metadata registered is associated with a known patient and updates patient identity in document metadata by tracking identity change operations (e.g., merge). </w:t>
      </w:r>
    </w:p>
    <w:p w14:paraId="1F0335B6" w14:textId="77777777" w:rsidR="007A1F44" w:rsidRPr="00A03C55" w:rsidRDefault="007A1F44" w:rsidP="00A90064">
      <w:pPr>
        <w:pStyle w:val="BodyText"/>
        <w:ind w:left="720"/>
        <w:rPr>
          <w:b/>
          <w:bCs/>
          <w:szCs w:val="24"/>
        </w:rPr>
      </w:pPr>
      <w:r w:rsidRPr="00A03C55">
        <w:rPr>
          <w:b/>
          <w:bCs/>
          <w:szCs w:val="24"/>
        </w:rPr>
        <w:t xml:space="preserve">Corresponding HL7 v3 Application Roles: </w:t>
      </w:r>
    </w:p>
    <w:p w14:paraId="593038B8" w14:textId="77777777" w:rsidR="007A1F44" w:rsidRPr="00A03C55" w:rsidRDefault="007A1F44" w:rsidP="00A90064">
      <w:pPr>
        <w:pStyle w:val="BodyText"/>
        <w:ind w:left="720"/>
        <w:rPr>
          <w:bCs/>
          <w:szCs w:val="24"/>
        </w:rPr>
      </w:pPr>
      <w:r w:rsidRPr="00A03C55">
        <w:rPr>
          <w:bCs/>
          <w:szCs w:val="24"/>
        </w:rPr>
        <w:t xml:space="preserve">Patient Registry Tracker (PRPA_AR201302UV02) </w:t>
      </w:r>
    </w:p>
    <w:p w14:paraId="29FCCE20" w14:textId="77777777" w:rsidR="007A1F44" w:rsidRPr="00A03C55" w:rsidRDefault="007A1F44" w:rsidP="00A90064">
      <w:pPr>
        <w:pStyle w:val="Heading3"/>
        <w:numPr>
          <w:ilvl w:val="0"/>
          <w:numId w:val="0"/>
        </w:numPr>
        <w:tabs>
          <w:tab w:val="clear" w:pos="2160"/>
          <w:tab w:val="clear" w:pos="2880"/>
        </w:tabs>
        <w:rPr>
          <w:noProof w:val="0"/>
        </w:rPr>
      </w:pPr>
      <w:bookmarkStart w:id="1247" w:name="_Toc169692672"/>
      <w:bookmarkStart w:id="1248" w:name="_Toc269052448"/>
      <w:bookmarkStart w:id="1249" w:name="_Toc398544331"/>
      <w:bookmarkStart w:id="1250" w:name="_Toc398717983"/>
      <w:bookmarkStart w:id="1251" w:name="_Toc13773757"/>
      <w:r w:rsidRPr="00A03C55">
        <w:rPr>
          <w:noProof w:val="0"/>
        </w:rPr>
        <w:t>3.44.3 Referenced Standards</w:t>
      </w:r>
      <w:bookmarkEnd w:id="1247"/>
      <w:bookmarkEnd w:id="1248"/>
      <w:bookmarkEnd w:id="1249"/>
      <w:bookmarkEnd w:id="1250"/>
      <w:bookmarkEnd w:id="1251"/>
    </w:p>
    <w:p w14:paraId="627C6EF3" w14:textId="77777777" w:rsidR="007A1F44" w:rsidRPr="00A03C55" w:rsidRDefault="007A1F44" w:rsidP="00A90064">
      <w:pPr>
        <w:pStyle w:val="BodyText"/>
      </w:pPr>
      <w:r w:rsidRPr="00A03C55">
        <w:t xml:space="preserve">HL7 Version 3 Edition 2008 Patient Administration DSTU, Patient Topic (found at </w:t>
      </w:r>
      <w:hyperlink r:id="rId116" w:anchor="V32008" w:history="1">
        <w:r w:rsidRPr="00A03C55">
          <w:rPr>
            <w:rStyle w:val="Hyperlink"/>
          </w:rPr>
          <w:t>http://www.hl7.org/memonly/downloads/v3edition.cfm#V32008</w:t>
        </w:r>
      </w:hyperlink>
      <w:r w:rsidRPr="00A03C55">
        <w:t>).</w:t>
      </w:r>
    </w:p>
    <w:p w14:paraId="5AB94B80" w14:textId="02E4CC58" w:rsidR="007A1F44" w:rsidRPr="00A03C55" w:rsidRDefault="007A1F44" w:rsidP="00A90064">
      <w:pPr>
        <w:pStyle w:val="Heading3"/>
        <w:numPr>
          <w:ilvl w:val="0"/>
          <w:numId w:val="0"/>
        </w:numPr>
        <w:tabs>
          <w:tab w:val="clear" w:pos="2160"/>
          <w:tab w:val="clear" w:pos="2880"/>
        </w:tabs>
        <w:rPr>
          <w:noProof w:val="0"/>
        </w:rPr>
      </w:pPr>
      <w:bookmarkStart w:id="1252" w:name="_Toc13773758"/>
      <w:bookmarkStart w:id="1253" w:name="_Toc169692673"/>
      <w:bookmarkStart w:id="1254" w:name="_Toc269052449"/>
      <w:bookmarkStart w:id="1255" w:name="_Toc398544332"/>
      <w:bookmarkStart w:id="1256" w:name="_Toc398717984"/>
      <w:r w:rsidRPr="00A03C55">
        <w:rPr>
          <w:noProof w:val="0"/>
        </w:rPr>
        <w:lastRenderedPageBreak/>
        <w:t xml:space="preserve">3.44.4 </w:t>
      </w:r>
      <w:r w:rsidR="00A03C55">
        <w:rPr>
          <w:noProof w:val="0"/>
        </w:rPr>
        <w:t>Messages</w:t>
      </w:r>
      <w:bookmarkEnd w:id="1252"/>
      <w:bookmarkEnd w:id="1253"/>
      <w:bookmarkEnd w:id="1254"/>
      <w:bookmarkEnd w:id="1255"/>
      <w:bookmarkEnd w:id="1256"/>
    </w:p>
    <w:p w14:paraId="11924492" w14:textId="219BB01C" w:rsidR="007A1F44" w:rsidRPr="00A03C55" w:rsidRDefault="00195AA7" w:rsidP="00D372D5">
      <w:pPr>
        <w:pStyle w:val="BodyText"/>
        <w:jc w:val="center"/>
      </w:pPr>
      <w:r w:rsidRPr="00A03C55">
        <w:rPr>
          <w:noProof/>
          <w:lang w:eastAsia="fr-FR"/>
        </w:rPr>
        <mc:AlternateContent>
          <mc:Choice Requires="wpg">
            <w:drawing>
              <wp:inline distT="0" distB="0" distL="0" distR="0" wp14:anchorId="3A149532" wp14:editId="78DBC183">
                <wp:extent cx="5943600" cy="4000500"/>
                <wp:effectExtent l="0" t="0" r="0" b="0"/>
                <wp:docPr id="58" name="Canvas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000500"/>
                          <a:chOff x="0" y="0"/>
                          <a:chExt cx="59436" cy="40005"/>
                        </a:xfrm>
                      </wpg:grpSpPr>
                      <wps:wsp>
                        <wps:cNvPr id="59" name="AutoShape 13"/>
                        <wps:cNvSpPr>
                          <a:spLocks noChangeAspect="1" noChangeArrowheads="1"/>
                        </wps:cNvSpPr>
                        <wps:spPr bwMode="auto">
                          <a:xfrm>
                            <a:off x="0" y="0"/>
                            <a:ext cx="59436" cy="400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8"/>
                        <wps:cNvSpPr>
                          <a:spLocks noChangeArrowheads="1"/>
                        </wps:cNvSpPr>
                        <wps:spPr bwMode="auto">
                          <a:xfrm>
                            <a:off x="0" y="4568"/>
                            <a:ext cx="13711" cy="4594"/>
                          </a:xfrm>
                          <a:prstGeom prst="rect">
                            <a:avLst/>
                          </a:prstGeom>
                          <a:solidFill>
                            <a:srgbClr val="FFFFFF"/>
                          </a:solidFill>
                          <a:ln w="9525">
                            <a:solidFill>
                              <a:srgbClr val="000000"/>
                            </a:solidFill>
                            <a:miter lim="800000"/>
                            <a:headEnd/>
                            <a:tailEnd/>
                          </a:ln>
                        </wps:spPr>
                        <wps:txbx>
                          <w:txbxContent>
                            <w:p w14:paraId="2E704A0D" w14:textId="77777777" w:rsidR="000F64B0" w:rsidRPr="00A9450B" w:rsidRDefault="000F64B0" w:rsidP="00A90064">
                              <w:pPr>
                                <w:jc w:val="center"/>
                                <w:rPr>
                                  <w:rFonts w:ascii="Arial" w:hAnsi="Arial" w:cs="Arial"/>
                                  <w:sz w:val="20"/>
                                </w:rPr>
                              </w:pPr>
                              <w:r w:rsidRPr="00A9450B">
                                <w:rPr>
                                  <w:rFonts w:ascii="Arial" w:hAnsi="Arial" w:cs="Arial"/>
                                  <w:sz w:val="20"/>
                                </w:rPr>
                                <w:t>Patient Identity Source</w:t>
                              </w:r>
                            </w:p>
                          </w:txbxContent>
                        </wps:txbx>
                        <wps:bodyPr rot="0" vert="horz" wrap="square" lIns="91440" tIns="45720" rIns="91440" bIns="45720" anchor="t" anchorCtr="0" upright="1">
                          <a:noAutofit/>
                        </wps:bodyPr>
                      </wps:wsp>
                      <wps:wsp>
                        <wps:cNvPr id="64" name="Rectangle 9"/>
                        <wps:cNvSpPr>
                          <a:spLocks noChangeArrowheads="1"/>
                        </wps:cNvSpPr>
                        <wps:spPr bwMode="auto">
                          <a:xfrm>
                            <a:off x="42290" y="2288"/>
                            <a:ext cx="13720" cy="9154"/>
                          </a:xfrm>
                          <a:prstGeom prst="rect">
                            <a:avLst/>
                          </a:prstGeom>
                          <a:solidFill>
                            <a:srgbClr val="FFFFFF"/>
                          </a:solidFill>
                          <a:ln w="9525">
                            <a:solidFill>
                              <a:srgbClr val="000000"/>
                            </a:solidFill>
                            <a:miter lim="800000"/>
                            <a:headEnd/>
                            <a:tailEnd/>
                          </a:ln>
                        </wps:spPr>
                        <wps:txbx>
                          <w:txbxContent>
                            <w:p w14:paraId="32EA4F41" w14:textId="77777777" w:rsidR="000F64B0" w:rsidRPr="00A9450B" w:rsidRDefault="000F64B0"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wps:txbx>
                        <wps:bodyPr rot="0" vert="horz" wrap="square" lIns="91440" tIns="45720" rIns="91440" bIns="45720" anchor="t" anchorCtr="0" upright="1">
                          <a:noAutofit/>
                        </wps:bodyPr>
                      </wps:wsp>
                      <wps:wsp>
                        <wps:cNvPr id="66" name="Line 10"/>
                        <wps:cNvCnPr/>
                        <wps:spPr bwMode="auto">
                          <a:xfrm>
                            <a:off x="6859" y="9146"/>
                            <a:ext cx="9" cy="27430"/>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7" name="Line 11"/>
                        <wps:cNvCnPr/>
                        <wps:spPr bwMode="auto">
                          <a:xfrm>
                            <a:off x="49150" y="11434"/>
                            <a:ext cx="8" cy="25142"/>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8" name="Rectangle 12"/>
                        <wps:cNvSpPr>
                          <a:spLocks noChangeArrowheads="1"/>
                        </wps:cNvSpPr>
                        <wps:spPr bwMode="auto">
                          <a:xfrm>
                            <a:off x="5712" y="13715"/>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Rectangle 13"/>
                        <wps:cNvSpPr>
                          <a:spLocks noChangeArrowheads="1"/>
                        </wps:cNvSpPr>
                        <wps:spPr bwMode="auto">
                          <a:xfrm>
                            <a:off x="48002" y="22861"/>
                            <a:ext cx="2295" cy="45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 name="Rectangle 14"/>
                        <wps:cNvSpPr>
                          <a:spLocks noChangeArrowheads="1"/>
                        </wps:cNvSpPr>
                        <wps:spPr bwMode="auto">
                          <a:xfrm>
                            <a:off x="5712" y="22861"/>
                            <a:ext cx="2303" cy="45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Rectangle 15"/>
                        <wps:cNvSpPr>
                          <a:spLocks noChangeArrowheads="1"/>
                        </wps:cNvSpPr>
                        <wps:spPr bwMode="auto">
                          <a:xfrm>
                            <a:off x="48002" y="13715"/>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Rectangle 16"/>
                        <wps:cNvSpPr>
                          <a:spLocks noChangeArrowheads="1"/>
                        </wps:cNvSpPr>
                        <wps:spPr bwMode="auto">
                          <a:xfrm>
                            <a:off x="48002" y="30858"/>
                            <a:ext cx="2295"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Rectangle 17"/>
                        <wps:cNvSpPr>
                          <a:spLocks noChangeArrowheads="1"/>
                        </wps:cNvSpPr>
                        <wps:spPr bwMode="auto">
                          <a:xfrm>
                            <a:off x="5712" y="30858"/>
                            <a:ext cx="2303"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Text Box 18"/>
                        <wps:cNvSpPr txBox="1">
                          <a:spLocks noChangeArrowheads="1"/>
                        </wps:cNvSpPr>
                        <wps:spPr bwMode="auto">
                          <a:xfrm>
                            <a:off x="12572" y="12574"/>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3FF7634" w14:textId="77777777" w:rsidR="000F64B0" w:rsidRDefault="000F64B0" w:rsidP="00A90064">
                              <w:pPr>
                                <w:jc w:val="center"/>
                              </w:pPr>
                              <w:r>
                                <w:t>Patient Registry Record Added</w:t>
                              </w:r>
                            </w:p>
                          </w:txbxContent>
                        </wps:txbx>
                        <wps:bodyPr rot="0" vert="horz" wrap="square" lIns="91440" tIns="45720" rIns="91440" bIns="45720" anchor="t" anchorCtr="0" upright="1">
                          <a:noAutofit/>
                        </wps:bodyPr>
                      </wps:wsp>
                      <wps:wsp>
                        <wps:cNvPr id="75" name="Text Box 19"/>
                        <wps:cNvSpPr txBox="1">
                          <a:spLocks noChangeArrowheads="1"/>
                        </wps:cNvSpPr>
                        <wps:spPr bwMode="auto">
                          <a:xfrm>
                            <a:off x="12572" y="21720"/>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5BB5F41" w14:textId="77777777" w:rsidR="000F64B0" w:rsidRDefault="000F64B0" w:rsidP="00A90064">
                              <w:pPr>
                                <w:jc w:val="center"/>
                              </w:pPr>
                              <w:r>
                                <w:t>Patient Registry Record Revised</w:t>
                              </w:r>
                            </w:p>
                          </w:txbxContent>
                        </wps:txbx>
                        <wps:bodyPr rot="0" vert="horz" wrap="square" lIns="91440" tIns="45720" rIns="91440" bIns="45720" anchor="t" anchorCtr="0" upright="1">
                          <a:noAutofit/>
                        </wps:bodyPr>
                      </wps:wsp>
                      <wps:wsp>
                        <wps:cNvPr id="76" name="Text Box 20"/>
                        <wps:cNvSpPr txBox="1">
                          <a:spLocks noChangeArrowheads="1"/>
                        </wps:cNvSpPr>
                        <wps:spPr bwMode="auto">
                          <a:xfrm>
                            <a:off x="12572" y="29718"/>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83649AC" w14:textId="77777777" w:rsidR="000F64B0" w:rsidRDefault="000F64B0" w:rsidP="00A90064">
                              <w:pPr>
                                <w:jc w:val="center"/>
                              </w:pPr>
                              <w:r>
                                <w:t>Patient Registry Duplicates Resolved</w:t>
                              </w:r>
                            </w:p>
                          </w:txbxContent>
                        </wps:txbx>
                        <wps:bodyPr rot="0" vert="horz" wrap="square" lIns="91440" tIns="45720" rIns="91440" bIns="45720" anchor="t" anchorCtr="0" upright="1">
                          <a:noAutofit/>
                        </wps:bodyPr>
                      </wps:wsp>
                      <wps:wsp>
                        <wps:cNvPr id="77" name="Text Box 21"/>
                        <wps:cNvSpPr txBox="1">
                          <a:spLocks noChangeArrowheads="1"/>
                        </wps:cNvSpPr>
                        <wps:spPr bwMode="auto">
                          <a:xfrm>
                            <a:off x="12572" y="16003"/>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75C0E4E" w14:textId="77777777" w:rsidR="000F64B0" w:rsidRPr="00F908E2" w:rsidRDefault="000F64B0" w:rsidP="00A90064">
                              <w:pPr>
                                <w:spacing w:before="0"/>
                                <w:jc w:val="center"/>
                              </w:pPr>
                              <w:r>
                                <w:t>PRPA_IN201301UV02</w:t>
                              </w:r>
                            </w:p>
                          </w:txbxContent>
                        </wps:txbx>
                        <wps:bodyPr rot="0" vert="horz" wrap="square" lIns="91440" tIns="45720" rIns="91440" bIns="45720" anchor="t" anchorCtr="0" upright="1">
                          <a:noAutofit/>
                        </wps:bodyPr>
                      </wps:wsp>
                      <wps:wsp>
                        <wps:cNvPr id="78" name="Line 22"/>
                        <wps:cNvCnPr/>
                        <wps:spPr bwMode="auto">
                          <a:xfrm>
                            <a:off x="7999" y="16003"/>
                            <a:ext cx="40003" cy="0"/>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9" name="Text Box 23"/>
                        <wps:cNvSpPr txBox="1">
                          <a:spLocks noChangeArrowheads="1"/>
                        </wps:cNvSpPr>
                        <wps:spPr bwMode="auto">
                          <a:xfrm>
                            <a:off x="12572" y="25149"/>
                            <a:ext cx="29718" cy="3421"/>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31FFDAB" w14:textId="77777777" w:rsidR="000F64B0" w:rsidRPr="00F908E2" w:rsidRDefault="000F64B0" w:rsidP="00A90064">
                              <w:pPr>
                                <w:spacing w:before="0"/>
                                <w:jc w:val="center"/>
                              </w:pPr>
                              <w:r>
                                <w:t>PRPA_IN201302UV02</w:t>
                              </w:r>
                            </w:p>
                          </w:txbxContent>
                        </wps:txbx>
                        <wps:bodyPr rot="0" vert="horz" wrap="square" lIns="91440" tIns="45720" rIns="91440" bIns="45720" anchor="t" anchorCtr="0" upright="1">
                          <a:noAutofit/>
                        </wps:bodyPr>
                      </wps:wsp>
                      <wps:wsp>
                        <wps:cNvPr id="80" name="Line 24"/>
                        <wps:cNvCnPr/>
                        <wps:spPr bwMode="auto">
                          <a:xfrm>
                            <a:off x="7999" y="25149"/>
                            <a:ext cx="40012" cy="8"/>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1" name="Text Box 25"/>
                        <wps:cNvSpPr txBox="1">
                          <a:spLocks noChangeArrowheads="1"/>
                        </wps:cNvSpPr>
                        <wps:spPr bwMode="auto">
                          <a:xfrm>
                            <a:off x="12572" y="33147"/>
                            <a:ext cx="29718" cy="3421"/>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ECE6" w14:textId="77777777" w:rsidR="000F64B0" w:rsidRPr="00F908E2" w:rsidRDefault="000F64B0" w:rsidP="00A90064">
                              <w:pPr>
                                <w:spacing w:before="0"/>
                                <w:jc w:val="center"/>
                              </w:pPr>
                              <w:r>
                                <w:t>PRPA_IN201304UV02</w:t>
                              </w:r>
                            </w:p>
                          </w:txbxContent>
                        </wps:txbx>
                        <wps:bodyPr rot="0" vert="horz" wrap="square" lIns="91440" tIns="45720" rIns="91440" bIns="45720" anchor="t" anchorCtr="0" upright="1">
                          <a:noAutofit/>
                        </wps:bodyPr>
                      </wps:wsp>
                      <wps:wsp>
                        <wps:cNvPr id="82" name="Line 26"/>
                        <wps:cNvCnPr/>
                        <wps:spPr bwMode="auto">
                          <a:xfrm>
                            <a:off x="7999" y="33155"/>
                            <a:ext cx="40012" cy="8"/>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3A149532" id="Canvas 6" o:spid="_x0000_s1026" style="width:468pt;height:315pt;mso-position-horizontal-relative:char;mso-position-vertical-relative:line" coordsize="59436,400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">
                <v:rect id="AutoShape 13" o:spid="_x0000_s1027" style="position:absolute;width:59436;height:400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" filled="f" stroked="f">
                  <o:lock v:ext="edit" aspectratio="t"/>
                </v:rect>
                <v:rect id="Rectangle 8" o:spid="_x0000_s1028" style="position:absolute;top:4568;width:13711;height:4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">
                  <v:textbox>
                    <w:txbxContent>
                      <w:p w14:paraId="2E704A0D" w14:textId="77777777" w:rsidR="000F64B0" w:rsidRPr="00A9450B" w:rsidRDefault="000F64B0" w:rsidP="00A90064">
                        <w:pPr>
                          <w:jc w:val="center"/>
                          <w:rPr>
                            <w:rFonts w:ascii="Arial" w:hAnsi="Arial" w:cs="Arial"/>
                            <w:sz w:val="20"/>
                          </w:rPr>
                        </w:pPr>
                        <w:r w:rsidRPr="00A9450B">
                          <w:rPr>
                            <w:rFonts w:ascii="Arial" w:hAnsi="Arial" w:cs="Arial"/>
                            <w:sz w:val="20"/>
                          </w:rPr>
                          <w:t>Patient Identity Source</w:t>
                        </w:r>
                      </w:p>
                    </w:txbxContent>
                  </v:textbox>
                </v:rect>
                <v:rect id="Rectangle 9" o:spid="_x0000_s1029" style="position:absolute;left:42290;top:2288;width:13720;height:9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6EC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BN96ECyAAAAOAA&#13;&#10;AAAPAAAAAAAAAAAAAAAAAAcCAABkcnMvZG93bnJldi54bWxQSwUGAAAAAAMAAwC3AAAA/AIAAAAA&#13;&#10;">
                  <v:textbox>
                    <w:txbxContent>
                      <w:p w14:paraId="32EA4F41" w14:textId="77777777" w:rsidR="000F64B0" w:rsidRPr="00A9450B" w:rsidRDefault="000F64B0"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v:textbox>
                </v:rect>
                <v:line id="Line 10" o:spid="_x0000_s1030" style="position:absolute;visibility:visible;mso-wrap-style:square" from="6859,9146" to="686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" strokeweight="3pt">
                  <v:stroke dashstyle="dash"/>
                </v:line>
                <v:line id="Line 11" o:spid="_x0000_s1031" style="position:absolute;visibility:visible;mso-wrap-style:square" from="49150,11434" to="4915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" strokeweight="3pt">
                  <v:stroke dashstyle="dash"/>
                </v:line>
                <v:rect id="Rectangle 12" o:spid="_x0000_s1032" style="position:absolute;left:5712;top:13715;width:2295;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"/>
                <v:rect id="Rectangle 13" o:spid="_x0000_s1033" style="position:absolute;left:48002;top:22861;width:2295;height:4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"/>
                <v:rect id="Rectangle 14" o:spid="_x0000_s1034" style="position:absolute;left:5712;top:22861;width:2303;height:45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"/>
                <v:rect id="Rectangle 15" o:spid="_x0000_s1035" style="position:absolute;left:48002;top:13715;width:2287;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"/>
                <v:rect id="Rectangle 16" o:spid="_x0000_s1036" style="position:absolute;left:48002;top:30858;width:2295;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"/>
                <v:rect id="Rectangle 17" o:spid="_x0000_s1037" style="position:absolute;left:5712;top:30858;width:2303;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"/>
                <v:shapetype id="_x0000_t202" coordsize="21600,21600" o:spt="202" path="m,l,21600r21600,l21600,xe">
                  <v:stroke joinstyle="miter"/>
                  <v:path gradientshapeok="t" o:connecttype="rect"/>
                </v:shapetype>
                <v:shape id="Text Box 18" o:spid="_x0000_s1038" type="#_x0000_t202" style="position:absolute;left:12572;top:12574;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" stroked="f">
                  <v:textbox>
                    <w:txbxContent>
                      <w:p w14:paraId="33FF7634" w14:textId="77777777" w:rsidR="000F64B0" w:rsidRDefault="000F64B0" w:rsidP="00A90064">
                        <w:pPr>
                          <w:jc w:val="center"/>
                        </w:pPr>
                        <w:r>
                          <w:t>Patient Registry Record Added</w:t>
                        </w:r>
                      </w:p>
                    </w:txbxContent>
                  </v:textbox>
                </v:shape>
                <v:shape id="Text Box 19" o:spid="_x0000_s1039" type="#_x0000_t202" style="position:absolute;left:12572;top:21720;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" stroked="f">
                  <v:textbox>
                    <w:txbxContent>
                      <w:p w14:paraId="75BB5F41" w14:textId="77777777" w:rsidR="000F64B0" w:rsidRDefault="000F64B0" w:rsidP="00A90064">
                        <w:pPr>
                          <w:jc w:val="center"/>
                        </w:pPr>
                        <w:r>
                          <w:t>Patient Registry Record Revised</w:t>
                        </w:r>
                      </w:p>
                    </w:txbxContent>
                  </v:textbox>
                </v:shape>
                <v:shape id="Text Box 20" o:spid="_x0000_s1040" type="#_x0000_t202" style="position:absolute;left:12572;top:2971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" stroked="f">
                  <v:textbox>
                    <w:txbxContent>
                      <w:p w14:paraId="783649AC" w14:textId="77777777" w:rsidR="000F64B0" w:rsidRDefault="000F64B0" w:rsidP="00A90064">
                        <w:pPr>
                          <w:jc w:val="center"/>
                        </w:pPr>
                        <w:r>
                          <w:t>Patient Registry Duplicates Resolved</w:t>
                        </w:r>
                      </w:p>
                    </w:txbxContent>
                  </v:textbox>
                </v:shape>
                <v:shape id="Text Box 21" o:spid="_x0000_s1041" type="#_x0000_t202" style="position:absolute;left:12572;top:16003;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" stroked="f">
                  <v:textbox>
                    <w:txbxContent>
                      <w:p w14:paraId="275C0E4E" w14:textId="77777777" w:rsidR="000F64B0" w:rsidRPr="00F908E2" w:rsidRDefault="000F64B0" w:rsidP="00A90064">
                        <w:pPr>
                          <w:spacing w:before="0"/>
                          <w:jc w:val="center"/>
                        </w:pPr>
                        <w:r>
                          <w:t>PRPA_IN201301UV02</w:t>
                        </w:r>
                      </w:p>
                    </w:txbxContent>
                  </v:textbox>
                </v:shape>
                <v:line id="Line 22" o:spid="_x0000_s1042" style="position:absolute;visibility:visible;mso-wrap-style:square" from="7999,16003" to="48002,160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" strokeweight="1pt">
                  <v:stroke endarrow="block"/>
                </v:line>
                <v:shape id="Text Box 23" o:spid="_x0000_s1043" type="#_x0000_t202" style="position:absolute;left:12572;top:25149;width:29718;height:34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" stroked="f">
                  <v:textbox>
                    <w:txbxContent>
                      <w:p w14:paraId="631FFDAB" w14:textId="77777777" w:rsidR="000F64B0" w:rsidRPr="00F908E2" w:rsidRDefault="000F64B0" w:rsidP="00A90064">
                        <w:pPr>
                          <w:spacing w:before="0"/>
                          <w:jc w:val="center"/>
                        </w:pPr>
                        <w:r>
                          <w:t>PRPA_IN201302UV02</w:t>
                        </w:r>
                      </w:p>
                    </w:txbxContent>
                  </v:textbox>
                </v:shape>
                <v:line id="Line 24" o:spid="_x0000_s1044" style="position:absolute;visibility:visible;mso-wrap-style:square" from="7999,25149" to="48011,251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" strokeweight="1pt">
                  <v:stroke endarrow="block"/>
                </v:line>
                <v:shape id="Text Box 25" o:spid="_x0000_s1045" type="#_x0000_t202" style="position:absolute;left:12572;top:33147;width:29718;height:34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14:paraId="6840ECE6" w14:textId="77777777" w:rsidR="000F64B0" w:rsidRPr="00F908E2" w:rsidRDefault="000F64B0" w:rsidP="00A90064">
                        <w:pPr>
                          <w:spacing w:before="0"/>
                          <w:jc w:val="center"/>
                        </w:pPr>
                        <w:r>
                          <w:t>PRPA_IN201304UV02</w:t>
                        </w:r>
                      </w:p>
                    </w:txbxContent>
                  </v:textbox>
                </v:shape>
                <v:line id="Line 26" o:spid="_x0000_s1046" style="position:absolute;visibility:visible;mso-wrap-style:square" from="7999,33155" to="48011,33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" strokeweight="1pt">
                  <v:stroke endarrow="block"/>
                </v:line>
                <w10:anchorlock/>
              </v:group>
            </w:pict>
          </mc:Fallback>
        </mc:AlternateContent>
      </w:r>
    </w:p>
    <w:p w14:paraId="335D4B10" w14:textId="39589106" w:rsidR="007A1F44" w:rsidRPr="00A03C55" w:rsidRDefault="007A1F44" w:rsidP="00A90064">
      <w:pPr>
        <w:pStyle w:val="FigureTitle"/>
        <w:rPr>
          <w:noProof w:val="0"/>
        </w:rPr>
      </w:pPr>
      <w:r w:rsidRPr="00A03C55">
        <w:rPr>
          <w:noProof w:val="0"/>
        </w:rPr>
        <w:t>Figure 3.44</w:t>
      </w:r>
      <w:r w:rsidR="00FD1266" w:rsidRPr="00A03C55">
        <w:rPr>
          <w:noProof w:val="0"/>
        </w:rPr>
        <w:t>.4</w:t>
      </w:r>
      <w:r w:rsidRPr="00A03C55">
        <w:rPr>
          <w:noProof w:val="0"/>
        </w:rPr>
        <w:t>-1: Patient Identity Sequence</w:t>
      </w:r>
    </w:p>
    <w:p w14:paraId="1D157D3B" w14:textId="77777777" w:rsidR="007A1F44" w:rsidRPr="00A03C55" w:rsidRDefault="007A1F44" w:rsidP="00A90064">
      <w:pPr>
        <w:pStyle w:val="Heading4"/>
        <w:numPr>
          <w:ilvl w:val="0"/>
          <w:numId w:val="0"/>
        </w:numPr>
        <w:tabs>
          <w:tab w:val="clear" w:pos="2160"/>
          <w:tab w:val="clear" w:pos="2880"/>
          <w:tab w:val="clear" w:pos="3600"/>
        </w:tabs>
        <w:rPr>
          <w:noProof w:val="0"/>
        </w:rPr>
      </w:pPr>
      <w:bookmarkStart w:id="1257" w:name="_Toc169692674"/>
      <w:bookmarkStart w:id="1258" w:name="_Toc398544333"/>
      <w:r w:rsidRPr="00A03C55">
        <w:rPr>
          <w:noProof w:val="0"/>
        </w:rPr>
        <w:t>3.44.4.1 Patient Identity Management – Add or Revise Patient Record</w:t>
      </w:r>
      <w:bookmarkEnd w:id="1257"/>
      <w:bookmarkEnd w:id="1258"/>
    </w:p>
    <w:p w14:paraId="5C7200CC"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259" w:name="_Toc169692675"/>
      <w:r w:rsidRPr="00A03C55">
        <w:rPr>
          <w:noProof w:val="0"/>
        </w:rPr>
        <w:t>3.44.4.1.1 Trigger Events</w:t>
      </w:r>
      <w:bookmarkEnd w:id="1259"/>
    </w:p>
    <w:p w14:paraId="1C956D13" w14:textId="77777777" w:rsidR="007A1F44" w:rsidRPr="00A03C55" w:rsidRDefault="007A1F44" w:rsidP="00A90064">
      <w:pPr>
        <w:pStyle w:val="BodyText"/>
      </w:pPr>
      <w:bookmarkStart w:id="1260" w:name="PRPA_TE101201-te"/>
      <w:bookmarkEnd w:id="1260"/>
      <w:r w:rsidRPr="00A03C55">
        <w:t>The following events from a Patient Identity Source will trigger one of the Add or Revise Patient Record messages:</w:t>
      </w:r>
    </w:p>
    <w:p w14:paraId="2B863903" w14:textId="77777777" w:rsidR="007A1F44" w:rsidRPr="00A03C55" w:rsidRDefault="007A1F44" w:rsidP="00A90064">
      <w:pPr>
        <w:pStyle w:val="BodyText"/>
        <w:rPr>
          <w:b/>
        </w:rPr>
      </w:pPr>
      <w:r w:rsidRPr="00A03C55">
        <w:rPr>
          <w:b/>
        </w:rPr>
        <w:t xml:space="preserve">Patient Registry Record Added (PRPA_TE201301UV02) </w:t>
      </w:r>
    </w:p>
    <w:p w14:paraId="5745EA07" w14:textId="77777777" w:rsidR="007A1F44" w:rsidRPr="00A03C55" w:rsidRDefault="007A1F44" w:rsidP="00A90064">
      <w:pPr>
        <w:pStyle w:val="BodyText"/>
      </w:pPr>
      <w:r w:rsidRPr="00A03C55">
        <w:t>This trigger event signals that a new patient was added to a Patient Identity Source.</w:t>
      </w:r>
    </w:p>
    <w:p w14:paraId="302FE264" w14:textId="77777777" w:rsidR="007A1F44" w:rsidRPr="00A03C55" w:rsidRDefault="007A1F44" w:rsidP="00A90064">
      <w:pPr>
        <w:pStyle w:val="BodyText"/>
      </w:pPr>
      <w:r w:rsidRPr="00A03C55">
        <w:t>Changes to patient demographics (e.g., change in patient name, patient address, etc.) shall trigger the following Patient Registry Record Revised message:</w:t>
      </w:r>
    </w:p>
    <w:p w14:paraId="380CD39F" w14:textId="77777777" w:rsidR="007A1F44" w:rsidRPr="00A03C55" w:rsidRDefault="007A1F44" w:rsidP="00A90064">
      <w:pPr>
        <w:pStyle w:val="BodyText"/>
        <w:rPr>
          <w:b/>
        </w:rPr>
      </w:pPr>
      <w:r w:rsidRPr="00A03C55">
        <w:rPr>
          <w:b/>
        </w:rPr>
        <w:t>Patient Registry Record Revised (PRPA_TE201302UV02)</w:t>
      </w:r>
    </w:p>
    <w:p w14:paraId="5F1F4491" w14:textId="77777777" w:rsidR="007A1F44" w:rsidRPr="00A03C55" w:rsidRDefault="007A1F44" w:rsidP="00A90064">
      <w:pPr>
        <w:pStyle w:val="BodyText"/>
      </w:pPr>
      <w:r w:rsidRPr="00A03C55">
        <w:t>This trigger event signals that patient information was revised in a Patient Identity Source.</w:t>
      </w:r>
    </w:p>
    <w:p w14:paraId="4D96454B" w14:textId="2EC09C4A" w:rsidR="007A1F44" w:rsidRPr="00A03C55" w:rsidRDefault="007A1F44" w:rsidP="00A90064">
      <w:pPr>
        <w:pStyle w:val="BodyText"/>
      </w:pPr>
      <w:r w:rsidRPr="00A03C55">
        <w:t>The Patient Identifier Cross-reference Manager shall only perform cross-referencing logic on messages received from Patient Identity Source Actors. For a given Patient Identifier Domain there shall be one and only one Patient Identity Source Actor, but a given Patient Identity Source may serve more than one Patient Identifier Domain.</w:t>
      </w:r>
    </w:p>
    <w:p w14:paraId="18ED2730" w14:textId="2E388E0A" w:rsidR="007A1F44" w:rsidRPr="00A03C55" w:rsidRDefault="007A1F44" w:rsidP="00A90064">
      <w:pPr>
        <w:pStyle w:val="Heading5"/>
        <w:numPr>
          <w:ilvl w:val="0"/>
          <w:numId w:val="0"/>
        </w:numPr>
        <w:tabs>
          <w:tab w:val="clear" w:pos="2160"/>
          <w:tab w:val="clear" w:pos="2880"/>
          <w:tab w:val="clear" w:pos="3600"/>
          <w:tab w:val="clear" w:pos="4320"/>
          <w:tab w:val="center" w:pos="4680"/>
        </w:tabs>
        <w:rPr>
          <w:noProof w:val="0"/>
        </w:rPr>
      </w:pPr>
      <w:bookmarkStart w:id="1261" w:name="_Toc169692676"/>
      <w:r w:rsidRPr="00A03C55">
        <w:rPr>
          <w:noProof w:val="0"/>
        </w:rPr>
        <w:lastRenderedPageBreak/>
        <w:t>3.44.4.1.2 Message Semantics</w:t>
      </w:r>
      <w:bookmarkEnd w:id="1261"/>
    </w:p>
    <w:p w14:paraId="5D052737" w14:textId="77777777" w:rsidR="007A1F44" w:rsidRPr="00A03C55" w:rsidRDefault="007A1F44" w:rsidP="00A90064">
      <w:pPr>
        <w:pStyle w:val="BodyText"/>
      </w:pPr>
      <w:r w:rsidRPr="00A03C55">
        <w:t>The Patient Identity Feed transaction is carried out by the HL7 v3 Patient Activate (PRPA_MT201301UV02) and Patient Revise (PRPA_MT201302UV02) messages, as defined in the subsequent sections. The Patient Identity Source shall generate the message whenever a patient is registered or when some piece of patient demographic data changes. The components of the message listed below are required, and their detailed descriptions are provided in the following subsections.</w:t>
      </w:r>
    </w:p>
    <w:p w14:paraId="29BE4D76" w14:textId="77777777" w:rsidR="007A1F44" w:rsidRPr="00A03C55" w:rsidRDefault="007A1F44" w:rsidP="00A90064">
      <w:pPr>
        <w:pStyle w:val="BodyText"/>
      </w:pPr>
      <w:r w:rsidRPr="00A03C55">
        <w:t>Each message shall be acknowledged by the HL7 v3 Accept Acknowledgement (MCCI_MT000200UV01), which is described in ITI TF-2x: Appendix O.</w:t>
      </w:r>
    </w:p>
    <w:p w14:paraId="04AE719A" w14:textId="1E800B10" w:rsidR="007A1F44" w:rsidRPr="00A03C55" w:rsidRDefault="007A1F44" w:rsidP="00A90064">
      <w:pPr>
        <w:pStyle w:val="BodyText"/>
      </w:pPr>
      <w:r w:rsidRPr="00A03C55">
        <w:t xml:space="preserve">The message information model in </w:t>
      </w:r>
      <w:r w:rsidR="00292B01" w:rsidRPr="00A03C55">
        <w:t>Section</w:t>
      </w:r>
      <w:r w:rsidRPr="00A03C55">
        <w:t xml:space="preserve"> 3.44.4.1.2.2</w:t>
      </w:r>
      <w:r w:rsidR="00011112">
        <w:t xml:space="preserve"> </w:t>
      </w:r>
      <w:r w:rsidRPr="00A03C55">
        <w:t xml:space="preserve">describes the relevant data elements for this transaction. Specific requirements for the particular actors are found in </w:t>
      </w:r>
      <w:r w:rsidR="00292B01" w:rsidRPr="00A03C55">
        <w:t>Section</w:t>
      </w:r>
      <w:r w:rsidRPr="00A03C55">
        <w:t xml:space="preserve"> 3.44.4.1.3 Expected Actions.</w:t>
      </w:r>
    </w:p>
    <w:p w14:paraId="3348CA3B"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62" w:name="_Toc169692677"/>
      <w:r w:rsidRPr="00A03C55">
        <w:rPr>
          <w:noProof w:val="0"/>
        </w:rPr>
        <w:t>3.44.4.1.2.1 Major Components of the Patient Registry Record Added/Revised Messages</w:t>
      </w:r>
      <w:bookmarkEnd w:id="1262"/>
      <w:r w:rsidRPr="00A03C55">
        <w:rPr>
          <w:noProof w:val="0"/>
        </w:rPr>
        <w:t xml:space="preserve"> </w:t>
      </w:r>
    </w:p>
    <w:p w14:paraId="0A831680" w14:textId="77777777" w:rsidR="007A1F44" w:rsidRPr="00A03C55" w:rsidRDefault="007A1F44" w:rsidP="00A90064">
      <w:pPr>
        <w:pStyle w:val="BodyText"/>
        <w:rPr>
          <w:b/>
        </w:rPr>
      </w:pPr>
      <w:r w:rsidRPr="00A03C55">
        <w:rPr>
          <w:rStyle w:val="Strong"/>
        </w:rPr>
        <w:t>Patient</w:t>
      </w:r>
    </w:p>
    <w:p w14:paraId="6202D08A" w14:textId="77777777" w:rsidR="007A1F44" w:rsidRPr="00A03C55" w:rsidRDefault="007A1F44" w:rsidP="00A90064">
      <w:pPr>
        <w:pStyle w:val="BodyText"/>
      </w:pPr>
      <w:r w:rsidRPr="00A03C55">
        <w:t xml:space="preserve">The </w:t>
      </w:r>
      <w:r w:rsidRPr="00A03C55">
        <w:rPr>
          <w:i/>
        </w:rPr>
        <w:t>Patient</w:t>
      </w:r>
      <w:r w:rsidRPr="00A03C55">
        <w:t xml:space="preserve"> class is the entry point to the R-MIMs for the </w:t>
      </w:r>
      <w:r w:rsidRPr="00A03C55">
        <w:rPr>
          <w:i/>
        </w:rPr>
        <w:t>Patient Activate</w:t>
      </w:r>
      <w:r w:rsidRPr="00A03C55">
        <w:rPr>
          <w:rStyle w:val="Emphasis"/>
          <w:rFonts w:ascii="Arial" w:hAnsi="Arial" w:cs="Arial"/>
          <w:iCs/>
        </w:rPr>
        <w:t xml:space="preserve"> </w:t>
      </w:r>
      <w:r w:rsidRPr="00A03C55">
        <w:rPr>
          <w:i/>
        </w:rPr>
        <w:t>(PRPA_RM201301UV02)</w:t>
      </w:r>
      <w:r w:rsidRPr="00A03C55">
        <w:t xml:space="preserve"> and </w:t>
      </w:r>
      <w:r w:rsidRPr="00A03C55">
        <w:rPr>
          <w:i/>
        </w:rPr>
        <w:t>Patient Revise (PRPA_RM201302UV02)</w:t>
      </w:r>
      <w:r w:rsidRPr="00A03C55">
        <w:t xml:space="preserve"> models. The patient identifiers are captured using an Instance Identifier (II) data type. Please see ITI TF-2x: Appendix E for a detailed description about the use of the HL7 V3 II data type for patient identifiers. </w:t>
      </w:r>
    </w:p>
    <w:p w14:paraId="21072623" w14:textId="77777777" w:rsidR="007A1F44" w:rsidRPr="00A03C55" w:rsidRDefault="007A1F44" w:rsidP="00A90064">
      <w:pPr>
        <w:pStyle w:val="BodyText"/>
        <w:rPr>
          <w:rStyle w:val="Strong"/>
        </w:rPr>
      </w:pPr>
      <w:r w:rsidRPr="00A03C55">
        <w:rPr>
          <w:rStyle w:val="Strong"/>
        </w:rPr>
        <w:t>Provider Organization</w:t>
      </w:r>
    </w:p>
    <w:p w14:paraId="2A4EC4B0" w14:textId="77777777" w:rsidR="007A1F44" w:rsidRPr="00A03C55" w:rsidRDefault="007A1F44" w:rsidP="00A90064">
      <w:pPr>
        <w:pStyle w:val="BodyText"/>
      </w:pPr>
      <w:r w:rsidRPr="00A03C55">
        <w:t xml:space="preserve">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w:t>
      </w:r>
    </w:p>
    <w:p w14:paraId="2ADC61B7" w14:textId="77777777" w:rsidR="007A1F44" w:rsidRPr="00A03C55" w:rsidRDefault="007A1F44" w:rsidP="00A90064">
      <w:pPr>
        <w:pStyle w:val="BodyText"/>
        <w:rPr>
          <w:b/>
        </w:rPr>
      </w:pPr>
      <w:r w:rsidRPr="00A03C55">
        <w:rPr>
          <w:rStyle w:val="Strong"/>
        </w:rPr>
        <w:t>Person</w:t>
      </w:r>
    </w:p>
    <w:p w14:paraId="639D71C9" w14:textId="77777777" w:rsidR="007A1F44" w:rsidRPr="00A03C55" w:rsidRDefault="007A1F44" w:rsidP="00A90064">
      <w:pPr>
        <w:pStyle w:val="BodyText"/>
      </w:pPr>
      <w:r w:rsidRPr="00A03C55">
        <w:t xml:space="preserve">The </w:t>
      </w:r>
      <w:r w:rsidRPr="00A03C55">
        <w:rPr>
          <w:i/>
        </w:rPr>
        <w:t>Person</w:t>
      </w:r>
      <w:r w:rsidRPr="00A03C55">
        <w:t xml:space="preserve"> class contains identifying and demographic data elements for the focal person similar to those in the HL7 v2.x PID segment such as name, gender, date of birth, marital status and deceased indicator and time. </w:t>
      </w:r>
    </w:p>
    <w:p w14:paraId="2A2310BA" w14:textId="77777777" w:rsidR="007A1F44" w:rsidRPr="00A03C55" w:rsidRDefault="007A1F44" w:rsidP="00D372D5">
      <w:pPr>
        <w:pStyle w:val="BodyText"/>
        <w:keepNext/>
        <w:rPr>
          <w:b/>
          <w:bCs/>
        </w:rPr>
      </w:pPr>
      <w:r w:rsidRPr="00A03C55">
        <w:rPr>
          <w:rStyle w:val="Strong"/>
          <w:bCs/>
        </w:rPr>
        <w:t>Language Communication</w:t>
      </w:r>
    </w:p>
    <w:p w14:paraId="1E4567D8" w14:textId="77777777" w:rsidR="007A1F44" w:rsidRPr="00A03C55" w:rsidRDefault="007A1F44" w:rsidP="00A90064">
      <w:pPr>
        <w:pStyle w:val="BodyText"/>
      </w:pPr>
      <w:r w:rsidRPr="00A03C55">
        <w:t xml:space="preserve">Information about what language(s) should be used to communicate with the focal person can be sent in the </w:t>
      </w:r>
      <w:r w:rsidRPr="00A03C55">
        <w:rPr>
          <w:i/>
        </w:rPr>
        <w:t>LanguageCommunication</w:t>
      </w:r>
      <w:r w:rsidRPr="00A03C55">
        <w:t xml:space="preserve"> class. </w:t>
      </w:r>
    </w:p>
    <w:p w14:paraId="67AD8CC1" w14:textId="77777777" w:rsidR="007A1F44" w:rsidRPr="00A03C55" w:rsidRDefault="007A1F44" w:rsidP="00A90064">
      <w:pPr>
        <w:pStyle w:val="BodyText"/>
      </w:pPr>
      <w:r w:rsidRPr="00A03C55">
        <w:rPr>
          <w:rStyle w:val="Strong"/>
        </w:rPr>
        <w:t>PersonalRelationship</w:t>
      </w:r>
    </w:p>
    <w:p w14:paraId="07FDA64D" w14:textId="77777777" w:rsidR="007A1F44" w:rsidRPr="00A03C55" w:rsidRDefault="007A1F44" w:rsidP="00A90064">
      <w:pPr>
        <w:pStyle w:val="BodyText"/>
      </w:pPr>
      <w:r w:rsidRPr="00A03C55">
        <w:t>This is used for sending information pertaining to the mother’s maiden name.</w:t>
      </w:r>
    </w:p>
    <w:p w14:paraId="28E197D0" w14:textId="77777777" w:rsidR="007A1F44" w:rsidRPr="00A03C55" w:rsidRDefault="007A1F44" w:rsidP="00A90064">
      <w:pPr>
        <w:pStyle w:val="BodyText"/>
      </w:pPr>
      <w:r w:rsidRPr="00A03C55">
        <w:rPr>
          <w:rStyle w:val="Strong"/>
          <w:bCs/>
        </w:rPr>
        <w:t>Citizen</w:t>
      </w:r>
    </w:p>
    <w:p w14:paraId="7189D71C" w14:textId="77777777" w:rsidR="007A1F44" w:rsidRPr="00A03C55" w:rsidRDefault="007A1F44" w:rsidP="00A90064">
      <w:pPr>
        <w:pStyle w:val="BodyText"/>
      </w:pPr>
      <w:r w:rsidRPr="00A03C55">
        <w:t xml:space="preserve">Citizenship information for a person, including citizen identifier and effective time can be sent in the </w:t>
      </w:r>
      <w:r w:rsidRPr="00A03C55">
        <w:rPr>
          <w:i/>
        </w:rPr>
        <w:t>Citizen</w:t>
      </w:r>
      <w:r w:rsidRPr="00A03C55">
        <w:t xml:space="preserve"> class. The nation that scopes the </w:t>
      </w:r>
      <w:r w:rsidRPr="00A03C55">
        <w:rPr>
          <w:i/>
        </w:rPr>
        <w:t>Citizen</w:t>
      </w:r>
      <w:r w:rsidRPr="00A03C55">
        <w:rPr>
          <w:rStyle w:val="Emphasis"/>
          <w:iCs/>
        </w:rPr>
        <w:t xml:space="preserve"> </w:t>
      </w:r>
      <w:r w:rsidRPr="00A03C55">
        <w:t xml:space="preserve">role, as identified by </w:t>
      </w:r>
      <w:r w:rsidRPr="00A03C55">
        <w:rPr>
          <w:i/>
        </w:rPr>
        <w:t>Nation.code</w:t>
      </w:r>
      <w:r w:rsidRPr="00A03C55">
        <w:t>, is mandatory.</w:t>
      </w:r>
    </w:p>
    <w:p w14:paraId="500E3120" w14:textId="77777777" w:rsidR="007A1F44" w:rsidRPr="00A03C55" w:rsidRDefault="007A1F44" w:rsidP="00A90064">
      <w:pPr>
        <w:pStyle w:val="BodyText"/>
      </w:pPr>
      <w:r w:rsidRPr="00A03C55">
        <w:rPr>
          <w:rStyle w:val="Strong"/>
          <w:bCs/>
        </w:rPr>
        <w:lastRenderedPageBreak/>
        <w:t>Other Identifiers</w:t>
      </w:r>
    </w:p>
    <w:p w14:paraId="3D4990EA" w14:textId="3135160B" w:rsidR="00C324C4" w:rsidRPr="00A03C55" w:rsidRDefault="007A1F44" w:rsidP="00A90064">
      <w:pPr>
        <w:pStyle w:val="BodyText"/>
      </w:pPr>
      <w:bookmarkStart w:id="1263" w:name="OLE_LINK10"/>
      <w:bookmarkStart w:id="1264" w:name="OLE_LINK15"/>
      <w:bookmarkStart w:id="1265" w:name="OLE_LINK16"/>
      <w:r w:rsidRPr="00A03C55">
        <w:t xml:space="preserve">The </w:t>
      </w:r>
      <w:r w:rsidRPr="00A03C55">
        <w:rPr>
          <w:i/>
        </w:rPr>
        <w:t>OtherIDs</w:t>
      </w:r>
      <w:r w:rsidRPr="00A03C55">
        <w:t xml:space="preserve"> class is used to capture other identifiers associated with the person</w:t>
      </w:r>
      <w:r w:rsidR="00FD1266" w:rsidRPr="00A03C55">
        <w:t>,</w:t>
      </w:r>
      <w:r w:rsidRPr="00A03C55">
        <w:t xml:space="preserve"> such as a</w:t>
      </w:r>
      <w:r w:rsidR="00C324C4" w:rsidRPr="00A03C55">
        <w:t xml:space="preserve"> </w:t>
      </w:r>
      <w:r w:rsidRPr="00A03C55">
        <w:t xml:space="preserve">driver’s license number or </w:t>
      </w:r>
      <w:r w:rsidR="00FD1266" w:rsidRPr="00A03C55">
        <w:t xml:space="preserve">a </w:t>
      </w:r>
      <w:r w:rsidRPr="00A03C55">
        <w:t>social security number. In this transaction</w:t>
      </w:r>
      <w:r w:rsidR="004D6A78" w:rsidRPr="00A03C55">
        <w:t>,</w:t>
      </w:r>
      <w:r w:rsidRPr="00A03C55">
        <w:t xml:space="preserve"> the IDs assigned by the scoping provider organization are represented in the id attribute of the Patient class. All other IDs are represented in the OtherIDs class. For the purposes of interoperability</w:t>
      </w:r>
      <w:r w:rsidR="004D6A78" w:rsidRPr="00A03C55">
        <w:t>,</w:t>
      </w:r>
      <w:r w:rsidRPr="00A03C55">
        <w:t xml:space="preserve"> where both HL7 V3 and HL7 v2.x</w:t>
      </w:r>
      <w:r w:rsidR="00011112">
        <w:t>-</w:t>
      </w:r>
      <w:r w:rsidRPr="00A03C55">
        <w:t>based transactions are used, the following requirement is imposed on the OtherIDs.id attribute and on the scopingOrganization.id attribute:</w:t>
      </w:r>
    </w:p>
    <w:bookmarkEnd w:id="1263"/>
    <w:bookmarkEnd w:id="1264"/>
    <w:bookmarkEnd w:id="1265"/>
    <w:p w14:paraId="7522FC35" w14:textId="77777777" w:rsidR="007A1F44" w:rsidRPr="00A03C55" w:rsidRDefault="007A1F44" w:rsidP="003462A5">
      <w:pPr>
        <w:pStyle w:val="ListBullet2"/>
      </w:pPr>
      <w:r w:rsidRPr="00A03C55">
        <w:t>OtherIDs.id.root SHALL be identical to scopingOrganization.id.root</w:t>
      </w:r>
    </w:p>
    <w:p w14:paraId="5A3275D0" w14:textId="77777777" w:rsidR="007A1F44" w:rsidRPr="00A03C55" w:rsidRDefault="007A1F44" w:rsidP="003462A5">
      <w:pPr>
        <w:pStyle w:val="ListBullet2"/>
      </w:pPr>
      <w:r w:rsidRPr="00A03C55">
        <w:t>scopingOrganization.id.extension SHALL NOT have any value</w:t>
      </w:r>
    </w:p>
    <w:p w14:paraId="5CDE9071" w14:textId="4AADD03A" w:rsidR="007A1F44" w:rsidRPr="00A03C55" w:rsidRDefault="007A1F44" w:rsidP="00A90064">
      <w:pPr>
        <w:pStyle w:val="BodyText"/>
      </w:pPr>
      <w:r w:rsidRPr="00A03C55">
        <w:t>Please see ITI TF-2x: E.2 for details on the use of the II data type for patient identifiers.</w:t>
      </w:r>
    </w:p>
    <w:p w14:paraId="61581DC2"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66" w:name="_Toc169692678"/>
      <w:r w:rsidRPr="00A03C55">
        <w:rPr>
          <w:noProof w:val="0"/>
        </w:rPr>
        <w:t>3.44.4.1.2.2 Message Information Model of the Patient Registry Record Added/Revised Messages</w:t>
      </w:r>
      <w:bookmarkEnd w:id="1266"/>
      <w:r w:rsidRPr="00A03C55">
        <w:rPr>
          <w:noProof w:val="0"/>
        </w:rPr>
        <w:t xml:space="preserve"> </w:t>
      </w:r>
    </w:p>
    <w:p w14:paraId="0C7A8C19" w14:textId="77777777" w:rsidR="007A1F44" w:rsidRPr="00A03C55" w:rsidRDefault="007A1F44" w:rsidP="00A90064">
      <w:pPr>
        <w:pStyle w:val="BodyText"/>
      </w:pPr>
      <w:r w:rsidRPr="00A03C55">
        <w:t xml:space="preserve">Below is the Message Information Model for both the Patient Activate and Patient Revise messages, as restricted for this transaction. The purpose of the model is to describe the data elements relevant for this transaction. It is a strict common subset of the </w:t>
      </w:r>
      <w:r w:rsidRPr="00A03C55">
        <w:rPr>
          <w:i/>
        </w:rPr>
        <w:t>Patient Activate</w:t>
      </w:r>
      <w:r w:rsidRPr="00A03C55">
        <w:rPr>
          <w:rStyle w:val="Emphasis"/>
          <w:rFonts w:ascii="Arial" w:hAnsi="Arial" w:cs="Arial"/>
          <w:iCs/>
          <w:color w:val="000000"/>
        </w:rPr>
        <w:t xml:space="preserve"> </w:t>
      </w:r>
      <w:r w:rsidRPr="00A03C55">
        <w:rPr>
          <w:i/>
        </w:rPr>
        <w:t>(PRPA_RM201301UV02)</w:t>
      </w:r>
      <w:r w:rsidRPr="00A03C55">
        <w:t xml:space="preserve"> and </w:t>
      </w:r>
      <w:r w:rsidRPr="00A03C55">
        <w:rPr>
          <w:i/>
        </w:rPr>
        <w:t xml:space="preserve">Patient Revise (PRPA_RM201302UV02) </w:t>
      </w:r>
      <w:r w:rsidRPr="00A03C55">
        <w:t xml:space="preserve">RMIMs. While HL7 defines two models for the two messages, a single common subset is sufficient for the purposes of this IHE transaction. </w:t>
      </w:r>
    </w:p>
    <w:p w14:paraId="545D4EC8" w14:textId="77777777" w:rsidR="007A1F44" w:rsidRPr="00A03C55" w:rsidRDefault="007A1F44" w:rsidP="00A90064">
      <w:pPr>
        <w:pStyle w:val="BodyText"/>
      </w:pPr>
      <w:r w:rsidRPr="00A03C55">
        <w:t xml:space="preserve">The base RMIMs can be found on the HL7 V3 2008 Edition CD at </w:t>
      </w:r>
      <w:r w:rsidRPr="00A03C55">
        <w:rPr>
          <w:rStyle w:val="Hyperlink"/>
        </w:rPr>
        <w:t xml:space="preserve">Edition2008/domains/uvpa/editable/PRPA_RM201301UV.htm </w:t>
      </w:r>
      <w:r w:rsidRPr="00A03C55">
        <w:t xml:space="preserve">and </w:t>
      </w:r>
      <w:r w:rsidRPr="00A03C55">
        <w:rPr>
          <w:rStyle w:val="Hyperlink"/>
        </w:rPr>
        <w:t>Edition2008/domains/uvpa/editable/PRPA_RM201302UV.htm.</w:t>
      </w:r>
      <w:r w:rsidRPr="00A03C55">
        <w:t xml:space="preserve"> The following restrictions are made on the original RMIMs to arrive at the restricted model:</w:t>
      </w:r>
    </w:p>
    <w:p w14:paraId="1AA4353C" w14:textId="77777777" w:rsidR="007A1F44" w:rsidRPr="00A03C55" w:rsidRDefault="007A1F44" w:rsidP="003462A5">
      <w:pPr>
        <w:pStyle w:val="ListBullet2"/>
      </w:pPr>
      <w:r w:rsidRPr="00A03C55">
        <w:t>The focal entity choice is restricted to be only a person</w:t>
      </w:r>
      <w:r w:rsidRPr="00A03C55">
        <w:tab/>
      </w:r>
    </w:p>
    <w:p w14:paraId="289B0BD3" w14:textId="77777777" w:rsidR="007A1F44" w:rsidRPr="00A03C55" w:rsidRDefault="007A1F44" w:rsidP="00A90064">
      <w:pPr>
        <w:pStyle w:val="BodyText"/>
      </w:pPr>
      <w:r w:rsidRPr="00A03C55">
        <w:t xml:space="preserve">The relationship holder of the personal relationship is restricted to be a person (using CMET COCT_MT030207UV) </w:t>
      </w:r>
    </w:p>
    <w:p w14:paraId="5F216D00" w14:textId="77777777" w:rsidR="007A1F44" w:rsidRPr="00A03C55" w:rsidRDefault="007A1F44" w:rsidP="00A90064">
      <w:pPr>
        <w:pStyle w:val="BodyText"/>
      </w:pPr>
      <w:r w:rsidRPr="00A03C55">
        <w:t>The provider organization which is scoping the patient role is required in both the Add and Revise messages (it is optional in the original Revise message definition).</w:t>
      </w:r>
    </w:p>
    <w:p w14:paraId="205F808E" w14:textId="77777777" w:rsidR="007A1F44" w:rsidRPr="00A03C55" w:rsidRDefault="007A1F44" w:rsidP="00A90064">
      <w:pPr>
        <w:pStyle w:val="BodyText"/>
      </w:pPr>
      <w:r w:rsidRPr="00A03C55">
        <w:t>The following roles are omitted:</w:t>
      </w:r>
    </w:p>
    <w:p w14:paraId="0AD37C1D" w14:textId="77777777" w:rsidR="007A1F44" w:rsidRPr="00A03C55" w:rsidRDefault="007A1F44" w:rsidP="003462A5">
      <w:pPr>
        <w:pStyle w:val="ListBullet2"/>
      </w:pPr>
      <w:r w:rsidRPr="00A03C55">
        <w:t>asPatientOfOtherProvider</w:t>
      </w:r>
    </w:p>
    <w:p w14:paraId="6E4D24AC" w14:textId="77777777" w:rsidR="007A1F44" w:rsidRPr="00A03C55" w:rsidRDefault="007A1F44" w:rsidP="003462A5">
      <w:pPr>
        <w:pStyle w:val="ListBullet2"/>
      </w:pPr>
      <w:r w:rsidRPr="00A03C55">
        <w:t>guarantor</w:t>
      </w:r>
    </w:p>
    <w:p w14:paraId="2084C6E8" w14:textId="77777777" w:rsidR="007A1F44" w:rsidRPr="00A03C55" w:rsidRDefault="007A1F44" w:rsidP="003462A5">
      <w:pPr>
        <w:pStyle w:val="ListBullet2"/>
      </w:pPr>
      <w:r w:rsidRPr="00A03C55">
        <w:t>guardian</w:t>
      </w:r>
    </w:p>
    <w:p w14:paraId="20CF85D4" w14:textId="77777777" w:rsidR="007A1F44" w:rsidRPr="00A03C55" w:rsidRDefault="007A1F44" w:rsidP="003462A5">
      <w:pPr>
        <w:pStyle w:val="ListBullet2"/>
      </w:pPr>
      <w:r w:rsidRPr="00A03C55">
        <w:t>contactParty</w:t>
      </w:r>
    </w:p>
    <w:p w14:paraId="544DDDCC" w14:textId="77777777" w:rsidR="007A1F44" w:rsidRPr="00A03C55" w:rsidRDefault="007A1F44" w:rsidP="003462A5">
      <w:pPr>
        <w:pStyle w:val="ListBullet2"/>
      </w:pPr>
      <w:r w:rsidRPr="00A03C55">
        <w:t>asMember</w:t>
      </w:r>
    </w:p>
    <w:p w14:paraId="4A42B566" w14:textId="77777777" w:rsidR="007A1F44" w:rsidRPr="00A03C55" w:rsidRDefault="007A1F44" w:rsidP="003462A5">
      <w:pPr>
        <w:pStyle w:val="ListBullet2"/>
      </w:pPr>
      <w:r w:rsidRPr="00A03C55">
        <w:t>careGiver</w:t>
      </w:r>
    </w:p>
    <w:p w14:paraId="7C35DF2B" w14:textId="77777777" w:rsidR="007A1F44" w:rsidRPr="00A03C55" w:rsidRDefault="007A1F44" w:rsidP="003462A5">
      <w:pPr>
        <w:pStyle w:val="ListBullet2"/>
      </w:pPr>
      <w:r w:rsidRPr="00A03C55">
        <w:t>asStudent</w:t>
      </w:r>
    </w:p>
    <w:p w14:paraId="39BF8203" w14:textId="77777777" w:rsidR="007A1F44" w:rsidRPr="00A03C55" w:rsidRDefault="007A1F44" w:rsidP="00A90064">
      <w:pPr>
        <w:pStyle w:val="BodyText"/>
      </w:pPr>
      <w:r w:rsidRPr="00A03C55">
        <w:t>The following participations are omitted:</w:t>
      </w:r>
    </w:p>
    <w:p w14:paraId="02EB7DA4" w14:textId="77777777" w:rsidR="007A1F44" w:rsidRPr="00A03C55" w:rsidRDefault="007A1F44" w:rsidP="003462A5">
      <w:pPr>
        <w:pStyle w:val="ListBullet2"/>
      </w:pPr>
      <w:r w:rsidRPr="00A03C55">
        <w:lastRenderedPageBreak/>
        <w:t>subjectOf (administrativeObservation)</w:t>
      </w:r>
    </w:p>
    <w:p w14:paraId="1F3FBA2C" w14:textId="77958253" w:rsidR="007A1F44" w:rsidRDefault="007A1F44" w:rsidP="003462A5">
      <w:pPr>
        <w:pStyle w:val="ListBullet2"/>
      </w:pPr>
      <w:r w:rsidRPr="00A03C55">
        <w:t>coveredPartyOf (coverage)</w:t>
      </w:r>
    </w:p>
    <w:p w14:paraId="3DB59BF8" w14:textId="77777777" w:rsidR="005672BB" w:rsidRPr="00A03C55" w:rsidRDefault="005672BB" w:rsidP="002F763C">
      <w:pPr>
        <w:pStyle w:val="BodyText"/>
      </w:pPr>
    </w:p>
    <w:p w14:paraId="6AD5E94D" w14:textId="5C9B7B70" w:rsidR="007A1F44" w:rsidRPr="00A03C55" w:rsidRDefault="007A1F44" w:rsidP="00A90064">
      <w:pPr>
        <w:pStyle w:val="BodyText"/>
      </w:pPr>
    </w:p>
    <w:p w14:paraId="2B640C1C" w14:textId="77777777" w:rsidR="007A1F44" w:rsidRPr="00A03C55" w:rsidRDefault="00D139D9" w:rsidP="00D372D5">
      <w:pPr>
        <w:pStyle w:val="BodyText"/>
        <w:jc w:val="center"/>
      </w:pPr>
      <w:r w:rsidRPr="00A03C55">
        <w:rPr>
          <w:noProof/>
          <w:lang w:eastAsia="fr-FR"/>
        </w:rPr>
        <w:drawing>
          <wp:inline distT="0" distB="0" distL="0" distR="0" wp14:anchorId="6D8B59EB" wp14:editId="16058B14">
            <wp:extent cx="5845175" cy="4635500"/>
            <wp:effectExtent l="0" t="0" r="0" b="12700"/>
            <wp:docPr id="42" name="Picture 45" descr="PRPA_RM201301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PA_RM201301IH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845175" cy="4635500"/>
                    </a:xfrm>
                    <a:prstGeom prst="rect">
                      <a:avLst/>
                    </a:prstGeom>
                    <a:noFill/>
                    <a:ln>
                      <a:noFill/>
                    </a:ln>
                  </pic:spPr>
                </pic:pic>
              </a:graphicData>
            </a:graphic>
          </wp:inline>
        </w:drawing>
      </w:r>
    </w:p>
    <w:p w14:paraId="38315F9F" w14:textId="01F90706" w:rsidR="007A1F44" w:rsidRPr="00A03C55" w:rsidRDefault="007A1F44" w:rsidP="00A90064">
      <w:pPr>
        <w:pStyle w:val="FigureTitle"/>
        <w:rPr>
          <w:noProof w:val="0"/>
        </w:rPr>
      </w:pPr>
      <w:r w:rsidRPr="00A03C55">
        <w:rPr>
          <w:noProof w:val="0"/>
        </w:rPr>
        <w:t>Figure 3.44.4.1.2</w:t>
      </w:r>
      <w:r w:rsidR="00FD1266" w:rsidRPr="00A03C55">
        <w:rPr>
          <w:noProof w:val="0"/>
        </w:rPr>
        <w:t>.2</w:t>
      </w:r>
      <w:r w:rsidRPr="00A03C55">
        <w:rPr>
          <w:noProof w:val="0"/>
        </w:rPr>
        <w:t>-1: RMIM Diagram</w:t>
      </w:r>
    </w:p>
    <w:p w14:paraId="592E1B3F" w14:textId="77777777" w:rsidR="007A1F44" w:rsidRPr="00A03C55" w:rsidRDefault="007A1F44" w:rsidP="00A90064">
      <w:pPr>
        <w:pStyle w:val="BodyText"/>
      </w:pPr>
    </w:p>
    <w:p w14:paraId="58D81A79" w14:textId="77777777" w:rsidR="007A1F44" w:rsidRPr="00A03C55" w:rsidRDefault="007A1F44" w:rsidP="00A90064">
      <w:pPr>
        <w:pStyle w:val="BodyText"/>
      </w:pPr>
      <w:r w:rsidRPr="00A03C55">
        <w:t xml:space="preserve">The attributes of this model are described in the following table. Note that CMETs are not discussed, as the HL7 definitions for them are being used. </w:t>
      </w:r>
    </w:p>
    <w:p w14:paraId="450534D2" w14:textId="08F75F31" w:rsidR="007A1F44" w:rsidRPr="00A03C55" w:rsidRDefault="007A1F44" w:rsidP="00A90064">
      <w:pPr>
        <w:pStyle w:val="TableTitle"/>
        <w:rPr>
          <w:noProof w:val="0"/>
        </w:rPr>
      </w:pPr>
      <w:r w:rsidRPr="00A03C55">
        <w:rPr>
          <w:noProof w:val="0"/>
        </w:rPr>
        <w:t>Table 3.44.4.1.2</w:t>
      </w:r>
      <w:r w:rsidR="00752BB9" w:rsidRPr="00A03C55">
        <w:rPr>
          <w:noProof w:val="0"/>
        </w:rPr>
        <w:t>.2</w:t>
      </w:r>
      <w:r w:rsidRPr="00A03C55">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A03C55" w14:paraId="55983CE6" w14:textId="77777777" w:rsidTr="00B6518F">
        <w:trPr>
          <w:trHeight w:val="525"/>
          <w:tblHeader/>
        </w:trPr>
        <w:tc>
          <w:tcPr>
            <w:tcW w:w="4365" w:type="dxa"/>
            <w:shd w:val="clear" w:color="auto" w:fill="D9D9D9"/>
          </w:tcPr>
          <w:p w14:paraId="73C82E55" w14:textId="77777777" w:rsidR="007A1F44" w:rsidRPr="00A03C55" w:rsidRDefault="007A1F44" w:rsidP="00A063AC">
            <w:pPr>
              <w:pStyle w:val="TableEntryHeader"/>
              <w:rPr>
                <w:noProof w:val="0"/>
              </w:rPr>
            </w:pPr>
            <w:r w:rsidRPr="00A03C55">
              <w:rPr>
                <w:noProof w:val="0"/>
              </w:rPr>
              <w:t>PRPA_HD201301IHE</w:t>
            </w:r>
            <w:r w:rsidRPr="00A03C55">
              <w:rPr>
                <w:noProof w:val="0"/>
              </w:rPr>
              <w:br/>
              <w:t>Patient Activate/Revise</w:t>
            </w:r>
          </w:p>
        </w:tc>
        <w:tc>
          <w:tcPr>
            <w:tcW w:w="5283" w:type="dxa"/>
            <w:shd w:val="clear" w:color="auto" w:fill="D9D9D9"/>
          </w:tcPr>
          <w:p w14:paraId="61A66F1C" w14:textId="77777777" w:rsidR="007A1F44" w:rsidRPr="00A03C55" w:rsidRDefault="007A1F44" w:rsidP="00A53067">
            <w:pPr>
              <w:pStyle w:val="TableEntryHeader"/>
              <w:rPr>
                <w:noProof w:val="0"/>
              </w:rPr>
            </w:pPr>
            <w:r w:rsidRPr="00A03C55">
              <w:rPr>
                <w:noProof w:val="0"/>
              </w:rPr>
              <w:t>This HMD extract defines the message used to report that a new patient record was added, or a patient record was updated.</w:t>
            </w:r>
          </w:p>
          <w:p w14:paraId="4901654E" w14:textId="150B81B1" w:rsidR="007A1F44" w:rsidRPr="00A03C55" w:rsidRDefault="007A1F44" w:rsidP="00A53067">
            <w:pPr>
              <w:pStyle w:val="TableEntryHeader"/>
              <w:rPr>
                <w:noProof w:val="0"/>
              </w:rPr>
            </w:pPr>
            <w:r w:rsidRPr="00A03C55">
              <w:rPr>
                <w:noProof w:val="0"/>
              </w:rPr>
              <w:t>Derived from Figure 3.44.4.1.2</w:t>
            </w:r>
            <w:r w:rsidR="00752BB9" w:rsidRPr="00A03C55">
              <w:rPr>
                <w:noProof w:val="0"/>
              </w:rPr>
              <w:t>.2</w:t>
            </w:r>
            <w:r w:rsidRPr="00A03C55">
              <w:rPr>
                <w:noProof w:val="0"/>
              </w:rPr>
              <w:t>-1 (PRPA_RM201301IHE)</w:t>
            </w:r>
          </w:p>
        </w:tc>
      </w:tr>
      <w:tr w:rsidR="007A1F44" w:rsidRPr="00A03C55" w14:paraId="1E53C025" w14:textId="77777777">
        <w:tc>
          <w:tcPr>
            <w:tcW w:w="4365" w:type="dxa"/>
          </w:tcPr>
          <w:p w14:paraId="4C651C0B" w14:textId="77777777" w:rsidR="007A1F44" w:rsidRPr="00A03C55" w:rsidRDefault="007A1F44" w:rsidP="00A063AC">
            <w:pPr>
              <w:pStyle w:val="TableEntry"/>
              <w:rPr>
                <w:b/>
                <w:bCs/>
                <w:noProof w:val="0"/>
              </w:rPr>
            </w:pPr>
            <w:r w:rsidRPr="00A03C55">
              <w:rPr>
                <w:b/>
                <w:bCs/>
                <w:noProof w:val="0"/>
              </w:rPr>
              <w:t>Patient</w:t>
            </w:r>
          </w:p>
        </w:tc>
        <w:tc>
          <w:tcPr>
            <w:tcW w:w="5283" w:type="dxa"/>
          </w:tcPr>
          <w:p w14:paraId="5DF1BFB1" w14:textId="77777777" w:rsidR="007A1F44" w:rsidRPr="00A03C55" w:rsidRDefault="007A1F44" w:rsidP="00A53067">
            <w:pPr>
              <w:pStyle w:val="TableEntry"/>
              <w:rPr>
                <w:noProof w:val="0"/>
              </w:rPr>
            </w:pPr>
            <w:r w:rsidRPr="00A03C55">
              <w:rPr>
                <w:noProof w:val="0"/>
              </w:rPr>
              <w:t>The primary record for the focal person in a Patient Identity Source</w:t>
            </w:r>
          </w:p>
        </w:tc>
      </w:tr>
      <w:tr w:rsidR="007A1F44" w:rsidRPr="00A03C55" w14:paraId="63987454" w14:textId="77777777">
        <w:tc>
          <w:tcPr>
            <w:tcW w:w="4365" w:type="dxa"/>
          </w:tcPr>
          <w:p w14:paraId="0DFF12ED" w14:textId="77777777" w:rsidR="007A1F44" w:rsidRPr="00A03C55" w:rsidRDefault="007A1F44" w:rsidP="00A063AC">
            <w:pPr>
              <w:pStyle w:val="TableEntry"/>
              <w:rPr>
                <w:noProof w:val="0"/>
              </w:rPr>
            </w:pPr>
            <w:r w:rsidRPr="00A03C55">
              <w:rPr>
                <w:noProof w:val="0"/>
              </w:rPr>
              <w:lastRenderedPageBreak/>
              <w:t>classCode [1..1] (M)</w:t>
            </w:r>
          </w:p>
          <w:p w14:paraId="0D85CC84" w14:textId="77777777" w:rsidR="007A1F44" w:rsidRPr="00A03C55" w:rsidRDefault="007A1F44" w:rsidP="00A53067">
            <w:pPr>
              <w:pStyle w:val="TableEntry"/>
              <w:rPr>
                <w:noProof w:val="0"/>
              </w:rPr>
            </w:pPr>
            <w:r w:rsidRPr="00A03C55">
              <w:rPr>
                <w:noProof w:val="0"/>
              </w:rPr>
              <w:t>Patient (CS) {CNE:PAT}</w:t>
            </w:r>
          </w:p>
        </w:tc>
        <w:tc>
          <w:tcPr>
            <w:tcW w:w="5283" w:type="dxa"/>
          </w:tcPr>
          <w:p w14:paraId="6103A331" w14:textId="77777777" w:rsidR="007A1F44" w:rsidRPr="00A03C55" w:rsidRDefault="007A1F44" w:rsidP="00A53067">
            <w:pPr>
              <w:pStyle w:val="TableEntry"/>
              <w:rPr>
                <w:noProof w:val="0"/>
              </w:rPr>
            </w:pPr>
            <w:r w:rsidRPr="00A03C55">
              <w:rPr>
                <w:noProof w:val="0"/>
              </w:rPr>
              <w:t>Structural attribute; this is a "patient" role</w:t>
            </w:r>
          </w:p>
        </w:tc>
      </w:tr>
      <w:tr w:rsidR="007A1F44" w:rsidRPr="00A03C55" w14:paraId="125EF628" w14:textId="77777777">
        <w:tc>
          <w:tcPr>
            <w:tcW w:w="4365" w:type="dxa"/>
          </w:tcPr>
          <w:p w14:paraId="6AB39913" w14:textId="77777777" w:rsidR="007A1F44" w:rsidRPr="00A03C55" w:rsidRDefault="007A1F44" w:rsidP="00A063AC">
            <w:pPr>
              <w:pStyle w:val="TableEntry"/>
              <w:rPr>
                <w:noProof w:val="0"/>
              </w:rPr>
            </w:pPr>
            <w:r w:rsidRPr="00A03C55">
              <w:rPr>
                <w:noProof w:val="0"/>
              </w:rPr>
              <w:t xml:space="preserve">id [1..*] (M) </w:t>
            </w:r>
          </w:p>
          <w:p w14:paraId="07045096" w14:textId="77777777" w:rsidR="007A1F44" w:rsidRPr="00A03C55" w:rsidRDefault="007A1F44" w:rsidP="00A53067">
            <w:pPr>
              <w:pStyle w:val="TableEntry"/>
              <w:rPr>
                <w:noProof w:val="0"/>
              </w:rPr>
            </w:pPr>
            <w:r w:rsidRPr="00A03C55">
              <w:rPr>
                <w:noProof w:val="0"/>
              </w:rPr>
              <w:t>Patient (</w:t>
            </w:r>
            <w:hyperlink r:id="rId118" w:anchor="dt-SET" w:history="1">
              <w:r w:rsidRPr="00A03C55">
                <w:rPr>
                  <w:rStyle w:val="Hyperlink"/>
                  <w:rFonts w:ascii="Arial" w:hAnsi="Arial" w:cs="Arial"/>
                  <w:noProof w:val="0"/>
                  <w:szCs w:val="18"/>
                </w:rPr>
                <w:t>SET</w:t>
              </w:r>
            </w:hyperlink>
            <w:r w:rsidRPr="00A03C55">
              <w:rPr>
                <w:noProof w:val="0"/>
              </w:rPr>
              <w:t>&lt;</w:t>
            </w:r>
            <w:hyperlink r:id="rId119" w:anchor="dt-II" w:history="1">
              <w:r w:rsidRPr="00A03C55">
                <w:rPr>
                  <w:rStyle w:val="Hyperlink"/>
                  <w:rFonts w:ascii="Arial" w:hAnsi="Arial" w:cs="Arial"/>
                  <w:noProof w:val="0"/>
                  <w:szCs w:val="18"/>
                </w:rPr>
                <w:t>II</w:t>
              </w:r>
            </w:hyperlink>
            <w:r w:rsidRPr="00A03C55">
              <w:rPr>
                <w:noProof w:val="0"/>
              </w:rPr>
              <w:t xml:space="preserve">&gt;) </w:t>
            </w:r>
          </w:p>
        </w:tc>
        <w:tc>
          <w:tcPr>
            <w:tcW w:w="5283" w:type="dxa"/>
          </w:tcPr>
          <w:p w14:paraId="4B94466F" w14:textId="091A1C90" w:rsidR="007A1F44" w:rsidRPr="00A03C55" w:rsidRDefault="007A1F44" w:rsidP="00A53067">
            <w:pPr>
              <w:pStyle w:val="TableEntry"/>
              <w:rPr>
                <w:noProof w:val="0"/>
              </w:rPr>
            </w:pPr>
            <w:r w:rsidRPr="00A03C55">
              <w:rPr>
                <w:noProof w:val="0"/>
              </w:rPr>
              <w:t>Identifiers designated by this patient identity source for the focal person</w:t>
            </w:r>
            <w:r w:rsidR="00952DDA" w:rsidRPr="00A03C55">
              <w:rPr>
                <w:noProof w:val="0"/>
              </w:rPr>
              <w:t xml:space="preserve"> </w:t>
            </w:r>
          </w:p>
        </w:tc>
      </w:tr>
      <w:tr w:rsidR="007A1F44" w:rsidRPr="00A03C55" w14:paraId="3ECEFC07" w14:textId="77777777">
        <w:tc>
          <w:tcPr>
            <w:tcW w:w="4365" w:type="dxa"/>
          </w:tcPr>
          <w:p w14:paraId="60160A3C" w14:textId="77777777" w:rsidR="007A1F44" w:rsidRPr="00A03C55" w:rsidRDefault="007A1F44" w:rsidP="00A063AC">
            <w:pPr>
              <w:pStyle w:val="TableEntry"/>
              <w:rPr>
                <w:noProof w:val="0"/>
              </w:rPr>
            </w:pPr>
            <w:r w:rsidRPr="00A03C55">
              <w:rPr>
                <w:noProof w:val="0"/>
              </w:rPr>
              <w:t>statusCode [1..1]</w:t>
            </w:r>
          </w:p>
          <w:p w14:paraId="4893985B" w14:textId="77777777" w:rsidR="007A1F44" w:rsidRPr="00A03C55" w:rsidRDefault="007A1F44" w:rsidP="00A53067">
            <w:pPr>
              <w:pStyle w:val="TableEntry"/>
              <w:rPr>
                <w:noProof w:val="0"/>
              </w:rPr>
            </w:pPr>
            <w:r w:rsidRPr="00A03C55">
              <w:rPr>
                <w:noProof w:val="0"/>
              </w:rPr>
              <w:t>Patient (CS) {CNE:active, fixed value= "active"}</w:t>
            </w:r>
          </w:p>
        </w:tc>
        <w:tc>
          <w:tcPr>
            <w:tcW w:w="5283" w:type="dxa"/>
          </w:tcPr>
          <w:p w14:paraId="6148BEDD" w14:textId="77777777" w:rsidR="007A1F44" w:rsidRPr="00A03C55" w:rsidRDefault="007A1F44" w:rsidP="00A53067">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49F9187E" w14:textId="77777777">
        <w:tc>
          <w:tcPr>
            <w:tcW w:w="4365" w:type="dxa"/>
          </w:tcPr>
          <w:p w14:paraId="25A766EB" w14:textId="77777777" w:rsidR="007A1F44" w:rsidRPr="00A03C55" w:rsidRDefault="007A1F44" w:rsidP="00A063AC">
            <w:pPr>
              <w:pStyle w:val="TableEntry"/>
              <w:rPr>
                <w:noProof w:val="0"/>
              </w:rPr>
            </w:pPr>
            <w:r w:rsidRPr="00A03C55">
              <w:rPr>
                <w:noProof w:val="0"/>
              </w:rPr>
              <w:t>confidentialityCode [0..*]</w:t>
            </w:r>
          </w:p>
          <w:p w14:paraId="22241F10" w14:textId="77777777" w:rsidR="007A1F44" w:rsidRPr="00A03C55" w:rsidRDefault="007A1F44" w:rsidP="00A53067">
            <w:pPr>
              <w:pStyle w:val="TableEntry"/>
              <w:rPr>
                <w:noProof w:val="0"/>
              </w:rPr>
            </w:pPr>
            <w:r w:rsidRPr="00A03C55">
              <w:rPr>
                <w:noProof w:val="0"/>
              </w:rPr>
              <w:t>Patient (SET&lt;CE&gt;) {CWE:Confidentiality}</w:t>
            </w:r>
          </w:p>
        </w:tc>
        <w:tc>
          <w:tcPr>
            <w:tcW w:w="5283" w:type="dxa"/>
          </w:tcPr>
          <w:p w14:paraId="5EC86C8C" w14:textId="49C66B79" w:rsidR="007A1F44" w:rsidRPr="00A03C55" w:rsidRDefault="007A1F44" w:rsidP="00A53067">
            <w:pPr>
              <w:pStyle w:val="TableEntry"/>
              <w:rPr>
                <w:noProof w:val="0"/>
              </w:rPr>
            </w:pPr>
            <w:r w:rsidRPr="00A03C55">
              <w:rPr>
                <w:noProof w:val="0"/>
              </w:rPr>
              <w:t>Value(s) that control the disclosure of information about this living subject as a patient</w:t>
            </w:r>
            <w:r w:rsidR="00952DDA" w:rsidRPr="00A03C55">
              <w:rPr>
                <w:noProof w:val="0"/>
              </w:rPr>
              <w:t xml:space="preserve"> </w:t>
            </w:r>
          </w:p>
        </w:tc>
      </w:tr>
      <w:tr w:rsidR="007A1F44" w:rsidRPr="00A03C55" w14:paraId="239D5415" w14:textId="77777777">
        <w:tc>
          <w:tcPr>
            <w:tcW w:w="4365" w:type="dxa"/>
          </w:tcPr>
          <w:p w14:paraId="742D673F" w14:textId="77777777" w:rsidR="007A1F44" w:rsidRPr="00A03C55" w:rsidRDefault="007A1F44" w:rsidP="00A063AC">
            <w:pPr>
              <w:pStyle w:val="TableEntry"/>
              <w:rPr>
                <w:noProof w:val="0"/>
              </w:rPr>
            </w:pPr>
            <w:r w:rsidRPr="00A03C55">
              <w:rPr>
                <w:noProof w:val="0"/>
              </w:rPr>
              <w:t>veryImportantPersonCode [0..1]</w:t>
            </w:r>
          </w:p>
          <w:p w14:paraId="0CDED50D" w14:textId="77777777" w:rsidR="007A1F44" w:rsidRPr="00A03C55" w:rsidRDefault="007A1F44" w:rsidP="00A53067">
            <w:pPr>
              <w:pStyle w:val="TableEntry"/>
              <w:rPr>
                <w:noProof w:val="0"/>
              </w:rPr>
            </w:pPr>
            <w:r w:rsidRPr="00A03C55">
              <w:rPr>
                <w:noProof w:val="0"/>
              </w:rPr>
              <w:t>Patient (CE) {CWE:PatientImportance}</w:t>
            </w:r>
          </w:p>
        </w:tc>
        <w:tc>
          <w:tcPr>
            <w:tcW w:w="5283" w:type="dxa"/>
          </w:tcPr>
          <w:p w14:paraId="5B9FFC42" w14:textId="77777777" w:rsidR="007A1F44" w:rsidRPr="00A03C55" w:rsidRDefault="007A1F44" w:rsidP="00A53067">
            <w:pPr>
              <w:pStyle w:val="TableEntry"/>
              <w:rPr>
                <w:noProof w:val="0"/>
              </w:rPr>
            </w:pPr>
            <w:r w:rsidRPr="00A03C55">
              <w:rPr>
                <w:noProof w:val="0"/>
              </w:rPr>
              <w:t>A code specifying the patient's special status granted by the scoper organization, often resulting in preferred treatment and special considerations. Examples include board member, diplomat.</w:t>
            </w:r>
          </w:p>
        </w:tc>
      </w:tr>
      <w:tr w:rsidR="007A1F44" w:rsidRPr="00A03C55" w14:paraId="4323EAE1" w14:textId="77777777">
        <w:tc>
          <w:tcPr>
            <w:tcW w:w="4365" w:type="dxa"/>
          </w:tcPr>
          <w:p w14:paraId="65AF76E1" w14:textId="77777777" w:rsidR="007A1F44" w:rsidRPr="00A03C55" w:rsidRDefault="007A1F44" w:rsidP="00A063AC">
            <w:pPr>
              <w:pStyle w:val="TableEntry"/>
              <w:rPr>
                <w:b/>
                <w:noProof w:val="0"/>
              </w:rPr>
            </w:pPr>
            <w:r w:rsidRPr="00A03C55">
              <w:rPr>
                <w:b/>
                <w:noProof w:val="0"/>
              </w:rPr>
              <w:t>Person</w:t>
            </w:r>
          </w:p>
        </w:tc>
        <w:tc>
          <w:tcPr>
            <w:tcW w:w="5283" w:type="dxa"/>
          </w:tcPr>
          <w:p w14:paraId="177079FF" w14:textId="77777777" w:rsidR="007A1F44" w:rsidRPr="00A03C55" w:rsidRDefault="007A1F44" w:rsidP="00A53067">
            <w:pPr>
              <w:pStyle w:val="TableEntry"/>
              <w:rPr>
                <w:noProof w:val="0"/>
              </w:rPr>
            </w:pPr>
            <w:r w:rsidRPr="00A03C55">
              <w:rPr>
                <w:noProof w:val="0"/>
              </w:rPr>
              <w:t>A subtype of LivingSubject representing a human being</w:t>
            </w:r>
          </w:p>
          <w:p w14:paraId="5104E076" w14:textId="77777777" w:rsidR="007A1F44" w:rsidRPr="00A03C55" w:rsidRDefault="007A1F44" w:rsidP="00A53067">
            <w:pPr>
              <w:pStyle w:val="TableEntry"/>
              <w:rPr>
                <w:noProof w:val="0"/>
              </w:rPr>
            </w:pPr>
            <w:r w:rsidRPr="00A03C55">
              <w:rPr>
                <w:noProof w:val="0"/>
              </w:rPr>
              <w:t>Either Person.name or Patient.id must be non-null</w:t>
            </w:r>
          </w:p>
        </w:tc>
      </w:tr>
      <w:tr w:rsidR="007A1F44" w:rsidRPr="00A03C55" w14:paraId="0C9E832C" w14:textId="77777777">
        <w:tc>
          <w:tcPr>
            <w:tcW w:w="4365" w:type="dxa"/>
          </w:tcPr>
          <w:p w14:paraId="53F695AD" w14:textId="77777777" w:rsidR="007A1F44" w:rsidRPr="00A03C55" w:rsidRDefault="007A1F44" w:rsidP="00A063AC">
            <w:pPr>
              <w:pStyle w:val="TableEntry"/>
              <w:rPr>
                <w:noProof w:val="0"/>
              </w:rPr>
            </w:pPr>
            <w:r w:rsidRPr="00A03C55">
              <w:rPr>
                <w:noProof w:val="0"/>
              </w:rPr>
              <w:t>classCode [1..1] (M)</w:t>
            </w:r>
          </w:p>
          <w:p w14:paraId="35D8E2D1" w14:textId="77777777" w:rsidR="007A1F44" w:rsidRPr="00A03C55" w:rsidRDefault="007A1F44" w:rsidP="00A53067">
            <w:pPr>
              <w:pStyle w:val="TableEntry"/>
              <w:rPr>
                <w:noProof w:val="0"/>
              </w:rPr>
            </w:pPr>
            <w:r w:rsidRPr="00A03C55">
              <w:rPr>
                <w:noProof w:val="0"/>
              </w:rPr>
              <w:t>Person (CS) {CNE:PSN, fixed value= "PSN"}</w:t>
            </w:r>
          </w:p>
        </w:tc>
        <w:tc>
          <w:tcPr>
            <w:tcW w:w="5283" w:type="dxa"/>
          </w:tcPr>
          <w:p w14:paraId="5C824504" w14:textId="77777777" w:rsidR="007A1F44" w:rsidRPr="00A03C55" w:rsidRDefault="007A1F44" w:rsidP="00A53067">
            <w:pPr>
              <w:pStyle w:val="TableEntry"/>
              <w:rPr>
                <w:noProof w:val="0"/>
              </w:rPr>
            </w:pPr>
            <w:r w:rsidRPr="00A03C55">
              <w:rPr>
                <w:noProof w:val="0"/>
              </w:rPr>
              <w:t>Structural attribute; this is a "person" entity</w:t>
            </w:r>
          </w:p>
        </w:tc>
      </w:tr>
      <w:tr w:rsidR="007A1F44" w:rsidRPr="00A03C55" w14:paraId="086BDE79" w14:textId="77777777">
        <w:tc>
          <w:tcPr>
            <w:tcW w:w="4365" w:type="dxa"/>
          </w:tcPr>
          <w:p w14:paraId="381AE4DC" w14:textId="77777777" w:rsidR="007A1F44" w:rsidRPr="00A03C55" w:rsidRDefault="007A1F44" w:rsidP="00A063AC">
            <w:pPr>
              <w:pStyle w:val="TableEntry"/>
              <w:rPr>
                <w:noProof w:val="0"/>
              </w:rPr>
            </w:pPr>
            <w:r w:rsidRPr="00A03C55">
              <w:rPr>
                <w:noProof w:val="0"/>
              </w:rPr>
              <w:t>determinerCode [1..1] (M)</w:t>
            </w:r>
          </w:p>
          <w:p w14:paraId="7ACA9666" w14:textId="77777777" w:rsidR="007A1F44" w:rsidRPr="00A03C55" w:rsidRDefault="007A1F44" w:rsidP="00A53067">
            <w:pPr>
              <w:pStyle w:val="TableEntry"/>
              <w:rPr>
                <w:noProof w:val="0"/>
              </w:rPr>
            </w:pPr>
            <w:r w:rsidRPr="00A03C55">
              <w:rPr>
                <w:noProof w:val="0"/>
              </w:rPr>
              <w:t>Person (CS) {CNE:INSTANCE, fixed value= "INSTANCE"}</w:t>
            </w:r>
          </w:p>
        </w:tc>
        <w:tc>
          <w:tcPr>
            <w:tcW w:w="5283" w:type="dxa"/>
          </w:tcPr>
          <w:p w14:paraId="48F8B606" w14:textId="77777777" w:rsidR="007A1F44" w:rsidRPr="00A03C55" w:rsidRDefault="007A1F44" w:rsidP="00A53067">
            <w:pPr>
              <w:pStyle w:val="TableEntry"/>
              <w:rPr>
                <w:noProof w:val="0"/>
              </w:rPr>
            </w:pPr>
            <w:r w:rsidRPr="00A03C55">
              <w:rPr>
                <w:noProof w:val="0"/>
              </w:rPr>
              <w:t>Structural attribute; this is a specific person</w:t>
            </w:r>
          </w:p>
        </w:tc>
      </w:tr>
      <w:tr w:rsidR="007A1F44" w:rsidRPr="00A03C55" w14:paraId="499D9FFE" w14:textId="77777777">
        <w:tc>
          <w:tcPr>
            <w:tcW w:w="4365" w:type="dxa"/>
          </w:tcPr>
          <w:p w14:paraId="2D4276B7" w14:textId="77777777" w:rsidR="007A1F44" w:rsidRPr="00A03C55" w:rsidRDefault="007A1F44" w:rsidP="00A063AC">
            <w:pPr>
              <w:pStyle w:val="TableEntry"/>
              <w:rPr>
                <w:noProof w:val="0"/>
              </w:rPr>
            </w:pPr>
            <w:r w:rsidRPr="00A03C55">
              <w:rPr>
                <w:noProof w:val="0"/>
              </w:rPr>
              <w:t>name [1..*]</w:t>
            </w:r>
          </w:p>
          <w:p w14:paraId="69D10B24" w14:textId="77777777" w:rsidR="007A1F44" w:rsidRPr="00A03C55" w:rsidRDefault="007A1F44" w:rsidP="00A53067">
            <w:pPr>
              <w:pStyle w:val="TableEntry"/>
              <w:rPr>
                <w:noProof w:val="0"/>
              </w:rPr>
            </w:pPr>
            <w:r w:rsidRPr="00A03C55">
              <w:rPr>
                <w:noProof w:val="0"/>
              </w:rPr>
              <w:t>Person (BAG&lt;PN&gt;)</w:t>
            </w:r>
          </w:p>
        </w:tc>
        <w:tc>
          <w:tcPr>
            <w:tcW w:w="5283" w:type="dxa"/>
          </w:tcPr>
          <w:p w14:paraId="13A55AEB" w14:textId="77777777" w:rsidR="007A1F44" w:rsidRPr="00A03C55" w:rsidRDefault="007A1F44" w:rsidP="00A53067">
            <w:pPr>
              <w:pStyle w:val="TableEntry"/>
              <w:rPr>
                <w:noProof w:val="0"/>
              </w:rPr>
            </w:pPr>
            <w:r w:rsidRPr="00A03C55">
              <w:rPr>
                <w:noProof w:val="0"/>
              </w:rPr>
              <w:t>Name(s) for this person</w:t>
            </w:r>
          </w:p>
        </w:tc>
      </w:tr>
      <w:tr w:rsidR="007A1F44" w:rsidRPr="00A03C55" w14:paraId="1A20005C" w14:textId="77777777">
        <w:tc>
          <w:tcPr>
            <w:tcW w:w="4365" w:type="dxa"/>
          </w:tcPr>
          <w:p w14:paraId="3F0FBD13" w14:textId="77777777" w:rsidR="007A1F44" w:rsidRPr="00A03C55" w:rsidRDefault="007A1F44" w:rsidP="00A063AC">
            <w:pPr>
              <w:pStyle w:val="TableEntry"/>
              <w:rPr>
                <w:noProof w:val="0"/>
              </w:rPr>
            </w:pPr>
            <w:r w:rsidRPr="00A03C55">
              <w:rPr>
                <w:noProof w:val="0"/>
              </w:rPr>
              <w:t>telecom [0..*]</w:t>
            </w:r>
          </w:p>
          <w:p w14:paraId="59D547A9" w14:textId="77777777" w:rsidR="007A1F44" w:rsidRPr="00A03C55" w:rsidRDefault="007A1F44" w:rsidP="00A53067">
            <w:pPr>
              <w:pStyle w:val="TableEntry"/>
              <w:rPr>
                <w:noProof w:val="0"/>
              </w:rPr>
            </w:pPr>
            <w:r w:rsidRPr="00A03C55">
              <w:rPr>
                <w:noProof w:val="0"/>
              </w:rPr>
              <w:t>Person (BAG&lt;TEL&gt;)</w:t>
            </w:r>
          </w:p>
        </w:tc>
        <w:tc>
          <w:tcPr>
            <w:tcW w:w="5283" w:type="dxa"/>
          </w:tcPr>
          <w:p w14:paraId="662AFC5A" w14:textId="77777777" w:rsidR="007A1F44" w:rsidRPr="00A03C55" w:rsidRDefault="007A1F44" w:rsidP="00A53067">
            <w:pPr>
              <w:pStyle w:val="TableEntry"/>
              <w:rPr>
                <w:noProof w:val="0"/>
              </w:rPr>
            </w:pPr>
            <w:r w:rsidRPr="00A03C55">
              <w:rPr>
                <w:noProof w:val="0"/>
              </w:rPr>
              <w:t>Telecommunication address(es) for communicating with this person</w:t>
            </w:r>
          </w:p>
        </w:tc>
      </w:tr>
      <w:tr w:rsidR="007A1F44" w:rsidRPr="00A03C55" w14:paraId="04303469" w14:textId="77777777">
        <w:tc>
          <w:tcPr>
            <w:tcW w:w="4365" w:type="dxa"/>
          </w:tcPr>
          <w:p w14:paraId="58BA7FF8" w14:textId="77777777" w:rsidR="007A1F44" w:rsidRPr="00A03C55" w:rsidRDefault="007A1F44" w:rsidP="00A063AC">
            <w:pPr>
              <w:pStyle w:val="TableEntry"/>
              <w:rPr>
                <w:noProof w:val="0"/>
              </w:rPr>
            </w:pPr>
            <w:r w:rsidRPr="00A03C55">
              <w:rPr>
                <w:noProof w:val="0"/>
              </w:rPr>
              <w:t>administrativeGenderCode [0..1]</w:t>
            </w:r>
          </w:p>
          <w:p w14:paraId="05CC2FEE" w14:textId="77777777" w:rsidR="007A1F44" w:rsidRPr="00A03C55" w:rsidRDefault="007A1F44" w:rsidP="00A53067">
            <w:pPr>
              <w:pStyle w:val="TableEntry"/>
              <w:rPr>
                <w:noProof w:val="0"/>
              </w:rPr>
            </w:pPr>
            <w:r w:rsidRPr="00A03C55">
              <w:rPr>
                <w:noProof w:val="0"/>
              </w:rPr>
              <w:t>Person (CE) {CWE:AdministrativeGender}</w:t>
            </w:r>
          </w:p>
        </w:tc>
        <w:tc>
          <w:tcPr>
            <w:tcW w:w="5283" w:type="dxa"/>
          </w:tcPr>
          <w:p w14:paraId="055760FB" w14:textId="77777777" w:rsidR="007A1F44" w:rsidRPr="00A03C55" w:rsidRDefault="007A1F44" w:rsidP="00A53067">
            <w:pPr>
              <w:pStyle w:val="TableEntry"/>
              <w:rPr>
                <w:noProof w:val="0"/>
              </w:rPr>
            </w:pPr>
            <w:r w:rsidRPr="00A03C55">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A03C55" w14:paraId="7C4A181E" w14:textId="77777777">
        <w:tc>
          <w:tcPr>
            <w:tcW w:w="4365" w:type="dxa"/>
          </w:tcPr>
          <w:p w14:paraId="48574E9A" w14:textId="77777777" w:rsidR="007A1F44" w:rsidRPr="00A03C55" w:rsidRDefault="007A1F44" w:rsidP="00A063AC">
            <w:pPr>
              <w:pStyle w:val="TableEntry"/>
              <w:rPr>
                <w:noProof w:val="0"/>
              </w:rPr>
            </w:pPr>
            <w:r w:rsidRPr="00A03C55">
              <w:rPr>
                <w:noProof w:val="0"/>
              </w:rPr>
              <w:t>birthTime [0..1]</w:t>
            </w:r>
          </w:p>
          <w:p w14:paraId="586F3519" w14:textId="77777777" w:rsidR="007A1F44" w:rsidRPr="00A03C55" w:rsidRDefault="007A1F44" w:rsidP="00A53067">
            <w:pPr>
              <w:pStyle w:val="TableEntry"/>
              <w:rPr>
                <w:noProof w:val="0"/>
              </w:rPr>
            </w:pPr>
            <w:r w:rsidRPr="00A03C55">
              <w:rPr>
                <w:noProof w:val="0"/>
              </w:rPr>
              <w:t>Person (TS)</w:t>
            </w:r>
          </w:p>
        </w:tc>
        <w:tc>
          <w:tcPr>
            <w:tcW w:w="5283" w:type="dxa"/>
          </w:tcPr>
          <w:p w14:paraId="3D54E10A" w14:textId="77777777" w:rsidR="007A1F44" w:rsidRPr="00A03C55" w:rsidRDefault="007A1F44" w:rsidP="00A53067">
            <w:pPr>
              <w:pStyle w:val="TableEntry"/>
              <w:rPr>
                <w:noProof w:val="0"/>
              </w:rPr>
            </w:pPr>
            <w:r w:rsidRPr="00A03C55">
              <w:rPr>
                <w:noProof w:val="0"/>
              </w:rPr>
              <w:t>The date and time this person was born</w:t>
            </w:r>
          </w:p>
        </w:tc>
      </w:tr>
      <w:tr w:rsidR="007A1F44" w:rsidRPr="00A03C55" w14:paraId="5D4DD899" w14:textId="77777777">
        <w:tc>
          <w:tcPr>
            <w:tcW w:w="4365" w:type="dxa"/>
          </w:tcPr>
          <w:p w14:paraId="418C2EC9" w14:textId="77777777" w:rsidR="007A1F44" w:rsidRPr="00A03C55" w:rsidRDefault="007A1F44" w:rsidP="00A063AC">
            <w:pPr>
              <w:pStyle w:val="TableEntry"/>
              <w:rPr>
                <w:noProof w:val="0"/>
              </w:rPr>
            </w:pPr>
            <w:r w:rsidRPr="00A03C55">
              <w:rPr>
                <w:noProof w:val="0"/>
              </w:rPr>
              <w:t>deceasedInd [0..1]</w:t>
            </w:r>
          </w:p>
          <w:p w14:paraId="39EBA079" w14:textId="77777777" w:rsidR="007A1F44" w:rsidRPr="00A03C55" w:rsidRDefault="007A1F44" w:rsidP="00A53067">
            <w:pPr>
              <w:pStyle w:val="TableEntry"/>
              <w:rPr>
                <w:noProof w:val="0"/>
              </w:rPr>
            </w:pPr>
            <w:r w:rsidRPr="00A03C55">
              <w:rPr>
                <w:noProof w:val="0"/>
              </w:rPr>
              <w:t>Person (BL)</w:t>
            </w:r>
          </w:p>
        </w:tc>
        <w:tc>
          <w:tcPr>
            <w:tcW w:w="5283" w:type="dxa"/>
          </w:tcPr>
          <w:p w14:paraId="1F78186D" w14:textId="77777777" w:rsidR="007A1F44" w:rsidRPr="00A03C55" w:rsidRDefault="007A1F44" w:rsidP="00A53067">
            <w:pPr>
              <w:pStyle w:val="TableEntry"/>
              <w:rPr>
                <w:noProof w:val="0"/>
              </w:rPr>
            </w:pPr>
            <w:r w:rsidRPr="00A03C55">
              <w:rPr>
                <w:noProof w:val="0"/>
              </w:rPr>
              <w:t>An indication that this person is dead</w:t>
            </w:r>
          </w:p>
        </w:tc>
      </w:tr>
      <w:tr w:rsidR="007A1F44" w:rsidRPr="00A03C55" w14:paraId="2AA5BE13" w14:textId="77777777">
        <w:tc>
          <w:tcPr>
            <w:tcW w:w="4365" w:type="dxa"/>
          </w:tcPr>
          <w:p w14:paraId="0E7B5EF8" w14:textId="77777777" w:rsidR="007A1F44" w:rsidRPr="00A03C55" w:rsidRDefault="007A1F44" w:rsidP="00A063AC">
            <w:pPr>
              <w:pStyle w:val="TableEntry"/>
              <w:rPr>
                <w:noProof w:val="0"/>
              </w:rPr>
            </w:pPr>
            <w:r w:rsidRPr="00A03C55">
              <w:rPr>
                <w:noProof w:val="0"/>
              </w:rPr>
              <w:t>deceasedTime [0..1]</w:t>
            </w:r>
          </w:p>
          <w:p w14:paraId="2DF70D76" w14:textId="77777777" w:rsidR="007A1F44" w:rsidRPr="00A03C55" w:rsidRDefault="007A1F44" w:rsidP="00A53067">
            <w:pPr>
              <w:pStyle w:val="TableEntry"/>
              <w:rPr>
                <w:noProof w:val="0"/>
              </w:rPr>
            </w:pPr>
            <w:r w:rsidRPr="00A03C55">
              <w:rPr>
                <w:noProof w:val="0"/>
              </w:rPr>
              <w:t>Person (TS)</w:t>
            </w:r>
          </w:p>
        </w:tc>
        <w:tc>
          <w:tcPr>
            <w:tcW w:w="5283" w:type="dxa"/>
          </w:tcPr>
          <w:p w14:paraId="79CC38A3" w14:textId="77777777" w:rsidR="007A1F44" w:rsidRPr="00A03C55" w:rsidRDefault="007A1F44" w:rsidP="00A53067">
            <w:pPr>
              <w:pStyle w:val="TableEntry"/>
              <w:rPr>
                <w:noProof w:val="0"/>
              </w:rPr>
            </w:pPr>
            <w:r w:rsidRPr="00A03C55">
              <w:rPr>
                <w:noProof w:val="0"/>
              </w:rPr>
              <w:t>The date and time this person died</w:t>
            </w:r>
          </w:p>
        </w:tc>
      </w:tr>
      <w:tr w:rsidR="007A1F44" w:rsidRPr="00A03C55" w14:paraId="08B26619" w14:textId="77777777">
        <w:tc>
          <w:tcPr>
            <w:tcW w:w="4365" w:type="dxa"/>
          </w:tcPr>
          <w:p w14:paraId="3379B84B" w14:textId="77777777" w:rsidR="007A1F44" w:rsidRPr="00A03C55" w:rsidRDefault="007A1F44" w:rsidP="00A063AC">
            <w:pPr>
              <w:pStyle w:val="TableEntry"/>
              <w:rPr>
                <w:noProof w:val="0"/>
              </w:rPr>
            </w:pPr>
            <w:r w:rsidRPr="00A03C55">
              <w:rPr>
                <w:noProof w:val="0"/>
              </w:rPr>
              <w:t>multipleBirthInd [0..1]</w:t>
            </w:r>
          </w:p>
          <w:p w14:paraId="5F9FE378" w14:textId="77777777" w:rsidR="007A1F44" w:rsidRPr="00A03C55" w:rsidRDefault="007A1F44" w:rsidP="00A53067">
            <w:pPr>
              <w:pStyle w:val="TableEntry"/>
              <w:rPr>
                <w:noProof w:val="0"/>
              </w:rPr>
            </w:pPr>
            <w:r w:rsidRPr="00A03C55">
              <w:rPr>
                <w:noProof w:val="0"/>
              </w:rPr>
              <w:t>Person (BL)</w:t>
            </w:r>
          </w:p>
        </w:tc>
        <w:tc>
          <w:tcPr>
            <w:tcW w:w="5283" w:type="dxa"/>
          </w:tcPr>
          <w:p w14:paraId="13E664B6" w14:textId="77777777" w:rsidR="007A1F44" w:rsidRPr="00A03C55" w:rsidRDefault="007A1F44" w:rsidP="00A53067">
            <w:pPr>
              <w:pStyle w:val="TableEntry"/>
              <w:rPr>
                <w:noProof w:val="0"/>
              </w:rPr>
            </w:pPr>
            <w:r w:rsidRPr="00A03C55">
              <w:rPr>
                <w:noProof w:val="0"/>
              </w:rPr>
              <w:t>An indication that this person was part of a multiple birth</w:t>
            </w:r>
          </w:p>
        </w:tc>
      </w:tr>
      <w:tr w:rsidR="007A1F44" w:rsidRPr="00A03C55" w14:paraId="2D90E974" w14:textId="77777777">
        <w:tc>
          <w:tcPr>
            <w:tcW w:w="4365" w:type="dxa"/>
          </w:tcPr>
          <w:p w14:paraId="3F03879A" w14:textId="77777777" w:rsidR="007A1F44" w:rsidRPr="00A03C55" w:rsidRDefault="007A1F44" w:rsidP="00A063AC">
            <w:pPr>
              <w:pStyle w:val="TableEntry"/>
              <w:rPr>
                <w:noProof w:val="0"/>
              </w:rPr>
            </w:pPr>
            <w:r w:rsidRPr="00A03C55">
              <w:rPr>
                <w:noProof w:val="0"/>
              </w:rPr>
              <w:t>multipleBirthOrderNumber [0..1]</w:t>
            </w:r>
          </w:p>
          <w:p w14:paraId="0575F378" w14:textId="77777777" w:rsidR="007A1F44" w:rsidRPr="00A03C55" w:rsidRDefault="007A1F44" w:rsidP="00A53067">
            <w:pPr>
              <w:pStyle w:val="TableEntry"/>
              <w:rPr>
                <w:noProof w:val="0"/>
              </w:rPr>
            </w:pPr>
            <w:r w:rsidRPr="00A03C55">
              <w:rPr>
                <w:noProof w:val="0"/>
              </w:rPr>
              <w:t>Person (INT)</w:t>
            </w:r>
          </w:p>
        </w:tc>
        <w:tc>
          <w:tcPr>
            <w:tcW w:w="5283" w:type="dxa"/>
          </w:tcPr>
          <w:p w14:paraId="1909F1E0" w14:textId="77777777" w:rsidR="007A1F44" w:rsidRPr="00A03C55" w:rsidRDefault="007A1F44" w:rsidP="00A53067">
            <w:pPr>
              <w:pStyle w:val="TableEntry"/>
              <w:rPr>
                <w:noProof w:val="0"/>
              </w:rPr>
            </w:pPr>
            <w:r w:rsidRPr="00A03C55">
              <w:rPr>
                <w:noProof w:val="0"/>
              </w:rPr>
              <w:t>The order in which this person was born if part of a multiple birth</w:t>
            </w:r>
          </w:p>
        </w:tc>
      </w:tr>
      <w:tr w:rsidR="007A1F44" w:rsidRPr="00A03C55" w14:paraId="582758E8" w14:textId="77777777">
        <w:tc>
          <w:tcPr>
            <w:tcW w:w="4365" w:type="dxa"/>
          </w:tcPr>
          <w:p w14:paraId="2B58E122" w14:textId="77777777" w:rsidR="007A1F44" w:rsidRPr="00A03C55" w:rsidRDefault="007A1F44" w:rsidP="00A063AC">
            <w:pPr>
              <w:pStyle w:val="TableEntry"/>
              <w:rPr>
                <w:noProof w:val="0"/>
              </w:rPr>
            </w:pPr>
            <w:r w:rsidRPr="00A03C55">
              <w:rPr>
                <w:noProof w:val="0"/>
              </w:rPr>
              <w:t>addr [0..*]</w:t>
            </w:r>
          </w:p>
          <w:p w14:paraId="0BC18E9A" w14:textId="77777777" w:rsidR="007A1F44" w:rsidRPr="00A03C55" w:rsidRDefault="007A1F44" w:rsidP="00A53067">
            <w:pPr>
              <w:pStyle w:val="TableEntry"/>
              <w:rPr>
                <w:noProof w:val="0"/>
              </w:rPr>
            </w:pPr>
            <w:r w:rsidRPr="00A03C55">
              <w:rPr>
                <w:noProof w:val="0"/>
              </w:rPr>
              <w:t>Person (BAG&lt;AD&gt;)</w:t>
            </w:r>
          </w:p>
        </w:tc>
        <w:tc>
          <w:tcPr>
            <w:tcW w:w="5283" w:type="dxa"/>
          </w:tcPr>
          <w:p w14:paraId="1B8854BB" w14:textId="77777777" w:rsidR="007A1F44" w:rsidRPr="00A03C55" w:rsidRDefault="007A1F44" w:rsidP="00A53067">
            <w:pPr>
              <w:pStyle w:val="TableEntry"/>
              <w:rPr>
                <w:noProof w:val="0"/>
              </w:rPr>
            </w:pPr>
            <w:r w:rsidRPr="00A03C55">
              <w:rPr>
                <w:noProof w:val="0"/>
              </w:rPr>
              <w:t>Address(es) for corresponding with this person</w:t>
            </w:r>
          </w:p>
        </w:tc>
      </w:tr>
      <w:tr w:rsidR="007A1F44" w:rsidRPr="00A03C55" w14:paraId="1C4770EB" w14:textId="77777777">
        <w:tc>
          <w:tcPr>
            <w:tcW w:w="4365" w:type="dxa"/>
          </w:tcPr>
          <w:p w14:paraId="788AA75A" w14:textId="77777777" w:rsidR="007A1F44" w:rsidRPr="00A03C55" w:rsidRDefault="007A1F44" w:rsidP="00A063AC">
            <w:pPr>
              <w:pStyle w:val="TableEntry"/>
              <w:rPr>
                <w:noProof w:val="0"/>
              </w:rPr>
            </w:pPr>
            <w:r w:rsidRPr="00A03C55">
              <w:rPr>
                <w:noProof w:val="0"/>
              </w:rPr>
              <w:t>maritalStatusCode [0..1]</w:t>
            </w:r>
          </w:p>
          <w:p w14:paraId="7A43172F" w14:textId="77777777" w:rsidR="007A1F44" w:rsidRPr="00A03C55" w:rsidRDefault="007A1F44" w:rsidP="00A53067">
            <w:pPr>
              <w:pStyle w:val="TableEntry"/>
              <w:rPr>
                <w:noProof w:val="0"/>
              </w:rPr>
            </w:pPr>
            <w:r w:rsidRPr="00A03C55">
              <w:rPr>
                <w:noProof w:val="0"/>
              </w:rPr>
              <w:t>Person (CE) {CWE:MaritalStatus}</w:t>
            </w:r>
          </w:p>
        </w:tc>
        <w:tc>
          <w:tcPr>
            <w:tcW w:w="5283" w:type="dxa"/>
          </w:tcPr>
          <w:p w14:paraId="7ADD7110" w14:textId="77777777" w:rsidR="007A1F44" w:rsidRPr="00A03C55" w:rsidRDefault="007A1F44" w:rsidP="00A53067">
            <w:pPr>
              <w:pStyle w:val="TableEntry"/>
              <w:rPr>
                <w:noProof w:val="0"/>
              </w:rPr>
            </w:pPr>
            <w:r w:rsidRPr="00A03C55">
              <w:rPr>
                <w:noProof w:val="0"/>
              </w:rPr>
              <w:t>A value representing the domestic partnership status of this person</w:t>
            </w:r>
          </w:p>
        </w:tc>
      </w:tr>
      <w:tr w:rsidR="007A1F44" w:rsidRPr="00A03C55" w14:paraId="022A5294" w14:textId="77777777">
        <w:tc>
          <w:tcPr>
            <w:tcW w:w="4365" w:type="dxa"/>
          </w:tcPr>
          <w:p w14:paraId="7BC3B5D1" w14:textId="77777777" w:rsidR="007A1F44" w:rsidRPr="00A03C55" w:rsidRDefault="007A1F44" w:rsidP="00A063AC">
            <w:pPr>
              <w:pStyle w:val="TableEntry"/>
              <w:rPr>
                <w:noProof w:val="0"/>
              </w:rPr>
            </w:pPr>
            <w:r w:rsidRPr="00A03C55">
              <w:rPr>
                <w:noProof w:val="0"/>
              </w:rPr>
              <w:t>religiousAffiliationCode [0..1]</w:t>
            </w:r>
          </w:p>
          <w:p w14:paraId="1E2319F3" w14:textId="77777777" w:rsidR="007A1F44" w:rsidRPr="00A03C55" w:rsidRDefault="007A1F44" w:rsidP="00A53067">
            <w:pPr>
              <w:pStyle w:val="TableEntry"/>
              <w:rPr>
                <w:noProof w:val="0"/>
              </w:rPr>
            </w:pPr>
            <w:r w:rsidRPr="00A03C55">
              <w:rPr>
                <w:noProof w:val="0"/>
              </w:rPr>
              <w:t>Person (CE) {CWE:ReligiousAffiliation}</w:t>
            </w:r>
          </w:p>
        </w:tc>
        <w:tc>
          <w:tcPr>
            <w:tcW w:w="5283" w:type="dxa"/>
          </w:tcPr>
          <w:p w14:paraId="43A73F0B" w14:textId="77777777" w:rsidR="007A1F44" w:rsidRPr="00A03C55" w:rsidRDefault="007A1F44" w:rsidP="00A53067">
            <w:pPr>
              <w:pStyle w:val="TableEntry"/>
              <w:rPr>
                <w:noProof w:val="0"/>
              </w:rPr>
            </w:pPr>
            <w:r w:rsidRPr="00A03C55">
              <w:rPr>
                <w:noProof w:val="0"/>
              </w:rPr>
              <w:t>A value representing the primary religious preference of this person</w:t>
            </w:r>
          </w:p>
        </w:tc>
      </w:tr>
      <w:tr w:rsidR="007A1F44" w:rsidRPr="00A03C55" w14:paraId="2D8F02A3" w14:textId="77777777">
        <w:tc>
          <w:tcPr>
            <w:tcW w:w="4365" w:type="dxa"/>
          </w:tcPr>
          <w:p w14:paraId="2CAEB97B" w14:textId="77777777" w:rsidR="007A1F44" w:rsidRPr="00A03C55" w:rsidRDefault="007A1F44" w:rsidP="00A063AC">
            <w:pPr>
              <w:pStyle w:val="TableEntry"/>
              <w:rPr>
                <w:noProof w:val="0"/>
              </w:rPr>
            </w:pPr>
            <w:r w:rsidRPr="00A03C55">
              <w:rPr>
                <w:noProof w:val="0"/>
              </w:rPr>
              <w:t>raceCode [0..*]</w:t>
            </w:r>
          </w:p>
          <w:p w14:paraId="460E62A0" w14:textId="77777777" w:rsidR="007A1F44" w:rsidRPr="00A03C55" w:rsidRDefault="007A1F44" w:rsidP="00A53067">
            <w:pPr>
              <w:pStyle w:val="TableEntry"/>
              <w:rPr>
                <w:noProof w:val="0"/>
              </w:rPr>
            </w:pPr>
            <w:r w:rsidRPr="00A03C55">
              <w:rPr>
                <w:noProof w:val="0"/>
              </w:rPr>
              <w:lastRenderedPageBreak/>
              <w:t>Person (SET&lt;CE&gt;) {CWE:Race}</w:t>
            </w:r>
          </w:p>
        </w:tc>
        <w:tc>
          <w:tcPr>
            <w:tcW w:w="5283" w:type="dxa"/>
          </w:tcPr>
          <w:p w14:paraId="30EA74C9" w14:textId="77777777" w:rsidR="007A1F44" w:rsidRPr="00A03C55" w:rsidRDefault="007A1F44" w:rsidP="00A53067">
            <w:pPr>
              <w:pStyle w:val="TableEntry"/>
              <w:rPr>
                <w:noProof w:val="0"/>
              </w:rPr>
            </w:pPr>
            <w:r w:rsidRPr="00A03C55">
              <w:rPr>
                <w:noProof w:val="0"/>
              </w:rPr>
              <w:lastRenderedPageBreak/>
              <w:t>A set of values representing the races of this person</w:t>
            </w:r>
          </w:p>
        </w:tc>
      </w:tr>
      <w:tr w:rsidR="007A1F44" w:rsidRPr="00A03C55" w14:paraId="0060EF2A" w14:textId="77777777">
        <w:tc>
          <w:tcPr>
            <w:tcW w:w="4365" w:type="dxa"/>
          </w:tcPr>
          <w:p w14:paraId="6264E2DB" w14:textId="77777777" w:rsidR="007A1F44" w:rsidRPr="00A03C55" w:rsidRDefault="007A1F44" w:rsidP="00A063AC">
            <w:pPr>
              <w:pStyle w:val="TableEntry"/>
              <w:rPr>
                <w:noProof w:val="0"/>
              </w:rPr>
            </w:pPr>
            <w:r w:rsidRPr="00A03C55">
              <w:rPr>
                <w:noProof w:val="0"/>
              </w:rPr>
              <w:t>ethnicGroupCode [0..*]</w:t>
            </w:r>
          </w:p>
          <w:p w14:paraId="535FDBE0" w14:textId="77777777" w:rsidR="007A1F44" w:rsidRPr="00A03C55" w:rsidRDefault="007A1F44" w:rsidP="00A53067">
            <w:pPr>
              <w:pStyle w:val="TableEntry"/>
              <w:rPr>
                <w:noProof w:val="0"/>
              </w:rPr>
            </w:pPr>
            <w:r w:rsidRPr="00A03C55">
              <w:rPr>
                <w:noProof w:val="0"/>
              </w:rPr>
              <w:t>Person (SET&lt;CE&gt;) {CWE:Ethnicity}</w:t>
            </w:r>
          </w:p>
        </w:tc>
        <w:tc>
          <w:tcPr>
            <w:tcW w:w="5283" w:type="dxa"/>
          </w:tcPr>
          <w:p w14:paraId="1F8304EE" w14:textId="77777777" w:rsidR="007A1F44" w:rsidRPr="00A03C55" w:rsidRDefault="007A1F44" w:rsidP="00A53067">
            <w:pPr>
              <w:pStyle w:val="TableEntry"/>
              <w:rPr>
                <w:noProof w:val="0"/>
              </w:rPr>
            </w:pPr>
            <w:r w:rsidRPr="00A03C55">
              <w:rPr>
                <w:noProof w:val="0"/>
              </w:rPr>
              <w:t>A set of values representing the ethnic groups of this person</w:t>
            </w:r>
          </w:p>
        </w:tc>
      </w:tr>
      <w:tr w:rsidR="007A1F44" w:rsidRPr="00A03C55" w14:paraId="4B2712C1" w14:textId="77777777">
        <w:tc>
          <w:tcPr>
            <w:tcW w:w="4365" w:type="dxa"/>
          </w:tcPr>
          <w:p w14:paraId="21C3C36D" w14:textId="77777777" w:rsidR="007A1F44" w:rsidRPr="00A03C55" w:rsidRDefault="007A1F44" w:rsidP="00A063AC">
            <w:pPr>
              <w:pStyle w:val="TableEntry"/>
              <w:rPr>
                <w:b/>
                <w:bCs/>
                <w:noProof w:val="0"/>
              </w:rPr>
            </w:pPr>
            <w:r w:rsidRPr="00A03C55">
              <w:rPr>
                <w:b/>
                <w:bCs/>
                <w:noProof w:val="0"/>
              </w:rPr>
              <w:t>OtherIDs</w:t>
            </w:r>
          </w:p>
        </w:tc>
        <w:tc>
          <w:tcPr>
            <w:tcW w:w="5283" w:type="dxa"/>
          </w:tcPr>
          <w:p w14:paraId="6E2CE3AB" w14:textId="77777777" w:rsidR="007A1F44" w:rsidRPr="00A03C55" w:rsidRDefault="007A1F44" w:rsidP="00A53067">
            <w:pPr>
              <w:pStyle w:val="TableEntry"/>
              <w:rPr>
                <w:noProof w:val="0"/>
              </w:rPr>
            </w:pPr>
            <w:r w:rsidRPr="00A03C55">
              <w:rPr>
                <w:noProof w:val="0"/>
              </w:rPr>
              <w:t>Used to capture additional identifiers for the person such as a Drivers’ license or Social Security Number. Please see notes above in the Major Components section on the use of OtherIDs.</w:t>
            </w:r>
          </w:p>
        </w:tc>
      </w:tr>
      <w:tr w:rsidR="007A1F44" w:rsidRPr="00A03C55" w14:paraId="03C60D6F" w14:textId="77777777">
        <w:tc>
          <w:tcPr>
            <w:tcW w:w="4365" w:type="dxa"/>
          </w:tcPr>
          <w:p w14:paraId="350744DD" w14:textId="77777777" w:rsidR="007A1F44" w:rsidRPr="00A03C55" w:rsidRDefault="007A1F44" w:rsidP="00A063AC">
            <w:pPr>
              <w:pStyle w:val="TableEntry"/>
              <w:rPr>
                <w:noProof w:val="0"/>
              </w:rPr>
            </w:pPr>
            <w:r w:rsidRPr="00A03C55">
              <w:rPr>
                <w:noProof w:val="0"/>
              </w:rPr>
              <w:t>classCode [1..1] (M)</w:t>
            </w:r>
          </w:p>
          <w:p w14:paraId="72E9A873" w14:textId="77777777" w:rsidR="007A1F44" w:rsidRPr="00A03C55" w:rsidRDefault="007A1F44" w:rsidP="00A53067">
            <w:pPr>
              <w:pStyle w:val="TableEntry"/>
              <w:rPr>
                <w:noProof w:val="0"/>
              </w:rPr>
            </w:pPr>
            <w:r w:rsidRPr="00A03C55">
              <w:rPr>
                <w:noProof w:val="0"/>
              </w:rPr>
              <w:t>Role (CS) {CNE:ROL}</w:t>
            </w:r>
          </w:p>
        </w:tc>
        <w:tc>
          <w:tcPr>
            <w:tcW w:w="5283" w:type="dxa"/>
          </w:tcPr>
          <w:p w14:paraId="08F03FA3" w14:textId="77777777" w:rsidR="007A1F44" w:rsidRPr="00A03C55" w:rsidRDefault="007A1F44" w:rsidP="00A53067">
            <w:pPr>
              <w:pStyle w:val="TableEntry"/>
              <w:rPr>
                <w:noProof w:val="0"/>
              </w:rPr>
            </w:pPr>
            <w:r w:rsidRPr="00A03C55">
              <w:rPr>
                <w:noProof w:val="0"/>
              </w:rPr>
              <w:t>Structural attribute. This can be any specialization of "role" except for Citizen, or Employee.</w:t>
            </w:r>
          </w:p>
        </w:tc>
      </w:tr>
      <w:tr w:rsidR="007A1F44" w:rsidRPr="00A03C55" w14:paraId="24C6E72C" w14:textId="77777777">
        <w:tc>
          <w:tcPr>
            <w:tcW w:w="4365" w:type="dxa"/>
          </w:tcPr>
          <w:p w14:paraId="5FFE1E29" w14:textId="77777777" w:rsidR="007A1F44" w:rsidRPr="00A03C55" w:rsidRDefault="007A1F44" w:rsidP="00A063AC">
            <w:pPr>
              <w:pStyle w:val="TableEntry"/>
              <w:rPr>
                <w:noProof w:val="0"/>
              </w:rPr>
            </w:pPr>
            <w:r w:rsidRPr="00A03C55">
              <w:rPr>
                <w:noProof w:val="0"/>
              </w:rPr>
              <w:t>id [1..*] (M)</w:t>
            </w:r>
          </w:p>
          <w:p w14:paraId="32D7E5A2" w14:textId="77777777" w:rsidR="007A1F44" w:rsidRPr="00A03C55" w:rsidRDefault="007A1F44" w:rsidP="00A53067">
            <w:pPr>
              <w:pStyle w:val="TableEntry"/>
              <w:rPr>
                <w:noProof w:val="0"/>
              </w:rPr>
            </w:pPr>
            <w:r w:rsidRPr="00A03C55">
              <w:rPr>
                <w:noProof w:val="0"/>
              </w:rPr>
              <w:t>Role (SET&lt;II&gt;)</w:t>
            </w:r>
          </w:p>
        </w:tc>
        <w:tc>
          <w:tcPr>
            <w:tcW w:w="5283" w:type="dxa"/>
          </w:tcPr>
          <w:p w14:paraId="1F91506B" w14:textId="77777777" w:rsidR="007A1F44" w:rsidRPr="00A03C55" w:rsidRDefault="007A1F44" w:rsidP="00A53067">
            <w:pPr>
              <w:pStyle w:val="TableEntry"/>
              <w:rPr>
                <w:noProof w:val="0"/>
              </w:rPr>
            </w:pPr>
            <w:r w:rsidRPr="00A03C55">
              <w:rPr>
                <w:noProof w:val="0"/>
              </w:rPr>
              <w:t>One or more identifiers issued to the focal person by the associated scopingOrganization (e.g., a Driver’s License number issued by a DMV)</w:t>
            </w:r>
          </w:p>
        </w:tc>
      </w:tr>
      <w:tr w:rsidR="007A1F44" w:rsidRPr="00A03C55" w14:paraId="13C7EA02" w14:textId="77777777">
        <w:tc>
          <w:tcPr>
            <w:tcW w:w="4365" w:type="dxa"/>
          </w:tcPr>
          <w:p w14:paraId="7D9F55B4" w14:textId="77777777" w:rsidR="007A1F44" w:rsidRPr="00A03C55" w:rsidRDefault="007A1F44" w:rsidP="00A063AC">
            <w:pPr>
              <w:pStyle w:val="TableEntry"/>
              <w:rPr>
                <w:b/>
                <w:bCs/>
                <w:noProof w:val="0"/>
              </w:rPr>
            </w:pPr>
            <w:r w:rsidRPr="00A03C55">
              <w:rPr>
                <w:b/>
                <w:bCs/>
                <w:noProof w:val="0"/>
              </w:rPr>
              <w:t>PersonalRelationship</w:t>
            </w:r>
          </w:p>
        </w:tc>
        <w:tc>
          <w:tcPr>
            <w:tcW w:w="5283" w:type="dxa"/>
          </w:tcPr>
          <w:p w14:paraId="64A7C89C" w14:textId="77777777" w:rsidR="007A1F44" w:rsidRPr="00A03C55" w:rsidRDefault="007A1F44" w:rsidP="00A53067">
            <w:pPr>
              <w:pStyle w:val="TableEntry"/>
              <w:rPr>
                <w:noProof w:val="0"/>
              </w:rPr>
            </w:pPr>
            <w:r w:rsidRPr="00A03C55">
              <w:rPr>
                <w:noProof w:val="0"/>
              </w:rPr>
              <w:t>A personal relationship between the focal living subject and another living subject</w:t>
            </w:r>
          </w:p>
        </w:tc>
      </w:tr>
      <w:tr w:rsidR="007A1F44" w:rsidRPr="00A03C55" w14:paraId="235DF16B" w14:textId="77777777">
        <w:tc>
          <w:tcPr>
            <w:tcW w:w="4365" w:type="dxa"/>
          </w:tcPr>
          <w:p w14:paraId="77690053" w14:textId="77777777" w:rsidR="007A1F44" w:rsidRPr="00A03C55" w:rsidRDefault="007A1F44" w:rsidP="00A063AC">
            <w:pPr>
              <w:pStyle w:val="TableEntry"/>
              <w:rPr>
                <w:noProof w:val="0"/>
              </w:rPr>
            </w:pPr>
            <w:r w:rsidRPr="00A03C55">
              <w:rPr>
                <w:noProof w:val="0"/>
              </w:rPr>
              <w:t>classCode [1..1] (M)</w:t>
            </w:r>
          </w:p>
          <w:p w14:paraId="123E79CC" w14:textId="77777777" w:rsidR="007A1F44" w:rsidRPr="00A03C55" w:rsidRDefault="007A1F44" w:rsidP="00A53067">
            <w:pPr>
              <w:pStyle w:val="TableEntry"/>
              <w:rPr>
                <w:noProof w:val="0"/>
              </w:rPr>
            </w:pPr>
            <w:r w:rsidRPr="00A03C55">
              <w:rPr>
                <w:noProof w:val="0"/>
              </w:rPr>
              <w:t>Role (CS) {CNE:PRS, fixed value= "PRS"}</w:t>
            </w:r>
          </w:p>
        </w:tc>
        <w:tc>
          <w:tcPr>
            <w:tcW w:w="5283" w:type="dxa"/>
          </w:tcPr>
          <w:p w14:paraId="01D35484" w14:textId="77777777" w:rsidR="007A1F44" w:rsidRPr="00A03C55" w:rsidRDefault="007A1F44" w:rsidP="00A53067">
            <w:pPr>
              <w:pStyle w:val="TableEntry"/>
              <w:rPr>
                <w:noProof w:val="0"/>
              </w:rPr>
            </w:pPr>
            <w:r w:rsidRPr="00A03C55">
              <w:rPr>
                <w:noProof w:val="0"/>
              </w:rPr>
              <w:t>Structural attribute; this is a "personal relationship" role</w:t>
            </w:r>
          </w:p>
        </w:tc>
      </w:tr>
      <w:tr w:rsidR="007A1F44" w:rsidRPr="00A03C55" w14:paraId="2D8AC3EF" w14:textId="77777777">
        <w:tc>
          <w:tcPr>
            <w:tcW w:w="4365" w:type="dxa"/>
          </w:tcPr>
          <w:p w14:paraId="660368D1" w14:textId="77777777" w:rsidR="007A1F44" w:rsidRPr="00A03C55" w:rsidRDefault="007A1F44" w:rsidP="00A063AC">
            <w:pPr>
              <w:pStyle w:val="TableEntry"/>
              <w:rPr>
                <w:noProof w:val="0"/>
              </w:rPr>
            </w:pPr>
            <w:r w:rsidRPr="00A03C55">
              <w:rPr>
                <w:noProof w:val="0"/>
              </w:rPr>
              <w:t>id [0..*]</w:t>
            </w:r>
          </w:p>
          <w:p w14:paraId="2BD90DB1" w14:textId="77777777" w:rsidR="007A1F44" w:rsidRPr="00A03C55" w:rsidRDefault="000F64B0" w:rsidP="00A53067">
            <w:pPr>
              <w:pStyle w:val="TableEntry"/>
              <w:rPr>
                <w:noProof w:val="0"/>
              </w:rPr>
            </w:pPr>
            <w:hyperlink r:id="rId120" w:anchor="Role-cls" w:history="1">
              <w:r w:rsidR="007A1F44" w:rsidRPr="00A03C55">
                <w:rPr>
                  <w:rStyle w:val="Hyperlink"/>
                  <w:noProof w:val="0"/>
                </w:rPr>
                <w:t>Role</w:t>
              </w:r>
            </w:hyperlink>
            <w:r w:rsidR="007A1F44" w:rsidRPr="00A03C55">
              <w:rPr>
                <w:noProof w:val="0"/>
              </w:rPr>
              <w:t> (</w:t>
            </w:r>
            <w:hyperlink r:id="rId121" w:anchor="dt-SET" w:history="1">
              <w:r w:rsidR="007A1F44" w:rsidRPr="00A03C55">
                <w:rPr>
                  <w:rStyle w:val="Hyperlink"/>
                  <w:noProof w:val="0"/>
                </w:rPr>
                <w:t>SET</w:t>
              </w:r>
            </w:hyperlink>
            <w:r w:rsidR="007A1F44" w:rsidRPr="00A03C55">
              <w:rPr>
                <w:noProof w:val="0"/>
              </w:rPr>
              <w:t>&lt;</w:t>
            </w:r>
            <w:hyperlink r:id="rId122" w:anchor="dt-II" w:history="1">
              <w:r w:rsidR="007A1F44" w:rsidRPr="00A03C55">
                <w:rPr>
                  <w:rStyle w:val="Hyperlink"/>
                  <w:noProof w:val="0"/>
                </w:rPr>
                <w:t>II</w:t>
              </w:r>
            </w:hyperlink>
            <w:r w:rsidR="007A1F44" w:rsidRPr="00A03C55">
              <w:rPr>
                <w:noProof w:val="0"/>
              </w:rPr>
              <w:t xml:space="preserve">&gt;) </w:t>
            </w:r>
          </w:p>
        </w:tc>
        <w:tc>
          <w:tcPr>
            <w:tcW w:w="5283" w:type="dxa"/>
          </w:tcPr>
          <w:p w14:paraId="40EF0B21" w14:textId="77777777" w:rsidR="007A1F44" w:rsidRPr="00A03C55" w:rsidRDefault="007A1F44" w:rsidP="00A53067">
            <w:pPr>
              <w:pStyle w:val="TableEntry"/>
              <w:rPr>
                <w:noProof w:val="0"/>
              </w:rPr>
            </w:pPr>
            <w:r w:rsidRPr="00A03C55">
              <w:rPr>
                <w:noProof w:val="0"/>
              </w:rPr>
              <w:t>Identifier(s) for this personal relationship</w:t>
            </w:r>
          </w:p>
        </w:tc>
      </w:tr>
      <w:tr w:rsidR="007A1F44" w:rsidRPr="00A03C55" w14:paraId="68F1CBD3" w14:textId="77777777">
        <w:tc>
          <w:tcPr>
            <w:tcW w:w="4365" w:type="dxa"/>
          </w:tcPr>
          <w:p w14:paraId="3F8B8496" w14:textId="77777777" w:rsidR="007A1F44" w:rsidRPr="00A03C55" w:rsidRDefault="007A1F44" w:rsidP="00A063AC">
            <w:pPr>
              <w:pStyle w:val="TableEntry"/>
              <w:rPr>
                <w:noProof w:val="0"/>
              </w:rPr>
            </w:pPr>
            <w:r w:rsidRPr="00A03C55">
              <w:rPr>
                <w:noProof w:val="0"/>
              </w:rPr>
              <w:t>code [1..1] (M)</w:t>
            </w:r>
          </w:p>
          <w:p w14:paraId="666A4362" w14:textId="77777777" w:rsidR="007A1F44" w:rsidRPr="00A03C55" w:rsidRDefault="007A1F44" w:rsidP="00A53067">
            <w:pPr>
              <w:pStyle w:val="TableEntry"/>
              <w:rPr>
                <w:noProof w:val="0"/>
              </w:rPr>
            </w:pPr>
            <w:r w:rsidRPr="00A03C55">
              <w:rPr>
                <w:noProof w:val="0"/>
              </w:rPr>
              <w:t>Role (CE) {CWE:PersonalRelationshipRoleType}</w:t>
            </w:r>
          </w:p>
        </w:tc>
        <w:tc>
          <w:tcPr>
            <w:tcW w:w="5283" w:type="dxa"/>
          </w:tcPr>
          <w:p w14:paraId="15A7FF17" w14:textId="5C15CC69" w:rsidR="007A1F44" w:rsidRPr="00A03C55" w:rsidRDefault="007A1F44" w:rsidP="00A53067">
            <w:pPr>
              <w:pStyle w:val="TableEntry"/>
              <w:rPr>
                <w:noProof w:val="0"/>
              </w:rPr>
            </w:pPr>
            <w:r w:rsidRPr="00A03C55">
              <w:rPr>
                <w:noProof w:val="0"/>
              </w:rPr>
              <w:t>A required value specifying the type of personal relationship between the relationshipHolder and the scoping living subject drawn from the PersonalRelationshipRoleType domain, for example, spouse, parent, unrelated friend</w:t>
            </w:r>
            <w:r w:rsidR="00952DDA" w:rsidRPr="00A03C55">
              <w:rPr>
                <w:noProof w:val="0"/>
              </w:rPr>
              <w:t xml:space="preserve"> </w:t>
            </w:r>
          </w:p>
        </w:tc>
      </w:tr>
      <w:tr w:rsidR="007A1F44" w:rsidRPr="00A03C55" w14:paraId="7A6FC273" w14:textId="77777777">
        <w:tc>
          <w:tcPr>
            <w:tcW w:w="4365" w:type="dxa"/>
          </w:tcPr>
          <w:p w14:paraId="1F255FE1" w14:textId="77777777" w:rsidR="007A1F44" w:rsidRPr="00A03C55" w:rsidRDefault="007A1F44" w:rsidP="00A063AC">
            <w:pPr>
              <w:pStyle w:val="TableEntry"/>
              <w:rPr>
                <w:noProof w:val="0"/>
              </w:rPr>
            </w:pPr>
            <w:r w:rsidRPr="00A03C55">
              <w:rPr>
                <w:noProof w:val="0"/>
              </w:rPr>
              <w:t>statusCode [0..1]</w:t>
            </w:r>
          </w:p>
          <w:p w14:paraId="77DC08BC" w14:textId="77777777" w:rsidR="007A1F44" w:rsidRPr="00A03C55" w:rsidRDefault="007A1F44" w:rsidP="00A53067">
            <w:pPr>
              <w:pStyle w:val="TableEntry"/>
              <w:rPr>
                <w:noProof w:val="0"/>
              </w:rPr>
            </w:pPr>
            <w:r w:rsidRPr="00A03C55">
              <w:rPr>
                <w:noProof w:val="0"/>
              </w:rPr>
              <w:t xml:space="preserve">Role (CE) </w:t>
            </w:r>
          </w:p>
          <w:p w14:paraId="4F4817DF" w14:textId="77777777" w:rsidR="007A1F44" w:rsidRPr="00A03C55" w:rsidRDefault="007A1F44" w:rsidP="00A53067">
            <w:pPr>
              <w:pStyle w:val="TableEntry"/>
              <w:rPr>
                <w:noProof w:val="0"/>
              </w:rPr>
            </w:pPr>
            <w:r w:rsidRPr="00A03C55">
              <w:rPr>
                <w:noProof w:val="0"/>
              </w:rPr>
              <w:t>{CWE:RoleStatus}</w:t>
            </w:r>
          </w:p>
        </w:tc>
        <w:tc>
          <w:tcPr>
            <w:tcW w:w="5283" w:type="dxa"/>
          </w:tcPr>
          <w:p w14:paraId="1BC89E5B" w14:textId="77777777" w:rsidR="007A1F44" w:rsidRPr="00A03C55" w:rsidRDefault="007A1F44" w:rsidP="00A53067">
            <w:pPr>
              <w:pStyle w:val="TableEntry"/>
              <w:rPr>
                <w:noProof w:val="0"/>
              </w:rPr>
            </w:pPr>
            <w:r w:rsidRPr="00A03C55">
              <w:rPr>
                <w:noProof w:val="0"/>
              </w:rPr>
              <w:t>A value specifying the state of this personal relationship (based on the RIM Role class state-machine), for example, following divorce a spouse relationship would be "terminated".</w:t>
            </w:r>
          </w:p>
        </w:tc>
      </w:tr>
      <w:tr w:rsidR="007A1F44" w:rsidRPr="00A03C55" w14:paraId="31F13997" w14:textId="77777777">
        <w:tc>
          <w:tcPr>
            <w:tcW w:w="4365" w:type="dxa"/>
          </w:tcPr>
          <w:p w14:paraId="2C83BB3A" w14:textId="77777777" w:rsidR="007A1F44" w:rsidRPr="00A03C55" w:rsidRDefault="007A1F44" w:rsidP="00A063AC">
            <w:pPr>
              <w:pStyle w:val="TableEntry"/>
              <w:rPr>
                <w:noProof w:val="0"/>
              </w:rPr>
            </w:pPr>
            <w:r w:rsidRPr="00A03C55">
              <w:rPr>
                <w:noProof w:val="0"/>
              </w:rPr>
              <w:t>effectiveTime [0..1]</w:t>
            </w:r>
          </w:p>
          <w:p w14:paraId="54B266E0" w14:textId="77777777" w:rsidR="007A1F44" w:rsidRPr="00A03C55" w:rsidRDefault="007A1F44" w:rsidP="00A53067">
            <w:pPr>
              <w:pStyle w:val="TableEntry"/>
              <w:rPr>
                <w:noProof w:val="0"/>
              </w:rPr>
            </w:pPr>
            <w:r w:rsidRPr="00A03C55">
              <w:rPr>
                <w:noProof w:val="0"/>
              </w:rPr>
              <w:t>Role (IVL&lt;TS&gt;)</w:t>
            </w:r>
          </w:p>
        </w:tc>
        <w:tc>
          <w:tcPr>
            <w:tcW w:w="5283" w:type="dxa"/>
          </w:tcPr>
          <w:p w14:paraId="5B21922A" w14:textId="77777777" w:rsidR="007A1F44" w:rsidRPr="00A03C55" w:rsidRDefault="007A1F44" w:rsidP="00A53067">
            <w:pPr>
              <w:pStyle w:val="TableEntry"/>
              <w:rPr>
                <w:noProof w:val="0"/>
              </w:rPr>
            </w:pPr>
            <w:r w:rsidRPr="00A03C55">
              <w:rPr>
                <w:noProof w:val="0"/>
              </w:rPr>
              <w:t>An interval of time specifying the period during which this personal relationship is in effect, if such time is applicable and known.</w:t>
            </w:r>
          </w:p>
        </w:tc>
      </w:tr>
      <w:tr w:rsidR="007A1F44" w:rsidRPr="00A03C55" w14:paraId="08058B7B" w14:textId="77777777">
        <w:tc>
          <w:tcPr>
            <w:tcW w:w="4365" w:type="dxa"/>
          </w:tcPr>
          <w:p w14:paraId="0E3B11A7" w14:textId="77777777" w:rsidR="007A1F44" w:rsidRPr="00A03C55" w:rsidRDefault="007A1F44" w:rsidP="00A063AC">
            <w:pPr>
              <w:pStyle w:val="TableEntry"/>
              <w:rPr>
                <w:b/>
                <w:bCs/>
                <w:noProof w:val="0"/>
              </w:rPr>
            </w:pPr>
            <w:r w:rsidRPr="00A03C55">
              <w:rPr>
                <w:b/>
                <w:bCs/>
                <w:noProof w:val="0"/>
              </w:rPr>
              <w:t>Citizen</w:t>
            </w:r>
          </w:p>
        </w:tc>
        <w:tc>
          <w:tcPr>
            <w:tcW w:w="5283" w:type="dxa"/>
          </w:tcPr>
          <w:p w14:paraId="0B20E533" w14:textId="77777777" w:rsidR="007A1F44" w:rsidRPr="00A03C55" w:rsidRDefault="007A1F44" w:rsidP="00A53067">
            <w:pPr>
              <w:pStyle w:val="TableEntry"/>
              <w:rPr>
                <w:noProof w:val="0"/>
              </w:rPr>
            </w:pPr>
            <w:r w:rsidRPr="00A03C55">
              <w:rPr>
                <w:noProof w:val="0"/>
              </w:rPr>
              <w:t>Used to capture person information relating to citizenship.</w:t>
            </w:r>
          </w:p>
        </w:tc>
      </w:tr>
      <w:tr w:rsidR="007A1F44" w:rsidRPr="00A03C55" w14:paraId="7A5452B0" w14:textId="77777777">
        <w:tc>
          <w:tcPr>
            <w:tcW w:w="4365" w:type="dxa"/>
          </w:tcPr>
          <w:p w14:paraId="57C498C4" w14:textId="77777777" w:rsidR="007A1F44" w:rsidRPr="00A03C55" w:rsidRDefault="007A1F44" w:rsidP="00A063AC">
            <w:pPr>
              <w:pStyle w:val="TableEntry"/>
              <w:rPr>
                <w:noProof w:val="0"/>
              </w:rPr>
            </w:pPr>
            <w:r w:rsidRPr="00A03C55">
              <w:rPr>
                <w:noProof w:val="0"/>
              </w:rPr>
              <w:t>classCode [1..1] (M)</w:t>
            </w:r>
          </w:p>
          <w:p w14:paraId="2C25820D" w14:textId="77777777" w:rsidR="007A1F44" w:rsidRPr="00A03C55" w:rsidRDefault="007A1F44" w:rsidP="00A53067">
            <w:pPr>
              <w:pStyle w:val="TableEntry"/>
              <w:rPr>
                <w:noProof w:val="0"/>
              </w:rPr>
            </w:pPr>
            <w:r w:rsidRPr="00A03C55">
              <w:rPr>
                <w:noProof w:val="0"/>
              </w:rPr>
              <w:t>Role (CS) {CNE:CIT, fixed value= "CIT"}</w:t>
            </w:r>
          </w:p>
        </w:tc>
        <w:tc>
          <w:tcPr>
            <w:tcW w:w="5283" w:type="dxa"/>
          </w:tcPr>
          <w:p w14:paraId="35FB0750" w14:textId="77777777" w:rsidR="007A1F44" w:rsidRPr="00A03C55" w:rsidRDefault="007A1F44" w:rsidP="00A53067">
            <w:pPr>
              <w:pStyle w:val="TableEntry"/>
              <w:rPr>
                <w:noProof w:val="0"/>
              </w:rPr>
            </w:pPr>
            <w:r w:rsidRPr="00A03C55">
              <w:rPr>
                <w:noProof w:val="0"/>
              </w:rPr>
              <w:t>Structural attribute; this is a "citizen" role</w:t>
            </w:r>
          </w:p>
        </w:tc>
      </w:tr>
      <w:tr w:rsidR="007A1F44" w:rsidRPr="00A03C55" w14:paraId="77B7CF45" w14:textId="77777777">
        <w:tc>
          <w:tcPr>
            <w:tcW w:w="4365" w:type="dxa"/>
          </w:tcPr>
          <w:p w14:paraId="0FF526D9" w14:textId="77777777" w:rsidR="007A1F44" w:rsidRPr="00A03C55" w:rsidRDefault="007A1F44" w:rsidP="00A063AC">
            <w:pPr>
              <w:pStyle w:val="TableEntry"/>
              <w:rPr>
                <w:noProof w:val="0"/>
              </w:rPr>
            </w:pPr>
            <w:r w:rsidRPr="00A03C55">
              <w:rPr>
                <w:noProof w:val="0"/>
              </w:rPr>
              <w:t>id [0..*]</w:t>
            </w:r>
          </w:p>
          <w:p w14:paraId="4ADFFE84" w14:textId="77777777" w:rsidR="007A1F44" w:rsidRPr="00A03C55" w:rsidRDefault="007A1F44" w:rsidP="00A53067">
            <w:pPr>
              <w:pStyle w:val="TableEntry"/>
              <w:rPr>
                <w:noProof w:val="0"/>
              </w:rPr>
            </w:pPr>
            <w:r w:rsidRPr="00A03C55">
              <w:rPr>
                <w:noProof w:val="0"/>
              </w:rPr>
              <w:t>Role (SET&lt;II&gt;)</w:t>
            </w:r>
          </w:p>
        </w:tc>
        <w:tc>
          <w:tcPr>
            <w:tcW w:w="5283" w:type="dxa"/>
          </w:tcPr>
          <w:p w14:paraId="0E33E3D3" w14:textId="4B4FAE9D" w:rsidR="007A1F44" w:rsidRPr="00A03C55" w:rsidRDefault="007A1F44" w:rsidP="00A53067">
            <w:pPr>
              <w:pStyle w:val="TableEntry"/>
              <w:rPr>
                <w:noProof w:val="0"/>
              </w:rPr>
            </w:pPr>
            <w:r w:rsidRPr="00A03C55">
              <w:rPr>
                <w:noProof w:val="0"/>
              </w:rPr>
              <w:t>Identifier(s) for the focal person as a citizen of a nation</w:t>
            </w:r>
            <w:r w:rsidR="00952DDA" w:rsidRPr="00A03C55">
              <w:rPr>
                <w:noProof w:val="0"/>
              </w:rPr>
              <w:t xml:space="preserve"> </w:t>
            </w:r>
          </w:p>
        </w:tc>
      </w:tr>
      <w:tr w:rsidR="007A1F44" w:rsidRPr="00A03C55" w14:paraId="3B70C5E6" w14:textId="77777777">
        <w:tc>
          <w:tcPr>
            <w:tcW w:w="4365" w:type="dxa"/>
          </w:tcPr>
          <w:p w14:paraId="61977E0E" w14:textId="77777777" w:rsidR="007A1F44" w:rsidRPr="00A03C55" w:rsidRDefault="007A1F44" w:rsidP="00A063AC">
            <w:pPr>
              <w:pStyle w:val="TableEntry"/>
              <w:rPr>
                <w:noProof w:val="0"/>
              </w:rPr>
            </w:pPr>
            <w:r w:rsidRPr="00A03C55">
              <w:rPr>
                <w:noProof w:val="0"/>
              </w:rPr>
              <w:t>effectiveTime [0..1]</w:t>
            </w:r>
          </w:p>
          <w:p w14:paraId="0BCBBFD2" w14:textId="77777777" w:rsidR="007A1F44" w:rsidRPr="00A03C55" w:rsidRDefault="007A1F44" w:rsidP="00A53067">
            <w:pPr>
              <w:pStyle w:val="TableEntry"/>
              <w:rPr>
                <w:noProof w:val="0"/>
              </w:rPr>
            </w:pPr>
            <w:r w:rsidRPr="00A03C55">
              <w:rPr>
                <w:noProof w:val="0"/>
              </w:rPr>
              <w:t>Employee (IVL&lt;TS&gt;)</w:t>
            </w:r>
          </w:p>
        </w:tc>
        <w:tc>
          <w:tcPr>
            <w:tcW w:w="5283" w:type="dxa"/>
          </w:tcPr>
          <w:p w14:paraId="228AA1E0" w14:textId="77777777" w:rsidR="007A1F44" w:rsidRPr="00A03C55" w:rsidRDefault="007A1F44" w:rsidP="00A53067">
            <w:pPr>
              <w:pStyle w:val="TableEntry"/>
              <w:rPr>
                <w:noProof w:val="0"/>
              </w:rPr>
            </w:pPr>
            <w:r w:rsidRPr="00A03C55">
              <w:rPr>
                <w:noProof w:val="0"/>
              </w:rPr>
              <w:t>An interval of time specifying the period during which this employment relationship is in effect, if such time limit is applicable and known.</w:t>
            </w:r>
          </w:p>
        </w:tc>
      </w:tr>
      <w:tr w:rsidR="007A1F44" w:rsidRPr="00A03C55" w14:paraId="479A3FE2" w14:textId="77777777">
        <w:tc>
          <w:tcPr>
            <w:tcW w:w="4365" w:type="dxa"/>
          </w:tcPr>
          <w:p w14:paraId="7064D2E2" w14:textId="77777777" w:rsidR="007A1F44" w:rsidRPr="00A03C55" w:rsidRDefault="007A1F44" w:rsidP="00A063AC">
            <w:pPr>
              <w:pStyle w:val="TableEntry"/>
              <w:rPr>
                <w:b/>
                <w:bCs/>
                <w:noProof w:val="0"/>
              </w:rPr>
            </w:pPr>
            <w:r w:rsidRPr="00A03C55">
              <w:rPr>
                <w:b/>
                <w:bCs/>
                <w:noProof w:val="0"/>
              </w:rPr>
              <w:t>Nation</w:t>
            </w:r>
          </w:p>
        </w:tc>
        <w:tc>
          <w:tcPr>
            <w:tcW w:w="5283" w:type="dxa"/>
          </w:tcPr>
          <w:p w14:paraId="66FB0922" w14:textId="77777777" w:rsidR="007A1F44" w:rsidRPr="00A03C55" w:rsidRDefault="007A1F44" w:rsidP="00A53067">
            <w:pPr>
              <w:pStyle w:val="TableEntry"/>
              <w:rPr>
                <w:noProof w:val="0"/>
              </w:rPr>
            </w:pPr>
            <w:r w:rsidRPr="00A03C55">
              <w:rPr>
                <w:noProof w:val="0"/>
              </w:rPr>
              <w:t>A politically organized body of people bonded by territory and known as a nation.</w:t>
            </w:r>
          </w:p>
        </w:tc>
      </w:tr>
      <w:tr w:rsidR="007A1F44" w:rsidRPr="00A03C55" w14:paraId="38F1AB82" w14:textId="77777777">
        <w:tc>
          <w:tcPr>
            <w:tcW w:w="4365" w:type="dxa"/>
          </w:tcPr>
          <w:p w14:paraId="0391957A" w14:textId="77777777" w:rsidR="007A1F44" w:rsidRPr="00A03C55" w:rsidRDefault="007A1F44" w:rsidP="00A063AC">
            <w:pPr>
              <w:pStyle w:val="TableEntry"/>
              <w:rPr>
                <w:noProof w:val="0"/>
              </w:rPr>
            </w:pPr>
            <w:r w:rsidRPr="00A03C55">
              <w:rPr>
                <w:noProof w:val="0"/>
              </w:rPr>
              <w:t>classCode [1..1] (M)</w:t>
            </w:r>
          </w:p>
          <w:p w14:paraId="03200AAB" w14:textId="77777777" w:rsidR="007A1F44" w:rsidRPr="00A03C55" w:rsidRDefault="007A1F44" w:rsidP="00A53067">
            <w:pPr>
              <w:pStyle w:val="TableEntry"/>
              <w:rPr>
                <w:noProof w:val="0"/>
              </w:rPr>
            </w:pPr>
            <w:r w:rsidRPr="00A03C55">
              <w:rPr>
                <w:noProof w:val="0"/>
              </w:rPr>
              <w:t>Organization (CS) {CNE:NAT, fixed value= "NAT"}</w:t>
            </w:r>
          </w:p>
        </w:tc>
        <w:tc>
          <w:tcPr>
            <w:tcW w:w="5283" w:type="dxa"/>
          </w:tcPr>
          <w:p w14:paraId="7F45EF13" w14:textId="77777777" w:rsidR="007A1F44" w:rsidRPr="00A03C55" w:rsidRDefault="007A1F44" w:rsidP="00A53067">
            <w:pPr>
              <w:pStyle w:val="TableEntry"/>
              <w:rPr>
                <w:noProof w:val="0"/>
              </w:rPr>
            </w:pPr>
            <w:r w:rsidRPr="00A03C55">
              <w:rPr>
                <w:noProof w:val="0"/>
              </w:rPr>
              <w:t>Structural attribute; this is a 'nation' type of entity</w:t>
            </w:r>
          </w:p>
        </w:tc>
      </w:tr>
      <w:tr w:rsidR="007A1F44" w:rsidRPr="00A03C55" w14:paraId="323E211D" w14:textId="77777777">
        <w:tc>
          <w:tcPr>
            <w:tcW w:w="4365" w:type="dxa"/>
          </w:tcPr>
          <w:p w14:paraId="2A4D7185" w14:textId="77777777" w:rsidR="007A1F44" w:rsidRPr="00A03C55" w:rsidRDefault="007A1F44" w:rsidP="00A063AC">
            <w:pPr>
              <w:pStyle w:val="TableEntry"/>
              <w:rPr>
                <w:noProof w:val="0"/>
              </w:rPr>
            </w:pPr>
            <w:r w:rsidRPr="00A03C55">
              <w:rPr>
                <w:noProof w:val="0"/>
              </w:rPr>
              <w:t>determinerCode [1..1] (M)</w:t>
            </w:r>
          </w:p>
          <w:p w14:paraId="7808C63E" w14:textId="77777777" w:rsidR="007A1F44" w:rsidRPr="00A03C55" w:rsidRDefault="007A1F44" w:rsidP="00A53067">
            <w:pPr>
              <w:pStyle w:val="TableEntry"/>
              <w:rPr>
                <w:noProof w:val="0"/>
              </w:rPr>
            </w:pPr>
            <w:r w:rsidRPr="00A03C55">
              <w:rPr>
                <w:noProof w:val="0"/>
              </w:rPr>
              <w:t>Organization (CS) {CNE:INSTANCE, fixed value= "INSTANCE"}</w:t>
            </w:r>
          </w:p>
        </w:tc>
        <w:tc>
          <w:tcPr>
            <w:tcW w:w="5283" w:type="dxa"/>
          </w:tcPr>
          <w:p w14:paraId="03AA2AF1" w14:textId="77777777" w:rsidR="007A1F44" w:rsidRPr="00A03C55" w:rsidRDefault="007A1F44" w:rsidP="00A53067">
            <w:pPr>
              <w:pStyle w:val="TableEntry"/>
              <w:rPr>
                <w:noProof w:val="0"/>
              </w:rPr>
            </w:pPr>
            <w:r w:rsidRPr="00A03C55">
              <w:rPr>
                <w:noProof w:val="0"/>
              </w:rPr>
              <w:t>Structural attribute; this is a specific entity</w:t>
            </w:r>
          </w:p>
        </w:tc>
      </w:tr>
      <w:tr w:rsidR="007A1F44" w:rsidRPr="00A03C55" w14:paraId="0927D1CA" w14:textId="77777777">
        <w:tc>
          <w:tcPr>
            <w:tcW w:w="4365" w:type="dxa"/>
          </w:tcPr>
          <w:p w14:paraId="14892CE8" w14:textId="77777777" w:rsidR="007A1F44" w:rsidRPr="00A03C55" w:rsidRDefault="007A1F44" w:rsidP="00A063AC">
            <w:pPr>
              <w:pStyle w:val="TableEntry"/>
              <w:rPr>
                <w:noProof w:val="0"/>
              </w:rPr>
            </w:pPr>
            <w:r w:rsidRPr="00A03C55">
              <w:rPr>
                <w:noProof w:val="0"/>
              </w:rPr>
              <w:t>code [1..1] (M)</w:t>
            </w:r>
          </w:p>
          <w:p w14:paraId="6D8C6BD0" w14:textId="77777777" w:rsidR="007A1F44" w:rsidRPr="00A03C55" w:rsidRDefault="007A1F44" w:rsidP="00A53067">
            <w:pPr>
              <w:pStyle w:val="TableEntry"/>
              <w:rPr>
                <w:noProof w:val="0"/>
              </w:rPr>
            </w:pPr>
            <w:r w:rsidRPr="00A03C55">
              <w:rPr>
                <w:noProof w:val="0"/>
              </w:rPr>
              <w:t>Organization (CD) {CWE:NationEntityType}</w:t>
            </w:r>
          </w:p>
        </w:tc>
        <w:tc>
          <w:tcPr>
            <w:tcW w:w="5283" w:type="dxa"/>
          </w:tcPr>
          <w:p w14:paraId="3F10F8DB" w14:textId="77777777" w:rsidR="007A1F44" w:rsidRPr="00A03C55" w:rsidRDefault="007A1F44" w:rsidP="00A53067">
            <w:pPr>
              <w:pStyle w:val="TableEntry"/>
              <w:rPr>
                <w:noProof w:val="0"/>
              </w:rPr>
            </w:pPr>
            <w:r w:rsidRPr="00A03C55">
              <w:rPr>
                <w:noProof w:val="0"/>
              </w:rPr>
              <w:t>A value that identifies a nation state</w:t>
            </w:r>
          </w:p>
        </w:tc>
      </w:tr>
      <w:tr w:rsidR="007A1F44" w:rsidRPr="00A03C55" w14:paraId="41CA65D2" w14:textId="77777777">
        <w:tc>
          <w:tcPr>
            <w:tcW w:w="4365" w:type="dxa"/>
          </w:tcPr>
          <w:p w14:paraId="57A7D8E5" w14:textId="77777777" w:rsidR="007A1F44" w:rsidRPr="00A03C55" w:rsidRDefault="007A1F44" w:rsidP="00A063AC">
            <w:pPr>
              <w:pStyle w:val="TableEntry"/>
              <w:rPr>
                <w:noProof w:val="0"/>
              </w:rPr>
            </w:pPr>
            <w:r w:rsidRPr="00A03C55">
              <w:rPr>
                <w:noProof w:val="0"/>
              </w:rPr>
              <w:t>name [0..1]</w:t>
            </w:r>
          </w:p>
          <w:p w14:paraId="5D38B0F7" w14:textId="77777777" w:rsidR="007A1F44" w:rsidRPr="00A03C55" w:rsidRDefault="007A1F44" w:rsidP="00A53067">
            <w:pPr>
              <w:pStyle w:val="TableEntry"/>
              <w:rPr>
                <w:noProof w:val="0"/>
              </w:rPr>
            </w:pPr>
            <w:r w:rsidRPr="00A03C55">
              <w:rPr>
                <w:noProof w:val="0"/>
              </w:rPr>
              <w:t>Organization (ON)</w:t>
            </w:r>
          </w:p>
        </w:tc>
        <w:tc>
          <w:tcPr>
            <w:tcW w:w="5283" w:type="dxa"/>
          </w:tcPr>
          <w:p w14:paraId="62E9E386" w14:textId="77777777" w:rsidR="007A1F44" w:rsidRPr="00A03C55" w:rsidRDefault="007A1F44" w:rsidP="00A53067">
            <w:pPr>
              <w:pStyle w:val="TableEntry"/>
              <w:rPr>
                <w:noProof w:val="0"/>
              </w:rPr>
            </w:pPr>
            <w:r w:rsidRPr="00A03C55">
              <w:rPr>
                <w:noProof w:val="0"/>
              </w:rPr>
              <w:t>A non-unique textual identifier or moniker for this nation</w:t>
            </w:r>
          </w:p>
        </w:tc>
      </w:tr>
      <w:tr w:rsidR="007A1F44" w:rsidRPr="00A03C55" w14:paraId="34416003" w14:textId="77777777">
        <w:tc>
          <w:tcPr>
            <w:tcW w:w="4365" w:type="dxa"/>
          </w:tcPr>
          <w:p w14:paraId="0CB0F079" w14:textId="77777777" w:rsidR="007A1F44" w:rsidRPr="00A03C55" w:rsidRDefault="007A1F44" w:rsidP="00A063AC">
            <w:pPr>
              <w:pStyle w:val="TableEntry"/>
              <w:rPr>
                <w:b/>
                <w:noProof w:val="0"/>
              </w:rPr>
            </w:pPr>
            <w:r w:rsidRPr="00A03C55">
              <w:rPr>
                <w:b/>
                <w:noProof w:val="0"/>
              </w:rPr>
              <w:lastRenderedPageBreak/>
              <w:t>Employee</w:t>
            </w:r>
          </w:p>
        </w:tc>
        <w:tc>
          <w:tcPr>
            <w:tcW w:w="5283" w:type="dxa"/>
          </w:tcPr>
          <w:p w14:paraId="7B061ADC" w14:textId="77777777" w:rsidR="007A1F44" w:rsidRPr="00A03C55" w:rsidRDefault="007A1F44" w:rsidP="00A53067">
            <w:pPr>
              <w:pStyle w:val="TableEntry"/>
              <w:rPr>
                <w:noProof w:val="0"/>
              </w:rPr>
            </w:pPr>
            <w:r w:rsidRPr="00A03C55">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A03C55" w14:paraId="709D4001" w14:textId="77777777">
        <w:tc>
          <w:tcPr>
            <w:tcW w:w="4365" w:type="dxa"/>
          </w:tcPr>
          <w:p w14:paraId="4B0D10C1" w14:textId="77777777" w:rsidR="007A1F44" w:rsidRPr="00A03C55" w:rsidRDefault="007A1F44" w:rsidP="00A063AC">
            <w:pPr>
              <w:pStyle w:val="TableEntry"/>
              <w:rPr>
                <w:noProof w:val="0"/>
              </w:rPr>
            </w:pPr>
            <w:r w:rsidRPr="00A03C55">
              <w:rPr>
                <w:noProof w:val="0"/>
              </w:rPr>
              <w:t>classCode [1..1] (M)</w:t>
            </w:r>
          </w:p>
          <w:p w14:paraId="4F48A8C2" w14:textId="77777777" w:rsidR="007A1F44" w:rsidRPr="00A03C55" w:rsidRDefault="007A1F44" w:rsidP="00A53067">
            <w:pPr>
              <w:pStyle w:val="TableEntry"/>
              <w:rPr>
                <w:noProof w:val="0"/>
              </w:rPr>
            </w:pPr>
            <w:r w:rsidRPr="00A03C55">
              <w:rPr>
                <w:noProof w:val="0"/>
              </w:rPr>
              <w:t>Employee (CS) {CNE:EMP}</w:t>
            </w:r>
          </w:p>
        </w:tc>
        <w:tc>
          <w:tcPr>
            <w:tcW w:w="5283" w:type="dxa"/>
          </w:tcPr>
          <w:p w14:paraId="317F02DA" w14:textId="4AEA880A" w:rsidR="007A1F44" w:rsidRPr="00A03C55" w:rsidRDefault="007A1F44" w:rsidP="00A53067">
            <w:pPr>
              <w:pStyle w:val="TableEntry"/>
              <w:rPr>
                <w:noProof w:val="0"/>
              </w:rPr>
            </w:pPr>
            <w:r w:rsidRPr="00A03C55">
              <w:rPr>
                <w:noProof w:val="0"/>
              </w:rPr>
              <w:t>Structural attribute; this is an "employee" role</w:t>
            </w:r>
            <w:r w:rsidR="00952DDA" w:rsidRPr="00A03C55">
              <w:rPr>
                <w:noProof w:val="0"/>
              </w:rPr>
              <w:t xml:space="preserve"> </w:t>
            </w:r>
          </w:p>
        </w:tc>
      </w:tr>
      <w:tr w:rsidR="007A1F44" w:rsidRPr="00A03C55" w14:paraId="5722BDBB" w14:textId="77777777">
        <w:tc>
          <w:tcPr>
            <w:tcW w:w="4365" w:type="dxa"/>
          </w:tcPr>
          <w:p w14:paraId="5BAD6C42" w14:textId="77777777" w:rsidR="007A1F44" w:rsidRPr="00A03C55" w:rsidRDefault="007A1F44" w:rsidP="00A063AC">
            <w:pPr>
              <w:pStyle w:val="TableEntry"/>
              <w:rPr>
                <w:noProof w:val="0"/>
              </w:rPr>
            </w:pPr>
            <w:r w:rsidRPr="00A03C55">
              <w:rPr>
                <w:noProof w:val="0"/>
              </w:rPr>
              <w:t>statusCode [0..1]</w:t>
            </w:r>
          </w:p>
          <w:p w14:paraId="271F1098" w14:textId="77777777" w:rsidR="007A1F44" w:rsidRPr="00A03C55" w:rsidRDefault="007A1F44" w:rsidP="00A53067">
            <w:pPr>
              <w:pStyle w:val="TableEntry"/>
              <w:rPr>
                <w:noProof w:val="0"/>
              </w:rPr>
            </w:pPr>
            <w:r w:rsidRPr="00A03C55">
              <w:rPr>
                <w:noProof w:val="0"/>
              </w:rPr>
              <w:t>Employee (CS) {CNE:RoleStatus}</w:t>
            </w:r>
          </w:p>
        </w:tc>
        <w:tc>
          <w:tcPr>
            <w:tcW w:w="5283" w:type="dxa"/>
          </w:tcPr>
          <w:p w14:paraId="6DCC7148" w14:textId="77777777" w:rsidR="007A1F44" w:rsidRPr="00A03C55" w:rsidRDefault="007A1F44" w:rsidP="00A53067">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2A58BCD1" w14:textId="77777777">
        <w:tc>
          <w:tcPr>
            <w:tcW w:w="4365" w:type="dxa"/>
          </w:tcPr>
          <w:p w14:paraId="6AD5A265" w14:textId="77777777" w:rsidR="007A1F44" w:rsidRPr="00A03C55" w:rsidRDefault="007A1F44" w:rsidP="00A063AC">
            <w:pPr>
              <w:pStyle w:val="TableEntry"/>
              <w:rPr>
                <w:noProof w:val="0"/>
              </w:rPr>
            </w:pPr>
            <w:r w:rsidRPr="00A03C55">
              <w:rPr>
                <w:noProof w:val="0"/>
              </w:rPr>
              <w:t>statusCode [0..1]</w:t>
            </w:r>
          </w:p>
          <w:p w14:paraId="20C3F960" w14:textId="77777777" w:rsidR="007A1F44" w:rsidRPr="00A03C55" w:rsidRDefault="007A1F44" w:rsidP="00A53067">
            <w:pPr>
              <w:pStyle w:val="TableEntry"/>
              <w:rPr>
                <w:noProof w:val="0"/>
              </w:rPr>
            </w:pPr>
            <w:r w:rsidRPr="00A03C55">
              <w:rPr>
                <w:noProof w:val="0"/>
              </w:rPr>
              <w:t>Employee (CS) {CNE:RoleStatus}</w:t>
            </w:r>
          </w:p>
        </w:tc>
        <w:tc>
          <w:tcPr>
            <w:tcW w:w="5283" w:type="dxa"/>
          </w:tcPr>
          <w:p w14:paraId="194294F2" w14:textId="77777777" w:rsidR="007A1F44" w:rsidRPr="00A03C55" w:rsidRDefault="007A1F44" w:rsidP="00A53067">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629A8359" w14:textId="77777777">
        <w:tc>
          <w:tcPr>
            <w:tcW w:w="4365" w:type="dxa"/>
          </w:tcPr>
          <w:p w14:paraId="29505A8B" w14:textId="77777777" w:rsidR="007A1F44" w:rsidRPr="00A03C55" w:rsidRDefault="007A1F44" w:rsidP="00A063AC">
            <w:pPr>
              <w:pStyle w:val="TableEntry"/>
              <w:rPr>
                <w:noProof w:val="0"/>
              </w:rPr>
            </w:pPr>
            <w:r w:rsidRPr="00A03C55">
              <w:rPr>
                <w:noProof w:val="0"/>
              </w:rPr>
              <w:t>effectiveTime [0..1]</w:t>
            </w:r>
          </w:p>
          <w:p w14:paraId="0AAE5E51" w14:textId="77777777" w:rsidR="007A1F44" w:rsidRPr="00A03C55" w:rsidRDefault="007A1F44" w:rsidP="00A53067">
            <w:pPr>
              <w:pStyle w:val="TableEntry"/>
              <w:rPr>
                <w:noProof w:val="0"/>
              </w:rPr>
            </w:pPr>
            <w:r w:rsidRPr="00A03C55">
              <w:rPr>
                <w:noProof w:val="0"/>
              </w:rPr>
              <w:t>Employee (IVL&lt;TS&gt;)</w:t>
            </w:r>
          </w:p>
        </w:tc>
        <w:tc>
          <w:tcPr>
            <w:tcW w:w="5283" w:type="dxa"/>
          </w:tcPr>
          <w:p w14:paraId="5E64F867" w14:textId="77777777" w:rsidR="007A1F44" w:rsidRPr="00A03C55" w:rsidRDefault="007A1F44" w:rsidP="00A53067">
            <w:pPr>
              <w:pStyle w:val="TableEntry"/>
              <w:rPr>
                <w:noProof w:val="0"/>
              </w:rPr>
            </w:pPr>
            <w:r w:rsidRPr="00A03C55">
              <w:rPr>
                <w:noProof w:val="0"/>
              </w:rPr>
              <w:t>An interval of time specifying the period during which this employment relationship is in effect, if such time limit is applicable and known.</w:t>
            </w:r>
          </w:p>
        </w:tc>
      </w:tr>
      <w:tr w:rsidR="007A1F44" w:rsidRPr="00A03C55" w14:paraId="7E9E0C78" w14:textId="77777777">
        <w:tc>
          <w:tcPr>
            <w:tcW w:w="4365" w:type="dxa"/>
          </w:tcPr>
          <w:p w14:paraId="5CADD7CE" w14:textId="77777777" w:rsidR="007A1F44" w:rsidRPr="00A03C55" w:rsidRDefault="007A1F44" w:rsidP="00A063AC">
            <w:pPr>
              <w:pStyle w:val="TableEntry"/>
              <w:rPr>
                <w:noProof w:val="0"/>
              </w:rPr>
            </w:pPr>
            <w:r w:rsidRPr="00A03C55">
              <w:rPr>
                <w:noProof w:val="0"/>
              </w:rPr>
              <w:t>occupationCode [0..1]</w:t>
            </w:r>
          </w:p>
          <w:p w14:paraId="143CD7F3" w14:textId="77777777" w:rsidR="007A1F44" w:rsidRPr="00A03C55" w:rsidRDefault="007A1F44" w:rsidP="00A53067">
            <w:pPr>
              <w:pStyle w:val="TableEntry"/>
              <w:rPr>
                <w:noProof w:val="0"/>
              </w:rPr>
            </w:pPr>
            <w:r w:rsidRPr="00A03C55">
              <w:rPr>
                <w:noProof w:val="0"/>
              </w:rPr>
              <w:t>Employee (CE) {CWE:EmployeeOccupationCode}</w:t>
            </w:r>
          </w:p>
        </w:tc>
        <w:tc>
          <w:tcPr>
            <w:tcW w:w="5283" w:type="dxa"/>
          </w:tcPr>
          <w:p w14:paraId="7D353E25" w14:textId="77777777" w:rsidR="007A1F44" w:rsidRPr="00A03C55" w:rsidRDefault="007A1F44" w:rsidP="00A53067">
            <w:pPr>
              <w:pStyle w:val="TableEntry"/>
              <w:rPr>
                <w:noProof w:val="0"/>
              </w:rPr>
            </w:pPr>
            <w:r w:rsidRPr="00A03C55">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A03C55" w14:paraId="0D09917D" w14:textId="77777777">
        <w:tc>
          <w:tcPr>
            <w:tcW w:w="4365" w:type="dxa"/>
          </w:tcPr>
          <w:p w14:paraId="105161B1" w14:textId="77777777" w:rsidR="007A1F44" w:rsidRPr="00A03C55" w:rsidRDefault="007A1F44" w:rsidP="00A063AC">
            <w:pPr>
              <w:pStyle w:val="TableEntry"/>
              <w:rPr>
                <w:b/>
                <w:bCs/>
                <w:noProof w:val="0"/>
              </w:rPr>
            </w:pPr>
            <w:r w:rsidRPr="00A03C55">
              <w:rPr>
                <w:b/>
                <w:bCs/>
                <w:noProof w:val="0"/>
              </w:rPr>
              <w:t>BirthPlace</w:t>
            </w:r>
          </w:p>
        </w:tc>
        <w:tc>
          <w:tcPr>
            <w:tcW w:w="5283" w:type="dxa"/>
          </w:tcPr>
          <w:p w14:paraId="1D1D6DCA" w14:textId="77777777" w:rsidR="007A1F44" w:rsidRPr="00A03C55" w:rsidRDefault="007A1F44" w:rsidP="00A53067">
            <w:pPr>
              <w:pStyle w:val="TableEntry"/>
              <w:rPr>
                <w:noProof w:val="0"/>
              </w:rPr>
            </w:pPr>
            <w:r w:rsidRPr="00A03C55">
              <w:rPr>
                <w:noProof w:val="0"/>
              </w:rPr>
              <w:t>The birthplace of the focal living subject.</w:t>
            </w:r>
          </w:p>
        </w:tc>
      </w:tr>
      <w:tr w:rsidR="007A1F44" w:rsidRPr="00A03C55" w14:paraId="472FB276" w14:textId="77777777">
        <w:tc>
          <w:tcPr>
            <w:tcW w:w="4365" w:type="dxa"/>
          </w:tcPr>
          <w:p w14:paraId="431F173E" w14:textId="77777777" w:rsidR="007A1F44" w:rsidRPr="00A03C55" w:rsidRDefault="007A1F44" w:rsidP="00A063AC">
            <w:pPr>
              <w:pStyle w:val="TableEntry"/>
              <w:rPr>
                <w:noProof w:val="0"/>
              </w:rPr>
            </w:pPr>
            <w:r w:rsidRPr="00A03C55">
              <w:rPr>
                <w:noProof w:val="0"/>
              </w:rPr>
              <w:t>classCode [1..1] (M)</w:t>
            </w:r>
          </w:p>
          <w:p w14:paraId="1ACB6D28" w14:textId="77777777" w:rsidR="007A1F44" w:rsidRPr="00A03C55" w:rsidRDefault="007A1F44" w:rsidP="00A53067">
            <w:pPr>
              <w:pStyle w:val="TableEntry"/>
              <w:rPr>
                <w:noProof w:val="0"/>
              </w:rPr>
            </w:pPr>
            <w:r w:rsidRPr="00A03C55">
              <w:rPr>
                <w:noProof w:val="0"/>
              </w:rPr>
              <w:t>Birthplace (CS) {CNE:BIRTHPL}</w:t>
            </w:r>
          </w:p>
        </w:tc>
        <w:tc>
          <w:tcPr>
            <w:tcW w:w="5283" w:type="dxa"/>
          </w:tcPr>
          <w:p w14:paraId="092763E3" w14:textId="77777777" w:rsidR="007A1F44" w:rsidRPr="00A03C55" w:rsidRDefault="007A1F44" w:rsidP="00A53067">
            <w:pPr>
              <w:pStyle w:val="TableEntry"/>
              <w:rPr>
                <w:noProof w:val="0"/>
              </w:rPr>
            </w:pPr>
            <w:r w:rsidRPr="00A03C55">
              <w:rPr>
                <w:noProof w:val="0"/>
              </w:rPr>
              <w:t>Structural attribute; this is a "birthplace" role.</w:t>
            </w:r>
          </w:p>
        </w:tc>
      </w:tr>
      <w:tr w:rsidR="007A1F44" w:rsidRPr="00A03C55" w14:paraId="13CCA2CC" w14:textId="77777777">
        <w:tc>
          <w:tcPr>
            <w:tcW w:w="4365" w:type="dxa"/>
          </w:tcPr>
          <w:p w14:paraId="0BDE3F26" w14:textId="77777777" w:rsidR="007A1F44" w:rsidRPr="00A03C55" w:rsidRDefault="007A1F44" w:rsidP="00A063AC">
            <w:pPr>
              <w:pStyle w:val="TableEntry"/>
              <w:rPr>
                <w:noProof w:val="0"/>
              </w:rPr>
            </w:pPr>
            <w:r w:rsidRPr="00A03C55">
              <w:rPr>
                <w:noProof w:val="0"/>
              </w:rPr>
              <w:t xml:space="preserve">id [0..*] </w:t>
            </w:r>
          </w:p>
          <w:p w14:paraId="682945F5" w14:textId="77777777" w:rsidR="007A1F44" w:rsidRPr="00A03C55" w:rsidRDefault="007A1F44" w:rsidP="003462A5">
            <w:pPr>
              <w:pStyle w:val="TableEntry"/>
              <w:rPr>
                <w:noProof w:val="0"/>
                <w:sz w:val="16"/>
              </w:rPr>
            </w:pPr>
            <w:r w:rsidRPr="00A03C55">
              <w:rPr>
                <w:noProof w:val="0"/>
                <w:sz w:val="16"/>
              </w:rPr>
              <w:t>Birth</w:t>
            </w:r>
            <w:r w:rsidRPr="00A03C55">
              <w:rPr>
                <w:noProof w:val="0"/>
              </w:rPr>
              <w:t>place</w:t>
            </w:r>
            <w:r w:rsidRPr="00A03C55">
              <w:rPr>
                <w:noProof w:val="0"/>
                <w:sz w:val="16"/>
              </w:rPr>
              <w:t> (</w:t>
            </w:r>
            <w:hyperlink r:id="rId123" w:anchor="dt-SET" w:history="1">
              <w:r w:rsidRPr="00A03C55">
                <w:rPr>
                  <w:rStyle w:val="Hyperlink"/>
                  <w:noProof w:val="0"/>
                  <w:sz w:val="16"/>
                </w:rPr>
                <w:t>SET</w:t>
              </w:r>
            </w:hyperlink>
            <w:r w:rsidRPr="00A03C55">
              <w:rPr>
                <w:noProof w:val="0"/>
                <w:sz w:val="16"/>
              </w:rPr>
              <w:t>&lt;</w:t>
            </w:r>
            <w:hyperlink r:id="rId124" w:anchor="dt-II" w:history="1">
              <w:r w:rsidRPr="00A03C55">
                <w:rPr>
                  <w:rStyle w:val="Hyperlink"/>
                  <w:noProof w:val="0"/>
                  <w:sz w:val="16"/>
                </w:rPr>
                <w:t>II</w:t>
              </w:r>
            </w:hyperlink>
            <w:r w:rsidRPr="00A03C55">
              <w:rPr>
                <w:noProof w:val="0"/>
                <w:sz w:val="16"/>
              </w:rPr>
              <w:t xml:space="preserve">&gt;) </w:t>
            </w:r>
          </w:p>
        </w:tc>
        <w:tc>
          <w:tcPr>
            <w:tcW w:w="5283" w:type="dxa"/>
          </w:tcPr>
          <w:p w14:paraId="126DA7D7" w14:textId="77777777" w:rsidR="007A1F44" w:rsidRPr="00A03C55" w:rsidRDefault="007A1F44" w:rsidP="00A53067">
            <w:pPr>
              <w:pStyle w:val="TableEntry"/>
              <w:rPr>
                <w:noProof w:val="0"/>
              </w:rPr>
            </w:pPr>
            <w:r w:rsidRPr="00A03C55">
              <w:rPr>
                <w:noProof w:val="0"/>
              </w:rPr>
              <w:t>A living subject's birth place represented by a unique identifier.</w:t>
            </w:r>
          </w:p>
        </w:tc>
      </w:tr>
      <w:tr w:rsidR="007A1F44" w:rsidRPr="00A03C55" w14:paraId="687A527D" w14:textId="77777777">
        <w:tc>
          <w:tcPr>
            <w:tcW w:w="4365" w:type="dxa"/>
          </w:tcPr>
          <w:p w14:paraId="2C8E2EB9" w14:textId="77777777" w:rsidR="007A1F44" w:rsidRPr="00A03C55" w:rsidRDefault="007A1F44" w:rsidP="00A063AC">
            <w:pPr>
              <w:pStyle w:val="TableEntry"/>
              <w:rPr>
                <w:noProof w:val="0"/>
              </w:rPr>
            </w:pPr>
            <w:r w:rsidRPr="00A03C55">
              <w:rPr>
                <w:noProof w:val="0"/>
              </w:rPr>
              <w:t xml:space="preserve">addr [0..*] </w:t>
            </w:r>
          </w:p>
          <w:p w14:paraId="65A3350A" w14:textId="77777777" w:rsidR="007A1F44" w:rsidRPr="00A03C55" w:rsidRDefault="007A1F44" w:rsidP="00A53067">
            <w:pPr>
              <w:pStyle w:val="TableEntry"/>
              <w:rPr>
                <w:noProof w:val="0"/>
              </w:rPr>
            </w:pPr>
            <w:r w:rsidRPr="00A03C55">
              <w:rPr>
                <w:noProof w:val="0"/>
              </w:rPr>
              <w:t>Patient (BAG&lt;AD&gt;)</w:t>
            </w:r>
          </w:p>
        </w:tc>
        <w:tc>
          <w:tcPr>
            <w:tcW w:w="5283" w:type="dxa"/>
          </w:tcPr>
          <w:p w14:paraId="4136A590" w14:textId="77777777" w:rsidR="007A1F44" w:rsidRPr="00A03C55" w:rsidRDefault="007A1F44" w:rsidP="00A53067">
            <w:pPr>
              <w:pStyle w:val="TableEntry"/>
              <w:rPr>
                <w:noProof w:val="0"/>
              </w:rPr>
            </w:pPr>
            <w:r w:rsidRPr="00A03C55">
              <w:rPr>
                <w:noProof w:val="0"/>
              </w:rPr>
              <w:t>A living subject's birth place represented as an address. Note: Either BirthPlace.addr or an associated Place.name must be valued.</w:t>
            </w:r>
          </w:p>
        </w:tc>
      </w:tr>
      <w:tr w:rsidR="007A1F44" w:rsidRPr="00A03C55" w14:paraId="68B6812D" w14:textId="77777777">
        <w:tc>
          <w:tcPr>
            <w:tcW w:w="4365" w:type="dxa"/>
          </w:tcPr>
          <w:p w14:paraId="37BB62B2" w14:textId="77777777" w:rsidR="007A1F44" w:rsidRPr="00A03C55" w:rsidRDefault="007A1F44" w:rsidP="00A063AC">
            <w:pPr>
              <w:pStyle w:val="TableEntry"/>
              <w:rPr>
                <w:noProof w:val="0"/>
              </w:rPr>
            </w:pPr>
            <w:r w:rsidRPr="00A03C55">
              <w:rPr>
                <w:noProof w:val="0"/>
              </w:rPr>
              <w:t>classCode [1..1] (M)</w:t>
            </w:r>
          </w:p>
          <w:p w14:paraId="2AC625F9" w14:textId="77777777" w:rsidR="007A1F44" w:rsidRPr="00A03C55" w:rsidRDefault="007A1F44" w:rsidP="00A53067">
            <w:pPr>
              <w:pStyle w:val="TableEntry"/>
              <w:rPr>
                <w:noProof w:val="0"/>
              </w:rPr>
            </w:pPr>
            <w:r w:rsidRPr="00A03C55">
              <w:rPr>
                <w:noProof w:val="0"/>
              </w:rPr>
              <w:t>Birthplace (CS) {CNE:BIRTHPL}</w:t>
            </w:r>
          </w:p>
        </w:tc>
        <w:tc>
          <w:tcPr>
            <w:tcW w:w="5283" w:type="dxa"/>
          </w:tcPr>
          <w:p w14:paraId="0EAB9D19" w14:textId="77777777" w:rsidR="007A1F44" w:rsidRPr="00A03C55" w:rsidRDefault="007A1F44" w:rsidP="00A53067">
            <w:pPr>
              <w:pStyle w:val="TableEntry"/>
              <w:rPr>
                <w:noProof w:val="0"/>
              </w:rPr>
            </w:pPr>
            <w:r w:rsidRPr="00A03C55">
              <w:rPr>
                <w:noProof w:val="0"/>
              </w:rPr>
              <w:t>Structural attribute; this is a "birthplace" role.</w:t>
            </w:r>
          </w:p>
        </w:tc>
      </w:tr>
      <w:tr w:rsidR="007A1F44" w:rsidRPr="00A03C55" w14:paraId="747DDC99" w14:textId="77777777">
        <w:tc>
          <w:tcPr>
            <w:tcW w:w="4365" w:type="dxa"/>
          </w:tcPr>
          <w:p w14:paraId="3C8684EC" w14:textId="77777777" w:rsidR="007A1F44" w:rsidRPr="00A03C55" w:rsidRDefault="007A1F44" w:rsidP="00A063AC">
            <w:pPr>
              <w:pStyle w:val="TableEntry"/>
              <w:rPr>
                <w:b/>
                <w:noProof w:val="0"/>
              </w:rPr>
            </w:pPr>
            <w:r w:rsidRPr="00A03C55">
              <w:rPr>
                <w:b/>
                <w:noProof w:val="0"/>
              </w:rPr>
              <w:t>LanguageCommunication</w:t>
            </w:r>
          </w:p>
        </w:tc>
        <w:tc>
          <w:tcPr>
            <w:tcW w:w="5283" w:type="dxa"/>
          </w:tcPr>
          <w:p w14:paraId="0FA628F4" w14:textId="77777777" w:rsidR="007A1F44" w:rsidRPr="00A03C55" w:rsidRDefault="007A1F44" w:rsidP="00A53067">
            <w:pPr>
              <w:pStyle w:val="TableEntry"/>
              <w:rPr>
                <w:noProof w:val="0"/>
              </w:rPr>
            </w:pPr>
            <w:r w:rsidRPr="00A03C55">
              <w:rPr>
                <w:noProof w:val="0"/>
              </w:rPr>
              <w:t>A language communication capability of the focal person</w:t>
            </w:r>
          </w:p>
        </w:tc>
      </w:tr>
      <w:tr w:rsidR="007A1F44" w:rsidRPr="00A03C55" w14:paraId="49ADEE26" w14:textId="77777777">
        <w:tc>
          <w:tcPr>
            <w:tcW w:w="4365" w:type="dxa"/>
          </w:tcPr>
          <w:p w14:paraId="1B84D01F" w14:textId="77777777" w:rsidR="007A1F44" w:rsidRPr="00A03C55" w:rsidRDefault="007A1F44" w:rsidP="00A063AC">
            <w:pPr>
              <w:pStyle w:val="TableEntry"/>
              <w:rPr>
                <w:noProof w:val="0"/>
              </w:rPr>
            </w:pPr>
            <w:r w:rsidRPr="00A03C55">
              <w:rPr>
                <w:noProof w:val="0"/>
              </w:rPr>
              <w:t>languageCode [1..1] (M)</w:t>
            </w:r>
          </w:p>
          <w:p w14:paraId="5130F686" w14:textId="77777777" w:rsidR="007A1F44" w:rsidRPr="00A03C55" w:rsidRDefault="007A1F44" w:rsidP="00A53067">
            <w:pPr>
              <w:pStyle w:val="TableEntry"/>
              <w:rPr>
                <w:noProof w:val="0"/>
              </w:rPr>
            </w:pPr>
            <w:r w:rsidRPr="00A03C55">
              <w:rPr>
                <w:noProof w:val="0"/>
              </w:rPr>
              <w:t>LanguageCommunication (CE) {CWE:HumanLanguage}</w:t>
            </w:r>
          </w:p>
        </w:tc>
        <w:tc>
          <w:tcPr>
            <w:tcW w:w="5283" w:type="dxa"/>
          </w:tcPr>
          <w:p w14:paraId="5E6E5489" w14:textId="77777777" w:rsidR="007A1F44" w:rsidRPr="00A03C55" w:rsidRDefault="007A1F44" w:rsidP="00A53067">
            <w:pPr>
              <w:pStyle w:val="TableEntry"/>
              <w:rPr>
                <w:noProof w:val="0"/>
              </w:rPr>
            </w:pPr>
            <w:r w:rsidRPr="00A03C55">
              <w:rPr>
                <w:noProof w:val="0"/>
              </w:rPr>
              <w:t>A value representing a language for which the focal person has some level of proficiency for written or spoken communication. Examples: Spanish, Italian, German, English, American Sign</w:t>
            </w:r>
          </w:p>
        </w:tc>
      </w:tr>
      <w:tr w:rsidR="007A1F44" w:rsidRPr="00A03C55" w14:paraId="53CE6F1F" w14:textId="77777777">
        <w:tc>
          <w:tcPr>
            <w:tcW w:w="4365" w:type="dxa"/>
          </w:tcPr>
          <w:p w14:paraId="3096149A" w14:textId="77777777" w:rsidR="007A1F44" w:rsidRPr="00A03C55" w:rsidRDefault="007A1F44" w:rsidP="00A063AC">
            <w:pPr>
              <w:pStyle w:val="TableEntry"/>
              <w:rPr>
                <w:noProof w:val="0"/>
              </w:rPr>
            </w:pPr>
            <w:r w:rsidRPr="00A03C55">
              <w:rPr>
                <w:noProof w:val="0"/>
              </w:rPr>
              <w:t>preferenceInd [0..1]</w:t>
            </w:r>
          </w:p>
          <w:p w14:paraId="08A127E6" w14:textId="77777777" w:rsidR="007A1F44" w:rsidRPr="00A03C55" w:rsidRDefault="007A1F44" w:rsidP="00A53067">
            <w:pPr>
              <w:pStyle w:val="TableEntry"/>
              <w:rPr>
                <w:noProof w:val="0"/>
              </w:rPr>
            </w:pPr>
            <w:r w:rsidRPr="00A03C55">
              <w:rPr>
                <w:noProof w:val="0"/>
              </w:rPr>
              <w:t>LanguageCommunication (BL)</w:t>
            </w:r>
          </w:p>
        </w:tc>
        <w:tc>
          <w:tcPr>
            <w:tcW w:w="5283" w:type="dxa"/>
          </w:tcPr>
          <w:p w14:paraId="29844EC4" w14:textId="77777777" w:rsidR="007A1F44" w:rsidRPr="00A03C55" w:rsidRDefault="007A1F44" w:rsidP="00A53067">
            <w:pPr>
              <w:pStyle w:val="TableEntry"/>
              <w:rPr>
                <w:noProof w:val="0"/>
              </w:rPr>
            </w:pPr>
            <w:r w:rsidRPr="00A03C55">
              <w:rPr>
                <w:noProof w:val="0"/>
              </w:rPr>
              <w:t>An indicator specifying whether or not this language is preferred by the focal person for the associated mode</w:t>
            </w:r>
          </w:p>
        </w:tc>
      </w:tr>
    </w:tbl>
    <w:p w14:paraId="3189E1C3"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67" w:name="_Toc169692679"/>
      <w:r w:rsidRPr="00A03C55">
        <w:rPr>
          <w:noProof w:val="0"/>
        </w:rPr>
        <w:t>3.44.4.1.2.3 Control Act and Transmission Wrappers</w:t>
      </w:r>
      <w:bookmarkEnd w:id="1267"/>
    </w:p>
    <w:p w14:paraId="11A6C617" w14:textId="5EC7EC08" w:rsidR="007A1F44" w:rsidRPr="00A03C55" w:rsidRDefault="007A1F44" w:rsidP="00A90064">
      <w:pPr>
        <w:pStyle w:val="BodyText"/>
      </w:pPr>
      <w:r w:rsidRPr="00A03C55">
        <w:t>Please see ITI TF-2x: Appendix O for details on the IHE guidelines for implementing the wrappers. Table 3.44.4.1.2</w:t>
      </w:r>
      <w:r w:rsidR="00752BB9" w:rsidRPr="00A03C55">
        <w:t>.3</w:t>
      </w:r>
      <w:r w:rsidRPr="00A03C55">
        <w:t>-</w:t>
      </w:r>
      <w:r w:rsidR="00752BB9" w:rsidRPr="00A03C55">
        <w:t>1</w:t>
      </w:r>
      <w:r w:rsidRPr="00A03C55">
        <w:t xml:space="preserve"> contains the Transmission and Control Act wrappers used for the two interactions, and the associated constraints.</w:t>
      </w:r>
    </w:p>
    <w:p w14:paraId="0EBE207D" w14:textId="36B6D9FB" w:rsidR="007A1F44" w:rsidRPr="00A03C55" w:rsidRDefault="007A1F44" w:rsidP="00A90064">
      <w:pPr>
        <w:pStyle w:val="TableTitle"/>
        <w:rPr>
          <w:noProof w:val="0"/>
        </w:rPr>
      </w:pPr>
      <w:r w:rsidRPr="00A03C55">
        <w:rPr>
          <w:noProof w:val="0"/>
        </w:rPr>
        <w:lastRenderedPageBreak/>
        <w:t>Table 3.44.4.1.2</w:t>
      </w:r>
      <w:r w:rsidR="00752BB9" w:rsidRPr="00A03C55">
        <w:rPr>
          <w:noProof w:val="0"/>
        </w:rPr>
        <w:t>.3</w:t>
      </w:r>
      <w:r w:rsidRPr="00A03C55">
        <w:rPr>
          <w:noProof w:val="0"/>
        </w:rPr>
        <w:t>-</w:t>
      </w:r>
      <w:r w:rsidR="00752BB9"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58708D11" w14:textId="77777777">
        <w:trPr>
          <w:jc w:val="center"/>
        </w:trPr>
        <w:tc>
          <w:tcPr>
            <w:tcW w:w="2632" w:type="dxa"/>
            <w:shd w:val="clear" w:color="auto" w:fill="D9D9D9"/>
          </w:tcPr>
          <w:p w14:paraId="2EF1200C"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73672E85"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3AC61EAA" w14:textId="77777777">
        <w:trPr>
          <w:jc w:val="center"/>
        </w:trPr>
        <w:tc>
          <w:tcPr>
            <w:tcW w:w="2632" w:type="dxa"/>
          </w:tcPr>
          <w:p w14:paraId="70E09C9D" w14:textId="77777777" w:rsidR="007A1F44" w:rsidRPr="00A03C55" w:rsidRDefault="007A1F44" w:rsidP="00A063AC">
            <w:pPr>
              <w:pStyle w:val="TableEntry"/>
              <w:rPr>
                <w:noProof w:val="0"/>
              </w:rPr>
            </w:pPr>
            <w:r w:rsidRPr="00A03C55">
              <w:rPr>
                <w:noProof w:val="0"/>
              </w:rPr>
              <w:t>MCCI_MT000100UV01 – Send Message Payload</w:t>
            </w:r>
          </w:p>
        </w:tc>
        <w:tc>
          <w:tcPr>
            <w:tcW w:w="2545" w:type="dxa"/>
          </w:tcPr>
          <w:p w14:paraId="73E53243" w14:textId="77777777" w:rsidR="007A1F44" w:rsidRPr="00A03C55" w:rsidRDefault="007A1F44" w:rsidP="00A53067">
            <w:pPr>
              <w:pStyle w:val="TableEntry"/>
              <w:rPr>
                <w:noProof w:val="0"/>
              </w:rPr>
            </w:pPr>
            <w:r w:rsidRPr="00A03C55">
              <w:rPr>
                <w:noProof w:val="0"/>
              </w:rPr>
              <w:t>MFMI_MT700701UV01 – Master File / Registry Notification Control Act, Role Subject</w:t>
            </w:r>
          </w:p>
        </w:tc>
      </w:tr>
      <w:tr w:rsidR="007A1F44" w:rsidRPr="00A03C55" w14:paraId="275F726F" w14:textId="77777777">
        <w:trPr>
          <w:jc w:val="center"/>
        </w:trPr>
        <w:tc>
          <w:tcPr>
            <w:tcW w:w="2632" w:type="dxa"/>
          </w:tcPr>
          <w:p w14:paraId="5D933001" w14:textId="77777777" w:rsidR="007A1F44" w:rsidRPr="00A03C55" w:rsidRDefault="007A1F44" w:rsidP="00A063AC">
            <w:pPr>
              <w:pStyle w:val="TableEntry"/>
              <w:rPr>
                <w:noProof w:val="0"/>
              </w:rPr>
            </w:pPr>
            <w:r w:rsidRPr="00A03C55">
              <w:rPr>
                <w:noProof w:val="0"/>
              </w:rPr>
              <w:t>The value of interactionId SHALL be set to PRPA_IN201301UV02 or PRPA_IN201302UV02</w:t>
            </w:r>
          </w:p>
          <w:p w14:paraId="72A584CE" w14:textId="77777777" w:rsidR="007A1F44" w:rsidRPr="00A03C55" w:rsidRDefault="007A1F44" w:rsidP="00A53067">
            <w:pPr>
              <w:pStyle w:val="TableEntry"/>
              <w:rPr>
                <w:noProof w:val="0"/>
              </w:rPr>
            </w:pPr>
            <w:r w:rsidRPr="00A03C55">
              <w:rPr>
                <w:noProof w:val="0"/>
              </w:rPr>
              <w:t>The value of processingModeCode SHALL be set to T</w:t>
            </w:r>
          </w:p>
          <w:p w14:paraId="52E4C8FF" w14:textId="77777777" w:rsidR="007A1F44" w:rsidRPr="00A03C55" w:rsidRDefault="007A1F44" w:rsidP="00A53067">
            <w:pPr>
              <w:pStyle w:val="TableEntry"/>
              <w:rPr>
                <w:noProof w:val="0"/>
              </w:rPr>
            </w:pPr>
            <w:r w:rsidRPr="00A03C55">
              <w:rPr>
                <w:noProof w:val="0"/>
              </w:rPr>
              <w:t>The acceptAckCode SHALL be set to AL</w:t>
            </w:r>
          </w:p>
          <w:p w14:paraId="2DFFC9B6" w14:textId="77777777" w:rsidR="007A1F44" w:rsidRPr="00A03C55" w:rsidRDefault="007A1F44" w:rsidP="00A53067">
            <w:pPr>
              <w:pStyle w:val="TableEntry"/>
              <w:rPr>
                <w:noProof w:val="0"/>
              </w:rPr>
            </w:pPr>
            <w:r w:rsidRPr="00A03C55">
              <w:rPr>
                <w:noProof w:val="0"/>
              </w:rPr>
              <w:t>There SHALL be only one receiver Device</w:t>
            </w:r>
          </w:p>
          <w:p w14:paraId="48EA143F" w14:textId="77777777" w:rsidR="007A1F44" w:rsidRPr="00A03C55" w:rsidRDefault="007A1F44" w:rsidP="00A53067">
            <w:pPr>
              <w:pStyle w:val="TableEntry"/>
              <w:rPr>
                <w:noProof w:val="0"/>
              </w:rPr>
            </w:pPr>
          </w:p>
        </w:tc>
        <w:tc>
          <w:tcPr>
            <w:tcW w:w="2545" w:type="dxa"/>
          </w:tcPr>
          <w:p w14:paraId="57179984" w14:textId="77777777" w:rsidR="007A1F44" w:rsidRPr="00A03C55" w:rsidRDefault="007A1F44" w:rsidP="00A53067">
            <w:pPr>
              <w:pStyle w:val="TableEntry"/>
              <w:rPr>
                <w:noProof w:val="0"/>
              </w:rPr>
            </w:pPr>
            <w:r w:rsidRPr="00A03C55">
              <w:rPr>
                <w:noProof w:val="0"/>
              </w:rPr>
              <w:t>The trigger event code in ControlActProcess.code SHALL be set to PRPA_TE201301UV02 or PRPA_TE201302UV02 respectively</w:t>
            </w:r>
          </w:p>
          <w:p w14:paraId="3F69349F" w14:textId="77777777" w:rsidR="007A1F44" w:rsidRPr="00A03C55" w:rsidRDefault="007A1F44" w:rsidP="00A53067">
            <w:pPr>
              <w:pStyle w:val="TableEntry"/>
              <w:rPr>
                <w:noProof w:val="0"/>
              </w:rPr>
            </w:pPr>
            <w:r w:rsidRPr="00A03C55">
              <w:rPr>
                <w:noProof w:val="0"/>
              </w:rPr>
              <w:t>RegistrationEvent.statusCode SHALL be set to “active”</w:t>
            </w:r>
          </w:p>
          <w:p w14:paraId="42147F2B" w14:textId="77777777" w:rsidR="007A1F44" w:rsidRPr="00A03C55" w:rsidRDefault="007A1F44" w:rsidP="00A53067">
            <w:pPr>
              <w:pStyle w:val="TableEntry"/>
              <w:rPr>
                <w:noProof w:val="0"/>
              </w:rPr>
            </w:pPr>
            <w:r w:rsidRPr="00A03C55">
              <w:rPr>
                <w:noProof w:val="0"/>
              </w:rPr>
              <w:t>There SHALL be no InReplacementOf act relationship for these interactions.</w:t>
            </w:r>
          </w:p>
        </w:tc>
      </w:tr>
    </w:tbl>
    <w:p w14:paraId="13B5CFB0" w14:textId="77777777" w:rsidR="007A1F44" w:rsidRPr="00A03C55" w:rsidRDefault="007A1F44">
      <w:pPr>
        <w:pStyle w:val="BodyText"/>
        <w:rPr>
          <w:rStyle w:val="BodyTextCharChar1"/>
          <w:noProof w:val="0"/>
        </w:rPr>
      </w:pPr>
    </w:p>
    <w:p w14:paraId="40ED51BA" w14:textId="5F904A7B" w:rsidR="007A1F44" w:rsidRPr="00A03C55" w:rsidRDefault="007A1F44" w:rsidP="00A90064">
      <w:pPr>
        <w:pStyle w:val="BodyText"/>
        <w:rPr>
          <w:rStyle w:val="Hyperlink"/>
        </w:rPr>
      </w:pPr>
      <w:r w:rsidRPr="00A03C55">
        <w:rPr>
          <w:rStyle w:val="BodyTextCharChar1"/>
          <w:noProof w:val="0"/>
        </w:rPr>
        <w:t>The composite message schemas which describe the full payload of these interactions, including the wrappers, can be found online</w:t>
      </w:r>
      <w:del w:id="1268" w:author="Lynn Felhofer" w:date="2020-03-23T16:03:00Z">
        <w:r w:rsidRPr="00A03C55" w:rsidDel="00C939E0">
          <w:rPr>
            <w:rStyle w:val="BodyTextCharChar1"/>
            <w:noProof w:val="0"/>
          </w:rPr>
          <w:delText xml:space="preserve"> on the</w:delText>
        </w:r>
      </w:del>
      <w:ins w:id="1269" w:author="Lynn Felhofer" w:date="2020-03-23T16:03:00Z">
        <w:r w:rsidR="00C939E0">
          <w:rPr>
            <w:rStyle w:val="BodyTextCharChar1"/>
            <w:noProof w:val="0"/>
          </w:rPr>
          <w:t>:</w:t>
        </w:r>
      </w:ins>
      <w:r w:rsidRPr="00A03C55">
        <w:rPr>
          <w:rStyle w:val="BodyTextCharChar1"/>
          <w:noProof w:val="0"/>
        </w:rPr>
        <w:t xml:space="preserve"> </w:t>
      </w:r>
      <w:del w:id="1270" w:author="Lynn Felhofer" w:date="2020-03-23T15:51:00Z">
        <w:r w:rsidRPr="00A03C55" w:rsidDel="00FD6681">
          <w:rPr>
            <w:rStyle w:val="BodyTextCharChar1"/>
            <w:noProof w:val="0"/>
          </w:rPr>
          <w:delText>IHE FTP site</w:delText>
        </w:r>
      </w:del>
      <w:del w:id="1271" w:author="Lynn Felhofer" w:date="2020-03-23T16:03:00Z">
        <w:r w:rsidRPr="00A03C55" w:rsidDel="00C939E0">
          <w:rPr>
            <w:rStyle w:val="BodyTextCharChar1"/>
            <w:noProof w:val="0"/>
          </w:rPr>
          <w:delText>,</w:delText>
        </w:r>
      </w:del>
      <w:r w:rsidRPr="00A03C55">
        <w:rPr>
          <w:rStyle w:val="BodyTextCharChar1"/>
          <w:noProof w:val="0"/>
        </w:rPr>
        <w:t xml:space="preserve"> see ITI TF-2x: Appendix W</w:t>
      </w:r>
      <w:r w:rsidR="00310F4F" w:rsidRPr="00A03C55">
        <w:rPr>
          <w:rStyle w:val="BodyTextCharChar1"/>
          <w:noProof w:val="0"/>
        </w:rPr>
        <w:t>.</w:t>
      </w:r>
      <w:r w:rsidRPr="00A03C55">
        <w:rPr>
          <w:rStyle w:val="BodyTextCharChar1"/>
          <w:noProof w:val="0"/>
        </w:rPr>
        <w:t xml:space="preserve"> </w:t>
      </w:r>
      <w:r w:rsidR="00310F4F" w:rsidRPr="00A03C55">
        <w:rPr>
          <w:rStyle w:val="BodyTextCharChar1"/>
          <w:noProof w:val="0"/>
        </w:rPr>
        <w:t>T</w:t>
      </w:r>
      <w:r w:rsidRPr="00A03C55">
        <w:rPr>
          <w:rStyle w:val="BodyTextCharChar1"/>
          <w:noProof w:val="0"/>
        </w:rPr>
        <w:t>he HL7 V3 2008 Normative Edition schemas are at</w:t>
      </w:r>
      <w:r w:rsidRPr="00A03C55">
        <w:rPr>
          <w:rStyle w:val="Hyperlink"/>
        </w:rPr>
        <w:br/>
        <w:t>Edition2008/processable/multicacheschemas/PRPA_IN201301UV02.xsd</w:t>
      </w:r>
      <w:r w:rsidRPr="00A03C55">
        <w:t xml:space="preserve"> </w:t>
      </w:r>
      <w:r w:rsidRPr="00A03C55">
        <w:rPr>
          <w:rStyle w:val="BodyTextCharChar1"/>
          <w:noProof w:val="0"/>
        </w:rPr>
        <w:t xml:space="preserve">and </w:t>
      </w:r>
      <w:r w:rsidRPr="00A03C55">
        <w:rPr>
          <w:rStyle w:val="Hyperlink"/>
        </w:rPr>
        <w:t>Edition2008/processable/multicacheschemas/PRPA_IN201302UV02.xsd</w:t>
      </w:r>
      <w:r w:rsidRPr="00A03C55">
        <w:rPr>
          <w:rStyle w:val="BodyTextCharChar1"/>
          <w:noProof w:val="0"/>
        </w:rPr>
        <w:t>).</w:t>
      </w:r>
    </w:p>
    <w:p w14:paraId="6B652EA6"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72" w:name="_Toc169692680"/>
      <w:r w:rsidRPr="00A03C55">
        <w:rPr>
          <w:noProof w:val="0"/>
        </w:rPr>
        <w:t>3.44.4.1.2.4 Web Services Types and Messages</w:t>
      </w:r>
      <w:bookmarkEnd w:id="1272"/>
    </w:p>
    <w:p w14:paraId="23BB8D98" w14:textId="77777777" w:rsidR="007A1F44" w:rsidRPr="00A03C55" w:rsidRDefault="007A1F44" w:rsidP="00A90064">
      <w:pPr>
        <w:pStyle w:val="BodyText"/>
      </w:pPr>
      <w:r w:rsidRPr="00A03C55">
        <w:t xml:space="preserve">The Patient Registry Record Added/Revised messages will be transmitted using Web Services, according to the requirements specified in ITI TF-2x: Appendix V. </w:t>
      </w:r>
    </w:p>
    <w:p w14:paraId="6D33BA49" w14:textId="77777777" w:rsidR="007A1F44" w:rsidRPr="00A03C55" w:rsidRDefault="007A1F44" w:rsidP="00A90064">
      <w:pPr>
        <w:pStyle w:val="BodyText"/>
      </w:pPr>
      <w:r w:rsidRPr="00A03C55">
        <w:t>The following WSDL naming conventions SHALL apply:</w:t>
      </w:r>
    </w:p>
    <w:p w14:paraId="747E79F4" w14:textId="77777777" w:rsidR="007A1F44" w:rsidRPr="00A03C55" w:rsidRDefault="007A1F44" w:rsidP="00A90064">
      <w:pPr>
        <w:spacing w:before="0"/>
        <w:rPr>
          <w:rFonts w:ascii="Courier New" w:hAnsi="Courier New"/>
          <w:color w:val="000000"/>
          <w:sz w:val="20"/>
        </w:rPr>
      </w:pPr>
      <w:r w:rsidRPr="00A03C55">
        <w:tab/>
      </w:r>
      <w:r w:rsidRPr="00A03C55">
        <w:rPr>
          <w:rFonts w:ascii="Courier New" w:hAnsi="Courier New"/>
          <w:color w:val="000000"/>
          <w:sz w:val="20"/>
        </w:rPr>
        <w:t>“add” message    -&gt; "</w:t>
      </w:r>
      <w:r w:rsidRPr="00A03C55">
        <w:rPr>
          <w:rStyle w:val="Strong"/>
          <w:rFonts w:ascii="Courier New" w:hAnsi="Courier New" w:cs="Courier New"/>
          <w:b w:val="0"/>
          <w:color w:val="000000"/>
          <w:sz w:val="20"/>
        </w:rPr>
        <w:t>PRPA_IN201301UV02</w:t>
      </w:r>
      <w:r w:rsidRPr="00A03C55">
        <w:rPr>
          <w:rFonts w:ascii="Courier New" w:hAnsi="Courier New"/>
          <w:color w:val="000000"/>
          <w:sz w:val="20"/>
        </w:rPr>
        <w:t>_Message"</w:t>
      </w:r>
    </w:p>
    <w:p w14:paraId="33197429" w14:textId="77777777" w:rsidR="007A1F44" w:rsidRPr="00A03C55" w:rsidRDefault="007A1F44" w:rsidP="00A90064">
      <w:pPr>
        <w:spacing w:before="0"/>
        <w:rPr>
          <w:rFonts w:ascii="Courier New" w:hAnsi="Courier New"/>
          <w:color w:val="000000"/>
          <w:sz w:val="20"/>
        </w:rPr>
      </w:pPr>
      <w:r w:rsidRPr="00A03C55">
        <w:rPr>
          <w:rFonts w:ascii="Courier New" w:hAnsi="Courier New"/>
          <w:color w:val="000000"/>
          <w:sz w:val="20"/>
        </w:rPr>
        <w:tab/>
        <w:t>“revise” message -&gt; "</w:t>
      </w:r>
      <w:r w:rsidRPr="00A03C55">
        <w:rPr>
          <w:rStyle w:val="Strong"/>
          <w:rFonts w:ascii="Courier New" w:hAnsi="Courier New" w:cs="Courier New"/>
          <w:b w:val="0"/>
          <w:color w:val="000000"/>
          <w:sz w:val="20"/>
        </w:rPr>
        <w:t>PRPA_IN201302UV02</w:t>
      </w:r>
      <w:r w:rsidRPr="00A03C55">
        <w:rPr>
          <w:rFonts w:ascii="Courier New" w:hAnsi="Courier New"/>
          <w:color w:val="000000"/>
          <w:sz w:val="20"/>
        </w:rPr>
        <w:t>_Message"</w:t>
      </w:r>
    </w:p>
    <w:p w14:paraId="728A1FBC" w14:textId="77777777" w:rsidR="007A1F44" w:rsidRPr="00A03C55" w:rsidRDefault="007A1F44" w:rsidP="00A90064">
      <w:pPr>
        <w:spacing w:before="0"/>
        <w:rPr>
          <w:rFonts w:ascii="Courier New" w:hAnsi="Courier New"/>
          <w:color w:val="000000"/>
          <w:sz w:val="20"/>
        </w:rPr>
      </w:pPr>
      <w:r w:rsidRPr="00A03C55">
        <w:rPr>
          <w:rFonts w:ascii="Courier New" w:hAnsi="Courier New"/>
          <w:color w:val="000000"/>
          <w:sz w:val="20"/>
        </w:rPr>
        <w:tab/>
        <w:t>acknowledgement  -&gt; "</w:t>
      </w:r>
      <w:r w:rsidRPr="00A03C55">
        <w:rPr>
          <w:rStyle w:val="Strong"/>
          <w:rFonts w:ascii="Courier New" w:hAnsi="Courier New" w:cs="Courier New"/>
          <w:b w:val="0"/>
          <w:color w:val="000000"/>
          <w:sz w:val="20"/>
        </w:rPr>
        <w:t>MCCI_IN000002UV01</w:t>
      </w:r>
      <w:r w:rsidRPr="00A03C55">
        <w:rPr>
          <w:rFonts w:ascii="Courier New" w:hAnsi="Courier New"/>
          <w:color w:val="000000"/>
          <w:sz w:val="20"/>
        </w:rPr>
        <w:t>_Message"</w:t>
      </w:r>
    </w:p>
    <w:p w14:paraId="37F05D25" w14:textId="77777777" w:rsidR="007A1F44" w:rsidRPr="00A03C55" w:rsidRDefault="007A1F44" w:rsidP="00A90064">
      <w:pPr>
        <w:pStyle w:val="BodyText"/>
      </w:pPr>
      <w:r w:rsidRPr="00A03C55">
        <w:t>The following WSDL snippet describes the types for these messages:</w:t>
      </w:r>
    </w:p>
    <w:p w14:paraId="1B321302" w14:textId="77777777" w:rsidR="007A1F44" w:rsidRPr="00A03C55" w:rsidRDefault="007A1F44" w:rsidP="00A90064">
      <w:pPr>
        <w:pStyle w:val="BodyText"/>
        <w:rPr>
          <w:rFonts w:ascii="Courier New" w:hAnsi="Courier New"/>
          <w:sz w:val="20"/>
        </w:rPr>
      </w:pPr>
      <w:r w:rsidRPr="00A03C55">
        <w:tab/>
      </w:r>
      <w:r w:rsidRPr="00A03C55">
        <w:rPr>
          <w:rFonts w:ascii="Courier New" w:hAnsi="Courier New"/>
          <w:sz w:val="20"/>
        </w:rPr>
        <w:t>…</w:t>
      </w:r>
    </w:p>
    <w:p w14:paraId="6B1000E7" w14:textId="77777777" w:rsidR="007A1F44" w:rsidRPr="00A03C55" w:rsidRDefault="007A1F44" w:rsidP="00A9006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5FFF7B34"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ab/>
        <w:t>&lt;xsd:schema elementFormDefault="qualified" targetNamespace="urn:hl7-org:v3"</w:t>
      </w:r>
    </w:p>
    <w:p w14:paraId="67265946"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xmlns:hl7="urn:hl7-org:v3"&gt;</w:t>
      </w:r>
    </w:p>
    <w:p w14:paraId="453BB50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 Include the message schema --&gt;</w:t>
      </w:r>
    </w:p>
    <w:p w14:paraId="1E9CF59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schemaLocation="../schema/HL7V3/NE2008/multicacheschemas/PRPA_IN201301UV02.xsd"/&gt;</w:t>
      </w:r>
    </w:p>
    <w:p w14:paraId="06872543"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&lt;xsd:element name="PRPA_IN201301UV02"/&gt;</w:t>
      </w:r>
    </w:p>
    <w:p w14:paraId="09AD28A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&lt;/xsd:schema&gt;</w:t>
      </w:r>
    </w:p>
    <w:p w14:paraId="52FE2434"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7ABFB0EF"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xmlns:hl7="urn:hl7-org:v3"&gt;</w:t>
      </w:r>
    </w:p>
    <w:p w14:paraId="26F3BD0F"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 Include the message schema --&gt;</w:t>
      </w:r>
    </w:p>
    <w:p w14:paraId="6FA8A237"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schemaLocation="../schema/HL7V3/NE2008/multicacheschemas/PRPA_IN201302UV02.xsd"/&gt;</w:t>
      </w:r>
    </w:p>
    <w:p w14:paraId="336419E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&lt;xsd:element name="PRPA_IN201302UV02"/&gt;</w:t>
      </w:r>
    </w:p>
    <w:p w14:paraId="2242B1E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&lt;/xsd:schema&gt;</w:t>
      </w:r>
    </w:p>
    <w:p w14:paraId="73B08000"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552B74F6"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xmlns:hl7="urn:hl7-org:v3"&gt;</w:t>
      </w:r>
    </w:p>
    <w:p w14:paraId="7F32F00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 Include the message schema --&gt;</w:t>
      </w:r>
    </w:p>
    <w:p w14:paraId="602F6DF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lastRenderedPageBreak/>
        <w:t>&lt;xsd:import namespace="urn:hl7-org:v3" schemaLocation="../schema/HL7V3/NE2008/multicacheschemas/MCCI_IN000002UV01.xsd"/&gt;</w:t>
      </w:r>
    </w:p>
    <w:p w14:paraId="169AC81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&lt;xsd:element name="MCCI_IN000002UV01"/&gt;</w:t>
      </w:r>
    </w:p>
    <w:p w14:paraId="4AFB040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&lt;/xsd:schema&gt;</w:t>
      </w:r>
    </w:p>
    <w:p w14:paraId="1AD5788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&lt;/types&gt;</w:t>
      </w:r>
    </w:p>
    <w:p w14:paraId="0A7E791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30F72B5D" w14:textId="77777777" w:rsidR="007A1F44" w:rsidRPr="00A03C55" w:rsidRDefault="007A1F44" w:rsidP="00A90064">
      <w:pPr>
        <w:pStyle w:val="BodyText"/>
      </w:pPr>
      <w:r w:rsidRPr="00A03C55">
        <w:t>The messages are described by the following snippet:</w:t>
      </w:r>
    </w:p>
    <w:p w14:paraId="15474C61" w14:textId="77777777" w:rsidR="007A1F44" w:rsidRPr="00A03C55" w:rsidRDefault="007A1F44" w:rsidP="00A90064">
      <w:pPr>
        <w:spacing w:before="0"/>
        <w:rPr>
          <w:rFonts w:ascii="Courier New" w:hAnsi="Courier New"/>
          <w:sz w:val="20"/>
        </w:rPr>
      </w:pPr>
      <w:r w:rsidRPr="00A03C55">
        <w:rPr>
          <w:rFonts w:ascii="Courier New" w:hAnsi="Courier New"/>
          <w:sz w:val="20"/>
        </w:rPr>
        <w:tab/>
        <w:t>…</w:t>
      </w:r>
    </w:p>
    <w:p w14:paraId="6B49E48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&lt;message name="</w:t>
      </w:r>
      <w:r w:rsidRPr="00A03C55">
        <w:rPr>
          <w:rStyle w:val="Strong"/>
          <w:rFonts w:ascii="Courier New" w:hAnsi="Courier New" w:cs="Courier New"/>
          <w:b w:val="0"/>
          <w:sz w:val="20"/>
        </w:rPr>
        <w:t>PRPA_IN201301UV02</w:t>
      </w:r>
      <w:r w:rsidRPr="00A03C55">
        <w:rPr>
          <w:rFonts w:ascii="Courier New" w:hAnsi="Courier New" w:cs="Courier New"/>
          <w:sz w:val="20"/>
        </w:rPr>
        <w:t>_Message"&gt;</w:t>
      </w:r>
    </w:p>
    <w:p w14:paraId="0CD1E1B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element="hl7:</w:t>
      </w:r>
      <w:r w:rsidRPr="00A03C55">
        <w:rPr>
          <w:rStyle w:val="Strong"/>
          <w:rFonts w:ascii="Courier New" w:hAnsi="Courier New" w:cs="Courier New"/>
          <w:b w:val="0"/>
          <w:sz w:val="20"/>
        </w:rPr>
        <w:t>PRPA_IN201301UV02</w:t>
      </w:r>
      <w:r w:rsidRPr="00A03C55">
        <w:rPr>
          <w:rFonts w:ascii="Courier New" w:hAnsi="Courier New" w:cs="Courier New"/>
          <w:sz w:val="20"/>
        </w:rPr>
        <w:t>" name="Body"/&gt;</w:t>
      </w:r>
    </w:p>
    <w:p w14:paraId="6ACD2A4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5BDBEF36"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name="PRPA_IN201302UV02_Message"&gt;</w:t>
      </w:r>
    </w:p>
    <w:p w14:paraId="1F74C98E"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element="hl7:PRPA_IN201302UV02" name="Body"/&gt;</w:t>
      </w:r>
    </w:p>
    <w:p w14:paraId="5E65056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648C4E4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name="MCCI_IN000002UV01_Message"&gt;</w:t>
      </w:r>
    </w:p>
    <w:p w14:paraId="75A4C7A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element="hl7:MCCI_IN000002UV01" name="Body"/&gt;</w:t>
      </w:r>
    </w:p>
    <w:p w14:paraId="4D8CFA4F"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346B8709" w14:textId="77777777" w:rsidR="007A1F44" w:rsidRPr="00A03C55" w:rsidRDefault="007A1F44" w:rsidP="00A90064">
      <w:pPr>
        <w:spacing w:before="0"/>
        <w:rPr>
          <w:rFonts w:ascii="Courier New" w:hAnsi="Courier New"/>
          <w:sz w:val="20"/>
        </w:rPr>
      </w:pPr>
      <w:r w:rsidRPr="00A03C55">
        <w:rPr>
          <w:rFonts w:ascii="Courier New" w:hAnsi="Courier New"/>
          <w:sz w:val="20"/>
        </w:rPr>
        <w:tab/>
        <w:t>…</w:t>
      </w:r>
    </w:p>
    <w:p w14:paraId="1C28320C" w14:textId="77777777" w:rsidR="007A1F44" w:rsidRPr="00A03C55" w:rsidRDefault="007A1F44" w:rsidP="00A90064">
      <w:pPr>
        <w:pStyle w:val="BodyText"/>
      </w:pPr>
      <w:r w:rsidRPr="00A03C55">
        <w:t xml:space="preserve">The port types for the WSDL describing the Patient Identity Feed Service are described together with the expected actions of the actors which receive these messages in </w:t>
      </w:r>
      <w:r w:rsidR="00292B01" w:rsidRPr="00A03C55">
        <w:t>S</w:t>
      </w:r>
      <w:r w:rsidRPr="00A03C55">
        <w:t xml:space="preserve">ections 3.44.4.1.3 and 3.44.4.1.4. </w:t>
      </w:r>
    </w:p>
    <w:p w14:paraId="4D14BEAA"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273" w:name="_Toc169692681"/>
      <w:r w:rsidRPr="00A03C55">
        <w:rPr>
          <w:noProof w:val="0"/>
        </w:rPr>
        <w:t>3.44.4.1.3 Expected Actions – PIX Manager</w:t>
      </w:r>
      <w:bookmarkEnd w:id="1273"/>
    </w:p>
    <w:p w14:paraId="2FE36476" w14:textId="0A17749A" w:rsidR="007A1F44" w:rsidRPr="00A03C55" w:rsidRDefault="007A1F44" w:rsidP="00A90064">
      <w:pPr>
        <w:pStyle w:val="BodyText"/>
      </w:pPr>
      <w:r w:rsidRPr="00A03C55">
        <w:t>The Patient Identifier Cross-reference Manager shall be capable of accepting attributes specified in Table 3.44.4.1.2</w:t>
      </w:r>
      <w:r w:rsidR="00367AE4" w:rsidRPr="00A03C55">
        <w:t>.2</w:t>
      </w:r>
      <w:r w:rsidRPr="00A03C55">
        <w:t>-1 above. This is to ensure that the Patient Identifier Cross-reference Manager can handle a sufficient set of corroborating information in order to perform its cross-referencing function.</w:t>
      </w:r>
    </w:p>
    <w:p w14:paraId="4191E180" w14:textId="77777777" w:rsidR="007A1F44" w:rsidRPr="00A03C55" w:rsidRDefault="007A1F44" w:rsidP="00A90064">
      <w:pPr>
        <w:pStyle w:val="BodyText"/>
      </w:pPr>
      <w:r w:rsidRPr="00A03C55">
        <w:t xml:space="preserve">The Patient Identifier Cross-reference Manager shall only recognize a single Patient Identity Source per domain. </w:t>
      </w:r>
    </w:p>
    <w:p w14:paraId="1484D527" w14:textId="77777777" w:rsidR="007A1F44" w:rsidRPr="00A03C55" w:rsidRDefault="007A1F44" w:rsidP="00A90064">
      <w:pPr>
        <w:pStyle w:val="BodyText"/>
      </w:pPr>
      <w:r w:rsidRPr="00A03C55">
        <w:t xml:space="preserve">The cross-referencing process (algorithm, human decisions, etc.) is performed within the Patient Identifier Cross-reference Manager, but its specification is beyond the scope of IHE. </w:t>
      </w:r>
    </w:p>
    <w:p w14:paraId="46F1F0FD" w14:textId="77777777" w:rsidR="007A1F44" w:rsidRPr="00A03C55" w:rsidRDefault="007A1F44" w:rsidP="00A90064">
      <w:pPr>
        <w:pStyle w:val="BodyText"/>
      </w:pPr>
      <w:r w:rsidRPr="00A03C55">
        <w:t xml:space="preserve">Once the Patient Identifier Cross-reference Manager has completed its cross-referencing function, it shall make the newly cross-referenced identifiers available to PIX queries and send out notification to any Patient Identifier Cross-reference Consumers that have been configured as being interested in receiving such notifications using the PIX Update Notification HL7 V3 transaction (see </w:t>
      </w:r>
      <w:r w:rsidR="00292B01" w:rsidRPr="00A03C55">
        <w:t>Section</w:t>
      </w:r>
      <w:r w:rsidRPr="00A03C55">
        <w:t xml:space="preserve"> 3.46 for the details of that transaction).</w:t>
      </w:r>
    </w:p>
    <w:p w14:paraId="4AB7001D" w14:textId="2271BAA8"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74" w:name="_Toc169692682"/>
      <w:r w:rsidRPr="00A03C55">
        <w:rPr>
          <w:noProof w:val="0"/>
        </w:rPr>
        <w:t>3.44.4.1.3.1 Web Services Port Type and Binding Definitions</w:t>
      </w:r>
      <w:bookmarkEnd w:id="1274"/>
    </w:p>
    <w:p w14:paraId="698C2915" w14:textId="77777777" w:rsidR="007A1F44" w:rsidRPr="00A03C55" w:rsidRDefault="007A1F44" w:rsidP="00A90064">
      <w:pPr>
        <w:pStyle w:val="BodyText"/>
        <w:rPr>
          <w:b/>
        </w:rPr>
      </w:pPr>
      <w:r w:rsidRPr="00A03C55">
        <w:rPr>
          <w:b/>
        </w:rPr>
        <w:t>IHE-</w:t>
      </w:r>
      <w:r w:rsidRPr="00A03C55">
        <w:rPr>
          <w:b/>
          <w:bCs/>
        </w:rPr>
        <w:t>WSP201</w:t>
      </w:r>
      <w:r w:rsidRPr="00A03C55">
        <w:rPr>
          <w:b/>
        </w:rPr>
        <w:t>) The attribute /wsdl:definitions/@name SHALL be “PIXManager”.</w:t>
      </w:r>
    </w:p>
    <w:p w14:paraId="4110EE95" w14:textId="77777777" w:rsidR="007A1F44" w:rsidRPr="00A03C55" w:rsidRDefault="007A1F44" w:rsidP="00A90064">
      <w:pPr>
        <w:pStyle w:val="BodyText"/>
      </w:pPr>
      <w:r w:rsidRPr="00A03C55">
        <w:t>The following WSDL naming conventions SHALL apply:</w:t>
      </w:r>
    </w:p>
    <w:p w14:paraId="419DAFCF"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wsdl:definitions/@name="PIXManager":</w:t>
      </w:r>
    </w:p>
    <w:p w14:paraId="596E5E55" w14:textId="77777777" w:rsidR="007A1F44" w:rsidRPr="00A03C55" w:rsidRDefault="007A1F44" w:rsidP="00A90064">
      <w:pPr>
        <w:spacing w:before="0"/>
        <w:rPr>
          <w:rFonts w:ascii="Courier New" w:hAnsi="Courier New"/>
          <w:sz w:val="20"/>
        </w:rPr>
      </w:pPr>
      <w:r w:rsidRPr="00A03C55">
        <w:rPr>
          <w:rFonts w:ascii="Courier New" w:hAnsi="Courier New"/>
          <w:sz w:val="20"/>
        </w:rPr>
        <w:tab/>
        <w:t>“add” message    -&gt; "</w:t>
      </w:r>
      <w:r w:rsidRPr="00A03C55">
        <w:rPr>
          <w:rStyle w:val="Strong"/>
          <w:rFonts w:ascii="Courier New" w:hAnsi="Courier New" w:cs="Courier New"/>
          <w:b w:val="0"/>
          <w:bCs/>
          <w:sz w:val="20"/>
        </w:rPr>
        <w:t>PRPA_IN201301UV02</w:t>
      </w:r>
      <w:r w:rsidRPr="00A03C55">
        <w:rPr>
          <w:rFonts w:ascii="Courier New" w:hAnsi="Courier New"/>
          <w:sz w:val="20"/>
        </w:rPr>
        <w:t>_Message"</w:t>
      </w:r>
    </w:p>
    <w:p w14:paraId="7A25BD50"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message -&gt; "</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14DCAF7C"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7144E09D" w14:textId="77777777" w:rsidR="007A1F44" w:rsidRPr="00A03C55" w:rsidRDefault="007A1F44" w:rsidP="00A9006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PIXManager</w:t>
      </w:r>
      <w:r w:rsidRPr="00A03C55">
        <w:rPr>
          <w:rFonts w:ascii="Courier New" w:hAnsi="Courier New"/>
          <w:sz w:val="20"/>
        </w:rPr>
        <w:t>_PortType"</w:t>
      </w:r>
    </w:p>
    <w:p w14:paraId="7A69EC8E" w14:textId="77777777" w:rsidR="007A1F44" w:rsidRPr="00A03C55" w:rsidRDefault="007A1F44" w:rsidP="00A90064">
      <w:pPr>
        <w:spacing w:before="0"/>
        <w:rPr>
          <w:rFonts w:ascii="Courier New" w:hAnsi="Courier New"/>
          <w:sz w:val="20"/>
        </w:rPr>
      </w:pPr>
      <w:r w:rsidRPr="00A03C55">
        <w:rPr>
          <w:rFonts w:ascii="Courier New" w:hAnsi="Courier New"/>
          <w:sz w:val="20"/>
        </w:rPr>
        <w:lastRenderedPageBreak/>
        <w:tab/>
        <w:t>add operation    -&gt; "</w:t>
      </w:r>
      <w:r w:rsidRPr="00A03C55">
        <w:rPr>
          <w:rStyle w:val="Strong"/>
          <w:rFonts w:ascii="Courier New" w:hAnsi="Courier New" w:cs="Courier New"/>
          <w:b w:val="0"/>
          <w:sz w:val="20"/>
        </w:rPr>
        <w:t>PIXManager</w:t>
      </w:r>
      <w:r w:rsidRPr="00A03C55">
        <w:rPr>
          <w:rFonts w:ascii="Courier New" w:hAnsi="Courier New"/>
          <w:sz w:val="20"/>
        </w:rPr>
        <w:t>_PRPA_IN201301UV02"</w:t>
      </w:r>
    </w:p>
    <w:p w14:paraId="4CA4F7CD"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operation -&gt; "</w:t>
      </w:r>
      <w:r w:rsidRPr="00A03C55">
        <w:rPr>
          <w:rStyle w:val="Strong"/>
          <w:rFonts w:ascii="Courier New" w:hAnsi="Courier New" w:cs="Courier New"/>
          <w:b w:val="0"/>
          <w:sz w:val="20"/>
        </w:rPr>
        <w:t>PIXManager</w:t>
      </w:r>
      <w:r w:rsidRPr="00A03C55">
        <w:rPr>
          <w:rFonts w:ascii="Courier New" w:hAnsi="Courier New"/>
          <w:sz w:val="20"/>
        </w:rPr>
        <w:t>_PRPA_IN201302UV02"</w:t>
      </w:r>
    </w:p>
    <w:p w14:paraId="6FC342D2"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PIXManager</w:t>
      </w:r>
      <w:r w:rsidRPr="00A03C55">
        <w:rPr>
          <w:rFonts w:ascii="Courier New" w:hAnsi="Courier New"/>
          <w:sz w:val="20"/>
        </w:rPr>
        <w:t>_Binding_Soap12"</w:t>
      </w:r>
    </w:p>
    <w:p w14:paraId="30E759D7"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PIXManager</w:t>
      </w:r>
      <w:r w:rsidRPr="00A03C55">
        <w:rPr>
          <w:rFonts w:ascii="Courier New" w:hAnsi="Courier New"/>
          <w:sz w:val="20"/>
        </w:rPr>
        <w:t>_Port_Soap12"</w:t>
      </w:r>
    </w:p>
    <w:p w14:paraId="366E6825" w14:textId="77777777" w:rsidR="007A1F44" w:rsidRPr="00A03C55" w:rsidRDefault="007A1F44" w:rsidP="003462A5">
      <w:pPr>
        <w:pStyle w:val="BodyText"/>
      </w:pPr>
    </w:p>
    <w:p w14:paraId="449E2184"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0178A923"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75" w:name="_Toc169692683"/>
      <w:r w:rsidRPr="00A03C55">
        <w:rPr>
          <w:noProof w:val="0"/>
        </w:rPr>
        <w:t>3.44.4.1.3.1.1 Port Type</w:t>
      </w:r>
      <w:bookmarkEnd w:id="1275"/>
    </w:p>
    <w:p w14:paraId="0CFD5193" w14:textId="77777777" w:rsidR="007A1F44" w:rsidRPr="00A03C55" w:rsidRDefault="007A1F44" w:rsidP="003462A5">
      <w:pPr>
        <w:pStyle w:val="BodyText"/>
      </w:pPr>
    </w:p>
    <w:p w14:paraId="6D2F2E2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 name="PIXManager_PortType"&gt;</w:t>
      </w:r>
    </w:p>
    <w:p w14:paraId="460B350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sz w:val="20"/>
        </w:rPr>
        <w:t>_PRPA_IN201301UV02"&gt;</w:t>
      </w:r>
    </w:p>
    <w:p w14:paraId="36FEF489"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PRPA_IN201301UV02</w:t>
      </w:r>
      <w:r w:rsidRPr="00A03C55">
        <w:rPr>
          <w:rFonts w:ascii="Courier New" w:hAnsi="Courier New"/>
          <w:sz w:val="20"/>
        </w:rPr>
        <w:t>_Message" wsaw:Action="urn:hl7-org:v3:</w:t>
      </w:r>
      <w:r w:rsidRPr="00A03C55">
        <w:rPr>
          <w:rStyle w:val="Strong"/>
          <w:rFonts w:ascii="Courier New" w:hAnsi="Courier New" w:cs="Courier New"/>
          <w:b w:val="0"/>
          <w:sz w:val="20"/>
        </w:rPr>
        <w:t>PRPA_IN201301UV02</w:t>
      </w:r>
      <w:r w:rsidRPr="00A03C55">
        <w:rPr>
          <w:rFonts w:ascii="Courier New" w:hAnsi="Courier New"/>
          <w:sz w:val="20"/>
        </w:rPr>
        <w:t>"/&gt;</w:t>
      </w:r>
    </w:p>
    <w:p w14:paraId="6DF80A2D"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5FAB5B74"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4BE05BC3" w14:textId="77777777" w:rsidR="007A1F44" w:rsidRPr="00A03C55" w:rsidRDefault="007A1F44" w:rsidP="00A90064">
      <w:pPr>
        <w:spacing w:before="0"/>
        <w:rPr>
          <w:rFonts w:ascii="Courier New" w:hAnsi="Courier New"/>
          <w:sz w:val="20"/>
        </w:rPr>
      </w:pPr>
      <w:r w:rsidRPr="00A03C55">
        <w:rPr>
          <w:rFonts w:ascii="Courier New" w:hAnsi="Courier New"/>
          <w:sz w:val="20"/>
        </w:rPr>
        <w:t>&lt;operation name="</w:t>
      </w:r>
      <w:r w:rsidRPr="00A03C55">
        <w:rPr>
          <w:rStyle w:val="Strong"/>
          <w:rFonts w:ascii="Courier New" w:hAnsi="Courier New" w:cs="Courier New"/>
          <w:b w:val="0"/>
          <w:sz w:val="20"/>
        </w:rPr>
        <w:t>PIXManager</w:t>
      </w:r>
      <w:r w:rsidRPr="00A03C55">
        <w:rPr>
          <w:rFonts w:ascii="Courier New" w:hAnsi="Courier New"/>
          <w:sz w:val="20"/>
        </w:rPr>
        <w:t>_PRPA_IN201302UV02"&gt;</w:t>
      </w:r>
    </w:p>
    <w:p w14:paraId="792D33E2"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PRPA_IN201302UV02</w:t>
      </w:r>
      <w:r w:rsidRPr="00A03C55">
        <w:rPr>
          <w:rFonts w:ascii="Courier New" w:hAnsi="Courier New"/>
          <w:sz w:val="20"/>
        </w:rPr>
        <w:t>_Message" wsaw:Action="urn:hl7-org:v3:</w:t>
      </w:r>
      <w:r w:rsidRPr="00A03C55">
        <w:rPr>
          <w:rStyle w:val="Strong"/>
          <w:rFonts w:ascii="Courier New" w:hAnsi="Courier New" w:cs="Courier New"/>
          <w:b w:val="0"/>
          <w:sz w:val="20"/>
        </w:rPr>
        <w:t>PRPA_IN201302UV02</w:t>
      </w:r>
      <w:r w:rsidRPr="00A03C55">
        <w:rPr>
          <w:rFonts w:ascii="Courier New" w:hAnsi="Courier New"/>
          <w:sz w:val="20"/>
        </w:rPr>
        <w:t>"/&gt;</w:t>
      </w:r>
    </w:p>
    <w:p w14:paraId="562C6275"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7FC9F7FE"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23BD52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&lt;/portType&gt;</w:t>
      </w:r>
    </w:p>
    <w:p w14:paraId="4C6CA84F"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76" w:name="_Toc169692684"/>
      <w:r w:rsidRPr="00A03C55">
        <w:rPr>
          <w:noProof w:val="0"/>
        </w:rPr>
        <w:t>3.44.4.1.3.1.2 Bindings</w:t>
      </w:r>
      <w:bookmarkEnd w:id="1276"/>
    </w:p>
    <w:p w14:paraId="7F81BD8F" w14:textId="77777777" w:rsidR="007A1F44" w:rsidRPr="00A03C55" w:rsidRDefault="007A1F44" w:rsidP="00A90064">
      <w:pPr>
        <w:pStyle w:val="BodyText"/>
      </w:pPr>
      <w:r w:rsidRPr="00A03C55">
        <w:t>SOAP 1.2 binding:</w:t>
      </w:r>
    </w:p>
    <w:p w14:paraId="2F520625"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78C2823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PIXManager</w:t>
      </w:r>
      <w:r w:rsidRPr="00A03C55">
        <w:rPr>
          <w:rFonts w:ascii="Courier New" w:hAnsi="Courier New"/>
          <w:sz w:val="20"/>
        </w:rPr>
        <w:t>_Binding_Soap12" type="PIXManager</w:t>
      </w:r>
      <w:r w:rsidRPr="00A03C55">
        <w:rPr>
          <w:rStyle w:val="Strong"/>
          <w:rFonts w:ascii="Courier New" w:hAnsi="Courier New" w:cs="Courier New"/>
          <w:b w:val="0"/>
          <w:sz w:val="20"/>
        </w:rPr>
        <w:t>_</w:t>
      </w:r>
      <w:r w:rsidRPr="00A03C55">
        <w:rPr>
          <w:rFonts w:ascii="Courier New" w:hAnsi="Courier New"/>
          <w:sz w:val="20"/>
        </w:rPr>
        <w:t>PortType"&gt;</w:t>
      </w:r>
    </w:p>
    <w:p w14:paraId="5909A050"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6158097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_PRPA_IN201301UV02"&gt;</w:t>
      </w:r>
    </w:p>
    <w:p w14:paraId="0970AD85" w14:textId="33D7D3BC" w:rsidR="007A1F44" w:rsidRPr="00A03C55" w:rsidRDefault="007A1F44" w:rsidP="00A90064">
      <w:pPr>
        <w:spacing w:before="0"/>
        <w:rPr>
          <w:rFonts w:ascii="Courier New" w:hAnsi="Courier New"/>
          <w:sz w:val="20"/>
        </w:rPr>
      </w:pPr>
      <w:r w:rsidRPr="00A03C55">
        <w:rPr>
          <w:rFonts w:ascii="Courier New" w:hAnsi="Courier New"/>
          <w:sz w:val="20"/>
        </w:rPr>
        <w:t xml:space="preserve">      &lt;wsoap12:operation </w:t>
      </w:r>
      <w:r w:rsidR="006A5355" w:rsidRPr="00A03C55">
        <w:rPr>
          <w:rFonts w:ascii="Courier New" w:hAnsi="Courier New"/>
          <w:sz w:val="20"/>
        </w:rPr>
        <w:t>soapActionRequired="false"</w:t>
      </w:r>
      <w:r w:rsidRPr="00A03C55">
        <w:rPr>
          <w:rFonts w:ascii="Courier New" w:hAnsi="Courier New"/>
          <w:sz w:val="20"/>
        </w:rPr>
        <w:t>/&gt;</w:t>
      </w:r>
    </w:p>
    <w:p w14:paraId="42BD8821" w14:textId="77777777" w:rsidR="007A1F44" w:rsidRPr="00A03C55" w:rsidRDefault="007A1F44" w:rsidP="00A90064">
      <w:pPr>
        <w:spacing w:before="0"/>
        <w:rPr>
          <w:rFonts w:ascii="Courier New" w:hAnsi="Courier New"/>
          <w:sz w:val="20"/>
        </w:rPr>
      </w:pPr>
      <w:r w:rsidRPr="00A03C55">
        <w:rPr>
          <w:rFonts w:ascii="Courier New" w:hAnsi="Courier New"/>
          <w:sz w:val="20"/>
        </w:rPr>
        <w:tab/>
        <w:t>&lt;input&gt;</w:t>
      </w:r>
    </w:p>
    <w:p w14:paraId="7C1C386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61AC75C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302FFDBC" w14:textId="77777777" w:rsidR="007A1F44" w:rsidRPr="00A03C55" w:rsidRDefault="007A1F44" w:rsidP="00A90064">
      <w:pPr>
        <w:spacing w:before="0"/>
        <w:rPr>
          <w:rFonts w:ascii="Courier New" w:hAnsi="Courier New"/>
          <w:sz w:val="20"/>
        </w:rPr>
      </w:pPr>
      <w:r w:rsidRPr="00A03C55">
        <w:rPr>
          <w:rFonts w:ascii="Courier New" w:hAnsi="Courier New"/>
          <w:sz w:val="20"/>
        </w:rPr>
        <w:tab/>
        <w:t>&lt;output&gt;</w:t>
      </w:r>
    </w:p>
    <w:p w14:paraId="3C25DAF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134EA62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4B49E1C4"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6C66F8B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_PRPA_IN201302UV02"&gt;</w:t>
      </w:r>
    </w:p>
    <w:p w14:paraId="45615103" w14:textId="79E2A27E" w:rsidR="007A1F44" w:rsidRPr="00A03C55" w:rsidRDefault="007A1F44" w:rsidP="00A90064">
      <w:pPr>
        <w:spacing w:before="0"/>
        <w:rPr>
          <w:rFonts w:ascii="Courier New" w:hAnsi="Courier New"/>
          <w:sz w:val="20"/>
        </w:rPr>
      </w:pPr>
      <w:r w:rsidRPr="00A03C55">
        <w:rPr>
          <w:rFonts w:ascii="Courier New" w:hAnsi="Courier New"/>
          <w:sz w:val="20"/>
        </w:rPr>
        <w:t xml:space="preserve">      &lt;wsoap12:operation </w:t>
      </w:r>
      <w:r w:rsidR="006A5355" w:rsidRPr="00A03C55">
        <w:rPr>
          <w:rFonts w:ascii="Courier New" w:hAnsi="Courier New"/>
          <w:sz w:val="20"/>
        </w:rPr>
        <w:t>soapActionRequired="false"</w:t>
      </w:r>
      <w:r w:rsidRPr="00A03C55">
        <w:rPr>
          <w:rFonts w:ascii="Courier New" w:hAnsi="Courier New"/>
          <w:sz w:val="20"/>
        </w:rPr>
        <w:t>/&gt;</w:t>
      </w:r>
    </w:p>
    <w:p w14:paraId="416DBEB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2A3AA8D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276CB7BF"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10D1DA3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5DADB39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6BD0985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3C719A60"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6D3C1B1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35E7D609"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1A0AF635" w14:textId="4C968C2B" w:rsidR="007A1F44" w:rsidRPr="00A03C55" w:rsidRDefault="007A1F44" w:rsidP="00ED4370">
      <w:pPr>
        <w:pStyle w:val="BodyText"/>
      </w:pPr>
      <w:r w:rsidRPr="00A03C55">
        <w:lastRenderedPageBreak/>
        <w:t>An informative WSDL for the PIX Manager implementing the PIXV3 Profile is available online</w:t>
      </w:r>
      <w:del w:id="1277" w:author="Lynn Felhofer" w:date="2020-03-23T16:03:00Z">
        <w:r w:rsidRPr="00A03C55" w:rsidDel="00C939E0">
          <w:delText xml:space="preserve"> on the </w:delText>
        </w:r>
      </w:del>
      <w:del w:id="1278" w:author="Lynn Felhofer" w:date="2020-03-23T15:51:00Z">
        <w:r w:rsidRPr="00A03C55" w:rsidDel="00FD6681">
          <w:delText>IHE FTP site</w:delText>
        </w:r>
      </w:del>
      <w:del w:id="1279" w:author="Lynn Felhofer" w:date="2020-03-23T16:03:00Z">
        <w:r w:rsidRPr="00A03C55" w:rsidDel="00C939E0">
          <w:delText>,</w:delText>
        </w:r>
      </w:del>
      <w:ins w:id="1280" w:author="Lynn Felhofer" w:date="2020-03-23T16:03:00Z">
        <w:r w:rsidR="00C939E0">
          <w:t>:</w:t>
        </w:r>
      </w:ins>
      <w:r w:rsidRPr="00A03C55">
        <w:t xml:space="preserve"> see ITI TF-2x: Appendix W.</w:t>
      </w:r>
    </w:p>
    <w:p w14:paraId="3194080D"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81" w:name="_Toc169692685"/>
      <w:r w:rsidRPr="00A03C55">
        <w:rPr>
          <w:noProof w:val="0"/>
        </w:rPr>
        <w:t>3.44.4.1.3.2 Message Examples</w:t>
      </w:r>
      <w:bookmarkEnd w:id="1281"/>
    </w:p>
    <w:p w14:paraId="1705A86D" w14:textId="55CB83E5" w:rsidR="007A1F44" w:rsidRPr="00A03C55" w:rsidRDefault="007A1F44" w:rsidP="00ED4370">
      <w:pPr>
        <w:pStyle w:val="BodyText"/>
      </w:pPr>
      <w:r w:rsidRPr="00A03C55">
        <w:t>Message examples can be found online</w:t>
      </w:r>
      <w:del w:id="1282" w:author="Lynn Felhofer" w:date="2020-03-23T16:03:00Z">
        <w:r w:rsidRPr="00A03C55" w:rsidDel="00303DCD">
          <w:delText xml:space="preserve"> on the </w:delText>
        </w:r>
      </w:del>
      <w:del w:id="1283" w:author="Lynn Felhofer" w:date="2020-03-23T15:51:00Z">
        <w:r w:rsidRPr="00A03C55" w:rsidDel="00FD6681">
          <w:delText>IHE FTP site</w:delText>
        </w:r>
      </w:del>
      <w:del w:id="1284" w:author="Lynn Felhofer" w:date="2020-03-23T16:03:00Z">
        <w:r w:rsidRPr="00A03C55" w:rsidDel="00303DCD">
          <w:delText>,</w:delText>
        </w:r>
      </w:del>
      <w:ins w:id="1285" w:author="Lynn Felhofer" w:date="2020-03-23T16:03:00Z">
        <w:r w:rsidR="00303DCD">
          <w:t>:</w:t>
        </w:r>
      </w:ins>
      <w:ins w:id="1286" w:author="Lynn Felhofer" w:date="2020-03-23T16:04:00Z">
        <w:r w:rsidR="00303DCD">
          <w:t xml:space="preserve"> </w:t>
        </w:r>
      </w:ins>
      <w:r w:rsidRPr="00A03C55">
        <w:t xml:space="preserve"> see ITI TF-2x: Appendix W.</w:t>
      </w:r>
    </w:p>
    <w:p w14:paraId="4F1B1EEF"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287" w:name="_Toc169692686"/>
      <w:r w:rsidRPr="00A03C55">
        <w:rPr>
          <w:noProof w:val="0"/>
        </w:rPr>
        <w:t>3.44.4.1.4 Expected Actions – Document Registry</w:t>
      </w:r>
      <w:bookmarkEnd w:id="1287"/>
    </w:p>
    <w:p w14:paraId="5E7E9FA6" w14:textId="2140C916" w:rsidR="007A1F44" w:rsidRPr="00A03C55" w:rsidRDefault="007A1F44" w:rsidP="00A90064">
      <w:pPr>
        <w:pStyle w:val="BodyText"/>
      </w:pPr>
      <w:r w:rsidRPr="00A03C55">
        <w:t>The Document Registry shall be capable of accepting attributes in the Patient Registry Record Added or Patient Registry Record Revised messages as specified in Table 3.44.4.1.2</w:t>
      </w:r>
      <w:r w:rsidR="00113312" w:rsidRPr="00A03C55">
        <w:t>.2</w:t>
      </w:r>
      <w:r w:rsidRPr="00A03C55">
        <w:t>-1. The Patient Identity Feed transaction contains more than what the XDS Document Registry needs for its operation.</w:t>
      </w:r>
    </w:p>
    <w:p w14:paraId="3ABF8191" w14:textId="77777777" w:rsidR="007A1F44" w:rsidRPr="00A03C55" w:rsidRDefault="007A1F44" w:rsidP="00A90064">
      <w:pPr>
        <w:pStyle w:val="BodyText"/>
      </w:pPr>
      <w:r w:rsidRPr="00A03C55">
        <w:t>The Document Registry shall store only the patient identifiers of the patient identification domain designated by the Affinity Domain for document sharing in the registry. Patient identifiers of other patient identification domains, if present in a received message, shall be ignored.</w:t>
      </w:r>
    </w:p>
    <w:p w14:paraId="5FDA5E7B"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88" w:name="_Toc169692687"/>
      <w:r w:rsidRPr="00A03C55">
        <w:rPr>
          <w:noProof w:val="0"/>
        </w:rPr>
        <w:t>3.44.4.1.4.1 Web Services Port Type and Binding Definitions</w:t>
      </w:r>
      <w:bookmarkEnd w:id="1288"/>
    </w:p>
    <w:p w14:paraId="57678779" w14:textId="77777777" w:rsidR="007A1F44" w:rsidRPr="00A03C55" w:rsidRDefault="007A1F44" w:rsidP="00A90064">
      <w:pPr>
        <w:pStyle w:val="BodyText"/>
        <w:rPr>
          <w:b/>
        </w:rPr>
      </w:pPr>
      <w:r w:rsidRPr="00A03C55">
        <w:rPr>
          <w:b/>
        </w:rPr>
        <w:t>IHE-</w:t>
      </w:r>
      <w:r w:rsidRPr="00A03C55">
        <w:rPr>
          <w:b/>
          <w:bCs/>
        </w:rPr>
        <w:t>WSP201</w:t>
      </w:r>
      <w:r w:rsidRPr="00A03C55">
        <w:rPr>
          <w:b/>
        </w:rPr>
        <w:t>) The attribute /wsdl:definitions/@name SHALL be “DocumentRegistry”.</w:t>
      </w:r>
    </w:p>
    <w:p w14:paraId="39C51149" w14:textId="77777777" w:rsidR="007A1F44" w:rsidRPr="00A03C55" w:rsidRDefault="007A1F44" w:rsidP="00A90064">
      <w:pPr>
        <w:pStyle w:val="BodyText"/>
      </w:pPr>
      <w:r w:rsidRPr="00A03C55">
        <w:t>The following WSDL naming conventions SHALL apply:</w:t>
      </w:r>
    </w:p>
    <w:p w14:paraId="5834FFAD"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wsdl:definitions/@name="DocumentRegistry":</w:t>
      </w:r>
    </w:p>
    <w:p w14:paraId="044167BE" w14:textId="77777777" w:rsidR="007A1F44" w:rsidRPr="00A03C55" w:rsidRDefault="007A1F44" w:rsidP="00A90064">
      <w:pPr>
        <w:spacing w:before="0"/>
        <w:rPr>
          <w:rFonts w:ascii="Courier New" w:hAnsi="Courier New"/>
          <w:sz w:val="20"/>
        </w:rPr>
      </w:pPr>
      <w:r w:rsidRPr="00A03C55">
        <w:rPr>
          <w:rFonts w:ascii="Courier New" w:hAnsi="Courier New"/>
          <w:sz w:val="20"/>
        </w:rPr>
        <w:tab/>
        <w:t>"add" message    -&gt; "</w:t>
      </w:r>
      <w:r w:rsidRPr="00A03C55">
        <w:rPr>
          <w:rStyle w:val="Strong"/>
          <w:rFonts w:ascii="Courier New" w:hAnsi="Courier New" w:cs="Courier New"/>
          <w:b w:val="0"/>
          <w:bCs/>
          <w:sz w:val="20"/>
        </w:rPr>
        <w:t>PRPA_IN201301UV02</w:t>
      </w:r>
      <w:r w:rsidRPr="00A03C55">
        <w:rPr>
          <w:rFonts w:ascii="Courier New" w:hAnsi="Courier New"/>
          <w:sz w:val="20"/>
        </w:rPr>
        <w:t>_Message"</w:t>
      </w:r>
    </w:p>
    <w:p w14:paraId="5C3599F8"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message -&gt; "</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0F60B6E8"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0C55A6C5" w14:textId="77777777" w:rsidR="007A1F44" w:rsidRPr="00A03C55" w:rsidRDefault="007A1F44" w:rsidP="00A9006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DocumentRegistry</w:t>
      </w:r>
      <w:r w:rsidRPr="00A03C55">
        <w:rPr>
          <w:rFonts w:ascii="Courier New" w:hAnsi="Courier New"/>
          <w:sz w:val="20"/>
        </w:rPr>
        <w:t>_PortType"</w:t>
      </w:r>
    </w:p>
    <w:p w14:paraId="4CEB87CA" w14:textId="77777777" w:rsidR="007A1F44" w:rsidRPr="00A03C55" w:rsidRDefault="007A1F44" w:rsidP="00A90064">
      <w:pPr>
        <w:spacing w:before="0"/>
        <w:rPr>
          <w:rFonts w:ascii="Courier New" w:hAnsi="Courier New"/>
          <w:sz w:val="20"/>
        </w:rPr>
      </w:pPr>
      <w:r w:rsidRPr="00A03C55">
        <w:rPr>
          <w:rFonts w:ascii="Courier New" w:hAnsi="Courier New"/>
          <w:sz w:val="20"/>
        </w:rPr>
        <w:tab/>
        <w:t>add operation    -&gt; "</w:t>
      </w:r>
      <w:r w:rsidRPr="00A03C55">
        <w:rPr>
          <w:rStyle w:val="Strong"/>
          <w:rFonts w:ascii="Courier New" w:hAnsi="Courier New" w:cs="Courier New"/>
          <w:b w:val="0"/>
          <w:sz w:val="20"/>
        </w:rPr>
        <w:t>DocumentRegistry</w:t>
      </w:r>
      <w:r w:rsidRPr="00A03C55">
        <w:rPr>
          <w:rFonts w:ascii="Courier New" w:hAnsi="Courier New"/>
          <w:sz w:val="20"/>
        </w:rPr>
        <w:t>_PRPA_IN201301UV02"</w:t>
      </w:r>
    </w:p>
    <w:p w14:paraId="02C54161"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operation -&gt; "</w:t>
      </w:r>
      <w:r w:rsidRPr="00A03C55">
        <w:rPr>
          <w:rStyle w:val="Strong"/>
          <w:rFonts w:ascii="Courier New" w:hAnsi="Courier New" w:cs="Courier New"/>
          <w:b w:val="0"/>
          <w:sz w:val="20"/>
        </w:rPr>
        <w:t>DocumentRegistry</w:t>
      </w:r>
      <w:r w:rsidRPr="00A03C55">
        <w:rPr>
          <w:rFonts w:ascii="Courier New" w:hAnsi="Courier New"/>
          <w:sz w:val="20"/>
        </w:rPr>
        <w:t>_PRPA_IN201302UV02"</w:t>
      </w:r>
    </w:p>
    <w:p w14:paraId="6469D66A"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DocumentRegistry</w:t>
      </w:r>
      <w:r w:rsidRPr="00A03C55">
        <w:rPr>
          <w:rFonts w:ascii="Courier New" w:hAnsi="Courier New"/>
          <w:sz w:val="20"/>
        </w:rPr>
        <w:t>_Binding_Soap12"</w:t>
      </w:r>
    </w:p>
    <w:p w14:paraId="4B5398D8"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DocumentRegistry</w:t>
      </w:r>
      <w:r w:rsidRPr="00A03C55">
        <w:rPr>
          <w:rFonts w:ascii="Courier New" w:hAnsi="Courier New"/>
          <w:sz w:val="20"/>
        </w:rPr>
        <w:t>_Port_Soap12"</w:t>
      </w:r>
    </w:p>
    <w:p w14:paraId="767F238C"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0683A64D" w14:textId="0680BBC1" w:rsidR="007A1F44" w:rsidRPr="00A03C55" w:rsidRDefault="002A0121"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89" w:name="_Toc169692688"/>
      <w:r w:rsidRPr="00A03C55">
        <w:rPr>
          <w:noProof w:val="0"/>
        </w:rPr>
        <w:t>3.44.4.1.4.1.1</w:t>
      </w:r>
      <w:r w:rsidR="007A1F44" w:rsidRPr="00A03C55">
        <w:rPr>
          <w:noProof w:val="0"/>
        </w:rPr>
        <w:t xml:space="preserve"> Port Type</w:t>
      </w:r>
      <w:bookmarkEnd w:id="1289"/>
    </w:p>
    <w:p w14:paraId="038F95F1" w14:textId="77777777" w:rsidR="007A1F44" w:rsidRPr="00A03C55" w:rsidRDefault="007A1F44" w:rsidP="003462A5">
      <w:pPr>
        <w:pStyle w:val="BodyText"/>
      </w:pPr>
    </w:p>
    <w:p w14:paraId="3677FA5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 name="DocumentRegistry_PortType"&gt;</w:t>
      </w:r>
    </w:p>
    <w:p w14:paraId="33CBD9D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DocumentRegistry</w:t>
      </w:r>
      <w:r w:rsidRPr="00A03C55">
        <w:rPr>
          <w:rFonts w:ascii="Courier New" w:hAnsi="Courier New"/>
          <w:sz w:val="20"/>
        </w:rPr>
        <w:t>_PRPA_IN201301UV02"&gt;</w:t>
      </w:r>
    </w:p>
    <w:p w14:paraId="2E71A93C"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PRPA_IN201301UV02</w:t>
      </w:r>
      <w:r w:rsidRPr="00A03C55">
        <w:rPr>
          <w:rFonts w:ascii="Courier New" w:hAnsi="Courier New"/>
          <w:sz w:val="20"/>
        </w:rPr>
        <w:t>_Message" wsaw:Action="urn:hl7-org:v3:</w:t>
      </w:r>
      <w:r w:rsidRPr="00A03C55">
        <w:rPr>
          <w:rStyle w:val="Strong"/>
          <w:rFonts w:ascii="Courier New" w:hAnsi="Courier New" w:cs="Courier New"/>
          <w:b w:val="0"/>
          <w:sz w:val="20"/>
        </w:rPr>
        <w:t>PRPA_IN201301UV02</w:t>
      </w:r>
      <w:r w:rsidRPr="00A03C55">
        <w:rPr>
          <w:rFonts w:ascii="Courier New" w:hAnsi="Courier New"/>
          <w:sz w:val="20"/>
        </w:rPr>
        <w:t>"/&gt;</w:t>
      </w:r>
    </w:p>
    <w:p w14:paraId="5976343E"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26BF1960"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C3D2C1A" w14:textId="77777777" w:rsidR="007A1F44" w:rsidRPr="00A03C55" w:rsidRDefault="007A1F44" w:rsidP="00A90064">
      <w:pPr>
        <w:spacing w:before="0"/>
        <w:rPr>
          <w:rFonts w:ascii="Courier New" w:hAnsi="Courier New"/>
          <w:sz w:val="20"/>
        </w:rPr>
      </w:pPr>
      <w:r w:rsidRPr="00A03C55">
        <w:rPr>
          <w:rFonts w:ascii="Courier New" w:hAnsi="Courier New"/>
          <w:sz w:val="20"/>
        </w:rPr>
        <w:t>&lt;operation name="</w:t>
      </w:r>
      <w:r w:rsidRPr="00A03C55">
        <w:rPr>
          <w:rStyle w:val="Strong"/>
          <w:rFonts w:ascii="Courier New" w:hAnsi="Courier New" w:cs="Courier New"/>
          <w:b w:val="0"/>
          <w:sz w:val="20"/>
        </w:rPr>
        <w:t>DocumentRegistry</w:t>
      </w:r>
      <w:r w:rsidRPr="00A03C55">
        <w:rPr>
          <w:rFonts w:ascii="Courier New" w:hAnsi="Courier New"/>
          <w:sz w:val="20"/>
        </w:rPr>
        <w:t>_PRPA_IN201302UV02"&gt;</w:t>
      </w:r>
    </w:p>
    <w:p w14:paraId="21D1AC13"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PRPA_IN201302UV02</w:t>
      </w:r>
      <w:r w:rsidRPr="00A03C55">
        <w:rPr>
          <w:rFonts w:ascii="Courier New" w:hAnsi="Courier New"/>
          <w:sz w:val="20"/>
        </w:rPr>
        <w:t>_Message" wsaw:Action="urn:hl7-org:v3:</w:t>
      </w:r>
      <w:r w:rsidRPr="00A03C55">
        <w:rPr>
          <w:rStyle w:val="Strong"/>
          <w:rFonts w:ascii="Courier New" w:hAnsi="Courier New" w:cs="Courier New"/>
          <w:b w:val="0"/>
          <w:sz w:val="20"/>
        </w:rPr>
        <w:t>PRPA_IN201302UV02</w:t>
      </w:r>
      <w:r w:rsidRPr="00A03C55">
        <w:rPr>
          <w:rFonts w:ascii="Courier New" w:hAnsi="Courier New"/>
          <w:sz w:val="20"/>
        </w:rPr>
        <w:t>"/&gt;</w:t>
      </w:r>
    </w:p>
    <w:p w14:paraId="03C32B73"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71668662"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53E52D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&lt;/portType&gt;</w:t>
      </w:r>
    </w:p>
    <w:p w14:paraId="42FDCC77" w14:textId="13AF97E2" w:rsidR="007A1F44" w:rsidRPr="00A03C55" w:rsidRDefault="002A0121"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90" w:name="_Toc169692689"/>
      <w:r w:rsidRPr="00A03C55">
        <w:rPr>
          <w:noProof w:val="0"/>
        </w:rPr>
        <w:lastRenderedPageBreak/>
        <w:t>3.44.4.1.4.1.2</w:t>
      </w:r>
      <w:r w:rsidR="007A1F44" w:rsidRPr="00A03C55">
        <w:rPr>
          <w:noProof w:val="0"/>
        </w:rPr>
        <w:t xml:space="preserve"> Bindings</w:t>
      </w:r>
      <w:bookmarkEnd w:id="1290"/>
    </w:p>
    <w:p w14:paraId="1D99C574" w14:textId="77777777" w:rsidR="007A1F44" w:rsidRPr="00A03C55" w:rsidRDefault="007A1F44" w:rsidP="00A90064">
      <w:pPr>
        <w:pStyle w:val="BodyText"/>
      </w:pPr>
      <w:r w:rsidRPr="00A03C55">
        <w:t>SOAP 1.2 binding:</w:t>
      </w:r>
    </w:p>
    <w:p w14:paraId="2F38ACE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2C4E423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DocumentRegistry</w:t>
      </w:r>
      <w:r w:rsidRPr="00A03C55">
        <w:rPr>
          <w:rFonts w:ascii="Courier New" w:hAnsi="Courier New"/>
          <w:sz w:val="20"/>
        </w:rPr>
        <w:t>_Binding_Soap12" type="DocumentRegistry</w:t>
      </w:r>
      <w:r w:rsidRPr="00A03C55">
        <w:rPr>
          <w:rStyle w:val="Strong"/>
          <w:rFonts w:ascii="Courier New" w:hAnsi="Courier New" w:cs="Courier New"/>
          <w:b w:val="0"/>
          <w:sz w:val="20"/>
        </w:rPr>
        <w:t>_</w:t>
      </w:r>
      <w:r w:rsidRPr="00A03C55">
        <w:rPr>
          <w:rFonts w:ascii="Courier New" w:hAnsi="Courier New"/>
          <w:sz w:val="20"/>
        </w:rPr>
        <w:t>PortType"&gt;</w:t>
      </w:r>
    </w:p>
    <w:p w14:paraId="514EC3B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55B83DB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DocumentRegistry</w:t>
      </w:r>
      <w:r w:rsidRPr="00A03C55">
        <w:rPr>
          <w:rFonts w:ascii="Courier New" w:hAnsi="Courier New"/>
          <w:sz w:val="20"/>
        </w:rPr>
        <w:t>_PRPA_IN201301UV02"&gt;</w:t>
      </w:r>
    </w:p>
    <w:p w14:paraId="182492B0" w14:textId="5262787D" w:rsidR="007A1F44" w:rsidRPr="00A03C55" w:rsidRDefault="007A1F44" w:rsidP="00A90064">
      <w:pPr>
        <w:spacing w:before="0"/>
        <w:rPr>
          <w:rFonts w:ascii="Courier New" w:hAnsi="Courier New"/>
          <w:sz w:val="20"/>
        </w:rPr>
      </w:pPr>
      <w:r w:rsidRPr="00A03C55">
        <w:rPr>
          <w:rFonts w:ascii="Courier New" w:hAnsi="Courier New"/>
          <w:sz w:val="20"/>
        </w:rPr>
        <w:t xml:space="preserve">&lt;wsoap12:operation </w:t>
      </w:r>
      <w:r w:rsidR="002A0121" w:rsidRPr="00A03C55">
        <w:rPr>
          <w:rFonts w:ascii="Courier New" w:hAnsi="Courier New"/>
          <w:sz w:val="20"/>
        </w:rPr>
        <w:t>soapActionRequired="false"</w:t>
      </w:r>
      <w:r w:rsidRPr="00A03C55">
        <w:rPr>
          <w:rFonts w:ascii="Courier New" w:hAnsi="Courier New"/>
          <w:sz w:val="20"/>
        </w:rPr>
        <w:t>/&gt;</w:t>
      </w:r>
    </w:p>
    <w:p w14:paraId="4E1C316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2AA0BAA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732557E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7AAA44C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11E97D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3DB3B01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3177BAA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5941418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DocumentRegistry</w:t>
      </w:r>
      <w:r w:rsidRPr="00A03C55">
        <w:rPr>
          <w:rFonts w:ascii="Courier New" w:hAnsi="Courier New"/>
          <w:sz w:val="20"/>
        </w:rPr>
        <w:t>_PRPA_IN201302UV02"&gt;</w:t>
      </w:r>
    </w:p>
    <w:p w14:paraId="377BF192" w14:textId="26B546E0" w:rsidR="007A1F44" w:rsidRPr="00A03C55" w:rsidRDefault="007A1F44" w:rsidP="00A9006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28EF4ED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7FB0A861"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3738915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102D8E01"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3EAD817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214BDE6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69F4BF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5833027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37F1D204"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5312ADEE" w14:textId="4017F0E2" w:rsidR="007A1F44" w:rsidRPr="00A03C55" w:rsidRDefault="007A1F44" w:rsidP="00A90064">
      <w:pPr>
        <w:rPr>
          <w:rStyle w:val="BodyTextChar"/>
        </w:rPr>
      </w:pPr>
      <w:r w:rsidRPr="00A03C55">
        <w:rPr>
          <w:rStyle w:val="BodyTextCharChar1"/>
          <w:noProof w:val="0"/>
        </w:rPr>
        <w:t>An informative WSDL for the Document Registry implementing the XDS.b Profile is available online</w:t>
      </w:r>
      <w:del w:id="1291" w:author="Lynn Felhofer" w:date="2020-03-23T16:04:00Z">
        <w:r w:rsidRPr="00A03C55" w:rsidDel="00FE68BA">
          <w:rPr>
            <w:rStyle w:val="BodyTextCharChar1"/>
            <w:noProof w:val="0"/>
          </w:rPr>
          <w:delText xml:space="preserve"> on the </w:delText>
        </w:r>
      </w:del>
      <w:del w:id="1292" w:author="Lynn Felhofer" w:date="2020-03-23T15:51:00Z">
        <w:r w:rsidRPr="00A03C55" w:rsidDel="00FD6681">
          <w:rPr>
            <w:rStyle w:val="BodyTextCharChar1"/>
            <w:noProof w:val="0"/>
          </w:rPr>
          <w:delText>IHE FTP site</w:delText>
        </w:r>
      </w:del>
      <w:del w:id="1293" w:author="Lynn Felhofer" w:date="2020-03-23T16:04:00Z">
        <w:r w:rsidRPr="00A03C55" w:rsidDel="00FE68BA">
          <w:rPr>
            <w:rStyle w:val="BodyTextCharChar1"/>
            <w:noProof w:val="0"/>
          </w:rPr>
          <w:delText>,</w:delText>
        </w:r>
      </w:del>
      <w:ins w:id="1294" w:author="Lynn Felhofer" w:date="2020-03-23T16:04:00Z">
        <w:r w:rsidR="00FE68BA">
          <w:rPr>
            <w:rStyle w:val="BodyTextCharChar1"/>
            <w:noProof w:val="0"/>
          </w:rPr>
          <w:t xml:space="preserve">: </w:t>
        </w:r>
      </w:ins>
      <w:r w:rsidRPr="00A03C55">
        <w:rPr>
          <w:rStyle w:val="BodyTextCharChar1"/>
          <w:noProof w:val="0"/>
        </w:rPr>
        <w:t xml:space="preserve"> see ITI TF-2x: Appendix W.</w:t>
      </w:r>
    </w:p>
    <w:p w14:paraId="0EA7726F" w14:textId="136CD5B2" w:rsidR="007A1F44" w:rsidRPr="00A03C55" w:rsidRDefault="002A0121" w:rsidP="00A90064">
      <w:pPr>
        <w:pStyle w:val="Heading6"/>
        <w:numPr>
          <w:ilvl w:val="0"/>
          <w:numId w:val="0"/>
        </w:numPr>
        <w:tabs>
          <w:tab w:val="clear" w:pos="2160"/>
          <w:tab w:val="clear" w:pos="2880"/>
          <w:tab w:val="clear" w:pos="3600"/>
          <w:tab w:val="clear" w:pos="4320"/>
          <w:tab w:val="clear" w:pos="5040"/>
        </w:tabs>
        <w:rPr>
          <w:noProof w:val="0"/>
        </w:rPr>
      </w:pPr>
      <w:bookmarkStart w:id="1295" w:name="_Toc169692690"/>
      <w:r w:rsidRPr="00A03C55">
        <w:rPr>
          <w:noProof w:val="0"/>
        </w:rPr>
        <w:t>3.44.4.1.4.2</w:t>
      </w:r>
      <w:r w:rsidR="007A1F44" w:rsidRPr="00A03C55">
        <w:rPr>
          <w:noProof w:val="0"/>
        </w:rPr>
        <w:t xml:space="preserve"> Message Examples</w:t>
      </w:r>
      <w:bookmarkEnd w:id="1295"/>
    </w:p>
    <w:p w14:paraId="48DDC02D" w14:textId="1D831BBF" w:rsidR="007A1F44" w:rsidRPr="00A03C55" w:rsidRDefault="007A1F44" w:rsidP="003462A5">
      <w:pPr>
        <w:rPr>
          <w:rStyle w:val="BodyTextCharChar1"/>
          <w:noProof w:val="0"/>
        </w:rPr>
      </w:pPr>
      <w:r w:rsidRPr="00A03C55">
        <w:rPr>
          <w:rStyle w:val="BodyTextCharChar1"/>
          <w:noProof w:val="0"/>
        </w:rPr>
        <w:t>Message examples can be found online</w:t>
      </w:r>
      <w:del w:id="1296" w:author="Lynn Felhofer" w:date="2020-03-23T16:04:00Z">
        <w:r w:rsidRPr="00A03C55" w:rsidDel="007B336B">
          <w:rPr>
            <w:rStyle w:val="BodyTextCharChar1"/>
            <w:noProof w:val="0"/>
          </w:rPr>
          <w:delText xml:space="preserve"> on the </w:delText>
        </w:r>
      </w:del>
      <w:del w:id="1297" w:author="Lynn Felhofer" w:date="2020-03-23T15:51:00Z">
        <w:r w:rsidRPr="00A03C55" w:rsidDel="00FD6681">
          <w:rPr>
            <w:rStyle w:val="BodyTextCharChar1"/>
            <w:noProof w:val="0"/>
          </w:rPr>
          <w:delText>IHE FTP site</w:delText>
        </w:r>
      </w:del>
      <w:del w:id="1298" w:author="Lynn Felhofer" w:date="2020-03-23T16:04:00Z">
        <w:r w:rsidRPr="00A03C55" w:rsidDel="007B336B">
          <w:rPr>
            <w:rStyle w:val="BodyTextCharChar1"/>
            <w:noProof w:val="0"/>
          </w:rPr>
          <w:delText>,</w:delText>
        </w:r>
      </w:del>
      <w:ins w:id="1299" w:author="Lynn Felhofer" w:date="2020-03-23T16:04:00Z">
        <w:r w:rsidR="007B336B">
          <w:rPr>
            <w:rStyle w:val="BodyTextCharChar1"/>
            <w:noProof w:val="0"/>
          </w:rPr>
          <w:t xml:space="preserve">: </w:t>
        </w:r>
      </w:ins>
      <w:r w:rsidRPr="00A03C55">
        <w:rPr>
          <w:rStyle w:val="BodyTextCharChar1"/>
          <w:noProof w:val="0"/>
        </w:rPr>
        <w:t xml:space="preserve"> see ITI TF-2x: Appendix W.</w:t>
      </w:r>
    </w:p>
    <w:p w14:paraId="7E224C7F" w14:textId="77777777" w:rsidR="007A1F44" w:rsidRPr="00A03C55" w:rsidRDefault="007A1F44" w:rsidP="00A90064">
      <w:pPr>
        <w:pStyle w:val="Heading4"/>
        <w:numPr>
          <w:ilvl w:val="0"/>
          <w:numId w:val="0"/>
        </w:numPr>
        <w:tabs>
          <w:tab w:val="clear" w:pos="2160"/>
          <w:tab w:val="clear" w:pos="2880"/>
          <w:tab w:val="clear" w:pos="3600"/>
        </w:tabs>
        <w:rPr>
          <w:noProof w:val="0"/>
        </w:rPr>
      </w:pPr>
      <w:bookmarkStart w:id="1300" w:name="_Toc169692691"/>
      <w:bookmarkStart w:id="1301" w:name="_Toc398544334"/>
      <w:r w:rsidRPr="00A03C55">
        <w:rPr>
          <w:noProof w:val="0"/>
        </w:rPr>
        <w:t>3.44.4.2 Patient Identity Management – Patient Identity Merge</w:t>
      </w:r>
      <w:bookmarkEnd w:id="1300"/>
      <w:bookmarkEnd w:id="1301"/>
      <w:r w:rsidRPr="00A03C55">
        <w:rPr>
          <w:noProof w:val="0"/>
        </w:rPr>
        <w:t xml:space="preserve"> </w:t>
      </w:r>
    </w:p>
    <w:p w14:paraId="04DD8F4A"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302" w:name="_Toc169692692"/>
      <w:r w:rsidRPr="00A03C55">
        <w:rPr>
          <w:noProof w:val="0"/>
        </w:rPr>
        <w:t>3.44.4.2.1 Trigger Events</w:t>
      </w:r>
      <w:bookmarkEnd w:id="1302"/>
    </w:p>
    <w:p w14:paraId="42CEB3C5" w14:textId="77777777" w:rsidR="007A1F44" w:rsidRPr="00A03C55" w:rsidRDefault="007A1F44" w:rsidP="00A90064">
      <w:pPr>
        <w:pStyle w:val="BodyText"/>
      </w:pPr>
      <w:r w:rsidRPr="00A03C55">
        <w:t>When two patients’ records are found to identify the same patient by a Patient Identity Source in a Patient Identifier Domain, the Patient Identity Source shall indicate this information using the following trigger:</w:t>
      </w:r>
    </w:p>
    <w:p w14:paraId="0ED354A7" w14:textId="77777777" w:rsidR="007A1F44" w:rsidRPr="00A03C55" w:rsidRDefault="007A1F44" w:rsidP="00A90064">
      <w:pPr>
        <w:pStyle w:val="BodyText"/>
        <w:rPr>
          <w:b/>
        </w:rPr>
      </w:pPr>
      <w:r w:rsidRPr="00A03C55">
        <w:rPr>
          <w:b/>
        </w:rPr>
        <w:t xml:space="preserve">Patient Registry Duplicates Resolved (PRPA_TE201304UV02) </w:t>
      </w:r>
    </w:p>
    <w:p w14:paraId="5C63341A" w14:textId="77777777" w:rsidR="007A1F44" w:rsidRPr="00A03C55" w:rsidRDefault="007A1F44" w:rsidP="00A90064">
      <w:pPr>
        <w:pStyle w:val="BodyText"/>
      </w:pPr>
      <w:r w:rsidRPr="00A03C55">
        <w:t>This trigger event signals that duplicate records were resolved in a patient registry.</w:t>
      </w:r>
    </w:p>
    <w:p w14:paraId="64D2B471" w14:textId="77777777" w:rsidR="007A1F44" w:rsidRPr="00A03C55" w:rsidRDefault="007A1F44" w:rsidP="00A90064">
      <w:pPr>
        <w:pStyle w:val="BodyText"/>
      </w:pPr>
      <w:r w:rsidRPr="00A03C55">
        <w:t xml:space="preserve">A Patient Registry Duplicates Resolved message indicates that the Patient Identity Source has done a merge within a specific Patient Identification Domain. That is, the surviving identifier (patient ID) has subsumed a duplicate patient identifier. </w:t>
      </w:r>
    </w:p>
    <w:p w14:paraId="02613B94"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303" w:name="_Toc169692693"/>
      <w:r w:rsidRPr="00A03C55">
        <w:rPr>
          <w:noProof w:val="0"/>
        </w:rPr>
        <w:lastRenderedPageBreak/>
        <w:t>3.44.4.2.2 Message Semantics</w:t>
      </w:r>
      <w:bookmarkEnd w:id="1303"/>
    </w:p>
    <w:p w14:paraId="67375F26" w14:textId="77777777" w:rsidR="007A1F44" w:rsidRPr="00A03C55" w:rsidRDefault="007A1F44" w:rsidP="00A90064">
      <w:pPr>
        <w:pStyle w:val="BodyText"/>
      </w:pPr>
      <w:r w:rsidRPr="00A03C55">
        <w:t>The Patient Registry Duplicates Resolved interaction is carried out by the HL7 v3 Patient Demographics message (PRPA_MT201303UV02). The message shall be generated by the system (Patient Identity Source) that performs the update whenever two patient records are found to reference the same person.</w:t>
      </w:r>
    </w:p>
    <w:p w14:paraId="524A3276" w14:textId="77777777" w:rsidR="007A1F44" w:rsidRPr="00A03C55" w:rsidRDefault="007A1F44" w:rsidP="00A90064">
      <w:pPr>
        <w:pStyle w:val="BodyText"/>
      </w:pPr>
      <w:r w:rsidRPr="00A03C55">
        <w:t xml:space="preserve">The components of the HL7 </w:t>
      </w:r>
      <w:r w:rsidRPr="00A03C55">
        <w:rPr>
          <w:bCs/>
        </w:rPr>
        <w:t>Merge Patient</w:t>
      </w:r>
      <w:r w:rsidRPr="00A03C55">
        <w:t xml:space="preserve"> message listed below are required, and the detailed description of the message is provided in Sections 3.44.4.2.2.1 to 3.44.4.2.2.4. </w:t>
      </w:r>
    </w:p>
    <w:p w14:paraId="037EBACD" w14:textId="77777777" w:rsidR="007A1F44" w:rsidRPr="00A03C55" w:rsidRDefault="007A1F44" w:rsidP="00A90064">
      <w:pPr>
        <w:pStyle w:val="BodyText"/>
      </w:pPr>
      <w:r w:rsidRPr="00A03C55">
        <w:t>Each message shall be acknowledged by the HL7 v3 Accept Acknowledgement (MCCI_MT000200UV01), which is described in ITI TF-2x: Appendix O.</w:t>
      </w:r>
    </w:p>
    <w:p w14:paraId="2FD10D76" w14:textId="00127C67" w:rsidR="007A1F44" w:rsidRPr="00A03C55" w:rsidRDefault="007A1F44" w:rsidP="00A90064">
      <w:pPr>
        <w:pStyle w:val="BodyText"/>
      </w:pPr>
      <w:r w:rsidRPr="00A03C55">
        <w:t>When two Patient identifiers are to be merged, the subsumed identifier is referenced in the Registry Trigger Event Control Act Wrapper and the payload is sent for the surviving identifier. For example, if Patients A, B, and C are all to be merged into Patient B, then two messages are</w:t>
      </w:r>
      <w:r w:rsidR="00952DDA" w:rsidRPr="00A03C55">
        <w:t xml:space="preserve"> </w:t>
      </w:r>
      <w:r w:rsidRPr="00A03C55">
        <w:t xml:space="preserve">sent. In the first message Patient A’s identifier is referenced in the Registry Trigger Event Control Act Wrapper via the </w:t>
      </w:r>
      <w:r w:rsidRPr="00A03C55">
        <w:rPr>
          <w:rStyle w:val="Emphasis"/>
          <w:rFonts w:ascii="Arial" w:hAnsi="Arial"/>
          <w:iCs/>
          <w:color w:val="000000"/>
        </w:rPr>
        <w:t>replacementOf</w:t>
      </w:r>
      <w:r w:rsidRPr="00A03C55">
        <w:t xml:space="preserve"> act relationship and Patients B’s identifier is referenced in the </w:t>
      </w:r>
      <w:r w:rsidRPr="00A03C55">
        <w:rPr>
          <w:rStyle w:val="Emphasis"/>
          <w:rFonts w:ascii="Arial" w:hAnsi="Arial"/>
          <w:iCs/>
          <w:color w:val="000000"/>
        </w:rPr>
        <w:t>Patient</w:t>
      </w:r>
      <w:r w:rsidRPr="00A03C55">
        <w:t xml:space="preserve"> class of the payload. In the second message Patient C’s identifier is referenced in the wrapper, and Patient B’s identifier is, again, in the payload.</w:t>
      </w:r>
    </w:p>
    <w:p w14:paraId="01FE2A2F" w14:textId="77777777" w:rsidR="007A1F44" w:rsidRPr="00A03C55" w:rsidRDefault="007A1F44" w:rsidP="00A90064">
      <w:pPr>
        <w:pStyle w:val="BodyText"/>
      </w:pPr>
      <w:r w:rsidRPr="00A03C55">
        <w:t xml:space="preserve">The message information model in </w:t>
      </w:r>
      <w:r w:rsidR="00292B01" w:rsidRPr="00A03C55">
        <w:t>Section</w:t>
      </w:r>
      <w:r w:rsidRPr="00A03C55">
        <w:t xml:space="preserve"> 3.44.4.2.2.2 describes the relevant data elements for this transaction. Specific requirements for the particular actors are found in </w:t>
      </w:r>
      <w:r w:rsidR="00292B01" w:rsidRPr="00A03C55">
        <w:t>Section</w:t>
      </w:r>
      <w:r w:rsidRPr="00A03C55">
        <w:t xml:space="preserve"> 3.44.4.2.3 Expected Actions.</w:t>
      </w:r>
    </w:p>
    <w:p w14:paraId="0EA4F70A"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04" w:name="_Toc169692694"/>
      <w:r w:rsidRPr="00A03C55">
        <w:rPr>
          <w:noProof w:val="0"/>
        </w:rPr>
        <w:t xml:space="preserve">3.44.4.2.2.1 Major Components of the Patient Registry Duplicates Resolved </w:t>
      </w:r>
      <w:bookmarkEnd w:id="1304"/>
    </w:p>
    <w:p w14:paraId="69A5E352" w14:textId="77777777" w:rsidR="007A1F44" w:rsidRPr="00A03C55" w:rsidRDefault="007A1F44" w:rsidP="00A90064">
      <w:pPr>
        <w:pStyle w:val="BodyText"/>
        <w:rPr>
          <w:b/>
        </w:rPr>
      </w:pPr>
      <w:r w:rsidRPr="00A03C55">
        <w:rPr>
          <w:rStyle w:val="Strong"/>
        </w:rPr>
        <w:t>Patient</w:t>
      </w:r>
    </w:p>
    <w:p w14:paraId="1C0EA379" w14:textId="77777777" w:rsidR="007A1F44" w:rsidRPr="00A03C55" w:rsidRDefault="007A1F44" w:rsidP="00A90064">
      <w:pPr>
        <w:pStyle w:val="BodyText"/>
      </w:pPr>
      <w:r w:rsidRPr="00A03C55">
        <w:t xml:space="preserve">The </w:t>
      </w:r>
      <w:r w:rsidRPr="00A03C55">
        <w:rPr>
          <w:i/>
        </w:rPr>
        <w:t xml:space="preserve">Patient </w:t>
      </w:r>
      <w:r w:rsidRPr="00A03C55">
        <w:t xml:space="preserve">class is the entry point to the R-MIM for the </w:t>
      </w:r>
      <w:r w:rsidRPr="00A03C55">
        <w:rPr>
          <w:i/>
        </w:rPr>
        <w:t>Patient Demographics</w:t>
      </w:r>
      <w:r w:rsidRPr="00A03C55">
        <w:rPr>
          <w:rStyle w:val="Emphasis"/>
          <w:rFonts w:ascii="Arial" w:hAnsi="Arial"/>
          <w:iCs/>
        </w:rPr>
        <w:t xml:space="preserve"> </w:t>
      </w:r>
      <w:r w:rsidRPr="00A03C55">
        <w:rPr>
          <w:i/>
        </w:rPr>
        <w:t>(PRPA_RM201303UV02)</w:t>
      </w:r>
      <w:r w:rsidRPr="00A03C55">
        <w:t xml:space="preserve"> in the Patient Identity Source. The patient identifier is represented using an Instance Identifier (II) data type. Please see ITI TF-2x: Appendix E for a detailed description about the use of the HL7 V3 II data type for patient identifiers. </w:t>
      </w:r>
    </w:p>
    <w:p w14:paraId="78A214E6" w14:textId="77777777" w:rsidR="007A1F44" w:rsidRPr="00A03C55" w:rsidRDefault="007A1F44" w:rsidP="00A90064">
      <w:pPr>
        <w:pStyle w:val="BodyText"/>
        <w:rPr>
          <w:rStyle w:val="Strong"/>
          <w:bCs/>
        </w:rPr>
      </w:pPr>
      <w:r w:rsidRPr="00A03C55">
        <w:rPr>
          <w:rStyle w:val="Strong"/>
          <w:bCs/>
        </w:rPr>
        <w:t>Provider Organization</w:t>
      </w:r>
    </w:p>
    <w:p w14:paraId="7D08A161" w14:textId="77777777" w:rsidR="007A1F44" w:rsidRPr="00A03C55" w:rsidRDefault="007A1F44" w:rsidP="00A90064">
      <w:pPr>
        <w:pStyle w:val="BodyText"/>
      </w:pPr>
      <w:r w:rsidRPr="00A03C55">
        <w:t>The Patient class is scoped by the provider organization which is the assigning authority for the patient’s identifier. For this message the provider organization class is optional. The HL7 definition of the CMET requires that the provider organization needs to be identified by an id attribute, and at least one of address, telecommunications address, or contact person to be present. The id attribute SHALL have only a root expressed as an ISO OID, and it shall match the root of the Patient.id attribute</w:t>
      </w:r>
    </w:p>
    <w:p w14:paraId="4F2400BF" w14:textId="77777777" w:rsidR="007A1F44" w:rsidRPr="00A03C55" w:rsidRDefault="007A1F44" w:rsidP="00D372D5">
      <w:pPr>
        <w:pStyle w:val="BodyText"/>
        <w:keepNext/>
      </w:pPr>
      <w:r w:rsidRPr="00A03C55">
        <w:rPr>
          <w:rStyle w:val="Strong"/>
          <w:bCs/>
        </w:rPr>
        <w:t>Person</w:t>
      </w:r>
    </w:p>
    <w:p w14:paraId="333D78A1" w14:textId="77777777" w:rsidR="007A1F44" w:rsidRPr="00A03C55" w:rsidRDefault="007A1F44" w:rsidP="00A90064">
      <w:pPr>
        <w:pStyle w:val="BodyText"/>
      </w:pPr>
      <w:r w:rsidRPr="00A03C55">
        <w:t xml:space="preserve">The </w:t>
      </w:r>
      <w:r w:rsidRPr="00A03C55">
        <w:rPr>
          <w:i/>
        </w:rPr>
        <w:t xml:space="preserve">Person </w:t>
      </w:r>
      <w:r w:rsidRPr="00A03C55">
        <w:t xml:space="preserve">class contains the name for the focal person (similarly to the requirement for the HL7 v2.x PID segment). </w:t>
      </w:r>
    </w:p>
    <w:p w14:paraId="584978C7"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05" w:name="_Toc169692695"/>
      <w:r w:rsidRPr="00A03C55">
        <w:rPr>
          <w:noProof w:val="0"/>
        </w:rPr>
        <w:lastRenderedPageBreak/>
        <w:t>3.44.4.2.2.2 Message Information Model of the Patient Registry Duplicates Resolved Message</w:t>
      </w:r>
      <w:bookmarkEnd w:id="1305"/>
      <w:r w:rsidRPr="00A03C55">
        <w:rPr>
          <w:noProof w:val="0"/>
        </w:rPr>
        <w:t xml:space="preserve"> </w:t>
      </w:r>
    </w:p>
    <w:p w14:paraId="15AB3E4A" w14:textId="77777777" w:rsidR="007A1F44" w:rsidRPr="00A03C55" w:rsidRDefault="007A1F44" w:rsidP="00A90064">
      <w:pPr>
        <w:pStyle w:val="BodyText"/>
      </w:pPr>
      <w:r w:rsidRPr="00A03C55">
        <w:t xml:space="preserve">Below is the Message Information Model for the Duplicates Resolved message, as restricted for this transaction. The purpose of the model is to describe the data elements relevant for this transaction. It is a strict subset of the </w:t>
      </w:r>
      <w:r w:rsidRPr="00A03C55">
        <w:rPr>
          <w:i/>
        </w:rPr>
        <w:t>Patient Demographics (PRPA_RM201303UV02)</w:t>
      </w:r>
      <w:r w:rsidRPr="00A03C55">
        <w:rPr>
          <w:rStyle w:val="Emphasis"/>
          <w:rFonts w:ascii="Arial" w:hAnsi="Arial"/>
          <w:iCs/>
          <w:color w:val="000000"/>
        </w:rPr>
        <w:t xml:space="preserve"> </w:t>
      </w:r>
      <w:r w:rsidRPr="00A03C55">
        <w:t xml:space="preserve">RMIM. </w:t>
      </w:r>
    </w:p>
    <w:p w14:paraId="6581681C" w14:textId="77777777" w:rsidR="007A1F44" w:rsidRPr="00A03C55" w:rsidRDefault="007A1F44" w:rsidP="00A90064">
      <w:pPr>
        <w:pStyle w:val="BodyText"/>
      </w:pPr>
      <w:r w:rsidRPr="00A03C55">
        <w:t xml:space="preserve">The base RMIM can be found on the HL7 V3 2008 Edition CD at </w:t>
      </w:r>
      <w:r w:rsidRPr="00A03C55">
        <w:rPr>
          <w:rStyle w:val="Hyperlink"/>
        </w:rPr>
        <w:t>Edition2008/domains/uvpa/editable/PRPA_RM201303UV.htm</w:t>
      </w:r>
      <w:r w:rsidRPr="00A03C55">
        <w:t>. The following restrictions were made on the original RMIMs to arrive at the restricted model:</w:t>
      </w:r>
    </w:p>
    <w:p w14:paraId="3083E219" w14:textId="77777777" w:rsidR="008E3CF3" w:rsidRPr="00A03C55" w:rsidRDefault="007A1F44" w:rsidP="00EC243F">
      <w:pPr>
        <w:pStyle w:val="ListBullet2"/>
      </w:pPr>
      <w:r w:rsidRPr="00A03C55">
        <w:t>The focal entity choice is restricted to be only a person</w:t>
      </w:r>
    </w:p>
    <w:p w14:paraId="4E85B073" w14:textId="77777777" w:rsidR="008E3CF3" w:rsidRPr="00A03C55" w:rsidRDefault="007A1F44" w:rsidP="00EC243F">
      <w:pPr>
        <w:pStyle w:val="ListBullet2"/>
      </w:pPr>
      <w:r w:rsidRPr="00A03C55">
        <w:t>All optional classes are removed</w:t>
      </w:r>
    </w:p>
    <w:p w14:paraId="79CEFDAC" w14:textId="77777777" w:rsidR="008E3CF3" w:rsidRPr="00A03C55" w:rsidRDefault="007A1F44" w:rsidP="00EC243F">
      <w:pPr>
        <w:pStyle w:val="ListBullet2"/>
      </w:pPr>
      <w:r w:rsidRPr="00A03C55">
        <w:t>All optional attributes in the Patient and Person class are removed</w:t>
      </w:r>
    </w:p>
    <w:p w14:paraId="14E69DC8" w14:textId="77777777" w:rsidR="007A1F44" w:rsidRPr="00A03C55" w:rsidRDefault="007A1F44" w:rsidP="00A90064">
      <w:pPr>
        <w:pStyle w:val="BodyText"/>
      </w:pPr>
      <w:r w:rsidRPr="00A03C55">
        <w:t>This restricted model makes clear the purpose of this message – it is to inform about the merge of identities in the Patient Identity Source. If there are any updates to the demographics of the patient in question, this information shall be relayed via a Patient Registry Record Revised message. This follows the semantics of the Patient Identity Feed transaction as defined in ITI TF-2a: 3.8, and is a restriction on the semantics of this message as defined by HL7 (where any demographics information can be updated with the Duplicates Resolved message).</w:t>
      </w:r>
    </w:p>
    <w:p w14:paraId="6E3FC384" w14:textId="77777777" w:rsidR="007A1F44" w:rsidRPr="00A03C55" w:rsidRDefault="007A1F44" w:rsidP="00A90064">
      <w:pPr>
        <w:pStyle w:val="BodyText"/>
      </w:pPr>
      <w:r w:rsidRPr="00A03C55">
        <w:t>The provider organization is also optionally available.</w:t>
      </w:r>
    </w:p>
    <w:p w14:paraId="1F3C9232" w14:textId="77777777" w:rsidR="007A1F44" w:rsidRPr="00A03C55" w:rsidRDefault="007A1F44" w:rsidP="00A90064">
      <w:pPr>
        <w:pStyle w:val="BodyText"/>
      </w:pPr>
    </w:p>
    <w:p w14:paraId="71C149B9" w14:textId="77777777" w:rsidR="007A1F44" w:rsidRPr="00A03C55" w:rsidRDefault="00D139D9" w:rsidP="00D372D5">
      <w:pPr>
        <w:pStyle w:val="BodyText"/>
        <w:jc w:val="center"/>
      </w:pPr>
      <w:r w:rsidRPr="00A03C55">
        <w:rPr>
          <w:noProof/>
          <w:lang w:eastAsia="fr-FR"/>
        </w:rPr>
        <w:drawing>
          <wp:inline distT="0" distB="0" distL="0" distR="0" wp14:anchorId="6DB537BC" wp14:editId="5C280D59">
            <wp:extent cx="3580130" cy="3284855"/>
            <wp:effectExtent l="0" t="0" r="1270" b="0"/>
            <wp:docPr id="43" name="Picture 46" descr="PRPA_RM201303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PA_RM201303IH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80130" cy="3284855"/>
                    </a:xfrm>
                    <a:prstGeom prst="rect">
                      <a:avLst/>
                    </a:prstGeom>
                    <a:noFill/>
                    <a:ln>
                      <a:noFill/>
                    </a:ln>
                  </pic:spPr>
                </pic:pic>
              </a:graphicData>
            </a:graphic>
          </wp:inline>
        </w:drawing>
      </w:r>
    </w:p>
    <w:p w14:paraId="1F363BF0" w14:textId="70E13352" w:rsidR="007A1F44" w:rsidRPr="00A03C55" w:rsidRDefault="007A1F44" w:rsidP="00A90064">
      <w:pPr>
        <w:pStyle w:val="FigureTitle"/>
        <w:rPr>
          <w:noProof w:val="0"/>
        </w:rPr>
      </w:pPr>
      <w:r w:rsidRPr="00A03C55">
        <w:rPr>
          <w:noProof w:val="0"/>
        </w:rPr>
        <w:t>Figure 3.44.4.2.2</w:t>
      </w:r>
      <w:r w:rsidR="00CD51B1" w:rsidRPr="00A03C55">
        <w:rPr>
          <w:noProof w:val="0"/>
        </w:rPr>
        <w:t>.2</w:t>
      </w:r>
      <w:r w:rsidRPr="00A03C55">
        <w:rPr>
          <w:noProof w:val="0"/>
        </w:rPr>
        <w:t>-1: Message Information Model for Duplicates Resolved Message</w:t>
      </w:r>
    </w:p>
    <w:p w14:paraId="49C82BAA" w14:textId="77777777" w:rsidR="007A1F44" w:rsidRPr="00A03C55" w:rsidRDefault="007A1F44" w:rsidP="00A90064">
      <w:pPr>
        <w:pStyle w:val="BodyText"/>
      </w:pPr>
      <w:r w:rsidRPr="00A03C55">
        <w:t xml:space="preserve">The attributes of this model are described in the following table. </w:t>
      </w:r>
    </w:p>
    <w:p w14:paraId="743C1E63" w14:textId="749E85D8" w:rsidR="007A1F44" w:rsidRPr="00A03C55" w:rsidRDefault="007A1F44" w:rsidP="00A90064">
      <w:pPr>
        <w:pStyle w:val="TableTitle"/>
        <w:rPr>
          <w:noProof w:val="0"/>
        </w:rPr>
      </w:pPr>
      <w:r w:rsidRPr="00A03C55">
        <w:rPr>
          <w:noProof w:val="0"/>
        </w:rPr>
        <w:lastRenderedPageBreak/>
        <w:t>Table 3.44.4.2.2</w:t>
      </w:r>
      <w:r w:rsidR="00CD51B1" w:rsidRPr="00A03C55">
        <w:rPr>
          <w:noProof w:val="0"/>
        </w:rPr>
        <w:t>.2</w:t>
      </w:r>
      <w:r w:rsidRPr="00A03C55">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A03C55" w14:paraId="2E8A46AF" w14:textId="77777777" w:rsidTr="00601E92">
        <w:trPr>
          <w:trHeight w:val="525"/>
          <w:tblHeader/>
        </w:trPr>
        <w:tc>
          <w:tcPr>
            <w:tcW w:w="4365" w:type="dxa"/>
            <w:shd w:val="clear" w:color="auto" w:fill="D9D9D9"/>
          </w:tcPr>
          <w:p w14:paraId="4166BAD2" w14:textId="77777777" w:rsidR="007A1F44" w:rsidRPr="00A03C55" w:rsidRDefault="007A1F44" w:rsidP="00A063AC">
            <w:pPr>
              <w:pStyle w:val="TableEntryHeader"/>
              <w:rPr>
                <w:noProof w:val="0"/>
              </w:rPr>
            </w:pPr>
            <w:r w:rsidRPr="00A03C55">
              <w:rPr>
                <w:noProof w:val="0"/>
              </w:rPr>
              <w:t>PRPA_HD201303IHE</w:t>
            </w:r>
            <w:r w:rsidRPr="00A03C55">
              <w:rPr>
                <w:noProof w:val="0"/>
              </w:rPr>
              <w:br/>
              <w:t>Duplicates Resolved</w:t>
            </w:r>
          </w:p>
        </w:tc>
        <w:tc>
          <w:tcPr>
            <w:tcW w:w="5283" w:type="dxa"/>
            <w:shd w:val="clear" w:color="auto" w:fill="D9D9D9"/>
          </w:tcPr>
          <w:p w14:paraId="1D19D1B3" w14:textId="77777777" w:rsidR="007A1F44" w:rsidRPr="00A03C55" w:rsidRDefault="007A1F44" w:rsidP="00A53067">
            <w:pPr>
              <w:pStyle w:val="TableEntryHeader"/>
              <w:rPr>
                <w:noProof w:val="0"/>
              </w:rPr>
            </w:pPr>
            <w:r w:rsidRPr="00A03C55">
              <w:rPr>
                <w:noProof w:val="0"/>
              </w:rPr>
              <w:t>This HMD extract defines the message used to report that two patient identifiers were merged (i.e., a duplicate was resolved).</w:t>
            </w:r>
          </w:p>
          <w:p w14:paraId="028E777A" w14:textId="388ED8F1" w:rsidR="007A1F44" w:rsidRPr="00A03C55" w:rsidRDefault="007A1F44" w:rsidP="00A53067">
            <w:pPr>
              <w:pStyle w:val="TableEntryHeader"/>
              <w:rPr>
                <w:noProof w:val="0"/>
              </w:rPr>
            </w:pPr>
            <w:r w:rsidRPr="00A03C55">
              <w:rPr>
                <w:noProof w:val="0"/>
              </w:rPr>
              <w:t>Derived from Figure 3.44.4.2.2</w:t>
            </w:r>
            <w:r w:rsidR="00CD51B1" w:rsidRPr="00A03C55">
              <w:rPr>
                <w:noProof w:val="0"/>
              </w:rPr>
              <w:t>.2</w:t>
            </w:r>
            <w:r w:rsidRPr="00A03C55">
              <w:rPr>
                <w:noProof w:val="0"/>
              </w:rPr>
              <w:t>-1 (PRPA_RM201303IHE)</w:t>
            </w:r>
          </w:p>
        </w:tc>
      </w:tr>
      <w:tr w:rsidR="007A1F44" w:rsidRPr="00A03C55" w14:paraId="327890DE" w14:textId="77777777">
        <w:tc>
          <w:tcPr>
            <w:tcW w:w="4365" w:type="dxa"/>
          </w:tcPr>
          <w:p w14:paraId="09C6665F" w14:textId="77777777" w:rsidR="007A1F44" w:rsidRPr="00A03C55" w:rsidRDefault="007A1F44" w:rsidP="002B13AC">
            <w:pPr>
              <w:pStyle w:val="TableEntry"/>
              <w:tabs>
                <w:tab w:val="left" w:pos="1460"/>
              </w:tabs>
              <w:rPr>
                <w:b/>
                <w:noProof w:val="0"/>
              </w:rPr>
            </w:pPr>
            <w:r w:rsidRPr="00A03C55">
              <w:rPr>
                <w:b/>
                <w:noProof w:val="0"/>
              </w:rPr>
              <w:t>Patient</w:t>
            </w:r>
            <w:r w:rsidRPr="00A03C55">
              <w:rPr>
                <w:b/>
                <w:noProof w:val="0"/>
              </w:rPr>
              <w:tab/>
            </w:r>
          </w:p>
        </w:tc>
        <w:tc>
          <w:tcPr>
            <w:tcW w:w="5283" w:type="dxa"/>
          </w:tcPr>
          <w:p w14:paraId="1B51F6DF" w14:textId="77777777" w:rsidR="007A1F44" w:rsidRPr="00A03C55" w:rsidRDefault="007A1F44" w:rsidP="00A90064">
            <w:pPr>
              <w:pStyle w:val="TableEntry"/>
              <w:rPr>
                <w:noProof w:val="0"/>
              </w:rPr>
            </w:pPr>
            <w:r w:rsidRPr="00A03C55">
              <w:rPr>
                <w:noProof w:val="0"/>
              </w:rPr>
              <w:t>The primary record for the focal person in a Patient Identity Source</w:t>
            </w:r>
          </w:p>
        </w:tc>
      </w:tr>
      <w:tr w:rsidR="007A1F44" w:rsidRPr="00A03C55" w14:paraId="5FCD101D" w14:textId="77777777">
        <w:tc>
          <w:tcPr>
            <w:tcW w:w="4365" w:type="dxa"/>
          </w:tcPr>
          <w:p w14:paraId="565A75E8" w14:textId="77777777" w:rsidR="007A1F44" w:rsidRPr="00A03C55" w:rsidRDefault="007A1F44" w:rsidP="00A90064">
            <w:pPr>
              <w:pStyle w:val="TableEntry"/>
              <w:rPr>
                <w:noProof w:val="0"/>
              </w:rPr>
            </w:pPr>
            <w:r w:rsidRPr="00A03C55">
              <w:rPr>
                <w:noProof w:val="0"/>
              </w:rPr>
              <w:t>classCode [1..1] (M)</w:t>
            </w:r>
          </w:p>
          <w:p w14:paraId="676A1647" w14:textId="77777777" w:rsidR="007A1F44" w:rsidRPr="00A03C55" w:rsidRDefault="007A1F44" w:rsidP="00A90064">
            <w:pPr>
              <w:pStyle w:val="TableEntry"/>
              <w:rPr>
                <w:noProof w:val="0"/>
              </w:rPr>
            </w:pPr>
            <w:r w:rsidRPr="00A03C55">
              <w:rPr>
                <w:noProof w:val="0"/>
              </w:rPr>
              <w:t>Patient (CS) {CNE:PAT}</w:t>
            </w:r>
          </w:p>
        </w:tc>
        <w:tc>
          <w:tcPr>
            <w:tcW w:w="5283" w:type="dxa"/>
          </w:tcPr>
          <w:p w14:paraId="6BE58931" w14:textId="77777777" w:rsidR="007A1F44" w:rsidRPr="00A03C55" w:rsidRDefault="007A1F44" w:rsidP="00A90064">
            <w:pPr>
              <w:pStyle w:val="TableEntry"/>
              <w:rPr>
                <w:noProof w:val="0"/>
              </w:rPr>
            </w:pPr>
            <w:r w:rsidRPr="00A03C55">
              <w:rPr>
                <w:noProof w:val="0"/>
              </w:rPr>
              <w:t>Structural attribute; this is a "patient" role</w:t>
            </w:r>
          </w:p>
        </w:tc>
      </w:tr>
      <w:tr w:rsidR="007A1F44" w:rsidRPr="00A03C55" w14:paraId="25500040" w14:textId="77777777">
        <w:tc>
          <w:tcPr>
            <w:tcW w:w="4365" w:type="dxa"/>
          </w:tcPr>
          <w:p w14:paraId="58F0175A" w14:textId="77777777" w:rsidR="007A1F44" w:rsidRPr="00A03C55" w:rsidRDefault="007A1F44" w:rsidP="00A90064">
            <w:pPr>
              <w:pStyle w:val="TableEntry"/>
              <w:rPr>
                <w:noProof w:val="0"/>
              </w:rPr>
            </w:pPr>
            <w:r w:rsidRPr="00A03C55">
              <w:rPr>
                <w:noProof w:val="0"/>
              </w:rPr>
              <w:t xml:space="preserve">id [1..*] (M) </w:t>
            </w:r>
          </w:p>
          <w:p w14:paraId="0DBCCA57" w14:textId="77777777" w:rsidR="007A1F44" w:rsidRPr="00A03C55" w:rsidRDefault="007A1F44" w:rsidP="00A90064">
            <w:pPr>
              <w:pStyle w:val="TableEntry"/>
              <w:rPr>
                <w:noProof w:val="0"/>
              </w:rPr>
            </w:pPr>
            <w:r w:rsidRPr="00A03C55">
              <w:rPr>
                <w:noProof w:val="0"/>
              </w:rPr>
              <w:t>Patient (</w:t>
            </w:r>
            <w:hyperlink r:id="rId126" w:anchor="dt-SET" w:history="1">
              <w:r w:rsidRPr="00A03C55">
                <w:rPr>
                  <w:rStyle w:val="Hyperlink"/>
                  <w:rFonts w:ascii="Arial" w:hAnsi="Arial" w:cs="Arial"/>
                  <w:noProof w:val="0"/>
                  <w:szCs w:val="18"/>
                </w:rPr>
                <w:t>SET</w:t>
              </w:r>
            </w:hyperlink>
            <w:r w:rsidRPr="00A03C55">
              <w:rPr>
                <w:noProof w:val="0"/>
              </w:rPr>
              <w:t>&lt;</w:t>
            </w:r>
            <w:hyperlink r:id="rId127" w:anchor="dt-II" w:history="1">
              <w:r w:rsidRPr="00A03C55">
                <w:rPr>
                  <w:rStyle w:val="Hyperlink"/>
                  <w:rFonts w:ascii="Arial" w:hAnsi="Arial" w:cs="Arial"/>
                  <w:noProof w:val="0"/>
                  <w:szCs w:val="18"/>
                </w:rPr>
                <w:t>II</w:t>
              </w:r>
            </w:hyperlink>
            <w:r w:rsidRPr="00A03C55">
              <w:rPr>
                <w:noProof w:val="0"/>
              </w:rPr>
              <w:t xml:space="preserve">&gt;) </w:t>
            </w:r>
          </w:p>
        </w:tc>
        <w:tc>
          <w:tcPr>
            <w:tcW w:w="5283" w:type="dxa"/>
          </w:tcPr>
          <w:p w14:paraId="1EAB1BA3" w14:textId="603B25D3" w:rsidR="007A1F44" w:rsidRPr="00A03C55" w:rsidRDefault="007A1F44" w:rsidP="00A90064">
            <w:pPr>
              <w:pStyle w:val="TableEntry"/>
              <w:rPr>
                <w:noProof w:val="0"/>
              </w:rPr>
            </w:pPr>
            <w:r w:rsidRPr="00A03C55">
              <w:rPr>
                <w:noProof w:val="0"/>
              </w:rPr>
              <w:t>Identifiers designated by various patient identity sources for the focal person</w:t>
            </w:r>
            <w:r w:rsidR="00952DDA" w:rsidRPr="00A03C55">
              <w:rPr>
                <w:noProof w:val="0"/>
              </w:rPr>
              <w:t xml:space="preserve"> </w:t>
            </w:r>
          </w:p>
        </w:tc>
      </w:tr>
      <w:tr w:rsidR="007A1F44" w:rsidRPr="00A03C55" w14:paraId="5F8121C0" w14:textId="77777777">
        <w:tc>
          <w:tcPr>
            <w:tcW w:w="4365" w:type="dxa"/>
          </w:tcPr>
          <w:p w14:paraId="09266E65" w14:textId="77777777" w:rsidR="007A1F44" w:rsidRPr="00A03C55" w:rsidRDefault="007A1F44" w:rsidP="00A90064">
            <w:pPr>
              <w:pStyle w:val="TableEntry"/>
              <w:rPr>
                <w:noProof w:val="0"/>
              </w:rPr>
            </w:pPr>
            <w:r w:rsidRPr="00A03C55">
              <w:rPr>
                <w:noProof w:val="0"/>
              </w:rPr>
              <w:t>statusCode [1..1]</w:t>
            </w:r>
          </w:p>
          <w:p w14:paraId="2265D5AF" w14:textId="77777777" w:rsidR="007A1F44" w:rsidRPr="00A03C55" w:rsidRDefault="007A1F44" w:rsidP="00A90064">
            <w:pPr>
              <w:pStyle w:val="TableEntry"/>
              <w:rPr>
                <w:noProof w:val="0"/>
              </w:rPr>
            </w:pPr>
            <w:r w:rsidRPr="00A03C55">
              <w:rPr>
                <w:noProof w:val="0"/>
              </w:rPr>
              <w:t>Patient (CS) {CNE:active, fixed value= "active"}</w:t>
            </w:r>
          </w:p>
        </w:tc>
        <w:tc>
          <w:tcPr>
            <w:tcW w:w="5283" w:type="dxa"/>
          </w:tcPr>
          <w:p w14:paraId="37C36EDF" w14:textId="77777777" w:rsidR="007A1F44" w:rsidRPr="00A03C55" w:rsidRDefault="007A1F44" w:rsidP="00A9006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234EFBCE" w14:textId="77777777">
        <w:tc>
          <w:tcPr>
            <w:tcW w:w="4365" w:type="dxa"/>
          </w:tcPr>
          <w:p w14:paraId="77F89A30" w14:textId="77777777" w:rsidR="007A1F44" w:rsidRPr="00A03C55" w:rsidRDefault="007A1F44" w:rsidP="00A90064">
            <w:pPr>
              <w:pStyle w:val="TableEntry"/>
              <w:rPr>
                <w:b/>
                <w:noProof w:val="0"/>
              </w:rPr>
            </w:pPr>
            <w:r w:rsidRPr="00A03C55">
              <w:rPr>
                <w:b/>
                <w:noProof w:val="0"/>
              </w:rPr>
              <w:t>Person</w:t>
            </w:r>
          </w:p>
        </w:tc>
        <w:tc>
          <w:tcPr>
            <w:tcW w:w="5283" w:type="dxa"/>
          </w:tcPr>
          <w:p w14:paraId="174022AB" w14:textId="77777777" w:rsidR="007A1F44" w:rsidRPr="00A03C55" w:rsidRDefault="007A1F44" w:rsidP="00A90064">
            <w:pPr>
              <w:pStyle w:val="TableEntry"/>
              <w:rPr>
                <w:noProof w:val="0"/>
              </w:rPr>
            </w:pPr>
            <w:r w:rsidRPr="00A03C55">
              <w:rPr>
                <w:noProof w:val="0"/>
              </w:rPr>
              <w:t>A subtype of LivingSubject representing a human being</w:t>
            </w:r>
          </w:p>
          <w:p w14:paraId="127EBE16" w14:textId="77777777" w:rsidR="007A1F44" w:rsidRPr="00A03C55" w:rsidRDefault="007A1F44" w:rsidP="00A90064">
            <w:pPr>
              <w:pStyle w:val="TableEntry"/>
              <w:rPr>
                <w:noProof w:val="0"/>
              </w:rPr>
            </w:pPr>
            <w:r w:rsidRPr="00A03C55">
              <w:rPr>
                <w:noProof w:val="0"/>
              </w:rPr>
              <w:t>Both Person.name and Patient.id must be non-null</w:t>
            </w:r>
          </w:p>
        </w:tc>
      </w:tr>
      <w:tr w:rsidR="007A1F44" w:rsidRPr="00A03C55" w14:paraId="12FE8712" w14:textId="77777777">
        <w:tc>
          <w:tcPr>
            <w:tcW w:w="4365" w:type="dxa"/>
          </w:tcPr>
          <w:p w14:paraId="281ECEF3" w14:textId="77777777" w:rsidR="007A1F44" w:rsidRPr="00A03C55" w:rsidRDefault="007A1F44" w:rsidP="00A90064">
            <w:pPr>
              <w:pStyle w:val="TableEntry"/>
              <w:rPr>
                <w:noProof w:val="0"/>
              </w:rPr>
            </w:pPr>
            <w:r w:rsidRPr="00A03C55">
              <w:rPr>
                <w:noProof w:val="0"/>
              </w:rPr>
              <w:t>classCode [1..1] (M)</w:t>
            </w:r>
          </w:p>
          <w:p w14:paraId="40F61433" w14:textId="77777777" w:rsidR="007A1F44" w:rsidRPr="00A03C55" w:rsidRDefault="007A1F44" w:rsidP="00A90064">
            <w:pPr>
              <w:pStyle w:val="TableEntry"/>
              <w:rPr>
                <w:noProof w:val="0"/>
              </w:rPr>
            </w:pPr>
            <w:r w:rsidRPr="00A03C55">
              <w:rPr>
                <w:noProof w:val="0"/>
              </w:rPr>
              <w:t>Person (CS) {CNE:PSN, fixed value= "PSN"}</w:t>
            </w:r>
          </w:p>
        </w:tc>
        <w:tc>
          <w:tcPr>
            <w:tcW w:w="5283" w:type="dxa"/>
          </w:tcPr>
          <w:p w14:paraId="3B71ACCA" w14:textId="77777777" w:rsidR="007A1F44" w:rsidRPr="00A03C55" w:rsidRDefault="007A1F44" w:rsidP="00A90064">
            <w:pPr>
              <w:pStyle w:val="TableEntry"/>
              <w:rPr>
                <w:noProof w:val="0"/>
              </w:rPr>
            </w:pPr>
            <w:r w:rsidRPr="00A03C55">
              <w:rPr>
                <w:noProof w:val="0"/>
              </w:rPr>
              <w:t>Structural attribute; this is a "person" entity</w:t>
            </w:r>
          </w:p>
        </w:tc>
      </w:tr>
      <w:tr w:rsidR="007A1F44" w:rsidRPr="00A03C55" w14:paraId="7742A8F8" w14:textId="77777777">
        <w:tc>
          <w:tcPr>
            <w:tcW w:w="4365" w:type="dxa"/>
          </w:tcPr>
          <w:p w14:paraId="49906E2B" w14:textId="77777777" w:rsidR="007A1F44" w:rsidRPr="00A03C55" w:rsidRDefault="007A1F44" w:rsidP="00A90064">
            <w:pPr>
              <w:pStyle w:val="TableEntry"/>
              <w:rPr>
                <w:noProof w:val="0"/>
              </w:rPr>
            </w:pPr>
            <w:r w:rsidRPr="00A03C55">
              <w:rPr>
                <w:noProof w:val="0"/>
              </w:rPr>
              <w:t>determinerCode [1..1] (M)</w:t>
            </w:r>
          </w:p>
          <w:p w14:paraId="44DF3D0A" w14:textId="77777777" w:rsidR="007A1F44" w:rsidRPr="00A03C55" w:rsidRDefault="007A1F44" w:rsidP="00A90064">
            <w:pPr>
              <w:pStyle w:val="TableEntry"/>
              <w:rPr>
                <w:noProof w:val="0"/>
              </w:rPr>
            </w:pPr>
            <w:r w:rsidRPr="00A03C55">
              <w:rPr>
                <w:noProof w:val="0"/>
              </w:rPr>
              <w:t>Person (CS) {CNE:INSTANCE, fixed value= "INSTANCE"}</w:t>
            </w:r>
          </w:p>
        </w:tc>
        <w:tc>
          <w:tcPr>
            <w:tcW w:w="5283" w:type="dxa"/>
          </w:tcPr>
          <w:p w14:paraId="4335852B" w14:textId="77777777" w:rsidR="007A1F44" w:rsidRPr="00A03C55" w:rsidRDefault="007A1F44" w:rsidP="00A90064">
            <w:pPr>
              <w:pStyle w:val="TableEntry"/>
              <w:rPr>
                <w:noProof w:val="0"/>
              </w:rPr>
            </w:pPr>
            <w:r w:rsidRPr="00A03C55">
              <w:rPr>
                <w:noProof w:val="0"/>
              </w:rPr>
              <w:t>Structural attribute; this is a specific person</w:t>
            </w:r>
          </w:p>
        </w:tc>
      </w:tr>
      <w:tr w:rsidR="007A1F44" w:rsidRPr="00A03C55" w14:paraId="659C6D8B" w14:textId="77777777">
        <w:tc>
          <w:tcPr>
            <w:tcW w:w="4365" w:type="dxa"/>
          </w:tcPr>
          <w:p w14:paraId="535936F1" w14:textId="77777777" w:rsidR="007A1F44" w:rsidRPr="00A03C55" w:rsidRDefault="007A1F44" w:rsidP="00A90064">
            <w:pPr>
              <w:pStyle w:val="TableEntry"/>
              <w:rPr>
                <w:noProof w:val="0"/>
              </w:rPr>
            </w:pPr>
            <w:r w:rsidRPr="00A03C55">
              <w:rPr>
                <w:noProof w:val="0"/>
              </w:rPr>
              <w:t>name [1..*]</w:t>
            </w:r>
          </w:p>
          <w:p w14:paraId="209D9757" w14:textId="77777777" w:rsidR="007A1F44" w:rsidRPr="00A03C55" w:rsidRDefault="007A1F44" w:rsidP="00A90064">
            <w:pPr>
              <w:pStyle w:val="TableEntry"/>
              <w:rPr>
                <w:noProof w:val="0"/>
              </w:rPr>
            </w:pPr>
            <w:r w:rsidRPr="00A03C55">
              <w:rPr>
                <w:noProof w:val="0"/>
              </w:rPr>
              <w:t>Person (BAG&lt;PN&gt;)</w:t>
            </w:r>
          </w:p>
        </w:tc>
        <w:tc>
          <w:tcPr>
            <w:tcW w:w="5283" w:type="dxa"/>
          </w:tcPr>
          <w:p w14:paraId="58C3ABA3" w14:textId="77777777" w:rsidR="007A1F44" w:rsidRPr="00A03C55" w:rsidRDefault="007A1F44" w:rsidP="00A90064">
            <w:pPr>
              <w:pStyle w:val="TableEntry"/>
              <w:rPr>
                <w:noProof w:val="0"/>
              </w:rPr>
            </w:pPr>
            <w:r w:rsidRPr="00A03C55">
              <w:rPr>
                <w:noProof w:val="0"/>
              </w:rPr>
              <w:t>Name(s) for this person</w:t>
            </w:r>
          </w:p>
        </w:tc>
      </w:tr>
    </w:tbl>
    <w:p w14:paraId="3D236BD3"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06" w:name="_Toc169692696"/>
      <w:r w:rsidRPr="00A03C55">
        <w:rPr>
          <w:noProof w:val="0"/>
        </w:rPr>
        <w:t>3.44.4.2.2.3 Control Act and Transmission Wrappers</w:t>
      </w:r>
      <w:bookmarkEnd w:id="1306"/>
    </w:p>
    <w:p w14:paraId="12EC60EF" w14:textId="1FD53B51" w:rsidR="007A1F44" w:rsidRPr="00A03C55" w:rsidRDefault="007A1F44" w:rsidP="00A90064">
      <w:pPr>
        <w:pStyle w:val="BodyText"/>
      </w:pPr>
      <w:r w:rsidRPr="00A03C55">
        <w:t>Please see ITI TF-2x: Appendix O for details on the IHE guidelines for implementing the wrappers. Table 3.44</w:t>
      </w:r>
      <w:r w:rsidR="00CD51B1" w:rsidRPr="00A03C55">
        <w:t>.4.2.2.2-1</w:t>
      </w:r>
      <w:r w:rsidRPr="00A03C55">
        <w:t xml:space="preserve"> contains the Transmission and Control Act wrappers used for this interaction, and the associated constraints.</w:t>
      </w:r>
    </w:p>
    <w:p w14:paraId="31A76307" w14:textId="525150B1" w:rsidR="007A1F44" w:rsidRPr="00A03C55" w:rsidRDefault="007A1F44" w:rsidP="00A90064">
      <w:pPr>
        <w:pStyle w:val="TableTitle"/>
        <w:rPr>
          <w:noProof w:val="0"/>
        </w:rPr>
      </w:pPr>
      <w:r w:rsidRPr="00A03C55">
        <w:rPr>
          <w:noProof w:val="0"/>
        </w:rPr>
        <w:t>Table 3.44.4.2.2</w:t>
      </w:r>
      <w:r w:rsidR="00CD51B1" w:rsidRPr="00A03C55">
        <w:rPr>
          <w:noProof w:val="0"/>
        </w:rPr>
        <w:t>.2</w:t>
      </w:r>
      <w:r w:rsidRPr="00A03C55">
        <w:rPr>
          <w:noProof w:val="0"/>
        </w:rPr>
        <w:t>-</w:t>
      </w:r>
      <w:r w:rsidR="00CD51B1"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0A626AF1" w14:textId="77777777" w:rsidTr="00D372D5">
        <w:trPr>
          <w:cantSplit/>
          <w:tblHeader/>
          <w:jc w:val="center"/>
        </w:trPr>
        <w:tc>
          <w:tcPr>
            <w:tcW w:w="2632" w:type="dxa"/>
            <w:shd w:val="clear" w:color="auto" w:fill="D9D9D9"/>
          </w:tcPr>
          <w:p w14:paraId="7D8EDA9B"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6C656F0E"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5A99EF49" w14:textId="77777777" w:rsidTr="00D372D5">
        <w:trPr>
          <w:cantSplit/>
          <w:jc w:val="center"/>
        </w:trPr>
        <w:tc>
          <w:tcPr>
            <w:tcW w:w="2632" w:type="dxa"/>
          </w:tcPr>
          <w:p w14:paraId="7CAD66F4" w14:textId="77777777" w:rsidR="007A1F44" w:rsidRPr="00A03C55" w:rsidRDefault="007A1F44" w:rsidP="00A90064">
            <w:pPr>
              <w:pStyle w:val="TableEntry"/>
              <w:rPr>
                <w:noProof w:val="0"/>
              </w:rPr>
            </w:pPr>
            <w:r w:rsidRPr="00A03C55">
              <w:rPr>
                <w:noProof w:val="0"/>
              </w:rPr>
              <w:t>MCCI_MT000100UV01 – Send Message Payload</w:t>
            </w:r>
          </w:p>
        </w:tc>
        <w:tc>
          <w:tcPr>
            <w:tcW w:w="2545" w:type="dxa"/>
          </w:tcPr>
          <w:p w14:paraId="2353A2D1" w14:textId="77777777" w:rsidR="007A1F44" w:rsidRPr="00A03C55" w:rsidRDefault="007A1F44" w:rsidP="00A90064">
            <w:pPr>
              <w:pStyle w:val="TableEntry"/>
              <w:rPr>
                <w:noProof w:val="0"/>
              </w:rPr>
            </w:pPr>
            <w:r w:rsidRPr="00A03C55">
              <w:rPr>
                <w:noProof w:val="0"/>
              </w:rPr>
              <w:t>MFMI_MT700701UV01 – Master File / Registry Notification Control Act, Role Subject</w:t>
            </w:r>
          </w:p>
        </w:tc>
      </w:tr>
      <w:tr w:rsidR="007A1F44" w:rsidRPr="00A03C55" w14:paraId="1305CBFA" w14:textId="77777777" w:rsidTr="00D372D5">
        <w:trPr>
          <w:cantSplit/>
          <w:jc w:val="center"/>
        </w:trPr>
        <w:tc>
          <w:tcPr>
            <w:tcW w:w="2632" w:type="dxa"/>
          </w:tcPr>
          <w:p w14:paraId="5E7DA8AC" w14:textId="77777777" w:rsidR="007A1F44" w:rsidRPr="00A03C55" w:rsidRDefault="007A1F44" w:rsidP="00A90064">
            <w:pPr>
              <w:pStyle w:val="TableEntry"/>
              <w:rPr>
                <w:noProof w:val="0"/>
              </w:rPr>
            </w:pPr>
            <w:r w:rsidRPr="00A03C55">
              <w:rPr>
                <w:noProof w:val="0"/>
              </w:rPr>
              <w:t>The value of interactionId SHALL be set to PRPA_IN201304UV02</w:t>
            </w:r>
          </w:p>
          <w:p w14:paraId="15BCB092" w14:textId="77777777" w:rsidR="007A1F44" w:rsidRPr="00A03C55" w:rsidRDefault="007A1F44" w:rsidP="00A90064">
            <w:pPr>
              <w:pStyle w:val="TableEntry"/>
              <w:rPr>
                <w:noProof w:val="0"/>
              </w:rPr>
            </w:pPr>
            <w:r w:rsidRPr="00A03C55">
              <w:rPr>
                <w:noProof w:val="0"/>
              </w:rPr>
              <w:t>The value of processingModeCode SHALL be set to T</w:t>
            </w:r>
          </w:p>
          <w:p w14:paraId="02CE7B9A" w14:textId="77777777" w:rsidR="007A1F44" w:rsidRPr="00A03C55" w:rsidRDefault="007A1F44" w:rsidP="00A90064">
            <w:pPr>
              <w:pStyle w:val="TableEntry"/>
              <w:rPr>
                <w:noProof w:val="0"/>
              </w:rPr>
            </w:pPr>
            <w:r w:rsidRPr="00A03C55">
              <w:rPr>
                <w:noProof w:val="0"/>
              </w:rPr>
              <w:t>The acceptAckCode SHALL be set to AL</w:t>
            </w:r>
          </w:p>
          <w:p w14:paraId="46687D04" w14:textId="77777777" w:rsidR="007A1F44" w:rsidRPr="00A03C55" w:rsidRDefault="007A1F44" w:rsidP="00A90064">
            <w:pPr>
              <w:pStyle w:val="TableEntry"/>
              <w:rPr>
                <w:noProof w:val="0"/>
              </w:rPr>
            </w:pPr>
            <w:r w:rsidRPr="00A03C55">
              <w:rPr>
                <w:noProof w:val="0"/>
              </w:rPr>
              <w:t>There SHALL be only one receiver Device</w:t>
            </w:r>
          </w:p>
          <w:p w14:paraId="3190D387" w14:textId="77777777" w:rsidR="007A1F44" w:rsidRPr="00A03C55" w:rsidRDefault="007A1F44" w:rsidP="00A90064">
            <w:pPr>
              <w:pStyle w:val="TableEntry"/>
              <w:rPr>
                <w:noProof w:val="0"/>
              </w:rPr>
            </w:pPr>
          </w:p>
        </w:tc>
        <w:tc>
          <w:tcPr>
            <w:tcW w:w="2545" w:type="dxa"/>
          </w:tcPr>
          <w:p w14:paraId="1C0FC10E" w14:textId="77777777" w:rsidR="007A1F44" w:rsidRPr="00A03C55" w:rsidRDefault="007A1F44" w:rsidP="00A90064">
            <w:pPr>
              <w:pStyle w:val="TableEntry"/>
              <w:rPr>
                <w:noProof w:val="0"/>
              </w:rPr>
            </w:pPr>
            <w:r w:rsidRPr="00A03C55">
              <w:rPr>
                <w:noProof w:val="0"/>
              </w:rPr>
              <w:t>The trigger event code in ControlActProcess.code SHALL be set to PRPA_TE201304UV02</w:t>
            </w:r>
          </w:p>
          <w:p w14:paraId="236DF5DA" w14:textId="77777777" w:rsidR="007A1F44" w:rsidRPr="00A03C55" w:rsidRDefault="007A1F44" w:rsidP="00A90064">
            <w:pPr>
              <w:pStyle w:val="TableEntry"/>
              <w:rPr>
                <w:noProof w:val="0"/>
              </w:rPr>
            </w:pPr>
            <w:r w:rsidRPr="00A03C55">
              <w:rPr>
                <w:noProof w:val="0"/>
              </w:rPr>
              <w:t>RegistrationEvent.statusCode SHALL be set to “active”</w:t>
            </w:r>
          </w:p>
          <w:p w14:paraId="4C7D75C6" w14:textId="77777777" w:rsidR="007A1F44" w:rsidRPr="00A03C55" w:rsidRDefault="007A1F44" w:rsidP="00A90064">
            <w:pPr>
              <w:pStyle w:val="TableEntry"/>
              <w:rPr>
                <w:noProof w:val="0"/>
              </w:rPr>
            </w:pPr>
            <w:r w:rsidRPr="00A03C55">
              <w:rPr>
                <w:noProof w:val="0"/>
              </w:rPr>
              <w:t>There SHALL be an InReplacementOf act relationship</w:t>
            </w:r>
          </w:p>
          <w:p w14:paraId="041C1502" w14:textId="77777777" w:rsidR="007A1F44" w:rsidRPr="00A03C55" w:rsidRDefault="007A1F44" w:rsidP="00A90064">
            <w:pPr>
              <w:pStyle w:val="TableEntry"/>
              <w:rPr>
                <w:noProof w:val="0"/>
              </w:rPr>
            </w:pPr>
            <w:r w:rsidRPr="00A03C55">
              <w:rPr>
                <w:noProof w:val="0"/>
              </w:rPr>
              <w:t>The value of PriorRegistration.statusCode SHALL be “obsolete”</w:t>
            </w:r>
          </w:p>
          <w:p w14:paraId="445EACAB" w14:textId="77777777" w:rsidR="007A1F44" w:rsidRPr="00A03C55" w:rsidRDefault="007A1F44" w:rsidP="00A90064">
            <w:pPr>
              <w:pStyle w:val="TableEntry"/>
              <w:rPr>
                <w:noProof w:val="0"/>
              </w:rPr>
            </w:pPr>
            <w:r w:rsidRPr="00A03C55">
              <w:rPr>
                <w:noProof w:val="0"/>
              </w:rPr>
              <w:t>There SHALL be a PriorRegisteredRole role</w:t>
            </w:r>
          </w:p>
          <w:p w14:paraId="7F12E5C6" w14:textId="77777777" w:rsidR="007A1F44" w:rsidRPr="00A03C55" w:rsidRDefault="007A1F44" w:rsidP="00A90064">
            <w:pPr>
              <w:pStyle w:val="TableEntry"/>
              <w:rPr>
                <w:noProof w:val="0"/>
              </w:rPr>
            </w:pPr>
            <w:r w:rsidRPr="00A03C55">
              <w:rPr>
                <w:noProof w:val="0"/>
              </w:rPr>
              <w:t>There SHALL be a single PriorRegisteredRole.id attribute, representing the subsumed patient identifier.</w:t>
            </w:r>
          </w:p>
        </w:tc>
      </w:tr>
    </w:tbl>
    <w:p w14:paraId="606EF0CA" w14:textId="77777777" w:rsidR="007A1F44" w:rsidRPr="00A03C55" w:rsidRDefault="007A1F44">
      <w:pPr>
        <w:pStyle w:val="BodyText"/>
        <w:rPr>
          <w:rStyle w:val="BodyTextCharChar1"/>
          <w:noProof w:val="0"/>
        </w:rPr>
      </w:pPr>
    </w:p>
    <w:p w14:paraId="1B184D5A" w14:textId="3B6C7719" w:rsidR="007A1F44" w:rsidRPr="00A03C55" w:rsidRDefault="007A1F44" w:rsidP="00A90064">
      <w:pPr>
        <w:pStyle w:val="BodyText"/>
      </w:pPr>
      <w:r w:rsidRPr="00A03C55">
        <w:rPr>
          <w:rStyle w:val="BodyTextCharChar1"/>
          <w:noProof w:val="0"/>
        </w:rPr>
        <w:t>The composite message schemas which describe the full payload of this interaction, including the wrappers, can be found online</w:t>
      </w:r>
      <w:del w:id="1307" w:author="Lynn Felhofer" w:date="2020-03-23T16:16:00Z">
        <w:r w:rsidRPr="00A03C55" w:rsidDel="00392918">
          <w:rPr>
            <w:rStyle w:val="BodyTextCharChar1"/>
            <w:noProof w:val="0"/>
          </w:rPr>
          <w:delText xml:space="preserve"> on the </w:delText>
        </w:r>
      </w:del>
      <w:del w:id="1308" w:author="Lynn Felhofer" w:date="2020-03-23T15:51:00Z">
        <w:r w:rsidRPr="00A03C55" w:rsidDel="00FD6681">
          <w:rPr>
            <w:rStyle w:val="BodyTextCharChar1"/>
            <w:noProof w:val="0"/>
          </w:rPr>
          <w:delText>IHE FTP site</w:delText>
        </w:r>
      </w:del>
      <w:del w:id="1309" w:author="Lynn Felhofer" w:date="2020-03-23T16:16:00Z">
        <w:r w:rsidRPr="00A03C55" w:rsidDel="00392918">
          <w:rPr>
            <w:rStyle w:val="BodyTextCharChar1"/>
            <w:noProof w:val="0"/>
          </w:rPr>
          <w:delText>,</w:delText>
        </w:r>
      </w:del>
      <w:ins w:id="1310" w:author="Lynn Felhofer" w:date="2020-03-23T16:16:00Z">
        <w:r w:rsidR="00392918">
          <w:rPr>
            <w:rStyle w:val="BodyTextCharChar1"/>
            <w:noProof w:val="0"/>
          </w:rPr>
          <w:t xml:space="preserve">: </w:t>
        </w:r>
      </w:ins>
      <w:r w:rsidRPr="00A03C55">
        <w:rPr>
          <w:rStyle w:val="BodyTextCharChar1"/>
          <w:noProof w:val="0"/>
        </w:rPr>
        <w:t xml:space="preserve"> see ITI TF-2x: Appendix W</w:t>
      </w:r>
      <w:r w:rsidR="00310F4F" w:rsidRPr="00A03C55">
        <w:rPr>
          <w:rStyle w:val="BodyTextCharChar1"/>
          <w:noProof w:val="0"/>
        </w:rPr>
        <w:t>. T</w:t>
      </w:r>
      <w:r w:rsidRPr="00A03C55">
        <w:rPr>
          <w:rStyle w:val="BodyTextCharChar1"/>
          <w:noProof w:val="0"/>
        </w:rPr>
        <w:t xml:space="preserve">he schemas from the HL7 V3 </w:t>
      </w:r>
      <w:r w:rsidRPr="00A03C55">
        <w:rPr>
          <w:rStyle w:val="BodyTextCharChar1"/>
          <w:noProof w:val="0"/>
        </w:rPr>
        <w:lastRenderedPageBreak/>
        <w:t>2008 Normative Edition can be found at</w:t>
      </w:r>
      <w:r w:rsidR="004425AE" w:rsidRPr="00A03C55">
        <w:rPr>
          <w:rStyle w:val="Hyperlink"/>
        </w:rPr>
        <w:t xml:space="preserve"> </w:t>
      </w:r>
      <w:r w:rsidRPr="00A03C55">
        <w:rPr>
          <w:rStyle w:val="Hyperlink"/>
        </w:rPr>
        <w:t>Edition2008/processable/multicacheschemas/PRPA_IN201304UV02.xsd</w:t>
      </w:r>
      <w:r w:rsidRPr="00A03C55">
        <w:rPr>
          <w:rStyle w:val="BodyTextCharChar1"/>
          <w:noProof w:val="0"/>
        </w:rPr>
        <w:t>).</w:t>
      </w:r>
      <w:r w:rsidRPr="00A03C55">
        <w:rPr>
          <w:rStyle w:val="Hyperlink"/>
        </w:rPr>
        <w:t xml:space="preserve"> </w:t>
      </w:r>
    </w:p>
    <w:p w14:paraId="0E5C329E"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11" w:name="_Toc169692697"/>
      <w:r w:rsidRPr="00A03C55">
        <w:rPr>
          <w:noProof w:val="0"/>
        </w:rPr>
        <w:t>3.44.4.2.2.4 Web Services Types and Messages</w:t>
      </w:r>
      <w:bookmarkEnd w:id="1311"/>
    </w:p>
    <w:p w14:paraId="020E7E5E" w14:textId="2A348A81" w:rsidR="007A1F44" w:rsidRPr="00A03C55" w:rsidRDefault="007A1F44" w:rsidP="00A90064">
      <w:pPr>
        <w:pStyle w:val="BodyText"/>
      </w:pPr>
      <w:r w:rsidRPr="00A03C55">
        <w:t xml:space="preserve">The Patient Registry Duplicates </w:t>
      </w:r>
      <w:r w:rsidR="004E45C7" w:rsidRPr="00A03C55">
        <w:t xml:space="preserve">Resolved </w:t>
      </w:r>
      <w:r w:rsidRPr="00A03C55">
        <w:t xml:space="preserve">message will be transmitted using Web Services, according to the requirements specified in ITI TF-2x: Appendix V. </w:t>
      </w:r>
    </w:p>
    <w:p w14:paraId="01127AA6" w14:textId="77777777" w:rsidR="007A1F44" w:rsidRPr="00A03C55" w:rsidRDefault="007A1F44" w:rsidP="00A90064">
      <w:pPr>
        <w:pStyle w:val="BodyText"/>
      </w:pPr>
      <w:r w:rsidRPr="00A03C55">
        <w:t>The following WSDL naming conventions SHALL apply:</w:t>
      </w:r>
    </w:p>
    <w:p w14:paraId="3CF7E303" w14:textId="77777777" w:rsidR="007A1F44" w:rsidRPr="00A03C55" w:rsidRDefault="007A1F44" w:rsidP="00A90064">
      <w:pPr>
        <w:pStyle w:val="BodyText"/>
        <w:rPr>
          <w:rFonts w:ascii="Courier New" w:hAnsi="Courier New"/>
          <w:sz w:val="20"/>
        </w:rPr>
      </w:pPr>
      <w:r w:rsidRPr="00A03C55">
        <w:tab/>
      </w:r>
      <w:r w:rsidRPr="00A03C55">
        <w:rPr>
          <w:rFonts w:ascii="Courier New" w:hAnsi="Courier New"/>
          <w:sz w:val="20"/>
        </w:rPr>
        <w:t>"resolve duplicates" message -&gt; "</w:t>
      </w:r>
      <w:r w:rsidRPr="00A03C55">
        <w:rPr>
          <w:rStyle w:val="Strong"/>
          <w:rFonts w:ascii="Courier New" w:hAnsi="Courier New" w:cs="Courier New"/>
          <w:b w:val="0"/>
          <w:sz w:val="20"/>
        </w:rPr>
        <w:t>PRPA_IN201304UV02</w:t>
      </w:r>
      <w:r w:rsidRPr="00A03C55">
        <w:rPr>
          <w:rFonts w:ascii="Courier New" w:hAnsi="Courier New"/>
          <w:sz w:val="20"/>
        </w:rPr>
        <w:t>_Message"</w:t>
      </w:r>
    </w:p>
    <w:p w14:paraId="0CCCB71D" w14:textId="77777777" w:rsidR="007A1F44" w:rsidRPr="00A03C55" w:rsidRDefault="007A1F44" w:rsidP="00A90064">
      <w:pPr>
        <w:pStyle w:val="BodyText"/>
        <w:rPr>
          <w:rFonts w:ascii="Courier New" w:hAnsi="Courier New"/>
          <w:sz w:val="20"/>
        </w:rPr>
      </w:pPr>
      <w:r w:rsidRPr="00A03C55">
        <w:rPr>
          <w:rFonts w:ascii="Courier New" w:hAnsi="Courier New"/>
          <w:sz w:val="20"/>
        </w:rPr>
        <w:tab/>
        <w:t>Acknowledgement              -&gt; "</w:t>
      </w:r>
      <w:r w:rsidRPr="00A03C55">
        <w:rPr>
          <w:rStyle w:val="Strong"/>
          <w:rFonts w:ascii="Courier New" w:hAnsi="Courier New" w:cs="Courier New"/>
          <w:b w:val="0"/>
          <w:sz w:val="20"/>
        </w:rPr>
        <w:t>MCCI_IN000002UV01</w:t>
      </w:r>
      <w:r w:rsidRPr="00A03C55">
        <w:rPr>
          <w:rFonts w:ascii="Courier New" w:hAnsi="Courier New"/>
          <w:sz w:val="20"/>
        </w:rPr>
        <w:t>_Message"</w:t>
      </w:r>
    </w:p>
    <w:p w14:paraId="24998FC8" w14:textId="77777777" w:rsidR="007A1F44" w:rsidRPr="00A03C55" w:rsidRDefault="007A1F44" w:rsidP="00A90064">
      <w:pPr>
        <w:pStyle w:val="BodyText"/>
        <w:tabs>
          <w:tab w:val="left" w:pos="7200"/>
        </w:tabs>
      </w:pPr>
      <w:r w:rsidRPr="00A03C55">
        <w:t>The following WSDL snippet describes the types for these messages:</w:t>
      </w:r>
      <w:r w:rsidRPr="00A03C55">
        <w:tab/>
      </w:r>
    </w:p>
    <w:p w14:paraId="322DA0A2"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t>
      </w:r>
    </w:p>
    <w:p w14:paraId="1B782A70"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&lt;types&gt;</w:t>
      </w:r>
    </w:p>
    <w:p w14:paraId="6C00DE61" w14:textId="77777777" w:rsidR="007A1F44" w:rsidRPr="00A03C55" w:rsidRDefault="007A1F44" w:rsidP="00A90064">
      <w:pPr>
        <w:spacing w:before="0"/>
        <w:rPr>
          <w:rFonts w:ascii="Courier New" w:hAnsi="Courier New"/>
          <w:sz w:val="20"/>
        </w:rPr>
      </w:pPr>
      <w:r w:rsidRPr="00A03C55">
        <w:rPr>
          <w:rFonts w:ascii="Courier New" w:hAnsi="Courier New"/>
          <w:sz w:val="20"/>
        </w:rPr>
        <w:tab/>
        <w:t>&lt;xsd:schema elementFormDefault="qualified" targetNamespace="urn:hl7-org:v3"</w:t>
      </w:r>
    </w:p>
    <w:p w14:paraId="78602B51" w14:textId="77777777" w:rsidR="007A1F44" w:rsidRPr="00A03C55" w:rsidRDefault="007A1F44" w:rsidP="00A90064">
      <w:pPr>
        <w:spacing w:before="0"/>
        <w:rPr>
          <w:rFonts w:ascii="Courier New" w:hAnsi="Courier New"/>
          <w:sz w:val="20"/>
        </w:rPr>
      </w:pPr>
      <w:r w:rsidRPr="00A03C55">
        <w:rPr>
          <w:rFonts w:ascii="Courier New" w:hAnsi="Courier New"/>
          <w:sz w:val="20"/>
        </w:rPr>
        <w:t>xmlns:hl7="urn:hl7-org:v3"&gt;</w:t>
      </w:r>
    </w:p>
    <w:p w14:paraId="1C6ABAD7" w14:textId="77777777" w:rsidR="007A1F44" w:rsidRPr="00A03C55" w:rsidRDefault="007A1F44" w:rsidP="00A90064">
      <w:pPr>
        <w:spacing w:before="0"/>
        <w:rPr>
          <w:rFonts w:ascii="Courier New" w:hAnsi="Courier New"/>
          <w:sz w:val="20"/>
        </w:rPr>
      </w:pPr>
      <w:r w:rsidRPr="00A03C55">
        <w:rPr>
          <w:rFonts w:ascii="Courier New" w:hAnsi="Courier New"/>
          <w:sz w:val="20"/>
        </w:rPr>
        <w:t>&lt;!-- Include the message schema --&gt;</w:t>
      </w:r>
    </w:p>
    <w:p w14:paraId="458E79AF" w14:textId="77777777" w:rsidR="007A1F44" w:rsidRPr="00A03C55" w:rsidRDefault="007A1F44" w:rsidP="00A90064">
      <w:pPr>
        <w:spacing w:before="0"/>
        <w:rPr>
          <w:rFonts w:ascii="Courier New" w:hAnsi="Courier New"/>
          <w:sz w:val="20"/>
        </w:rPr>
      </w:pPr>
      <w:r w:rsidRPr="00A03C55">
        <w:rPr>
          <w:rFonts w:ascii="Courier New" w:hAnsi="Courier New"/>
          <w:sz w:val="20"/>
        </w:rPr>
        <w:t>&lt;xsd:import namespace="urn:hl7-org:v3" schemaLocation="../schema/HL7V3/NE2008/multicacheschemas/PRPA_IN201304UV02.xsd"/&gt;</w:t>
      </w:r>
    </w:p>
    <w:p w14:paraId="05DF1588" w14:textId="77777777" w:rsidR="007A1F44" w:rsidRPr="00A03C55" w:rsidRDefault="007A1F44" w:rsidP="00A90064">
      <w:pPr>
        <w:spacing w:before="0"/>
        <w:rPr>
          <w:rFonts w:ascii="Courier New" w:hAnsi="Courier New"/>
          <w:sz w:val="20"/>
        </w:rPr>
      </w:pPr>
      <w:r w:rsidRPr="00A03C55">
        <w:rPr>
          <w:rFonts w:ascii="Courier New" w:hAnsi="Courier New"/>
          <w:sz w:val="20"/>
        </w:rPr>
        <w:t>&lt;xsd:element name="PRPA_IN201304UV02"/&gt;</w:t>
      </w:r>
    </w:p>
    <w:p w14:paraId="5A49A58C" w14:textId="77777777" w:rsidR="007A1F44" w:rsidRPr="00A03C55" w:rsidRDefault="007A1F44" w:rsidP="00A90064">
      <w:pPr>
        <w:spacing w:before="0"/>
        <w:rPr>
          <w:rFonts w:ascii="Courier New" w:hAnsi="Courier New"/>
          <w:sz w:val="20"/>
        </w:rPr>
      </w:pPr>
      <w:r w:rsidRPr="00A03C55">
        <w:rPr>
          <w:rFonts w:ascii="Courier New" w:hAnsi="Courier New"/>
          <w:sz w:val="20"/>
        </w:rPr>
        <w:t>&lt;/xsd:schema&gt;</w:t>
      </w:r>
    </w:p>
    <w:p w14:paraId="5660CCF7" w14:textId="77777777" w:rsidR="007A1F44" w:rsidRPr="00A03C55" w:rsidRDefault="007A1F44" w:rsidP="00A90064">
      <w:pPr>
        <w:spacing w:before="0"/>
        <w:rPr>
          <w:rFonts w:ascii="Courier New" w:hAnsi="Courier New"/>
          <w:sz w:val="20"/>
        </w:rPr>
      </w:pPr>
      <w:r w:rsidRPr="00A03C55">
        <w:rPr>
          <w:rFonts w:ascii="Courier New" w:hAnsi="Courier New"/>
          <w:sz w:val="20"/>
        </w:rPr>
        <w:t>&lt;xsd:schema elementFormDefault="qualified" targetNamespace="urn:hl7-org:v3"</w:t>
      </w:r>
    </w:p>
    <w:p w14:paraId="5AA40927" w14:textId="77777777" w:rsidR="007A1F44" w:rsidRPr="00A03C55" w:rsidRDefault="007A1F44" w:rsidP="00A90064">
      <w:pPr>
        <w:spacing w:before="0"/>
        <w:rPr>
          <w:rFonts w:ascii="Courier New" w:hAnsi="Courier New"/>
          <w:sz w:val="20"/>
        </w:rPr>
      </w:pPr>
      <w:r w:rsidRPr="00A03C55">
        <w:rPr>
          <w:rFonts w:ascii="Courier New" w:hAnsi="Courier New"/>
          <w:sz w:val="20"/>
        </w:rPr>
        <w:t>xmlns:hl7="urn:hl7-org:v3"&gt;</w:t>
      </w:r>
    </w:p>
    <w:p w14:paraId="62000CCF" w14:textId="77777777" w:rsidR="007A1F44" w:rsidRPr="00A03C55" w:rsidRDefault="007A1F44" w:rsidP="00A90064">
      <w:pPr>
        <w:spacing w:before="0"/>
        <w:rPr>
          <w:rFonts w:ascii="Courier New" w:hAnsi="Courier New"/>
          <w:sz w:val="20"/>
        </w:rPr>
      </w:pPr>
      <w:r w:rsidRPr="00A03C55">
        <w:rPr>
          <w:rFonts w:ascii="Courier New" w:hAnsi="Courier New"/>
          <w:sz w:val="20"/>
        </w:rPr>
        <w:t>&lt;!-- Include the message schema --&gt;</w:t>
      </w:r>
    </w:p>
    <w:p w14:paraId="36F853C4" w14:textId="77777777" w:rsidR="007A1F44" w:rsidRPr="00A03C55" w:rsidRDefault="007A1F44" w:rsidP="00A90064">
      <w:pPr>
        <w:spacing w:before="0"/>
        <w:rPr>
          <w:rFonts w:ascii="Courier New" w:hAnsi="Courier New"/>
          <w:sz w:val="20"/>
        </w:rPr>
      </w:pPr>
      <w:r w:rsidRPr="00A03C55">
        <w:rPr>
          <w:rFonts w:ascii="Courier New" w:hAnsi="Courier New"/>
          <w:sz w:val="20"/>
        </w:rPr>
        <w:t>&lt;xsd:import namespace="urn:hl7-org:v3" schemaLocation="../schema/HL7V3/NE2008/multicacheschemas/MCCI_IN000002UV01.xsd"/&gt;</w:t>
      </w:r>
    </w:p>
    <w:p w14:paraId="6FB255A0" w14:textId="77777777" w:rsidR="007A1F44" w:rsidRPr="00A03C55" w:rsidRDefault="007A1F44" w:rsidP="00A90064">
      <w:pPr>
        <w:spacing w:before="0"/>
        <w:rPr>
          <w:rFonts w:ascii="Courier New" w:hAnsi="Courier New"/>
          <w:sz w:val="20"/>
        </w:rPr>
      </w:pPr>
      <w:r w:rsidRPr="00A03C55">
        <w:rPr>
          <w:rFonts w:ascii="Courier New" w:hAnsi="Courier New"/>
          <w:sz w:val="20"/>
        </w:rPr>
        <w:t>&lt;xsd:element name="MCCI_IN000002UV01"/&gt;</w:t>
      </w:r>
    </w:p>
    <w:p w14:paraId="278BC9A5" w14:textId="77777777" w:rsidR="007A1F44" w:rsidRPr="00A03C55" w:rsidRDefault="007A1F44" w:rsidP="00A90064">
      <w:pPr>
        <w:spacing w:before="0"/>
        <w:rPr>
          <w:rFonts w:ascii="Courier New" w:hAnsi="Courier New"/>
          <w:sz w:val="20"/>
        </w:rPr>
      </w:pPr>
      <w:r w:rsidRPr="00A03C55">
        <w:rPr>
          <w:rFonts w:ascii="Courier New" w:hAnsi="Courier New"/>
          <w:sz w:val="20"/>
        </w:rPr>
        <w:t>&lt;/xsd:schema&gt;</w:t>
      </w:r>
    </w:p>
    <w:p w14:paraId="38C395C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&lt;/types&gt;</w:t>
      </w:r>
    </w:p>
    <w:p w14:paraId="42560780"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796A9E46" w14:textId="77777777" w:rsidR="007A1F44" w:rsidRPr="00A03C55" w:rsidRDefault="007A1F44" w:rsidP="00A90064">
      <w:pPr>
        <w:pStyle w:val="BodyText"/>
      </w:pPr>
      <w:r w:rsidRPr="00A03C55">
        <w:t>The messages are described by the following snippet:</w:t>
      </w:r>
    </w:p>
    <w:p w14:paraId="0A46EF66"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t>
      </w:r>
    </w:p>
    <w:p w14:paraId="5E5ADB3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w:t>
      </w:r>
      <w:r w:rsidRPr="00A03C55">
        <w:rPr>
          <w:rStyle w:val="Strong"/>
          <w:rFonts w:ascii="Courier New" w:hAnsi="Courier New" w:cs="Courier New"/>
          <w:b w:val="0"/>
          <w:sz w:val="20"/>
        </w:rPr>
        <w:t>PRPA_IN201304UV02</w:t>
      </w:r>
      <w:r w:rsidRPr="00A03C55">
        <w:rPr>
          <w:rFonts w:ascii="Courier New" w:hAnsi="Courier New" w:cs="Courier New"/>
          <w:sz w:val="20"/>
        </w:rPr>
        <w:t>_Message"&gt;</w:t>
      </w:r>
    </w:p>
    <w:p w14:paraId="5E98D1E7"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element="hl7:</w:t>
      </w:r>
      <w:r w:rsidRPr="00A03C55">
        <w:rPr>
          <w:rStyle w:val="Strong"/>
          <w:rFonts w:ascii="Courier New" w:hAnsi="Courier New" w:cs="Courier New"/>
          <w:b w:val="0"/>
          <w:sz w:val="20"/>
        </w:rPr>
        <w:t>PRPA_IN201304UV02</w:t>
      </w:r>
      <w:r w:rsidRPr="00A03C55">
        <w:rPr>
          <w:rFonts w:ascii="Courier New" w:hAnsi="Courier New" w:cs="Courier New"/>
          <w:sz w:val="20"/>
        </w:rPr>
        <w:t>" name="Body"/&gt;</w:t>
      </w:r>
    </w:p>
    <w:p w14:paraId="27B96D9A"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0FAE68E4"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name="MCCI_IN000002UV01_Message"&gt;</w:t>
      </w:r>
    </w:p>
    <w:p w14:paraId="30FAB24B"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element="hl7:MCCI_IN000002UV01" name="Body"/&gt;</w:t>
      </w:r>
    </w:p>
    <w:p w14:paraId="1C96BB5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5D9CE49F" w14:textId="77777777" w:rsidR="007A1F44" w:rsidRPr="00A03C55" w:rsidRDefault="007A1F44" w:rsidP="00A90064">
      <w:pPr>
        <w:spacing w:before="0"/>
        <w:rPr>
          <w:rFonts w:ascii="Courier New" w:hAnsi="Courier New"/>
          <w:sz w:val="20"/>
        </w:rPr>
      </w:pPr>
      <w:r w:rsidRPr="00A03C55">
        <w:rPr>
          <w:rFonts w:ascii="Courier New" w:hAnsi="Courier New"/>
          <w:sz w:val="20"/>
        </w:rPr>
        <w:tab/>
        <w:t>…</w:t>
      </w:r>
    </w:p>
    <w:p w14:paraId="66FB8B90" w14:textId="3CB22E50" w:rsidR="007A1F44" w:rsidRPr="00A03C55" w:rsidRDefault="007A1F44" w:rsidP="00A90064">
      <w:pPr>
        <w:pStyle w:val="BodyText"/>
      </w:pPr>
      <w:r w:rsidRPr="00A03C55">
        <w:t xml:space="preserve">The port types for the WSDL describing the Duplicates </w:t>
      </w:r>
      <w:r w:rsidR="004E45C7" w:rsidRPr="00A03C55">
        <w:t xml:space="preserve">Resolved </w:t>
      </w:r>
      <w:r w:rsidRPr="00A03C55">
        <w:t xml:space="preserve">Service are described together with the expected actions of the actors which receive these messages in </w:t>
      </w:r>
      <w:r w:rsidR="00292B01" w:rsidRPr="00A03C55">
        <w:t>Section</w:t>
      </w:r>
      <w:r w:rsidRPr="00A03C55">
        <w:t xml:space="preserve"> 3.44.4.2.3 and 3.44.4.2.4. </w:t>
      </w:r>
    </w:p>
    <w:p w14:paraId="5B26116A"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312" w:name="_Toc169692698"/>
      <w:r w:rsidRPr="00A03C55">
        <w:rPr>
          <w:noProof w:val="0"/>
        </w:rPr>
        <w:t>3.44.4.2.3 Expected Actions – PIX Manager</w:t>
      </w:r>
      <w:bookmarkEnd w:id="1312"/>
    </w:p>
    <w:p w14:paraId="5E77043F" w14:textId="1AA7766D" w:rsidR="007A1F44" w:rsidRPr="00A03C55" w:rsidRDefault="007A1F44" w:rsidP="00A90064">
      <w:pPr>
        <w:pStyle w:val="BodyText"/>
      </w:pPr>
      <w:r w:rsidRPr="00A03C55">
        <w:t xml:space="preserve">The Patient Identifier Cross-reference Manager shall be capable of accepting attributes in the Duplicates </w:t>
      </w:r>
      <w:r w:rsidR="00CD51B1" w:rsidRPr="00A03C55">
        <w:t xml:space="preserve">Resolved </w:t>
      </w:r>
      <w:r w:rsidRPr="00A03C55">
        <w:t>message as specified in Table 3.44.4.2.2</w:t>
      </w:r>
      <w:r w:rsidR="00CD51B1" w:rsidRPr="00A03C55">
        <w:t>.2</w:t>
      </w:r>
      <w:r w:rsidRPr="00A03C55">
        <w:t>-1.</w:t>
      </w:r>
    </w:p>
    <w:p w14:paraId="16EABE94" w14:textId="77777777" w:rsidR="007A1F44" w:rsidRPr="00A03C55" w:rsidRDefault="007A1F44" w:rsidP="00A90064">
      <w:pPr>
        <w:pStyle w:val="BodyText"/>
      </w:pPr>
      <w:r w:rsidRPr="00A03C55">
        <w:lastRenderedPageBreak/>
        <w:t>The Patient Identifier Cross-reference Manager shall perform the Expected Actions similar to the ones specified in ITI TF-2a: 3.8.4.2.3. The particular behavior is described below.</w:t>
      </w:r>
    </w:p>
    <w:p w14:paraId="469DF780" w14:textId="2576F264" w:rsidR="007A1F44" w:rsidRPr="00A03C55" w:rsidRDefault="007A1F44" w:rsidP="00A90064">
      <w:pPr>
        <w:pStyle w:val="BodyText"/>
      </w:pPr>
      <w:r w:rsidRPr="00A03C55">
        <w:t xml:space="preserve">When the Patient Identifier Cross-reference Manager receives the Duplicates </w:t>
      </w:r>
      <w:r w:rsidR="00C859C6" w:rsidRPr="00A03C55">
        <w:t xml:space="preserve">Resolved </w:t>
      </w:r>
      <w:r w:rsidRPr="00A03C55">
        <w:t xml:space="preserve">message type of the Patient Identity Feed transaction, it shall cross-reference the patient identifiers provided in the wrapper and the payload of the message by replacing any references it is maintaining internally to the patient ID provided in the wrapper by the patient ID included in the payload. After the identifier references are replaced, the Patient Identifier Cross-reference Manager shall reapply its internal cross-referencing logic/ policies before providing the updated information via either the PIX </w:t>
      </w:r>
      <w:r w:rsidR="004E45C7" w:rsidRPr="00A03C55">
        <w:t xml:space="preserve">V3 </w:t>
      </w:r>
      <w:r w:rsidRPr="00A03C55">
        <w:t>Query</w:t>
      </w:r>
      <w:r w:rsidR="004E45C7" w:rsidRPr="00A03C55">
        <w:t xml:space="preserve"> [ITI-45]</w:t>
      </w:r>
      <w:r w:rsidRPr="00A03C55">
        <w:t xml:space="preserve"> or PIX </w:t>
      </w:r>
      <w:r w:rsidR="004E45C7" w:rsidRPr="00A03C55">
        <w:t xml:space="preserve">V3 Update </w:t>
      </w:r>
      <w:r w:rsidRPr="00A03C55">
        <w:t xml:space="preserve">Notification </w:t>
      </w:r>
      <w:r w:rsidR="004E45C7" w:rsidRPr="00A03C55">
        <w:t xml:space="preserve">[ITI-46] </w:t>
      </w:r>
      <w:r w:rsidR="00E77430" w:rsidRPr="00A03C55">
        <w:t>transaction</w:t>
      </w:r>
      <w:r w:rsidRPr="00A03C55">
        <w:t>s.</w:t>
      </w:r>
    </w:p>
    <w:p w14:paraId="352CCB22" w14:textId="58270883"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13" w:name="_Toc169692699"/>
      <w:r w:rsidRPr="00A03C55">
        <w:rPr>
          <w:noProof w:val="0"/>
        </w:rPr>
        <w:t>3.44.4.2.3.1 Web Services Port Type and Binding Definitions</w:t>
      </w:r>
      <w:bookmarkEnd w:id="1313"/>
    </w:p>
    <w:p w14:paraId="1279A4D5" w14:textId="77777777" w:rsidR="007A1F44" w:rsidRPr="00A03C55" w:rsidRDefault="007A1F44" w:rsidP="00A90064">
      <w:pPr>
        <w:pStyle w:val="BodyText"/>
        <w:rPr>
          <w:b/>
        </w:rPr>
      </w:pPr>
      <w:r w:rsidRPr="00A03C55">
        <w:rPr>
          <w:b/>
        </w:rPr>
        <w:t>IHE-</w:t>
      </w:r>
      <w:r w:rsidRPr="00A03C55">
        <w:rPr>
          <w:b/>
          <w:bCs/>
        </w:rPr>
        <w:t>WSP201</w:t>
      </w:r>
      <w:r w:rsidRPr="00A03C55">
        <w:rPr>
          <w:b/>
        </w:rPr>
        <w:t>) The attribute /wsdl:definitions/@name SHALL be “PIXManager”.</w:t>
      </w:r>
    </w:p>
    <w:p w14:paraId="5FB52BCF" w14:textId="77777777" w:rsidR="007A1F44" w:rsidRPr="00A03C55" w:rsidRDefault="007A1F44" w:rsidP="00A90064">
      <w:pPr>
        <w:pStyle w:val="BodyText"/>
      </w:pPr>
      <w:r w:rsidRPr="00A03C55">
        <w:t>The following WSDL naming conventions SHALL apply:</w:t>
      </w:r>
    </w:p>
    <w:p w14:paraId="445E9963"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wsdl:definitions/@name="PIXManager":</w:t>
      </w:r>
    </w:p>
    <w:p w14:paraId="7C2F4819" w14:textId="77777777" w:rsidR="007A1F44" w:rsidRPr="00A03C55" w:rsidRDefault="007A1F44" w:rsidP="00A90064">
      <w:pPr>
        <w:spacing w:before="0"/>
        <w:rPr>
          <w:rFonts w:ascii="Courier New" w:hAnsi="Courier New"/>
          <w:sz w:val="20"/>
        </w:rPr>
      </w:pPr>
      <w:r w:rsidRPr="00A03C55">
        <w:rPr>
          <w:rFonts w:ascii="Courier New" w:hAnsi="Courier New"/>
          <w:sz w:val="20"/>
        </w:rPr>
        <w:tab/>
        <w:t>“merge” message  -&gt; "</w:t>
      </w:r>
      <w:r w:rsidRPr="00A03C55">
        <w:rPr>
          <w:rStyle w:val="Strong"/>
          <w:rFonts w:ascii="Courier New" w:hAnsi="Courier New" w:cs="Courier New"/>
          <w:b w:val="0"/>
          <w:bCs/>
          <w:sz w:val="20"/>
        </w:rPr>
        <w:t>PRPA_IN201304UV02</w:t>
      </w:r>
      <w:r w:rsidRPr="00A03C55">
        <w:rPr>
          <w:rFonts w:ascii="Courier New" w:hAnsi="Courier New"/>
          <w:sz w:val="20"/>
        </w:rPr>
        <w:t>_Message"</w:t>
      </w:r>
    </w:p>
    <w:p w14:paraId="3CEDDED1"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0C89DBF5" w14:textId="77777777" w:rsidR="007A1F44" w:rsidRPr="00A03C55" w:rsidRDefault="007A1F44" w:rsidP="00A9006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PIXManager</w:t>
      </w:r>
      <w:r w:rsidRPr="00A03C55">
        <w:rPr>
          <w:rFonts w:ascii="Courier New" w:hAnsi="Courier New"/>
          <w:sz w:val="20"/>
        </w:rPr>
        <w:t>_PortType"</w:t>
      </w:r>
    </w:p>
    <w:p w14:paraId="1FC80C4A" w14:textId="77777777" w:rsidR="007A1F44" w:rsidRPr="00A03C55" w:rsidRDefault="007A1F44" w:rsidP="00A90064">
      <w:pPr>
        <w:spacing w:before="0"/>
        <w:rPr>
          <w:rFonts w:ascii="Courier New" w:hAnsi="Courier New"/>
          <w:sz w:val="20"/>
        </w:rPr>
      </w:pPr>
      <w:r w:rsidRPr="00A03C55">
        <w:rPr>
          <w:rFonts w:ascii="Courier New" w:hAnsi="Courier New"/>
          <w:sz w:val="20"/>
        </w:rPr>
        <w:tab/>
        <w:t>merge operation  -&gt; "</w:t>
      </w:r>
      <w:r w:rsidRPr="00A03C55">
        <w:rPr>
          <w:rStyle w:val="Strong"/>
          <w:rFonts w:ascii="Courier New" w:hAnsi="Courier New"/>
          <w:b w:val="0"/>
          <w:sz w:val="20"/>
        </w:rPr>
        <w:t>PIXManager</w:t>
      </w:r>
      <w:r w:rsidRPr="00A03C55">
        <w:rPr>
          <w:rFonts w:ascii="Courier New" w:hAnsi="Courier New"/>
          <w:sz w:val="20"/>
        </w:rPr>
        <w:t>_PRPA_IN201304UV02"</w:t>
      </w:r>
    </w:p>
    <w:p w14:paraId="588C34E5"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b w:val="0"/>
          <w:sz w:val="20"/>
        </w:rPr>
        <w:t>PIXManager</w:t>
      </w:r>
      <w:r w:rsidRPr="00A03C55">
        <w:rPr>
          <w:rFonts w:ascii="Courier New" w:hAnsi="Courier New"/>
          <w:sz w:val="20"/>
        </w:rPr>
        <w:t>_Binding_Soap12"</w:t>
      </w:r>
    </w:p>
    <w:p w14:paraId="15D61002"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b w:val="0"/>
          <w:sz w:val="20"/>
        </w:rPr>
        <w:t>PIXManage</w:t>
      </w:r>
      <w:r w:rsidRPr="00A03C55">
        <w:rPr>
          <w:rStyle w:val="Strong"/>
          <w:rFonts w:ascii="Courier New" w:hAnsi="Courier New" w:cs="Courier New"/>
          <w:b w:val="0"/>
          <w:sz w:val="20"/>
        </w:rPr>
        <w:t>r</w:t>
      </w:r>
      <w:r w:rsidRPr="00A03C55">
        <w:rPr>
          <w:rFonts w:ascii="Courier New" w:hAnsi="Courier New"/>
          <w:sz w:val="20"/>
        </w:rPr>
        <w:t>_Port_Soap12"</w:t>
      </w:r>
    </w:p>
    <w:p w14:paraId="7C8AA2BB"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6D91D964"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314" w:name="_Toc169692700"/>
      <w:r w:rsidRPr="00A03C55">
        <w:rPr>
          <w:noProof w:val="0"/>
        </w:rPr>
        <w:t>3.44.4.2.3.1.1 Port Type</w:t>
      </w:r>
      <w:bookmarkEnd w:id="1314"/>
    </w:p>
    <w:p w14:paraId="0F4DBC1B" w14:textId="77777777" w:rsidR="007A1F44" w:rsidRPr="00A03C55" w:rsidRDefault="007A1F44" w:rsidP="003462A5">
      <w:pPr>
        <w:pStyle w:val="BodyText"/>
      </w:pPr>
    </w:p>
    <w:p w14:paraId="34360524"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 name="PIXManager_PortType"&gt;</w:t>
      </w:r>
    </w:p>
    <w:p w14:paraId="17700BC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sz w:val="20"/>
        </w:rPr>
        <w:t>_PRPA_IN201304UV02"&gt;</w:t>
      </w:r>
    </w:p>
    <w:p w14:paraId="40816328"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PRPA_IN201304UV02</w:t>
      </w:r>
      <w:r w:rsidRPr="00A03C55">
        <w:rPr>
          <w:rFonts w:ascii="Courier New" w:hAnsi="Courier New"/>
          <w:sz w:val="20"/>
        </w:rPr>
        <w:t>_Message" wsaw:Action="urn:hl7-org:v3:</w:t>
      </w:r>
      <w:r w:rsidRPr="00A03C55">
        <w:rPr>
          <w:rStyle w:val="Strong"/>
          <w:rFonts w:ascii="Courier New" w:hAnsi="Courier New" w:cs="Courier New"/>
          <w:b w:val="0"/>
          <w:sz w:val="20"/>
        </w:rPr>
        <w:t>PRPA_IN201304UV02</w:t>
      </w:r>
      <w:r w:rsidRPr="00A03C55">
        <w:rPr>
          <w:rFonts w:ascii="Courier New" w:hAnsi="Courier New"/>
          <w:sz w:val="20"/>
        </w:rPr>
        <w:t>"/&gt;</w:t>
      </w:r>
    </w:p>
    <w:p w14:paraId="3EC5CB66"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4518E80A"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678A954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&lt;/portType&gt;</w:t>
      </w:r>
    </w:p>
    <w:p w14:paraId="4A8CE5B5"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315" w:name="_Toc169692701"/>
      <w:r w:rsidRPr="00A03C55">
        <w:rPr>
          <w:noProof w:val="0"/>
        </w:rPr>
        <w:t>3.44.4.2.3.1.2 Bindings</w:t>
      </w:r>
      <w:bookmarkEnd w:id="1315"/>
    </w:p>
    <w:p w14:paraId="1A553DB4" w14:textId="77777777" w:rsidR="007A1F44" w:rsidRPr="00A03C55" w:rsidRDefault="007A1F44" w:rsidP="00A90064">
      <w:pPr>
        <w:pStyle w:val="BodyText"/>
      </w:pPr>
      <w:r w:rsidRPr="00A03C55">
        <w:t>SOAP 1.2 binding:</w:t>
      </w:r>
    </w:p>
    <w:p w14:paraId="532CD9E9"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7AB0B05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PIXManager</w:t>
      </w:r>
      <w:r w:rsidRPr="00A03C55">
        <w:rPr>
          <w:rFonts w:ascii="Courier New" w:hAnsi="Courier New"/>
          <w:sz w:val="20"/>
        </w:rPr>
        <w:t>_Binding_Soap12" type="PIXManager</w:t>
      </w:r>
      <w:r w:rsidRPr="00A03C55">
        <w:rPr>
          <w:rStyle w:val="Strong"/>
          <w:rFonts w:ascii="Courier New" w:hAnsi="Courier New" w:cs="Courier New"/>
          <w:b w:val="0"/>
          <w:sz w:val="20"/>
        </w:rPr>
        <w:t>_</w:t>
      </w:r>
      <w:r w:rsidRPr="00A03C55">
        <w:rPr>
          <w:rFonts w:ascii="Courier New" w:hAnsi="Courier New"/>
          <w:sz w:val="20"/>
        </w:rPr>
        <w:t>PortType"&gt;</w:t>
      </w:r>
    </w:p>
    <w:p w14:paraId="6769B446"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5D35C3F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_PRPA_IN201304UV02"&gt;</w:t>
      </w:r>
    </w:p>
    <w:p w14:paraId="72AB88BC" w14:textId="514ECABB" w:rsidR="007A1F44" w:rsidRPr="00A03C55" w:rsidRDefault="007A1F44" w:rsidP="00A9006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39A9825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36FB238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5B8F6BB4"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2823BAE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DC6C41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4D5E0784" w14:textId="77777777" w:rsidR="007A1F44" w:rsidRPr="00A03C55" w:rsidRDefault="007A1F44" w:rsidP="00A90064">
      <w:pPr>
        <w:spacing w:before="0"/>
        <w:rPr>
          <w:rFonts w:ascii="Courier New" w:hAnsi="Courier New"/>
          <w:sz w:val="20"/>
        </w:rPr>
      </w:pPr>
      <w:r w:rsidRPr="00A03C55">
        <w:rPr>
          <w:rFonts w:ascii="Courier New" w:hAnsi="Courier New"/>
          <w:sz w:val="20"/>
        </w:rPr>
        <w:lastRenderedPageBreak/>
        <w:t xml:space="preserve">      &lt;/output&gt;</w:t>
      </w:r>
    </w:p>
    <w:p w14:paraId="2B53265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2FF3048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190204AB"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7D79C220" w14:textId="77777777" w:rsidR="007A1F44" w:rsidRPr="00A03C55" w:rsidRDefault="007A1F44" w:rsidP="003462A5">
      <w:pPr>
        <w:pStyle w:val="BodyText"/>
      </w:pPr>
    </w:p>
    <w:p w14:paraId="431933B2" w14:textId="1144EFAD" w:rsidR="007A1F44" w:rsidRPr="00A03C55" w:rsidRDefault="007A1F44" w:rsidP="00ED4370">
      <w:pPr>
        <w:pStyle w:val="BodyText"/>
      </w:pPr>
      <w:r w:rsidRPr="00A03C55">
        <w:t xml:space="preserve">An informative WSDL for the PIX Manager implementing the PIXV3 Profile is available </w:t>
      </w:r>
      <w:del w:id="1316" w:author="Lynn Felhofer" w:date="2020-03-23T16:17:00Z">
        <w:r w:rsidRPr="00A03C55" w:rsidDel="00392918">
          <w:delText xml:space="preserve">online on the </w:delText>
        </w:r>
      </w:del>
      <w:del w:id="1317" w:author="Lynn Felhofer" w:date="2020-03-23T15:51:00Z">
        <w:r w:rsidRPr="00A03C55" w:rsidDel="00FD6681">
          <w:delText>IHE FTP site</w:delText>
        </w:r>
      </w:del>
      <w:del w:id="1318" w:author="Lynn Felhofer" w:date="2020-03-23T16:17:00Z">
        <w:r w:rsidRPr="00A03C55" w:rsidDel="00392918">
          <w:delText>,</w:delText>
        </w:r>
      </w:del>
      <w:ins w:id="1319" w:author="Lynn Felhofer" w:date="2020-03-23T16:17:00Z">
        <w:r w:rsidR="00392918">
          <w:t xml:space="preserve">online: </w:t>
        </w:r>
      </w:ins>
      <w:r w:rsidRPr="00A03C55">
        <w:t xml:space="preserve"> see ITI TF-2x: Appendix W.</w:t>
      </w:r>
    </w:p>
    <w:p w14:paraId="38E1070F"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20" w:name="_Toc169692702"/>
      <w:r w:rsidRPr="00A03C55">
        <w:rPr>
          <w:noProof w:val="0"/>
        </w:rPr>
        <w:t>3.44.4.2.3.2 Message Examples</w:t>
      </w:r>
      <w:bookmarkEnd w:id="1320"/>
    </w:p>
    <w:p w14:paraId="2BD8AAA9" w14:textId="77D5EFEF" w:rsidR="007A1F44" w:rsidRPr="00A03C55" w:rsidRDefault="007A1F44" w:rsidP="00ED4370">
      <w:pPr>
        <w:pStyle w:val="BodyText"/>
      </w:pPr>
      <w:r w:rsidRPr="00A03C55">
        <w:t xml:space="preserve">Message examples can be found </w:t>
      </w:r>
      <w:del w:id="1321" w:author="Lynn Felhofer" w:date="2020-03-23T16:17:00Z">
        <w:r w:rsidRPr="00A03C55" w:rsidDel="00392918">
          <w:delText xml:space="preserve">online on the </w:delText>
        </w:r>
      </w:del>
      <w:del w:id="1322" w:author="Lynn Felhofer" w:date="2020-03-23T15:51:00Z">
        <w:r w:rsidRPr="00A03C55" w:rsidDel="00FD6681">
          <w:delText>IHE FTP site</w:delText>
        </w:r>
      </w:del>
      <w:del w:id="1323" w:author="Lynn Felhofer" w:date="2020-03-23T16:17:00Z">
        <w:r w:rsidRPr="00A03C55" w:rsidDel="00392918">
          <w:delText>,</w:delText>
        </w:r>
      </w:del>
      <w:ins w:id="1324" w:author="Lynn Felhofer" w:date="2020-03-23T16:17:00Z">
        <w:r w:rsidR="00392918">
          <w:t xml:space="preserve">online: </w:t>
        </w:r>
      </w:ins>
      <w:r w:rsidRPr="00A03C55">
        <w:t xml:space="preserve"> see ITI TF-2x: Appendix W.</w:t>
      </w:r>
    </w:p>
    <w:p w14:paraId="3217D190"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325" w:name="_Toc169692703"/>
      <w:r w:rsidRPr="00A03C55">
        <w:rPr>
          <w:noProof w:val="0"/>
        </w:rPr>
        <w:t>3.44.4.2.4 Expected Actions – Document Registry</w:t>
      </w:r>
      <w:bookmarkEnd w:id="1325"/>
    </w:p>
    <w:p w14:paraId="56CF55AE" w14:textId="5F3DA20B" w:rsidR="007A1F44" w:rsidRPr="00A03C55" w:rsidRDefault="007A1F44" w:rsidP="00A90064">
      <w:pPr>
        <w:pStyle w:val="BodyText"/>
      </w:pPr>
      <w:r w:rsidRPr="00A03C55">
        <w:t xml:space="preserve">The Document Registry shall be capable of accepting attributes in the Duplicates </w:t>
      </w:r>
      <w:r w:rsidR="004E45C7" w:rsidRPr="00A03C55">
        <w:t xml:space="preserve">Resolved </w:t>
      </w:r>
      <w:r w:rsidRPr="00A03C55">
        <w:t>message as specified in Table 3.44.4.2.2.2-1. Other attributes may exist, but the Document Registry shall ignore them.</w:t>
      </w:r>
    </w:p>
    <w:p w14:paraId="6B16E247" w14:textId="56C44332" w:rsidR="007A1F44" w:rsidRPr="00A03C55" w:rsidRDefault="007A1F44" w:rsidP="00A90064">
      <w:pPr>
        <w:pStyle w:val="BodyText"/>
      </w:pPr>
      <w:r w:rsidRPr="00A03C55">
        <w:t>The Document Registry shall perform the Expected Actions similar to the ones specified in ITI TF-2a: 3.8.4.2.4. The particular behavior is described below.</w:t>
      </w:r>
    </w:p>
    <w:p w14:paraId="67F3B779" w14:textId="5A7E7748" w:rsidR="007A1F44" w:rsidRPr="00A03C55" w:rsidRDefault="007A1F44" w:rsidP="00A90064">
      <w:pPr>
        <w:pStyle w:val="BodyText"/>
      </w:pPr>
      <w:r w:rsidRPr="00A03C55">
        <w:t xml:space="preserve">When the Document Registry receives the Duplicates </w:t>
      </w:r>
      <w:r w:rsidR="004E45C7" w:rsidRPr="00A03C55">
        <w:t xml:space="preserve">Resolved </w:t>
      </w:r>
      <w:r w:rsidRPr="00A03C55">
        <w:t xml:space="preserve">message of the Patient Identity Feed transaction, it shall merge the patient identity specified in the </w:t>
      </w:r>
      <w:r w:rsidR="00A736EB" w:rsidRPr="00A03C55">
        <w:t xml:space="preserve">priorRegisteredRole.id </w:t>
      </w:r>
      <w:r w:rsidRPr="00A03C55">
        <w:t>attribute of the Control-Act wrapper (subsumed patient identifier) into the patient identity specified in Patient.id attribute of the message payload (surviving patient identifier) in its registry. After the merge, all Document Submission Sets (including all Documents and Folders beneath them) under the secondary patient identity before the merge shall point to the primary patient identity. The secondary patient identity shall no longer be referenced in the future services provided by the Document Registry.</w:t>
      </w:r>
    </w:p>
    <w:p w14:paraId="0BD29C90" w14:textId="40B2E597" w:rsidR="007A1F44" w:rsidRPr="00A03C55" w:rsidRDefault="007A1F44" w:rsidP="00A90064">
      <w:pPr>
        <w:pStyle w:val="BodyText"/>
      </w:pPr>
      <w:r w:rsidRPr="00A03C55">
        <w:t xml:space="preserve">Changes resulting from a Duplicates </w:t>
      </w:r>
      <w:r w:rsidR="004E45C7" w:rsidRPr="00A03C55">
        <w:t xml:space="preserve">Resolved </w:t>
      </w:r>
      <w:r w:rsidRPr="00A03C55">
        <w:t>message are not reversible. No un-resolve message is supported by this transaction.</w:t>
      </w:r>
    </w:p>
    <w:p w14:paraId="389CE7F1" w14:textId="2A1EA2EE" w:rsidR="007A1F44" w:rsidRPr="00A03C55" w:rsidRDefault="007A1F44" w:rsidP="00A90064">
      <w:pPr>
        <w:pStyle w:val="BodyText"/>
      </w:pPr>
      <w:r w:rsidRPr="00A03C55">
        <w:t xml:space="preserve">A Duplicates </w:t>
      </w:r>
      <w:r w:rsidR="004E45C7" w:rsidRPr="00A03C55">
        <w:t xml:space="preserve">Resolved </w:t>
      </w:r>
      <w:r w:rsidRPr="00A03C55">
        <w:t xml:space="preserve">message contains two attributes of interest: </w:t>
      </w:r>
    </w:p>
    <w:p w14:paraId="767AD3C7" w14:textId="168DC898" w:rsidR="008E3CF3" w:rsidRPr="00A03C55" w:rsidRDefault="00A736EB" w:rsidP="00EC243F">
      <w:pPr>
        <w:pStyle w:val="ListBullet2"/>
      </w:pPr>
      <w:r w:rsidRPr="00A03C55">
        <w:t xml:space="preserve">priorRegisteredRole.id </w:t>
      </w:r>
      <w:r w:rsidR="007A1F44" w:rsidRPr="00A03C55">
        <w:t>– subsumed patient identifier: the patient identifier which is to become obsolete</w:t>
      </w:r>
    </w:p>
    <w:p w14:paraId="611B6138" w14:textId="77777777" w:rsidR="008E3CF3" w:rsidRPr="00A03C55" w:rsidRDefault="007A1F44" w:rsidP="00EC243F">
      <w:pPr>
        <w:pStyle w:val="ListBullet2"/>
      </w:pPr>
      <w:r w:rsidRPr="00A03C55">
        <w:t>Patient.id – surviving patient identifier: the patient identifier which is to remain active.</w:t>
      </w:r>
    </w:p>
    <w:p w14:paraId="726D78C8" w14:textId="58551DAC" w:rsidR="007A1F44" w:rsidRPr="00A03C55" w:rsidRDefault="007A1F44" w:rsidP="00A90064">
      <w:pPr>
        <w:pStyle w:val="BodyText"/>
      </w:pPr>
      <w:r w:rsidRPr="00A03C55">
        <w:t xml:space="preserve">After a duplicate resolution, the Patient.id attribute represents all records formerly represented by either the Patient.id attribute or the </w:t>
      </w:r>
      <w:r w:rsidR="00A736EB" w:rsidRPr="00A03C55">
        <w:t xml:space="preserve">priorRegisteredRole.id </w:t>
      </w:r>
      <w:r w:rsidRPr="00A03C55">
        <w:t>attribute. All other attributes may be ignored.</w:t>
      </w:r>
    </w:p>
    <w:p w14:paraId="6CBF8FE2" w14:textId="77777777" w:rsidR="007A1F44" w:rsidRPr="00A03C55" w:rsidRDefault="007A1F44" w:rsidP="00A90064">
      <w:pPr>
        <w:pStyle w:val="BodyText"/>
      </w:pPr>
      <w:r w:rsidRPr="00A03C55">
        <w:t>The following conditions shall be detected by the Document Registry. Messages containing these conditions shall not update the state of the Document Registry.</w:t>
      </w:r>
    </w:p>
    <w:p w14:paraId="0BFFBB6E" w14:textId="77777777" w:rsidR="008E3CF3" w:rsidRPr="00A03C55" w:rsidRDefault="007A1F44" w:rsidP="00EC243F">
      <w:pPr>
        <w:pStyle w:val="ListBullet2"/>
      </w:pPr>
      <w:r w:rsidRPr="00A03C55">
        <w:t>The subsumed patient identifier is not issued by the correct Assigning Authority according to the Affinity Domain configuration.</w:t>
      </w:r>
    </w:p>
    <w:p w14:paraId="6CC614D8" w14:textId="77777777" w:rsidR="008E3CF3" w:rsidRPr="00A03C55" w:rsidRDefault="007A1F44" w:rsidP="00EC243F">
      <w:pPr>
        <w:pStyle w:val="ListBullet2"/>
      </w:pPr>
      <w:r w:rsidRPr="00A03C55">
        <w:t>The surviving patient identifier is not issued by the correct Assigning Authority according to the Affinity Domain configuration.</w:t>
      </w:r>
    </w:p>
    <w:p w14:paraId="061A90EB" w14:textId="77777777" w:rsidR="008E3CF3" w:rsidRPr="00A03C55" w:rsidRDefault="007A1F44" w:rsidP="00EC243F">
      <w:pPr>
        <w:pStyle w:val="ListBullet2"/>
      </w:pPr>
      <w:r w:rsidRPr="00A03C55">
        <w:lastRenderedPageBreak/>
        <w:t>The subsumed and surviving patient identifiers are the same.</w:t>
      </w:r>
    </w:p>
    <w:p w14:paraId="443630F5" w14:textId="77777777" w:rsidR="008E3CF3" w:rsidRPr="00A03C55" w:rsidRDefault="007A1F44" w:rsidP="00EC243F">
      <w:pPr>
        <w:pStyle w:val="ListBullet2"/>
      </w:pPr>
      <w:r w:rsidRPr="00A03C55">
        <w:rPr>
          <w:szCs w:val="24"/>
        </w:rPr>
        <w:t>The subsumed patient identifier has already been subsumed by an earlier message</w:t>
      </w:r>
      <w:r w:rsidRPr="00A03C55">
        <w:t>.</w:t>
      </w:r>
    </w:p>
    <w:p w14:paraId="6E00F993" w14:textId="77777777" w:rsidR="008E3CF3" w:rsidRPr="00A03C55" w:rsidRDefault="007A1F44" w:rsidP="00EC243F">
      <w:pPr>
        <w:pStyle w:val="ListBullet2"/>
      </w:pPr>
      <w:r w:rsidRPr="00A03C55">
        <w:t>The surviving patient identifier has already been subsumed by and earlier message.</w:t>
      </w:r>
    </w:p>
    <w:p w14:paraId="36735CB0" w14:textId="77777777" w:rsidR="008E3CF3" w:rsidRPr="00A03C55" w:rsidRDefault="007A1F44" w:rsidP="00EC243F">
      <w:pPr>
        <w:pStyle w:val="ListBullet2"/>
      </w:pPr>
      <w:r w:rsidRPr="00A03C55">
        <w:t>The subsumed patient identifier does not convey a currently active patient identifier known to the Document Registry.</w:t>
      </w:r>
    </w:p>
    <w:p w14:paraId="02B78F27" w14:textId="77777777" w:rsidR="007A1F44" w:rsidRPr="00A03C55" w:rsidRDefault="007A1F44" w:rsidP="00A90064">
      <w:pPr>
        <w:pStyle w:val="BodyText"/>
      </w:pPr>
      <w:r w:rsidRPr="00A03C55">
        <w:t>If none of the above conditions occur then the Document Registry shall perform the following duties:</w:t>
      </w:r>
    </w:p>
    <w:p w14:paraId="56FB7C05" w14:textId="1F1D0169" w:rsidR="008E3CF3" w:rsidRPr="00A03C55" w:rsidRDefault="007A1F44" w:rsidP="000F64B0">
      <w:pPr>
        <w:pStyle w:val="ListNumber2"/>
        <w:numPr>
          <w:ilvl w:val="0"/>
          <w:numId w:val="18"/>
        </w:numPr>
      </w:pPr>
      <w:r w:rsidRPr="00A03C55">
        <w:t xml:space="preserve">Records the merge. Only the subsumed and surviving patient identifiers need be remembered. A patient identifier merge affects the processing of future </w:t>
      </w:r>
      <w:r w:rsidR="00903C21" w:rsidRPr="00A03C55">
        <w:t xml:space="preserve">Registry Stored Query [ITI-18] and </w:t>
      </w:r>
      <w:r w:rsidRPr="00A03C55">
        <w:t>Register Document Set</w:t>
      </w:r>
      <w:r w:rsidR="00903C21" w:rsidRPr="00A03C55">
        <w:t>-b</w:t>
      </w:r>
      <w:r w:rsidRPr="00A03C55">
        <w:t xml:space="preserve"> [ITI-</w:t>
      </w:r>
      <w:r w:rsidR="00903C21" w:rsidRPr="00A03C55">
        <w:t>42</w:t>
      </w:r>
      <w:r w:rsidRPr="00A03C55">
        <w:t xml:space="preserve">] transactions. See ITI TF-2a: </w:t>
      </w:r>
      <w:r w:rsidR="00903C21" w:rsidRPr="00A03C55">
        <w:t xml:space="preserve">3.18.4.1.2.3.9 </w:t>
      </w:r>
      <w:r w:rsidRPr="00A03C55">
        <w:t>for details</w:t>
      </w:r>
      <w:r w:rsidR="00903C21" w:rsidRPr="00A03C55">
        <w:t xml:space="preserve"> of how this message type affects results of a query transaction and Section 3.42.4.1.3.3.2 to see how it affects the Register Document Set-b [ITI-42] transaction</w:t>
      </w:r>
      <w:r w:rsidRPr="00A03C55">
        <w:t>.</w:t>
      </w:r>
    </w:p>
    <w:p w14:paraId="08D1B625" w14:textId="77777777" w:rsidR="008E3CF3" w:rsidRPr="00A03C55" w:rsidRDefault="007A1F44" w:rsidP="000F64B0">
      <w:pPr>
        <w:pStyle w:val="ListNumber2"/>
        <w:numPr>
          <w:ilvl w:val="0"/>
          <w:numId w:val="18"/>
        </w:numPr>
      </w:pPr>
      <w:r w:rsidRPr="00A03C55">
        <w:t>Multiple merge transactions can form a recorded merge chain, where the Subsumed identifier of the current merge is the Surviving identifier of a previous merge.</w:t>
      </w:r>
    </w:p>
    <w:p w14:paraId="70456A40" w14:textId="021D86C5" w:rsidR="008E3CF3" w:rsidRPr="00A03C55" w:rsidRDefault="007A1F44" w:rsidP="000F64B0">
      <w:pPr>
        <w:pStyle w:val="ListNumber2"/>
        <w:numPr>
          <w:ilvl w:val="0"/>
          <w:numId w:val="18"/>
        </w:numPr>
      </w:pPr>
      <w:r w:rsidRPr="00A03C55">
        <w:t>Register Document Set</w:t>
      </w:r>
      <w:r w:rsidR="00DE346D" w:rsidRPr="00A03C55">
        <w:t>-b</w:t>
      </w:r>
      <w:r w:rsidRPr="00A03C55">
        <w:t xml:space="preserve"> transactions referencing a subsumed identifier are rejected with an XDSUnknownPatientId error.</w:t>
      </w:r>
    </w:p>
    <w:p w14:paraId="320A1E06" w14:textId="690A33B7" w:rsidR="008E3CF3" w:rsidRPr="00A03C55" w:rsidRDefault="00DE346D" w:rsidP="000F64B0">
      <w:pPr>
        <w:pStyle w:val="ListNumber2"/>
        <w:numPr>
          <w:ilvl w:val="0"/>
          <w:numId w:val="18"/>
        </w:numPr>
      </w:pPr>
      <w:r w:rsidRPr="00A03C55">
        <w:t xml:space="preserve">Registry </w:t>
      </w:r>
      <w:r w:rsidR="007A1F44" w:rsidRPr="00A03C55">
        <w:t>Stored Query transactions referencing a subsumed identifier return no content.</w:t>
      </w:r>
    </w:p>
    <w:p w14:paraId="492EA0EC" w14:textId="1A4478C7" w:rsidR="008E3CF3" w:rsidRPr="00A03C55" w:rsidRDefault="00DE346D" w:rsidP="000F64B0">
      <w:pPr>
        <w:pStyle w:val="ListNumber2"/>
        <w:numPr>
          <w:ilvl w:val="0"/>
          <w:numId w:val="18"/>
        </w:numPr>
      </w:pPr>
      <w:r w:rsidRPr="00A03C55">
        <w:t xml:space="preserve">Registry </w:t>
      </w:r>
      <w:r w:rsidR="007A1F44" w:rsidRPr="00A03C55">
        <w:t>Stored Query transactions referencing a surviving identifier successfully match the entire recorded merge chain and return appropriate metadata.</w:t>
      </w:r>
    </w:p>
    <w:p w14:paraId="1CE06849" w14:textId="099E1E30" w:rsidR="008E3CF3" w:rsidRPr="00A03C55" w:rsidRDefault="007A1F44" w:rsidP="000F64B0">
      <w:pPr>
        <w:pStyle w:val="ListNumber2"/>
        <w:numPr>
          <w:ilvl w:val="0"/>
          <w:numId w:val="18"/>
        </w:numPr>
      </w:pPr>
      <w:r w:rsidRPr="00A03C55">
        <w:t xml:space="preserve">No change in the Registry </w:t>
      </w:r>
      <w:r w:rsidR="00DE346D" w:rsidRPr="00A03C55">
        <w:t>Stored</w:t>
      </w:r>
      <w:r w:rsidRPr="00A03C55">
        <w:t>Query transaction.</w:t>
      </w:r>
    </w:p>
    <w:p w14:paraId="680D773B" w14:textId="3DC42DED" w:rsidR="007A1F44" w:rsidRPr="00A03C55" w:rsidRDefault="007A1F44" w:rsidP="00A90064">
      <w:pPr>
        <w:pStyle w:val="Note"/>
      </w:pPr>
      <w:r w:rsidRPr="00A03C55">
        <w:t xml:space="preserve">Note: This transaction does not specify how the merge is to be implemented. It may or may not change the stored form of the metadata. It only specifies the observable results from the perspective of the Registry Stored Query </w:t>
      </w:r>
      <w:r w:rsidR="00FA20C2" w:rsidRPr="00A03C55">
        <w:t xml:space="preserve">[ITI-18] </w:t>
      </w:r>
      <w:r w:rsidRPr="00A03C55">
        <w:t xml:space="preserve">transaction and the Register Document Set-b </w:t>
      </w:r>
      <w:r w:rsidR="00892228" w:rsidRPr="00A03C55">
        <w:t>[ITI-42].</w:t>
      </w:r>
      <w:r w:rsidRPr="00A03C55">
        <w:t>transaction</w:t>
      </w:r>
      <w:r w:rsidR="00892228" w:rsidRPr="00A03C55">
        <w:t>.</w:t>
      </w:r>
      <w:r w:rsidRPr="00A03C55">
        <w:t xml:space="preserve"> </w:t>
      </w:r>
    </w:p>
    <w:p w14:paraId="67A413E8"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26" w:name="_Toc169692704"/>
      <w:r w:rsidRPr="00A03C55">
        <w:rPr>
          <w:noProof w:val="0"/>
        </w:rPr>
        <w:t>3.44.4.2.4.1 Web Services Port Type and Binding Definitions</w:t>
      </w:r>
      <w:bookmarkEnd w:id="1326"/>
    </w:p>
    <w:p w14:paraId="1C9CA6B1" w14:textId="77777777" w:rsidR="007A1F44" w:rsidRPr="00A03C55" w:rsidRDefault="007A1F44" w:rsidP="00A90064">
      <w:pPr>
        <w:pStyle w:val="BodyText"/>
        <w:rPr>
          <w:b/>
        </w:rPr>
      </w:pPr>
      <w:r w:rsidRPr="00A03C55">
        <w:rPr>
          <w:b/>
        </w:rPr>
        <w:t>IHE-</w:t>
      </w:r>
      <w:r w:rsidRPr="00A03C55">
        <w:rPr>
          <w:b/>
          <w:bCs/>
        </w:rPr>
        <w:t>WSP201</w:t>
      </w:r>
      <w:r w:rsidRPr="00A03C55">
        <w:rPr>
          <w:b/>
        </w:rPr>
        <w:t>) The attribute /wsdl:definitions/@name SHALL be “DocumentRegistry”.</w:t>
      </w:r>
    </w:p>
    <w:p w14:paraId="40B38DFF" w14:textId="77777777" w:rsidR="007A1F44" w:rsidRPr="00A03C55" w:rsidRDefault="007A1F44" w:rsidP="00A90064">
      <w:pPr>
        <w:pStyle w:val="BodyText"/>
      </w:pPr>
      <w:r w:rsidRPr="00A03C55">
        <w:t>The following WSDL naming conventions SHALL apply:</w:t>
      </w:r>
    </w:p>
    <w:p w14:paraId="435B443B"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wsdl:definitions/@name="DocumentRegistry":</w:t>
      </w:r>
    </w:p>
    <w:p w14:paraId="1F55680C" w14:textId="77777777" w:rsidR="007A1F44" w:rsidRPr="00A03C55" w:rsidRDefault="007A1F44" w:rsidP="00A90064">
      <w:pPr>
        <w:spacing w:before="0"/>
        <w:rPr>
          <w:rFonts w:ascii="Courier New" w:hAnsi="Courier New"/>
          <w:sz w:val="20"/>
        </w:rPr>
      </w:pPr>
      <w:r w:rsidRPr="00A03C55">
        <w:rPr>
          <w:rFonts w:ascii="Courier New" w:hAnsi="Courier New"/>
          <w:sz w:val="20"/>
        </w:rPr>
        <w:tab/>
        <w:t>"resolve duplicates" message  -&gt; "</w:t>
      </w:r>
      <w:r w:rsidRPr="00A03C55">
        <w:rPr>
          <w:rStyle w:val="Strong"/>
          <w:rFonts w:ascii="Courier New" w:hAnsi="Courier New" w:cs="Courier New"/>
          <w:b w:val="0"/>
          <w:sz w:val="20"/>
        </w:rPr>
        <w:t>PRPA_IN201304UV02</w:t>
      </w:r>
      <w:r w:rsidRPr="00A03C55">
        <w:rPr>
          <w:rFonts w:ascii="Courier New" w:hAnsi="Courier New"/>
          <w:sz w:val="20"/>
        </w:rPr>
        <w:t>_Message"</w:t>
      </w:r>
    </w:p>
    <w:p w14:paraId="2A855B51"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590D0CCA" w14:textId="77777777" w:rsidR="007A1F44" w:rsidRPr="00A03C55" w:rsidRDefault="007A1F44" w:rsidP="00A9006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DocumentRegistry</w:t>
      </w:r>
      <w:r w:rsidRPr="00A03C55">
        <w:rPr>
          <w:rFonts w:ascii="Courier New" w:hAnsi="Courier New"/>
          <w:sz w:val="20"/>
        </w:rPr>
        <w:t>_PortType"</w:t>
      </w:r>
    </w:p>
    <w:p w14:paraId="64B07D78" w14:textId="77777777" w:rsidR="007A1F44" w:rsidRPr="00A03C55" w:rsidRDefault="007A1F44" w:rsidP="00A90064">
      <w:pPr>
        <w:spacing w:before="0"/>
        <w:rPr>
          <w:rFonts w:ascii="Courier New" w:hAnsi="Courier New"/>
          <w:sz w:val="20"/>
        </w:rPr>
      </w:pPr>
      <w:r w:rsidRPr="00A03C55">
        <w:rPr>
          <w:rFonts w:ascii="Courier New" w:hAnsi="Courier New"/>
          <w:sz w:val="20"/>
        </w:rPr>
        <w:tab/>
        <w:t>resolve duplicates operation  -&gt; "</w:t>
      </w:r>
      <w:r w:rsidRPr="00A03C55">
        <w:rPr>
          <w:rStyle w:val="Strong"/>
          <w:rFonts w:ascii="Courier New" w:hAnsi="Courier New" w:cs="Courier New"/>
          <w:b w:val="0"/>
          <w:sz w:val="20"/>
        </w:rPr>
        <w:t>DocumentRegistry</w:t>
      </w:r>
      <w:r w:rsidRPr="00A03C55">
        <w:rPr>
          <w:rFonts w:ascii="Courier New" w:hAnsi="Courier New"/>
          <w:sz w:val="20"/>
        </w:rPr>
        <w:t>_PRPA_IN201304UV02"</w:t>
      </w:r>
    </w:p>
    <w:p w14:paraId="61CA477F"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DocumentRegistry</w:t>
      </w:r>
      <w:r w:rsidRPr="00A03C55">
        <w:rPr>
          <w:rFonts w:ascii="Courier New" w:hAnsi="Courier New"/>
          <w:sz w:val="20"/>
        </w:rPr>
        <w:t>_Binding_Soap12"</w:t>
      </w:r>
    </w:p>
    <w:p w14:paraId="2825CA59"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DocumentRegistry</w:t>
      </w:r>
      <w:r w:rsidRPr="00A03C55">
        <w:rPr>
          <w:rFonts w:ascii="Courier New" w:hAnsi="Courier New"/>
          <w:sz w:val="20"/>
        </w:rPr>
        <w:t>_Port_Soap12"</w:t>
      </w:r>
    </w:p>
    <w:p w14:paraId="4CD091CC" w14:textId="77777777" w:rsidR="007A1F44" w:rsidRPr="00A03C55" w:rsidRDefault="007A1F44" w:rsidP="003462A5">
      <w:pPr>
        <w:pStyle w:val="BodyText"/>
      </w:pPr>
    </w:p>
    <w:p w14:paraId="7876144D"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64F5BBF7"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327" w:name="_Toc169692705"/>
      <w:r w:rsidRPr="00A03C55">
        <w:rPr>
          <w:noProof w:val="0"/>
        </w:rPr>
        <w:lastRenderedPageBreak/>
        <w:t>3.44.4.2.4.1.1 Port Type</w:t>
      </w:r>
      <w:bookmarkEnd w:id="1327"/>
    </w:p>
    <w:p w14:paraId="4238E572" w14:textId="77777777" w:rsidR="007A1F44" w:rsidRPr="00A03C55" w:rsidRDefault="007A1F44" w:rsidP="003462A5">
      <w:pPr>
        <w:pStyle w:val="BodyText"/>
      </w:pPr>
    </w:p>
    <w:p w14:paraId="1BC723C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 name="DocumentRegistry_PortType"&gt;</w:t>
      </w:r>
    </w:p>
    <w:p w14:paraId="41B4493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DocumentRegistry</w:t>
      </w:r>
      <w:r w:rsidRPr="00A03C55">
        <w:rPr>
          <w:rFonts w:ascii="Courier New" w:hAnsi="Courier New"/>
          <w:sz w:val="20"/>
        </w:rPr>
        <w:t>_PRPA_IN201304UV02"&gt;</w:t>
      </w:r>
    </w:p>
    <w:p w14:paraId="3C694DC5"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PRPA_IN201304UV02</w:t>
      </w:r>
      <w:r w:rsidRPr="00A03C55">
        <w:rPr>
          <w:rFonts w:ascii="Courier New" w:hAnsi="Courier New"/>
          <w:sz w:val="20"/>
        </w:rPr>
        <w:t>_Message" wsaw:Action="urn:hl7-org:v3:</w:t>
      </w:r>
      <w:r w:rsidRPr="00A03C55">
        <w:rPr>
          <w:rStyle w:val="Strong"/>
          <w:rFonts w:ascii="Courier New" w:hAnsi="Courier New" w:cs="Courier New"/>
          <w:b w:val="0"/>
          <w:sz w:val="20"/>
        </w:rPr>
        <w:t>PRPA_IN201304UV02</w:t>
      </w:r>
      <w:r w:rsidRPr="00A03C55">
        <w:rPr>
          <w:rFonts w:ascii="Courier New" w:hAnsi="Courier New"/>
          <w:sz w:val="20"/>
        </w:rPr>
        <w:t>"/&gt;</w:t>
      </w:r>
    </w:p>
    <w:p w14:paraId="2ED95E67"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6407551B"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858D5C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&lt;/portType&gt;</w:t>
      </w:r>
    </w:p>
    <w:p w14:paraId="530E45DA"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328" w:name="_Toc169692706"/>
      <w:r w:rsidRPr="00A03C55">
        <w:rPr>
          <w:noProof w:val="0"/>
        </w:rPr>
        <w:t>3.44.4.2.4.1.2 Bindings</w:t>
      </w:r>
      <w:bookmarkEnd w:id="1328"/>
    </w:p>
    <w:p w14:paraId="659AA11F" w14:textId="77777777" w:rsidR="007A1F44" w:rsidRPr="00A03C55" w:rsidRDefault="007A1F44" w:rsidP="00A90064">
      <w:pPr>
        <w:pStyle w:val="BodyText"/>
      </w:pPr>
      <w:r w:rsidRPr="00A03C55">
        <w:t>SOAP 1.2 binding:</w:t>
      </w:r>
    </w:p>
    <w:p w14:paraId="782415C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1B6536C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DocumentRegistry</w:t>
      </w:r>
      <w:r w:rsidRPr="00A03C55">
        <w:rPr>
          <w:rFonts w:ascii="Courier New" w:hAnsi="Courier New"/>
          <w:sz w:val="20"/>
        </w:rPr>
        <w:t>_Binding_Soap12" type="DocumentRegistry</w:t>
      </w:r>
      <w:r w:rsidRPr="00A03C55">
        <w:rPr>
          <w:rStyle w:val="Strong"/>
          <w:rFonts w:ascii="Courier New" w:hAnsi="Courier New" w:cs="Courier New"/>
          <w:b w:val="0"/>
          <w:sz w:val="20"/>
        </w:rPr>
        <w:t>_</w:t>
      </w:r>
      <w:r w:rsidRPr="00A03C55">
        <w:rPr>
          <w:rFonts w:ascii="Courier New" w:hAnsi="Courier New"/>
          <w:sz w:val="20"/>
        </w:rPr>
        <w:t>PortType"&gt;</w:t>
      </w:r>
    </w:p>
    <w:p w14:paraId="14F28FD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3885CD8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DocumentRegistry</w:t>
      </w:r>
      <w:r w:rsidRPr="00A03C55">
        <w:rPr>
          <w:rFonts w:ascii="Courier New" w:hAnsi="Courier New"/>
          <w:sz w:val="20"/>
        </w:rPr>
        <w:t>_PRPA_IN201304UV02"&gt;</w:t>
      </w:r>
    </w:p>
    <w:p w14:paraId="002A8F63" w14:textId="4453177A" w:rsidR="007A1F44" w:rsidRPr="00A03C55" w:rsidRDefault="007A1F44" w:rsidP="00A90064">
      <w:pPr>
        <w:spacing w:before="0"/>
        <w:rPr>
          <w:rFonts w:ascii="Courier New" w:hAnsi="Courier New"/>
          <w:sz w:val="20"/>
        </w:rPr>
      </w:pPr>
      <w:r w:rsidRPr="00A03C55">
        <w:rPr>
          <w:rFonts w:ascii="Courier New" w:hAnsi="Courier New"/>
          <w:sz w:val="20"/>
        </w:rPr>
        <w:t xml:space="preserve">&lt;wsoap12:operation </w:t>
      </w:r>
      <w:r w:rsidR="002A0121" w:rsidRPr="00A03C55">
        <w:rPr>
          <w:rFonts w:ascii="Courier New" w:hAnsi="Courier New"/>
          <w:sz w:val="20"/>
        </w:rPr>
        <w:t>soapActionRequired="false"</w:t>
      </w:r>
      <w:r w:rsidRPr="00A03C55">
        <w:rPr>
          <w:rFonts w:ascii="Courier New" w:hAnsi="Courier New"/>
          <w:sz w:val="20"/>
        </w:rPr>
        <w:t>/&gt;</w:t>
      </w:r>
    </w:p>
    <w:p w14:paraId="7BCB662F"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451C132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6116E38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4623ACA0" w14:textId="77777777" w:rsidR="007A1F44" w:rsidRPr="00A03C55" w:rsidRDefault="007A1F44" w:rsidP="00A90064">
      <w:pPr>
        <w:spacing w:before="0"/>
        <w:rPr>
          <w:rFonts w:ascii="Courier New" w:hAnsi="Courier New"/>
          <w:sz w:val="20"/>
        </w:rPr>
      </w:pPr>
      <w:r w:rsidRPr="00A03C55">
        <w:rPr>
          <w:rFonts w:ascii="Courier New" w:hAnsi="Courier New"/>
          <w:sz w:val="20"/>
        </w:rPr>
        <w:tab/>
        <w:t>&lt;output&gt;</w:t>
      </w:r>
    </w:p>
    <w:p w14:paraId="61A2564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2BD3FD8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EB26F9F"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1E711476"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732AA358"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45C954D0" w14:textId="77777777" w:rsidR="007A1F44" w:rsidRPr="00A03C55" w:rsidRDefault="007A1F44" w:rsidP="00601E92">
      <w:pPr>
        <w:pStyle w:val="BodyText"/>
      </w:pPr>
    </w:p>
    <w:p w14:paraId="57C7947D" w14:textId="13A31939" w:rsidR="007A1F44" w:rsidRPr="00A03C55" w:rsidRDefault="007A1F44" w:rsidP="00ED4370">
      <w:pPr>
        <w:pStyle w:val="BodyText"/>
        <w:rPr>
          <w:rStyle w:val="BodyTextCharChar1"/>
          <w:noProof w:val="0"/>
        </w:rPr>
      </w:pPr>
      <w:r w:rsidRPr="00A03C55">
        <w:rPr>
          <w:rStyle w:val="BodyTextCharChar1"/>
          <w:noProof w:val="0"/>
        </w:rPr>
        <w:t xml:space="preserve">An informative WSDL for the Document Registry implementing the XDS.b Profile is available </w:t>
      </w:r>
      <w:del w:id="1329" w:author="Lynn Felhofer" w:date="2020-03-23T16:17:00Z">
        <w:r w:rsidRPr="00A03C55" w:rsidDel="00392918">
          <w:rPr>
            <w:rStyle w:val="BodyTextCharChar1"/>
            <w:noProof w:val="0"/>
          </w:rPr>
          <w:delText xml:space="preserve">online on the </w:delText>
        </w:r>
      </w:del>
      <w:del w:id="1330" w:author="Lynn Felhofer" w:date="2020-03-23T15:52:00Z">
        <w:r w:rsidRPr="00A03C55" w:rsidDel="00FD6681">
          <w:rPr>
            <w:rStyle w:val="BodyTextCharChar1"/>
            <w:noProof w:val="0"/>
          </w:rPr>
          <w:delText>IHE FTP site</w:delText>
        </w:r>
      </w:del>
      <w:del w:id="1331" w:author="Lynn Felhofer" w:date="2020-03-23T16:17:00Z">
        <w:r w:rsidRPr="00A03C55" w:rsidDel="00392918">
          <w:rPr>
            <w:rStyle w:val="BodyTextCharChar1"/>
            <w:noProof w:val="0"/>
          </w:rPr>
          <w:delText>,</w:delText>
        </w:r>
      </w:del>
      <w:ins w:id="1332" w:author="Lynn Felhofer" w:date="2020-03-23T16:17:00Z">
        <w:r w:rsidR="00392918">
          <w:rPr>
            <w:rStyle w:val="BodyTextCharChar1"/>
            <w:noProof w:val="0"/>
          </w:rPr>
          <w:t xml:space="preserve">online: </w:t>
        </w:r>
      </w:ins>
      <w:r w:rsidRPr="00A03C55">
        <w:rPr>
          <w:rStyle w:val="BodyTextCharChar1"/>
          <w:noProof w:val="0"/>
        </w:rPr>
        <w:t xml:space="preserve"> see ITI TF-2x: Appendix W.</w:t>
      </w:r>
    </w:p>
    <w:p w14:paraId="1E9872F4"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333" w:name="_Toc169692707"/>
      <w:r w:rsidRPr="00A03C55">
        <w:rPr>
          <w:noProof w:val="0"/>
        </w:rPr>
        <w:t>3.44.4.2.4.2 Message Examples</w:t>
      </w:r>
      <w:bookmarkEnd w:id="1333"/>
    </w:p>
    <w:p w14:paraId="597EB190" w14:textId="14C520C6" w:rsidR="007A1F44" w:rsidRPr="00A03C55" w:rsidRDefault="007A1F44" w:rsidP="00ED4370">
      <w:pPr>
        <w:pStyle w:val="BodyText"/>
        <w:rPr>
          <w:rStyle w:val="BodyTextCharChar1"/>
          <w:rFonts w:ascii="Arial" w:hAnsi="Arial"/>
          <w:b/>
          <w:noProof w:val="0"/>
          <w:kern w:val="28"/>
        </w:rPr>
      </w:pPr>
      <w:r w:rsidRPr="00A03C55">
        <w:rPr>
          <w:rStyle w:val="BodyTextCharChar1"/>
          <w:noProof w:val="0"/>
        </w:rPr>
        <w:t xml:space="preserve">Message examples can be found </w:t>
      </w:r>
      <w:del w:id="1334" w:author="Lynn Felhofer" w:date="2020-03-23T16:17:00Z">
        <w:r w:rsidRPr="00A03C55" w:rsidDel="00392918">
          <w:rPr>
            <w:rStyle w:val="BodyTextCharChar1"/>
            <w:noProof w:val="0"/>
          </w:rPr>
          <w:delText xml:space="preserve">online on the </w:delText>
        </w:r>
      </w:del>
      <w:del w:id="1335" w:author="Lynn Felhofer" w:date="2020-03-23T15:52:00Z">
        <w:r w:rsidRPr="00A03C55" w:rsidDel="00FD6681">
          <w:rPr>
            <w:rStyle w:val="BodyTextCharChar1"/>
            <w:noProof w:val="0"/>
          </w:rPr>
          <w:delText>IHE FTP site</w:delText>
        </w:r>
      </w:del>
      <w:del w:id="1336" w:author="Lynn Felhofer" w:date="2020-03-23T16:17:00Z">
        <w:r w:rsidRPr="00A03C55" w:rsidDel="00392918">
          <w:rPr>
            <w:rStyle w:val="BodyTextCharChar1"/>
            <w:noProof w:val="0"/>
          </w:rPr>
          <w:delText>,</w:delText>
        </w:r>
      </w:del>
      <w:ins w:id="1337" w:author="Lynn Felhofer" w:date="2020-03-23T16:17:00Z">
        <w:r w:rsidR="00392918">
          <w:rPr>
            <w:rStyle w:val="BodyTextCharChar1"/>
            <w:noProof w:val="0"/>
          </w:rPr>
          <w:t xml:space="preserve">online: </w:t>
        </w:r>
      </w:ins>
      <w:r w:rsidRPr="00A03C55">
        <w:rPr>
          <w:rStyle w:val="BodyTextCharChar1"/>
          <w:noProof w:val="0"/>
        </w:rPr>
        <w:t xml:space="preserve"> see ITI TF-2x: Appendix W.</w:t>
      </w:r>
    </w:p>
    <w:p w14:paraId="6C6EC09E" w14:textId="77777777" w:rsidR="007A1F44" w:rsidRPr="00A03C55" w:rsidRDefault="007A1F44" w:rsidP="00A90064">
      <w:pPr>
        <w:pStyle w:val="Heading3"/>
        <w:numPr>
          <w:ilvl w:val="0"/>
          <w:numId w:val="0"/>
        </w:numPr>
        <w:tabs>
          <w:tab w:val="clear" w:pos="2160"/>
          <w:tab w:val="clear" w:pos="2880"/>
        </w:tabs>
        <w:rPr>
          <w:noProof w:val="0"/>
        </w:rPr>
      </w:pPr>
      <w:bookmarkStart w:id="1338" w:name="_Ref167765068"/>
      <w:bookmarkStart w:id="1339" w:name="_Toc168280358"/>
      <w:bookmarkStart w:id="1340" w:name="_Toc168486448"/>
      <w:bookmarkStart w:id="1341" w:name="_Toc269052450"/>
      <w:bookmarkStart w:id="1342" w:name="_Toc398544335"/>
      <w:bookmarkStart w:id="1343" w:name="_Toc398717985"/>
      <w:bookmarkStart w:id="1344" w:name="_Toc13773759"/>
      <w:r w:rsidRPr="00A03C55">
        <w:rPr>
          <w:noProof w:val="0"/>
        </w:rPr>
        <w:t>3.44.5 Security Requirements</w:t>
      </w:r>
      <w:bookmarkEnd w:id="1338"/>
      <w:bookmarkEnd w:id="1339"/>
      <w:bookmarkEnd w:id="1340"/>
      <w:bookmarkEnd w:id="1341"/>
      <w:bookmarkEnd w:id="1342"/>
      <w:bookmarkEnd w:id="1343"/>
      <w:bookmarkEnd w:id="1344"/>
    </w:p>
    <w:p w14:paraId="6FE06F65" w14:textId="0F8EF559" w:rsidR="007A1F44" w:rsidRPr="00A03C55" w:rsidRDefault="007A1F44" w:rsidP="00A90064">
      <w:pPr>
        <w:pStyle w:val="BodyText"/>
      </w:pPr>
      <w:r w:rsidRPr="00A03C55">
        <w:t xml:space="preserve">This transaction is generally used in profiles that require actors to be grouped with a Secure Node as defined in the Audit Trail and Node Authentication </w:t>
      </w:r>
      <w:r w:rsidR="00C06CE3" w:rsidRPr="00A03C55">
        <w:t xml:space="preserve">(ATNA) </w:t>
      </w:r>
      <w:r w:rsidRPr="00A03C55">
        <w:t>Profile. This use of the ATNA Profile in an XDS Affinity Domain does not require a centralized XDS Affinity Domain Audit Record Repository.</w:t>
      </w:r>
    </w:p>
    <w:p w14:paraId="101E7B97" w14:textId="745D4C77" w:rsidR="007A1F44" w:rsidRPr="00A03C55" w:rsidRDefault="007A1F44" w:rsidP="00A90064">
      <w:pPr>
        <w:pStyle w:val="BodyText"/>
      </w:pPr>
      <w:r w:rsidRPr="00A03C55">
        <w:t>The use of ATNA along with XDS does require that each member of the XDS Affinity Domain have audit and security mechanisms in place. See ITI TF-1: Appendix G and ITI</w:t>
      </w:r>
      <w:r w:rsidR="00383577" w:rsidRPr="00A03C55">
        <w:t xml:space="preserve"> </w:t>
      </w:r>
      <w:r w:rsidRPr="00A03C55">
        <w:t>TF-2x: Appendix K.</w:t>
      </w:r>
    </w:p>
    <w:p w14:paraId="7C781A1B" w14:textId="77777777" w:rsidR="007A1F44" w:rsidRPr="00A03C55" w:rsidRDefault="007A1F44" w:rsidP="00A90064">
      <w:pPr>
        <w:pStyle w:val="BodyText"/>
      </w:pPr>
      <w:r w:rsidRPr="00A03C55">
        <w:lastRenderedPageBreak/>
        <w:t>The individual actors involved are often members of different secure domains. The data transfers between different secure domains need different protection than transfers within a secure domain and shall be encrypted with TLS authentication of both hosts.</w:t>
      </w:r>
    </w:p>
    <w:p w14:paraId="268E7E3D" w14:textId="77777777" w:rsidR="007A1F44" w:rsidRPr="00A03C55" w:rsidRDefault="007A1F44" w:rsidP="00A90064">
      <w:pPr>
        <w:pStyle w:val="BodyText"/>
      </w:pPr>
      <w:r w:rsidRPr="00A03C55">
        <w:t>Transfers within a single secure domain may choose to omit encryption if it is unnecessary, so it is recommended that the online transfer security mechanisms be configurable. Certificate management and exchange is defined as part of the XDS Affinity Domain business relationships and no IHE Integration Profile is specified at this time, see ITI TF-1: Appendix L.</w:t>
      </w:r>
    </w:p>
    <w:p w14:paraId="438DAA86" w14:textId="77777777" w:rsidR="007A1F44" w:rsidRPr="00A03C55" w:rsidRDefault="007A1F44" w:rsidP="00A90064">
      <w:pPr>
        <w:pStyle w:val="BodyText"/>
      </w:pPr>
      <w:r w:rsidRPr="00A03C55">
        <w:t>Each transaction will result in audit records describing the transaction. Each secure domain has its own audit server to capture the records for the actors that are within that domain. Access to audit records by other enterprises within the XDS Affinity Domain is managed and controlled by the business relationship terms of the XDS Affinity Domain. There is no automatic IHE transaction for such access.</w:t>
      </w:r>
    </w:p>
    <w:p w14:paraId="2CD3B1A5" w14:textId="77777777" w:rsidR="007A1F44" w:rsidRPr="00A03C55" w:rsidRDefault="007A1F44" w:rsidP="00A90064">
      <w:pPr>
        <w:pStyle w:val="Heading4"/>
        <w:numPr>
          <w:ilvl w:val="0"/>
          <w:numId w:val="0"/>
        </w:numPr>
        <w:tabs>
          <w:tab w:val="clear" w:pos="2160"/>
          <w:tab w:val="clear" w:pos="2880"/>
          <w:tab w:val="clear" w:pos="3600"/>
        </w:tabs>
        <w:rPr>
          <w:noProof w:val="0"/>
          <w:lang w:eastAsia="fr-FR"/>
        </w:rPr>
      </w:pPr>
      <w:bookmarkStart w:id="1345" w:name="_Toc398544336"/>
      <w:r w:rsidRPr="00A03C55">
        <w:rPr>
          <w:noProof w:val="0"/>
          <w:lang w:eastAsia="fr-FR"/>
        </w:rPr>
        <w:t>3.44.5.1 Security Audit Record</w:t>
      </w:r>
      <w:bookmarkEnd w:id="1345"/>
    </w:p>
    <w:p w14:paraId="5052CE0C" w14:textId="42B8724B" w:rsidR="007A1F44" w:rsidRPr="00A03C55" w:rsidRDefault="007A1F44" w:rsidP="00A90064">
      <w:pPr>
        <w:autoSpaceDE w:val="0"/>
        <w:autoSpaceDN w:val="0"/>
        <w:adjustRightInd w:val="0"/>
        <w:spacing w:before="0"/>
        <w:rPr>
          <w:szCs w:val="24"/>
          <w:lang w:eastAsia="fr-FR"/>
        </w:rPr>
      </w:pPr>
      <w:r w:rsidRPr="00A03C55">
        <w:rPr>
          <w:szCs w:val="24"/>
          <w:lang w:eastAsia="fr-FR"/>
        </w:rPr>
        <w:t xml:space="preserve">When grouped with ATNA Secure Node or Secure Application </w:t>
      </w:r>
      <w:r w:rsidR="00232E9F" w:rsidRPr="00A03C55">
        <w:rPr>
          <w:szCs w:val="24"/>
          <w:lang w:eastAsia="fr-FR"/>
        </w:rPr>
        <w:t>Actor</w:t>
      </w:r>
      <w:r w:rsidRPr="00A03C55">
        <w:rPr>
          <w:szCs w:val="24"/>
          <w:lang w:eastAsia="fr-FR"/>
        </w:rPr>
        <w:t xml:space="preserve">s, this transaction is to be audited as “Patient Record” event, as defined in ITI TF-2a: </w:t>
      </w:r>
      <w:r w:rsidR="00D370AE" w:rsidRPr="00A03C55">
        <w:rPr>
          <w:szCs w:val="24"/>
          <w:lang w:eastAsia="fr-FR"/>
        </w:rPr>
        <w:t>Table 3.20.4.1.1.1-1</w:t>
      </w:r>
      <w:r w:rsidRPr="00A03C55">
        <w:rPr>
          <w:szCs w:val="24"/>
          <w:lang w:eastAsia="fr-FR"/>
        </w:rPr>
        <w:t>. The following tables show items that are required to be part of the audit record for this transaction.</w:t>
      </w:r>
    </w:p>
    <w:p w14:paraId="13B78AAA" w14:textId="119E2E6C" w:rsidR="007A1F44" w:rsidRPr="00A03C55" w:rsidRDefault="007A1F44" w:rsidP="00A90064">
      <w:r w:rsidRPr="00A03C55">
        <w:t>Logically, a merge operation consists of a delete on one patient record, and an update of another patient record. Separate audit records shall be written for the delete operation and the update operation.</w:t>
      </w:r>
    </w:p>
    <w:p w14:paraId="7C67A31F" w14:textId="77777777" w:rsidR="00A5495B" w:rsidRPr="00A03C55" w:rsidRDefault="00A5495B" w:rsidP="00A90064"/>
    <w:p w14:paraId="034F493E"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r w:rsidRPr="00A03C55">
        <w:rPr>
          <w:noProof w:val="0"/>
        </w:rPr>
        <w:t>3.44.5.1.1 Patient Identity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613C739E" w14:textId="77777777" w:rsidTr="00D372D5">
        <w:trPr>
          <w:cantSplit/>
        </w:trPr>
        <w:tc>
          <w:tcPr>
            <w:tcW w:w="1458" w:type="dxa"/>
            <w:textDirection w:val="btLr"/>
            <w:vAlign w:val="center"/>
          </w:tcPr>
          <w:p w14:paraId="13B98CD1" w14:textId="77777777" w:rsidR="007A1F44" w:rsidRPr="00A03C55" w:rsidRDefault="007A1F44" w:rsidP="00D372D5">
            <w:pPr>
              <w:pStyle w:val="TableEntry"/>
              <w:rPr>
                <w:noProof w:val="0"/>
              </w:rPr>
            </w:pPr>
          </w:p>
        </w:tc>
        <w:tc>
          <w:tcPr>
            <w:tcW w:w="2610" w:type="dxa"/>
            <w:shd w:val="clear" w:color="auto" w:fill="D9D9D9"/>
            <w:vAlign w:val="center"/>
          </w:tcPr>
          <w:p w14:paraId="505BF7BB"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733BAE8D" w14:textId="77777777" w:rsidR="007A1F44" w:rsidRPr="00A03C55" w:rsidRDefault="007A1F44" w:rsidP="00A53067">
            <w:pPr>
              <w:pStyle w:val="TableEntryHeader"/>
              <w:rPr>
                <w:noProof w:val="0"/>
              </w:rPr>
            </w:pPr>
            <w:r w:rsidRPr="00A03C55">
              <w:rPr>
                <w:noProof w:val="0"/>
              </w:rPr>
              <w:t>Opt</w:t>
            </w:r>
          </w:p>
        </w:tc>
        <w:tc>
          <w:tcPr>
            <w:tcW w:w="4878" w:type="dxa"/>
            <w:shd w:val="clear" w:color="auto" w:fill="D9D9D9"/>
            <w:vAlign w:val="center"/>
          </w:tcPr>
          <w:p w14:paraId="53A44D75" w14:textId="77777777" w:rsidR="007A1F44" w:rsidRPr="00A03C55" w:rsidRDefault="007A1F44" w:rsidP="00A53067">
            <w:pPr>
              <w:pStyle w:val="TableEntryHeader"/>
              <w:rPr>
                <w:noProof w:val="0"/>
              </w:rPr>
            </w:pPr>
            <w:r w:rsidRPr="00A03C55">
              <w:rPr>
                <w:noProof w:val="0"/>
              </w:rPr>
              <w:t>Value Constraints</w:t>
            </w:r>
          </w:p>
        </w:tc>
      </w:tr>
      <w:tr w:rsidR="007A1F44" w:rsidRPr="00A03C55" w14:paraId="0FED85C2" w14:textId="77777777" w:rsidTr="00D372D5">
        <w:trPr>
          <w:cantSplit/>
        </w:trPr>
        <w:tc>
          <w:tcPr>
            <w:tcW w:w="1458" w:type="dxa"/>
            <w:vMerge w:val="restart"/>
          </w:tcPr>
          <w:p w14:paraId="672C66BD" w14:textId="77777777" w:rsidR="007A1F44" w:rsidRPr="00A03C55" w:rsidRDefault="007A1F44" w:rsidP="003462A5">
            <w:pPr>
              <w:pStyle w:val="TableEntryHeader"/>
              <w:rPr>
                <w:noProof w:val="0"/>
              </w:rPr>
            </w:pPr>
            <w:r w:rsidRPr="00A03C55">
              <w:rPr>
                <w:noProof w:val="0"/>
              </w:rPr>
              <w:t>Event</w:t>
            </w:r>
          </w:p>
          <w:p w14:paraId="2D6E418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79D54603" w14:textId="77777777" w:rsidR="007A1F44" w:rsidRPr="00A03C55" w:rsidRDefault="007A1F44" w:rsidP="00A90064">
            <w:pPr>
              <w:pStyle w:val="TableEntry"/>
              <w:rPr>
                <w:noProof w:val="0"/>
                <w:sz w:val="16"/>
              </w:rPr>
            </w:pPr>
            <w:r w:rsidRPr="00A03C55">
              <w:rPr>
                <w:noProof w:val="0"/>
                <w:sz w:val="16"/>
              </w:rPr>
              <w:t>EventID</w:t>
            </w:r>
          </w:p>
        </w:tc>
        <w:tc>
          <w:tcPr>
            <w:tcW w:w="720" w:type="dxa"/>
            <w:vAlign w:val="center"/>
          </w:tcPr>
          <w:p w14:paraId="05EBDD1A"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48DD33C" w14:textId="77777777" w:rsidR="007A1F44" w:rsidRPr="00A03C55" w:rsidRDefault="007A1F44" w:rsidP="00A90064">
            <w:pPr>
              <w:pStyle w:val="TableEntry"/>
              <w:rPr>
                <w:noProof w:val="0"/>
                <w:sz w:val="16"/>
              </w:rPr>
            </w:pPr>
            <w:r w:rsidRPr="00A03C55">
              <w:rPr>
                <w:noProof w:val="0"/>
                <w:sz w:val="16"/>
              </w:rPr>
              <w:t>EV(110110, DCM, “Patient Record”)</w:t>
            </w:r>
          </w:p>
        </w:tc>
      </w:tr>
      <w:tr w:rsidR="007A1F44" w:rsidRPr="00A03C55" w14:paraId="58F6BA2B" w14:textId="77777777" w:rsidTr="00B6518F">
        <w:trPr>
          <w:cantSplit/>
        </w:trPr>
        <w:tc>
          <w:tcPr>
            <w:tcW w:w="1458" w:type="dxa"/>
            <w:vMerge/>
            <w:vAlign w:val="center"/>
          </w:tcPr>
          <w:p w14:paraId="2631189A" w14:textId="77777777" w:rsidR="007A1F44" w:rsidRPr="00A03C55" w:rsidRDefault="007A1F44" w:rsidP="00A90064">
            <w:pPr>
              <w:pStyle w:val="TableLabel"/>
              <w:rPr>
                <w:noProof w:val="0"/>
                <w:sz w:val="16"/>
              </w:rPr>
            </w:pPr>
          </w:p>
        </w:tc>
        <w:tc>
          <w:tcPr>
            <w:tcW w:w="2610" w:type="dxa"/>
            <w:vAlign w:val="center"/>
          </w:tcPr>
          <w:p w14:paraId="44899D78" w14:textId="77777777" w:rsidR="007A1F44" w:rsidRPr="00A03C55" w:rsidRDefault="007A1F44" w:rsidP="00A90064">
            <w:pPr>
              <w:pStyle w:val="TableEntry"/>
              <w:rPr>
                <w:noProof w:val="0"/>
                <w:sz w:val="16"/>
              </w:rPr>
            </w:pPr>
            <w:r w:rsidRPr="00A03C55">
              <w:rPr>
                <w:noProof w:val="0"/>
                <w:sz w:val="16"/>
              </w:rPr>
              <w:t>EventActionCode</w:t>
            </w:r>
          </w:p>
        </w:tc>
        <w:tc>
          <w:tcPr>
            <w:tcW w:w="720" w:type="dxa"/>
            <w:vAlign w:val="center"/>
          </w:tcPr>
          <w:p w14:paraId="6E6AD00B"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12BC32D4" w14:textId="77777777" w:rsidR="007A1F44" w:rsidRPr="00A03C55" w:rsidRDefault="007A1F44" w:rsidP="00A90064">
            <w:pPr>
              <w:pStyle w:val="TableEntry"/>
              <w:rPr>
                <w:noProof w:val="0"/>
                <w:sz w:val="16"/>
              </w:rPr>
            </w:pPr>
            <w:r w:rsidRPr="00A03C55">
              <w:rPr>
                <w:noProof w:val="0"/>
                <w:sz w:val="16"/>
              </w:rPr>
              <w:t>“C” (create) , “U” (update), or “D” (delete) as appropriate</w:t>
            </w:r>
          </w:p>
        </w:tc>
      </w:tr>
      <w:tr w:rsidR="007A1F44" w:rsidRPr="00A03C55" w14:paraId="26E38217" w14:textId="77777777" w:rsidTr="00B6518F">
        <w:trPr>
          <w:cantSplit/>
        </w:trPr>
        <w:tc>
          <w:tcPr>
            <w:tcW w:w="1458" w:type="dxa"/>
            <w:vMerge/>
            <w:vAlign w:val="center"/>
          </w:tcPr>
          <w:p w14:paraId="0C50E495" w14:textId="77777777" w:rsidR="007A1F44" w:rsidRPr="00A03C55" w:rsidRDefault="007A1F44" w:rsidP="00A90064">
            <w:pPr>
              <w:pStyle w:val="TableLabel"/>
              <w:rPr>
                <w:noProof w:val="0"/>
                <w:sz w:val="16"/>
              </w:rPr>
            </w:pPr>
          </w:p>
        </w:tc>
        <w:tc>
          <w:tcPr>
            <w:tcW w:w="2610" w:type="dxa"/>
            <w:vAlign w:val="center"/>
          </w:tcPr>
          <w:p w14:paraId="165DDD42" w14:textId="77777777" w:rsidR="007A1F44" w:rsidRPr="00A03C55" w:rsidRDefault="007A1F44" w:rsidP="00A90064">
            <w:pPr>
              <w:pStyle w:val="TableEntry"/>
              <w:rPr>
                <w:i/>
                <w:iCs/>
                <w:noProof w:val="0"/>
                <w:sz w:val="16"/>
              </w:rPr>
            </w:pPr>
            <w:r w:rsidRPr="00A03C55">
              <w:rPr>
                <w:i/>
                <w:iCs/>
                <w:noProof w:val="0"/>
                <w:sz w:val="16"/>
              </w:rPr>
              <w:t>EventDateTime</w:t>
            </w:r>
          </w:p>
        </w:tc>
        <w:tc>
          <w:tcPr>
            <w:tcW w:w="720" w:type="dxa"/>
            <w:vAlign w:val="center"/>
          </w:tcPr>
          <w:p w14:paraId="29FDD823"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0A59822C"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67F334AB" w14:textId="77777777" w:rsidTr="00B6518F">
        <w:trPr>
          <w:cantSplit/>
        </w:trPr>
        <w:tc>
          <w:tcPr>
            <w:tcW w:w="1458" w:type="dxa"/>
            <w:vMerge/>
            <w:vAlign w:val="center"/>
          </w:tcPr>
          <w:p w14:paraId="0102775D" w14:textId="77777777" w:rsidR="007A1F44" w:rsidRPr="00A03C55" w:rsidRDefault="007A1F44" w:rsidP="00A90064">
            <w:pPr>
              <w:pStyle w:val="TableLabel"/>
              <w:rPr>
                <w:noProof w:val="0"/>
                <w:sz w:val="16"/>
              </w:rPr>
            </w:pPr>
          </w:p>
        </w:tc>
        <w:tc>
          <w:tcPr>
            <w:tcW w:w="2610" w:type="dxa"/>
            <w:vAlign w:val="center"/>
          </w:tcPr>
          <w:p w14:paraId="56A9D771" w14:textId="77777777" w:rsidR="007A1F44" w:rsidRPr="00A03C55" w:rsidRDefault="007A1F44" w:rsidP="00A90064">
            <w:pPr>
              <w:pStyle w:val="TableEntry"/>
              <w:rPr>
                <w:i/>
                <w:iCs/>
                <w:noProof w:val="0"/>
                <w:sz w:val="16"/>
              </w:rPr>
            </w:pPr>
            <w:r w:rsidRPr="00A03C55">
              <w:rPr>
                <w:i/>
                <w:iCs/>
                <w:noProof w:val="0"/>
                <w:sz w:val="16"/>
              </w:rPr>
              <w:t>EventOutcomeIndicator</w:t>
            </w:r>
          </w:p>
        </w:tc>
        <w:tc>
          <w:tcPr>
            <w:tcW w:w="720" w:type="dxa"/>
            <w:vAlign w:val="center"/>
          </w:tcPr>
          <w:p w14:paraId="4CBAEDC8"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3A40EDE5"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0B143C98" w14:textId="77777777" w:rsidTr="00B6518F">
        <w:trPr>
          <w:cantSplit/>
        </w:trPr>
        <w:tc>
          <w:tcPr>
            <w:tcW w:w="1458" w:type="dxa"/>
            <w:vMerge/>
            <w:vAlign w:val="center"/>
          </w:tcPr>
          <w:p w14:paraId="78387316" w14:textId="77777777" w:rsidR="007A1F44" w:rsidRPr="00A03C55" w:rsidRDefault="007A1F44" w:rsidP="00A90064">
            <w:pPr>
              <w:pStyle w:val="TableLabel"/>
              <w:rPr>
                <w:noProof w:val="0"/>
                <w:sz w:val="16"/>
              </w:rPr>
            </w:pPr>
          </w:p>
        </w:tc>
        <w:tc>
          <w:tcPr>
            <w:tcW w:w="2610" w:type="dxa"/>
            <w:vAlign w:val="center"/>
          </w:tcPr>
          <w:p w14:paraId="28A41392" w14:textId="77777777" w:rsidR="007A1F44" w:rsidRPr="00A03C55" w:rsidRDefault="007A1F44" w:rsidP="00A90064">
            <w:pPr>
              <w:pStyle w:val="TableEntry"/>
              <w:rPr>
                <w:noProof w:val="0"/>
                <w:sz w:val="16"/>
              </w:rPr>
            </w:pPr>
            <w:r w:rsidRPr="00A03C55">
              <w:rPr>
                <w:noProof w:val="0"/>
                <w:sz w:val="16"/>
              </w:rPr>
              <w:t>EventTypeCode</w:t>
            </w:r>
          </w:p>
        </w:tc>
        <w:tc>
          <w:tcPr>
            <w:tcW w:w="720" w:type="dxa"/>
            <w:vAlign w:val="center"/>
          </w:tcPr>
          <w:p w14:paraId="398F9631"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54819A96" w14:textId="77777777" w:rsidR="007A1F44" w:rsidRPr="00A03C55" w:rsidRDefault="007A1F44" w:rsidP="00A90064">
            <w:pPr>
              <w:pStyle w:val="TableEntry"/>
              <w:rPr>
                <w:noProof w:val="0"/>
                <w:sz w:val="16"/>
              </w:rPr>
            </w:pPr>
            <w:r w:rsidRPr="00A03C55">
              <w:rPr>
                <w:noProof w:val="0"/>
                <w:sz w:val="16"/>
              </w:rPr>
              <w:t>EV(“ITI-44”, “IHE Transactions”, “Patient Identity Feed”)</w:t>
            </w:r>
          </w:p>
        </w:tc>
      </w:tr>
      <w:tr w:rsidR="007A1F44" w:rsidRPr="00A03C55" w14:paraId="2355C0D4" w14:textId="77777777" w:rsidTr="00B6518F">
        <w:trPr>
          <w:cantSplit/>
        </w:trPr>
        <w:tc>
          <w:tcPr>
            <w:tcW w:w="9666" w:type="dxa"/>
            <w:gridSpan w:val="4"/>
          </w:tcPr>
          <w:p w14:paraId="22654D5E" w14:textId="77777777" w:rsidR="007A1F44" w:rsidRPr="00A03C55" w:rsidRDefault="007A1F44" w:rsidP="003462A5">
            <w:pPr>
              <w:pStyle w:val="TableEntry"/>
              <w:rPr>
                <w:noProof w:val="0"/>
                <w:sz w:val="16"/>
              </w:rPr>
            </w:pPr>
            <w:r w:rsidRPr="00A03C55">
              <w:rPr>
                <w:noProof w:val="0"/>
                <w:sz w:val="16"/>
              </w:rPr>
              <w:t>Source (Patient Identity Source Actor) (1)</w:t>
            </w:r>
          </w:p>
        </w:tc>
      </w:tr>
      <w:tr w:rsidR="007A1F44" w:rsidRPr="00A03C55" w14:paraId="63A08F1F" w14:textId="77777777" w:rsidTr="00B6518F">
        <w:trPr>
          <w:cantSplit/>
        </w:trPr>
        <w:tc>
          <w:tcPr>
            <w:tcW w:w="9666" w:type="dxa"/>
            <w:gridSpan w:val="4"/>
          </w:tcPr>
          <w:p w14:paraId="2BD348E7" w14:textId="77777777" w:rsidR="007A1F44" w:rsidRPr="00A03C55" w:rsidRDefault="007A1F44" w:rsidP="003462A5">
            <w:pPr>
              <w:pStyle w:val="TableEntry"/>
              <w:rPr>
                <w:noProof w:val="0"/>
                <w:sz w:val="16"/>
              </w:rPr>
            </w:pPr>
            <w:r w:rsidRPr="00A03C55">
              <w:rPr>
                <w:noProof w:val="0"/>
                <w:sz w:val="16"/>
              </w:rPr>
              <w:t>Human Requestor (0..n)</w:t>
            </w:r>
          </w:p>
        </w:tc>
      </w:tr>
      <w:tr w:rsidR="007A1F44" w:rsidRPr="00A03C55" w14:paraId="7F926277" w14:textId="77777777" w:rsidTr="00B6518F">
        <w:trPr>
          <w:cantSplit/>
        </w:trPr>
        <w:tc>
          <w:tcPr>
            <w:tcW w:w="9666" w:type="dxa"/>
            <w:gridSpan w:val="4"/>
          </w:tcPr>
          <w:p w14:paraId="219F83DC" w14:textId="77777777" w:rsidR="007A1F44" w:rsidRPr="00A03C55" w:rsidRDefault="007A1F44" w:rsidP="003462A5">
            <w:pPr>
              <w:pStyle w:val="TableEntry"/>
              <w:rPr>
                <w:noProof w:val="0"/>
                <w:sz w:val="16"/>
              </w:rPr>
            </w:pPr>
            <w:r w:rsidRPr="00A03C55">
              <w:rPr>
                <w:noProof w:val="0"/>
                <w:sz w:val="16"/>
              </w:rPr>
              <w:t>Destination (Patient Identifier Cross-reference Manager or Document Registry) (1)</w:t>
            </w:r>
          </w:p>
        </w:tc>
      </w:tr>
      <w:tr w:rsidR="007A1F44" w:rsidRPr="00A03C55" w14:paraId="60830650" w14:textId="77777777" w:rsidTr="00B6518F">
        <w:trPr>
          <w:cantSplit/>
        </w:trPr>
        <w:tc>
          <w:tcPr>
            <w:tcW w:w="9666" w:type="dxa"/>
            <w:gridSpan w:val="4"/>
          </w:tcPr>
          <w:p w14:paraId="2DD85D60" w14:textId="77777777" w:rsidR="007A1F44" w:rsidRPr="00A03C55" w:rsidRDefault="007A1F44" w:rsidP="003462A5">
            <w:pPr>
              <w:pStyle w:val="TableEntry"/>
              <w:rPr>
                <w:noProof w:val="0"/>
                <w:sz w:val="16"/>
              </w:rPr>
            </w:pPr>
            <w:r w:rsidRPr="00A03C55">
              <w:rPr>
                <w:noProof w:val="0"/>
                <w:sz w:val="16"/>
              </w:rPr>
              <w:t>Audit Source (Patient Identity Source Actor) (1)</w:t>
            </w:r>
          </w:p>
        </w:tc>
      </w:tr>
      <w:tr w:rsidR="007A1F44" w:rsidRPr="00A03C55" w14:paraId="20A873AF" w14:textId="77777777" w:rsidTr="00B6518F">
        <w:trPr>
          <w:cantSplit/>
        </w:trPr>
        <w:tc>
          <w:tcPr>
            <w:tcW w:w="9666" w:type="dxa"/>
            <w:gridSpan w:val="4"/>
          </w:tcPr>
          <w:p w14:paraId="1D960E1F" w14:textId="77777777" w:rsidR="007A1F44" w:rsidRPr="00A03C55" w:rsidRDefault="007A1F44" w:rsidP="003462A5">
            <w:pPr>
              <w:pStyle w:val="TableEntry"/>
              <w:rPr>
                <w:noProof w:val="0"/>
                <w:sz w:val="16"/>
              </w:rPr>
            </w:pPr>
            <w:r w:rsidRPr="00A03C55">
              <w:rPr>
                <w:noProof w:val="0"/>
                <w:sz w:val="16"/>
              </w:rPr>
              <w:t>Patient (1)</w:t>
            </w:r>
          </w:p>
        </w:tc>
      </w:tr>
    </w:tbl>
    <w:p w14:paraId="796AD1CB" w14:textId="77777777" w:rsidR="007A1F44" w:rsidRPr="00A03C55" w:rsidRDefault="007A1F44" w:rsidP="00D372D5">
      <w:pPr>
        <w:pStyle w:val="BodyText"/>
        <w:rPr>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6190235" w14:textId="77777777">
        <w:trPr>
          <w:cantSplit/>
        </w:trPr>
        <w:tc>
          <w:tcPr>
            <w:tcW w:w="1548" w:type="dxa"/>
            <w:vMerge w:val="restart"/>
          </w:tcPr>
          <w:p w14:paraId="11FF550E" w14:textId="77777777" w:rsidR="007A1F44" w:rsidRPr="00A03C55" w:rsidRDefault="007A1F44" w:rsidP="003462A5">
            <w:pPr>
              <w:pStyle w:val="TableEntryHeader"/>
              <w:rPr>
                <w:noProof w:val="0"/>
              </w:rPr>
            </w:pPr>
            <w:r w:rsidRPr="00A03C55">
              <w:rPr>
                <w:noProof w:val="0"/>
              </w:rPr>
              <w:t>Source</w:t>
            </w:r>
          </w:p>
          <w:p w14:paraId="0B6EBAC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1FF2839" w14:textId="77777777" w:rsidR="007A1F44" w:rsidRPr="00A03C55" w:rsidRDefault="007A1F44" w:rsidP="00A90064">
            <w:pPr>
              <w:pStyle w:val="TableEntry"/>
              <w:rPr>
                <w:i/>
                <w:noProof w:val="0"/>
                <w:sz w:val="16"/>
              </w:rPr>
            </w:pPr>
            <w:r w:rsidRPr="00A03C55">
              <w:rPr>
                <w:i/>
                <w:noProof w:val="0"/>
                <w:sz w:val="16"/>
              </w:rPr>
              <w:t>UserID</w:t>
            </w:r>
          </w:p>
        </w:tc>
        <w:tc>
          <w:tcPr>
            <w:tcW w:w="630" w:type="dxa"/>
            <w:vAlign w:val="center"/>
          </w:tcPr>
          <w:p w14:paraId="24B6EFB2" w14:textId="77777777" w:rsidR="008E3CF3" w:rsidRPr="00A03C55"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jc w:val="center"/>
              <w:outlineLvl w:val="5"/>
              <w:rPr>
                <w:rFonts w:ascii="Arial" w:hAnsi="Arial"/>
                <w:b/>
                <w:i/>
                <w:noProof w:val="0"/>
                <w:kern w:val="28"/>
                <w:sz w:val="16"/>
              </w:rPr>
            </w:pPr>
            <w:r w:rsidRPr="00A03C55">
              <w:rPr>
                <w:i/>
                <w:noProof w:val="0"/>
                <w:sz w:val="16"/>
              </w:rPr>
              <w:t>U</w:t>
            </w:r>
          </w:p>
        </w:tc>
        <w:tc>
          <w:tcPr>
            <w:tcW w:w="4968" w:type="dxa"/>
            <w:vAlign w:val="center"/>
          </w:tcPr>
          <w:p w14:paraId="1916431A" w14:textId="77777777" w:rsidR="008E3CF3" w:rsidRPr="00A03C55"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
                <w:noProof w:val="0"/>
                <w:kern w:val="28"/>
                <w:sz w:val="16"/>
              </w:rPr>
            </w:pPr>
            <w:r w:rsidRPr="00A03C55">
              <w:rPr>
                <w:i/>
                <w:noProof w:val="0"/>
                <w:sz w:val="16"/>
              </w:rPr>
              <w:t>not specialized</w:t>
            </w:r>
          </w:p>
        </w:tc>
      </w:tr>
      <w:tr w:rsidR="007A1F44" w:rsidRPr="00A03C55" w14:paraId="528327A9" w14:textId="77777777">
        <w:trPr>
          <w:cantSplit/>
        </w:trPr>
        <w:tc>
          <w:tcPr>
            <w:tcW w:w="1548" w:type="dxa"/>
            <w:vMerge/>
            <w:textDirection w:val="btLr"/>
            <w:vAlign w:val="center"/>
          </w:tcPr>
          <w:p w14:paraId="087662D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0BB167E" w14:textId="77777777" w:rsidR="007A1F44" w:rsidRPr="00A03C55" w:rsidRDefault="007A1F44" w:rsidP="00A90064">
            <w:pPr>
              <w:pStyle w:val="TableEntry"/>
              <w:rPr>
                <w:noProof w:val="0"/>
                <w:sz w:val="16"/>
              </w:rPr>
            </w:pPr>
            <w:r w:rsidRPr="00A03C55">
              <w:rPr>
                <w:noProof w:val="0"/>
                <w:sz w:val="16"/>
              </w:rPr>
              <w:t>AlternativeUserID</w:t>
            </w:r>
          </w:p>
        </w:tc>
        <w:tc>
          <w:tcPr>
            <w:tcW w:w="630" w:type="dxa"/>
            <w:vAlign w:val="center"/>
          </w:tcPr>
          <w:p w14:paraId="645ABCAF"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08056869" w14:textId="77777777" w:rsidR="007A1F44" w:rsidRPr="00A03C55" w:rsidRDefault="007A1F44" w:rsidP="00A9006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DAB8C23" w14:textId="77777777">
        <w:trPr>
          <w:cantSplit/>
        </w:trPr>
        <w:tc>
          <w:tcPr>
            <w:tcW w:w="1548" w:type="dxa"/>
            <w:vMerge/>
            <w:textDirection w:val="btLr"/>
            <w:vAlign w:val="center"/>
          </w:tcPr>
          <w:p w14:paraId="0C955BFC"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8F68100" w14:textId="77777777" w:rsidR="007A1F44" w:rsidRPr="00A03C55" w:rsidRDefault="007A1F44" w:rsidP="00A90064">
            <w:pPr>
              <w:pStyle w:val="TableEntry"/>
              <w:rPr>
                <w:i/>
                <w:iCs/>
                <w:noProof w:val="0"/>
                <w:sz w:val="16"/>
              </w:rPr>
            </w:pPr>
            <w:r w:rsidRPr="00A03C55">
              <w:rPr>
                <w:i/>
                <w:iCs/>
                <w:noProof w:val="0"/>
                <w:sz w:val="16"/>
              </w:rPr>
              <w:t>UserName</w:t>
            </w:r>
          </w:p>
        </w:tc>
        <w:tc>
          <w:tcPr>
            <w:tcW w:w="630" w:type="dxa"/>
            <w:vAlign w:val="center"/>
          </w:tcPr>
          <w:p w14:paraId="03BFCE8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70627EE8"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A93B0FB" w14:textId="77777777">
        <w:trPr>
          <w:cantSplit/>
        </w:trPr>
        <w:tc>
          <w:tcPr>
            <w:tcW w:w="1548" w:type="dxa"/>
            <w:vMerge/>
            <w:textDirection w:val="btLr"/>
            <w:vAlign w:val="center"/>
          </w:tcPr>
          <w:p w14:paraId="092BC5F4" w14:textId="77777777" w:rsidR="007A1F44" w:rsidRPr="00A03C55" w:rsidRDefault="007A1F44" w:rsidP="0098263A">
            <w:pPr>
              <w:pStyle w:val="TableLabel"/>
              <w:rPr>
                <w:rFonts w:ascii="Times New Roman" w:hAnsi="Times New Roman"/>
                <w:noProof w:val="0"/>
                <w:sz w:val="16"/>
              </w:rPr>
            </w:pPr>
          </w:p>
        </w:tc>
        <w:tc>
          <w:tcPr>
            <w:tcW w:w="2520" w:type="dxa"/>
            <w:vAlign w:val="center"/>
          </w:tcPr>
          <w:p w14:paraId="6F55CDB2"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49C11E60"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10B71455"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276FDE55" w14:textId="77777777">
        <w:trPr>
          <w:cantSplit/>
        </w:trPr>
        <w:tc>
          <w:tcPr>
            <w:tcW w:w="1548" w:type="dxa"/>
            <w:vMerge/>
            <w:textDirection w:val="btLr"/>
            <w:vAlign w:val="center"/>
          </w:tcPr>
          <w:p w14:paraId="6EF97E8C"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478BA3E" w14:textId="77777777" w:rsidR="007A1F44" w:rsidRPr="00A03C55" w:rsidRDefault="007A1F44" w:rsidP="00A90064">
            <w:pPr>
              <w:pStyle w:val="TableEntry"/>
              <w:rPr>
                <w:noProof w:val="0"/>
                <w:sz w:val="16"/>
              </w:rPr>
            </w:pPr>
            <w:r w:rsidRPr="00A03C55">
              <w:rPr>
                <w:noProof w:val="0"/>
                <w:sz w:val="16"/>
              </w:rPr>
              <w:t>RoleIDCode</w:t>
            </w:r>
          </w:p>
        </w:tc>
        <w:tc>
          <w:tcPr>
            <w:tcW w:w="630" w:type="dxa"/>
            <w:vAlign w:val="center"/>
          </w:tcPr>
          <w:p w14:paraId="568DC040"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17154E77" w14:textId="77777777" w:rsidR="007A1F44" w:rsidRPr="00A03C55" w:rsidRDefault="007A1F44" w:rsidP="00A90064">
            <w:pPr>
              <w:pStyle w:val="TableEntry"/>
              <w:rPr>
                <w:noProof w:val="0"/>
                <w:sz w:val="16"/>
              </w:rPr>
            </w:pPr>
            <w:r w:rsidRPr="00A03C55">
              <w:rPr>
                <w:noProof w:val="0"/>
                <w:sz w:val="16"/>
              </w:rPr>
              <w:t>EV(110153, DCM, “Source”)</w:t>
            </w:r>
          </w:p>
        </w:tc>
      </w:tr>
      <w:tr w:rsidR="007A1F44" w:rsidRPr="00A03C55" w14:paraId="71839FFB" w14:textId="77777777">
        <w:trPr>
          <w:cantSplit/>
        </w:trPr>
        <w:tc>
          <w:tcPr>
            <w:tcW w:w="1548" w:type="dxa"/>
            <w:vMerge/>
            <w:textDirection w:val="btLr"/>
            <w:vAlign w:val="center"/>
          </w:tcPr>
          <w:p w14:paraId="09B1381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6EC0F888" w14:textId="77777777" w:rsidR="007A1F44" w:rsidRPr="00A03C55" w:rsidRDefault="007A1F44" w:rsidP="00A90064">
            <w:pPr>
              <w:pStyle w:val="TableEntry"/>
              <w:rPr>
                <w:iCs/>
                <w:noProof w:val="0"/>
                <w:sz w:val="16"/>
              </w:rPr>
            </w:pPr>
            <w:r w:rsidRPr="00A03C55">
              <w:rPr>
                <w:iCs/>
                <w:noProof w:val="0"/>
                <w:sz w:val="16"/>
              </w:rPr>
              <w:t>NetworkAccessPointTypeCode</w:t>
            </w:r>
          </w:p>
        </w:tc>
        <w:tc>
          <w:tcPr>
            <w:tcW w:w="630" w:type="dxa"/>
            <w:vAlign w:val="center"/>
          </w:tcPr>
          <w:p w14:paraId="7C0B6C1E"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5D3FBEB2"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5E7C1840" w14:textId="77777777">
        <w:trPr>
          <w:cantSplit/>
        </w:trPr>
        <w:tc>
          <w:tcPr>
            <w:tcW w:w="1548" w:type="dxa"/>
            <w:vMerge/>
            <w:textDirection w:val="btLr"/>
            <w:vAlign w:val="center"/>
          </w:tcPr>
          <w:p w14:paraId="619D60E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6D9BA6E1" w14:textId="77777777" w:rsidR="007A1F44" w:rsidRPr="00A03C55" w:rsidRDefault="007A1F44" w:rsidP="00A90064">
            <w:pPr>
              <w:pStyle w:val="TableEntry"/>
              <w:rPr>
                <w:iCs/>
                <w:noProof w:val="0"/>
                <w:sz w:val="16"/>
              </w:rPr>
            </w:pPr>
            <w:r w:rsidRPr="00A03C55">
              <w:rPr>
                <w:iCs/>
                <w:noProof w:val="0"/>
                <w:sz w:val="16"/>
              </w:rPr>
              <w:t>NetworkAccessPointID</w:t>
            </w:r>
          </w:p>
        </w:tc>
        <w:tc>
          <w:tcPr>
            <w:tcW w:w="630" w:type="dxa"/>
            <w:vAlign w:val="center"/>
          </w:tcPr>
          <w:p w14:paraId="075DF696"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3AC97AE3" w14:textId="77777777" w:rsidR="007A1F44" w:rsidRPr="00A03C55" w:rsidRDefault="007A1F44" w:rsidP="00A90064">
            <w:pPr>
              <w:pStyle w:val="TableEntry"/>
              <w:rPr>
                <w:noProof w:val="0"/>
                <w:sz w:val="16"/>
              </w:rPr>
            </w:pPr>
            <w:r w:rsidRPr="00A03C55">
              <w:rPr>
                <w:noProof w:val="0"/>
                <w:sz w:val="16"/>
              </w:rPr>
              <w:t>the machine name or IP address.</w:t>
            </w:r>
          </w:p>
        </w:tc>
      </w:tr>
    </w:tbl>
    <w:p w14:paraId="59BB3B85"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6B2716E" w14:textId="77777777" w:rsidTr="00D372D5">
        <w:trPr>
          <w:cantSplit/>
        </w:trPr>
        <w:tc>
          <w:tcPr>
            <w:tcW w:w="1548" w:type="dxa"/>
            <w:vMerge w:val="restart"/>
          </w:tcPr>
          <w:p w14:paraId="7EE74936" w14:textId="77777777" w:rsidR="007A1F44" w:rsidRPr="00A03C55" w:rsidRDefault="007A1F44" w:rsidP="003462A5">
            <w:pPr>
              <w:pStyle w:val="TableEntryHeader"/>
              <w:rPr>
                <w:noProof w:val="0"/>
              </w:rPr>
            </w:pPr>
            <w:r w:rsidRPr="00A03C55">
              <w:rPr>
                <w:noProof w:val="0"/>
              </w:rPr>
              <w:t>Human Requestor (if known)</w:t>
            </w:r>
          </w:p>
          <w:p w14:paraId="09F08C0A"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C391301" w14:textId="77777777" w:rsidR="007A1F44" w:rsidRPr="00A03C55" w:rsidRDefault="007A1F44" w:rsidP="00A90064">
            <w:pPr>
              <w:pStyle w:val="TableEntry"/>
              <w:rPr>
                <w:noProof w:val="0"/>
                <w:sz w:val="16"/>
              </w:rPr>
            </w:pPr>
            <w:r w:rsidRPr="00A03C55">
              <w:rPr>
                <w:noProof w:val="0"/>
                <w:sz w:val="16"/>
              </w:rPr>
              <w:t>UserID</w:t>
            </w:r>
          </w:p>
        </w:tc>
        <w:tc>
          <w:tcPr>
            <w:tcW w:w="630" w:type="dxa"/>
            <w:vAlign w:val="center"/>
          </w:tcPr>
          <w:p w14:paraId="649AF01E"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26FA9853" w14:textId="77777777" w:rsidR="007A1F44" w:rsidRPr="00A03C55" w:rsidRDefault="00E77430" w:rsidP="00E77430">
            <w:pPr>
              <w:pStyle w:val="TableEntry"/>
              <w:rPr>
                <w:noProof w:val="0"/>
                <w:sz w:val="16"/>
              </w:rPr>
            </w:pPr>
            <w:r w:rsidRPr="00A03C55">
              <w:rPr>
                <w:noProof w:val="0"/>
                <w:sz w:val="16"/>
              </w:rPr>
              <w:t xml:space="preserve">identity </w:t>
            </w:r>
            <w:r w:rsidR="007A1F44" w:rsidRPr="00A03C55">
              <w:rPr>
                <w:noProof w:val="0"/>
                <w:sz w:val="16"/>
              </w:rPr>
              <w:t>of the human that initiated the transaction.</w:t>
            </w:r>
          </w:p>
        </w:tc>
      </w:tr>
      <w:tr w:rsidR="007A1F44" w:rsidRPr="00A03C55" w14:paraId="33BD6309" w14:textId="77777777">
        <w:trPr>
          <w:cantSplit/>
        </w:trPr>
        <w:tc>
          <w:tcPr>
            <w:tcW w:w="1548" w:type="dxa"/>
            <w:vMerge/>
            <w:textDirection w:val="btLr"/>
            <w:vAlign w:val="center"/>
          </w:tcPr>
          <w:p w14:paraId="36B67B87"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1ADB98C" w14:textId="77777777" w:rsidR="007A1F44" w:rsidRPr="00A03C55" w:rsidRDefault="007A1F44" w:rsidP="00A90064">
            <w:pPr>
              <w:pStyle w:val="TableEntry"/>
              <w:rPr>
                <w:i/>
                <w:iCs/>
                <w:noProof w:val="0"/>
                <w:sz w:val="16"/>
              </w:rPr>
            </w:pPr>
            <w:r w:rsidRPr="00A03C55">
              <w:rPr>
                <w:i/>
                <w:iCs/>
                <w:noProof w:val="0"/>
                <w:sz w:val="16"/>
              </w:rPr>
              <w:t>AlternativeUserID</w:t>
            </w:r>
          </w:p>
        </w:tc>
        <w:tc>
          <w:tcPr>
            <w:tcW w:w="630" w:type="dxa"/>
            <w:vAlign w:val="center"/>
          </w:tcPr>
          <w:p w14:paraId="50B3D89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E8A1E69"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7F17C574" w14:textId="77777777">
        <w:trPr>
          <w:cantSplit/>
        </w:trPr>
        <w:tc>
          <w:tcPr>
            <w:tcW w:w="1548" w:type="dxa"/>
            <w:vMerge/>
            <w:textDirection w:val="btLr"/>
            <w:vAlign w:val="center"/>
          </w:tcPr>
          <w:p w14:paraId="038D0F4A"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5903424" w14:textId="77777777" w:rsidR="007A1F44" w:rsidRPr="00A03C55" w:rsidRDefault="007A1F44" w:rsidP="00A90064">
            <w:pPr>
              <w:pStyle w:val="TableEntry"/>
              <w:rPr>
                <w:i/>
                <w:iCs/>
                <w:noProof w:val="0"/>
                <w:sz w:val="16"/>
              </w:rPr>
            </w:pPr>
            <w:r w:rsidRPr="00A03C55">
              <w:rPr>
                <w:i/>
                <w:iCs/>
                <w:noProof w:val="0"/>
                <w:sz w:val="16"/>
              </w:rPr>
              <w:t>UserName</w:t>
            </w:r>
          </w:p>
        </w:tc>
        <w:tc>
          <w:tcPr>
            <w:tcW w:w="630" w:type="dxa"/>
            <w:vAlign w:val="center"/>
          </w:tcPr>
          <w:p w14:paraId="182D3401"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930C58F"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35E09227" w14:textId="77777777">
        <w:trPr>
          <w:cantSplit/>
        </w:trPr>
        <w:tc>
          <w:tcPr>
            <w:tcW w:w="1548" w:type="dxa"/>
            <w:vMerge/>
            <w:textDirection w:val="btLr"/>
            <w:vAlign w:val="center"/>
          </w:tcPr>
          <w:p w14:paraId="4DFEF06C" w14:textId="77777777" w:rsidR="007A1F44" w:rsidRPr="00A03C55" w:rsidRDefault="007A1F44" w:rsidP="0098263A">
            <w:pPr>
              <w:pStyle w:val="TableLabel"/>
              <w:rPr>
                <w:rFonts w:ascii="Times New Roman" w:hAnsi="Times New Roman"/>
                <w:noProof w:val="0"/>
                <w:sz w:val="16"/>
              </w:rPr>
            </w:pPr>
          </w:p>
        </w:tc>
        <w:tc>
          <w:tcPr>
            <w:tcW w:w="2520" w:type="dxa"/>
            <w:vAlign w:val="center"/>
          </w:tcPr>
          <w:p w14:paraId="485A2DAF"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4697733B"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3B2C8469"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3FD5B867" w14:textId="77777777">
        <w:trPr>
          <w:cantSplit/>
        </w:trPr>
        <w:tc>
          <w:tcPr>
            <w:tcW w:w="1548" w:type="dxa"/>
            <w:vMerge/>
            <w:textDirection w:val="btLr"/>
            <w:vAlign w:val="center"/>
          </w:tcPr>
          <w:p w14:paraId="0353AC20"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3BFF05D1" w14:textId="77777777" w:rsidR="007A1F44" w:rsidRPr="00A03C55" w:rsidRDefault="007A1F44" w:rsidP="00A90064">
            <w:pPr>
              <w:pStyle w:val="TableEntry"/>
              <w:rPr>
                <w:noProof w:val="0"/>
                <w:sz w:val="16"/>
              </w:rPr>
            </w:pPr>
            <w:r w:rsidRPr="00A03C55">
              <w:rPr>
                <w:noProof w:val="0"/>
                <w:sz w:val="16"/>
              </w:rPr>
              <w:t>RoleIDCode</w:t>
            </w:r>
          </w:p>
        </w:tc>
        <w:tc>
          <w:tcPr>
            <w:tcW w:w="630" w:type="dxa"/>
            <w:vAlign w:val="center"/>
          </w:tcPr>
          <w:p w14:paraId="418EF3A0" w14:textId="77777777" w:rsidR="007A1F44" w:rsidRPr="00A03C55" w:rsidRDefault="007A1F44" w:rsidP="00A90064">
            <w:pPr>
              <w:pStyle w:val="TableEntry"/>
              <w:jc w:val="center"/>
              <w:rPr>
                <w:noProof w:val="0"/>
                <w:sz w:val="16"/>
              </w:rPr>
            </w:pPr>
            <w:r w:rsidRPr="00A03C55">
              <w:rPr>
                <w:noProof w:val="0"/>
                <w:sz w:val="16"/>
              </w:rPr>
              <w:t>U</w:t>
            </w:r>
          </w:p>
        </w:tc>
        <w:tc>
          <w:tcPr>
            <w:tcW w:w="4968" w:type="dxa"/>
            <w:vAlign w:val="center"/>
          </w:tcPr>
          <w:p w14:paraId="242523A8" w14:textId="77777777" w:rsidR="007A1F44" w:rsidRPr="00A03C55" w:rsidRDefault="007A1F44" w:rsidP="00A90064">
            <w:pPr>
              <w:pStyle w:val="TableEntry"/>
              <w:rPr>
                <w:noProof w:val="0"/>
                <w:sz w:val="16"/>
              </w:rPr>
            </w:pPr>
            <w:r w:rsidRPr="00A03C55">
              <w:rPr>
                <w:noProof w:val="0"/>
                <w:sz w:val="16"/>
              </w:rPr>
              <w:t>Access Control role(s) the user holds that allows this transaction.</w:t>
            </w:r>
          </w:p>
        </w:tc>
      </w:tr>
      <w:tr w:rsidR="00A726AB" w:rsidRPr="00A03C55" w14:paraId="75156C48" w14:textId="77777777">
        <w:trPr>
          <w:cantSplit/>
        </w:trPr>
        <w:tc>
          <w:tcPr>
            <w:tcW w:w="1548" w:type="dxa"/>
            <w:vMerge/>
            <w:textDirection w:val="btLr"/>
            <w:vAlign w:val="center"/>
          </w:tcPr>
          <w:p w14:paraId="05100F21"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42111F2"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13BA4A28" w14:textId="39059252"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6CBBA0D1"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70399E7F" w14:textId="77777777" w:rsidTr="00D372D5">
        <w:trPr>
          <w:cantSplit/>
        </w:trPr>
        <w:tc>
          <w:tcPr>
            <w:tcW w:w="1548" w:type="dxa"/>
            <w:vMerge/>
            <w:textDirection w:val="btLr"/>
            <w:vAlign w:val="center"/>
          </w:tcPr>
          <w:p w14:paraId="51E7F7D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4B1B2242"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6AFE1830" w14:textId="25CB1CEC"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30F2DDF4"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69C0E689" w14:textId="77777777" w:rsidR="00F75033" w:rsidRPr="00A03C55" w:rsidRDefault="00F75033"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BD71635" w14:textId="77777777" w:rsidTr="00D372D5">
        <w:trPr>
          <w:cantSplit/>
        </w:trPr>
        <w:tc>
          <w:tcPr>
            <w:tcW w:w="1548" w:type="dxa"/>
            <w:vMerge w:val="restart"/>
          </w:tcPr>
          <w:p w14:paraId="3F657636" w14:textId="77777777" w:rsidR="007A1F44" w:rsidRPr="00A03C55" w:rsidRDefault="007A1F44" w:rsidP="003462A5">
            <w:pPr>
              <w:pStyle w:val="TableEntryHeader"/>
              <w:rPr>
                <w:noProof w:val="0"/>
              </w:rPr>
            </w:pPr>
            <w:r w:rsidRPr="00A03C55">
              <w:rPr>
                <w:noProof w:val="0"/>
              </w:rPr>
              <w:t>Destination</w:t>
            </w:r>
          </w:p>
          <w:p w14:paraId="3274DC0C"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82A7773" w14:textId="77777777" w:rsidR="007A1F44" w:rsidRPr="00A03C55" w:rsidRDefault="007A1F44" w:rsidP="00A90064">
            <w:pPr>
              <w:pStyle w:val="TableEntry"/>
              <w:rPr>
                <w:noProof w:val="0"/>
                <w:sz w:val="16"/>
              </w:rPr>
            </w:pPr>
            <w:r w:rsidRPr="00A03C55">
              <w:rPr>
                <w:noProof w:val="0"/>
                <w:sz w:val="16"/>
              </w:rPr>
              <w:t>UserID</w:t>
            </w:r>
          </w:p>
        </w:tc>
        <w:tc>
          <w:tcPr>
            <w:tcW w:w="630" w:type="dxa"/>
            <w:vAlign w:val="center"/>
          </w:tcPr>
          <w:p w14:paraId="20354E5F"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380C52F3" w14:textId="77777777" w:rsidR="007A1F44" w:rsidRPr="00A03C55" w:rsidRDefault="007A1F44" w:rsidP="00A90064">
            <w:pPr>
              <w:pStyle w:val="TableEntry"/>
              <w:rPr>
                <w:noProof w:val="0"/>
                <w:sz w:val="16"/>
              </w:rPr>
            </w:pPr>
            <w:r w:rsidRPr="00A03C55">
              <w:rPr>
                <w:noProof w:val="0"/>
                <w:sz w:val="16"/>
              </w:rPr>
              <w:t>SOAP endpoint URI.</w:t>
            </w:r>
          </w:p>
        </w:tc>
      </w:tr>
      <w:tr w:rsidR="007A1F44" w:rsidRPr="00A03C55" w14:paraId="435A48AC" w14:textId="77777777">
        <w:trPr>
          <w:cantSplit/>
        </w:trPr>
        <w:tc>
          <w:tcPr>
            <w:tcW w:w="1548" w:type="dxa"/>
            <w:vMerge/>
            <w:textDirection w:val="btLr"/>
            <w:vAlign w:val="center"/>
          </w:tcPr>
          <w:p w14:paraId="157BD89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B31749F" w14:textId="77777777" w:rsidR="007A1F44" w:rsidRPr="00A03C55" w:rsidRDefault="007A1F44" w:rsidP="00A90064">
            <w:pPr>
              <w:pStyle w:val="TableEntry"/>
              <w:rPr>
                <w:i/>
                <w:iCs/>
                <w:noProof w:val="0"/>
                <w:sz w:val="16"/>
              </w:rPr>
            </w:pPr>
            <w:r w:rsidRPr="00A03C55">
              <w:rPr>
                <w:i/>
                <w:iCs/>
                <w:noProof w:val="0"/>
                <w:sz w:val="16"/>
              </w:rPr>
              <w:t>AlternativeUserID</w:t>
            </w:r>
          </w:p>
        </w:tc>
        <w:tc>
          <w:tcPr>
            <w:tcW w:w="630" w:type="dxa"/>
            <w:vAlign w:val="center"/>
          </w:tcPr>
          <w:p w14:paraId="4353C816"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002FC30C"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70F7229B" w14:textId="77777777">
        <w:trPr>
          <w:cantSplit/>
        </w:trPr>
        <w:tc>
          <w:tcPr>
            <w:tcW w:w="1548" w:type="dxa"/>
            <w:vMerge/>
            <w:textDirection w:val="btLr"/>
            <w:vAlign w:val="center"/>
          </w:tcPr>
          <w:p w14:paraId="79A2D9D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78C99F2" w14:textId="77777777" w:rsidR="007A1F44" w:rsidRPr="00A03C55" w:rsidRDefault="007A1F44" w:rsidP="00A90064">
            <w:pPr>
              <w:pStyle w:val="TableEntry"/>
              <w:rPr>
                <w:i/>
                <w:iCs/>
                <w:noProof w:val="0"/>
                <w:sz w:val="16"/>
              </w:rPr>
            </w:pPr>
            <w:r w:rsidRPr="00A03C55">
              <w:rPr>
                <w:i/>
                <w:iCs/>
                <w:noProof w:val="0"/>
                <w:sz w:val="16"/>
              </w:rPr>
              <w:t>UserName</w:t>
            </w:r>
          </w:p>
        </w:tc>
        <w:tc>
          <w:tcPr>
            <w:tcW w:w="630" w:type="dxa"/>
            <w:vAlign w:val="center"/>
          </w:tcPr>
          <w:p w14:paraId="67FACEA0"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BD5B7C1"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1952BE11" w14:textId="77777777">
        <w:trPr>
          <w:cantSplit/>
        </w:trPr>
        <w:tc>
          <w:tcPr>
            <w:tcW w:w="1548" w:type="dxa"/>
            <w:vMerge/>
            <w:textDirection w:val="btLr"/>
            <w:vAlign w:val="center"/>
          </w:tcPr>
          <w:p w14:paraId="53F776B0" w14:textId="77777777" w:rsidR="007A1F44" w:rsidRPr="00A03C55" w:rsidRDefault="007A1F44" w:rsidP="0098263A">
            <w:pPr>
              <w:pStyle w:val="TableLabel"/>
              <w:rPr>
                <w:rFonts w:ascii="Times New Roman" w:hAnsi="Times New Roman"/>
                <w:noProof w:val="0"/>
                <w:sz w:val="16"/>
              </w:rPr>
            </w:pPr>
          </w:p>
        </w:tc>
        <w:tc>
          <w:tcPr>
            <w:tcW w:w="2520" w:type="dxa"/>
            <w:vAlign w:val="center"/>
          </w:tcPr>
          <w:p w14:paraId="57912ACF" w14:textId="77777777" w:rsidR="007A1F44" w:rsidRPr="00A03C55" w:rsidRDefault="007A1F44" w:rsidP="00CE0CFD">
            <w:pPr>
              <w:pStyle w:val="TableEntry"/>
              <w:rPr>
                <w:i/>
                <w:iCs/>
                <w:noProof w:val="0"/>
                <w:sz w:val="16"/>
              </w:rPr>
            </w:pPr>
            <w:r w:rsidRPr="00A03C55">
              <w:rPr>
                <w:i/>
                <w:iCs/>
                <w:noProof w:val="0"/>
                <w:sz w:val="16"/>
              </w:rPr>
              <w:t>UserIsRequestor</w:t>
            </w:r>
          </w:p>
        </w:tc>
        <w:tc>
          <w:tcPr>
            <w:tcW w:w="630" w:type="dxa"/>
            <w:vAlign w:val="center"/>
          </w:tcPr>
          <w:p w14:paraId="77241E1D"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3FA43359"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3E1BE422" w14:textId="77777777">
        <w:trPr>
          <w:cantSplit/>
        </w:trPr>
        <w:tc>
          <w:tcPr>
            <w:tcW w:w="1548" w:type="dxa"/>
            <w:vMerge/>
            <w:textDirection w:val="btLr"/>
            <w:vAlign w:val="center"/>
          </w:tcPr>
          <w:p w14:paraId="165258C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023E85C" w14:textId="77777777" w:rsidR="007A1F44" w:rsidRPr="00A03C55" w:rsidRDefault="007A1F44" w:rsidP="00A90064">
            <w:pPr>
              <w:pStyle w:val="TableEntry"/>
              <w:rPr>
                <w:noProof w:val="0"/>
                <w:sz w:val="16"/>
              </w:rPr>
            </w:pPr>
            <w:r w:rsidRPr="00A03C55">
              <w:rPr>
                <w:noProof w:val="0"/>
                <w:sz w:val="16"/>
              </w:rPr>
              <w:t>RoleIDCode</w:t>
            </w:r>
          </w:p>
        </w:tc>
        <w:tc>
          <w:tcPr>
            <w:tcW w:w="630" w:type="dxa"/>
            <w:vAlign w:val="center"/>
          </w:tcPr>
          <w:p w14:paraId="2C96021E"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11DBF392" w14:textId="77777777" w:rsidR="007A1F44" w:rsidRPr="00A03C55" w:rsidRDefault="007A1F44" w:rsidP="00A90064">
            <w:pPr>
              <w:pStyle w:val="TableEntry"/>
              <w:rPr>
                <w:noProof w:val="0"/>
                <w:sz w:val="16"/>
              </w:rPr>
            </w:pPr>
            <w:r w:rsidRPr="00A03C55">
              <w:rPr>
                <w:noProof w:val="0"/>
                <w:sz w:val="16"/>
              </w:rPr>
              <w:t>EV(110152, DCM, “Destination”)</w:t>
            </w:r>
          </w:p>
        </w:tc>
      </w:tr>
      <w:tr w:rsidR="007A1F44" w:rsidRPr="00A03C55" w14:paraId="10032C74" w14:textId="77777777">
        <w:trPr>
          <w:cantSplit/>
        </w:trPr>
        <w:tc>
          <w:tcPr>
            <w:tcW w:w="1548" w:type="dxa"/>
            <w:vMerge/>
            <w:textDirection w:val="btLr"/>
            <w:vAlign w:val="center"/>
          </w:tcPr>
          <w:p w14:paraId="4F0BB9C0"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FE1ECF2" w14:textId="77777777" w:rsidR="007A1F44" w:rsidRPr="00A03C55" w:rsidRDefault="007A1F44" w:rsidP="00A90064">
            <w:pPr>
              <w:pStyle w:val="TableEntry"/>
              <w:rPr>
                <w:iCs/>
                <w:noProof w:val="0"/>
                <w:sz w:val="16"/>
              </w:rPr>
            </w:pPr>
            <w:r w:rsidRPr="00A03C55">
              <w:rPr>
                <w:iCs/>
                <w:noProof w:val="0"/>
                <w:sz w:val="16"/>
              </w:rPr>
              <w:t>NetworkAccessPointTypeCode</w:t>
            </w:r>
          </w:p>
        </w:tc>
        <w:tc>
          <w:tcPr>
            <w:tcW w:w="630" w:type="dxa"/>
            <w:vAlign w:val="center"/>
          </w:tcPr>
          <w:p w14:paraId="694BAC7F"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172560E7"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15DF9BB0" w14:textId="77777777" w:rsidTr="00D372D5">
        <w:trPr>
          <w:cantSplit/>
        </w:trPr>
        <w:tc>
          <w:tcPr>
            <w:tcW w:w="1548" w:type="dxa"/>
            <w:vMerge/>
            <w:textDirection w:val="btLr"/>
            <w:vAlign w:val="center"/>
          </w:tcPr>
          <w:p w14:paraId="64CD09E6"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9019964" w14:textId="77777777" w:rsidR="007A1F44" w:rsidRPr="00A03C55" w:rsidRDefault="007A1F44" w:rsidP="00A90064">
            <w:pPr>
              <w:pStyle w:val="TableEntry"/>
              <w:rPr>
                <w:iCs/>
                <w:noProof w:val="0"/>
                <w:sz w:val="16"/>
              </w:rPr>
            </w:pPr>
            <w:r w:rsidRPr="00A03C55">
              <w:rPr>
                <w:iCs/>
                <w:noProof w:val="0"/>
                <w:sz w:val="16"/>
              </w:rPr>
              <w:t>NetworkAccessPointID</w:t>
            </w:r>
          </w:p>
        </w:tc>
        <w:tc>
          <w:tcPr>
            <w:tcW w:w="630" w:type="dxa"/>
            <w:vAlign w:val="center"/>
          </w:tcPr>
          <w:p w14:paraId="3D666D31"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1D77BECE" w14:textId="77777777" w:rsidR="007A1F44" w:rsidRPr="00A03C55" w:rsidRDefault="007A1F44" w:rsidP="00A90064">
            <w:pPr>
              <w:pStyle w:val="TableEntry"/>
              <w:rPr>
                <w:noProof w:val="0"/>
                <w:sz w:val="16"/>
              </w:rPr>
            </w:pPr>
            <w:r w:rsidRPr="00A03C55">
              <w:rPr>
                <w:noProof w:val="0"/>
                <w:sz w:val="16"/>
              </w:rPr>
              <w:t>the machine name or IP address.</w:t>
            </w:r>
          </w:p>
        </w:tc>
      </w:tr>
    </w:tbl>
    <w:p w14:paraId="1B4CA3DE" w14:textId="77777777" w:rsidR="00A5495B" w:rsidRPr="00A03C55" w:rsidRDefault="00A5495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4F09C182" w14:textId="77777777" w:rsidTr="00775340">
        <w:trPr>
          <w:cantSplit/>
        </w:trPr>
        <w:tc>
          <w:tcPr>
            <w:tcW w:w="1728" w:type="dxa"/>
            <w:vMerge w:val="restart"/>
          </w:tcPr>
          <w:p w14:paraId="2BE6D0C5" w14:textId="77777777" w:rsidR="007A1F44" w:rsidRPr="00A03C55" w:rsidRDefault="007A1F44" w:rsidP="003462A5">
            <w:pPr>
              <w:pStyle w:val="TableEntryHeader"/>
              <w:rPr>
                <w:noProof w:val="0"/>
              </w:rPr>
            </w:pPr>
            <w:r w:rsidRPr="00A03C55">
              <w:rPr>
                <w:noProof w:val="0"/>
              </w:rPr>
              <w:t>Audit Source</w:t>
            </w:r>
          </w:p>
          <w:p w14:paraId="50E3CE4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4E6DB39D" w14:textId="77777777" w:rsidR="007A1F44" w:rsidRPr="00A03C55" w:rsidRDefault="007A1F44" w:rsidP="00A90064">
            <w:pPr>
              <w:pStyle w:val="TableEntry"/>
              <w:rPr>
                <w:i/>
                <w:iCs/>
                <w:noProof w:val="0"/>
                <w:sz w:val="16"/>
              </w:rPr>
            </w:pPr>
            <w:r w:rsidRPr="00A03C55">
              <w:rPr>
                <w:i/>
                <w:iCs/>
                <w:noProof w:val="0"/>
                <w:sz w:val="16"/>
              </w:rPr>
              <w:t>AuditSourceID</w:t>
            </w:r>
          </w:p>
        </w:tc>
        <w:tc>
          <w:tcPr>
            <w:tcW w:w="630" w:type="dxa"/>
            <w:vAlign w:val="center"/>
          </w:tcPr>
          <w:p w14:paraId="619079DB"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7E9FAF01"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029C7B2" w14:textId="77777777" w:rsidTr="00775340">
        <w:trPr>
          <w:cantSplit/>
        </w:trPr>
        <w:tc>
          <w:tcPr>
            <w:tcW w:w="1728" w:type="dxa"/>
            <w:vMerge/>
            <w:textDirection w:val="btLr"/>
            <w:vAlign w:val="center"/>
          </w:tcPr>
          <w:p w14:paraId="445173B7"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03D10502" w14:textId="77777777" w:rsidR="007A1F44" w:rsidRPr="00A03C55" w:rsidRDefault="007A1F44" w:rsidP="00A90064">
            <w:pPr>
              <w:pStyle w:val="TableEntry"/>
              <w:rPr>
                <w:i/>
                <w:iCs/>
                <w:noProof w:val="0"/>
                <w:sz w:val="16"/>
              </w:rPr>
            </w:pPr>
            <w:r w:rsidRPr="00A03C55">
              <w:rPr>
                <w:i/>
                <w:iCs/>
                <w:noProof w:val="0"/>
                <w:sz w:val="16"/>
              </w:rPr>
              <w:t>AuditEnterpriseSiteID</w:t>
            </w:r>
          </w:p>
        </w:tc>
        <w:tc>
          <w:tcPr>
            <w:tcW w:w="630" w:type="dxa"/>
            <w:vAlign w:val="center"/>
          </w:tcPr>
          <w:p w14:paraId="04B9C2D2"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573A264"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5421B54" w14:textId="77777777" w:rsidTr="00775340">
        <w:trPr>
          <w:cantSplit/>
        </w:trPr>
        <w:tc>
          <w:tcPr>
            <w:tcW w:w="1728" w:type="dxa"/>
            <w:vMerge/>
            <w:textDirection w:val="btLr"/>
            <w:vAlign w:val="center"/>
          </w:tcPr>
          <w:p w14:paraId="7DDECAAE"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67127F4D" w14:textId="77777777" w:rsidR="007A1F44" w:rsidRPr="00A03C55" w:rsidRDefault="007A1F44" w:rsidP="00A90064">
            <w:pPr>
              <w:pStyle w:val="TableEntry"/>
              <w:rPr>
                <w:i/>
                <w:iCs/>
                <w:noProof w:val="0"/>
                <w:sz w:val="16"/>
              </w:rPr>
            </w:pPr>
            <w:r w:rsidRPr="00A03C55">
              <w:rPr>
                <w:i/>
                <w:iCs/>
                <w:noProof w:val="0"/>
                <w:sz w:val="16"/>
              </w:rPr>
              <w:t>AuditSourceTypeCode</w:t>
            </w:r>
          </w:p>
        </w:tc>
        <w:tc>
          <w:tcPr>
            <w:tcW w:w="630" w:type="dxa"/>
            <w:vAlign w:val="center"/>
          </w:tcPr>
          <w:p w14:paraId="4BAAA42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C697889"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741F2D38"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E4FD2F4" w14:textId="77777777" w:rsidTr="00D372D5">
        <w:trPr>
          <w:cantSplit/>
        </w:trPr>
        <w:tc>
          <w:tcPr>
            <w:tcW w:w="1548" w:type="dxa"/>
            <w:vMerge w:val="restart"/>
          </w:tcPr>
          <w:p w14:paraId="6B16B706" w14:textId="77777777" w:rsidR="007A1F44" w:rsidRPr="00A03C55" w:rsidRDefault="007A1F44" w:rsidP="003462A5">
            <w:pPr>
              <w:pStyle w:val="TableEntryHeader"/>
              <w:rPr>
                <w:noProof w:val="0"/>
              </w:rPr>
            </w:pPr>
            <w:r w:rsidRPr="00A03C55">
              <w:rPr>
                <w:noProof w:val="0"/>
              </w:rPr>
              <w:t>Patient</w:t>
            </w:r>
          </w:p>
          <w:p w14:paraId="617860C8"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6225BF62" w14:textId="77777777" w:rsidR="007A1F44" w:rsidRPr="00A03C55" w:rsidRDefault="007A1F44" w:rsidP="00A90064">
            <w:pPr>
              <w:pStyle w:val="TableEntry"/>
              <w:rPr>
                <w:noProof w:val="0"/>
                <w:sz w:val="16"/>
              </w:rPr>
            </w:pPr>
            <w:r w:rsidRPr="00A03C55">
              <w:rPr>
                <w:noProof w:val="0"/>
                <w:sz w:val="16"/>
              </w:rPr>
              <w:t>ParticipantObjectTypeCode</w:t>
            </w:r>
          </w:p>
        </w:tc>
        <w:tc>
          <w:tcPr>
            <w:tcW w:w="630" w:type="dxa"/>
            <w:vAlign w:val="center"/>
          </w:tcPr>
          <w:p w14:paraId="5D2BED90"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79459AC8" w14:textId="77777777" w:rsidR="007A1F44" w:rsidRPr="00A03C55" w:rsidRDefault="007A1F44" w:rsidP="00A90064">
            <w:pPr>
              <w:pStyle w:val="TableEntry"/>
              <w:rPr>
                <w:noProof w:val="0"/>
                <w:sz w:val="16"/>
              </w:rPr>
            </w:pPr>
            <w:r w:rsidRPr="00A03C55">
              <w:rPr>
                <w:noProof w:val="0"/>
                <w:sz w:val="16"/>
              </w:rPr>
              <w:t>“1” (person)</w:t>
            </w:r>
          </w:p>
        </w:tc>
      </w:tr>
      <w:tr w:rsidR="007A1F44" w:rsidRPr="00A03C55" w14:paraId="4738E3B9" w14:textId="77777777">
        <w:trPr>
          <w:cantSplit/>
        </w:trPr>
        <w:tc>
          <w:tcPr>
            <w:tcW w:w="1548" w:type="dxa"/>
            <w:vMerge/>
            <w:vAlign w:val="center"/>
          </w:tcPr>
          <w:p w14:paraId="575CD4D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F5E6C90" w14:textId="77777777" w:rsidR="007A1F44" w:rsidRPr="00A03C55" w:rsidRDefault="007A1F44" w:rsidP="00A90064">
            <w:pPr>
              <w:pStyle w:val="TableEntry"/>
              <w:rPr>
                <w:noProof w:val="0"/>
                <w:sz w:val="16"/>
              </w:rPr>
            </w:pPr>
            <w:r w:rsidRPr="00A03C55">
              <w:rPr>
                <w:noProof w:val="0"/>
                <w:sz w:val="16"/>
              </w:rPr>
              <w:t>ParticipantObjectTypeCodeRole</w:t>
            </w:r>
          </w:p>
        </w:tc>
        <w:tc>
          <w:tcPr>
            <w:tcW w:w="630" w:type="dxa"/>
            <w:vAlign w:val="center"/>
          </w:tcPr>
          <w:p w14:paraId="0477A117"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7C6B9B7C" w14:textId="77777777" w:rsidR="007A1F44" w:rsidRPr="00A03C55" w:rsidRDefault="007A1F44" w:rsidP="00A90064">
            <w:pPr>
              <w:pStyle w:val="TableEntry"/>
              <w:rPr>
                <w:b/>
                <w:i/>
                <w:noProof w:val="0"/>
                <w:sz w:val="16"/>
              </w:rPr>
            </w:pPr>
            <w:r w:rsidRPr="00A03C55">
              <w:rPr>
                <w:noProof w:val="0"/>
                <w:sz w:val="16"/>
              </w:rPr>
              <w:t>“1” (patient)</w:t>
            </w:r>
          </w:p>
        </w:tc>
      </w:tr>
      <w:tr w:rsidR="007A1F44" w:rsidRPr="00A03C55" w14:paraId="59E743B1" w14:textId="77777777">
        <w:trPr>
          <w:cantSplit/>
        </w:trPr>
        <w:tc>
          <w:tcPr>
            <w:tcW w:w="1548" w:type="dxa"/>
            <w:vMerge/>
            <w:vAlign w:val="center"/>
          </w:tcPr>
          <w:p w14:paraId="6C851DD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9D61DE4" w14:textId="77777777" w:rsidR="007A1F44" w:rsidRPr="00A03C55" w:rsidRDefault="007A1F44" w:rsidP="00A90064">
            <w:pPr>
              <w:pStyle w:val="TableEntry"/>
              <w:rPr>
                <w:i/>
                <w:iCs/>
                <w:noProof w:val="0"/>
                <w:sz w:val="16"/>
              </w:rPr>
            </w:pPr>
            <w:r w:rsidRPr="00A03C55">
              <w:rPr>
                <w:i/>
                <w:iCs/>
                <w:noProof w:val="0"/>
                <w:sz w:val="16"/>
              </w:rPr>
              <w:t>ParticipantObjectDataLifeCycle</w:t>
            </w:r>
          </w:p>
        </w:tc>
        <w:tc>
          <w:tcPr>
            <w:tcW w:w="630" w:type="dxa"/>
            <w:vAlign w:val="center"/>
          </w:tcPr>
          <w:p w14:paraId="36457F9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233C431C"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5D5993E3" w14:textId="77777777">
        <w:trPr>
          <w:cantSplit/>
        </w:trPr>
        <w:tc>
          <w:tcPr>
            <w:tcW w:w="1548" w:type="dxa"/>
            <w:vMerge/>
            <w:vAlign w:val="center"/>
          </w:tcPr>
          <w:p w14:paraId="181CB1D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FDE9AEF" w14:textId="77777777" w:rsidR="007A1F44" w:rsidRPr="00A03C55" w:rsidRDefault="007A1F44" w:rsidP="00A90064">
            <w:pPr>
              <w:pStyle w:val="TableEntry"/>
              <w:rPr>
                <w:i/>
                <w:noProof w:val="0"/>
                <w:sz w:val="16"/>
              </w:rPr>
            </w:pPr>
            <w:r w:rsidRPr="00A03C55">
              <w:rPr>
                <w:i/>
                <w:noProof w:val="0"/>
                <w:sz w:val="16"/>
              </w:rPr>
              <w:t>ParticipantObjectIDTypeCode</w:t>
            </w:r>
          </w:p>
        </w:tc>
        <w:tc>
          <w:tcPr>
            <w:tcW w:w="630" w:type="dxa"/>
            <w:vAlign w:val="center"/>
          </w:tcPr>
          <w:p w14:paraId="39EA8DE7" w14:textId="77777777" w:rsidR="007A1F44" w:rsidRPr="00A03C55" w:rsidRDefault="007A1F44" w:rsidP="00A90064">
            <w:pPr>
              <w:pStyle w:val="TableEntry"/>
              <w:jc w:val="center"/>
              <w:rPr>
                <w:i/>
                <w:noProof w:val="0"/>
                <w:sz w:val="16"/>
              </w:rPr>
            </w:pPr>
            <w:r w:rsidRPr="00A03C55">
              <w:rPr>
                <w:i/>
                <w:noProof w:val="0"/>
                <w:sz w:val="16"/>
              </w:rPr>
              <w:t>M</w:t>
            </w:r>
          </w:p>
        </w:tc>
        <w:tc>
          <w:tcPr>
            <w:tcW w:w="4968" w:type="dxa"/>
            <w:vAlign w:val="center"/>
          </w:tcPr>
          <w:p w14:paraId="7652B0E7" w14:textId="77777777" w:rsidR="007A1F44" w:rsidRPr="00A03C55" w:rsidRDefault="00826C0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4C776B80" w14:textId="77777777">
        <w:trPr>
          <w:cantSplit/>
        </w:trPr>
        <w:tc>
          <w:tcPr>
            <w:tcW w:w="1548" w:type="dxa"/>
            <w:vMerge/>
            <w:vAlign w:val="center"/>
          </w:tcPr>
          <w:p w14:paraId="508B62FA"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E60DFCC" w14:textId="77777777" w:rsidR="007A1F44" w:rsidRPr="00A03C55" w:rsidRDefault="007A1F44" w:rsidP="00A90064">
            <w:pPr>
              <w:pStyle w:val="TableEntry"/>
              <w:rPr>
                <w:i/>
                <w:iCs/>
                <w:noProof w:val="0"/>
                <w:sz w:val="16"/>
              </w:rPr>
            </w:pPr>
            <w:r w:rsidRPr="00A03C55">
              <w:rPr>
                <w:i/>
                <w:iCs/>
                <w:noProof w:val="0"/>
                <w:sz w:val="16"/>
              </w:rPr>
              <w:t>ParticipantObjectSensitivity</w:t>
            </w:r>
          </w:p>
        </w:tc>
        <w:tc>
          <w:tcPr>
            <w:tcW w:w="630" w:type="dxa"/>
            <w:vAlign w:val="center"/>
          </w:tcPr>
          <w:p w14:paraId="357659D2"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860966C"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7E1FC805" w14:textId="77777777">
        <w:trPr>
          <w:cantSplit/>
        </w:trPr>
        <w:tc>
          <w:tcPr>
            <w:tcW w:w="1548" w:type="dxa"/>
            <w:vMerge/>
            <w:vAlign w:val="center"/>
          </w:tcPr>
          <w:p w14:paraId="1C63E52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3F5B6A07" w14:textId="77777777" w:rsidR="007A1F44" w:rsidRPr="00A03C55" w:rsidRDefault="007A1F44" w:rsidP="00A90064">
            <w:pPr>
              <w:pStyle w:val="TableEntry"/>
              <w:rPr>
                <w:noProof w:val="0"/>
                <w:sz w:val="16"/>
              </w:rPr>
            </w:pPr>
            <w:r w:rsidRPr="00A03C55">
              <w:rPr>
                <w:noProof w:val="0"/>
                <w:sz w:val="16"/>
              </w:rPr>
              <w:t>ParticipantObjectID</w:t>
            </w:r>
          </w:p>
        </w:tc>
        <w:tc>
          <w:tcPr>
            <w:tcW w:w="630" w:type="dxa"/>
            <w:vAlign w:val="center"/>
          </w:tcPr>
          <w:p w14:paraId="30FF6C5B"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51ECA26B" w14:textId="7C2147FF" w:rsidR="007A1F44" w:rsidRPr="00A03C55" w:rsidRDefault="007A1F44" w:rsidP="00A90064">
            <w:pPr>
              <w:pStyle w:val="TableEntry"/>
              <w:rPr>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20A51893" w14:textId="77777777">
        <w:trPr>
          <w:cantSplit/>
        </w:trPr>
        <w:tc>
          <w:tcPr>
            <w:tcW w:w="1548" w:type="dxa"/>
            <w:vMerge/>
            <w:vAlign w:val="center"/>
          </w:tcPr>
          <w:p w14:paraId="2449704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30648B57" w14:textId="77777777" w:rsidR="007A1F44" w:rsidRPr="00A03C55" w:rsidRDefault="007A1F44" w:rsidP="00A90064">
            <w:pPr>
              <w:pStyle w:val="TableEntry"/>
              <w:rPr>
                <w:i/>
                <w:iCs/>
                <w:noProof w:val="0"/>
                <w:sz w:val="16"/>
              </w:rPr>
            </w:pPr>
            <w:r w:rsidRPr="00A03C55">
              <w:rPr>
                <w:i/>
                <w:iCs/>
                <w:noProof w:val="0"/>
                <w:sz w:val="16"/>
              </w:rPr>
              <w:t>ParticipantObjectName</w:t>
            </w:r>
          </w:p>
        </w:tc>
        <w:tc>
          <w:tcPr>
            <w:tcW w:w="630" w:type="dxa"/>
            <w:vAlign w:val="center"/>
          </w:tcPr>
          <w:p w14:paraId="1C4249A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36100BE5"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157ED937" w14:textId="77777777">
        <w:trPr>
          <w:cantSplit/>
        </w:trPr>
        <w:tc>
          <w:tcPr>
            <w:tcW w:w="1548" w:type="dxa"/>
            <w:vMerge/>
            <w:vAlign w:val="center"/>
          </w:tcPr>
          <w:p w14:paraId="78AC84B5"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D6C14A2" w14:textId="77777777" w:rsidR="007A1F44" w:rsidRPr="00A03C55" w:rsidRDefault="007A1F44" w:rsidP="00A90064">
            <w:pPr>
              <w:pStyle w:val="TableEntry"/>
              <w:rPr>
                <w:i/>
                <w:iCs/>
                <w:noProof w:val="0"/>
                <w:sz w:val="16"/>
              </w:rPr>
            </w:pPr>
            <w:r w:rsidRPr="00A03C55">
              <w:rPr>
                <w:i/>
                <w:iCs/>
                <w:noProof w:val="0"/>
                <w:sz w:val="16"/>
              </w:rPr>
              <w:t>ParticipantObjectQuery</w:t>
            </w:r>
          </w:p>
        </w:tc>
        <w:tc>
          <w:tcPr>
            <w:tcW w:w="630" w:type="dxa"/>
            <w:vAlign w:val="center"/>
          </w:tcPr>
          <w:p w14:paraId="06604E84"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37B0D241"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0650DD6F" w14:textId="77777777">
        <w:trPr>
          <w:cantSplit/>
        </w:trPr>
        <w:tc>
          <w:tcPr>
            <w:tcW w:w="1548" w:type="dxa"/>
            <w:vMerge/>
            <w:vAlign w:val="center"/>
          </w:tcPr>
          <w:p w14:paraId="3E5FBF0A"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A30B4FA" w14:textId="77777777" w:rsidR="007A1F44" w:rsidRPr="00A03C55" w:rsidRDefault="007A1F44" w:rsidP="00CE0CFD">
            <w:pPr>
              <w:pStyle w:val="TableEntry"/>
              <w:rPr>
                <w:noProof w:val="0"/>
                <w:sz w:val="16"/>
              </w:rPr>
            </w:pPr>
            <w:r w:rsidRPr="00A03C55">
              <w:rPr>
                <w:noProof w:val="0"/>
                <w:sz w:val="16"/>
              </w:rPr>
              <w:t>ParticipantObjectDetail</w:t>
            </w:r>
          </w:p>
        </w:tc>
        <w:tc>
          <w:tcPr>
            <w:tcW w:w="630" w:type="dxa"/>
            <w:vAlign w:val="center"/>
          </w:tcPr>
          <w:p w14:paraId="399BCC90"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29037FF7" w14:textId="77777777" w:rsidR="007A1F44" w:rsidRPr="00A03C55" w:rsidRDefault="007A1F44" w:rsidP="00A90064">
            <w:pPr>
              <w:pStyle w:val="TableEntry"/>
              <w:rPr>
                <w:noProof w:val="0"/>
                <w:sz w:val="16"/>
              </w:rPr>
            </w:pPr>
            <w:r w:rsidRPr="00A03C55">
              <w:rPr>
                <w:noProof w:val="0"/>
                <w:sz w:val="16"/>
              </w:rPr>
              <w:t>Type=II (the literal string), Value=the value of message.id</w:t>
            </w:r>
          </w:p>
        </w:tc>
      </w:tr>
    </w:tbl>
    <w:p w14:paraId="674B8F5D"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r w:rsidRPr="00A03C55">
        <w:rPr>
          <w:noProof w:val="0"/>
        </w:rPr>
        <w:t>3.44.5.1.2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108AE10" w14:textId="77777777" w:rsidTr="00D372D5">
        <w:trPr>
          <w:cantSplit/>
        </w:trPr>
        <w:tc>
          <w:tcPr>
            <w:tcW w:w="1458" w:type="dxa"/>
            <w:textDirection w:val="btLr"/>
            <w:vAlign w:val="center"/>
          </w:tcPr>
          <w:p w14:paraId="58C7CAC9" w14:textId="77777777" w:rsidR="007A1F44" w:rsidRPr="00A03C55" w:rsidRDefault="007A1F44" w:rsidP="00D372D5">
            <w:pPr>
              <w:pStyle w:val="TableEntry"/>
              <w:rPr>
                <w:noProof w:val="0"/>
              </w:rPr>
            </w:pPr>
          </w:p>
        </w:tc>
        <w:tc>
          <w:tcPr>
            <w:tcW w:w="2610" w:type="dxa"/>
            <w:shd w:val="clear" w:color="auto" w:fill="D9D9D9"/>
            <w:vAlign w:val="center"/>
          </w:tcPr>
          <w:p w14:paraId="03BB5F5C"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4645F3D6" w14:textId="77777777" w:rsidR="007A1F44" w:rsidRPr="00A03C55" w:rsidRDefault="007A1F44" w:rsidP="00A53067">
            <w:pPr>
              <w:pStyle w:val="TableEntryHeader"/>
              <w:rPr>
                <w:noProof w:val="0"/>
              </w:rPr>
            </w:pPr>
            <w:r w:rsidRPr="00A03C55">
              <w:rPr>
                <w:noProof w:val="0"/>
              </w:rPr>
              <w:t>Opt</w:t>
            </w:r>
          </w:p>
        </w:tc>
        <w:tc>
          <w:tcPr>
            <w:tcW w:w="4878" w:type="dxa"/>
            <w:shd w:val="clear" w:color="auto" w:fill="D9D9D9"/>
            <w:vAlign w:val="center"/>
          </w:tcPr>
          <w:p w14:paraId="04A8210D" w14:textId="77777777" w:rsidR="007A1F44" w:rsidRPr="00A03C55" w:rsidRDefault="007A1F44" w:rsidP="00A53067">
            <w:pPr>
              <w:pStyle w:val="TableEntryHeader"/>
              <w:rPr>
                <w:noProof w:val="0"/>
              </w:rPr>
            </w:pPr>
            <w:r w:rsidRPr="00A03C55">
              <w:rPr>
                <w:noProof w:val="0"/>
              </w:rPr>
              <w:t>Value Constraints</w:t>
            </w:r>
          </w:p>
        </w:tc>
      </w:tr>
      <w:tr w:rsidR="007A1F44" w:rsidRPr="00A03C55" w14:paraId="1CCAA884" w14:textId="77777777" w:rsidTr="00D372D5">
        <w:trPr>
          <w:cantSplit/>
        </w:trPr>
        <w:tc>
          <w:tcPr>
            <w:tcW w:w="1458" w:type="dxa"/>
            <w:vMerge w:val="restart"/>
          </w:tcPr>
          <w:p w14:paraId="050A7A73" w14:textId="77777777" w:rsidR="007A1F44" w:rsidRPr="00A03C55" w:rsidRDefault="007A1F44" w:rsidP="003462A5">
            <w:pPr>
              <w:pStyle w:val="TableEntryHeader"/>
              <w:rPr>
                <w:noProof w:val="0"/>
              </w:rPr>
            </w:pPr>
            <w:r w:rsidRPr="00A03C55">
              <w:rPr>
                <w:noProof w:val="0"/>
              </w:rPr>
              <w:t>Event</w:t>
            </w:r>
          </w:p>
          <w:p w14:paraId="7E08510F"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201AB100" w14:textId="77777777" w:rsidR="007A1F44" w:rsidRPr="00A03C55" w:rsidRDefault="007A1F44" w:rsidP="00A90064">
            <w:pPr>
              <w:pStyle w:val="TableEntry"/>
              <w:rPr>
                <w:noProof w:val="0"/>
                <w:sz w:val="16"/>
              </w:rPr>
            </w:pPr>
            <w:r w:rsidRPr="00A03C55">
              <w:rPr>
                <w:noProof w:val="0"/>
                <w:sz w:val="16"/>
              </w:rPr>
              <w:t>EventID</w:t>
            </w:r>
          </w:p>
        </w:tc>
        <w:tc>
          <w:tcPr>
            <w:tcW w:w="720" w:type="dxa"/>
            <w:vAlign w:val="center"/>
          </w:tcPr>
          <w:p w14:paraId="3B050CEA"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BCD4486" w14:textId="77777777" w:rsidR="007A1F44" w:rsidRPr="00A03C55" w:rsidRDefault="007A1F44" w:rsidP="00A90064">
            <w:pPr>
              <w:pStyle w:val="TableEntry"/>
              <w:rPr>
                <w:noProof w:val="0"/>
                <w:sz w:val="16"/>
              </w:rPr>
            </w:pPr>
            <w:r w:rsidRPr="00A03C55">
              <w:rPr>
                <w:noProof w:val="0"/>
                <w:sz w:val="16"/>
              </w:rPr>
              <w:t>EV(110110, DCM, “Patient Record”)</w:t>
            </w:r>
          </w:p>
        </w:tc>
      </w:tr>
      <w:tr w:rsidR="007A1F44" w:rsidRPr="00A03C55" w14:paraId="2FA8FEBA" w14:textId="77777777">
        <w:trPr>
          <w:cantSplit/>
        </w:trPr>
        <w:tc>
          <w:tcPr>
            <w:tcW w:w="1458" w:type="dxa"/>
            <w:vMerge/>
            <w:vAlign w:val="center"/>
          </w:tcPr>
          <w:p w14:paraId="25AF8FA5"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5B266F8D" w14:textId="77777777" w:rsidR="007A1F44" w:rsidRPr="00A03C55" w:rsidRDefault="007A1F44" w:rsidP="00A90064">
            <w:pPr>
              <w:pStyle w:val="TableEntry"/>
              <w:rPr>
                <w:noProof w:val="0"/>
                <w:sz w:val="16"/>
              </w:rPr>
            </w:pPr>
            <w:r w:rsidRPr="00A03C55">
              <w:rPr>
                <w:noProof w:val="0"/>
                <w:sz w:val="16"/>
              </w:rPr>
              <w:t>EventActionCode</w:t>
            </w:r>
          </w:p>
        </w:tc>
        <w:tc>
          <w:tcPr>
            <w:tcW w:w="720" w:type="dxa"/>
            <w:vAlign w:val="center"/>
          </w:tcPr>
          <w:p w14:paraId="6C92606B"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689CDCD" w14:textId="77777777" w:rsidR="007A1F44" w:rsidRPr="00A03C55" w:rsidRDefault="007A1F44" w:rsidP="00A90064">
            <w:pPr>
              <w:pStyle w:val="TableEntry"/>
              <w:rPr>
                <w:noProof w:val="0"/>
                <w:sz w:val="16"/>
              </w:rPr>
            </w:pPr>
            <w:r w:rsidRPr="00A03C55">
              <w:rPr>
                <w:noProof w:val="0"/>
                <w:sz w:val="16"/>
              </w:rPr>
              <w:t>“C” (create) , “U” (update), or “D” (delete) as appropriate</w:t>
            </w:r>
          </w:p>
        </w:tc>
      </w:tr>
      <w:tr w:rsidR="007A1F44" w:rsidRPr="00A03C55" w14:paraId="202781F9" w14:textId="77777777">
        <w:trPr>
          <w:cantSplit/>
        </w:trPr>
        <w:tc>
          <w:tcPr>
            <w:tcW w:w="1458" w:type="dxa"/>
            <w:vMerge/>
            <w:vAlign w:val="center"/>
          </w:tcPr>
          <w:p w14:paraId="0140E377"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3163010E" w14:textId="77777777" w:rsidR="007A1F44" w:rsidRPr="00A03C55" w:rsidRDefault="007A1F44" w:rsidP="00A90064">
            <w:pPr>
              <w:pStyle w:val="TableEntry"/>
              <w:rPr>
                <w:i/>
                <w:iCs/>
                <w:noProof w:val="0"/>
                <w:sz w:val="16"/>
              </w:rPr>
            </w:pPr>
            <w:r w:rsidRPr="00A03C55">
              <w:rPr>
                <w:i/>
                <w:iCs/>
                <w:noProof w:val="0"/>
                <w:sz w:val="16"/>
              </w:rPr>
              <w:t>EventDateTime</w:t>
            </w:r>
          </w:p>
        </w:tc>
        <w:tc>
          <w:tcPr>
            <w:tcW w:w="720" w:type="dxa"/>
            <w:vAlign w:val="center"/>
          </w:tcPr>
          <w:p w14:paraId="3E2C5219"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45567085"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7DA7CEC7" w14:textId="77777777">
        <w:trPr>
          <w:cantSplit/>
        </w:trPr>
        <w:tc>
          <w:tcPr>
            <w:tcW w:w="1458" w:type="dxa"/>
            <w:vMerge/>
            <w:vAlign w:val="center"/>
          </w:tcPr>
          <w:p w14:paraId="26B1F743"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14679BF6" w14:textId="77777777" w:rsidR="007A1F44" w:rsidRPr="00A03C55" w:rsidRDefault="007A1F44" w:rsidP="00A90064">
            <w:pPr>
              <w:pStyle w:val="TableEntry"/>
              <w:rPr>
                <w:i/>
                <w:iCs/>
                <w:noProof w:val="0"/>
                <w:sz w:val="16"/>
              </w:rPr>
            </w:pPr>
            <w:r w:rsidRPr="00A03C55">
              <w:rPr>
                <w:i/>
                <w:iCs/>
                <w:noProof w:val="0"/>
                <w:sz w:val="16"/>
              </w:rPr>
              <w:t>EventOutcomeIndicator</w:t>
            </w:r>
          </w:p>
        </w:tc>
        <w:tc>
          <w:tcPr>
            <w:tcW w:w="720" w:type="dxa"/>
            <w:vAlign w:val="center"/>
          </w:tcPr>
          <w:p w14:paraId="65D6DEF1"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7F33B4B0"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0CD53EB3" w14:textId="77777777">
        <w:trPr>
          <w:cantSplit/>
        </w:trPr>
        <w:tc>
          <w:tcPr>
            <w:tcW w:w="1458" w:type="dxa"/>
            <w:vMerge/>
            <w:vAlign w:val="center"/>
          </w:tcPr>
          <w:p w14:paraId="29B49876"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1049BD90" w14:textId="77777777" w:rsidR="007A1F44" w:rsidRPr="00A03C55" w:rsidRDefault="007A1F44" w:rsidP="00A90064">
            <w:pPr>
              <w:pStyle w:val="TableEntry"/>
              <w:rPr>
                <w:noProof w:val="0"/>
                <w:sz w:val="16"/>
              </w:rPr>
            </w:pPr>
            <w:r w:rsidRPr="00A03C55">
              <w:rPr>
                <w:noProof w:val="0"/>
                <w:sz w:val="16"/>
              </w:rPr>
              <w:t>EventTypeCode</w:t>
            </w:r>
          </w:p>
        </w:tc>
        <w:tc>
          <w:tcPr>
            <w:tcW w:w="720" w:type="dxa"/>
            <w:vAlign w:val="center"/>
          </w:tcPr>
          <w:p w14:paraId="77F9F6DB"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B801C94" w14:textId="77777777" w:rsidR="007A1F44" w:rsidRPr="00A03C55" w:rsidRDefault="007A1F44" w:rsidP="00A90064">
            <w:pPr>
              <w:pStyle w:val="TableEntry"/>
              <w:rPr>
                <w:noProof w:val="0"/>
                <w:sz w:val="16"/>
              </w:rPr>
            </w:pPr>
            <w:r w:rsidRPr="00A03C55">
              <w:rPr>
                <w:noProof w:val="0"/>
                <w:sz w:val="16"/>
              </w:rPr>
              <w:t>EV(“ITI-44”, “IHE Transactions”, “Patient Identity Feed”)</w:t>
            </w:r>
          </w:p>
        </w:tc>
      </w:tr>
      <w:tr w:rsidR="007A1F44" w:rsidRPr="00A03C55" w14:paraId="18ADB865" w14:textId="77777777">
        <w:trPr>
          <w:cantSplit/>
        </w:trPr>
        <w:tc>
          <w:tcPr>
            <w:tcW w:w="9666" w:type="dxa"/>
            <w:gridSpan w:val="4"/>
          </w:tcPr>
          <w:p w14:paraId="6BD2FFD6" w14:textId="77777777" w:rsidR="007A1F44" w:rsidRPr="00A03C55" w:rsidRDefault="007A1F44" w:rsidP="003462A5">
            <w:pPr>
              <w:pStyle w:val="TableEntry"/>
              <w:rPr>
                <w:noProof w:val="0"/>
                <w:sz w:val="16"/>
              </w:rPr>
            </w:pPr>
            <w:r w:rsidRPr="00A03C55">
              <w:rPr>
                <w:noProof w:val="0"/>
                <w:sz w:val="16"/>
              </w:rPr>
              <w:t>Source (Patient Identity Source Actor) (1)</w:t>
            </w:r>
          </w:p>
        </w:tc>
      </w:tr>
      <w:tr w:rsidR="007A1F44" w:rsidRPr="00A03C55" w14:paraId="00062FBA" w14:textId="77777777">
        <w:trPr>
          <w:cantSplit/>
        </w:trPr>
        <w:tc>
          <w:tcPr>
            <w:tcW w:w="9666" w:type="dxa"/>
            <w:gridSpan w:val="4"/>
          </w:tcPr>
          <w:p w14:paraId="5B87B3B6" w14:textId="77777777" w:rsidR="007A1F44" w:rsidRPr="00A03C55" w:rsidRDefault="007A1F44" w:rsidP="003462A5">
            <w:pPr>
              <w:pStyle w:val="TableEntry"/>
              <w:rPr>
                <w:noProof w:val="0"/>
                <w:sz w:val="16"/>
              </w:rPr>
            </w:pPr>
            <w:r w:rsidRPr="00A03C55">
              <w:rPr>
                <w:noProof w:val="0"/>
                <w:sz w:val="16"/>
              </w:rPr>
              <w:t>Destination (Patient Identifier Cross-reference Manager or Document Registry) (1)</w:t>
            </w:r>
          </w:p>
        </w:tc>
      </w:tr>
      <w:tr w:rsidR="007A1F44" w:rsidRPr="00A03C55" w14:paraId="25656973" w14:textId="77777777">
        <w:trPr>
          <w:cantSplit/>
        </w:trPr>
        <w:tc>
          <w:tcPr>
            <w:tcW w:w="9666" w:type="dxa"/>
            <w:gridSpan w:val="4"/>
          </w:tcPr>
          <w:p w14:paraId="0861A78C" w14:textId="77777777" w:rsidR="007A1F44" w:rsidRPr="00A03C55" w:rsidRDefault="007A1F44" w:rsidP="003462A5">
            <w:pPr>
              <w:pStyle w:val="TableEntry"/>
              <w:rPr>
                <w:noProof w:val="0"/>
                <w:sz w:val="16"/>
              </w:rPr>
            </w:pPr>
            <w:r w:rsidRPr="00A03C55">
              <w:rPr>
                <w:noProof w:val="0"/>
                <w:sz w:val="16"/>
              </w:rPr>
              <w:t>Audit Source (Patient Identifier Cross-reference Manager or Document Registry) (1)</w:t>
            </w:r>
          </w:p>
        </w:tc>
      </w:tr>
      <w:tr w:rsidR="007A1F44" w:rsidRPr="00A03C55" w14:paraId="79B4FE4C" w14:textId="77777777">
        <w:trPr>
          <w:cantSplit/>
        </w:trPr>
        <w:tc>
          <w:tcPr>
            <w:tcW w:w="9666" w:type="dxa"/>
            <w:gridSpan w:val="4"/>
          </w:tcPr>
          <w:p w14:paraId="3E8B1BC4" w14:textId="50C5384F" w:rsidR="007A1F44" w:rsidRPr="00A03C55" w:rsidRDefault="007A1F44" w:rsidP="003462A5">
            <w:pPr>
              <w:pStyle w:val="TableEntry"/>
              <w:rPr>
                <w:noProof w:val="0"/>
                <w:sz w:val="16"/>
              </w:rPr>
            </w:pPr>
            <w:r w:rsidRPr="00A03C55">
              <w:rPr>
                <w:noProof w:val="0"/>
                <w:sz w:val="16"/>
              </w:rPr>
              <w:t>Patient</w:t>
            </w:r>
            <w:r w:rsidR="005720F4" w:rsidRPr="00A03C55">
              <w:rPr>
                <w:noProof w:val="0"/>
                <w:sz w:val="16"/>
              </w:rPr>
              <w:t xml:space="preserve"> </w:t>
            </w:r>
            <w:r w:rsidRPr="00A03C55">
              <w:rPr>
                <w:noProof w:val="0"/>
                <w:sz w:val="16"/>
              </w:rPr>
              <w:t>(1)</w:t>
            </w:r>
          </w:p>
        </w:tc>
      </w:tr>
    </w:tbl>
    <w:p w14:paraId="3DD79662" w14:textId="77777777" w:rsidR="00371EA4" w:rsidRDefault="00371EA4" w:rsidP="00D372D5">
      <w:pPr>
        <w:pStyle w:val="BodyText"/>
      </w:pPr>
    </w:p>
    <w:p w14:paraId="2F8CB07B" w14:textId="70A32537" w:rsidR="007A1F44" w:rsidRPr="00A03C55" w:rsidRDefault="007A1F44" w:rsidP="00D372D5">
      <w:pPr>
        <w:pStyle w:val="BodyText"/>
      </w:pPr>
      <w:r w:rsidRPr="00A03C55">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DCF6B61" w14:textId="77777777" w:rsidTr="00775340">
        <w:trPr>
          <w:cantSplit/>
        </w:trPr>
        <w:tc>
          <w:tcPr>
            <w:tcW w:w="1548" w:type="dxa"/>
            <w:vMerge w:val="restart"/>
          </w:tcPr>
          <w:p w14:paraId="435B36B9" w14:textId="77777777" w:rsidR="007A1F44" w:rsidRPr="00A03C55" w:rsidRDefault="007A1F44" w:rsidP="003462A5">
            <w:pPr>
              <w:pStyle w:val="TableEntryHeader"/>
              <w:rPr>
                <w:noProof w:val="0"/>
              </w:rPr>
            </w:pPr>
            <w:r w:rsidRPr="00A03C55">
              <w:rPr>
                <w:noProof w:val="0"/>
              </w:rPr>
              <w:t>Source</w:t>
            </w:r>
          </w:p>
          <w:p w14:paraId="1D4F4175" w14:textId="3A4B606D" w:rsidR="007A1F44" w:rsidRPr="00A03C55" w:rsidRDefault="007A1F44" w:rsidP="003462A5">
            <w:pPr>
              <w:pStyle w:val="TableEntryHeader"/>
              <w:rPr>
                <w:bCs/>
                <w:noProof w:val="0"/>
                <w:sz w:val="12"/>
              </w:rPr>
            </w:pPr>
            <w:r w:rsidRPr="00A03C55">
              <w:rPr>
                <w:bCs/>
                <w:noProof w:val="0"/>
                <w:sz w:val="12"/>
              </w:rPr>
              <w:t>AuditMessage/</w:t>
            </w:r>
            <w:r w:rsidR="000776DF" w:rsidRPr="00A03C55">
              <w:rPr>
                <w:bCs/>
                <w:noProof w:val="0"/>
                <w:sz w:val="12"/>
              </w:rPr>
              <w:t>ActiveParticipan</w:t>
            </w:r>
            <w:r w:rsidRPr="00A03C55">
              <w:rPr>
                <w:bCs/>
                <w:noProof w:val="0"/>
                <w:sz w:val="12"/>
              </w:rPr>
              <w:t>t</w:t>
            </w:r>
          </w:p>
        </w:tc>
        <w:tc>
          <w:tcPr>
            <w:tcW w:w="2520" w:type="dxa"/>
            <w:vAlign w:val="center"/>
          </w:tcPr>
          <w:p w14:paraId="048EEEB6" w14:textId="77777777" w:rsidR="007A1F44" w:rsidRPr="005E3D3E" w:rsidRDefault="007A1F44" w:rsidP="003462A5">
            <w:pPr>
              <w:pStyle w:val="TableEntry"/>
              <w:rPr>
                <w:i/>
                <w:iCs/>
                <w:noProof w:val="0"/>
                <w:sz w:val="16"/>
              </w:rPr>
            </w:pPr>
            <w:r w:rsidRPr="005E3D3E">
              <w:rPr>
                <w:i/>
                <w:iCs/>
                <w:noProof w:val="0"/>
                <w:sz w:val="16"/>
              </w:rPr>
              <w:t>UserID</w:t>
            </w:r>
          </w:p>
        </w:tc>
        <w:tc>
          <w:tcPr>
            <w:tcW w:w="630" w:type="dxa"/>
            <w:vAlign w:val="center"/>
          </w:tcPr>
          <w:p w14:paraId="7A688159" w14:textId="77777777" w:rsidR="007A1F44" w:rsidRPr="005E3D3E" w:rsidRDefault="007A1F44" w:rsidP="00B20954">
            <w:pPr>
              <w:pStyle w:val="TableEntry"/>
              <w:jc w:val="center"/>
              <w:rPr>
                <w:noProof w:val="0"/>
                <w:sz w:val="16"/>
              </w:rPr>
            </w:pPr>
            <w:r w:rsidRPr="005E3D3E">
              <w:rPr>
                <w:i/>
                <w:noProof w:val="0"/>
                <w:sz w:val="16"/>
              </w:rPr>
              <w:t>U</w:t>
            </w:r>
          </w:p>
        </w:tc>
        <w:tc>
          <w:tcPr>
            <w:tcW w:w="4968" w:type="dxa"/>
            <w:vAlign w:val="center"/>
          </w:tcPr>
          <w:p w14:paraId="16372D3E" w14:textId="77777777" w:rsidR="008E3CF3" w:rsidRPr="002F763C"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i/>
                <w:noProof w:val="0"/>
                <w:kern w:val="28"/>
                <w:sz w:val="16"/>
              </w:rPr>
            </w:pPr>
            <w:r w:rsidRPr="005E3D3E">
              <w:rPr>
                <w:i/>
                <w:noProof w:val="0"/>
                <w:sz w:val="16"/>
              </w:rPr>
              <w:t>not specialized</w:t>
            </w:r>
          </w:p>
        </w:tc>
      </w:tr>
      <w:tr w:rsidR="007A1F44" w:rsidRPr="00A03C55" w14:paraId="77210072" w14:textId="77777777" w:rsidTr="00775340">
        <w:trPr>
          <w:cantSplit/>
        </w:trPr>
        <w:tc>
          <w:tcPr>
            <w:tcW w:w="1548" w:type="dxa"/>
            <w:vMerge/>
            <w:textDirection w:val="btLr"/>
            <w:vAlign w:val="center"/>
          </w:tcPr>
          <w:p w14:paraId="7957497E"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4AB5E23" w14:textId="77777777" w:rsidR="007A1F44" w:rsidRPr="005E3D3E" w:rsidRDefault="007A1F44" w:rsidP="00A90064">
            <w:pPr>
              <w:pStyle w:val="TableEntry"/>
              <w:rPr>
                <w:i/>
                <w:iCs/>
                <w:noProof w:val="0"/>
                <w:sz w:val="16"/>
              </w:rPr>
            </w:pPr>
            <w:r w:rsidRPr="005E3D3E">
              <w:rPr>
                <w:i/>
                <w:iCs/>
                <w:noProof w:val="0"/>
                <w:sz w:val="16"/>
              </w:rPr>
              <w:t>AlternativeUserID</w:t>
            </w:r>
          </w:p>
        </w:tc>
        <w:tc>
          <w:tcPr>
            <w:tcW w:w="630" w:type="dxa"/>
            <w:vAlign w:val="center"/>
          </w:tcPr>
          <w:p w14:paraId="5D4725D3" w14:textId="77777777" w:rsidR="007A1F44" w:rsidRPr="005E3D3E" w:rsidRDefault="007A1F44" w:rsidP="00A90064">
            <w:pPr>
              <w:pStyle w:val="TableEntry"/>
              <w:jc w:val="center"/>
              <w:rPr>
                <w:i/>
                <w:iCs/>
                <w:noProof w:val="0"/>
                <w:sz w:val="16"/>
              </w:rPr>
            </w:pPr>
            <w:r w:rsidRPr="005E3D3E">
              <w:rPr>
                <w:i/>
                <w:iCs/>
                <w:noProof w:val="0"/>
                <w:sz w:val="16"/>
              </w:rPr>
              <w:t>U</w:t>
            </w:r>
          </w:p>
        </w:tc>
        <w:tc>
          <w:tcPr>
            <w:tcW w:w="4968" w:type="dxa"/>
            <w:vAlign w:val="center"/>
          </w:tcPr>
          <w:p w14:paraId="0D8309F0" w14:textId="77777777" w:rsidR="007A1F44" w:rsidRPr="005E3D3E" w:rsidRDefault="007A1F44" w:rsidP="00D372D5">
            <w:pPr>
              <w:pStyle w:val="TableEntry"/>
              <w:rPr>
                <w:i/>
                <w:iCs/>
                <w:noProof w:val="0"/>
                <w:sz w:val="16"/>
              </w:rPr>
            </w:pPr>
            <w:r w:rsidRPr="005E3D3E">
              <w:rPr>
                <w:i/>
                <w:iCs/>
                <w:noProof w:val="0"/>
                <w:sz w:val="16"/>
              </w:rPr>
              <w:t>not specialized</w:t>
            </w:r>
          </w:p>
        </w:tc>
      </w:tr>
      <w:tr w:rsidR="007A1F44" w:rsidRPr="00A03C55" w14:paraId="4679D8D6" w14:textId="77777777" w:rsidTr="00775340">
        <w:trPr>
          <w:cantSplit/>
        </w:trPr>
        <w:tc>
          <w:tcPr>
            <w:tcW w:w="1548" w:type="dxa"/>
            <w:vMerge/>
            <w:textDirection w:val="btLr"/>
            <w:vAlign w:val="center"/>
          </w:tcPr>
          <w:p w14:paraId="481B0176"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F13E302" w14:textId="77777777" w:rsidR="007A1F44" w:rsidRPr="005E3D3E" w:rsidRDefault="007A1F44" w:rsidP="00A90064">
            <w:pPr>
              <w:pStyle w:val="TableEntry"/>
              <w:rPr>
                <w:i/>
                <w:iCs/>
                <w:noProof w:val="0"/>
                <w:sz w:val="16"/>
              </w:rPr>
            </w:pPr>
            <w:r w:rsidRPr="005E3D3E">
              <w:rPr>
                <w:i/>
                <w:iCs/>
                <w:noProof w:val="0"/>
                <w:sz w:val="16"/>
              </w:rPr>
              <w:t>UserName</w:t>
            </w:r>
          </w:p>
        </w:tc>
        <w:tc>
          <w:tcPr>
            <w:tcW w:w="630" w:type="dxa"/>
            <w:vAlign w:val="center"/>
          </w:tcPr>
          <w:p w14:paraId="48F8A715" w14:textId="77777777" w:rsidR="007A1F44" w:rsidRPr="005E3D3E" w:rsidRDefault="007A1F44" w:rsidP="00A90064">
            <w:pPr>
              <w:pStyle w:val="TableEntry"/>
              <w:jc w:val="center"/>
              <w:rPr>
                <w:i/>
                <w:iCs/>
                <w:noProof w:val="0"/>
                <w:sz w:val="16"/>
              </w:rPr>
            </w:pPr>
            <w:r w:rsidRPr="005E3D3E">
              <w:rPr>
                <w:i/>
                <w:iCs/>
                <w:noProof w:val="0"/>
                <w:sz w:val="16"/>
              </w:rPr>
              <w:t>U</w:t>
            </w:r>
          </w:p>
        </w:tc>
        <w:tc>
          <w:tcPr>
            <w:tcW w:w="4968" w:type="dxa"/>
            <w:vAlign w:val="center"/>
          </w:tcPr>
          <w:p w14:paraId="062EA4ED" w14:textId="77777777" w:rsidR="007A1F44" w:rsidRPr="005E3D3E" w:rsidRDefault="007A1F44" w:rsidP="00D372D5">
            <w:pPr>
              <w:pStyle w:val="TableEntry"/>
              <w:rPr>
                <w:i/>
                <w:iCs/>
                <w:noProof w:val="0"/>
                <w:sz w:val="16"/>
              </w:rPr>
            </w:pPr>
            <w:r w:rsidRPr="005E3D3E">
              <w:rPr>
                <w:i/>
                <w:iCs/>
                <w:noProof w:val="0"/>
                <w:sz w:val="16"/>
              </w:rPr>
              <w:t>not specialized</w:t>
            </w:r>
          </w:p>
        </w:tc>
      </w:tr>
      <w:tr w:rsidR="007A1F44" w:rsidRPr="00A03C55" w14:paraId="4D3BA289" w14:textId="77777777" w:rsidTr="00775340">
        <w:trPr>
          <w:cantSplit/>
        </w:trPr>
        <w:tc>
          <w:tcPr>
            <w:tcW w:w="1548" w:type="dxa"/>
            <w:vMerge/>
            <w:textDirection w:val="btLr"/>
            <w:vAlign w:val="center"/>
          </w:tcPr>
          <w:p w14:paraId="4B80612F"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71D20F1" w14:textId="77777777" w:rsidR="007A1F44" w:rsidRPr="005E3D3E" w:rsidRDefault="007A1F44" w:rsidP="00FD765B">
            <w:pPr>
              <w:pStyle w:val="TableEntry"/>
              <w:rPr>
                <w:i/>
                <w:iCs/>
                <w:noProof w:val="0"/>
                <w:sz w:val="16"/>
              </w:rPr>
            </w:pPr>
            <w:r w:rsidRPr="005E3D3E">
              <w:rPr>
                <w:i/>
                <w:iCs/>
                <w:noProof w:val="0"/>
                <w:sz w:val="16"/>
              </w:rPr>
              <w:t>UserIsRequestor</w:t>
            </w:r>
          </w:p>
        </w:tc>
        <w:tc>
          <w:tcPr>
            <w:tcW w:w="630" w:type="dxa"/>
            <w:vAlign w:val="center"/>
          </w:tcPr>
          <w:p w14:paraId="5385815C" w14:textId="77777777" w:rsidR="007A1F44" w:rsidRPr="005E3D3E" w:rsidRDefault="007A1F44" w:rsidP="00A90064">
            <w:pPr>
              <w:pStyle w:val="TableEntry"/>
              <w:jc w:val="center"/>
              <w:rPr>
                <w:i/>
                <w:iCs/>
                <w:noProof w:val="0"/>
                <w:sz w:val="16"/>
              </w:rPr>
            </w:pPr>
            <w:r w:rsidRPr="005E3D3E">
              <w:rPr>
                <w:i/>
                <w:iCs/>
                <w:noProof w:val="0"/>
                <w:sz w:val="16"/>
              </w:rPr>
              <w:t>U</w:t>
            </w:r>
          </w:p>
        </w:tc>
        <w:tc>
          <w:tcPr>
            <w:tcW w:w="4968" w:type="dxa"/>
            <w:vAlign w:val="center"/>
          </w:tcPr>
          <w:p w14:paraId="43C08F06" w14:textId="77777777" w:rsidR="007A1F44" w:rsidRPr="005E3D3E" w:rsidRDefault="007A1F44" w:rsidP="00A90064">
            <w:pPr>
              <w:pStyle w:val="TableEntry"/>
              <w:rPr>
                <w:iCs/>
                <w:noProof w:val="0"/>
                <w:sz w:val="16"/>
              </w:rPr>
            </w:pPr>
            <w:r w:rsidRPr="005E3D3E">
              <w:rPr>
                <w:i/>
                <w:iCs/>
                <w:noProof w:val="0"/>
                <w:sz w:val="16"/>
              </w:rPr>
              <w:t>not specialized</w:t>
            </w:r>
          </w:p>
        </w:tc>
      </w:tr>
      <w:tr w:rsidR="007A1F44" w:rsidRPr="00A03C55" w14:paraId="6F9CDD4A" w14:textId="77777777" w:rsidTr="00775340">
        <w:trPr>
          <w:cantSplit/>
        </w:trPr>
        <w:tc>
          <w:tcPr>
            <w:tcW w:w="1548" w:type="dxa"/>
            <w:vMerge/>
            <w:textDirection w:val="btLr"/>
            <w:vAlign w:val="center"/>
          </w:tcPr>
          <w:p w14:paraId="03D734F2"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216CCDA" w14:textId="77777777" w:rsidR="007A1F44" w:rsidRPr="00A03C55" w:rsidRDefault="007A1F44" w:rsidP="00A90064">
            <w:pPr>
              <w:pStyle w:val="TableEntry"/>
              <w:rPr>
                <w:noProof w:val="0"/>
                <w:sz w:val="16"/>
              </w:rPr>
            </w:pPr>
            <w:r w:rsidRPr="00A03C55">
              <w:rPr>
                <w:noProof w:val="0"/>
                <w:sz w:val="16"/>
              </w:rPr>
              <w:t>RoleIDCode</w:t>
            </w:r>
          </w:p>
        </w:tc>
        <w:tc>
          <w:tcPr>
            <w:tcW w:w="630" w:type="dxa"/>
            <w:vAlign w:val="center"/>
          </w:tcPr>
          <w:p w14:paraId="6FBDB616"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5BFF6399" w14:textId="77777777" w:rsidR="007A1F44" w:rsidRPr="00A03C55" w:rsidRDefault="007A1F44" w:rsidP="00A90064">
            <w:pPr>
              <w:pStyle w:val="TableEntry"/>
              <w:rPr>
                <w:noProof w:val="0"/>
                <w:sz w:val="16"/>
              </w:rPr>
            </w:pPr>
            <w:r w:rsidRPr="00A03C55">
              <w:rPr>
                <w:noProof w:val="0"/>
                <w:sz w:val="16"/>
              </w:rPr>
              <w:t>EV(110153, DCM, “Source”)</w:t>
            </w:r>
          </w:p>
        </w:tc>
      </w:tr>
      <w:tr w:rsidR="007A1F44" w:rsidRPr="00A03C55" w14:paraId="202A46BE" w14:textId="77777777" w:rsidTr="00775340">
        <w:trPr>
          <w:cantSplit/>
        </w:trPr>
        <w:tc>
          <w:tcPr>
            <w:tcW w:w="1548" w:type="dxa"/>
            <w:vMerge/>
            <w:textDirection w:val="btLr"/>
            <w:vAlign w:val="center"/>
          </w:tcPr>
          <w:p w14:paraId="6FE2519F"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86236C6" w14:textId="77777777" w:rsidR="007A1F44" w:rsidRPr="00A03C55" w:rsidRDefault="007A1F44" w:rsidP="00A90064">
            <w:pPr>
              <w:pStyle w:val="TableEntry"/>
              <w:rPr>
                <w:iCs/>
                <w:noProof w:val="0"/>
                <w:sz w:val="16"/>
              </w:rPr>
            </w:pPr>
            <w:r w:rsidRPr="00A03C55">
              <w:rPr>
                <w:iCs/>
                <w:noProof w:val="0"/>
                <w:sz w:val="16"/>
              </w:rPr>
              <w:t>NetworkAccessPointTypeCode</w:t>
            </w:r>
          </w:p>
        </w:tc>
        <w:tc>
          <w:tcPr>
            <w:tcW w:w="630" w:type="dxa"/>
            <w:vAlign w:val="center"/>
          </w:tcPr>
          <w:p w14:paraId="4ADC2711"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7AD3888B"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49DB778D" w14:textId="77777777" w:rsidTr="00EC243F">
        <w:trPr>
          <w:cantSplit/>
          <w:trHeight w:val="160"/>
        </w:trPr>
        <w:tc>
          <w:tcPr>
            <w:tcW w:w="1548" w:type="dxa"/>
            <w:vMerge/>
            <w:textDirection w:val="btLr"/>
            <w:vAlign w:val="center"/>
          </w:tcPr>
          <w:p w14:paraId="10E89F7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739A9A3" w14:textId="77777777" w:rsidR="007A1F44" w:rsidRPr="00A03C55" w:rsidRDefault="007A1F44" w:rsidP="00A90064">
            <w:pPr>
              <w:pStyle w:val="TableEntry"/>
              <w:rPr>
                <w:iCs/>
                <w:noProof w:val="0"/>
                <w:sz w:val="16"/>
              </w:rPr>
            </w:pPr>
            <w:r w:rsidRPr="00A03C55">
              <w:rPr>
                <w:iCs/>
                <w:noProof w:val="0"/>
                <w:sz w:val="16"/>
              </w:rPr>
              <w:t>NetworkAccessPointID</w:t>
            </w:r>
          </w:p>
        </w:tc>
        <w:tc>
          <w:tcPr>
            <w:tcW w:w="630" w:type="dxa"/>
            <w:vAlign w:val="center"/>
          </w:tcPr>
          <w:p w14:paraId="0A2DA829"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1498ED7C" w14:textId="77777777" w:rsidR="007A1F44" w:rsidRPr="00A03C55" w:rsidRDefault="007A1F44" w:rsidP="00A90064">
            <w:pPr>
              <w:pStyle w:val="TableEntry"/>
              <w:rPr>
                <w:noProof w:val="0"/>
                <w:sz w:val="16"/>
              </w:rPr>
            </w:pPr>
            <w:r w:rsidRPr="00A03C55">
              <w:rPr>
                <w:noProof w:val="0"/>
                <w:sz w:val="16"/>
              </w:rPr>
              <w:t>the machine name or IP address.</w:t>
            </w:r>
          </w:p>
        </w:tc>
      </w:tr>
    </w:tbl>
    <w:p w14:paraId="03863D55" w14:textId="77777777" w:rsidR="007A1F44" w:rsidRPr="00A03C55" w:rsidRDefault="007A1F44"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9081ECB" w14:textId="77777777" w:rsidTr="003462A5">
        <w:trPr>
          <w:cantSplit/>
        </w:trPr>
        <w:tc>
          <w:tcPr>
            <w:tcW w:w="1548" w:type="dxa"/>
            <w:vMerge w:val="restart"/>
          </w:tcPr>
          <w:p w14:paraId="4FEBA8F0" w14:textId="77777777" w:rsidR="007A1F44" w:rsidRPr="00A03C55" w:rsidRDefault="007A1F44" w:rsidP="003462A5">
            <w:pPr>
              <w:pStyle w:val="TableEntryHeader"/>
              <w:rPr>
                <w:noProof w:val="0"/>
              </w:rPr>
            </w:pPr>
            <w:r w:rsidRPr="00A03C55">
              <w:rPr>
                <w:noProof w:val="0"/>
              </w:rPr>
              <w:t>Destination</w:t>
            </w:r>
          </w:p>
          <w:p w14:paraId="1EBCEED5"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1232D95" w14:textId="77777777" w:rsidR="007A1F44" w:rsidRPr="00A03C55" w:rsidRDefault="007A1F44" w:rsidP="00A90064">
            <w:pPr>
              <w:pStyle w:val="TableEntry"/>
              <w:rPr>
                <w:noProof w:val="0"/>
                <w:sz w:val="16"/>
              </w:rPr>
            </w:pPr>
            <w:r w:rsidRPr="00A03C55">
              <w:rPr>
                <w:noProof w:val="0"/>
                <w:sz w:val="16"/>
              </w:rPr>
              <w:t>UserID</w:t>
            </w:r>
          </w:p>
        </w:tc>
        <w:tc>
          <w:tcPr>
            <w:tcW w:w="630" w:type="dxa"/>
            <w:vAlign w:val="center"/>
          </w:tcPr>
          <w:p w14:paraId="4D987C8D"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6DEF1BBD" w14:textId="77777777" w:rsidR="007A1F44" w:rsidRPr="00A03C55" w:rsidRDefault="007A1F44" w:rsidP="00A90064">
            <w:pPr>
              <w:pStyle w:val="TableEntry"/>
              <w:rPr>
                <w:noProof w:val="0"/>
                <w:sz w:val="16"/>
              </w:rPr>
            </w:pPr>
            <w:r w:rsidRPr="00A03C55">
              <w:rPr>
                <w:noProof w:val="0"/>
                <w:sz w:val="16"/>
              </w:rPr>
              <w:t>SOAP endpoint URI</w:t>
            </w:r>
          </w:p>
        </w:tc>
      </w:tr>
      <w:tr w:rsidR="007A1F44" w:rsidRPr="00A03C55" w14:paraId="48D8922D" w14:textId="77777777" w:rsidTr="003462A5">
        <w:trPr>
          <w:cantSplit/>
        </w:trPr>
        <w:tc>
          <w:tcPr>
            <w:tcW w:w="1548" w:type="dxa"/>
            <w:vMerge/>
            <w:textDirection w:val="btLr"/>
            <w:vAlign w:val="center"/>
          </w:tcPr>
          <w:p w14:paraId="1792126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9D9169E" w14:textId="77777777" w:rsidR="007A1F44" w:rsidRPr="00A03C55" w:rsidRDefault="007A1F44" w:rsidP="00A90064">
            <w:pPr>
              <w:pStyle w:val="TableEntry"/>
              <w:rPr>
                <w:noProof w:val="0"/>
                <w:sz w:val="16"/>
              </w:rPr>
            </w:pPr>
            <w:r w:rsidRPr="00A03C55">
              <w:rPr>
                <w:noProof w:val="0"/>
                <w:sz w:val="16"/>
              </w:rPr>
              <w:t>AlternativeUserID</w:t>
            </w:r>
          </w:p>
        </w:tc>
        <w:tc>
          <w:tcPr>
            <w:tcW w:w="630" w:type="dxa"/>
            <w:vAlign w:val="center"/>
          </w:tcPr>
          <w:p w14:paraId="78458862"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1E8E0167" w14:textId="77777777" w:rsidR="007A1F44" w:rsidRPr="00A03C55" w:rsidRDefault="007A1F44" w:rsidP="00A9006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5FD44D2E" w14:textId="77777777" w:rsidTr="003462A5">
        <w:trPr>
          <w:cantSplit/>
        </w:trPr>
        <w:tc>
          <w:tcPr>
            <w:tcW w:w="1548" w:type="dxa"/>
            <w:vMerge/>
            <w:textDirection w:val="btLr"/>
            <w:vAlign w:val="center"/>
          </w:tcPr>
          <w:p w14:paraId="376CA64F"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E34F5FF" w14:textId="77777777" w:rsidR="007A1F44" w:rsidRPr="00A03C55" w:rsidRDefault="007A1F44" w:rsidP="00A90064">
            <w:pPr>
              <w:pStyle w:val="TableEntry"/>
              <w:rPr>
                <w:i/>
                <w:iCs/>
                <w:noProof w:val="0"/>
                <w:sz w:val="16"/>
              </w:rPr>
            </w:pPr>
            <w:r w:rsidRPr="00A03C55">
              <w:rPr>
                <w:i/>
                <w:iCs/>
                <w:noProof w:val="0"/>
                <w:sz w:val="16"/>
              </w:rPr>
              <w:t>UserName</w:t>
            </w:r>
          </w:p>
        </w:tc>
        <w:tc>
          <w:tcPr>
            <w:tcW w:w="630" w:type="dxa"/>
            <w:vAlign w:val="center"/>
          </w:tcPr>
          <w:p w14:paraId="30CE148D"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CF721B0"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88D76C8" w14:textId="77777777" w:rsidTr="003462A5">
        <w:trPr>
          <w:cantSplit/>
        </w:trPr>
        <w:tc>
          <w:tcPr>
            <w:tcW w:w="1548" w:type="dxa"/>
            <w:vMerge/>
            <w:textDirection w:val="btLr"/>
            <w:vAlign w:val="center"/>
          </w:tcPr>
          <w:p w14:paraId="6EA1BB72"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DA0E72B" w14:textId="77777777" w:rsidR="007A1F44" w:rsidRPr="00A03C55" w:rsidRDefault="007A1F44" w:rsidP="00A90064">
            <w:pPr>
              <w:pStyle w:val="TableEntry"/>
              <w:rPr>
                <w:iCs/>
                <w:noProof w:val="0"/>
                <w:sz w:val="16"/>
              </w:rPr>
            </w:pPr>
            <w:r w:rsidRPr="00A03C55">
              <w:rPr>
                <w:iCs/>
                <w:noProof w:val="0"/>
                <w:sz w:val="16"/>
              </w:rPr>
              <w:t>UserIsRequestor</w:t>
            </w:r>
          </w:p>
        </w:tc>
        <w:tc>
          <w:tcPr>
            <w:tcW w:w="630" w:type="dxa"/>
            <w:vAlign w:val="center"/>
          </w:tcPr>
          <w:p w14:paraId="30D1460C"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677903A3" w14:textId="77777777" w:rsidR="007A1F44" w:rsidRPr="00A03C55" w:rsidRDefault="007A1F44" w:rsidP="00A90064">
            <w:pPr>
              <w:pStyle w:val="TableEntry"/>
              <w:rPr>
                <w:iCs/>
                <w:noProof w:val="0"/>
                <w:sz w:val="16"/>
              </w:rPr>
            </w:pPr>
            <w:r w:rsidRPr="00A03C55">
              <w:rPr>
                <w:iCs/>
                <w:noProof w:val="0"/>
                <w:sz w:val="16"/>
              </w:rPr>
              <w:t>“false”</w:t>
            </w:r>
          </w:p>
        </w:tc>
      </w:tr>
      <w:tr w:rsidR="007A1F44" w:rsidRPr="00A03C55" w14:paraId="08A48F19" w14:textId="77777777" w:rsidTr="003462A5">
        <w:trPr>
          <w:cantSplit/>
        </w:trPr>
        <w:tc>
          <w:tcPr>
            <w:tcW w:w="1548" w:type="dxa"/>
            <w:vMerge/>
            <w:textDirection w:val="btLr"/>
            <w:vAlign w:val="center"/>
          </w:tcPr>
          <w:p w14:paraId="5612A61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47A3BC9" w14:textId="77777777" w:rsidR="007A1F44" w:rsidRPr="00A03C55" w:rsidRDefault="007A1F44" w:rsidP="00A90064">
            <w:pPr>
              <w:pStyle w:val="TableEntry"/>
              <w:rPr>
                <w:noProof w:val="0"/>
                <w:sz w:val="16"/>
              </w:rPr>
            </w:pPr>
            <w:r w:rsidRPr="00A03C55">
              <w:rPr>
                <w:noProof w:val="0"/>
                <w:sz w:val="16"/>
              </w:rPr>
              <w:t>RoleIDCode</w:t>
            </w:r>
          </w:p>
        </w:tc>
        <w:tc>
          <w:tcPr>
            <w:tcW w:w="630" w:type="dxa"/>
            <w:vAlign w:val="center"/>
          </w:tcPr>
          <w:p w14:paraId="005464CA"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40AB59E5" w14:textId="77777777" w:rsidR="007A1F44" w:rsidRPr="00A03C55" w:rsidRDefault="007A1F44" w:rsidP="00A90064">
            <w:pPr>
              <w:pStyle w:val="TableEntry"/>
              <w:rPr>
                <w:noProof w:val="0"/>
                <w:sz w:val="16"/>
              </w:rPr>
            </w:pPr>
            <w:r w:rsidRPr="00A03C55">
              <w:rPr>
                <w:noProof w:val="0"/>
                <w:sz w:val="16"/>
              </w:rPr>
              <w:t>EV(110152, DCM, “Destination”)</w:t>
            </w:r>
          </w:p>
        </w:tc>
      </w:tr>
      <w:tr w:rsidR="007A1F44" w:rsidRPr="00A03C55" w14:paraId="0A086B75" w14:textId="77777777" w:rsidTr="003462A5">
        <w:trPr>
          <w:cantSplit/>
        </w:trPr>
        <w:tc>
          <w:tcPr>
            <w:tcW w:w="1548" w:type="dxa"/>
            <w:vMerge/>
            <w:textDirection w:val="btLr"/>
            <w:vAlign w:val="center"/>
          </w:tcPr>
          <w:p w14:paraId="2C1258F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6EC0659" w14:textId="77777777" w:rsidR="007A1F44" w:rsidRPr="00A03C55" w:rsidRDefault="007A1F44" w:rsidP="00A90064">
            <w:pPr>
              <w:pStyle w:val="TableEntry"/>
              <w:rPr>
                <w:iCs/>
                <w:noProof w:val="0"/>
                <w:sz w:val="16"/>
              </w:rPr>
            </w:pPr>
            <w:r w:rsidRPr="00A03C55">
              <w:rPr>
                <w:iCs/>
                <w:noProof w:val="0"/>
                <w:sz w:val="16"/>
              </w:rPr>
              <w:t>NetworkAccessPointTypeCode</w:t>
            </w:r>
          </w:p>
        </w:tc>
        <w:tc>
          <w:tcPr>
            <w:tcW w:w="630" w:type="dxa"/>
            <w:vAlign w:val="center"/>
          </w:tcPr>
          <w:p w14:paraId="37BC5F85"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50A94D54"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7898CC17" w14:textId="77777777" w:rsidTr="003462A5">
        <w:trPr>
          <w:cantSplit/>
        </w:trPr>
        <w:tc>
          <w:tcPr>
            <w:tcW w:w="1548" w:type="dxa"/>
            <w:vMerge/>
            <w:textDirection w:val="btLr"/>
            <w:vAlign w:val="center"/>
          </w:tcPr>
          <w:p w14:paraId="000F161D"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DD00943" w14:textId="77777777" w:rsidR="007A1F44" w:rsidRPr="00A03C55" w:rsidRDefault="007A1F44" w:rsidP="00A90064">
            <w:pPr>
              <w:pStyle w:val="TableEntry"/>
              <w:rPr>
                <w:iCs/>
                <w:noProof w:val="0"/>
                <w:sz w:val="16"/>
              </w:rPr>
            </w:pPr>
            <w:r w:rsidRPr="00A03C55">
              <w:rPr>
                <w:iCs/>
                <w:noProof w:val="0"/>
                <w:sz w:val="16"/>
              </w:rPr>
              <w:t>NetworkAccessPointID</w:t>
            </w:r>
          </w:p>
        </w:tc>
        <w:tc>
          <w:tcPr>
            <w:tcW w:w="630" w:type="dxa"/>
            <w:vAlign w:val="center"/>
          </w:tcPr>
          <w:p w14:paraId="1100280F"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4E0D8AF6" w14:textId="77777777" w:rsidR="007A1F44" w:rsidRPr="00A03C55" w:rsidRDefault="007A1F44" w:rsidP="00A90064">
            <w:pPr>
              <w:pStyle w:val="TableEntry"/>
              <w:rPr>
                <w:noProof w:val="0"/>
                <w:sz w:val="16"/>
              </w:rPr>
            </w:pPr>
            <w:r w:rsidRPr="00A03C55">
              <w:rPr>
                <w:noProof w:val="0"/>
                <w:sz w:val="16"/>
              </w:rPr>
              <w:t>the machine name or IP address.</w:t>
            </w:r>
          </w:p>
        </w:tc>
      </w:tr>
    </w:tbl>
    <w:p w14:paraId="18DA8E8F" w14:textId="77777777" w:rsidR="007A1F44" w:rsidRPr="00A03C55" w:rsidRDefault="007A1F44" w:rsidP="00A9006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79B0671D" w14:textId="77777777" w:rsidTr="00ED4370">
        <w:trPr>
          <w:cantSplit/>
        </w:trPr>
        <w:tc>
          <w:tcPr>
            <w:tcW w:w="1728" w:type="dxa"/>
            <w:vMerge w:val="restart"/>
          </w:tcPr>
          <w:p w14:paraId="139BD5B3" w14:textId="77777777" w:rsidR="007A1F44" w:rsidRPr="00A03C55" w:rsidRDefault="007A1F44" w:rsidP="003462A5">
            <w:pPr>
              <w:pStyle w:val="TableEntryHeader"/>
              <w:rPr>
                <w:noProof w:val="0"/>
              </w:rPr>
            </w:pPr>
            <w:r w:rsidRPr="00A03C55">
              <w:rPr>
                <w:noProof w:val="0"/>
              </w:rPr>
              <w:t>Audit Source</w:t>
            </w:r>
          </w:p>
          <w:p w14:paraId="5C61EE05"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33F52649" w14:textId="77777777" w:rsidR="007A1F44" w:rsidRPr="00A03C55" w:rsidRDefault="007A1F44" w:rsidP="00A90064">
            <w:pPr>
              <w:pStyle w:val="TableEntry"/>
              <w:rPr>
                <w:i/>
                <w:iCs/>
                <w:noProof w:val="0"/>
                <w:sz w:val="16"/>
              </w:rPr>
            </w:pPr>
            <w:r w:rsidRPr="00A03C55">
              <w:rPr>
                <w:i/>
                <w:iCs/>
                <w:noProof w:val="0"/>
                <w:sz w:val="16"/>
              </w:rPr>
              <w:t>AuditSourceID</w:t>
            </w:r>
          </w:p>
        </w:tc>
        <w:tc>
          <w:tcPr>
            <w:tcW w:w="630" w:type="dxa"/>
            <w:vAlign w:val="center"/>
          </w:tcPr>
          <w:p w14:paraId="5ECA8AA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B35CAC3"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58F12E1E" w14:textId="77777777" w:rsidTr="00ED4370">
        <w:trPr>
          <w:cantSplit/>
        </w:trPr>
        <w:tc>
          <w:tcPr>
            <w:tcW w:w="1728" w:type="dxa"/>
            <w:vMerge/>
            <w:textDirection w:val="btLr"/>
            <w:vAlign w:val="center"/>
          </w:tcPr>
          <w:p w14:paraId="7F70C04A"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238DC15C" w14:textId="77777777" w:rsidR="007A1F44" w:rsidRPr="00A03C55" w:rsidRDefault="007A1F44" w:rsidP="00A90064">
            <w:pPr>
              <w:pStyle w:val="TableEntry"/>
              <w:rPr>
                <w:i/>
                <w:iCs/>
                <w:noProof w:val="0"/>
                <w:sz w:val="16"/>
              </w:rPr>
            </w:pPr>
            <w:r w:rsidRPr="00A03C55">
              <w:rPr>
                <w:i/>
                <w:iCs/>
                <w:noProof w:val="0"/>
                <w:sz w:val="16"/>
              </w:rPr>
              <w:t>AuditEnterpriseSiteID</w:t>
            </w:r>
          </w:p>
        </w:tc>
        <w:tc>
          <w:tcPr>
            <w:tcW w:w="630" w:type="dxa"/>
            <w:vAlign w:val="center"/>
          </w:tcPr>
          <w:p w14:paraId="103F9E3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73A696B9"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0D3CC2F" w14:textId="77777777" w:rsidTr="00ED4370">
        <w:trPr>
          <w:cantSplit/>
        </w:trPr>
        <w:tc>
          <w:tcPr>
            <w:tcW w:w="1728" w:type="dxa"/>
            <w:vMerge/>
            <w:textDirection w:val="btLr"/>
            <w:vAlign w:val="center"/>
          </w:tcPr>
          <w:p w14:paraId="378318EE"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3B6028BF" w14:textId="77777777" w:rsidR="007A1F44" w:rsidRPr="00A03C55" w:rsidRDefault="007A1F44" w:rsidP="00A90064">
            <w:pPr>
              <w:pStyle w:val="TableEntry"/>
              <w:rPr>
                <w:i/>
                <w:iCs/>
                <w:noProof w:val="0"/>
                <w:sz w:val="16"/>
              </w:rPr>
            </w:pPr>
            <w:r w:rsidRPr="00A03C55">
              <w:rPr>
                <w:i/>
                <w:iCs/>
                <w:noProof w:val="0"/>
                <w:sz w:val="16"/>
              </w:rPr>
              <w:t>AuditSourceTypeCode</w:t>
            </w:r>
          </w:p>
        </w:tc>
        <w:tc>
          <w:tcPr>
            <w:tcW w:w="630" w:type="dxa"/>
            <w:vAlign w:val="center"/>
          </w:tcPr>
          <w:p w14:paraId="7307E96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191C8DF"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784CF140" w14:textId="77777777" w:rsidR="00826C00" w:rsidRPr="00A03C55" w:rsidRDefault="00826C00"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858362E" w14:textId="77777777" w:rsidTr="00D372D5">
        <w:trPr>
          <w:cantSplit/>
        </w:trPr>
        <w:tc>
          <w:tcPr>
            <w:tcW w:w="1548" w:type="dxa"/>
            <w:vMerge w:val="restart"/>
          </w:tcPr>
          <w:p w14:paraId="3AD01DB6" w14:textId="77777777" w:rsidR="007A1F44" w:rsidRPr="00A03C55" w:rsidRDefault="007A1F44" w:rsidP="003462A5">
            <w:pPr>
              <w:pStyle w:val="TableEntryHeader"/>
              <w:rPr>
                <w:noProof w:val="0"/>
              </w:rPr>
            </w:pPr>
            <w:r w:rsidRPr="00A03C55">
              <w:rPr>
                <w:noProof w:val="0"/>
              </w:rPr>
              <w:t>Patient</w:t>
            </w:r>
          </w:p>
          <w:p w14:paraId="5D109386"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5FF875A9" w14:textId="77777777" w:rsidR="007A1F44" w:rsidRPr="00A03C55" w:rsidRDefault="007A1F44" w:rsidP="00A90064">
            <w:pPr>
              <w:pStyle w:val="TableEntry"/>
              <w:rPr>
                <w:noProof w:val="0"/>
                <w:sz w:val="16"/>
              </w:rPr>
            </w:pPr>
            <w:r w:rsidRPr="00A03C55">
              <w:rPr>
                <w:noProof w:val="0"/>
                <w:sz w:val="16"/>
              </w:rPr>
              <w:t>ParticipantObjectTypeCode</w:t>
            </w:r>
          </w:p>
        </w:tc>
        <w:tc>
          <w:tcPr>
            <w:tcW w:w="630" w:type="dxa"/>
            <w:vAlign w:val="center"/>
          </w:tcPr>
          <w:p w14:paraId="59C6C982"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3A2D5665" w14:textId="77777777" w:rsidR="007A1F44" w:rsidRPr="00A03C55" w:rsidRDefault="007A1F44" w:rsidP="00A90064">
            <w:pPr>
              <w:pStyle w:val="TableEntry"/>
              <w:rPr>
                <w:noProof w:val="0"/>
                <w:sz w:val="16"/>
              </w:rPr>
            </w:pPr>
            <w:r w:rsidRPr="00A03C55">
              <w:rPr>
                <w:noProof w:val="0"/>
                <w:sz w:val="16"/>
              </w:rPr>
              <w:t>“1” (person)</w:t>
            </w:r>
          </w:p>
        </w:tc>
      </w:tr>
      <w:tr w:rsidR="007A1F44" w:rsidRPr="00A03C55" w14:paraId="69914660" w14:textId="77777777">
        <w:trPr>
          <w:cantSplit/>
        </w:trPr>
        <w:tc>
          <w:tcPr>
            <w:tcW w:w="1548" w:type="dxa"/>
            <w:vMerge/>
            <w:vAlign w:val="center"/>
          </w:tcPr>
          <w:p w14:paraId="6B238C9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DD4EBFF" w14:textId="77777777" w:rsidR="007A1F44" w:rsidRPr="00A03C55" w:rsidRDefault="007A1F44" w:rsidP="00A90064">
            <w:pPr>
              <w:pStyle w:val="TableEntry"/>
              <w:rPr>
                <w:noProof w:val="0"/>
                <w:sz w:val="16"/>
              </w:rPr>
            </w:pPr>
            <w:r w:rsidRPr="00A03C55">
              <w:rPr>
                <w:noProof w:val="0"/>
                <w:sz w:val="16"/>
              </w:rPr>
              <w:t>ParticipantObjectTypeCodeRole</w:t>
            </w:r>
          </w:p>
        </w:tc>
        <w:tc>
          <w:tcPr>
            <w:tcW w:w="630" w:type="dxa"/>
            <w:vAlign w:val="center"/>
          </w:tcPr>
          <w:p w14:paraId="7C6E7491"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347AE433" w14:textId="77777777" w:rsidR="007A1F44" w:rsidRPr="00A03C55" w:rsidRDefault="007A1F44" w:rsidP="00A90064">
            <w:pPr>
              <w:pStyle w:val="TableEntry"/>
              <w:rPr>
                <w:b/>
                <w:i/>
                <w:noProof w:val="0"/>
                <w:sz w:val="16"/>
              </w:rPr>
            </w:pPr>
            <w:r w:rsidRPr="00A03C55">
              <w:rPr>
                <w:noProof w:val="0"/>
                <w:sz w:val="16"/>
              </w:rPr>
              <w:t>“1” (patient)</w:t>
            </w:r>
          </w:p>
        </w:tc>
      </w:tr>
      <w:tr w:rsidR="007A1F44" w:rsidRPr="00A03C55" w14:paraId="6B5C6CFF" w14:textId="77777777">
        <w:trPr>
          <w:cantSplit/>
        </w:trPr>
        <w:tc>
          <w:tcPr>
            <w:tcW w:w="1548" w:type="dxa"/>
            <w:vMerge/>
            <w:vAlign w:val="center"/>
          </w:tcPr>
          <w:p w14:paraId="0545C68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60DD702C" w14:textId="77777777" w:rsidR="007A1F44" w:rsidRPr="00A03C55" w:rsidRDefault="007A1F44" w:rsidP="00A90064">
            <w:pPr>
              <w:pStyle w:val="TableEntry"/>
              <w:rPr>
                <w:i/>
                <w:iCs/>
                <w:noProof w:val="0"/>
                <w:sz w:val="16"/>
              </w:rPr>
            </w:pPr>
            <w:r w:rsidRPr="00A03C55">
              <w:rPr>
                <w:i/>
                <w:iCs/>
                <w:noProof w:val="0"/>
                <w:sz w:val="16"/>
              </w:rPr>
              <w:t>ParticipantObjectDataLifeCycle</w:t>
            </w:r>
          </w:p>
        </w:tc>
        <w:tc>
          <w:tcPr>
            <w:tcW w:w="630" w:type="dxa"/>
            <w:vAlign w:val="center"/>
          </w:tcPr>
          <w:p w14:paraId="2A2526F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E55C466"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44B3AB59" w14:textId="77777777">
        <w:trPr>
          <w:cantSplit/>
        </w:trPr>
        <w:tc>
          <w:tcPr>
            <w:tcW w:w="1548" w:type="dxa"/>
            <w:vMerge/>
            <w:vAlign w:val="center"/>
          </w:tcPr>
          <w:p w14:paraId="53CE5ADC"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E809D3D" w14:textId="77777777" w:rsidR="007A1F44" w:rsidRPr="00A03C55" w:rsidRDefault="007A1F44" w:rsidP="00A90064">
            <w:pPr>
              <w:pStyle w:val="TableEntry"/>
              <w:rPr>
                <w:i/>
                <w:noProof w:val="0"/>
                <w:sz w:val="16"/>
              </w:rPr>
            </w:pPr>
            <w:r w:rsidRPr="00A03C55">
              <w:rPr>
                <w:i/>
                <w:noProof w:val="0"/>
                <w:sz w:val="16"/>
              </w:rPr>
              <w:t>ParticipantObjectIDTypeCode</w:t>
            </w:r>
          </w:p>
        </w:tc>
        <w:tc>
          <w:tcPr>
            <w:tcW w:w="630" w:type="dxa"/>
            <w:vAlign w:val="center"/>
          </w:tcPr>
          <w:p w14:paraId="171CF58B" w14:textId="77777777" w:rsidR="007A1F44" w:rsidRPr="00A03C55" w:rsidRDefault="007A1F44" w:rsidP="00A90064">
            <w:pPr>
              <w:pStyle w:val="TableEntry"/>
              <w:jc w:val="center"/>
              <w:rPr>
                <w:i/>
                <w:noProof w:val="0"/>
                <w:sz w:val="16"/>
              </w:rPr>
            </w:pPr>
            <w:r w:rsidRPr="00A03C55">
              <w:rPr>
                <w:i/>
                <w:noProof w:val="0"/>
                <w:sz w:val="16"/>
              </w:rPr>
              <w:t>M</w:t>
            </w:r>
          </w:p>
        </w:tc>
        <w:tc>
          <w:tcPr>
            <w:tcW w:w="4968" w:type="dxa"/>
            <w:vAlign w:val="center"/>
          </w:tcPr>
          <w:p w14:paraId="4D049ACE" w14:textId="77777777" w:rsidR="007A1F44" w:rsidRPr="00A03C55" w:rsidRDefault="0015406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63365D52" w14:textId="77777777">
        <w:trPr>
          <w:cantSplit/>
        </w:trPr>
        <w:tc>
          <w:tcPr>
            <w:tcW w:w="1548" w:type="dxa"/>
            <w:vMerge/>
            <w:vAlign w:val="center"/>
          </w:tcPr>
          <w:p w14:paraId="3BC15F5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47400BA" w14:textId="77777777" w:rsidR="007A1F44" w:rsidRPr="00A03C55" w:rsidRDefault="007A1F44" w:rsidP="00A90064">
            <w:pPr>
              <w:pStyle w:val="TableEntry"/>
              <w:rPr>
                <w:i/>
                <w:iCs/>
                <w:noProof w:val="0"/>
                <w:sz w:val="16"/>
              </w:rPr>
            </w:pPr>
            <w:r w:rsidRPr="00A03C55">
              <w:rPr>
                <w:i/>
                <w:iCs/>
                <w:noProof w:val="0"/>
                <w:sz w:val="16"/>
              </w:rPr>
              <w:t>ParticipantObjectSensitivity</w:t>
            </w:r>
          </w:p>
        </w:tc>
        <w:tc>
          <w:tcPr>
            <w:tcW w:w="630" w:type="dxa"/>
            <w:vAlign w:val="center"/>
          </w:tcPr>
          <w:p w14:paraId="714C8ACD"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2075D342"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77DCA3D9" w14:textId="77777777">
        <w:trPr>
          <w:cantSplit/>
        </w:trPr>
        <w:tc>
          <w:tcPr>
            <w:tcW w:w="1548" w:type="dxa"/>
            <w:vMerge/>
            <w:vAlign w:val="center"/>
          </w:tcPr>
          <w:p w14:paraId="37A70488"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D65A4E8" w14:textId="77777777" w:rsidR="007A1F44" w:rsidRPr="00A03C55" w:rsidRDefault="007A1F44" w:rsidP="00A90064">
            <w:pPr>
              <w:pStyle w:val="TableEntry"/>
              <w:rPr>
                <w:noProof w:val="0"/>
                <w:sz w:val="16"/>
              </w:rPr>
            </w:pPr>
            <w:r w:rsidRPr="00A03C55">
              <w:rPr>
                <w:noProof w:val="0"/>
                <w:sz w:val="16"/>
              </w:rPr>
              <w:t>ParticipantObjectID</w:t>
            </w:r>
          </w:p>
        </w:tc>
        <w:tc>
          <w:tcPr>
            <w:tcW w:w="630" w:type="dxa"/>
            <w:vAlign w:val="center"/>
          </w:tcPr>
          <w:p w14:paraId="5F742767"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0618936E" w14:textId="17040AAE" w:rsidR="007A1F44" w:rsidRPr="00A03C55" w:rsidRDefault="007A1F44" w:rsidP="00A90064">
            <w:pPr>
              <w:pStyle w:val="TableEntry"/>
              <w:rPr>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25FA9326" w14:textId="77777777">
        <w:trPr>
          <w:cantSplit/>
        </w:trPr>
        <w:tc>
          <w:tcPr>
            <w:tcW w:w="1548" w:type="dxa"/>
            <w:vMerge/>
            <w:vAlign w:val="center"/>
          </w:tcPr>
          <w:p w14:paraId="6686A135"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5E36550" w14:textId="77777777" w:rsidR="007A1F44" w:rsidRPr="00A03C55" w:rsidRDefault="007A1F44" w:rsidP="00A90064">
            <w:pPr>
              <w:pStyle w:val="TableEntry"/>
              <w:rPr>
                <w:i/>
                <w:iCs/>
                <w:noProof w:val="0"/>
                <w:sz w:val="16"/>
              </w:rPr>
            </w:pPr>
            <w:r w:rsidRPr="00A03C55">
              <w:rPr>
                <w:i/>
                <w:iCs/>
                <w:noProof w:val="0"/>
                <w:sz w:val="16"/>
              </w:rPr>
              <w:t>ParticipantObjectName</w:t>
            </w:r>
          </w:p>
        </w:tc>
        <w:tc>
          <w:tcPr>
            <w:tcW w:w="630" w:type="dxa"/>
            <w:vAlign w:val="center"/>
          </w:tcPr>
          <w:p w14:paraId="0FB29FF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52AF3113"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4CAD70AC" w14:textId="77777777">
        <w:trPr>
          <w:cantSplit/>
        </w:trPr>
        <w:tc>
          <w:tcPr>
            <w:tcW w:w="1548" w:type="dxa"/>
            <w:vMerge/>
            <w:vAlign w:val="center"/>
          </w:tcPr>
          <w:p w14:paraId="18EBEC3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DD140BD" w14:textId="77777777" w:rsidR="007A1F44" w:rsidRPr="00A03C55" w:rsidRDefault="007A1F44" w:rsidP="00A90064">
            <w:pPr>
              <w:pStyle w:val="TableEntry"/>
              <w:rPr>
                <w:i/>
                <w:iCs/>
                <w:noProof w:val="0"/>
                <w:sz w:val="16"/>
              </w:rPr>
            </w:pPr>
            <w:r w:rsidRPr="00A03C55">
              <w:rPr>
                <w:i/>
                <w:iCs/>
                <w:noProof w:val="0"/>
                <w:sz w:val="16"/>
              </w:rPr>
              <w:t>ParticipantObjectQuery</w:t>
            </w:r>
          </w:p>
        </w:tc>
        <w:tc>
          <w:tcPr>
            <w:tcW w:w="630" w:type="dxa"/>
            <w:vAlign w:val="center"/>
          </w:tcPr>
          <w:p w14:paraId="4FAD4ED4"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46B5EF63"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0B662D5D" w14:textId="77777777">
        <w:trPr>
          <w:cantSplit/>
        </w:trPr>
        <w:tc>
          <w:tcPr>
            <w:tcW w:w="1548" w:type="dxa"/>
            <w:vMerge/>
            <w:vAlign w:val="center"/>
          </w:tcPr>
          <w:p w14:paraId="34C849CE"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2C43D14" w14:textId="77777777" w:rsidR="007A1F44" w:rsidRPr="00A03C55" w:rsidRDefault="007A1F44" w:rsidP="00CE0CFD">
            <w:pPr>
              <w:pStyle w:val="TableEntry"/>
              <w:rPr>
                <w:noProof w:val="0"/>
                <w:sz w:val="16"/>
              </w:rPr>
            </w:pPr>
            <w:r w:rsidRPr="00A03C55">
              <w:rPr>
                <w:noProof w:val="0"/>
                <w:sz w:val="16"/>
              </w:rPr>
              <w:t>ParticipantObjectDetail</w:t>
            </w:r>
          </w:p>
        </w:tc>
        <w:tc>
          <w:tcPr>
            <w:tcW w:w="630" w:type="dxa"/>
            <w:vAlign w:val="center"/>
          </w:tcPr>
          <w:p w14:paraId="3D67E88E" w14:textId="77777777" w:rsidR="007A1F44" w:rsidRPr="00A03C55" w:rsidRDefault="007A1F44" w:rsidP="00A90064">
            <w:pPr>
              <w:pStyle w:val="TableEntry"/>
              <w:jc w:val="center"/>
              <w:rPr>
                <w:i/>
                <w:iCs/>
                <w:noProof w:val="0"/>
                <w:sz w:val="16"/>
              </w:rPr>
            </w:pPr>
            <w:r w:rsidRPr="00A03C55">
              <w:rPr>
                <w:noProof w:val="0"/>
                <w:sz w:val="16"/>
              </w:rPr>
              <w:t>M</w:t>
            </w:r>
          </w:p>
        </w:tc>
        <w:tc>
          <w:tcPr>
            <w:tcW w:w="4968" w:type="dxa"/>
            <w:vAlign w:val="center"/>
          </w:tcPr>
          <w:p w14:paraId="56516395" w14:textId="77777777" w:rsidR="007A1F44" w:rsidRPr="00A03C55" w:rsidRDefault="007A1F44" w:rsidP="00A90064">
            <w:pPr>
              <w:pStyle w:val="TableEntry"/>
              <w:rPr>
                <w:noProof w:val="0"/>
                <w:sz w:val="16"/>
              </w:rPr>
            </w:pPr>
            <w:r w:rsidRPr="00A03C55">
              <w:rPr>
                <w:noProof w:val="0"/>
                <w:sz w:val="16"/>
              </w:rPr>
              <w:t>Type=II (the literal string), Value=the value of message.id</w:t>
            </w:r>
          </w:p>
        </w:tc>
      </w:tr>
    </w:tbl>
    <w:p w14:paraId="69E70147" w14:textId="77777777" w:rsidR="007A1F44" w:rsidRPr="00A03C55" w:rsidRDefault="007A1F44" w:rsidP="00D372D5">
      <w:pPr>
        <w:pStyle w:val="BodyText"/>
      </w:pPr>
    </w:p>
    <w:p w14:paraId="5E28FF58"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r w:rsidRPr="00A03C55">
        <w:rPr>
          <w:noProof w:val="0"/>
        </w:rPr>
        <w:t>3.44.5.1.3 Document Registry audit message</w:t>
      </w:r>
    </w:p>
    <w:p w14:paraId="65D8CB27" w14:textId="77777777" w:rsidR="007A1F44" w:rsidRPr="00A03C55" w:rsidRDefault="007A1F44" w:rsidP="00A90064">
      <w:r w:rsidRPr="00A03C55">
        <w:t xml:space="preserve">Document Registry audit message are the same as Patient Identifier Cross-reference Manager audit message as presented in </w:t>
      </w:r>
      <w:r w:rsidR="00292B01" w:rsidRPr="00A03C55">
        <w:t>Section</w:t>
      </w:r>
      <w:r w:rsidRPr="00A03C55">
        <w:t xml:space="preserve"> 3.44.5.1.2</w:t>
      </w:r>
      <w:r w:rsidR="00292B01" w:rsidRPr="00A03C55">
        <w:t>.</w:t>
      </w:r>
    </w:p>
    <w:p w14:paraId="48F67E7E" w14:textId="77777777" w:rsidR="007A1F44" w:rsidRPr="00A03C55" w:rsidRDefault="007A1F44" w:rsidP="00971004">
      <w:pPr>
        <w:pStyle w:val="Heading2"/>
        <w:numPr>
          <w:ilvl w:val="0"/>
          <w:numId w:val="0"/>
        </w:numPr>
        <w:tabs>
          <w:tab w:val="clear" w:pos="2160"/>
        </w:tabs>
        <w:rPr>
          <w:noProof w:val="0"/>
        </w:rPr>
      </w:pPr>
      <w:bookmarkStart w:id="1346" w:name="_Toc169692708"/>
      <w:bookmarkStart w:id="1347" w:name="_Toc174274306"/>
      <w:bookmarkStart w:id="1348" w:name="_Toc174875002"/>
      <w:bookmarkStart w:id="1349" w:name="_Toc174876005"/>
      <w:bookmarkStart w:id="1350" w:name="_Toc237312370"/>
      <w:bookmarkStart w:id="1351" w:name="_Toc269052451"/>
      <w:r w:rsidRPr="00A03C55">
        <w:rPr>
          <w:noProof w:val="0"/>
        </w:rPr>
        <w:br w:type="page"/>
      </w:r>
      <w:bookmarkStart w:id="1352" w:name="_Toc398544337"/>
      <w:bookmarkStart w:id="1353" w:name="_Toc398717986"/>
      <w:bookmarkStart w:id="1354" w:name="_Toc13773760"/>
      <w:r w:rsidRPr="00A03C55">
        <w:rPr>
          <w:noProof w:val="0"/>
        </w:rPr>
        <w:lastRenderedPageBreak/>
        <w:t>3.45 PIXV3 Query</w:t>
      </w:r>
      <w:bookmarkEnd w:id="1346"/>
      <w:bookmarkEnd w:id="1347"/>
      <w:bookmarkEnd w:id="1348"/>
      <w:bookmarkEnd w:id="1349"/>
      <w:bookmarkEnd w:id="1350"/>
      <w:bookmarkEnd w:id="1351"/>
      <w:bookmarkEnd w:id="1352"/>
      <w:bookmarkEnd w:id="1353"/>
      <w:r w:rsidR="00903C21" w:rsidRPr="00A03C55">
        <w:rPr>
          <w:noProof w:val="0"/>
        </w:rPr>
        <w:t xml:space="preserve"> [ITI-45]</w:t>
      </w:r>
      <w:bookmarkEnd w:id="1354"/>
    </w:p>
    <w:p w14:paraId="335F941F" w14:textId="36113019" w:rsidR="007A1F44" w:rsidRPr="00A03C55" w:rsidRDefault="007A1F44" w:rsidP="00971004">
      <w:pPr>
        <w:pStyle w:val="BodyText"/>
      </w:pPr>
      <w:r w:rsidRPr="00A03C55">
        <w:t xml:space="preserve">This section corresponds to </w:t>
      </w:r>
      <w:r w:rsidR="00E77430" w:rsidRPr="00A03C55">
        <w:t>transaction</w:t>
      </w:r>
      <w:r w:rsidRPr="00A03C55">
        <w:t xml:space="preserve"> </w:t>
      </w:r>
      <w:r w:rsidR="00383577" w:rsidRPr="00A03C55">
        <w:t>[</w:t>
      </w:r>
      <w:r w:rsidRPr="00A03C55">
        <w:t>ITI-45</w:t>
      </w:r>
      <w:r w:rsidR="00383577" w:rsidRPr="00A03C55">
        <w:t>]</w:t>
      </w:r>
      <w:r w:rsidRPr="00A03C55">
        <w:t xml:space="preserve"> of the IHE IT Infrastructure Technical Framework. Transaction </w:t>
      </w:r>
      <w:r w:rsidR="00383577" w:rsidRPr="00A03C55">
        <w:t>[</w:t>
      </w:r>
      <w:r w:rsidRPr="00A03C55">
        <w:t>ITI-45</w:t>
      </w:r>
      <w:r w:rsidR="00383577" w:rsidRPr="00A03C55">
        <w:t>]</w:t>
      </w:r>
      <w:r w:rsidRPr="00A03C55">
        <w:t xml:space="preserve"> is used by the Patient Identifier Cross-reference Consumer and Patient Identifier Cross-reference Manager </w:t>
      </w:r>
      <w:r w:rsidR="00232E9F" w:rsidRPr="00A03C55">
        <w:t>Actor</w:t>
      </w:r>
      <w:r w:rsidRPr="00A03C55">
        <w:t>s.</w:t>
      </w:r>
    </w:p>
    <w:p w14:paraId="74C235C3" w14:textId="77777777" w:rsidR="007A1F44" w:rsidRPr="00A03C55" w:rsidRDefault="007A1F44" w:rsidP="00971004">
      <w:pPr>
        <w:pStyle w:val="Heading3"/>
        <w:numPr>
          <w:ilvl w:val="0"/>
          <w:numId w:val="0"/>
        </w:numPr>
        <w:tabs>
          <w:tab w:val="clear" w:pos="2160"/>
          <w:tab w:val="clear" w:pos="2880"/>
        </w:tabs>
        <w:rPr>
          <w:noProof w:val="0"/>
        </w:rPr>
      </w:pPr>
      <w:bookmarkStart w:id="1355" w:name="_Toc169692709"/>
      <w:bookmarkStart w:id="1356" w:name="_Toc269052452"/>
      <w:bookmarkStart w:id="1357" w:name="_Toc398544338"/>
      <w:bookmarkStart w:id="1358" w:name="_Toc398717987"/>
      <w:bookmarkStart w:id="1359" w:name="_Toc13773761"/>
      <w:r w:rsidRPr="00A03C55">
        <w:rPr>
          <w:noProof w:val="0"/>
        </w:rPr>
        <w:t>3.45.1 Scope</w:t>
      </w:r>
      <w:bookmarkEnd w:id="1355"/>
      <w:bookmarkEnd w:id="1356"/>
      <w:bookmarkEnd w:id="1357"/>
      <w:bookmarkEnd w:id="1358"/>
      <w:bookmarkEnd w:id="1359"/>
    </w:p>
    <w:p w14:paraId="59956523" w14:textId="77777777" w:rsidR="007A1F44" w:rsidRPr="00A03C55" w:rsidRDefault="007A1F44" w:rsidP="00971004">
      <w:pPr>
        <w:pStyle w:val="BodyText"/>
      </w:pPr>
      <w:r w:rsidRPr="00A03C55">
        <w:t>The scope is identical to ITI TF-2a: 3.9.1, PIX Query Scope.</w:t>
      </w:r>
    </w:p>
    <w:p w14:paraId="5355CDC0" w14:textId="77777777" w:rsidR="007A1F44" w:rsidRPr="00A03C55" w:rsidRDefault="007A1F44" w:rsidP="00971004">
      <w:pPr>
        <w:pStyle w:val="Heading3"/>
        <w:numPr>
          <w:ilvl w:val="0"/>
          <w:numId w:val="0"/>
        </w:numPr>
        <w:tabs>
          <w:tab w:val="clear" w:pos="2160"/>
          <w:tab w:val="clear" w:pos="2880"/>
        </w:tabs>
        <w:rPr>
          <w:noProof w:val="0"/>
        </w:rPr>
      </w:pPr>
      <w:bookmarkStart w:id="1360" w:name="_Toc169692710"/>
      <w:bookmarkStart w:id="1361" w:name="_Toc269052453"/>
      <w:bookmarkStart w:id="1362" w:name="_Toc398544339"/>
      <w:bookmarkStart w:id="1363" w:name="_Toc398717988"/>
      <w:bookmarkStart w:id="1364" w:name="_Toc13773762"/>
      <w:r w:rsidRPr="00A03C55">
        <w:rPr>
          <w:noProof w:val="0"/>
        </w:rPr>
        <w:t>3.45.2 Use Case Roles</w:t>
      </w:r>
      <w:bookmarkEnd w:id="1360"/>
      <w:bookmarkEnd w:id="1361"/>
      <w:bookmarkEnd w:id="1362"/>
      <w:bookmarkEnd w:id="1363"/>
      <w:bookmarkEnd w:id="1364"/>
    </w:p>
    <w:p w14:paraId="1DC31705" w14:textId="77777777" w:rsidR="007A1F44" w:rsidRPr="00A03C55" w:rsidRDefault="00886A83" w:rsidP="00D372D5">
      <w:pPr>
        <w:pStyle w:val="BodyText"/>
        <w:jc w:val="center"/>
      </w:pPr>
      <w:r w:rsidRPr="00A03C55">
        <w:rPr>
          <w:noProof/>
        </w:rPr>
        <w:object w:dxaOrig="5430" w:dyaOrig="1935" w14:anchorId="66153B0D">
          <v:shape id="_x0000_i1038" type="#_x0000_t75" alt="" style="width:279.35pt;height:97.2pt;mso-width-percent:0;mso-height-percent:0;mso-width-percent:0;mso-height-percent:0" o:ole="" fillcolor="window">
            <v:imagedata r:id="rId128" o:title=""/>
          </v:shape>
          <o:OLEObject Type="Embed" ProgID="Word.Picture.8" ShapeID="_x0000_i1038" DrawAspect="Content" ObjectID="_1648459677" r:id="rId129"/>
        </w:object>
      </w:r>
    </w:p>
    <w:p w14:paraId="00726F9F" w14:textId="77777777" w:rsidR="00F75033" w:rsidRPr="00A03C55" w:rsidRDefault="00F75033" w:rsidP="00971004">
      <w:pPr>
        <w:pStyle w:val="BodyText"/>
        <w:rPr>
          <w:b/>
        </w:rPr>
      </w:pPr>
    </w:p>
    <w:p w14:paraId="6056CD3E" w14:textId="77777777" w:rsidR="007A1F44" w:rsidRPr="00A03C55" w:rsidRDefault="007A1F44" w:rsidP="00971004">
      <w:pPr>
        <w:pStyle w:val="BodyText"/>
      </w:pPr>
      <w:r w:rsidRPr="00A03C55">
        <w:rPr>
          <w:b/>
        </w:rPr>
        <w:t>Actor:</w:t>
      </w:r>
      <w:r w:rsidRPr="00A03C55">
        <w:t xml:space="preserve"> Patient Identifier Cross-reference Consumer</w:t>
      </w:r>
    </w:p>
    <w:p w14:paraId="7D0CA6BA" w14:textId="77777777" w:rsidR="007A1F44" w:rsidRPr="00A03C55" w:rsidRDefault="007A1F44" w:rsidP="00971004">
      <w:pPr>
        <w:pStyle w:val="BodyText"/>
      </w:pPr>
      <w:r w:rsidRPr="00A03C55">
        <w:rPr>
          <w:b/>
        </w:rPr>
        <w:t xml:space="preserve">Role: </w:t>
      </w:r>
      <w:r w:rsidRPr="00A03C55">
        <w:t>Queries the Patient Identifier Cross-reference Manager for a list of corresponding patient identifiers, if any</w:t>
      </w:r>
    </w:p>
    <w:p w14:paraId="69651A4A" w14:textId="77777777" w:rsidR="007A1F44" w:rsidRPr="00A03C55" w:rsidRDefault="007A1F44" w:rsidP="00971004">
      <w:pPr>
        <w:pStyle w:val="BodyText"/>
        <w:ind w:left="720"/>
      </w:pPr>
      <w:r w:rsidRPr="00A03C55">
        <w:rPr>
          <w:b/>
        </w:rPr>
        <w:t>Corresponding HL7 v3 Application Roles</w:t>
      </w:r>
      <w:r w:rsidRPr="00A03C55">
        <w:t xml:space="preserve">: </w:t>
      </w:r>
    </w:p>
    <w:p w14:paraId="66AE784D" w14:textId="6C7E708A" w:rsidR="007A1F44" w:rsidRPr="00A03C55" w:rsidRDefault="007A1F44" w:rsidP="00971004">
      <w:pPr>
        <w:pStyle w:val="BodyText"/>
        <w:ind w:left="720"/>
      </w:pPr>
      <w:r w:rsidRPr="00A03C55">
        <w:t xml:space="preserve">Patient Registry Query Placer (PRPA_AR201303UV02) </w:t>
      </w:r>
    </w:p>
    <w:p w14:paraId="4E49FFA2" w14:textId="77777777" w:rsidR="007A1F44" w:rsidRPr="00A03C55" w:rsidRDefault="007A1F44" w:rsidP="00971004">
      <w:pPr>
        <w:pStyle w:val="BodyText"/>
      </w:pPr>
      <w:r w:rsidRPr="00A03C55">
        <w:rPr>
          <w:b/>
        </w:rPr>
        <w:t>Actor:</w:t>
      </w:r>
      <w:r w:rsidRPr="00A03C55">
        <w:t xml:space="preserve"> Patient Identifier Cross-reference Manager</w:t>
      </w:r>
    </w:p>
    <w:p w14:paraId="07E0C5A4" w14:textId="77777777" w:rsidR="007A1F44" w:rsidRPr="00A03C55" w:rsidRDefault="007A1F44" w:rsidP="00971004">
      <w:pPr>
        <w:pStyle w:val="BodyText"/>
      </w:pPr>
      <w:r w:rsidRPr="00A03C55">
        <w:rPr>
          <w:b/>
        </w:rPr>
        <w:t xml:space="preserve">Role: </w:t>
      </w:r>
      <w:r w:rsidRPr="00A03C55">
        <w:t>Manages the cross-referencing of patient identifiers across Patient Identification Domains. Upon request it returns a list of corresponding patient identifiers, if any.</w:t>
      </w:r>
    </w:p>
    <w:p w14:paraId="550AEB9C" w14:textId="77777777" w:rsidR="007A1F44" w:rsidRPr="00A03C55" w:rsidRDefault="007A1F44" w:rsidP="00971004">
      <w:pPr>
        <w:pStyle w:val="BodyText"/>
        <w:ind w:left="720"/>
        <w:rPr>
          <w:b/>
        </w:rPr>
      </w:pPr>
      <w:r w:rsidRPr="00A03C55">
        <w:rPr>
          <w:b/>
        </w:rPr>
        <w:t xml:space="preserve">Corresponding HL7 v3 Application Roles: </w:t>
      </w:r>
    </w:p>
    <w:p w14:paraId="1EFDA102" w14:textId="49B04E00" w:rsidR="007A1F44" w:rsidRPr="00A03C55" w:rsidRDefault="007A1F44" w:rsidP="00971004">
      <w:pPr>
        <w:pStyle w:val="BodyText"/>
        <w:ind w:left="720"/>
      </w:pPr>
      <w:r w:rsidRPr="00A03C55">
        <w:t xml:space="preserve">Patient Registry Query Fulfiller (PRPA_AR201304UV02) </w:t>
      </w:r>
    </w:p>
    <w:p w14:paraId="03167B55" w14:textId="77777777" w:rsidR="007A1F44" w:rsidRPr="00A03C55" w:rsidRDefault="007A1F44" w:rsidP="00971004">
      <w:pPr>
        <w:pStyle w:val="Heading3"/>
        <w:numPr>
          <w:ilvl w:val="0"/>
          <w:numId w:val="0"/>
        </w:numPr>
        <w:tabs>
          <w:tab w:val="clear" w:pos="2160"/>
          <w:tab w:val="clear" w:pos="2880"/>
        </w:tabs>
        <w:rPr>
          <w:noProof w:val="0"/>
        </w:rPr>
      </w:pPr>
      <w:bookmarkStart w:id="1365" w:name="_Toc169692711"/>
      <w:bookmarkStart w:id="1366" w:name="_Toc269052454"/>
      <w:bookmarkStart w:id="1367" w:name="_Toc398544340"/>
      <w:bookmarkStart w:id="1368" w:name="_Toc398717989"/>
      <w:bookmarkStart w:id="1369" w:name="_Toc13773763"/>
      <w:r w:rsidRPr="00A03C55">
        <w:rPr>
          <w:noProof w:val="0"/>
        </w:rPr>
        <w:t>3.45.3 Referenced Standards</w:t>
      </w:r>
      <w:bookmarkEnd w:id="1365"/>
      <w:bookmarkEnd w:id="1366"/>
      <w:bookmarkEnd w:id="1367"/>
      <w:bookmarkEnd w:id="1368"/>
      <w:bookmarkEnd w:id="1369"/>
    </w:p>
    <w:p w14:paraId="108628CD" w14:textId="77777777" w:rsidR="007A1F44" w:rsidRPr="00A03C55" w:rsidRDefault="007A1F44" w:rsidP="00971004">
      <w:pPr>
        <w:autoSpaceDE w:val="0"/>
        <w:autoSpaceDN w:val="0"/>
        <w:adjustRightInd w:val="0"/>
        <w:rPr>
          <w:szCs w:val="24"/>
        </w:rPr>
      </w:pPr>
      <w:r w:rsidRPr="00A03C55">
        <w:rPr>
          <w:rStyle w:val="BodyTextCharChar1"/>
          <w:noProof w:val="0"/>
        </w:rPr>
        <w:t xml:space="preserve">HL7 Version 3 Edition 2008 Patient Administration DSTU, Patient Topic (found at </w:t>
      </w:r>
      <w:hyperlink r:id="rId130" w:anchor="V32008" w:history="1">
        <w:r w:rsidRPr="00A03C55">
          <w:rPr>
            <w:rStyle w:val="Hyperlink"/>
          </w:rPr>
          <w:t>http://www.hl7.org/memonly/downloads/v3edition.cfm#V32008</w:t>
        </w:r>
      </w:hyperlink>
      <w:r w:rsidRPr="00A03C55">
        <w:t>)</w:t>
      </w:r>
      <w:r w:rsidRPr="00A03C55">
        <w:rPr>
          <w:szCs w:val="24"/>
        </w:rPr>
        <w:t xml:space="preserve"> </w:t>
      </w:r>
    </w:p>
    <w:p w14:paraId="05D7E771" w14:textId="77777777" w:rsidR="007A1F44" w:rsidRPr="00A03C55" w:rsidRDefault="007A1F44" w:rsidP="00971004">
      <w:pPr>
        <w:autoSpaceDE w:val="0"/>
        <w:autoSpaceDN w:val="0"/>
        <w:adjustRightInd w:val="0"/>
        <w:rPr>
          <w:rStyle w:val="BodyTextChar"/>
        </w:rPr>
      </w:pPr>
      <w:r w:rsidRPr="00A03C55">
        <w:rPr>
          <w:szCs w:val="24"/>
        </w:rPr>
        <w:t>Implementers of this transaction shall comply with all requirements described in ITI TF-2x: Appendix V Web Services for IHE Transactions</w:t>
      </w:r>
      <w:r w:rsidRPr="00A03C55">
        <w:rPr>
          <w:rStyle w:val="BodyTextChar"/>
        </w:rPr>
        <w:t>.</w:t>
      </w:r>
    </w:p>
    <w:p w14:paraId="46D68F8D" w14:textId="1FAE1B66" w:rsidR="007A1F44" w:rsidRPr="00A03C55" w:rsidRDefault="007A1F44" w:rsidP="00971004">
      <w:pPr>
        <w:pStyle w:val="Heading3"/>
        <w:numPr>
          <w:ilvl w:val="0"/>
          <w:numId w:val="0"/>
        </w:numPr>
        <w:tabs>
          <w:tab w:val="clear" w:pos="2160"/>
          <w:tab w:val="clear" w:pos="2880"/>
        </w:tabs>
        <w:rPr>
          <w:noProof w:val="0"/>
        </w:rPr>
      </w:pPr>
      <w:bookmarkStart w:id="1370" w:name="_Toc13773764"/>
      <w:bookmarkStart w:id="1371" w:name="_Toc169692712"/>
      <w:bookmarkStart w:id="1372" w:name="_Toc269052455"/>
      <w:bookmarkStart w:id="1373" w:name="_Toc398544341"/>
      <w:bookmarkStart w:id="1374" w:name="_Toc398717990"/>
      <w:r w:rsidRPr="00A03C55">
        <w:rPr>
          <w:noProof w:val="0"/>
        </w:rPr>
        <w:lastRenderedPageBreak/>
        <w:t xml:space="preserve">3.45.4 </w:t>
      </w:r>
      <w:r w:rsidR="00A03C55">
        <w:rPr>
          <w:noProof w:val="0"/>
        </w:rPr>
        <w:t>Messages</w:t>
      </w:r>
      <w:bookmarkEnd w:id="1370"/>
      <w:bookmarkEnd w:id="1371"/>
      <w:bookmarkEnd w:id="1372"/>
      <w:bookmarkEnd w:id="1373"/>
      <w:bookmarkEnd w:id="1374"/>
    </w:p>
    <w:p w14:paraId="304DE239" w14:textId="4D2E88C2" w:rsidR="007A1F44" w:rsidRPr="00A03C55" w:rsidRDefault="00195AA7" w:rsidP="00D372D5">
      <w:pPr>
        <w:pStyle w:val="BodyText"/>
        <w:jc w:val="center"/>
      </w:pPr>
      <w:r w:rsidRPr="00A03C55">
        <w:rPr>
          <w:noProof/>
          <w:lang w:eastAsia="fr-FR"/>
        </w:rPr>
        <mc:AlternateContent>
          <mc:Choice Requires="wpg">
            <w:drawing>
              <wp:inline distT="0" distB="0" distL="0" distR="0" wp14:anchorId="790C7445" wp14:editId="704CCBAC">
                <wp:extent cx="5943600" cy="2629535"/>
                <wp:effectExtent l="0" t="0" r="0" b="24765"/>
                <wp:docPr id="37" name="Canvas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629535"/>
                          <a:chOff x="0" y="0"/>
                          <a:chExt cx="59436" cy="26295"/>
                        </a:xfrm>
                      </wpg:grpSpPr>
                      <wps:wsp>
                        <wps:cNvPr id="38" name="AutoShape 34"/>
                        <wps:cNvSpPr>
                          <a:spLocks noChangeAspect="1" noChangeArrowheads="1"/>
                        </wps:cNvSpPr>
                        <wps:spPr bwMode="auto">
                          <a:xfrm>
                            <a:off x="0" y="0"/>
                            <a:ext cx="59436" cy="2629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9"/>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647E08B0" w14:textId="77777777" w:rsidR="000F64B0" w:rsidRPr="00A9450B" w:rsidRDefault="000F64B0" w:rsidP="00971004">
                              <w:pPr>
                                <w:jc w:val="center"/>
                                <w:rPr>
                                  <w:rFonts w:ascii="Arial" w:hAnsi="Arial" w:cs="Arial"/>
                                  <w:sz w:val="20"/>
                                </w:rPr>
                              </w:pPr>
                              <w:r>
                                <w:rPr>
                                  <w:rFonts w:ascii="Arial" w:hAnsi="Arial" w:cs="Arial"/>
                                  <w:sz w:val="20"/>
                                </w:rPr>
                                <w:t>Patient Identity Cross-Reference Consumer</w:t>
                              </w:r>
                            </w:p>
                          </w:txbxContent>
                        </wps:txbx>
                        <wps:bodyPr rot="0" vert="horz" wrap="square" lIns="91440" tIns="45720" rIns="91440" bIns="45720" anchor="t" anchorCtr="0" upright="1">
                          <a:noAutofit/>
                        </wps:bodyPr>
                      </wps:wsp>
                      <wps:wsp>
                        <wps:cNvPr id="40" name="Rectangle 30"/>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3B2EC23E" w14:textId="77777777" w:rsidR="000F64B0" w:rsidRPr="00A9450B" w:rsidRDefault="000F64B0"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41" name="Line 31"/>
                        <wps:cNvCnPr/>
                        <wps:spPr bwMode="auto">
                          <a:xfrm>
                            <a:off x="6859" y="7999"/>
                            <a:ext cx="9" cy="17155"/>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4" name="Line 32"/>
                        <wps:cNvCnPr/>
                        <wps:spPr bwMode="auto">
                          <a:xfrm>
                            <a:off x="49150" y="8007"/>
                            <a:ext cx="8" cy="18288"/>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5" name="Rectangle 33"/>
                        <wps:cNvSpPr>
                          <a:spLocks noChangeArrowheads="1"/>
                        </wps:cNvSpPr>
                        <wps:spPr bwMode="auto">
                          <a:xfrm>
                            <a:off x="4800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Text Box 34"/>
                        <wps:cNvSpPr txBox="1">
                          <a:spLocks noChangeArrowheads="1"/>
                        </wps:cNvSpPr>
                        <wps:spPr bwMode="auto">
                          <a:xfrm>
                            <a:off x="12572" y="9147"/>
                            <a:ext cx="29718" cy="34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5CA4ED3" w14:textId="77777777" w:rsidR="000F64B0" w:rsidRDefault="000F64B0" w:rsidP="00971004">
                              <w:pPr>
                                <w:jc w:val="center"/>
                              </w:pPr>
                              <w:r>
                                <w:t>Patient Registry Get Identifiers Query</w:t>
                              </w:r>
                            </w:p>
                          </w:txbxContent>
                        </wps:txbx>
                        <wps:bodyPr rot="0" vert="horz" wrap="square" lIns="91440" tIns="45720" rIns="91440" bIns="45720" anchor="t" anchorCtr="0" upright="1">
                          <a:noAutofit/>
                        </wps:bodyPr>
                      </wps:wsp>
                      <wps:wsp>
                        <wps:cNvPr id="49" name="Text Box 35"/>
                        <wps:cNvSpPr txBox="1">
                          <a:spLocks noChangeArrowheads="1"/>
                        </wps:cNvSpPr>
                        <wps:spPr bwMode="auto">
                          <a:xfrm>
                            <a:off x="10285" y="15998"/>
                            <a:ext cx="33152" cy="34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E81FDC" w14:textId="77777777" w:rsidR="000F64B0" w:rsidRDefault="000F64B0" w:rsidP="00971004">
                              <w:pPr>
                                <w:jc w:val="center"/>
                              </w:pPr>
                              <w:r>
                                <w:t>Patient Registry Get Identifiers Query Response</w:t>
                              </w:r>
                            </w:p>
                          </w:txbxContent>
                        </wps:txbx>
                        <wps:bodyPr rot="0" vert="horz" wrap="square" lIns="91440" tIns="45720" rIns="91440" bIns="45720" anchor="t" anchorCtr="0" upright="1">
                          <a:noAutofit/>
                        </wps:bodyPr>
                      </wps:wsp>
                      <wps:wsp>
                        <wps:cNvPr id="51" name="Text Box 36"/>
                        <wps:cNvSpPr txBox="1">
                          <a:spLocks noChangeArrowheads="1"/>
                        </wps:cNvSpPr>
                        <wps:spPr bwMode="auto">
                          <a:xfrm>
                            <a:off x="12572" y="12577"/>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834D74E" w14:textId="77777777" w:rsidR="000F64B0" w:rsidRPr="00F908E2" w:rsidRDefault="000F64B0" w:rsidP="00971004">
                              <w:pPr>
                                <w:spacing w:before="0"/>
                                <w:jc w:val="center"/>
                              </w:pPr>
                              <w:r>
                                <w:t>PRPA_IN201309UV02</w:t>
                              </w:r>
                            </w:p>
                          </w:txbxContent>
                        </wps:txbx>
                        <wps:bodyPr rot="0" vert="horz" wrap="square" lIns="91440" tIns="45720" rIns="91440" bIns="45720" anchor="t" anchorCtr="0" upright="1">
                          <a:noAutofit/>
                        </wps:bodyPr>
                      </wps:wsp>
                      <wps:wsp>
                        <wps:cNvPr id="52" name="Line 37"/>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5" name="Text Box 38"/>
                        <wps:cNvSpPr txBox="1">
                          <a:spLocks noChangeArrowheads="1"/>
                        </wps:cNvSpPr>
                        <wps:spPr bwMode="auto">
                          <a:xfrm>
                            <a:off x="12572" y="19428"/>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60ADB2" w14:textId="77777777" w:rsidR="000F64B0" w:rsidRPr="00F908E2" w:rsidRDefault="000F64B0" w:rsidP="00971004">
                              <w:pPr>
                                <w:spacing w:before="0"/>
                                <w:jc w:val="center"/>
                              </w:pPr>
                              <w:r>
                                <w:t>PRPA_IN201310UV02</w:t>
                              </w:r>
                            </w:p>
                          </w:txbxContent>
                        </wps:txbx>
                        <wps:bodyPr rot="0" vert="horz" wrap="square" lIns="91440" tIns="45720" rIns="91440" bIns="45720" anchor="t" anchorCtr="0" upright="1">
                          <a:noAutofit/>
                        </wps:bodyPr>
                      </wps:wsp>
                      <wps:wsp>
                        <wps:cNvPr id="56" name="Line 39"/>
                        <wps:cNvCnPr/>
                        <wps:spPr bwMode="auto">
                          <a:xfrm>
                            <a:off x="7999" y="19428"/>
                            <a:ext cx="40012" cy="16"/>
                          </a:xfrm>
                          <a:prstGeom prst="line">
                            <a:avLst/>
                          </a:prstGeom>
                          <a:noFill/>
                          <a:ln w="12700">
                            <a:solidFill>
                              <a:srgbClr val="000000"/>
                            </a:solidFill>
                            <a:round/>
                            <a:headEnd type="triangle"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7" name="Rectangle 40"/>
                        <wps:cNvSpPr>
                          <a:spLocks noChangeArrowheads="1"/>
                        </wps:cNvSpPr>
                        <wps:spPr bwMode="auto">
                          <a:xfrm>
                            <a:off x="571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790C7445" id="Canvas 27" o:spid="_x0000_s1047" style="width:468pt;height:207.05pt;mso-position-horizontal-relative:char;mso-position-vertical-relative:line" coordsize="59436,262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">
                <v:rect id="AutoShape 34" o:spid="_x0000_s1048" style="position:absolute;width:59436;height:26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" filled="f" stroked="f">
                  <o:lock v:ext="edit" aspectratio="t"/>
                </v:rect>
                <v:rect id="Rectangle 29" o:spid="_x0000_s1049" style="position:absolute;top:1140;width:13711;height:6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">
                  <v:textbox>
                    <w:txbxContent>
                      <w:p w14:paraId="647E08B0" w14:textId="77777777" w:rsidR="000F64B0" w:rsidRPr="00A9450B" w:rsidRDefault="000F64B0" w:rsidP="00971004">
                        <w:pPr>
                          <w:jc w:val="center"/>
                          <w:rPr>
                            <w:rFonts w:ascii="Arial" w:hAnsi="Arial" w:cs="Arial"/>
                            <w:sz w:val="20"/>
                          </w:rPr>
                        </w:pPr>
                        <w:r>
                          <w:rPr>
                            <w:rFonts w:ascii="Arial" w:hAnsi="Arial" w:cs="Arial"/>
                            <w:sz w:val="20"/>
                          </w:rPr>
                          <w:t>Patient Identity Cross-Reference Consumer</w:t>
                        </w:r>
                      </w:p>
                    </w:txbxContent>
                  </v:textbox>
                </v:rect>
                <v:rect id="Rectangle 30" o:spid="_x0000_s1050" style="position:absolute;left:42290;top:1140;width:13720;height:6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">
                  <v:textbox>
                    <w:txbxContent>
                      <w:p w14:paraId="3B2EC23E" w14:textId="77777777" w:rsidR="000F64B0" w:rsidRPr="00A9450B" w:rsidRDefault="000F64B0" w:rsidP="00971004">
                        <w:pPr>
                          <w:jc w:val="center"/>
                          <w:rPr>
                            <w:rFonts w:ascii="Arial" w:hAnsi="Arial" w:cs="Arial"/>
                            <w:sz w:val="20"/>
                          </w:rPr>
                        </w:pPr>
                        <w:r>
                          <w:rPr>
                            <w:rFonts w:ascii="Arial" w:hAnsi="Arial" w:cs="Arial"/>
                            <w:sz w:val="20"/>
                          </w:rPr>
                          <w:t>Patient Identifier Cross-Reference Manager</w:t>
                        </w:r>
                      </w:p>
                    </w:txbxContent>
                  </v:textbox>
                </v:rect>
                <v:line id="Line 31" o:spid="_x0000_s1051" style="position:absolute;visibility:visible;mso-wrap-style:square" from="6859,7999" to="6868,251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" strokeweight="3pt">
                  <v:stroke dashstyle="dash"/>
                </v:line>
                <v:line id="Line 32" o:spid="_x0000_s1052" style="position:absolute;visibility:visible;mso-wrap-style:square" from="49150,8007" to="49158,26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" strokeweight="3pt">
                  <v:stroke dashstyle="dash"/>
                </v:line>
                <v:rect id="Rectangle 33" o:spid="_x0000_s1053" style="position:absolute;left:48002;top:10288;width:2287;height:10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"/>
                <v:shape id="Text Box 34" o:spid="_x0000_s1054" type="#_x0000_t202" style="position:absolute;left:12572;top:9147;width:29718;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" stroked="f">
                  <v:textbox>
                    <w:txbxContent>
                      <w:p w14:paraId="75CA4ED3" w14:textId="77777777" w:rsidR="000F64B0" w:rsidRDefault="000F64B0" w:rsidP="00971004">
                        <w:pPr>
                          <w:jc w:val="center"/>
                        </w:pPr>
                        <w:r>
                          <w:t>Patient Registry Get Identifiers Query</w:t>
                        </w:r>
                      </w:p>
                    </w:txbxContent>
                  </v:textbox>
                </v:shape>
                <v:shape id="Text Box 35" o:spid="_x0000_s1055" type="#_x0000_t202" style="position:absolute;left:10285;top:15998;width:33152;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" stroked="f">
                  <v:textbox>
                    <w:txbxContent>
                      <w:p w14:paraId="23E81FDC" w14:textId="77777777" w:rsidR="000F64B0" w:rsidRDefault="000F64B0" w:rsidP="00971004">
                        <w:pPr>
                          <w:jc w:val="center"/>
                        </w:pPr>
                        <w:r>
                          <w:t>Patient Registry Get Identifiers Query Response</w:t>
                        </w:r>
                      </w:p>
                    </w:txbxContent>
                  </v:textbox>
                </v:shape>
                <v:shape id="Text Box 36" o:spid="_x0000_s1056" type="#_x0000_t202" style="position:absolute;left:12572;top:12577;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" stroked="f">
                  <v:textbox>
                    <w:txbxContent>
                      <w:p w14:paraId="7834D74E" w14:textId="77777777" w:rsidR="000F64B0" w:rsidRPr="00F908E2" w:rsidRDefault="000F64B0" w:rsidP="00971004">
                        <w:pPr>
                          <w:spacing w:before="0"/>
                          <w:jc w:val="center"/>
                        </w:pPr>
                        <w:r>
                          <w:t>PRPA_IN201309UV02</w:t>
                        </w:r>
                      </w:p>
                    </w:txbxContent>
                  </v:textbox>
                </v:shape>
                <v:line id="Line 37" o:spid="_x0000_s1057" style="position:absolute;visibility:visible;mso-wrap-style:square" from="7999,12577" to="48002,1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" strokeweight="1pt">
                  <v:stroke endarrow="block"/>
                </v:line>
                <v:shape id="Text Box 38" o:spid="_x0000_s1058" type="#_x0000_t202" style="position:absolute;left:12572;top:1942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" stroked="f">
                  <v:textbox>
                    <w:txbxContent>
                      <w:p w14:paraId="6660ADB2" w14:textId="77777777" w:rsidR="000F64B0" w:rsidRPr="00F908E2" w:rsidRDefault="000F64B0" w:rsidP="00971004">
                        <w:pPr>
                          <w:spacing w:before="0"/>
                          <w:jc w:val="center"/>
                        </w:pPr>
                        <w:r>
                          <w:t>PRPA_IN201310UV02</w:t>
                        </w:r>
                      </w:p>
                    </w:txbxContent>
                  </v:textbox>
                </v:shape>
                <v:line id="Line 39" o:spid="_x0000_s1059" style="position:absolute;visibility:visible;mso-wrap-style:square" from="7999,19428" to="48011,194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" strokeweight="1pt">
                  <v:stroke startarrow="block"/>
                </v:line>
                <v:rect id="Rectangle 40" o:spid="_x0000_s1060" style="position:absolute;left:5712;top:10288;width:2287;height:10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"/>
                <w10:anchorlock/>
              </v:group>
            </w:pict>
          </mc:Fallback>
        </mc:AlternateContent>
      </w:r>
    </w:p>
    <w:p w14:paraId="36EC81EB" w14:textId="77777777" w:rsidR="007A1F44" w:rsidRPr="00A03C55" w:rsidRDefault="000F2220" w:rsidP="00971004">
      <w:pPr>
        <w:pStyle w:val="FigureTitle"/>
        <w:rPr>
          <w:noProof w:val="0"/>
        </w:rPr>
      </w:pPr>
      <w:r w:rsidRPr="00A03C55">
        <w:rPr>
          <w:noProof w:val="0"/>
        </w:rPr>
        <w:t>Figure 3.45.4-1</w:t>
      </w:r>
      <w:r w:rsidR="007A1F44" w:rsidRPr="00A03C55">
        <w:rPr>
          <w:noProof w:val="0"/>
        </w:rPr>
        <w:t>: Get Corresponding Identifiers Sequence</w:t>
      </w:r>
    </w:p>
    <w:p w14:paraId="2A40ECB7"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375" w:name="_Toc169692713"/>
      <w:bookmarkStart w:id="1376" w:name="_Toc398544342"/>
      <w:r w:rsidRPr="00A03C55">
        <w:rPr>
          <w:noProof w:val="0"/>
        </w:rPr>
        <w:t>3.45.4.1 Get Corresponding Identifiers</w:t>
      </w:r>
      <w:bookmarkEnd w:id="1375"/>
      <w:bookmarkEnd w:id="1376"/>
    </w:p>
    <w:p w14:paraId="17C5E1E1"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77" w:name="_Toc169692714"/>
      <w:r w:rsidRPr="00A03C55">
        <w:rPr>
          <w:noProof w:val="0"/>
        </w:rPr>
        <w:t>3.45.4.1.1 Trigger Events</w:t>
      </w:r>
      <w:bookmarkEnd w:id="1377"/>
    </w:p>
    <w:p w14:paraId="1D772D76" w14:textId="0BAD372F" w:rsidR="007A1F44" w:rsidRPr="00A03C55" w:rsidRDefault="007A1F44" w:rsidP="00971004">
      <w:pPr>
        <w:pStyle w:val="BodyText"/>
      </w:pPr>
      <w:r w:rsidRPr="00A03C55">
        <w:t>A Patient Identifier Cross-reference Consumer’s need to get the patient identifier associated with a domain for which it needs patient related information will trigger the request for corresponding patient identifiers message based on the following HL7 trigger event:</w:t>
      </w:r>
    </w:p>
    <w:p w14:paraId="0017CE9B" w14:textId="77777777" w:rsidR="007A1F44" w:rsidRPr="00A03C55" w:rsidRDefault="007A1F44" w:rsidP="00971004">
      <w:pPr>
        <w:pStyle w:val="BodyText"/>
        <w:rPr>
          <w:b/>
        </w:rPr>
      </w:pPr>
      <w:r w:rsidRPr="00A03C55">
        <w:rPr>
          <w:b/>
        </w:rPr>
        <w:t xml:space="preserve">Patient Registry Get Identifiers Query (PRPA_TE201309UV02) </w:t>
      </w:r>
    </w:p>
    <w:p w14:paraId="2C5DAF68" w14:textId="77777777" w:rsidR="007A1F44" w:rsidRPr="00A03C55" w:rsidRDefault="007A1F44" w:rsidP="00E6386F">
      <w:pPr>
        <w:pStyle w:val="BodyText"/>
      </w:pPr>
      <w:r w:rsidRPr="00A03C55">
        <w:t>This query requests all other identifiers associated with a particular person identifier.</w:t>
      </w:r>
    </w:p>
    <w:p w14:paraId="211EEADF"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78" w:name="_Toc169692715"/>
      <w:r w:rsidRPr="00A03C55">
        <w:rPr>
          <w:noProof w:val="0"/>
        </w:rPr>
        <w:t>3.45.4.1.2 Message Semantics</w:t>
      </w:r>
      <w:bookmarkEnd w:id="1378"/>
    </w:p>
    <w:p w14:paraId="3A253611" w14:textId="77777777" w:rsidR="007A1F44" w:rsidRPr="00A03C55" w:rsidRDefault="007A1F44" w:rsidP="00971004">
      <w:pPr>
        <w:pStyle w:val="BodyText"/>
      </w:pPr>
      <w:r w:rsidRPr="00A03C55">
        <w:t>The Get Corresponding Identifiers transaction is initiated by the HL7 Patient Registry Query by Identifier (PRPA_MT201307UV02) message. The Patient Identifier Cross-reference Consumer shall generate the query message whenever it needs to obtain corresponding patient identifier(s) from other Patient Identification Domain(s). The components of the message listed below are required, and their detailed descriptions are provided in the following subsections.</w:t>
      </w:r>
    </w:p>
    <w:p w14:paraId="409807D6" w14:textId="77777777" w:rsidR="007A1F44" w:rsidRPr="00A03C55" w:rsidRDefault="007A1F44" w:rsidP="00971004">
      <w:pPr>
        <w:pStyle w:val="BodyText"/>
      </w:pPr>
      <w:r w:rsidRPr="00A03C55">
        <w:t>The receiver shall respond to the query by sending the Patient Identifiers message (PRPA_MT201304UV02), which uses the Application Level Acknowledgement transmission wrapper. This satisfies the requirements of original mode acknowledgment; no intermediate Accept Acknowledgement message is to be sent. All appropriate identifiers shall be returned in a single response; therefore no continuation queries are allowed in this transaction.</w:t>
      </w:r>
    </w:p>
    <w:p w14:paraId="2371788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79" w:name="_Toc169692716"/>
      <w:r w:rsidRPr="00A03C55">
        <w:rPr>
          <w:noProof w:val="0"/>
        </w:rPr>
        <w:lastRenderedPageBreak/>
        <w:t xml:space="preserve">3.45.4.1.2.1 Major Components of the Patient Registry Query by Identifier </w:t>
      </w:r>
      <w:bookmarkEnd w:id="1379"/>
    </w:p>
    <w:p w14:paraId="5329C070" w14:textId="77777777" w:rsidR="007A1F44" w:rsidRPr="00A03C55" w:rsidRDefault="007A1F44" w:rsidP="00D372D5">
      <w:pPr>
        <w:pStyle w:val="BodyText"/>
        <w:keepNext/>
      </w:pPr>
      <w:r w:rsidRPr="00A03C55">
        <w:rPr>
          <w:rStyle w:val="Strong"/>
          <w:bCs/>
        </w:rPr>
        <w:t>PatientIdentifier Parameter</w:t>
      </w:r>
    </w:p>
    <w:p w14:paraId="03C86A06" w14:textId="7D904F9D" w:rsidR="007A1F44" w:rsidRPr="00A03C55" w:rsidRDefault="007A1F44" w:rsidP="00971004">
      <w:pPr>
        <w:pStyle w:val="BodyText"/>
      </w:pPr>
      <w:r w:rsidRPr="00A03C55">
        <w:t xml:space="preserve">This required parameter specifies the identifier associated with the person whose information is being queried. For this parameter item, a single patient identifier is specified in the PatientIdentifier.value attribute. Please see </w:t>
      </w:r>
      <w:r w:rsidR="000776DF" w:rsidRPr="00A03C55">
        <w:t xml:space="preserve">ITI TF-2x: </w:t>
      </w:r>
      <w:r w:rsidRPr="00A03C55">
        <w:t>Appendix E for the use of the II data type for patient identifiers.</w:t>
      </w:r>
    </w:p>
    <w:p w14:paraId="3A9819C8" w14:textId="77777777" w:rsidR="007A1F44" w:rsidRPr="00A03C55" w:rsidRDefault="007A1F44" w:rsidP="00971004">
      <w:pPr>
        <w:pStyle w:val="BodyText"/>
      </w:pPr>
      <w:r w:rsidRPr="00A03C55">
        <w:rPr>
          <w:rStyle w:val="Strong"/>
          <w:bCs/>
        </w:rPr>
        <w:t>DataSource Parameter</w:t>
      </w:r>
    </w:p>
    <w:p w14:paraId="7821F0EF" w14:textId="77777777" w:rsidR="007A1F44" w:rsidRPr="00A03C55" w:rsidRDefault="007A1F44" w:rsidP="00971004">
      <w:pPr>
        <w:pStyle w:val="BodyText"/>
      </w:pPr>
      <w:r w:rsidRPr="00A03C55">
        <w:t>This optional parameter specifies the assigning authority/authorities of the Patient Identity Domain(s) whose identifiers need to be returned. If no such parameter is supplied, the PIX Manager is required to return the identifiers from all known Patient Identity Domains.</w:t>
      </w:r>
    </w:p>
    <w:p w14:paraId="4924F48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80" w:name="_Toc169692717"/>
      <w:r w:rsidRPr="00A03C55">
        <w:rPr>
          <w:noProof w:val="0"/>
        </w:rPr>
        <w:t>3.45.4.1.2.2 Message Information Model of the Patient Registry Query by Identifier Message</w:t>
      </w:r>
      <w:bookmarkEnd w:id="1380"/>
    </w:p>
    <w:p w14:paraId="29C530D0" w14:textId="77777777" w:rsidR="007A1F44" w:rsidRPr="00A03C55" w:rsidRDefault="007A1F44" w:rsidP="00971004">
      <w:pPr>
        <w:pStyle w:val="BodyText"/>
        <w:rPr>
          <w:i/>
        </w:rPr>
      </w:pPr>
      <w:r w:rsidRPr="00A03C55">
        <w:t xml:space="preserve">Below is the Message Information Model for the Query by Identifier message, as restricted for this transaction. The purpose of the model is to describe the data elements relevant for this transaction. It is a strict subset of the </w:t>
      </w:r>
      <w:r w:rsidRPr="00A03C55">
        <w:rPr>
          <w:i/>
        </w:rPr>
        <w:t xml:space="preserve">Patient Registry Query by Identifier (PRPA_RM201307UV02) RMIM. </w:t>
      </w:r>
    </w:p>
    <w:p w14:paraId="0CEE72A2" w14:textId="77777777" w:rsidR="007A1F44" w:rsidRPr="00A03C55" w:rsidRDefault="007A1F44" w:rsidP="00971004">
      <w:pPr>
        <w:pStyle w:val="BodyText"/>
      </w:pPr>
      <w:r w:rsidRPr="00A03C55">
        <w:t xml:space="preserve">The base RMIM can be found on the HL7 V3 2008 Edition CD at </w:t>
      </w:r>
      <w:r w:rsidRPr="00A03C55">
        <w:rPr>
          <w:rStyle w:val="Hyperlink"/>
        </w:rPr>
        <w:t xml:space="preserve">Edition2008/domains/uvpa/editable/PRPA_RM201307UV.htm. </w:t>
      </w:r>
      <w:r w:rsidRPr="00A03C55">
        <w:t>The following restrictions were made on the original RMIMs to arrive at the restricted model:</w:t>
      </w:r>
    </w:p>
    <w:p w14:paraId="32B066E0" w14:textId="77777777" w:rsidR="008E3CF3" w:rsidRPr="00A03C55" w:rsidRDefault="007A1F44" w:rsidP="00EC243F">
      <w:pPr>
        <w:pStyle w:val="ListBullet2"/>
      </w:pPr>
      <w:r w:rsidRPr="00A03C55">
        <w:t>Exactly one PatientIdentifier parameter SHALL be present</w:t>
      </w:r>
    </w:p>
    <w:p w14:paraId="346777CB" w14:textId="77777777" w:rsidR="008E3CF3" w:rsidRPr="00A03C55" w:rsidRDefault="007A1F44" w:rsidP="00EC243F">
      <w:pPr>
        <w:pStyle w:val="ListBullet2"/>
      </w:pPr>
      <w:r w:rsidRPr="00A03C55">
        <w:t>Exactly one PatientIdentifier.value attribute SHALL be present</w:t>
      </w:r>
    </w:p>
    <w:p w14:paraId="006B671D" w14:textId="77777777" w:rsidR="008E3CF3" w:rsidRPr="00A03C55" w:rsidRDefault="007A1F44" w:rsidP="00EC243F">
      <w:pPr>
        <w:pStyle w:val="ListBullet2"/>
      </w:pPr>
      <w:r w:rsidRPr="00A03C55">
        <w:t>If one or more DataSource parameters are present, each SHALL contain exactly one DataSource.value parameter</w:t>
      </w:r>
    </w:p>
    <w:p w14:paraId="335F7823" w14:textId="77777777" w:rsidR="008E3CF3" w:rsidRPr="00A03C55" w:rsidRDefault="007A1F44" w:rsidP="00EC243F">
      <w:pPr>
        <w:pStyle w:val="ListBullet2"/>
      </w:pPr>
      <w:r w:rsidRPr="00A03C55">
        <w:t>The optional attributes ParameterList.id, QueryByParameter responseElementGroupId, QueryByParameter.modifyCode, and QueryByParameter.executionAndDeliveryTime were removed from the model</w:t>
      </w:r>
    </w:p>
    <w:p w14:paraId="70909DD2" w14:textId="77777777" w:rsidR="008E3CF3" w:rsidRPr="00A03C55" w:rsidRDefault="007A1F44" w:rsidP="00EC243F">
      <w:pPr>
        <w:pStyle w:val="ListBullet2"/>
      </w:pPr>
      <w:r w:rsidRPr="00A03C55">
        <w:t>QueryByParameter.responsePriorityCode is required and is fixed to I (Immediate)</w:t>
      </w:r>
    </w:p>
    <w:p w14:paraId="77037516" w14:textId="78BEFE5A" w:rsidR="008E3CF3" w:rsidRPr="00A03C55" w:rsidRDefault="007A1F44" w:rsidP="00EC243F">
      <w:pPr>
        <w:pStyle w:val="ListBullet2"/>
      </w:pPr>
      <w:r w:rsidRPr="00A03C55">
        <w:t>QueryByParameter.statusCode is defaulted to "new"</w:t>
      </w:r>
    </w:p>
    <w:p w14:paraId="5AAFD5E3" w14:textId="77777777" w:rsidR="007A1F44" w:rsidRPr="00A03C55" w:rsidRDefault="007A1F44" w:rsidP="00971004"/>
    <w:p w14:paraId="26AD39E9" w14:textId="77777777" w:rsidR="007A1F44" w:rsidRPr="00A03C55" w:rsidRDefault="00D139D9" w:rsidP="00971004">
      <w:pPr>
        <w:keepNext/>
        <w:jc w:val="center"/>
      </w:pPr>
      <w:r w:rsidRPr="00A03C55">
        <w:rPr>
          <w:noProof/>
          <w:lang w:eastAsia="fr-FR"/>
        </w:rPr>
        <w:lastRenderedPageBreak/>
        <w:drawing>
          <wp:inline distT="0" distB="0" distL="0" distR="0" wp14:anchorId="325412E6" wp14:editId="5E65DED7">
            <wp:extent cx="4311650" cy="4888230"/>
            <wp:effectExtent l="0" t="0" r="6350" b="0"/>
            <wp:docPr id="46" name="Picture 48" descr="PRPA_RM201307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PA_RM201307IH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11650" cy="4888230"/>
                    </a:xfrm>
                    <a:prstGeom prst="rect">
                      <a:avLst/>
                    </a:prstGeom>
                    <a:noFill/>
                    <a:ln>
                      <a:noFill/>
                    </a:ln>
                  </pic:spPr>
                </pic:pic>
              </a:graphicData>
            </a:graphic>
          </wp:inline>
        </w:drawing>
      </w:r>
    </w:p>
    <w:p w14:paraId="5E936E51" w14:textId="19A07D6A" w:rsidR="007A1F44" w:rsidRPr="00A03C55" w:rsidRDefault="007A1F44" w:rsidP="00971004">
      <w:pPr>
        <w:pStyle w:val="FigureTitle"/>
        <w:rPr>
          <w:noProof w:val="0"/>
        </w:rPr>
      </w:pPr>
      <w:r w:rsidRPr="00A03C55">
        <w:rPr>
          <w:noProof w:val="0"/>
        </w:rPr>
        <w:t>Figure 3.45.4.1.2</w:t>
      </w:r>
      <w:r w:rsidR="003D13A0" w:rsidRPr="00A03C55">
        <w:rPr>
          <w:noProof w:val="0"/>
        </w:rPr>
        <w:t>.2</w:t>
      </w:r>
      <w:r w:rsidRPr="00A03C55">
        <w:rPr>
          <w:noProof w:val="0"/>
        </w:rPr>
        <w:t>-1: Message Information Model for the Query by Identifier message</w:t>
      </w:r>
    </w:p>
    <w:p w14:paraId="58D7D986" w14:textId="0F2AD01B" w:rsidR="007A1F44" w:rsidRPr="00A03C55" w:rsidRDefault="007A1F44" w:rsidP="00971004">
      <w:pPr>
        <w:pStyle w:val="BodyText"/>
      </w:pPr>
      <w:r w:rsidRPr="00A03C55">
        <w:t xml:space="preserve">The attributes of this model are described in the following table. </w:t>
      </w:r>
    </w:p>
    <w:p w14:paraId="5E7E06F3" w14:textId="7F565A4B" w:rsidR="007A1F44" w:rsidRPr="00A03C55" w:rsidRDefault="007A1F44" w:rsidP="00971004">
      <w:pPr>
        <w:pStyle w:val="TableTitle"/>
        <w:rPr>
          <w:noProof w:val="0"/>
        </w:rPr>
      </w:pPr>
      <w:r w:rsidRPr="00A03C55">
        <w:rPr>
          <w:noProof w:val="0"/>
        </w:rPr>
        <w:t>Table 3.45.4.1.2</w:t>
      </w:r>
      <w:r w:rsidR="003D13A0" w:rsidRPr="00A03C55">
        <w:rPr>
          <w:noProof w:val="0"/>
        </w:rPr>
        <w:t>.2</w:t>
      </w:r>
      <w:r w:rsidRPr="00A03C55">
        <w:rPr>
          <w:noProof w:val="0"/>
        </w:rPr>
        <w:t>-</w:t>
      </w:r>
      <w:r w:rsidR="003D13A0" w:rsidRPr="00A03C55">
        <w:rPr>
          <w:noProof w:val="0"/>
        </w:rPr>
        <w:t>1</w:t>
      </w:r>
      <w:r w:rsidRPr="00A03C55">
        <w:rPr>
          <w:noProof w:val="0"/>
        </w:rPr>
        <w:t xml:space="preserve">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6FEDABEF" w14:textId="77777777" w:rsidTr="003462A5">
        <w:trPr>
          <w:trHeight w:val="525"/>
          <w:tblHeader/>
        </w:trPr>
        <w:tc>
          <w:tcPr>
            <w:tcW w:w="4363" w:type="dxa"/>
            <w:shd w:val="clear" w:color="auto" w:fill="D9D9D9"/>
          </w:tcPr>
          <w:p w14:paraId="23DD8BE5" w14:textId="77777777" w:rsidR="007A1F44" w:rsidRPr="00A03C55" w:rsidRDefault="007A1F44" w:rsidP="00A063AC">
            <w:pPr>
              <w:pStyle w:val="TableEntryHeader"/>
              <w:rPr>
                <w:noProof w:val="0"/>
              </w:rPr>
            </w:pPr>
            <w:r w:rsidRPr="00A03C55">
              <w:rPr>
                <w:noProof w:val="0"/>
              </w:rPr>
              <w:t>PRPA_HD201307IHE</w:t>
            </w:r>
            <w:r w:rsidRPr="00A03C55">
              <w:rPr>
                <w:noProof w:val="0"/>
              </w:rPr>
              <w:br/>
              <w:t>Patient Registry Query by Identifier</w:t>
            </w:r>
          </w:p>
        </w:tc>
        <w:tc>
          <w:tcPr>
            <w:tcW w:w="5280" w:type="dxa"/>
            <w:shd w:val="clear" w:color="auto" w:fill="D9D9D9"/>
          </w:tcPr>
          <w:p w14:paraId="054C8E16" w14:textId="77777777" w:rsidR="007A1F44" w:rsidRPr="00A03C55" w:rsidRDefault="007A1F44" w:rsidP="00A53067">
            <w:pPr>
              <w:pStyle w:val="TableEntryHeader"/>
              <w:rPr>
                <w:noProof w:val="0"/>
              </w:rPr>
            </w:pPr>
            <w:r w:rsidRPr="00A03C55">
              <w:rPr>
                <w:noProof w:val="0"/>
              </w:rPr>
              <w:t>This HMD extract defines the message used to query a patient registry for a list of identifiers.</w:t>
            </w:r>
          </w:p>
          <w:p w14:paraId="64F396D1" w14:textId="3CF7FA7D" w:rsidR="007A1F44" w:rsidRPr="00A03C55" w:rsidRDefault="007A1F44" w:rsidP="00A53067">
            <w:pPr>
              <w:pStyle w:val="TableEntryHeader"/>
              <w:rPr>
                <w:noProof w:val="0"/>
              </w:rPr>
            </w:pPr>
            <w:r w:rsidRPr="00A03C55">
              <w:rPr>
                <w:noProof w:val="0"/>
              </w:rPr>
              <w:t>Derived from Figure 3.45.4.1.2</w:t>
            </w:r>
            <w:r w:rsidR="003D13A0" w:rsidRPr="00A03C55">
              <w:rPr>
                <w:noProof w:val="0"/>
              </w:rPr>
              <w:t>.2</w:t>
            </w:r>
            <w:r w:rsidRPr="00A03C55">
              <w:rPr>
                <w:noProof w:val="0"/>
              </w:rPr>
              <w:t>-1 (PRPA_RM201307IHE)</w:t>
            </w:r>
          </w:p>
        </w:tc>
      </w:tr>
      <w:tr w:rsidR="007A1F44" w:rsidRPr="00A03C55" w14:paraId="2EA6A22E" w14:textId="77777777" w:rsidTr="003462A5">
        <w:tc>
          <w:tcPr>
            <w:tcW w:w="4363" w:type="dxa"/>
          </w:tcPr>
          <w:p w14:paraId="0BE9F221" w14:textId="77777777" w:rsidR="007A1F44" w:rsidRPr="00A03C55" w:rsidRDefault="007A1F44" w:rsidP="00971004">
            <w:pPr>
              <w:pStyle w:val="TableEntry"/>
              <w:rPr>
                <w:b/>
                <w:noProof w:val="0"/>
              </w:rPr>
            </w:pPr>
            <w:r w:rsidRPr="00A03C55">
              <w:rPr>
                <w:b/>
                <w:noProof w:val="0"/>
              </w:rPr>
              <w:t>QueryByParameter</w:t>
            </w:r>
          </w:p>
        </w:tc>
        <w:tc>
          <w:tcPr>
            <w:tcW w:w="5280" w:type="dxa"/>
          </w:tcPr>
          <w:p w14:paraId="28FA8AAC" w14:textId="77777777" w:rsidR="007A1F44" w:rsidRPr="00A03C55" w:rsidRDefault="007A1F44" w:rsidP="00971004">
            <w:pPr>
              <w:pStyle w:val="TableEntry"/>
              <w:rPr>
                <w:noProof w:val="0"/>
              </w:rPr>
            </w:pPr>
            <w:r w:rsidRPr="00A03C55">
              <w:rPr>
                <w:noProof w:val="0"/>
              </w:rPr>
              <w:t>The entry point for the domain content in this query</w:t>
            </w:r>
          </w:p>
        </w:tc>
      </w:tr>
      <w:tr w:rsidR="007A1F44" w:rsidRPr="00A03C55" w14:paraId="0EC6783D" w14:textId="77777777" w:rsidTr="003462A5">
        <w:tc>
          <w:tcPr>
            <w:tcW w:w="4363" w:type="dxa"/>
          </w:tcPr>
          <w:p w14:paraId="49A8934E" w14:textId="77777777" w:rsidR="007A1F44" w:rsidRPr="00A03C55" w:rsidRDefault="007A1F44" w:rsidP="00971004">
            <w:pPr>
              <w:pStyle w:val="TableEntry"/>
              <w:rPr>
                <w:noProof w:val="0"/>
              </w:rPr>
            </w:pPr>
            <w:r w:rsidRPr="00A03C55">
              <w:rPr>
                <w:noProof w:val="0"/>
              </w:rPr>
              <w:t>queryId [1..1]</w:t>
            </w:r>
            <w:r w:rsidRPr="00A03C55">
              <w:rPr>
                <w:noProof w:val="0"/>
              </w:rPr>
              <w:br/>
            </w:r>
            <w:hyperlink r:id="rId132" w:anchor="QueryByParameter-cls" w:history="1">
              <w:r w:rsidRPr="00A03C55">
                <w:rPr>
                  <w:noProof w:val="0"/>
                </w:rPr>
                <w:t>QueryByParameter</w:t>
              </w:r>
            </w:hyperlink>
            <w:r w:rsidRPr="00A03C55">
              <w:rPr>
                <w:noProof w:val="0"/>
              </w:rPr>
              <w:t> (</w:t>
            </w:r>
            <w:hyperlink r:id="rId133" w:anchor="dt-II" w:history="1">
              <w:r w:rsidRPr="00A03C55">
                <w:rPr>
                  <w:noProof w:val="0"/>
                </w:rPr>
                <w:t>II</w:t>
              </w:r>
            </w:hyperlink>
            <w:r w:rsidRPr="00A03C55">
              <w:rPr>
                <w:noProof w:val="0"/>
              </w:rPr>
              <w:t>)</w:t>
            </w:r>
          </w:p>
        </w:tc>
        <w:tc>
          <w:tcPr>
            <w:tcW w:w="5280" w:type="dxa"/>
          </w:tcPr>
          <w:p w14:paraId="6327F3F2" w14:textId="77777777" w:rsidR="007A1F44" w:rsidRPr="00A03C55" w:rsidRDefault="007A1F44" w:rsidP="00971004">
            <w:pPr>
              <w:pStyle w:val="TableEntry"/>
              <w:rPr>
                <w:noProof w:val="0"/>
              </w:rPr>
            </w:pPr>
            <w:r w:rsidRPr="00A03C55">
              <w:rPr>
                <w:noProof w:val="0"/>
              </w:rPr>
              <w:t>Unique identifier for the query</w:t>
            </w:r>
          </w:p>
        </w:tc>
      </w:tr>
      <w:tr w:rsidR="007A1F44" w:rsidRPr="00A03C55" w14:paraId="0F58702B" w14:textId="77777777" w:rsidTr="003462A5">
        <w:tc>
          <w:tcPr>
            <w:tcW w:w="4363" w:type="dxa"/>
          </w:tcPr>
          <w:p w14:paraId="6EFF7028" w14:textId="77777777" w:rsidR="007A1F44" w:rsidRPr="00A03C55" w:rsidRDefault="007A1F44" w:rsidP="00971004">
            <w:pPr>
              <w:pStyle w:val="TableEntry"/>
              <w:rPr>
                <w:noProof w:val="0"/>
              </w:rPr>
            </w:pPr>
            <w:r w:rsidRPr="00A03C55">
              <w:rPr>
                <w:noProof w:val="0"/>
              </w:rPr>
              <w:t>statusCode [1..1] (M)</w:t>
            </w:r>
            <w:r w:rsidRPr="00A03C55">
              <w:rPr>
                <w:noProof w:val="0"/>
              </w:rPr>
              <w:br/>
            </w:r>
            <w:hyperlink r:id="rId134" w:anchor="QueryByParameter-cls" w:history="1">
              <w:r w:rsidRPr="00A03C55">
                <w:rPr>
                  <w:noProof w:val="0"/>
                </w:rPr>
                <w:t>QueryByParameter</w:t>
              </w:r>
            </w:hyperlink>
            <w:r w:rsidRPr="00A03C55">
              <w:rPr>
                <w:noProof w:val="0"/>
              </w:rPr>
              <w:t> (</w:t>
            </w:r>
            <w:hyperlink r:id="rId135" w:anchor="dt-CS" w:history="1">
              <w:r w:rsidRPr="00A03C55">
                <w:rPr>
                  <w:noProof w:val="0"/>
                </w:rPr>
                <w:t>CS</w:t>
              </w:r>
            </w:hyperlink>
            <w:r w:rsidRPr="00A03C55">
              <w:rPr>
                <w:noProof w:val="0"/>
              </w:rPr>
              <w:t>) {CNE:</w:t>
            </w:r>
            <w:hyperlink r:id="rId136" w:anchor="QueryStatusCode" w:history="1">
              <w:r w:rsidRPr="00A03C55">
                <w:rPr>
                  <w:noProof w:val="0"/>
                </w:rPr>
                <w:t>QueryStatusCode</w:t>
              </w:r>
            </w:hyperlink>
            <w:r w:rsidRPr="00A03C55">
              <w:rPr>
                <w:noProof w:val="0"/>
              </w:rPr>
              <w:t>, fixed value="new"}</w:t>
            </w:r>
          </w:p>
        </w:tc>
        <w:tc>
          <w:tcPr>
            <w:tcW w:w="5280" w:type="dxa"/>
          </w:tcPr>
          <w:p w14:paraId="587EB0FB" w14:textId="77777777" w:rsidR="007A1F44" w:rsidRPr="00A03C55" w:rsidRDefault="007A1F44" w:rsidP="00971004">
            <w:pPr>
              <w:pStyle w:val="TableEntry"/>
              <w:rPr>
                <w:noProof w:val="0"/>
              </w:rPr>
            </w:pPr>
            <w:r w:rsidRPr="00A03C55">
              <w:rPr>
                <w:noProof w:val="0"/>
              </w:rPr>
              <w:t>There are no continuations necessary for this type of query, so the status is always "new"</w:t>
            </w:r>
          </w:p>
        </w:tc>
      </w:tr>
      <w:tr w:rsidR="007A1F44" w:rsidRPr="00A03C55" w14:paraId="77B42774" w14:textId="77777777" w:rsidTr="003462A5">
        <w:tc>
          <w:tcPr>
            <w:tcW w:w="4363" w:type="dxa"/>
          </w:tcPr>
          <w:p w14:paraId="4ED3D313" w14:textId="77777777" w:rsidR="007A1F44" w:rsidRPr="00A03C55" w:rsidRDefault="007A1F44" w:rsidP="00971004">
            <w:pPr>
              <w:pStyle w:val="TableEntry"/>
              <w:rPr>
                <w:b/>
                <w:bCs/>
                <w:noProof w:val="0"/>
              </w:rPr>
            </w:pPr>
            <w:r w:rsidRPr="00A03C55">
              <w:rPr>
                <w:noProof w:val="0"/>
              </w:rPr>
              <w:t>responsePriorityCode [1..1]</w:t>
            </w:r>
            <w:r w:rsidRPr="00A03C55">
              <w:rPr>
                <w:noProof w:val="0"/>
              </w:rPr>
              <w:br/>
            </w:r>
            <w:hyperlink r:id="rId137" w:anchor="QueryByParameter-cls" w:history="1">
              <w:r w:rsidRPr="00A03C55">
                <w:rPr>
                  <w:noProof w:val="0"/>
                </w:rPr>
                <w:t>QueryByParameter</w:t>
              </w:r>
            </w:hyperlink>
            <w:r w:rsidRPr="00A03C55">
              <w:rPr>
                <w:noProof w:val="0"/>
              </w:rPr>
              <w:t> (</w:t>
            </w:r>
            <w:hyperlink r:id="rId138" w:anchor="dt-CS" w:history="1">
              <w:r w:rsidRPr="00A03C55">
                <w:rPr>
                  <w:noProof w:val="0"/>
                </w:rPr>
                <w:t>CS</w:t>
              </w:r>
            </w:hyperlink>
            <w:r w:rsidRPr="00A03C55">
              <w:rPr>
                <w:noProof w:val="0"/>
              </w:rPr>
              <w:t>) {CNE:</w:t>
            </w:r>
            <w:hyperlink r:id="rId139" w:anchor="QueryPriority" w:history="1">
              <w:r w:rsidRPr="00A03C55">
                <w:rPr>
                  <w:noProof w:val="0"/>
                </w:rPr>
                <w:t>QueryPriority</w:t>
              </w:r>
            </w:hyperlink>
            <w:r w:rsidRPr="00A03C55">
              <w:rPr>
                <w:noProof w:val="0"/>
              </w:rPr>
              <w:t>, fixed value="I"}</w:t>
            </w:r>
          </w:p>
        </w:tc>
        <w:tc>
          <w:tcPr>
            <w:tcW w:w="5280" w:type="dxa"/>
          </w:tcPr>
          <w:p w14:paraId="2F55553F" w14:textId="77777777" w:rsidR="007A1F44" w:rsidRPr="00A03C55" w:rsidRDefault="007A1F44" w:rsidP="00971004">
            <w:pPr>
              <w:pStyle w:val="TableEntry"/>
              <w:rPr>
                <w:noProof w:val="0"/>
              </w:rPr>
            </w:pPr>
            <w:r w:rsidRPr="00A03C55">
              <w:rPr>
                <w:noProof w:val="0"/>
              </w:rPr>
              <w:t>The PIX manager is required to send an immediate response.</w:t>
            </w:r>
          </w:p>
        </w:tc>
      </w:tr>
      <w:tr w:rsidR="007A1F44" w:rsidRPr="00A03C55" w14:paraId="752E6A8B" w14:textId="77777777" w:rsidTr="003462A5">
        <w:tc>
          <w:tcPr>
            <w:tcW w:w="4363" w:type="dxa"/>
          </w:tcPr>
          <w:p w14:paraId="555A779D" w14:textId="77777777" w:rsidR="007A1F44" w:rsidRPr="00A03C55" w:rsidRDefault="007A1F44" w:rsidP="00971004">
            <w:pPr>
              <w:pStyle w:val="TableEntry"/>
              <w:rPr>
                <w:b/>
                <w:noProof w:val="0"/>
              </w:rPr>
            </w:pPr>
            <w:bookmarkStart w:id="1381" w:name="DataSource"/>
            <w:r w:rsidRPr="00A03C55">
              <w:rPr>
                <w:b/>
                <w:noProof w:val="0"/>
              </w:rPr>
              <w:lastRenderedPageBreak/>
              <w:t>DataSource</w:t>
            </w:r>
            <w:bookmarkEnd w:id="1381"/>
          </w:p>
        </w:tc>
        <w:tc>
          <w:tcPr>
            <w:tcW w:w="5280" w:type="dxa"/>
          </w:tcPr>
          <w:p w14:paraId="0AABA039" w14:textId="77777777" w:rsidR="007A1F44" w:rsidRPr="00A03C55" w:rsidRDefault="007A1F44" w:rsidP="00971004">
            <w:pPr>
              <w:pStyle w:val="TableEntry"/>
              <w:rPr>
                <w:noProof w:val="0"/>
              </w:rPr>
            </w:pPr>
            <w:r w:rsidRPr="00A03C55">
              <w:rPr>
                <w:noProof w:val="0"/>
              </w:rPr>
              <w:t>Optional parameter specifying the assigning authority of a Patient Identity Domain</w:t>
            </w:r>
          </w:p>
        </w:tc>
      </w:tr>
      <w:tr w:rsidR="007A1F44" w:rsidRPr="00A03C55" w14:paraId="4E995BD8" w14:textId="77777777" w:rsidTr="003462A5">
        <w:tc>
          <w:tcPr>
            <w:tcW w:w="4363" w:type="dxa"/>
          </w:tcPr>
          <w:p w14:paraId="10BA4D69" w14:textId="77777777" w:rsidR="007A1F44" w:rsidRPr="00A03C55" w:rsidRDefault="007A1F44" w:rsidP="00971004">
            <w:pPr>
              <w:pStyle w:val="TableEntry"/>
              <w:rPr>
                <w:noProof w:val="0"/>
              </w:rPr>
            </w:pPr>
            <w:r w:rsidRPr="00A03C55">
              <w:rPr>
                <w:noProof w:val="0"/>
              </w:rPr>
              <w:t>value [1..1]</w:t>
            </w:r>
            <w:r w:rsidRPr="00A03C55">
              <w:rPr>
                <w:noProof w:val="0"/>
              </w:rPr>
              <w:br/>
            </w:r>
            <w:hyperlink r:id="rId140" w:anchor="ParameterItem-cls" w:history="1">
              <w:r w:rsidRPr="00A03C55">
                <w:rPr>
                  <w:noProof w:val="0"/>
                </w:rPr>
                <w:t>ParameterItem</w:t>
              </w:r>
            </w:hyperlink>
            <w:r w:rsidRPr="00A03C55">
              <w:rPr>
                <w:noProof w:val="0"/>
              </w:rPr>
              <w:t> (</w:t>
            </w:r>
            <w:hyperlink r:id="rId141" w:anchor="dt-II" w:history="1">
              <w:r w:rsidRPr="00A03C55">
                <w:rPr>
                  <w:noProof w:val="0"/>
                </w:rPr>
                <w:t>II</w:t>
              </w:r>
            </w:hyperlink>
            <w:r w:rsidRPr="00A03C55">
              <w:rPr>
                <w:noProof w:val="0"/>
              </w:rPr>
              <w:t xml:space="preserve">) </w:t>
            </w:r>
          </w:p>
        </w:tc>
        <w:tc>
          <w:tcPr>
            <w:tcW w:w="5280" w:type="dxa"/>
          </w:tcPr>
          <w:p w14:paraId="563872CF" w14:textId="77777777" w:rsidR="007A1F44" w:rsidRPr="00A03C55" w:rsidRDefault="007A1F44" w:rsidP="00971004">
            <w:pPr>
              <w:pStyle w:val="TableEntry"/>
              <w:rPr>
                <w:noProof w:val="0"/>
              </w:rPr>
            </w:pPr>
            <w:r w:rsidRPr="00A03C55">
              <w:rPr>
                <w:noProof w:val="0"/>
              </w:rPr>
              <w:t>The identifier for the Patient Identity Domain's assigning authority. IHE restriction:</w:t>
            </w:r>
            <w:r w:rsidRPr="00A03C55">
              <w:rPr>
                <w:noProof w:val="0"/>
              </w:rPr>
              <w:br/>
              <w:t>The value.root attribute SHALL be a valid ISO OID</w:t>
            </w:r>
            <w:r w:rsidRPr="00A03C55">
              <w:rPr>
                <w:noProof w:val="0"/>
              </w:rPr>
              <w:br/>
              <w:t>The value.extension attribute SHALL NOT be present</w:t>
            </w:r>
          </w:p>
        </w:tc>
      </w:tr>
      <w:tr w:rsidR="007A1F44" w:rsidRPr="00A03C55" w14:paraId="074C1BB2" w14:textId="77777777" w:rsidTr="003462A5">
        <w:tc>
          <w:tcPr>
            <w:tcW w:w="4363" w:type="dxa"/>
          </w:tcPr>
          <w:p w14:paraId="6C6555D7"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42" w:anchor="ParameterItem-cls" w:history="1">
              <w:r w:rsidRPr="00A03C55">
                <w:rPr>
                  <w:noProof w:val="0"/>
                </w:rPr>
                <w:t>ParameterItem</w:t>
              </w:r>
            </w:hyperlink>
            <w:r w:rsidRPr="00A03C55">
              <w:rPr>
                <w:noProof w:val="0"/>
              </w:rPr>
              <w:t> (</w:t>
            </w:r>
            <w:hyperlink r:id="rId143" w:anchor="dt-ST" w:history="1">
              <w:r w:rsidRPr="00A03C55">
                <w:rPr>
                  <w:noProof w:val="0"/>
                </w:rPr>
                <w:t>ST</w:t>
              </w:r>
            </w:hyperlink>
            <w:r w:rsidRPr="00A03C55">
              <w:rPr>
                <w:noProof w:val="0"/>
              </w:rPr>
              <w:t>){default= "DataSource.id"}</w:t>
            </w:r>
          </w:p>
        </w:tc>
        <w:tc>
          <w:tcPr>
            <w:tcW w:w="5280" w:type="dxa"/>
          </w:tcPr>
          <w:p w14:paraId="069B1A49" w14:textId="77777777" w:rsidR="007A1F44" w:rsidRPr="00A03C55" w:rsidRDefault="007A1F44" w:rsidP="00971004">
            <w:pPr>
              <w:pStyle w:val="TableEntry"/>
              <w:rPr>
                <w:noProof w:val="0"/>
              </w:rPr>
            </w:pPr>
          </w:p>
        </w:tc>
      </w:tr>
      <w:tr w:rsidR="007A1F44" w:rsidRPr="00A03C55" w14:paraId="7BADB0FD" w14:textId="77777777" w:rsidTr="003462A5">
        <w:tc>
          <w:tcPr>
            <w:tcW w:w="4363" w:type="dxa"/>
          </w:tcPr>
          <w:p w14:paraId="0DCF1F7C" w14:textId="77777777" w:rsidR="007A1F44" w:rsidRPr="00A03C55" w:rsidRDefault="007A1F44" w:rsidP="00971004">
            <w:pPr>
              <w:pStyle w:val="TableEntry"/>
              <w:rPr>
                <w:b/>
                <w:noProof w:val="0"/>
              </w:rPr>
            </w:pPr>
            <w:bookmarkStart w:id="1382" w:name="PatientIdentifier"/>
            <w:r w:rsidRPr="00A03C55">
              <w:rPr>
                <w:b/>
                <w:noProof w:val="0"/>
              </w:rPr>
              <w:t>PatientIdentifier</w:t>
            </w:r>
            <w:bookmarkEnd w:id="1382"/>
          </w:p>
        </w:tc>
        <w:tc>
          <w:tcPr>
            <w:tcW w:w="5280" w:type="dxa"/>
          </w:tcPr>
          <w:p w14:paraId="5DF784C7" w14:textId="77777777" w:rsidR="007A1F44" w:rsidRPr="00A03C55" w:rsidRDefault="007A1F44" w:rsidP="00971004">
            <w:pPr>
              <w:pStyle w:val="TableEntry"/>
              <w:rPr>
                <w:noProof w:val="0"/>
              </w:rPr>
            </w:pPr>
          </w:p>
        </w:tc>
      </w:tr>
      <w:tr w:rsidR="007A1F44" w:rsidRPr="00A03C55" w14:paraId="5FC749C1" w14:textId="77777777" w:rsidTr="003462A5">
        <w:tc>
          <w:tcPr>
            <w:tcW w:w="4363" w:type="dxa"/>
          </w:tcPr>
          <w:p w14:paraId="516BCCED" w14:textId="77777777" w:rsidR="007A1F44" w:rsidRPr="00A03C55" w:rsidRDefault="007A1F44" w:rsidP="00971004">
            <w:pPr>
              <w:pStyle w:val="TableEntry"/>
              <w:rPr>
                <w:noProof w:val="0"/>
              </w:rPr>
            </w:pPr>
            <w:r w:rsidRPr="00A03C55">
              <w:rPr>
                <w:noProof w:val="0"/>
              </w:rPr>
              <w:t>value [1..1] (M)</w:t>
            </w:r>
            <w:r w:rsidRPr="00A03C55">
              <w:rPr>
                <w:noProof w:val="0"/>
              </w:rPr>
              <w:br/>
            </w:r>
            <w:hyperlink r:id="rId144" w:anchor="ParameterItem-cls" w:history="1">
              <w:r w:rsidRPr="00A03C55">
                <w:rPr>
                  <w:noProof w:val="0"/>
                </w:rPr>
                <w:t>ParameterItem</w:t>
              </w:r>
            </w:hyperlink>
            <w:r w:rsidRPr="00A03C55">
              <w:rPr>
                <w:noProof w:val="0"/>
              </w:rPr>
              <w:t> (</w:t>
            </w:r>
            <w:hyperlink r:id="rId145" w:anchor="dt-II" w:history="1">
              <w:r w:rsidRPr="00A03C55">
                <w:rPr>
                  <w:noProof w:val="0"/>
                </w:rPr>
                <w:t>II</w:t>
              </w:r>
            </w:hyperlink>
            <w:r w:rsidRPr="00A03C55">
              <w:rPr>
                <w:noProof w:val="0"/>
              </w:rPr>
              <w:t>)</w:t>
            </w:r>
          </w:p>
        </w:tc>
        <w:tc>
          <w:tcPr>
            <w:tcW w:w="5280" w:type="dxa"/>
          </w:tcPr>
          <w:p w14:paraId="2FA1730B" w14:textId="77777777" w:rsidR="007A1F44" w:rsidRPr="00A03C55" w:rsidRDefault="007A1F44" w:rsidP="00971004">
            <w:pPr>
              <w:pStyle w:val="TableEntry"/>
              <w:rPr>
                <w:noProof w:val="0"/>
              </w:rPr>
            </w:pPr>
            <w:r w:rsidRPr="00A03C55">
              <w:rPr>
                <w:noProof w:val="0"/>
              </w:rPr>
              <w:t>The patient identifier known to the PIX Consumer</w:t>
            </w:r>
          </w:p>
        </w:tc>
      </w:tr>
      <w:tr w:rsidR="007A1F44" w:rsidRPr="00A03C55" w14:paraId="4F6B05B0" w14:textId="77777777" w:rsidTr="003462A5">
        <w:tc>
          <w:tcPr>
            <w:tcW w:w="4363" w:type="dxa"/>
          </w:tcPr>
          <w:p w14:paraId="7B656C5E"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46" w:anchor="ParameterItem-cls" w:history="1">
              <w:r w:rsidRPr="00A03C55">
                <w:rPr>
                  <w:noProof w:val="0"/>
                </w:rPr>
                <w:t>ParameterItem</w:t>
              </w:r>
            </w:hyperlink>
            <w:r w:rsidRPr="00A03C55">
              <w:rPr>
                <w:noProof w:val="0"/>
              </w:rPr>
              <w:t> (</w:t>
            </w:r>
            <w:hyperlink r:id="rId147" w:anchor="dt-ST" w:history="1">
              <w:r w:rsidRPr="00A03C55">
                <w:rPr>
                  <w:noProof w:val="0"/>
                </w:rPr>
                <w:t>ST</w:t>
              </w:r>
            </w:hyperlink>
            <w:r w:rsidRPr="00A03C55">
              <w:rPr>
                <w:noProof w:val="0"/>
              </w:rPr>
              <w:t>){default= "Patient.id"}</w:t>
            </w:r>
          </w:p>
        </w:tc>
        <w:tc>
          <w:tcPr>
            <w:tcW w:w="5280" w:type="dxa"/>
          </w:tcPr>
          <w:p w14:paraId="7CFB4AA1" w14:textId="77777777" w:rsidR="007A1F44" w:rsidRPr="00A03C55" w:rsidRDefault="007A1F44" w:rsidP="00971004">
            <w:pPr>
              <w:pStyle w:val="TableEntry"/>
              <w:rPr>
                <w:noProof w:val="0"/>
              </w:rPr>
            </w:pPr>
          </w:p>
        </w:tc>
      </w:tr>
    </w:tbl>
    <w:p w14:paraId="57C60CE0" w14:textId="77777777" w:rsidR="007A1F44" w:rsidRPr="00A03C55" w:rsidRDefault="007A1F44" w:rsidP="00971004"/>
    <w:p w14:paraId="63E8C258" w14:textId="77777777" w:rsidR="007A1F44" w:rsidRPr="00A03C55" w:rsidRDefault="007A1F44" w:rsidP="00971004">
      <w:pPr>
        <w:pStyle w:val="BodyText"/>
      </w:pPr>
      <w:r w:rsidRPr="00A03C55">
        <w:t>The Patient Identifier Cross-reference Consumer shall provide the patient identifier in the PatientIdentifier.value attribute according to the rules specified in ITI TF-2x: Appendix E.</w:t>
      </w:r>
    </w:p>
    <w:p w14:paraId="7374830E" w14:textId="77777777" w:rsidR="007A1F44" w:rsidRPr="00A03C55" w:rsidRDefault="007A1F44" w:rsidP="00971004">
      <w:pPr>
        <w:pStyle w:val="BodyText"/>
      </w:pPr>
      <w:r w:rsidRPr="00A03C55">
        <w:t>If the requesting system wishes to select the Patient Identity Domains from which patient identifiers are returned, it does so by sending as many DataSource parameters as domains for which it wants to receive patient identifiers. Each instance of the DataSource parameter shall provide the Assigning Authority identifier for a specific domain using the DataSource.value attribute. Note that the DataSource.value.extension attribute shall not be provided, and the DataSource.value.root attribute shall contain a valid ISO OID. The responding system shall return the Patient.id value for each requested domain, if a value is known. Note that the value of Patient.id.root attribute shall match the DataSource.value.root attribute representing the corresponding Assigning Authority.</w:t>
      </w:r>
    </w:p>
    <w:p w14:paraId="57D4AF2A" w14:textId="77777777" w:rsidR="007A1F44" w:rsidRPr="00A03C55" w:rsidRDefault="007A1F44" w:rsidP="00971004">
      <w:pPr>
        <w:pStyle w:val="BodyText"/>
      </w:pPr>
      <w:r w:rsidRPr="00A03C55">
        <w:t>If no DataSource parameter is specified the Patient Identifier Cross-reference Manager shall return patient identifiers for all domains for which it possesses a corresponding identifier (subject to local publication restrictions).</w:t>
      </w:r>
    </w:p>
    <w:p w14:paraId="1550BA7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83" w:name="_Toc169692718"/>
      <w:r w:rsidRPr="00A03C55">
        <w:rPr>
          <w:noProof w:val="0"/>
        </w:rPr>
        <w:t>3.45.4.1.2.3 Control Act and Transmission Wrappers</w:t>
      </w:r>
      <w:bookmarkEnd w:id="1383"/>
    </w:p>
    <w:p w14:paraId="550F649D" w14:textId="6F388980" w:rsidR="007A1F44" w:rsidRPr="00A03C55" w:rsidRDefault="007A1F44" w:rsidP="00CE0CFD">
      <w:pPr>
        <w:pStyle w:val="BodyText"/>
      </w:pPr>
      <w:r w:rsidRPr="00A03C55">
        <w:t xml:space="preserve">Please see ITI TF-2x: Appendix O for details on the IHE guidelines for implementing the wrappers. Table </w:t>
      </w:r>
      <w:bookmarkStart w:id="1384" w:name="OLE_LINK21"/>
      <w:bookmarkStart w:id="1385" w:name="OLE_LINK22"/>
      <w:r w:rsidRPr="00A03C55">
        <w:t>3.4</w:t>
      </w:r>
      <w:r w:rsidR="001F6AD8" w:rsidRPr="00A03C55">
        <w:t>5</w:t>
      </w:r>
      <w:r w:rsidRPr="00A03C55">
        <w:t>.4.1.2</w:t>
      </w:r>
      <w:r w:rsidR="003D13A0" w:rsidRPr="00A03C55">
        <w:t>.3</w:t>
      </w:r>
      <w:r w:rsidRPr="00A03C55">
        <w:t>-</w:t>
      </w:r>
      <w:r w:rsidR="003D13A0" w:rsidRPr="00A03C55">
        <w:t>1</w:t>
      </w:r>
      <w:bookmarkEnd w:id="1384"/>
      <w:bookmarkEnd w:id="1385"/>
      <w:r w:rsidRPr="00A03C55">
        <w:t xml:space="preserve"> contains the Transmission and Control Act wrappers used for this interaction, and the associated constraints.</w:t>
      </w:r>
    </w:p>
    <w:p w14:paraId="22B96294" w14:textId="66FFF593" w:rsidR="007A1F44" w:rsidRPr="00A03C55" w:rsidRDefault="007A1F44" w:rsidP="00971004">
      <w:pPr>
        <w:pStyle w:val="TableTitle"/>
        <w:rPr>
          <w:noProof w:val="0"/>
        </w:rPr>
      </w:pPr>
      <w:r w:rsidRPr="00A03C55">
        <w:rPr>
          <w:noProof w:val="0"/>
        </w:rPr>
        <w:t>Table 3.45.4.1.2</w:t>
      </w:r>
      <w:r w:rsidR="003D13A0" w:rsidRPr="00A03C55">
        <w:rPr>
          <w:noProof w:val="0"/>
        </w:rPr>
        <w:t>.3</w:t>
      </w:r>
      <w:r w:rsidRPr="00A03C55">
        <w:rPr>
          <w:noProof w:val="0"/>
        </w:rPr>
        <w:t>-</w:t>
      </w:r>
      <w:r w:rsidR="003D13A0"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A03C55" w14:paraId="49DE57A1" w14:textId="77777777" w:rsidTr="00B6518F">
        <w:trPr>
          <w:tblHeader/>
          <w:jc w:val="center"/>
        </w:trPr>
        <w:tc>
          <w:tcPr>
            <w:tcW w:w="2632" w:type="dxa"/>
            <w:shd w:val="clear" w:color="auto" w:fill="D9D9D9"/>
          </w:tcPr>
          <w:p w14:paraId="3D0795EB"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670F1D27"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0C23A02D" w14:textId="77777777" w:rsidTr="00ED4370">
        <w:trPr>
          <w:cantSplit/>
          <w:jc w:val="center"/>
        </w:trPr>
        <w:tc>
          <w:tcPr>
            <w:tcW w:w="2632" w:type="dxa"/>
          </w:tcPr>
          <w:p w14:paraId="71D49BFE" w14:textId="77777777" w:rsidR="007A1F44" w:rsidRPr="00A03C55" w:rsidRDefault="007A1F44" w:rsidP="00971004">
            <w:pPr>
              <w:pStyle w:val="TableEntry"/>
              <w:rPr>
                <w:noProof w:val="0"/>
              </w:rPr>
            </w:pPr>
            <w:r w:rsidRPr="00A03C55">
              <w:rPr>
                <w:noProof w:val="0"/>
              </w:rPr>
              <w:t>MCCI_MT000100UV01 – Send Message Payload</w:t>
            </w:r>
          </w:p>
        </w:tc>
        <w:tc>
          <w:tcPr>
            <w:tcW w:w="2545" w:type="dxa"/>
          </w:tcPr>
          <w:p w14:paraId="04715DAE" w14:textId="77777777" w:rsidR="007A1F44" w:rsidRPr="00A03C55" w:rsidRDefault="007A1F44" w:rsidP="00971004">
            <w:pPr>
              <w:pStyle w:val="TableEntry"/>
              <w:rPr>
                <w:noProof w:val="0"/>
              </w:rPr>
            </w:pPr>
            <w:r w:rsidRPr="00A03C55">
              <w:rPr>
                <w:noProof w:val="0"/>
              </w:rPr>
              <w:t>QUQI_MT021001UV01 – Query Control Act Request: Query By Parameter</w:t>
            </w:r>
          </w:p>
        </w:tc>
      </w:tr>
      <w:tr w:rsidR="007A1F44" w:rsidRPr="00A03C55" w14:paraId="45AA1DA2" w14:textId="77777777" w:rsidTr="00ED4370">
        <w:trPr>
          <w:cantSplit/>
          <w:jc w:val="center"/>
        </w:trPr>
        <w:tc>
          <w:tcPr>
            <w:tcW w:w="2632" w:type="dxa"/>
          </w:tcPr>
          <w:p w14:paraId="4DC48828" w14:textId="77777777" w:rsidR="007A1F44" w:rsidRPr="00A03C55" w:rsidRDefault="007A1F44" w:rsidP="00971004">
            <w:pPr>
              <w:pStyle w:val="TableEntry"/>
              <w:rPr>
                <w:noProof w:val="0"/>
              </w:rPr>
            </w:pPr>
            <w:r w:rsidRPr="00A03C55">
              <w:rPr>
                <w:noProof w:val="0"/>
              </w:rPr>
              <w:lastRenderedPageBreak/>
              <w:t>The value of interactionId SHALL be set to PRPA_IN201309UV02</w:t>
            </w:r>
          </w:p>
          <w:p w14:paraId="07A84E03" w14:textId="77777777" w:rsidR="007A1F44" w:rsidRPr="00A03C55" w:rsidRDefault="007A1F44" w:rsidP="00971004">
            <w:pPr>
              <w:pStyle w:val="TableEntry"/>
              <w:rPr>
                <w:noProof w:val="0"/>
              </w:rPr>
            </w:pPr>
            <w:r w:rsidRPr="00A03C55">
              <w:rPr>
                <w:noProof w:val="0"/>
              </w:rPr>
              <w:t>The value of processingModeCode SHALL be set to T</w:t>
            </w:r>
          </w:p>
          <w:p w14:paraId="5EC576A5" w14:textId="77777777" w:rsidR="007A1F44" w:rsidRPr="00A03C55" w:rsidRDefault="007A1F44" w:rsidP="00971004">
            <w:pPr>
              <w:pStyle w:val="TableEntry"/>
              <w:rPr>
                <w:noProof w:val="0"/>
              </w:rPr>
            </w:pPr>
            <w:r w:rsidRPr="00A03C55">
              <w:rPr>
                <w:noProof w:val="0"/>
              </w:rPr>
              <w:t>The acceptAckCode SHALL be set to AL</w:t>
            </w:r>
          </w:p>
          <w:p w14:paraId="58658290" w14:textId="77777777" w:rsidR="007A1F44" w:rsidRPr="00A03C55" w:rsidRDefault="007A1F44" w:rsidP="00151BBA">
            <w:pPr>
              <w:pStyle w:val="TableEntry"/>
              <w:rPr>
                <w:noProof w:val="0"/>
              </w:rPr>
            </w:pPr>
            <w:r w:rsidRPr="00A03C55">
              <w:rPr>
                <w:noProof w:val="0"/>
              </w:rPr>
              <w:t>There SHALL be only one receiver Device</w:t>
            </w:r>
          </w:p>
        </w:tc>
        <w:tc>
          <w:tcPr>
            <w:tcW w:w="2545" w:type="dxa"/>
          </w:tcPr>
          <w:p w14:paraId="494EBA5C" w14:textId="77777777" w:rsidR="007A1F44" w:rsidRPr="00A03C55" w:rsidRDefault="007A1F44" w:rsidP="00971004">
            <w:pPr>
              <w:pStyle w:val="TableEntry"/>
              <w:rPr>
                <w:noProof w:val="0"/>
              </w:rPr>
            </w:pPr>
            <w:r w:rsidRPr="00A03C55">
              <w:rPr>
                <w:noProof w:val="0"/>
              </w:rPr>
              <w:t>The value of ControlActProcess.moodCode SHALL be set to EVN</w:t>
            </w:r>
          </w:p>
          <w:p w14:paraId="6C503269" w14:textId="77777777" w:rsidR="007A1F44" w:rsidRPr="00A03C55" w:rsidRDefault="007A1F44" w:rsidP="00971004">
            <w:pPr>
              <w:pStyle w:val="TableEntry"/>
              <w:rPr>
                <w:noProof w:val="0"/>
              </w:rPr>
            </w:pPr>
            <w:r w:rsidRPr="00A03C55">
              <w:rPr>
                <w:noProof w:val="0"/>
              </w:rPr>
              <w:t>The trigger event code in ControlActProcess.code SHALL be set to PRPA_TE201309UV02</w:t>
            </w:r>
          </w:p>
          <w:p w14:paraId="5BAAE1ED" w14:textId="77777777" w:rsidR="007A1F44" w:rsidRPr="00A03C55" w:rsidRDefault="007A1F44" w:rsidP="00044DCB">
            <w:pPr>
              <w:pStyle w:val="TableEntry"/>
              <w:rPr>
                <w:noProof w:val="0"/>
              </w:rPr>
            </w:pPr>
            <w:r w:rsidRPr="00A03C55">
              <w:rPr>
                <w:noProof w:val="0"/>
              </w:rPr>
              <w:t>The value of authorOrPerformer.typeCode SHALL be set to AUT</w:t>
            </w:r>
          </w:p>
        </w:tc>
      </w:tr>
    </w:tbl>
    <w:p w14:paraId="2A3FB635" w14:textId="77777777" w:rsidR="007A1F44" w:rsidRPr="00A03C55" w:rsidRDefault="007A1F44" w:rsidP="00CE0CFD">
      <w:pPr>
        <w:pStyle w:val="BodyText"/>
        <w:rPr>
          <w:rStyle w:val="BodyTextCharChar1"/>
          <w:noProof w:val="0"/>
        </w:rPr>
      </w:pPr>
    </w:p>
    <w:p w14:paraId="693DC75F" w14:textId="5C7052A0" w:rsidR="007A1F44" w:rsidRPr="00A03C55" w:rsidRDefault="007A1F44" w:rsidP="00971004">
      <w:pPr>
        <w:pStyle w:val="BodyText"/>
      </w:pPr>
      <w:r w:rsidRPr="00A03C55">
        <w:rPr>
          <w:rStyle w:val="BodyTextCharChar1"/>
          <w:noProof w:val="0"/>
        </w:rPr>
        <w:t xml:space="preserve">The composite message schemas which describe the full payload of this interaction, including the wrappers, can be found </w:t>
      </w:r>
      <w:del w:id="1386" w:author="Lynn Felhofer" w:date="2020-03-23T16:17:00Z">
        <w:r w:rsidRPr="00A03C55" w:rsidDel="00392918">
          <w:rPr>
            <w:rStyle w:val="BodyTextCharChar1"/>
            <w:noProof w:val="0"/>
          </w:rPr>
          <w:delText xml:space="preserve">online on the </w:delText>
        </w:r>
      </w:del>
      <w:del w:id="1387" w:author="Lynn Felhofer" w:date="2020-03-23T15:52:00Z">
        <w:r w:rsidRPr="00A03C55" w:rsidDel="00FD6681">
          <w:rPr>
            <w:rStyle w:val="BodyTextCharChar1"/>
            <w:noProof w:val="0"/>
          </w:rPr>
          <w:delText>IHE FTP site</w:delText>
        </w:r>
      </w:del>
      <w:del w:id="1388" w:author="Lynn Felhofer" w:date="2020-03-23T16:17:00Z">
        <w:r w:rsidRPr="00A03C55" w:rsidDel="00392918">
          <w:rPr>
            <w:rStyle w:val="BodyTextCharChar1"/>
            <w:noProof w:val="0"/>
          </w:rPr>
          <w:delText>,</w:delText>
        </w:r>
      </w:del>
      <w:ins w:id="1389" w:author="Lynn Felhofer" w:date="2020-03-23T16:17:00Z">
        <w:r w:rsidR="00392918">
          <w:rPr>
            <w:rStyle w:val="BodyTextCharChar1"/>
            <w:noProof w:val="0"/>
          </w:rPr>
          <w:t xml:space="preserve">online: </w:t>
        </w:r>
      </w:ins>
      <w:r w:rsidRPr="00A03C55">
        <w:rPr>
          <w:rStyle w:val="BodyTextCharChar1"/>
          <w:noProof w:val="0"/>
        </w:rPr>
        <w:t xml:space="preserve"> see </w:t>
      </w:r>
      <w:r w:rsidRPr="00A03C55">
        <w:t xml:space="preserve">ITI TF-2x: </w:t>
      </w:r>
      <w:r w:rsidRPr="00A03C55">
        <w:rPr>
          <w:rStyle w:val="BodyTextCharChar1"/>
          <w:noProof w:val="0"/>
        </w:rPr>
        <w:t>Appendix W</w:t>
      </w:r>
      <w:r w:rsidR="00957CD8" w:rsidRPr="00A03C55">
        <w:rPr>
          <w:rStyle w:val="BodyTextCharChar1"/>
          <w:noProof w:val="0"/>
        </w:rPr>
        <w:t xml:space="preserve">. </w:t>
      </w:r>
      <w:r w:rsidR="004603C7" w:rsidRPr="00A03C55">
        <w:rPr>
          <w:rStyle w:val="BodyTextCharChar1"/>
          <w:noProof w:val="0"/>
        </w:rPr>
        <w:t>T</w:t>
      </w:r>
      <w:r w:rsidRPr="00A03C55">
        <w:rPr>
          <w:rStyle w:val="BodyTextCharChar1"/>
          <w:noProof w:val="0"/>
        </w:rPr>
        <w:t>he schemas from the HL7 V3 2008 Normative Edition are at</w:t>
      </w:r>
      <w:r w:rsidRPr="00A03C55">
        <w:rPr>
          <w:rStyle w:val="BodyTextCharChar1"/>
          <w:noProof w:val="0"/>
        </w:rPr>
        <w:br/>
      </w:r>
      <w:r w:rsidRPr="00A03C55">
        <w:rPr>
          <w:rStyle w:val="Hyperlink"/>
        </w:rPr>
        <w:t>Edition2008/processable/multicacheschemas/PRPA_IN201309UV02.xsd).</w:t>
      </w:r>
      <w:r w:rsidRPr="00A03C55">
        <w:t xml:space="preserve"> </w:t>
      </w:r>
    </w:p>
    <w:p w14:paraId="02168997"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90" w:name="_Toc169692719"/>
      <w:r w:rsidRPr="00A03C55">
        <w:rPr>
          <w:noProof w:val="0"/>
        </w:rPr>
        <w:t>3.45.4.1.2.4 Web Services Types and Messages</w:t>
      </w:r>
      <w:bookmarkEnd w:id="1390"/>
    </w:p>
    <w:p w14:paraId="35A925EC" w14:textId="77777777" w:rsidR="007A1F44" w:rsidRPr="00A03C55" w:rsidRDefault="007A1F44" w:rsidP="00971004">
      <w:pPr>
        <w:pStyle w:val="BodyText"/>
      </w:pPr>
      <w:r w:rsidRPr="00A03C55">
        <w:t xml:space="preserve">The Patient Registry Query by Identifier message and response will be transmitted using Web Services, according to the requirements specified in ITI TF-2x: Appendix V. </w:t>
      </w:r>
    </w:p>
    <w:p w14:paraId="35208DD4" w14:textId="77777777" w:rsidR="007A1F44" w:rsidRPr="00A03C55" w:rsidRDefault="007A1F44" w:rsidP="00971004">
      <w:pPr>
        <w:pStyle w:val="BodyText"/>
      </w:pPr>
      <w:r w:rsidRPr="00A03C55">
        <w:t>The following WSDL naming conventions SHALL apply:</w:t>
      </w:r>
    </w:p>
    <w:p w14:paraId="3CEDC63F"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Query by Identifier -&gt; "</w:t>
      </w:r>
      <w:r w:rsidRPr="00A03C55">
        <w:rPr>
          <w:rStyle w:val="Strong"/>
          <w:rFonts w:ascii="Courier New" w:hAnsi="Courier New" w:cs="Courier New"/>
          <w:b w:val="0"/>
          <w:sz w:val="20"/>
        </w:rPr>
        <w:t>PRPA_IN201309UV02</w:t>
      </w:r>
      <w:r w:rsidRPr="00A03C55">
        <w:rPr>
          <w:rFonts w:ascii="Courier New" w:hAnsi="Courier New"/>
          <w:sz w:val="20"/>
        </w:rPr>
        <w:t>_Message"</w:t>
      </w:r>
    </w:p>
    <w:p w14:paraId="08DB3CA0" w14:textId="77777777" w:rsidR="007A1F44" w:rsidRPr="00A03C55" w:rsidRDefault="007A1F44" w:rsidP="00971004">
      <w:pPr>
        <w:spacing w:before="0"/>
        <w:rPr>
          <w:rFonts w:ascii="Courier New" w:hAnsi="Courier New"/>
          <w:sz w:val="20"/>
        </w:rPr>
      </w:pPr>
      <w:r w:rsidRPr="00A03C55">
        <w:rPr>
          <w:rFonts w:ascii="Courier New" w:hAnsi="Courier New"/>
          <w:sz w:val="20"/>
        </w:rPr>
        <w:tab/>
        <w:t>Query Response      -&gt; "</w:t>
      </w:r>
      <w:r w:rsidRPr="00A03C55">
        <w:rPr>
          <w:rStyle w:val="Strong"/>
          <w:rFonts w:ascii="Courier New" w:hAnsi="Courier New" w:cs="Courier New"/>
          <w:b w:val="0"/>
          <w:sz w:val="20"/>
        </w:rPr>
        <w:t>PRPA_IN201310UV02</w:t>
      </w:r>
      <w:r w:rsidRPr="00A03C55">
        <w:rPr>
          <w:rFonts w:ascii="Courier New" w:hAnsi="Courier New"/>
          <w:sz w:val="20"/>
        </w:rPr>
        <w:t>_Message"</w:t>
      </w:r>
    </w:p>
    <w:p w14:paraId="5DB18284" w14:textId="77777777" w:rsidR="007A1F44" w:rsidRPr="00A03C55" w:rsidRDefault="007A1F44" w:rsidP="00971004">
      <w:pPr>
        <w:pStyle w:val="BodyText"/>
      </w:pPr>
      <w:r w:rsidRPr="00A03C55">
        <w:t>The following WSDL snippet describes the types for these messages:</w:t>
      </w:r>
    </w:p>
    <w:p w14:paraId="7DE8EB39"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6B94F1C6"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4C0C33B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ab/>
        <w:t>&lt;xsd:schema elementFormDefault="qualified" targetNamespace="urn:hl7-org:v3"</w:t>
      </w:r>
    </w:p>
    <w:p w14:paraId="0B29A86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582E9A5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0EE2C48F"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schemaLocation="../schema/HL7V3/NE2008/multicacheschemas/PRPA_IN201309UV02.xsd"/&gt;</w:t>
      </w:r>
    </w:p>
    <w:p w14:paraId="2C9B5F1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name="PRPA_IN201309UV02"/&gt;</w:t>
      </w:r>
    </w:p>
    <w:p w14:paraId="5F9BD79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78AA7459"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3E3E78E3"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7DB06E5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7486ADB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schemaLocation="../schema/HL7V3/NE2008/multicacheschemas/PRPA_IN201310UV02.xsd"/&gt;</w:t>
      </w:r>
    </w:p>
    <w:p w14:paraId="6DC32DB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name="PRPA_IN201310UV02"/&gt;</w:t>
      </w:r>
    </w:p>
    <w:p w14:paraId="73BD45B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3F27F93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7B9058F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6BB1FF74" w14:textId="77777777" w:rsidR="007A1F44" w:rsidRPr="00A03C55" w:rsidRDefault="007A1F44" w:rsidP="00971004">
      <w:pPr>
        <w:pStyle w:val="BodyText"/>
      </w:pPr>
      <w:r w:rsidRPr="00A03C55">
        <w:t>The messages are described by the following snippet:</w:t>
      </w:r>
    </w:p>
    <w:p w14:paraId="26A1EB92"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2CD6FF3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w:t>
      </w:r>
      <w:r w:rsidRPr="00A03C55">
        <w:rPr>
          <w:rStyle w:val="Strong"/>
          <w:rFonts w:ascii="Courier New" w:hAnsi="Courier New" w:cs="Courier New"/>
          <w:b w:val="0"/>
          <w:sz w:val="20"/>
        </w:rPr>
        <w:t>PRPA_IN201309UV02</w:t>
      </w:r>
      <w:r w:rsidRPr="00A03C55">
        <w:rPr>
          <w:rFonts w:ascii="Courier New" w:hAnsi="Courier New" w:cs="Courier New"/>
          <w:sz w:val="20"/>
        </w:rPr>
        <w:t>_Message"&gt;</w:t>
      </w:r>
    </w:p>
    <w:p w14:paraId="4F094C73"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w:t>
      </w:r>
      <w:r w:rsidRPr="00A03C55">
        <w:rPr>
          <w:rStyle w:val="Strong"/>
          <w:rFonts w:ascii="Courier New" w:hAnsi="Courier New" w:cs="Courier New"/>
          <w:b w:val="0"/>
          <w:sz w:val="20"/>
        </w:rPr>
        <w:t>PRPA_IN201309UV02</w:t>
      </w:r>
      <w:r w:rsidRPr="00A03C55">
        <w:rPr>
          <w:rFonts w:ascii="Courier New" w:hAnsi="Courier New" w:cs="Courier New"/>
          <w:sz w:val="20"/>
        </w:rPr>
        <w:t>" name="Body"/&gt;</w:t>
      </w:r>
    </w:p>
    <w:p w14:paraId="32C6BA7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0CEBFCD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name="PRPA_IN201310UV02_Message"&gt;</w:t>
      </w:r>
    </w:p>
    <w:p w14:paraId="544E770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element="hl7:PRPA_IN201310UV02" name="Body"/&gt;</w:t>
      </w:r>
    </w:p>
    <w:p w14:paraId="61391B9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66E5283B" w14:textId="77777777" w:rsidR="007A1F44" w:rsidRPr="00A03C55" w:rsidRDefault="007A1F44" w:rsidP="00971004">
      <w:pPr>
        <w:pStyle w:val="BodyText"/>
      </w:pPr>
      <w:r w:rsidRPr="00A03C55">
        <w:lastRenderedPageBreak/>
        <w:t xml:space="preserve">The port types for the WSDL describing the Resolved Duplicates Service are described together with the expected actions of the actors which receive these messages in </w:t>
      </w:r>
      <w:r w:rsidR="00292B01" w:rsidRPr="00A03C55">
        <w:t>S</w:t>
      </w:r>
      <w:r w:rsidRPr="00A03C55">
        <w:t xml:space="preserve">ection 3.45.4.1.3. </w:t>
      </w:r>
    </w:p>
    <w:p w14:paraId="0045433E"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91" w:name="_Toc169692720"/>
      <w:r w:rsidRPr="00A03C55">
        <w:rPr>
          <w:noProof w:val="0"/>
        </w:rPr>
        <w:t>3.45.4.1.3 Expected Actions</w:t>
      </w:r>
      <w:bookmarkEnd w:id="1391"/>
      <w:r w:rsidRPr="00A03C55">
        <w:rPr>
          <w:noProof w:val="0"/>
        </w:rPr>
        <w:t xml:space="preserve"> </w:t>
      </w:r>
    </w:p>
    <w:p w14:paraId="7C3152E6" w14:textId="7197E209" w:rsidR="007A1F44" w:rsidRPr="00A03C55" w:rsidRDefault="007A1F44" w:rsidP="00971004">
      <w:pPr>
        <w:pStyle w:val="BodyText"/>
      </w:pPr>
      <w:r w:rsidRPr="00A03C55">
        <w:t>The Patient Identifier Cross-reference Manager shall be capable of accepting attributes as specified in Table 3.45.4.1.2</w:t>
      </w:r>
      <w:r w:rsidR="003D13A0" w:rsidRPr="00A03C55">
        <w:t>.2</w:t>
      </w:r>
      <w:r w:rsidRPr="00A03C55">
        <w:t>-1 above.</w:t>
      </w:r>
    </w:p>
    <w:p w14:paraId="0B46364C" w14:textId="0CB3139B" w:rsidR="007A1F44" w:rsidRPr="00A03C55" w:rsidRDefault="007A1F44" w:rsidP="00971004">
      <w:pPr>
        <w:pStyle w:val="BodyText"/>
      </w:pPr>
      <w:r w:rsidRPr="00A03C55">
        <w:t xml:space="preserve">The Patient Identifier Cross-reference Manager shall be capable of accepting multiple concurrent PIX </w:t>
      </w:r>
      <w:r w:rsidR="00A14D0E" w:rsidRPr="00A03C55">
        <w:t xml:space="preserve">V3 </w:t>
      </w:r>
      <w:r w:rsidRPr="00A03C55">
        <w:t>Query requests (Get Corresponding Identifiers messages) and responding correctly using the Return Corresponding Identifiers message.</w:t>
      </w:r>
    </w:p>
    <w:p w14:paraId="1F9DC35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92" w:name="_Toc169692721"/>
      <w:r w:rsidRPr="00A03C55">
        <w:rPr>
          <w:noProof w:val="0"/>
        </w:rPr>
        <w:t>3.45.4.1.3.1 Web Services Port Type and Binding Definitions</w:t>
      </w:r>
      <w:bookmarkEnd w:id="1392"/>
    </w:p>
    <w:p w14:paraId="025B0619" w14:textId="77777777" w:rsidR="007A1F44" w:rsidRPr="00A03C55" w:rsidRDefault="007A1F44" w:rsidP="00971004">
      <w:pPr>
        <w:pStyle w:val="BodyText"/>
        <w:rPr>
          <w:b/>
        </w:rPr>
      </w:pPr>
      <w:r w:rsidRPr="00A03C55">
        <w:rPr>
          <w:b/>
        </w:rPr>
        <w:t>IHE-</w:t>
      </w:r>
      <w:r w:rsidRPr="00A03C55">
        <w:rPr>
          <w:b/>
          <w:bCs/>
        </w:rPr>
        <w:t>WSP201</w:t>
      </w:r>
      <w:r w:rsidRPr="00A03C55">
        <w:rPr>
          <w:b/>
        </w:rPr>
        <w:t>) The attribute /wsdl:definitions/@name SHALL be “PIXManager”.</w:t>
      </w:r>
    </w:p>
    <w:p w14:paraId="7905905F" w14:textId="77777777" w:rsidR="007A1F44" w:rsidRPr="00A03C55" w:rsidRDefault="007A1F44" w:rsidP="00971004">
      <w:pPr>
        <w:pStyle w:val="BodyText"/>
      </w:pPr>
      <w:r w:rsidRPr="00A03C55">
        <w:t>The following WSDL naming conventions SHALL apply:</w:t>
      </w:r>
    </w:p>
    <w:p w14:paraId="65807B8E"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wsdl:definitions/@name="PIXManager":</w:t>
      </w:r>
    </w:p>
    <w:p w14:paraId="0D10EED9" w14:textId="77777777" w:rsidR="007A1F44" w:rsidRPr="00A03C55" w:rsidRDefault="007A1F44" w:rsidP="00971004">
      <w:pPr>
        <w:spacing w:before="0"/>
        <w:rPr>
          <w:rFonts w:ascii="Courier New" w:hAnsi="Courier New"/>
          <w:sz w:val="20"/>
        </w:rPr>
      </w:pPr>
      <w:r w:rsidRPr="00A03C55">
        <w:rPr>
          <w:rFonts w:ascii="Courier New" w:hAnsi="Courier New"/>
          <w:sz w:val="20"/>
        </w:rPr>
        <w:tab/>
        <w:t>"get identifiers" query    -&gt; "</w:t>
      </w:r>
      <w:r w:rsidRPr="00A03C55">
        <w:rPr>
          <w:rStyle w:val="Strong"/>
          <w:rFonts w:ascii="Courier New" w:hAnsi="Courier New" w:cs="Courier New"/>
          <w:b w:val="0"/>
          <w:sz w:val="20"/>
        </w:rPr>
        <w:t>PRPA_IN201309UV02</w:t>
      </w:r>
      <w:r w:rsidRPr="00A03C55">
        <w:rPr>
          <w:rFonts w:ascii="Courier New" w:hAnsi="Courier New"/>
          <w:sz w:val="20"/>
        </w:rPr>
        <w:t>_Message"</w:t>
      </w:r>
    </w:p>
    <w:p w14:paraId="5DA7C2C3"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"get identifiers" response -&gt; </w:t>
      </w:r>
      <w:r w:rsidRPr="00A03C55">
        <w:rPr>
          <w:rStyle w:val="Strong"/>
          <w:rFonts w:ascii="Courier New" w:hAnsi="Courier New"/>
          <w:b w:val="0"/>
          <w:sz w:val="20"/>
        </w:rPr>
        <w:t>"PRPA_IN201310UV02</w:t>
      </w:r>
      <w:r w:rsidRPr="00A03C55">
        <w:rPr>
          <w:rFonts w:ascii="Courier New" w:hAnsi="Courier New"/>
          <w:sz w:val="20"/>
        </w:rPr>
        <w:t>_Message"</w:t>
      </w:r>
    </w:p>
    <w:p w14:paraId="07E79B12" w14:textId="77777777" w:rsidR="007A1F44" w:rsidRPr="00A03C55" w:rsidRDefault="007A1F44" w:rsidP="0097100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PIXManager</w:t>
      </w:r>
      <w:r w:rsidRPr="00A03C55">
        <w:rPr>
          <w:rFonts w:ascii="Courier New" w:hAnsi="Courier New"/>
          <w:sz w:val="20"/>
        </w:rPr>
        <w:t>_PortType"</w:t>
      </w:r>
    </w:p>
    <w:p w14:paraId="5B34A80D" w14:textId="77777777" w:rsidR="007A1F44" w:rsidRPr="00A03C55" w:rsidRDefault="007A1F44" w:rsidP="00971004">
      <w:pPr>
        <w:spacing w:before="0"/>
        <w:rPr>
          <w:rFonts w:ascii="Courier New" w:hAnsi="Courier New"/>
          <w:sz w:val="20"/>
        </w:rPr>
      </w:pPr>
      <w:r w:rsidRPr="00A03C55">
        <w:rPr>
          <w:rFonts w:ascii="Courier New" w:hAnsi="Courier New"/>
          <w:sz w:val="20"/>
        </w:rPr>
        <w:tab/>
        <w:t>get identifiers operation  -&gt; "</w:t>
      </w:r>
      <w:r w:rsidRPr="00A03C55">
        <w:rPr>
          <w:rStyle w:val="Strong"/>
          <w:rFonts w:ascii="Courier New" w:hAnsi="Courier New" w:cs="Courier New"/>
          <w:b w:val="0"/>
          <w:sz w:val="20"/>
        </w:rPr>
        <w:t>PIXManager</w:t>
      </w:r>
      <w:r w:rsidRPr="00A03C55">
        <w:rPr>
          <w:rFonts w:ascii="Courier New" w:hAnsi="Courier New"/>
          <w:sz w:val="20"/>
        </w:rPr>
        <w:t>_PRPA_IN201309UV02"</w:t>
      </w:r>
    </w:p>
    <w:p w14:paraId="0E1FE280"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PIXManager</w:t>
      </w:r>
      <w:r w:rsidRPr="00A03C55">
        <w:rPr>
          <w:rFonts w:ascii="Courier New" w:hAnsi="Courier New"/>
          <w:sz w:val="20"/>
        </w:rPr>
        <w:t>_Binding_Soap12"</w:t>
      </w:r>
    </w:p>
    <w:p w14:paraId="784111ED"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PIXManager</w:t>
      </w:r>
      <w:r w:rsidRPr="00A03C55">
        <w:rPr>
          <w:rFonts w:ascii="Courier New" w:hAnsi="Courier New"/>
          <w:sz w:val="20"/>
        </w:rPr>
        <w:t>_Port_Soap12"</w:t>
      </w:r>
    </w:p>
    <w:p w14:paraId="7359B199" w14:textId="77777777" w:rsidR="007A1F44" w:rsidRPr="00A03C55" w:rsidRDefault="007A1F44" w:rsidP="003462A5">
      <w:pPr>
        <w:pStyle w:val="BodyText"/>
      </w:pPr>
    </w:p>
    <w:p w14:paraId="52FF2834" w14:textId="77777777" w:rsidR="007A1F44" w:rsidRPr="00A03C55" w:rsidRDefault="007A1F44" w:rsidP="00971004">
      <w:pPr>
        <w:pStyle w:val="BodyText"/>
      </w:pPr>
      <w:r w:rsidRPr="00A03C55">
        <w:t xml:space="preserve">The following WSDL snippets specify the PIXV3 Query Port Type and Binding definitions, according to the requirements specified in ITI TF-2x: Appendix V. </w:t>
      </w:r>
    </w:p>
    <w:p w14:paraId="21B622D7"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393" w:name="_Toc169692722"/>
      <w:r w:rsidRPr="00A03C55">
        <w:rPr>
          <w:noProof w:val="0"/>
        </w:rPr>
        <w:t>3.45.4.1.3.1.1 Port Type</w:t>
      </w:r>
      <w:bookmarkEnd w:id="1393"/>
    </w:p>
    <w:p w14:paraId="636364AD" w14:textId="77777777" w:rsidR="007A1F44" w:rsidRPr="00A03C55" w:rsidRDefault="007A1F44" w:rsidP="003462A5">
      <w:pPr>
        <w:pStyle w:val="BodyText"/>
      </w:pPr>
    </w:p>
    <w:p w14:paraId="771A2121"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&lt;portType name="PIXManager_PortType"&gt;</w:t>
      </w:r>
    </w:p>
    <w:p w14:paraId="4075D87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sz w:val="20"/>
        </w:rPr>
        <w:t>_PRPA_IN201309UV02"&gt;</w:t>
      </w:r>
    </w:p>
    <w:p w14:paraId="03FF03AA"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PRPA_IN201309UV02</w:t>
      </w:r>
      <w:r w:rsidRPr="00A03C55">
        <w:rPr>
          <w:rFonts w:ascii="Courier New" w:hAnsi="Courier New"/>
          <w:sz w:val="20"/>
        </w:rPr>
        <w:t>_Message" wsaw:Action="urn:hl7-org:v3:</w:t>
      </w:r>
      <w:r w:rsidRPr="00A03C55">
        <w:rPr>
          <w:rStyle w:val="Strong"/>
          <w:rFonts w:ascii="Courier New" w:hAnsi="Courier New" w:cs="Courier New"/>
          <w:b w:val="0"/>
          <w:sz w:val="20"/>
        </w:rPr>
        <w:t>PRPA_IN201309UV02</w:t>
      </w:r>
      <w:r w:rsidRPr="00A03C55">
        <w:rPr>
          <w:rFonts w:ascii="Courier New" w:hAnsi="Courier New"/>
          <w:sz w:val="20"/>
        </w:rPr>
        <w:t>"/&gt;</w:t>
      </w:r>
    </w:p>
    <w:p w14:paraId="693C3279"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message="tns:</w:t>
      </w:r>
      <w:r w:rsidRPr="00A03C55">
        <w:rPr>
          <w:rStyle w:val="Strong"/>
          <w:rFonts w:ascii="Courier New" w:hAnsi="Courier New" w:cs="Courier New"/>
          <w:b w:val="0"/>
          <w:sz w:val="20"/>
        </w:rPr>
        <w:t>PRPA_IN201310UV02</w:t>
      </w:r>
      <w:r w:rsidRPr="00A03C55">
        <w:rPr>
          <w:rFonts w:ascii="Courier New" w:hAnsi="Courier New"/>
          <w:sz w:val="20"/>
        </w:rPr>
        <w:t>_Message" wsaw:Action="urn:hl7-org:v3:</w:t>
      </w:r>
      <w:r w:rsidRPr="00A03C55">
        <w:rPr>
          <w:rStyle w:val="Strong"/>
          <w:rFonts w:ascii="Courier New" w:hAnsi="Courier New" w:cs="Courier New"/>
          <w:b w:val="0"/>
          <w:sz w:val="20"/>
        </w:rPr>
        <w:t>PRPA_IN201310UV02</w:t>
      </w:r>
      <w:r w:rsidRPr="00A03C55">
        <w:rPr>
          <w:rFonts w:ascii="Courier New" w:hAnsi="Courier New"/>
          <w:sz w:val="20"/>
        </w:rPr>
        <w:t>"/&gt;</w:t>
      </w:r>
    </w:p>
    <w:p w14:paraId="4569421E"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721A63E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&lt;/portType&gt;</w:t>
      </w:r>
    </w:p>
    <w:p w14:paraId="797730B7"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394" w:name="_Toc169692723"/>
      <w:r w:rsidRPr="00A03C55">
        <w:rPr>
          <w:noProof w:val="0"/>
        </w:rPr>
        <w:t>3.45.4.1.3.1.2 Bindings</w:t>
      </w:r>
      <w:bookmarkEnd w:id="1394"/>
    </w:p>
    <w:p w14:paraId="6C94C54E" w14:textId="77777777" w:rsidR="007A1F44" w:rsidRPr="00A03C55" w:rsidRDefault="007A1F44" w:rsidP="00971004">
      <w:pPr>
        <w:pStyle w:val="BodyText"/>
      </w:pPr>
      <w:r w:rsidRPr="00A03C55">
        <w:t>SOAP 1.2 binding:</w:t>
      </w:r>
    </w:p>
    <w:p w14:paraId="22621FAC"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2965D75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PIXManager</w:t>
      </w:r>
      <w:r w:rsidRPr="00A03C55">
        <w:rPr>
          <w:rFonts w:ascii="Courier New" w:hAnsi="Courier New"/>
          <w:sz w:val="20"/>
        </w:rPr>
        <w:t>_Binding_Soap12" type="PIXManager</w:t>
      </w:r>
      <w:r w:rsidRPr="00A03C55">
        <w:rPr>
          <w:rStyle w:val="Strong"/>
          <w:rFonts w:ascii="Courier New" w:hAnsi="Courier New" w:cs="Courier New"/>
          <w:b w:val="0"/>
          <w:sz w:val="20"/>
        </w:rPr>
        <w:t>_</w:t>
      </w:r>
      <w:r w:rsidRPr="00A03C55">
        <w:rPr>
          <w:rFonts w:ascii="Courier New" w:hAnsi="Courier New"/>
          <w:sz w:val="20"/>
        </w:rPr>
        <w:t>PortType"&gt;</w:t>
      </w:r>
    </w:p>
    <w:p w14:paraId="4302CD8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5D93218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_PRPA_IN201309UV02"&gt;</w:t>
      </w:r>
    </w:p>
    <w:p w14:paraId="707A63C7" w14:textId="111A7A99" w:rsidR="007A1F44" w:rsidRPr="00A03C55" w:rsidRDefault="007A1F44" w:rsidP="0097100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2252AF6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59208BE3"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50A37282"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296CC66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4D04742C" w14:textId="77777777" w:rsidR="007A1F44" w:rsidRPr="00A03C55" w:rsidRDefault="007A1F44" w:rsidP="00971004">
      <w:pPr>
        <w:spacing w:before="0"/>
        <w:rPr>
          <w:rFonts w:ascii="Courier New" w:hAnsi="Courier New"/>
          <w:sz w:val="20"/>
        </w:rPr>
      </w:pPr>
      <w:r w:rsidRPr="00A03C55">
        <w:rPr>
          <w:rFonts w:ascii="Courier New" w:hAnsi="Courier New"/>
          <w:sz w:val="20"/>
        </w:rPr>
        <w:lastRenderedPageBreak/>
        <w:t xml:space="preserve">        &lt;wsoap12:body use="literal"/&gt;</w:t>
      </w:r>
    </w:p>
    <w:p w14:paraId="3EE9A782"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24CBF2C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3F2E94B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&lt;/binding&gt;</w:t>
      </w:r>
    </w:p>
    <w:p w14:paraId="790CF092"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0076100C" w14:textId="77777777" w:rsidR="007A1F44" w:rsidRPr="00A03C55" w:rsidRDefault="007A1F44" w:rsidP="00D372D5">
      <w:pPr>
        <w:pStyle w:val="BodyText"/>
      </w:pPr>
    </w:p>
    <w:p w14:paraId="4C524B57" w14:textId="216A72B1" w:rsidR="007A1F44" w:rsidRPr="00A03C55" w:rsidRDefault="007A1F44" w:rsidP="00ED4370">
      <w:pPr>
        <w:pStyle w:val="BodyText"/>
        <w:rPr>
          <w:rStyle w:val="BodyTextCharChar1"/>
          <w:noProof w:val="0"/>
        </w:rPr>
      </w:pPr>
      <w:r w:rsidRPr="00A03C55">
        <w:rPr>
          <w:rStyle w:val="BodyTextCharChar1"/>
          <w:noProof w:val="0"/>
        </w:rPr>
        <w:t xml:space="preserve">An informative WSDL for the PIX Manager implementing the PIXV3 Profile is available </w:t>
      </w:r>
      <w:del w:id="1395" w:author="Lynn Felhofer" w:date="2020-03-23T16:17:00Z">
        <w:r w:rsidRPr="00A03C55" w:rsidDel="00392918">
          <w:rPr>
            <w:rStyle w:val="BodyTextCharChar1"/>
            <w:noProof w:val="0"/>
          </w:rPr>
          <w:delText xml:space="preserve">online on the </w:delText>
        </w:r>
      </w:del>
      <w:del w:id="1396" w:author="Lynn Felhofer" w:date="2020-03-23T15:52:00Z">
        <w:r w:rsidRPr="00A03C55" w:rsidDel="00FD6681">
          <w:rPr>
            <w:rStyle w:val="BodyTextCharChar1"/>
            <w:noProof w:val="0"/>
          </w:rPr>
          <w:delText>IHE FTP site</w:delText>
        </w:r>
      </w:del>
      <w:del w:id="1397" w:author="Lynn Felhofer" w:date="2020-03-23T16:17:00Z">
        <w:r w:rsidRPr="00A03C55" w:rsidDel="00392918">
          <w:rPr>
            <w:rStyle w:val="BodyTextCharChar1"/>
            <w:noProof w:val="0"/>
          </w:rPr>
          <w:delText>,</w:delText>
        </w:r>
      </w:del>
      <w:ins w:id="1398" w:author="Lynn Felhofer" w:date="2020-03-23T16:17:00Z">
        <w:r w:rsidR="00392918">
          <w:rPr>
            <w:rStyle w:val="BodyTextCharChar1"/>
            <w:noProof w:val="0"/>
          </w:rPr>
          <w:t xml:space="preserve">online: </w:t>
        </w:r>
      </w:ins>
      <w:r w:rsidRPr="00A03C55">
        <w:rPr>
          <w:rStyle w:val="BodyTextCharChar1"/>
          <w:noProof w:val="0"/>
        </w:rPr>
        <w:t xml:space="preserve"> see ITI TF-2x: Appendix W.</w:t>
      </w:r>
    </w:p>
    <w:p w14:paraId="0C211E2E"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99" w:name="_Toc169692724"/>
      <w:r w:rsidRPr="00A03C55">
        <w:rPr>
          <w:noProof w:val="0"/>
        </w:rPr>
        <w:t>3.45.4.1.3.2 Message Examples</w:t>
      </w:r>
      <w:bookmarkEnd w:id="1399"/>
    </w:p>
    <w:p w14:paraId="6D8F73EB" w14:textId="2F862DF6" w:rsidR="007A1F44" w:rsidRPr="00A03C55" w:rsidRDefault="007A1F44" w:rsidP="00ED4370">
      <w:pPr>
        <w:pStyle w:val="BodyText"/>
        <w:rPr>
          <w:rStyle w:val="Hyperlink"/>
          <w:rFonts w:ascii="Arial" w:hAnsi="Arial"/>
          <w:b/>
          <w:kern w:val="28"/>
        </w:rPr>
      </w:pPr>
      <w:r w:rsidRPr="00A03C55">
        <w:rPr>
          <w:rStyle w:val="BodyTextCharChar1"/>
          <w:noProof w:val="0"/>
        </w:rPr>
        <w:t xml:space="preserve">Message examples can be found </w:t>
      </w:r>
      <w:del w:id="1400" w:author="Lynn Felhofer" w:date="2020-03-23T16:17:00Z">
        <w:r w:rsidRPr="00A03C55" w:rsidDel="00392918">
          <w:delText>online</w:delText>
        </w:r>
        <w:r w:rsidRPr="00A03C55" w:rsidDel="00392918">
          <w:rPr>
            <w:rStyle w:val="BodyTextCharChar1"/>
            <w:noProof w:val="0"/>
          </w:rPr>
          <w:delText xml:space="preserve"> on the </w:delText>
        </w:r>
      </w:del>
      <w:del w:id="1401" w:author="Lynn Felhofer" w:date="2020-03-23T15:52:00Z">
        <w:r w:rsidRPr="00A03C55" w:rsidDel="00FD6681">
          <w:rPr>
            <w:rStyle w:val="BodyTextCharChar1"/>
            <w:noProof w:val="0"/>
          </w:rPr>
          <w:delText>IHE FTP site</w:delText>
        </w:r>
      </w:del>
      <w:del w:id="1402" w:author="Lynn Felhofer" w:date="2020-03-23T16:17:00Z">
        <w:r w:rsidRPr="00A03C55" w:rsidDel="00392918">
          <w:rPr>
            <w:rStyle w:val="BodyTextCharChar1"/>
            <w:noProof w:val="0"/>
          </w:rPr>
          <w:delText>,</w:delText>
        </w:r>
      </w:del>
      <w:ins w:id="1403" w:author="Lynn Felhofer" w:date="2020-03-23T16:17:00Z">
        <w:r w:rsidR="00392918">
          <w:t xml:space="preserve">online: </w:t>
        </w:r>
      </w:ins>
      <w:r w:rsidRPr="00A03C55">
        <w:rPr>
          <w:rStyle w:val="BodyTextCharChar1"/>
          <w:noProof w:val="0"/>
        </w:rPr>
        <w:t xml:space="preserve"> see ITI TF-2x: Appendix W.</w:t>
      </w:r>
    </w:p>
    <w:p w14:paraId="335EFAD4"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404" w:name="_Toc169692725"/>
      <w:bookmarkStart w:id="1405" w:name="_Toc398544343"/>
      <w:r w:rsidRPr="00A03C55">
        <w:rPr>
          <w:noProof w:val="0"/>
        </w:rPr>
        <w:t>3.45.4.2 Return Corresponding Identifiers</w:t>
      </w:r>
      <w:bookmarkEnd w:id="1404"/>
      <w:bookmarkEnd w:id="1405"/>
    </w:p>
    <w:p w14:paraId="5DC9659D"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06" w:name="_Toc169692726"/>
      <w:r w:rsidRPr="00A03C55">
        <w:rPr>
          <w:noProof w:val="0"/>
        </w:rPr>
        <w:t>3.45.4.2.1 Trigger Events</w:t>
      </w:r>
      <w:bookmarkEnd w:id="1406"/>
    </w:p>
    <w:p w14:paraId="124C26A2" w14:textId="77777777" w:rsidR="007A1F44" w:rsidRPr="00A03C55" w:rsidRDefault="007A1F44" w:rsidP="00971004">
      <w:pPr>
        <w:pStyle w:val="BodyText"/>
      </w:pPr>
      <w:r w:rsidRPr="00A03C55">
        <w:t>The Patient Identifier Cross-reference Manager’s response to the Get Corresponding Identifiers message will trigger the following message:</w:t>
      </w:r>
    </w:p>
    <w:p w14:paraId="0E72CC3A" w14:textId="77777777" w:rsidR="007A1F44" w:rsidRPr="00A03C55" w:rsidRDefault="007A1F44" w:rsidP="00971004">
      <w:pPr>
        <w:pStyle w:val="BodyText"/>
        <w:rPr>
          <w:b/>
        </w:rPr>
      </w:pPr>
      <w:r w:rsidRPr="00A03C55">
        <w:rPr>
          <w:b/>
        </w:rPr>
        <w:t xml:space="preserve">Patient Registry Get Identifiers Query Response (PRPA_TE201310UV02) </w:t>
      </w:r>
    </w:p>
    <w:p w14:paraId="65118976" w14:textId="77777777" w:rsidR="007A1F44" w:rsidRPr="00A03C55" w:rsidRDefault="007A1F44" w:rsidP="00E6386F">
      <w:pPr>
        <w:pStyle w:val="BodyText"/>
      </w:pPr>
      <w:r w:rsidRPr="00A03C55">
        <w:t>This query response returns all other identifiers associated with a particular person identifier.</w:t>
      </w:r>
    </w:p>
    <w:p w14:paraId="6CD35D24"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07" w:name="_Toc169692727"/>
      <w:r w:rsidRPr="00A03C55">
        <w:rPr>
          <w:noProof w:val="0"/>
        </w:rPr>
        <w:t>3.45.4.2.2 Message Semantics</w:t>
      </w:r>
      <w:bookmarkEnd w:id="1407"/>
    </w:p>
    <w:p w14:paraId="03A90FCA" w14:textId="77777777" w:rsidR="007A1F44" w:rsidRPr="00A03C55" w:rsidRDefault="007A1F44" w:rsidP="00971004">
      <w:pPr>
        <w:pStyle w:val="BodyText"/>
      </w:pPr>
      <w:r w:rsidRPr="00A03C55">
        <w:t xml:space="preserve">The Return Corresponding Identifiers message is conducted by the HL7 Patient Identifiers message. The Patient Identifier Cross-reference Manager shall generate this message in direct response to the Patient Registry Query by Identifier message previously received. This message satisfies the Application Level, Original Mode Acknowledgement for the query message. </w:t>
      </w:r>
    </w:p>
    <w:p w14:paraId="07CF667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08" w:name="_Toc169692728"/>
      <w:r w:rsidRPr="00A03C55">
        <w:rPr>
          <w:noProof w:val="0"/>
        </w:rPr>
        <w:t xml:space="preserve">3.45.4.2.2.1 Major Components of the Get Corresponding Identifiers Query Response </w:t>
      </w:r>
    </w:p>
    <w:bookmarkEnd w:id="1408"/>
    <w:p w14:paraId="3A9AB1E8" w14:textId="77777777" w:rsidR="007A1F44" w:rsidRPr="00A03C55" w:rsidRDefault="007A1F44" w:rsidP="00971004">
      <w:pPr>
        <w:pStyle w:val="BodyText"/>
      </w:pPr>
      <w:r w:rsidRPr="00A03C55">
        <w:rPr>
          <w:rStyle w:val="Strong"/>
          <w:bCs/>
        </w:rPr>
        <w:t>Patient</w:t>
      </w:r>
    </w:p>
    <w:p w14:paraId="5BA7E07B" w14:textId="77777777" w:rsidR="007A1F44" w:rsidRPr="00A03C55" w:rsidRDefault="007A1F44" w:rsidP="00971004">
      <w:pPr>
        <w:pStyle w:val="BodyText"/>
      </w:pPr>
      <w:r w:rsidRPr="00A03C55">
        <w:t xml:space="preserve">The </w:t>
      </w:r>
      <w:r w:rsidRPr="00A03C55">
        <w:rPr>
          <w:i/>
        </w:rPr>
        <w:t xml:space="preserve">Patient </w:t>
      </w:r>
      <w:r w:rsidRPr="00A03C55">
        <w:t xml:space="preserve">class is the entry point to the R-MIM for the </w:t>
      </w:r>
      <w:r w:rsidRPr="00A03C55">
        <w:rPr>
          <w:i/>
        </w:rPr>
        <w:t>Patient Identifiers</w:t>
      </w:r>
      <w:r w:rsidRPr="00A03C55">
        <w:rPr>
          <w:rStyle w:val="Emphasis"/>
          <w:rFonts w:ascii="Arial" w:hAnsi="Arial" w:cs="Arial"/>
          <w:iCs/>
        </w:rPr>
        <w:t xml:space="preserve"> </w:t>
      </w:r>
      <w:r w:rsidRPr="00A03C55">
        <w:rPr>
          <w:i/>
        </w:rPr>
        <w:t>(PRPA_RM201304UV02)</w:t>
      </w:r>
      <w:r w:rsidRPr="00A03C55">
        <w:t>. This is where at least one of the requested patient IDs will be listed.</w:t>
      </w:r>
    </w:p>
    <w:p w14:paraId="525BA84C" w14:textId="77777777" w:rsidR="007A1F44" w:rsidRPr="00A03C55" w:rsidRDefault="007A1F44" w:rsidP="00971004">
      <w:pPr>
        <w:pStyle w:val="BodyText"/>
      </w:pPr>
      <w:r w:rsidRPr="00A03C55">
        <w:t xml:space="preserve"> </w:t>
      </w:r>
      <w:r w:rsidRPr="00A03C55">
        <w:rPr>
          <w:rStyle w:val="Strong"/>
          <w:bCs/>
        </w:rPr>
        <w:t>Person</w:t>
      </w:r>
    </w:p>
    <w:p w14:paraId="21544EBE" w14:textId="77777777" w:rsidR="007A1F44" w:rsidRPr="00A03C55" w:rsidRDefault="007A1F44" w:rsidP="00971004">
      <w:pPr>
        <w:pStyle w:val="BodyText"/>
      </w:pPr>
      <w:r w:rsidRPr="00A03C55">
        <w:t xml:space="preserve">The </w:t>
      </w:r>
      <w:r w:rsidRPr="00A03C55">
        <w:rPr>
          <w:i/>
        </w:rPr>
        <w:t>Person</w:t>
      </w:r>
      <w:r w:rsidRPr="00A03C55">
        <w:t xml:space="preserve"> class contains the name of the patient for additional verification purposes. </w:t>
      </w:r>
    </w:p>
    <w:p w14:paraId="3A5D8E6A" w14:textId="77777777" w:rsidR="007A1F44" w:rsidRPr="00A03C55" w:rsidRDefault="007A1F44" w:rsidP="00971004">
      <w:pPr>
        <w:pStyle w:val="BodyText"/>
        <w:rPr>
          <w:rStyle w:val="Strong"/>
          <w:bCs/>
        </w:rPr>
      </w:pPr>
      <w:r w:rsidRPr="00A03C55">
        <w:rPr>
          <w:rStyle w:val="Strong"/>
          <w:bCs/>
        </w:rPr>
        <w:t>Provider Organization</w:t>
      </w:r>
    </w:p>
    <w:p w14:paraId="322D459C" w14:textId="77777777" w:rsidR="007A1F44" w:rsidRPr="00A03C55" w:rsidRDefault="007A1F44" w:rsidP="00971004">
      <w:pPr>
        <w:pStyle w:val="BodyText"/>
      </w:pPr>
      <w:r w:rsidRPr="00A03C55">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w:t>
      </w:r>
      <w:r w:rsidR="004603C7" w:rsidRPr="00A03C55">
        <w:t>S</w:t>
      </w:r>
      <w:r w:rsidRPr="00A03C55">
        <w:t xml:space="preserve">ee ITI TF-2x: Appendix E on the use of the II data type for patient identifiers. </w:t>
      </w:r>
    </w:p>
    <w:p w14:paraId="0DD447FE" w14:textId="77777777" w:rsidR="007A1F44" w:rsidRPr="00A03C55" w:rsidRDefault="007A1F44" w:rsidP="00ED4370">
      <w:pPr>
        <w:pStyle w:val="BodyText"/>
        <w:keepNext/>
        <w:rPr>
          <w:rStyle w:val="Strong"/>
          <w:bCs/>
        </w:rPr>
      </w:pPr>
      <w:r w:rsidRPr="00A03C55">
        <w:rPr>
          <w:rStyle w:val="Strong"/>
          <w:bCs/>
        </w:rPr>
        <w:lastRenderedPageBreak/>
        <w:t>Other Identifiers</w:t>
      </w:r>
    </w:p>
    <w:p w14:paraId="23DA9858" w14:textId="05F5B845" w:rsidR="007A1F44" w:rsidRPr="00A03C55" w:rsidRDefault="007A1F44" w:rsidP="00971004">
      <w:pPr>
        <w:pStyle w:val="BodyText"/>
      </w:pPr>
      <w:r w:rsidRPr="00A03C55">
        <w:t xml:space="preserve">The </w:t>
      </w:r>
      <w:r w:rsidRPr="00A03C55">
        <w:rPr>
          <w:i/>
        </w:rPr>
        <w:t xml:space="preserve">OtherIDs </w:t>
      </w:r>
      <w:r w:rsidRPr="00A03C55">
        <w:t xml:space="preserve">class can optionally be used to capture other identifiers associated with the person such as </w:t>
      </w:r>
      <w:r w:rsidRPr="00A03C55">
        <w:rPr>
          <w:vanish/>
        </w:rPr>
        <w:t>identifiers required to support all of the HL7 v3 messages corresponding to the PIX/PDQ Transactions (e</w:t>
      </w:r>
      <w:r w:rsidR="004D6A78" w:rsidRPr="00A03C55">
        <w:rPr>
          <w:vanish/>
        </w:rPr>
        <w:t>.</w:t>
      </w:r>
      <w:r w:rsidRPr="00A03C55">
        <w:rPr>
          <w:vanish/>
        </w:rPr>
        <w:t>g.</w:t>
      </w:r>
      <w:r w:rsidR="004D6A78" w:rsidRPr="00A03C55">
        <w:rPr>
          <w:vanish/>
        </w:rPr>
        <w:t>,</w:t>
      </w:r>
      <w:r w:rsidRPr="00A03C55">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OtherIDs class shall not be used. For the purposes of interoperability where both HL7 V3 and HL7 v2.x based transactions are used, and the OtherIDs class is present, the following requirement is imposed on the OtherIDs.id attribute and on the scopingOrganization.id attribute:</w:t>
      </w:r>
    </w:p>
    <w:p w14:paraId="14131CDF" w14:textId="77777777" w:rsidR="007A1F44" w:rsidRPr="00A03C55" w:rsidRDefault="007A1F44" w:rsidP="00971004">
      <w:pPr>
        <w:pStyle w:val="BodyText"/>
        <w:ind w:left="720"/>
      </w:pPr>
      <w:r w:rsidRPr="00A03C55">
        <w:t>OtherIDs.id.root SHALL be identical to scopingOrganization.id.root</w:t>
      </w:r>
    </w:p>
    <w:p w14:paraId="3C4753A1" w14:textId="77777777" w:rsidR="007A1F44" w:rsidRPr="00A03C55" w:rsidRDefault="007A1F44" w:rsidP="00971004">
      <w:pPr>
        <w:pStyle w:val="BodyText"/>
        <w:ind w:left="720"/>
      </w:pPr>
      <w:r w:rsidRPr="00A03C55">
        <w:t>scopingOrganization.id.extension SHALL NOT have any value</w:t>
      </w:r>
    </w:p>
    <w:p w14:paraId="17601F4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09" w:name="_Toc169692729"/>
      <w:r w:rsidRPr="00A03C55">
        <w:rPr>
          <w:noProof w:val="0"/>
        </w:rPr>
        <w:t>3.45.4.2.2.2 Message Information Model of the Patient Identifiers Message</w:t>
      </w:r>
      <w:bookmarkEnd w:id="1409"/>
      <w:r w:rsidRPr="00A03C55">
        <w:rPr>
          <w:noProof w:val="0"/>
        </w:rPr>
        <w:t xml:space="preserve"> </w:t>
      </w:r>
    </w:p>
    <w:p w14:paraId="5D9DC8AE" w14:textId="77777777" w:rsidR="007A1F44" w:rsidRPr="00A03C55" w:rsidRDefault="007A1F44" w:rsidP="00971004">
      <w:pPr>
        <w:pStyle w:val="BodyText"/>
      </w:pPr>
      <w:r w:rsidRPr="00A03C55">
        <w:t xml:space="preserve">Below is the Message Information Model for the Patient Identifiers message, as restricted for this transaction. The purpose of the model is to describe the data elements relevant for this transaction. It is a strict subset of the </w:t>
      </w:r>
      <w:r w:rsidRPr="00A03C55">
        <w:rPr>
          <w:rStyle w:val="Emphasis"/>
          <w:rFonts w:ascii="Arial" w:hAnsi="Arial" w:cs="Arial"/>
          <w:iCs/>
          <w:color w:val="000000"/>
        </w:rPr>
        <w:t>Patient Identifiers (PRPA_RM201304UV02)</w:t>
      </w:r>
      <w:r w:rsidRPr="00A03C55">
        <w:rPr>
          <w:rStyle w:val="Emphasis"/>
          <w:rFonts w:ascii="Arial" w:hAnsi="Arial"/>
          <w:iCs/>
          <w:color w:val="000000"/>
        </w:rPr>
        <w:t xml:space="preserve"> </w:t>
      </w:r>
      <w:r w:rsidRPr="00A03C55">
        <w:t xml:space="preserve">RMIM. </w:t>
      </w:r>
    </w:p>
    <w:p w14:paraId="092890C8" w14:textId="77777777" w:rsidR="007A1F44" w:rsidRPr="00A03C55" w:rsidRDefault="007A1F44" w:rsidP="00971004">
      <w:pPr>
        <w:pStyle w:val="BodyText"/>
      </w:pPr>
      <w:r w:rsidRPr="00A03C55">
        <w:t xml:space="preserve">The base RMIM can be found on the HL7 V3 2008 Edition CD at </w:t>
      </w:r>
      <w:r w:rsidRPr="00A03C55">
        <w:rPr>
          <w:rStyle w:val="Hyperlink"/>
        </w:rPr>
        <w:t>Edition2008/domains/uvpa/editable/PRPA_RM201304UV.htm.</w:t>
      </w:r>
      <w:r w:rsidRPr="00A03C55">
        <w:t xml:space="preserve"> The following restrictions were made on the original RMIMs to arrive at the restricted model:</w:t>
      </w:r>
    </w:p>
    <w:p w14:paraId="74470CC3" w14:textId="77777777" w:rsidR="008E3CF3" w:rsidRPr="00A03C55" w:rsidRDefault="007A1F44" w:rsidP="00EC243F">
      <w:pPr>
        <w:pStyle w:val="ListBullet2"/>
      </w:pPr>
      <w:r w:rsidRPr="00A03C55">
        <w:t>The focal entity choice is restricted to be only a person</w:t>
      </w:r>
    </w:p>
    <w:p w14:paraId="64C19950" w14:textId="77777777" w:rsidR="008E3CF3" w:rsidRPr="00A03C55" w:rsidRDefault="007A1F44" w:rsidP="00EC243F">
      <w:pPr>
        <w:pStyle w:val="ListBullet2"/>
      </w:pPr>
      <w:r w:rsidRPr="00A03C55">
        <w:t>All optional classes are removed, except for the provider organization, and other identifiers</w:t>
      </w:r>
    </w:p>
    <w:p w14:paraId="7223714B" w14:textId="77777777" w:rsidR="008E3CF3" w:rsidRPr="00A03C55" w:rsidRDefault="007A1F44" w:rsidP="00EC243F">
      <w:pPr>
        <w:pStyle w:val="ListBullet2"/>
      </w:pPr>
      <w:r w:rsidRPr="00A03C55">
        <w:t>All optional attributes in the Patient and Person class are removed</w:t>
      </w:r>
    </w:p>
    <w:p w14:paraId="54BE4547" w14:textId="77777777" w:rsidR="007A1F44" w:rsidRPr="00A03C55" w:rsidRDefault="007A1F44" w:rsidP="00971004"/>
    <w:p w14:paraId="22749886" w14:textId="77777777" w:rsidR="007A1F44" w:rsidRPr="00A03C55" w:rsidRDefault="007A1F44" w:rsidP="00971004"/>
    <w:p w14:paraId="6E0C1D73" w14:textId="77777777" w:rsidR="007A1F44" w:rsidRPr="00A03C55" w:rsidRDefault="00D139D9" w:rsidP="00D372D5">
      <w:pPr>
        <w:pStyle w:val="BodyText"/>
        <w:jc w:val="center"/>
      </w:pPr>
      <w:r w:rsidRPr="00A03C55">
        <w:rPr>
          <w:noProof/>
          <w:lang w:eastAsia="fr-FR"/>
        </w:rPr>
        <w:lastRenderedPageBreak/>
        <w:drawing>
          <wp:inline distT="0" distB="0" distL="0" distR="0" wp14:anchorId="0522BD6B" wp14:editId="20C96726">
            <wp:extent cx="5641340" cy="3847465"/>
            <wp:effectExtent l="0" t="0" r="0" b="0"/>
            <wp:docPr id="47" name="Picture 49" descr="PRPA_RM201304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PA_RM201304IH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41340" cy="3847465"/>
                    </a:xfrm>
                    <a:prstGeom prst="rect">
                      <a:avLst/>
                    </a:prstGeom>
                    <a:noFill/>
                    <a:ln>
                      <a:noFill/>
                    </a:ln>
                  </pic:spPr>
                </pic:pic>
              </a:graphicData>
            </a:graphic>
          </wp:inline>
        </w:drawing>
      </w:r>
    </w:p>
    <w:p w14:paraId="61D2BDA3" w14:textId="583719CA" w:rsidR="007A1F44" w:rsidRPr="00A03C55" w:rsidRDefault="007A1F44" w:rsidP="00971004">
      <w:pPr>
        <w:pStyle w:val="FigureTitle"/>
        <w:rPr>
          <w:noProof w:val="0"/>
        </w:rPr>
      </w:pPr>
      <w:r w:rsidRPr="00A03C55">
        <w:rPr>
          <w:noProof w:val="0"/>
        </w:rPr>
        <w:t>Figure 3.45.4.2.2</w:t>
      </w:r>
      <w:r w:rsidR="00A14D0E" w:rsidRPr="00A03C55">
        <w:rPr>
          <w:noProof w:val="0"/>
        </w:rPr>
        <w:t>.2</w:t>
      </w:r>
      <w:r w:rsidRPr="00A03C55">
        <w:rPr>
          <w:noProof w:val="0"/>
        </w:rPr>
        <w:t>-1: Message Information Model for the Patient Identifiers Message</w:t>
      </w:r>
    </w:p>
    <w:p w14:paraId="6711DB88" w14:textId="77777777" w:rsidR="007A1F44" w:rsidRPr="00A03C55" w:rsidRDefault="007A1F44" w:rsidP="00971004">
      <w:r w:rsidRPr="00A03C55">
        <w:rPr>
          <w:rStyle w:val="BodyTextCharChar1"/>
          <w:noProof w:val="0"/>
        </w:rPr>
        <w:t>The attributes of this model are described in the following table</w:t>
      </w:r>
      <w:r w:rsidRPr="00A03C55">
        <w:t xml:space="preserve">. </w:t>
      </w:r>
    </w:p>
    <w:p w14:paraId="6941FAA8" w14:textId="047CEED5" w:rsidR="007A1F44" w:rsidRPr="00A03C55" w:rsidRDefault="007A1F44" w:rsidP="00971004">
      <w:pPr>
        <w:pStyle w:val="TableTitle"/>
        <w:rPr>
          <w:noProof w:val="0"/>
        </w:rPr>
      </w:pPr>
      <w:r w:rsidRPr="00A03C55">
        <w:rPr>
          <w:noProof w:val="0"/>
        </w:rPr>
        <w:t>Table 3.45.4.2.2</w:t>
      </w:r>
      <w:r w:rsidR="00A14D0E" w:rsidRPr="00A03C55">
        <w:rPr>
          <w:noProof w:val="0"/>
        </w:rPr>
        <w:t>.2</w:t>
      </w:r>
      <w:r w:rsidRPr="00A03C55">
        <w:rPr>
          <w:noProof w:val="0"/>
        </w:rPr>
        <w:t>-</w:t>
      </w:r>
      <w:r w:rsidR="00A14D0E" w:rsidRPr="00A03C55">
        <w:rPr>
          <w:noProof w:val="0"/>
        </w:rPr>
        <w:t>1</w:t>
      </w:r>
      <w:r w:rsidRPr="00A03C55">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218F2318" w14:textId="77777777" w:rsidTr="003462A5">
        <w:trPr>
          <w:cantSplit/>
          <w:trHeight w:val="525"/>
          <w:tblHeader/>
        </w:trPr>
        <w:tc>
          <w:tcPr>
            <w:tcW w:w="4363" w:type="dxa"/>
            <w:shd w:val="clear" w:color="auto" w:fill="D9D9D9"/>
          </w:tcPr>
          <w:p w14:paraId="2339DFEA" w14:textId="5C8E75AF" w:rsidR="007A1F44" w:rsidRPr="00A03C55" w:rsidRDefault="007A1F44" w:rsidP="00A063AC">
            <w:pPr>
              <w:pStyle w:val="TableEntryHeader"/>
              <w:rPr>
                <w:noProof w:val="0"/>
              </w:rPr>
            </w:pPr>
            <w:r w:rsidRPr="00A03C55">
              <w:rPr>
                <w:noProof w:val="0"/>
              </w:rPr>
              <w:t>PRPA_HD201304IHE</w:t>
            </w:r>
            <w:r w:rsidRPr="00A03C55">
              <w:rPr>
                <w:noProof w:val="0"/>
              </w:rPr>
              <w:br/>
              <w:t>Patient</w:t>
            </w:r>
            <w:r w:rsidR="00A14D0E" w:rsidRPr="00A03C55">
              <w:rPr>
                <w:noProof w:val="0"/>
              </w:rPr>
              <w:t xml:space="preserve"> </w:t>
            </w:r>
            <w:r w:rsidRPr="00A03C55">
              <w:rPr>
                <w:noProof w:val="0"/>
              </w:rPr>
              <w:t>Identifiers</w:t>
            </w:r>
          </w:p>
        </w:tc>
        <w:tc>
          <w:tcPr>
            <w:tcW w:w="5280" w:type="dxa"/>
            <w:shd w:val="clear" w:color="auto" w:fill="D9D9D9"/>
          </w:tcPr>
          <w:p w14:paraId="7E4FE886" w14:textId="77777777" w:rsidR="007A1F44" w:rsidRPr="00A03C55" w:rsidRDefault="007A1F44" w:rsidP="00A53067">
            <w:pPr>
              <w:pStyle w:val="TableEntryHeader"/>
              <w:rPr>
                <w:noProof w:val="0"/>
              </w:rPr>
            </w:pPr>
            <w:r w:rsidRPr="00A03C55">
              <w:rPr>
                <w:noProof w:val="0"/>
              </w:rPr>
              <w:t>This HMD extract defines the message used to respond to the Patient Registry Query By Identifier</w:t>
            </w:r>
          </w:p>
          <w:p w14:paraId="5A9858AF" w14:textId="54E53EB6" w:rsidR="007A1F44" w:rsidRPr="00A03C55" w:rsidRDefault="007A1F44" w:rsidP="00A53067">
            <w:pPr>
              <w:pStyle w:val="TableEntryHeader"/>
              <w:rPr>
                <w:noProof w:val="0"/>
              </w:rPr>
            </w:pPr>
            <w:r w:rsidRPr="00A03C55">
              <w:rPr>
                <w:noProof w:val="0"/>
              </w:rPr>
              <w:t>Derived from Figure 3.45.4.2.2</w:t>
            </w:r>
            <w:r w:rsidR="00A14D0E" w:rsidRPr="00A03C55">
              <w:rPr>
                <w:noProof w:val="0"/>
              </w:rPr>
              <w:t>.2</w:t>
            </w:r>
            <w:r w:rsidRPr="00A03C55">
              <w:rPr>
                <w:noProof w:val="0"/>
              </w:rPr>
              <w:t>-1 (PRPA_RM201304IHE)</w:t>
            </w:r>
          </w:p>
        </w:tc>
      </w:tr>
      <w:tr w:rsidR="007A1F44" w:rsidRPr="00A03C55" w14:paraId="317444BF" w14:textId="77777777" w:rsidTr="003462A5">
        <w:trPr>
          <w:cantSplit/>
        </w:trPr>
        <w:tc>
          <w:tcPr>
            <w:tcW w:w="4363" w:type="dxa"/>
          </w:tcPr>
          <w:p w14:paraId="0B420A51" w14:textId="77777777" w:rsidR="007A1F44" w:rsidRPr="00A03C55" w:rsidRDefault="007A1F44" w:rsidP="00971004">
            <w:pPr>
              <w:pStyle w:val="TableEntry"/>
              <w:rPr>
                <w:b/>
                <w:noProof w:val="0"/>
              </w:rPr>
            </w:pPr>
            <w:r w:rsidRPr="00A03C55">
              <w:rPr>
                <w:b/>
                <w:noProof w:val="0"/>
              </w:rPr>
              <w:t>Patient</w:t>
            </w:r>
          </w:p>
        </w:tc>
        <w:tc>
          <w:tcPr>
            <w:tcW w:w="5280" w:type="dxa"/>
          </w:tcPr>
          <w:p w14:paraId="7F927A8C" w14:textId="77777777" w:rsidR="007A1F44" w:rsidRPr="00A03C55" w:rsidRDefault="007A1F44" w:rsidP="00971004">
            <w:pPr>
              <w:pStyle w:val="TableEntry"/>
              <w:rPr>
                <w:noProof w:val="0"/>
              </w:rPr>
            </w:pPr>
            <w:r w:rsidRPr="00A03C55">
              <w:rPr>
                <w:noProof w:val="0"/>
              </w:rPr>
              <w:t>The primary record for the focal person in a Patient Identity Cross-Reference Manager</w:t>
            </w:r>
          </w:p>
        </w:tc>
      </w:tr>
      <w:tr w:rsidR="007A1F44" w:rsidRPr="00A03C55" w14:paraId="158B46CE" w14:textId="77777777" w:rsidTr="003462A5">
        <w:trPr>
          <w:cantSplit/>
        </w:trPr>
        <w:tc>
          <w:tcPr>
            <w:tcW w:w="4363" w:type="dxa"/>
          </w:tcPr>
          <w:p w14:paraId="547E1ED7" w14:textId="77777777" w:rsidR="007A1F44" w:rsidRPr="00A03C55" w:rsidRDefault="007A1F44" w:rsidP="00971004">
            <w:pPr>
              <w:pStyle w:val="TableEntry"/>
              <w:rPr>
                <w:noProof w:val="0"/>
              </w:rPr>
            </w:pPr>
            <w:r w:rsidRPr="00A03C55">
              <w:rPr>
                <w:noProof w:val="0"/>
              </w:rPr>
              <w:t>classCode [1..1] (M)</w:t>
            </w:r>
          </w:p>
          <w:p w14:paraId="0571F494" w14:textId="77777777" w:rsidR="007A1F44" w:rsidRPr="00A03C55" w:rsidRDefault="007A1F44" w:rsidP="00971004">
            <w:pPr>
              <w:pStyle w:val="TableEntry"/>
              <w:rPr>
                <w:noProof w:val="0"/>
              </w:rPr>
            </w:pPr>
            <w:r w:rsidRPr="00A03C55">
              <w:rPr>
                <w:noProof w:val="0"/>
              </w:rPr>
              <w:t>Patient (CS) {CNE:PAT}</w:t>
            </w:r>
          </w:p>
        </w:tc>
        <w:tc>
          <w:tcPr>
            <w:tcW w:w="5280" w:type="dxa"/>
          </w:tcPr>
          <w:p w14:paraId="7FC07667" w14:textId="77777777" w:rsidR="007A1F44" w:rsidRPr="00A03C55" w:rsidRDefault="007A1F44" w:rsidP="00971004">
            <w:pPr>
              <w:pStyle w:val="TableEntry"/>
              <w:rPr>
                <w:noProof w:val="0"/>
              </w:rPr>
            </w:pPr>
            <w:r w:rsidRPr="00A03C55">
              <w:rPr>
                <w:noProof w:val="0"/>
              </w:rPr>
              <w:t>Structural attribute; this is a "patient" role</w:t>
            </w:r>
          </w:p>
        </w:tc>
      </w:tr>
      <w:tr w:rsidR="007A1F44" w:rsidRPr="00A03C55" w14:paraId="537D17ED" w14:textId="77777777" w:rsidTr="003462A5">
        <w:trPr>
          <w:cantSplit/>
        </w:trPr>
        <w:tc>
          <w:tcPr>
            <w:tcW w:w="4363" w:type="dxa"/>
          </w:tcPr>
          <w:p w14:paraId="1B280A34" w14:textId="77777777" w:rsidR="007A1F44" w:rsidRPr="00A03C55" w:rsidRDefault="007A1F44" w:rsidP="00971004">
            <w:pPr>
              <w:pStyle w:val="TableEntry"/>
              <w:rPr>
                <w:noProof w:val="0"/>
              </w:rPr>
            </w:pPr>
            <w:r w:rsidRPr="00A03C55">
              <w:rPr>
                <w:noProof w:val="0"/>
              </w:rPr>
              <w:t xml:space="preserve">id [1..*] (M) </w:t>
            </w:r>
          </w:p>
          <w:p w14:paraId="6A1C3DA9" w14:textId="77777777" w:rsidR="007A1F44" w:rsidRPr="00A03C55" w:rsidRDefault="007A1F44" w:rsidP="00971004">
            <w:pPr>
              <w:pStyle w:val="TableEntry"/>
              <w:rPr>
                <w:noProof w:val="0"/>
              </w:rPr>
            </w:pPr>
            <w:r w:rsidRPr="00A03C55">
              <w:rPr>
                <w:noProof w:val="0"/>
              </w:rPr>
              <w:t>Patient (</w:t>
            </w:r>
            <w:hyperlink r:id="rId149" w:anchor="dt-SET" w:history="1">
              <w:r w:rsidRPr="00A03C55">
                <w:rPr>
                  <w:rStyle w:val="Hyperlink"/>
                  <w:noProof w:val="0"/>
                  <w:szCs w:val="18"/>
                </w:rPr>
                <w:t>SET</w:t>
              </w:r>
            </w:hyperlink>
            <w:r w:rsidRPr="00A03C55">
              <w:rPr>
                <w:noProof w:val="0"/>
              </w:rPr>
              <w:t>&lt;</w:t>
            </w:r>
            <w:hyperlink r:id="rId150" w:anchor="dt-II" w:history="1">
              <w:r w:rsidRPr="00A03C55">
                <w:rPr>
                  <w:rStyle w:val="Hyperlink"/>
                  <w:noProof w:val="0"/>
                  <w:szCs w:val="18"/>
                </w:rPr>
                <w:t>II</w:t>
              </w:r>
            </w:hyperlink>
            <w:r w:rsidRPr="00A03C55">
              <w:rPr>
                <w:noProof w:val="0"/>
              </w:rPr>
              <w:t xml:space="preserve">&gt;) </w:t>
            </w:r>
          </w:p>
        </w:tc>
        <w:tc>
          <w:tcPr>
            <w:tcW w:w="5280" w:type="dxa"/>
          </w:tcPr>
          <w:p w14:paraId="58767541" w14:textId="77777777" w:rsidR="007A1F44" w:rsidRPr="00A03C55" w:rsidRDefault="007A1F44" w:rsidP="00971004">
            <w:pPr>
              <w:pStyle w:val="TableEntry"/>
              <w:rPr>
                <w:noProof w:val="0"/>
              </w:rPr>
            </w:pPr>
            <w:r w:rsidRPr="00A03C55">
              <w:rPr>
                <w:noProof w:val="0"/>
              </w:rPr>
              <w:t>Linked patient identifiers from one or more Patient Identity Domains</w:t>
            </w:r>
          </w:p>
        </w:tc>
      </w:tr>
      <w:tr w:rsidR="007A1F44" w:rsidRPr="00A03C55" w14:paraId="18661949" w14:textId="77777777" w:rsidTr="003462A5">
        <w:trPr>
          <w:cantSplit/>
        </w:trPr>
        <w:tc>
          <w:tcPr>
            <w:tcW w:w="4363" w:type="dxa"/>
          </w:tcPr>
          <w:p w14:paraId="010BCCB9" w14:textId="77777777" w:rsidR="007A1F44" w:rsidRPr="00A03C55" w:rsidRDefault="007A1F44" w:rsidP="00971004">
            <w:pPr>
              <w:pStyle w:val="TableEntry"/>
              <w:rPr>
                <w:noProof w:val="0"/>
              </w:rPr>
            </w:pPr>
            <w:r w:rsidRPr="00A03C55">
              <w:rPr>
                <w:noProof w:val="0"/>
              </w:rPr>
              <w:t>statusCode [1..1]</w:t>
            </w:r>
          </w:p>
          <w:p w14:paraId="3CB97EB8" w14:textId="77777777" w:rsidR="007A1F44" w:rsidRPr="00A03C55" w:rsidRDefault="007A1F44" w:rsidP="00971004">
            <w:pPr>
              <w:pStyle w:val="TableEntry"/>
              <w:rPr>
                <w:noProof w:val="0"/>
              </w:rPr>
            </w:pPr>
            <w:r w:rsidRPr="00A03C55">
              <w:rPr>
                <w:noProof w:val="0"/>
              </w:rPr>
              <w:t>Patient (CS) {CNE:active, fixed value= "active"}</w:t>
            </w:r>
          </w:p>
        </w:tc>
        <w:tc>
          <w:tcPr>
            <w:tcW w:w="5280" w:type="dxa"/>
          </w:tcPr>
          <w:p w14:paraId="333F2473" w14:textId="77777777" w:rsidR="007A1F44" w:rsidRPr="00A03C55" w:rsidRDefault="007A1F44" w:rsidP="0097100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5443743F" w14:textId="77777777" w:rsidTr="003462A5">
        <w:trPr>
          <w:cantSplit/>
        </w:trPr>
        <w:tc>
          <w:tcPr>
            <w:tcW w:w="4363" w:type="dxa"/>
          </w:tcPr>
          <w:p w14:paraId="1FE4C044" w14:textId="77777777" w:rsidR="007A1F44" w:rsidRPr="00A03C55" w:rsidRDefault="007A1F44" w:rsidP="00971004">
            <w:pPr>
              <w:pStyle w:val="TableEntry"/>
              <w:rPr>
                <w:b/>
                <w:noProof w:val="0"/>
              </w:rPr>
            </w:pPr>
            <w:r w:rsidRPr="00A03C55">
              <w:rPr>
                <w:b/>
                <w:noProof w:val="0"/>
              </w:rPr>
              <w:t>Person</w:t>
            </w:r>
          </w:p>
        </w:tc>
        <w:tc>
          <w:tcPr>
            <w:tcW w:w="5280" w:type="dxa"/>
          </w:tcPr>
          <w:p w14:paraId="25B0B3C4" w14:textId="77777777" w:rsidR="007A1F44" w:rsidRPr="00A03C55" w:rsidRDefault="007A1F44" w:rsidP="00971004">
            <w:pPr>
              <w:pStyle w:val="TableEntry"/>
              <w:rPr>
                <w:noProof w:val="0"/>
              </w:rPr>
            </w:pPr>
            <w:r w:rsidRPr="00A03C55">
              <w:rPr>
                <w:noProof w:val="0"/>
              </w:rPr>
              <w:t>A subtype of LivingSubject representing a human being</w:t>
            </w:r>
          </w:p>
          <w:p w14:paraId="06ED2F7D" w14:textId="77777777" w:rsidR="007A1F44" w:rsidRPr="00A03C55" w:rsidRDefault="007A1F44" w:rsidP="00971004">
            <w:pPr>
              <w:pStyle w:val="TableEntry"/>
              <w:rPr>
                <w:noProof w:val="0"/>
              </w:rPr>
            </w:pPr>
            <w:r w:rsidRPr="00A03C55">
              <w:rPr>
                <w:noProof w:val="0"/>
              </w:rPr>
              <w:t>Both Person.name and Patient.id must be non-null</w:t>
            </w:r>
          </w:p>
        </w:tc>
      </w:tr>
      <w:tr w:rsidR="007A1F44" w:rsidRPr="00A03C55" w14:paraId="543A90DD" w14:textId="77777777" w:rsidTr="003462A5">
        <w:trPr>
          <w:cantSplit/>
        </w:trPr>
        <w:tc>
          <w:tcPr>
            <w:tcW w:w="4363" w:type="dxa"/>
          </w:tcPr>
          <w:p w14:paraId="3ACF8AAD" w14:textId="77777777" w:rsidR="007A1F44" w:rsidRPr="00A03C55" w:rsidRDefault="007A1F44" w:rsidP="00971004">
            <w:pPr>
              <w:pStyle w:val="TableEntry"/>
              <w:rPr>
                <w:noProof w:val="0"/>
              </w:rPr>
            </w:pPr>
            <w:r w:rsidRPr="00A03C55">
              <w:rPr>
                <w:noProof w:val="0"/>
              </w:rPr>
              <w:t>classCode [1..1] (M)</w:t>
            </w:r>
          </w:p>
          <w:p w14:paraId="4707D701" w14:textId="77777777" w:rsidR="007A1F44" w:rsidRPr="00A03C55" w:rsidRDefault="007A1F44" w:rsidP="00971004">
            <w:pPr>
              <w:pStyle w:val="TableEntry"/>
              <w:rPr>
                <w:noProof w:val="0"/>
              </w:rPr>
            </w:pPr>
            <w:r w:rsidRPr="00A03C55">
              <w:rPr>
                <w:noProof w:val="0"/>
              </w:rPr>
              <w:t>Person (CS) {CNE:PSN, fixed value= "PSN"}</w:t>
            </w:r>
          </w:p>
        </w:tc>
        <w:tc>
          <w:tcPr>
            <w:tcW w:w="5280" w:type="dxa"/>
          </w:tcPr>
          <w:p w14:paraId="12D01822" w14:textId="77777777" w:rsidR="007A1F44" w:rsidRPr="00A03C55" w:rsidRDefault="007A1F44" w:rsidP="00971004">
            <w:pPr>
              <w:pStyle w:val="TableEntry"/>
              <w:rPr>
                <w:noProof w:val="0"/>
              </w:rPr>
            </w:pPr>
            <w:r w:rsidRPr="00A03C55">
              <w:rPr>
                <w:noProof w:val="0"/>
              </w:rPr>
              <w:t>Structural attribute; this is a "person" entity</w:t>
            </w:r>
          </w:p>
        </w:tc>
      </w:tr>
      <w:tr w:rsidR="007A1F44" w:rsidRPr="00A03C55" w14:paraId="34F69CFB" w14:textId="77777777" w:rsidTr="003462A5">
        <w:trPr>
          <w:cantSplit/>
        </w:trPr>
        <w:tc>
          <w:tcPr>
            <w:tcW w:w="4363" w:type="dxa"/>
          </w:tcPr>
          <w:p w14:paraId="65D4572F" w14:textId="77777777" w:rsidR="007A1F44" w:rsidRPr="00A03C55" w:rsidRDefault="007A1F44" w:rsidP="00971004">
            <w:pPr>
              <w:pStyle w:val="TableEntry"/>
              <w:rPr>
                <w:noProof w:val="0"/>
              </w:rPr>
            </w:pPr>
            <w:r w:rsidRPr="00A03C55">
              <w:rPr>
                <w:noProof w:val="0"/>
              </w:rPr>
              <w:t>determinerCode [1..1] (M)</w:t>
            </w:r>
          </w:p>
          <w:p w14:paraId="1E218B4E" w14:textId="77777777" w:rsidR="007A1F44" w:rsidRPr="00A03C55" w:rsidRDefault="007A1F44" w:rsidP="00971004">
            <w:pPr>
              <w:pStyle w:val="TableEntry"/>
              <w:rPr>
                <w:noProof w:val="0"/>
              </w:rPr>
            </w:pPr>
            <w:r w:rsidRPr="00A03C55">
              <w:rPr>
                <w:noProof w:val="0"/>
              </w:rPr>
              <w:t>Person (CS) {CNE:INSTANCE, fixed value= "INSTANCE"}</w:t>
            </w:r>
          </w:p>
        </w:tc>
        <w:tc>
          <w:tcPr>
            <w:tcW w:w="5280" w:type="dxa"/>
          </w:tcPr>
          <w:p w14:paraId="07E9F207" w14:textId="77777777" w:rsidR="007A1F44" w:rsidRPr="00A03C55" w:rsidRDefault="007A1F44" w:rsidP="00971004">
            <w:pPr>
              <w:pStyle w:val="TableEntry"/>
              <w:rPr>
                <w:noProof w:val="0"/>
              </w:rPr>
            </w:pPr>
            <w:r w:rsidRPr="00A03C55">
              <w:rPr>
                <w:noProof w:val="0"/>
              </w:rPr>
              <w:t>Structural attribute; this is a specific person</w:t>
            </w:r>
          </w:p>
        </w:tc>
      </w:tr>
      <w:tr w:rsidR="007A1F44" w:rsidRPr="00A03C55" w14:paraId="55ED9D72" w14:textId="77777777" w:rsidTr="003462A5">
        <w:trPr>
          <w:cantSplit/>
        </w:trPr>
        <w:tc>
          <w:tcPr>
            <w:tcW w:w="4363" w:type="dxa"/>
          </w:tcPr>
          <w:p w14:paraId="73F129FD" w14:textId="77777777" w:rsidR="007A1F44" w:rsidRPr="00A03C55" w:rsidRDefault="007A1F44" w:rsidP="00971004">
            <w:pPr>
              <w:pStyle w:val="TableEntry"/>
              <w:rPr>
                <w:noProof w:val="0"/>
              </w:rPr>
            </w:pPr>
            <w:r w:rsidRPr="00A03C55">
              <w:rPr>
                <w:noProof w:val="0"/>
              </w:rPr>
              <w:lastRenderedPageBreak/>
              <w:t>name [1..*]</w:t>
            </w:r>
          </w:p>
          <w:p w14:paraId="05E4C2D4" w14:textId="77777777" w:rsidR="007A1F44" w:rsidRPr="00A03C55" w:rsidRDefault="007A1F44" w:rsidP="00971004">
            <w:pPr>
              <w:pStyle w:val="TableEntry"/>
              <w:rPr>
                <w:noProof w:val="0"/>
              </w:rPr>
            </w:pPr>
            <w:r w:rsidRPr="00A03C55">
              <w:rPr>
                <w:noProof w:val="0"/>
              </w:rPr>
              <w:t>Person (BAG&lt;PN&gt;)</w:t>
            </w:r>
          </w:p>
        </w:tc>
        <w:tc>
          <w:tcPr>
            <w:tcW w:w="5280" w:type="dxa"/>
          </w:tcPr>
          <w:p w14:paraId="3412F27E" w14:textId="77777777" w:rsidR="007A1F44" w:rsidRPr="00A03C55" w:rsidRDefault="007A1F44" w:rsidP="00971004">
            <w:pPr>
              <w:pStyle w:val="TableEntry"/>
              <w:rPr>
                <w:noProof w:val="0"/>
              </w:rPr>
            </w:pPr>
            <w:r w:rsidRPr="00A03C55">
              <w:rPr>
                <w:noProof w:val="0"/>
              </w:rPr>
              <w:t>Name(s) for this person</w:t>
            </w:r>
          </w:p>
        </w:tc>
      </w:tr>
      <w:tr w:rsidR="007A1F44" w:rsidRPr="00A03C55" w14:paraId="221CF991" w14:textId="77777777" w:rsidTr="003462A5">
        <w:trPr>
          <w:cantSplit/>
        </w:trPr>
        <w:tc>
          <w:tcPr>
            <w:tcW w:w="4363" w:type="dxa"/>
          </w:tcPr>
          <w:p w14:paraId="17BDF7CE" w14:textId="77777777" w:rsidR="007A1F44" w:rsidRPr="00A03C55" w:rsidRDefault="007A1F44" w:rsidP="00971004">
            <w:pPr>
              <w:pStyle w:val="TableEntry"/>
              <w:rPr>
                <w:b/>
                <w:noProof w:val="0"/>
              </w:rPr>
            </w:pPr>
            <w:r w:rsidRPr="00A03C55">
              <w:rPr>
                <w:b/>
                <w:noProof w:val="0"/>
              </w:rPr>
              <w:t>OtherIDs</w:t>
            </w:r>
          </w:p>
        </w:tc>
        <w:tc>
          <w:tcPr>
            <w:tcW w:w="5280" w:type="dxa"/>
          </w:tcPr>
          <w:p w14:paraId="6DD8680F" w14:textId="77777777" w:rsidR="007A1F44" w:rsidRPr="00A03C55" w:rsidRDefault="007A1F44" w:rsidP="00971004">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3DA9E5DF" w14:textId="77777777" w:rsidTr="003462A5">
        <w:trPr>
          <w:cantSplit/>
        </w:trPr>
        <w:tc>
          <w:tcPr>
            <w:tcW w:w="4363" w:type="dxa"/>
          </w:tcPr>
          <w:p w14:paraId="4C9EFBBA" w14:textId="77777777" w:rsidR="007A1F44" w:rsidRPr="00A03C55" w:rsidRDefault="007A1F44" w:rsidP="00971004">
            <w:pPr>
              <w:pStyle w:val="TableEntry"/>
              <w:rPr>
                <w:noProof w:val="0"/>
              </w:rPr>
            </w:pPr>
            <w:r w:rsidRPr="00A03C55">
              <w:rPr>
                <w:noProof w:val="0"/>
              </w:rPr>
              <w:t>classCode [1..1] (M)</w:t>
            </w:r>
          </w:p>
          <w:p w14:paraId="0A2BF66D" w14:textId="77777777" w:rsidR="007A1F44" w:rsidRPr="00A03C55" w:rsidRDefault="007A1F44" w:rsidP="00971004">
            <w:pPr>
              <w:pStyle w:val="TableEntry"/>
              <w:rPr>
                <w:noProof w:val="0"/>
              </w:rPr>
            </w:pPr>
            <w:r w:rsidRPr="00A03C55">
              <w:rPr>
                <w:noProof w:val="0"/>
              </w:rPr>
              <w:t>Role (CS) {CNE:ROL}</w:t>
            </w:r>
          </w:p>
        </w:tc>
        <w:tc>
          <w:tcPr>
            <w:tcW w:w="5280" w:type="dxa"/>
          </w:tcPr>
          <w:p w14:paraId="53995DA2" w14:textId="77777777" w:rsidR="007A1F44" w:rsidRPr="00A03C55" w:rsidRDefault="007A1F44" w:rsidP="00971004">
            <w:pPr>
              <w:pStyle w:val="TableEntry"/>
              <w:rPr>
                <w:noProof w:val="0"/>
              </w:rPr>
            </w:pPr>
            <w:r w:rsidRPr="00A03C55">
              <w:rPr>
                <w:noProof w:val="0"/>
              </w:rPr>
              <w:t>Structural attribute. This can be any specialization of "role"</w:t>
            </w:r>
          </w:p>
        </w:tc>
      </w:tr>
      <w:tr w:rsidR="007A1F44" w:rsidRPr="00A03C55" w14:paraId="29A76762" w14:textId="77777777" w:rsidTr="003462A5">
        <w:trPr>
          <w:cantSplit/>
        </w:trPr>
        <w:tc>
          <w:tcPr>
            <w:tcW w:w="4363" w:type="dxa"/>
          </w:tcPr>
          <w:p w14:paraId="39E46392" w14:textId="77777777" w:rsidR="007A1F44" w:rsidRPr="00A03C55" w:rsidRDefault="007A1F44" w:rsidP="00971004">
            <w:pPr>
              <w:pStyle w:val="TableEntry"/>
              <w:rPr>
                <w:noProof w:val="0"/>
              </w:rPr>
            </w:pPr>
            <w:r w:rsidRPr="00A03C55">
              <w:rPr>
                <w:noProof w:val="0"/>
              </w:rPr>
              <w:t>id [1..*] (M)</w:t>
            </w:r>
          </w:p>
          <w:p w14:paraId="09CC9D6D" w14:textId="77777777" w:rsidR="007A1F44" w:rsidRPr="00A03C55" w:rsidRDefault="007A1F44" w:rsidP="00971004">
            <w:pPr>
              <w:pStyle w:val="TableEntry"/>
              <w:rPr>
                <w:noProof w:val="0"/>
              </w:rPr>
            </w:pPr>
            <w:r w:rsidRPr="00A03C55">
              <w:rPr>
                <w:noProof w:val="0"/>
              </w:rPr>
              <w:t>Role (SET&lt;II&gt;)</w:t>
            </w:r>
          </w:p>
        </w:tc>
        <w:tc>
          <w:tcPr>
            <w:tcW w:w="5280" w:type="dxa"/>
          </w:tcPr>
          <w:p w14:paraId="09C019B8" w14:textId="77777777" w:rsidR="007A1F44" w:rsidRPr="00A03C55" w:rsidRDefault="007A1F44" w:rsidP="00971004">
            <w:pPr>
              <w:pStyle w:val="TableEntry"/>
              <w:rPr>
                <w:noProof w:val="0"/>
              </w:rPr>
            </w:pPr>
            <w:r w:rsidRPr="00A03C55">
              <w:rPr>
                <w:noProof w:val="0"/>
              </w:rPr>
              <w:t>One or more identifiers issued to the focal person by the associated scopingOrganization (e.g., a Driver’s License number issued by a DMV)</w:t>
            </w:r>
          </w:p>
        </w:tc>
      </w:tr>
    </w:tbl>
    <w:p w14:paraId="1635F5A4"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0" w:name="_Toc169692730"/>
      <w:r w:rsidRPr="00A03C55">
        <w:rPr>
          <w:noProof w:val="0"/>
        </w:rPr>
        <w:t>3.45.4.2.2.3 Control Act and Transmission Wrappers</w:t>
      </w:r>
      <w:bookmarkEnd w:id="1410"/>
    </w:p>
    <w:p w14:paraId="2F1D62A8" w14:textId="088CB8E1"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w:t>
      </w:r>
      <w:r w:rsidR="001F6AD8" w:rsidRPr="00A03C55">
        <w:t>45</w:t>
      </w:r>
      <w:r w:rsidRPr="00A03C55">
        <w:t>.4.</w:t>
      </w:r>
      <w:r w:rsidR="00A14D0E" w:rsidRPr="00A03C55">
        <w:t>4.3</w:t>
      </w:r>
      <w:r w:rsidRPr="00A03C55">
        <w:t>-</w:t>
      </w:r>
      <w:r w:rsidR="00A14D0E" w:rsidRPr="00A03C55">
        <w:t>1</w:t>
      </w:r>
      <w:r w:rsidRPr="00A03C55">
        <w:t xml:space="preserve"> contains the Transmission and Control Act wrappers used for this interaction, and the associated constraints.</w:t>
      </w:r>
    </w:p>
    <w:p w14:paraId="661B4D0D" w14:textId="425ED8AF" w:rsidR="007A1F44" w:rsidRPr="00A03C55" w:rsidRDefault="007A1F44" w:rsidP="00971004">
      <w:pPr>
        <w:pStyle w:val="TableTitle"/>
        <w:rPr>
          <w:noProof w:val="0"/>
        </w:rPr>
      </w:pPr>
      <w:r w:rsidRPr="00A03C55">
        <w:rPr>
          <w:noProof w:val="0"/>
        </w:rPr>
        <w:t>Table 3.45.4.4.</w:t>
      </w:r>
      <w:r w:rsidR="00A14D0E" w:rsidRPr="00A03C55">
        <w:rPr>
          <w:noProof w:val="0"/>
        </w:rPr>
        <w:t>3</w:t>
      </w:r>
      <w:r w:rsidRPr="00A03C55">
        <w:rPr>
          <w:noProof w:val="0"/>
        </w:rPr>
        <w:t>-</w:t>
      </w:r>
      <w:r w:rsidR="00A14D0E"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A03C55" w14:paraId="69B4B9C0" w14:textId="77777777" w:rsidTr="00B6518F">
        <w:trPr>
          <w:tblHeader/>
          <w:jc w:val="center"/>
        </w:trPr>
        <w:tc>
          <w:tcPr>
            <w:tcW w:w="2632" w:type="dxa"/>
            <w:shd w:val="clear" w:color="auto" w:fill="D9D9D9"/>
          </w:tcPr>
          <w:p w14:paraId="4067CBDB"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69046C1E"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4BF18F75" w14:textId="77777777">
        <w:trPr>
          <w:jc w:val="center"/>
        </w:trPr>
        <w:tc>
          <w:tcPr>
            <w:tcW w:w="2632" w:type="dxa"/>
          </w:tcPr>
          <w:p w14:paraId="5546E872" w14:textId="77777777" w:rsidR="007A1F44" w:rsidRPr="00A03C55" w:rsidRDefault="007A1F44" w:rsidP="00971004">
            <w:pPr>
              <w:pStyle w:val="TableEntry"/>
              <w:rPr>
                <w:noProof w:val="0"/>
              </w:rPr>
            </w:pPr>
            <w:r w:rsidRPr="00A03C55">
              <w:rPr>
                <w:noProof w:val="0"/>
              </w:rPr>
              <w:t>MCCI_MT000300UV01 – Send Application Acknowledgement</w:t>
            </w:r>
          </w:p>
        </w:tc>
        <w:tc>
          <w:tcPr>
            <w:tcW w:w="2545" w:type="dxa"/>
          </w:tcPr>
          <w:p w14:paraId="1C503442" w14:textId="77777777" w:rsidR="007A1F44" w:rsidRPr="00A03C55" w:rsidRDefault="007A1F44" w:rsidP="00971004">
            <w:pPr>
              <w:pStyle w:val="TableEntry"/>
              <w:rPr>
                <w:noProof w:val="0"/>
              </w:rPr>
            </w:pPr>
            <w:r w:rsidRPr="00A03C55">
              <w:rPr>
                <w:noProof w:val="0"/>
              </w:rPr>
              <w:t>MFMI_MT700711UV01 – Master File/Registry Query Response Control Act (Role Subject)</w:t>
            </w:r>
          </w:p>
        </w:tc>
      </w:tr>
      <w:tr w:rsidR="007A1F44" w:rsidRPr="00A03C55" w14:paraId="0DB11165" w14:textId="77777777">
        <w:trPr>
          <w:jc w:val="center"/>
        </w:trPr>
        <w:tc>
          <w:tcPr>
            <w:tcW w:w="2632" w:type="dxa"/>
          </w:tcPr>
          <w:p w14:paraId="0D196049" w14:textId="77777777" w:rsidR="007A1F44" w:rsidRPr="00A03C55" w:rsidRDefault="007A1F44" w:rsidP="00971004">
            <w:pPr>
              <w:pStyle w:val="TableEntry"/>
              <w:rPr>
                <w:noProof w:val="0"/>
              </w:rPr>
            </w:pPr>
            <w:r w:rsidRPr="00A03C55">
              <w:rPr>
                <w:noProof w:val="0"/>
              </w:rPr>
              <w:t>The value of interactionId SHALL be set to PRPA_IN201310UV02</w:t>
            </w:r>
          </w:p>
          <w:p w14:paraId="218F8FC3" w14:textId="77777777" w:rsidR="007A1F44" w:rsidRPr="00A03C55" w:rsidRDefault="007A1F44" w:rsidP="00971004">
            <w:pPr>
              <w:pStyle w:val="TableEntry"/>
              <w:rPr>
                <w:noProof w:val="0"/>
              </w:rPr>
            </w:pPr>
            <w:r w:rsidRPr="00A03C55">
              <w:rPr>
                <w:noProof w:val="0"/>
              </w:rPr>
              <w:t>The value of processingModeCode SHALL be set to T</w:t>
            </w:r>
          </w:p>
          <w:p w14:paraId="1B8AEB02" w14:textId="77777777" w:rsidR="007A1F44" w:rsidRPr="00A03C55" w:rsidRDefault="007A1F44" w:rsidP="00971004">
            <w:pPr>
              <w:pStyle w:val="TableEntry"/>
              <w:rPr>
                <w:noProof w:val="0"/>
              </w:rPr>
            </w:pPr>
            <w:r w:rsidRPr="00A03C55">
              <w:rPr>
                <w:noProof w:val="0"/>
              </w:rPr>
              <w:t>The acceptAckCode SHALL be set to NE</w:t>
            </w:r>
          </w:p>
          <w:p w14:paraId="3B6663EC" w14:textId="77777777" w:rsidR="007A1F44" w:rsidRPr="00A03C55" w:rsidRDefault="007A1F44" w:rsidP="00971004">
            <w:pPr>
              <w:pStyle w:val="TableEntry"/>
              <w:rPr>
                <w:noProof w:val="0"/>
              </w:rPr>
            </w:pPr>
            <w:r w:rsidRPr="00A03C55">
              <w:rPr>
                <w:noProof w:val="0"/>
              </w:rPr>
              <w:t>There SHALL be only one receiver Device</w:t>
            </w:r>
          </w:p>
          <w:p w14:paraId="6214376A" w14:textId="77777777" w:rsidR="007A1F44" w:rsidRPr="00A03C55" w:rsidRDefault="007A1F44" w:rsidP="00971004">
            <w:pPr>
              <w:pStyle w:val="TableEntry"/>
              <w:rPr>
                <w:noProof w:val="0"/>
              </w:rPr>
            </w:pPr>
          </w:p>
        </w:tc>
        <w:tc>
          <w:tcPr>
            <w:tcW w:w="2545" w:type="dxa"/>
          </w:tcPr>
          <w:p w14:paraId="3C9EBFD0" w14:textId="77777777" w:rsidR="007A1F44" w:rsidRPr="00A03C55" w:rsidRDefault="007A1F44" w:rsidP="00971004">
            <w:pPr>
              <w:pStyle w:val="TableEntry"/>
              <w:rPr>
                <w:noProof w:val="0"/>
              </w:rPr>
            </w:pPr>
            <w:r w:rsidRPr="00A03C55">
              <w:rPr>
                <w:noProof w:val="0"/>
              </w:rPr>
              <w:t>The value of ControlActProcess.moodCode SHALL be set to EVN</w:t>
            </w:r>
          </w:p>
          <w:p w14:paraId="31317464" w14:textId="77777777" w:rsidR="007A1F44" w:rsidRPr="00A03C55" w:rsidRDefault="007A1F44" w:rsidP="00971004">
            <w:pPr>
              <w:pStyle w:val="TableEntry"/>
              <w:rPr>
                <w:noProof w:val="0"/>
              </w:rPr>
            </w:pPr>
            <w:r w:rsidRPr="00A03C55">
              <w:rPr>
                <w:noProof w:val="0"/>
              </w:rPr>
              <w:t>The trigger event code in ControlActProcess.code SHALL be set to PRPA_TE201310UV02</w:t>
            </w:r>
          </w:p>
          <w:p w14:paraId="514AF466" w14:textId="77777777" w:rsidR="007A1F44" w:rsidRPr="00A03C55" w:rsidRDefault="007A1F44" w:rsidP="00971004">
            <w:pPr>
              <w:pStyle w:val="TableEntry"/>
              <w:rPr>
                <w:noProof w:val="0"/>
              </w:rPr>
            </w:pPr>
            <w:r w:rsidRPr="00A03C55">
              <w:rPr>
                <w:noProof w:val="0"/>
              </w:rPr>
              <w:t>There SHALL be zero or one RegistrationEvents present in this message.</w:t>
            </w:r>
          </w:p>
          <w:p w14:paraId="438EBF40" w14:textId="77777777" w:rsidR="007A1F44" w:rsidRPr="00A03C55" w:rsidRDefault="007A1F44" w:rsidP="00971004">
            <w:pPr>
              <w:pStyle w:val="TableEntry"/>
              <w:rPr>
                <w:noProof w:val="0"/>
              </w:rPr>
            </w:pPr>
            <w:r w:rsidRPr="00A03C55">
              <w:rPr>
                <w:noProof w:val="0"/>
              </w:rPr>
              <w:t>If a RegistrationEvent is part of the message, there SHALL be exactly one Patient role present in the payload.</w:t>
            </w:r>
          </w:p>
          <w:p w14:paraId="564BDE0E" w14:textId="77777777" w:rsidR="007A1F44" w:rsidRPr="00A03C55" w:rsidRDefault="007A1F44" w:rsidP="00971004">
            <w:pPr>
              <w:pStyle w:val="TableEntry"/>
              <w:rPr>
                <w:noProof w:val="0"/>
              </w:rPr>
            </w:pPr>
            <w:r w:rsidRPr="00A03C55">
              <w:rPr>
                <w:noProof w:val="0"/>
              </w:rPr>
              <w:t>There SHALL be no replacementOf act-relationship present in this message</w:t>
            </w:r>
          </w:p>
          <w:p w14:paraId="379296D4" w14:textId="77777777" w:rsidR="007A1F44" w:rsidRPr="00A03C55" w:rsidRDefault="007A1F44" w:rsidP="00971004">
            <w:pPr>
              <w:pStyle w:val="TableEntry"/>
              <w:rPr>
                <w:noProof w:val="0"/>
              </w:rPr>
            </w:pPr>
            <w:r w:rsidRPr="00A03C55">
              <w:rPr>
                <w:noProof w:val="0"/>
              </w:rPr>
              <w:t>There SHALL be a QueryByParameter copy of the original query.</w:t>
            </w:r>
          </w:p>
        </w:tc>
      </w:tr>
    </w:tbl>
    <w:p w14:paraId="5CF50304" w14:textId="77777777" w:rsidR="007A1F44" w:rsidRPr="00A03C55" w:rsidRDefault="007A1F44" w:rsidP="00971004">
      <w:pPr>
        <w:pStyle w:val="BodyText"/>
        <w:rPr>
          <w:rStyle w:val="BodyTextCharChar1"/>
          <w:noProof w:val="0"/>
        </w:rPr>
      </w:pPr>
    </w:p>
    <w:p w14:paraId="3E819A8D" w14:textId="4D9BED0D" w:rsidR="007A1F44" w:rsidRPr="00A03C55" w:rsidRDefault="007A1F44" w:rsidP="00971004">
      <w:pPr>
        <w:pStyle w:val="BodyText"/>
      </w:pPr>
      <w:r w:rsidRPr="00A03C55">
        <w:rPr>
          <w:rStyle w:val="BodyTextCharChar1"/>
          <w:noProof w:val="0"/>
        </w:rPr>
        <w:t xml:space="preserve">The composite message schemas which describe the full payload of this interaction, including the wrappers, can be found </w:t>
      </w:r>
      <w:del w:id="1411" w:author="Lynn Felhofer" w:date="2020-03-23T16:17:00Z">
        <w:r w:rsidRPr="00A03C55" w:rsidDel="00392918">
          <w:rPr>
            <w:rStyle w:val="BodyTextCharChar1"/>
            <w:noProof w:val="0"/>
          </w:rPr>
          <w:delText xml:space="preserve">online on the </w:delText>
        </w:r>
      </w:del>
      <w:del w:id="1412" w:author="Lynn Felhofer" w:date="2020-03-23T15:52:00Z">
        <w:r w:rsidRPr="00A03C55" w:rsidDel="00FD6681">
          <w:rPr>
            <w:rStyle w:val="BodyTextCharChar1"/>
            <w:noProof w:val="0"/>
          </w:rPr>
          <w:delText>IHE FTP site</w:delText>
        </w:r>
      </w:del>
      <w:del w:id="1413" w:author="Lynn Felhofer" w:date="2020-03-23T16:17:00Z">
        <w:r w:rsidRPr="00A03C55" w:rsidDel="00392918">
          <w:rPr>
            <w:rStyle w:val="BodyTextCharChar1"/>
            <w:noProof w:val="0"/>
          </w:rPr>
          <w:delText>,</w:delText>
        </w:r>
      </w:del>
      <w:ins w:id="1414" w:author="Lynn Felhofer" w:date="2020-03-23T16:17:00Z">
        <w:r w:rsidR="00392918">
          <w:rPr>
            <w:rStyle w:val="BodyTextCharChar1"/>
            <w:noProof w:val="0"/>
          </w:rPr>
          <w:t xml:space="preserve">online: </w:t>
        </w:r>
      </w:ins>
      <w:r w:rsidRPr="00A03C55">
        <w:rPr>
          <w:rStyle w:val="BodyTextCharChar1"/>
          <w:noProof w:val="0"/>
        </w:rPr>
        <w:t xml:space="preserve"> see ITI TF-2x: Appendix W</w:t>
      </w:r>
      <w:r w:rsidR="00957CD8" w:rsidRPr="00A03C55">
        <w:rPr>
          <w:rStyle w:val="BodyTextCharChar1"/>
          <w:noProof w:val="0"/>
        </w:rPr>
        <w:t xml:space="preserve">. </w:t>
      </w:r>
      <w:r w:rsidR="004603C7" w:rsidRPr="00A03C55">
        <w:rPr>
          <w:rStyle w:val="BodyTextCharChar1"/>
          <w:noProof w:val="0"/>
        </w:rPr>
        <w:t>T</w:t>
      </w:r>
      <w:r w:rsidRPr="00A03C55">
        <w:rPr>
          <w:rStyle w:val="BodyTextCharChar1"/>
          <w:noProof w:val="0"/>
        </w:rPr>
        <w:t>he schema from the HL7 V3 2008 Normative Edition are at</w:t>
      </w:r>
      <w:r w:rsidRPr="00A03C55">
        <w:rPr>
          <w:rStyle w:val="BodyTextCharChar1"/>
          <w:noProof w:val="0"/>
        </w:rPr>
        <w:br/>
      </w:r>
      <w:r w:rsidRPr="00A03C55">
        <w:rPr>
          <w:rStyle w:val="Hyperlink"/>
        </w:rPr>
        <w:t>Edition2008/processable/multicacheschemas/PRPA_IN201310UV02.xsd).</w:t>
      </w:r>
    </w:p>
    <w:p w14:paraId="0D12F4D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5" w:name="_Toc169692731"/>
      <w:r w:rsidRPr="00A03C55">
        <w:rPr>
          <w:noProof w:val="0"/>
        </w:rPr>
        <w:t>3.45.4.2.2.4 Web Services Types and Messages</w:t>
      </w:r>
      <w:bookmarkEnd w:id="1415"/>
    </w:p>
    <w:p w14:paraId="2B484309" w14:textId="77777777" w:rsidR="007A1F44" w:rsidRPr="00A03C55" w:rsidRDefault="007A1F44" w:rsidP="00971004">
      <w:pPr>
        <w:pStyle w:val="BodyText"/>
      </w:pPr>
      <w:r w:rsidRPr="00A03C55">
        <w:t xml:space="preserve">Since this is a response to a query, please see </w:t>
      </w:r>
      <w:r w:rsidR="00292B01" w:rsidRPr="00A03C55">
        <w:t>Section</w:t>
      </w:r>
      <w:r w:rsidRPr="00A03C55">
        <w:t xml:space="preserve"> 3.45.4.1.2.4 for the web services components of this message.</w:t>
      </w:r>
    </w:p>
    <w:p w14:paraId="0E408312"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16" w:name="_Toc169692732"/>
      <w:r w:rsidRPr="00A03C55">
        <w:rPr>
          <w:noProof w:val="0"/>
        </w:rPr>
        <w:lastRenderedPageBreak/>
        <w:t xml:space="preserve">3.45.4.2.3 Expected Actions - Patient Identifier Cross-reference Manager </w:t>
      </w:r>
      <w:bookmarkEnd w:id="1416"/>
    </w:p>
    <w:p w14:paraId="5BF0F200" w14:textId="6D549B04" w:rsidR="007A1F44" w:rsidRPr="00A03C55" w:rsidRDefault="007A1F44" w:rsidP="00971004">
      <w:pPr>
        <w:pStyle w:val="BodyText"/>
      </w:pPr>
      <w:r w:rsidRPr="00A03C55">
        <w:t>The Patient Identifier Cross-reference Manager shall return the attributes within the message that are required by the HL7 standard, as shown in Figure 3.45.4.2.2</w:t>
      </w:r>
      <w:r w:rsidR="00A14D0E" w:rsidRPr="00A03C55">
        <w:t>.2</w:t>
      </w:r>
      <w:r w:rsidRPr="00A03C55">
        <w:t>-1.</w:t>
      </w:r>
    </w:p>
    <w:p w14:paraId="4580C723" w14:textId="77777777" w:rsidR="007A1F44" w:rsidRPr="00A03C55" w:rsidRDefault="007A1F44" w:rsidP="00971004">
      <w:pPr>
        <w:pStyle w:val="BodyText"/>
      </w:pPr>
      <w:r w:rsidRPr="00A03C55">
        <w:t xml:space="preserve">A RegistrationEvent, and the associated Patient class are returned only when the Patient Identifier Cross-reference Manager recognizes the specified Patient ID in the query parameter, and an identifier exists for the specified patient in at least one other domain. </w:t>
      </w:r>
      <w:r w:rsidRPr="00A03C55">
        <w:rPr>
          <w:iCs/>
        </w:rPr>
        <w:t xml:space="preserve">The Patient Identifier Cross-reference Manager </w:t>
      </w:r>
      <w:r w:rsidRPr="00A03C55">
        <w:t>shall use at one or more Patient.id attributes (and, optionally, zero or more OtherIDs.id attributes) to convey the patient IDs which uniquely identify the patient within each Patient Identification Domain. The identifiers are captured using an Instance Identifier (II) data type. See ITI TF-2x: Appendix E for a detailed description of the use of the II data type for patient identifiers.</w:t>
      </w:r>
    </w:p>
    <w:p w14:paraId="78645B15" w14:textId="787E60F7" w:rsidR="007A1F44" w:rsidRPr="00A03C55" w:rsidRDefault="007A1F44" w:rsidP="00971004">
      <w:pPr>
        <w:pStyle w:val="BodyText"/>
      </w:pPr>
      <w:r w:rsidRPr="00A03C55">
        <w:t>It is wholly the responsibility of the Patient Identifier Cross-reference Manager to perform the matching of patient identifiers based on the patient identifier it receives. The information provided by the Patient Identifier Cross-reference Manager to the Patient Identifier Cross-reference Consumer is a list of cross-referenced identifiers in one or more of the domains managed by the Patient Identifier Cross-reference Manager, in addition to the original identifier used in the query. The identifier used in the query is returned only in the copy of the QueryByParameter parameter list. 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framework. Possible matches should not be communicated until the healthcare institution policies and processes embodied in the Patient Identifier Cross-reference Manager reach a positive matching decision.</w:t>
      </w:r>
    </w:p>
    <w:p w14:paraId="3D073EDF" w14:textId="77777777" w:rsidR="007A1F44" w:rsidRPr="00A03C55" w:rsidRDefault="007A1F44" w:rsidP="00971004">
      <w:pPr>
        <w:pStyle w:val="BodyText"/>
      </w:pPr>
      <w:r w:rsidRPr="00A03C55">
        <w:t>The Patient Identifier Cross-reference Manager shall respond to the query request as described by the following 6 cases:</w:t>
      </w:r>
    </w:p>
    <w:p w14:paraId="5A03CFCB" w14:textId="77777777" w:rsidR="007A1F44" w:rsidRPr="00A03C55" w:rsidRDefault="007A1F44" w:rsidP="00971004">
      <w:pPr>
        <w:pStyle w:val="BodyText"/>
      </w:pPr>
      <w:r w:rsidRPr="00A03C55">
        <w:rPr>
          <w:b/>
          <w:bCs/>
        </w:rPr>
        <w:t>Case 1</w:t>
      </w:r>
      <w:r w:rsidRPr="00A03C55">
        <w:t>: The Patient Identifier Cross-reference Manager recognizes the specified Patient ID sent by the Patient Identifier Cross-reference Consumer in PatientIdentifier.value, and corresponding identifiers exist for the specified patient in at least one of the domains requested in DataSource.value (one identifier per domain). (See Case 6 below for the required behavior if there are multiple identifiers recognized within a given Identifier Domain by the Patient Identifier Cross-reference Manager.)</w:t>
      </w:r>
    </w:p>
    <w:p w14:paraId="5F479654" w14:textId="77777777" w:rsidR="007A1F44" w:rsidRPr="00A03C55" w:rsidRDefault="007A1F44" w:rsidP="00971004">
      <w:pPr>
        <w:pStyle w:val="BodyText"/>
      </w:pPr>
      <w:r w:rsidRPr="00A03C55">
        <w:rPr>
          <w:b/>
          <w:bCs/>
        </w:rPr>
        <w:t>AA</w:t>
      </w:r>
      <w:r w:rsidRPr="00A03C55">
        <w:t xml:space="preserve"> (application accept) is returned in Acknowledgement.typeCode (transmission wrapper).</w:t>
      </w:r>
    </w:p>
    <w:p w14:paraId="585F10D2" w14:textId="77777777" w:rsidR="007A1F44" w:rsidRPr="00A03C55" w:rsidRDefault="007A1F44" w:rsidP="00971004">
      <w:pPr>
        <w:pStyle w:val="BodyText"/>
      </w:pPr>
      <w:r w:rsidRPr="00A03C55">
        <w:rPr>
          <w:b/>
          <w:bCs/>
        </w:rPr>
        <w:t>OK</w:t>
      </w:r>
      <w:r w:rsidRPr="00A03C55">
        <w:t xml:space="preserve"> (data found, no errors) is returned in QueryAck.queryResponseCode (control act wrapper).</w:t>
      </w:r>
    </w:p>
    <w:p w14:paraId="52152F3D" w14:textId="77777777" w:rsidR="007A1F44" w:rsidRPr="00A03C55" w:rsidRDefault="007A1F44" w:rsidP="00971004">
      <w:pPr>
        <w:pStyle w:val="BodyText"/>
      </w:pPr>
      <w:r w:rsidRPr="00A03C55">
        <w:t xml:space="preserve">A single RegistrationEvent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QueryByParameter parameter list (control act wrapper). </w:t>
      </w:r>
    </w:p>
    <w:p w14:paraId="11C22708" w14:textId="77777777" w:rsidR="007A1F44" w:rsidRPr="00A03C55" w:rsidRDefault="007A1F44" w:rsidP="00971004">
      <w:pPr>
        <w:pStyle w:val="BodyText"/>
      </w:pPr>
      <w:r w:rsidRPr="00A03C55">
        <w:rPr>
          <w:b/>
          <w:bCs/>
        </w:rPr>
        <w:t>Case 2</w:t>
      </w:r>
      <w:r w:rsidRPr="00A03C55">
        <w:t xml:space="preserve">: The Patient Identifier Cross-reference Manager recognizes the specified Patient ID sent by the Patient Identifier Cross-reference Consumer in PatientIdentifier.value, there are no </w:t>
      </w:r>
      <w:r w:rsidRPr="00A03C55">
        <w:lastRenderedPageBreak/>
        <w:t>specific domains requested in the query (no DataSource parameters are present), and corresponding identifiers exist for the specified patient in at least one other domain known to the Patient Identifier Cross-reference Manager (one identifier per domain).</w:t>
      </w:r>
    </w:p>
    <w:p w14:paraId="606018A6" w14:textId="77777777" w:rsidR="007A1F44" w:rsidRPr="00A03C55" w:rsidRDefault="007A1F44" w:rsidP="00971004">
      <w:pPr>
        <w:pStyle w:val="BodyText"/>
      </w:pPr>
      <w:r w:rsidRPr="00A03C55">
        <w:rPr>
          <w:b/>
          <w:bCs/>
        </w:rPr>
        <w:t>AA</w:t>
      </w:r>
      <w:r w:rsidRPr="00A03C55">
        <w:t xml:space="preserve"> (application accept) is returned in Acknowledgement.typeCode (transmission wrapper).</w:t>
      </w:r>
    </w:p>
    <w:p w14:paraId="619E81BA" w14:textId="77777777" w:rsidR="007A1F44" w:rsidRPr="00A03C55" w:rsidRDefault="007A1F44" w:rsidP="00971004">
      <w:pPr>
        <w:pStyle w:val="BodyText"/>
      </w:pPr>
      <w:r w:rsidRPr="00A03C55">
        <w:rPr>
          <w:b/>
          <w:bCs/>
        </w:rPr>
        <w:t>OK</w:t>
      </w:r>
      <w:r w:rsidRPr="00A03C55">
        <w:t xml:space="preserve"> (data found, no errors) is returned in QueryAck.queryResponseCode (control act wrapper).</w:t>
      </w:r>
    </w:p>
    <w:p w14:paraId="18E3AC37" w14:textId="77777777" w:rsidR="007A1F44" w:rsidRPr="00A03C55" w:rsidRDefault="007A1F44" w:rsidP="00971004">
      <w:pPr>
        <w:pStyle w:val="BodyText"/>
      </w:pPr>
      <w:r w:rsidRPr="00A03C55">
        <w:t>A single RegistrationEvent class is returned, where at least one of the identifiers, which the Patient Identifier Cross-reference Manager did recognize as belonging to a domain different from the domain of the queried-for patient identifier, is returned in Patient.id. Subsequent such identifiers, if any, are returned in either Patient.id or OtherIDs.id, not including the queried-for patient identifier, which is returned in the QueryByParameter parameter list (control act wrapper).</w:t>
      </w:r>
    </w:p>
    <w:p w14:paraId="7152862E" w14:textId="77777777" w:rsidR="007A1F44" w:rsidRPr="00A03C55" w:rsidRDefault="007A1F44" w:rsidP="00971004">
      <w:pPr>
        <w:pStyle w:val="BodyText"/>
      </w:pPr>
      <w:r w:rsidRPr="00A03C55">
        <w:rPr>
          <w:b/>
          <w:bCs/>
        </w:rPr>
        <w:t>Case 3</w:t>
      </w:r>
      <w:r w:rsidRPr="00A03C55">
        <w:t xml:space="preserve">: The Patient Identifier Cross-reference Manager recognizes the specified Patient ID sent in PatientIdentifier.value, but no identifier exists for that patient in any of the domains sent in DataSource.value. </w:t>
      </w:r>
    </w:p>
    <w:p w14:paraId="05F28881" w14:textId="77777777" w:rsidR="007A1F44" w:rsidRPr="00A03C55" w:rsidRDefault="007A1F44" w:rsidP="00971004">
      <w:pPr>
        <w:pStyle w:val="BodyText"/>
      </w:pPr>
      <w:r w:rsidRPr="00A03C55">
        <w:rPr>
          <w:b/>
          <w:bCs/>
        </w:rPr>
        <w:t>AA</w:t>
      </w:r>
      <w:r w:rsidRPr="00A03C55">
        <w:t xml:space="preserve"> (application accept) is returned in Acknowledgement.typeCode (transmission wrapper).</w:t>
      </w:r>
    </w:p>
    <w:p w14:paraId="446B5EA8" w14:textId="77777777" w:rsidR="007A1F44" w:rsidRPr="00A03C55" w:rsidRDefault="007A1F44" w:rsidP="00971004">
      <w:pPr>
        <w:pStyle w:val="BodyText"/>
      </w:pPr>
      <w:r w:rsidRPr="00A03C55">
        <w:rPr>
          <w:b/>
          <w:bCs/>
        </w:rPr>
        <w:t>NF</w:t>
      </w:r>
      <w:r w:rsidRPr="00A03C55">
        <w:t xml:space="preserve"> (no data found, no errors) is returned in QueryAck.queryResponseCode (control act wrapper).</w:t>
      </w:r>
    </w:p>
    <w:p w14:paraId="661B29CC" w14:textId="77777777" w:rsidR="007A1F44" w:rsidRPr="00A03C55" w:rsidRDefault="007A1F44" w:rsidP="00971004">
      <w:pPr>
        <w:pStyle w:val="BodyText"/>
      </w:pPr>
      <w:r w:rsidRPr="00A03C55">
        <w:t>No RegistrationEvent is returned.</w:t>
      </w:r>
    </w:p>
    <w:p w14:paraId="3B1F5DFD" w14:textId="77777777" w:rsidR="007A1F44" w:rsidRPr="00A03C55" w:rsidRDefault="007A1F44" w:rsidP="00971004">
      <w:pPr>
        <w:pStyle w:val="BodyText"/>
      </w:pPr>
      <w:r w:rsidRPr="00A03C55">
        <w:t xml:space="preserve">The queried-for patient identifier is returned in the QueryByParameter parameter list (control act wrapper). </w:t>
      </w:r>
    </w:p>
    <w:p w14:paraId="3D657572" w14:textId="77777777" w:rsidR="007A1F44" w:rsidRPr="00A03C55" w:rsidRDefault="007A1F44" w:rsidP="00971004">
      <w:pPr>
        <w:pStyle w:val="BodyText"/>
      </w:pPr>
      <w:r w:rsidRPr="00A03C55">
        <w:rPr>
          <w:b/>
          <w:bCs/>
        </w:rPr>
        <w:t>Case 4</w:t>
      </w:r>
      <w:r w:rsidRPr="00A03C55">
        <w:t>: The Patient Identifier Cross-reference Manager does not recognize the Patient ID sent in the PatientIdentifier.value.</w:t>
      </w:r>
    </w:p>
    <w:p w14:paraId="78577BA4" w14:textId="77777777" w:rsidR="007A1F44" w:rsidRPr="00A03C55" w:rsidRDefault="007A1F44" w:rsidP="00971004">
      <w:pPr>
        <w:pStyle w:val="BodyText"/>
      </w:pPr>
      <w:r w:rsidRPr="00A03C55">
        <w:rPr>
          <w:b/>
          <w:bCs/>
        </w:rPr>
        <w:t>AE</w:t>
      </w:r>
      <w:r w:rsidRPr="00A03C55">
        <w:t xml:space="preserve"> (application error) is returned in Acknowledgement.typeCode (transmission wrapper) and in QueryAck.queryResponseCode (control act wrapper).</w:t>
      </w:r>
    </w:p>
    <w:p w14:paraId="4F2F2BA1" w14:textId="77777777" w:rsidR="007A1F44" w:rsidRPr="00A03C55" w:rsidRDefault="007A1F44" w:rsidP="00971004">
      <w:pPr>
        <w:pStyle w:val="BodyText"/>
      </w:pPr>
      <w:r w:rsidRPr="00A03C55">
        <w:t>No RegistrationEvent is returned.</w:t>
      </w:r>
    </w:p>
    <w:p w14:paraId="5FA98C70" w14:textId="77777777" w:rsidR="007A1F44" w:rsidRPr="00A03C55" w:rsidRDefault="007A1F44" w:rsidP="00971004">
      <w:pPr>
        <w:pStyle w:val="BodyText"/>
      </w:pPr>
      <w:r w:rsidRPr="00A03C55">
        <w:t>The queried-for patient identifier is returned in the QueryByParameter parameter list (control act wrapper).</w:t>
      </w:r>
    </w:p>
    <w:p w14:paraId="067D936F" w14:textId="77777777" w:rsidR="007A1F44" w:rsidRPr="00A03C55" w:rsidRDefault="007A1F44" w:rsidP="00971004">
      <w:pPr>
        <w:pStyle w:val="BodyText"/>
      </w:pPr>
      <w:r w:rsidRPr="00A03C55">
        <w:t>An AcknowledgmentDetail class is returned in which the attributes typeCode, code, and location are valued as follows.</w:t>
      </w:r>
    </w:p>
    <w:p w14:paraId="1A8DCEA3" w14:textId="77777777" w:rsidR="007A1F44" w:rsidRPr="00A03C55" w:rsidRDefault="007A1F44" w:rsidP="00971004">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634"/>
      </w:tblGrid>
      <w:tr w:rsidR="007A1F44" w:rsidRPr="00A03C55" w14:paraId="605BA3DC" w14:textId="77777777">
        <w:trPr>
          <w:cantSplit/>
          <w:trHeight w:val="305"/>
          <w:tblHeader/>
          <w:jc w:val="center"/>
        </w:trPr>
        <w:tc>
          <w:tcPr>
            <w:tcW w:w="0" w:type="auto"/>
            <w:shd w:val="clear" w:color="auto" w:fill="D9D9D9"/>
          </w:tcPr>
          <w:p w14:paraId="4D3CF75D" w14:textId="77777777" w:rsidR="007A1F44" w:rsidRPr="00A03C55" w:rsidRDefault="007A1F44" w:rsidP="00A063AC">
            <w:pPr>
              <w:pStyle w:val="TableEntryHeader"/>
              <w:rPr>
                <w:noProof w:val="0"/>
              </w:rPr>
            </w:pPr>
            <w:r w:rsidRPr="00A03C55">
              <w:rPr>
                <w:noProof w:val="0"/>
              </w:rPr>
              <w:t>Attribute</w:t>
            </w:r>
          </w:p>
        </w:tc>
        <w:tc>
          <w:tcPr>
            <w:tcW w:w="0" w:type="auto"/>
            <w:shd w:val="clear" w:color="auto" w:fill="D9D9D9"/>
          </w:tcPr>
          <w:p w14:paraId="36EA94CF" w14:textId="77777777" w:rsidR="007A1F44" w:rsidRPr="00A03C55" w:rsidRDefault="007A1F44" w:rsidP="00A53067">
            <w:pPr>
              <w:pStyle w:val="TableEntryHeader"/>
              <w:rPr>
                <w:noProof w:val="0"/>
              </w:rPr>
            </w:pPr>
            <w:r w:rsidRPr="00A03C55">
              <w:rPr>
                <w:noProof w:val="0"/>
              </w:rPr>
              <w:t>VALUE</w:t>
            </w:r>
          </w:p>
        </w:tc>
      </w:tr>
      <w:tr w:rsidR="007A1F44" w:rsidRPr="00A03C55" w14:paraId="4CDCAD07" w14:textId="77777777">
        <w:trPr>
          <w:jc w:val="center"/>
        </w:trPr>
        <w:tc>
          <w:tcPr>
            <w:tcW w:w="0" w:type="auto"/>
          </w:tcPr>
          <w:p w14:paraId="36AA26E2" w14:textId="77777777" w:rsidR="007A1F44" w:rsidRPr="00A03C55" w:rsidRDefault="007A1F44" w:rsidP="00971004">
            <w:pPr>
              <w:pStyle w:val="TableEntry"/>
              <w:rPr>
                <w:noProof w:val="0"/>
              </w:rPr>
            </w:pPr>
            <w:r w:rsidRPr="00A03C55">
              <w:rPr>
                <w:noProof w:val="0"/>
              </w:rPr>
              <w:t>typeCode</w:t>
            </w:r>
          </w:p>
        </w:tc>
        <w:tc>
          <w:tcPr>
            <w:tcW w:w="0" w:type="auto"/>
          </w:tcPr>
          <w:p w14:paraId="38A27E86" w14:textId="77777777" w:rsidR="007A1F44" w:rsidRPr="00A03C55" w:rsidRDefault="007A1F44" w:rsidP="00971004">
            <w:pPr>
              <w:pStyle w:val="TableEntry"/>
              <w:rPr>
                <w:noProof w:val="0"/>
              </w:rPr>
            </w:pPr>
            <w:r w:rsidRPr="00A03C55">
              <w:rPr>
                <w:noProof w:val="0"/>
              </w:rPr>
              <w:t>E</w:t>
            </w:r>
          </w:p>
        </w:tc>
      </w:tr>
      <w:tr w:rsidR="007A1F44" w:rsidRPr="00A03C55" w14:paraId="7F5455EB" w14:textId="77777777">
        <w:trPr>
          <w:jc w:val="center"/>
        </w:trPr>
        <w:tc>
          <w:tcPr>
            <w:tcW w:w="0" w:type="auto"/>
          </w:tcPr>
          <w:p w14:paraId="48E6B0EC" w14:textId="77777777" w:rsidR="007A1F44" w:rsidRPr="00A03C55" w:rsidRDefault="007A1F44" w:rsidP="00971004">
            <w:pPr>
              <w:pStyle w:val="TableEntry"/>
              <w:rPr>
                <w:noProof w:val="0"/>
              </w:rPr>
            </w:pPr>
            <w:r w:rsidRPr="00A03C55">
              <w:rPr>
                <w:noProof w:val="0"/>
              </w:rPr>
              <w:t>code</w:t>
            </w:r>
          </w:p>
        </w:tc>
        <w:tc>
          <w:tcPr>
            <w:tcW w:w="0" w:type="auto"/>
          </w:tcPr>
          <w:p w14:paraId="551E1D3B" w14:textId="77777777" w:rsidR="007A1F44" w:rsidRPr="00A03C55" w:rsidRDefault="007A1F44" w:rsidP="00971004">
            <w:pPr>
              <w:pStyle w:val="TableEntry"/>
              <w:rPr>
                <w:noProof w:val="0"/>
              </w:rPr>
            </w:pPr>
            <w:r w:rsidRPr="00A03C55">
              <w:rPr>
                <w:noProof w:val="0"/>
              </w:rPr>
              <w:t>204 (Unknown Key Identifier)</w:t>
            </w:r>
          </w:p>
        </w:tc>
      </w:tr>
      <w:tr w:rsidR="007A1F44" w:rsidRPr="00A03C55" w14:paraId="310D89A9" w14:textId="77777777">
        <w:trPr>
          <w:jc w:val="center"/>
        </w:trPr>
        <w:tc>
          <w:tcPr>
            <w:tcW w:w="0" w:type="auto"/>
          </w:tcPr>
          <w:p w14:paraId="61711161" w14:textId="77777777" w:rsidR="007A1F44" w:rsidRPr="00A03C55" w:rsidRDefault="007A1F44" w:rsidP="00971004">
            <w:pPr>
              <w:pStyle w:val="TableEntry"/>
              <w:rPr>
                <w:noProof w:val="0"/>
              </w:rPr>
            </w:pPr>
            <w:r w:rsidRPr="00A03C55">
              <w:rPr>
                <w:noProof w:val="0"/>
              </w:rPr>
              <w:t>location</w:t>
            </w:r>
          </w:p>
        </w:tc>
        <w:tc>
          <w:tcPr>
            <w:tcW w:w="0" w:type="auto"/>
          </w:tcPr>
          <w:p w14:paraId="49B49D90" w14:textId="77777777" w:rsidR="007A1F44" w:rsidRPr="00A03C55" w:rsidRDefault="007A1F44" w:rsidP="00971004">
            <w:pPr>
              <w:pStyle w:val="TableEntry"/>
              <w:rPr>
                <w:noProof w:val="0"/>
              </w:rPr>
            </w:pPr>
            <w:r w:rsidRPr="00A03C55">
              <w:rPr>
                <w:noProof w:val="0"/>
              </w:rPr>
              <w:t>XPath expression for the value element of the PatientIdentifier parameter</w:t>
            </w:r>
          </w:p>
        </w:tc>
      </w:tr>
    </w:tbl>
    <w:p w14:paraId="6AE64410" w14:textId="77777777" w:rsidR="00841D4C" w:rsidRPr="00A03C55" w:rsidRDefault="00841D4C" w:rsidP="00841D4C">
      <w:pPr>
        <w:pStyle w:val="BodyText"/>
      </w:pPr>
    </w:p>
    <w:p w14:paraId="6F66E4E5" w14:textId="590333C7" w:rsidR="007A1F44" w:rsidRPr="00A03C55" w:rsidRDefault="007A1F44" w:rsidP="00971004">
      <w:pPr>
        <w:pStyle w:val="BodyText"/>
      </w:pPr>
      <w:r w:rsidRPr="00A03C55">
        <w:rPr>
          <w:b/>
          <w:bCs/>
        </w:rPr>
        <w:t>Case 5</w:t>
      </w:r>
      <w:r w:rsidRPr="00A03C55">
        <w:t>: The Patient Identifier Cross-reference Manager does not recognize one or more of the Patient Identification Domains for which an identifier has been requested.</w:t>
      </w:r>
    </w:p>
    <w:p w14:paraId="5968107D" w14:textId="77777777" w:rsidR="007A1F44" w:rsidRPr="00A03C55" w:rsidRDefault="007A1F44" w:rsidP="00971004">
      <w:pPr>
        <w:pStyle w:val="BodyText"/>
      </w:pPr>
      <w:r w:rsidRPr="00A03C55">
        <w:rPr>
          <w:b/>
          <w:bCs/>
        </w:rPr>
        <w:lastRenderedPageBreak/>
        <w:t>AE</w:t>
      </w:r>
      <w:r w:rsidRPr="00A03C55">
        <w:t xml:space="preserve"> (application error) is returned in Acknowledgement.typeCode (transmission wrapper) and in QueryAck.queryResponseCode (control act wrapper).</w:t>
      </w:r>
    </w:p>
    <w:p w14:paraId="084D6973" w14:textId="77777777" w:rsidR="007A1F44" w:rsidRPr="00A03C55" w:rsidRDefault="007A1F44" w:rsidP="00971004">
      <w:pPr>
        <w:pStyle w:val="BodyText"/>
      </w:pPr>
      <w:r w:rsidRPr="00A03C55">
        <w:t>No RegistrationEvent is returned.</w:t>
      </w:r>
    </w:p>
    <w:p w14:paraId="1CD312AF" w14:textId="77777777" w:rsidR="007A1F44" w:rsidRPr="00A03C55" w:rsidRDefault="007A1F44" w:rsidP="00971004">
      <w:pPr>
        <w:pStyle w:val="BodyText"/>
      </w:pPr>
      <w:r w:rsidRPr="00A03C55">
        <w:t>The queried-for patient identification domains are returned in the QueryByParameter parameter list (control act wrapper).</w:t>
      </w:r>
    </w:p>
    <w:p w14:paraId="68807600" w14:textId="77777777" w:rsidR="007A1F44" w:rsidRPr="00A03C55" w:rsidRDefault="007A1F44" w:rsidP="00971004">
      <w:pPr>
        <w:pStyle w:val="BodyText"/>
      </w:pPr>
      <w:r w:rsidRPr="00A03C55">
        <w:t>For each domain that was not recognized, an AcknowledgmentDetail class is returned in which the attributes typeCode, code, and location are valued as follows:</w:t>
      </w:r>
    </w:p>
    <w:p w14:paraId="233BC135" w14:textId="77777777" w:rsidR="007A1F44" w:rsidRPr="00A03C55"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304"/>
      </w:tblGrid>
      <w:tr w:rsidR="007A1F44" w:rsidRPr="00A03C55" w14:paraId="646FF425" w14:textId="77777777" w:rsidTr="00ED4370">
        <w:trPr>
          <w:cantSplit/>
          <w:tblHeader/>
          <w:jc w:val="center"/>
        </w:trPr>
        <w:tc>
          <w:tcPr>
            <w:tcW w:w="0" w:type="auto"/>
            <w:shd w:val="clear" w:color="auto" w:fill="D9D9D9"/>
          </w:tcPr>
          <w:p w14:paraId="466FD49D" w14:textId="77777777" w:rsidR="007A1F44" w:rsidRPr="00A03C55" w:rsidRDefault="007A1F44" w:rsidP="00A063AC">
            <w:pPr>
              <w:pStyle w:val="TableEntryHeader"/>
              <w:rPr>
                <w:noProof w:val="0"/>
              </w:rPr>
            </w:pPr>
            <w:r w:rsidRPr="00A03C55">
              <w:rPr>
                <w:noProof w:val="0"/>
              </w:rPr>
              <w:t>Attribute</w:t>
            </w:r>
          </w:p>
        </w:tc>
        <w:tc>
          <w:tcPr>
            <w:tcW w:w="0" w:type="auto"/>
            <w:shd w:val="clear" w:color="auto" w:fill="D9D9D9"/>
          </w:tcPr>
          <w:p w14:paraId="4B3C5404" w14:textId="77777777" w:rsidR="007A1F44" w:rsidRPr="00A03C55" w:rsidRDefault="007A1F44" w:rsidP="00A53067">
            <w:pPr>
              <w:pStyle w:val="TableEntryHeader"/>
              <w:rPr>
                <w:noProof w:val="0"/>
              </w:rPr>
            </w:pPr>
            <w:r w:rsidRPr="00A03C55">
              <w:rPr>
                <w:noProof w:val="0"/>
              </w:rPr>
              <w:t>VALUE</w:t>
            </w:r>
          </w:p>
        </w:tc>
      </w:tr>
      <w:tr w:rsidR="007A1F44" w:rsidRPr="00A03C55" w14:paraId="11DB7F8D" w14:textId="77777777" w:rsidTr="00ED4370">
        <w:trPr>
          <w:jc w:val="center"/>
        </w:trPr>
        <w:tc>
          <w:tcPr>
            <w:tcW w:w="0" w:type="auto"/>
          </w:tcPr>
          <w:p w14:paraId="35F60F5A" w14:textId="77777777" w:rsidR="007A1F44" w:rsidRPr="00A03C55" w:rsidRDefault="007A1F44" w:rsidP="00971004">
            <w:pPr>
              <w:pStyle w:val="TableEntry"/>
              <w:rPr>
                <w:noProof w:val="0"/>
              </w:rPr>
            </w:pPr>
            <w:r w:rsidRPr="00A03C55">
              <w:rPr>
                <w:noProof w:val="0"/>
              </w:rPr>
              <w:t>typeCode</w:t>
            </w:r>
          </w:p>
        </w:tc>
        <w:tc>
          <w:tcPr>
            <w:tcW w:w="0" w:type="auto"/>
          </w:tcPr>
          <w:p w14:paraId="3BB7B65A" w14:textId="77777777" w:rsidR="007A1F44" w:rsidRPr="00A03C55" w:rsidRDefault="007A1F44" w:rsidP="00971004">
            <w:pPr>
              <w:pStyle w:val="TableEntry"/>
              <w:rPr>
                <w:noProof w:val="0"/>
              </w:rPr>
            </w:pPr>
            <w:r w:rsidRPr="00A03C55">
              <w:rPr>
                <w:noProof w:val="0"/>
              </w:rPr>
              <w:t>E</w:t>
            </w:r>
          </w:p>
        </w:tc>
      </w:tr>
      <w:tr w:rsidR="007A1F44" w:rsidRPr="00A03C55" w14:paraId="003E9816" w14:textId="77777777" w:rsidTr="00ED4370">
        <w:trPr>
          <w:jc w:val="center"/>
        </w:trPr>
        <w:tc>
          <w:tcPr>
            <w:tcW w:w="0" w:type="auto"/>
          </w:tcPr>
          <w:p w14:paraId="2CB90A6F" w14:textId="77777777" w:rsidR="007A1F44" w:rsidRPr="00A03C55" w:rsidRDefault="007A1F44" w:rsidP="00971004">
            <w:pPr>
              <w:pStyle w:val="TableEntry"/>
              <w:rPr>
                <w:noProof w:val="0"/>
              </w:rPr>
            </w:pPr>
            <w:r w:rsidRPr="00A03C55">
              <w:rPr>
                <w:noProof w:val="0"/>
              </w:rPr>
              <w:t>Code</w:t>
            </w:r>
          </w:p>
        </w:tc>
        <w:tc>
          <w:tcPr>
            <w:tcW w:w="0" w:type="auto"/>
          </w:tcPr>
          <w:p w14:paraId="51D1FF5E" w14:textId="77777777" w:rsidR="007A1F44" w:rsidRPr="00A03C55" w:rsidRDefault="007A1F44" w:rsidP="00971004">
            <w:pPr>
              <w:pStyle w:val="TableEntry"/>
              <w:rPr>
                <w:noProof w:val="0"/>
              </w:rPr>
            </w:pPr>
            <w:r w:rsidRPr="00A03C55">
              <w:rPr>
                <w:noProof w:val="0"/>
              </w:rPr>
              <w:t>204 (Unknown Key Identifier)</w:t>
            </w:r>
          </w:p>
        </w:tc>
      </w:tr>
      <w:tr w:rsidR="007A1F44" w:rsidRPr="00A03C55" w14:paraId="1D081ECB" w14:textId="77777777" w:rsidTr="00ED4370">
        <w:trPr>
          <w:jc w:val="center"/>
        </w:trPr>
        <w:tc>
          <w:tcPr>
            <w:tcW w:w="0" w:type="auto"/>
          </w:tcPr>
          <w:p w14:paraId="7C5D3CC9" w14:textId="77777777" w:rsidR="007A1F44" w:rsidRPr="00A03C55" w:rsidRDefault="007A1F44" w:rsidP="00971004">
            <w:pPr>
              <w:pStyle w:val="TableEntry"/>
              <w:rPr>
                <w:noProof w:val="0"/>
              </w:rPr>
            </w:pPr>
            <w:r w:rsidRPr="00A03C55">
              <w:rPr>
                <w:noProof w:val="0"/>
              </w:rPr>
              <w:t>Location</w:t>
            </w:r>
          </w:p>
        </w:tc>
        <w:tc>
          <w:tcPr>
            <w:tcW w:w="0" w:type="auto"/>
          </w:tcPr>
          <w:p w14:paraId="1FF1DF16" w14:textId="77777777" w:rsidR="007A1F44" w:rsidRPr="00A03C55" w:rsidRDefault="007A1F44" w:rsidP="00971004">
            <w:pPr>
              <w:pStyle w:val="TableEntry"/>
              <w:rPr>
                <w:noProof w:val="0"/>
              </w:rPr>
            </w:pPr>
            <w:r w:rsidRPr="00A03C55">
              <w:rPr>
                <w:noProof w:val="0"/>
              </w:rPr>
              <w:t>XPath expression for the value element of the DataSource parameter</w:t>
            </w:r>
            <w:r w:rsidRPr="00A03C55">
              <w:rPr>
                <w:noProof w:val="0"/>
              </w:rPr>
              <w:br/>
              <w:t>(which includes the repetition number of the parameter)</w:t>
            </w:r>
          </w:p>
        </w:tc>
      </w:tr>
    </w:tbl>
    <w:p w14:paraId="0F4A236E" w14:textId="77777777" w:rsidR="00841D4C" w:rsidRPr="00A03C55" w:rsidRDefault="00841D4C" w:rsidP="00841D4C">
      <w:pPr>
        <w:pStyle w:val="BodyText"/>
      </w:pPr>
    </w:p>
    <w:p w14:paraId="5B921661" w14:textId="354ABD3A" w:rsidR="007A1F44" w:rsidRPr="00A03C55" w:rsidRDefault="007A1F44" w:rsidP="00971004">
      <w:pPr>
        <w:pStyle w:val="BodyText"/>
      </w:pPr>
      <w:r w:rsidRPr="00A03C55">
        <w:rPr>
          <w:b/>
          <w:bCs/>
        </w:rPr>
        <w:t>Case 6</w:t>
      </w:r>
      <w:r w:rsidRPr="00A03C55">
        <w:t>: The Patient Identifier Cross-reference Manager recognizes the specified Patient ID sent by the Patient Identifier Cross-reference Consumer in PatientIdentifier.value, and corresponding identifiers exist for the specified patient in at least one of the domains requested in DataSource.value, and there are multiple identifiers within at least one of the requested domains.</w:t>
      </w:r>
    </w:p>
    <w:p w14:paraId="0E716FC4" w14:textId="77777777" w:rsidR="007A1F44" w:rsidRPr="00A03C55" w:rsidRDefault="007A1F44" w:rsidP="00971004">
      <w:pPr>
        <w:pStyle w:val="BodyText"/>
      </w:pPr>
      <w:r w:rsidRPr="00A03C55">
        <w:rPr>
          <w:b/>
          <w:bCs/>
        </w:rPr>
        <w:t>AA</w:t>
      </w:r>
      <w:r w:rsidRPr="00A03C55">
        <w:t xml:space="preserve"> (application accept) is returned in Acknowledgement.typeCode (transmission wrapper).</w:t>
      </w:r>
    </w:p>
    <w:p w14:paraId="30D97497" w14:textId="77777777" w:rsidR="007A1F44" w:rsidRPr="00A03C55" w:rsidRDefault="007A1F44" w:rsidP="00971004">
      <w:pPr>
        <w:pStyle w:val="BodyText"/>
      </w:pPr>
      <w:r w:rsidRPr="00A03C55">
        <w:rPr>
          <w:b/>
          <w:bCs/>
        </w:rPr>
        <w:t>OK</w:t>
      </w:r>
      <w:r w:rsidRPr="00A03C55">
        <w:t xml:space="preserve"> (data found, no errors) is returned in QueryAck.queryResponseCode (control act wrapper)</w:t>
      </w:r>
    </w:p>
    <w:p w14:paraId="215A9C26" w14:textId="77777777" w:rsidR="007A1F44" w:rsidRPr="00A03C55" w:rsidRDefault="007A1F44" w:rsidP="00971004">
      <w:pPr>
        <w:pStyle w:val="BodyText"/>
      </w:pPr>
      <w:r w:rsidRPr="00A03C55">
        <w:t xml:space="preserve">A single RegistrationEvent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QueryByParameter parameter list (control act wrapper). </w:t>
      </w:r>
    </w:p>
    <w:p w14:paraId="2C2528BC" w14:textId="77777777" w:rsidR="007A1F44" w:rsidRPr="00A03C55" w:rsidRDefault="007A1F44" w:rsidP="00971004">
      <w:pPr>
        <w:pStyle w:val="BodyText"/>
      </w:pPr>
      <w:r w:rsidRPr="00A03C55">
        <w:t xml:space="preserve"> If the Patient Identifier Cross-reference Manager chooses to return multiple identifiers associated with the same domain, it shall return these identifiers either grouped in a single instance of the OtherIDs class, or all represented via repetitions of the Patient.id attribute.</w:t>
      </w:r>
    </w:p>
    <w:p w14:paraId="2898805A"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7" w:name="_Toc169692733"/>
      <w:r w:rsidRPr="00A03C55">
        <w:rPr>
          <w:noProof w:val="0"/>
        </w:rPr>
        <w:t>3.45.4.2.3.1 Web Services Port Type and Binding Definitions</w:t>
      </w:r>
      <w:bookmarkEnd w:id="1417"/>
    </w:p>
    <w:p w14:paraId="7D80BE2E" w14:textId="77777777" w:rsidR="007A1F44" w:rsidRPr="00A03C55" w:rsidRDefault="007A1F44" w:rsidP="00971004">
      <w:pPr>
        <w:pStyle w:val="BodyText"/>
      </w:pPr>
      <w:r w:rsidRPr="00A03C55">
        <w:t xml:space="preserve">The WSDL snippets for this message are shown in </w:t>
      </w:r>
      <w:r w:rsidR="00292B01" w:rsidRPr="00A03C55">
        <w:t>Section</w:t>
      </w:r>
      <w:r w:rsidRPr="00A03C55">
        <w:t xml:space="preserve"> 3.45.4.1.3.1</w:t>
      </w:r>
    </w:p>
    <w:p w14:paraId="4F0CE17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8" w:name="_Toc169692734"/>
      <w:r w:rsidRPr="00A03C55">
        <w:rPr>
          <w:noProof w:val="0"/>
        </w:rPr>
        <w:t>3.45.4.2.3.2 Message Examples</w:t>
      </w:r>
      <w:bookmarkEnd w:id="1418"/>
    </w:p>
    <w:p w14:paraId="3C32B50D" w14:textId="0064ABAE" w:rsidR="007A1F44" w:rsidRPr="00A03C55" w:rsidRDefault="007A1F44" w:rsidP="00971004">
      <w:pPr>
        <w:rPr>
          <w:rStyle w:val="Hyperlink"/>
        </w:rPr>
      </w:pPr>
      <w:r w:rsidRPr="00A03C55">
        <w:rPr>
          <w:rStyle w:val="BodyTextCharChar1"/>
          <w:noProof w:val="0"/>
        </w:rPr>
        <w:t xml:space="preserve">Message examples can be found </w:t>
      </w:r>
      <w:del w:id="1419" w:author="Lynn Felhofer" w:date="2020-03-23T16:17:00Z">
        <w:r w:rsidRPr="00A03C55" w:rsidDel="00392918">
          <w:delText>online</w:delText>
        </w:r>
        <w:r w:rsidRPr="00A03C55" w:rsidDel="00392918">
          <w:rPr>
            <w:rStyle w:val="BodyTextCharChar1"/>
            <w:noProof w:val="0"/>
          </w:rPr>
          <w:delText xml:space="preserve"> on the </w:delText>
        </w:r>
      </w:del>
      <w:del w:id="1420" w:author="Lynn Felhofer" w:date="2020-03-23T15:52:00Z">
        <w:r w:rsidRPr="00A03C55" w:rsidDel="00FD6681">
          <w:rPr>
            <w:rStyle w:val="BodyTextCharChar1"/>
            <w:noProof w:val="0"/>
          </w:rPr>
          <w:delText>IHE FTP site</w:delText>
        </w:r>
      </w:del>
      <w:del w:id="1421" w:author="Lynn Felhofer" w:date="2020-03-23T16:17:00Z">
        <w:r w:rsidRPr="00A03C55" w:rsidDel="00392918">
          <w:rPr>
            <w:rStyle w:val="BodyTextCharChar1"/>
            <w:noProof w:val="0"/>
          </w:rPr>
          <w:delText>,</w:delText>
        </w:r>
      </w:del>
      <w:ins w:id="1422" w:author="Lynn Felhofer" w:date="2020-03-23T16:17:00Z">
        <w:r w:rsidR="00392918">
          <w:t xml:space="preserve">online: </w:t>
        </w:r>
      </w:ins>
      <w:r w:rsidRPr="00A03C55">
        <w:rPr>
          <w:rStyle w:val="BodyTextCharChar1"/>
          <w:noProof w:val="0"/>
        </w:rPr>
        <w:t xml:space="preserve"> see ITI TF-2x: Appendix W.</w:t>
      </w:r>
    </w:p>
    <w:p w14:paraId="00588240"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23" w:name="_Toc169692735"/>
      <w:r w:rsidRPr="00A03C55">
        <w:rPr>
          <w:noProof w:val="0"/>
        </w:rPr>
        <w:t xml:space="preserve">3.45.4.2.4 Expected Actions - Patient Identifier Cross-reference Consumer </w:t>
      </w:r>
      <w:bookmarkEnd w:id="1423"/>
    </w:p>
    <w:p w14:paraId="5E899283" w14:textId="77777777" w:rsidR="007A1F44" w:rsidRPr="00A03C55" w:rsidRDefault="007A1F44" w:rsidP="00971004">
      <w:pPr>
        <w:pStyle w:val="BodyText"/>
      </w:pPr>
      <w:r w:rsidRPr="00A03C55">
        <w:t xml:space="preserve">The Patient Identifier Cross-reference Consumer will use the list of patient identifier aliases provided by the Patient Identifier Cross-reference Manger to perform the functions, for which it requested the list. The identifiers found in both Patient.id and OtherIDs.id attributes shall be </w:t>
      </w:r>
      <w:r w:rsidRPr="00A03C55">
        <w:lastRenderedPageBreak/>
        <w:t>considered together to form a complete list of patient identifiers from the different Patient Identity domains (either requested or available).</w:t>
      </w:r>
    </w:p>
    <w:p w14:paraId="5EC68D72" w14:textId="77777777" w:rsidR="007A1F44" w:rsidRPr="00A03C55" w:rsidRDefault="007A1F44" w:rsidP="00971004">
      <w:pPr>
        <w:pStyle w:val="BodyText"/>
      </w:pPr>
      <w:r w:rsidRPr="00A03C55">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022D3F2F" w14:textId="77777777" w:rsidR="007A1F44" w:rsidRPr="00A03C55" w:rsidRDefault="007A1F44" w:rsidP="00971004">
      <w:pPr>
        <w:pStyle w:val="BodyText"/>
      </w:pPr>
      <w:r w:rsidRPr="00A03C55">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1CDDAFB7" w14:textId="77777777" w:rsidR="007A1F44" w:rsidRPr="00A03C55" w:rsidRDefault="007A1F44" w:rsidP="00971004">
      <w:pPr>
        <w:pStyle w:val="Heading3"/>
        <w:numPr>
          <w:ilvl w:val="0"/>
          <w:numId w:val="0"/>
        </w:numPr>
        <w:tabs>
          <w:tab w:val="clear" w:pos="2160"/>
          <w:tab w:val="clear" w:pos="2880"/>
        </w:tabs>
        <w:rPr>
          <w:noProof w:val="0"/>
        </w:rPr>
      </w:pPr>
      <w:bookmarkStart w:id="1424" w:name="_Toc269052456"/>
      <w:bookmarkStart w:id="1425" w:name="_Toc398544344"/>
      <w:bookmarkStart w:id="1426" w:name="_Toc398717991"/>
      <w:bookmarkStart w:id="1427" w:name="_Toc13773765"/>
      <w:r w:rsidRPr="00A03C55">
        <w:rPr>
          <w:noProof w:val="0"/>
        </w:rPr>
        <w:t>3.45.5 Security Requirements</w:t>
      </w:r>
      <w:bookmarkEnd w:id="1424"/>
      <w:bookmarkEnd w:id="1425"/>
      <w:bookmarkEnd w:id="1426"/>
      <w:bookmarkEnd w:id="1427"/>
    </w:p>
    <w:p w14:paraId="7FAAB773" w14:textId="77777777" w:rsidR="007A1F44" w:rsidRPr="00A03C55" w:rsidRDefault="007A1F44" w:rsidP="00971004">
      <w:pPr>
        <w:autoSpaceDE w:val="0"/>
        <w:autoSpaceDN w:val="0"/>
        <w:adjustRightInd w:val="0"/>
        <w:spacing w:before="0"/>
      </w:pPr>
      <w:r w:rsidRPr="00A03C55">
        <w:t>No transaction specific security considerations.</w:t>
      </w:r>
    </w:p>
    <w:p w14:paraId="534CC1EB" w14:textId="77777777" w:rsidR="007A1F44" w:rsidRPr="00A03C55" w:rsidRDefault="007A1F44" w:rsidP="00D64843">
      <w:pPr>
        <w:pStyle w:val="Heading4"/>
        <w:tabs>
          <w:tab w:val="clear" w:pos="432"/>
          <w:tab w:val="clear" w:pos="2160"/>
          <w:tab w:val="clear" w:pos="2880"/>
          <w:tab w:val="clear" w:pos="3600"/>
        </w:tabs>
        <w:rPr>
          <w:noProof w:val="0"/>
        </w:rPr>
      </w:pPr>
      <w:bookmarkStart w:id="1428" w:name="_Toc398544345"/>
      <w:r w:rsidRPr="00A03C55">
        <w:rPr>
          <w:noProof w:val="0"/>
        </w:rPr>
        <w:t>3.45.5.1 Audit Record Considerations</w:t>
      </w:r>
      <w:bookmarkEnd w:id="1428"/>
    </w:p>
    <w:p w14:paraId="42B83A0D" w14:textId="3FDDFAB3" w:rsidR="007A1F44" w:rsidRPr="00A03C55" w:rsidRDefault="007A1F44" w:rsidP="00971004">
      <w:pPr>
        <w:autoSpaceDE w:val="0"/>
        <w:autoSpaceDN w:val="0"/>
        <w:adjustRightInd w:val="0"/>
        <w:spacing w:before="0"/>
        <w:rPr>
          <w:szCs w:val="24"/>
          <w:lang w:eastAsia="fr-FR"/>
        </w:rPr>
      </w:pPr>
      <w:r w:rsidRPr="00A03C55">
        <w:rPr>
          <w:szCs w:val="24"/>
          <w:lang w:eastAsia="fr-FR"/>
        </w:rPr>
        <w:t xml:space="preserve">When grouped with ATNA Secure Node or Secure Application </w:t>
      </w:r>
      <w:r w:rsidR="00232E9F" w:rsidRPr="00A03C55">
        <w:rPr>
          <w:szCs w:val="24"/>
          <w:lang w:eastAsia="fr-FR"/>
        </w:rPr>
        <w:t>Actor</w:t>
      </w:r>
      <w:r w:rsidRPr="00A03C55">
        <w:rPr>
          <w:szCs w:val="24"/>
          <w:lang w:eastAsia="fr-FR"/>
        </w:rPr>
        <w:t xml:space="preserve">s, this transaction is to be audited as “Query Information” event, as defined in ITI TF-2a: </w:t>
      </w:r>
      <w:r w:rsidR="00D370AE" w:rsidRPr="00A03C55">
        <w:rPr>
          <w:szCs w:val="24"/>
          <w:lang w:eastAsia="fr-FR"/>
        </w:rPr>
        <w:t>Table 3.20.4.1.1.1-1</w:t>
      </w:r>
      <w:r w:rsidRPr="00A03C55">
        <w:rPr>
          <w:szCs w:val="24"/>
          <w:lang w:eastAsia="fr-FR"/>
        </w:rPr>
        <w:t>. The following tables show items that are required to be part of the audit record for this transaction.</w:t>
      </w:r>
    </w:p>
    <w:p w14:paraId="3097CADB"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3.45.5.1.1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563803EC" w14:textId="77777777" w:rsidTr="00ED437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4A4E0DFF" w14:textId="77777777" w:rsidR="007A1F44" w:rsidRPr="00A03C55"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7BD2B1" w14:textId="77777777" w:rsidR="007A1F44" w:rsidRPr="00A03C55" w:rsidRDefault="007A1F44" w:rsidP="003462A5">
            <w:pPr>
              <w:pStyle w:val="TableEntryHeader"/>
              <w:rPr>
                <w:noProof w:val="0"/>
              </w:rPr>
            </w:pPr>
            <w:r w:rsidRPr="00A03C55">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4EAF16" w14:textId="77777777" w:rsidR="007A1F44" w:rsidRPr="00A03C55" w:rsidRDefault="007A1F44" w:rsidP="003462A5">
            <w:pPr>
              <w:pStyle w:val="TableEntryHeader"/>
              <w:rPr>
                <w:noProof w:val="0"/>
              </w:rPr>
            </w:pPr>
            <w:r w:rsidRPr="00A03C55">
              <w:rPr>
                <w:noProof w:val="0"/>
              </w:rPr>
              <w:t>Opt</w:t>
            </w:r>
          </w:p>
        </w:tc>
        <w:tc>
          <w:tcPr>
            <w:tcW w:w="48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9FB037" w14:textId="77777777" w:rsidR="007A1F44" w:rsidRPr="00A03C55" w:rsidRDefault="007A1F44" w:rsidP="003462A5">
            <w:pPr>
              <w:pStyle w:val="TableEntryHeader"/>
              <w:rPr>
                <w:noProof w:val="0"/>
              </w:rPr>
            </w:pPr>
            <w:r w:rsidRPr="00A03C55">
              <w:rPr>
                <w:noProof w:val="0"/>
              </w:rPr>
              <w:t>Value Constraints</w:t>
            </w:r>
          </w:p>
        </w:tc>
      </w:tr>
      <w:tr w:rsidR="007A1F44" w:rsidRPr="00A03C55" w14:paraId="058963BA" w14:textId="77777777" w:rsidTr="00ED437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DFB5BB0" w14:textId="77777777" w:rsidR="007A1F44" w:rsidRPr="00A03C55" w:rsidRDefault="007A1F44" w:rsidP="00A53067">
            <w:pPr>
              <w:pStyle w:val="TableEntryHeader"/>
              <w:rPr>
                <w:noProof w:val="0"/>
              </w:rPr>
            </w:pPr>
            <w:r w:rsidRPr="00A03C55">
              <w:rPr>
                <w:noProof w:val="0"/>
              </w:rPr>
              <w:t>Event</w:t>
            </w:r>
          </w:p>
          <w:p w14:paraId="6EF9387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69F72828" w14:textId="77777777" w:rsidR="007A1F44" w:rsidRPr="00A03C55" w:rsidRDefault="007A1F44" w:rsidP="00971004">
            <w:pPr>
              <w:pStyle w:val="TableEntry"/>
              <w:rPr>
                <w:noProof w:val="0"/>
                <w:sz w:val="16"/>
              </w:rPr>
            </w:pPr>
            <w:r w:rsidRPr="00A03C55">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49CC6FF5" w14:textId="77777777" w:rsidR="007A1F44" w:rsidRPr="00A03C55" w:rsidRDefault="007A1F44" w:rsidP="00971004">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2EFD349" w14:textId="77777777" w:rsidR="007A1F44" w:rsidRPr="00A03C55" w:rsidRDefault="007A1F44" w:rsidP="00971004">
            <w:pPr>
              <w:pStyle w:val="TableEntry"/>
              <w:rPr>
                <w:noProof w:val="0"/>
                <w:sz w:val="16"/>
              </w:rPr>
            </w:pPr>
            <w:r w:rsidRPr="00A03C55">
              <w:rPr>
                <w:noProof w:val="0"/>
                <w:sz w:val="16"/>
              </w:rPr>
              <w:t>EV(110112, DCM, “Query”)</w:t>
            </w:r>
          </w:p>
        </w:tc>
      </w:tr>
      <w:tr w:rsidR="007A1F44" w:rsidRPr="00A03C55" w14:paraId="60205E80"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2C37FA3"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1043202" w14:textId="77777777" w:rsidR="007A1F44" w:rsidRPr="00A03C55" w:rsidRDefault="007A1F44" w:rsidP="00971004">
            <w:pPr>
              <w:pStyle w:val="TableEntry"/>
              <w:rPr>
                <w:noProof w:val="0"/>
                <w:sz w:val="16"/>
              </w:rPr>
            </w:pPr>
            <w:r w:rsidRPr="00A03C55">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38FF4D7F" w14:textId="77777777" w:rsidR="007A1F44" w:rsidRPr="00A03C55" w:rsidRDefault="007A1F44" w:rsidP="00971004">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354CD8A7"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669E45DF"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54D63A8D"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9911C33"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0EF3965D"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31DC2C5A"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926CEA6"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60EB594C"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FCD97EB"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4D49EE02"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283CA23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4B5D6DFD"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0D28D86"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488C11A4" w14:textId="77777777" w:rsidR="007A1F44" w:rsidRPr="00A03C55" w:rsidRDefault="007A1F44" w:rsidP="00971004">
            <w:pPr>
              <w:pStyle w:val="TableEntry"/>
              <w:rPr>
                <w:noProof w:val="0"/>
                <w:sz w:val="16"/>
              </w:rPr>
            </w:pPr>
            <w:r w:rsidRPr="00A03C55">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408D90C0" w14:textId="77777777" w:rsidR="007A1F44" w:rsidRPr="00A03C55" w:rsidRDefault="007A1F44" w:rsidP="00971004">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1F6FD3B" w14:textId="77777777" w:rsidR="007A1F44" w:rsidRPr="00A03C55" w:rsidRDefault="007A1F44" w:rsidP="00971004">
            <w:pPr>
              <w:pStyle w:val="TableEntry"/>
              <w:rPr>
                <w:noProof w:val="0"/>
                <w:sz w:val="16"/>
              </w:rPr>
            </w:pPr>
            <w:r w:rsidRPr="00A03C55">
              <w:rPr>
                <w:noProof w:val="0"/>
                <w:sz w:val="16"/>
              </w:rPr>
              <w:t>EV(“ITI-45”, “IHE Transactions”, “PIX Query”)</w:t>
            </w:r>
          </w:p>
        </w:tc>
      </w:tr>
      <w:tr w:rsidR="007A1F44" w:rsidRPr="00A03C55" w14:paraId="00E3E67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A516D88" w14:textId="77777777" w:rsidR="007A1F44" w:rsidRPr="00A03C55" w:rsidRDefault="007A1F44" w:rsidP="003462A5">
            <w:pPr>
              <w:pStyle w:val="TableEntry"/>
              <w:rPr>
                <w:noProof w:val="0"/>
              </w:rPr>
            </w:pPr>
            <w:r w:rsidRPr="00A03C55">
              <w:rPr>
                <w:noProof w:val="0"/>
              </w:rPr>
              <w:t>Source (Patient Identifier Cross-reference Consumer) (1)</w:t>
            </w:r>
          </w:p>
        </w:tc>
      </w:tr>
      <w:tr w:rsidR="007A1F44" w:rsidRPr="00A03C55" w14:paraId="7F4038C4"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420CC722" w14:textId="77777777" w:rsidR="007A1F44" w:rsidRPr="00A03C55" w:rsidRDefault="007A1F44" w:rsidP="003462A5">
            <w:pPr>
              <w:pStyle w:val="TableEntry"/>
              <w:rPr>
                <w:noProof w:val="0"/>
              </w:rPr>
            </w:pPr>
            <w:r w:rsidRPr="00A03C55">
              <w:rPr>
                <w:noProof w:val="0"/>
              </w:rPr>
              <w:t>Human Requestor (0..n)</w:t>
            </w:r>
          </w:p>
        </w:tc>
      </w:tr>
      <w:tr w:rsidR="007A1F44" w:rsidRPr="00A03C55" w14:paraId="607E2A02"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DCEC591" w14:textId="77777777" w:rsidR="007A1F44" w:rsidRPr="00A03C55" w:rsidRDefault="007A1F44" w:rsidP="003462A5">
            <w:pPr>
              <w:pStyle w:val="TableEntry"/>
              <w:rPr>
                <w:noProof w:val="0"/>
              </w:rPr>
            </w:pPr>
            <w:r w:rsidRPr="00A03C55">
              <w:rPr>
                <w:noProof w:val="0"/>
              </w:rPr>
              <w:t>Destination (Patient Identifier Cross-reference Manager) (1)</w:t>
            </w:r>
          </w:p>
        </w:tc>
      </w:tr>
      <w:tr w:rsidR="007A1F44" w:rsidRPr="00A03C55" w14:paraId="248F46F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631E82DD" w14:textId="77777777" w:rsidR="007A1F44" w:rsidRPr="00A03C55" w:rsidRDefault="007A1F44" w:rsidP="003462A5">
            <w:pPr>
              <w:pStyle w:val="TableEntry"/>
              <w:rPr>
                <w:noProof w:val="0"/>
              </w:rPr>
            </w:pPr>
            <w:r w:rsidRPr="00A03C55">
              <w:rPr>
                <w:noProof w:val="0"/>
              </w:rPr>
              <w:t>Audit Source (Patient Identity Cross-reference Consumer) (1)</w:t>
            </w:r>
          </w:p>
        </w:tc>
      </w:tr>
      <w:tr w:rsidR="007A1F44" w:rsidRPr="00A03C55" w14:paraId="089B859B"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27A1E359" w14:textId="77777777" w:rsidR="007A1F44" w:rsidRPr="00A03C55" w:rsidRDefault="007A1F44" w:rsidP="003462A5">
            <w:pPr>
              <w:pStyle w:val="TableEntry"/>
              <w:rPr>
                <w:noProof w:val="0"/>
              </w:rPr>
            </w:pPr>
            <w:r w:rsidRPr="00A03C55">
              <w:rPr>
                <w:noProof w:val="0"/>
              </w:rPr>
              <w:t>Patient (0..n)</w:t>
            </w:r>
          </w:p>
        </w:tc>
      </w:tr>
      <w:tr w:rsidR="007A1F44" w:rsidRPr="00A03C55" w14:paraId="1D10FB68"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1614E98" w14:textId="45FA4A6D" w:rsidR="007A1F44" w:rsidRPr="00A03C55" w:rsidRDefault="007A1F44" w:rsidP="003462A5">
            <w:pPr>
              <w:pStyle w:val="TableEntry"/>
              <w:rPr>
                <w:noProof w:val="0"/>
              </w:rPr>
            </w:pPr>
            <w:r w:rsidRPr="00A03C55">
              <w:rPr>
                <w:noProof w:val="0"/>
              </w:rPr>
              <w:t>Query Parameters</w:t>
            </w:r>
            <w:r w:rsidR="00A43F9C" w:rsidRPr="00A03C55">
              <w:rPr>
                <w:noProof w:val="0"/>
              </w:rPr>
              <w:t xml:space="preserve"> </w:t>
            </w:r>
            <w:r w:rsidRPr="00A03C55">
              <w:rPr>
                <w:noProof w:val="0"/>
              </w:rPr>
              <w:t>(1)</w:t>
            </w:r>
          </w:p>
        </w:tc>
      </w:tr>
    </w:tbl>
    <w:p w14:paraId="3D2CF2A7"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69E5D54" w14:textId="77777777">
        <w:trPr>
          <w:cantSplit/>
        </w:trPr>
        <w:tc>
          <w:tcPr>
            <w:tcW w:w="1548" w:type="dxa"/>
            <w:vMerge w:val="restart"/>
          </w:tcPr>
          <w:p w14:paraId="0065D65A" w14:textId="77777777" w:rsidR="007A1F44" w:rsidRPr="00A03C55" w:rsidRDefault="007A1F44" w:rsidP="00A53067">
            <w:pPr>
              <w:pStyle w:val="TableEntryHeader"/>
              <w:rPr>
                <w:noProof w:val="0"/>
              </w:rPr>
            </w:pPr>
            <w:r w:rsidRPr="00A03C55">
              <w:rPr>
                <w:noProof w:val="0"/>
              </w:rPr>
              <w:t>Source</w:t>
            </w:r>
          </w:p>
          <w:p w14:paraId="5DDCDA77"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7CB5E1AB" w14:textId="77777777" w:rsidR="007A1F44" w:rsidRPr="00A03C55" w:rsidRDefault="007A1F44" w:rsidP="00B20954">
            <w:pPr>
              <w:pStyle w:val="TableEntry"/>
              <w:rPr>
                <w:i/>
                <w:noProof w:val="0"/>
                <w:sz w:val="16"/>
              </w:rPr>
            </w:pPr>
            <w:r w:rsidRPr="00A03C55">
              <w:rPr>
                <w:i/>
                <w:noProof w:val="0"/>
                <w:sz w:val="16"/>
              </w:rPr>
              <w:t>UserID</w:t>
            </w:r>
          </w:p>
        </w:tc>
        <w:tc>
          <w:tcPr>
            <w:tcW w:w="630" w:type="dxa"/>
            <w:vAlign w:val="center"/>
          </w:tcPr>
          <w:p w14:paraId="689F4E8F" w14:textId="77777777" w:rsidR="007A1F44" w:rsidRPr="00A03C55" w:rsidRDefault="007A1F44" w:rsidP="00B20954">
            <w:pPr>
              <w:pStyle w:val="TableEntry"/>
              <w:jc w:val="center"/>
              <w:rPr>
                <w:noProof w:val="0"/>
                <w:sz w:val="16"/>
              </w:rPr>
            </w:pPr>
            <w:r w:rsidRPr="00A03C55">
              <w:rPr>
                <w:i/>
                <w:noProof w:val="0"/>
                <w:sz w:val="16"/>
              </w:rPr>
              <w:t>U</w:t>
            </w:r>
          </w:p>
        </w:tc>
        <w:tc>
          <w:tcPr>
            <w:tcW w:w="4968" w:type="dxa"/>
            <w:vAlign w:val="center"/>
          </w:tcPr>
          <w:p w14:paraId="4295C474" w14:textId="77777777" w:rsidR="007A1F44" w:rsidRPr="00A03C55" w:rsidRDefault="007A1F44" w:rsidP="00B20954">
            <w:pPr>
              <w:pStyle w:val="TableEntry"/>
              <w:rPr>
                <w:noProof w:val="0"/>
                <w:sz w:val="16"/>
              </w:rPr>
            </w:pPr>
            <w:r w:rsidRPr="00A03C55">
              <w:rPr>
                <w:i/>
                <w:noProof w:val="0"/>
                <w:sz w:val="16"/>
              </w:rPr>
              <w:t>not specialized</w:t>
            </w:r>
          </w:p>
        </w:tc>
      </w:tr>
      <w:tr w:rsidR="007A1F44" w:rsidRPr="00A03C55" w14:paraId="4468E0AC" w14:textId="77777777">
        <w:trPr>
          <w:cantSplit/>
        </w:trPr>
        <w:tc>
          <w:tcPr>
            <w:tcW w:w="1548" w:type="dxa"/>
            <w:vMerge/>
            <w:textDirection w:val="btLr"/>
            <w:vAlign w:val="center"/>
          </w:tcPr>
          <w:p w14:paraId="046F021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1AEC92D" w14:textId="77777777" w:rsidR="007A1F44" w:rsidRPr="00A03C55" w:rsidRDefault="007A1F44" w:rsidP="00952DDA">
            <w:pPr>
              <w:pStyle w:val="TableEntry"/>
              <w:rPr>
                <w:noProof w:val="0"/>
                <w:sz w:val="16"/>
              </w:rPr>
            </w:pPr>
            <w:r w:rsidRPr="00A03C55">
              <w:rPr>
                <w:noProof w:val="0"/>
                <w:sz w:val="16"/>
              </w:rPr>
              <w:t>AlternativeUserID</w:t>
            </w:r>
          </w:p>
        </w:tc>
        <w:tc>
          <w:tcPr>
            <w:tcW w:w="630" w:type="dxa"/>
            <w:vAlign w:val="center"/>
          </w:tcPr>
          <w:p w14:paraId="19688104" w14:textId="77777777" w:rsidR="007A1F44" w:rsidRPr="00A03C55" w:rsidRDefault="007A1F44" w:rsidP="003462A5">
            <w:pPr>
              <w:pStyle w:val="TableEntry"/>
              <w:rPr>
                <w:noProof w:val="0"/>
                <w:sz w:val="16"/>
              </w:rPr>
            </w:pPr>
            <w:r w:rsidRPr="00A03C55">
              <w:rPr>
                <w:noProof w:val="0"/>
                <w:sz w:val="16"/>
              </w:rPr>
              <w:t>M</w:t>
            </w:r>
          </w:p>
        </w:tc>
        <w:tc>
          <w:tcPr>
            <w:tcW w:w="4968" w:type="dxa"/>
            <w:vAlign w:val="center"/>
          </w:tcPr>
          <w:p w14:paraId="592A3CBC" w14:textId="77777777" w:rsidR="007A1F44" w:rsidRPr="00A03C55" w:rsidRDefault="007A1F44" w:rsidP="00952DDA">
            <w:pPr>
              <w:pStyle w:val="TableEntry"/>
              <w:rPr>
                <w:noProof w:val="0"/>
                <w:sz w:val="16"/>
              </w:rPr>
            </w:pPr>
            <w:r w:rsidRPr="00A03C55">
              <w:rPr>
                <w:noProof w:val="0"/>
                <w:sz w:val="16"/>
              </w:rPr>
              <w:t>the process ID as used within the local operating system in the local system logs.</w:t>
            </w:r>
          </w:p>
        </w:tc>
      </w:tr>
      <w:tr w:rsidR="007A1F44" w:rsidRPr="00A03C55" w14:paraId="4106A700" w14:textId="77777777">
        <w:trPr>
          <w:cantSplit/>
        </w:trPr>
        <w:tc>
          <w:tcPr>
            <w:tcW w:w="1548" w:type="dxa"/>
            <w:vMerge/>
            <w:textDirection w:val="btLr"/>
            <w:vAlign w:val="center"/>
          </w:tcPr>
          <w:p w14:paraId="0680014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BEA024"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6712759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A37280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FF3A7B1" w14:textId="77777777">
        <w:trPr>
          <w:cantSplit/>
        </w:trPr>
        <w:tc>
          <w:tcPr>
            <w:tcW w:w="1548" w:type="dxa"/>
            <w:vMerge/>
            <w:textDirection w:val="btLr"/>
            <w:vAlign w:val="center"/>
          </w:tcPr>
          <w:p w14:paraId="37416F6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45BE2C3"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341747F4"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7C3031CE"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3C8B410F" w14:textId="77777777">
        <w:trPr>
          <w:cantSplit/>
        </w:trPr>
        <w:tc>
          <w:tcPr>
            <w:tcW w:w="1548" w:type="dxa"/>
            <w:vMerge/>
            <w:textDirection w:val="btLr"/>
            <w:vAlign w:val="center"/>
          </w:tcPr>
          <w:p w14:paraId="217514E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3AEE4F1"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0791A5E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9974DA9"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18ACD26E" w14:textId="77777777">
        <w:trPr>
          <w:cantSplit/>
        </w:trPr>
        <w:tc>
          <w:tcPr>
            <w:tcW w:w="1548" w:type="dxa"/>
            <w:vMerge/>
            <w:textDirection w:val="btLr"/>
            <w:vAlign w:val="center"/>
          </w:tcPr>
          <w:p w14:paraId="454BAF3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38ED2B7"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19366D41"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80A27FC"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5450F1DC" w14:textId="77777777">
        <w:trPr>
          <w:cantSplit/>
        </w:trPr>
        <w:tc>
          <w:tcPr>
            <w:tcW w:w="1548" w:type="dxa"/>
            <w:vMerge/>
            <w:textDirection w:val="btLr"/>
            <w:vAlign w:val="center"/>
          </w:tcPr>
          <w:p w14:paraId="39117E4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F2766F3"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55A578B4"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814781E" w14:textId="77777777" w:rsidR="007A1F44" w:rsidRPr="00A03C55" w:rsidRDefault="007A1F44" w:rsidP="00971004">
            <w:pPr>
              <w:pStyle w:val="TableEntry"/>
              <w:rPr>
                <w:noProof w:val="0"/>
                <w:sz w:val="16"/>
              </w:rPr>
            </w:pPr>
            <w:r w:rsidRPr="00A03C55">
              <w:rPr>
                <w:noProof w:val="0"/>
                <w:sz w:val="16"/>
              </w:rPr>
              <w:t>the machine name or IP address.</w:t>
            </w:r>
          </w:p>
        </w:tc>
      </w:tr>
    </w:tbl>
    <w:p w14:paraId="405B7264" w14:textId="2D823961" w:rsidR="007A1F44" w:rsidRPr="00A03C55" w:rsidRDefault="007A1F44" w:rsidP="00D372D5">
      <w:pPr>
        <w:pStyle w:val="BodyText"/>
      </w:pPr>
    </w:p>
    <w:p w14:paraId="083BFBF5" w14:textId="77777777" w:rsidR="00A5495B" w:rsidRPr="00A03C55" w:rsidRDefault="00A5495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84961C2" w14:textId="77777777" w:rsidTr="00D372D5">
        <w:trPr>
          <w:cantSplit/>
        </w:trPr>
        <w:tc>
          <w:tcPr>
            <w:tcW w:w="1548" w:type="dxa"/>
            <w:vMerge w:val="restart"/>
          </w:tcPr>
          <w:p w14:paraId="0F404EA2" w14:textId="77777777" w:rsidR="007A1F44" w:rsidRPr="00A03C55" w:rsidRDefault="007A1F44" w:rsidP="00A53067">
            <w:pPr>
              <w:pStyle w:val="TableEntryHeader"/>
              <w:rPr>
                <w:noProof w:val="0"/>
              </w:rPr>
            </w:pPr>
            <w:r w:rsidRPr="00A03C55">
              <w:rPr>
                <w:noProof w:val="0"/>
              </w:rPr>
              <w:t>Human Requestor (if known)</w:t>
            </w:r>
          </w:p>
          <w:p w14:paraId="31154A56"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8D18289"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38898B93"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FBC5D06" w14:textId="77777777" w:rsidR="007A1F44" w:rsidRPr="00A03C55" w:rsidRDefault="007A1F44" w:rsidP="00971004">
            <w:pPr>
              <w:pStyle w:val="TableEntry"/>
              <w:rPr>
                <w:noProof w:val="0"/>
                <w:sz w:val="16"/>
              </w:rPr>
            </w:pPr>
            <w:r w:rsidRPr="00A03C55">
              <w:rPr>
                <w:noProof w:val="0"/>
                <w:sz w:val="16"/>
              </w:rPr>
              <w:t>identity of the human that initiated the transaction.</w:t>
            </w:r>
          </w:p>
        </w:tc>
      </w:tr>
      <w:tr w:rsidR="007A1F44" w:rsidRPr="00A03C55" w14:paraId="7F2487A8" w14:textId="77777777">
        <w:trPr>
          <w:cantSplit/>
        </w:trPr>
        <w:tc>
          <w:tcPr>
            <w:tcW w:w="1548" w:type="dxa"/>
            <w:vMerge/>
            <w:textDirection w:val="btLr"/>
            <w:vAlign w:val="center"/>
          </w:tcPr>
          <w:p w14:paraId="42381A4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D541417" w14:textId="77777777" w:rsidR="007A1F44" w:rsidRPr="00A03C55" w:rsidRDefault="007A1F44" w:rsidP="00971004">
            <w:pPr>
              <w:pStyle w:val="TableEntry"/>
              <w:rPr>
                <w:i/>
                <w:iCs/>
                <w:noProof w:val="0"/>
                <w:sz w:val="16"/>
              </w:rPr>
            </w:pPr>
            <w:r w:rsidRPr="00A03C55">
              <w:rPr>
                <w:i/>
                <w:iCs/>
                <w:noProof w:val="0"/>
                <w:sz w:val="16"/>
              </w:rPr>
              <w:t>AlternativeUserID</w:t>
            </w:r>
          </w:p>
        </w:tc>
        <w:tc>
          <w:tcPr>
            <w:tcW w:w="630" w:type="dxa"/>
            <w:vAlign w:val="center"/>
          </w:tcPr>
          <w:p w14:paraId="1D93A67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465596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4065DE0" w14:textId="77777777">
        <w:trPr>
          <w:cantSplit/>
        </w:trPr>
        <w:tc>
          <w:tcPr>
            <w:tcW w:w="1548" w:type="dxa"/>
            <w:vMerge/>
            <w:textDirection w:val="btLr"/>
            <w:vAlign w:val="center"/>
          </w:tcPr>
          <w:p w14:paraId="377528C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4AB0230"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4F7FAA6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FB814E4"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D84ECE0" w14:textId="77777777">
        <w:trPr>
          <w:cantSplit/>
        </w:trPr>
        <w:tc>
          <w:tcPr>
            <w:tcW w:w="1548" w:type="dxa"/>
            <w:vMerge/>
            <w:textDirection w:val="btLr"/>
            <w:vAlign w:val="center"/>
          </w:tcPr>
          <w:p w14:paraId="034C155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8DBA8F0"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3DECBC1B"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3DF93C23"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416D715" w14:textId="77777777">
        <w:trPr>
          <w:cantSplit/>
        </w:trPr>
        <w:tc>
          <w:tcPr>
            <w:tcW w:w="1548" w:type="dxa"/>
            <w:vMerge/>
            <w:textDirection w:val="btLr"/>
            <w:vAlign w:val="center"/>
          </w:tcPr>
          <w:p w14:paraId="0F7FFEE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C62C03B"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337568E2" w14:textId="77777777" w:rsidR="007A1F44" w:rsidRPr="00A03C55" w:rsidRDefault="007A1F44" w:rsidP="00971004">
            <w:pPr>
              <w:pStyle w:val="TableEntry"/>
              <w:jc w:val="center"/>
              <w:rPr>
                <w:noProof w:val="0"/>
                <w:sz w:val="16"/>
              </w:rPr>
            </w:pPr>
            <w:r w:rsidRPr="00A03C55">
              <w:rPr>
                <w:noProof w:val="0"/>
                <w:sz w:val="16"/>
              </w:rPr>
              <w:t>U</w:t>
            </w:r>
          </w:p>
        </w:tc>
        <w:tc>
          <w:tcPr>
            <w:tcW w:w="4968" w:type="dxa"/>
            <w:vAlign w:val="center"/>
          </w:tcPr>
          <w:p w14:paraId="3A456A96" w14:textId="77777777" w:rsidR="007A1F44" w:rsidRPr="00A03C55" w:rsidRDefault="007A1F44" w:rsidP="00971004">
            <w:pPr>
              <w:pStyle w:val="TableEntry"/>
              <w:rPr>
                <w:noProof w:val="0"/>
                <w:sz w:val="16"/>
              </w:rPr>
            </w:pPr>
            <w:r w:rsidRPr="00A03C55">
              <w:rPr>
                <w:noProof w:val="0"/>
                <w:sz w:val="16"/>
              </w:rPr>
              <w:t>Access Control role(s) the user holds that allows this transaction.</w:t>
            </w:r>
          </w:p>
        </w:tc>
      </w:tr>
      <w:tr w:rsidR="00A726AB" w:rsidRPr="00A03C55" w14:paraId="52AB6AC2" w14:textId="77777777">
        <w:trPr>
          <w:cantSplit/>
        </w:trPr>
        <w:tc>
          <w:tcPr>
            <w:tcW w:w="1548" w:type="dxa"/>
            <w:vMerge/>
            <w:textDirection w:val="btLr"/>
            <w:vAlign w:val="center"/>
          </w:tcPr>
          <w:p w14:paraId="4B460B4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92AB984"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571BF549" w14:textId="41E78AEE"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669DE6C8"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54ED5CC3" w14:textId="77777777" w:rsidTr="00D372D5">
        <w:trPr>
          <w:cantSplit/>
        </w:trPr>
        <w:tc>
          <w:tcPr>
            <w:tcW w:w="1548" w:type="dxa"/>
            <w:vMerge/>
            <w:textDirection w:val="btLr"/>
            <w:vAlign w:val="center"/>
          </w:tcPr>
          <w:p w14:paraId="152B8818"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4210BE9C"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176D41DD" w14:textId="6AC9A77F"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558470EF"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310C79CF"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3606717" w14:textId="77777777" w:rsidTr="002F763C">
        <w:trPr>
          <w:cantSplit/>
        </w:trPr>
        <w:tc>
          <w:tcPr>
            <w:tcW w:w="1548" w:type="dxa"/>
            <w:vMerge w:val="restart"/>
          </w:tcPr>
          <w:p w14:paraId="46A9D34A" w14:textId="77777777" w:rsidR="007A1F44" w:rsidRPr="00A03C55" w:rsidRDefault="007A1F44" w:rsidP="00A53067">
            <w:pPr>
              <w:pStyle w:val="TableEntryHeader"/>
              <w:rPr>
                <w:noProof w:val="0"/>
              </w:rPr>
            </w:pPr>
            <w:r w:rsidRPr="00A03C55">
              <w:rPr>
                <w:noProof w:val="0"/>
              </w:rPr>
              <w:t>Destination</w:t>
            </w:r>
          </w:p>
          <w:p w14:paraId="7C1B9698"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96D47D2"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00690DD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944E70B"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54307AA5" w14:textId="77777777" w:rsidTr="002F763C">
        <w:trPr>
          <w:cantSplit/>
        </w:trPr>
        <w:tc>
          <w:tcPr>
            <w:tcW w:w="1548" w:type="dxa"/>
            <w:vMerge/>
            <w:textDirection w:val="btLr"/>
            <w:vAlign w:val="center"/>
          </w:tcPr>
          <w:p w14:paraId="645FBA4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779A589" w14:textId="77777777" w:rsidR="007A1F44" w:rsidRPr="00A03C55" w:rsidRDefault="007A1F44" w:rsidP="00971004">
            <w:pPr>
              <w:pStyle w:val="TableEntry"/>
              <w:rPr>
                <w:i/>
                <w:iCs/>
                <w:noProof w:val="0"/>
                <w:sz w:val="16"/>
              </w:rPr>
            </w:pPr>
            <w:r w:rsidRPr="00A03C55">
              <w:rPr>
                <w:i/>
                <w:iCs/>
                <w:noProof w:val="0"/>
                <w:sz w:val="16"/>
              </w:rPr>
              <w:t>AlternativeUserID</w:t>
            </w:r>
          </w:p>
        </w:tc>
        <w:tc>
          <w:tcPr>
            <w:tcW w:w="630" w:type="dxa"/>
            <w:vAlign w:val="center"/>
          </w:tcPr>
          <w:p w14:paraId="20D042A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099B7E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A7D1774" w14:textId="77777777" w:rsidTr="002F763C">
        <w:trPr>
          <w:cantSplit/>
        </w:trPr>
        <w:tc>
          <w:tcPr>
            <w:tcW w:w="1548" w:type="dxa"/>
            <w:vMerge/>
            <w:textDirection w:val="btLr"/>
            <w:vAlign w:val="center"/>
          </w:tcPr>
          <w:p w14:paraId="62DDFD7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9515275"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3FD5545B"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611F8A7"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0E36DB8" w14:textId="77777777" w:rsidTr="002F763C">
        <w:trPr>
          <w:cantSplit/>
        </w:trPr>
        <w:tc>
          <w:tcPr>
            <w:tcW w:w="1548" w:type="dxa"/>
            <w:vMerge/>
            <w:textDirection w:val="btLr"/>
            <w:vAlign w:val="center"/>
          </w:tcPr>
          <w:p w14:paraId="1BF98F7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00279CA" w14:textId="77777777" w:rsidR="007A1F44" w:rsidRPr="00A03C55" w:rsidRDefault="007A1F44" w:rsidP="00971004">
            <w:pPr>
              <w:pStyle w:val="TableEntry"/>
              <w:rPr>
                <w:iCs/>
                <w:noProof w:val="0"/>
                <w:sz w:val="16"/>
              </w:rPr>
            </w:pPr>
            <w:r w:rsidRPr="00A03C55">
              <w:rPr>
                <w:iCs/>
                <w:noProof w:val="0"/>
                <w:sz w:val="16"/>
              </w:rPr>
              <w:t>UserIsRequestor</w:t>
            </w:r>
          </w:p>
        </w:tc>
        <w:tc>
          <w:tcPr>
            <w:tcW w:w="630" w:type="dxa"/>
            <w:vAlign w:val="center"/>
          </w:tcPr>
          <w:p w14:paraId="0A0709E3"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B12F23A"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22CF35B2" w14:textId="77777777" w:rsidTr="002F763C">
        <w:trPr>
          <w:cantSplit/>
        </w:trPr>
        <w:tc>
          <w:tcPr>
            <w:tcW w:w="1548" w:type="dxa"/>
            <w:vMerge/>
            <w:textDirection w:val="btLr"/>
            <w:vAlign w:val="center"/>
          </w:tcPr>
          <w:p w14:paraId="1FF4ECB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22AA751"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096178B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B5FBC7E" w14:textId="77777777" w:rsidR="007A1F44" w:rsidRPr="00A03C55" w:rsidRDefault="007A1F44" w:rsidP="00971004">
            <w:pPr>
              <w:pStyle w:val="TableEntry"/>
              <w:rPr>
                <w:noProof w:val="0"/>
                <w:sz w:val="16"/>
              </w:rPr>
            </w:pPr>
            <w:r w:rsidRPr="00A03C55">
              <w:rPr>
                <w:noProof w:val="0"/>
                <w:sz w:val="16"/>
              </w:rPr>
              <w:t>EV(110152, DCM, “Destination”)</w:t>
            </w:r>
          </w:p>
        </w:tc>
      </w:tr>
      <w:tr w:rsidR="007A1F44" w:rsidRPr="00A03C55" w14:paraId="28B22FDA" w14:textId="77777777" w:rsidTr="002F763C">
        <w:trPr>
          <w:cantSplit/>
        </w:trPr>
        <w:tc>
          <w:tcPr>
            <w:tcW w:w="1548" w:type="dxa"/>
            <w:vMerge/>
            <w:textDirection w:val="btLr"/>
            <w:vAlign w:val="center"/>
          </w:tcPr>
          <w:p w14:paraId="024BB45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D5192A5"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2D738A27"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487CC37"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75F44C60" w14:textId="77777777" w:rsidTr="002F763C">
        <w:trPr>
          <w:cantSplit/>
        </w:trPr>
        <w:tc>
          <w:tcPr>
            <w:tcW w:w="1548" w:type="dxa"/>
            <w:vMerge/>
            <w:textDirection w:val="btLr"/>
            <w:vAlign w:val="center"/>
          </w:tcPr>
          <w:p w14:paraId="56E277D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91B5A8D"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396DB3F5"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09D8496" w14:textId="77777777" w:rsidR="007A1F44" w:rsidRPr="00A03C55" w:rsidRDefault="007A1F44" w:rsidP="00971004">
            <w:pPr>
              <w:pStyle w:val="TableEntry"/>
              <w:rPr>
                <w:noProof w:val="0"/>
                <w:sz w:val="16"/>
              </w:rPr>
            </w:pPr>
            <w:r w:rsidRPr="00A03C55">
              <w:rPr>
                <w:noProof w:val="0"/>
                <w:sz w:val="16"/>
              </w:rPr>
              <w:t>the machine name or IP address.</w:t>
            </w:r>
          </w:p>
        </w:tc>
      </w:tr>
    </w:tbl>
    <w:p w14:paraId="3822EF91"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061AD14E" w14:textId="77777777">
        <w:trPr>
          <w:cantSplit/>
        </w:trPr>
        <w:tc>
          <w:tcPr>
            <w:tcW w:w="1728" w:type="dxa"/>
            <w:vMerge w:val="restart"/>
          </w:tcPr>
          <w:p w14:paraId="2F4D6EB6" w14:textId="77777777" w:rsidR="007A1F44" w:rsidRPr="00A03C55" w:rsidRDefault="007A1F44" w:rsidP="00A53067">
            <w:pPr>
              <w:pStyle w:val="TableEntryHeader"/>
              <w:rPr>
                <w:noProof w:val="0"/>
              </w:rPr>
            </w:pPr>
            <w:r w:rsidRPr="00A03C55">
              <w:rPr>
                <w:noProof w:val="0"/>
              </w:rPr>
              <w:t>Audit Source</w:t>
            </w:r>
          </w:p>
          <w:p w14:paraId="489CF836"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48EAFD05"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79F974A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1FCB0E2"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14D86D8" w14:textId="77777777">
        <w:trPr>
          <w:cantSplit/>
        </w:trPr>
        <w:tc>
          <w:tcPr>
            <w:tcW w:w="1728" w:type="dxa"/>
            <w:vMerge/>
            <w:textDirection w:val="btLr"/>
            <w:vAlign w:val="center"/>
          </w:tcPr>
          <w:p w14:paraId="4DDC52E9"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1865899E"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0A5D252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2661557"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53A7A78D" w14:textId="77777777">
        <w:trPr>
          <w:cantSplit/>
        </w:trPr>
        <w:tc>
          <w:tcPr>
            <w:tcW w:w="1728" w:type="dxa"/>
            <w:vMerge/>
            <w:textDirection w:val="btLr"/>
            <w:vAlign w:val="center"/>
          </w:tcPr>
          <w:p w14:paraId="663AD6F2"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7A54F0E1"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27A9E85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C423994"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61D39C52"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631ABBB" w14:textId="77777777" w:rsidTr="00ED4370">
        <w:trPr>
          <w:cantSplit/>
        </w:trPr>
        <w:tc>
          <w:tcPr>
            <w:tcW w:w="1548" w:type="dxa"/>
            <w:vMerge w:val="restart"/>
          </w:tcPr>
          <w:p w14:paraId="0E20D64D" w14:textId="77777777" w:rsidR="007A1F44" w:rsidRPr="00A03C55" w:rsidRDefault="007A1F44" w:rsidP="00A53067">
            <w:pPr>
              <w:pStyle w:val="TableEntryHeader"/>
              <w:rPr>
                <w:noProof w:val="0"/>
              </w:rPr>
            </w:pPr>
            <w:r w:rsidRPr="00A03C55">
              <w:rPr>
                <w:noProof w:val="0"/>
              </w:rPr>
              <w:t>Patient</w:t>
            </w:r>
          </w:p>
          <w:p w14:paraId="1CC9F9A7"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0B7B3F8E"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1241F3C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73277FC"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4CA0386B" w14:textId="77777777" w:rsidTr="00ED4370">
        <w:trPr>
          <w:cantSplit/>
        </w:trPr>
        <w:tc>
          <w:tcPr>
            <w:tcW w:w="1548" w:type="dxa"/>
            <w:vMerge/>
            <w:vAlign w:val="center"/>
          </w:tcPr>
          <w:p w14:paraId="2A95ECB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4A702C5"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262214B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480649B"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63BAACA7" w14:textId="77777777" w:rsidTr="00ED4370">
        <w:trPr>
          <w:cantSplit/>
        </w:trPr>
        <w:tc>
          <w:tcPr>
            <w:tcW w:w="1548" w:type="dxa"/>
            <w:vMerge/>
            <w:vAlign w:val="center"/>
          </w:tcPr>
          <w:p w14:paraId="39A13DD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9CEE45B"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111B632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2B8B9BF"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E2A5BA9" w14:textId="77777777" w:rsidTr="00ED4370">
        <w:trPr>
          <w:cantSplit/>
        </w:trPr>
        <w:tc>
          <w:tcPr>
            <w:tcW w:w="1548" w:type="dxa"/>
            <w:vMerge/>
            <w:vAlign w:val="center"/>
          </w:tcPr>
          <w:p w14:paraId="0B7E5B7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9877AB6"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2D7B5E7A"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70E4374C"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32BCA912" w14:textId="77777777" w:rsidTr="00ED4370">
        <w:trPr>
          <w:cantSplit/>
        </w:trPr>
        <w:tc>
          <w:tcPr>
            <w:tcW w:w="1548" w:type="dxa"/>
            <w:vMerge/>
            <w:vAlign w:val="center"/>
          </w:tcPr>
          <w:p w14:paraId="3A0B68B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2BE0EB9"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3047B6E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A40CB1B"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D52961D" w14:textId="77777777" w:rsidTr="00ED4370">
        <w:trPr>
          <w:cantSplit/>
        </w:trPr>
        <w:tc>
          <w:tcPr>
            <w:tcW w:w="1548" w:type="dxa"/>
            <w:vMerge/>
            <w:vAlign w:val="center"/>
          </w:tcPr>
          <w:p w14:paraId="0AAEDE5A"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7194C8C2"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73E69ECD"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71672710" w14:textId="552BA793"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0776DF" w:rsidRPr="00A03C55">
              <w:rPr>
                <w:noProof w:val="0"/>
                <w:sz w:val="16"/>
              </w:rPr>
              <w:t>A</w:t>
            </w:r>
            <w:r w:rsidRPr="00A03C55">
              <w:rPr>
                <w:noProof w:val="0"/>
                <w:sz w:val="16"/>
              </w:rPr>
              <w:t>ppendix E).</w:t>
            </w:r>
          </w:p>
        </w:tc>
      </w:tr>
      <w:tr w:rsidR="007A1F44" w:rsidRPr="00A03C55" w14:paraId="7BCDC2B6" w14:textId="77777777" w:rsidTr="00ED4370">
        <w:trPr>
          <w:cantSplit/>
        </w:trPr>
        <w:tc>
          <w:tcPr>
            <w:tcW w:w="1548" w:type="dxa"/>
            <w:vMerge/>
            <w:vAlign w:val="center"/>
          </w:tcPr>
          <w:p w14:paraId="04558F6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16B5D73"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6EECE85B"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19AD443"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D9FA2C6" w14:textId="77777777" w:rsidTr="00ED4370">
        <w:trPr>
          <w:cantSplit/>
        </w:trPr>
        <w:tc>
          <w:tcPr>
            <w:tcW w:w="1548" w:type="dxa"/>
            <w:vMerge/>
            <w:vAlign w:val="center"/>
          </w:tcPr>
          <w:p w14:paraId="1FB3BF0C"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DB4FDCF"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3379CED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3018D89"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765EB44" w14:textId="77777777" w:rsidTr="00ED4370">
        <w:trPr>
          <w:cantSplit/>
        </w:trPr>
        <w:tc>
          <w:tcPr>
            <w:tcW w:w="1548" w:type="dxa"/>
            <w:vMerge/>
            <w:vAlign w:val="center"/>
          </w:tcPr>
          <w:p w14:paraId="0034764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A93370"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312746C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AD20DBD" w14:textId="77777777" w:rsidR="007A1F44" w:rsidRPr="00A03C55" w:rsidRDefault="007A1F44" w:rsidP="00971004">
            <w:pPr>
              <w:pStyle w:val="TableEntry"/>
              <w:rPr>
                <w:noProof w:val="0"/>
                <w:sz w:val="16"/>
              </w:rPr>
            </w:pPr>
            <w:r w:rsidRPr="00A03C55">
              <w:rPr>
                <w:i/>
                <w:iCs/>
                <w:noProof w:val="0"/>
                <w:sz w:val="16"/>
              </w:rPr>
              <w:t>not specialized</w:t>
            </w:r>
          </w:p>
        </w:tc>
      </w:tr>
    </w:tbl>
    <w:p w14:paraId="34F31808" w14:textId="77777777" w:rsidR="00154060" w:rsidRPr="00A03C55" w:rsidRDefault="0015406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8DCC99D" w14:textId="77777777" w:rsidTr="00D372D5">
        <w:trPr>
          <w:cantSplit/>
        </w:trPr>
        <w:tc>
          <w:tcPr>
            <w:tcW w:w="1548" w:type="dxa"/>
            <w:vMerge w:val="restart"/>
          </w:tcPr>
          <w:p w14:paraId="6CEDB695" w14:textId="77777777" w:rsidR="007A1F44" w:rsidRPr="00A03C55" w:rsidRDefault="007A1F44" w:rsidP="00A53067">
            <w:pPr>
              <w:pStyle w:val="TableEntryHeader"/>
              <w:rPr>
                <w:noProof w:val="0"/>
              </w:rPr>
            </w:pPr>
            <w:r w:rsidRPr="00A03C55">
              <w:rPr>
                <w:noProof w:val="0"/>
              </w:rPr>
              <w:t>Query Parameters</w:t>
            </w:r>
          </w:p>
          <w:p w14:paraId="76825D80"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0249DC95"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669FF4F4"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218510A8"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5B786303" w14:textId="77777777">
        <w:trPr>
          <w:cantSplit/>
        </w:trPr>
        <w:tc>
          <w:tcPr>
            <w:tcW w:w="1548" w:type="dxa"/>
            <w:vMerge/>
            <w:vAlign w:val="center"/>
          </w:tcPr>
          <w:p w14:paraId="192F319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28DAE51"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50653211"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53E8B71"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021A4EF6" w14:textId="77777777">
        <w:trPr>
          <w:cantSplit/>
        </w:trPr>
        <w:tc>
          <w:tcPr>
            <w:tcW w:w="1548" w:type="dxa"/>
            <w:vMerge/>
            <w:vAlign w:val="center"/>
          </w:tcPr>
          <w:p w14:paraId="347B58A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B060F4E"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32862C7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0644790"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BCC8C51" w14:textId="77777777">
        <w:trPr>
          <w:cantSplit/>
        </w:trPr>
        <w:tc>
          <w:tcPr>
            <w:tcW w:w="1548" w:type="dxa"/>
            <w:vMerge/>
            <w:vAlign w:val="center"/>
          </w:tcPr>
          <w:p w14:paraId="4653D93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9C095AF" w14:textId="77777777" w:rsidR="007A1F44" w:rsidRPr="00A03C55" w:rsidRDefault="007A1F44" w:rsidP="00971004">
            <w:pPr>
              <w:pStyle w:val="TableEntry"/>
              <w:rPr>
                <w:noProof w:val="0"/>
                <w:sz w:val="16"/>
              </w:rPr>
            </w:pPr>
            <w:r w:rsidRPr="00A03C55">
              <w:rPr>
                <w:noProof w:val="0"/>
                <w:sz w:val="16"/>
              </w:rPr>
              <w:t>ParticipantObjectIDTypeCode</w:t>
            </w:r>
          </w:p>
        </w:tc>
        <w:tc>
          <w:tcPr>
            <w:tcW w:w="630" w:type="dxa"/>
            <w:vAlign w:val="center"/>
          </w:tcPr>
          <w:p w14:paraId="0C3B136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162F136" w14:textId="77777777" w:rsidR="007A1F44" w:rsidRPr="00A03C55" w:rsidRDefault="007A1F44" w:rsidP="00971004">
            <w:pPr>
              <w:pStyle w:val="TableEntry"/>
              <w:rPr>
                <w:noProof w:val="0"/>
                <w:sz w:val="16"/>
              </w:rPr>
            </w:pPr>
            <w:r w:rsidRPr="00A03C55">
              <w:rPr>
                <w:noProof w:val="0"/>
                <w:sz w:val="16"/>
              </w:rPr>
              <w:t>EV(“ITI-45”, “IHE Transactions”, “PIX Query”)</w:t>
            </w:r>
          </w:p>
        </w:tc>
      </w:tr>
      <w:tr w:rsidR="007A1F44" w:rsidRPr="00A03C55" w14:paraId="00F74D04" w14:textId="77777777">
        <w:trPr>
          <w:cantSplit/>
        </w:trPr>
        <w:tc>
          <w:tcPr>
            <w:tcW w:w="1548" w:type="dxa"/>
            <w:vMerge/>
            <w:vAlign w:val="center"/>
          </w:tcPr>
          <w:p w14:paraId="512FE84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5EDBD83"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7C8C116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484427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B58084A" w14:textId="77777777">
        <w:trPr>
          <w:cantSplit/>
        </w:trPr>
        <w:tc>
          <w:tcPr>
            <w:tcW w:w="1548" w:type="dxa"/>
            <w:vMerge/>
            <w:vAlign w:val="center"/>
          </w:tcPr>
          <w:p w14:paraId="2A524E3F"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2909EC8" w14:textId="77777777" w:rsidR="007A1F44" w:rsidRPr="00A03C55" w:rsidRDefault="007A1F44" w:rsidP="003E066E">
            <w:pPr>
              <w:pStyle w:val="TableEntry"/>
              <w:rPr>
                <w:i/>
                <w:iCs/>
                <w:noProof w:val="0"/>
                <w:sz w:val="16"/>
              </w:rPr>
            </w:pPr>
            <w:r w:rsidRPr="00A03C55">
              <w:rPr>
                <w:i/>
                <w:iCs/>
                <w:noProof w:val="0"/>
                <w:sz w:val="16"/>
              </w:rPr>
              <w:t>ParticipantObjectID</w:t>
            </w:r>
          </w:p>
        </w:tc>
        <w:tc>
          <w:tcPr>
            <w:tcW w:w="630" w:type="dxa"/>
            <w:vAlign w:val="center"/>
          </w:tcPr>
          <w:p w14:paraId="7128201A"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2B648BE8"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5E5706B6" w14:textId="77777777">
        <w:trPr>
          <w:cantSplit/>
        </w:trPr>
        <w:tc>
          <w:tcPr>
            <w:tcW w:w="1548" w:type="dxa"/>
            <w:vMerge/>
            <w:vAlign w:val="center"/>
          </w:tcPr>
          <w:p w14:paraId="0B42E3E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02D4F9D" w14:textId="77777777" w:rsidR="007A1F44" w:rsidRPr="00A03C55" w:rsidRDefault="007A1F44" w:rsidP="003E066E">
            <w:pPr>
              <w:pStyle w:val="TableEntry"/>
              <w:rPr>
                <w:i/>
                <w:iCs/>
                <w:noProof w:val="0"/>
                <w:sz w:val="16"/>
              </w:rPr>
            </w:pPr>
            <w:r w:rsidRPr="00A03C55">
              <w:rPr>
                <w:i/>
                <w:iCs/>
                <w:noProof w:val="0"/>
                <w:sz w:val="16"/>
              </w:rPr>
              <w:t>ParticipantObjectName</w:t>
            </w:r>
          </w:p>
        </w:tc>
        <w:tc>
          <w:tcPr>
            <w:tcW w:w="630" w:type="dxa"/>
            <w:vAlign w:val="center"/>
          </w:tcPr>
          <w:p w14:paraId="0553ECD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FB1AD6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91101D8" w14:textId="77777777">
        <w:trPr>
          <w:cantSplit/>
        </w:trPr>
        <w:tc>
          <w:tcPr>
            <w:tcW w:w="1548" w:type="dxa"/>
            <w:vMerge/>
            <w:vAlign w:val="center"/>
          </w:tcPr>
          <w:p w14:paraId="4BA96555"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CA15954" w14:textId="77777777" w:rsidR="007A1F44" w:rsidRPr="00A03C55" w:rsidRDefault="007A1F44" w:rsidP="003E066E">
            <w:pPr>
              <w:pStyle w:val="TableEntry"/>
              <w:rPr>
                <w:noProof w:val="0"/>
                <w:sz w:val="16"/>
              </w:rPr>
            </w:pPr>
            <w:r w:rsidRPr="00A03C55">
              <w:rPr>
                <w:noProof w:val="0"/>
                <w:sz w:val="16"/>
              </w:rPr>
              <w:t>ParticipantObjectQuery</w:t>
            </w:r>
          </w:p>
        </w:tc>
        <w:tc>
          <w:tcPr>
            <w:tcW w:w="630" w:type="dxa"/>
            <w:vAlign w:val="center"/>
          </w:tcPr>
          <w:p w14:paraId="14ECB121"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753E8A6" w14:textId="77777777" w:rsidR="007A1F44" w:rsidRPr="00A03C55" w:rsidRDefault="007A1F44" w:rsidP="00971004">
            <w:pPr>
              <w:pStyle w:val="TableEntry"/>
              <w:rPr>
                <w:iCs/>
                <w:noProof w:val="0"/>
                <w:sz w:val="16"/>
              </w:rPr>
            </w:pPr>
            <w:r w:rsidRPr="00A03C55">
              <w:rPr>
                <w:noProof w:val="0"/>
                <w:sz w:val="16"/>
              </w:rPr>
              <w:t>the QueryByParameter segment of the query, base64 encoded</w:t>
            </w:r>
          </w:p>
        </w:tc>
      </w:tr>
      <w:tr w:rsidR="007A1F44" w:rsidRPr="00A03C55" w14:paraId="383B11A2" w14:textId="77777777">
        <w:trPr>
          <w:cantSplit/>
        </w:trPr>
        <w:tc>
          <w:tcPr>
            <w:tcW w:w="1548" w:type="dxa"/>
            <w:vMerge/>
            <w:vAlign w:val="center"/>
          </w:tcPr>
          <w:p w14:paraId="2C8097A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C45E55C"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007CED84" w14:textId="77777777" w:rsidR="007A1F44" w:rsidRPr="00A03C55" w:rsidRDefault="007A1F44" w:rsidP="003E066E">
            <w:pPr>
              <w:pStyle w:val="TableEntry"/>
              <w:jc w:val="center"/>
              <w:rPr>
                <w:i/>
                <w:iCs/>
                <w:noProof w:val="0"/>
                <w:sz w:val="16"/>
              </w:rPr>
            </w:pPr>
            <w:r w:rsidRPr="00A03C55">
              <w:rPr>
                <w:i/>
                <w:iCs/>
                <w:noProof w:val="0"/>
                <w:sz w:val="16"/>
              </w:rPr>
              <w:t>U</w:t>
            </w:r>
          </w:p>
        </w:tc>
        <w:tc>
          <w:tcPr>
            <w:tcW w:w="4968" w:type="dxa"/>
            <w:vAlign w:val="center"/>
          </w:tcPr>
          <w:p w14:paraId="53B0946E" w14:textId="77777777" w:rsidR="007A1F44" w:rsidRPr="00A03C55" w:rsidRDefault="007A1F44" w:rsidP="003E066E">
            <w:pPr>
              <w:pStyle w:val="TableEntry"/>
              <w:rPr>
                <w:i/>
                <w:iCs/>
                <w:noProof w:val="0"/>
                <w:sz w:val="16"/>
              </w:rPr>
            </w:pPr>
            <w:r w:rsidRPr="00A03C55">
              <w:rPr>
                <w:i/>
                <w:iCs/>
                <w:noProof w:val="0"/>
                <w:sz w:val="16"/>
              </w:rPr>
              <w:t>not specialized</w:t>
            </w:r>
          </w:p>
        </w:tc>
      </w:tr>
    </w:tbl>
    <w:p w14:paraId="4417D646" w14:textId="1244FBFC" w:rsidR="00A5495B" w:rsidRPr="00A03C55" w:rsidRDefault="00A5495B" w:rsidP="00A5495B">
      <w:pPr>
        <w:pStyle w:val="BodyText"/>
      </w:pPr>
    </w:p>
    <w:p w14:paraId="7B839D7A" w14:textId="77777777" w:rsidR="00A5495B" w:rsidRPr="00A03C55" w:rsidRDefault="00A5495B" w:rsidP="00ED4370">
      <w:pPr>
        <w:pStyle w:val="BodyText"/>
      </w:pPr>
    </w:p>
    <w:p w14:paraId="4D2058B4" w14:textId="6C7448C0"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lastRenderedPageBreak/>
        <w:t>3.45.5.1.2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F5B28FC" w14:textId="77777777" w:rsidTr="00D372D5">
        <w:trPr>
          <w:cantSplit/>
        </w:trPr>
        <w:tc>
          <w:tcPr>
            <w:tcW w:w="1458" w:type="dxa"/>
            <w:textDirection w:val="btLr"/>
            <w:vAlign w:val="center"/>
          </w:tcPr>
          <w:p w14:paraId="6CF7DDF6" w14:textId="77777777" w:rsidR="007A1F44" w:rsidRPr="00A03C55" w:rsidRDefault="007A1F44" w:rsidP="00D372D5">
            <w:pPr>
              <w:pStyle w:val="TableEntry"/>
              <w:rPr>
                <w:noProof w:val="0"/>
              </w:rPr>
            </w:pPr>
          </w:p>
        </w:tc>
        <w:tc>
          <w:tcPr>
            <w:tcW w:w="2610" w:type="dxa"/>
            <w:vAlign w:val="center"/>
          </w:tcPr>
          <w:p w14:paraId="7C0B07C5" w14:textId="77777777" w:rsidR="007A1F44" w:rsidRPr="00A03C55" w:rsidRDefault="007A1F44" w:rsidP="00D372D5">
            <w:pPr>
              <w:pStyle w:val="TableEntry"/>
              <w:rPr>
                <w:bCs/>
                <w:noProof w:val="0"/>
              </w:rPr>
            </w:pPr>
            <w:r w:rsidRPr="00A03C55">
              <w:rPr>
                <w:bCs/>
                <w:noProof w:val="0"/>
              </w:rPr>
              <w:t>Field Name</w:t>
            </w:r>
          </w:p>
        </w:tc>
        <w:tc>
          <w:tcPr>
            <w:tcW w:w="720" w:type="dxa"/>
            <w:vAlign w:val="center"/>
          </w:tcPr>
          <w:p w14:paraId="4E3615DD" w14:textId="77777777" w:rsidR="007A1F44" w:rsidRPr="00A03C55" w:rsidRDefault="007A1F44" w:rsidP="00D372D5">
            <w:pPr>
              <w:pStyle w:val="TableEntry"/>
              <w:rPr>
                <w:bCs/>
                <w:noProof w:val="0"/>
              </w:rPr>
            </w:pPr>
            <w:r w:rsidRPr="00A03C55">
              <w:rPr>
                <w:bCs/>
                <w:noProof w:val="0"/>
              </w:rPr>
              <w:t>Opt</w:t>
            </w:r>
          </w:p>
        </w:tc>
        <w:tc>
          <w:tcPr>
            <w:tcW w:w="4878" w:type="dxa"/>
            <w:vAlign w:val="center"/>
          </w:tcPr>
          <w:p w14:paraId="0BF19E86"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1DB1A963" w14:textId="77777777" w:rsidTr="00D372D5">
        <w:trPr>
          <w:cantSplit/>
        </w:trPr>
        <w:tc>
          <w:tcPr>
            <w:tcW w:w="1458" w:type="dxa"/>
            <w:vMerge w:val="restart"/>
          </w:tcPr>
          <w:p w14:paraId="77402F20" w14:textId="77777777" w:rsidR="007A1F44" w:rsidRPr="00A03C55" w:rsidRDefault="007A1F44" w:rsidP="003462A5">
            <w:pPr>
              <w:pStyle w:val="TableEntryHeader"/>
              <w:rPr>
                <w:noProof w:val="0"/>
              </w:rPr>
            </w:pPr>
            <w:r w:rsidRPr="00A03C55">
              <w:rPr>
                <w:noProof w:val="0"/>
              </w:rPr>
              <w:t>Event</w:t>
            </w:r>
          </w:p>
          <w:p w14:paraId="745CC7D2"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266AC464" w14:textId="77777777" w:rsidR="007A1F44" w:rsidRPr="00A03C55" w:rsidRDefault="007A1F44" w:rsidP="00971004">
            <w:pPr>
              <w:pStyle w:val="TableEntry"/>
              <w:rPr>
                <w:noProof w:val="0"/>
                <w:sz w:val="16"/>
              </w:rPr>
            </w:pPr>
            <w:r w:rsidRPr="00A03C55">
              <w:rPr>
                <w:noProof w:val="0"/>
                <w:sz w:val="16"/>
              </w:rPr>
              <w:t>EventID</w:t>
            </w:r>
          </w:p>
        </w:tc>
        <w:tc>
          <w:tcPr>
            <w:tcW w:w="720" w:type="dxa"/>
            <w:vAlign w:val="center"/>
          </w:tcPr>
          <w:p w14:paraId="68FD08F7"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4E4DE75D" w14:textId="77777777" w:rsidR="007A1F44" w:rsidRPr="00A03C55" w:rsidRDefault="007A1F44" w:rsidP="00971004">
            <w:pPr>
              <w:pStyle w:val="TableEntry"/>
              <w:rPr>
                <w:noProof w:val="0"/>
                <w:sz w:val="16"/>
              </w:rPr>
            </w:pPr>
            <w:r w:rsidRPr="00A03C55">
              <w:rPr>
                <w:noProof w:val="0"/>
                <w:sz w:val="16"/>
              </w:rPr>
              <w:t>EV(110112, DCM, “Query”)</w:t>
            </w:r>
          </w:p>
        </w:tc>
      </w:tr>
      <w:tr w:rsidR="007A1F44" w:rsidRPr="00A03C55" w14:paraId="545A792A" w14:textId="77777777">
        <w:trPr>
          <w:cantSplit/>
        </w:trPr>
        <w:tc>
          <w:tcPr>
            <w:tcW w:w="1458" w:type="dxa"/>
            <w:vMerge/>
            <w:vAlign w:val="center"/>
          </w:tcPr>
          <w:p w14:paraId="43BC0332"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ED372E7" w14:textId="77777777" w:rsidR="007A1F44" w:rsidRPr="00A03C55" w:rsidRDefault="007A1F44" w:rsidP="00971004">
            <w:pPr>
              <w:pStyle w:val="TableEntry"/>
              <w:rPr>
                <w:noProof w:val="0"/>
                <w:sz w:val="16"/>
              </w:rPr>
            </w:pPr>
            <w:r w:rsidRPr="00A03C55">
              <w:rPr>
                <w:noProof w:val="0"/>
                <w:sz w:val="16"/>
              </w:rPr>
              <w:t>EventActionCode</w:t>
            </w:r>
          </w:p>
        </w:tc>
        <w:tc>
          <w:tcPr>
            <w:tcW w:w="720" w:type="dxa"/>
            <w:vAlign w:val="center"/>
          </w:tcPr>
          <w:p w14:paraId="30EBC450"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5FD6F3F9"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5FE4198A" w14:textId="77777777">
        <w:trPr>
          <w:cantSplit/>
        </w:trPr>
        <w:tc>
          <w:tcPr>
            <w:tcW w:w="1458" w:type="dxa"/>
            <w:vMerge/>
            <w:vAlign w:val="center"/>
          </w:tcPr>
          <w:p w14:paraId="2DE714B4"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5120C11"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vAlign w:val="center"/>
          </w:tcPr>
          <w:p w14:paraId="7065B75F"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0938B77E"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C7668A6" w14:textId="77777777">
        <w:trPr>
          <w:cantSplit/>
        </w:trPr>
        <w:tc>
          <w:tcPr>
            <w:tcW w:w="1458" w:type="dxa"/>
            <w:vMerge/>
            <w:vAlign w:val="center"/>
          </w:tcPr>
          <w:p w14:paraId="4CB4A8E3"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9BFD991"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vAlign w:val="center"/>
          </w:tcPr>
          <w:p w14:paraId="600A65FE"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09F7A4B5"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2C6220E" w14:textId="77777777">
        <w:trPr>
          <w:cantSplit/>
        </w:trPr>
        <w:tc>
          <w:tcPr>
            <w:tcW w:w="1458" w:type="dxa"/>
            <w:vMerge/>
            <w:vAlign w:val="center"/>
          </w:tcPr>
          <w:p w14:paraId="6599B1A5"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54410532" w14:textId="77777777" w:rsidR="007A1F44" w:rsidRPr="00A03C55" w:rsidRDefault="007A1F44" w:rsidP="00971004">
            <w:pPr>
              <w:pStyle w:val="TableEntry"/>
              <w:rPr>
                <w:noProof w:val="0"/>
                <w:sz w:val="16"/>
              </w:rPr>
            </w:pPr>
            <w:r w:rsidRPr="00A03C55">
              <w:rPr>
                <w:noProof w:val="0"/>
                <w:sz w:val="16"/>
              </w:rPr>
              <w:t>EventTypeCode</w:t>
            </w:r>
          </w:p>
        </w:tc>
        <w:tc>
          <w:tcPr>
            <w:tcW w:w="720" w:type="dxa"/>
            <w:vAlign w:val="center"/>
          </w:tcPr>
          <w:p w14:paraId="5D712B79"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99DB8C4" w14:textId="77777777" w:rsidR="007A1F44" w:rsidRPr="00A03C55" w:rsidRDefault="007A1F44" w:rsidP="00971004">
            <w:pPr>
              <w:pStyle w:val="TableEntry"/>
              <w:rPr>
                <w:noProof w:val="0"/>
                <w:sz w:val="16"/>
              </w:rPr>
            </w:pPr>
            <w:r w:rsidRPr="00A03C55">
              <w:rPr>
                <w:noProof w:val="0"/>
                <w:sz w:val="16"/>
              </w:rPr>
              <w:t>EV(“ITI-45”, “IHE Transactions”, “PIX Query”)</w:t>
            </w:r>
          </w:p>
        </w:tc>
      </w:tr>
      <w:tr w:rsidR="007A1F44" w:rsidRPr="00A03C55" w14:paraId="0491F2B2" w14:textId="77777777">
        <w:trPr>
          <w:cantSplit/>
        </w:trPr>
        <w:tc>
          <w:tcPr>
            <w:tcW w:w="9666" w:type="dxa"/>
            <w:gridSpan w:val="4"/>
          </w:tcPr>
          <w:p w14:paraId="5615274F" w14:textId="77777777" w:rsidR="007A1F44" w:rsidRPr="00A03C55" w:rsidRDefault="007A1F44" w:rsidP="003462A5">
            <w:pPr>
              <w:pStyle w:val="TableEntry"/>
              <w:rPr>
                <w:noProof w:val="0"/>
              </w:rPr>
            </w:pPr>
            <w:r w:rsidRPr="00A03C55">
              <w:rPr>
                <w:noProof w:val="0"/>
              </w:rPr>
              <w:t>Source (Patient Identifier Cross-reference Manager) (1)</w:t>
            </w:r>
          </w:p>
        </w:tc>
      </w:tr>
      <w:tr w:rsidR="007A1F44" w:rsidRPr="00A03C55" w14:paraId="34629E71" w14:textId="77777777">
        <w:trPr>
          <w:cantSplit/>
        </w:trPr>
        <w:tc>
          <w:tcPr>
            <w:tcW w:w="9666" w:type="dxa"/>
            <w:gridSpan w:val="4"/>
          </w:tcPr>
          <w:p w14:paraId="6E1846D7" w14:textId="77777777" w:rsidR="007A1F44" w:rsidRPr="00A03C55" w:rsidRDefault="007A1F44" w:rsidP="003462A5">
            <w:pPr>
              <w:pStyle w:val="TableEntry"/>
              <w:rPr>
                <w:noProof w:val="0"/>
              </w:rPr>
            </w:pPr>
            <w:r w:rsidRPr="00A03C55">
              <w:rPr>
                <w:noProof w:val="0"/>
              </w:rPr>
              <w:t>Destination (Patient Identifier Cross-reference Consumer) (1)</w:t>
            </w:r>
          </w:p>
        </w:tc>
      </w:tr>
      <w:tr w:rsidR="007A1F44" w:rsidRPr="00A03C55" w14:paraId="3126C520" w14:textId="77777777">
        <w:trPr>
          <w:cantSplit/>
        </w:trPr>
        <w:tc>
          <w:tcPr>
            <w:tcW w:w="9666" w:type="dxa"/>
            <w:gridSpan w:val="4"/>
          </w:tcPr>
          <w:p w14:paraId="4665241A" w14:textId="77777777" w:rsidR="007A1F44" w:rsidRPr="00A03C55" w:rsidRDefault="007A1F44" w:rsidP="003462A5">
            <w:pPr>
              <w:pStyle w:val="TableEntry"/>
              <w:rPr>
                <w:noProof w:val="0"/>
              </w:rPr>
            </w:pPr>
            <w:r w:rsidRPr="00A03C55">
              <w:rPr>
                <w:noProof w:val="0"/>
              </w:rPr>
              <w:t>Audit Source (Patient Identifier Cross-reference Manager) (1)</w:t>
            </w:r>
          </w:p>
        </w:tc>
      </w:tr>
      <w:tr w:rsidR="007A1F44" w:rsidRPr="00A03C55" w14:paraId="3DC828DB" w14:textId="77777777">
        <w:trPr>
          <w:cantSplit/>
        </w:trPr>
        <w:tc>
          <w:tcPr>
            <w:tcW w:w="9666" w:type="dxa"/>
            <w:gridSpan w:val="4"/>
          </w:tcPr>
          <w:p w14:paraId="376521A3" w14:textId="77777777" w:rsidR="007A1F44" w:rsidRPr="00A03C55" w:rsidRDefault="007A1F44" w:rsidP="003462A5">
            <w:pPr>
              <w:pStyle w:val="TableEntry"/>
              <w:rPr>
                <w:noProof w:val="0"/>
              </w:rPr>
            </w:pPr>
            <w:r w:rsidRPr="00A03C55">
              <w:rPr>
                <w:noProof w:val="0"/>
              </w:rPr>
              <w:t>Patient (0..n)</w:t>
            </w:r>
          </w:p>
        </w:tc>
      </w:tr>
      <w:tr w:rsidR="007A1F44" w:rsidRPr="00A03C55" w14:paraId="60EA2B8E" w14:textId="77777777">
        <w:trPr>
          <w:cantSplit/>
        </w:trPr>
        <w:tc>
          <w:tcPr>
            <w:tcW w:w="9666" w:type="dxa"/>
            <w:gridSpan w:val="4"/>
          </w:tcPr>
          <w:p w14:paraId="42D42DB4" w14:textId="760F3266" w:rsidR="007A1F44" w:rsidRPr="00A03C55" w:rsidRDefault="007A1F44" w:rsidP="003462A5">
            <w:pPr>
              <w:pStyle w:val="TableEntry"/>
              <w:rPr>
                <w:noProof w:val="0"/>
              </w:rPr>
            </w:pPr>
            <w:r w:rsidRPr="00A03C55">
              <w:rPr>
                <w:noProof w:val="0"/>
              </w:rPr>
              <w:t>Query Parameters</w:t>
            </w:r>
            <w:r w:rsidR="00A43F9C" w:rsidRPr="00A03C55">
              <w:rPr>
                <w:noProof w:val="0"/>
              </w:rPr>
              <w:t xml:space="preserve"> </w:t>
            </w:r>
            <w:r w:rsidRPr="00A03C55">
              <w:rPr>
                <w:noProof w:val="0"/>
              </w:rPr>
              <w:t>(1)</w:t>
            </w:r>
          </w:p>
        </w:tc>
      </w:tr>
    </w:tbl>
    <w:p w14:paraId="1295C646"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DBEEEEF" w14:textId="77777777" w:rsidTr="00D372D5">
        <w:trPr>
          <w:cantSplit/>
        </w:trPr>
        <w:tc>
          <w:tcPr>
            <w:tcW w:w="1548" w:type="dxa"/>
            <w:vMerge w:val="restart"/>
          </w:tcPr>
          <w:p w14:paraId="16E41D2F" w14:textId="77777777" w:rsidR="007A1F44" w:rsidRPr="00A03C55" w:rsidRDefault="007A1F44" w:rsidP="003462A5">
            <w:pPr>
              <w:pStyle w:val="TableEntryHeader"/>
              <w:rPr>
                <w:noProof w:val="0"/>
              </w:rPr>
            </w:pPr>
            <w:r w:rsidRPr="00A03C55">
              <w:rPr>
                <w:noProof w:val="0"/>
              </w:rPr>
              <w:t>Source</w:t>
            </w:r>
          </w:p>
          <w:p w14:paraId="48405EE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886958B" w14:textId="77777777" w:rsidR="007A1F44" w:rsidRPr="00A03C55" w:rsidRDefault="007A1F44" w:rsidP="003462A5">
            <w:pPr>
              <w:pStyle w:val="TableEntry"/>
              <w:rPr>
                <w:i/>
                <w:iCs/>
                <w:noProof w:val="0"/>
                <w:sz w:val="16"/>
              </w:rPr>
            </w:pPr>
            <w:r w:rsidRPr="00A03C55">
              <w:rPr>
                <w:i/>
                <w:iCs/>
                <w:noProof w:val="0"/>
                <w:sz w:val="16"/>
              </w:rPr>
              <w:t>UserID</w:t>
            </w:r>
          </w:p>
        </w:tc>
        <w:tc>
          <w:tcPr>
            <w:tcW w:w="630" w:type="dxa"/>
            <w:vAlign w:val="center"/>
          </w:tcPr>
          <w:p w14:paraId="0E23E179" w14:textId="77777777" w:rsidR="007A1F44" w:rsidRPr="00A03C55" w:rsidRDefault="007A1F44" w:rsidP="00B20954">
            <w:pPr>
              <w:pStyle w:val="TableEntry"/>
              <w:jc w:val="center"/>
              <w:rPr>
                <w:noProof w:val="0"/>
                <w:sz w:val="16"/>
              </w:rPr>
            </w:pPr>
            <w:r w:rsidRPr="00A03C55">
              <w:rPr>
                <w:i/>
                <w:noProof w:val="0"/>
                <w:sz w:val="16"/>
              </w:rPr>
              <w:t>U</w:t>
            </w:r>
          </w:p>
        </w:tc>
        <w:tc>
          <w:tcPr>
            <w:tcW w:w="4968" w:type="dxa"/>
            <w:vAlign w:val="center"/>
          </w:tcPr>
          <w:p w14:paraId="118D889F" w14:textId="77777777" w:rsidR="007A1F44" w:rsidRPr="00A03C55" w:rsidRDefault="007A1F44" w:rsidP="00B20954">
            <w:pPr>
              <w:pStyle w:val="TableEntry"/>
              <w:rPr>
                <w:noProof w:val="0"/>
                <w:sz w:val="16"/>
              </w:rPr>
            </w:pPr>
            <w:r w:rsidRPr="00A03C55">
              <w:rPr>
                <w:i/>
                <w:noProof w:val="0"/>
                <w:sz w:val="16"/>
              </w:rPr>
              <w:t>not specialized</w:t>
            </w:r>
          </w:p>
        </w:tc>
      </w:tr>
      <w:tr w:rsidR="007A1F44" w:rsidRPr="00A03C55" w14:paraId="7C4B9112" w14:textId="77777777" w:rsidTr="00D372D5">
        <w:trPr>
          <w:cantSplit/>
        </w:trPr>
        <w:tc>
          <w:tcPr>
            <w:tcW w:w="1548" w:type="dxa"/>
            <w:vMerge/>
            <w:textDirection w:val="btLr"/>
            <w:vAlign w:val="center"/>
          </w:tcPr>
          <w:p w14:paraId="20E1495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DC7C55A" w14:textId="77777777" w:rsidR="007A1F44" w:rsidRPr="00A03C55" w:rsidRDefault="007A1F44" w:rsidP="00952DDA">
            <w:pPr>
              <w:pStyle w:val="TableEntry"/>
              <w:rPr>
                <w:i/>
                <w:iCs/>
                <w:noProof w:val="0"/>
                <w:sz w:val="16"/>
              </w:rPr>
            </w:pPr>
            <w:r w:rsidRPr="00A03C55">
              <w:rPr>
                <w:i/>
                <w:iCs/>
                <w:noProof w:val="0"/>
                <w:sz w:val="16"/>
              </w:rPr>
              <w:t>AlternativeUserID</w:t>
            </w:r>
          </w:p>
        </w:tc>
        <w:tc>
          <w:tcPr>
            <w:tcW w:w="630" w:type="dxa"/>
            <w:vAlign w:val="center"/>
          </w:tcPr>
          <w:p w14:paraId="73EB0EB8"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BA0A0F5"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1B9D86F1" w14:textId="77777777" w:rsidTr="00D372D5">
        <w:trPr>
          <w:cantSplit/>
        </w:trPr>
        <w:tc>
          <w:tcPr>
            <w:tcW w:w="1548" w:type="dxa"/>
            <w:vMerge/>
            <w:textDirection w:val="btLr"/>
            <w:vAlign w:val="center"/>
          </w:tcPr>
          <w:p w14:paraId="7A0956F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35A7CFA"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517959A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771963E"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2789E96C" w14:textId="77777777" w:rsidTr="00D372D5">
        <w:trPr>
          <w:cantSplit/>
        </w:trPr>
        <w:tc>
          <w:tcPr>
            <w:tcW w:w="1548" w:type="dxa"/>
            <w:vMerge/>
            <w:textDirection w:val="btLr"/>
            <w:vAlign w:val="center"/>
          </w:tcPr>
          <w:p w14:paraId="054E8AC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12F4CE9" w14:textId="77777777" w:rsidR="007A1F44" w:rsidRPr="00A03C55" w:rsidRDefault="007A1F44" w:rsidP="00971004">
            <w:pPr>
              <w:pStyle w:val="TableEntry"/>
              <w:rPr>
                <w:i/>
                <w:iCs/>
                <w:noProof w:val="0"/>
                <w:sz w:val="16"/>
              </w:rPr>
            </w:pPr>
            <w:r w:rsidRPr="00A03C55">
              <w:rPr>
                <w:i/>
                <w:iCs/>
                <w:noProof w:val="0"/>
                <w:sz w:val="16"/>
              </w:rPr>
              <w:t>UserIsRequestor</w:t>
            </w:r>
          </w:p>
        </w:tc>
        <w:tc>
          <w:tcPr>
            <w:tcW w:w="630" w:type="dxa"/>
            <w:vAlign w:val="center"/>
          </w:tcPr>
          <w:p w14:paraId="7EA6653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0855E92"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5EE77666" w14:textId="77777777" w:rsidTr="00D372D5">
        <w:trPr>
          <w:cantSplit/>
        </w:trPr>
        <w:tc>
          <w:tcPr>
            <w:tcW w:w="1548" w:type="dxa"/>
            <w:vMerge/>
            <w:textDirection w:val="btLr"/>
            <w:vAlign w:val="center"/>
          </w:tcPr>
          <w:p w14:paraId="70CC9AA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4566211"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30FD1F3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9A23566"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760EAC6A" w14:textId="77777777" w:rsidTr="00D372D5">
        <w:trPr>
          <w:cantSplit/>
        </w:trPr>
        <w:tc>
          <w:tcPr>
            <w:tcW w:w="1548" w:type="dxa"/>
            <w:vMerge/>
            <w:textDirection w:val="btLr"/>
            <w:vAlign w:val="center"/>
          </w:tcPr>
          <w:p w14:paraId="70B61A1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512F76A"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13AA4D17"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075C2BF3"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20B77627" w14:textId="77777777" w:rsidTr="00D372D5">
        <w:trPr>
          <w:cantSplit/>
        </w:trPr>
        <w:tc>
          <w:tcPr>
            <w:tcW w:w="1548" w:type="dxa"/>
            <w:vMerge/>
            <w:textDirection w:val="btLr"/>
            <w:vAlign w:val="center"/>
          </w:tcPr>
          <w:p w14:paraId="2BF965F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9CA113F"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7804672A"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BF6A8D2" w14:textId="77777777" w:rsidR="007A1F44" w:rsidRPr="00A03C55" w:rsidRDefault="007A1F44" w:rsidP="00971004">
            <w:pPr>
              <w:pStyle w:val="TableEntry"/>
              <w:rPr>
                <w:noProof w:val="0"/>
                <w:sz w:val="16"/>
              </w:rPr>
            </w:pPr>
            <w:r w:rsidRPr="00A03C55">
              <w:rPr>
                <w:noProof w:val="0"/>
                <w:sz w:val="16"/>
              </w:rPr>
              <w:t>the machine name or IP address.</w:t>
            </w:r>
          </w:p>
        </w:tc>
      </w:tr>
    </w:tbl>
    <w:p w14:paraId="393C854B"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031625B" w14:textId="77777777" w:rsidTr="00D372D5">
        <w:trPr>
          <w:cantSplit/>
        </w:trPr>
        <w:tc>
          <w:tcPr>
            <w:tcW w:w="1548" w:type="dxa"/>
            <w:vMerge w:val="restart"/>
          </w:tcPr>
          <w:p w14:paraId="61D260E4" w14:textId="77777777" w:rsidR="007A1F44" w:rsidRPr="00A03C55" w:rsidRDefault="007A1F44" w:rsidP="003462A5">
            <w:pPr>
              <w:pStyle w:val="TableEntryHeader"/>
              <w:rPr>
                <w:noProof w:val="0"/>
              </w:rPr>
            </w:pPr>
            <w:r w:rsidRPr="00A03C55">
              <w:rPr>
                <w:noProof w:val="0"/>
              </w:rPr>
              <w:t>Destination</w:t>
            </w:r>
          </w:p>
          <w:p w14:paraId="5EDBF214"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6E2CEA5"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361E6091"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66B5F3C"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088B7D46" w14:textId="77777777">
        <w:trPr>
          <w:cantSplit/>
        </w:trPr>
        <w:tc>
          <w:tcPr>
            <w:tcW w:w="1548" w:type="dxa"/>
            <w:vMerge/>
            <w:textDirection w:val="btLr"/>
            <w:vAlign w:val="center"/>
          </w:tcPr>
          <w:p w14:paraId="2197039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970A898" w14:textId="77777777" w:rsidR="007A1F44" w:rsidRPr="00A03C55" w:rsidRDefault="007A1F44" w:rsidP="00A53067">
            <w:pPr>
              <w:pStyle w:val="TableEntry"/>
              <w:rPr>
                <w:noProof w:val="0"/>
                <w:sz w:val="16"/>
              </w:rPr>
            </w:pPr>
            <w:r w:rsidRPr="00A03C55">
              <w:rPr>
                <w:noProof w:val="0"/>
                <w:sz w:val="16"/>
              </w:rPr>
              <w:t>AlternativeUserID</w:t>
            </w:r>
          </w:p>
        </w:tc>
        <w:tc>
          <w:tcPr>
            <w:tcW w:w="630" w:type="dxa"/>
            <w:vAlign w:val="center"/>
          </w:tcPr>
          <w:p w14:paraId="32009DA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CAD89C7"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55B0054" w14:textId="77777777">
        <w:trPr>
          <w:cantSplit/>
        </w:trPr>
        <w:tc>
          <w:tcPr>
            <w:tcW w:w="1548" w:type="dxa"/>
            <w:vMerge/>
            <w:textDirection w:val="btLr"/>
            <w:vAlign w:val="center"/>
          </w:tcPr>
          <w:p w14:paraId="6A51A21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8C37CDB"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5E99C21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BB8A33C"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2E64AC8" w14:textId="77777777">
        <w:trPr>
          <w:cantSplit/>
        </w:trPr>
        <w:tc>
          <w:tcPr>
            <w:tcW w:w="1548" w:type="dxa"/>
            <w:vMerge/>
            <w:textDirection w:val="btLr"/>
            <w:vAlign w:val="center"/>
          </w:tcPr>
          <w:p w14:paraId="0F284D9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83560BE" w14:textId="77777777" w:rsidR="007A1F44" w:rsidRPr="00A03C55" w:rsidRDefault="007A1F44" w:rsidP="00971004">
            <w:pPr>
              <w:pStyle w:val="TableEntry"/>
              <w:rPr>
                <w:iCs/>
                <w:noProof w:val="0"/>
                <w:sz w:val="16"/>
              </w:rPr>
            </w:pPr>
            <w:r w:rsidRPr="00A03C55">
              <w:rPr>
                <w:iCs/>
                <w:noProof w:val="0"/>
                <w:sz w:val="16"/>
              </w:rPr>
              <w:t>UserIsRequestor</w:t>
            </w:r>
          </w:p>
        </w:tc>
        <w:tc>
          <w:tcPr>
            <w:tcW w:w="630" w:type="dxa"/>
            <w:vAlign w:val="center"/>
          </w:tcPr>
          <w:p w14:paraId="52CD060E"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1E6E274C"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32CA98F4" w14:textId="77777777">
        <w:trPr>
          <w:cantSplit/>
        </w:trPr>
        <w:tc>
          <w:tcPr>
            <w:tcW w:w="1548" w:type="dxa"/>
            <w:vMerge/>
            <w:textDirection w:val="btLr"/>
            <w:vAlign w:val="center"/>
          </w:tcPr>
          <w:p w14:paraId="57CF88A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FBAA977"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4704248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4FB2BC3" w14:textId="77777777" w:rsidR="007A1F44" w:rsidRPr="00A03C55" w:rsidRDefault="007A1F44" w:rsidP="00971004">
            <w:pPr>
              <w:pStyle w:val="TableEntry"/>
              <w:rPr>
                <w:noProof w:val="0"/>
                <w:sz w:val="16"/>
              </w:rPr>
            </w:pPr>
            <w:r w:rsidRPr="00A03C55">
              <w:rPr>
                <w:noProof w:val="0"/>
                <w:sz w:val="16"/>
              </w:rPr>
              <w:t>EV(110152, DCM, “Destination”)</w:t>
            </w:r>
          </w:p>
        </w:tc>
      </w:tr>
      <w:tr w:rsidR="007A1F44" w:rsidRPr="00A03C55" w14:paraId="5BEFFBF7" w14:textId="77777777">
        <w:trPr>
          <w:cantSplit/>
        </w:trPr>
        <w:tc>
          <w:tcPr>
            <w:tcW w:w="1548" w:type="dxa"/>
            <w:vMerge/>
            <w:textDirection w:val="btLr"/>
            <w:vAlign w:val="center"/>
          </w:tcPr>
          <w:p w14:paraId="215A9C9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C350493"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08FD4117"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76B6BFF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718D992D" w14:textId="77777777" w:rsidTr="00D372D5">
        <w:trPr>
          <w:cantSplit/>
        </w:trPr>
        <w:tc>
          <w:tcPr>
            <w:tcW w:w="1548" w:type="dxa"/>
            <w:vMerge/>
            <w:textDirection w:val="btLr"/>
            <w:vAlign w:val="center"/>
          </w:tcPr>
          <w:p w14:paraId="20A20F4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4308A0F"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552D1992"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E3AD1C0" w14:textId="77777777" w:rsidR="007A1F44" w:rsidRPr="00A03C55" w:rsidRDefault="007A1F44" w:rsidP="00971004">
            <w:pPr>
              <w:pStyle w:val="TableEntry"/>
              <w:rPr>
                <w:noProof w:val="0"/>
                <w:sz w:val="16"/>
              </w:rPr>
            </w:pPr>
            <w:r w:rsidRPr="00A03C55">
              <w:rPr>
                <w:noProof w:val="0"/>
                <w:sz w:val="16"/>
              </w:rPr>
              <w:t>the machine name or IP address.</w:t>
            </w:r>
          </w:p>
        </w:tc>
      </w:tr>
    </w:tbl>
    <w:p w14:paraId="603A38CD"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6854FB0" w14:textId="77777777">
        <w:trPr>
          <w:cantSplit/>
        </w:trPr>
        <w:tc>
          <w:tcPr>
            <w:tcW w:w="1728" w:type="dxa"/>
            <w:vMerge w:val="restart"/>
          </w:tcPr>
          <w:p w14:paraId="34A1E837" w14:textId="77777777" w:rsidR="007A1F44" w:rsidRPr="00A03C55" w:rsidRDefault="007A1F44" w:rsidP="003462A5">
            <w:pPr>
              <w:pStyle w:val="TableEntryHeader"/>
              <w:rPr>
                <w:noProof w:val="0"/>
              </w:rPr>
            </w:pPr>
            <w:r w:rsidRPr="00A03C55">
              <w:rPr>
                <w:noProof w:val="0"/>
              </w:rPr>
              <w:t>Audit Source</w:t>
            </w:r>
          </w:p>
          <w:p w14:paraId="4256545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04EF00C0"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5FFC897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6333BA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79A4837" w14:textId="77777777">
        <w:trPr>
          <w:cantSplit/>
        </w:trPr>
        <w:tc>
          <w:tcPr>
            <w:tcW w:w="1728" w:type="dxa"/>
            <w:vMerge/>
            <w:textDirection w:val="btLr"/>
            <w:vAlign w:val="center"/>
          </w:tcPr>
          <w:p w14:paraId="634EE5E2"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64D5EBDC"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7DC6522D"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C4B80D5"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60D9E1B" w14:textId="77777777">
        <w:trPr>
          <w:cantSplit/>
        </w:trPr>
        <w:tc>
          <w:tcPr>
            <w:tcW w:w="1728" w:type="dxa"/>
            <w:vMerge/>
            <w:textDirection w:val="btLr"/>
            <w:vAlign w:val="center"/>
          </w:tcPr>
          <w:p w14:paraId="34D141D8"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5AD7C978"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2358DDC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342002E"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FC8AC60" w14:textId="30097E75" w:rsidR="003F6CDB" w:rsidRDefault="003F6CDB"/>
    <w:p w14:paraId="7745166F" w14:textId="67D5562C" w:rsidR="00371EA4" w:rsidRDefault="00371EA4"/>
    <w:p w14:paraId="7E57C4BA" w14:textId="41A6C81D" w:rsidR="00371EA4" w:rsidRDefault="00371EA4"/>
    <w:p w14:paraId="3657CB2A" w14:textId="681BE650" w:rsidR="00371EA4" w:rsidRDefault="00371EA4"/>
    <w:p w14:paraId="115F6F2B" w14:textId="77777777" w:rsidR="00371EA4" w:rsidRPr="00A03C55" w:rsidRDefault="00371EA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B253123" w14:textId="77777777" w:rsidTr="00D372D5">
        <w:trPr>
          <w:cantSplit/>
        </w:trPr>
        <w:tc>
          <w:tcPr>
            <w:tcW w:w="1548" w:type="dxa"/>
            <w:vMerge w:val="restart"/>
          </w:tcPr>
          <w:p w14:paraId="437750E5" w14:textId="77777777" w:rsidR="007A1F44" w:rsidRPr="00A03C55" w:rsidRDefault="007A1F44" w:rsidP="003462A5">
            <w:pPr>
              <w:pStyle w:val="TableEntryHeader"/>
              <w:rPr>
                <w:noProof w:val="0"/>
              </w:rPr>
            </w:pPr>
            <w:r w:rsidRPr="00A03C55">
              <w:rPr>
                <w:noProof w:val="0"/>
              </w:rPr>
              <w:lastRenderedPageBreak/>
              <w:t>Patient</w:t>
            </w:r>
          </w:p>
          <w:p w14:paraId="536727EC"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3773748F"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634B540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BE3BF0D"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6E870E22" w14:textId="77777777">
        <w:trPr>
          <w:cantSplit/>
        </w:trPr>
        <w:tc>
          <w:tcPr>
            <w:tcW w:w="1548" w:type="dxa"/>
            <w:vMerge/>
            <w:vAlign w:val="center"/>
          </w:tcPr>
          <w:p w14:paraId="6CDAD64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25AE4A4"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14023DD3"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50A7DC0"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75DF23DF" w14:textId="77777777">
        <w:trPr>
          <w:cantSplit/>
        </w:trPr>
        <w:tc>
          <w:tcPr>
            <w:tcW w:w="1548" w:type="dxa"/>
            <w:vMerge/>
            <w:vAlign w:val="center"/>
          </w:tcPr>
          <w:p w14:paraId="4E3610F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B356258"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1A0A8D8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1E5544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1F9306D" w14:textId="77777777">
        <w:trPr>
          <w:cantSplit/>
        </w:trPr>
        <w:tc>
          <w:tcPr>
            <w:tcW w:w="1548" w:type="dxa"/>
            <w:vMerge/>
            <w:vAlign w:val="center"/>
          </w:tcPr>
          <w:p w14:paraId="0C701A6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3B2772D"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3092E04D"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0DB3B37B"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3CDE85E3" w14:textId="77777777">
        <w:trPr>
          <w:cantSplit/>
        </w:trPr>
        <w:tc>
          <w:tcPr>
            <w:tcW w:w="1548" w:type="dxa"/>
            <w:vMerge/>
            <w:vAlign w:val="center"/>
          </w:tcPr>
          <w:p w14:paraId="0FC3AF0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11E4275"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60E8751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0E002F6"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07B3D141" w14:textId="77777777">
        <w:trPr>
          <w:cantSplit/>
        </w:trPr>
        <w:tc>
          <w:tcPr>
            <w:tcW w:w="1548" w:type="dxa"/>
            <w:vMerge/>
            <w:vAlign w:val="center"/>
          </w:tcPr>
          <w:p w14:paraId="3FC32C3B"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D84BA50"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27EC519A"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30033FD0" w14:textId="06C896BC"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0776DF" w:rsidRPr="00A03C55">
              <w:rPr>
                <w:noProof w:val="0"/>
                <w:sz w:val="16"/>
              </w:rPr>
              <w:t>A</w:t>
            </w:r>
            <w:r w:rsidRPr="00A03C55">
              <w:rPr>
                <w:noProof w:val="0"/>
                <w:sz w:val="16"/>
              </w:rPr>
              <w:t>ppendix E)</w:t>
            </w:r>
            <w:r w:rsidRPr="00A03C55">
              <w:rPr>
                <w:iCs/>
                <w:noProof w:val="0"/>
                <w:sz w:val="16"/>
              </w:rPr>
              <w:t xml:space="preserve">. </w:t>
            </w:r>
          </w:p>
        </w:tc>
      </w:tr>
      <w:tr w:rsidR="007A1F44" w:rsidRPr="00A03C55" w14:paraId="572909CF" w14:textId="77777777">
        <w:trPr>
          <w:cantSplit/>
        </w:trPr>
        <w:tc>
          <w:tcPr>
            <w:tcW w:w="1548" w:type="dxa"/>
            <w:vMerge/>
            <w:vAlign w:val="center"/>
          </w:tcPr>
          <w:p w14:paraId="186F510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1854089"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70096EF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4F286C5"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25B932DB" w14:textId="77777777">
        <w:trPr>
          <w:cantSplit/>
        </w:trPr>
        <w:tc>
          <w:tcPr>
            <w:tcW w:w="1548" w:type="dxa"/>
            <w:vMerge/>
            <w:vAlign w:val="center"/>
          </w:tcPr>
          <w:p w14:paraId="5C6A26A9"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F5A00C7"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6ADCB4E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14B6E5"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0B9151B" w14:textId="77777777">
        <w:trPr>
          <w:cantSplit/>
        </w:trPr>
        <w:tc>
          <w:tcPr>
            <w:tcW w:w="1548" w:type="dxa"/>
            <w:vMerge/>
            <w:vAlign w:val="center"/>
          </w:tcPr>
          <w:p w14:paraId="4CE0AFD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2C75C84"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15352CB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4022102" w14:textId="77777777" w:rsidR="007A1F44" w:rsidRPr="00A03C55" w:rsidRDefault="007A1F44" w:rsidP="00971004">
            <w:pPr>
              <w:pStyle w:val="TableEntry"/>
              <w:rPr>
                <w:noProof w:val="0"/>
                <w:sz w:val="16"/>
              </w:rPr>
            </w:pPr>
            <w:r w:rsidRPr="00A03C55">
              <w:rPr>
                <w:i/>
                <w:iCs/>
                <w:noProof w:val="0"/>
                <w:sz w:val="16"/>
              </w:rPr>
              <w:t>not specialized</w:t>
            </w:r>
          </w:p>
        </w:tc>
      </w:tr>
    </w:tbl>
    <w:p w14:paraId="676B7C4E"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5C87925" w14:textId="77777777" w:rsidTr="00D372D5">
        <w:trPr>
          <w:cantSplit/>
        </w:trPr>
        <w:tc>
          <w:tcPr>
            <w:tcW w:w="1548" w:type="dxa"/>
            <w:vMerge w:val="restart"/>
          </w:tcPr>
          <w:p w14:paraId="218CB1D3" w14:textId="77777777" w:rsidR="007A1F44" w:rsidRPr="00A03C55" w:rsidRDefault="007A1F44" w:rsidP="003462A5">
            <w:pPr>
              <w:pStyle w:val="TableEntryHeader"/>
              <w:rPr>
                <w:noProof w:val="0"/>
              </w:rPr>
            </w:pPr>
            <w:r w:rsidRPr="00A03C55">
              <w:rPr>
                <w:noProof w:val="0"/>
              </w:rPr>
              <w:t>Query Parameters</w:t>
            </w:r>
          </w:p>
          <w:p w14:paraId="2D8EBE4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582750DC"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7755ED4C"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67D7399"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56DE2F65" w14:textId="77777777">
        <w:trPr>
          <w:cantSplit/>
        </w:trPr>
        <w:tc>
          <w:tcPr>
            <w:tcW w:w="1548" w:type="dxa"/>
            <w:vMerge/>
            <w:vAlign w:val="center"/>
          </w:tcPr>
          <w:p w14:paraId="76DC3BA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9E8A2B8"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6CB76A3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371FC05"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70CFEB1D" w14:textId="77777777">
        <w:trPr>
          <w:cantSplit/>
        </w:trPr>
        <w:tc>
          <w:tcPr>
            <w:tcW w:w="1548" w:type="dxa"/>
            <w:vMerge/>
            <w:vAlign w:val="center"/>
          </w:tcPr>
          <w:p w14:paraId="24CD1EE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C26EB90"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2C27F23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38502FA"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F0EA1F2" w14:textId="77777777">
        <w:trPr>
          <w:cantSplit/>
        </w:trPr>
        <w:tc>
          <w:tcPr>
            <w:tcW w:w="1548" w:type="dxa"/>
            <w:vMerge/>
            <w:vAlign w:val="center"/>
          </w:tcPr>
          <w:p w14:paraId="737B9D8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8568CAB" w14:textId="77777777" w:rsidR="007A1F44" w:rsidRPr="00A03C55" w:rsidRDefault="007A1F44" w:rsidP="00971004">
            <w:pPr>
              <w:pStyle w:val="TableEntry"/>
              <w:rPr>
                <w:noProof w:val="0"/>
                <w:sz w:val="16"/>
              </w:rPr>
            </w:pPr>
            <w:r w:rsidRPr="00A03C55">
              <w:rPr>
                <w:noProof w:val="0"/>
                <w:sz w:val="16"/>
              </w:rPr>
              <w:t>ParticipantObjectIDTypeCode</w:t>
            </w:r>
          </w:p>
        </w:tc>
        <w:tc>
          <w:tcPr>
            <w:tcW w:w="630" w:type="dxa"/>
            <w:vAlign w:val="center"/>
          </w:tcPr>
          <w:p w14:paraId="5B5F737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7DE1D15" w14:textId="77777777" w:rsidR="007A1F44" w:rsidRPr="00A03C55" w:rsidRDefault="007A1F44" w:rsidP="00971004">
            <w:pPr>
              <w:pStyle w:val="TableEntry"/>
              <w:rPr>
                <w:noProof w:val="0"/>
                <w:sz w:val="16"/>
              </w:rPr>
            </w:pPr>
            <w:r w:rsidRPr="00A03C55">
              <w:rPr>
                <w:noProof w:val="0"/>
                <w:sz w:val="16"/>
              </w:rPr>
              <w:t>EV(“ITI-45”, “IHE Transactions”, “PIX Query”)</w:t>
            </w:r>
          </w:p>
        </w:tc>
      </w:tr>
      <w:tr w:rsidR="007A1F44" w:rsidRPr="00A03C55" w14:paraId="320A1FA9" w14:textId="77777777">
        <w:trPr>
          <w:cantSplit/>
        </w:trPr>
        <w:tc>
          <w:tcPr>
            <w:tcW w:w="1548" w:type="dxa"/>
            <w:vMerge/>
            <w:vAlign w:val="center"/>
          </w:tcPr>
          <w:p w14:paraId="0F67895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20DCDCB"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369C94C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045A5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871459F" w14:textId="77777777">
        <w:trPr>
          <w:cantSplit/>
        </w:trPr>
        <w:tc>
          <w:tcPr>
            <w:tcW w:w="1548" w:type="dxa"/>
            <w:vMerge/>
            <w:vAlign w:val="center"/>
          </w:tcPr>
          <w:p w14:paraId="496D5363"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24D143" w14:textId="77777777" w:rsidR="007A1F44" w:rsidRPr="00A03C55" w:rsidRDefault="007A1F44" w:rsidP="00631CA0">
            <w:pPr>
              <w:pStyle w:val="TableEntry"/>
              <w:rPr>
                <w:i/>
                <w:iCs/>
                <w:noProof w:val="0"/>
                <w:sz w:val="16"/>
              </w:rPr>
            </w:pPr>
            <w:r w:rsidRPr="00A03C55">
              <w:rPr>
                <w:i/>
                <w:iCs/>
                <w:noProof w:val="0"/>
                <w:sz w:val="16"/>
              </w:rPr>
              <w:t>ParticipantObjectID</w:t>
            </w:r>
          </w:p>
        </w:tc>
        <w:tc>
          <w:tcPr>
            <w:tcW w:w="630" w:type="dxa"/>
            <w:vAlign w:val="center"/>
          </w:tcPr>
          <w:p w14:paraId="597CB814"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20AEAEB6"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43D97B4B" w14:textId="77777777">
        <w:trPr>
          <w:cantSplit/>
        </w:trPr>
        <w:tc>
          <w:tcPr>
            <w:tcW w:w="1548" w:type="dxa"/>
            <w:vMerge/>
            <w:vAlign w:val="center"/>
          </w:tcPr>
          <w:p w14:paraId="5C88C5D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61BBF14"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717E052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A99A84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ADB92E4" w14:textId="77777777">
        <w:trPr>
          <w:cantSplit/>
        </w:trPr>
        <w:tc>
          <w:tcPr>
            <w:tcW w:w="1548" w:type="dxa"/>
            <w:vMerge/>
            <w:vAlign w:val="center"/>
          </w:tcPr>
          <w:p w14:paraId="095BBB60"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F2FFE29" w14:textId="77777777" w:rsidR="007A1F44" w:rsidRPr="00A03C55" w:rsidRDefault="007A1F44" w:rsidP="00631CA0">
            <w:pPr>
              <w:pStyle w:val="TableEntry"/>
              <w:rPr>
                <w:noProof w:val="0"/>
                <w:sz w:val="16"/>
              </w:rPr>
            </w:pPr>
            <w:r w:rsidRPr="00A03C55">
              <w:rPr>
                <w:noProof w:val="0"/>
                <w:sz w:val="16"/>
              </w:rPr>
              <w:t>ParticipantObjectQuery</w:t>
            </w:r>
          </w:p>
        </w:tc>
        <w:tc>
          <w:tcPr>
            <w:tcW w:w="630" w:type="dxa"/>
            <w:vAlign w:val="center"/>
          </w:tcPr>
          <w:p w14:paraId="0F362BC9"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2C3A7D09" w14:textId="77777777" w:rsidR="007A1F44" w:rsidRPr="00A03C55" w:rsidRDefault="007A1F44" w:rsidP="00971004">
            <w:pPr>
              <w:pStyle w:val="TableEntry"/>
              <w:rPr>
                <w:iCs/>
                <w:noProof w:val="0"/>
                <w:sz w:val="16"/>
              </w:rPr>
            </w:pPr>
            <w:r w:rsidRPr="00A03C55">
              <w:rPr>
                <w:noProof w:val="0"/>
                <w:sz w:val="16"/>
              </w:rPr>
              <w:t>the QueryByParameter segment of the query, base64 encoded</w:t>
            </w:r>
          </w:p>
        </w:tc>
      </w:tr>
      <w:tr w:rsidR="007A1F44" w:rsidRPr="00A03C55" w14:paraId="2F35E570" w14:textId="77777777">
        <w:trPr>
          <w:cantSplit/>
        </w:trPr>
        <w:tc>
          <w:tcPr>
            <w:tcW w:w="1548" w:type="dxa"/>
            <w:vMerge/>
            <w:vAlign w:val="center"/>
          </w:tcPr>
          <w:p w14:paraId="349F1FC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791EA4E"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13D69F36" w14:textId="77777777" w:rsidR="007A1F44" w:rsidRPr="00A03C55" w:rsidRDefault="007A1F44" w:rsidP="00971004">
            <w:pPr>
              <w:pStyle w:val="TableEntry"/>
              <w:jc w:val="center"/>
              <w:rPr>
                <w:i/>
                <w:iCs/>
                <w:noProof w:val="0"/>
                <w:sz w:val="16"/>
              </w:rPr>
            </w:pPr>
            <w:r w:rsidRPr="00A03C55">
              <w:rPr>
                <w:noProof w:val="0"/>
                <w:sz w:val="16"/>
              </w:rPr>
              <w:t>U</w:t>
            </w:r>
          </w:p>
        </w:tc>
        <w:tc>
          <w:tcPr>
            <w:tcW w:w="4968" w:type="dxa"/>
            <w:vAlign w:val="center"/>
          </w:tcPr>
          <w:p w14:paraId="2BA68B2C" w14:textId="77777777" w:rsidR="007A1F44" w:rsidRPr="00A03C55" w:rsidRDefault="007A1F44" w:rsidP="00631CA0">
            <w:pPr>
              <w:pStyle w:val="TableEntry"/>
              <w:rPr>
                <w:i/>
                <w:iCs/>
                <w:noProof w:val="0"/>
                <w:sz w:val="16"/>
              </w:rPr>
            </w:pPr>
            <w:r w:rsidRPr="00A03C55">
              <w:rPr>
                <w:i/>
                <w:iCs/>
                <w:noProof w:val="0"/>
                <w:sz w:val="16"/>
              </w:rPr>
              <w:t>not specialized</w:t>
            </w:r>
          </w:p>
        </w:tc>
      </w:tr>
    </w:tbl>
    <w:p w14:paraId="41AFB3FB" w14:textId="77777777" w:rsidR="007A1F44" w:rsidRPr="00A03C55" w:rsidRDefault="007A1F44" w:rsidP="00971004">
      <w:pPr>
        <w:autoSpaceDE w:val="0"/>
        <w:autoSpaceDN w:val="0"/>
        <w:adjustRightInd w:val="0"/>
        <w:spacing w:before="0"/>
      </w:pPr>
    </w:p>
    <w:p w14:paraId="0C988A2A" w14:textId="77777777" w:rsidR="007A1F44" w:rsidRPr="00A03C55" w:rsidRDefault="007A1F44" w:rsidP="00971004">
      <w:pPr>
        <w:pStyle w:val="Heading2"/>
        <w:numPr>
          <w:ilvl w:val="0"/>
          <w:numId w:val="0"/>
        </w:numPr>
        <w:tabs>
          <w:tab w:val="clear" w:pos="2160"/>
        </w:tabs>
        <w:rPr>
          <w:noProof w:val="0"/>
        </w:rPr>
      </w:pPr>
      <w:bookmarkStart w:id="1429" w:name="_Toc169692736"/>
      <w:bookmarkStart w:id="1430" w:name="_Toc174274307"/>
      <w:bookmarkStart w:id="1431" w:name="_Toc174875003"/>
      <w:bookmarkStart w:id="1432" w:name="_Toc174876006"/>
      <w:bookmarkStart w:id="1433" w:name="_Toc237312371"/>
      <w:bookmarkStart w:id="1434" w:name="_Toc269052457"/>
      <w:r w:rsidRPr="00A03C55">
        <w:rPr>
          <w:noProof w:val="0"/>
        </w:rPr>
        <w:br w:type="page"/>
      </w:r>
      <w:bookmarkStart w:id="1435" w:name="_Toc398544346"/>
      <w:bookmarkStart w:id="1436" w:name="_Toc398717992"/>
      <w:bookmarkStart w:id="1437" w:name="_Toc13773766"/>
      <w:r w:rsidRPr="00A03C55">
        <w:rPr>
          <w:noProof w:val="0"/>
        </w:rPr>
        <w:lastRenderedPageBreak/>
        <w:t>3.46 PIXV3 Update Notification</w:t>
      </w:r>
      <w:bookmarkEnd w:id="1429"/>
      <w:bookmarkEnd w:id="1430"/>
      <w:bookmarkEnd w:id="1431"/>
      <w:bookmarkEnd w:id="1432"/>
      <w:bookmarkEnd w:id="1433"/>
      <w:bookmarkEnd w:id="1434"/>
      <w:bookmarkEnd w:id="1435"/>
      <w:bookmarkEnd w:id="1436"/>
      <w:r w:rsidR="00903C21" w:rsidRPr="00A03C55">
        <w:rPr>
          <w:noProof w:val="0"/>
        </w:rPr>
        <w:t xml:space="preserve"> [ITI-46]</w:t>
      </w:r>
      <w:bookmarkEnd w:id="1437"/>
    </w:p>
    <w:p w14:paraId="52F928E6" w14:textId="02B3F2CB" w:rsidR="007A1F44" w:rsidRPr="00A03C55" w:rsidRDefault="007A1F44" w:rsidP="00971004">
      <w:pPr>
        <w:pStyle w:val="BodyText"/>
      </w:pPr>
      <w:r w:rsidRPr="00A03C55">
        <w:t xml:space="preserve">This section corresponds to </w:t>
      </w:r>
      <w:r w:rsidR="00E77430" w:rsidRPr="00A03C55">
        <w:t>transaction</w:t>
      </w:r>
      <w:r w:rsidRPr="00A03C55">
        <w:t xml:space="preserve"> </w:t>
      </w:r>
      <w:r w:rsidR="00383577" w:rsidRPr="00A03C55">
        <w:t>[</w:t>
      </w:r>
      <w:r w:rsidRPr="00A03C55">
        <w:t>ITI-46</w:t>
      </w:r>
      <w:r w:rsidR="00383577" w:rsidRPr="00A03C55">
        <w:t>]</w:t>
      </w:r>
      <w:r w:rsidRPr="00A03C55">
        <w:t xml:space="preserve"> of the IHE IT Infrastructure Technical Framework. Transaction </w:t>
      </w:r>
      <w:r w:rsidR="00383577" w:rsidRPr="00A03C55">
        <w:t>[</w:t>
      </w:r>
      <w:r w:rsidRPr="00A03C55">
        <w:t>ITI-46</w:t>
      </w:r>
      <w:r w:rsidR="00383577" w:rsidRPr="00A03C55">
        <w:t>]</w:t>
      </w:r>
      <w:r w:rsidRPr="00A03C55">
        <w:t xml:space="preserve"> is used by the Patient Identifier Cross-reference Consumer and Patient Identifier Cross-reference Manager Actors.</w:t>
      </w:r>
    </w:p>
    <w:p w14:paraId="3BA2EFDF" w14:textId="77777777" w:rsidR="007A1F44" w:rsidRPr="00A03C55" w:rsidRDefault="007A1F44" w:rsidP="00971004">
      <w:pPr>
        <w:pStyle w:val="Heading3"/>
        <w:numPr>
          <w:ilvl w:val="0"/>
          <w:numId w:val="0"/>
        </w:numPr>
        <w:tabs>
          <w:tab w:val="clear" w:pos="2160"/>
          <w:tab w:val="clear" w:pos="2880"/>
        </w:tabs>
        <w:rPr>
          <w:noProof w:val="0"/>
        </w:rPr>
      </w:pPr>
      <w:bookmarkStart w:id="1438" w:name="_Toc169692737"/>
      <w:bookmarkStart w:id="1439" w:name="_Toc269052458"/>
      <w:bookmarkStart w:id="1440" w:name="_Toc398544347"/>
      <w:bookmarkStart w:id="1441" w:name="_Toc398717993"/>
      <w:bookmarkStart w:id="1442" w:name="_Toc13773767"/>
      <w:r w:rsidRPr="00A03C55">
        <w:rPr>
          <w:noProof w:val="0"/>
        </w:rPr>
        <w:t>3.46.1 Scope</w:t>
      </w:r>
      <w:bookmarkEnd w:id="1438"/>
      <w:bookmarkEnd w:id="1439"/>
      <w:bookmarkEnd w:id="1440"/>
      <w:bookmarkEnd w:id="1441"/>
      <w:bookmarkEnd w:id="1442"/>
    </w:p>
    <w:p w14:paraId="74D92290" w14:textId="7CD0661D" w:rsidR="007A1F44" w:rsidRPr="00A03C55" w:rsidRDefault="007A1F44" w:rsidP="00971004">
      <w:pPr>
        <w:pStyle w:val="BodyText"/>
      </w:pPr>
      <w:r w:rsidRPr="00A03C55">
        <w:t xml:space="preserve">The scope is identical to the scope of transaction </w:t>
      </w:r>
      <w:r w:rsidR="00383577" w:rsidRPr="00A03C55">
        <w:t>[</w:t>
      </w:r>
      <w:r w:rsidRPr="00A03C55">
        <w:t>ITI-10</w:t>
      </w:r>
      <w:r w:rsidR="00383577" w:rsidRPr="00A03C55">
        <w:t>]</w:t>
      </w:r>
      <w:r w:rsidRPr="00A03C55">
        <w:t>, described in ITI TF-2a: 3.10.1.</w:t>
      </w:r>
    </w:p>
    <w:p w14:paraId="490FE560" w14:textId="77777777" w:rsidR="007A1F44" w:rsidRPr="00A03C55" w:rsidRDefault="007A1F44" w:rsidP="00971004">
      <w:pPr>
        <w:pStyle w:val="Heading3"/>
        <w:numPr>
          <w:ilvl w:val="0"/>
          <w:numId w:val="0"/>
        </w:numPr>
        <w:tabs>
          <w:tab w:val="clear" w:pos="2160"/>
          <w:tab w:val="clear" w:pos="2880"/>
        </w:tabs>
        <w:rPr>
          <w:noProof w:val="0"/>
        </w:rPr>
      </w:pPr>
      <w:bookmarkStart w:id="1443" w:name="_Toc169692738"/>
      <w:bookmarkStart w:id="1444" w:name="_Toc269052459"/>
      <w:bookmarkStart w:id="1445" w:name="_Toc398544348"/>
      <w:bookmarkStart w:id="1446" w:name="_Toc398717994"/>
      <w:bookmarkStart w:id="1447" w:name="_Toc13773768"/>
      <w:r w:rsidRPr="00A03C55">
        <w:rPr>
          <w:noProof w:val="0"/>
        </w:rPr>
        <w:t>3.46.2 Use Case Roles</w:t>
      </w:r>
      <w:bookmarkEnd w:id="1443"/>
      <w:bookmarkEnd w:id="1444"/>
      <w:bookmarkEnd w:id="1445"/>
      <w:bookmarkEnd w:id="1446"/>
      <w:bookmarkEnd w:id="1447"/>
    </w:p>
    <w:p w14:paraId="01DF5F7B" w14:textId="77777777" w:rsidR="007A1F44" w:rsidRPr="00A03C55" w:rsidRDefault="00886A83" w:rsidP="00971004">
      <w:pPr>
        <w:jc w:val="center"/>
      </w:pPr>
      <w:r w:rsidRPr="00A03C55">
        <w:rPr>
          <w:noProof/>
        </w:rPr>
        <w:object w:dxaOrig="5430" w:dyaOrig="1935" w14:anchorId="76B8B553">
          <v:shape id="_x0000_i1037" type="#_x0000_t75" alt="" style="width:279.35pt;height:97.2pt;mso-width-percent:0;mso-height-percent:0;mso-width-percent:0;mso-height-percent:0" o:ole="" fillcolor="window">
            <v:imagedata r:id="rId151" o:title=""/>
          </v:shape>
          <o:OLEObject Type="Embed" ProgID="Word.Picture.8" ShapeID="_x0000_i1037" DrawAspect="Content" ObjectID="_1648459678" r:id="rId152"/>
        </w:object>
      </w:r>
    </w:p>
    <w:p w14:paraId="715EAFB9" w14:textId="77777777" w:rsidR="007A1F44" w:rsidRPr="00A03C55" w:rsidRDefault="007A1F44" w:rsidP="00971004">
      <w:pPr>
        <w:pStyle w:val="BodyText"/>
      </w:pPr>
      <w:r w:rsidRPr="00A03C55">
        <w:rPr>
          <w:b/>
        </w:rPr>
        <w:t>Actor:</w:t>
      </w:r>
      <w:r w:rsidRPr="00A03C55">
        <w:t xml:space="preserve"> Patient Identifier Cross-reference Manager</w:t>
      </w:r>
    </w:p>
    <w:p w14:paraId="58883555" w14:textId="77777777" w:rsidR="007A1F44" w:rsidRPr="00A03C55" w:rsidRDefault="007A1F44" w:rsidP="00971004">
      <w:pPr>
        <w:pStyle w:val="BodyText"/>
      </w:pPr>
      <w:r w:rsidRPr="00A03C55">
        <w:rPr>
          <w:b/>
        </w:rPr>
        <w:t xml:space="preserve">Role: </w:t>
      </w:r>
      <w:r w:rsidRPr="00A03C55">
        <w:t>It serves a well-defined set of Patient Identification Domains. The Patient Identifier Cross-reference Manager manages the cross-referencing of patient identifiers across Patient Identification Domains by providing a list of patient ID “aliases” via notification to a configured list of interested Patient Identifier Cross-reference Consumers.</w:t>
      </w:r>
    </w:p>
    <w:p w14:paraId="7C72E8A6" w14:textId="77777777" w:rsidR="007A1F44" w:rsidRPr="00A03C55" w:rsidRDefault="007A1F44" w:rsidP="00971004">
      <w:pPr>
        <w:pStyle w:val="BodyText"/>
        <w:ind w:left="720"/>
        <w:rPr>
          <w:b/>
        </w:rPr>
      </w:pPr>
      <w:r w:rsidRPr="00A03C55">
        <w:rPr>
          <w:b/>
        </w:rPr>
        <w:t xml:space="preserve">Corresponding HL7 v3 Application Roles: </w:t>
      </w:r>
    </w:p>
    <w:p w14:paraId="5F542249" w14:textId="77777777" w:rsidR="007A1F44" w:rsidRPr="00A03C55" w:rsidRDefault="007A1F44" w:rsidP="00971004">
      <w:pPr>
        <w:pStyle w:val="BodyText"/>
        <w:ind w:left="720"/>
      </w:pPr>
      <w:r w:rsidRPr="00A03C55">
        <w:t>Patient Registry Informer (PRPA_AR201301UV02)</w:t>
      </w:r>
    </w:p>
    <w:p w14:paraId="39B43FA2" w14:textId="77777777" w:rsidR="007A1F44" w:rsidRPr="00A03C55" w:rsidRDefault="007A1F44" w:rsidP="00971004">
      <w:pPr>
        <w:pStyle w:val="BodyText"/>
      </w:pPr>
      <w:r w:rsidRPr="00A03C55">
        <w:rPr>
          <w:b/>
        </w:rPr>
        <w:t>Actor:</w:t>
      </w:r>
      <w:r w:rsidRPr="00A03C55">
        <w:t xml:space="preserve"> Patient Identifier Cross-reference Consumer</w:t>
      </w:r>
    </w:p>
    <w:p w14:paraId="52FA0005" w14:textId="77777777" w:rsidR="007A1F44" w:rsidRPr="00A03C55" w:rsidRDefault="007A1F44" w:rsidP="00971004">
      <w:pPr>
        <w:pStyle w:val="BodyText"/>
      </w:pPr>
      <w:r w:rsidRPr="00A03C55">
        <w:rPr>
          <w:b/>
        </w:rPr>
        <w:t xml:space="preserve">Role: </w:t>
      </w:r>
      <w:r w:rsidRPr="00A03C55">
        <w:t>Receives notifications from the Patient Identifier Cross-reference Manager of changes to patient ID aliases. Typically the Patient Identifier Cross-reference Consumer uses this information to maintain information links about patients in a different patient ID domain.</w:t>
      </w:r>
    </w:p>
    <w:p w14:paraId="5BDF954F" w14:textId="77777777" w:rsidR="007A1F44" w:rsidRPr="00A03C55" w:rsidRDefault="007A1F44" w:rsidP="00971004">
      <w:pPr>
        <w:pStyle w:val="BodyText"/>
        <w:ind w:left="720"/>
        <w:rPr>
          <w:b/>
          <w:bCs/>
          <w:szCs w:val="24"/>
        </w:rPr>
      </w:pPr>
      <w:r w:rsidRPr="00A03C55">
        <w:rPr>
          <w:b/>
          <w:bCs/>
          <w:szCs w:val="24"/>
        </w:rPr>
        <w:t xml:space="preserve">Corresponding HL7 v3 Application Roles: </w:t>
      </w:r>
    </w:p>
    <w:p w14:paraId="2B6FDB35" w14:textId="77777777" w:rsidR="007A1F44" w:rsidRPr="00A03C55" w:rsidRDefault="007A1F44" w:rsidP="00971004">
      <w:pPr>
        <w:pStyle w:val="BodyText"/>
        <w:ind w:left="720"/>
        <w:rPr>
          <w:bCs/>
          <w:szCs w:val="24"/>
        </w:rPr>
      </w:pPr>
      <w:r w:rsidRPr="00A03C55">
        <w:rPr>
          <w:bCs/>
          <w:szCs w:val="24"/>
        </w:rPr>
        <w:t xml:space="preserve">Patient Registry Tracker (PRPA_AR201302UV02) </w:t>
      </w:r>
    </w:p>
    <w:p w14:paraId="7D393C1E" w14:textId="77777777" w:rsidR="007A1F44" w:rsidRPr="00A03C55" w:rsidRDefault="007A1F44" w:rsidP="00971004">
      <w:pPr>
        <w:pStyle w:val="Heading3"/>
        <w:numPr>
          <w:ilvl w:val="0"/>
          <w:numId w:val="0"/>
        </w:numPr>
        <w:tabs>
          <w:tab w:val="clear" w:pos="2160"/>
          <w:tab w:val="clear" w:pos="2880"/>
        </w:tabs>
        <w:rPr>
          <w:noProof w:val="0"/>
        </w:rPr>
      </w:pPr>
      <w:bookmarkStart w:id="1448" w:name="_Toc169692739"/>
      <w:bookmarkStart w:id="1449" w:name="_Toc269052460"/>
      <w:bookmarkStart w:id="1450" w:name="_Toc398544349"/>
      <w:bookmarkStart w:id="1451" w:name="_Toc398717995"/>
      <w:bookmarkStart w:id="1452" w:name="_Toc13773769"/>
      <w:r w:rsidRPr="00A03C55">
        <w:rPr>
          <w:noProof w:val="0"/>
        </w:rPr>
        <w:t>3.46.3 Referenced Standards</w:t>
      </w:r>
      <w:bookmarkEnd w:id="1448"/>
      <w:bookmarkEnd w:id="1449"/>
      <w:bookmarkEnd w:id="1450"/>
      <w:bookmarkEnd w:id="1451"/>
      <w:bookmarkEnd w:id="1452"/>
    </w:p>
    <w:p w14:paraId="17C45020" w14:textId="77777777" w:rsidR="007A1F44" w:rsidRPr="00A03C55" w:rsidRDefault="007A1F44" w:rsidP="00971004">
      <w:r w:rsidRPr="00A03C55">
        <w:rPr>
          <w:rStyle w:val="BodyTextCharChar1"/>
          <w:noProof w:val="0"/>
        </w:rPr>
        <w:t xml:space="preserve">HL7 Version 3 Edition 2008 Patient Administration DSTU, Patient Topic (found at </w:t>
      </w:r>
      <w:hyperlink r:id="rId153" w:anchor="V32008" w:history="1">
        <w:r w:rsidRPr="00A03C55">
          <w:rPr>
            <w:rStyle w:val="Hyperlink"/>
          </w:rPr>
          <w:t>http://www.hl7.org/memonly/downloads/v3edition.cfm#V32008</w:t>
        </w:r>
      </w:hyperlink>
      <w:r w:rsidRPr="00A03C55">
        <w:t xml:space="preserve">) </w:t>
      </w:r>
    </w:p>
    <w:p w14:paraId="61428D9A" w14:textId="77777777" w:rsidR="007A1F44" w:rsidRPr="00A03C55" w:rsidRDefault="007A1F44" w:rsidP="00971004">
      <w:pPr>
        <w:autoSpaceDE w:val="0"/>
        <w:autoSpaceDN w:val="0"/>
        <w:adjustRightInd w:val="0"/>
        <w:rPr>
          <w:rStyle w:val="BodyTextChar"/>
        </w:rPr>
      </w:pPr>
      <w:r w:rsidRPr="00A03C55">
        <w:rPr>
          <w:szCs w:val="24"/>
        </w:rPr>
        <w:t>Implementers of this transaction shall comply with all requirements described in ITI TF-2x: Appendix V Web Services for IHE Transactions</w:t>
      </w:r>
      <w:r w:rsidRPr="00A03C55">
        <w:rPr>
          <w:rStyle w:val="BodyTextChar"/>
        </w:rPr>
        <w:t>.</w:t>
      </w:r>
    </w:p>
    <w:p w14:paraId="513F2CB4" w14:textId="2C8C389A" w:rsidR="007A1F44" w:rsidRPr="00A03C55" w:rsidRDefault="007A1F44" w:rsidP="00971004">
      <w:pPr>
        <w:pStyle w:val="Heading3"/>
        <w:numPr>
          <w:ilvl w:val="0"/>
          <w:numId w:val="0"/>
        </w:numPr>
        <w:tabs>
          <w:tab w:val="clear" w:pos="2160"/>
          <w:tab w:val="clear" w:pos="2880"/>
        </w:tabs>
        <w:rPr>
          <w:noProof w:val="0"/>
        </w:rPr>
      </w:pPr>
      <w:bookmarkStart w:id="1453" w:name="_Toc13773770"/>
      <w:bookmarkStart w:id="1454" w:name="_Toc169692740"/>
      <w:bookmarkStart w:id="1455" w:name="_Toc269052461"/>
      <w:bookmarkStart w:id="1456" w:name="_Toc398544350"/>
      <w:bookmarkStart w:id="1457" w:name="_Toc398717996"/>
      <w:r w:rsidRPr="00A03C55">
        <w:rPr>
          <w:noProof w:val="0"/>
        </w:rPr>
        <w:lastRenderedPageBreak/>
        <w:t xml:space="preserve">3.46.4 </w:t>
      </w:r>
      <w:r w:rsidR="00A03C55">
        <w:rPr>
          <w:noProof w:val="0"/>
        </w:rPr>
        <w:t>Messages</w:t>
      </w:r>
      <w:bookmarkEnd w:id="1453"/>
      <w:bookmarkEnd w:id="1454"/>
      <w:bookmarkEnd w:id="1455"/>
      <w:bookmarkEnd w:id="1456"/>
      <w:bookmarkEnd w:id="1457"/>
    </w:p>
    <w:p w14:paraId="7FA2D479" w14:textId="287B7CB1" w:rsidR="007A1F44" w:rsidRPr="00A03C55" w:rsidRDefault="00195AA7" w:rsidP="00D372D5">
      <w:pPr>
        <w:pStyle w:val="BodyText"/>
        <w:jc w:val="center"/>
      </w:pPr>
      <w:r w:rsidRPr="00A03C55">
        <w:rPr>
          <w:noProof/>
          <w:lang w:eastAsia="fr-FR"/>
        </w:rPr>
        <mc:AlternateContent>
          <mc:Choice Requires="wpg">
            <w:drawing>
              <wp:inline distT="0" distB="0" distL="0" distR="0" wp14:anchorId="74C8C220" wp14:editId="13F13B45">
                <wp:extent cx="5943600" cy="2514600"/>
                <wp:effectExtent l="0" t="0" r="0" b="0"/>
                <wp:docPr id="24" name="Canvas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514600"/>
                          <a:chOff x="0" y="0"/>
                          <a:chExt cx="59436" cy="25146"/>
                        </a:xfrm>
                      </wpg:grpSpPr>
                      <wps:wsp>
                        <wps:cNvPr id="25" name="AutoShape 48"/>
                        <wps:cNvSpPr>
                          <a:spLocks noChangeAspect="1" noChangeArrowheads="1"/>
                        </wps:cNvSpPr>
                        <wps:spPr bwMode="auto">
                          <a:xfrm>
                            <a:off x="0" y="0"/>
                            <a:ext cx="59436" cy="2514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43"/>
                        <wps:cNvSpPr>
                          <a:spLocks noChangeArrowheads="1"/>
                        </wps:cNvSpPr>
                        <wps:spPr bwMode="auto">
                          <a:xfrm>
                            <a:off x="0" y="4568"/>
                            <a:ext cx="13711" cy="6856"/>
                          </a:xfrm>
                          <a:prstGeom prst="rect">
                            <a:avLst/>
                          </a:prstGeom>
                          <a:solidFill>
                            <a:srgbClr val="FFFFFF"/>
                          </a:solidFill>
                          <a:ln w="9525">
                            <a:solidFill>
                              <a:srgbClr val="000000"/>
                            </a:solidFill>
                            <a:miter lim="800000"/>
                            <a:headEnd/>
                            <a:tailEnd/>
                          </a:ln>
                        </wps:spPr>
                        <wps:txbx>
                          <w:txbxContent>
                            <w:p w14:paraId="2B5405C9" w14:textId="77777777" w:rsidR="000F64B0" w:rsidRPr="00A9450B" w:rsidRDefault="000F64B0" w:rsidP="00971004">
                              <w:pPr>
                                <w:jc w:val="center"/>
                                <w:rPr>
                                  <w:rFonts w:ascii="Arial" w:hAnsi="Arial" w:cs="Arial"/>
                                  <w:sz w:val="20"/>
                                </w:rPr>
                              </w:pPr>
                              <w:r>
                                <w:rPr>
                                  <w:rFonts w:ascii="Arial" w:hAnsi="Arial" w:cs="Arial"/>
                                  <w:sz w:val="20"/>
                                </w:rPr>
                                <w:t>Patient Identifier Cross-Reference Consumer</w:t>
                              </w:r>
                            </w:p>
                            <w:p w14:paraId="516EC4FD" w14:textId="77777777" w:rsidR="000F64B0" w:rsidRPr="00761D59" w:rsidRDefault="000F64B0" w:rsidP="00971004"/>
                          </w:txbxContent>
                        </wps:txbx>
                        <wps:bodyPr rot="0" vert="horz" wrap="square" lIns="91440" tIns="45720" rIns="91440" bIns="45720" anchor="t" anchorCtr="0" upright="1">
                          <a:noAutofit/>
                        </wps:bodyPr>
                      </wps:wsp>
                      <wps:wsp>
                        <wps:cNvPr id="27" name="Rectangle 44"/>
                        <wps:cNvSpPr>
                          <a:spLocks noChangeArrowheads="1"/>
                        </wps:cNvSpPr>
                        <wps:spPr bwMode="auto">
                          <a:xfrm>
                            <a:off x="42290" y="4568"/>
                            <a:ext cx="13720" cy="6873"/>
                          </a:xfrm>
                          <a:prstGeom prst="rect">
                            <a:avLst/>
                          </a:prstGeom>
                          <a:solidFill>
                            <a:srgbClr val="FFFFFF"/>
                          </a:solidFill>
                          <a:ln w="9525">
                            <a:solidFill>
                              <a:srgbClr val="000000"/>
                            </a:solidFill>
                            <a:miter lim="800000"/>
                            <a:headEnd/>
                            <a:tailEnd/>
                          </a:ln>
                        </wps:spPr>
                        <wps:txbx>
                          <w:txbxContent>
                            <w:p w14:paraId="781B93B6" w14:textId="77777777" w:rsidR="000F64B0" w:rsidRPr="00A9450B" w:rsidRDefault="000F64B0"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28" name="Line 45"/>
                        <wps:cNvCnPr/>
                        <wps:spPr bwMode="auto">
                          <a:xfrm>
                            <a:off x="6859" y="11424"/>
                            <a:ext cx="9" cy="9145"/>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 name="Line 46"/>
                        <wps:cNvCnPr/>
                        <wps:spPr bwMode="auto">
                          <a:xfrm>
                            <a:off x="49150" y="11432"/>
                            <a:ext cx="8" cy="10285"/>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 name="Rectangle 47"/>
                        <wps:cNvSpPr>
                          <a:spLocks noChangeArrowheads="1"/>
                        </wps:cNvSpPr>
                        <wps:spPr bwMode="auto">
                          <a:xfrm>
                            <a:off x="5712" y="13713"/>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48"/>
                        <wps:cNvSpPr>
                          <a:spLocks noChangeArrowheads="1"/>
                        </wps:cNvSpPr>
                        <wps:spPr bwMode="auto">
                          <a:xfrm>
                            <a:off x="48002" y="13713"/>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Text Box 49"/>
                        <wps:cNvSpPr txBox="1">
                          <a:spLocks noChangeArrowheads="1"/>
                        </wps:cNvSpPr>
                        <wps:spPr bwMode="auto">
                          <a:xfrm>
                            <a:off x="12572" y="12573"/>
                            <a:ext cx="29718" cy="342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9A7F066" w14:textId="77777777" w:rsidR="000F64B0" w:rsidRDefault="000F64B0" w:rsidP="00971004">
                              <w:pPr>
                                <w:jc w:val="center"/>
                              </w:pPr>
                              <w:r>
                                <w:t>Patient Registry Record Revised</w:t>
                              </w:r>
                            </w:p>
                          </w:txbxContent>
                        </wps:txbx>
                        <wps:bodyPr rot="0" vert="horz" wrap="square" lIns="91440" tIns="45720" rIns="91440" bIns="45720" anchor="t" anchorCtr="0" upright="1">
                          <a:noAutofit/>
                        </wps:bodyPr>
                      </wps:wsp>
                      <wps:wsp>
                        <wps:cNvPr id="35" name="Text Box 50"/>
                        <wps:cNvSpPr txBox="1">
                          <a:spLocks noChangeArrowheads="1"/>
                        </wps:cNvSpPr>
                        <wps:spPr bwMode="auto">
                          <a:xfrm>
                            <a:off x="12572" y="16001"/>
                            <a:ext cx="29718" cy="342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0F51E96" w14:textId="77777777" w:rsidR="000F64B0" w:rsidRPr="00F908E2" w:rsidRDefault="000F64B0" w:rsidP="00971004">
                              <w:pPr>
                                <w:spacing w:before="0"/>
                                <w:jc w:val="center"/>
                              </w:pPr>
                              <w:r>
                                <w:t>PRPA_IN201302UV02</w:t>
                              </w:r>
                            </w:p>
                          </w:txbxContent>
                        </wps:txbx>
                        <wps:bodyPr rot="0" vert="horz" wrap="square" lIns="91440" tIns="45720" rIns="91440" bIns="45720" anchor="t" anchorCtr="0" upright="1">
                          <a:noAutofit/>
                        </wps:bodyPr>
                      </wps:wsp>
                      <wps:wsp>
                        <wps:cNvPr id="36" name="Line 51"/>
                        <wps:cNvCnPr/>
                        <wps:spPr bwMode="auto">
                          <a:xfrm>
                            <a:off x="7999" y="16001"/>
                            <a:ext cx="40003" cy="0"/>
                          </a:xfrm>
                          <a:prstGeom prst="line">
                            <a:avLst/>
                          </a:prstGeom>
                          <a:noFill/>
                          <a:ln w="12700">
                            <a:solidFill>
                              <a:srgbClr val="000000"/>
                            </a:solidFill>
                            <a:round/>
                            <a:headEnd type="triangle"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74C8C220" id="Canvas 41" o:spid="_x0000_s1061" style="width:468pt;height:198pt;mso-position-horizontal-relative:char;mso-position-vertical-relative:line" coordsize="59436,251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">
                <v:rect id="AutoShape 48" o:spid="_x0000_s1062" style="position:absolute;width:59436;height:25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" filled="f" stroked="f">
                  <o:lock v:ext="edit" aspectratio="t"/>
                </v:rect>
                <v:rect id="Rectangle 43" o:spid="_x0000_s1063" style="position:absolute;top:4568;width:13711;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">
                  <v:textbox>
                    <w:txbxContent>
                      <w:p w14:paraId="2B5405C9" w14:textId="77777777" w:rsidR="000F64B0" w:rsidRPr="00A9450B" w:rsidRDefault="000F64B0" w:rsidP="00971004">
                        <w:pPr>
                          <w:jc w:val="center"/>
                          <w:rPr>
                            <w:rFonts w:ascii="Arial" w:hAnsi="Arial" w:cs="Arial"/>
                            <w:sz w:val="20"/>
                          </w:rPr>
                        </w:pPr>
                        <w:r>
                          <w:rPr>
                            <w:rFonts w:ascii="Arial" w:hAnsi="Arial" w:cs="Arial"/>
                            <w:sz w:val="20"/>
                          </w:rPr>
                          <w:t>Patient Identifier Cross-Reference Consumer</w:t>
                        </w:r>
                      </w:p>
                      <w:p w14:paraId="516EC4FD" w14:textId="77777777" w:rsidR="000F64B0" w:rsidRPr="00761D59" w:rsidRDefault="000F64B0" w:rsidP="00971004"/>
                    </w:txbxContent>
                  </v:textbox>
                </v:rect>
                <v:rect id="Rectangle 44" o:spid="_x0000_s1064" style="position:absolute;left:42290;top:4568;width:13720;height:6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">
                  <v:textbox>
                    <w:txbxContent>
                      <w:p w14:paraId="781B93B6" w14:textId="77777777" w:rsidR="000F64B0" w:rsidRPr="00A9450B" w:rsidRDefault="000F64B0" w:rsidP="00971004">
                        <w:pPr>
                          <w:jc w:val="center"/>
                          <w:rPr>
                            <w:rFonts w:ascii="Arial" w:hAnsi="Arial" w:cs="Arial"/>
                            <w:sz w:val="20"/>
                          </w:rPr>
                        </w:pPr>
                        <w:r>
                          <w:rPr>
                            <w:rFonts w:ascii="Arial" w:hAnsi="Arial" w:cs="Arial"/>
                            <w:sz w:val="20"/>
                          </w:rPr>
                          <w:t>Patient Identifier Cross-Reference Manager</w:t>
                        </w:r>
                      </w:p>
                    </w:txbxContent>
                  </v:textbox>
                </v:rect>
                <v:line id="Line 45" o:spid="_x0000_s1065" style="position:absolute;visibility:visible;mso-wrap-style:square" from="6859,11424" to="6868,205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" strokeweight="3pt">
                  <v:stroke dashstyle="dash"/>
                </v:line>
                <v:line id="Line 46" o:spid="_x0000_s1066" style="position:absolute;visibility:visible;mso-wrap-style:square" from="49150,11432" to="49158,217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" strokeweight="3pt">
                  <v:stroke dashstyle="dash"/>
                </v:line>
                <v:rect id="Rectangle 47" o:spid="_x0000_s1067" style="position:absolute;left:5712;top:13713;width:2295;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"/>
                <v:rect id="Rectangle 48" o:spid="_x0000_s1068" style="position:absolute;left:48002;top:13713;width:2287;height:4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"/>
                <v:shape id="Text Box 49" o:spid="_x0000_s1069" type="#_x0000_t202" style="position:absolute;left:12572;top:12573;width:29718;height:3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" stroked="f">
                  <v:textbox>
                    <w:txbxContent>
                      <w:p w14:paraId="49A7F066" w14:textId="77777777" w:rsidR="000F64B0" w:rsidRDefault="000F64B0" w:rsidP="00971004">
                        <w:pPr>
                          <w:jc w:val="center"/>
                        </w:pPr>
                        <w:r>
                          <w:t>Patient Registry Record Revised</w:t>
                        </w:r>
                      </w:p>
                    </w:txbxContent>
                  </v:textbox>
                </v:shape>
                <v:shape id="Text Box 50" o:spid="_x0000_s1070" type="#_x0000_t202" style="position:absolute;left:12572;top:16001;width:29718;height:3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" stroked="f">
                  <v:textbox>
                    <w:txbxContent>
                      <w:p w14:paraId="00F51E96" w14:textId="77777777" w:rsidR="000F64B0" w:rsidRPr="00F908E2" w:rsidRDefault="000F64B0" w:rsidP="00971004">
                        <w:pPr>
                          <w:spacing w:before="0"/>
                          <w:jc w:val="center"/>
                        </w:pPr>
                        <w:r>
                          <w:t>PRPA_IN201302UV02</w:t>
                        </w:r>
                      </w:p>
                    </w:txbxContent>
                  </v:textbox>
                </v:shape>
                <v:line id="Line 51" o:spid="_x0000_s1071" style="position:absolute;visibility:visible;mso-wrap-style:square" from="7999,16001" to="48002,160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" strokeweight="1pt">
                  <v:stroke startarrow="block"/>
                </v:line>
                <w10:anchorlock/>
              </v:group>
            </w:pict>
          </mc:Fallback>
        </mc:AlternateContent>
      </w:r>
    </w:p>
    <w:p w14:paraId="24BE130E" w14:textId="23ACC317" w:rsidR="007A1F44" w:rsidRPr="00A03C55" w:rsidRDefault="004C2AEB" w:rsidP="002624F2">
      <w:pPr>
        <w:pStyle w:val="FigureTitle"/>
        <w:rPr>
          <w:rStyle w:val="FigureTitleChar1"/>
          <w:noProof w:val="0"/>
        </w:rPr>
      </w:pPr>
      <w:r w:rsidRPr="00A03C55">
        <w:rPr>
          <w:noProof w:val="0"/>
        </w:rPr>
        <w:t xml:space="preserve">Figure </w:t>
      </w:r>
      <w:r w:rsidR="007A1F44" w:rsidRPr="00A03C55">
        <w:rPr>
          <w:noProof w:val="0"/>
        </w:rPr>
        <w:t>3.46</w:t>
      </w:r>
      <w:r w:rsidR="00A97392" w:rsidRPr="00A03C55">
        <w:rPr>
          <w:noProof w:val="0"/>
        </w:rPr>
        <w:t>.4</w:t>
      </w:r>
      <w:r w:rsidR="007A1F44" w:rsidRPr="00A03C55">
        <w:rPr>
          <w:noProof w:val="0"/>
        </w:rPr>
        <w:t>-1: Update Patient Information Sequence</w:t>
      </w:r>
    </w:p>
    <w:p w14:paraId="2AEDC58C"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458" w:name="_Toc169692741"/>
      <w:bookmarkStart w:id="1459" w:name="_Toc398544351"/>
      <w:r w:rsidRPr="00A03C55">
        <w:rPr>
          <w:noProof w:val="0"/>
        </w:rPr>
        <w:t>3.46.4.1 Update Patient Information</w:t>
      </w:r>
      <w:bookmarkEnd w:id="1458"/>
      <w:bookmarkEnd w:id="1459"/>
    </w:p>
    <w:p w14:paraId="7EC04DF1"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60" w:name="_Toc169692742"/>
      <w:r w:rsidRPr="00A03C55">
        <w:rPr>
          <w:noProof w:val="0"/>
        </w:rPr>
        <w:t>3.46.4.1.1 Trigger Events</w:t>
      </w:r>
      <w:bookmarkEnd w:id="1460"/>
    </w:p>
    <w:p w14:paraId="327B1EB2" w14:textId="77777777" w:rsidR="007A1F44" w:rsidRPr="00A03C55" w:rsidRDefault="007A1F44" w:rsidP="00971004">
      <w:pPr>
        <w:pStyle w:val="BodyText"/>
      </w:pPr>
      <w:r w:rsidRPr="00A03C55">
        <w:t>The Patient Identifier Cross-reference Manager shall notify a Patient Identifier Cross-reference Consumer when there is a change in a set of cross-referenced patient identifiers for any of the patient identifiers belonging to Patient Identifier Domains of interest to the consumer. The configuration of the domains of interest to a Patient Cross-reference Consumer is maintained by the Patient Cross-reference Manager.</w:t>
      </w:r>
    </w:p>
    <w:p w14:paraId="38556E27" w14:textId="77777777" w:rsidR="007A1F44" w:rsidRPr="00A03C55" w:rsidRDefault="007A1F44" w:rsidP="00971004">
      <w:pPr>
        <w:pStyle w:val="BodyText"/>
      </w:pPr>
      <w:r w:rsidRPr="00A03C55">
        <w:t>Several notifications may have to be issued to communicate a single update to a set of cross-reference patient identifiers as required to reflect all the changes on the resulting sets of cross-reference patient Identifiers belonging to Patient Identifier Domains of interest to the Patient Identifier Cross-referencing Consumer.</w:t>
      </w:r>
    </w:p>
    <w:p w14:paraId="406F9FB1" w14:textId="77777777" w:rsidR="007A1F44" w:rsidRPr="00A03C55" w:rsidRDefault="007A1F44" w:rsidP="00971004">
      <w:pPr>
        <w:pStyle w:val="BodyText"/>
      </w:pPr>
      <w:r w:rsidRPr="00A03C55">
        <w:t>The following HL7 trigger event will be used to update to the list of patient identifiers:</w:t>
      </w:r>
    </w:p>
    <w:p w14:paraId="154E14C2" w14:textId="77777777" w:rsidR="007A1F44" w:rsidRPr="00A03C55" w:rsidRDefault="007A1F44" w:rsidP="00971004">
      <w:pPr>
        <w:pStyle w:val="BodyText"/>
        <w:rPr>
          <w:b/>
        </w:rPr>
      </w:pPr>
      <w:r w:rsidRPr="00A03C55">
        <w:rPr>
          <w:b/>
        </w:rPr>
        <w:t xml:space="preserve">Patient Registry Record Revised (PRPA_TE201302UV02) </w:t>
      </w:r>
    </w:p>
    <w:p w14:paraId="6F7F0694" w14:textId="77777777" w:rsidR="007A1F44" w:rsidRPr="00A03C55" w:rsidRDefault="007A1F44" w:rsidP="00971004">
      <w:pPr>
        <w:pStyle w:val="BodyText"/>
      </w:pPr>
      <w:r w:rsidRPr="00A03C55">
        <w:t>This trigger event signals that patient information was revised in a patient registry.</w:t>
      </w:r>
    </w:p>
    <w:p w14:paraId="772C4D21"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61" w:name="_Toc169692743"/>
      <w:r w:rsidRPr="00A03C55">
        <w:rPr>
          <w:noProof w:val="0"/>
        </w:rPr>
        <w:t>3.46.4.1.2 Message Semantics</w:t>
      </w:r>
      <w:bookmarkEnd w:id="1461"/>
    </w:p>
    <w:p w14:paraId="7997E472" w14:textId="77777777" w:rsidR="007A1F44" w:rsidRPr="00A03C55" w:rsidRDefault="007A1F44" w:rsidP="00971004">
      <w:pPr>
        <w:pStyle w:val="BodyText"/>
      </w:pPr>
      <w:r w:rsidRPr="00A03C55">
        <w:t>The PIX Update Notification transaction is conducted by the Patient Revise (PRPA_MT201302UV02) message. The Patient Identifier Cross-reference Manager initiates this transaction whenever identifier list information is updated for a patient.</w:t>
      </w:r>
    </w:p>
    <w:p w14:paraId="5323D430" w14:textId="77777777" w:rsidR="007A1F44" w:rsidRPr="00A03C55" w:rsidRDefault="007A1F44" w:rsidP="00971004">
      <w:pPr>
        <w:pStyle w:val="BodyText"/>
      </w:pPr>
      <w:r w:rsidRPr="00A03C55">
        <w:t xml:space="preserve">Each message shall be acknowledged by the HL7 V3 Accept Acknowledgement (MCCI_MT000200UV01), which is described in </w:t>
      </w:r>
      <w:r w:rsidRPr="00A03C55">
        <w:rPr>
          <w:rStyle w:val="BodyTextCharChar1"/>
          <w:noProof w:val="0"/>
        </w:rPr>
        <w:t xml:space="preserve">ITI TF-2x: </w:t>
      </w:r>
      <w:r w:rsidRPr="00A03C55">
        <w:t>Appendix O.</w:t>
      </w:r>
    </w:p>
    <w:p w14:paraId="20900922" w14:textId="77777777" w:rsidR="007A1F44" w:rsidRPr="00A03C55" w:rsidRDefault="007A1F44" w:rsidP="00971004">
      <w:pPr>
        <w:pStyle w:val="BodyText"/>
      </w:pPr>
      <w:r w:rsidRPr="00A03C55">
        <w:t xml:space="preserve">It is wholly the responsibility of the Patient Identifier Cross-reference Manager to perform the matching of patient identifiers based on the patient traits it receives. The information provided by </w:t>
      </w:r>
      <w:r w:rsidRPr="00A03C55">
        <w:lastRenderedPageBreak/>
        <w:t>the Patient Identifier Cross-reference Manager to Patient Identifier Cross-reference Consumer Actors shall only contain a list of cross-referenced identifiers for the domains of interest as configured with the Patient Identifier Cross-reference Manager in two or more of the domains managed by the Patient Identifier Cross-reference Manager. Multiple notifications may need to be sent. For example:</w:t>
      </w:r>
    </w:p>
    <w:p w14:paraId="50BB3312" w14:textId="77777777" w:rsidR="007A1F44" w:rsidRPr="00A03C55" w:rsidRDefault="007A1F44" w:rsidP="00971004">
      <w:pPr>
        <w:pStyle w:val="BodyText"/>
      </w:pPr>
      <w:r w:rsidRPr="00A03C55">
        <w:t>Consumer CON_A is configured to receive update notifications for domains DOM_A and DOM_AD. Notifications are sent as follows:</w:t>
      </w:r>
    </w:p>
    <w:p w14:paraId="38A30B96" w14:textId="77777777" w:rsidR="007A1F44" w:rsidRPr="00A03C55" w:rsidRDefault="007A1F44" w:rsidP="003462A5">
      <w:pPr>
        <w:pStyle w:val="ListBullet2"/>
      </w:pPr>
      <w:r w:rsidRPr="00A03C55">
        <w:t>A PIXV3 Patient Registry Record Add message is sent for a patient for DOM_A. The update notification shall contain the patient identifier for DOM_A.</w:t>
      </w:r>
    </w:p>
    <w:p w14:paraId="62004F5C" w14:textId="77777777" w:rsidR="007A1F44" w:rsidRPr="00A03C55" w:rsidRDefault="007A1F44" w:rsidP="003462A5">
      <w:pPr>
        <w:pStyle w:val="ListBullet2"/>
      </w:pPr>
      <w:r w:rsidRPr="00A03C55">
        <w:t>A PIXV3 Patient Registry Record Add message is processed for DOM_AD. The Patient Identifier Cross-reference Manager cross references this patient with DOM_A. The update notification shall contain the patient identifiers for both DOM_A and DOM_AD.</w:t>
      </w:r>
    </w:p>
    <w:p w14:paraId="40F15C68" w14:textId="77777777" w:rsidR="007A1F44" w:rsidRPr="00A03C55" w:rsidRDefault="007A1F44" w:rsidP="003462A5">
      <w:pPr>
        <w:pStyle w:val="ListBullet2"/>
      </w:pPr>
      <w:r w:rsidRPr="00A03C55">
        <w:t>A PIXV3 Patient Registry Record Revise message is processed for DOM_AD changing the patient address. The Patient Identifier Cross-reference Manager cross references determines this patient is no longer the same patient as DOM_A. Two update notifications shall be sent. One containing the patient identifier for DOM_A. The other one containing the patient identifier for DOM_AD.</w:t>
      </w:r>
    </w:p>
    <w:p w14:paraId="0672CF69" w14:textId="77777777" w:rsidR="007A1F44" w:rsidRPr="00A03C55" w:rsidRDefault="007A1F44" w:rsidP="00971004">
      <w:pPr>
        <w:pStyle w:val="BodyText"/>
      </w:pPr>
      <w:r w:rsidRPr="00A03C55">
        <w:t>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transaction. Possible matches should not be communicated until the healthcare institution policies and processes embodied in the Patient Identifier Cross-reference Manager reach a positive matching decision.</w:t>
      </w:r>
    </w:p>
    <w:p w14:paraId="7D8BA983" w14:textId="77777777" w:rsidR="007A1F44" w:rsidRPr="00A03C55" w:rsidRDefault="007A1F44" w:rsidP="00971004">
      <w:pPr>
        <w:pStyle w:val="BodyText"/>
      </w:pPr>
      <w:r w:rsidRPr="00A03C55">
        <w:t xml:space="preserve">The Patient Identifier Cross-reference Manager shall have configuration indicating which Identity Consumers are interested in receiving the PIXV3 Update Notification </w:t>
      </w:r>
      <w:r w:rsidR="00E77430" w:rsidRPr="00A03C55">
        <w:t>transaction</w:t>
      </w:r>
      <w:r w:rsidRPr="00A03C55">
        <w:t>s. This configuration information shall include identification of the identity consumer systems interested in receiving notifications and, for each of those systems, a list of the patient identifier domains of interest. The Patient Identifier Cross-reference Manager should account for consumers interested in all domains.</w:t>
      </w:r>
    </w:p>
    <w:p w14:paraId="71F2F388" w14:textId="77777777" w:rsidR="007A1F44" w:rsidRPr="00A03C55" w:rsidRDefault="007A1F44" w:rsidP="00971004">
      <w:pPr>
        <w:pStyle w:val="BodyText"/>
      </w:pPr>
      <w:r w:rsidRPr="00A03C55">
        <w:t>Each message shall be acknowledged by the Accept Acknowledgment message sent by the receiver of the Patient Registry Record Revise message to its sender.</w:t>
      </w:r>
    </w:p>
    <w:p w14:paraId="1075ACC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62" w:name="_Toc169692744"/>
      <w:r w:rsidRPr="00A03C55">
        <w:rPr>
          <w:noProof w:val="0"/>
        </w:rPr>
        <w:t xml:space="preserve">3.46.4.1.2.1 Major Components of the Patient Registry Record Revised </w:t>
      </w:r>
      <w:bookmarkEnd w:id="1462"/>
    </w:p>
    <w:p w14:paraId="0D73332E" w14:textId="77777777" w:rsidR="007A1F44" w:rsidRPr="00A03C55" w:rsidRDefault="007A1F44" w:rsidP="00971004">
      <w:pPr>
        <w:pStyle w:val="BodyText"/>
      </w:pPr>
      <w:r w:rsidRPr="00A03C55">
        <w:rPr>
          <w:rStyle w:val="Strong"/>
          <w:bCs/>
        </w:rPr>
        <w:t>Patient</w:t>
      </w:r>
    </w:p>
    <w:p w14:paraId="177F251C" w14:textId="77777777" w:rsidR="007A1F44" w:rsidRPr="00A03C55" w:rsidRDefault="007A1F44" w:rsidP="00971004">
      <w:pPr>
        <w:pStyle w:val="BodyText"/>
      </w:pPr>
      <w:r w:rsidRPr="00A03C55">
        <w:t xml:space="preserve">The </w:t>
      </w:r>
      <w:r w:rsidRPr="00A03C55">
        <w:rPr>
          <w:i/>
        </w:rPr>
        <w:t>Patient</w:t>
      </w:r>
      <w:r w:rsidRPr="00A03C55">
        <w:t xml:space="preserve"> class is the entry point to the R-MIM for the </w:t>
      </w:r>
      <w:r w:rsidRPr="00A03C55">
        <w:rPr>
          <w:i/>
        </w:rPr>
        <w:t>Patient Revise</w:t>
      </w:r>
      <w:r w:rsidRPr="00A03C55">
        <w:rPr>
          <w:rStyle w:val="Emphasis"/>
          <w:rFonts w:ascii="Arial" w:hAnsi="Arial" w:cs="Arial"/>
          <w:iCs/>
        </w:rPr>
        <w:t xml:space="preserve"> </w:t>
      </w:r>
      <w:r w:rsidRPr="00A03C55">
        <w:rPr>
          <w:i/>
        </w:rPr>
        <w:t>(PRPA_RM201302UV02)</w:t>
      </w:r>
      <w:r w:rsidRPr="00A03C55">
        <w:t>. This is where the updated list of patient identifiers will be present.</w:t>
      </w:r>
    </w:p>
    <w:p w14:paraId="03BF5BE6" w14:textId="77777777" w:rsidR="007A1F44" w:rsidRPr="00A03C55" w:rsidRDefault="007A1F44" w:rsidP="003462A5">
      <w:pPr>
        <w:pStyle w:val="BodyText"/>
        <w:keepNext/>
      </w:pPr>
      <w:r w:rsidRPr="00A03C55">
        <w:rPr>
          <w:rStyle w:val="Strong"/>
          <w:bCs/>
        </w:rPr>
        <w:t>Person</w:t>
      </w:r>
    </w:p>
    <w:p w14:paraId="5F3526EC" w14:textId="77777777" w:rsidR="007A1F44" w:rsidRPr="00A03C55" w:rsidRDefault="007A1F44" w:rsidP="00971004">
      <w:pPr>
        <w:pStyle w:val="BodyText"/>
      </w:pPr>
      <w:r w:rsidRPr="00A03C55">
        <w:t xml:space="preserve">The </w:t>
      </w:r>
      <w:r w:rsidRPr="00A03C55">
        <w:rPr>
          <w:i/>
        </w:rPr>
        <w:t>Person</w:t>
      </w:r>
      <w:r w:rsidRPr="00A03C55">
        <w:t xml:space="preserve"> class contains the name of the patient for additional verification purposes. </w:t>
      </w:r>
    </w:p>
    <w:p w14:paraId="1523178F" w14:textId="77777777" w:rsidR="007A1F44" w:rsidRPr="00A03C55" w:rsidRDefault="007A1F44" w:rsidP="00D372D5">
      <w:pPr>
        <w:pStyle w:val="BodyText"/>
        <w:keepNext/>
        <w:rPr>
          <w:rStyle w:val="Strong"/>
          <w:bCs/>
        </w:rPr>
      </w:pPr>
      <w:r w:rsidRPr="00A03C55">
        <w:rPr>
          <w:rStyle w:val="Strong"/>
          <w:bCs/>
        </w:rPr>
        <w:lastRenderedPageBreak/>
        <w:t>Provider Organization</w:t>
      </w:r>
    </w:p>
    <w:p w14:paraId="7E4B8B08" w14:textId="235AD6AC" w:rsidR="007A1F44" w:rsidRPr="00A03C55" w:rsidRDefault="007A1F44" w:rsidP="00971004">
      <w:pPr>
        <w:pStyle w:val="BodyText"/>
      </w:pPr>
      <w:r w:rsidRPr="00A03C55">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(see </w:t>
      </w:r>
      <w:r w:rsidRPr="00A03C55">
        <w:rPr>
          <w:rStyle w:val="BodyTextCharChar1"/>
          <w:noProof w:val="0"/>
        </w:rPr>
        <w:t>ITI TF-2x: A</w:t>
      </w:r>
      <w:r w:rsidRPr="00A03C55">
        <w:t xml:space="preserve">ppendix E on the use of the II data type for patient identifiers). </w:t>
      </w:r>
    </w:p>
    <w:p w14:paraId="3321BA0D" w14:textId="77777777" w:rsidR="007A1F44" w:rsidRPr="00A03C55" w:rsidRDefault="007A1F44" w:rsidP="00971004">
      <w:pPr>
        <w:pStyle w:val="BodyText"/>
        <w:rPr>
          <w:rStyle w:val="Strong"/>
          <w:bCs/>
        </w:rPr>
      </w:pPr>
      <w:r w:rsidRPr="00A03C55">
        <w:rPr>
          <w:rStyle w:val="Strong"/>
          <w:bCs/>
        </w:rPr>
        <w:t>Other Identifiers</w:t>
      </w:r>
    </w:p>
    <w:p w14:paraId="2FEB6036" w14:textId="2F1783E0" w:rsidR="007A1F44" w:rsidRPr="00A03C55" w:rsidRDefault="007A1F44" w:rsidP="00971004">
      <w:pPr>
        <w:pStyle w:val="BodyText"/>
      </w:pPr>
      <w:r w:rsidRPr="00A03C55">
        <w:t xml:space="preserve">The </w:t>
      </w:r>
      <w:r w:rsidRPr="00A03C55">
        <w:rPr>
          <w:i/>
        </w:rPr>
        <w:t xml:space="preserve">OtherIDs </w:t>
      </w:r>
      <w:r w:rsidRPr="00A03C55">
        <w:t xml:space="preserve">class can be optionally used to capture other identifiers associated with the person such as </w:t>
      </w:r>
      <w:r w:rsidRPr="00A03C55">
        <w:rPr>
          <w:vanish/>
        </w:rPr>
        <w:t>identifiers required to support all of the HL7 v3 messages corresponding to the PIX/PDQ Transactions (e</w:t>
      </w:r>
      <w:r w:rsidR="00073088" w:rsidRPr="00A03C55">
        <w:rPr>
          <w:vanish/>
        </w:rPr>
        <w:t>.</w:t>
      </w:r>
      <w:r w:rsidRPr="00A03C55">
        <w:rPr>
          <w:vanish/>
        </w:rPr>
        <w:t>g.</w:t>
      </w:r>
      <w:r w:rsidR="00073088" w:rsidRPr="00A03C55">
        <w:rPr>
          <w:vanish/>
        </w:rPr>
        <w:t>,</w:t>
      </w:r>
      <w:r w:rsidRPr="00A03C55">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OtherIDs class shall not be used. For the purposes of interoperability where both HL7 V3 and HL7 v2.x based transactions are used, and the OtherIDs class is present, the following requirement is imposed on the OtherIDs.id attribute and on the scopingOrganization.id attribute:</w:t>
      </w:r>
    </w:p>
    <w:p w14:paraId="73D6C923" w14:textId="77777777" w:rsidR="007A1F44" w:rsidRPr="00A03C55" w:rsidRDefault="007A1F44" w:rsidP="00971004">
      <w:pPr>
        <w:pStyle w:val="BodyText"/>
        <w:ind w:left="720"/>
      </w:pPr>
      <w:r w:rsidRPr="00A03C55">
        <w:t>OtherIDs.id.root SHALL be identical to scopingOrganization.id.root</w:t>
      </w:r>
    </w:p>
    <w:p w14:paraId="11EF3589" w14:textId="77777777" w:rsidR="007A1F44" w:rsidRPr="00A03C55" w:rsidRDefault="007A1F44" w:rsidP="00971004">
      <w:pPr>
        <w:pStyle w:val="BodyText"/>
        <w:ind w:left="720"/>
      </w:pPr>
      <w:r w:rsidRPr="00A03C55">
        <w:t>scopingOrganization.id.extension SHALL NOT have any value</w:t>
      </w:r>
    </w:p>
    <w:p w14:paraId="20E578F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63" w:name="_Toc169692745"/>
      <w:r w:rsidRPr="00A03C55">
        <w:rPr>
          <w:noProof w:val="0"/>
        </w:rPr>
        <w:t>3.46.4.1.2.2 Message Information Model of the Patient Registry Record Revise Message</w:t>
      </w:r>
      <w:bookmarkEnd w:id="1463"/>
      <w:r w:rsidRPr="00A03C55">
        <w:rPr>
          <w:noProof w:val="0"/>
        </w:rPr>
        <w:t xml:space="preserve"> </w:t>
      </w:r>
    </w:p>
    <w:p w14:paraId="1E5DD440" w14:textId="77777777" w:rsidR="007A1F44" w:rsidRPr="00A03C55" w:rsidRDefault="007A1F44" w:rsidP="00971004">
      <w:pPr>
        <w:pStyle w:val="BodyText"/>
      </w:pPr>
      <w:r w:rsidRPr="00A03C55">
        <w:t xml:space="preserve">Below is the Message Information Model for the Patient Identifiers message, as restricted for this transaction. The purpose of the model is to describe the data elements relevant for this transaction. It is a strict subset of the </w:t>
      </w:r>
      <w:r w:rsidRPr="00A03C55">
        <w:rPr>
          <w:i/>
        </w:rPr>
        <w:t>Patient Revise (PRPA_RM201302UV02)</w:t>
      </w:r>
      <w:r w:rsidRPr="00A03C55">
        <w:rPr>
          <w:rStyle w:val="Emphasis"/>
          <w:rFonts w:ascii="Arial" w:hAnsi="Arial"/>
          <w:iCs/>
          <w:color w:val="000000"/>
        </w:rPr>
        <w:t xml:space="preserve"> </w:t>
      </w:r>
      <w:r w:rsidRPr="00A03C55">
        <w:t xml:space="preserve">RMIM. </w:t>
      </w:r>
    </w:p>
    <w:p w14:paraId="10A46A27" w14:textId="77777777" w:rsidR="007A1F44" w:rsidRPr="00A03C55" w:rsidRDefault="007A1F44" w:rsidP="00971004">
      <w:pPr>
        <w:pStyle w:val="BodyText"/>
      </w:pPr>
      <w:r w:rsidRPr="00A03C55">
        <w:t xml:space="preserve">The base RMIM can be found on the HL7 V3 2008 Edition CD at </w:t>
      </w:r>
      <w:r w:rsidRPr="00A03C55">
        <w:rPr>
          <w:rStyle w:val="Hyperlink"/>
        </w:rPr>
        <w:t>Edition2008/domains/uvpa/editable/PRPA_RM201302UV.htm.</w:t>
      </w:r>
      <w:r w:rsidRPr="00A03C55">
        <w:t xml:space="preserve"> The following restrictions were made on the original RMIMs to arrive at the restricted model (note that the resulting model is identical to the one described in </w:t>
      </w:r>
      <w:r w:rsidR="00292B01" w:rsidRPr="00A03C55">
        <w:t>Section</w:t>
      </w:r>
      <w:r w:rsidRPr="00A03C55">
        <w:t xml:space="preserve"> 3.45.4.2.2.2):</w:t>
      </w:r>
    </w:p>
    <w:p w14:paraId="0E8917EA" w14:textId="77777777" w:rsidR="007A1F44" w:rsidRPr="00A03C55" w:rsidRDefault="007A1F44" w:rsidP="00971004">
      <w:pPr>
        <w:pStyle w:val="ListBullet2"/>
        <w:tabs>
          <w:tab w:val="clear" w:pos="720"/>
          <w:tab w:val="num" w:pos="1080"/>
        </w:tabs>
        <w:ind w:left="1080"/>
      </w:pPr>
      <w:r w:rsidRPr="00A03C55">
        <w:t>The focal entity choice is restricted to be only a person</w:t>
      </w:r>
    </w:p>
    <w:p w14:paraId="3C6712E5" w14:textId="77777777" w:rsidR="007A1F44" w:rsidRPr="00A03C55" w:rsidRDefault="007A1F44" w:rsidP="00971004">
      <w:pPr>
        <w:pStyle w:val="ListBullet2"/>
        <w:tabs>
          <w:tab w:val="clear" w:pos="720"/>
          <w:tab w:val="num" w:pos="1080"/>
        </w:tabs>
        <w:ind w:left="1080"/>
      </w:pPr>
      <w:r w:rsidRPr="00A03C55">
        <w:t>All optional classes are removed, except for the provider organization, and other identifiers</w:t>
      </w:r>
    </w:p>
    <w:p w14:paraId="594CBF72" w14:textId="77777777" w:rsidR="007A1F44" w:rsidRPr="00A03C55" w:rsidRDefault="007A1F44" w:rsidP="00971004">
      <w:pPr>
        <w:pStyle w:val="ListBullet2"/>
        <w:tabs>
          <w:tab w:val="clear" w:pos="720"/>
          <w:tab w:val="num" w:pos="1080"/>
        </w:tabs>
        <w:ind w:left="1080"/>
      </w:pPr>
      <w:r w:rsidRPr="00A03C55">
        <w:t>All optional attributes in the Patient and Person class are removed</w:t>
      </w:r>
    </w:p>
    <w:p w14:paraId="70595399" w14:textId="77777777" w:rsidR="007A1F44" w:rsidRPr="00A03C55" w:rsidRDefault="007A1F44" w:rsidP="00971004"/>
    <w:p w14:paraId="2DE916F5" w14:textId="77777777" w:rsidR="007A1F44" w:rsidRPr="00A03C55" w:rsidRDefault="00D139D9" w:rsidP="00971004">
      <w:pPr>
        <w:keepNext/>
        <w:jc w:val="center"/>
      </w:pPr>
      <w:r w:rsidRPr="00A03C55">
        <w:rPr>
          <w:noProof/>
          <w:lang w:eastAsia="fr-FR"/>
        </w:rPr>
        <w:lastRenderedPageBreak/>
        <w:drawing>
          <wp:inline distT="0" distB="0" distL="0" distR="0" wp14:anchorId="3B3B0C37" wp14:editId="63506A27">
            <wp:extent cx="5570855" cy="3439795"/>
            <wp:effectExtent l="0" t="0" r="0" b="0"/>
            <wp:docPr id="50" name="Picture 51" descr="PRPA_RM201302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PA_RM201302IH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70855" cy="3439795"/>
                    </a:xfrm>
                    <a:prstGeom prst="rect">
                      <a:avLst/>
                    </a:prstGeom>
                    <a:noFill/>
                    <a:ln>
                      <a:noFill/>
                    </a:ln>
                  </pic:spPr>
                </pic:pic>
              </a:graphicData>
            </a:graphic>
          </wp:inline>
        </w:drawing>
      </w:r>
    </w:p>
    <w:p w14:paraId="622290F0" w14:textId="4BAB9A40" w:rsidR="007A1F44" w:rsidRPr="00A03C55" w:rsidRDefault="007A1F44" w:rsidP="00971004">
      <w:pPr>
        <w:pStyle w:val="FigureTitle"/>
        <w:rPr>
          <w:noProof w:val="0"/>
        </w:rPr>
      </w:pPr>
      <w:r w:rsidRPr="00A03C55">
        <w:rPr>
          <w:noProof w:val="0"/>
        </w:rPr>
        <w:t>Figure 3.46.4.1.2</w:t>
      </w:r>
      <w:r w:rsidR="00A97392" w:rsidRPr="00A03C55">
        <w:rPr>
          <w:noProof w:val="0"/>
        </w:rPr>
        <w:t>.2</w:t>
      </w:r>
      <w:r w:rsidRPr="00A03C55">
        <w:rPr>
          <w:noProof w:val="0"/>
        </w:rPr>
        <w:t xml:space="preserve">-1: Message Information Model for the Patient </w:t>
      </w:r>
      <w:r w:rsidR="00A97392" w:rsidRPr="00A03C55">
        <w:rPr>
          <w:noProof w:val="0"/>
        </w:rPr>
        <w:t xml:space="preserve">Revise </w:t>
      </w:r>
      <w:r w:rsidRPr="00A03C55">
        <w:rPr>
          <w:noProof w:val="0"/>
        </w:rPr>
        <w:t>Message</w:t>
      </w:r>
    </w:p>
    <w:p w14:paraId="78D38B7E" w14:textId="2E207F9F" w:rsidR="007A1F44" w:rsidRPr="00A03C55" w:rsidRDefault="007A1F44" w:rsidP="00971004">
      <w:pPr>
        <w:pStyle w:val="BodyText"/>
      </w:pPr>
      <w:r w:rsidRPr="00A03C55">
        <w:t>The attributes of this model are described in the following table.</w:t>
      </w:r>
    </w:p>
    <w:p w14:paraId="669B635F" w14:textId="11495994" w:rsidR="007A1F44" w:rsidRPr="00A03C55" w:rsidRDefault="007A1F44" w:rsidP="00971004">
      <w:pPr>
        <w:pStyle w:val="TableTitle"/>
        <w:rPr>
          <w:noProof w:val="0"/>
        </w:rPr>
      </w:pPr>
      <w:r w:rsidRPr="00A03C55">
        <w:rPr>
          <w:noProof w:val="0"/>
        </w:rPr>
        <w:t>Table 3.46.4.1.2</w:t>
      </w:r>
      <w:r w:rsidR="00A97392" w:rsidRPr="00A03C55">
        <w:rPr>
          <w:noProof w:val="0"/>
        </w:rPr>
        <w:t>.1</w:t>
      </w:r>
      <w:r w:rsidRPr="00A03C55">
        <w:rPr>
          <w:noProof w:val="0"/>
        </w:rPr>
        <w:t>-</w:t>
      </w:r>
      <w:r w:rsidR="00A97392" w:rsidRPr="00A03C55">
        <w:rPr>
          <w:noProof w:val="0"/>
        </w:rPr>
        <w:t>1</w:t>
      </w:r>
      <w:r w:rsidRPr="00A03C55">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4CE00C8D" w14:textId="77777777" w:rsidTr="00B6518F">
        <w:trPr>
          <w:trHeight w:val="525"/>
          <w:tblHeader/>
        </w:trPr>
        <w:tc>
          <w:tcPr>
            <w:tcW w:w="4363" w:type="dxa"/>
            <w:shd w:val="clear" w:color="auto" w:fill="D9D9D9"/>
          </w:tcPr>
          <w:p w14:paraId="7240246D" w14:textId="5B9E09D0" w:rsidR="007A1F44" w:rsidRPr="00A03C55" w:rsidRDefault="007A1F44" w:rsidP="00A063AC">
            <w:pPr>
              <w:pStyle w:val="TableEntryHeader"/>
              <w:rPr>
                <w:noProof w:val="0"/>
              </w:rPr>
            </w:pPr>
            <w:r w:rsidRPr="00A03C55">
              <w:rPr>
                <w:noProof w:val="0"/>
              </w:rPr>
              <w:t>PRPA_HD201302IHE</w:t>
            </w:r>
            <w:r w:rsidRPr="00A03C55">
              <w:rPr>
                <w:noProof w:val="0"/>
              </w:rPr>
              <w:br/>
              <w:t>Patient</w:t>
            </w:r>
            <w:r w:rsidR="00A97392" w:rsidRPr="00A03C55">
              <w:rPr>
                <w:noProof w:val="0"/>
              </w:rPr>
              <w:t xml:space="preserve"> </w:t>
            </w:r>
            <w:r w:rsidRPr="00A03C55">
              <w:rPr>
                <w:noProof w:val="0"/>
              </w:rPr>
              <w:t>Revise</w:t>
            </w:r>
          </w:p>
        </w:tc>
        <w:tc>
          <w:tcPr>
            <w:tcW w:w="5280" w:type="dxa"/>
            <w:shd w:val="clear" w:color="auto" w:fill="D9D9D9"/>
          </w:tcPr>
          <w:p w14:paraId="21C25F89" w14:textId="77777777" w:rsidR="007A1F44" w:rsidRPr="00A03C55" w:rsidRDefault="007A1F44" w:rsidP="00A53067">
            <w:pPr>
              <w:pStyle w:val="TableEntryHeader"/>
              <w:rPr>
                <w:noProof w:val="0"/>
              </w:rPr>
            </w:pPr>
            <w:r w:rsidRPr="00A03C55">
              <w:rPr>
                <w:noProof w:val="0"/>
              </w:rPr>
              <w:t>This HMD extract defines the message used to send a Patient Update Notification</w:t>
            </w:r>
          </w:p>
          <w:p w14:paraId="38D7E103" w14:textId="6EC84941" w:rsidR="007A1F44" w:rsidRPr="00A03C55" w:rsidRDefault="007A1F44" w:rsidP="00A53067">
            <w:pPr>
              <w:pStyle w:val="TableEntryHeader"/>
              <w:rPr>
                <w:noProof w:val="0"/>
              </w:rPr>
            </w:pPr>
            <w:r w:rsidRPr="00A03C55">
              <w:rPr>
                <w:noProof w:val="0"/>
              </w:rPr>
              <w:t>Derived from Figure 3.46.4.1.2</w:t>
            </w:r>
            <w:r w:rsidR="00A97392" w:rsidRPr="00A03C55">
              <w:rPr>
                <w:noProof w:val="0"/>
              </w:rPr>
              <w:t>.2</w:t>
            </w:r>
            <w:r w:rsidRPr="00A03C55">
              <w:rPr>
                <w:noProof w:val="0"/>
              </w:rPr>
              <w:t>-1 (PRPA_RM201302IHE)</w:t>
            </w:r>
          </w:p>
        </w:tc>
      </w:tr>
      <w:tr w:rsidR="007A1F44" w:rsidRPr="00A03C55" w14:paraId="28E85459" w14:textId="77777777">
        <w:tc>
          <w:tcPr>
            <w:tcW w:w="4363" w:type="dxa"/>
          </w:tcPr>
          <w:p w14:paraId="4A4E5C9B" w14:textId="77777777" w:rsidR="007A1F44" w:rsidRPr="00A03C55" w:rsidRDefault="007A1F44" w:rsidP="00971004">
            <w:pPr>
              <w:pStyle w:val="TableEntry"/>
              <w:rPr>
                <w:b/>
                <w:noProof w:val="0"/>
              </w:rPr>
            </w:pPr>
            <w:r w:rsidRPr="00A03C55">
              <w:rPr>
                <w:b/>
                <w:noProof w:val="0"/>
              </w:rPr>
              <w:t>Patient</w:t>
            </w:r>
          </w:p>
        </w:tc>
        <w:tc>
          <w:tcPr>
            <w:tcW w:w="5280" w:type="dxa"/>
          </w:tcPr>
          <w:p w14:paraId="3B4388EA" w14:textId="77777777" w:rsidR="007A1F44" w:rsidRPr="00A03C55" w:rsidRDefault="007A1F44" w:rsidP="00971004">
            <w:pPr>
              <w:pStyle w:val="TableEntry"/>
              <w:rPr>
                <w:noProof w:val="0"/>
              </w:rPr>
            </w:pPr>
            <w:r w:rsidRPr="00A03C55">
              <w:rPr>
                <w:noProof w:val="0"/>
              </w:rPr>
              <w:t>The primary record for the focal person in a Patient Identity Cross-Reference Manager</w:t>
            </w:r>
          </w:p>
        </w:tc>
      </w:tr>
      <w:tr w:rsidR="007A1F44" w:rsidRPr="00A03C55" w14:paraId="2388F41C" w14:textId="77777777">
        <w:tc>
          <w:tcPr>
            <w:tcW w:w="4363" w:type="dxa"/>
          </w:tcPr>
          <w:p w14:paraId="73F89DEA" w14:textId="77777777" w:rsidR="007A1F44" w:rsidRPr="00A03C55" w:rsidRDefault="007A1F44" w:rsidP="00971004">
            <w:pPr>
              <w:pStyle w:val="TableEntry"/>
              <w:rPr>
                <w:noProof w:val="0"/>
              </w:rPr>
            </w:pPr>
            <w:r w:rsidRPr="00A03C55">
              <w:rPr>
                <w:noProof w:val="0"/>
              </w:rPr>
              <w:t>classCode [1..1] (M)</w:t>
            </w:r>
          </w:p>
          <w:p w14:paraId="23CF1411" w14:textId="77777777" w:rsidR="007A1F44" w:rsidRPr="00A03C55" w:rsidRDefault="007A1F44" w:rsidP="00971004">
            <w:pPr>
              <w:pStyle w:val="TableEntry"/>
              <w:rPr>
                <w:noProof w:val="0"/>
              </w:rPr>
            </w:pPr>
            <w:r w:rsidRPr="00A03C55">
              <w:rPr>
                <w:noProof w:val="0"/>
              </w:rPr>
              <w:t>Patient (CS) {CNE:PAT}</w:t>
            </w:r>
          </w:p>
        </w:tc>
        <w:tc>
          <w:tcPr>
            <w:tcW w:w="5280" w:type="dxa"/>
          </w:tcPr>
          <w:p w14:paraId="5A41A5F8" w14:textId="77777777" w:rsidR="007A1F44" w:rsidRPr="00A03C55" w:rsidRDefault="007A1F44" w:rsidP="00971004">
            <w:pPr>
              <w:pStyle w:val="TableEntry"/>
              <w:rPr>
                <w:noProof w:val="0"/>
              </w:rPr>
            </w:pPr>
            <w:r w:rsidRPr="00A03C55">
              <w:rPr>
                <w:noProof w:val="0"/>
              </w:rPr>
              <w:t>Structural attribute; this is a "patient" role</w:t>
            </w:r>
          </w:p>
        </w:tc>
      </w:tr>
      <w:tr w:rsidR="007A1F44" w:rsidRPr="00A03C55" w14:paraId="72272DC2" w14:textId="77777777">
        <w:tc>
          <w:tcPr>
            <w:tcW w:w="4363" w:type="dxa"/>
          </w:tcPr>
          <w:p w14:paraId="5809A7EB" w14:textId="77777777" w:rsidR="007A1F44" w:rsidRPr="00A03C55" w:rsidRDefault="007A1F44" w:rsidP="00971004">
            <w:pPr>
              <w:pStyle w:val="TableEntry"/>
              <w:rPr>
                <w:noProof w:val="0"/>
              </w:rPr>
            </w:pPr>
            <w:r w:rsidRPr="00A03C55">
              <w:rPr>
                <w:noProof w:val="0"/>
              </w:rPr>
              <w:t xml:space="preserve">id [1..*] (M) </w:t>
            </w:r>
          </w:p>
          <w:p w14:paraId="057BC2BC" w14:textId="77777777" w:rsidR="007A1F44" w:rsidRPr="00A03C55" w:rsidRDefault="007A1F44" w:rsidP="00971004">
            <w:pPr>
              <w:pStyle w:val="TableEntry"/>
              <w:rPr>
                <w:noProof w:val="0"/>
              </w:rPr>
            </w:pPr>
            <w:r w:rsidRPr="00A03C55">
              <w:rPr>
                <w:noProof w:val="0"/>
              </w:rPr>
              <w:t>Patient (</w:t>
            </w:r>
            <w:hyperlink r:id="rId155" w:anchor="dt-SET" w:history="1">
              <w:r w:rsidRPr="00A03C55">
                <w:rPr>
                  <w:rStyle w:val="Hyperlink"/>
                  <w:rFonts w:ascii="Arial" w:hAnsi="Arial" w:cs="Arial"/>
                  <w:noProof w:val="0"/>
                  <w:szCs w:val="18"/>
                </w:rPr>
                <w:t>SET</w:t>
              </w:r>
            </w:hyperlink>
            <w:r w:rsidRPr="00A03C55">
              <w:rPr>
                <w:noProof w:val="0"/>
              </w:rPr>
              <w:t>&lt;</w:t>
            </w:r>
            <w:hyperlink r:id="rId156" w:anchor="dt-II" w:history="1">
              <w:r w:rsidRPr="00A03C55">
                <w:rPr>
                  <w:rStyle w:val="Hyperlink"/>
                  <w:rFonts w:ascii="Arial" w:hAnsi="Arial" w:cs="Arial"/>
                  <w:noProof w:val="0"/>
                  <w:szCs w:val="18"/>
                </w:rPr>
                <w:t>II</w:t>
              </w:r>
            </w:hyperlink>
            <w:r w:rsidRPr="00A03C55">
              <w:rPr>
                <w:noProof w:val="0"/>
              </w:rPr>
              <w:t xml:space="preserve">&gt;) </w:t>
            </w:r>
          </w:p>
        </w:tc>
        <w:tc>
          <w:tcPr>
            <w:tcW w:w="5280" w:type="dxa"/>
          </w:tcPr>
          <w:p w14:paraId="77EA4A09" w14:textId="77777777" w:rsidR="007A1F44" w:rsidRPr="00A03C55" w:rsidRDefault="007A1F44" w:rsidP="00971004">
            <w:pPr>
              <w:pStyle w:val="TableEntry"/>
              <w:rPr>
                <w:noProof w:val="0"/>
              </w:rPr>
            </w:pPr>
            <w:r w:rsidRPr="00A03C55">
              <w:rPr>
                <w:noProof w:val="0"/>
              </w:rPr>
              <w:t>Linked identifiers from one or more Identity Domains</w:t>
            </w:r>
          </w:p>
        </w:tc>
      </w:tr>
      <w:tr w:rsidR="007A1F44" w:rsidRPr="00A03C55" w14:paraId="503600D9" w14:textId="77777777">
        <w:tc>
          <w:tcPr>
            <w:tcW w:w="4363" w:type="dxa"/>
          </w:tcPr>
          <w:p w14:paraId="64135A4B" w14:textId="77777777" w:rsidR="007A1F44" w:rsidRPr="00A03C55" w:rsidRDefault="007A1F44" w:rsidP="00971004">
            <w:pPr>
              <w:pStyle w:val="TableEntry"/>
              <w:rPr>
                <w:noProof w:val="0"/>
              </w:rPr>
            </w:pPr>
            <w:r w:rsidRPr="00A03C55">
              <w:rPr>
                <w:noProof w:val="0"/>
              </w:rPr>
              <w:t>statusCode [1..1]</w:t>
            </w:r>
          </w:p>
          <w:p w14:paraId="557BE1F6" w14:textId="77777777" w:rsidR="007A1F44" w:rsidRPr="00A03C55" w:rsidRDefault="007A1F44" w:rsidP="00971004">
            <w:pPr>
              <w:pStyle w:val="TableEntry"/>
              <w:rPr>
                <w:noProof w:val="0"/>
              </w:rPr>
            </w:pPr>
            <w:r w:rsidRPr="00A03C55">
              <w:rPr>
                <w:noProof w:val="0"/>
              </w:rPr>
              <w:t>Patient (CS) {CNE:active, fixed value= "active"}</w:t>
            </w:r>
          </w:p>
        </w:tc>
        <w:tc>
          <w:tcPr>
            <w:tcW w:w="5280" w:type="dxa"/>
          </w:tcPr>
          <w:p w14:paraId="0C9877BB" w14:textId="77777777" w:rsidR="007A1F44" w:rsidRPr="00A03C55" w:rsidRDefault="007A1F44" w:rsidP="0097100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37A2BEAD" w14:textId="77777777">
        <w:tc>
          <w:tcPr>
            <w:tcW w:w="4363" w:type="dxa"/>
          </w:tcPr>
          <w:p w14:paraId="42CB5C59" w14:textId="77777777" w:rsidR="007A1F44" w:rsidRPr="00A03C55" w:rsidRDefault="007A1F44" w:rsidP="00971004">
            <w:pPr>
              <w:pStyle w:val="TableEntry"/>
              <w:rPr>
                <w:b/>
                <w:noProof w:val="0"/>
              </w:rPr>
            </w:pPr>
            <w:r w:rsidRPr="00A03C55">
              <w:rPr>
                <w:b/>
                <w:noProof w:val="0"/>
              </w:rPr>
              <w:t>Person</w:t>
            </w:r>
          </w:p>
        </w:tc>
        <w:tc>
          <w:tcPr>
            <w:tcW w:w="5280" w:type="dxa"/>
          </w:tcPr>
          <w:p w14:paraId="0EA2A22B" w14:textId="77777777" w:rsidR="007A1F44" w:rsidRPr="00A03C55" w:rsidRDefault="007A1F44" w:rsidP="00971004">
            <w:pPr>
              <w:pStyle w:val="TableEntry"/>
              <w:rPr>
                <w:noProof w:val="0"/>
              </w:rPr>
            </w:pPr>
            <w:r w:rsidRPr="00A03C55">
              <w:rPr>
                <w:noProof w:val="0"/>
              </w:rPr>
              <w:t>A subtype of LivingSubject representing a human being</w:t>
            </w:r>
          </w:p>
          <w:p w14:paraId="10340B50" w14:textId="77777777" w:rsidR="007A1F44" w:rsidRPr="00A03C55" w:rsidRDefault="007A1F44" w:rsidP="00971004">
            <w:pPr>
              <w:pStyle w:val="TableEntry"/>
              <w:rPr>
                <w:noProof w:val="0"/>
              </w:rPr>
            </w:pPr>
            <w:r w:rsidRPr="00A03C55">
              <w:rPr>
                <w:noProof w:val="0"/>
              </w:rPr>
              <w:t>Both Person.name and Patient.id must be non-null</w:t>
            </w:r>
          </w:p>
        </w:tc>
      </w:tr>
      <w:tr w:rsidR="007A1F44" w:rsidRPr="00A03C55" w14:paraId="61F2F4C5" w14:textId="77777777">
        <w:tc>
          <w:tcPr>
            <w:tcW w:w="4363" w:type="dxa"/>
          </w:tcPr>
          <w:p w14:paraId="7979B8AD" w14:textId="77777777" w:rsidR="007A1F44" w:rsidRPr="00A03C55" w:rsidRDefault="007A1F44" w:rsidP="00971004">
            <w:pPr>
              <w:pStyle w:val="TableEntry"/>
              <w:rPr>
                <w:noProof w:val="0"/>
              </w:rPr>
            </w:pPr>
            <w:r w:rsidRPr="00A03C55">
              <w:rPr>
                <w:noProof w:val="0"/>
              </w:rPr>
              <w:t>classCode [1..1] (M)</w:t>
            </w:r>
          </w:p>
          <w:p w14:paraId="4DAED024" w14:textId="77777777" w:rsidR="007A1F44" w:rsidRPr="00A03C55" w:rsidRDefault="007A1F44" w:rsidP="00971004">
            <w:pPr>
              <w:pStyle w:val="TableEntry"/>
              <w:rPr>
                <w:noProof w:val="0"/>
              </w:rPr>
            </w:pPr>
            <w:r w:rsidRPr="00A03C55">
              <w:rPr>
                <w:noProof w:val="0"/>
              </w:rPr>
              <w:t>Person (CS) {CNE:PSN, fixed value= "PSN"}</w:t>
            </w:r>
          </w:p>
        </w:tc>
        <w:tc>
          <w:tcPr>
            <w:tcW w:w="5280" w:type="dxa"/>
          </w:tcPr>
          <w:p w14:paraId="4673C254" w14:textId="77777777" w:rsidR="007A1F44" w:rsidRPr="00A03C55" w:rsidRDefault="007A1F44" w:rsidP="00971004">
            <w:pPr>
              <w:pStyle w:val="TableEntry"/>
              <w:rPr>
                <w:noProof w:val="0"/>
              </w:rPr>
            </w:pPr>
            <w:r w:rsidRPr="00A03C55">
              <w:rPr>
                <w:noProof w:val="0"/>
              </w:rPr>
              <w:t>Structural attribute; this is a "person" entity</w:t>
            </w:r>
          </w:p>
        </w:tc>
      </w:tr>
      <w:tr w:rsidR="007A1F44" w:rsidRPr="00A03C55" w14:paraId="6E253047" w14:textId="77777777">
        <w:tc>
          <w:tcPr>
            <w:tcW w:w="4363" w:type="dxa"/>
          </w:tcPr>
          <w:p w14:paraId="40A504C1" w14:textId="77777777" w:rsidR="007A1F44" w:rsidRPr="00A03C55" w:rsidRDefault="007A1F44" w:rsidP="00971004">
            <w:pPr>
              <w:pStyle w:val="TableEntry"/>
              <w:rPr>
                <w:noProof w:val="0"/>
              </w:rPr>
            </w:pPr>
            <w:r w:rsidRPr="00A03C55">
              <w:rPr>
                <w:noProof w:val="0"/>
              </w:rPr>
              <w:t>determinerCode [1..1] (M)</w:t>
            </w:r>
          </w:p>
          <w:p w14:paraId="15B43C21" w14:textId="77777777" w:rsidR="007A1F44" w:rsidRPr="00A03C55" w:rsidRDefault="007A1F44" w:rsidP="00971004">
            <w:pPr>
              <w:pStyle w:val="TableEntry"/>
              <w:rPr>
                <w:noProof w:val="0"/>
              </w:rPr>
            </w:pPr>
            <w:r w:rsidRPr="00A03C55">
              <w:rPr>
                <w:noProof w:val="0"/>
              </w:rPr>
              <w:t>Person (CS) {CNE:INSTANCE, fixed value= "INSTANCE"}</w:t>
            </w:r>
          </w:p>
        </w:tc>
        <w:tc>
          <w:tcPr>
            <w:tcW w:w="5280" w:type="dxa"/>
          </w:tcPr>
          <w:p w14:paraId="3E737390" w14:textId="77777777" w:rsidR="007A1F44" w:rsidRPr="00A03C55" w:rsidRDefault="007A1F44" w:rsidP="00971004">
            <w:pPr>
              <w:pStyle w:val="TableEntry"/>
              <w:rPr>
                <w:noProof w:val="0"/>
              </w:rPr>
            </w:pPr>
            <w:r w:rsidRPr="00A03C55">
              <w:rPr>
                <w:noProof w:val="0"/>
              </w:rPr>
              <w:t>Structural attribute; this is a specific person</w:t>
            </w:r>
          </w:p>
        </w:tc>
      </w:tr>
      <w:tr w:rsidR="007A1F44" w:rsidRPr="00A03C55" w14:paraId="24E71F72" w14:textId="77777777">
        <w:tc>
          <w:tcPr>
            <w:tcW w:w="4363" w:type="dxa"/>
          </w:tcPr>
          <w:p w14:paraId="23BA1340" w14:textId="77777777" w:rsidR="007A1F44" w:rsidRPr="00A03C55" w:rsidRDefault="007A1F44" w:rsidP="00971004">
            <w:pPr>
              <w:pStyle w:val="TableEntry"/>
              <w:rPr>
                <w:noProof w:val="0"/>
              </w:rPr>
            </w:pPr>
            <w:r w:rsidRPr="00A03C55">
              <w:rPr>
                <w:noProof w:val="0"/>
              </w:rPr>
              <w:t>name [1..*]</w:t>
            </w:r>
          </w:p>
          <w:p w14:paraId="348130AE" w14:textId="77777777" w:rsidR="007A1F44" w:rsidRPr="00A03C55" w:rsidRDefault="007A1F44" w:rsidP="00971004">
            <w:pPr>
              <w:pStyle w:val="TableEntry"/>
              <w:rPr>
                <w:noProof w:val="0"/>
              </w:rPr>
            </w:pPr>
            <w:r w:rsidRPr="00A03C55">
              <w:rPr>
                <w:noProof w:val="0"/>
              </w:rPr>
              <w:t>Person (BAG&lt;PN&gt;)</w:t>
            </w:r>
          </w:p>
        </w:tc>
        <w:tc>
          <w:tcPr>
            <w:tcW w:w="5280" w:type="dxa"/>
          </w:tcPr>
          <w:p w14:paraId="5B35400D" w14:textId="77777777" w:rsidR="007A1F44" w:rsidRPr="00A03C55" w:rsidRDefault="007A1F44" w:rsidP="00971004">
            <w:pPr>
              <w:pStyle w:val="TableEntry"/>
              <w:rPr>
                <w:noProof w:val="0"/>
              </w:rPr>
            </w:pPr>
            <w:r w:rsidRPr="00A03C55">
              <w:rPr>
                <w:noProof w:val="0"/>
              </w:rPr>
              <w:t>Name(s) for this person</w:t>
            </w:r>
          </w:p>
        </w:tc>
      </w:tr>
      <w:tr w:rsidR="007A1F44" w:rsidRPr="00A03C55" w14:paraId="6A4FED82" w14:textId="77777777">
        <w:tc>
          <w:tcPr>
            <w:tcW w:w="4363" w:type="dxa"/>
          </w:tcPr>
          <w:p w14:paraId="51AE2165" w14:textId="77777777" w:rsidR="007A1F44" w:rsidRPr="00A03C55" w:rsidRDefault="007A1F44" w:rsidP="00971004">
            <w:pPr>
              <w:pStyle w:val="TableEntry"/>
              <w:rPr>
                <w:b/>
                <w:noProof w:val="0"/>
              </w:rPr>
            </w:pPr>
            <w:r w:rsidRPr="00A03C55">
              <w:rPr>
                <w:b/>
                <w:noProof w:val="0"/>
              </w:rPr>
              <w:lastRenderedPageBreak/>
              <w:t>OtherIDs</w:t>
            </w:r>
          </w:p>
        </w:tc>
        <w:tc>
          <w:tcPr>
            <w:tcW w:w="5280" w:type="dxa"/>
          </w:tcPr>
          <w:p w14:paraId="2043F663" w14:textId="77777777" w:rsidR="007A1F44" w:rsidRPr="00A03C55" w:rsidRDefault="007A1F44" w:rsidP="00971004">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6932DDD7" w14:textId="77777777">
        <w:tc>
          <w:tcPr>
            <w:tcW w:w="4363" w:type="dxa"/>
          </w:tcPr>
          <w:p w14:paraId="17578140" w14:textId="77777777" w:rsidR="007A1F44" w:rsidRPr="00A03C55" w:rsidRDefault="007A1F44" w:rsidP="00971004">
            <w:pPr>
              <w:pStyle w:val="TableEntry"/>
              <w:rPr>
                <w:noProof w:val="0"/>
              </w:rPr>
            </w:pPr>
            <w:r w:rsidRPr="00A03C55">
              <w:rPr>
                <w:noProof w:val="0"/>
              </w:rPr>
              <w:t>classCode [1..1] (M)</w:t>
            </w:r>
          </w:p>
          <w:p w14:paraId="130632BE" w14:textId="77777777" w:rsidR="007A1F44" w:rsidRPr="00A03C55" w:rsidRDefault="007A1F44" w:rsidP="00971004">
            <w:pPr>
              <w:pStyle w:val="TableEntry"/>
              <w:rPr>
                <w:noProof w:val="0"/>
              </w:rPr>
            </w:pPr>
            <w:r w:rsidRPr="00A03C55">
              <w:rPr>
                <w:noProof w:val="0"/>
              </w:rPr>
              <w:t>Role (CS) {CNE:ROL}</w:t>
            </w:r>
          </w:p>
        </w:tc>
        <w:tc>
          <w:tcPr>
            <w:tcW w:w="5280" w:type="dxa"/>
          </w:tcPr>
          <w:p w14:paraId="6FD5693B" w14:textId="77777777" w:rsidR="007A1F44" w:rsidRPr="00A03C55" w:rsidRDefault="007A1F44" w:rsidP="00971004">
            <w:pPr>
              <w:pStyle w:val="TableEntry"/>
              <w:rPr>
                <w:noProof w:val="0"/>
              </w:rPr>
            </w:pPr>
            <w:r w:rsidRPr="00A03C55">
              <w:rPr>
                <w:noProof w:val="0"/>
              </w:rPr>
              <w:t>Structural attribute. This can be any specialization of "role"</w:t>
            </w:r>
          </w:p>
        </w:tc>
      </w:tr>
      <w:tr w:rsidR="007A1F44" w:rsidRPr="00A03C55" w14:paraId="1040601E" w14:textId="77777777">
        <w:tc>
          <w:tcPr>
            <w:tcW w:w="4363" w:type="dxa"/>
          </w:tcPr>
          <w:p w14:paraId="5F75600A" w14:textId="77777777" w:rsidR="007A1F44" w:rsidRPr="00A03C55" w:rsidRDefault="007A1F44" w:rsidP="00971004">
            <w:pPr>
              <w:pStyle w:val="TableEntry"/>
              <w:rPr>
                <w:noProof w:val="0"/>
              </w:rPr>
            </w:pPr>
            <w:r w:rsidRPr="00A03C55">
              <w:rPr>
                <w:noProof w:val="0"/>
              </w:rPr>
              <w:t>id [1..*] (M)</w:t>
            </w:r>
          </w:p>
          <w:p w14:paraId="34F23ECB" w14:textId="77777777" w:rsidR="007A1F44" w:rsidRPr="00A03C55" w:rsidRDefault="007A1F44" w:rsidP="00971004">
            <w:pPr>
              <w:pStyle w:val="TableEntry"/>
              <w:rPr>
                <w:noProof w:val="0"/>
              </w:rPr>
            </w:pPr>
            <w:r w:rsidRPr="00A03C55">
              <w:rPr>
                <w:noProof w:val="0"/>
              </w:rPr>
              <w:t>Role (SET&lt;II&gt;)</w:t>
            </w:r>
          </w:p>
        </w:tc>
        <w:tc>
          <w:tcPr>
            <w:tcW w:w="5280" w:type="dxa"/>
          </w:tcPr>
          <w:p w14:paraId="4C5FBF72" w14:textId="77777777" w:rsidR="007A1F44" w:rsidRPr="00A03C55" w:rsidRDefault="007A1F44" w:rsidP="00971004">
            <w:pPr>
              <w:pStyle w:val="TableEntry"/>
              <w:rPr>
                <w:noProof w:val="0"/>
              </w:rPr>
            </w:pPr>
            <w:r w:rsidRPr="00A03C55">
              <w:rPr>
                <w:noProof w:val="0"/>
              </w:rPr>
              <w:t>One or more identifiers issued to the focal person by the associated scopingOrganization (e.g., a Driver’s License number issued by a DMV)</w:t>
            </w:r>
          </w:p>
        </w:tc>
      </w:tr>
    </w:tbl>
    <w:p w14:paraId="10B4215D"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64" w:name="_Toc169692746"/>
      <w:r w:rsidRPr="00A03C55">
        <w:rPr>
          <w:noProof w:val="0"/>
        </w:rPr>
        <w:t>3.46.4.1.2.3 Control Act and Transmission Wrappers</w:t>
      </w:r>
      <w:bookmarkEnd w:id="1464"/>
    </w:p>
    <w:p w14:paraId="216A9462" w14:textId="45FE2B74"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3.46.4.1.2</w:t>
      </w:r>
      <w:r w:rsidR="009C28BF" w:rsidRPr="00A03C55">
        <w:t>.3</w:t>
      </w:r>
      <w:r w:rsidRPr="00A03C55">
        <w:t>-</w:t>
      </w:r>
      <w:r w:rsidR="009C28BF" w:rsidRPr="00A03C55">
        <w:t>1</w:t>
      </w:r>
      <w:r w:rsidRPr="00A03C55">
        <w:t xml:space="preserve"> contains the Transmission and Control Act wrappers used for the two interactions, and the associated constraints.</w:t>
      </w:r>
    </w:p>
    <w:p w14:paraId="10CB4008" w14:textId="1F1F594D" w:rsidR="007A1F44" w:rsidRPr="00A03C55" w:rsidRDefault="007A1F44" w:rsidP="00971004">
      <w:pPr>
        <w:pStyle w:val="TableTitle"/>
        <w:rPr>
          <w:noProof w:val="0"/>
        </w:rPr>
      </w:pPr>
      <w:r w:rsidRPr="00A03C55">
        <w:rPr>
          <w:noProof w:val="0"/>
        </w:rPr>
        <w:t>Table 3.46.4.1.</w:t>
      </w:r>
      <w:r w:rsidR="009C28BF" w:rsidRPr="00A03C55">
        <w:rPr>
          <w:noProof w:val="0"/>
        </w:rPr>
        <w:t>3</w:t>
      </w:r>
      <w:r w:rsidRPr="00A03C55">
        <w:rPr>
          <w:noProof w:val="0"/>
        </w:rPr>
        <w:t>-</w:t>
      </w:r>
      <w:r w:rsidR="009C28BF"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506CF283" w14:textId="77777777">
        <w:trPr>
          <w:jc w:val="center"/>
        </w:trPr>
        <w:tc>
          <w:tcPr>
            <w:tcW w:w="2632" w:type="dxa"/>
            <w:shd w:val="clear" w:color="auto" w:fill="D9D9D9"/>
          </w:tcPr>
          <w:p w14:paraId="606430DF"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7EB3BD2A"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25127687" w14:textId="77777777">
        <w:trPr>
          <w:jc w:val="center"/>
        </w:trPr>
        <w:tc>
          <w:tcPr>
            <w:tcW w:w="2632" w:type="dxa"/>
          </w:tcPr>
          <w:p w14:paraId="7EA067F9" w14:textId="77777777" w:rsidR="007A1F44" w:rsidRPr="00A03C55" w:rsidRDefault="007A1F44" w:rsidP="00971004">
            <w:pPr>
              <w:pStyle w:val="TableEntry"/>
              <w:rPr>
                <w:noProof w:val="0"/>
              </w:rPr>
            </w:pPr>
            <w:r w:rsidRPr="00A03C55">
              <w:rPr>
                <w:noProof w:val="0"/>
              </w:rPr>
              <w:t>MCCI_MT000100UV01 – Send Message Payload</w:t>
            </w:r>
          </w:p>
        </w:tc>
        <w:tc>
          <w:tcPr>
            <w:tcW w:w="2545" w:type="dxa"/>
          </w:tcPr>
          <w:p w14:paraId="6AC1BA3C" w14:textId="77777777" w:rsidR="007A1F44" w:rsidRPr="00A03C55" w:rsidRDefault="007A1F44" w:rsidP="00971004">
            <w:pPr>
              <w:pStyle w:val="TableEntry"/>
              <w:rPr>
                <w:noProof w:val="0"/>
              </w:rPr>
            </w:pPr>
            <w:r w:rsidRPr="00A03C55">
              <w:rPr>
                <w:noProof w:val="0"/>
              </w:rPr>
              <w:t>MFMI_MT700701UV01 – Master File / Registry Notification Control Act, Role Subject</w:t>
            </w:r>
          </w:p>
        </w:tc>
      </w:tr>
      <w:tr w:rsidR="007A1F44" w:rsidRPr="00A03C55" w14:paraId="5DC3131C" w14:textId="77777777">
        <w:trPr>
          <w:jc w:val="center"/>
        </w:trPr>
        <w:tc>
          <w:tcPr>
            <w:tcW w:w="2632" w:type="dxa"/>
          </w:tcPr>
          <w:p w14:paraId="5059CDA4" w14:textId="77777777" w:rsidR="007A1F44" w:rsidRPr="00A03C55" w:rsidRDefault="007A1F44" w:rsidP="00971004">
            <w:pPr>
              <w:pStyle w:val="TableEntry"/>
              <w:rPr>
                <w:noProof w:val="0"/>
              </w:rPr>
            </w:pPr>
            <w:r w:rsidRPr="00A03C55">
              <w:rPr>
                <w:noProof w:val="0"/>
              </w:rPr>
              <w:t>The value of interactionId SHALL be set to PRPA_IN201302UV02</w:t>
            </w:r>
          </w:p>
          <w:p w14:paraId="2032FA0D" w14:textId="77777777" w:rsidR="007A1F44" w:rsidRPr="00A03C55" w:rsidRDefault="007A1F44" w:rsidP="00971004">
            <w:pPr>
              <w:pStyle w:val="TableEntry"/>
              <w:rPr>
                <w:noProof w:val="0"/>
              </w:rPr>
            </w:pPr>
            <w:r w:rsidRPr="00A03C55">
              <w:rPr>
                <w:noProof w:val="0"/>
              </w:rPr>
              <w:t>The value of processingModeCode SHALL be set to T</w:t>
            </w:r>
          </w:p>
          <w:p w14:paraId="5EAF86A8" w14:textId="77777777" w:rsidR="007A1F44" w:rsidRPr="00A03C55" w:rsidRDefault="007A1F44" w:rsidP="00971004">
            <w:pPr>
              <w:pStyle w:val="TableEntry"/>
              <w:rPr>
                <w:noProof w:val="0"/>
              </w:rPr>
            </w:pPr>
            <w:r w:rsidRPr="00A03C55">
              <w:rPr>
                <w:noProof w:val="0"/>
              </w:rPr>
              <w:t>The acceptAckCode SHALL be set to AL</w:t>
            </w:r>
          </w:p>
          <w:p w14:paraId="0ECDD53E" w14:textId="77777777" w:rsidR="007A1F44" w:rsidRPr="00A03C55" w:rsidRDefault="007A1F44" w:rsidP="00971004">
            <w:pPr>
              <w:pStyle w:val="TableEntry"/>
              <w:rPr>
                <w:noProof w:val="0"/>
              </w:rPr>
            </w:pPr>
            <w:r w:rsidRPr="00A03C55">
              <w:rPr>
                <w:noProof w:val="0"/>
              </w:rPr>
              <w:t>There SHALL be only one receiver Device</w:t>
            </w:r>
          </w:p>
          <w:p w14:paraId="097A68D2" w14:textId="77777777" w:rsidR="007A1F44" w:rsidRPr="00A03C55" w:rsidRDefault="007A1F44" w:rsidP="00971004">
            <w:pPr>
              <w:pStyle w:val="TableEntry"/>
              <w:rPr>
                <w:noProof w:val="0"/>
              </w:rPr>
            </w:pPr>
          </w:p>
        </w:tc>
        <w:tc>
          <w:tcPr>
            <w:tcW w:w="2545" w:type="dxa"/>
          </w:tcPr>
          <w:p w14:paraId="3813E3BB" w14:textId="77777777" w:rsidR="007A1F44" w:rsidRPr="00A03C55" w:rsidRDefault="007A1F44" w:rsidP="00971004">
            <w:pPr>
              <w:pStyle w:val="TableEntry"/>
              <w:rPr>
                <w:noProof w:val="0"/>
              </w:rPr>
            </w:pPr>
            <w:r w:rsidRPr="00A03C55">
              <w:rPr>
                <w:noProof w:val="0"/>
              </w:rPr>
              <w:t xml:space="preserve">The trigger event code in ControlActProcess.code SHALL be set to PRPA_TE201302UV02 </w:t>
            </w:r>
          </w:p>
          <w:p w14:paraId="6E14538C" w14:textId="77777777" w:rsidR="007A1F44" w:rsidRPr="00A03C55" w:rsidRDefault="007A1F44" w:rsidP="00971004">
            <w:pPr>
              <w:pStyle w:val="TableEntry"/>
              <w:rPr>
                <w:noProof w:val="0"/>
              </w:rPr>
            </w:pPr>
            <w:r w:rsidRPr="00A03C55">
              <w:rPr>
                <w:noProof w:val="0"/>
              </w:rPr>
              <w:t>RegistrationEvent.statusCode SHALL be set to “active”</w:t>
            </w:r>
          </w:p>
          <w:p w14:paraId="1CD6212A" w14:textId="77777777" w:rsidR="007A1F44" w:rsidRPr="00A03C55" w:rsidRDefault="007A1F44" w:rsidP="00971004">
            <w:pPr>
              <w:pStyle w:val="TableEntry"/>
              <w:rPr>
                <w:noProof w:val="0"/>
              </w:rPr>
            </w:pPr>
            <w:r w:rsidRPr="00A03C55">
              <w:rPr>
                <w:noProof w:val="0"/>
              </w:rPr>
              <w:t>There SHALL be no InReplacementOf act relationship for these interactions.</w:t>
            </w:r>
          </w:p>
        </w:tc>
      </w:tr>
    </w:tbl>
    <w:p w14:paraId="1FC1049F" w14:textId="77777777" w:rsidR="007A1F44" w:rsidRPr="00A03C55" w:rsidRDefault="007A1F44">
      <w:pPr>
        <w:pStyle w:val="BodyText"/>
        <w:rPr>
          <w:rStyle w:val="BodyTextCharChar1"/>
          <w:noProof w:val="0"/>
        </w:rPr>
      </w:pPr>
    </w:p>
    <w:p w14:paraId="4ADB0D5F" w14:textId="70F2D6B6" w:rsidR="007A1F44" w:rsidRPr="00A03C55" w:rsidRDefault="007A1F44" w:rsidP="00971004">
      <w:pPr>
        <w:pStyle w:val="BodyText"/>
      </w:pPr>
      <w:r w:rsidRPr="00A03C55">
        <w:rPr>
          <w:rStyle w:val="BodyTextCharChar1"/>
          <w:noProof w:val="0"/>
        </w:rPr>
        <w:t xml:space="preserve">The composite message schemas which describe the full payload of these interactions, including the wrappers, can be found </w:t>
      </w:r>
      <w:del w:id="1465" w:author="Lynn Felhofer" w:date="2020-03-23T16:17:00Z">
        <w:r w:rsidRPr="00A03C55" w:rsidDel="00392918">
          <w:rPr>
            <w:rStyle w:val="BodyTextCharChar1"/>
            <w:noProof w:val="0"/>
          </w:rPr>
          <w:delText xml:space="preserve">online on the </w:delText>
        </w:r>
      </w:del>
      <w:del w:id="1466" w:author="Lynn Felhofer" w:date="2020-03-23T15:52:00Z">
        <w:r w:rsidRPr="00A03C55" w:rsidDel="00FD6681">
          <w:rPr>
            <w:rStyle w:val="BodyTextCharChar1"/>
            <w:noProof w:val="0"/>
          </w:rPr>
          <w:delText>IHE FTP site</w:delText>
        </w:r>
      </w:del>
      <w:del w:id="1467" w:author="Lynn Felhofer" w:date="2020-03-23T16:17:00Z">
        <w:r w:rsidRPr="00A03C55" w:rsidDel="00392918">
          <w:rPr>
            <w:rStyle w:val="BodyTextCharChar1"/>
            <w:noProof w:val="0"/>
          </w:rPr>
          <w:delText>,</w:delText>
        </w:r>
      </w:del>
      <w:ins w:id="1468" w:author="Lynn Felhofer" w:date="2020-03-23T16:17:00Z">
        <w:r w:rsidR="00392918">
          <w:rPr>
            <w:rStyle w:val="BodyTextCharChar1"/>
            <w:noProof w:val="0"/>
          </w:rPr>
          <w:t xml:space="preserve">online: </w:t>
        </w:r>
      </w:ins>
      <w:r w:rsidRPr="00A03C55">
        <w:rPr>
          <w:rStyle w:val="BodyTextCharChar1"/>
          <w:noProof w:val="0"/>
        </w:rPr>
        <w:t xml:space="preserve"> see ITI TF-2x: Appendix W</w:t>
      </w:r>
      <w:r w:rsidR="00957CD8" w:rsidRPr="00A03C55">
        <w:rPr>
          <w:rStyle w:val="BodyTextCharChar1"/>
          <w:noProof w:val="0"/>
        </w:rPr>
        <w:t xml:space="preserve">. </w:t>
      </w:r>
      <w:r w:rsidR="00E8768E" w:rsidRPr="00A03C55">
        <w:rPr>
          <w:rStyle w:val="BodyTextCharChar1"/>
          <w:noProof w:val="0"/>
        </w:rPr>
        <w:t>T</w:t>
      </w:r>
      <w:r w:rsidRPr="00A03C55">
        <w:rPr>
          <w:rStyle w:val="BodyTextCharChar1"/>
          <w:noProof w:val="0"/>
        </w:rPr>
        <w:t>he schema from the HL7 V3 2008 Normative Edition can be found at</w:t>
      </w:r>
      <w:r w:rsidRPr="00A03C55">
        <w:rPr>
          <w:rStyle w:val="BodyTextCharChar1"/>
          <w:noProof w:val="0"/>
        </w:rPr>
        <w:br/>
      </w:r>
      <w:r w:rsidRPr="00A03C55">
        <w:rPr>
          <w:rStyle w:val="Hyperlink"/>
        </w:rPr>
        <w:t>Edition2008/processable/multicacheschemas/PRPA_IN201302UV02.xsd</w:t>
      </w:r>
      <w:r w:rsidRPr="00A03C55">
        <w:rPr>
          <w:rStyle w:val="BodyTextCharChar1"/>
          <w:noProof w:val="0"/>
        </w:rPr>
        <w:t>)</w:t>
      </w:r>
    </w:p>
    <w:p w14:paraId="509CC58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69" w:name="_Toc169692747"/>
      <w:r w:rsidRPr="00A03C55">
        <w:rPr>
          <w:noProof w:val="0"/>
        </w:rPr>
        <w:t>3.46.4.1.2.4 Web Services Types and Messages</w:t>
      </w:r>
      <w:bookmarkEnd w:id="1469"/>
    </w:p>
    <w:p w14:paraId="2952F250" w14:textId="77777777" w:rsidR="007A1F44" w:rsidRPr="00A03C55" w:rsidRDefault="007A1F44" w:rsidP="00971004">
      <w:pPr>
        <w:pStyle w:val="BodyText"/>
      </w:pPr>
      <w:r w:rsidRPr="00A03C55">
        <w:t xml:space="preserve">The Patient Registry Record Revised message will be transmitted using Web Services, according to the requirements specified in </w:t>
      </w:r>
      <w:r w:rsidRPr="00A03C55">
        <w:rPr>
          <w:rStyle w:val="BodyTextCharChar1"/>
          <w:noProof w:val="0"/>
        </w:rPr>
        <w:t xml:space="preserve">ITI TF-2x: </w:t>
      </w:r>
      <w:r w:rsidRPr="00A03C55">
        <w:t xml:space="preserve">Appendix V. </w:t>
      </w:r>
    </w:p>
    <w:p w14:paraId="6E269CDC" w14:textId="77777777" w:rsidR="007A1F44" w:rsidRPr="00A03C55" w:rsidRDefault="007A1F44" w:rsidP="00971004">
      <w:pPr>
        <w:pStyle w:val="BodyText"/>
      </w:pPr>
      <w:r w:rsidRPr="00A03C55">
        <w:t>The following WSDL naming conventions SHALL apply:</w:t>
      </w:r>
    </w:p>
    <w:p w14:paraId="5A5C8DCB"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“revise” message -&gt; "</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2BB897EA" w14:textId="77777777" w:rsidR="007A1F44" w:rsidRPr="00A03C55" w:rsidRDefault="007A1F44" w:rsidP="00971004">
      <w:pPr>
        <w:spacing w:before="0"/>
        <w:rPr>
          <w:rFonts w:ascii="Courier New" w:hAnsi="Courier New"/>
          <w:sz w:val="20"/>
        </w:rPr>
      </w:pPr>
      <w:r w:rsidRPr="00A03C55">
        <w:rPr>
          <w:rFonts w:ascii="Courier New" w:hAnsi="Courier New"/>
          <w:sz w:val="20"/>
        </w:rPr>
        <w:tab/>
        <w:t>acknowledgement  -&gt; "</w:t>
      </w:r>
      <w:r w:rsidRPr="00A03C55">
        <w:rPr>
          <w:rStyle w:val="Strong"/>
          <w:rFonts w:ascii="Courier New" w:hAnsi="Courier New" w:cs="Courier New"/>
          <w:b w:val="0"/>
          <w:sz w:val="20"/>
        </w:rPr>
        <w:t>MCCI_IN000002UV01</w:t>
      </w:r>
      <w:r w:rsidRPr="00A03C55">
        <w:rPr>
          <w:rFonts w:ascii="Courier New" w:hAnsi="Courier New"/>
          <w:sz w:val="20"/>
        </w:rPr>
        <w:t>_Message"</w:t>
      </w:r>
    </w:p>
    <w:p w14:paraId="63A8A673" w14:textId="77777777" w:rsidR="007A1F44" w:rsidRPr="00A03C55" w:rsidRDefault="007A1F44" w:rsidP="00971004">
      <w:pPr>
        <w:pStyle w:val="BodyText"/>
      </w:pPr>
      <w:r w:rsidRPr="00A03C55">
        <w:t>The following WSDL snippet describes the types for these messages:</w:t>
      </w:r>
    </w:p>
    <w:p w14:paraId="58067DB1"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0C10C912"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7AFE5BE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0B17A441"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2504F91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4AD529B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lastRenderedPageBreak/>
        <w:t>&lt;xsd:import namespace="urn:hl7-org:v3" schemaLocation="../schema/HL7V3/NE2008/multicacheschemas/PRPA_IN201302UV02.xsd"/&gt;</w:t>
      </w:r>
    </w:p>
    <w:p w14:paraId="6EAE586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name="PRPA_IN201302UV02"/&gt;</w:t>
      </w:r>
    </w:p>
    <w:p w14:paraId="31832C9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10531C7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5F76BE4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696E1EC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409F9D99"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schemaLocation="../schema/HL7V3/NE2008/multicacheschemas/MCCI_IN000002UV01.xsd"/&gt;</w:t>
      </w:r>
    </w:p>
    <w:p w14:paraId="466DC03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name="MCCI_IN000002UV01"/&gt;</w:t>
      </w:r>
    </w:p>
    <w:p w14:paraId="7B74ACD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4617954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11C701F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1AA4130A" w14:textId="77777777" w:rsidR="007A1F44" w:rsidRPr="00A03C55" w:rsidRDefault="007A1F44" w:rsidP="00971004">
      <w:pPr>
        <w:pStyle w:val="BodyText"/>
      </w:pPr>
      <w:r w:rsidRPr="00A03C55">
        <w:t>The messages are described by the following snippet:</w:t>
      </w:r>
    </w:p>
    <w:p w14:paraId="237B2F17"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47CA51A2"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name="PRPA_IN201302UV02_Message"&gt;</w:t>
      </w:r>
    </w:p>
    <w:p w14:paraId="37AA8A3F"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element="hl7:PRPA_IN201302UV02" name="Body"/&gt;</w:t>
      </w:r>
    </w:p>
    <w:p w14:paraId="248656E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50C172E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name="MCCI_IN000002UV01_Message"&gt;</w:t>
      </w:r>
    </w:p>
    <w:p w14:paraId="2860DEB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element="hl7:MCCI_IN000002UV01" name="Body"/&gt;</w:t>
      </w:r>
    </w:p>
    <w:p w14:paraId="274D803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633D182B"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39D5276D" w14:textId="77777777" w:rsidR="007A1F44" w:rsidRPr="00A03C55" w:rsidRDefault="007A1F44" w:rsidP="00971004">
      <w:pPr>
        <w:pStyle w:val="BodyText"/>
      </w:pPr>
      <w:r w:rsidRPr="00A03C55">
        <w:t>The port types for the WSDL describing the Patient Identity Feed Service are described together with the expected actions of the actors which receive these messages in Section</w:t>
      </w:r>
      <w:r w:rsidR="00292B01" w:rsidRPr="00A03C55">
        <w:t xml:space="preserve"> </w:t>
      </w:r>
      <w:r w:rsidRPr="00A03C55">
        <w:t xml:space="preserve">3.46.4.1.3. </w:t>
      </w:r>
    </w:p>
    <w:p w14:paraId="41565976"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70" w:name="_Toc169692748"/>
      <w:r w:rsidRPr="00A03C55">
        <w:rPr>
          <w:noProof w:val="0"/>
        </w:rPr>
        <w:t>3.46.4.1.3 Expected Actions - Patient Identifier Cross-reference Consumer</w:t>
      </w:r>
      <w:bookmarkEnd w:id="1470"/>
    </w:p>
    <w:p w14:paraId="28B2EE0B" w14:textId="77777777" w:rsidR="007A1F44" w:rsidRPr="00A03C55" w:rsidRDefault="007A1F44" w:rsidP="00971004">
      <w:pPr>
        <w:pStyle w:val="BodyText"/>
      </w:pPr>
      <w:r w:rsidRPr="00A03C55">
        <w:t>Whenever the Patient Identifier Cross-reference Consumer receives updated identifier information in a Patient Revise message that results in a change to the cross-referencing of a patient, the actor shall update its internal identifier information for the affected patient(s) in all domains in which it is interested. The identifiers found in both Patient.id and OtherIDs.id attributes shall be considered together to form a complete list of patient identifiers from the different Patient Identity domains in which this actor is interested.</w:t>
      </w:r>
    </w:p>
    <w:p w14:paraId="7362DE3B" w14:textId="77777777" w:rsidR="007A1F44" w:rsidRPr="00A03C55" w:rsidRDefault="007A1F44" w:rsidP="00971004">
      <w:pPr>
        <w:pStyle w:val="BodyText"/>
      </w:pPr>
      <w:r w:rsidRPr="00A03C55">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32F46D27" w14:textId="5E0705A7" w:rsidR="007A1F44" w:rsidRPr="00A03C55" w:rsidRDefault="007A1F44" w:rsidP="00971004">
      <w:pPr>
        <w:pStyle w:val="BodyText"/>
      </w:pPr>
      <w:r w:rsidRPr="00A03C55">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660C4469" w14:textId="4E70BD58"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71" w:name="_Toc169692749"/>
      <w:r w:rsidRPr="00A03C55">
        <w:rPr>
          <w:noProof w:val="0"/>
        </w:rPr>
        <w:t>3.46.4.1.3.1 Web Services Port Type and Binding Definitions</w:t>
      </w:r>
      <w:bookmarkEnd w:id="1471"/>
    </w:p>
    <w:p w14:paraId="7FA968C7" w14:textId="77777777" w:rsidR="007A1F44" w:rsidRPr="00A03C55" w:rsidRDefault="007A1F44" w:rsidP="00971004">
      <w:pPr>
        <w:pStyle w:val="BodyText"/>
        <w:rPr>
          <w:b/>
        </w:rPr>
      </w:pPr>
      <w:r w:rsidRPr="00A03C55">
        <w:rPr>
          <w:b/>
        </w:rPr>
        <w:t>IHE-</w:t>
      </w:r>
      <w:r w:rsidRPr="00A03C55">
        <w:rPr>
          <w:b/>
          <w:bCs/>
        </w:rPr>
        <w:t>WSP201</w:t>
      </w:r>
      <w:r w:rsidRPr="00A03C55">
        <w:rPr>
          <w:b/>
        </w:rPr>
        <w:t>) The attribute /wsdl:definitions/@name SHALL be “PIXConsumer”.</w:t>
      </w:r>
    </w:p>
    <w:p w14:paraId="21258511" w14:textId="77777777" w:rsidR="007A1F44" w:rsidRPr="00A03C55" w:rsidRDefault="007A1F44" w:rsidP="00971004">
      <w:pPr>
        <w:pStyle w:val="BodyText"/>
      </w:pPr>
      <w:r w:rsidRPr="00A03C55">
        <w:t>The following WSDL naming conventions SHALL apply:</w:t>
      </w:r>
    </w:p>
    <w:p w14:paraId="376EB0DF"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wsdl:definitions/@name="PIXConsumer":</w:t>
      </w:r>
    </w:p>
    <w:p w14:paraId="2C8430BB" w14:textId="77777777" w:rsidR="007A1F44" w:rsidRPr="00A03C55" w:rsidRDefault="007A1F44" w:rsidP="00971004">
      <w:pPr>
        <w:spacing w:before="0"/>
        <w:rPr>
          <w:rFonts w:ascii="Courier New" w:hAnsi="Courier New"/>
          <w:sz w:val="20"/>
        </w:rPr>
      </w:pPr>
      <w:r w:rsidRPr="00A03C55">
        <w:rPr>
          <w:rFonts w:ascii="Courier New" w:hAnsi="Courier New"/>
          <w:sz w:val="20"/>
        </w:rPr>
        <w:lastRenderedPageBreak/>
        <w:tab/>
        <w:t xml:space="preserve">PIX update message         -&gt; </w:t>
      </w:r>
      <w:r w:rsidRPr="00A03C55">
        <w:rPr>
          <w:rFonts w:ascii="Courier New" w:hAnsi="Courier New"/>
          <w:b/>
          <w:sz w:val="20"/>
        </w:rPr>
        <w:t>"</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664E47FA"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642C3E0D" w14:textId="77777777" w:rsidR="007A1F44" w:rsidRPr="00A03C55" w:rsidRDefault="007A1F44" w:rsidP="0097100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PIXConsumer</w:t>
      </w:r>
      <w:r w:rsidRPr="00A03C55">
        <w:rPr>
          <w:rFonts w:ascii="Courier New" w:hAnsi="Courier New"/>
          <w:sz w:val="20"/>
        </w:rPr>
        <w:t>_PortType"</w:t>
      </w:r>
    </w:p>
    <w:p w14:paraId="105558B6" w14:textId="77777777" w:rsidR="007A1F44" w:rsidRPr="00A03C55" w:rsidRDefault="007A1F44" w:rsidP="00971004">
      <w:pPr>
        <w:spacing w:before="0"/>
        <w:rPr>
          <w:rFonts w:ascii="Courier New" w:hAnsi="Courier New"/>
          <w:sz w:val="20"/>
        </w:rPr>
      </w:pPr>
      <w:r w:rsidRPr="00A03C55">
        <w:rPr>
          <w:rFonts w:ascii="Courier New" w:hAnsi="Courier New"/>
          <w:sz w:val="20"/>
        </w:rPr>
        <w:tab/>
        <w:t>get identifiers operation  -&gt; "</w:t>
      </w:r>
      <w:r w:rsidRPr="00A03C55">
        <w:rPr>
          <w:rStyle w:val="Strong"/>
          <w:rFonts w:ascii="Courier New" w:hAnsi="Courier New" w:cs="Courier New"/>
          <w:b w:val="0"/>
          <w:sz w:val="20"/>
        </w:rPr>
        <w:t>PIXConsumer</w:t>
      </w:r>
      <w:r w:rsidRPr="00A03C55">
        <w:rPr>
          <w:rFonts w:ascii="Courier New" w:hAnsi="Courier New"/>
          <w:sz w:val="20"/>
        </w:rPr>
        <w:t>_PRPA_IN201302UV02"</w:t>
      </w:r>
    </w:p>
    <w:p w14:paraId="3538E561"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PIXConsumer</w:t>
      </w:r>
      <w:r w:rsidRPr="00A03C55">
        <w:rPr>
          <w:rFonts w:ascii="Courier New" w:hAnsi="Courier New"/>
          <w:sz w:val="20"/>
        </w:rPr>
        <w:t>_Binding_Soap12"</w:t>
      </w:r>
    </w:p>
    <w:p w14:paraId="62C49AF8"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PIXConsumer</w:t>
      </w:r>
      <w:r w:rsidRPr="00A03C55">
        <w:rPr>
          <w:rFonts w:ascii="Courier New" w:hAnsi="Courier New"/>
          <w:sz w:val="20"/>
        </w:rPr>
        <w:t>_Port_Soap12"</w:t>
      </w:r>
    </w:p>
    <w:p w14:paraId="2B7A090B" w14:textId="77777777" w:rsidR="007A1F44" w:rsidRPr="00A03C55" w:rsidRDefault="007A1F44" w:rsidP="003462A5">
      <w:pPr>
        <w:pStyle w:val="BodyText"/>
      </w:pPr>
    </w:p>
    <w:p w14:paraId="03B9A286" w14:textId="77777777" w:rsidR="007A1F44" w:rsidRPr="00A03C55" w:rsidRDefault="007A1F44" w:rsidP="00971004">
      <w:pPr>
        <w:pStyle w:val="BodyText"/>
      </w:pPr>
      <w:r w:rsidRPr="00A03C55">
        <w:t xml:space="preserve">The following WSDL snippets specify the Patient Update Port Type and Binding definitions, according to the requirements specified in </w:t>
      </w:r>
      <w:r w:rsidRPr="00A03C55">
        <w:rPr>
          <w:rStyle w:val="BodyTextCharChar1"/>
          <w:noProof w:val="0"/>
        </w:rPr>
        <w:t xml:space="preserve">ITI TF-2x: </w:t>
      </w:r>
      <w:r w:rsidRPr="00A03C55">
        <w:t xml:space="preserve">Appendix V. </w:t>
      </w:r>
    </w:p>
    <w:p w14:paraId="039C92A6"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472" w:name="_Toc169692750"/>
      <w:r w:rsidRPr="00A03C55">
        <w:rPr>
          <w:noProof w:val="0"/>
        </w:rPr>
        <w:t>3.46.4.1.3.1.1 Port Type</w:t>
      </w:r>
      <w:bookmarkEnd w:id="1472"/>
    </w:p>
    <w:p w14:paraId="28B2A4FA" w14:textId="77777777" w:rsidR="007A1F44" w:rsidRPr="00A03C55" w:rsidRDefault="007A1F44" w:rsidP="003462A5">
      <w:pPr>
        <w:pStyle w:val="BodyText"/>
      </w:pPr>
    </w:p>
    <w:p w14:paraId="686FC6E9" w14:textId="77777777" w:rsidR="007A1F44" w:rsidRPr="00A03C55" w:rsidRDefault="007A1F44" w:rsidP="00971004">
      <w:pPr>
        <w:spacing w:before="0"/>
        <w:rPr>
          <w:rFonts w:ascii="Courier New" w:hAnsi="Courier New"/>
          <w:sz w:val="20"/>
        </w:rPr>
      </w:pPr>
      <w:r w:rsidRPr="00A03C55">
        <w:t xml:space="preserve">  </w:t>
      </w:r>
      <w:r w:rsidRPr="00A03C55">
        <w:rPr>
          <w:rFonts w:ascii="Courier New" w:hAnsi="Courier New"/>
          <w:sz w:val="20"/>
        </w:rPr>
        <w:t>&lt;portType name="PIXConsumer_PortType"&gt;</w:t>
      </w:r>
    </w:p>
    <w:p w14:paraId="232ECC6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PIXConsumer</w:t>
      </w:r>
      <w:r w:rsidRPr="00A03C55">
        <w:rPr>
          <w:rFonts w:ascii="Courier New" w:hAnsi="Courier New"/>
          <w:sz w:val="20"/>
        </w:rPr>
        <w:t>_PRPA_IN201302UV02"&gt;</w:t>
      </w:r>
    </w:p>
    <w:p w14:paraId="5564A3F9"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PRPA_IN201302UV02</w:t>
      </w:r>
      <w:r w:rsidRPr="00A03C55">
        <w:rPr>
          <w:rFonts w:ascii="Courier New" w:hAnsi="Courier New"/>
          <w:sz w:val="20"/>
        </w:rPr>
        <w:t>_Message" wsaw:Action="urn:hl7-org:v3:</w:t>
      </w:r>
      <w:r w:rsidRPr="00A03C55">
        <w:rPr>
          <w:rStyle w:val="Strong"/>
          <w:rFonts w:ascii="Courier New" w:hAnsi="Courier New" w:cs="Courier New"/>
          <w:b w:val="0"/>
          <w:sz w:val="20"/>
        </w:rPr>
        <w:t>PRPA_IN201302UV02</w:t>
      </w:r>
      <w:r w:rsidRPr="00A03C55">
        <w:rPr>
          <w:rFonts w:ascii="Courier New" w:hAnsi="Courier New"/>
          <w:sz w:val="20"/>
        </w:rPr>
        <w:t>"/&gt;</w:t>
      </w:r>
    </w:p>
    <w:p w14:paraId="10F35A68"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message="tns:</w:t>
      </w:r>
      <w:r w:rsidRPr="00A03C55">
        <w:rPr>
          <w:rStyle w:val="Strong"/>
          <w:rFonts w:ascii="Courier New" w:hAnsi="Courier New" w:cs="Courier New"/>
          <w:b w:val="0"/>
          <w:sz w:val="20"/>
        </w:rPr>
        <w:t>MCCI_IN000002UV01_Message</w:t>
      </w:r>
      <w:r w:rsidRPr="00A03C55">
        <w:rPr>
          <w:rFonts w:ascii="Courier New" w:hAnsi="Courier New"/>
          <w:sz w:val="20"/>
        </w:rPr>
        <w:t>" wsaw:Action="urn:hl7-org:v3:</w:t>
      </w:r>
      <w:r w:rsidRPr="00A03C55">
        <w:rPr>
          <w:rStyle w:val="Strong"/>
          <w:rFonts w:ascii="Courier New" w:hAnsi="Courier New" w:cs="Courier New"/>
          <w:b w:val="0"/>
          <w:sz w:val="20"/>
        </w:rPr>
        <w:t>MCCI_IN000002UV01</w:t>
      </w:r>
      <w:r w:rsidRPr="00A03C55">
        <w:rPr>
          <w:rFonts w:ascii="Courier New" w:hAnsi="Courier New"/>
          <w:sz w:val="20"/>
        </w:rPr>
        <w:t>"/&gt;</w:t>
      </w:r>
    </w:p>
    <w:p w14:paraId="62DFFE2D"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4626FF9B"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&lt;/portType&gt;</w:t>
      </w:r>
    </w:p>
    <w:p w14:paraId="6128AF6E"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473" w:name="_Toc169692751"/>
      <w:r w:rsidRPr="00A03C55">
        <w:rPr>
          <w:noProof w:val="0"/>
        </w:rPr>
        <w:t>3.46.4.1.3.1.2 Bindings</w:t>
      </w:r>
      <w:bookmarkEnd w:id="1473"/>
    </w:p>
    <w:p w14:paraId="70DEEBCB" w14:textId="77777777" w:rsidR="007A1F44" w:rsidRPr="00A03C55" w:rsidRDefault="007A1F44" w:rsidP="00971004">
      <w:pPr>
        <w:pStyle w:val="BodyText"/>
      </w:pPr>
      <w:r w:rsidRPr="00A03C55">
        <w:t>SOAP 1.2 binding:</w:t>
      </w:r>
    </w:p>
    <w:p w14:paraId="3308CCF9"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73AC3A9B"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3 &lt;binding name="</w:t>
      </w:r>
      <w:r w:rsidRPr="00A03C55">
        <w:rPr>
          <w:rStyle w:val="Strong"/>
          <w:rFonts w:ascii="Courier New" w:hAnsi="Courier New" w:cs="Courier New"/>
          <w:b w:val="0"/>
          <w:sz w:val="20"/>
        </w:rPr>
        <w:t>PIXConsumer</w:t>
      </w:r>
      <w:r w:rsidRPr="00A03C55">
        <w:rPr>
          <w:rFonts w:ascii="Courier New" w:hAnsi="Courier New"/>
          <w:sz w:val="20"/>
        </w:rPr>
        <w:t>_Binding_Soap12" type="PIXConsumer</w:t>
      </w:r>
      <w:r w:rsidRPr="00A03C55">
        <w:rPr>
          <w:rStyle w:val="Strong"/>
          <w:rFonts w:ascii="Courier New" w:hAnsi="Courier New" w:cs="Courier New"/>
          <w:b w:val="0"/>
          <w:sz w:val="20"/>
        </w:rPr>
        <w:t>_</w:t>
      </w:r>
      <w:r w:rsidRPr="00A03C55">
        <w:rPr>
          <w:rFonts w:ascii="Courier New" w:hAnsi="Courier New"/>
          <w:sz w:val="20"/>
        </w:rPr>
        <w:t>PortType"&gt;</w:t>
      </w:r>
    </w:p>
    <w:p w14:paraId="3151377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13C953C1"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PIXConsumer</w:t>
      </w:r>
      <w:r w:rsidRPr="00A03C55">
        <w:rPr>
          <w:rFonts w:ascii="Courier New" w:hAnsi="Courier New"/>
          <w:sz w:val="20"/>
        </w:rPr>
        <w:t>_PRPA_IN201302UV02"&gt;</w:t>
      </w:r>
    </w:p>
    <w:p w14:paraId="2D9EDB32" w14:textId="584B6617" w:rsidR="007A1F44" w:rsidRPr="00A03C55" w:rsidRDefault="007A1F44" w:rsidP="0097100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424BDCF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7368B45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12DC3C5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26028B87"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4AAF71F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47B2F15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36E222D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1C5FC32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&lt;/binding&gt;</w:t>
      </w:r>
    </w:p>
    <w:p w14:paraId="20CEDE0E"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3B29709D" w14:textId="10C9F1F1" w:rsidR="007A1F44" w:rsidRPr="00A03C55" w:rsidRDefault="007A1F44" w:rsidP="00ED4370">
      <w:pPr>
        <w:pStyle w:val="BodyText"/>
      </w:pPr>
      <w:r w:rsidRPr="00A03C55">
        <w:t>An informative WSDL for the PIX Consumer implementing the PIX</w:t>
      </w:r>
      <w:r w:rsidR="009C28BF" w:rsidRPr="00A03C55">
        <w:t xml:space="preserve"> </w:t>
      </w:r>
      <w:r w:rsidRPr="00A03C55">
        <w:t xml:space="preserve">V3 Profile is available </w:t>
      </w:r>
      <w:del w:id="1474" w:author="Lynn Felhofer" w:date="2020-03-23T16:17:00Z">
        <w:r w:rsidRPr="00A03C55" w:rsidDel="00392918">
          <w:delText xml:space="preserve">online on the </w:delText>
        </w:r>
      </w:del>
      <w:del w:id="1475" w:author="Lynn Felhofer" w:date="2020-03-23T15:52:00Z">
        <w:r w:rsidRPr="00A03C55" w:rsidDel="00FD6681">
          <w:delText>IHE FTP site</w:delText>
        </w:r>
      </w:del>
      <w:del w:id="1476" w:author="Lynn Felhofer" w:date="2020-03-23T16:17:00Z">
        <w:r w:rsidRPr="00A03C55" w:rsidDel="00392918">
          <w:delText>,</w:delText>
        </w:r>
      </w:del>
      <w:ins w:id="1477" w:author="Lynn Felhofer" w:date="2020-03-23T16:17:00Z">
        <w:r w:rsidR="00392918">
          <w:t xml:space="preserve">online: </w:t>
        </w:r>
      </w:ins>
      <w:r w:rsidRPr="00A03C55">
        <w:t xml:space="preserve"> see ITI TF-2x: Appendix W.</w:t>
      </w:r>
    </w:p>
    <w:p w14:paraId="3FD2135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78" w:name="_Toc169692752"/>
      <w:r w:rsidRPr="00A03C55">
        <w:rPr>
          <w:noProof w:val="0"/>
        </w:rPr>
        <w:t>3.46.4.1.3.2 Message Examples</w:t>
      </w:r>
      <w:bookmarkEnd w:id="1478"/>
    </w:p>
    <w:p w14:paraId="793D0EC7" w14:textId="4DD27528" w:rsidR="007A1F44" w:rsidRPr="00A03C55" w:rsidRDefault="007A1F44" w:rsidP="003462A5">
      <w:pPr>
        <w:pStyle w:val="BodyText"/>
      </w:pPr>
      <w:r w:rsidRPr="00A03C55">
        <w:t xml:space="preserve">Message examples can be found </w:t>
      </w:r>
      <w:del w:id="1479" w:author="Lynn Felhofer" w:date="2020-03-23T16:17:00Z">
        <w:r w:rsidRPr="00A03C55" w:rsidDel="00392918">
          <w:delText xml:space="preserve">online on the </w:delText>
        </w:r>
      </w:del>
      <w:del w:id="1480" w:author="Lynn Felhofer" w:date="2020-03-23T15:52:00Z">
        <w:r w:rsidRPr="00A03C55" w:rsidDel="00FD6681">
          <w:delText>IHE FTP site</w:delText>
        </w:r>
      </w:del>
      <w:del w:id="1481" w:author="Lynn Felhofer" w:date="2020-03-23T16:17:00Z">
        <w:r w:rsidRPr="00A03C55" w:rsidDel="00392918">
          <w:delText>,</w:delText>
        </w:r>
      </w:del>
      <w:ins w:id="1482" w:author="Lynn Felhofer" w:date="2020-03-23T16:17:00Z">
        <w:r w:rsidR="00392918">
          <w:t xml:space="preserve">online: </w:t>
        </w:r>
      </w:ins>
      <w:r w:rsidRPr="00A03C55">
        <w:t xml:space="preserve"> see ITI TF-2x: Appendix W.</w:t>
      </w:r>
    </w:p>
    <w:p w14:paraId="366CD324" w14:textId="77777777" w:rsidR="007A1F44" w:rsidRPr="00A03C55" w:rsidRDefault="007A1F44" w:rsidP="00971004">
      <w:pPr>
        <w:pStyle w:val="Heading3"/>
        <w:numPr>
          <w:ilvl w:val="0"/>
          <w:numId w:val="0"/>
        </w:numPr>
        <w:tabs>
          <w:tab w:val="clear" w:pos="2160"/>
          <w:tab w:val="clear" w:pos="2880"/>
        </w:tabs>
        <w:rPr>
          <w:noProof w:val="0"/>
        </w:rPr>
      </w:pPr>
      <w:bookmarkStart w:id="1483" w:name="_Toc269052462"/>
      <w:bookmarkStart w:id="1484" w:name="_Toc398544352"/>
      <w:bookmarkStart w:id="1485" w:name="_Toc398717997"/>
      <w:bookmarkStart w:id="1486" w:name="_Toc13773771"/>
      <w:r w:rsidRPr="00A03C55">
        <w:rPr>
          <w:noProof w:val="0"/>
        </w:rPr>
        <w:t>3.46.5 Security Requirements</w:t>
      </w:r>
      <w:bookmarkEnd w:id="1483"/>
      <w:bookmarkEnd w:id="1484"/>
      <w:bookmarkEnd w:id="1485"/>
      <w:bookmarkEnd w:id="1486"/>
    </w:p>
    <w:p w14:paraId="07ECE6D2" w14:textId="77777777" w:rsidR="007A1F44" w:rsidRPr="00A03C55" w:rsidRDefault="007A1F44" w:rsidP="00971004">
      <w:pPr>
        <w:autoSpaceDE w:val="0"/>
        <w:autoSpaceDN w:val="0"/>
        <w:adjustRightInd w:val="0"/>
        <w:spacing w:before="0"/>
      </w:pPr>
      <w:r w:rsidRPr="00A03C55">
        <w:t>No transaction specific security considerations.</w:t>
      </w:r>
    </w:p>
    <w:p w14:paraId="265FB87E" w14:textId="77777777" w:rsidR="007A1F44" w:rsidRPr="00A03C55" w:rsidRDefault="007A1F44" w:rsidP="00971004">
      <w:pPr>
        <w:pStyle w:val="Heading4"/>
        <w:tabs>
          <w:tab w:val="clear" w:pos="432"/>
          <w:tab w:val="clear" w:pos="2160"/>
          <w:tab w:val="clear" w:pos="2880"/>
          <w:tab w:val="clear" w:pos="3600"/>
        </w:tabs>
        <w:rPr>
          <w:noProof w:val="0"/>
        </w:rPr>
      </w:pPr>
      <w:bookmarkStart w:id="1487" w:name="_Toc398544353"/>
      <w:r w:rsidRPr="00A03C55">
        <w:rPr>
          <w:noProof w:val="0"/>
        </w:rPr>
        <w:lastRenderedPageBreak/>
        <w:t>3.46.5.1 Audit Record Considerations</w:t>
      </w:r>
      <w:bookmarkEnd w:id="1487"/>
      <w:r w:rsidRPr="00A03C55">
        <w:rPr>
          <w:noProof w:val="0"/>
        </w:rPr>
        <w:t xml:space="preserve"> </w:t>
      </w:r>
    </w:p>
    <w:p w14:paraId="41358813" w14:textId="5F98583F" w:rsidR="007A1F44" w:rsidRPr="00A03C55" w:rsidRDefault="007A1F44" w:rsidP="00971004">
      <w:pPr>
        <w:autoSpaceDE w:val="0"/>
        <w:autoSpaceDN w:val="0"/>
        <w:adjustRightInd w:val="0"/>
        <w:spacing w:before="0"/>
        <w:rPr>
          <w:szCs w:val="24"/>
          <w:lang w:eastAsia="fr-FR"/>
        </w:rPr>
      </w:pPr>
      <w:r w:rsidRPr="00A03C55">
        <w:rPr>
          <w:szCs w:val="24"/>
          <w:lang w:eastAsia="fr-FR"/>
        </w:rPr>
        <w:t xml:space="preserve">When grouped with ATNA Secure Node or Secure Application </w:t>
      </w:r>
      <w:r w:rsidR="00232E9F" w:rsidRPr="00A03C55">
        <w:rPr>
          <w:szCs w:val="24"/>
          <w:lang w:eastAsia="fr-FR"/>
        </w:rPr>
        <w:t>Actor</w:t>
      </w:r>
      <w:r w:rsidRPr="00A03C55">
        <w:rPr>
          <w:szCs w:val="24"/>
          <w:lang w:eastAsia="fr-FR"/>
        </w:rPr>
        <w:t xml:space="preserve">s, this transaction is to be audited as “Patient Record” event, as defined in ITI TF-2a: </w:t>
      </w:r>
      <w:r w:rsidR="00D370AE" w:rsidRPr="00A03C55">
        <w:rPr>
          <w:szCs w:val="24"/>
          <w:lang w:eastAsia="fr-FR"/>
        </w:rPr>
        <w:t>Table 3.20.4.1.1.1-1</w:t>
      </w:r>
      <w:r w:rsidRPr="00A03C55">
        <w:rPr>
          <w:szCs w:val="24"/>
          <w:lang w:eastAsia="fr-FR"/>
        </w:rPr>
        <w:t>. The following tables show items that are required to be part of the audit record for this transaction.</w:t>
      </w:r>
    </w:p>
    <w:p w14:paraId="3DB213A0"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3.46.5.1.1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30A05594" w14:textId="77777777" w:rsidTr="00D372D5">
        <w:trPr>
          <w:cantSplit/>
        </w:trPr>
        <w:tc>
          <w:tcPr>
            <w:tcW w:w="1458" w:type="dxa"/>
            <w:textDirection w:val="btLr"/>
            <w:vAlign w:val="center"/>
          </w:tcPr>
          <w:p w14:paraId="73A7A8FA" w14:textId="77777777" w:rsidR="007A1F44" w:rsidRPr="00A03C55" w:rsidRDefault="007A1F44" w:rsidP="00D372D5">
            <w:pPr>
              <w:pStyle w:val="TableEntry"/>
              <w:rPr>
                <w:noProof w:val="0"/>
              </w:rPr>
            </w:pPr>
          </w:p>
        </w:tc>
        <w:tc>
          <w:tcPr>
            <w:tcW w:w="2610" w:type="dxa"/>
            <w:vAlign w:val="center"/>
          </w:tcPr>
          <w:p w14:paraId="020A8672"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68D46E32" w14:textId="77777777" w:rsidR="007A1F44" w:rsidRPr="00A03C55" w:rsidRDefault="007A1F44" w:rsidP="00A53067">
            <w:pPr>
              <w:pStyle w:val="TableEntryHeader"/>
              <w:rPr>
                <w:noProof w:val="0"/>
              </w:rPr>
            </w:pPr>
            <w:r w:rsidRPr="00A03C55">
              <w:rPr>
                <w:noProof w:val="0"/>
              </w:rPr>
              <w:t>Opt</w:t>
            </w:r>
          </w:p>
        </w:tc>
        <w:tc>
          <w:tcPr>
            <w:tcW w:w="4878" w:type="dxa"/>
            <w:vAlign w:val="center"/>
          </w:tcPr>
          <w:p w14:paraId="38946981" w14:textId="77777777" w:rsidR="007A1F44" w:rsidRPr="00A03C55" w:rsidRDefault="007A1F44" w:rsidP="00A53067">
            <w:pPr>
              <w:pStyle w:val="TableEntryHeader"/>
              <w:rPr>
                <w:noProof w:val="0"/>
              </w:rPr>
            </w:pPr>
            <w:r w:rsidRPr="00A03C55">
              <w:rPr>
                <w:noProof w:val="0"/>
              </w:rPr>
              <w:t>Value Constraints</w:t>
            </w:r>
          </w:p>
        </w:tc>
      </w:tr>
      <w:tr w:rsidR="007A1F44" w:rsidRPr="00A03C55" w14:paraId="210838B0" w14:textId="77777777" w:rsidTr="00D372D5">
        <w:trPr>
          <w:cantSplit/>
        </w:trPr>
        <w:tc>
          <w:tcPr>
            <w:tcW w:w="1458" w:type="dxa"/>
            <w:vMerge w:val="restart"/>
          </w:tcPr>
          <w:p w14:paraId="11FFCED5" w14:textId="77777777" w:rsidR="007A1F44" w:rsidRPr="00A03C55" w:rsidRDefault="007A1F44" w:rsidP="003462A5">
            <w:pPr>
              <w:pStyle w:val="TableEntryHeader"/>
              <w:rPr>
                <w:noProof w:val="0"/>
              </w:rPr>
            </w:pPr>
            <w:r w:rsidRPr="00A03C55">
              <w:rPr>
                <w:noProof w:val="0"/>
              </w:rPr>
              <w:t>Event</w:t>
            </w:r>
          </w:p>
          <w:p w14:paraId="1DAE807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4A83532F" w14:textId="77777777" w:rsidR="007A1F44" w:rsidRPr="00A03C55" w:rsidRDefault="007A1F44" w:rsidP="00971004">
            <w:pPr>
              <w:pStyle w:val="TableEntry"/>
              <w:rPr>
                <w:noProof w:val="0"/>
                <w:sz w:val="16"/>
              </w:rPr>
            </w:pPr>
            <w:r w:rsidRPr="00A03C55">
              <w:rPr>
                <w:noProof w:val="0"/>
                <w:sz w:val="16"/>
              </w:rPr>
              <w:t>EventID</w:t>
            </w:r>
          </w:p>
        </w:tc>
        <w:tc>
          <w:tcPr>
            <w:tcW w:w="720" w:type="dxa"/>
            <w:vAlign w:val="center"/>
          </w:tcPr>
          <w:p w14:paraId="2B1B18E1"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49962B4E" w14:textId="77777777" w:rsidR="007A1F44" w:rsidRPr="00A03C55" w:rsidRDefault="007A1F44" w:rsidP="00971004">
            <w:pPr>
              <w:pStyle w:val="TableEntry"/>
              <w:rPr>
                <w:noProof w:val="0"/>
                <w:sz w:val="16"/>
              </w:rPr>
            </w:pPr>
            <w:r w:rsidRPr="00A03C55">
              <w:rPr>
                <w:noProof w:val="0"/>
                <w:sz w:val="16"/>
              </w:rPr>
              <w:t>EV(110110, DCM, “Patient Record”)</w:t>
            </w:r>
          </w:p>
        </w:tc>
      </w:tr>
      <w:tr w:rsidR="007A1F44" w:rsidRPr="00A03C55" w14:paraId="646D394C" w14:textId="77777777">
        <w:trPr>
          <w:cantSplit/>
        </w:trPr>
        <w:tc>
          <w:tcPr>
            <w:tcW w:w="1458" w:type="dxa"/>
            <w:vMerge/>
            <w:vAlign w:val="center"/>
          </w:tcPr>
          <w:p w14:paraId="53737A40"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025B994" w14:textId="77777777" w:rsidR="007A1F44" w:rsidRPr="00A03C55" w:rsidRDefault="007A1F44" w:rsidP="00971004">
            <w:pPr>
              <w:pStyle w:val="TableEntry"/>
              <w:rPr>
                <w:noProof w:val="0"/>
                <w:sz w:val="16"/>
              </w:rPr>
            </w:pPr>
            <w:r w:rsidRPr="00A03C55">
              <w:rPr>
                <w:noProof w:val="0"/>
                <w:sz w:val="16"/>
              </w:rPr>
              <w:t>EventActionCode</w:t>
            </w:r>
          </w:p>
        </w:tc>
        <w:tc>
          <w:tcPr>
            <w:tcW w:w="720" w:type="dxa"/>
            <w:vAlign w:val="center"/>
          </w:tcPr>
          <w:p w14:paraId="124D0B74"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30BD2CD2" w14:textId="77777777" w:rsidR="007A1F44" w:rsidRPr="00A03C55" w:rsidRDefault="007A1F44" w:rsidP="00971004">
            <w:pPr>
              <w:pStyle w:val="TableEntry"/>
              <w:rPr>
                <w:noProof w:val="0"/>
                <w:sz w:val="16"/>
              </w:rPr>
            </w:pPr>
            <w:r w:rsidRPr="00A03C55">
              <w:rPr>
                <w:noProof w:val="0"/>
                <w:sz w:val="16"/>
              </w:rPr>
              <w:t xml:space="preserve">“R” (Read) </w:t>
            </w:r>
          </w:p>
        </w:tc>
      </w:tr>
      <w:tr w:rsidR="007A1F44" w:rsidRPr="00A03C55" w14:paraId="784EDD90" w14:textId="77777777">
        <w:trPr>
          <w:cantSplit/>
        </w:trPr>
        <w:tc>
          <w:tcPr>
            <w:tcW w:w="1458" w:type="dxa"/>
            <w:vMerge/>
            <w:vAlign w:val="center"/>
          </w:tcPr>
          <w:p w14:paraId="4D3BFD9D"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17D442F"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vAlign w:val="center"/>
          </w:tcPr>
          <w:p w14:paraId="0DAD71E1"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51F67E0F"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AC351DE" w14:textId="77777777">
        <w:trPr>
          <w:cantSplit/>
        </w:trPr>
        <w:tc>
          <w:tcPr>
            <w:tcW w:w="1458" w:type="dxa"/>
            <w:vMerge/>
            <w:vAlign w:val="center"/>
          </w:tcPr>
          <w:p w14:paraId="0496CE88"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287DFC91"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vAlign w:val="center"/>
          </w:tcPr>
          <w:p w14:paraId="044F1342"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68A2708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C2CD89F" w14:textId="77777777">
        <w:trPr>
          <w:cantSplit/>
        </w:trPr>
        <w:tc>
          <w:tcPr>
            <w:tcW w:w="1458" w:type="dxa"/>
            <w:vMerge/>
            <w:vAlign w:val="center"/>
          </w:tcPr>
          <w:p w14:paraId="72288A49"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84E0E27" w14:textId="77777777" w:rsidR="007A1F44" w:rsidRPr="00A03C55" w:rsidRDefault="007A1F44" w:rsidP="00971004">
            <w:pPr>
              <w:pStyle w:val="TableEntry"/>
              <w:rPr>
                <w:noProof w:val="0"/>
                <w:sz w:val="16"/>
              </w:rPr>
            </w:pPr>
            <w:r w:rsidRPr="00A03C55">
              <w:rPr>
                <w:noProof w:val="0"/>
                <w:sz w:val="16"/>
              </w:rPr>
              <w:t>EventTypeCode</w:t>
            </w:r>
          </w:p>
        </w:tc>
        <w:tc>
          <w:tcPr>
            <w:tcW w:w="720" w:type="dxa"/>
            <w:vAlign w:val="center"/>
          </w:tcPr>
          <w:p w14:paraId="0581BCEC"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D39598A" w14:textId="77777777" w:rsidR="007A1F44" w:rsidRPr="00A03C55" w:rsidRDefault="007A1F44" w:rsidP="00971004">
            <w:pPr>
              <w:pStyle w:val="TableEntry"/>
              <w:rPr>
                <w:noProof w:val="0"/>
                <w:sz w:val="16"/>
              </w:rPr>
            </w:pPr>
            <w:r w:rsidRPr="00A03C55">
              <w:rPr>
                <w:noProof w:val="0"/>
                <w:sz w:val="16"/>
              </w:rPr>
              <w:t>EV(“ITI-46”, “IHE Transactions”, “PIX Update Notification”)</w:t>
            </w:r>
          </w:p>
        </w:tc>
      </w:tr>
      <w:tr w:rsidR="007A1F44" w:rsidRPr="00A03C55" w14:paraId="3304E3B8" w14:textId="77777777">
        <w:trPr>
          <w:cantSplit/>
        </w:trPr>
        <w:tc>
          <w:tcPr>
            <w:tcW w:w="9666" w:type="dxa"/>
            <w:gridSpan w:val="4"/>
          </w:tcPr>
          <w:p w14:paraId="5F7F55A1" w14:textId="77777777" w:rsidR="007A1F44" w:rsidRPr="00A03C55" w:rsidRDefault="007A1F44" w:rsidP="003462A5">
            <w:pPr>
              <w:pStyle w:val="TableEntry"/>
              <w:rPr>
                <w:noProof w:val="0"/>
                <w:sz w:val="16"/>
              </w:rPr>
            </w:pPr>
            <w:r w:rsidRPr="00A03C55">
              <w:rPr>
                <w:noProof w:val="0"/>
                <w:sz w:val="16"/>
              </w:rPr>
              <w:t>Source (Patient Identifier Cross-reference Manager) (1)</w:t>
            </w:r>
          </w:p>
        </w:tc>
      </w:tr>
      <w:tr w:rsidR="007A1F44" w:rsidRPr="00A03C55" w14:paraId="010C1996" w14:textId="77777777">
        <w:trPr>
          <w:cantSplit/>
        </w:trPr>
        <w:tc>
          <w:tcPr>
            <w:tcW w:w="9666" w:type="dxa"/>
            <w:gridSpan w:val="4"/>
          </w:tcPr>
          <w:p w14:paraId="5DA0E8B4" w14:textId="77777777" w:rsidR="007A1F44" w:rsidRPr="00A03C55" w:rsidRDefault="007A1F44" w:rsidP="003462A5">
            <w:pPr>
              <w:pStyle w:val="TableEntry"/>
              <w:rPr>
                <w:noProof w:val="0"/>
                <w:sz w:val="16"/>
              </w:rPr>
            </w:pPr>
            <w:r w:rsidRPr="00A03C55">
              <w:rPr>
                <w:noProof w:val="0"/>
                <w:sz w:val="16"/>
              </w:rPr>
              <w:t>Human Requestor (0..n)</w:t>
            </w:r>
          </w:p>
        </w:tc>
      </w:tr>
      <w:tr w:rsidR="007A1F44" w:rsidRPr="00A03C55" w14:paraId="1668639C" w14:textId="77777777">
        <w:trPr>
          <w:cantSplit/>
        </w:trPr>
        <w:tc>
          <w:tcPr>
            <w:tcW w:w="9666" w:type="dxa"/>
            <w:gridSpan w:val="4"/>
          </w:tcPr>
          <w:p w14:paraId="483E3AF3" w14:textId="77777777" w:rsidR="007A1F44" w:rsidRPr="00A03C55" w:rsidRDefault="007A1F44" w:rsidP="003462A5">
            <w:pPr>
              <w:pStyle w:val="TableEntry"/>
              <w:rPr>
                <w:noProof w:val="0"/>
                <w:sz w:val="16"/>
              </w:rPr>
            </w:pPr>
            <w:r w:rsidRPr="00A03C55">
              <w:rPr>
                <w:noProof w:val="0"/>
                <w:sz w:val="16"/>
              </w:rPr>
              <w:t>Destination (Patient Identifier Cross-reference Consumer) (1)</w:t>
            </w:r>
          </w:p>
        </w:tc>
      </w:tr>
      <w:tr w:rsidR="007A1F44" w:rsidRPr="00A03C55" w14:paraId="56F090F6" w14:textId="77777777">
        <w:trPr>
          <w:cantSplit/>
        </w:trPr>
        <w:tc>
          <w:tcPr>
            <w:tcW w:w="9666" w:type="dxa"/>
            <w:gridSpan w:val="4"/>
          </w:tcPr>
          <w:p w14:paraId="3DC202C2" w14:textId="77777777" w:rsidR="007A1F44" w:rsidRPr="00A03C55" w:rsidRDefault="007A1F44" w:rsidP="003462A5">
            <w:pPr>
              <w:pStyle w:val="TableEntry"/>
              <w:rPr>
                <w:noProof w:val="0"/>
                <w:sz w:val="16"/>
              </w:rPr>
            </w:pPr>
            <w:r w:rsidRPr="00A03C55">
              <w:rPr>
                <w:noProof w:val="0"/>
                <w:sz w:val="16"/>
              </w:rPr>
              <w:t>Audit Source (Patient Identifier Cross-reference Manager) (1)</w:t>
            </w:r>
          </w:p>
        </w:tc>
      </w:tr>
      <w:tr w:rsidR="007A1F44" w:rsidRPr="00A03C55" w14:paraId="2A9C0CA2" w14:textId="77777777">
        <w:trPr>
          <w:cantSplit/>
        </w:trPr>
        <w:tc>
          <w:tcPr>
            <w:tcW w:w="9666" w:type="dxa"/>
            <w:gridSpan w:val="4"/>
          </w:tcPr>
          <w:p w14:paraId="65F607F4" w14:textId="6F6D53F9" w:rsidR="007A1F44" w:rsidRPr="00A03C55" w:rsidRDefault="007A1F44" w:rsidP="003462A5">
            <w:pPr>
              <w:pStyle w:val="TableEntry"/>
              <w:rPr>
                <w:noProof w:val="0"/>
                <w:sz w:val="16"/>
              </w:rPr>
            </w:pPr>
            <w:r w:rsidRPr="00A03C55">
              <w:rPr>
                <w:noProof w:val="0"/>
                <w:sz w:val="16"/>
              </w:rPr>
              <w:t>Patient IDs</w:t>
            </w:r>
            <w:r w:rsidR="00A43F9C" w:rsidRPr="00A03C55">
              <w:rPr>
                <w:noProof w:val="0"/>
                <w:sz w:val="16"/>
              </w:rPr>
              <w:t xml:space="preserve"> </w:t>
            </w:r>
            <w:r w:rsidRPr="00A03C55">
              <w:rPr>
                <w:noProof w:val="0"/>
                <w:sz w:val="16"/>
              </w:rPr>
              <w:t xml:space="preserve">(1..n) (represents the components of PID-3) </w:t>
            </w:r>
          </w:p>
        </w:tc>
      </w:tr>
    </w:tbl>
    <w:p w14:paraId="3F9D7965"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3E7FEBD" w14:textId="77777777">
        <w:trPr>
          <w:cantSplit/>
        </w:trPr>
        <w:tc>
          <w:tcPr>
            <w:tcW w:w="1548" w:type="dxa"/>
            <w:vMerge w:val="restart"/>
          </w:tcPr>
          <w:p w14:paraId="1746E9AA" w14:textId="77777777" w:rsidR="007A1F44" w:rsidRPr="00A03C55" w:rsidRDefault="007A1F44" w:rsidP="003462A5">
            <w:pPr>
              <w:pStyle w:val="TableEntryHeader"/>
              <w:rPr>
                <w:noProof w:val="0"/>
              </w:rPr>
            </w:pPr>
            <w:r w:rsidRPr="00A03C55">
              <w:rPr>
                <w:noProof w:val="0"/>
              </w:rPr>
              <w:t>Source</w:t>
            </w:r>
          </w:p>
          <w:p w14:paraId="167EEDA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E702A23" w14:textId="77777777" w:rsidR="007A1F44" w:rsidRPr="00A03C55" w:rsidRDefault="007A1F44" w:rsidP="00A42D84">
            <w:pPr>
              <w:pStyle w:val="TableEntry"/>
              <w:rPr>
                <w:noProof w:val="0"/>
                <w:sz w:val="16"/>
              </w:rPr>
            </w:pPr>
            <w:r w:rsidRPr="00A03C55">
              <w:rPr>
                <w:noProof w:val="0"/>
                <w:sz w:val="16"/>
              </w:rPr>
              <w:t>UserID</w:t>
            </w:r>
          </w:p>
        </w:tc>
        <w:tc>
          <w:tcPr>
            <w:tcW w:w="630" w:type="dxa"/>
            <w:vAlign w:val="center"/>
          </w:tcPr>
          <w:p w14:paraId="500D4DF7"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2974E0FC"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3AF75BDD" w14:textId="77777777">
        <w:trPr>
          <w:cantSplit/>
        </w:trPr>
        <w:tc>
          <w:tcPr>
            <w:tcW w:w="1548" w:type="dxa"/>
            <w:vMerge/>
            <w:textDirection w:val="btLr"/>
            <w:vAlign w:val="center"/>
          </w:tcPr>
          <w:p w14:paraId="76244E4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9DD08A2" w14:textId="77777777" w:rsidR="007A1F44" w:rsidRPr="00A03C55" w:rsidRDefault="007A1F44" w:rsidP="00971004">
            <w:pPr>
              <w:pStyle w:val="TableEntry"/>
              <w:rPr>
                <w:noProof w:val="0"/>
                <w:sz w:val="16"/>
              </w:rPr>
            </w:pPr>
            <w:r w:rsidRPr="00A03C55">
              <w:rPr>
                <w:noProof w:val="0"/>
                <w:sz w:val="16"/>
              </w:rPr>
              <w:t>AlternativeUserID</w:t>
            </w:r>
          </w:p>
        </w:tc>
        <w:tc>
          <w:tcPr>
            <w:tcW w:w="630" w:type="dxa"/>
            <w:vAlign w:val="center"/>
          </w:tcPr>
          <w:p w14:paraId="5FA12A4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4DF0609"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70C32079" w14:textId="77777777">
        <w:trPr>
          <w:cantSplit/>
        </w:trPr>
        <w:tc>
          <w:tcPr>
            <w:tcW w:w="1548" w:type="dxa"/>
            <w:vMerge/>
            <w:textDirection w:val="btLr"/>
            <w:vAlign w:val="center"/>
          </w:tcPr>
          <w:p w14:paraId="3E8C09E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D648384"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341612F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DE1F6B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529AD18" w14:textId="77777777">
        <w:trPr>
          <w:cantSplit/>
        </w:trPr>
        <w:tc>
          <w:tcPr>
            <w:tcW w:w="1548" w:type="dxa"/>
            <w:vMerge/>
            <w:textDirection w:val="btLr"/>
            <w:vAlign w:val="center"/>
          </w:tcPr>
          <w:p w14:paraId="08C1B92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AE9802A"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3AE6810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7F1DFF6"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60DA8771" w14:textId="77777777">
        <w:trPr>
          <w:cantSplit/>
        </w:trPr>
        <w:tc>
          <w:tcPr>
            <w:tcW w:w="1548" w:type="dxa"/>
            <w:vMerge/>
            <w:textDirection w:val="btLr"/>
            <w:vAlign w:val="center"/>
          </w:tcPr>
          <w:p w14:paraId="3AE24B8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6797EA0"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4DFB7327"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27D6D65"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0CDF2181" w14:textId="77777777">
        <w:trPr>
          <w:cantSplit/>
        </w:trPr>
        <w:tc>
          <w:tcPr>
            <w:tcW w:w="1548" w:type="dxa"/>
            <w:vMerge/>
            <w:textDirection w:val="btLr"/>
            <w:vAlign w:val="center"/>
          </w:tcPr>
          <w:p w14:paraId="3A8AEC6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E9B9935"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32518123"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7BD3F15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56870933" w14:textId="77777777">
        <w:trPr>
          <w:cantSplit/>
        </w:trPr>
        <w:tc>
          <w:tcPr>
            <w:tcW w:w="1548" w:type="dxa"/>
            <w:vMerge/>
            <w:textDirection w:val="btLr"/>
            <w:vAlign w:val="center"/>
          </w:tcPr>
          <w:p w14:paraId="671505A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C862BC3"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3249A0BF"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DA88F1C" w14:textId="77777777" w:rsidR="007A1F44" w:rsidRPr="00A03C55" w:rsidRDefault="007A1F44" w:rsidP="00971004">
            <w:pPr>
              <w:pStyle w:val="TableEntry"/>
              <w:rPr>
                <w:noProof w:val="0"/>
                <w:sz w:val="16"/>
              </w:rPr>
            </w:pPr>
            <w:r w:rsidRPr="00A03C55">
              <w:rPr>
                <w:noProof w:val="0"/>
                <w:sz w:val="16"/>
              </w:rPr>
              <w:t>the machine name or IP address.</w:t>
            </w:r>
          </w:p>
        </w:tc>
      </w:tr>
    </w:tbl>
    <w:p w14:paraId="1578D62D" w14:textId="77777777" w:rsidR="00A726AB" w:rsidRPr="00A03C55" w:rsidRDefault="00A726A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A03C55" w14:paraId="7888E331" w14:textId="77777777" w:rsidTr="00A726AB">
        <w:trPr>
          <w:cantSplit/>
        </w:trPr>
        <w:tc>
          <w:tcPr>
            <w:tcW w:w="1548" w:type="dxa"/>
            <w:vMerge w:val="restart"/>
          </w:tcPr>
          <w:p w14:paraId="57BD3E5C" w14:textId="77777777" w:rsidR="00A726AB" w:rsidRPr="00A03C55" w:rsidRDefault="00A726AB" w:rsidP="003462A5">
            <w:pPr>
              <w:pStyle w:val="TableEntryHeader"/>
              <w:rPr>
                <w:noProof w:val="0"/>
              </w:rPr>
            </w:pPr>
            <w:r w:rsidRPr="00A03C55">
              <w:rPr>
                <w:noProof w:val="0"/>
              </w:rPr>
              <w:t>Human Requestor (if known)</w:t>
            </w:r>
          </w:p>
          <w:p w14:paraId="120E2A3D" w14:textId="77777777" w:rsidR="00A726AB" w:rsidRPr="00A03C55" w:rsidRDefault="00A726AB"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4771F55" w14:textId="77777777" w:rsidR="00A726AB" w:rsidRPr="00A03C55" w:rsidRDefault="00A726AB" w:rsidP="00A726AB">
            <w:pPr>
              <w:pStyle w:val="TableEntry"/>
              <w:rPr>
                <w:noProof w:val="0"/>
                <w:sz w:val="16"/>
              </w:rPr>
            </w:pPr>
            <w:r w:rsidRPr="00A03C55">
              <w:rPr>
                <w:noProof w:val="0"/>
                <w:sz w:val="16"/>
              </w:rPr>
              <w:t>UserID</w:t>
            </w:r>
          </w:p>
        </w:tc>
        <w:tc>
          <w:tcPr>
            <w:tcW w:w="630" w:type="dxa"/>
            <w:vAlign w:val="center"/>
          </w:tcPr>
          <w:p w14:paraId="28F9CA0F" w14:textId="77777777" w:rsidR="00A726AB" w:rsidRPr="00A03C55" w:rsidRDefault="00A726AB" w:rsidP="00A726AB">
            <w:pPr>
              <w:pStyle w:val="TableEntry"/>
              <w:jc w:val="center"/>
              <w:rPr>
                <w:noProof w:val="0"/>
                <w:sz w:val="16"/>
              </w:rPr>
            </w:pPr>
            <w:r w:rsidRPr="00A03C55">
              <w:rPr>
                <w:noProof w:val="0"/>
                <w:sz w:val="16"/>
              </w:rPr>
              <w:t>M</w:t>
            </w:r>
          </w:p>
        </w:tc>
        <w:tc>
          <w:tcPr>
            <w:tcW w:w="4968" w:type="dxa"/>
            <w:vAlign w:val="center"/>
          </w:tcPr>
          <w:p w14:paraId="11C9748C" w14:textId="77777777" w:rsidR="00A726AB" w:rsidRPr="00A03C55" w:rsidRDefault="00A726AB" w:rsidP="00A726AB">
            <w:pPr>
              <w:pStyle w:val="TableEntry"/>
              <w:rPr>
                <w:noProof w:val="0"/>
                <w:sz w:val="16"/>
              </w:rPr>
            </w:pPr>
            <w:r w:rsidRPr="00A03C55">
              <w:rPr>
                <w:noProof w:val="0"/>
                <w:sz w:val="16"/>
              </w:rPr>
              <w:t>identity of the human that initiated the transaction.</w:t>
            </w:r>
          </w:p>
        </w:tc>
      </w:tr>
      <w:tr w:rsidR="00A726AB" w:rsidRPr="00A03C55" w14:paraId="601EF4C6" w14:textId="77777777" w:rsidTr="00A726AB">
        <w:trPr>
          <w:cantSplit/>
        </w:trPr>
        <w:tc>
          <w:tcPr>
            <w:tcW w:w="1548" w:type="dxa"/>
            <w:vMerge/>
            <w:textDirection w:val="btLr"/>
            <w:vAlign w:val="center"/>
          </w:tcPr>
          <w:p w14:paraId="3680C1D1"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49841E0" w14:textId="77777777" w:rsidR="00A726AB" w:rsidRPr="00A03C55" w:rsidRDefault="00A726AB" w:rsidP="00A726AB">
            <w:pPr>
              <w:pStyle w:val="TableEntry"/>
              <w:rPr>
                <w:i/>
                <w:iCs/>
                <w:noProof w:val="0"/>
                <w:sz w:val="16"/>
              </w:rPr>
            </w:pPr>
            <w:r w:rsidRPr="00A03C55">
              <w:rPr>
                <w:i/>
                <w:iCs/>
                <w:noProof w:val="0"/>
                <w:sz w:val="16"/>
              </w:rPr>
              <w:t>AlternativeUserID</w:t>
            </w:r>
          </w:p>
        </w:tc>
        <w:tc>
          <w:tcPr>
            <w:tcW w:w="630" w:type="dxa"/>
            <w:vAlign w:val="center"/>
          </w:tcPr>
          <w:p w14:paraId="6023E4C5"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5C0C54D2"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15F7524B" w14:textId="77777777" w:rsidTr="00A726AB">
        <w:trPr>
          <w:cantSplit/>
        </w:trPr>
        <w:tc>
          <w:tcPr>
            <w:tcW w:w="1548" w:type="dxa"/>
            <w:vMerge/>
            <w:textDirection w:val="btLr"/>
            <w:vAlign w:val="center"/>
          </w:tcPr>
          <w:p w14:paraId="1EA12CC5"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283F3711" w14:textId="77777777" w:rsidR="00A726AB" w:rsidRPr="00A03C55" w:rsidRDefault="00A726AB" w:rsidP="00A726AB">
            <w:pPr>
              <w:pStyle w:val="TableEntry"/>
              <w:rPr>
                <w:i/>
                <w:iCs/>
                <w:noProof w:val="0"/>
                <w:sz w:val="16"/>
              </w:rPr>
            </w:pPr>
            <w:r w:rsidRPr="00A03C55">
              <w:rPr>
                <w:i/>
                <w:iCs/>
                <w:noProof w:val="0"/>
                <w:sz w:val="16"/>
              </w:rPr>
              <w:t>UserName</w:t>
            </w:r>
          </w:p>
        </w:tc>
        <w:tc>
          <w:tcPr>
            <w:tcW w:w="630" w:type="dxa"/>
            <w:vAlign w:val="center"/>
          </w:tcPr>
          <w:p w14:paraId="1C30552E"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05407C90"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6A2BA4E2" w14:textId="77777777" w:rsidTr="00A726AB">
        <w:trPr>
          <w:cantSplit/>
        </w:trPr>
        <w:tc>
          <w:tcPr>
            <w:tcW w:w="1548" w:type="dxa"/>
            <w:vMerge/>
            <w:textDirection w:val="btLr"/>
            <w:vAlign w:val="center"/>
          </w:tcPr>
          <w:p w14:paraId="4C1CC0A4"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61732AA" w14:textId="77777777" w:rsidR="00A726AB" w:rsidRPr="00A03C55" w:rsidRDefault="00A726AB" w:rsidP="00A726AB">
            <w:pPr>
              <w:pStyle w:val="TableEntry"/>
              <w:rPr>
                <w:i/>
                <w:iCs/>
                <w:noProof w:val="0"/>
                <w:sz w:val="16"/>
              </w:rPr>
            </w:pPr>
            <w:r w:rsidRPr="00A03C55">
              <w:rPr>
                <w:i/>
                <w:iCs/>
                <w:noProof w:val="0"/>
                <w:sz w:val="16"/>
              </w:rPr>
              <w:t>UserIsRequestor</w:t>
            </w:r>
          </w:p>
        </w:tc>
        <w:tc>
          <w:tcPr>
            <w:tcW w:w="630" w:type="dxa"/>
            <w:vAlign w:val="center"/>
          </w:tcPr>
          <w:p w14:paraId="42FF6A7E"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5BA5293B" w14:textId="77777777" w:rsidR="00A726AB" w:rsidRPr="00A03C55" w:rsidRDefault="00A726AB" w:rsidP="00A726AB">
            <w:pPr>
              <w:pStyle w:val="TableEntry"/>
              <w:rPr>
                <w:noProof w:val="0"/>
                <w:sz w:val="16"/>
              </w:rPr>
            </w:pPr>
            <w:r w:rsidRPr="00A03C55">
              <w:rPr>
                <w:i/>
                <w:iCs/>
                <w:noProof w:val="0"/>
                <w:sz w:val="16"/>
              </w:rPr>
              <w:t>not specialized</w:t>
            </w:r>
          </w:p>
        </w:tc>
      </w:tr>
      <w:tr w:rsidR="00A726AB" w:rsidRPr="00A03C55" w14:paraId="398A7291" w14:textId="77777777" w:rsidTr="00A726AB">
        <w:trPr>
          <w:cantSplit/>
        </w:trPr>
        <w:tc>
          <w:tcPr>
            <w:tcW w:w="1548" w:type="dxa"/>
            <w:vMerge/>
            <w:textDirection w:val="btLr"/>
            <w:vAlign w:val="center"/>
          </w:tcPr>
          <w:p w14:paraId="276153E3"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BDBE083" w14:textId="77777777" w:rsidR="00A726AB" w:rsidRPr="00A03C55" w:rsidRDefault="00A726AB" w:rsidP="00A726AB">
            <w:pPr>
              <w:pStyle w:val="TableEntry"/>
              <w:rPr>
                <w:noProof w:val="0"/>
                <w:sz w:val="16"/>
              </w:rPr>
            </w:pPr>
            <w:r w:rsidRPr="00A03C55">
              <w:rPr>
                <w:noProof w:val="0"/>
                <w:sz w:val="16"/>
              </w:rPr>
              <w:t>RoleIDCode</w:t>
            </w:r>
          </w:p>
        </w:tc>
        <w:tc>
          <w:tcPr>
            <w:tcW w:w="630" w:type="dxa"/>
            <w:vAlign w:val="center"/>
          </w:tcPr>
          <w:p w14:paraId="1D40F282" w14:textId="77777777" w:rsidR="00A726AB" w:rsidRPr="00A03C55" w:rsidRDefault="00A726AB" w:rsidP="00A726AB">
            <w:pPr>
              <w:pStyle w:val="TableEntry"/>
              <w:jc w:val="center"/>
              <w:rPr>
                <w:noProof w:val="0"/>
                <w:sz w:val="16"/>
              </w:rPr>
            </w:pPr>
            <w:r w:rsidRPr="00A03C55">
              <w:rPr>
                <w:noProof w:val="0"/>
                <w:sz w:val="16"/>
              </w:rPr>
              <w:t>U</w:t>
            </w:r>
          </w:p>
        </w:tc>
        <w:tc>
          <w:tcPr>
            <w:tcW w:w="4968" w:type="dxa"/>
            <w:vAlign w:val="center"/>
          </w:tcPr>
          <w:p w14:paraId="5FA434CC" w14:textId="77777777" w:rsidR="00A726AB" w:rsidRPr="00A03C55" w:rsidRDefault="00A726AB" w:rsidP="00A726AB">
            <w:pPr>
              <w:pStyle w:val="TableEntry"/>
              <w:rPr>
                <w:noProof w:val="0"/>
                <w:sz w:val="16"/>
              </w:rPr>
            </w:pPr>
            <w:r w:rsidRPr="00A03C55">
              <w:rPr>
                <w:noProof w:val="0"/>
                <w:sz w:val="16"/>
              </w:rPr>
              <w:t>Access Control role(s) the user holds that allows this transaction.</w:t>
            </w:r>
          </w:p>
        </w:tc>
      </w:tr>
      <w:tr w:rsidR="00A726AB" w:rsidRPr="00A03C55" w14:paraId="67D52BBE" w14:textId="77777777" w:rsidTr="00A726AB">
        <w:trPr>
          <w:cantSplit/>
        </w:trPr>
        <w:tc>
          <w:tcPr>
            <w:tcW w:w="1548" w:type="dxa"/>
            <w:vMerge/>
            <w:textDirection w:val="btLr"/>
            <w:vAlign w:val="center"/>
          </w:tcPr>
          <w:p w14:paraId="0F59F334"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8D3D328"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41586106" w14:textId="77777777"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768F058F"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08C13321" w14:textId="77777777" w:rsidTr="00A726AB">
        <w:trPr>
          <w:cantSplit/>
        </w:trPr>
        <w:tc>
          <w:tcPr>
            <w:tcW w:w="1548" w:type="dxa"/>
            <w:vMerge/>
            <w:textDirection w:val="btLr"/>
            <w:vAlign w:val="center"/>
          </w:tcPr>
          <w:p w14:paraId="77FC0E55"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1BBECBD1"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019DCB00" w14:textId="77777777"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1D8169B6"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591485F9" w14:textId="77777777" w:rsidR="00BA7C04" w:rsidRPr="00A03C55" w:rsidRDefault="00BA7C0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A03C55" w14:paraId="2E14CAAE" w14:textId="77777777" w:rsidTr="00A726AB">
        <w:trPr>
          <w:cantSplit/>
        </w:trPr>
        <w:tc>
          <w:tcPr>
            <w:tcW w:w="1548" w:type="dxa"/>
            <w:vMerge w:val="restart"/>
          </w:tcPr>
          <w:p w14:paraId="6007EA74" w14:textId="77777777" w:rsidR="00A726AB" w:rsidRPr="00A03C55" w:rsidRDefault="00A726AB" w:rsidP="003462A5">
            <w:pPr>
              <w:pStyle w:val="TableEntryHeader"/>
              <w:rPr>
                <w:noProof w:val="0"/>
              </w:rPr>
            </w:pPr>
            <w:r w:rsidRPr="00A03C55">
              <w:rPr>
                <w:noProof w:val="0"/>
              </w:rPr>
              <w:t>Destination</w:t>
            </w:r>
          </w:p>
          <w:p w14:paraId="2ABA5AD4" w14:textId="77777777" w:rsidR="00A726AB" w:rsidRPr="00A03C55" w:rsidRDefault="00A726AB"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A3B4611" w14:textId="77777777" w:rsidR="00A726AB" w:rsidRPr="00A03C55" w:rsidRDefault="00A726AB" w:rsidP="00A726AB">
            <w:pPr>
              <w:pStyle w:val="TableEntry"/>
              <w:rPr>
                <w:noProof w:val="0"/>
                <w:sz w:val="16"/>
              </w:rPr>
            </w:pPr>
            <w:r w:rsidRPr="00A03C55">
              <w:rPr>
                <w:noProof w:val="0"/>
                <w:sz w:val="16"/>
              </w:rPr>
              <w:t>UserID</w:t>
            </w:r>
          </w:p>
        </w:tc>
        <w:tc>
          <w:tcPr>
            <w:tcW w:w="630" w:type="dxa"/>
            <w:vAlign w:val="center"/>
          </w:tcPr>
          <w:p w14:paraId="5EFBC5DA" w14:textId="77777777" w:rsidR="00A726AB" w:rsidRPr="00A03C55" w:rsidRDefault="00A726AB" w:rsidP="00A726AB">
            <w:pPr>
              <w:pStyle w:val="TableEntry"/>
              <w:jc w:val="center"/>
              <w:rPr>
                <w:noProof w:val="0"/>
                <w:sz w:val="16"/>
              </w:rPr>
            </w:pPr>
            <w:r w:rsidRPr="00A03C55">
              <w:rPr>
                <w:noProof w:val="0"/>
                <w:sz w:val="16"/>
              </w:rPr>
              <w:t>M</w:t>
            </w:r>
          </w:p>
        </w:tc>
        <w:tc>
          <w:tcPr>
            <w:tcW w:w="4968" w:type="dxa"/>
            <w:vAlign w:val="center"/>
          </w:tcPr>
          <w:p w14:paraId="7BE22790" w14:textId="77777777" w:rsidR="00A726AB" w:rsidRPr="00A03C55" w:rsidRDefault="00A726AB" w:rsidP="00A726AB">
            <w:pPr>
              <w:pStyle w:val="TableEntry"/>
              <w:rPr>
                <w:noProof w:val="0"/>
                <w:sz w:val="16"/>
              </w:rPr>
            </w:pPr>
            <w:r w:rsidRPr="00A03C55">
              <w:rPr>
                <w:noProof w:val="0"/>
                <w:sz w:val="16"/>
              </w:rPr>
              <w:t>SOAP endpoint URI.</w:t>
            </w:r>
          </w:p>
        </w:tc>
      </w:tr>
      <w:tr w:rsidR="00A726AB" w:rsidRPr="00A03C55" w14:paraId="7302D6EB" w14:textId="77777777" w:rsidTr="00A726AB">
        <w:trPr>
          <w:cantSplit/>
        </w:trPr>
        <w:tc>
          <w:tcPr>
            <w:tcW w:w="1548" w:type="dxa"/>
            <w:vMerge/>
            <w:textDirection w:val="btLr"/>
            <w:vAlign w:val="center"/>
          </w:tcPr>
          <w:p w14:paraId="6EB0495A"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7BFB0138" w14:textId="77777777" w:rsidR="00A726AB" w:rsidRPr="00A03C55" w:rsidRDefault="00A726AB" w:rsidP="00A726AB">
            <w:pPr>
              <w:pStyle w:val="TableEntry"/>
              <w:rPr>
                <w:i/>
                <w:iCs/>
                <w:noProof w:val="0"/>
                <w:sz w:val="16"/>
              </w:rPr>
            </w:pPr>
            <w:r w:rsidRPr="00A03C55">
              <w:rPr>
                <w:i/>
                <w:iCs/>
                <w:noProof w:val="0"/>
                <w:sz w:val="16"/>
              </w:rPr>
              <w:t>AlternativeUserID</w:t>
            </w:r>
          </w:p>
        </w:tc>
        <w:tc>
          <w:tcPr>
            <w:tcW w:w="630" w:type="dxa"/>
            <w:vAlign w:val="center"/>
          </w:tcPr>
          <w:p w14:paraId="676AC78A"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0675DF44"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6CB35C18" w14:textId="77777777" w:rsidTr="00A726AB">
        <w:trPr>
          <w:cantSplit/>
        </w:trPr>
        <w:tc>
          <w:tcPr>
            <w:tcW w:w="1548" w:type="dxa"/>
            <w:vMerge/>
            <w:textDirection w:val="btLr"/>
            <w:vAlign w:val="center"/>
          </w:tcPr>
          <w:p w14:paraId="4EFBDD7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2F6B43CB" w14:textId="77777777" w:rsidR="00A726AB" w:rsidRPr="00A03C55" w:rsidRDefault="00A726AB" w:rsidP="00A726AB">
            <w:pPr>
              <w:pStyle w:val="TableEntry"/>
              <w:rPr>
                <w:i/>
                <w:iCs/>
                <w:noProof w:val="0"/>
                <w:sz w:val="16"/>
              </w:rPr>
            </w:pPr>
            <w:r w:rsidRPr="00A03C55">
              <w:rPr>
                <w:i/>
                <w:iCs/>
                <w:noProof w:val="0"/>
                <w:sz w:val="16"/>
              </w:rPr>
              <w:t>UserName</w:t>
            </w:r>
          </w:p>
        </w:tc>
        <w:tc>
          <w:tcPr>
            <w:tcW w:w="630" w:type="dxa"/>
            <w:vAlign w:val="center"/>
          </w:tcPr>
          <w:p w14:paraId="4114935F"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4D666812"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50B78A72" w14:textId="77777777" w:rsidTr="00A726AB">
        <w:trPr>
          <w:cantSplit/>
        </w:trPr>
        <w:tc>
          <w:tcPr>
            <w:tcW w:w="1548" w:type="dxa"/>
            <w:vMerge/>
            <w:textDirection w:val="btLr"/>
            <w:vAlign w:val="center"/>
          </w:tcPr>
          <w:p w14:paraId="37E0F197"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4BA104D9" w14:textId="77777777" w:rsidR="00A726AB" w:rsidRPr="00A03C55" w:rsidRDefault="00A726AB" w:rsidP="00A726AB">
            <w:pPr>
              <w:pStyle w:val="TableEntry"/>
              <w:rPr>
                <w:iCs/>
                <w:noProof w:val="0"/>
                <w:sz w:val="16"/>
              </w:rPr>
            </w:pPr>
            <w:r w:rsidRPr="00A03C55">
              <w:rPr>
                <w:iCs/>
                <w:noProof w:val="0"/>
                <w:sz w:val="16"/>
              </w:rPr>
              <w:t>UserIsRequestor</w:t>
            </w:r>
          </w:p>
        </w:tc>
        <w:tc>
          <w:tcPr>
            <w:tcW w:w="630" w:type="dxa"/>
            <w:vAlign w:val="center"/>
          </w:tcPr>
          <w:p w14:paraId="7B43CE3F" w14:textId="77777777" w:rsidR="00A726AB" w:rsidRPr="00A03C55" w:rsidRDefault="00A726AB" w:rsidP="00A726AB">
            <w:pPr>
              <w:pStyle w:val="TableEntry"/>
              <w:jc w:val="center"/>
              <w:rPr>
                <w:iCs/>
                <w:noProof w:val="0"/>
                <w:sz w:val="16"/>
              </w:rPr>
            </w:pPr>
            <w:r w:rsidRPr="00A03C55">
              <w:rPr>
                <w:iCs/>
                <w:noProof w:val="0"/>
                <w:sz w:val="16"/>
              </w:rPr>
              <w:t>M</w:t>
            </w:r>
          </w:p>
        </w:tc>
        <w:tc>
          <w:tcPr>
            <w:tcW w:w="4968" w:type="dxa"/>
            <w:vAlign w:val="center"/>
          </w:tcPr>
          <w:p w14:paraId="734C49C9" w14:textId="77777777" w:rsidR="00A726AB" w:rsidRPr="00A03C55" w:rsidRDefault="00A726AB" w:rsidP="00A726AB">
            <w:pPr>
              <w:pStyle w:val="TableEntry"/>
              <w:rPr>
                <w:iCs/>
                <w:noProof w:val="0"/>
                <w:sz w:val="16"/>
              </w:rPr>
            </w:pPr>
            <w:r w:rsidRPr="00A03C55">
              <w:rPr>
                <w:iCs/>
                <w:noProof w:val="0"/>
                <w:sz w:val="16"/>
              </w:rPr>
              <w:t>“false”</w:t>
            </w:r>
          </w:p>
        </w:tc>
      </w:tr>
      <w:tr w:rsidR="00A726AB" w:rsidRPr="00A03C55" w14:paraId="48EDC954" w14:textId="77777777" w:rsidTr="00A726AB">
        <w:trPr>
          <w:cantSplit/>
        </w:trPr>
        <w:tc>
          <w:tcPr>
            <w:tcW w:w="1548" w:type="dxa"/>
            <w:vMerge/>
            <w:textDirection w:val="btLr"/>
            <w:vAlign w:val="center"/>
          </w:tcPr>
          <w:p w14:paraId="2C471CF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3F2E281C" w14:textId="77777777" w:rsidR="00A726AB" w:rsidRPr="00A03C55" w:rsidRDefault="00A726AB" w:rsidP="00A726AB">
            <w:pPr>
              <w:pStyle w:val="TableEntry"/>
              <w:rPr>
                <w:noProof w:val="0"/>
                <w:sz w:val="16"/>
              </w:rPr>
            </w:pPr>
            <w:r w:rsidRPr="00A03C55">
              <w:rPr>
                <w:noProof w:val="0"/>
                <w:sz w:val="16"/>
              </w:rPr>
              <w:t>RoleIDCode</w:t>
            </w:r>
          </w:p>
        </w:tc>
        <w:tc>
          <w:tcPr>
            <w:tcW w:w="630" w:type="dxa"/>
            <w:vAlign w:val="center"/>
          </w:tcPr>
          <w:p w14:paraId="68C59CDA" w14:textId="77777777" w:rsidR="00A726AB" w:rsidRPr="00A03C55" w:rsidRDefault="00A726AB" w:rsidP="00A726AB">
            <w:pPr>
              <w:pStyle w:val="TableEntry"/>
              <w:jc w:val="center"/>
              <w:rPr>
                <w:noProof w:val="0"/>
                <w:sz w:val="16"/>
              </w:rPr>
            </w:pPr>
            <w:r w:rsidRPr="00A03C55">
              <w:rPr>
                <w:noProof w:val="0"/>
                <w:sz w:val="16"/>
              </w:rPr>
              <w:t>M</w:t>
            </w:r>
          </w:p>
        </w:tc>
        <w:tc>
          <w:tcPr>
            <w:tcW w:w="4968" w:type="dxa"/>
            <w:vAlign w:val="center"/>
          </w:tcPr>
          <w:p w14:paraId="001F3981" w14:textId="77777777" w:rsidR="00A726AB" w:rsidRPr="00A03C55" w:rsidRDefault="00A726AB" w:rsidP="00A726AB">
            <w:pPr>
              <w:pStyle w:val="TableEntry"/>
              <w:rPr>
                <w:noProof w:val="0"/>
                <w:sz w:val="16"/>
              </w:rPr>
            </w:pPr>
            <w:r w:rsidRPr="00A03C55">
              <w:rPr>
                <w:noProof w:val="0"/>
                <w:sz w:val="16"/>
              </w:rPr>
              <w:t>EV(110152, DCM, “Destination”)</w:t>
            </w:r>
          </w:p>
        </w:tc>
      </w:tr>
      <w:tr w:rsidR="00A726AB" w:rsidRPr="00A03C55" w14:paraId="79C828E4" w14:textId="77777777" w:rsidTr="00A726AB">
        <w:trPr>
          <w:cantSplit/>
        </w:trPr>
        <w:tc>
          <w:tcPr>
            <w:tcW w:w="1548" w:type="dxa"/>
            <w:vMerge/>
            <w:textDirection w:val="btLr"/>
            <w:vAlign w:val="center"/>
          </w:tcPr>
          <w:p w14:paraId="65516F96"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032AE14" w14:textId="77777777" w:rsidR="00A726AB" w:rsidRPr="00A03C55" w:rsidRDefault="00A726AB" w:rsidP="00A726AB">
            <w:pPr>
              <w:pStyle w:val="TableEntry"/>
              <w:rPr>
                <w:iCs/>
                <w:noProof w:val="0"/>
                <w:sz w:val="16"/>
              </w:rPr>
            </w:pPr>
            <w:r w:rsidRPr="00A03C55">
              <w:rPr>
                <w:iCs/>
                <w:noProof w:val="0"/>
                <w:sz w:val="16"/>
              </w:rPr>
              <w:t>NetworkAccessPointTypeCode</w:t>
            </w:r>
          </w:p>
        </w:tc>
        <w:tc>
          <w:tcPr>
            <w:tcW w:w="630" w:type="dxa"/>
            <w:vAlign w:val="center"/>
          </w:tcPr>
          <w:p w14:paraId="334CEDEA" w14:textId="77777777" w:rsidR="00A726AB" w:rsidRPr="00A03C55" w:rsidRDefault="00A726AB" w:rsidP="00A726AB">
            <w:pPr>
              <w:pStyle w:val="TableEntry"/>
              <w:jc w:val="center"/>
              <w:rPr>
                <w:iCs/>
                <w:noProof w:val="0"/>
                <w:sz w:val="16"/>
              </w:rPr>
            </w:pPr>
            <w:r w:rsidRPr="00A03C55">
              <w:rPr>
                <w:iCs/>
                <w:noProof w:val="0"/>
                <w:sz w:val="16"/>
              </w:rPr>
              <w:t>M</w:t>
            </w:r>
          </w:p>
        </w:tc>
        <w:tc>
          <w:tcPr>
            <w:tcW w:w="4968" w:type="dxa"/>
            <w:vAlign w:val="center"/>
          </w:tcPr>
          <w:p w14:paraId="294FE9C6" w14:textId="77777777" w:rsidR="00A726AB" w:rsidRPr="00A03C55" w:rsidRDefault="00A726AB" w:rsidP="00A726AB">
            <w:pPr>
              <w:pStyle w:val="TableEntry"/>
              <w:rPr>
                <w:noProof w:val="0"/>
                <w:sz w:val="16"/>
              </w:rPr>
            </w:pPr>
            <w:r w:rsidRPr="00A03C55">
              <w:rPr>
                <w:noProof w:val="0"/>
                <w:sz w:val="16"/>
              </w:rPr>
              <w:t>“1” for machine (DNS) name, “2” for IP address</w:t>
            </w:r>
          </w:p>
        </w:tc>
      </w:tr>
      <w:tr w:rsidR="00A726AB" w:rsidRPr="00A03C55" w14:paraId="234A00ED" w14:textId="77777777" w:rsidTr="00A726AB">
        <w:trPr>
          <w:cantSplit/>
        </w:trPr>
        <w:tc>
          <w:tcPr>
            <w:tcW w:w="1548" w:type="dxa"/>
            <w:vMerge/>
            <w:textDirection w:val="btLr"/>
            <w:vAlign w:val="center"/>
          </w:tcPr>
          <w:p w14:paraId="0ED5BC7A"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38AC3B5C" w14:textId="77777777" w:rsidR="00A726AB" w:rsidRPr="00A03C55" w:rsidRDefault="00A726AB" w:rsidP="00A726AB">
            <w:pPr>
              <w:pStyle w:val="TableEntry"/>
              <w:rPr>
                <w:iCs/>
                <w:noProof w:val="0"/>
                <w:sz w:val="16"/>
              </w:rPr>
            </w:pPr>
            <w:r w:rsidRPr="00A03C55">
              <w:rPr>
                <w:iCs/>
                <w:noProof w:val="0"/>
                <w:sz w:val="16"/>
              </w:rPr>
              <w:t>NetworkAccessPointID</w:t>
            </w:r>
          </w:p>
        </w:tc>
        <w:tc>
          <w:tcPr>
            <w:tcW w:w="630" w:type="dxa"/>
            <w:vAlign w:val="center"/>
          </w:tcPr>
          <w:p w14:paraId="426E0440" w14:textId="77777777" w:rsidR="00A726AB" w:rsidRPr="00A03C55" w:rsidRDefault="00A726AB" w:rsidP="00A726AB">
            <w:pPr>
              <w:pStyle w:val="TableEntry"/>
              <w:jc w:val="center"/>
              <w:rPr>
                <w:iCs/>
                <w:noProof w:val="0"/>
                <w:sz w:val="16"/>
              </w:rPr>
            </w:pPr>
            <w:r w:rsidRPr="00A03C55">
              <w:rPr>
                <w:iCs/>
                <w:noProof w:val="0"/>
                <w:sz w:val="16"/>
              </w:rPr>
              <w:t>M</w:t>
            </w:r>
          </w:p>
        </w:tc>
        <w:tc>
          <w:tcPr>
            <w:tcW w:w="4968" w:type="dxa"/>
            <w:vAlign w:val="center"/>
          </w:tcPr>
          <w:p w14:paraId="11A5DE33" w14:textId="77777777" w:rsidR="00A726AB" w:rsidRPr="00A03C55" w:rsidRDefault="00A726AB" w:rsidP="00A726AB">
            <w:pPr>
              <w:pStyle w:val="TableEntry"/>
              <w:rPr>
                <w:noProof w:val="0"/>
                <w:sz w:val="16"/>
              </w:rPr>
            </w:pPr>
            <w:r w:rsidRPr="00A03C55">
              <w:rPr>
                <w:noProof w:val="0"/>
                <w:sz w:val="16"/>
              </w:rPr>
              <w:t>the machine name or IP address.</w:t>
            </w:r>
          </w:p>
        </w:tc>
      </w:tr>
    </w:tbl>
    <w:p w14:paraId="7FECDA64"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3805348A" w14:textId="77777777">
        <w:trPr>
          <w:cantSplit/>
        </w:trPr>
        <w:tc>
          <w:tcPr>
            <w:tcW w:w="1728" w:type="dxa"/>
            <w:vMerge w:val="restart"/>
          </w:tcPr>
          <w:p w14:paraId="3C833187" w14:textId="77777777" w:rsidR="007A1F44" w:rsidRPr="00A03C55" w:rsidRDefault="007A1F44" w:rsidP="003462A5">
            <w:pPr>
              <w:pStyle w:val="TableEntryHeader"/>
              <w:rPr>
                <w:noProof w:val="0"/>
              </w:rPr>
            </w:pPr>
            <w:r w:rsidRPr="00A03C55">
              <w:rPr>
                <w:noProof w:val="0"/>
              </w:rPr>
              <w:lastRenderedPageBreak/>
              <w:t>Audit Source</w:t>
            </w:r>
          </w:p>
          <w:p w14:paraId="100FE3FC"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r>
            <w:r w:rsidRPr="00A03C55">
              <w:rPr>
                <w:rStyle w:val="TableEntryHeaderChar"/>
                <w:noProof w:val="0"/>
                <w:sz w:val="12"/>
              </w:rPr>
              <w:t>AuditSourceIdentification</w:t>
            </w:r>
          </w:p>
        </w:tc>
        <w:tc>
          <w:tcPr>
            <w:tcW w:w="2340" w:type="dxa"/>
            <w:vAlign w:val="center"/>
          </w:tcPr>
          <w:p w14:paraId="4CA9E927"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2D62564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93FAB1"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503E2D57" w14:textId="77777777">
        <w:trPr>
          <w:cantSplit/>
        </w:trPr>
        <w:tc>
          <w:tcPr>
            <w:tcW w:w="1728" w:type="dxa"/>
            <w:vMerge/>
            <w:textDirection w:val="btLr"/>
            <w:vAlign w:val="center"/>
          </w:tcPr>
          <w:p w14:paraId="3ABD5C9D"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D96BBA5"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6AA95CCA"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E59A5E5"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6F6AA52" w14:textId="77777777">
        <w:trPr>
          <w:cantSplit/>
        </w:trPr>
        <w:tc>
          <w:tcPr>
            <w:tcW w:w="1728" w:type="dxa"/>
            <w:vMerge/>
            <w:textDirection w:val="btLr"/>
            <w:vAlign w:val="center"/>
          </w:tcPr>
          <w:p w14:paraId="7C5E32DA"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44D1C3A4"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3E4B3A8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7111F9D"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0FF0CEEE"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001D62B" w14:textId="77777777" w:rsidTr="00D372D5">
        <w:trPr>
          <w:cantSplit/>
        </w:trPr>
        <w:tc>
          <w:tcPr>
            <w:tcW w:w="1548" w:type="dxa"/>
            <w:vMerge w:val="restart"/>
          </w:tcPr>
          <w:p w14:paraId="243F2A59" w14:textId="77777777" w:rsidR="007A1F44" w:rsidRPr="00A03C55" w:rsidRDefault="007A1F44" w:rsidP="003462A5">
            <w:pPr>
              <w:pStyle w:val="TableEntryHeader"/>
              <w:rPr>
                <w:noProof w:val="0"/>
              </w:rPr>
            </w:pPr>
            <w:r w:rsidRPr="00A03C55">
              <w:rPr>
                <w:noProof w:val="0"/>
              </w:rPr>
              <w:t>Patient IDs</w:t>
            </w:r>
          </w:p>
          <w:p w14:paraId="2648606A"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r>
            <w:r w:rsidRPr="00A03C55">
              <w:rPr>
                <w:rStyle w:val="TableEntryHeaderChar"/>
                <w:noProof w:val="0"/>
                <w:sz w:val="12"/>
              </w:rPr>
              <w:t>ParticipantObjectIdentification)</w:t>
            </w:r>
          </w:p>
        </w:tc>
        <w:tc>
          <w:tcPr>
            <w:tcW w:w="2520" w:type="dxa"/>
            <w:vAlign w:val="center"/>
          </w:tcPr>
          <w:p w14:paraId="41A7924F"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54A4A55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B679667"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05AFE7A4" w14:textId="77777777">
        <w:trPr>
          <w:cantSplit/>
        </w:trPr>
        <w:tc>
          <w:tcPr>
            <w:tcW w:w="1548" w:type="dxa"/>
            <w:vMerge/>
            <w:vAlign w:val="center"/>
          </w:tcPr>
          <w:p w14:paraId="418206E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45009F0"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7D9A083C"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93AF403"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746860F0" w14:textId="77777777">
        <w:trPr>
          <w:cantSplit/>
        </w:trPr>
        <w:tc>
          <w:tcPr>
            <w:tcW w:w="1548" w:type="dxa"/>
            <w:vMerge/>
            <w:vAlign w:val="center"/>
          </w:tcPr>
          <w:p w14:paraId="48563C2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F4F234D"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0A0A071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DBF713F"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93C39E5" w14:textId="77777777">
        <w:trPr>
          <w:cantSplit/>
        </w:trPr>
        <w:tc>
          <w:tcPr>
            <w:tcW w:w="1548" w:type="dxa"/>
            <w:vMerge/>
            <w:vAlign w:val="center"/>
          </w:tcPr>
          <w:p w14:paraId="635BDC5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620A08A"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3CBBAB0B"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069DA7D5"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212D7DAE" w14:textId="77777777">
        <w:trPr>
          <w:cantSplit/>
        </w:trPr>
        <w:tc>
          <w:tcPr>
            <w:tcW w:w="1548" w:type="dxa"/>
            <w:vMerge/>
            <w:vAlign w:val="center"/>
          </w:tcPr>
          <w:p w14:paraId="4685E3C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9801E1D"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631009B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95085E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0683FBA" w14:textId="77777777">
        <w:trPr>
          <w:cantSplit/>
        </w:trPr>
        <w:tc>
          <w:tcPr>
            <w:tcW w:w="1548" w:type="dxa"/>
            <w:vMerge/>
            <w:vAlign w:val="center"/>
          </w:tcPr>
          <w:p w14:paraId="693B4DCE"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2324D09F"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5664361B"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D7C9B8C" w14:textId="727E4532" w:rsidR="007A1F44" w:rsidRPr="00A03C55" w:rsidRDefault="007A1F44" w:rsidP="00971004">
            <w:pPr>
              <w:pStyle w:val="TableEntry"/>
              <w:rPr>
                <w:iCs/>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040C34BB" w14:textId="77777777">
        <w:trPr>
          <w:cantSplit/>
        </w:trPr>
        <w:tc>
          <w:tcPr>
            <w:tcW w:w="1548" w:type="dxa"/>
            <w:vMerge/>
            <w:vAlign w:val="center"/>
          </w:tcPr>
          <w:p w14:paraId="0A616B5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65F6E86"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261FF1E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2911CD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D88F78E" w14:textId="77777777">
        <w:trPr>
          <w:cantSplit/>
        </w:trPr>
        <w:tc>
          <w:tcPr>
            <w:tcW w:w="1548" w:type="dxa"/>
            <w:vMerge/>
            <w:vAlign w:val="center"/>
          </w:tcPr>
          <w:p w14:paraId="634FAE7E"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E5F956"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4B9AF86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337C4E3"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71BE19D" w14:textId="77777777">
        <w:trPr>
          <w:cantSplit/>
        </w:trPr>
        <w:tc>
          <w:tcPr>
            <w:tcW w:w="1548" w:type="dxa"/>
            <w:vMerge/>
            <w:vAlign w:val="center"/>
          </w:tcPr>
          <w:p w14:paraId="6A8DDA2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EF7D726" w14:textId="77777777" w:rsidR="007A1F44" w:rsidRPr="00A03C55" w:rsidRDefault="007A1F44" w:rsidP="00631CA0">
            <w:pPr>
              <w:pStyle w:val="TableEntry"/>
              <w:rPr>
                <w:noProof w:val="0"/>
                <w:sz w:val="16"/>
              </w:rPr>
            </w:pPr>
            <w:r w:rsidRPr="00A03C55">
              <w:rPr>
                <w:noProof w:val="0"/>
                <w:sz w:val="16"/>
              </w:rPr>
              <w:t>ParticipantObjectDetail</w:t>
            </w:r>
          </w:p>
        </w:tc>
        <w:tc>
          <w:tcPr>
            <w:tcW w:w="630" w:type="dxa"/>
            <w:vAlign w:val="center"/>
          </w:tcPr>
          <w:p w14:paraId="6505AEBC" w14:textId="77777777" w:rsidR="007A1F44" w:rsidRPr="00A03C55" w:rsidRDefault="007A1F44" w:rsidP="00971004">
            <w:pPr>
              <w:pStyle w:val="TableEntry"/>
              <w:jc w:val="center"/>
              <w:rPr>
                <w:i/>
                <w:iCs/>
                <w:noProof w:val="0"/>
                <w:sz w:val="16"/>
              </w:rPr>
            </w:pPr>
            <w:r w:rsidRPr="00A03C55">
              <w:rPr>
                <w:noProof w:val="0"/>
                <w:sz w:val="16"/>
              </w:rPr>
              <w:t>M</w:t>
            </w:r>
          </w:p>
        </w:tc>
        <w:tc>
          <w:tcPr>
            <w:tcW w:w="4968" w:type="dxa"/>
            <w:vAlign w:val="center"/>
          </w:tcPr>
          <w:p w14:paraId="260D4BA6" w14:textId="77777777" w:rsidR="007A1F44" w:rsidRPr="00A03C55" w:rsidRDefault="007A1F44" w:rsidP="00971004">
            <w:pPr>
              <w:pStyle w:val="TableEntry"/>
              <w:rPr>
                <w:noProof w:val="0"/>
                <w:sz w:val="16"/>
              </w:rPr>
            </w:pPr>
            <w:r w:rsidRPr="00A03C55">
              <w:rPr>
                <w:noProof w:val="0"/>
                <w:sz w:val="16"/>
              </w:rPr>
              <w:t>Type=II (the literal string), Value=the value of message.id</w:t>
            </w:r>
            <w:r w:rsidRPr="00A03C55">
              <w:rPr>
                <w:rStyle w:val="CommentReference"/>
                <w:noProof w:val="0"/>
                <w:szCs w:val="16"/>
              </w:rPr>
              <w:t xml:space="preserve"> </w:t>
            </w:r>
          </w:p>
        </w:tc>
      </w:tr>
    </w:tbl>
    <w:p w14:paraId="33AB3AB9"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3.46.5.1.2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6CC1BC5B" w14:textId="77777777" w:rsidTr="00D372D5">
        <w:trPr>
          <w:cantSplit/>
        </w:trPr>
        <w:tc>
          <w:tcPr>
            <w:tcW w:w="1458" w:type="dxa"/>
            <w:textDirection w:val="btLr"/>
            <w:vAlign w:val="center"/>
          </w:tcPr>
          <w:p w14:paraId="4AF89A42" w14:textId="77777777" w:rsidR="007A1F44" w:rsidRPr="00A03C55" w:rsidRDefault="007A1F44" w:rsidP="00D372D5">
            <w:pPr>
              <w:pStyle w:val="TableEntry"/>
              <w:rPr>
                <w:noProof w:val="0"/>
              </w:rPr>
            </w:pPr>
          </w:p>
        </w:tc>
        <w:tc>
          <w:tcPr>
            <w:tcW w:w="2610" w:type="dxa"/>
            <w:vAlign w:val="center"/>
          </w:tcPr>
          <w:p w14:paraId="3E42A1A8" w14:textId="77777777" w:rsidR="007A1F44" w:rsidRPr="00A03C55" w:rsidRDefault="007A1F44" w:rsidP="00D372D5">
            <w:pPr>
              <w:pStyle w:val="TableEntry"/>
              <w:rPr>
                <w:bCs/>
                <w:noProof w:val="0"/>
              </w:rPr>
            </w:pPr>
            <w:r w:rsidRPr="00A03C55">
              <w:rPr>
                <w:bCs/>
                <w:noProof w:val="0"/>
              </w:rPr>
              <w:t>Field Name</w:t>
            </w:r>
          </w:p>
        </w:tc>
        <w:tc>
          <w:tcPr>
            <w:tcW w:w="720" w:type="dxa"/>
            <w:vAlign w:val="center"/>
          </w:tcPr>
          <w:p w14:paraId="1D406F0B" w14:textId="77777777" w:rsidR="007A1F44" w:rsidRPr="00A03C55" w:rsidRDefault="007A1F44" w:rsidP="00D372D5">
            <w:pPr>
              <w:pStyle w:val="TableEntry"/>
              <w:rPr>
                <w:bCs/>
                <w:noProof w:val="0"/>
              </w:rPr>
            </w:pPr>
            <w:r w:rsidRPr="00A03C55">
              <w:rPr>
                <w:bCs/>
                <w:noProof w:val="0"/>
              </w:rPr>
              <w:t>Opt</w:t>
            </w:r>
          </w:p>
        </w:tc>
        <w:tc>
          <w:tcPr>
            <w:tcW w:w="4878" w:type="dxa"/>
            <w:vAlign w:val="center"/>
          </w:tcPr>
          <w:p w14:paraId="4BF0B7A3"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34CBDE7C" w14:textId="77777777" w:rsidTr="00D372D5">
        <w:trPr>
          <w:cantSplit/>
        </w:trPr>
        <w:tc>
          <w:tcPr>
            <w:tcW w:w="1458" w:type="dxa"/>
            <w:vMerge w:val="restart"/>
          </w:tcPr>
          <w:p w14:paraId="5F63EE96" w14:textId="77777777" w:rsidR="007A1F44" w:rsidRPr="00A03C55" w:rsidRDefault="007A1F44" w:rsidP="003462A5">
            <w:pPr>
              <w:pStyle w:val="TableEntryHeader"/>
              <w:rPr>
                <w:noProof w:val="0"/>
              </w:rPr>
            </w:pPr>
            <w:r w:rsidRPr="00A03C55">
              <w:rPr>
                <w:noProof w:val="0"/>
              </w:rPr>
              <w:t>Event</w:t>
            </w:r>
          </w:p>
          <w:p w14:paraId="17C4D054"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7478E634" w14:textId="77777777" w:rsidR="007A1F44" w:rsidRPr="00A03C55" w:rsidRDefault="007A1F44" w:rsidP="00971004">
            <w:pPr>
              <w:pStyle w:val="TableEntry"/>
              <w:rPr>
                <w:noProof w:val="0"/>
                <w:sz w:val="16"/>
              </w:rPr>
            </w:pPr>
            <w:r w:rsidRPr="00A03C55">
              <w:rPr>
                <w:noProof w:val="0"/>
                <w:sz w:val="16"/>
              </w:rPr>
              <w:t>EventID</w:t>
            </w:r>
          </w:p>
        </w:tc>
        <w:tc>
          <w:tcPr>
            <w:tcW w:w="720" w:type="dxa"/>
            <w:vAlign w:val="center"/>
          </w:tcPr>
          <w:p w14:paraId="5D2441DD"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2FFA78E" w14:textId="77777777" w:rsidR="007A1F44" w:rsidRPr="00A03C55" w:rsidRDefault="007A1F44" w:rsidP="00971004">
            <w:pPr>
              <w:pStyle w:val="TableEntry"/>
              <w:rPr>
                <w:noProof w:val="0"/>
                <w:sz w:val="16"/>
              </w:rPr>
            </w:pPr>
            <w:r w:rsidRPr="00A03C55">
              <w:rPr>
                <w:noProof w:val="0"/>
                <w:sz w:val="16"/>
              </w:rPr>
              <w:t>EV(110110, DCM, “Patient Record”)</w:t>
            </w:r>
          </w:p>
        </w:tc>
      </w:tr>
      <w:tr w:rsidR="007A1F44" w:rsidRPr="00A03C55" w14:paraId="2F833E5E" w14:textId="77777777">
        <w:trPr>
          <w:cantSplit/>
        </w:trPr>
        <w:tc>
          <w:tcPr>
            <w:tcW w:w="1458" w:type="dxa"/>
            <w:vMerge/>
            <w:vAlign w:val="center"/>
          </w:tcPr>
          <w:p w14:paraId="0C23041B"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661371B" w14:textId="77777777" w:rsidR="007A1F44" w:rsidRPr="00A03C55" w:rsidRDefault="007A1F44" w:rsidP="00971004">
            <w:pPr>
              <w:pStyle w:val="TableEntry"/>
              <w:rPr>
                <w:noProof w:val="0"/>
                <w:sz w:val="16"/>
              </w:rPr>
            </w:pPr>
            <w:r w:rsidRPr="00A03C55">
              <w:rPr>
                <w:noProof w:val="0"/>
                <w:sz w:val="16"/>
              </w:rPr>
              <w:t>EventActionCode</w:t>
            </w:r>
          </w:p>
        </w:tc>
        <w:tc>
          <w:tcPr>
            <w:tcW w:w="720" w:type="dxa"/>
            <w:vAlign w:val="center"/>
          </w:tcPr>
          <w:p w14:paraId="4A8BE298"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7380CE9C" w14:textId="77777777" w:rsidR="007A1F44" w:rsidRPr="00A03C55" w:rsidRDefault="007A1F44" w:rsidP="00971004">
            <w:pPr>
              <w:pStyle w:val="TableEntry"/>
              <w:rPr>
                <w:noProof w:val="0"/>
                <w:sz w:val="16"/>
              </w:rPr>
            </w:pPr>
            <w:r w:rsidRPr="00A03C55">
              <w:rPr>
                <w:noProof w:val="0"/>
                <w:sz w:val="16"/>
              </w:rPr>
              <w:t xml:space="preserve"> “U” (update)</w:t>
            </w:r>
          </w:p>
        </w:tc>
      </w:tr>
      <w:tr w:rsidR="007A1F44" w:rsidRPr="00A03C55" w14:paraId="30F53C65" w14:textId="77777777">
        <w:trPr>
          <w:cantSplit/>
        </w:trPr>
        <w:tc>
          <w:tcPr>
            <w:tcW w:w="1458" w:type="dxa"/>
            <w:vMerge/>
            <w:vAlign w:val="center"/>
          </w:tcPr>
          <w:p w14:paraId="58FC7430"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68023FAF"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vAlign w:val="center"/>
          </w:tcPr>
          <w:p w14:paraId="39520C25"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1BA8ACA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F75FDCE" w14:textId="77777777">
        <w:trPr>
          <w:cantSplit/>
        </w:trPr>
        <w:tc>
          <w:tcPr>
            <w:tcW w:w="1458" w:type="dxa"/>
            <w:vMerge/>
            <w:vAlign w:val="center"/>
          </w:tcPr>
          <w:p w14:paraId="4B1AB679"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5AD71A3F"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vAlign w:val="center"/>
          </w:tcPr>
          <w:p w14:paraId="0916B802"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479DE564"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4B326061" w14:textId="77777777">
        <w:trPr>
          <w:cantSplit/>
        </w:trPr>
        <w:tc>
          <w:tcPr>
            <w:tcW w:w="1458" w:type="dxa"/>
            <w:vMerge/>
            <w:vAlign w:val="center"/>
          </w:tcPr>
          <w:p w14:paraId="3C967E76"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747E384D" w14:textId="77777777" w:rsidR="007A1F44" w:rsidRPr="00A03C55" w:rsidRDefault="007A1F44" w:rsidP="00971004">
            <w:pPr>
              <w:pStyle w:val="TableEntry"/>
              <w:rPr>
                <w:noProof w:val="0"/>
                <w:sz w:val="16"/>
              </w:rPr>
            </w:pPr>
            <w:r w:rsidRPr="00A03C55">
              <w:rPr>
                <w:noProof w:val="0"/>
                <w:sz w:val="16"/>
              </w:rPr>
              <w:t>EventTypeCode</w:t>
            </w:r>
          </w:p>
        </w:tc>
        <w:tc>
          <w:tcPr>
            <w:tcW w:w="720" w:type="dxa"/>
            <w:vAlign w:val="center"/>
          </w:tcPr>
          <w:p w14:paraId="2942CE19"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02E94CC2" w14:textId="77777777" w:rsidR="007A1F44" w:rsidRPr="00A03C55" w:rsidRDefault="007A1F44" w:rsidP="00971004">
            <w:pPr>
              <w:pStyle w:val="TableEntry"/>
              <w:rPr>
                <w:noProof w:val="0"/>
                <w:sz w:val="16"/>
              </w:rPr>
            </w:pPr>
            <w:r w:rsidRPr="00A03C55">
              <w:rPr>
                <w:noProof w:val="0"/>
                <w:sz w:val="16"/>
              </w:rPr>
              <w:t>EV(“ITI-46”, “IHE Transactions”, “PIX Update Notification”)</w:t>
            </w:r>
          </w:p>
        </w:tc>
      </w:tr>
      <w:tr w:rsidR="007A1F44" w:rsidRPr="00A03C55" w14:paraId="5FFA00C0" w14:textId="77777777">
        <w:trPr>
          <w:cantSplit/>
        </w:trPr>
        <w:tc>
          <w:tcPr>
            <w:tcW w:w="9666" w:type="dxa"/>
            <w:gridSpan w:val="4"/>
          </w:tcPr>
          <w:p w14:paraId="66A84207" w14:textId="77777777" w:rsidR="007A1F44" w:rsidRPr="00A03C55" w:rsidRDefault="007A1F44" w:rsidP="003462A5">
            <w:pPr>
              <w:pStyle w:val="TableEntry"/>
              <w:rPr>
                <w:noProof w:val="0"/>
                <w:sz w:val="16"/>
              </w:rPr>
            </w:pPr>
            <w:r w:rsidRPr="00A03C55">
              <w:rPr>
                <w:noProof w:val="0"/>
                <w:sz w:val="16"/>
              </w:rPr>
              <w:t>Source (Patient Identifier Cross-reference Manager) (1)</w:t>
            </w:r>
          </w:p>
        </w:tc>
      </w:tr>
      <w:tr w:rsidR="007A1F44" w:rsidRPr="00A03C55" w14:paraId="159EC497" w14:textId="77777777">
        <w:trPr>
          <w:cantSplit/>
        </w:trPr>
        <w:tc>
          <w:tcPr>
            <w:tcW w:w="9666" w:type="dxa"/>
            <w:gridSpan w:val="4"/>
          </w:tcPr>
          <w:p w14:paraId="14FBA968" w14:textId="77777777" w:rsidR="007A1F44" w:rsidRPr="00A03C55" w:rsidRDefault="007A1F44" w:rsidP="003462A5">
            <w:pPr>
              <w:pStyle w:val="TableEntry"/>
              <w:rPr>
                <w:noProof w:val="0"/>
                <w:sz w:val="16"/>
              </w:rPr>
            </w:pPr>
            <w:r w:rsidRPr="00A03C55">
              <w:rPr>
                <w:noProof w:val="0"/>
                <w:sz w:val="16"/>
              </w:rPr>
              <w:t>Destination (Patient Identifier Cross-reference Consumer) (1)</w:t>
            </w:r>
          </w:p>
        </w:tc>
      </w:tr>
      <w:tr w:rsidR="007A1F44" w:rsidRPr="00A03C55" w14:paraId="21475C1D" w14:textId="77777777">
        <w:trPr>
          <w:cantSplit/>
        </w:trPr>
        <w:tc>
          <w:tcPr>
            <w:tcW w:w="9666" w:type="dxa"/>
            <w:gridSpan w:val="4"/>
          </w:tcPr>
          <w:p w14:paraId="06E8851D" w14:textId="77777777" w:rsidR="007A1F44" w:rsidRPr="00A03C55" w:rsidRDefault="007A1F44" w:rsidP="003462A5">
            <w:pPr>
              <w:pStyle w:val="TableEntry"/>
              <w:rPr>
                <w:noProof w:val="0"/>
                <w:sz w:val="16"/>
              </w:rPr>
            </w:pPr>
            <w:r w:rsidRPr="00A03C55">
              <w:rPr>
                <w:noProof w:val="0"/>
                <w:sz w:val="16"/>
              </w:rPr>
              <w:t>Audit Source (Patient Identifier Cross-reference Consumer) (1)</w:t>
            </w:r>
          </w:p>
        </w:tc>
      </w:tr>
      <w:tr w:rsidR="007A1F44" w:rsidRPr="00A03C55" w14:paraId="6F77D48A" w14:textId="77777777">
        <w:trPr>
          <w:cantSplit/>
        </w:trPr>
        <w:tc>
          <w:tcPr>
            <w:tcW w:w="9666" w:type="dxa"/>
            <w:gridSpan w:val="4"/>
          </w:tcPr>
          <w:p w14:paraId="49A58F50" w14:textId="0D7F61ED" w:rsidR="007A1F44" w:rsidRPr="00A03C55" w:rsidRDefault="007A1F44" w:rsidP="003462A5">
            <w:pPr>
              <w:pStyle w:val="TableEntry"/>
              <w:rPr>
                <w:noProof w:val="0"/>
                <w:sz w:val="16"/>
              </w:rPr>
            </w:pPr>
            <w:r w:rsidRPr="00A03C55">
              <w:rPr>
                <w:noProof w:val="0"/>
                <w:sz w:val="16"/>
              </w:rPr>
              <w:t>Patient IDs</w:t>
            </w:r>
            <w:r w:rsidR="00A43F9C" w:rsidRPr="00A03C55">
              <w:rPr>
                <w:noProof w:val="0"/>
                <w:sz w:val="16"/>
              </w:rPr>
              <w:t xml:space="preserve"> </w:t>
            </w:r>
            <w:r w:rsidRPr="00A03C55">
              <w:rPr>
                <w:noProof w:val="0"/>
                <w:sz w:val="16"/>
              </w:rPr>
              <w:t>(1..n) (represents the components of PID-3)</w:t>
            </w:r>
          </w:p>
        </w:tc>
      </w:tr>
    </w:tbl>
    <w:p w14:paraId="6321A239" w14:textId="77777777" w:rsidR="007A1F44" w:rsidRPr="00A03C55" w:rsidRDefault="007A1F44" w:rsidP="00A063AC">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B43F170" w14:textId="77777777">
        <w:trPr>
          <w:cantSplit/>
        </w:trPr>
        <w:tc>
          <w:tcPr>
            <w:tcW w:w="1548" w:type="dxa"/>
            <w:vMerge w:val="restart"/>
          </w:tcPr>
          <w:p w14:paraId="1C595AB9" w14:textId="77777777" w:rsidR="007A1F44" w:rsidRPr="00A03C55" w:rsidRDefault="007A1F44" w:rsidP="003462A5">
            <w:pPr>
              <w:pStyle w:val="TableEntryHeader"/>
              <w:rPr>
                <w:noProof w:val="0"/>
              </w:rPr>
            </w:pPr>
            <w:r w:rsidRPr="00A03C55">
              <w:rPr>
                <w:noProof w:val="0"/>
              </w:rPr>
              <w:t>Source</w:t>
            </w:r>
          </w:p>
          <w:p w14:paraId="2AFA21E8"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8F38BAF" w14:textId="77777777" w:rsidR="007A1F44" w:rsidRPr="00A03C55" w:rsidRDefault="007A1F44" w:rsidP="00A42D84">
            <w:pPr>
              <w:pStyle w:val="TableEntry"/>
              <w:rPr>
                <w:i/>
                <w:noProof w:val="0"/>
                <w:sz w:val="16"/>
              </w:rPr>
            </w:pPr>
            <w:r w:rsidRPr="00A03C55">
              <w:rPr>
                <w:i/>
                <w:noProof w:val="0"/>
                <w:sz w:val="16"/>
              </w:rPr>
              <w:t>UserID</w:t>
            </w:r>
          </w:p>
        </w:tc>
        <w:tc>
          <w:tcPr>
            <w:tcW w:w="630" w:type="dxa"/>
            <w:vAlign w:val="center"/>
          </w:tcPr>
          <w:p w14:paraId="1242A094"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211705BD"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7E279090" w14:textId="77777777">
        <w:trPr>
          <w:cantSplit/>
        </w:trPr>
        <w:tc>
          <w:tcPr>
            <w:tcW w:w="1548" w:type="dxa"/>
            <w:vMerge/>
            <w:textDirection w:val="btLr"/>
            <w:vAlign w:val="center"/>
          </w:tcPr>
          <w:p w14:paraId="48921DF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8957DFB" w14:textId="77777777" w:rsidR="007A1F44" w:rsidRPr="00A03C55" w:rsidRDefault="007A1F44" w:rsidP="00971004">
            <w:pPr>
              <w:pStyle w:val="TableEntry"/>
              <w:rPr>
                <w:i/>
                <w:noProof w:val="0"/>
                <w:sz w:val="16"/>
              </w:rPr>
            </w:pPr>
            <w:r w:rsidRPr="00A03C55">
              <w:rPr>
                <w:i/>
                <w:noProof w:val="0"/>
                <w:sz w:val="16"/>
              </w:rPr>
              <w:t>AlternativeUserID</w:t>
            </w:r>
          </w:p>
        </w:tc>
        <w:tc>
          <w:tcPr>
            <w:tcW w:w="630" w:type="dxa"/>
            <w:vAlign w:val="center"/>
          </w:tcPr>
          <w:p w14:paraId="0A0EBE7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2AD51C9"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BC8F1EB" w14:textId="77777777">
        <w:trPr>
          <w:cantSplit/>
        </w:trPr>
        <w:tc>
          <w:tcPr>
            <w:tcW w:w="1548" w:type="dxa"/>
            <w:vMerge/>
            <w:textDirection w:val="btLr"/>
            <w:vAlign w:val="center"/>
          </w:tcPr>
          <w:p w14:paraId="4EE1F0F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CE5983B"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1F0DF63D"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5AC3DB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436C4DC" w14:textId="77777777">
        <w:trPr>
          <w:cantSplit/>
        </w:trPr>
        <w:tc>
          <w:tcPr>
            <w:tcW w:w="1548" w:type="dxa"/>
            <w:vMerge/>
            <w:textDirection w:val="btLr"/>
            <w:vAlign w:val="center"/>
          </w:tcPr>
          <w:p w14:paraId="16F5AD3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A02357F"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71CB3D46"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1CFA951A"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19498CE8" w14:textId="77777777">
        <w:trPr>
          <w:cantSplit/>
        </w:trPr>
        <w:tc>
          <w:tcPr>
            <w:tcW w:w="1548" w:type="dxa"/>
            <w:vMerge/>
            <w:textDirection w:val="btLr"/>
            <w:vAlign w:val="center"/>
          </w:tcPr>
          <w:p w14:paraId="542B118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34C2736"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6B88FAD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10AE03F"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06C4E283" w14:textId="77777777">
        <w:trPr>
          <w:cantSplit/>
        </w:trPr>
        <w:tc>
          <w:tcPr>
            <w:tcW w:w="1548" w:type="dxa"/>
            <w:vMerge/>
            <w:textDirection w:val="btLr"/>
            <w:vAlign w:val="center"/>
          </w:tcPr>
          <w:p w14:paraId="35AF66B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50455EF"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32616CB8"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E949FD7"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0CC01F1D" w14:textId="77777777">
        <w:trPr>
          <w:cantSplit/>
        </w:trPr>
        <w:tc>
          <w:tcPr>
            <w:tcW w:w="1548" w:type="dxa"/>
            <w:vMerge/>
            <w:textDirection w:val="btLr"/>
            <w:vAlign w:val="center"/>
          </w:tcPr>
          <w:p w14:paraId="4A32622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9ED4718"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6ECD290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FABCC0E" w14:textId="77777777" w:rsidR="007A1F44" w:rsidRPr="00A03C55" w:rsidRDefault="007A1F44" w:rsidP="00971004">
            <w:pPr>
              <w:pStyle w:val="TableEntry"/>
              <w:rPr>
                <w:noProof w:val="0"/>
                <w:sz w:val="16"/>
              </w:rPr>
            </w:pPr>
            <w:r w:rsidRPr="00A03C55">
              <w:rPr>
                <w:noProof w:val="0"/>
                <w:sz w:val="16"/>
              </w:rPr>
              <w:t>the machine name or IP address.</w:t>
            </w:r>
          </w:p>
        </w:tc>
      </w:tr>
    </w:tbl>
    <w:p w14:paraId="41764FD6" w14:textId="77777777" w:rsidR="007A1F44" w:rsidRPr="00A03C55" w:rsidRDefault="007A1F44" w:rsidP="00D372D5">
      <w:pPr>
        <w:pStyle w:val="BodyText"/>
      </w:pPr>
    </w:p>
    <w:p w14:paraId="72E19656"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DBFD7BD" w14:textId="77777777" w:rsidTr="00D372D5">
        <w:trPr>
          <w:cantSplit/>
        </w:trPr>
        <w:tc>
          <w:tcPr>
            <w:tcW w:w="1548" w:type="dxa"/>
            <w:vMerge w:val="restart"/>
          </w:tcPr>
          <w:p w14:paraId="53515A07" w14:textId="77777777" w:rsidR="007A1F44" w:rsidRPr="00A03C55" w:rsidRDefault="007A1F44" w:rsidP="003462A5">
            <w:pPr>
              <w:pStyle w:val="TableEntryHeader"/>
              <w:rPr>
                <w:noProof w:val="0"/>
              </w:rPr>
            </w:pPr>
            <w:r w:rsidRPr="00A03C55">
              <w:rPr>
                <w:noProof w:val="0"/>
              </w:rPr>
              <w:lastRenderedPageBreak/>
              <w:t>Destination</w:t>
            </w:r>
          </w:p>
          <w:p w14:paraId="72F790E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E7E4635"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6D582EE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6B0C30FA"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26E4C404" w14:textId="77777777">
        <w:trPr>
          <w:cantSplit/>
        </w:trPr>
        <w:tc>
          <w:tcPr>
            <w:tcW w:w="1548" w:type="dxa"/>
            <w:vMerge/>
            <w:textDirection w:val="btLr"/>
            <w:vAlign w:val="center"/>
          </w:tcPr>
          <w:p w14:paraId="53C43D4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A70DCC3" w14:textId="77777777" w:rsidR="007A1F44" w:rsidRPr="00A03C55" w:rsidRDefault="007A1F44" w:rsidP="00631CA0">
            <w:pPr>
              <w:pStyle w:val="TableEntry"/>
              <w:rPr>
                <w:noProof w:val="0"/>
                <w:sz w:val="16"/>
              </w:rPr>
            </w:pPr>
            <w:r w:rsidRPr="00A03C55">
              <w:rPr>
                <w:noProof w:val="0"/>
                <w:sz w:val="16"/>
              </w:rPr>
              <w:t>AlternativeUserID</w:t>
            </w:r>
          </w:p>
        </w:tc>
        <w:tc>
          <w:tcPr>
            <w:tcW w:w="630" w:type="dxa"/>
            <w:vAlign w:val="center"/>
          </w:tcPr>
          <w:p w14:paraId="46D1EF3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ED40585"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4BC574E3" w14:textId="77777777">
        <w:trPr>
          <w:cantSplit/>
        </w:trPr>
        <w:tc>
          <w:tcPr>
            <w:tcW w:w="1548" w:type="dxa"/>
            <w:vMerge/>
            <w:textDirection w:val="btLr"/>
            <w:vAlign w:val="center"/>
          </w:tcPr>
          <w:p w14:paraId="31409B4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692CE9D"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190D174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641F7A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E642A1E" w14:textId="77777777">
        <w:trPr>
          <w:cantSplit/>
        </w:trPr>
        <w:tc>
          <w:tcPr>
            <w:tcW w:w="1548" w:type="dxa"/>
            <w:vMerge/>
            <w:textDirection w:val="btLr"/>
            <w:vAlign w:val="center"/>
          </w:tcPr>
          <w:p w14:paraId="7122186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40F35DB" w14:textId="77777777" w:rsidR="007A1F44" w:rsidRPr="00A03C55" w:rsidRDefault="007A1F44" w:rsidP="00971004">
            <w:pPr>
              <w:pStyle w:val="TableEntry"/>
              <w:rPr>
                <w:iCs/>
                <w:noProof w:val="0"/>
                <w:sz w:val="16"/>
              </w:rPr>
            </w:pPr>
            <w:r w:rsidRPr="00A03C55">
              <w:rPr>
                <w:iCs/>
                <w:noProof w:val="0"/>
                <w:sz w:val="16"/>
              </w:rPr>
              <w:t>UserIsRequestor</w:t>
            </w:r>
          </w:p>
        </w:tc>
        <w:tc>
          <w:tcPr>
            <w:tcW w:w="630" w:type="dxa"/>
            <w:vAlign w:val="center"/>
          </w:tcPr>
          <w:p w14:paraId="1691F7F0"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78E182CF"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76373993" w14:textId="77777777">
        <w:trPr>
          <w:cantSplit/>
        </w:trPr>
        <w:tc>
          <w:tcPr>
            <w:tcW w:w="1548" w:type="dxa"/>
            <w:vMerge/>
            <w:textDirection w:val="btLr"/>
            <w:vAlign w:val="center"/>
          </w:tcPr>
          <w:p w14:paraId="63B0C8E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017C6BF"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7B3040C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5325017" w14:textId="77777777" w:rsidR="007A1F44" w:rsidRPr="00A03C55" w:rsidRDefault="007A1F44" w:rsidP="00971004">
            <w:pPr>
              <w:pStyle w:val="TableEntry"/>
              <w:rPr>
                <w:noProof w:val="0"/>
                <w:sz w:val="16"/>
              </w:rPr>
            </w:pPr>
            <w:r w:rsidRPr="00A03C55">
              <w:rPr>
                <w:noProof w:val="0"/>
                <w:sz w:val="16"/>
              </w:rPr>
              <w:t>EV(110152, DCM, “Destination”)</w:t>
            </w:r>
          </w:p>
        </w:tc>
      </w:tr>
      <w:tr w:rsidR="007A1F44" w:rsidRPr="00A03C55" w14:paraId="29C04885" w14:textId="77777777">
        <w:trPr>
          <w:cantSplit/>
        </w:trPr>
        <w:tc>
          <w:tcPr>
            <w:tcW w:w="1548" w:type="dxa"/>
            <w:vMerge/>
            <w:textDirection w:val="btLr"/>
            <w:vAlign w:val="center"/>
          </w:tcPr>
          <w:p w14:paraId="3FA8B79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697C0A5"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46C65AE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29A050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22E0F082" w14:textId="77777777" w:rsidTr="00D372D5">
        <w:trPr>
          <w:cantSplit/>
        </w:trPr>
        <w:tc>
          <w:tcPr>
            <w:tcW w:w="1548" w:type="dxa"/>
            <w:vMerge/>
            <w:textDirection w:val="btLr"/>
            <w:vAlign w:val="center"/>
          </w:tcPr>
          <w:p w14:paraId="50AAE1C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6A41909"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2061394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CDF0573" w14:textId="77777777" w:rsidR="007A1F44" w:rsidRPr="00A03C55" w:rsidRDefault="007A1F44" w:rsidP="00971004">
            <w:pPr>
              <w:pStyle w:val="TableEntry"/>
              <w:rPr>
                <w:noProof w:val="0"/>
                <w:sz w:val="16"/>
              </w:rPr>
            </w:pPr>
            <w:r w:rsidRPr="00A03C55">
              <w:rPr>
                <w:noProof w:val="0"/>
                <w:sz w:val="16"/>
              </w:rPr>
              <w:t>the machine name or IP address.</w:t>
            </w:r>
          </w:p>
        </w:tc>
      </w:tr>
    </w:tbl>
    <w:p w14:paraId="2A777C00"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6EA8C3F5" w14:textId="77777777">
        <w:trPr>
          <w:cantSplit/>
        </w:trPr>
        <w:tc>
          <w:tcPr>
            <w:tcW w:w="1728" w:type="dxa"/>
            <w:vMerge w:val="restart"/>
          </w:tcPr>
          <w:p w14:paraId="44DCDE7F" w14:textId="77777777" w:rsidR="007A1F44" w:rsidRPr="00A03C55" w:rsidRDefault="007A1F44" w:rsidP="003462A5">
            <w:pPr>
              <w:pStyle w:val="TableEntryHeader"/>
              <w:rPr>
                <w:noProof w:val="0"/>
              </w:rPr>
            </w:pPr>
            <w:r w:rsidRPr="00A03C55">
              <w:rPr>
                <w:noProof w:val="0"/>
              </w:rPr>
              <w:t>Audit Source</w:t>
            </w:r>
          </w:p>
          <w:p w14:paraId="6850877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74693465"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030BFCE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DF30236"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36180A7" w14:textId="77777777">
        <w:trPr>
          <w:cantSplit/>
        </w:trPr>
        <w:tc>
          <w:tcPr>
            <w:tcW w:w="1728" w:type="dxa"/>
            <w:vMerge/>
            <w:textDirection w:val="btLr"/>
            <w:vAlign w:val="center"/>
          </w:tcPr>
          <w:p w14:paraId="5B7285F6"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538A273A"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760FB56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3AE5E39"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2D588F6" w14:textId="77777777">
        <w:trPr>
          <w:cantSplit/>
        </w:trPr>
        <w:tc>
          <w:tcPr>
            <w:tcW w:w="1728" w:type="dxa"/>
            <w:vMerge/>
            <w:textDirection w:val="btLr"/>
            <w:vAlign w:val="center"/>
          </w:tcPr>
          <w:p w14:paraId="2E917F9B"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1ED9173B"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095CF59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E45B249"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34F43B88"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031DECE" w14:textId="77777777" w:rsidTr="00D372D5">
        <w:trPr>
          <w:cantSplit/>
        </w:trPr>
        <w:tc>
          <w:tcPr>
            <w:tcW w:w="1548" w:type="dxa"/>
            <w:vMerge w:val="restart"/>
          </w:tcPr>
          <w:p w14:paraId="189C950B" w14:textId="77777777" w:rsidR="007A1F44" w:rsidRPr="00A03C55" w:rsidRDefault="007A1F44" w:rsidP="003462A5">
            <w:pPr>
              <w:pStyle w:val="TableEntryHeader"/>
              <w:rPr>
                <w:noProof w:val="0"/>
              </w:rPr>
            </w:pPr>
            <w:r w:rsidRPr="00A03C55">
              <w:rPr>
                <w:noProof w:val="0"/>
              </w:rPr>
              <w:t>Patient IDs</w:t>
            </w:r>
          </w:p>
          <w:p w14:paraId="4A0E8928"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2AB0AC48"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56CE1D7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C4C8FB5"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616CD0C6" w14:textId="77777777">
        <w:trPr>
          <w:cantSplit/>
        </w:trPr>
        <w:tc>
          <w:tcPr>
            <w:tcW w:w="1548" w:type="dxa"/>
            <w:vMerge/>
            <w:vAlign w:val="center"/>
          </w:tcPr>
          <w:p w14:paraId="743D6CA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37F6C55"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7A6BF55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AAFB2D8"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38945409" w14:textId="77777777">
        <w:trPr>
          <w:cantSplit/>
        </w:trPr>
        <w:tc>
          <w:tcPr>
            <w:tcW w:w="1548" w:type="dxa"/>
            <w:vMerge/>
            <w:vAlign w:val="center"/>
          </w:tcPr>
          <w:p w14:paraId="269220A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EFAC57C"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05770FB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3A1FDD9"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015BECE" w14:textId="77777777">
        <w:trPr>
          <w:cantSplit/>
        </w:trPr>
        <w:tc>
          <w:tcPr>
            <w:tcW w:w="1548" w:type="dxa"/>
            <w:vMerge/>
            <w:vAlign w:val="center"/>
          </w:tcPr>
          <w:p w14:paraId="2D68ADD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3E10EE2"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0C04B36B"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2B63D601"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17B56967" w14:textId="77777777">
        <w:trPr>
          <w:cantSplit/>
        </w:trPr>
        <w:tc>
          <w:tcPr>
            <w:tcW w:w="1548" w:type="dxa"/>
            <w:vMerge/>
            <w:vAlign w:val="center"/>
          </w:tcPr>
          <w:p w14:paraId="4D45A18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35296D5"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1271143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7223E1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036AE7D" w14:textId="77777777">
        <w:trPr>
          <w:cantSplit/>
        </w:trPr>
        <w:tc>
          <w:tcPr>
            <w:tcW w:w="1548" w:type="dxa"/>
            <w:vMerge/>
            <w:vAlign w:val="center"/>
          </w:tcPr>
          <w:p w14:paraId="259954DC"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9377E"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27B29FC3"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0AA7BE28" w14:textId="713186F9" w:rsidR="007A1F44" w:rsidRPr="00A03C55" w:rsidRDefault="007A1F44" w:rsidP="00971004">
            <w:pPr>
              <w:pStyle w:val="TableEntry"/>
              <w:rPr>
                <w:iCs/>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47C695BD" w14:textId="77777777">
        <w:trPr>
          <w:cantSplit/>
        </w:trPr>
        <w:tc>
          <w:tcPr>
            <w:tcW w:w="1548" w:type="dxa"/>
            <w:vMerge/>
            <w:vAlign w:val="center"/>
          </w:tcPr>
          <w:p w14:paraId="2CD0E6D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533F854"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15CA99E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87E7E79"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007581E2" w14:textId="77777777">
        <w:trPr>
          <w:cantSplit/>
        </w:trPr>
        <w:tc>
          <w:tcPr>
            <w:tcW w:w="1548" w:type="dxa"/>
            <w:vMerge/>
            <w:vAlign w:val="center"/>
          </w:tcPr>
          <w:p w14:paraId="286B4CD4"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76F1A56"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3C522D5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7A2ED4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A62452B" w14:textId="77777777">
        <w:trPr>
          <w:cantSplit/>
        </w:trPr>
        <w:tc>
          <w:tcPr>
            <w:tcW w:w="1548" w:type="dxa"/>
            <w:vMerge/>
            <w:vAlign w:val="center"/>
          </w:tcPr>
          <w:p w14:paraId="37045A5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D0AD85B" w14:textId="77777777" w:rsidR="007A1F44" w:rsidRPr="00A03C55" w:rsidRDefault="007A1F44" w:rsidP="00631CA0">
            <w:pPr>
              <w:pStyle w:val="TableEntry"/>
              <w:rPr>
                <w:noProof w:val="0"/>
                <w:sz w:val="16"/>
              </w:rPr>
            </w:pPr>
            <w:r w:rsidRPr="00A03C55">
              <w:rPr>
                <w:noProof w:val="0"/>
                <w:sz w:val="16"/>
              </w:rPr>
              <w:t>ParticipantObjectDetail</w:t>
            </w:r>
          </w:p>
        </w:tc>
        <w:tc>
          <w:tcPr>
            <w:tcW w:w="630" w:type="dxa"/>
            <w:vAlign w:val="center"/>
          </w:tcPr>
          <w:p w14:paraId="641B000F" w14:textId="77777777" w:rsidR="007A1F44" w:rsidRPr="00A03C55" w:rsidRDefault="007A1F44" w:rsidP="00971004">
            <w:pPr>
              <w:pStyle w:val="TableEntry"/>
              <w:jc w:val="center"/>
              <w:rPr>
                <w:i/>
                <w:iCs/>
                <w:noProof w:val="0"/>
                <w:sz w:val="16"/>
              </w:rPr>
            </w:pPr>
            <w:r w:rsidRPr="00A03C55">
              <w:rPr>
                <w:noProof w:val="0"/>
                <w:sz w:val="16"/>
              </w:rPr>
              <w:t>M</w:t>
            </w:r>
          </w:p>
        </w:tc>
        <w:tc>
          <w:tcPr>
            <w:tcW w:w="4968" w:type="dxa"/>
            <w:vAlign w:val="center"/>
          </w:tcPr>
          <w:p w14:paraId="7ADE39F4" w14:textId="77777777" w:rsidR="007A1F44" w:rsidRPr="00A03C55" w:rsidRDefault="007A1F44" w:rsidP="00971004">
            <w:pPr>
              <w:pStyle w:val="TableEntry"/>
              <w:rPr>
                <w:noProof w:val="0"/>
                <w:sz w:val="16"/>
              </w:rPr>
            </w:pPr>
            <w:r w:rsidRPr="00A03C55">
              <w:rPr>
                <w:noProof w:val="0"/>
                <w:sz w:val="16"/>
              </w:rPr>
              <w:t>Type=II (the literal string), Value=the value of message.id</w:t>
            </w:r>
          </w:p>
        </w:tc>
      </w:tr>
    </w:tbl>
    <w:p w14:paraId="67046274" w14:textId="77777777" w:rsidR="007A1F44" w:rsidRPr="00A03C55" w:rsidRDefault="007A1F44" w:rsidP="00D372D5">
      <w:pPr>
        <w:pStyle w:val="BodyText"/>
      </w:pPr>
    </w:p>
    <w:p w14:paraId="2E41E232" w14:textId="77777777" w:rsidR="007A1F44" w:rsidRPr="00A03C55" w:rsidRDefault="007A1F44" w:rsidP="00971004">
      <w:pPr>
        <w:pStyle w:val="Heading2"/>
        <w:numPr>
          <w:ilvl w:val="0"/>
          <w:numId w:val="0"/>
        </w:numPr>
        <w:tabs>
          <w:tab w:val="clear" w:pos="2160"/>
        </w:tabs>
        <w:rPr>
          <w:noProof w:val="0"/>
        </w:rPr>
      </w:pPr>
      <w:bookmarkStart w:id="1488" w:name="_Toc169692753"/>
      <w:bookmarkStart w:id="1489" w:name="_Toc174274308"/>
      <w:bookmarkStart w:id="1490" w:name="_Toc174875004"/>
      <w:bookmarkStart w:id="1491" w:name="_Toc174876007"/>
      <w:bookmarkStart w:id="1492" w:name="_Toc237312372"/>
      <w:bookmarkStart w:id="1493" w:name="_Toc269052463"/>
      <w:bookmarkStart w:id="1494" w:name="_Toc398544354"/>
      <w:bookmarkStart w:id="1495" w:name="_Toc398717998"/>
      <w:bookmarkStart w:id="1496" w:name="_Toc13773772"/>
      <w:r w:rsidRPr="00A03C55">
        <w:rPr>
          <w:noProof w:val="0"/>
        </w:rPr>
        <w:t>3.47 Patient Demographics Query HL7 V3</w:t>
      </w:r>
      <w:bookmarkEnd w:id="1488"/>
      <w:bookmarkEnd w:id="1489"/>
      <w:bookmarkEnd w:id="1490"/>
      <w:bookmarkEnd w:id="1491"/>
      <w:bookmarkEnd w:id="1492"/>
      <w:bookmarkEnd w:id="1493"/>
      <w:bookmarkEnd w:id="1494"/>
      <w:bookmarkEnd w:id="1495"/>
      <w:r w:rsidR="00903C21" w:rsidRPr="00A03C55">
        <w:rPr>
          <w:noProof w:val="0"/>
        </w:rPr>
        <w:t xml:space="preserve"> [ITI-47]</w:t>
      </w:r>
      <w:bookmarkEnd w:id="1496"/>
    </w:p>
    <w:p w14:paraId="308F5AC7" w14:textId="6F3BD9D4" w:rsidR="007A1F44" w:rsidRPr="00A03C55" w:rsidRDefault="007A1F44" w:rsidP="00971004">
      <w:pPr>
        <w:pStyle w:val="BodyText"/>
      </w:pPr>
      <w:r w:rsidRPr="00A03C55">
        <w:t xml:space="preserve">This section corresponds to </w:t>
      </w:r>
      <w:r w:rsidR="00E77430" w:rsidRPr="00A03C55">
        <w:t>transaction</w:t>
      </w:r>
      <w:r w:rsidRPr="00A03C55">
        <w:t xml:space="preserve"> </w:t>
      </w:r>
      <w:r w:rsidR="00383577" w:rsidRPr="00A03C55">
        <w:t>[</w:t>
      </w:r>
      <w:r w:rsidRPr="00A03C55">
        <w:t>ITI-47</w:t>
      </w:r>
      <w:r w:rsidR="00383577" w:rsidRPr="00A03C55">
        <w:t>]</w:t>
      </w:r>
      <w:r w:rsidRPr="00A03C55">
        <w:t xml:space="preserve"> of the IHE Technical Framework. Transaction </w:t>
      </w:r>
      <w:r w:rsidR="00383577" w:rsidRPr="00A03C55">
        <w:t>[</w:t>
      </w:r>
      <w:r w:rsidRPr="00A03C55">
        <w:t>ITI-47</w:t>
      </w:r>
      <w:r w:rsidR="00383577" w:rsidRPr="00A03C55">
        <w:t>]</w:t>
      </w:r>
      <w:r w:rsidRPr="00A03C55">
        <w:t xml:space="preserve"> is used by the Patient Demographics Consumer and Patient Demographics Supplier </w:t>
      </w:r>
      <w:r w:rsidR="00232E9F" w:rsidRPr="00A03C55">
        <w:t>Actor</w:t>
      </w:r>
      <w:r w:rsidRPr="00A03C55">
        <w:t xml:space="preserve">s. Additional components to be included if the Pediatric Demographics Option is supported are also indicated in </w:t>
      </w:r>
      <w:r w:rsidR="00292B01" w:rsidRPr="00A03C55">
        <w:t>Sections</w:t>
      </w:r>
      <w:r w:rsidRPr="00A03C55">
        <w:t xml:space="preserve"> 3.47.4.1.2.1 to 3.47.4.1.2.4.</w:t>
      </w:r>
    </w:p>
    <w:p w14:paraId="069A4A21" w14:textId="77777777" w:rsidR="007A1F44" w:rsidRPr="00A03C55" w:rsidRDefault="007A1F44" w:rsidP="00971004">
      <w:pPr>
        <w:pStyle w:val="Heading3"/>
        <w:numPr>
          <w:ilvl w:val="0"/>
          <w:numId w:val="0"/>
        </w:numPr>
        <w:tabs>
          <w:tab w:val="clear" w:pos="2160"/>
          <w:tab w:val="clear" w:pos="2880"/>
        </w:tabs>
        <w:rPr>
          <w:noProof w:val="0"/>
        </w:rPr>
      </w:pPr>
      <w:bookmarkStart w:id="1497" w:name="_Toc169692754"/>
      <w:bookmarkStart w:id="1498" w:name="_Toc269052464"/>
      <w:bookmarkStart w:id="1499" w:name="_Toc398544355"/>
      <w:bookmarkStart w:id="1500" w:name="_Toc398717999"/>
      <w:bookmarkStart w:id="1501" w:name="_Toc13773773"/>
      <w:r w:rsidRPr="00A03C55">
        <w:rPr>
          <w:noProof w:val="0"/>
        </w:rPr>
        <w:t>3.47.1 Scope</w:t>
      </w:r>
      <w:bookmarkEnd w:id="1497"/>
      <w:bookmarkEnd w:id="1498"/>
      <w:bookmarkEnd w:id="1499"/>
      <w:bookmarkEnd w:id="1500"/>
      <w:bookmarkEnd w:id="1501"/>
    </w:p>
    <w:p w14:paraId="681A928D" w14:textId="77777777" w:rsidR="007A1F44" w:rsidRPr="00A03C55" w:rsidRDefault="007A1F44" w:rsidP="00971004">
      <w:pPr>
        <w:pStyle w:val="BodyText"/>
      </w:pPr>
      <w:r w:rsidRPr="00A03C55">
        <w:t>The scope is identical to ITI TF-2a: 3.21.1.</w:t>
      </w:r>
    </w:p>
    <w:p w14:paraId="5E751EC3" w14:textId="77777777" w:rsidR="007A1F44" w:rsidRPr="00A03C55" w:rsidRDefault="007A1F44" w:rsidP="00971004">
      <w:pPr>
        <w:pStyle w:val="Heading3"/>
        <w:numPr>
          <w:ilvl w:val="0"/>
          <w:numId w:val="0"/>
        </w:numPr>
        <w:tabs>
          <w:tab w:val="clear" w:pos="2160"/>
          <w:tab w:val="clear" w:pos="2880"/>
        </w:tabs>
        <w:rPr>
          <w:noProof w:val="0"/>
        </w:rPr>
      </w:pPr>
      <w:bookmarkStart w:id="1502" w:name="_Toc169692755"/>
      <w:bookmarkStart w:id="1503" w:name="_Toc269052465"/>
      <w:bookmarkStart w:id="1504" w:name="_Toc398544356"/>
      <w:bookmarkStart w:id="1505" w:name="_Toc398718000"/>
      <w:bookmarkStart w:id="1506" w:name="_Toc13773774"/>
      <w:r w:rsidRPr="00A03C55">
        <w:rPr>
          <w:noProof w:val="0"/>
        </w:rPr>
        <w:t>3.47.2 Use Case Roles</w:t>
      </w:r>
      <w:bookmarkEnd w:id="1502"/>
      <w:bookmarkEnd w:id="1503"/>
      <w:bookmarkEnd w:id="1504"/>
      <w:bookmarkEnd w:id="1505"/>
      <w:bookmarkEnd w:id="1506"/>
    </w:p>
    <w:p w14:paraId="4E29FC20" w14:textId="77777777" w:rsidR="007A1F44" w:rsidRPr="00A03C55" w:rsidRDefault="00886A83" w:rsidP="00D372D5">
      <w:pPr>
        <w:pStyle w:val="BodyText"/>
        <w:jc w:val="center"/>
      </w:pPr>
      <w:r w:rsidRPr="00A03C55">
        <w:rPr>
          <w:noProof/>
        </w:rPr>
        <w:object w:dxaOrig="5385" w:dyaOrig="2355" w14:anchorId="47D61A36">
          <v:shape id="_x0000_i1036" type="#_x0000_t75" alt="" style="width:274.3pt;height:119.5pt;mso-width-percent:0;mso-height-percent:0;mso-width-percent:0;mso-height-percent:0" o:ole="" fillcolor="window">
            <v:imagedata r:id="rId157" o:title=""/>
          </v:shape>
          <o:OLEObject Type="Embed" ProgID="Word.Picture.8" ShapeID="_x0000_i1036" DrawAspect="Content" ObjectID="_1648459679" r:id="rId158"/>
        </w:object>
      </w:r>
    </w:p>
    <w:p w14:paraId="3BBA36EF" w14:textId="77777777" w:rsidR="007A1F44" w:rsidRPr="00A03C55" w:rsidRDefault="007A1F44" w:rsidP="00971004">
      <w:pPr>
        <w:pStyle w:val="BodyText"/>
      </w:pPr>
      <w:r w:rsidRPr="00A03C55">
        <w:rPr>
          <w:b/>
        </w:rPr>
        <w:lastRenderedPageBreak/>
        <w:t>Actor:</w:t>
      </w:r>
      <w:r w:rsidRPr="00A03C55">
        <w:t xml:space="preserve"> Patient Demographics Consumer</w:t>
      </w:r>
    </w:p>
    <w:p w14:paraId="71DA4A75" w14:textId="77777777" w:rsidR="007A1F44" w:rsidRPr="00A03C55" w:rsidRDefault="007A1F44" w:rsidP="00971004">
      <w:pPr>
        <w:pStyle w:val="BodyText"/>
      </w:pPr>
      <w:r w:rsidRPr="00A03C55">
        <w:rPr>
          <w:b/>
        </w:rPr>
        <w:t xml:space="preserve">Role: </w:t>
      </w:r>
      <w:r w:rsidRPr="00A03C55">
        <w:t>Requests a list of patients matching a minimal set of demographic criteria (</w:t>
      </w:r>
      <w:r w:rsidRPr="00A03C55">
        <w:rPr>
          <w:iCs/>
        </w:rPr>
        <w:t>e.g.</w:t>
      </w:r>
      <w:r w:rsidRPr="00A03C55">
        <w:t>, ID or partial name) from the Patient Demographics Supplier. Populates its attributes with demographic information received from the Patient Demographics Supplier.</w:t>
      </w:r>
    </w:p>
    <w:p w14:paraId="5E677053" w14:textId="77777777" w:rsidR="007A1F44" w:rsidRPr="00A03C55" w:rsidRDefault="007A1F44" w:rsidP="00971004">
      <w:pPr>
        <w:pStyle w:val="BodyText"/>
        <w:ind w:left="720"/>
        <w:rPr>
          <w:b/>
          <w:bCs/>
          <w:szCs w:val="24"/>
        </w:rPr>
      </w:pPr>
      <w:r w:rsidRPr="00A03C55">
        <w:rPr>
          <w:b/>
          <w:bCs/>
          <w:szCs w:val="24"/>
        </w:rPr>
        <w:t xml:space="preserve">Corresponding HL7 v3 Application Roles: </w:t>
      </w:r>
    </w:p>
    <w:p w14:paraId="414D09E0" w14:textId="561CC577" w:rsidR="007A1F44" w:rsidRPr="00A03C55" w:rsidRDefault="007A1F44" w:rsidP="00971004">
      <w:pPr>
        <w:pStyle w:val="BodyText"/>
        <w:ind w:left="720"/>
        <w:rPr>
          <w:bCs/>
          <w:szCs w:val="24"/>
        </w:rPr>
      </w:pPr>
      <w:r w:rsidRPr="00A03C55">
        <w:rPr>
          <w:bCs/>
          <w:szCs w:val="24"/>
        </w:rPr>
        <w:t xml:space="preserve">Person Registry Query Placer (PRPA_AR201303UV02) </w:t>
      </w:r>
    </w:p>
    <w:p w14:paraId="4380BB87" w14:textId="77777777" w:rsidR="007A1F44" w:rsidRPr="00A03C55" w:rsidRDefault="007A1F44" w:rsidP="00971004">
      <w:pPr>
        <w:pStyle w:val="BodyText"/>
      </w:pPr>
      <w:r w:rsidRPr="00A03C55">
        <w:rPr>
          <w:b/>
        </w:rPr>
        <w:t>Actor:</w:t>
      </w:r>
      <w:r w:rsidRPr="00A03C55">
        <w:t xml:space="preserve"> Patient Demographics Supplier</w:t>
      </w:r>
    </w:p>
    <w:p w14:paraId="3CA70C20" w14:textId="77777777" w:rsidR="007A1F44" w:rsidRPr="00A03C55" w:rsidRDefault="007A1F44" w:rsidP="00971004">
      <w:pPr>
        <w:pStyle w:val="BodyText"/>
      </w:pPr>
      <w:r w:rsidRPr="00A03C55">
        <w:rPr>
          <w:b/>
        </w:rPr>
        <w:t xml:space="preserve">Role: </w:t>
      </w:r>
      <w:r w:rsidRPr="00A03C55">
        <w:t>Returns demographic information for all patients matching the demographic criteria provided by the Patient Demographics Consumer.</w:t>
      </w:r>
    </w:p>
    <w:p w14:paraId="6F88F88C" w14:textId="77777777" w:rsidR="007A1F44" w:rsidRPr="00A03C55" w:rsidRDefault="007A1F44" w:rsidP="00971004">
      <w:pPr>
        <w:pStyle w:val="BodyText"/>
        <w:ind w:left="720"/>
        <w:rPr>
          <w:b/>
          <w:bCs/>
          <w:szCs w:val="24"/>
        </w:rPr>
      </w:pPr>
      <w:r w:rsidRPr="00A03C55">
        <w:rPr>
          <w:b/>
          <w:bCs/>
          <w:szCs w:val="24"/>
        </w:rPr>
        <w:t xml:space="preserve">Corresponding HL7 v3 Application Roles: </w:t>
      </w:r>
    </w:p>
    <w:p w14:paraId="74B3F34A" w14:textId="28D040AC" w:rsidR="007A1F44" w:rsidRPr="00A03C55" w:rsidRDefault="007A1F44" w:rsidP="00971004">
      <w:pPr>
        <w:pStyle w:val="BodyText"/>
        <w:ind w:left="720"/>
        <w:rPr>
          <w:bCs/>
          <w:szCs w:val="24"/>
        </w:rPr>
      </w:pPr>
      <w:r w:rsidRPr="00A03C55">
        <w:rPr>
          <w:bCs/>
          <w:szCs w:val="24"/>
        </w:rPr>
        <w:t xml:space="preserve">Person Registry Query Fulfiller (PRPA_AR201304UV02) </w:t>
      </w:r>
    </w:p>
    <w:p w14:paraId="36895565" w14:textId="77777777" w:rsidR="007A1F44" w:rsidRPr="00A03C55" w:rsidRDefault="007A1F44" w:rsidP="00971004">
      <w:pPr>
        <w:pStyle w:val="Heading3"/>
        <w:numPr>
          <w:ilvl w:val="0"/>
          <w:numId w:val="0"/>
        </w:numPr>
        <w:tabs>
          <w:tab w:val="clear" w:pos="2160"/>
          <w:tab w:val="clear" w:pos="2880"/>
        </w:tabs>
        <w:rPr>
          <w:noProof w:val="0"/>
        </w:rPr>
      </w:pPr>
      <w:bookmarkStart w:id="1507" w:name="_Toc169692756"/>
      <w:bookmarkStart w:id="1508" w:name="_Toc269052466"/>
      <w:bookmarkStart w:id="1509" w:name="_Toc398544357"/>
      <w:bookmarkStart w:id="1510" w:name="_Toc398718001"/>
      <w:bookmarkStart w:id="1511" w:name="_Toc13773775"/>
      <w:r w:rsidRPr="00A03C55">
        <w:rPr>
          <w:noProof w:val="0"/>
        </w:rPr>
        <w:t>3.47.3 Referenced Standards</w:t>
      </w:r>
      <w:bookmarkEnd w:id="1507"/>
      <w:bookmarkEnd w:id="1508"/>
      <w:bookmarkEnd w:id="1509"/>
      <w:bookmarkEnd w:id="1510"/>
      <w:bookmarkEnd w:id="1511"/>
    </w:p>
    <w:p w14:paraId="4D9DD2BE" w14:textId="77777777" w:rsidR="007A1F44" w:rsidRPr="00A03C55" w:rsidRDefault="007A1F44" w:rsidP="00971004">
      <w:pPr>
        <w:autoSpaceDE w:val="0"/>
        <w:autoSpaceDN w:val="0"/>
        <w:adjustRightInd w:val="0"/>
      </w:pPr>
      <w:r w:rsidRPr="00A03C55">
        <w:rPr>
          <w:rStyle w:val="BodyTextCharChar1"/>
          <w:noProof w:val="0"/>
        </w:rPr>
        <w:t xml:space="preserve">HL7 Version 3 Edition 2008, Patient Administration DSTU, Patient Topic (found at </w:t>
      </w:r>
      <w:hyperlink r:id="rId159" w:anchor="V32008" w:history="1">
        <w:r w:rsidRPr="00A03C55">
          <w:rPr>
            <w:rStyle w:val="Hyperlink"/>
          </w:rPr>
          <w:t>http://www.hl7.org/memonly/downloads/v3edition.cfm#V32008</w:t>
        </w:r>
      </w:hyperlink>
      <w:r w:rsidRPr="00A03C55">
        <w:t>)</w:t>
      </w:r>
    </w:p>
    <w:p w14:paraId="3C315466" w14:textId="10B19D9E" w:rsidR="007A1F44" w:rsidRPr="00A03C55" w:rsidRDefault="007A1F44" w:rsidP="003462A5">
      <w:pPr>
        <w:pStyle w:val="BodyText"/>
      </w:pPr>
      <w:r w:rsidRPr="00A03C55">
        <w:t>Implementers of this transaction shall comply with all requirements described in ITI TF-2x: Appendix V Web Services for IHE Transactions.</w:t>
      </w:r>
    </w:p>
    <w:p w14:paraId="4B7FB20F" w14:textId="12D90D13" w:rsidR="007A1F44" w:rsidRPr="00A03C55" w:rsidRDefault="007A1F44" w:rsidP="00971004">
      <w:pPr>
        <w:pStyle w:val="Heading3"/>
        <w:numPr>
          <w:ilvl w:val="0"/>
          <w:numId w:val="0"/>
        </w:numPr>
        <w:tabs>
          <w:tab w:val="clear" w:pos="2160"/>
          <w:tab w:val="clear" w:pos="2880"/>
        </w:tabs>
        <w:rPr>
          <w:noProof w:val="0"/>
        </w:rPr>
      </w:pPr>
      <w:bookmarkStart w:id="1512" w:name="_Toc13773776"/>
      <w:bookmarkStart w:id="1513" w:name="_Toc169692757"/>
      <w:bookmarkStart w:id="1514" w:name="_Toc269052467"/>
      <w:bookmarkStart w:id="1515" w:name="_Toc398544358"/>
      <w:bookmarkStart w:id="1516" w:name="_Toc398718002"/>
      <w:r w:rsidRPr="00A03C55">
        <w:rPr>
          <w:noProof w:val="0"/>
        </w:rPr>
        <w:t xml:space="preserve">3.47.4 </w:t>
      </w:r>
      <w:r w:rsidR="00A03C55">
        <w:rPr>
          <w:noProof w:val="0"/>
        </w:rPr>
        <w:t>Messages</w:t>
      </w:r>
      <w:bookmarkEnd w:id="1512"/>
      <w:bookmarkEnd w:id="1513"/>
      <w:bookmarkEnd w:id="1514"/>
      <w:bookmarkEnd w:id="1515"/>
      <w:bookmarkEnd w:id="1516"/>
    </w:p>
    <w:p w14:paraId="7CDEBD97" w14:textId="68089F97" w:rsidR="007A1F44" w:rsidRPr="00A03C55" w:rsidRDefault="00195AA7" w:rsidP="00D372D5">
      <w:pPr>
        <w:pStyle w:val="BodyText"/>
        <w:jc w:val="center"/>
      </w:pPr>
      <w:r w:rsidRPr="00A03C55">
        <w:rPr>
          <w:b/>
          <w:bCs/>
          <w:i/>
          <w:iCs/>
          <w:noProof/>
          <w:lang w:eastAsia="fr-FR"/>
        </w:rPr>
        <mc:AlternateContent>
          <mc:Choice Requires="wpg">
            <w:drawing>
              <wp:inline distT="0" distB="0" distL="0" distR="0" wp14:anchorId="27B42ADD" wp14:editId="4F2C0D57">
                <wp:extent cx="5943600" cy="3657600"/>
                <wp:effectExtent l="0" t="0" r="0" b="25400"/>
                <wp:docPr id="2" name="Canvas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57600"/>
                          <a:chOff x="0" y="0"/>
                          <a:chExt cx="59436" cy="36576"/>
                        </a:xfrm>
                      </wpg:grpSpPr>
                      <wps:wsp>
                        <wps:cNvPr id="3" name="AutoShape 59"/>
                        <wps:cNvSpPr>
                          <a:spLocks noChangeAspect="1" noChangeArrowheads="1"/>
                        </wps:cNvSpPr>
                        <wps:spPr bwMode="auto">
                          <a:xfrm>
                            <a:off x="0" y="0"/>
                            <a:ext cx="59436" cy="3657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54"/>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478FD64B" w14:textId="77777777" w:rsidR="000F64B0" w:rsidRPr="00A9450B" w:rsidRDefault="000F64B0" w:rsidP="00971004">
                              <w:pPr>
                                <w:jc w:val="center"/>
                                <w:rPr>
                                  <w:rFonts w:ascii="Arial" w:hAnsi="Arial" w:cs="Arial"/>
                                  <w:sz w:val="20"/>
                                </w:rPr>
                              </w:pPr>
                              <w:r>
                                <w:rPr>
                                  <w:rFonts w:ascii="Arial" w:hAnsi="Arial" w:cs="Arial"/>
                                  <w:sz w:val="20"/>
                                </w:rPr>
                                <w:t>Patient Demographics Consumer</w:t>
                              </w:r>
                            </w:p>
                          </w:txbxContent>
                        </wps:txbx>
                        <wps:bodyPr rot="0" vert="horz" wrap="square" lIns="91440" tIns="45720" rIns="91440" bIns="45720" anchor="t" anchorCtr="0" upright="1">
                          <a:noAutofit/>
                        </wps:bodyPr>
                      </wps:wsp>
                      <wps:wsp>
                        <wps:cNvPr id="5" name="Rectangle 55"/>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1412DD0B" w14:textId="77777777" w:rsidR="000F64B0" w:rsidRPr="00A9450B" w:rsidRDefault="000F64B0" w:rsidP="00971004">
                              <w:pPr>
                                <w:jc w:val="center"/>
                                <w:rPr>
                                  <w:rFonts w:ascii="Arial" w:hAnsi="Arial" w:cs="Arial"/>
                                  <w:sz w:val="20"/>
                                </w:rPr>
                              </w:pPr>
                              <w:r>
                                <w:rPr>
                                  <w:rFonts w:ascii="Arial" w:hAnsi="Arial" w:cs="Arial"/>
                                  <w:sz w:val="20"/>
                                </w:rPr>
                                <w:t>Patient Demographics Supplier</w:t>
                              </w:r>
                            </w:p>
                          </w:txbxContent>
                        </wps:txbx>
                        <wps:bodyPr rot="0" vert="horz" wrap="square" lIns="91440" tIns="45720" rIns="91440" bIns="45720" anchor="t" anchorCtr="0" upright="1">
                          <a:noAutofit/>
                        </wps:bodyPr>
                      </wps:wsp>
                      <wps:wsp>
                        <wps:cNvPr id="6" name="Line 56"/>
                        <wps:cNvCnPr/>
                        <wps:spPr bwMode="auto">
                          <a:xfrm>
                            <a:off x="6859" y="7999"/>
                            <a:ext cx="9" cy="28577"/>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 name="Line 57"/>
                        <wps:cNvCnPr/>
                        <wps:spPr bwMode="auto">
                          <a:xfrm>
                            <a:off x="49150" y="8007"/>
                            <a:ext cx="8" cy="28569"/>
                          </a:xfrm>
                          <a:prstGeom prst="line">
                            <a:avLst/>
                          </a:prstGeom>
                          <a:noFill/>
                          <a:ln w="38100">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 name="Rectangle 58"/>
                        <wps:cNvSpPr>
                          <a:spLocks noChangeArrowheads="1"/>
                        </wps:cNvSpPr>
                        <wps:spPr bwMode="auto">
                          <a:xfrm>
                            <a:off x="4800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Text Box 59"/>
                        <wps:cNvSpPr txBox="1">
                          <a:spLocks noChangeArrowheads="1"/>
                        </wps:cNvSpPr>
                        <wps:spPr bwMode="auto">
                          <a:xfrm>
                            <a:off x="12572" y="9148"/>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DFC97E" w14:textId="77777777" w:rsidR="000F64B0" w:rsidRDefault="000F64B0" w:rsidP="00971004">
                              <w:pPr>
                                <w:jc w:val="center"/>
                              </w:pPr>
                              <w:r>
                                <w:t>Patient Registry Find Candidates Query</w:t>
                              </w:r>
                            </w:p>
                          </w:txbxContent>
                        </wps:txbx>
                        <wps:bodyPr rot="0" vert="horz" wrap="square" lIns="91440" tIns="45720" rIns="91440" bIns="45720" anchor="t" anchorCtr="0" upright="1">
                          <a:noAutofit/>
                        </wps:bodyPr>
                      </wps:wsp>
                      <wps:wsp>
                        <wps:cNvPr id="11" name="Text Box 60"/>
                        <wps:cNvSpPr txBox="1">
                          <a:spLocks noChangeArrowheads="1"/>
                        </wps:cNvSpPr>
                        <wps:spPr bwMode="auto">
                          <a:xfrm>
                            <a:off x="10285" y="14858"/>
                            <a:ext cx="33152" cy="34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F1F675" w14:textId="77777777" w:rsidR="000F64B0" w:rsidRDefault="000F64B0" w:rsidP="00971004">
                              <w:pPr>
                                <w:jc w:val="center"/>
                              </w:pPr>
                              <w:r>
                                <w:t>Patient Registry Find Candidates Query Response</w:t>
                              </w:r>
                            </w:p>
                          </w:txbxContent>
                        </wps:txbx>
                        <wps:bodyPr rot="0" vert="horz" wrap="square" lIns="91440" tIns="45720" rIns="91440" bIns="45720" anchor="t" anchorCtr="0" upright="1">
                          <a:noAutofit/>
                        </wps:bodyPr>
                      </wps:wsp>
                      <wps:wsp>
                        <wps:cNvPr id="12" name="Text Box 61"/>
                        <wps:cNvSpPr txBox="1">
                          <a:spLocks noChangeArrowheads="1"/>
                        </wps:cNvSpPr>
                        <wps:spPr bwMode="auto">
                          <a:xfrm>
                            <a:off x="12572" y="12577"/>
                            <a:ext cx="29718" cy="34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3C79809" w14:textId="77777777" w:rsidR="000F64B0" w:rsidRPr="00F908E2" w:rsidRDefault="000F64B0" w:rsidP="00971004">
                              <w:pPr>
                                <w:spacing w:before="0"/>
                                <w:jc w:val="center"/>
                              </w:pPr>
                              <w:r>
                                <w:t>PRPA_IN201305UV02</w:t>
                              </w:r>
                            </w:p>
                          </w:txbxContent>
                        </wps:txbx>
                        <wps:bodyPr rot="0" vert="horz" wrap="square" lIns="91440" tIns="45720" rIns="91440" bIns="45720" anchor="t" anchorCtr="0" upright="1">
                          <a:noAutofit/>
                        </wps:bodyPr>
                      </wps:wsp>
                      <wps:wsp>
                        <wps:cNvPr id="14" name="Line 62"/>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5" name="Text Box 63"/>
                        <wps:cNvSpPr txBox="1">
                          <a:spLocks noChangeArrowheads="1"/>
                        </wps:cNvSpPr>
                        <wps:spPr bwMode="auto">
                          <a:xfrm>
                            <a:off x="12572" y="18288"/>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1F6EE2B" w14:textId="77777777" w:rsidR="000F64B0" w:rsidRPr="00F908E2" w:rsidRDefault="000F64B0" w:rsidP="00971004">
                              <w:pPr>
                                <w:spacing w:before="0"/>
                                <w:jc w:val="center"/>
                              </w:pPr>
                              <w:r>
                                <w:t>PRPA_IN201306UV02</w:t>
                              </w:r>
                            </w:p>
                          </w:txbxContent>
                        </wps:txbx>
                        <wps:bodyPr rot="0" vert="horz" wrap="square" lIns="91440" tIns="45720" rIns="91440" bIns="45720" anchor="t" anchorCtr="0" upright="1">
                          <a:noAutofit/>
                        </wps:bodyPr>
                      </wps:wsp>
                      <wps:wsp>
                        <wps:cNvPr id="16" name="Line 64"/>
                        <wps:cNvCnPr/>
                        <wps:spPr bwMode="auto">
                          <a:xfrm>
                            <a:off x="7999" y="18288"/>
                            <a:ext cx="40012" cy="16"/>
                          </a:xfrm>
                          <a:prstGeom prst="line">
                            <a:avLst/>
                          </a:prstGeom>
                          <a:noFill/>
                          <a:ln w="12700">
                            <a:solidFill>
                              <a:srgbClr val="000000"/>
                            </a:solidFill>
                            <a:round/>
                            <a:headEnd type="triangle"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7" name="Rectangle 65"/>
                        <wps:cNvSpPr>
                          <a:spLocks noChangeArrowheads="1"/>
                        </wps:cNvSpPr>
                        <wps:spPr bwMode="auto">
                          <a:xfrm>
                            <a:off x="571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66"/>
                        <wps:cNvSpPr txBox="1">
                          <a:spLocks noChangeArrowheads="1"/>
                        </wps:cNvSpPr>
                        <wps:spPr bwMode="auto">
                          <a:xfrm>
                            <a:off x="12572" y="22857"/>
                            <a:ext cx="29718" cy="343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8B43F39" w14:textId="77777777" w:rsidR="000F64B0" w:rsidRDefault="000F64B0" w:rsidP="00971004">
                              <w:pPr>
                                <w:jc w:val="center"/>
                              </w:pPr>
                              <w:r>
                                <w:t>General Query Activate Query Continue</w:t>
                              </w:r>
                            </w:p>
                          </w:txbxContent>
                        </wps:txbx>
                        <wps:bodyPr rot="0" vert="horz" wrap="square" lIns="91440" tIns="45720" rIns="91440" bIns="45720" anchor="t" anchorCtr="0" upright="1">
                          <a:noAutofit/>
                        </wps:bodyPr>
                      </wps:wsp>
                      <wps:wsp>
                        <wps:cNvPr id="19" name="Text Box 67"/>
                        <wps:cNvSpPr txBox="1">
                          <a:spLocks noChangeArrowheads="1"/>
                        </wps:cNvSpPr>
                        <wps:spPr bwMode="auto">
                          <a:xfrm>
                            <a:off x="10285" y="28568"/>
                            <a:ext cx="33152" cy="3413"/>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43E2046" w14:textId="77777777" w:rsidR="000F64B0" w:rsidRDefault="000F64B0" w:rsidP="00971004">
                              <w:pPr>
                                <w:jc w:val="center"/>
                              </w:pPr>
                              <w:r>
                                <w:t>Patient Registry Find Candidates Query Response</w:t>
                              </w:r>
                            </w:p>
                          </w:txbxContent>
                        </wps:txbx>
                        <wps:bodyPr rot="0" vert="horz" wrap="square" lIns="91440" tIns="45720" rIns="91440" bIns="45720" anchor="t" anchorCtr="0" upright="1">
                          <a:noAutofit/>
                        </wps:bodyPr>
                      </wps:wsp>
                      <wps:wsp>
                        <wps:cNvPr id="20" name="Text Box 68"/>
                        <wps:cNvSpPr txBox="1">
                          <a:spLocks noChangeArrowheads="1"/>
                        </wps:cNvSpPr>
                        <wps:spPr bwMode="auto">
                          <a:xfrm>
                            <a:off x="12572" y="26287"/>
                            <a:ext cx="29718" cy="3429"/>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235178" w14:textId="77777777" w:rsidR="000F64B0" w:rsidRPr="00F908E2" w:rsidRDefault="000F64B0" w:rsidP="00971004">
                              <w:pPr>
                                <w:spacing w:before="0"/>
                                <w:jc w:val="center"/>
                              </w:pPr>
                              <w:r>
                                <w:t>QUQI_IN000003UV01</w:t>
                              </w:r>
                            </w:p>
                          </w:txbxContent>
                        </wps:txbx>
                        <wps:bodyPr rot="0" vert="horz" wrap="square" lIns="91440" tIns="45720" rIns="91440" bIns="45720" anchor="t" anchorCtr="0" upright="1">
                          <a:noAutofit/>
                        </wps:bodyPr>
                      </wps:wsp>
                      <wps:wsp>
                        <wps:cNvPr id="21" name="Line 69"/>
                        <wps:cNvCnPr/>
                        <wps:spPr bwMode="auto">
                          <a:xfrm>
                            <a:off x="7999" y="26287"/>
                            <a:ext cx="40003" cy="25"/>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2" name="Text Box 70"/>
                        <wps:cNvSpPr txBox="1">
                          <a:spLocks noChangeArrowheads="1"/>
                        </wps:cNvSpPr>
                        <wps:spPr bwMode="auto">
                          <a:xfrm>
                            <a:off x="12572" y="31981"/>
                            <a:ext cx="29718" cy="3438"/>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B1EAE17" w14:textId="77777777" w:rsidR="000F64B0" w:rsidRPr="00F908E2" w:rsidRDefault="000F64B0" w:rsidP="00971004">
                              <w:pPr>
                                <w:spacing w:before="0"/>
                                <w:jc w:val="center"/>
                              </w:pPr>
                              <w:r>
                                <w:t>PRPA_IN201306UV02</w:t>
                              </w:r>
                            </w:p>
                          </w:txbxContent>
                        </wps:txbx>
                        <wps:bodyPr rot="0" vert="horz" wrap="square" lIns="91440" tIns="45720" rIns="91440" bIns="45720" anchor="t" anchorCtr="0" upright="1">
                          <a:noAutofit/>
                        </wps:bodyPr>
                      </wps:wsp>
                      <wps:wsp>
                        <wps:cNvPr id="23" name="Line 71"/>
                        <wps:cNvCnPr/>
                        <wps:spPr bwMode="auto">
                          <a:xfrm>
                            <a:off x="7999" y="31981"/>
                            <a:ext cx="40012" cy="25"/>
                          </a:xfrm>
                          <a:prstGeom prst="line">
                            <a:avLst/>
                          </a:prstGeom>
                          <a:noFill/>
                          <a:ln w="12700">
                            <a:solidFill>
                              <a:srgbClr val="000000"/>
                            </a:solidFill>
                            <a:round/>
                            <a:headEnd type="triangle" w="med" len="me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w:pict>
              <v:group w14:anchorId="27B42ADD" id="Canvas 52" o:spid="_x0000_s1072" style="width:468pt;height:4in;mso-position-horizontal-relative:char;mso-position-vertical-relative:line" coordsize="59436,36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">
                <v:rect id="AutoShape 59" o:spid="_x0000_s1073" style="position:absolute;width:59436;height:365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kcCxwAAAN8AAAAPAAAAZHJzL2Rvd25yZXYueG1sRI9Ba8JA&#13;&#10;FITvQv/D8gq9SN20gk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Cw2RwLHAAAA3wAA&#13;&#10;AA8AAAAAAAAAAAAAAAAABwIAAGRycy9kb3ducmV2LnhtbFBLBQYAAAAAAwADALcAAAD7AgAAAAA=&#13;&#10;" filled="f" stroked="f">
                  <o:lock v:ext="edit" aspectratio="t"/>
                </v:rect>
                <v:rect id="Rectangle 54" o:spid="_x0000_s1074" style="position:absolute;top:1140;width:13711;height:68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">
                  <v:textbox>
                    <w:txbxContent>
                      <w:p w14:paraId="478FD64B" w14:textId="77777777" w:rsidR="000F64B0" w:rsidRPr="00A9450B" w:rsidRDefault="000F64B0" w:rsidP="00971004">
                        <w:pPr>
                          <w:jc w:val="center"/>
                          <w:rPr>
                            <w:rFonts w:ascii="Arial" w:hAnsi="Arial" w:cs="Arial"/>
                            <w:sz w:val="20"/>
                          </w:rPr>
                        </w:pPr>
                        <w:r>
                          <w:rPr>
                            <w:rFonts w:ascii="Arial" w:hAnsi="Arial" w:cs="Arial"/>
                            <w:sz w:val="20"/>
                          </w:rPr>
                          <w:t>Patient Demographics Consumer</w:t>
                        </w:r>
                      </w:p>
                    </w:txbxContent>
                  </v:textbox>
                </v:rect>
                <v:rect id="Rectangle 55" o:spid="_x0000_s1075" style="position:absolute;left:42290;top:1140;width:13720;height:68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">
                  <v:textbox>
                    <w:txbxContent>
                      <w:p w14:paraId="1412DD0B" w14:textId="77777777" w:rsidR="000F64B0" w:rsidRPr="00A9450B" w:rsidRDefault="000F64B0" w:rsidP="00971004">
                        <w:pPr>
                          <w:jc w:val="center"/>
                          <w:rPr>
                            <w:rFonts w:ascii="Arial" w:hAnsi="Arial" w:cs="Arial"/>
                            <w:sz w:val="20"/>
                          </w:rPr>
                        </w:pPr>
                        <w:r>
                          <w:rPr>
                            <w:rFonts w:ascii="Arial" w:hAnsi="Arial" w:cs="Arial"/>
                            <w:sz w:val="20"/>
                          </w:rPr>
                          <w:t>Patient Demographics Supplier</w:t>
                        </w:r>
                      </w:p>
                    </w:txbxContent>
                  </v:textbox>
                </v:rect>
                <v:line id="Line 56" o:spid="_x0000_s1076" style="position:absolute;visibility:visible;mso-wrap-style:square" from="6859,7999" to="686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" strokeweight="3pt">
                  <v:stroke dashstyle="dash"/>
                </v:line>
                <v:line id="Line 57" o:spid="_x0000_s1077" style="position:absolute;visibility:visible;mso-wrap-style:square" from="49150,8007" to="49158,36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" strokeweight="3pt">
                  <v:stroke dashstyle="dash"/>
                </v:line>
                <v:rect id="Rectangle 58" o:spid="_x0000_s1078" style="position:absolute;left:48002;top:10288;width:2287;height:23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"/>
                <v:shape id="Text Box 59" o:spid="_x0000_s1079" type="#_x0000_t202" style="position:absolute;left:12572;top:914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" stroked="f">
                  <v:textbox>
                    <w:txbxContent>
                      <w:p w14:paraId="23DFC97E" w14:textId="77777777" w:rsidR="000F64B0" w:rsidRDefault="000F64B0" w:rsidP="00971004">
                        <w:pPr>
                          <w:jc w:val="center"/>
                        </w:pPr>
                        <w:r>
                          <w:t>Patient Registry Find Candidates Query</w:t>
                        </w:r>
                      </w:p>
                    </w:txbxContent>
                  </v:textbox>
                </v:shape>
                <v:shape id="Text Box 60" o:spid="_x0000_s1080" type="#_x0000_t202" style="position:absolute;left:10285;top:14858;width:33152;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" stroked="f">
                  <v:textbox>
                    <w:txbxContent>
                      <w:p w14:paraId="01F1F675" w14:textId="77777777" w:rsidR="000F64B0" w:rsidRDefault="000F64B0" w:rsidP="00971004">
                        <w:pPr>
                          <w:jc w:val="center"/>
                        </w:pPr>
                        <w:r>
                          <w:t>Patient Registry Find Candidates Query Response</w:t>
                        </w:r>
                      </w:p>
                    </w:txbxContent>
                  </v:textbox>
                </v:shape>
                <v:shape id="Text Box 61" o:spid="_x0000_s1081" type="#_x0000_t202" style="position:absolute;left:12572;top:12577;width:29718;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" stroked="f">
                  <v:textbox>
                    <w:txbxContent>
                      <w:p w14:paraId="23C79809" w14:textId="77777777" w:rsidR="000F64B0" w:rsidRPr="00F908E2" w:rsidRDefault="000F64B0" w:rsidP="00971004">
                        <w:pPr>
                          <w:spacing w:before="0"/>
                          <w:jc w:val="center"/>
                        </w:pPr>
                        <w:r>
                          <w:t>PRPA_IN201305UV02</w:t>
                        </w:r>
                      </w:p>
                    </w:txbxContent>
                  </v:textbox>
                </v:shape>
                <v:line id="Line 62" o:spid="_x0000_s1082" style="position:absolute;visibility:visible;mso-wrap-style:square" from="7999,12577" to="48002,1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" strokeweight="1pt">
                  <v:stroke endarrow="block"/>
                </v:line>
                <v:shape id="Text Box 63" o:spid="_x0000_s1083" type="#_x0000_t202" style="position:absolute;left:12572;top:18288;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" stroked="f">
                  <v:textbox>
                    <w:txbxContent>
                      <w:p w14:paraId="61F6EE2B" w14:textId="77777777" w:rsidR="000F64B0" w:rsidRPr="00F908E2" w:rsidRDefault="000F64B0" w:rsidP="00971004">
                        <w:pPr>
                          <w:spacing w:before="0"/>
                          <w:jc w:val="center"/>
                        </w:pPr>
                        <w:r>
                          <w:t>PRPA_IN201306UV02</w:t>
                        </w:r>
                      </w:p>
                    </w:txbxContent>
                  </v:textbox>
                </v:shape>
                <v:line id="Line 64" o:spid="_x0000_s1084" style="position:absolute;visibility:visible;mso-wrap-style:square" from="7999,18288" to="48011,183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" strokeweight="1pt">
                  <v:stroke startarrow="block"/>
                </v:line>
                <v:rect id="Rectangle 65" o:spid="_x0000_s1085" style="position:absolute;left:5712;top:10288;width:2287;height:239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"/>
                <v:shape id="Text Box 66" o:spid="_x0000_s1086" type="#_x0000_t202" style="position:absolute;left:12572;top:22857;width:29718;height:3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" stroked="f">
                  <v:textbox>
                    <w:txbxContent>
                      <w:p w14:paraId="18B43F39" w14:textId="77777777" w:rsidR="000F64B0" w:rsidRDefault="000F64B0" w:rsidP="00971004">
                        <w:pPr>
                          <w:jc w:val="center"/>
                        </w:pPr>
                        <w:r>
                          <w:t>General Query Activate Query Continue</w:t>
                        </w:r>
                      </w:p>
                    </w:txbxContent>
                  </v:textbox>
                </v:shape>
                <v:shape id="Text Box 67" o:spid="_x0000_s1087" type="#_x0000_t202" style="position:absolute;left:10285;top:28568;width:33152;height:3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" stroked="f">
                  <v:textbox>
                    <w:txbxContent>
                      <w:p w14:paraId="143E2046" w14:textId="77777777" w:rsidR="000F64B0" w:rsidRDefault="000F64B0" w:rsidP="00971004">
                        <w:pPr>
                          <w:jc w:val="center"/>
                        </w:pPr>
                        <w:r>
                          <w:t>Patient Registry Find Candidates Query Response</w:t>
                        </w:r>
                      </w:p>
                    </w:txbxContent>
                  </v:textbox>
                </v:shape>
                <v:shape id="Text Box 68" o:spid="_x0000_s1088" type="#_x0000_t202" style="position:absolute;left:12572;top:26287;width:2971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" stroked="f">
                  <v:textbox>
                    <w:txbxContent>
                      <w:p w14:paraId="05235178" w14:textId="77777777" w:rsidR="000F64B0" w:rsidRPr="00F908E2" w:rsidRDefault="000F64B0" w:rsidP="00971004">
                        <w:pPr>
                          <w:spacing w:before="0"/>
                          <w:jc w:val="center"/>
                        </w:pPr>
                        <w:r>
                          <w:t>QUQI_IN000003UV01</w:t>
                        </w:r>
                      </w:p>
                    </w:txbxContent>
                  </v:textbox>
                </v:shape>
                <v:line id="Line 69" o:spid="_x0000_s1089" style="position:absolute;visibility:visible;mso-wrap-style:square" from="7999,26287" to="48002,26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" strokeweight="1pt">
                  <v:stroke endarrow="block"/>
                </v:line>
                <v:shape id="Text Box 70" o:spid="_x0000_s1090" type="#_x0000_t202" style="position:absolute;left:12572;top:31981;width:29718;height: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" stroked="f">
                  <v:textbox>
                    <w:txbxContent>
                      <w:p w14:paraId="0B1EAE17" w14:textId="77777777" w:rsidR="000F64B0" w:rsidRPr="00F908E2" w:rsidRDefault="000F64B0" w:rsidP="00971004">
                        <w:pPr>
                          <w:spacing w:before="0"/>
                          <w:jc w:val="center"/>
                        </w:pPr>
                        <w:r>
                          <w:t>PRPA_IN201306UV02</w:t>
                        </w:r>
                      </w:p>
                    </w:txbxContent>
                  </v:textbox>
                </v:shape>
                <v:line id="Line 71" o:spid="_x0000_s1091" style="position:absolute;visibility:visible;mso-wrap-style:square" from="7999,31981" to="48011,320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" strokeweight="1pt">
                  <v:stroke startarrow="block"/>
                </v:line>
                <w10:anchorlock/>
              </v:group>
            </w:pict>
          </mc:Fallback>
        </mc:AlternateContent>
      </w:r>
    </w:p>
    <w:p w14:paraId="081C4963" w14:textId="2BD75650" w:rsidR="007A1F44" w:rsidRPr="00A03C55" w:rsidRDefault="007A1F44" w:rsidP="00971004">
      <w:pPr>
        <w:pStyle w:val="FigureTitle"/>
        <w:rPr>
          <w:noProof w:val="0"/>
        </w:rPr>
      </w:pPr>
      <w:r w:rsidRPr="00A03C55">
        <w:rPr>
          <w:noProof w:val="0"/>
        </w:rPr>
        <w:t>Figure 3.4</w:t>
      </w:r>
      <w:r w:rsidR="00AE5A09">
        <w:rPr>
          <w:noProof w:val="0"/>
        </w:rPr>
        <w:t>7</w:t>
      </w:r>
      <w:r w:rsidRPr="00A03C55">
        <w:rPr>
          <w:noProof w:val="0"/>
        </w:rPr>
        <w:t>.4-1: Find Candidates Query</w:t>
      </w:r>
    </w:p>
    <w:p w14:paraId="4038146F"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517" w:name="_Toc169692758"/>
      <w:bookmarkStart w:id="1518" w:name="_Toc398544359"/>
      <w:r w:rsidRPr="00A03C55">
        <w:rPr>
          <w:noProof w:val="0"/>
        </w:rPr>
        <w:lastRenderedPageBreak/>
        <w:t>3.47.4.1 Patient Demographics Query</w:t>
      </w:r>
      <w:bookmarkEnd w:id="1517"/>
      <w:bookmarkEnd w:id="1518"/>
    </w:p>
    <w:p w14:paraId="4274CC60"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19" w:name="_Toc169692759"/>
      <w:r w:rsidRPr="00A03C55">
        <w:rPr>
          <w:noProof w:val="0"/>
        </w:rPr>
        <w:t>3.47.4.1.1 Trigger Events</w:t>
      </w:r>
      <w:bookmarkEnd w:id="1519"/>
    </w:p>
    <w:p w14:paraId="15D167DA" w14:textId="77777777" w:rsidR="007A1F44" w:rsidRPr="00A03C55" w:rsidRDefault="007A1F44" w:rsidP="00971004">
      <w:pPr>
        <w:pStyle w:val="BodyText"/>
      </w:pPr>
      <w:r w:rsidRPr="00A03C55">
        <w:t>A Patient Demographics Consumer’s need to select a patient based on demographic information about patients whose information matches a set of known data will trigger the Patient Demographics Query based on the following HL7 trigger event:</w:t>
      </w:r>
    </w:p>
    <w:p w14:paraId="1D89DC08" w14:textId="77777777" w:rsidR="007A1F44" w:rsidRPr="00A03C55" w:rsidRDefault="007A1F44" w:rsidP="00971004">
      <w:pPr>
        <w:pStyle w:val="BodyText"/>
        <w:rPr>
          <w:b/>
        </w:rPr>
      </w:pPr>
      <w:r w:rsidRPr="00A03C55">
        <w:rPr>
          <w:b/>
        </w:rPr>
        <w:t xml:space="preserve">Find Candidates Query (PRPA_TE201305UV02) </w:t>
      </w:r>
    </w:p>
    <w:p w14:paraId="4CCADD79" w14:textId="77777777" w:rsidR="007A1F44" w:rsidRPr="00A03C55" w:rsidRDefault="007A1F44" w:rsidP="00971004">
      <w:pPr>
        <w:pStyle w:val="BodyText"/>
      </w:pPr>
      <w:r w:rsidRPr="00A03C55">
        <w:t xml:space="preserve">An application, in the role of Query Placer, sends a query-by-parameter message to request that the application return </w:t>
      </w:r>
      <w:r w:rsidRPr="00A03C55">
        <w:rPr>
          <w:rStyle w:val="Emphasis"/>
          <w:iCs/>
          <w:color w:val="000000"/>
        </w:rPr>
        <w:t>all</w:t>
      </w:r>
      <w:r w:rsidRPr="00A03C55">
        <w:t xml:space="preserve"> person records that match the demographic information sent in the query parameters.</w:t>
      </w:r>
    </w:p>
    <w:p w14:paraId="1D9F3823"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20" w:name="_Toc169692760"/>
      <w:r w:rsidRPr="00A03C55">
        <w:rPr>
          <w:noProof w:val="0"/>
        </w:rPr>
        <w:t>3.47.4.1.2 Message Semantics</w:t>
      </w:r>
      <w:bookmarkEnd w:id="1520"/>
    </w:p>
    <w:p w14:paraId="00394DA4" w14:textId="77777777" w:rsidR="007A1F44" w:rsidRPr="00A03C55" w:rsidRDefault="007A1F44" w:rsidP="00971004">
      <w:pPr>
        <w:pStyle w:val="BodyText"/>
      </w:pPr>
      <w:r w:rsidRPr="00A03C55">
        <w:t>The Find Candidates Query is supported by the Patient Registry Query by Demographics (PRPA_MT201306UV02) message. The Patient Demographics Consumer shall generate the query message whenever it needs to select from a list of patients whose information matches a set of demographic data.</w:t>
      </w:r>
    </w:p>
    <w:p w14:paraId="31644586" w14:textId="77777777" w:rsidR="007A1F44" w:rsidRPr="00A03C55" w:rsidRDefault="007A1F44" w:rsidP="00971004">
      <w:pPr>
        <w:pStyle w:val="BodyText"/>
      </w:pPr>
      <w:r w:rsidRPr="00A03C55">
        <w:t xml:space="preserve">The components of the Patient Registry Query by Demographics message with cardinality greater than 0 (as shown below) are required, and the detailed description of the message is provided in </w:t>
      </w:r>
      <w:r w:rsidR="00292B01" w:rsidRPr="00A03C55">
        <w:t>Sections</w:t>
      </w:r>
      <w:r w:rsidRPr="00A03C55">
        <w:t xml:space="preserve"> 3.47.4.1.2.1 to 3.47.4.1.2.4. Additional components to be included if the Pediatric Demographics Option is supported are also indicated in </w:t>
      </w:r>
      <w:r w:rsidR="00292B01" w:rsidRPr="00A03C55">
        <w:t>Section</w:t>
      </w:r>
      <w:r w:rsidRPr="00A03C55">
        <w:t xml:space="preserve"> 3.47.4.1.2.1 to 3.47.4.1.2.4.</w:t>
      </w:r>
    </w:p>
    <w:p w14:paraId="6ECC0151" w14:textId="77777777" w:rsidR="007A1F44" w:rsidRPr="00A03C55" w:rsidRDefault="007A1F44" w:rsidP="00971004">
      <w:pPr>
        <w:pStyle w:val="BodyText"/>
      </w:pPr>
      <w:r w:rsidRPr="00A03C55">
        <w:t>The receiver shall respond to the query by sending the Patient Registry Find Candidates Response message (PRPA_MT201310UV02), which uses the Application Level Acknowledgement transmission wrapper. This satisfies the requirements of original mode acknowledgment; no intermediate Accept Acknowledgement is to be sent. The response message shall contain demographic records that reflect the best fit to all of the search criteria received in the Patient Registry Query by Demographics message.</w:t>
      </w:r>
    </w:p>
    <w:p w14:paraId="235B6E46"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21" w:name="_Toc169692761"/>
      <w:r w:rsidRPr="00A03C55">
        <w:rPr>
          <w:noProof w:val="0"/>
        </w:rPr>
        <w:t xml:space="preserve">3.47.4.1.2.1 Major Components of the Patient Registry Query by Demographics </w:t>
      </w:r>
      <w:bookmarkEnd w:id="1521"/>
    </w:p>
    <w:p w14:paraId="05A23200" w14:textId="77777777" w:rsidR="007A1F44" w:rsidRPr="00A03C55" w:rsidRDefault="007A1F44" w:rsidP="00971004">
      <w:pPr>
        <w:pStyle w:val="BodyText"/>
      </w:pPr>
      <w:r w:rsidRPr="00A03C55">
        <w:rPr>
          <w:rStyle w:val="Strong"/>
          <w:bCs/>
        </w:rPr>
        <w:t>LivingSubjectName Parameter</w:t>
      </w:r>
    </w:p>
    <w:p w14:paraId="3A64D0D0" w14:textId="77777777" w:rsidR="007A1F44" w:rsidRPr="00A03C55" w:rsidRDefault="007A1F44" w:rsidP="00971004">
      <w:pPr>
        <w:pStyle w:val="BodyText"/>
      </w:pPr>
      <w:r w:rsidRPr="00A03C55">
        <w:t xml:space="preserve">This optional parameter specifies the name of the person whose information is being queried. For this parameter item, a single person name (PN) data item shall be specified in the LivingSubjectName.value attribute. Only certain name parts within the PN data type (e.g., family name) may be specified. If the sender needs to indicate that the name parts specified are not limited to an exact match, then the </w:t>
      </w:r>
      <w:r w:rsidRPr="00A03C55">
        <w:rPr>
          <w:i/>
        </w:rPr>
        <w:t>use</w:t>
      </w:r>
      <w:r w:rsidRPr="00A03C55">
        <w:t xml:space="preserve"> attribute of the </w:t>
      </w:r>
      <w:r w:rsidRPr="00A03C55">
        <w:rPr>
          <w:i/>
        </w:rPr>
        <w:t>value</w:t>
      </w:r>
      <w:r w:rsidRPr="00A03C55">
        <w:t xml:space="preserve"> element shall be set to "SRCH". 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however, the MatchAlgorithm parameter may be used to indicate more specific requirements for the Supplier, based on an existing agreement on allowable values for MatchAlgorithm.value. </w:t>
      </w:r>
    </w:p>
    <w:p w14:paraId="48AB98D9" w14:textId="77777777" w:rsidR="007A1F44" w:rsidRPr="00A03C55" w:rsidRDefault="007A1F44" w:rsidP="00971004">
      <w:pPr>
        <w:pStyle w:val="BodyText"/>
      </w:pPr>
      <w:r w:rsidRPr="00A03C55">
        <w:rPr>
          <w:rStyle w:val="Strong"/>
          <w:bCs/>
        </w:rPr>
        <w:lastRenderedPageBreak/>
        <w:t>LivingSubjectAdministrativeGender Parameter</w:t>
      </w:r>
    </w:p>
    <w:p w14:paraId="7A139C23" w14:textId="77777777" w:rsidR="007A1F44" w:rsidRPr="00A03C55" w:rsidRDefault="007A1F44" w:rsidP="00971004">
      <w:pPr>
        <w:pStyle w:val="BodyText"/>
      </w:pPr>
      <w:r w:rsidRPr="00A03C55">
        <w:t xml:space="preserve">This optional parameter specifies the administrative gender of the person whose information is being queried. For this parameter item, a single administrative gender code shall be specified in the LivingSubjectAdministrativeGender.value attribute. </w:t>
      </w:r>
    </w:p>
    <w:p w14:paraId="5D59ECB7" w14:textId="77777777" w:rsidR="007A1F44" w:rsidRPr="00A03C55" w:rsidRDefault="007A1F44" w:rsidP="00971004">
      <w:pPr>
        <w:pStyle w:val="BodyText"/>
      </w:pPr>
      <w:r w:rsidRPr="00A03C55">
        <w:rPr>
          <w:rStyle w:val="Strong"/>
          <w:bCs/>
        </w:rPr>
        <w:t>LivingSubjectBirthTime Parameter</w:t>
      </w:r>
    </w:p>
    <w:p w14:paraId="5DDB0803" w14:textId="77777777" w:rsidR="007A1F44" w:rsidRPr="00A03C55" w:rsidRDefault="007A1F44" w:rsidP="00971004">
      <w:pPr>
        <w:pStyle w:val="BodyText"/>
      </w:pPr>
      <w:r w:rsidRPr="00A03C55">
        <w:t>This optional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36CF4BA2" w14:textId="77777777" w:rsidR="007A1F44" w:rsidRPr="00A03C55" w:rsidRDefault="007A1F44" w:rsidP="00971004">
      <w:pPr>
        <w:pStyle w:val="BodyText"/>
      </w:pPr>
      <w:r w:rsidRPr="00A03C55">
        <w:rPr>
          <w:rStyle w:val="Strong"/>
          <w:bCs/>
        </w:rPr>
        <w:t>PatientAddress Parameter</w:t>
      </w:r>
    </w:p>
    <w:p w14:paraId="499558F2" w14:textId="77777777" w:rsidR="007A1F44" w:rsidRPr="00A03C55" w:rsidRDefault="007A1F44" w:rsidP="00971004">
      <w:pPr>
        <w:pStyle w:val="BodyText"/>
      </w:pPr>
      <w:r w:rsidRPr="00A03C55">
        <w:t>This optional parameter specifies one or more addresses associated with the person whose information is being queried.</w:t>
      </w:r>
    </w:p>
    <w:p w14:paraId="0182269E" w14:textId="77777777" w:rsidR="007A1F44" w:rsidRPr="00A03C55" w:rsidRDefault="007A1F44" w:rsidP="00040336">
      <w:pPr>
        <w:pStyle w:val="BodyText"/>
        <w:keepNext/>
      </w:pPr>
      <w:r w:rsidRPr="00A03C55">
        <w:rPr>
          <w:rStyle w:val="Strong"/>
          <w:bCs/>
        </w:rPr>
        <w:t>LivingSubjectId Parameter</w:t>
      </w:r>
    </w:p>
    <w:p w14:paraId="791021AF" w14:textId="265B179C" w:rsidR="007A1F44" w:rsidRPr="00A03C55" w:rsidRDefault="007A1F44" w:rsidP="00971004">
      <w:pPr>
        <w:pStyle w:val="BodyText"/>
      </w:pPr>
      <w:r w:rsidRPr="00A03C55">
        <w:t xml:space="preserve">This optional repeating parameter specifies an identifier associated with the patient whose information is being queried (e.g., a local identifier, or an account identifier). If multiple instances of this parameter are provided in the query, all of the associated identifiers must match. The identifier specified in the LivingSubjectId.value attribute is expressed using the II data type. Please see </w:t>
      </w:r>
      <w:r w:rsidR="00C06CE3" w:rsidRPr="00A03C55">
        <w:t xml:space="preserve">ITI TF-2x: </w:t>
      </w:r>
      <w:r w:rsidRPr="00A03C55">
        <w:t>Appendix E for the use of the II data type for patient identifiers.</w:t>
      </w:r>
    </w:p>
    <w:p w14:paraId="7AE92FCE" w14:textId="77777777" w:rsidR="007A1F44" w:rsidRPr="00A03C55" w:rsidRDefault="007A1F44" w:rsidP="00971004">
      <w:pPr>
        <w:pStyle w:val="BodyText"/>
      </w:pPr>
      <w:r w:rsidRPr="00A03C55">
        <w:rPr>
          <w:rStyle w:val="Strong"/>
          <w:bCs/>
        </w:rPr>
        <w:t>OtherIDsScopingOrganization Parameter</w:t>
      </w:r>
    </w:p>
    <w:p w14:paraId="5EDBF988" w14:textId="77777777" w:rsidR="007A1F44" w:rsidRPr="00A03C55" w:rsidRDefault="007A1F44" w:rsidP="00971004">
      <w:pPr>
        <w:pStyle w:val="BodyText"/>
      </w:pPr>
      <w:r w:rsidRPr="00A03C55">
        <w:t xml:space="preserve">This optional repeating parameter specifies the assigning authority/authorities of the Patient Identity Domain(s) for which identifiers are to be returned. The identifier specified in the OtherIDsScopingOrganization.value attribute shall be expressed using the II data type, where the </w:t>
      </w:r>
      <w:r w:rsidRPr="00A03C55">
        <w:rPr>
          <w:i/>
        </w:rPr>
        <w:t>root</w:t>
      </w:r>
      <w:r w:rsidRPr="00A03C55">
        <w:t xml:space="preserve"> element contains a valid ISO OID, and there is no </w:t>
      </w:r>
      <w:r w:rsidRPr="00A03C55">
        <w:rPr>
          <w:i/>
        </w:rPr>
        <w:t>extension</w:t>
      </w:r>
      <w:r w:rsidRPr="00A03C55">
        <w:t xml:space="preserve"> element. If no such parameter is supplied, the patient demographics supplier is required to return the identifiers from all Patient Identity Domains known to it. Any parameter value which is not recognized by the target patient information source shall cause an error condition.</w:t>
      </w:r>
    </w:p>
    <w:p w14:paraId="3800AE73" w14:textId="77777777" w:rsidR="007A1F44" w:rsidRPr="00A03C55" w:rsidRDefault="007A1F44" w:rsidP="00971004">
      <w:pPr>
        <w:pStyle w:val="BodyText"/>
      </w:pPr>
      <w:r w:rsidRPr="00A03C55">
        <w:t>Additional components to be included if the Pediatric Demographics Option is supported are also indicated below:</w:t>
      </w:r>
    </w:p>
    <w:p w14:paraId="0D3135AA" w14:textId="77777777" w:rsidR="007A1F44" w:rsidRPr="00A03C55" w:rsidRDefault="007A1F44" w:rsidP="00971004">
      <w:pPr>
        <w:pStyle w:val="BodyText"/>
        <w:rPr>
          <w:b/>
        </w:rPr>
      </w:pPr>
      <w:r w:rsidRPr="00A03C55">
        <w:rPr>
          <w:b/>
        </w:rPr>
        <w:t>MothersMaidenName Parameter</w:t>
      </w:r>
    </w:p>
    <w:p w14:paraId="33E483F7" w14:textId="77777777" w:rsidR="007A1F44" w:rsidRPr="00A03C55" w:rsidRDefault="007A1F44" w:rsidP="00971004">
      <w:pPr>
        <w:pStyle w:val="BodyText"/>
      </w:pPr>
      <w:r w:rsidRPr="00A03C55">
        <w:t xml:space="preserve">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If the sender needs to indicate that the name parts specified are not limited to an exact match, then the use attribute of the value element shall be set to "SRCH". </w:t>
      </w:r>
    </w:p>
    <w:p w14:paraId="60A75FF6" w14:textId="77777777" w:rsidR="007A1F44" w:rsidRPr="00A03C55" w:rsidRDefault="007A1F44" w:rsidP="00971004">
      <w:pPr>
        <w:pStyle w:val="BodyText"/>
        <w:rPr>
          <w:b/>
        </w:rPr>
      </w:pPr>
      <w:r w:rsidRPr="00A03C55">
        <w:rPr>
          <w:b/>
        </w:rPr>
        <w:t>PatientTelecom Parameter</w:t>
      </w:r>
    </w:p>
    <w:p w14:paraId="10195A47" w14:textId="77777777" w:rsidR="007A1F44" w:rsidRPr="00A03C55" w:rsidRDefault="007A1F44" w:rsidP="00971004">
      <w:pPr>
        <w:pStyle w:val="BodyText"/>
      </w:pPr>
      <w:r w:rsidRPr="00A03C55">
        <w:t xml:space="preserve">This optional parameter specifies the primary telephone number or email address of the person whose information is being queried. </w:t>
      </w:r>
    </w:p>
    <w:p w14:paraId="37A91D93" w14:textId="77777777" w:rsidR="007A1F44" w:rsidRPr="00A03C55" w:rsidRDefault="007A1F44" w:rsidP="00635278">
      <w:pPr>
        <w:pStyle w:val="BodyText"/>
      </w:pPr>
      <w:r w:rsidRPr="00A03C55">
        <w:t>Additional components to be included if the Pediatric Demographics Option is supported are also indicated below:</w:t>
      </w:r>
    </w:p>
    <w:p w14:paraId="6DE06AB0" w14:textId="77777777" w:rsidR="007A1F44" w:rsidRPr="00A03C55" w:rsidRDefault="007A1F44" w:rsidP="00635278">
      <w:pPr>
        <w:pStyle w:val="BodyText"/>
      </w:pPr>
      <w:r w:rsidRPr="00A03C55">
        <w:rPr>
          <w:rStyle w:val="Strong"/>
          <w:bCs/>
        </w:rPr>
        <w:lastRenderedPageBreak/>
        <w:t>MothersMaidenName Parameter</w:t>
      </w:r>
    </w:p>
    <w:p w14:paraId="5569DD6B" w14:textId="77777777" w:rsidR="007A1F44" w:rsidRPr="00A03C55" w:rsidRDefault="007A1F44" w:rsidP="00635278">
      <w:pPr>
        <w:pStyle w:val="BodyText"/>
      </w:pPr>
      <w:r w:rsidRPr="00A03C55">
        <w:t xml:space="preserve">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If the sender needs to indicate that the name parts specified are not limited to an exact match, then the </w:t>
      </w:r>
      <w:r w:rsidRPr="00A03C55">
        <w:rPr>
          <w:i/>
        </w:rPr>
        <w:t>use</w:t>
      </w:r>
      <w:r w:rsidRPr="00A03C55">
        <w:t xml:space="preserve"> attribute of the </w:t>
      </w:r>
      <w:r w:rsidRPr="00A03C55">
        <w:rPr>
          <w:i/>
        </w:rPr>
        <w:t>value</w:t>
      </w:r>
      <w:r w:rsidRPr="00A03C55">
        <w:t xml:space="preserve"> element shall be set to "SRCH". </w:t>
      </w:r>
    </w:p>
    <w:p w14:paraId="596038E5" w14:textId="77777777" w:rsidR="007A1F44" w:rsidRPr="00A03C55" w:rsidRDefault="007A1F44" w:rsidP="00635278">
      <w:pPr>
        <w:pStyle w:val="BodyText"/>
      </w:pPr>
      <w:r w:rsidRPr="00A03C55">
        <w:rPr>
          <w:rStyle w:val="Strong"/>
          <w:bCs/>
        </w:rPr>
        <w:t>PatientTelecom Parameter</w:t>
      </w:r>
    </w:p>
    <w:p w14:paraId="5B73A007" w14:textId="77777777" w:rsidR="007A1F44" w:rsidRPr="00A03C55" w:rsidRDefault="007A1F44" w:rsidP="00971004">
      <w:pPr>
        <w:pStyle w:val="BodyText"/>
      </w:pPr>
      <w:r w:rsidRPr="00A03C55">
        <w:t xml:space="preserve">This optional parameter specifies the primary telephone number or email address of the person whose information is being queried. </w:t>
      </w:r>
    </w:p>
    <w:p w14:paraId="7DCF0987"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22" w:name="_Toc169692762"/>
      <w:r w:rsidRPr="00A03C55">
        <w:rPr>
          <w:noProof w:val="0"/>
        </w:rPr>
        <w:t>3.47.4.1.2.2 Message Information Model of the Patient Registry Query by Demographics Message</w:t>
      </w:r>
      <w:bookmarkEnd w:id="1522"/>
    </w:p>
    <w:p w14:paraId="0AAD69D8" w14:textId="77777777" w:rsidR="007A1F44" w:rsidRPr="00A03C55" w:rsidRDefault="007A1F44" w:rsidP="00971004">
      <w:pPr>
        <w:pStyle w:val="BodyText"/>
        <w:rPr>
          <w:i/>
        </w:rPr>
      </w:pPr>
      <w:r w:rsidRPr="00A03C55">
        <w:t xml:space="preserve">Below is the Message Information Model for the Query by Demographics message, as restricted for this transaction. The purpose of the model is to describe the data elements relevant for this transaction. It is a strict subset of the </w:t>
      </w:r>
      <w:r w:rsidRPr="00A03C55">
        <w:rPr>
          <w:i/>
        </w:rPr>
        <w:t xml:space="preserve">Patient Registry Query by Demographics (PRPA_RM201306UV02) RMIM. </w:t>
      </w:r>
      <w:r w:rsidRPr="00A03C55">
        <w:t>If the Pediatric Demographics Option is supported, there are somewhat fewer constraints on the RMIM; these are also indicated.</w:t>
      </w:r>
    </w:p>
    <w:p w14:paraId="39C2493A" w14:textId="77777777" w:rsidR="007A1F44" w:rsidRPr="00A03C55" w:rsidRDefault="007A1F44" w:rsidP="00971004">
      <w:pPr>
        <w:pStyle w:val="BodyText"/>
      </w:pPr>
      <w:r w:rsidRPr="00A03C55">
        <w:t xml:space="preserve">The base RMIM can be found on the HL7 V3 2008 Edition CD at </w:t>
      </w:r>
      <w:r w:rsidRPr="00A03C55">
        <w:rPr>
          <w:rStyle w:val="Hyperlink"/>
        </w:rPr>
        <w:t>Edition2008/domains/uvpa/editable/PRPA_RM201306UV.htm</w:t>
      </w:r>
      <w:r w:rsidRPr="00A03C55">
        <w:t>. The following restrictions were made on the original RMIMs to arrive at the restricted model:</w:t>
      </w:r>
    </w:p>
    <w:p w14:paraId="6D801407" w14:textId="77777777" w:rsidR="008E3CF3" w:rsidRPr="00A03C55" w:rsidRDefault="007A1F44" w:rsidP="00EC243F">
      <w:pPr>
        <w:pStyle w:val="ListBullet2"/>
      </w:pPr>
      <w:r w:rsidRPr="00A03C55">
        <w:t>Exactly one value attribute shall be present in each parameter</w:t>
      </w:r>
    </w:p>
    <w:p w14:paraId="658D4834" w14:textId="77777777" w:rsidR="008E3CF3" w:rsidRPr="00A03C55" w:rsidRDefault="007A1F44" w:rsidP="00EC243F">
      <w:pPr>
        <w:pStyle w:val="ListBullet2"/>
      </w:pPr>
      <w:r w:rsidRPr="00A03C55">
        <w:t xml:space="preserve">Only the LivingSubjectId, OtherIDsScopingOrganization, and LivingSubjectName parameters can have more than one instance </w:t>
      </w:r>
    </w:p>
    <w:p w14:paraId="7817CFE0" w14:textId="77777777" w:rsidR="008E3CF3" w:rsidRPr="00A03C55" w:rsidRDefault="007A1F44" w:rsidP="00EC243F">
      <w:pPr>
        <w:pStyle w:val="ListBullet2"/>
      </w:pPr>
      <w:r w:rsidRPr="00A03C55">
        <w:t>The optional attributes ParameterList.id, MatchCriterionList.id, QueryByParameter responseElementGroupId, QueryByParameter.modifyCode, and QueryByParameter.executionAndDeliveryTime were omitted from the model</w:t>
      </w:r>
    </w:p>
    <w:p w14:paraId="448EAE2C" w14:textId="77777777" w:rsidR="008E3CF3" w:rsidRPr="00A03C55" w:rsidRDefault="007A1F44" w:rsidP="00EC243F">
      <w:pPr>
        <w:pStyle w:val="ListBullet2"/>
      </w:pPr>
      <w:r w:rsidRPr="00A03C55">
        <w:t>QueryByParameter.responsePriorityCode is required and is fixed to I (Immediate)</w:t>
      </w:r>
    </w:p>
    <w:p w14:paraId="30BCBA1B" w14:textId="77777777" w:rsidR="008E3CF3" w:rsidRPr="00A03C55" w:rsidRDefault="007A1F44" w:rsidP="00EC243F">
      <w:pPr>
        <w:pStyle w:val="ListBullet2"/>
      </w:pPr>
      <w:r w:rsidRPr="00A03C55">
        <w:t>QueryByParameter.responseModalityCode is required and is fixed to R (Real Time)</w:t>
      </w:r>
    </w:p>
    <w:p w14:paraId="533C7BC5" w14:textId="77777777" w:rsidR="008E3CF3" w:rsidRPr="00A03C55" w:rsidRDefault="007A1F44" w:rsidP="00EC243F">
      <w:pPr>
        <w:pStyle w:val="ListBullet2"/>
      </w:pPr>
      <w:r w:rsidRPr="00A03C55">
        <w:t>QueryByParameter.statusCode is defaulted to "new".</w:t>
      </w:r>
    </w:p>
    <w:p w14:paraId="526505DD" w14:textId="77777777" w:rsidR="008E3CF3" w:rsidRPr="00A03C55" w:rsidRDefault="007A1F44" w:rsidP="00EC243F">
      <w:pPr>
        <w:pStyle w:val="ListBullet2"/>
      </w:pPr>
      <w:r w:rsidRPr="00A03C55">
        <w:t>The data type of MatchAlgorithm.value is constrained to ST</w:t>
      </w:r>
    </w:p>
    <w:p w14:paraId="089ECC33" w14:textId="77777777" w:rsidR="008E3CF3" w:rsidRPr="00A03C55" w:rsidRDefault="007A1F44" w:rsidP="00EC243F">
      <w:pPr>
        <w:pStyle w:val="ListBullet2"/>
      </w:pPr>
      <w:r w:rsidRPr="00A03C55">
        <w:t>The data type of MinimumDegreeMatch.value is constrained to INT</w:t>
      </w:r>
    </w:p>
    <w:p w14:paraId="4F0C7CFE" w14:textId="77777777" w:rsidR="008E3CF3" w:rsidRPr="00A03C55" w:rsidRDefault="007A1F44" w:rsidP="00EC243F">
      <w:pPr>
        <w:pStyle w:val="ListBullet2"/>
      </w:pPr>
      <w:r w:rsidRPr="00A03C55">
        <w:t>The data type of LivingSubjectName.value is constrained to PN</w:t>
      </w:r>
    </w:p>
    <w:p w14:paraId="2D240C84" w14:textId="77777777" w:rsidR="008E3CF3" w:rsidRPr="00A03C55" w:rsidRDefault="007A1F44" w:rsidP="00EC243F">
      <w:pPr>
        <w:pStyle w:val="ListBullet2"/>
      </w:pPr>
      <w:r w:rsidRPr="00A03C55">
        <w:t>The optional SortControl was omitted from the model</w:t>
      </w:r>
    </w:p>
    <w:p w14:paraId="5B01018A" w14:textId="77777777" w:rsidR="008E3CF3" w:rsidRPr="00A03C55" w:rsidRDefault="007A1F44" w:rsidP="00EC243F">
      <w:pPr>
        <w:pStyle w:val="ListBullet2"/>
      </w:pPr>
      <w:r w:rsidRPr="00A03C55">
        <w:t>The optional MatchWeight was omitted from the model</w:t>
      </w:r>
    </w:p>
    <w:p w14:paraId="50A4DFF3" w14:textId="77777777" w:rsidR="008E3CF3" w:rsidRPr="00A03C55" w:rsidRDefault="007A1F44" w:rsidP="00EC243F">
      <w:pPr>
        <w:pStyle w:val="ListBullet2"/>
      </w:pPr>
      <w:r w:rsidRPr="00A03C55">
        <w:t>The following optional parameters were omitted from the model:</w:t>
      </w:r>
    </w:p>
    <w:p w14:paraId="60305ECB" w14:textId="77777777" w:rsidR="008E3CF3" w:rsidRPr="00A03C55" w:rsidRDefault="007A1F44" w:rsidP="000F64B0">
      <w:pPr>
        <w:pStyle w:val="ListBullet3"/>
        <w:numPr>
          <w:ilvl w:val="0"/>
          <w:numId w:val="14"/>
        </w:numPr>
      </w:pPr>
      <w:r w:rsidRPr="00A03C55">
        <w:t>PatientTelecom (not omitted if Pediatric Demographics Option is supported)</w:t>
      </w:r>
    </w:p>
    <w:p w14:paraId="3AB172B4" w14:textId="77777777" w:rsidR="008E3CF3" w:rsidRPr="00A03C55" w:rsidRDefault="007A1F44" w:rsidP="000F64B0">
      <w:pPr>
        <w:pStyle w:val="ListBullet3"/>
        <w:numPr>
          <w:ilvl w:val="0"/>
          <w:numId w:val="14"/>
        </w:numPr>
      </w:pPr>
      <w:r w:rsidRPr="00A03C55">
        <w:lastRenderedPageBreak/>
        <w:t>PrincipalCareProviderId</w:t>
      </w:r>
    </w:p>
    <w:p w14:paraId="448A3EE1" w14:textId="77777777" w:rsidR="008E3CF3" w:rsidRPr="00A03C55" w:rsidRDefault="007A1F44" w:rsidP="000F64B0">
      <w:pPr>
        <w:pStyle w:val="ListBullet3"/>
        <w:numPr>
          <w:ilvl w:val="0"/>
          <w:numId w:val="14"/>
        </w:numPr>
      </w:pPr>
      <w:r w:rsidRPr="00A03C55">
        <w:t>PrinicpalCareProvisionId</w:t>
      </w:r>
    </w:p>
    <w:p w14:paraId="069B0F44" w14:textId="77777777" w:rsidR="008E3CF3" w:rsidRPr="00A03C55" w:rsidRDefault="007A1F44" w:rsidP="000F64B0">
      <w:pPr>
        <w:pStyle w:val="ListBullet3"/>
        <w:numPr>
          <w:ilvl w:val="0"/>
          <w:numId w:val="14"/>
        </w:numPr>
      </w:pPr>
      <w:r w:rsidRPr="00A03C55">
        <w:t>MothersMaidenName (not omitted if Pediatric Demographics Option is supported)</w:t>
      </w:r>
    </w:p>
    <w:p w14:paraId="05A548CC" w14:textId="77777777" w:rsidR="008E3CF3" w:rsidRPr="00A03C55" w:rsidRDefault="007A1F44" w:rsidP="000F64B0">
      <w:pPr>
        <w:pStyle w:val="ListBullet3"/>
        <w:numPr>
          <w:ilvl w:val="0"/>
          <w:numId w:val="14"/>
        </w:numPr>
      </w:pPr>
      <w:r w:rsidRPr="00A03C55">
        <w:t>LivingSubjectDeceasedTime</w:t>
      </w:r>
    </w:p>
    <w:p w14:paraId="30E66A37" w14:textId="77777777" w:rsidR="008E3CF3" w:rsidRPr="00A03C55" w:rsidRDefault="007A1F44" w:rsidP="000F64B0">
      <w:pPr>
        <w:pStyle w:val="ListBullet3"/>
        <w:numPr>
          <w:ilvl w:val="0"/>
          <w:numId w:val="14"/>
        </w:numPr>
      </w:pPr>
      <w:r w:rsidRPr="00A03C55">
        <w:t>PatientStatusCode</w:t>
      </w:r>
    </w:p>
    <w:p w14:paraId="12858AFD" w14:textId="77777777" w:rsidR="008E3CF3" w:rsidRPr="00A03C55" w:rsidRDefault="007A1F44" w:rsidP="000F64B0">
      <w:pPr>
        <w:pStyle w:val="ListBullet3"/>
        <w:numPr>
          <w:ilvl w:val="0"/>
          <w:numId w:val="14"/>
        </w:numPr>
      </w:pPr>
      <w:r w:rsidRPr="00A03C55">
        <w:t>LivingSubjectBirthPlaceName</w:t>
      </w:r>
    </w:p>
    <w:p w14:paraId="2831B892" w14:textId="77777777" w:rsidR="008E3CF3" w:rsidRPr="00A03C55" w:rsidRDefault="007A1F44" w:rsidP="000F64B0">
      <w:pPr>
        <w:pStyle w:val="ListBullet3"/>
        <w:numPr>
          <w:ilvl w:val="0"/>
          <w:numId w:val="14"/>
        </w:numPr>
      </w:pPr>
      <w:r w:rsidRPr="00A03C55">
        <w:t>LivingSubjectBirthPlaceAddress</w:t>
      </w:r>
    </w:p>
    <w:p w14:paraId="16827668" w14:textId="77777777" w:rsidR="007A1F44" w:rsidRPr="00A03C55" w:rsidRDefault="007A1F44" w:rsidP="00971004"/>
    <w:p w14:paraId="2605448E" w14:textId="77777777" w:rsidR="007A1F44" w:rsidRPr="00A03C55" w:rsidRDefault="00D139D9" w:rsidP="00971004">
      <w:pPr>
        <w:keepNext/>
      </w:pPr>
      <w:r w:rsidRPr="00A03C55">
        <w:rPr>
          <w:noProof/>
          <w:lang w:eastAsia="fr-FR"/>
        </w:rPr>
        <w:drawing>
          <wp:inline distT="0" distB="0" distL="0" distR="0" wp14:anchorId="4FCFD48B" wp14:editId="7319AF7C">
            <wp:extent cx="5507355" cy="3101975"/>
            <wp:effectExtent l="0" t="0" r="4445" b="0"/>
            <wp:docPr id="53" name="Picture 53" descr="PDQ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DQ V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07355" cy="3101975"/>
                    </a:xfrm>
                    <a:prstGeom prst="rect">
                      <a:avLst/>
                    </a:prstGeom>
                    <a:noFill/>
                    <a:ln>
                      <a:noFill/>
                    </a:ln>
                  </pic:spPr>
                </pic:pic>
              </a:graphicData>
            </a:graphic>
          </wp:inline>
        </w:drawing>
      </w:r>
    </w:p>
    <w:p w14:paraId="3323CE15" w14:textId="1A51DEE3" w:rsidR="007A1F44" w:rsidRPr="00A03C55" w:rsidRDefault="007A1F44" w:rsidP="00971004">
      <w:pPr>
        <w:pStyle w:val="FigureTitle"/>
        <w:rPr>
          <w:noProof w:val="0"/>
        </w:rPr>
      </w:pPr>
      <w:r w:rsidRPr="00A03C55">
        <w:rPr>
          <w:noProof w:val="0"/>
        </w:rPr>
        <w:t>Figure 3.47.4.1.2</w:t>
      </w:r>
      <w:r w:rsidR="009C28BF" w:rsidRPr="00A03C55">
        <w:rPr>
          <w:noProof w:val="0"/>
        </w:rPr>
        <w:t>.2</w:t>
      </w:r>
      <w:r w:rsidRPr="00A03C55">
        <w:rPr>
          <w:noProof w:val="0"/>
        </w:rPr>
        <w:t>-1: Message Information Model for the Query by Demographics Message</w:t>
      </w:r>
    </w:p>
    <w:p w14:paraId="17E70F2C" w14:textId="77777777" w:rsidR="007A1F44" w:rsidRPr="00A03C55" w:rsidRDefault="007A1F44" w:rsidP="00971004">
      <w:pPr>
        <w:pStyle w:val="BodyText"/>
      </w:pPr>
      <w:r w:rsidRPr="00A03C55">
        <w:t>The attributes of this model are described in the following table:</w:t>
      </w:r>
    </w:p>
    <w:p w14:paraId="5E04D565" w14:textId="26F3DE90" w:rsidR="007A1F44" w:rsidRPr="00A03C55" w:rsidRDefault="007A1F44" w:rsidP="00971004">
      <w:pPr>
        <w:pStyle w:val="TableTitle"/>
        <w:rPr>
          <w:noProof w:val="0"/>
        </w:rPr>
      </w:pPr>
      <w:r w:rsidRPr="00A03C55">
        <w:rPr>
          <w:noProof w:val="0"/>
        </w:rPr>
        <w:t>Table 3.47.4.1.2</w:t>
      </w:r>
      <w:r w:rsidR="009C28BF" w:rsidRPr="00A03C55">
        <w:rPr>
          <w:noProof w:val="0"/>
        </w:rPr>
        <w:t>.2</w:t>
      </w:r>
      <w:r w:rsidRPr="00A03C55">
        <w:rPr>
          <w:noProof w:val="0"/>
        </w:rPr>
        <w:t>-1: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2E6340B2" w14:textId="77777777" w:rsidTr="00B6518F">
        <w:trPr>
          <w:trHeight w:val="525"/>
          <w:tblHeader/>
        </w:trPr>
        <w:tc>
          <w:tcPr>
            <w:tcW w:w="4363" w:type="dxa"/>
            <w:shd w:val="clear" w:color="auto" w:fill="D9D9D9"/>
          </w:tcPr>
          <w:p w14:paraId="7A7B63F9" w14:textId="77777777" w:rsidR="007A1F44" w:rsidRPr="00A03C55" w:rsidRDefault="007A1F44" w:rsidP="00A063AC">
            <w:pPr>
              <w:pStyle w:val="TableEntryHeader"/>
              <w:rPr>
                <w:noProof w:val="0"/>
              </w:rPr>
            </w:pPr>
            <w:r w:rsidRPr="00A03C55">
              <w:rPr>
                <w:noProof w:val="0"/>
              </w:rPr>
              <w:t>PRPA_HD201306IHE</w:t>
            </w:r>
            <w:r w:rsidRPr="00A03C55">
              <w:rPr>
                <w:noProof w:val="0"/>
              </w:rPr>
              <w:br/>
              <w:t>Patient Registry Query by Demographics</w:t>
            </w:r>
          </w:p>
        </w:tc>
        <w:tc>
          <w:tcPr>
            <w:tcW w:w="5280" w:type="dxa"/>
            <w:shd w:val="clear" w:color="auto" w:fill="D9D9D9"/>
          </w:tcPr>
          <w:p w14:paraId="6AB730F4" w14:textId="77777777" w:rsidR="007A1F44" w:rsidRPr="00A03C55" w:rsidRDefault="007A1F44" w:rsidP="00A53067">
            <w:pPr>
              <w:pStyle w:val="TableEntryHeader"/>
              <w:rPr>
                <w:noProof w:val="0"/>
              </w:rPr>
            </w:pPr>
            <w:r w:rsidRPr="00A03C55">
              <w:rPr>
                <w:noProof w:val="0"/>
              </w:rPr>
              <w:t>This HMD extract defines the message used to query a patient registry for records matching a set of demographics information.</w:t>
            </w:r>
          </w:p>
          <w:p w14:paraId="10DDF741" w14:textId="51E05A45" w:rsidR="007A1F44" w:rsidRPr="00A03C55" w:rsidRDefault="007A1F44" w:rsidP="00A53067">
            <w:pPr>
              <w:pStyle w:val="TableEntryHeader"/>
              <w:rPr>
                <w:noProof w:val="0"/>
              </w:rPr>
            </w:pPr>
            <w:r w:rsidRPr="00A03C55">
              <w:rPr>
                <w:noProof w:val="0"/>
              </w:rPr>
              <w:t>Derived from Figure 3.47.4.1.2</w:t>
            </w:r>
            <w:r w:rsidR="009C28BF" w:rsidRPr="00A03C55">
              <w:rPr>
                <w:noProof w:val="0"/>
              </w:rPr>
              <w:t>.2</w:t>
            </w:r>
            <w:r w:rsidRPr="00A03C55">
              <w:rPr>
                <w:noProof w:val="0"/>
              </w:rPr>
              <w:t>-1 (PRPA_RM201306IHE)</w:t>
            </w:r>
          </w:p>
        </w:tc>
      </w:tr>
      <w:tr w:rsidR="007A1F44" w:rsidRPr="00A03C55" w14:paraId="2E7E37D0" w14:textId="77777777" w:rsidTr="003462A5">
        <w:trPr>
          <w:cantSplit/>
        </w:trPr>
        <w:tc>
          <w:tcPr>
            <w:tcW w:w="4363" w:type="dxa"/>
          </w:tcPr>
          <w:p w14:paraId="30B5BC77" w14:textId="77777777" w:rsidR="007A1F44" w:rsidRPr="00A03C55" w:rsidRDefault="007A1F44" w:rsidP="00971004">
            <w:pPr>
              <w:pStyle w:val="TableEntry"/>
              <w:rPr>
                <w:b/>
                <w:noProof w:val="0"/>
              </w:rPr>
            </w:pPr>
            <w:r w:rsidRPr="00A03C55">
              <w:rPr>
                <w:b/>
                <w:noProof w:val="0"/>
              </w:rPr>
              <w:t>QueryByParameter</w:t>
            </w:r>
          </w:p>
        </w:tc>
        <w:tc>
          <w:tcPr>
            <w:tcW w:w="5280" w:type="dxa"/>
          </w:tcPr>
          <w:p w14:paraId="470BE5DD" w14:textId="77777777" w:rsidR="007A1F44" w:rsidRPr="00A03C55" w:rsidRDefault="007A1F44" w:rsidP="00971004">
            <w:pPr>
              <w:pStyle w:val="TableEntry"/>
              <w:rPr>
                <w:noProof w:val="0"/>
              </w:rPr>
            </w:pPr>
            <w:r w:rsidRPr="00A03C55">
              <w:rPr>
                <w:noProof w:val="0"/>
              </w:rPr>
              <w:t>The entry point for the domain content in this query</w:t>
            </w:r>
          </w:p>
        </w:tc>
      </w:tr>
      <w:tr w:rsidR="007A1F44" w:rsidRPr="00A03C55" w14:paraId="3A9270F8" w14:textId="77777777" w:rsidTr="003462A5">
        <w:trPr>
          <w:cantSplit/>
        </w:trPr>
        <w:tc>
          <w:tcPr>
            <w:tcW w:w="4363" w:type="dxa"/>
          </w:tcPr>
          <w:p w14:paraId="3B2FE8F3" w14:textId="77777777" w:rsidR="007A1F44" w:rsidRPr="00A03C55" w:rsidRDefault="007A1F44" w:rsidP="00971004">
            <w:pPr>
              <w:pStyle w:val="TableEntry"/>
              <w:rPr>
                <w:noProof w:val="0"/>
              </w:rPr>
            </w:pPr>
            <w:r w:rsidRPr="00A03C55">
              <w:rPr>
                <w:noProof w:val="0"/>
              </w:rPr>
              <w:t>queryId [1..1]</w:t>
            </w:r>
            <w:r w:rsidRPr="00A03C55">
              <w:rPr>
                <w:noProof w:val="0"/>
              </w:rPr>
              <w:br/>
            </w:r>
            <w:hyperlink r:id="rId161" w:anchor="QueryByParameter-cls" w:history="1">
              <w:r w:rsidRPr="00A03C55">
                <w:rPr>
                  <w:noProof w:val="0"/>
                </w:rPr>
                <w:t>QueryByParameter</w:t>
              </w:r>
            </w:hyperlink>
            <w:r w:rsidRPr="00A03C55">
              <w:rPr>
                <w:noProof w:val="0"/>
              </w:rPr>
              <w:t> (</w:t>
            </w:r>
            <w:hyperlink r:id="rId162" w:anchor="dt-II" w:history="1">
              <w:r w:rsidRPr="00A03C55">
                <w:rPr>
                  <w:noProof w:val="0"/>
                </w:rPr>
                <w:t>II</w:t>
              </w:r>
            </w:hyperlink>
            <w:r w:rsidRPr="00A03C55">
              <w:rPr>
                <w:noProof w:val="0"/>
              </w:rPr>
              <w:t>)</w:t>
            </w:r>
          </w:p>
        </w:tc>
        <w:tc>
          <w:tcPr>
            <w:tcW w:w="5280" w:type="dxa"/>
          </w:tcPr>
          <w:p w14:paraId="38088992" w14:textId="77777777" w:rsidR="007A1F44" w:rsidRPr="00A03C55" w:rsidRDefault="007A1F44" w:rsidP="00971004">
            <w:pPr>
              <w:pStyle w:val="TableEntry"/>
              <w:rPr>
                <w:noProof w:val="0"/>
              </w:rPr>
            </w:pPr>
            <w:r w:rsidRPr="00A03C55">
              <w:rPr>
                <w:noProof w:val="0"/>
              </w:rPr>
              <w:t>Unique identifier for the query</w:t>
            </w:r>
          </w:p>
        </w:tc>
      </w:tr>
      <w:tr w:rsidR="007A1F44" w:rsidRPr="00A03C55" w14:paraId="51122AA5" w14:textId="77777777" w:rsidTr="003462A5">
        <w:trPr>
          <w:cantSplit/>
        </w:trPr>
        <w:tc>
          <w:tcPr>
            <w:tcW w:w="4363" w:type="dxa"/>
          </w:tcPr>
          <w:p w14:paraId="1F04A626" w14:textId="77777777" w:rsidR="007A1F44" w:rsidRPr="00A03C55" w:rsidRDefault="007A1F44" w:rsidP="00971004">
            <w:pPr>
              <w:pStyle w:val="TableEntry"/>
              <w:rPr>
                <w:noProof w:val="0"/>
              </w:rPr>
            </w:pPr>
            <w:r w:rsidRPr="00A03C55">
              <w:rPr>
                <w:noProof w:val="0"/>
              </w:rPr>
              <w:t>statusCode [1..1] (M)</w:t>
            </w:r>
            <w:r w:rsidRPr="00A03C55">
              <w:rPr>
                <w:noProof w:val="0"/>
              </w:rPr>
              <w:br/>
            </w:r>
            <w:hyperlink r:id="rId163" w:anchor="QueryByParameter-cls" w:history="1">
              <w:r w:rsidRPr="00A03C55">
                <w:rPr>
                  <w:noProof w:val="0"/>
                </w:rPr>
                <w:t>QueryByParameter</w:t>
              </w:r>
            </w:hyperlink>
            <w:r w:rsidRPr="00A03C55">
              <w:rPr>
                <w:noProof w:val="0"/>
              </w:rPr>
              <w:t> (</w:t>
            </w:r>
            <w:hyperlink r:id="rId164" w:anchor="dt-CS" w:history="1">
              <w:r w:rsidRPr="00A03C55">
                <w:rPr>
                  <w:noProof w:val="0"/>
                </w:rPr>
                <w:t>CS</w:t>
              </w:r>
            </w:hyperlink>
            <w:r w:rsidRPr="00A03C55">
              <w:rPr>
                <w:noProof w:val="0"/>
              </w:rPr>
              <w:t>) {CNE:</w:t>
            </w:r>
            <w:hyperlink r:id="rId165" w:anchor="QueryStatusCode" w:history="1">
              <w:r w:rsidRPr="00A03C55">
                <w:rPr>
                  <w:noProof w:val="0"/>
                </w:rPr>
                <w:t>QueryStatusCode</w:t>
              </w:r>
            </w:hyperlink>
            <w:r w:rsidRPr="00A03C55">
              <w:rPr>
                <w:noProof w:val="0"/>
              </w:rPr>
              <w:t>, default="new"}</w:t>
            </w:r>
          </w:p>
        </w:tc>
        <w:tc>
          <w:tcPr>
            <w:tcW w:w="5280" w:type="dxa"/>
          </w:tcPr>
          <w:p w14:paraId="1066C14C" w14:textId="77777777" w:rsidR="007A1F44" w:rsidRPr="00A03C55" w:rsidRDefault="007A1F44" w:rsidP="00971004">
            <w:pPr>
              <w:pStyle w:val="TableEntry"/>
              <w:rPr>
                <w:noProof w:val="0"/>
              </w:rPr>
            </w:pPr>
            <w:r w:rsidRPr="00A03C55">
              <w:rPr>
                <w:noProof w:val="0"/>
              </w:rPr>
              <w:t>The status of the query, default is "new"</w:t>
            </w:r>
          </w:p>
        </w:tc>
      </w:tr>
      <w:tr w:rsidR="007A1F44" w:rsidRPr="00A03C55" w14:paraId="7ACBF67A" w14:textId="77777777" w:rsidTr="003462A5">
        <w:trPr>
          <w:cantSplit/>
        </w:trPr>
        <w:tc>
          <w:tcPr>
            <w:tcW w:w="4363" w:type="dxa"/>
          </w:tcPr>
          <w:p w14:paraId="40FAD1F6" w14:textId="77777777" w:rsidR="007A1F44" w:rsidRPr="00A03C55" w:rsidRDefault="007A1F44" w:rsidP="00971004">
            <w:pPr>
              <w:pStyle w:val="TableEntry"/>
              <w:rPr>
                <w:noProof w:val="0"/>
              </w:rPr>
            </w:pPr>
            <w:r w:rsidRPr="00A03C55">
              <w:rPr>
                <w:noProof w:val="0"/>
              </w:rPr>
              <w:lastRenderedPageBreak/>
              <w:t>responseModalityCode [1..1]</w:t>
            </w:r>
            <w:r w:rsidRPr="00A03C55">
              <w:rPr>
                <w:noProof w:val="0"/>
              </w:rPr>
              <w:br/>
            </w:r>
            <w:hyperlink r:id="rId166" w:anchor="QueryByParameter-cls" w:history="1">
              <w:r w:rsidRPr="00A03C55">
                <w:rPr>
                  <w:noProof w:val="0"/>
                </w:rPr>
                <w:t>QueryByParameter</w:t>
              </w:r>
            </w:hyperlink>
            <w:r w:rsidRPr="00A03C55">
              <w:rPr>
                <w:noProof w:val="0"/>
              </w:rPr>
              <w:t> (</w:t>
            </w:r>
            <w:hyperlink r:id="rId167" w:anchor="dt-CS" w:history="1">
              <w:r w:rsidRPr="00A03C55">
                <w:rPr>
                  <w:noProof w:val="0"/>
                </w:rPr>
                <w:t>CS</w:t>
              </w:r>
            </w:hyperlink>
            <w:r w:rsidRPr="00A03C55">
              <w:rPr>
                <w:noProof w:val="0"/>
              </w:rPr>
              <w:t>) {CNE:</w:t>
            </w:r>
            <w:hyperlink r:id="rId168" w:anchor="ResponseModality" w:history="1">
              <w:r w:rsidRPr="00A03C55">
                <w:rPr>
                  <w:noProof w:val="0"/>
                </w:rPr>
                <w:t>ResponseModality</w:t>
              </w:r>
            </w:hyperlink>
            <w:r w:rsidRPr="00A03C55">
              <w:rPr>
                <w:noProof w:val="0"/>
              </w:rPr>
              <w:t>, fixed value="R"}</w:t>
            </w:r>
          </w:p>
        </w:tc>
        <w:tc>
          <w:tcPr>
            <w:tcW w:w="5280" w:type="dxa"/>
          </w:tcPr>
          <w:p w14:paraId="715591EC" w14:textId="77777777" w:rsidR="007A1F44" w:rsidRPr="00A03C55" w:rsidRDefault="007A1F44" w:rsidP="00971004">
            <w:pPr>
              <w:pStyle w:val="TableEntry"/>
              <w:rPr>
                <w:noProof w:val="0"/>
              </w:rPr>
            </w:pPr>
            <w:r w:rsidRPr="00A03C55">
              <w:rPr>
                <w:noProof w:val="0"/>
              </w:rPr>
              <w:t>The mode of the response – always real-time.</w:t>
            </w:r>
          </w:p>
        </w:tc>
      </w:tr>
      <w:tr w:rsidR="007A1F44" w:rsidRPr="00A03C55" w14:paraId="40B31EA9" w14:textId="77777777" w:rsidTr="003462A5">
        <w:trPr>
          <w:cantSplit/>
        </w:trPr>
        <w:tc>
          <w:tcPr>
            <w:tcW w:w="4363" w:type="dxa"/>
          </w:tcPr>
          <w:p w14:paraId="7DBBAE50" w14:textId="77777777" w:rsidR="007A1F44" w:rsidRPr="00A03C55" w:rsidRDefault="007A1F44" w:rsidP="00971004">
            <w:pPr>
              <w:pStyle w:val="TableEntry"/>
              <w:rPr>
                <w:noProof w:val="0"/>
              </w:rPr>
            </w:pPr>
            <w:r w:rsidRPr="00A03C55">
              <w:rPr>
                <w:noProof w:val="0"/>
              </w:rPr>
              <w:t>responsePriorityCode [1..1]</w:t>
            </w:r>
            <w:r w:rsidRPr="00A03C55">
              <w:rPr>
                <w:noProof w:val="0"/>
              </w:rPr>
              <w:br/>
            </w:r>
            <w:hyperlink r:id="rId169" w:anchor="QueryByParameter-cls" w:history="1">
              <w:r w:rsidRPr="00A03C55">
                <w:rPr>
                  <w:noProof w:val="0"/>
                </w:rPr>
                <w:t>QueryByParameter</w:t>
              </w:r>
            </w:hyperlink>
            <w:r w:rsidRPr="00A03C55">
              <w:rPr>
                <w:noProof w:val="0"/>
              </w:rPr>
              <w:t> (</w:t>
            </w:r>
            <w:hyperlink r:id="rId170" w:anchor="dt-CS" w:history="1">
              <w:r w:rsidRPr="00A03C55">
                <w:rPr>
                  <w:noProof w:val="0"/>
                </w:rPr>
                <w:t>CS</w:t>
              </w:r>
            </w:hyperlink>
            <w:r w:rsidRPr="00A03C55">
              <w:rPr>
                <w:noProof w:val="0"/>
              </w:rPr>
              <w:t>) {CNE:</w:t>
            </w:r>
            <w:hyperlink r:id="rId171" w:anchor="QueryPriority" w:history="1">
              <w:r w:rsidRPr="00A03C55">
                <w:rPr>
                  <w:noProof w:val="0"/>
                </w:rPr>
                <w:t>QueryPriority</w:t>
              </w:r>
            </w:hyperlink>
            <w:r w:rsidRPr="00A03C55">
              <w:rPr>
                <w:noProof w:val="0"/>
              </w:rPr>
              <w:t>, fixed value="I"}</w:t>
            </w:r>
          </w:p>
        </w:tc>
        <w:tc>
          <w:tcPr>
            <w:tcW w:w="5280" w:type="dxa"/>
          </w:tcPr>
          <w:p w14:paraId="241B26FB" w14:textId="77777777" w:rsidR="007A1F44" w:rsidRPr="00A03C55" w:rsidRDefault="007A1F44" w:rsidP="00971004">
            <w:pPr>
              <w:pStyle w:val="TableEntry"/>
              <w:rPr>
                <w:noProof w:val="0"/>
              </w:rPr>
            </w:pPr>
            <w:r w:rsidRPr="00A03C55">
              <w:rPr>
                <w:noProof w:val="0"/>
              </w:rPr>
              <w:t>The Patient Demographics Supplier is required to send an immediate response.</w:t>
            </w:r>
          </w:p>
        </w:tc>
      </w:tr>
      <w:tr w:rsidR="007A1F44" w:rsidRPr="00A03C55" w14:paraId="3AEBDCE7" w14:textId="77777777" w:rsidTr="003462A5">
        <w:trPr>
          <w:cantSplit/>
        </w:trPr>
        <w:tc>
          <w:tcPr>
            <w:tcW w:w="4363" w:type="dxa"/>
          </w:tcPr>
          <w:p w14:paraId="32AC0B11" w14:textId="77777777" w:rsidR="007A1F44" w:rsidRPr="00A03C55" w:rsidRDefault="007A1F44" w:rsidP="00971004">
            <w:pPr>
              <w:pStyle w:val="TableEntry"/>
              <w:rPr>
                <w:rFonts w:ascii="Arial" w:hAnsi="Arial" w:cs="Arial"/>
                <w:noProof w:val="0"/>
                <w:szCs w:val="18"/>
              </w:rPr>
            </w:pPr>
            <w:r w:rsidRPr="00A03C55">
              <w:rPr>
                <w:noProof w:val="0"/>
              </w:rPr>
              <w:t>initialQuantity [0..1]</w:t>
            </w:r>
            <w:r w:rsidRPr="00A03C55">
              <w:rPr>
                <w:noProof w:val="0"/>
              </w:rPr>
              <w:br/>
            </w:r>
            <w:hyperlink r:id="rId172" w:anchor="QueryByParameter-cls" w:history="1">
              <w:r w:rsidRPr="00A03C55">
                <w:rPr>
                  <w:noProof w:val="0"/>
                </w:rPr>
                <w:t>QueryByParameter</w:t>
              </w:r>
            </w:hyperlink>
            <w:r w:rsidRPr="00A03C55">
              <w:rPr>
                <w:noProof w:val="0"/>
              </w:rPr>
              <w:t> (</w:t>
            </w:r>
            <w:hyperlink r:id="rId173" w:anchor="dt-INT" w:history="1">
              <w:r w:rsidRPr="00A03C55">
                <w:rPr>
                  <w:noProof w:val="0"/>
                </w:rPr>
                <w:t>INT</w:t>
              </w:r>
            </w:hyperlink>
            <w:r w:rsidRPr="00A03C55">
              <w:rPr>
                <w:noProof w:val="0"/>
              </w:rPr>
              <w:t>)</w:t>
            </w:r>
          </w:p>
        </w:tc>
        <w:tc>
          <w:tcPr>
            <w:tcW w:w="5280" w:type="dxa"/>
          </w:tcPr>
          <w:p w14:paraId="0D316492" w14:textId="77777777" w:rsidR="007A1F44" w:rsidRPr="00A03C55" w:rsidRDefault="007A1F44" w:rsidP="001C4245">
            <w:pPr>
              <w:pStyle w:val="TableEntry"/>
              <w:rPr>
                <w:noProof w:val="0"/>
              </w:rPr>
            </w:pPr>
            <w:r w:rsidRPr="00A03C55">
              <w:rPr>
                <w:noProof w:val="0"/>
              </w:rPr>
              <w:t>Defines the maximum size of the response that can be accepted by the requesting application</w:t>
            </w:r>
          </w:p>
        </w:tc>
      </w:tr>
      <w:tr w:rsidR="007A1F44" w:rsidRPr="00A03C55" w14:paraId="200756C0" w14:textId="77777777" w:rsidTr="003462A5">
        <w:trPr>
          <w:cantSplit/>
        </w:trPr>
        <w:tc>
          <w:tcPr>
            <w:tcW w:w="4363" w:type="dxa"/>
          </w:tcPr>
          <w:p w14:paraId="058655AD" w14:textId="77777777" w:rsidR="007A1F44" w:rsidRPr="00A03C55" w:rsidRDefault="007A1F44" w:rsidP="003E0FA7">
            <w:pPr>
              <w:pStyle w:val="TableEntry"/>
              <w:rPr>
                <w:noProof w:val="0"/>
              </w:rPr>
            </w:pPr>
            <w:r w:rsidRPr="00A03C55">
              <w:rPr>
                <w:noProof w:val="0"/>
              </w:rPr>
              <w:t>initialQuantityCode [0..1]</w:t>
            </w:r>
            <w:r w:rsidRPr="00A03C55">
              <w:rPr>
                <w:noProof w:val="0"/>
              </w:rPr>
              <w:br/>
            </w:r>
            <w:hyperlink r:id="rId174" w:anchor="QueryByParameter-cls" w:history="1">
              <w:r w:rsidRPr="00A03C55">
                <w:rPr>
                  <w:noProof w:val="0"/>
                </w:rPr>
                <w:t>QueryByParameter</w:t>
              </w:r>
            </w:hyperlink>
            <w:r w:rsidRPr="00A03C55">
              <w:rPr>
                <w:noProof w:val="0"/>
              </w:rPr>
              <w:t> (</w:t>
            </w:r>
            <w:hyperlink r:id="rId175" w:anchor="dt-CE" w:history="1">
              <w:r w:rsidRPr="00A03C55">
                <w:rPr>
                  <w:noProof w:val="0"/>
                </w:rPr>
                <w:t>CE</w:t>
              </w:r>
            </w:hyperlink>
            <w:r w:rsidRPr="00A03C55">
              <w:rPr>
                <w:noProof w:val="0"/>
              </w:rPr>
              <w:t>) {CWE:</w:t>
            </w:r>
            <w:hyperlink r:id="rId176" w:anchor="QueryRequestLimit" w:history="1">
              <w:r w:rsidRPr="00A03C55">
                <w:rPr>
                  <w:noProof w:val="0"/>
                </w:rPr>
                <w:t>QueryRequestLimit</w:t>
              </w:r>
            </w:hyperlink>
            <w:r w:rsidRPr="00A03C55">
              <w:rPr>
                <w:noProof w:val="0"/>
              </w:rPr>
              <w:t>, default="RD"}</w:t>
            </w:r>
          </w:p>
        </w:tc>
        <w:tc>
          <w:tcPr>
            <w:tcW w:w="5280" w:type="dxa"/>
          </w:tcPr>
          <w:p w14:paraId="0D917377" w14:textId="77777777" w:rsidR="007A1F44" w:rsidRPr="00A03C55" w:rsidRDefault="007A1F44" w:rsidP="003E0FA7">
            <w:pPr>
              <w:pStyle w:val="TableEntry"/>
              <w:rPr>
                <w:noProof w:val="0"/>
              </w:rPr>
            </w:pPr>
            <w:r w:rsidRPr="00A03C55">
              <w:rPr>
                <w:noProof w:val="0"/>
              </w:rPr>
              <w:t>Defines the units associated with the initialQuantity; default is "records".</w:t>
            </w:r>
          </w:p>
        </w:tc>
      </w:tr>
      <w:tr w:rsidR="007A1F44" w:rsidRPr="00A03C55" w14:paraId="10CBA533" w14:textId="77777777" w:rsidTr="003462A5">
        <w:trPr>
          <w:cantSplit/>
        </w:trPr>
        <w:tc>
          <w:tcPr>
            <w:tcW w:w="4363" w:type="dxa"/>
          </w:tcPr>
          <w:p w14:paraId="5497D845" w14:textId="77777777" w:rsidR="007A1F44" w:rsidRPr="00A03C55" w:rsidRDefault="007A1F44" w:rsidP="00971004">
            <w:pPr>
              <w:pStyle w:val="TableEntry"/>
              <w:rPr>
                <w:b/>
                <w:noProof w:val="0"/>
              </w:rPr>
            </w:pPr>
            <w:r w:rsidRPr="00A03C55">
              <w:rPr>
                <w:b/>
                <w:noProof w:val="0"/>
              </w:rPr>
              <w:t>MatchAlgorithm</w:t>
            </w:r>
          </w:p>
        </w:tc>
        <w:tc>
          <w:tcPr>
            <w:tcW w:w="5280" w:type="dxa"/>
          </w:tcPr>
          <w:p w14:paraId="6050A4B5" w14:textId="584DC32D" w:rsidR="007A1F44" w:rsidRPr="00A03C55" w:rsidRDefault="007A1F44" w:rsidP="00971004">
            <w:pPr>
              <w:pStyle w:val="TableEntry"/>
              <w:rPr>
                <w:noProof w:val="0"/>
              </w:rPr>
            </w:pPr>
            <w:r w:rsidRPr="00A03C55">
              <w:rPr>
                <w:noProof w:val="0"/>
              </w:rPr>
              <w:t>This parameter conveys instructions to the patient demographics supplier specifying the preferred matching algorithm to use</w:t>
            </w:r>
            <w:r w:rsidR="00952DDA" w:rsidRPr="00A03C55">
              <w:rPr>
                <w:noProof w:val="0"/>
              </w:rPr>
              <w:t xml:space="preserve"> </w:t>
            </w:r>
          </w:p>
        </w:tc>
      </w:tr>
      <w:tr w:rsidR="007A1F44" w:rsidRPr="00A03C55" w14:paraId="13F46F71" w14:textId="77777777" w:rsidTr="003462A5">
        <w:trPr>
          <w:cantSplit/>
        </w:trPr>
        <w:tc>
          <w:tcPr>
            <w:tcW w:w="4363" w:type="dxa"/>
          </w:tcPr>
          <w:p w14:paraId="6F8D4926" w14:textId="77777777" w:rsidR="007A1F44" w:rsidRPr="00A03C55" w:rsidRDefault="007A1F44" w:rsidP="00971004">
            <w:pPr>
              <w:pStyle w:val="TableEntry"/>
              <w:rPr>
                <w:noProof w:val="0"/>
              </w:rPr>
            </w:pPr>
            <w:r w:rsidRPr="00A03C55">
              <w:rPr>
                <w:noProof w:val="0"/>
              </w:rPr>
              <w:t>value [1..1]</w:t>
            </w:r>
            <w:r w:rsidRPr="00A03C55">
              <w:rPr>
                <w:noProof w:val="0"/>
              </w:rPr>
              <w:br/>
            </w:r>
            <w:hyperlink r:id="rId177" w:anchor="ParameterItem-cls" w:history="1">
              <w:r w:rsidRPr="00A03C55">
                <w:rPr>
                  <w:noProof w:val="0"/>
                </w:rPr>
                <w:t>ParameterItem</w:t>
              </w:r>
            </w:hyperlink>
            <w:r w:rsidRPr="00A03C55">
              <w:rPr>
                <w:noProof w:val="0"/>
              </w:rPr>
              <w:t xml:space="preserve"> (ST) </w:t>
            </w:r>
          </w:p>
        </w:tc>
        <w:tc>
          <w:tcPr>
            <w:tcW w:w="5280" w:type="dxa"/>
          </w:tcPr>
          <w:p w14:paraId="1A3C3CC7" w14:textId="77777777" w:rsidR="007A1F44" w:rsidRPr="00A03C55" w:rsidRDefault="007A1F44" w:rsidP="00971004">
            <w:pPr>
              <w:pStyle w:val="TableEntry"/>
              <w:rPr>
                <w:noProof w:val="0"/>
              </w:rPr>
            </w:pPr>
            <w:r w:rsidRPr="00A03C55">
              <w:rPr>
                <w:noProof w:val="0"/>
              </w:rPr>
              <w:t>The name of the algorithm</w:t>
            </w:r>
          </w:p>
        </w:tc>
      </w:tr>
      <w:tr w:rsidR="007A1F44" w:rsidRPr="00A03C55" w14:paraId="553FCCBE" w14:textId="77777777" w:rsidTr="003462A5">
        <w:trPr>
          <w:cantSplit/>
        </w:trPr>
        <w:tc>
          <w:tcPr>
            <w:tcW w:w="4363" w:type="dxa"/>
          </w:tcPr>
          <w:p w14:paraId="23641107"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78" w:anchor="ParameterItem-cls" w:history="1">
              <w:r w:rsidRPr="00A03C55">
                <w:rPr>
                  <w:noProof w:val="0"/>
                </w:rPr>
                <w:t>ParameterItem</w:t>
              </w:r>
            </w:hyperlink>
            <w:r w:rsidRPr="00A03C55">
              <w:rPr>
                <w:noProof w:val="0"/>
              </w:rPr>
              <w:t> (</w:t>
            </w:r>
            <w:hyperlink r:id="rId179" w:anchor="dt-ST" w:history="1">
              <w:r w:rsidRPr="00A03C55">
                <w:rPr>
                  <w:noProof w:val="0"/>
                </w:rPr>
                <w:t>ST</w:t>
              </w:r>
            </w:hyperlink>
            <w:r w:rsidRPr="00A03C55">
              <w:rPr>
                <w:noProof w:val="0"/>
              </w:rPr>
              <w:t>){default= "MatchAlgorithm"}</w:t>
            </w:r>
          </w:p>
        </w:tc>
        <w:tc>
          <w:tcPr>
            <w:tcW w:w="5280" w:type="dxa"/>
          </w:tcPr>
          <w:p w14:paraId="50EDFE40" w14:textId="77777777" w:rsidR="007A1F44" w:rsidRPr="00A03C55" w:rsidRDefault="007A1F44" w:rsidP="00971004">
            <w:pPr>
              <w:pStyle w:val="TableEntry"/>
              <w:rPr>
                <w:noProof w:val="0"/>
              </w:rPr>
            </w:pPr>
          </w:p>
        </w:tc>
      </w:tr>
      <w:tr w:rsidR="007A1F44" w:rsidRPr="00A03C55" w14:paraId="7C9151A5" w14:textId="77777777" w:rsidTr="003462A5">
        <w:trPr>
          <w:cantSplit/>
        </w:trPr>
        <w:tc>
          <w:tcPr>
            <w:tcW w:w="4363" w:type="dxa"/>
          </w:tcPr>
          <w:p w14:paraId="0B9E79A8" w14:textId="77777777" w:rsidR="007A1F44" w:rsidRPr="00A03C55" w:rsidRDefault="007A1F44" w:rsidP="00971004">
            <w:pPr>
              <w:pStyle w:val="TableEntry"/>
              <w:rPr>
                <w:b/>
                <w:noProof w:val="0"/>
              </w:rPr>
            </w:pPr>
            <w:r w:rsidRPr="00A03C55">
              <w:rPr>
                <w:b/>
                <w:noProof w:val="0"/>
              </w:rPr>
              <w:t>MinimumDegreeMatch</w:t>
            </w:r>
          </w:p>
        </w:tc>
        <w:tc>
          <w:tcPr>
            <w:tcW w:w="5280" w:type="dxa"/>
          </w:tcPr>
          <w:p w14:paraId="59ADD355" w14:textId="3A457422" w:rsidR="007A1F44" w:rsidRPr="00A03C55" w:rsidRDefault="007A1F44" w:rsidP="00971004">
            <w:pPr>
              <w:pStyle w:val="TableEntry"/>
              <w:rPr>
                <w:noProof w:val="0"/>
              </w:rPr>
            </w:pPr>
            <w:r w:rsidRPr="00A03C55">
              <w:rPr>
                <w:noProof w:val="0"/>
              </w:rPr>
              <w:t>This parameter conveys instructions to the patient demographics supplier specifying minimum degree of match to use in filtering results</w:t>
            </w:r>
            <w:r w:rsidR="00952DDA" w:rsidRPr="00A03C55">
              <w:rPr>
                <w:noProof w:val="0"/>
              </w:rPr>
              <w:t xml:space="preserve"> </w:t>
            </w:r>
          </w:p>
        </w:tc>
      </w:tr>
      <w:tr w:rsidR="007A1F44" w:rsidRPr="00A03C55" w14:paraId="292E8635" w14:textId="77777777" w:rsidTr="003462A5">
        <w:trPr>
          <w:cantSplit/>
        </w:trPr>
        <w:tc>
          <w:tcPr>
            <w:tcW w:w="4363" w:type="dxa"/>
          </w:tcPr>
          <w:p w14:paraId="6DF62B1D" w14:textId="77777777" w:rsidR="007A1F44" w:rsidRPr="00A03C55" w:rsidRDefault="007A1F44" w:rsidP="00971004">
            <w:pPr>
              <w:pStyle w:val="TableEntry"/>
              <w:rPr>
                <w:noProof w:val="0"/>
              </w:rPr>
            </w:pPr>
            <w:r w:rsidRPr="00A03C55">
              <w:rPr>
                <w:noProof w:val="0"/>
              </w:rPr>
              <w:t>value [1..1]</w:t>
            </w:r>
            <w:r w:rsidRPr="00A03C55">
              <w:rPr>
                <w:noProof w:val="0"/>
              </w:rPr>
              <w:br/>
            </w:r>
            <w:hyperlink r:id="rId180" w:anchor="ParameterItem-cls" w:history="1">
              <w:r w:rsidRPr="00A03C55">
                <w:rPr>
                  <w:noProof w:val="0"/>
                </w:rPr>
                <w:t>ParameterItem</w:t>
              </w:r>
            </w:hyperlink>
            <w:r w:rsidRPr="00A03C55">
              <w:rPr>
                <w:noProof w:val="0"/>
              </w:rPr>
              <w:t xml:space="preserve"> (INT) </w:t>
            </w:r>
          </w:p>
        </w:tc>
        <w:tc>
          <w:tcPr>
            <w:tcW w:w="5280" w:type="dxa"/>
          </w:tcPr>
          <w:p w14:paraId="17E0E143" w14:textId="77777777" w:rsidR="007A1F44" w:rsidRPr="00A03C55" w:rsidRDefault="007A1F44" w:rsidP="00971004">
            <w:pPr>
              <w:pStyle w:val="TableEntry"/>
              <w:rPr>
                <w:noProof w:val="0"/>
              </w:rPr>
            </w:pPr>
            <w:r w:rsidRPr="00A03C55">
              <w:rPr>
                <w:noProof w:val="0"/>
              </w:rPr>
              <w:t>The numeric value of the degree of match</w:t>
            </w:r>
          </w:p>
        </w:tc>
      </w:tr>
      <w:tr w:rsidR="007A1F44" w:rsidRPr="00A03C55" w14:paraId="6F9B8893" w14:textId="77777777" w:rsidTr="003462A5">
        <w:trPr>
          <w:cantSplit/>
        </w:trPr>
        <w:tc>
          <w:tcPr>
            <w:tcW w:w="4363" w:type="dxa"/>
          </w:tcPr>
          <w:p w14:paraId="78DF61F0"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81" w:anchor="ParameterItem-cls" w:history="1">
              <w:r w:rsidRPr="00A03C55">
                <w:rPr>
                  <w:noProof w:val="0"/>
                </w:rPr>
                <w:t>ParameterItem</w:t>
              </w:r>
            </w:hyperlink>
            <w:r w:rsidRPr="00A03C55">
              <w:rPr>
                <w:noProof w:val="0"/>
              </w:rPr>
              <w:t> (</w:t>
            </w:r>
            <w:hyperlink r:id="rId182" w:anchor="dt-ST" w:history="1">
              <w:r w:rsidRPr="00A03C55">
                <w:rPr>
                  <w:noProof w:val="0"/>
                </w:rPr>
                <w:t>ST</w:t>
              </w:r>
            </w:hyperlink>
            <w:r w:rsidRPr="00A03C55">
              <w:rPr>
                <w:noProof w:val="0"/>
              </w:rPr>
              <w:t>){default= "MatchAlgorithm"}</w:t>
            </w:r>
          </w:p>
        </w:tc>
        <w:tc>
          <w:tcPr>
            <w:tcW w:w="5280" w:type="dxa"/>
          </w:tcPr>
          <w:p w14:paraId="2CBD275B" w14:textId="77777777" w:rsidR="007A1F44" w:rsidRPr="00A03C55" w:rsidRDefault="007A1F44" w:rsidP="00971004">
            <w:pPr>
              <w:pStyle w:val="TableEntry"/>
              <w:rPr>
                <w:noProof w:val="0"/>
              </w:rPr>
            </w:pPr>
          </w:p>
        </w:tc>
      </w:tr>
      <w:tr w:rsidR="007A1F44" w:rsidRPr="00A03C55" w14:paraId="675A3E55" w14:textId="77777777" w:rsidTr="003462A5">
        <w:trPr>
          <w:cantSplit/>
        </w:trPr>
        <w:tc>
          <w:tcPr>
            <w:tcW w:w="4363" w:type="dxa"/>
          </w:tcPr>
          <w:p w14:paraId="3CD36A49" w14:textId="77777777" w:rsidR="007A1F44" w:rsidRPr="00A03C55" w:rsidRDefault="007A1F44" w:rsidP="00971004">
            <w:pPr>
              <w:pStyle w:val="TableEntry"/>
              <w:rPr>
                <w:b/>
                <w:noProof w:val="0"/>
              </w:rPr>
            </w:pPr>
            <w:r w:rsidRPr="00A03C55">
              <w:rPr>
                <w:b/>
                <w:noProof w:val="0"/>
              </w:rPr>
              <w:t>LivingSubjectAdministrativeGender</w:t>
            </w:r>
          </w:p>
        </w:tc>
        <w:tc>
          <w:tcPr>
            <w:tcW w:w="5280" w:type="dxa"/>
          </w:tcPr>
          <w:p w14:paraId="15A1482A" w14:textId="77777777" w:rsidR="007A1F44" w:rsidRPr="00A03C55" w:rsidRDefault="007A1F44" w:rsidP="00971004">
            <w:pPr>
              <w:pStyle w:val="TableEntry"/>
              <w:rPr>
                <w:noProof w:val="0"/>
              </w:rPr>
            </w:pPr>
            <w:r w:rsidRPr="00A03C55">
              <w:rPr>
                <w:noProof w:val="0"/>
              </w:rPr>
              <w:t>This query parameter is a code representing the administrative gender of a person in a patient registry.</w:t>
            </w:r>
          </w:p>
        </w:tc>
      </w:tr>
      <w:tr w:rsidR="007A1F44" w:rsidRPr="00A03C55" w14:paraId="150D8D25" w14:textId="77777777" w:rsidTr="003462A5">
        <w:trPr>
          <w:cantSplit/>
        </w:trPr>
        <w:tc>
          <w:tcPr>
            <w:tcW w:w="4363" w:type="dxa"/>
          </w:tcPr>
          <w:p w14:paraId="0C16433C" w14:textId="77777777" w:rsidR="007A1F44" w:rsidRPr="00A03C55" w:rsidRDefault="007A1F44" w:rsidP="00971004">
            <w:pPr>
              <w:pStyle w:val="TableEntry"/>
              <w:rPr>
                <w:noProof w:val="0"/>
              </w:rPr>
            </w:pPr>
            <w:r w:rsidRPr="00A03C55">
              <w:rPr>
                <w:noProof w:val="0"/>
              </w:rPr>
              <w:t>value [1..1]</w:t>
            </w:r>
            <w:r w:rsidRPr="00A03C55">
              <w:rPr>
                <w:noProof w:val="0"/>
              </w:rPr>
              <w:br/>
            </w:r>
            <w:hyperlink r:id="rId183" w:anchor="ParameterItem-cls" w:history="1">
              <w:r w:rsidRPr="00A03C55">
                <w:rPr>
                  <w:noProof w:val="0"/>
                </w:rPr>
                <w:t>ParameterItem</w:t>
              </w:r>
            </w:hyperlink>
            <w:r w:rsidRPr="00A03C55">
              <w:rPr>
                <w:noProof w:val="0"/>
              </w:rPr>
              <w:t> (</w:t>
            </w:r>
            <w:hyperlink r:id="rId184" w:anchor="dt-CE" w:history="1">
              <w:r w:rsidRPr="00A03C55">
                <w:rPr>
                  <w:noProof w:val="0"/>
                </w:rPr>
                <w:t>CE</w:t>
              </w:r>
            </w:hyperlink>
            <w:r w:rsidRPr="00A03C55">
              <w:rPr>
                <w:noProof w:val="0"/>
              </w:rPr>
              <w:t>) {CWE:</w:t>
            </w:r>
            <w:hyperlink r:id="rId185" w:anchor="AdministrativeGender" w:history="1">
              <w:r w:rsidRPr="00A03C55">
                <w:rPr>
                  <w:noProof w:val="0"/>
                </w:rPr>
                <w:t>AdministrativeGender</w:t>
              </w:r>
            </w:hyperlink>
            <w:r w:rsidRPr="00A03C55">
              <w:rPr>
                <w:noProof w:val="0"/>
              </w:rPr>
              <w:t>}</w:t>
            </w:r>
          </w:p>
        </w:tc>
        <w:tc>
          <w:tcPr>
            <w:tcW w:w="5280" w:type="dxa"/>
          </w:tcPr>
          <w:p w14:paraId="4D1E0E0B" w14:textId="77777777" w:rsidR="007A1F44" w:rsidRPr="00A03C55" w:rsidRDefault="007A1F44" w:rsidP="00971004">
            <w:pPr>
              <w:pStyle w:val="TableEntry"/>
              <w:rPr>
                <w:noProof w:val="0"/>
              </w:rPr>
            </w:pPr>
          </w:p>
        </w:tc>
      </w:tr>
      <w:tr w:rsidR="007A1F44" w:rsidRPr="00A03C55" w14:paraId="654E0142" w14:textId="77777777" w:rsidTr="003462A5">
        <w:trPr>
          <w:cantSplit/>
        </w:trPr>
        <w:tc>
          <w:tcPr>
            <w:tcW w:w="4363" w:type="dxa"/>
          </w:tcPr>
          <w:p w14:paraId="43EC936A"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86" w:anchor="ParameterItem-cls" w:history="1">
              <w:r w:rsidRPr="00A03C55">
                <w:rPr>
                  <w:noProof w:val="0"/>
                </w:rPr>
                <w:t>ParameterItem</w:t>
              </w:r>
            </w:hyperlink>
            <w:r w:rsidRPr="00A03C55">
              <w:rPr>
                <w:noProof w:val="0"/>
              </w:rPr>
              <w:t> (</w:t>
            </w:r>
            <w:hyperlink r:id="rId187" w:anchor="dt-ST" w:history="1">
              <w:r w:rsidRPr="00A03C55">
                <w:rPr>
                  <w:noProof w:val="0"/>
                </w:rPr>
                <w:t>ST</w:t>
              </w:r>
            </w:hyperlink>
            <w:r w:rsidRPr="00A03C55">
              <w:rPr>
                <w:noProof w:val="0"/>
              </w:rPr>
              <w:t>){default= "LivingSubject.administrativeGender"}</w:t>
            </w:r>
          </w:p>
        </w:tc>
        <w:tc>
          <w:tcPr>
            <w:tcW w:w="5280" w:type="dxa"/>
          </w:tcPr>
          <w:p w14:paraId="65E03494" w14:textId="77777777" w:rsidR="007A1F44" w:rsidRPr="00A03C55" w:rsidRDefault="007A1F44" w:rsidP="00971004">
            <w:pPr>
              <w:pStyle w:val="TableEntry"/>
              <w:rPr>
                <w:noProof w:val="0"/>
              </w:rPr>
            </w:pPr>
          </w:p>
        </w:tc>
      </w:tr>
      <w:tr w:rsidR="007A1F44" w:rsidRPr="00A03C55" w14:paraId="5EAB7860" w14:textId="77777777" w:rsidTr="003462A5">
        <w:trPr>
          <w:cantSplit/>
        </w:trPr>
        <w:tc>
          <w:tcPr>
            <w:tcW w:w="4363" w:type="dxa"/>
          </w:tcPr>
          <w:p w14:paraId="7C93259A" w14:textId="77777777" w:rsidR="007A1F44" w:rsidRPr="00A03C55" w:rsidRDefault="007A1F44" w:rsidP="00971004">
            <w:pPr>
              <w:pStyle w:val="TableEntry"/>
              <w:rPr>
                <w:b/>
                <w:noProof w:val="0"/>
              </w:rPr>
            </w:pPr>
            <w:r w:rsidRPr="00A03C55">
              <w:rPr>
                <w:b/>
                <w:noProof w:val="0"/>
              </w:rPr>
              <w:t>LivingSubjectBirthTime</w:t>
            </w:r>
          </w:p>
        </w:tc>
        <w:tc>
          <w:tcPr>
            <w:tcW w:w="5280" w:type="dxa"/>
          </w:tcPr>
          <w:p w14:paraId="341682FA" w14:textId="77777777" w:rsidR="007A1F44" w:rsidRPr="00A03C55" w:rsidRDefault="007A1F44" w:rsidP="00971004">
            <w:pPr>
              <w:pStyle w:val="TableEntry"/>
              <w:rPr>
                <w:noProof w:val="0"/>
              </w:rPr>
            </w:pPr>
            <w:r w:rsidRPr="00A03C55">
              <w:rPr>
                <w:noProof w:val="0"/>
              </w:rPr>
              <w:t xml:space="preserve">This query parameter is the birth date of a living subject. </w:t>
            </w:r>
          </w:p>
        </w:tc>
      </w:tr>
      <w:tr w:rsidR="007A1F44" w:rsidRPr="00A03C55" w14:paraId="44698780" w14:textId="77777777" w:rsidTr="003462A5">
        <w:trPr>
          <w:cantSplit/>
        </w:trPr>
        <w:tc>
          <w:tcPr>
            <w:tcW w:w="4363" w:type="dxa"/>
          </w:tcPr>
          <w:p w14:paraId="7335E69E" w14:textId="77777777" w:rsidR="007A1F44" w:rsidRPr="00A03C55" w:rsidRDefault="007A1F44" w:rsidP="00971004">
            <w:pPr>
              <w:pStyle w:val="TableEntry"/>
              <w:rPr>
                <w:noProof w:val="0"/>
              </w:rPr>
            </w:pPr>
            <w:r w:rsidRPr="00A03C55">
              <w:rPr>
                <w:noProof w:val="0"/>
              </w:rPr>
              <w:t>value [1..1]</w:t>
            </w:r>
            <w:r w:rsidRPr="00A03C55">
              <w:rPr>
                <w:noProof w:val="0"/>
              </w:rPr>
              <w:br/>
            </w:r>
            <w:hyperlink r:id="rId188" w:anchor="ParameterItem-cls" w:history="1">
              <w:r w:rsidRPr="00A03C55">
                <w:rPr>
                  <w:noProof w:val="0"/>
                </w:rPr>
                <w:t>ParameterItem</w:t>
              </w:r>
            </w:hyperlink>
            <w:r w:rsidRPr="00A03C55">
              <w:rPr>
                <w:noProof w:val="0"/>
              </w:rPr>
              <w:t> (</w:t>
            </w:r>
            <w:hyperlink r:id="rId189" w:anchor="dt-IVL" w:history="1">
              <w:r w:rsidRPr="00A03C55">
                <w:rPr>
                  <w:noProof w:val="0"/>
                </w:rPr>
                <w:t>IVL</w:t>
              </w:r>
            </w:hyperlink>
            <w:r w:rsidRPr="00A03C55">
              <w:rPr>
                <w:noProof w:val="0"/>
              </w:rPr>
              <w:t>&lt;</w:t>
            </w:r>
            <w:hyperlink r:id="rId190" w:anchor="dt-TS" w:history="1">
              <w:r w:rsidRPr="00A03C55">
                <w:rPr>
                  <w:noProof w:val="0"/>
                </w:rPr>
                <w:t>TS</w:t>
              </w:r>
            </w:hyperlink>
            <w:r w:rsidRPr="00A03C55">
              <w:rPr>
                <w:noProof w:val="0"/>
              </w:rPr>
              <w:t>&gt;)</w:t>
            </w:r>
          </w:p>
        </w:tc>
        <w:tc>
          <w:tcPr>
            <w:tcW w:w="5280" w:type="dxa"/>
          </w:tcPr>
          <w:p w14:paraId="75DD433E" w14:textId="77777777" w:rsidR="007A1F44" w:rsidRPr="00A03C55" w:rsidRDefault="007A1F44" w:rsidP="00971004">
            <w:pPr>
              <w:pStyle w:val="TableEntry"/>
              <w:rPr>
                <w:noProof w:val="0"/>
              </w:rPr>
            </w:pPr>
            <w:r w:rsidRPr="00A03C55">
              <w:rPr>
                <w:noProof w:val="0"/>
              </w:rPr>
              <w:t>A date or date range. This parameter can convey an exact moment (e.g., January 1, 1960 @ 03:00:00 EST), an approximate date (e.g., January 1960), or even a range of dates (e.g., December 1, 1959 through March 31, 1960).</w:t>
            </w:r>
          </w:p>
        </w:tc>
      </w:tr>
      <w:tr w:rsidR="007A1F44" w:rsidRPr="00A03C55" w14:paraId="22D57728" w14:textId="77777777" w:rsidTr="003462A5">
        <w:trPr>
          <w:cantSplit/>
        </w:trPr>
        <w:tc>
          <w:tcPr>
            <w:tcW w:w="4363" w:type="dxa"/>
          </w:tcPr>
          <w:p w14:paraId="1F801B95"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91" w:anchor="ParameterItem-cls" w:history="1">
              <w:r w:rsidRPr="00A03C55">
                <w:rPr>
                  <w:noProof w:val="0"/>
                </w:rPr>
                <w:t>ParameterItem</w:t>
              </w:r>
            </w:hyperlink>
            <w:r w:rsidRPr="00A03C55">
              <w:rPr>
                <w:noProof w:val="0"/>
              </w:rPr>
              <w:t> (</w:t>
            </w:r>
            <w:hyperlink r:id="rId192" w:anchor="dt-ST" w:history="1">
              <w:r w:rsidRPr="00A03C55">
                <w:rPr>
                  <w:noProof w:val="0"/>
                </w:rPr>
                <w:t>ST</w:t>
              </w:r>
            </w:hyperlink>
            <w:r w:rsidRPr="00A03C55">
              <w:rPr>
                <w:noProof w:val="0"/>
              </w:rPr>
              <w:t>){default= "LivingSubject.birthTime"}</w:t>
            </w:r>
          </w:p>
        </w:tc>
        <w:tc>
          <w:tcPr>
            <w:tcW w:w="5280" w:type="dxa"/>
          </w:tcPr>
          <w:p w14:paraId="10AEF40E" w14:textId="77777777" w:rsidR="007A1F44" w:rsidRPr="00A03C55" w:rsidRDefault="007A1F44" w:rsidP="00971004">
            <w:pPr>
              <w:pStyle w:val="TableEntry"/>
              <w:rPr>
                <w:noProof w:val="0"/>
              </w:rPr>
            </w:pPr>
          </w:p>
        </w:tc>
      </w:tr>
      <w:tr w:rsidR="007A1F44" w:rsidRPr="00A03C55" w14:paraId="6D348054" w14:textId="77777777" w:rsidTr="003462A5">
        <w:trPr>
          <w:cantSplit/>
        </w:trPr>
        <w:tc>
          <w:tcPr>
            <w:tcW w:w="4363" w:type="dxa"/>
          </w:tcPr>
          <w:p w14:paraId="72490A9A" w14:textId="77777777" w:rsidR="007A1F44" w:rsidRPr="00A03C55" w:rsidRDefault="007A1F44" w:rsidP="00971004">
            <w:pPr>
              <w:pStyle w:val="TableEntry"/>
              <w:rPr>
                <w:b/>
                <w:noProof w:val="0"/>
              </w:rPr>
            </w:pPr>
            <w:r w:rsidRPr="00A03C55">
              <w:rPr>
                <w:b/>
                <w:noProof w:val="0"/>
              </w:rPr>
              <w:t>LivingSubjectId</w:t>
            </w:r>
          </w:p>
        </w:tc>
        <w:tc>
          <w:tcPr>
            <w:tcW w:w="5280" w:type="dxa"/>
          </w:tcPr>
          <w:p w14:paraId="7728A450" w14:textId="77777777" w:rsidR="007A1F44" w:rsidRPr="00A03C55" w:rsidRDefault="007A1F44" w:rsidP="00971004">
            <w:pPr>
              <w:pStyle w:val="TableEntry"/>
              <w:rPr>
                <w:noProof w:val="0"/>
              </w:rPr>
            </w:pPr>
          </w:p>
        </w:tc>
      </w:tr>
      <w:tr w:rsidR="007A1F44" w:rsidRPr="00A03C55" w14:paraId="79A7ADDC" w14:textId="77777777" w:rsidTr="003462A5">
        <w:trPr>
          <w:cantSplit/>
        </w:trPr>
        <w:tc>
          <w:tcPr>
            <w:tcW w:w="4363" w:type="dxa"/>
          </w:tcPr>
          <w:p w14:paraId="122C0CAE" w14:textId="77777777" w:rsidR="007A1F44" w:rsidRPr="00A03C55" w:rsidRDefault="007A1F44" w:rsidP="00971004">
            <w:pPr>
              <w:pStyle w:val="TableEntry"/>
              <w:rPr>
                <w:noProof w:val="0"/>
              </w:rPr>
            </w:pPr>
            <w:r w:rsidRPr="00A03C55">
              <w:rPr>
                <w:noProof w:val="0"/>
              </w:rPr>
              <w:t>value [1..1] (M)</w:t>
            </w:r>
            <w:r w:rsidRPr="00A03C55">
              <w:rPr>
                <w:noProof w:val="0"/>
              </w:rPr>
              <w:br/>
            </w:r>
            <w:hyperlink r:id="rId193" w:anchor="ParameterItem-cls" w:history="1">
              <w:r w:rsidRPr="00A03C55">
                <w:rPr>
                  <w:noProof w:val="0"/>
                </w:rPr>
                <w:t>ParameterItem</w:t>
              </w:r>
            </w:hyperlink>
            <w:r w:rsidRPr="00A03C55">
              <w:rPr>
                <w:noProof w:val="0"/>
              </w:rPr>
              <w:t> (</w:t>
            </w:r>
            <w:hyperlink r:id="rId194" w:anchor="dt-II" w:history="1">
              <w:r w:rsidRPr="00A03C55">
                <w:rPr>
                  <w:noProof w:val="0"/>
                </w:rPr>
                <w:t>II</w:t>
              </w:r>
            </w:hyperlink>
            <w:r w:rsidRPr="00A03C55">
              <w:rPr>
                <w:noProof w:val="0"/>
              </w:rPr>
              <w:t>)</w:t>
            </w:r>
          </w:p>
        </w:tc>
        <w:tc>
          <w:tcPr>
            <w:tcW w:w="5280" w:type="dxa"/>
          </w:tcPr>
          <w:p w14:paraId="3EEF33EC" w14:textId="77777777" w:rsidR="007A1F44" w:rsidRPr="00A03C55" w:rsidRDefault="007A1F44" w:rsidP="00971004">
            <w:pPr>
              <w:pStyle w:val="TableEntry"/>
              <w:rPr>
                <w:noProof w:val="0"/>
              </w:rPr>
            </w:pPr>
            <w:r w:rsidRPr="00A03C55">
              <w:rPr>
                <w:noProof w:val="0"/>
              </w:rPr>
              <w:t>A patient identifier, used to assist in finding a match for the query.</w:t>
            </w:r>
          </w:p>
        </w:tc>
      </w:tr>
      <w:tr w:rsidR="007A1F44" w:rsidRPr="00A03C55" w14:paraId="5B08CF20" w14:textId="77777777" w:rsidTr="003462A5">
        <w:trPr>
          <w:cantSplit/>
        </w:trPr>
        <w:tc>
          <w:tcPr>
            <w:tcW w:w="4363" w:type="dxa"/>
          </w:tcPr>
          <w:p w14:paraId="30C5DBEA"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95" w:anchor="ParameterItem-cls" w:history="1">
              <w:r w:rsidRPr="00A03C55">
                <w:rPr>
                  <w:noProof w:val="0"/>
                </w:rPr>
                <w:t>ParameterItem</w:t>
              </w:r>
            </w:hyperlink>
            <w:r w:rsidRPr="00A03C55">
              <w:rPr>
                <w:noProof w:val="0"/>
              </w:rPr>
              <w:t> (</w:t>
            </w:r>
            <w:hyperlink r:id="rId196" w:anchor="dt-ST" w:history="1">
              <w:r w:rsidRPr="00A03C55">
                <w:rPr>
                  <w:noProof w:val="0"/>
                </w:rPr>
                <w:t>ST</w:t>
              </w:r>
            </w:hyperlink>
            <w:r w:rsidRPr="00A03C55">
              <w:rPr>
                <w:noProof w:val="0"/>
              </w:rPr>
              <w:t>){default= "LivingSubject.id"}</w:t>
            </w:r>
          </w:p>
        </w:tc>
        <w:tc>
          <w:tcPr>
            <w:tcW w:w="5280" w:type="dxa"/>
          </w:tcPr>
          <w:p w14:paraId="319277C0" w14:textId="77777777" w:rsidR="007A1F44" w:rsidRPr="00A03C55" w:rsidRDefault="007A1F44" w:rsidP="00971004">
            <w:pPr>
              <w:pStyle w:val="TableEntry"/>
              <w:rPr>
                <w:noProof w:val="0"/>
              </w:rPr>
            </w:pPr>
          </w:p>
        </w:tc>
      </w:tr>
      <w:tr w:rsidR="007A1F44" w:rsidRPr="00A03C55" w14:paraId="4DF88987" w14:textId="77777777" w:rsidTr="003462A5">
        <w:trPr>
          <w:cantSplit/>
        </w:trPr>
        <w:tc>
          <w:tcPr>
            <w:tcW w:w="4363" w:type="dxa"/>
          </w:tcPr>
          <w:p w14:paraId="7BFED850" w14:textId="77777777" w:rsidR="007A1F44" w:rsidRPr="00A03C55" w:rsidRDefault="007A1F44" w:rsidP="00971004">
            <w:pPr>
              <w:pStyle w:val="TableEntry"/>
              <w:rPr>
                <w:b/>
                <w:noProof w:val="0"/>
              </w:rPr>
            </w:pPr>
            <w:r w:rsidRPr="00A03C55">
              <w:rPr>
                <w:b/>
                <w:noProof w:val="0"/>
              </w:rPr>
              <w:t>LivingSubjectName</w:t>
            </w:r>
          </w:p>
        </w:tc>
        <w:tc>
          <w:tcPr>
            <w:tcW w:w="5280" w:type="dxa"/>
          </w:tcPr>
          <w:p w14:paraId="7ABD5F28" w14:textId="77777777" w:rsidR="007A1F44" w:rsidRPr="00A03C55" w:rsidRDefault="007A1F44" w:rsidP="00971004">
            <w:pPr>
              <w:pStyle w:val="TableEntry"/>
              <w:rPr>
                <w:noProof w:val="0"/>
              </w:rPr>
            </w:pPr>
            <w:r w:rsidRPr="00A03C55">
              <w:rPr>
                <w:noProof w:val="0"/>
              </w:rPr>
              <w:t>This query parameter is the name of a person. If multiple instances of LivingSubjectName are provided, the receiver must consider them as possible alternatives, logically connected with an "or".</w:t>
            </w:r>
          </w:p>
        </w:tc>
      </w:tr>
      <w:tr w:rsidR="007A1F44" w:rsidRPr="00A03C55" w14:paraId="049DA341" w14:textId="77777777" w:rsidTr="003462A5">
        <w:trPr>
          <w:cantSplit/>
        </w:trPr>
        <w:tc>
          <w:tcPr>
            <w:tcW w:w="4363" w:type="dxa"/>
          </w:tcPr>
          <w:p w14:paraId="52C0CD98" w14:textId="77777777" w:rsidR="007A1F44" w:rsidRPr="00A03C55" w:rsidRDefault="007A1F44" w:rsidP="00971004">
            <w:pPr>
              <w:pStyle w:val="TableEntry"/>
              <w:rPr>
                <w:noProof w:val="0"/>
              </w:rPr>
            </w:pPr>
            <w:r w:rsidRPr="00A03C55">
              <w:rPr>
                <w:noProof w:val="0"/>
              </w:rPr>
              <w:lastRenderedPageBreak/>
              <w:t>value [1..1]</w:t>
            </w:r>
            <w:r w:rsidRPr="00A03C55">
              <w:rPr>
                <w:noProof w:val="0"/>
              </w:rPr>
              <w:br/>
            </w:r>
            <w:hyperlink r:id="rId197" w:anchor="ParameterItem-cls" w:history="1">
              <w:r w:rsidRPr="00A03C55">
                <w:rPr>
                  <w:noProof w:val="0"/>
                </w:rPr>
                <w:t>ParameterItem</w:t>
              </w:r>
            </w:hyperlink>
            <w:r w:rsidRPr="00A03C55">
              <w:rPr>
                <w:noProof w:val="0"/>
              </w:rPr>
              <w:t xml:space="preserve"> (PN) </w:t>
            </w:r>
          </w:p>
        </w:tc>
        <w:tc>
          <w:tcPr>
            <w:tcW w:w="5280" w:type="dxa"/>
          </w:tcPr>
          <w:p w14:paraId="499C19FC" w14:textId="77777777" w:rsidR="007A1F44" w:rsidRPr="00A03C55" w:rsidRDefault="007A1F44" w:rsidP="00971004">
            <w:pPr>
              <w:pStyle w:val="TableEntry"/>
              <w:rPr>
                <w:noProof w:val="0"/>
              </w:rPr>
            </w:pPr>
            <w:r w:rsidRPr="00A03C55">
              <w:rPr>
                <w:noProof w:val="0"/>
              </w:rPr>
              <w:t>The name "use" attribute can convey that a name is to be matched using "fuzzy" matching, and does not require exact match. Only some of the name parts may be populated. If, for example, only a family name part of a person's name is sent, then the query would match all persons with that family name regardless of their given names or initials.</w:t>
            </w:r>
          </w:p>
        </w:tc>
      </w:tr>
      <w:tr w:rsidR="007A1F44" w:rsidRPr="00A03C55" w14:paraId="3200C693" w14:textId="77777777" w:rsidTr="003462A5">
        <w:trPr>
          <w:cantSplit/>
        </w:trPr>
        <w:tc>
          <w:tcPr>
            <w:tcW w:w="4363" w:type="dxa"/>
          </w:tcPr>
          <w:p w14:paraId="2E8CABC3"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98" w:anchor="ParameterItem-cls" w:history="1">
              <w:r w:rsidRPr="00A03C55">
                <w:rPr>
                  <w:noProof w:val="0"/>
                </w:rPr>
                <w:t>ParameterItem</w:t>
              </w:r>
            </w:hyperlink>
            <w:r w:rsidRPr="00A03C55">
              <w:rPr>
                <w:noProof w:val="0"/>
              </w:rPr>
              <w:t> (</w:t>
            </w:r>
            <w:hyperlink r:id="rId199" w:anchor="dt-ST" w:history="1">
              <w:r w:rsidRPr="00A03C55">
                <w:rPr>
                  <w:noProof w:val="0"/>
                </w:rPr>
                <w:t>ST</w:t>
              </w:r>
            </w:hyperlink>
            <w:r w:rsidRPr="00A03C55">
              <w:rPr>
                <w:noProof w:val="0"/>
              </w:rPr>
              <w:t>){default= "LivingSubject.name"}</w:t>
            </w:r>
          </w:p>
        </w:tc>
        <w:tc>
          <w:tcPr>
            <w:tcW w:w="5280" w:type="dxa"/>
          </w:tcPr>
          <w:p w14:paraId="65A625B0" w14:textId="77777777" w:rsidR="007A1F44" w:rsidRPr="00A03C55" w:rsidRDefault="007A1F44" w:rsidP="00971004">
            <w:pPr>
              <w:pStyle w:val="TableEntry"/>
              <w:rPr>
                <w:noProof w:val="0"/>
              </w:rPr>
            </w:pPr>
          </w:p>
        </w:tc>
      </w:tr>
      <w:tr w:rsidR="007A1F44" w:rsidRPr="00A03C55" w14:paraId="333944B7" w14:textId="77777777" w:rsidTr="003462A5">
        <w:trPr>
          <w:cantSplit/>
        </w:trPr>
        <w:tc>
          <w:tcPr>
            <w:tcW w:w="4363" w:type="dxa"/>
          </w:tcPr>
          <w:p w14:paraId="62CED5FC" w14:textId="77777777" w:rsidR="007A1F44" w:rsidRPr="00A03C55" w:rsidRDefault="007A1F44" w:rsidP="00971004">
            <w:pPr>
              <w:pStyle w:val="TableEntry"/>
              <w:rPr>
                <w:b/>
                <w:noProof w:val="0"/>
              </w:rPr>
            </w:pPr>
            <w:r w:rsidRPr="00A03C55">
              <w:rPr>
                <w:b/>
                <w:noProof w:val="0"/>
              </w:rPr>
              <w:t>PatientAddress</w:t>
            </w:r>
          </w:p>
        </w:tc>
        <w:tc>
          <w:tcPr>
            <w:tcW w:w="5280" w:type="dxa"/>
          </w:tcPr>
          <w:p w14:paraId="33F4038F" w14:textId="77777777" w:rsidR="007A1F44" w:rsidRPr="00A03C55" w:rsidRDefault="007A1F44" w:rsidP="00971004">
            <w:pPr>
              <w:pStyle w:val="TableEntry"/>
              <w:rPr>
                <w:noProof w:val="0"/>
              </w:rPr>
            </w:pPr>
            <w:r w:rsidRPr="00A03C55">
              <w:rPr>
                <w:noProof w:val="0"/>
              </w:rPr>
              <w:t>This query parameter is a postal address for corresponding with a patient. There shall be only a single PatientAddress element</w:t>
            </w:r>
          </w:p>
        </w:tc>
      </w:tr>
      <w:tr w:rsidR="007A1F44" w:rsidRPr="00A03C55" w14:paraId="451ADEFC" w14:textId="77777777" w:rsidTr="003462A5">
        <w:trPr>
          <w:cantSplit/>
        </w:trPr>
        <w:tc>
          <w:tcPr>
            <w:tcW w:w="4363" w:type="dxa"/>
          </w:tcPr>
          <w:p w14:paraId="370DEA10" w14:textId="77777777" w:rsidR="007A1F44" w:rsidRPr="00A03C55" w:rsidRDefault="007A1F44" w:rsidP="0090367F">
            <w:pPr>
              <w:pStyle w:val="TableEntry"/>
              <w:rPr>
                <w:noProof w:val="0"/>
              </w:rPr>
            </w:pPr>
            <w:r w:rsidRPr="00A03C55">
              <w:rPr>
                <w:noProof w:val="0"/>
              </w:rPr>
              <w:t>value [1..*]</w:t>
            </w:r>
            <w:r w:rsidRPr="00A03C55">
              <w:rPr>
                <w:noProof w:val="0"/>
              </w:rPr>
              <w:br/>
            </w:r>
            <w:hyperlink r:id="rId200" w:anchor="ParameterItem-cls" w:history="1">
              <w:r w:rsidRPr="00A03C55">
                <w:rPr>
                  <w:noProof w:val="0"/>
                </w:rPr>
                <w:t>ParameterItem</w:t>
              </w:r>
            </w:hyperlink>
            <w:r w:rsidRPr="00A03C55">
              <w:rPr>
                <w:noProof w:val="0"/>
              </w:rPr>
              <w:t> (</w:t>
            </w:r>
            <w:hyperlink r:id="rId201" w:anchor="dt-II" w:history="1">
              <w:r w:rsidRPr="00A03C55">
                <w:rPr>
                  <w:noProof w:val="0"/>
                </w:rPr>
                <w:t>AD</w:t>
              </w:r>
            </w:hyperlink>
            <w:r w:rsidRPr="00A03C55">
              <w:rPr>
                <w:noProof w:val="0"/>
              </w:rPr>
              <w:t xml:space="preserve">) </w:t>
            </w:r>
          </w:p>
        </w:tc>
        <w:tc>
          <w:tcPr>
            <w:tcW w:w="5280" w:type="dxa"/>
          </w:tcPr>
          <w:p w14:paraId="2BD92987" w14:textId="77777777" w:rsidR="007A1F44" w:rsidRPr="00A03C55" w:rsidRDefault="007A1F44" w:rsidP="00971004">
            <w:pPr>
              <w:pStyle w:val="TableEntry"/>
              <w:rPr>
                <w:noProof w:val="0"/>
              </w:rPr>
            </w:pPr>
            <w:r w:rsidRPr="00A03C55">
              <w:rPr>
                <w:noProof w:val="0"/>
              </w:rPr>
              <w:t>Multiple instances of the value element within a Patient Address may be specified and are combined with OR logic.</w:t>
            </w:r>
          </w:p>
        </w:tc>
      </w:tr>
      <w:tr w:rsidR="007A1F44" w:rsidRPr="00A03C55" w14:paraId="302E3439" w14:textId="77777777" w:rsidTr="003462A5">
        <w:trPr>
          <w:cantSplit/>
        </w:trPr>
        <w:tc>
          <w:tcPr>
            <w:tcW w:w="4363" w:type="dxa"/>
          </w:tcPr>
          <w:p w14:paraId="32E93334"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202" w:anchor="ParameterItem-cls" w:history="1">
              <w:r w:rsidRPr="00A03C55">
                <w:rPr>
                  <w:noProof w:val="0"/>
                </w:rPr>
                <w:t>ParameterItem</w:t>
              </w:r>
            </w:hyperlink>
            <w:r w:rsidRPr="00A03C55">
              <w:rPr>
                <w:noProof w:val="0"/>
              </w:rPr>
              <w:t> (</w:t>
            </w:r>
            <w:hyperlink r:id="rId203" w:anchor="dt-ST" w:history="1">
              <w:r w:rsidRPr="00A03C55">
                <w:rPr>
                  <w:noProof w:val="0"/>
                </w:rPr>
                <w:t>ST</w:t>
              </w:r>
            </w:hyperlink>
            <w:r w:rsidRPr="00A03C55">
              <w:rPr>
                <w:noProof w:val="0"/>
              </w:rPr>
              <w:t>){default= "Patient.addr"}</w:t>
            </w:r>
          </w:p>
        </w:tc>
        <w:tc>
          <w:tcPr>
            <w:tcW w:w="5280" w:type="dxa"/>
          </w:tcPr>
          <w:p w14:paraId="375E1A92" w14:textId="77777777" w:rsidR="007A1F44" w:rsidRPr="00A03C55" w:rsidRDefault="007A1F44" w:rsidP="00971004">
            <w:pPr>
              <w:pStyle w:val="TableEntry"/>
              <w:rPr>
                <w:noProof w:val="0"/>
              </w:rPr>
            </w:pPr>
          </w:p>
        </w:tc>
      </w:tr>
      <w:tr w:rsidR="007A1F44" w:rsidRPr="00A03C55" w14:paraId="26CD97F1" w14:textId="77777777" w:rsidTr="003462A5">
        <w:trPr>
          <w:cantSplit/>
        </w:trPr>
        <w:tc>
          <w:tcPr>
            <w:tcW w:w="4363" w:type="dxa"/>
          </w:tcPr>
          <w:p w14:paraId="779638BC" w14:textId="77777777" w:rsidR="007A1F44" w:rsidRPr="00A03C55" w:rsidRDefault="007A1F44" w:rsidP="00971004">
            <w:pPr>
              <w:pStyle w:val="TableEntry"/>
              <w:rPr>
                <w:noProof w:val="0"/>
              </w:rPr>
            </w:pPr>
            <w:r w:rsidRPr="00A03C55">
              <w:rPr>
                <w:noProof w:val="0"/>
              </w:rPr>
              <w:t>OtherIDsScopingOrganization</w:t>
            </w:r>
          </w:p>
        </w:tc>
        <w:tc>
          <w:tcPr>
            <w:tcW w:w="5280" w:type="dxa"/>
          </w:tcPr>
          <w:p w14:paraId="590B6FD1" w14:textId="77777777" w:rsidR="007A1F44" w:rsidRPr="00A03C55" w:rsidRDefault="007A1F44" w:rsidP="00971004">
            <w:pPr>
              <w:pStyle w:val="TableEntry"/>
              <w:rPr>
                <w:noProof w:val="0"/>
              </w:rPr>
            </w:pPr>
            <w:r w:rsidRPr="00A03C55">
              <w:rPr>
                <w:noProof w:val="0"/>
              </w:rPr>
              <w:t>Optional parameter specifying the assigning authority of a Patient Identity Domain</w:t>
            </w:r>
          </w:p>
        </w:tc>
      </w:tr>
      <w:tr w:rsidR="007A1F44" w:rsidRPr="00A03C55" w14:paraId="22EF198F" w14:textId="77777777" w:rsidTr="003462A5">
        <w:trPr>
          <w:cantSplit/>
        </w:trPr>
        <w:tc>
          <w:tcPr>
            <w:tcW w:w="4363" w:type="dxa"/>
          </w:tcPr>
          <w:p w14:paraId="384ACB6C" w14:textId="77777777" w:rsidR="007A1F44" w:rsidRPr="00A03C55" w:rsidRDefault="007A1F44" w:rsidP="00971004">
            <w:pPr>
              <w:pStyle w:val="TableEntry"/>
              <w:rPr>
                <w:noProof w:val="0"/>
              </w:rPr>
            </w:pPr>
            <w:r w:rsidRPr="00A03C55">
              <w:rPr>
                <w:noProof w:val="0"/>
              </w:rPr>
              <w:t>value [1..1]</w:t>
            </w:r>
            <w:r w:rsidRPr="00A03C55">
              <w:rPr>
                <w:noProof w:val="0"/>
              </w:rPr>
              <w:br/>
            </w:r>
            <w:hyperlink r:id="rId204" w:anchor="ParameterItem-cls" w:history="1">
              <w:r w:rsidRPr="00A03C55">
                <w:rPr>
                  <w:noProof w:val="0"/>
                </w:rPr>
                <w:t>ParameterItem</w:t>
              </w:r>
            </w:hyperlink>
            <w:r w:rsidRPr="00A03C55">
              <w:rPr>
                <w:noProof w:val="0"/>
              </w:rPr>
              <w:t> (</w:t>
            </w:r>
            <w:hyperlink r:id="rId205" w:anchor="dt-II" w:history="1">
              <w:r w:rsidRPr="00A03C55">
                <w:rPr>
                  <w:noProof w:val="0"/>
                </w:rPr>
                <w:t>II</w:t>
              </w:r>
            </w:hyperlink>
            <w:r w:rsidRPr="00A03C55">
              <w:rPr>
                <w:noProof w:val="0"/>
              </w:rPr>
              <w:t xml:space="preserve">) </w:t>
            </w:r>
          </w:p>
        </w:tc>
        <w:tc>
          <w:tcPr>
            <w:tcW w:w="5280" w:type="dxa"/>
          </w:tcPr>
          <w:p w14:paraId="286AC407" w14:textId="77777777" w:rsidR="007A1F44" w:rsidRPr="00A03C55" w:rsidRDefault="007A1F44" w:rsidP="00971004">
            <w:pPr>
              <w:pStyle w:val="TableEntry"/>
              <w:rPr>
                <w:noProof w:val="0"/>
              </w:rPr>
            </w:pPr>
            <w:r w:rsidRPr="00A03C55">
              <w:rPr>
                <w:noProof w:val="0"/>
              </w:rPr>
              <w:t>The identifier for a Patient Identity Domain's assigning authority. IHE restriction:</w:t>
            </w:r>
            <w:r w:rsidRPr="00A03C55">
              <w:rPr>
                <w:noProof w:val="0"/>
              </w:rPr>
              <w:br/>
              <w:t>The value.root attribute SHALL be a valid ISO OID</w:t>
            </w:r>
            <w:r w:rsidRPr="00A03C55">
              <w:rPr>
                <w:noProof w:val="0"/>
              </w:rPr>
              <w:br/>
              <w:t>The value.extension attribute SHALL NOT be present</w:t>
            </w:r>
          </w:p>
        </w:tc>
      </w:tr>
      <w:tr w:rsidR="007A1F44" w:rsidRPr="00A03C55" w14:paraId="03F3DD4A" w14:textId="77777777" w:rsidTr="003462A5">
        <w:trPr>
          <w:cantSplit/>
        </w:trPr>
        <w:tc>
          <w:tcPr>
            <w:tcW w:w="4363" w:type="dxa"/>
          </w:tcPr>
          <w:p w14:paraId="49B454B2"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206" w:anchor="ParameterItem-cls" w:history="1">
              <w:r w:rsidRPr="00A03C55">
                <w:rPr>
                  <w:noProof w:val="0"/>
                </w:rPr>
                <w:t>ParameterItem</w:t>
              </w:r>
            </w:hyperlink>
            <w:r w:rsidRPr="00A03C55">
              <w:rPr>
                <w:noProof w:val="0"/>
              </w:rPr>
              <w:t> (</w:t>
            </w:r>
            <w:hyperlink r:id="rId207" w:anchor="dt-ST" w:history="1">
              <w:r w:rsidRPr="00A03C55">
                <w:rPr>
                  <w:noProof w:val="0"/>
                </w:rPr>
                <w:t>ST</w:t>
              </w:r>
            </w:hyperlink>
            <w:r w:rsidRPr="00A03C55">
              <w:rPr>
                <w:noProof w:val="0"/>
              </w:rPr>
              <w:t>){default= "OtherIDs.scopingOrganization.id"}</w:t>
            </w:r>
          </w:p>
        </w:tc>
        <w:tc>
          <w:tcPr>
            <w:tcW w:w="5280" w:type="dxa"/>
          </w:tcPr>
          <w:p w14:paraId="26221106" w14:textId="77777777" w:rsidR="007A1F44" w:rsidRPr="00A03C55" w:rsidRDefault="007A1F44" w:rsidP="00971004">
            <w:pPr>
              <w:pStyle w:val="TableEntry"/>
              <w:rPr>
                <w:noProof w:val="0"/>
              </w:rPr>
            </w:pPr>
          </w:p>
        </w:tc>
      </w:tr>
    </w:tbl>
    <w:p w14:paraId="3D7D05A6" w14:textId="77777777" w:rsidR="007A1F44" w:rsidRPr="00A03C55" w:rsidRDefault="007A1F44" w:rsidP="00D372D5">
      <w:pPr>
        <w:pStyle w:val="BodyText"/>
      </w:pPr>
      <w:bookmarkStart w:id="1523" w:name="_Toc169692763"/>
    </w:p>
    <w:p w14:paraId="004E79C4" w14:textId="48BA5D7A" w:rsidR="007A1F44" w:rsidRPr="00A03C55" w:rsidRDefault="007A1F44" w:rsidP="00971004">
      <w:r w:rsidRPr="00A03C55">
        <w:t xml:space="preserve">When </w:t>
      </w:r>
      <w:r w:rsidR="00D57CF5" w:rsidRPr="00A03C55">
        <w:t xml:space="preserve">the </w:t>
      </w:r>
      <w:r w:rsidRPr="00A03C55">
        <w:t>Pediatric Demographics Option is supported, the following sections may be included.</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22C13AAB" w14:textId="77777777">
        <w:tc>
          <w:tcPr>
            <w:tcW w:w="4363" w:type="dxa"/>
          </w:tcPr>
          <w:p w14:paraId="5DA1FA1E" w14:textId="77777777" w:rsidR="007A1F44" w:rsidRPr="00A03C55" w:rsidRDefault="007A1F44" w:rsidP="00971004">
            <w:pPr>
              <w:pStyle w:val="TableEntry"/>
              <w:rPr>
                <w:b/>
                <w:noProof w:val="0"/>
              </w:rPr>
            </w:pPr>
            <w:r w:rsidRPr="00A03C55">
              <w:rPr>
                <w:b/>
                <w:noProof w:val="0"/>
              </w:rPr>
              <w:t>MothersMaidenName</w:t>
            </w:r>
          </w:p>
        </w:tc>
        <w:tc>
          <w:tcPr>
            <w:tcW w:w="5280" w:type="dxa"/>
          </w:tcPr>
          <w:p w14:paraId="2A05274B" w14:textId="77777777" w:rsidR="007A1F44" w:rsidRPr="00A03C55" w:rsidRDefault="007A1F44" w:rsidP="00971004">
            <w:pPr>
              <w:pStyle w:val="TableEntry"/>
              <w:rPr>
                <w:noProof w:val="0"/>
              </w:rPr>
            </w:pPr>
            <w:r w:rsidRPr="00A03C55">
              <w:rPr>
                <w:noProof w:val="0"/>
              </w:rPr>
              <w:t xml:space="preserve">Design Comments: 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EntityNamePartQualifier of "birth" for the person who is the player in a PersonalRelationship of type of "mother" to the focal person. </w:t>
            </w:r>
          </w:p>
        </w:tc>
      </w:tr>
      <w:tr w:rsidR="007A1F44" w:rsidRPr="00A03C55" w14:paraId="0F3ED322" w14:textId="77777777">
        <w:tc>
          <w:tcPr>
            <w:tcW w:w="4363" w:type="dxa"/>
          </w:tcPr>
          <w:p w14:paraId="69F48477" w14:textId="77777777" w:rsidR="007A1F44" w:rsidRPr="00A03C55" w:rsidRDefault="007A1F44" w:rsidP="00971004">
            <w:pPr>
              <w:pStyle w:val="TableEntry"/>
              <w:rPr>
                <w:noProof w:val="0"/>
              </w:rPr>
            </w:pPr>
            <w:r w:rsidRPr="00A03C55">
              <w:rPr>
                <w:noProof w:val="0"/>
              </w:rPr>
              <w:t>value [1..1]</w:t>
            </w:r>
          </w:p>
          <w:p w14:paraId="648ABAF8" w14:textId="77777777" w:rsidR="007A1F44" w:rsidRPr="00A03C55" w:rsidRDefault="007A1F44" w:rsidP="00971004">
            <w:pPr>
              <w:pStyle w:val="TableEntry"/>
              <w:rPr>
                <w:noProof w:val="0"/>
              </w:rPr>
            </w:pPr>
            <w:r w:rsidRPr="00A03C55">
              <w:rPr>
                <w:noProof w:val="0"/>
              </w:rPr>
              <w:t>ParameterItem (PN)</w:t>
            </w:r>
          </w:p>
        </w:tc>
        <w:tc>
          <w:tcPr>
            <w:tcW w:w="5280" w:type="dxa"/>
          </w:tcPr>
          <w:p w14:paraId="3933B1F5" w14:textId="77777777" w:rsidR="007A1F44" w:rsidRPr="00A03C55" w:rsidRDefault="007A1F44" w:rsidP="00971004">
            <w:pPr>
              <w:pStyle w:val="TableEntry"/>
              <w:rPr>
                <w:noProof w:val="0"/>
              </w:rPr>
            </w:pPr>
            <w:r w:rsidRPr="00A03C55">
              <w:rPr>
                <w:noProof w:val="0"/>
              </w:rPr>
              <w:t>Design Comments: A person name. In this case it may consist of only the given name part, the family name part, or both.</w:t>
            </w:r>
          </w:p>
        </w:tc>
      </w:tr>
      <w:tr w:rsidR="007A1F44" w:rsidRPr="00A03C55" w14:paraId="1116C605" w14:textId="77777777">
        <w:tc>
          <w:tcPr>
            <w:tcW w:w="4363" w:type="dxa"/>
          </w:tcPr>
          <w:p w14:paraId="78366BA2" w14:textId="77777777" w:rsidR="007A1F44" w:rsidRPr="00A03C55" w:rsidRDefault="007A1F44" w:rsidP="00971004">
            <w:pPr>
              <w:pStyle w:val="TableEntry"/>
              <w:rPr>
                <w:noProof w:val="0"/>
              </w:rPr>
            </w:pPr>
            <w:r w:rsidRPr="00A03C55">
              <w:rPr>
                <w:noProof w:val="0"/>
              </w:rPr>
              <w:t>semanticsText [1..1]</w:t>
            </w:r>
          </w:p>
          <w:p w14:paraId="5ACC0D1A" w14:textId="77777777" w:rsidR="007A1F44" w:rsidRPr="00A03C55" w:rsidRDefault="007A1F44" w:rsidP="00971004">
            <w:pPr>
              <w:pStyle w:val="TableEntry"/>
              <w:rPr>
                <w:noProof w:val="0"/>
              </w:rPr>
            </w:pPr>
            <w:r w:rsidRPr="00A03C55">
              <w:rPr>
                <w:noProof w:val="0"/>
              </w:rPr>
              <w:t>ParameterItem (ST){default= "Person.MothersMaidenName"}</w:t>
            </w:r>
          </w:p>
        </w:tc>
        <w:tc>
          <w:tcPr>
            <w:tcW w:w="5280" w:type="dxa"/>
          </w:tcPr>
          <w:p w14:paraId="611F83F9" w14:textId="77777777" w:rsidR="007A1F44" w:rsidRPr="00A03C55" w:rsidRDefault="007A1F44" w:rsidP="00971004">
            <w:pPr>
              <w:pStyle w:val="TableEntry"/>
              <w:rPr>
                <w:noProof w:val="0"/>
              </w:rPr>
            </w:pPr>
          </w:p>
        </w:tc>
      </w:tr>
      <w:tr w:rsidR="007A1F44" w:rsidRPr="00A03C55" w14:paraId="240E1EDC" w14:textId="77777777">
        <w:tc>
          <w:tcPr>
            <w:tcW w:w="4363" w:type="dxa"/>
          </w:tcPr>
          <w:p w14:paraId="31B76A23" w14:textId="77777777" w:rsidR="007A1F44" w:rsidRPr="00A03C55" w:rsidRDefault="007A1F44" w:rsidP="00971004">
            <w:pPr>
              <w:pStyle w:val="TableEntry"/>
              <w:rPr>
                <w:b/>
                <w:noProof w:val="0"/>
              </w:rPr>
            </w:pPr>
            <w:r w:rsidRPr="00A03C55">
              <w:rPr>
                <w:b/>
                <w:noProof w:val="0"/>
              </w:rPr>
              <w:t>PatientTelecom</w:t>
            </w:r>
          </w:p>
        </w:tc>
        <w:tc>
          <w:tcPr>
            <w:tcW w:w="5280" w:type="dxa"/>
          </w:tcPr>
          <w:p w14:paraId="646F7CA8" w14:textId="77777777" w:rsidR="007A1F44" w:rsidRPr="00A03C55" w:rsidRDefault="007A1F44" w:rsidP="00971004">
            <w:pPr>
              <w:pStyle w:val="TableEntry"/>
              <w:rPr>
                <w:noProof w:val="0"/>
              </w:rPr>
            </w:pPr>
            <w:r w:rsidRPr="00A03C55">
              <w:rPr>
                <w:noProof w:val="0"/>
              </w:rPr>
              <w:t>Design Comments: This query parameter is a telecommunications address for communicating with a living subject in the context of the target patient registry. It could be a telephone number, fax number or even an email address. There shall be only a single PatientTelecom element.</w:t>
            </w:r>
          </w:p>
        </w:tc>
      </w:tr>
      <w:tr w:rsidR="007A1F44" w:rsidRPr="00A03C55" w14:paraId="11500ACD" w14:textId="77777777" w:rsidTr="00775340">
        <w:trPr>
          <w:cantSplit/>
        </w:trPr>
        <w:tc>
          <w:tcPr>
            <w:tcW w:w="4363" w:type="dxa"/>
          </w:tcPr>
          <w:p w14:paraId="4CC2B1FE" w14:textId="77777777" w:rsidR="007A1F44" w:rsidRPr="00A03C55" w:rsidRDefault="007A1F44" w:rsidP="00971004">
            <w:pPr>
              <w:pStyle w:val="TableEntry"/>
              <w:rPr>
                <w:noProof w:val="0"/>
              </w:rPr>
            </w:pPr>
            <w:r w:rsidRPr="00A03C55">
              <w:rPr>
                <w:noProof w:val="0"/>
              </w:rPr>
              <w:t>value [1..*]</w:t>
            </w:r>
          </w:p>
          <w:p w14:paraId="64332F78" w14:textId="77777777" w:rsidR="007A1F44" w:rsidRPr="00A03C55" w:rsidRDefault="007A1F44" w:rsidP="00971004">
            <w:pPr>
              <w:pStyle w:val="TableEntry"/>
              <w:rPr>
                <w:noProof w:val="0"/>
              </w:rPr>
            </w:pPr>
            <w:r w:rsidRPr="00A03C55">
              <w:rPr>
                <w:noProof w:val="0"/>
              </w:rPr>
              <w:t>ParameterItem (TEL)</w:t>
            </w:r>
          </w:p>
        </w:tc>
        <w:tc>
          <w:tcPr>
            <w:tcW w:w="5280" w:type="dxa"/>
          </w:tcPr>
          <w:p w14:paraId="1AB0F267" w14:textId="77777777" w:rsidR="007A1F44" w:rsidRPr="00A03C55" w:rsidRDefault="007A1F44" w:rsidP="00971004">
            <w:pPr>
              <w:pStyle w:val="TableEntry"/>
              <w:rPr>
                <w:noProof w:val="0"/>
              </w:rPr>
            </w:pPr>
            <w:r w:rsidRPr="00A03C55">
              <w:rPr>
                <w:noProof w:val="0"/>
              </w:rPr>
              <w:t>Design Comments: A telecommunications address. The scheme attribute specifies whether this is a telephone number, fax number, email address, etc. Multiple instances of the value element within a PatientTelecom may be specified and are combined with OR logic.</w:t>
            </w:r>
          </w:p>
        </w:tc>
      </w:tr>
    </w:tbl>
    <w:p w14:paraId="46BB027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r w:rsidRPr="00A03C55">
        <w:rPr>
          <w:noProof w:val="0"/>
        </w:rPr>
        <w:lastRenderedPageBreak/>
        <w:t>3.47.4.1.2.3 Control Act and Transmission Wrappers</w:t>
      </w:r>
      <w:bookmarkEnd w:id="1523"/>
    </w:p>
    <w:p w14:paraId="37369E65" w14:textId="68429E0E"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w:t>
      </w:r>
      <w:r w:rsidR="001F6AD8" w:rsidRPr="00A03C55">
        <w:t>47</w:t>
      </w:r>
      <w:r w:rsidRPr="00A03C55">
        <w:t>.4.1.2</w:t>
      </w:r>
      <w:r w:rsidR="009C28BF" w:rsidRPr="00A03C55">
        <w:t>.3</w:t>
      </w:r>
      <w:r w:rsidRPr="00A03C55">
        <w:t>-</w:t>
      </w:r>
      <w:r w:rsidR="009C28BF" w:rsidRPr="00A03C55">
        <w:t>1</w:t>
      </w:r>
      <w:r w:rsidRPr="00A03C55">
        <w:t xml:space="preserve"> contains the Transmission and Control Act wrappers used for this interaction, and the associated constraints.</w:t>
      </w:r>
    </w:p>
    <w:p w14:paraId="45676A53" w14:textId="19FBEE88" w:rsidR="007A1F44" w:rsidRPr="00A03C55" w:rsidRDefault="007A1F44" w:rsidP="00971004">
      <w:pPr>
        <w:pStyle w:val="TableTitle"/>
        <w:rPr>
          <w:noProof w:val="0"/>
        </w:rPr>
      </w:pPr>
      <w:r w:rsidRPr="00A03C55">
        <w:rPr>
          <w:noProof w:val="0"/>
        </w:rPr>
        <w:t>Table 3.47.4.1.</w:t>
      </w:r>
      <w:r w:rsidR="00866930" w:rsidRPr="00A03C55">
        <w:rPr>
          <w:noProof w:val="0"/>
        </w:rPr>
        <w:t>2.</w:t>
      </w:r>
      <w:r w:rsidR="009C28BF" w:rsidRPr="00A03C55">
        <w:rPr>
          <w:noProof w:val="0"/>
        </w:rPr>
        <w:t>3</w:t>
      </w:r>
      <w:r w:rsidRPr="00A03C55">
        <w:rPr>
          <w:noProof w:val="0"/>
        </w:rPr>
        <w:t>-</w:t>
      </w:r>
      <w:r w:rsidR="009C28BF"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A03C55" w14:paraId="6344FD58" w14:textId="77777777" w:rsidTr="00B6518F">
        <w:trPr>
          <w:tblHeader/>
          <w:jc w:val="center"/>
        </w:trPr>
        <w:tc>
          <w:tcPr>
            <w:tcW w:w="2632" w:type="dxa"/>
            <w:shd w:val="clear" w:color="auto" w:fill="D9D9D9"/>
          </w:tcPr>
          <w:p w14:paraId="2B66BFA1"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1FD25649"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04103798" w14:textId="77777777">
        <w:trPr>
          <w:jc w:val="center"/>
        </w:trPr>
        <w:tc>
          <w:tcPr>
            <w:tcW w:w="2632" w:type="dxa"/>
          </w:tcPr>
          <w:p w14:paraId="68B7F61A" w14:textId="77777777" w:rsidR="007A1F44" w:rsidRPr="00A03C55" w:rsidRDefault="007A1F44" w:rsidP="00971004">
            <w:pPr>
              <w:pStyle w:val="TableEntry"/>
              <w:rPr>
                <w:noProof w:val="0"/>
              </w:rPr>
            </w:pPr>
            <w:r w:rsidRPr="00A03C55">
              <w:rPr>
                <w:noProof w:val="0"/>
              </w:rPr>
              <w:t>MCCI_MT000100UV01 – Send Message Payload</w:t>
            </w:r>
          </w:p>
        </w:tc>
        <w:tc>
          <w:tcPr>
            <w:tcW w:w="2545" w:type="dxa"/>
          </w:tcPr>
          <w:p w14:paraId="74693B2E" w14:textId="77777777" w:rsidR="007A1F44" w:rsidRPr="00A03C55" w:rsidRDefault="007A1F44" w:rsidP="00971004">
            <w:pPr>
              <w:pStyle w:val="TableEntry"/>
              <w:rPr>
                <w:noProof w:val="0"/>
              </w:rPr>
            </w:pPr>
            <w:r w:rsidRPr="00A03C55">
              <w:rPr>
                <w:noProof w:val="0"/>
              </w:rPr>
              <w:t>QUQI_MT021001UV01 – Query Control Act Request: Query By Parameter</w:t>
            </w:r>
          </w:p>
        </w:tc>
      </w:tr>
      <w:tr w:rsidR="007A1F44" w:rsidRPr="00A03C55" w14:paraId="5D0BF41F" w14:textId="77777777">
        <w:trPr>
          <w:jc w:val="center"/>
        </w:trPr>
        <w:tc>
          <w:tcPr>
            <w:tcW w:w="2632" w:type="dxa"/>
          </w:tcPr>
          <w:p w14:paraId="7D317AA3" w14:textId="77777777" w:rsidR="007A1F44" w:rsidRPr="00A03C55" w:rsidRDefault="007A1F44" w:rsidP="00971004">
            <w:pPr>
              <w:pStyle w:val="TableEntry"/>
              <w:rPr>
                <w:noProof w:val="0"/>
              </w:rPr>
            </w:pPr>
            <w:r w:rsidRPr="00A03C55">
              <w:rPr>
                <w:noProof w:val="0"/>
              </w:rPr>
              <w:t>The value of interactionId SHALL be set to PRPA_IN201305UV02</w:t>
            </w:r>
          </w:p>
          <w:p w14:paraId="6E3AB6CC" w14:textId="77777777" w:rsidR="007A1F44" w:rsidRPr="00A03C55" w:rsidRDefault="007A1F44" w:rsidP="00971004">
            <w:pPr>
              <w:pStyle w:val="TableEntry"/>
              <w:rPr>
                <w:noProof w:val="0"/>
              </w:rPr>
            </w:pPr>
            <w:r w:rsidRPr="00A03C55">
              <w:rPr>
                <w:noProof w:val="0"/>
              </w:rPr>
              <w:t>The value of processingModeCode SHALL be set to T</w:t>
            </w:r>
          </w:p>
          <w:p w14:paraId="5D83AC6A" w14:textId="77777777" w:rsidR="007A1F44" w:rsidRPr="00A03C55" w:rsidRDefault="007A1F44" w:rsidP="00971004">
            <w:pPr>
              <w:pStyle w:val="TableEntry"/>
              <w:rPr>
                <w:noProof w:val="0"/>
              </w:rPr>
            </w:pPr>
            <w:r w:rsidRPr="00A03C55">
              <w:rPr>
                <w:noProof w:val="0"/>
              </w:rPr>
              <w:t>The acceptAckCode SHALL be set to AL</w:t>
            </w:r>
          </w:p>
          <w:p w14:paraId="1F7A4589" w14:textId="77777777" w:rsidR="007A1F44" w:rsidRPr="00A03C55" w:rsidRDefault="007A1F44" w:rsidP="00971004">
            <w:pPr>
              <w:pStyle w:val="TableEntry"/>
              <w:rPr>
                <w:noProof w:val="0"/>
              </w:rPr>
            </w:pPr>
            <w:r w:rsidRPr="00A03C55">
              <w:rPr>
                <w:noProof w:val="0"/>
              </w:rPr>
              <w:t>There SHALL be only one receiver Device</w:t>
            </w:r>
          </w:p>
          <w:p w14:paraId="30CA693E" w14:textId="77777777" w:rsidR="007A1F44" w:rsidRPr="00A03C55" w:rsidRDefault="007A1F44" w:rsidP="00971004">
            <w:pPr>
              <w:pStyle w:val="TableEntry"/>
              <w:rPr>
                <w:noProof w:val="0"/>
              </w:rPr>
            </w:pPr>
          </w:p>
        </w:tc>
        <w:tc>
          <w:tcPr>
            <w:tcW w:w="2545" w:type="dxa"/>
          </w:tcPr>
          <w:p w14:paraId="60344C82" w14:textId="77777777" w:rsidR="007A1F44" w:rsidRPr="00A03C55" w:rsidRDefault="007A1F44" w:rsidP="00971004">
            <w:pPr>
              <w:pStyle w:val="TableEntry"/>
              <w:rPr>
                <w:noProof w:val="0"/>
              </w:rPr>
            </w:pPr>
            <w:r w:rsidRPr="00A03C55">
              <w:rPr>
                <w:noProof w:val="0"/>
              </w:rPr>
              <w:t>The value of ControlActProcess.moodCode SHALL be set to EVN</w:t>
            </w:r>
          </w:p>
          <w:p w14:paraId="51680106" w14:textId="77777777" w:rsidR="007A1F44" w:rsidRPr="00A03C55" w:rsidRDefault="007A1F44" w:rsidP="00971004">
            <w:pPr>
              <w:pStyle w:val="TableEntry"/>
              <w:rPr>
                <w:noProof w:val="0"/>
              </w:rPr>
            </w:pPr>
            <w:r w:rsidRPr="00A03C55">
              <w:rPr>
                <w:noProof w:val="0"/>
              </w:rPr>
              <w:t>The trigger event code in ControlActProcess.code SHALL be set to PRPA_TE201305UV02</w:t>
            </w:r>
          </w:p>
          <w:p w14:paraId="1DFC2F4E" w14:textId="77777777" w:rsidR="007A1F44" w:rsidRPr="00A03C55" w:rsidRDefault="007A1F44" w:rsidP="00971004">
            <w:pPr>
              <w:pStyle w:val="TableEntry"/>
              <w:rPr>
                <w:noProof w:val="0"/>
              </w:rPr>
            </w:pPr>
            <w:r w:rsidRPr="00A03C55">
              <w:rPr>
                <w:noProof w:val="0"/>
              </w:rPr>
              <w:t>If an authorOrPerformer participation is present, the value of authorOrPerformer.typeCode SHALL be set to AUT</w:t>
            </w:r>
          </w:p>
          <w:p w14:paraId="6EAF7AEE" w14:textId="77777777" w:rsidR="007A1F44" w:rsidRPr="00A03C55" w:rsidRDefault="007A1F44" w:rsidP="00971004">
            <w:pPr>
              <w:pStyle w:val="TableEntry"/>
              <w:rPr>
                <w:noProof w:val="0"/>
              </w:rPr>
            </w:pPr>
          </w:p>
        </w:tc>
      </w:tr>
    </w:tbl>
    <w:p w14:paraId="2EA12640" w14:textId="02FB7F2E" w:rsidR="007A1F44" w:rsidRPr="00A03C55" w:rsidRDefault="007A1F44" w:rsidP="00971004">
      <w:pPr>
        <w:pStyle w:val="BodyText"/>
      </w:pPr>
      <w:r w:rsidRPr="00A03C55">
        <w:rPr>
          <w:rStyle w:val="BodyTextCharChar1"/>
          <w:noProof w:val="0"/>
        </w:rPr>
        <w:t xml:space="preserve">The composite message schemas which describe the full payload of this interaction, including the wrappers, can be found </w:t>
      </w:r>
      <w:del w:id="1524" w:author="Lynn Felhofer" w:date="2020-03-23T16:17:00Z">
        <w:r w:rsidRPr="00A03C55" w:rsidDel="00392918">
          <w:rPr>
            <w:rStyle w:val="BodyTextCharChar1"/>
            <w:noProof w:val="0"/>
          </w:rPr>
          <w:delText xml:space="preserve">online on the </w:delText>
        </w:r>
      </w:del>
      <w:del w:id="1525" w:author="Lynn Felhofer" w:date="2020-03-23T15:52:00Z">
        <w:r w:rsidRPr="00A03C55" w:rsidDel="00FD6681">
          <w:rPr>
            <w:rStyle w:val="BodyTextCharChar1"/>
            <w:noProof w:val="0"/>
          </w:rPr>
          <w:delText>IHE FTP site</w:delText>
        </w:r>
      </w:del>
      <w:del w:id="1526" w:author="Lynn Felhofer" w:date="2020-03-23T16:17:00Z">
        <w:r w:rsidRPr="00A03C55" w:rsidDel="00392918">
          <w:rPr>
            <w:rStyle w:val="BodyTextCharChar1"/>
            <w:noProof w:val="0"/>
          </w:rPr>
          <w:delText>,</w:delText>
        </w:r>
      </w:del>
      <w:ins w:id="1527" w:author="Lynn Felhofer" w:date="2020-03-23T16:17:00Z">
        <w:r w:rsidR="00392918">
          <w:rPr>
            <w:rStyle w:val="BodyTextCharChar1"/>
            <w:noProof w:val="0"/>
          </w:rPr>
          <w:t xml:space="preserve">online: </w:t>
        </w:r>
      </w:ins>
      <w:r w:rsidRPr="00A03C55">
        <w:rPr>
          <w:rStyle w:val="BodyTextCharChar1"/>
          <w:noProof w:val="0"/>
        </w:rPr>
        <w:t xml:space="preserve"> see ITI TF-2x: Appendix W</w:t>
      </w:r>
      <w:r w:rsidR="00957CD8" w:rsidRPr="00A03C55">
        <w:rPr>
          <w:rStyle w:val="BodyTextCharChar1"/>
          <w:noProof w:val="0"/>
        </w:rPr>
        <w:t xml:space="preserve">. </w:t>
      </w:r>
      <w:r w:rsidR="00D94CC8" w:rsidRPr="00A03C55">
        <w:rPr>
          <w:rStyle w:val="BodyTextCharChar1"/>
          <w:noProof w:val="0"/>
        </w:rPr>
        <w:t>T</w:t>
      </w:r>
      <w:r w:rsidRPr="00A03C55">
        <w:rPr>
          <w:rStyle w:val="BodyTextCharChar1"/>
          <w:noProof w:val="0"/>
        </w:rPr>
        <w:t>he schemas from the HL7 V3 2008 Normative Edition can be found at</w:t>
      </w:r>
      <w:r w:rsidRPr="00A03C55">
        <w:rPr>
          <w:rStyle w:val="BodyTextCharChar1"/>
          <w:noProof w:val="0"/>
        </w:rPr>
        <w:br/>
      </w:r>
      <w:r w:rsidRPr="00A03C55">
        <w:rPr>
          <w:rStyle w:val="Hyperlink"/>
        </w:rPr>
        <w:t>Edition2008/processable/multicacheschemas/PRPA_IN201305UV02.xsd)</w:t>
      </w:r>
      <w:r w:rsidRPr="00A03C55">
        <w:t xml:space="preserve"> </w:t>
      </w:r>
    </w:p>
    <w:p w14:paraId="774528A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28" w:name="_Toc169692764"/>
      <w:r w:rsidRPr="00A03C55">
        <w:rPr>
          <w:noProof w:val="0"/>
        </w:rPr>
        <w:t>3.47.4.1.2.4 Web Services Types and Messages</w:t>
      </w:r>
      <w:bookmarkEnd w:id="1528"/>
    </w:p>
    <w:p w14:paraId="3336ADB2" w14:textId="77777777" w:rsidR="007A1F44" w:rsidRPr="00A03C55" w:rsidRDefault="007A1F44" w:rsidP="00971004">
      <w:pPr>
        <w:pStyle w:val="BodyText"/>
      </w:pPr>
      <w:r w:rsidRPr="00A03C55">
        <w:t xml:space="preserve">The Patient Registry Query by Demographics message will be transmitted using Web Services, according to the requirements specified in </w:t>
      </w:r>
      <w:r w:rsidRPr="00A03C55">
        <w:rPr>
          <w:rStyle w:val="BodyTextCharChar1"/>
          <w:noProof w:val="0"/>
        </w:rPr>
        <w:t xml:space="preserve">ITI TF-2x: </w:t>
      </w:r>
      <w:r w:rsidRPr="00A03C55">
        <w:t xml:space="preserve">Appendix V. </w:t>
      </w:r>
    </w:p>
    <w:p w14:paraId="53B263B3" w14:textId="77777777" w:rsidR="007A1F44" w:rsidRPr="00A03C55" w:rsidRDefault="007A1F44" w:rsidP="00971004">
      <w:pPr>
        <w:pStyle w:val="BodyText"/>
      </w:pPr>
      <w:r w:rsidRPr="00A03C55">
        <w:t>The following WSDL naming conventions SHALL apply:</w:t>
      </w:r>
    </w:p>
    <w:p w14:paraId="7DA7A24A"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query message    -&gt; "</w:t>
      </w:r>
      <w:r w:rsidRPr="00A03C55">
        <w:rPr>
          <w:rStyle w:val="Strong"/>
          <w:rFonts w:ascii="Courier New" w:hAnsi="Courier New" w:cs="Courier New"/>
          <w:b w:val="0"/>
          <w:sz w:val="20"/>
        </w:rPr>
        <w:t>PRPA_IN201305UV02</w:t>
      </w:r>
      <w:r w:rsidRPr="00A03C55">
        <w:rPr>
          <w:rFonts w:ascii="Courier New" w:hAnsi="Courier New"/>
          <w:sz w:val="20"/>
        </w:rPr>
        <w:t>_Message"</w:t>
      </w:r>
    </w:p>
    <w:p w14:paraId="2309F00A" w14:textId="77777777" w:rsidR="007A1F44" w:rsidRPr="00A03C55" w:rsidRDefault="007A1F44" w:rsidP="00971004">
      <w:pPr>
        <w:pStyle w:val="BodyText"/>
      </w:pPr>
      <w:r w:rsidRPr="00A03C55">
        <w:t>The following WSDL snippet describes the type for this message:</w:t>
      </w:r>
    </w:p>
    <w:p w14:paraId="4F4A6C8D"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75332A8C"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46F4281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1FB284C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1E9C5CE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6FA59E0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schemaLocation="../schema/HL7V3/NE2008/multicacheschemas/PRPA_IN201305UV02.xsd"/&gt;</w:t>
      </w:r>
    </w:p>
    <w:p w14:paraId="3FAC59A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name="PRPA_IN201305UV02"/&gt;</w:t>
      </w:r>
    </w:p>
    <w:p w14:paraId="51F7E662"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2E4E167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04C0BD6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712F0104" w14:textId="77777777" w:rsidR="007A1F44" w:rsidRPr="00A03C55" w:rsidRDefault="007A1F44" w:rsidP="00971004">
      <w:pPr>
        <w:pStyle w:val="BodyText"/>
      </w:pPr>
      <w:r w:rsidRPr="00A03C55">
        <w:t>The message is described by the following snippet:</w:t>
      </w:r>
    </w:p>
    <w:p w14:paraId="3346E62C"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41F8F93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name="PRPA_IN201305UV02_Message"&gt;</w:t>
      </w:r>
    </w:p>
    <w:p w14:paraId="077E1EB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element="hl7:PRPA_IN201305UV02" name="Body"/&gt;</w:t>
      </w:r>
    </w:p>
    <w:p w14:paraId="0C6CCA2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449480E1"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1021067E" w14:textId="77777777" w:rsidR="007A1F44" w:rsidRPr="00A03C55" w:rsidRDefault="007A1F44" w:rsidP="00971004">
      <w:pPr>
        <w:pStyle w:val="BodyText"/>
      </w:pPr>
      <w:r w:rsidRPr="00A03C55">
        <w:lastRenderedPageBreak/>
        <w:t>The port types for the WSDL describing the Patient Demographics Service are described together with the expected actions of the actors which receive these messages in Section</w:t>
      </w:r>
      <w:r w:rsidR="00292B01" w:rsidRPr="00A03C55">
        <w:t xml:space="preserve"> </w:t>
      </w:r>
      <w:r w:rsidRPr="00A03C55">
        <w:t xml:space="preserve">3.47.4.2.3. </w:t>
      </w:r>
    </w:p>
    <w:p w14:paraId="5E02BF94" w14:textId="77777777" w:rsidR="007A1F44" w:rsidRPr="00A03C55" w:rsidRDefault="007A1F44" w:rsidP="003462A5">
      <w:pPr>
        <w:pStyle w:val="Heading5"/>
        <w:rPr>
          <w:noProof w:val="0"/>
        </w:rPr>
      </w:pPr>
      <w:bookmarkStart w:id="1529" w:name="_Toc169692765"/>
      <w:r w:rsidRPr="00A03C55">
        <w:rPr>
          <w:noProof w:val="0"/>
        </w:rPr>
        <w:t>3.47.4.1.3 Expected Actions</w:t>
      </w:r>
      <w:bookmarkEnd w:id="1529"/>
    </w:p>
    <w:p w14:paraId="2A7C664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bCs/>
          <w:noProof w:val="0"/>
        </w:rPr>
      </w:pPr>
      <w:bookmarkStart w:id="1530" w:name="_Toc169692766"/>
      <w:r w:rsidRPr="00A03C55">
        <w:rPr>
          <w:bCs/>
          <w:noProof w:val="0"/>
        </w:rPr>
        <w:t>3.47.4.1.3.1 Immediate Response</w:t>
      </w:r>
      <w:bookmarkEnd w:id="1530"/>
    </w:p>
    <w:p w14:paraId="016BD57C" w14:textId="77777777" w:rsidR="007A1F44" w:rsidRPr="00A03C55" w:rsidRDefault="007A1F44" w:rsidP="00971004">
      <w:pPr>
        <w:pStyle w:val="BodyText"/>
      </w:pPr>
      <w:r w:rsidRPr="00A03C55">
        <w:t xml:space="preserve">The Patient Demographics Supplier shall immediately return a Find Candidates Response message as specified below in </w:t>
      </w:r>
      <w:r w:rsidR="00292B01" w:rsidRPr="00A03C55">
        <w:t>Section</w:t>
      </w:r>
      <w:r w:rsidRPr="00A03C55">
        <w:t xml:space="preserve"> 3.47.4.2. The response message uses the Application Acknowledgement transmission wrapper, as specified in </w:t>
      </w:r>
      <w:r w:rsidRPr="00A03C55">
        <w:rPr>
          <w:rStyle w:val="BodyTextCharChar1"/>
          <w:noProof w:val="0"/>
        </w:rPr>
        <w:t xml:space="preserve">ITI TF-2x: </w:t>
      </w:r>
      <w:r w:rsidRPr="00A03C55">
        <w:t>Appendix O.1.3, and no other acknowledgments are part of this transaction.</w:t>
      </w:r>
    </w:p>
    <w:p w14:paraId="20E9B1EB" w14:textId="77777777" w:rsidR="007A1F44" w:rsidRPr="00A03C55" w:rsidRDefault="007A1F44" w:rsidP="003462A5">
      <w:pPr>
        <w:pStyle w:val="Heading6"/>
        <w:rPr>
          <w:noProof w:val="0"/>
        </w:rPr>
      </w:pPr>
      <w:bookmarkStart w:id="1531" w:name="_Toc169692767"/>
      <w:r w:rsidRPr="00A03C55">
        <w:rPr>
          <w:noProof w:val="0"/>
        </w:rPr>
        <w:t>3.47.4.1.3.2 Query Parameter Processing</w:t>
      </w:r>
      <w:bookmarkEnd w:id="1531"/>
    </w:p>
    <w:p w14:paraId="405B3CDE" w14:textId="77777777" w:rsidR="007A1F44" w:rsidRPr="00A03C55" w:rsidRDefault="007A1F44" w:rsidP="00971004">
      <w:pPr>
        <w:pStyle w:val="BodyText"/>
      </w:pPr>
      <w:r w:rsidRPr="00A03C55">
        <w:t>The Patient Demographics Supplier shall be capable of accepting, searching on, and responding with attributes in the Query Person by Demographics message.</w:t>
      </w:r>
    </w:p>
    <w:p w14:paraId="073AF458" w14:textId="77777777" w:rsidR="007A1F44" w:rsidRPr="00A03C55" w:rsidRDefault="007A1F44" w:rsidP="00971004">
      <w:pPr>
        <w:pStyle w:val="BodyText"/>
      </w:pPr>
      <w:r w:rsidRPr="00A03C55">
        <w:t>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except as already discussed in the LivingSubjectName parameter description.</w:t>
      </w:r>
    </w:p>
    <w:p w14:paraId="7BBC8E1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bCs/>
          <w:noProof w:val="0"/>
        </w:rPr>
      </w:pPr>
      <w:bookmarkStart w:id="1532" w:name="_Toc169692768"/>
      <w:r w:rsidRPr="00A03C55">
        <w:rPr>
          <w:bCs/>
          <w:noProof w:val="0"/>
        </w:rPr>
        <w:t>3.47.4.1.3.3 Incremental Response Processing</w:t>
      </w:r>
      <w:bookmarkEnd w:id="1532"/>
    </w:p>
    <w:p w14:paraId="0BA4C694" w14:textId="77777777" w:rsidR="007A1F44" w:rsidRPr="00A03C55" w:rsidRDefault="007A1F44" w:rsidP="00971004">
      <w:pPr>
        <w:pStyle w:val="BodyText"/>
      </w:pPr>
      <w:r w:rsidRPr="00A03C55">
        <w:t xml:space="preserve">The Patient Demographics Supplier, which supports the Continuation Option, shall be capable of accepting and processing the </w:t>
      </w:r>
      <w:r w:rsidRPr="00A03C55">
        <w:rPr>
          <w:i/>
        </w:rPr>
        <w:t>QueryByParameter.responsePriorityCode</w:t>
      </w:r>
      <w:r w:rsidRPr="00A03C55">
        <w:t xml:space="preserve"> attribute. In particular, the Patient Demographics Supplier shall respond in immediate mode.</w:t>
      </w:r>
    </w:p>
    <w:p w14:paraId="4B62DFBA" w14:textId="77777777" w:rsidR="007A1F44" w:rsidRPr="00A03C55" w:rsidRDefault="007A1F44" w:rsidP="00971004">
      <w:pPr>
        <w:pStyle w:val="BodyText"/>
      </w:pPr>
      <w:r w:rsidRPr="00A03C55">
        <w:t xml:space="preserve">Also, the Patient Demographics Supplier shall be able to interpret </w:t>
      </w:r>
      <w:r w:rsidRPr="00A03C55">
        <w:rPr>
          <w:i/>
          <w:iCs/>
        </w:rPr>
        <w:t>QueryByParameter.initialQuantity</w:t>
      </w:r>
      <w:r w:rsidRPr="00A03C55">
        <w:t xml:space="preserve"> to return successive responses of partial lists of records. When processing incremental responses, the Patient Demographics Consumer shall request additional responses using the Query Control Act Request Continue/Cancel message (QUQI_MT000001UV01), as described in </w:t>
      </w:r>
      <w:r w:rsidR="00292B01" w:rsidRPr="00A03C55">
        <w:t>Section</w:t>
      </w:r>
      <w:r w:rsidRPr="00A03C55">
        <w:t xml:space="preserve"> 3.47.4.3.</w:t>
      </w:r>
    </w:p>
    <w:p w14:paraId="2B2DB2B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33" w:name="_Toc169692769"/>
      <w:r w:rsidRPr="00A03C55">
        <w:rPr>
          <w:noProof w:val="0"/>
        </w:rPr>
        <w:t>3.47.4.1.3.4 Web Services Port Type and Binding Definitions</w:t>
      </w:r>
      <w:bookmarkEnd w:id="1533"/>
    </w:p>
    <w:p w14:paraId="132F0A81" w14:textId="77777777" w:rsidR="007A1F44" w:rsidRPr="00A03C55" w:rsidRDefault="007A1F44" w:rsidP="00971004">
      <w:pPr>
        <w:pStyle w:val="BodyText"/>
      </w:pPr>
      <w:r w:rsidRPr="00A03C55">
        <w:t xml:space="preserve">These definitions are part of the query response message. Please see </w:t>
      </w:r>
      <w:r w:rsidR="00650E60" w:rsidRPr="00A03C55">
        <w:t>S</w:t>
      </w:r>
      <w:r w:rsidR="00292B01" w:rsidRPr="00A03C55">
        <w:t xml:space="preserve">ection </w:t>
      </w:r>
      <w:r w:rsidRPr="00A03C55">
        <w:t>3.47.4.2.3 for more information.</w:t>
      </w:r>
    </w:p>
    <w:p w14:paraId="0EB2A46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 </w:t>
      </w:r>
      <w:bookmarkStart w:id="1534" w:name="_Toc169692770"/>
      <w:r w:rsidRPr="00A03C55">
        <w:rPr>
          <w:noProof w:val="0"/>
        </w:rPr>
        <w:t>3.47.4.1.3.5 Message Examples</w:t>
      </w:r>
      <w:bookmarkEnd w:id="1534"/>
    </w:p>
    <w:p w14:paraId="765A877E" w14:textId="1D04E8BF" w:rsidR="007A1F44" w:rsidRPr="00A03C55" w:rsidRDefault="007A1F44" w:rsidP="00971004">
      <w:pPr>
        <w:autoSpaceDE w:val="0"/>
        <w:autoSpaceDN w:val="0"/>
        <w:adjustRightInd w:val="0"/>
        <w:rPr>
          <w:rStyle w:val="BodyTextChar"/>
        </w:rPr>
      </w:pPr>
      <w:r w:rsidRPr="00A03C55">
        <w:rPr>
          <w:rStyle w:val="BodyTextCharChar1"/>
          <w:noProof w:val="0"/>
        </w:rPr>
        <w:t xml:space="preserve">Message examples can be found </w:t>
      </w:r>
      <w:del w:id="1535" w:author="Lynn Felhofer" w:date="2020-03-23T16:17:00Z">
        <w:r w:rsidRPr="00A03C55" w:rsidDel="00392918">
          <w:delText>online</w:delText>
        </w:r>
        <w:r w:rsidRPr="00A03C55" w:rsidDel="00392918">
          <w:rPr>
            <w:rStyle w:val="BodyTextCharChar1"/>
            <w:noProof w:val="0"/>
          </w:rPr>
          <w:delText xml:space="preserve"> on the </w:delText>
        </w:r>
      </w:del>
      <w:del w:id="1536" w:author="Lynn Felhofer" w:date="2020-03-23T15:52:00Z">
        <w:r w:rsidRPr="00A03C55" w:rsidDel="00FD6681">
          <w:rPr>
            <w:rStyle w:val="BodyTextCharChar1"/>
            <w:noProof w:val="0"/>
          </w:rPr>
          <w:delText>IHE FTP site</w:delText>
        </w:r>
      </w:del>
      <w:del w:id="1537" w:author="Lynn Felhofer" w:date="2020-03-23T16:17:00Z">
        <w:r w:rsidRPr="00A03C55" w:rsidDel="00392918">
          <w:rPr>
            <w:rStyle w:val="BodyTextCharChar1"/>
            <w:noProof w:val="0"/>
          </w:rPr>
          <w:delText>,</w:delText>
        </w:r>
      </w:del>
      <w:ins w:id="1538" w:author="Lynn Felhofer" w:date="2020-03-23T16:17:00Z">
        <w:r w:rsidR="00392918">
          <w:t xml:space="preserve">online: </w:t>
        </w:r>
      </w:ins>
      <w:r w:rsidRPr="00A03C55">
        <w:rPr>
          <w:rStyle w:val="BodyTextCharChar1"/>
          <w:noProof w:val="0"/>
        </w:rPr>
        <w:t xml:space="preserve"> see ITI TF-2x: Appendix W</w:t>
      </w:r>
      <w:r w:rsidRPr="00A03C55">
        <w:rPr>
          <w:rStyle w:val="BodyTextChar"/>
        </w:rPr>
        <w:t>.</w:t>
      </w:r>
    </w:p>
    <w:p w14:paraId="0A0CD8D3"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539" w:name="_Toc169692771"/>
      <w:bookmarkStart w:id="1540" w:name="_Toc398544360"/>
      <w:r w:rsidRPr="00A03C55">
        <w:rPr>
          <w:noProof w:val="0"/>
        </w:rPr>
        <w:t>3.47.4.2 Patient Demographics Query Response</w:t>
      </w:r>
      <w:bookmarkEnd w:id="1539"/>
      <w:bookmarkEnd w:id="1540"/>
    </w:p>
    <w:p w14:paraId="29E6C76F"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41" w:name="_Toc169692772"/>
      <w:r w:rsidRPr="00A03C55">
        <w:rPr>
          <w:noProof w:val="0"/>
        </w:rPr>
        <w:t>3.47.4.2.1 Trigger Events</w:t>
      </w:r>
      <w:bookmarkEnd w:id="1541"/>
    </w:p>
    <w:p w14:paraId="157DAA52" w14:textId="77777777" w:rsidR="007A1F44" w:rsidRPr="00A03C55" w:rsidRDefault="007A1F44" w:rsidP="00971004">
      <w:pPr>
        <w:pStyle w:val="BodyText"/>
      </w:pPr>
      <w:r w:rsidRPr="00A03C55">
        <w:t>The Patient Demographics Supplier’s response to the Find Candidates Query message is triggered by the following trigger:</w:t>
      </w:r>
    </w:p>
    <w:p w14:paraId="10FBB9B9" w14:textId="77777777" w:rsidR="007A1F44" w:rsidRPr="00A03C55" w:rsidRDefault="007A1F44" w:rsidP="00971004">
      <w:pPr>
        <w:pStyle w:val="BodyText"/>
        <w:rPr>
          <w:b/>
        </w:rPr>
      </w:pPr>
      <w:r w:rsidRPr="00A03C55">
        <w:rPr>
          <w:b/>
        </w:rPr>
        <w:lastRenderedPageBreak/>
        <w:t xml:space="preserve">Find Candidates Response (PRPA_TE201306UV02) </w:t>
      </w:r>
    </w:p>
    <w:p w14:paraId="2410AEF2" w14:textId="77777777" w:rsidR="007A1F44" w:rsidRPr="00A03C55" w:rsidRDefault="007A1F44" w:rsidP="00971004">
      <w:pPr>
        <w:pStyle w:val="BodyText"/>
      </w:pPr>
      <w:r w:rsidRPr="00A03C55">
        <w:t xml:space="preserve">An application returns a Patient Registry Find Candidates Response message populated with information it holds for </w:t>
      </w:r>
      <w:r w:rsidRPr="00A03C55">
        <w:rPr>
          <w:rStyle w:val="Emphasis"/>
          <w:iCs/>
          <w:color w:val="000000"/>
        </w:rPr>
        <w:t>each</w:t>
      </w:r>
      <w:r w:rsidRPr="00A03C55">
        <w:t xml:space="preserve"> person whose record matches the demographic information sent as parameters in a query-by-parameter message.</w:t>
      </w:r>
    </w:p>
    <w:p w14:paraId="2F14515B"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42" w:name="_Toc169692773"/>
      <w:r w:rsidRPr="00A03C55">
        <w:rPr>
          <w:noProof w:val="0"/>
        </w:rPr>
        <w:t>3.47.4.2.2 Message Semantics</w:t>
      </w:r>
      <w:bookmarkEnd w:id="1542"/>
    </w:p>
    <w:p w14:paraId="3981E8ED" w14:textId="77777777" w:rsidR="007A1F44" w:rsidRPr="00A03C55" w:rsidRDefault="007A1F44" w:rsidP="00971004">
      <w:pPr>
        <w:pStyle w:val="BodyText"/>
      </w:pPr>
      <w:r w:rsidRPr="00A03C55">
        <w:t xml:space="preserve">The Patient Registry Find Candidates Response message (PRPA_MT201310UV02) is sent by the Patient Demographics Supplier in direct response to the query (PRPA_MT201306UV02) or, if the Continuation Option is supported, the query continuation (QUQI_MT000001UV01) message previously received. The components of the message with cardinality greater than 0 (as shown below) are required, and the detailed description of the message is provided in </w:t>
      </w:r>
      <w:r w:rsidR="00292B01" w:rsidRPr="00A03C55">
        <w:t xml:space="preserve">Sections </w:t>
      </w:r>
      <w:r w:rsidRPr="00A03C55">
        <w:t>3.47.4.2.2.1 to 3.47.4.2.2.4. All other attributes of the message are optional.</w:t>
      </w:r>
    </w:p>
    <w:p w14:paraId="47D18FE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43" w:name="_Toc169692774"/>
      <w:r w:rsidRPr="00A03C55">
        <w:rPr>
          <w:noProof w:val="0"/>
        </w:rPr>
        <w:t>3.47.4.2.2.1 Major Components of the Patient Registry Find Candidates Response Message</w:t>
      </w:r>
      <w:bookmarkEnd w:id="1543"/>
    </w:p>
    <w:p w14:paraId="4D8A9FE1" w14:textId="77777777" w:rsidR="007A1F44" w:rsidRPr="00A03C55" w:rsidRDefault="007A1F44" w:rsidP="00971004">
      <w:pPr>
        <w:pStyle w:val="BodyText"/>
      </w:pPr>
      <w:r w:rsidRPr="00A03C55">
        <w:t xml:space="preserve">This message shares all the major components of the Patient Activate/Revise messages, as described in </w:t>
      </w:r>
      <w:r w:rsidR="00292B01" w:rsidRPr="00A03C55">
        <w:t>Section</w:t>
      </w:r>
      <w:r w:rsidRPr="00A03C55">
        <w:t xml:space="preserve"> 3.44.4.1.2.1. The only additional component is the QueryMatchObservation class.</w:t>
      </w:r>
    </w:p>
    <w:p w14:paraId="5A246A75" w14:textId="77777777" w:rsidR="007A1F44" w:rsidRPr="00A03C55" w:rsidRDefault="007A1F44" w:rsidP="00971004">
      <w:pPr>
        <w:pStyle w:val="BodyText"/>
      </w:pPr>
      <w:r w:rsidRPr="00A03C55">
        <w:rPr>
          <w:rStyle w:val="Strong"/>
          <w:bCs/>
        </w:rPr>
        <w:t>Query Match Observation</w:t>
      </w:r>
    </w:p>
    <w:p w14:paraId="4214DDAD" w14:textId="77777777" w:rsidR="007A1F44" w:rsidRPr="00A03C55" w:rsidRDefault="007A1F44" w:rsidP="00971004">
      <w:pPr>
        <w:pStyle w:val="BodyText"/>
      </w:pPr>
      <w:r w:rsidRPr="00A03C55">
        <w:t xml:space="preserve">The </w:t>
      </w:r>
      <w:r w:rsidRPr="00A03C55">
        <w:rPr>
          <w:i/>
        </w:rPr>
        <w:t xml:space="preserve">QueryMatchObservation </w:t>
      </w:r>
      <w:r w:rsidRPr="00A03C55">
        <w:t xml:space="preserve">class is used to convey information about the quality of the match for each record returned by the query response. </w:t>
      </w:r>
    </w:p>
    <w:p w14:paraId="35890127"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44" w:name="_Toc169692775"/>
      <w:r w:rsidRPr="00A03C55">
        <w:rPr>
          <w:noProof w:val="0"/>
        </w:rPr>
        <w:t>3.47.4.2.2.2 Message Information Model of the Patient Registry Find Candidates Response Message</w:t>
      </w:r>
      <w:bookmarkEnd w:id="1544"/>
    </w:p>
    <w:p w14:paraId="63FDFDB2" w14:textId="77777777" w:rsidR="007A1F44" w:rsidRPr="00A03C55" w:rsidRDefault="007A1F44" w:rsidP="00971004">
      <w:pPr>
        <w:pStyle w:val="BodyText"/>
      </w:pPr>
      <w:r w:rsidRPr="00A03C55">
        <w:t xml:space="preserve">Below is the Message Information Model for the Patient Registry Find Candidates Response message, as restricted for this transaction. The purpose of the model is to describe the data elements relevant for this transaction. It is a strict common subset of the </w:t>
      </w:r>
      <w:r w:rsidRPr="00A03C55">
        <w:rPr>
          <w:i/>
        </w:rPr>
        <w:t>Patient Registry Find Candidates Response (PRPA_RM201310UV02)</w:t>
      </w:r>
      <w:r w:rsidRPr="00A03C55">
        <w:t xml:space="preserve"> RMIM. </w:t>
      </w:r>
    </w:p>
    <w:p w14:paraId="21FA8F46" w14:textId="77777777" w:rsidR="007A1F44" w:rsidRPr="00A03C55" w:rsidRDefault="007A1F44" w:rsidP="00971004">
      <w:pPr>
        <w:rPr>
          <w:rStyle w:val="BodyTextCharChar1"/>
          <w:noProof w:val="0"/>
        </w:rPr>
      </w:pPr>
      <w:r w:rsidRPr="00A03C55">
        <w:rPr>
          <w:rStyle w:val="BodyTextCharChar1"/>
          <w:noProof w:val="0"/>
        </w:rPr>
        <w:t xml:space="preserve">The base RMIM can be found </w:t>
      </w:r>
      <w:r w:rsidRPr="00A03C55">
        <w:t>on the HL7 V3 2008 Edition CD</w:t>
      </w:r>
      <w:r w:rsidRPr="00A03C55">
        <w:rPr>
          <w:rStyle w:val="BodyTextCharChar1"/>
          <w:noProof w:val="0"/>
        </w:rPr>
        <w:t xml:space="preserve"> at</w:t>
      </w:r>
      <w:r w:rsidRPr="00A03C55">
        <w:t xml:space="preserve"> </w:t>
      </w:r>
      <w:r w:rsidRPr="00A03C55">
        <w:rPr>
          <w:rStyle w:val="Hyperlink"/>
        </w:rPr>
        <w:t>Edition2008/domains/uvpa/editable/PRPA_RM201310UV.htm</w:t>
      </w:r>
      <w:r w:rsidRPr="00A03C55">
        <w:t xml:space="preserve">. </w:t>
      </w:r>
      <w:r w:rsidRPr="00A03C55">
        <w:rPr>
          <w:rStyle w:val="BodyTextCharChar1"/>
          <w:noProof w:val="0"/>
        </w:rPr>
        <w:t>The following restrictions were made on the original RMIMs to arrive at the restricted model:</w:t>
      </w:r>
    </w:p>
    <w:p w14:paraId="245742B4" w14:textId="77777777" w:rsidR="008E3CF3" w:rsidRPr="00A03C55" w:rsidRDefault="007A1F44" w:rsidP="00EC243F">
      <w:pPr>
        <w:pStyle w:val="ListBullet2"/>
      </w:pPr>
      <w:r w:rsidRPr="00A03C55">
        <w:t>The focal entity choice is restricted to be only a person</w:t>
      </w:r>
    </w:p>
    <w:p w14:paraId="42A6B7CD" w14:textId="77777777" w:rsidR="008E3CF3" w:rsidRPr="00A03C55" w:rsidRDefault="007A1F44" w:rsidP="00EC243F">
      <w:pPr>
        <w:pStyle w:val="ListBullet2"/>
      </w:pPr>
      <w:r w:rsidRPr="00A03C55">
        <w:t xml:space="preserve">The relationship holder of the personal relationship is restricted to be a person (using CMET COCT_MT030207UV) </w:t>
      </w:r>
    </w:p>
    <w:p w14:paraId="10E60719" w14:textId="77777777" w:rsidR="008E3CF3" w:rsidRPr="00A03C55" w:rsidRDefault="007A1F44" w:rsidP="00EC243F">
      <w:pPr>
        <w:pStyle w:val="ListBullet2"/>
      </w:pPr>
      <w:r w:rsidRPr="00A03C55">
        <w:t>The following roles are omitted:</w:t>
      </w:r>
    </w:p>
    <w:p w14:paraId="63AAF277" w14:textId="77777777" w:rsidR="008E3CF3" w:rsidRPr="00A03C55" w:rsidRDefault="007A1F44" w:rsidP="000F64B0">
      <w:pPr>
        <w:pStyle w:val="ListBullet3"/>
        <w:numPr>
          <w:ilvl w:val="0"/>
          <w:numId w:val="14"/>
        </w:numPr>
      </w:pPr>
      <w:r w:rsidRPr="00A03C55">
        <w:t>asPatientOfOtherProvider</w:t>
      </w:r>
    </w:p>
    <w:p w14:paraId="3024BBC3" w14:textId="77777777" w:rsidR="008E3CF3" w:rsidRPr="00A03C55" w:rsidRDefault="007A1F44" w:rsidP="000F64B0">
      <w:pPr>
        <w:pStyle w:val="ListBullet3"/>
        <w:numPr>
          <w:ilvl w:val="0"/>
          <w:numId w:val="14"/>
        </w:numPr>
      </w:pPr>
      <w:r w:rsidRPr="00A03C55">
        <w:t>birthPlace</w:t>
      </w:r>
    </w:p>
    <w:p w14:paraId="0C43FD56" w14:textId="77777777" w:rsidR="008E3CF3" w:rsidRPr="00A03C55" w:rsidRDefault="007A1F44" w:rsidP="000F64B0">
      <w:pPr>
        <w:pStyle w:val="ListBullet3"/>
        <w:numPr>
          <w:ilvl w:val="0"/>
          <w:numId w:val="14"/>
        </w:numPr>
      </w:pPr>
      <w:r w:rsidRPr="00A03C55">
        <w:t>guarantor</w:t>
      </w:r>
    </w:p>
    <w:p w14:paraId="275A8963" w14:textId="77777777" w:rsidR="008E3CF3" w:rsidRPr="00A03C55" w:rsidRDefault="007A1F44" w:rsidP="000F64B0">
      <w:pPr>
        <w:pStyle w:val="ListBullet3"/>
        <w:numPr>
          <w:ilvl w:val="0"/>
          <w:numId w:val="14"/>
        </w:numPr>
      </w:pPr>
      <w:r w:rsidRPr="00A03C55">
        <w:t>guardian</w:t>
      </w:r>
    </w:p>
    <w:p w14:paraId="575556D5" w14:textId="77777777" w:rsidR="008E3CF3" w:rsidRPr="00A03C55" w:rsidRDefault="007A1F44" w:rsidP="000F64B0">
      <w:pPr>
        <w:pStyle w:val="ListBullet3"/>
        <w:numPr>
          <w:ilvl w:val="0"/>
          <w:numId w:val="14"/>
        </w:numPr>
      </w:pPr>
      <w:r w:rsidRPr="00A03C55">
        <w:lastRenderedPageBreak/>
        <w:t>contactParty</w:t>
      </w:r>
    </w:p>
    <w:p w14:paraId="7FF1083C" w14:textId="77777777" w:rsidR="008E3CF3" w:rsidRPr="00A03C55" w:rsidRDefault="007A1F44" w:rsidP="000F64B0">
      <w:pPr>
        <w:pStyle w:val="ListBullet3"/>
        <w:numPr>
          <w:ilvl w:val="0"/>
          <w:numId w:val="14"/>
        </w:numPr>
      </w:pPr>
      <w:r w:rsidRPr="00A03C55">
        <w:t>asMember</w:t>
      </w:r>
    </w:p>
    <w:p w14:paraId="5CD5E459" w14:textId="77777777" w:rsidR="008E3CF3" w:rsidRPr="00A03C55" w:rsidRDefault="007A1F44" w:rsidP="000F64B0">
      <w:pPr>
        <w:pStyle w:val="ListBullet3"/>
        <w:numPr>
          <w:ilvl w:val="0"/>
          <w:numId w:val="14"/>
        </w:numPr>
      </w:pPr>
      <w:r w:rsidRPr="00A03C55">
        <w:t>careGiver</w:t>
      </w:r>
    </w:p>
    <w:p w14:paraId="14A62298" w14:textId="77777777" w:rsidR="008E3CF3" w:rsidRPr="00A03C55" w:rsidRDefault="007A1F44" w:rsidP="000F64B0">
      <w:pPr>
        <w:pStyle w:val="ListBullet3"/>
        <w:numPr>
          <w:ilvl w:val="0"/>
          <w:numId w:val="14"/>
        </w:numPr>
      </w:pPr>
      <w:r w:rsidRPr="00A03C55">
        <w:t>asStudent</w:t>
      </w:r>
    </w:p>
    <w:p w14:paraId="4489E926" w14:textId="77777777" w:rsidR="008E3CF3" w:rsidRPr="00A03C55" w:rsidRDefault="007A1F44" w:rsidP="00EC243F">
      <w:pPr>
        <w:pStyle w:val="ListBullet2"/>
      </w:pPr>
      <w:r w:rsidRPr="00A03C55">
        <w:t>The following participations are omitted:</w:t>
      </w:r>
    </w:p>
    <w:p w14:paraId="79C23F07" w14:textId="77777777" w:rsidR="008E3CF3" w:rsidRPr="00A03C55" w:rsidRDefault="007A1F44" w:rsidP="000F64B0">
      <w:pPr>
        <w:pStyle w:val="ListBullet3"/>
        <w:numPr>
          <w:ilvl w:val="0"/>
          <w:numId w:val="14"/>
        </w:numPr>
      </w:pPr>
      <w:r w:rsidRPr="00A03C55">
        <w:t>subjectOf (administrativeObservation)</w:t>
      </w:r>
    </w:p>
    <w:p w14:paraId="2BF8E2C9" w14:textId="77777777" w:rsidR="008E3CF3" w:rsidRPr="00A03C55" w:rsidRDefault="007A1F44" w:rsidP="000F64B0">
      <w:pPr>
        <w:pStyle w:val="ListBullet3"/>
        <w:numPr>
          <w:ilvl w:val="0"/>
          <w:numId w:val="14"/>
        </w:numPr>
      </w:pPr>
      <w:r w:rsidRPr="00A03C55">
        <w:t>coveredPartyOf (coverage)</w:t>
      </w:r>
    </w:p>
    <w:p w14:paraId="0620FA96" w14:textId="77777777" w:rsidR="007A1F44" w:rsidRPr="00A03C55" w:rsidRDefault="007A1F44" w:rsidP="00601E92">
      <w:pPr>
        <w:pStyle w:val="BodyText"/>
      </w:pPr>
    </w:p>
    <w:p w14:paraId="3A39FD7F" w14:textId="77777777" w:rsidR="007A1F44" w:rsidRPr="00A03C55" w:rsidRDefault="00D139D9" w:rsidP="00971004">
      <w:pPr>
        <w:keepNext/>
      </w:pPr>
      <w:r w:rsidRPr="00A03C55">
        <w:rPr>
          <w:noProof/>
          <w:lang w:eastAsia="fr-FR"/>
        </w:rPr>
        <w:drawing>
          <wp:inline distT="0" distB="0" distL="0" distR="0" wp14:anchorId="3B6E23D4" wp14:editId="0B61588E">
            <wp:extent cx="5866130" cy="4677410"/>
            <wp:effectExtent l="0" t="0" r="1270" b="0"/>
            <wp:docPr id="54" name="Picture 55" descr="PRPA_RM201310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PA_RM201310IHE"/>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866130" cy="4677410"/>
                    </a:xfrm>
                    <a:prstGeom prst="rect">
                      <a:avLst/>
                    </a:prstGeom>
                    <a:noFill/>
                    <a:ln>
                      <a:noFill/>
                    </a:ln>
                  </pic:spPr>
                </pic:pic>
              </a:graphicData>
            </a:graphic>
          </wp:inline>
        </w:drawing>
      </w:r>
    </w:p>
    <w:p w14:paraId="5DBEC308" w14:textId="2D1ACE47" w:rsidR="007A1F44" w:rsidRPr="00A03C55" w:rsidRDefault="007A1F44" w:rsidP="00971004">
      <w:pPr>
        <w:pStyle w:val="FigureTitle"/>
        <w:rPr>
          <w:noProof w:val="0"/>
        </w:rPr>
      </w:pPr>
      <w:r w:rsidRPr="00A03C55">
        <w:rPr>
          <w:noProof w:val="0"/>
        </w:rPr>
        <w:t>Figure 3.47.4.2.2</w:t>
      </w:r>
      <w:r w:rsidR="009C28BF" w:rsidRPr="00A03C55">
        <w:rPr>
          <w:noProof w:val="0"/>
        </w:rPr>
        <w:t>.2</w:t>
      </w:r>
      <w:r w:rsidRPr="00A03C55">
        <w:rPr>
          <w:noProof w:val="0"/>
        </w:rPr>
        <w:t>-1: Message Information Model for the Patient Registry Find Candidates Response Message</w:t>
      </w:r>
    </w:p>
    <w:p w14:paraId="7A4CF833" w14:textId="70FA9C7D" w:rsidR="007A1F44" w:rsidRPr="00A03C55" w:rsidRDefault="007A1F44" w:rsidP="00971004">
      <w:pPr>
        <w:pStyle w:val="BodyText"/>
      </w:pPr>
      <w:r w:rsidRPr="00A03C55">
        <w:t xml:space="preserve">The attributes of this model are described in the following table. Note that CMETs are not discussed, as the HL7 definitions for them are being used. </w:t>
      </w:r>
    </w:p>
    <w:p w14:paraId="5FEF4D10" w14:textId="59525361" w:rsidR="007A1F44" w:rsidRPr="00A03C55" w:rsidRDefault="007A1F44" w:rsidP="00971004">
      <w:pPr>
        <w:pStyle w:val="TableTitle"/>
        <w:rPr>
          <w:noProof w:val="0"/>
        </w:rPr>
      </w:pPr>
      <w:r w:rsidRPr="00A03C55">
        <w:rPr>
          <w:noProof w:val="0"/>
        </w:rPr>
        <w:lastRenderedPageBreak/>
        <w:t>Table 3.47.4.2.2</w:t>
      </w:r>
      <w:r w:rsidR="009C28BF" w:rsidRPr="00A03C55">
        <w:rPr>
          <w:noProof w:val="0"/>
        </w:rPr>
        <w:t>.2</w:t>
      </w:r>
      <w:r w:rsidRPr="00A03C55">
        <w:rPr>
          <w:noProof w:val="0"/>
        </w:rPr>
        <w:t>-</w:t>
      </w:r>
      <w:r w:rsidR="009C28BF" w:rsidRPr="00A03C55">
        <w:rPr>
          <w:noProof w:val="0"/>
        </w:rPr>
        <w:t>1</w:t>
      </w:r>
      <w:r w:rsidRPr="00A03C55">
        <w:rPr>
          <w:noProof w:val="0"/>
        </w:rPr>
        <w:t>: Model Attributes</w:t>
      </w:r>
    </w:p>
    <w:tbl>
      <w:tblPr>
        <w:tblW w:w="928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3"/>
        <w:gridCol w:w="3870"/>
      </w:tblGrid>
      <w:tr w:rsidR="007A1F44" w:rsidRPr="00A03C55" w14:paraId="67AF4760" w14:textId="77777777" w:rsidTr="006C18FA">
        <w:trPr>
          <w:trHeight w:val="525"/>
          <w:tblHeader/>
        </w:trPr>
        <w:tc>
          <w:tcPr>
            <w:tcW w:w="5413" w:type="dxa"/>
            <w:shd w:val="clear" w:color="auto" w:fill="D9D9D9"/>
          </w:tcPr>
          <w:p w14:paraId="7A6C4DA1" w14:textId="77777777" w:rsidR="007A1F44" w:rsidRPr="00A03C55" w:rsidRDefault="007A1F44" w:rsidP="00A063AC">
            <w:pPr>
              <w:pStyle w:val="TableEntryHeader"/>
              <w:rPr>
                <w:noProof w:val="0"/>
              </w:rPr>
            </w:pPr>
            <w:r w:rsidRPr="00A03C55">
              <w:rPr>
                <w:noProof w:val="0"/>
              </w:rPr>
              <w:t>PRPA_HD201310IHE</w:t>
            </w:r>
            <w:r w:rsidRPr="00A03C55">
              <w:rPr>
                <w:noProof w:val="0"/>
              </w:rPr>
              <w:br/>
              <w:t>Patient Registry Find Candidates Response</w:t>
            </w:r>
          </w:p>
        </w:tc>
        <w:tc>
          <w:tcPr>
            <w:tcW w:w="3870" w:type="dxa"/>
            <w:shd w:val="clear" w:color="auto" w:fill="D9D9D9"/>
          </w:tcPr>
          <w:p w14:paraId="27EB0C21" w14:textId="77777777" w:rsidR="007A1F44" w:rsidRPr="00A03C55" w:rsidRDefault="007A1F44" w:rsidP="00A53067">
            <w:pPr>
              <w:pStyle w:val="TableEntryHeader"/>
              <w:rPr>
                <w:noProof w:val="0"/>
              </w:rPr>
            </w:pPr>
            <w:r w:rsidRPr="00A03C55">
              <w:rPr>
                <w:noProof w:val="0"/>
              </w:rPr>
              <w:t>This HMD extract defines the message used to return records from a patient registry in response to a Find Candidates Query.</w:t>
            </w:r>
          </w:p>
          <w:p w14:paraId="7F3D2487" w14:textId="50B24E6E" w:rsidR="007A1F44" w:rsidRPr="00A03C55" w:rsidRDefault="007A1F44" w:rsidP="00A53067">
            <w:pPr>
              <w:pStyle w:val="TableEntryHeader"/>
              <w:rPr>
                <w:noProof w:val="0"/>
              </w:rPr>
            </w:pPr>
            <w:r w:rsidRPr="00A03C55">
              <w:rPr>
                <w:noProof w:val="0"/>
              </w:rPr>
              <w:t>Derived from Figure 3.47.4.2.2</w:t>
            </w:r>
            <w:r w:rsidR="009C28BF" w:rsidRPr="00A03C55">
              <w:rPr>
                <w:noProof w:val="0"/>
              </w:rPr>
              <w:t>.2</w:t>
            </w:r>
            <w:r w:rsidRPr="00A03C55">
              <w:rPr>
                <w:noProof w:val="0"/>
              </w:rPr>
              <w:t>-1 (PRPA_RM201310IHE)</w:t>
            </w:r>
          </w:p>
        </w:tc>
      </w:tr>
      <w:tr w:rsidR="007A1F44" w:rsidRPr="00A03C55" w14:paraId="19AFEE53" w14:textId="77777777" w:rsidTr="003462A5">
        <w:trPr>
          <w:cantSplit/>
        </w:trPr>
        <w:tc>
          <w:tcPr>
            <w:tcW w:w="5413" w:type="dxa"/>
          </w:tcPr>
          <w:p w14:paraId="4A52234A" w14:textId="77777777" w:rsidR="007A1F44" w:rsidRPr="00A03C55" w:rsidRDefault="007A1F44" w:rsidP="00971004">
            <w:pPr>
              <w:pStyle w:val="TableEntry"/>
              <w:rPr>
                <w:b/>
                <w:noProof w:val="0"/>
              </w:rPr>
            </w:pPr>
            <w:r w:rsidRPr="00A03C55">
              <w:rPr>
                <w:b/>
                <w:noProof w:val="0"/>
              </w:rPr>
              <w:t>Patient</w:t>
            </w:r>
          </w:p>
        </w:tc>
        <w:tc>
          <w:tcPr>
            <w:tcW w:w="3870" w:type="dxa"/>
          </w:tcPr>
          <w:p w14:paraId="4C20998F" w14:textId="77777777" w:rsidR="007A1F44" w:rsidRPr="00A03C55" w:rsidRDefault="007A1F44" w:rsidP="00971004">
            <w:pPr>
              <w:pStyle w:val="TableEntry"/>
              <w:rPr>
                <w:noProof w:val="0"/>
              </w:rPr>
            </w:pPr>
            <w:r w:rsidRPr="00A03C55">
              <w:rPr>
                <w:noProof w:val="0"/>
              </w:rPr>
              <w:t>The primary record for the focal person in a Patient Demographics Supplier</w:t>
            </w:r>
          </w:p>
        </w:tc>
      </w:tr>
      <w:tr w:rsidR="007A1F44" w:rsidRPr="00A03C55" w14:paraId="5801B1F5" w14:textId="77777777" w:rsidTr="003462A5">
        <w:trPr>
          <w:cantSplit/>
        </w:trPr>
        <w:tc>
          <w:tcPr>
            <w:tcW w:w="5413" w:type="dxa"/>
          </w:tcPr>
          <w:p w14:paraId="0D56A4CC" w14:textId="77777777" w:rsidR="007A1F44" w:rsidRPr="00A03C55" w:rsidRDefault="007A1F44" w:rsidP="00971004">
            <w:pPr>
              <w:pStyle w:val="TableEntry"/>
              <w:rPr>
                <w:noProof w:val="0"/>
              </w:rPr>
            </w:pPr>
            <w:r w:rsidRPr="00A03C55">
              <w:rPr>
                <w:noProof w:val="0"/>
              </w:rPr>
              <w:t>classCode [1..1] (M)</w:t>
            </w:r>
          </w:p>
          <w:p w14:paraId="4FFCD3E4" w14:textId="77777777" w:rsidR="007A1F44" w:rsidRPr="00A03C55" w:rsidRDefault="007A1F44" w:rsidP="00971004">
            <w:pPr>
              <w:pStyle w:val="TableEntry"/>
              <w:rPr>
                <w:noProof w:val="0"/>
              </w:rPr>
            </w:pPr>
            <w:r w:rsidRPr="00A03C55">
              <w:rPr>
                <w:noProof w:val="0"/>
              </w:rPr>
              <w:t>Patient (CS) {CNE:PAT}</w:t>
            </w:r>
          </w:p>
        </w:tc>
        <w:tc>
          <w:tcPr>
            <w:tcW w:w="3870" w:type="dxa"/>
          </w:tcPr>
          <w:p w14:paraId="3159AAFE" w14:textId="77777777" w:rsidR="007A1F44" w:rsidRPr="00A03C55" w:rsidRDefault="007A1F44" w:rsidP="00971004">
            <w:pPr>
              <w:pStyle w:val="TableEntry"/>
              <w:rPr>
                <w:noProof w:val="0"/>
              </w:rPr>
            </w:pPr>
            <w:r w:rsidRPr="00A03C55">
              <w:rPr>
                <w:noProof w:val="0"/>
              </w:rPr>
              <w:t>Structural attribute; this is a "patient" role</w:t>
            </w:r>
          </w:p>
        </w:tc>
      </w:tr>
      <w:tr w:rsidR="007A1F44" w:rsidRPr="00A03C55" w14:paraId="75131C27" w14:textId="77777777" w:rsidTr="003462A5">
        <w:trPr>
          <w:cantSplit/>
        </w:trPr>
        <w:tc>
          <w:tcPr>
            <w:tcW w:w="5413" w:type="dxa"/>
          </w:tcPr>
          <w:p w14:paraId="5414DC1E" w14:textId="77777777" w:rsidR="007A1F44" w:rsidRPr="00A03C55" w:rsidRDefault="007A1F44" w:rsidP="00971004">
            <w:pPr>
              <w:pStyle w:val="TableEntry"/>
              <w:rPr>
                <w:noProof w:val="0"/>
              </w:rPr>
            </w:pPr>
            <w:r w:rsidRPr="00A03C55">
              <w:rPr>
                <w:noProof w:val="0"/>
              </w:rPr>
              <w:t xml:space="preserve">id [1..*] (M) </w:t>
            </w:r>
          </w:p>
          <w:p w14:paraId="3F4D5C1E" w14:textId="77777777" w:rsidR="007A1F44" w:rsidRPr="00A03C55" w:rsidRDefault="007A1F44" w:rsidP="00971004">
            <w:pPr>
              <w:pStyle w:val="TableEntry"/>
              <w:rPr>
                <w:noProof w:val="0"/>
              </w:rPr>
            </w:pPr>
            <w:r w:rsidRPr="00A03C55">
              <w:rPr>
                <w:noProof w:val="0"/>
              </w:rPr>
              <w:t>Patient (</w:t>
            </w:r>
            <w:hyperlink r:id="rId209" w:anchor="dt-SET" w:history="1">
              <w:r w:rsidRPr="00A03C55">
                <w:rPr>
                  <w:rStyle w:val="Hyperlink"/>
                  <w:noProof w:val="0"/>
                  <w:szCs w:val="18"/>
                </w:rPr>
                <w:t>SET</w:t>
              </w:r>
            </w:hyperlink>
            <w:r w:rsidRPr="00A03C55">
              <w:rPr>
                <w:noProof w:val="0"/>
              </w:rPr>
              <w:t>&lt;</w:t>
            </w:r>
            <w:hyperlink r:id="rId210" w:anchor="dt-II" w:history="1">
              <w:r w:rsidRPr="00A03C55">
                <w:rPr>
                  <w:rStyle w:val="Hyperlink"/>
                  <w:noProof w:val="0"/>
                  <w:szCs w:val="18"/>
                </w:rPr>
                <w:t>II</w:t>
              </w:r>
            </w:hyperlink>
            <w:r w:rsidRPr="00A03C55">
              <w:rPr>
                <w:noProof w:val="0"/>
              </w:rPr>
              <w:t xml:space="preserve">&gt;) </w:t>
            </w:r>
          </w:p>
        </w:tc>
        <w:tc>
          <w:tcPr>
            <w:tcW w:w="3870" w:type="dxa"/>
          </w:tcPr>
          <w:p w14:paraId="15D3AFFC" w14:textId="77777777" w:rsidR="007A1F44" w:rsidRPr="00A03C55" w:rsidRDefault="007A1F44" w:rsidP="00971004">
            <w:pPr>
              <w:pStyle w:val="TableEntry"/>
              <w:rPr>
                <w:noProof w:val="0"/>
              </w:rPr>
            </w:pPr>
            <w:r w:rsidRPr="00A03C55">
              <w:rPr>
                <w:noProof w:val="0"/>
              </w:rPr>
              <w:t>Patient identifiers. Patient Identifiers from different Identity Domains may be contained either here, or in the OtherIDs.id attributes, but not in both places. At least one Patient Identifier shall be present in this attribute</w:t>
            </w:r>
          </w:p>
        </w:tc>
      </w:tr>
      <w:tr w:rsidR="007A1F44" w:rsidRPr="00A03C55" w14:paraId="75B65EC3" w14:textId="77777777" w:rsidTr="003462A5">
        <w:trPr>
          <w:cantSplit/>
        </w:trPr>
        <w:tc>
          <w:tcPr>
            <w:tcW w:w="5413" w:type="dxa"/>
          </w:tcPr>
          <w:p w14:paraId="792BFA8D" w14:textId="77777777" w:rsidR="007A1F44" w:rsidRPr="00A03C55" w:rsidRDefault="007A1F44" w:rsidP="00971004">
            <w:pPr>
              <w:pStyle w:val="TableEntry"/>
              <w:rPr>
                <w:noProof w:val="0"/>
              </w:rPr>
            </w:pPr>
            <w:r w:rsidRPr="00A03C55">
              <w:rPr>
                <w:noProof w:val="0"/>
              </w:rPr>
              <w:t>statusCode [1..1]</w:t>
            </w:r>
          </w:p>
          <w:p w14:paraId="2737F321" w14:textId="77777777" w:rsidR="007A1F44" w:rsidRPr="00A03C55" w:rsidRDefault="007A1F44" w:rsidP="00971004">
            <w:pPr>
              <w:pStyle w:val="TableEntry"/>
              <w:rPr>
                <w:noProof w:val="0"/>
              </w:rPr>
            </w:pPr>
            <w:r w:rsidRPr="00A03C55">
              <w:rPr>
                <w:noProof w:val="0"/>
              </w:rPr>
              <w:t>Patient (CS) {CNE:active, fixed value= "active"}</w:t>
            </w:r>
          </w:p>
        </w:tc>
        <w:tc>
          <w:tcPr>
            <w:tcW w:w="3870" w:type="dxa"/>
          </w:tcPr>
          <w:p w14:paraId="2876EEDD" w14:textId="77777777" w:rsidR="007A1F44" w:rsidRPr="00A03C55" w:rsidRDefault="007A1F44" w:rsidP="0097100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140FEA05" w14:textId="77777777" w:rsidTr="003462A5">
        <w:trPr>
          <w:cantSplit/>
        </w:trPr>
        <w:tc>
          <w:tcPr>
            <w:tcW w:w="5413" w:type="dxa"/>
          </w:tcPr>
          <w:p w14:paraId="705E4DCE" w14:textId="77777777" w:rsidR="007A1F44" w:rsidRPr="00A03C55" w:rsidRDefault="007A1F44" w:rsidP="00971004">
            <w:pPr>
              <w:pStyle w:val="TableEntry"/>
              <w:rPr>
                <w:noProof w:val="0"/>
              </w:rPr>
            </w:pPr>
            <w:r w:rsidRPr="00A03C55">
              <w:rPr>
                <w:noProof w:val="0"/>
              </w:rPr>
              <w:t>confidentialityCode [0..*]</w:t>
            </w:r>
          </w:p>
          <w:p w14:paraId="6CDBD87C" w14:textId="77777777" w:rsidR="007A1F44" w:rsidRPr="00A03C55" w:rsidRDefault="007A1F44" w:rsidP="00971004">
            <w:pPr>
              <w:pStyle w:val="TableEntry"/>
              <w:rPr>
                <w:noProof w:val="0"/>
              </w:rPr>
            </w:pPr>
            <w:r w:rsidRPr="00A03C55">
              <w:rPr>
                <w:noProof w:val="0"/>
              </w:rPr>
              <w:t>Patient (SET&lt;CE&gt;) {CWE:Confidentiality}</w:t>
            </w:r>
          </w:p>
        </w:tc>
        <w:tc>
          <w:tcPr>
            <w:tcW w:w="3870" w:type="dxa"/>
          </w:tcPr>
          <w:p w14:paraId="490D089A" w14:textId="2C669659" w:rsidR="007A1F44" w:rsidRPr="00A03C55" w:rsidRDefault="007A1F44" w:rsidP="00971004">
            <w:pPr>
              <w:pStyle w:val="TableEntry"/>
              <w:rPr>
                <w:noProof w:val="0"/>
              </w:rPr>
            </w:pPr>
            <w:r w:rsidRPr="00A03C55">
              <w:rPr>
                <w:noProof w:val="0"/>
              </w:rPr>
              <w:t>Value(s) that control the disclosure of information about this living subject as a patient</w:t>
            </w:r>
            <w:r w:rsidR="00952DDA" w:rsidRPr="00A03C55">
              <w:rPr>
                <w:noProof w:val="0"/>
              </w:rPr>
              <w:t xml:space="preserve"> </w:t>
            </w:r>
          </w:p>
        </w:tc>
      </w:tr>
      <w:tr w:rsidR="007A1F44" w:rsidRPr="00A03C55" w14:paraId="5388DC6D" w14:textId="77777777" w:rsidTr="003462A5">
        <w:trPr>
          <w:cantSplit/>
        </w:trPr>
        <w:tc>
          <w:tcPr>
            <w:tcW w:w="5413" w:type="dxa"/>
          </w:tcPr>
          <w:p w14:paraId="41916EC6" w14:textId="77777777" w:rsidR="007A1F44" w:rsidRPr="00A03C55" w:rsidRDefault="007A1F44" w:rsidP="00971004">
            <w:pPr>
              <w:pStyle w:val="TableEntry"/>
              <w:rPr>
                <w:noProof w:val="0"/>
              </w:rPr>
            </w:pPr>
            <w:r w:rsidRPr="00A03C55">
              <w:rPr>
                <w:noProof w:val="0"/>
              </w:rPr>
              <w:t>veryImportantPersonCode [0..1]</w:t>
            </w:r>
          </w:p>
          <w:p w14:paraId="03537B2C" w14:textId="77777777" w:rsidR="007A1F44" w:rsidRPr="00A03C55" w:rsidRDefault="007A1F44" w:rsidP="00971004">
            <w:pPr>
              <w:pStyle w:val="TableEntry"/>
              <w:rPr>
                <w:noProof w:val="0"/>
              </w:rPr>
            </w:pPr>
            <w:r w:rsidRPr="00A03C55">
              <w:rPr>
                <w:noProof w:val="0"/>
              </w:rPr>
              <w:t>Patient (CE) {CWE:PatientImportance}</w:t>
            </w:r>
          </w:p>
        </w:tc>
        <w:tc>
          <w:tcPr>
            <w:tcW w:w="3870" w:type="dxa"/>
          </w:tcPr>
          <w:p w14:paraId="34A90746" w14:textId="77777777" w:rsidR="007A1F44" w:rsidRPr="00A03C55" w:rsidRDefault="007A1F44" w:rsidP="00971004">
            <w:pPr>
              <w:pStyle w:val="TableEntry"/>
              <w:rPr>
                <w:noProof w:val="0"/>
              </w:rPr>
            </w:pPr>
            <w:r w:rsidRPr="00A03C55">
              <w:rPr>
                <w:noProof w:val="0"/>
              </w:rPr>
              <w:t>A code specifying the patient's special status granted by the scoper organization, often resulting in preferred treatment and special considerations. Examples include board member, diplomat.</w:t>
            </w:r>
          </w:p>
        </w:tc>
      </w:tr>
      <w:tr w:rsidR="007A1F44" w:rsidRPr="00A03C55" w14:paraId="38C15B80" w14:textId="77777777" w:rsidTr="003462A5">
        <w:trPr>
          <w:cantSplit/>
        </w:trPr>
        <w:tc>
          <w:tcPr>
            <w:tcW w:w="5413" w:type="dxa"/>
          </w:tcPr>
          <w:p w14:paraId="447D23D4" w14:textId="77777777" w:rsidR="007A1F44" w:rsidRPr="00A03C55" w:rsidRDefault="007A1F44" w:rsidP="00971004">
            <w:pPr>
              <w:pStyle w:val="TableEntry"/>
              <w:rPr>
                <w:b/>
                <w:noProof w:val="0"/>
              </w:rPr>
            </w:pPr>
            <w:r w:rsidRPr="00A03C55">
              <w:rPr>
                <w:b/>
                <w:noProof w:val="0"/>
              </w:rPr>
              <w:t>Person</w:t>
            </w:r>
          </w:p>
        </w:tc>
        <w:tc>
          <w:tcPr>
            <w:tcW w:w="3870" w:type="dxa"/>
          </w:tcPr>
          <w:p w14:paraId="0FD45AE1" w14:textId="77777777" w:rsidR="007A1F44" w:rsidRPr="00A03C55" w:rsidRDefault="007A1F44" w:rsidP="00971004">
            <w:pPr>
              <w:pStyle w:val="TableEntry"/>
              <w:rPr>
                <w:noProof w:val="0"/>
              </w:rPr>
            </w:pPr>
            <w:r w:rsidRPr="00A03C55">
              <w:rPr>
                <w:noProof w:val="0"/>
              </w:rPr>
              <w:t>A subtype of LivingSubject representing a human being</w:t>
            </w:r>
          </w:p>
          <w:p w14:paraId="60AF1B90" w14:textId="77777777" w:rsidR="007A1F44" w:rsidRPr="00A03C55" w:rsidRDefault="007A1F44" w:rsidP="00971004">
            <w:pPr>
              <w:pStyle w:val="TableEntry"/>
              <w:rPr>
                <w:noProof w:val="0"/>
              </w:rPr>
            </w:pPr>
            <w:r w:rsidRPr="00A03C55">
              <w:rPr>
                <w:noProof w:val="0"/>
              </w:rPr>
              <w:t>Either Person.name or Patient.id must be non-null</w:t>
            </w:r>
          </w:p>
        </w:tc>
      </w:tr>
      <w:tr w:rsidR="007A1F44" w:rsidRPr="00A03C55" w14:paraId="128C64BA" w14:textId="77777777" w:rsidTr="003462A5">
        <w:trPr>
          <w:cantSplit/>
        </w:trPr>
        <w:tc>
          <w:tcPr>
            <w:tcW w:w="5413" w:type="dxa"/>
          </w:tcPr>
          <w:p w14:paraId="6CDFFE76" w14:textId="77777777" w:rsidR="007A1F44" w:rsidRPr="00A03C55" w:rsidRDefault="007A1F44" w:rsidP="00971004">
            <w:pPr>
              <w:pStyle w:val="TableEntry"/>
              <w:rPr>
                <w:noProof w:val="0"/>
              </w:rPr>
            </w:pPr>
            <w:r w:rsidRPr="00A03C55">
              <w:rPr>
                <w:noProof w:val="0"/>
              </w:rPr>
              <w:t>classCode [1..1] (M)</w:t>
            </w:r>
          </w:p>
          <w:p w14:paraId="6831E136" w14:textId="77777777" w:rsidR="007A1F44" w:rsidRPr="00A03C55" w:rsidRDefault="007A1F44" w:rsidP="00971004">
            <w:pPr>
              <w:pStyle w:val="TableEntry"/>
              <w:rPr>
                <w:noProof w:val="0"/>
              </w:rPr>
            </w:pPr>
            <w:r w:rsidRPr="00A03C55">
              <w:rPr>
                <w:noProof w:val="0"/>
              </w:rPr>
              <w:t>Person (CS) {CNE:PSN, fixed value= "PSN"}</w:t>
            </w:r>
          </w:p>
        </w:tc>
        <w:tc>
          <w:tcPr>
            <w:tcW w:w="3870" w:type="dxa"/>
          </w:tcPr>
          <w:p w14:paraId="5C99C7A1" w14:textId="77777777" w:rsidR="007A1F44" w:rsidRPr="00A03C55" w:rsidRDefault="007A1F44" w:rsidP="00971004">
            <w:pPr>
              <w:pStyle w:val="TableEntry"/>
              <w:rPr>
                <w:noProof w:val="0"/>
              </w:rPr>
            </w:pPr>
            <w:r w:rsidRPr="00A03C55">
              <w:rPr>
                <w:noProof w:val="0"/>
              </w:rPr>
              <w:t>Structural attribute; this is a "person" entity</w:t>
            </w:r>
          </w:p>
        </w:tc>
      </w:tr>
      <w:tr w:rsidR="007A1F44" w:rsidRPr="00A03C55" w14:paraId="427E33E3" w14:textId="77777777" w:rsidTr="003462A5">
        <w:trPr>
          <w:cantSplit/>
        </w:trPr>
        <w:tc>
          <w:tcPr>
            <w:tcW w:w="5413" w:type="dxa"/>
          </w:tcPr>
          <w:p w14:paraId="2F00E300" w14:textId="77777777" w:rsidR="007A1F44" w:rsidRPr="00A03C55" w:rsidRDefault="007A1F44" w:rsidP="00971004">
            <w:pPr>
              <w:pStyle w:val="TableEntry"/>
              <w:rPr>
                <w:noProof w:val="0"/>
              </w:rPr>
            </w:pPr>
            <w:r w:rsidRPr="00A03C55">
              <w:rPr>
                <w:noProof w:val="0"/>
              </w:rPr>
              <w:t>determinerCode [1..1] (M)</w:t>
            </w:r>
          </w:p>
          <w:p w14:paraId="50115004" w14:textId="77777777" w:rsidR="007A1F44" w:rsidRPr="00A03C55" w:rsidRDefault="007A1F44" w:rsidP="00971004">
            <w:pPr>
              <w:pStyle w:val="TableEntry"/>
              <w:rPr>
                <w:noProof w:val="0"/>
              </w:rPr>
            </w:pPr>
            <w:r w:rsidRPr="00A03C55">
              <w:rPr>
                <w:noProof w:val="0"/>
              </w:rPr>
              <w:t>Person (CS) {CNE:INSTANCE, fixed value= "INSTANCE"}</w:t>
            </w:r>
          </w:p>
        </w:tc>
        <w:tc>
          <w:tcPr>
            <w:tcW w:w="3870" w:type="dxa"/>
          </w:tcPr>
          <w:p w14:paraId="43377B33" w14:textId="77777777" w:rsidR="007A1F44" w:rsidRPr="00A03C55" w:rsidRDefault="007A1F44" w:rsidP="00971004">
            <w:pPr>
              <w:pStyle w:val="TableEntry"/>
              <w:rPr>
                <w:noProof w:val="0"/>
              </w:rPr>
            </w:pPr>
            <w:r w:rsidRPr="00A03C55">
              <w:rPr>
                <w:noProof w:val="0"/>
              </w:rPr>
              <w:t>Structural attribute; this is a specific person</w:t>
            </w:r>
          </w:p>
        </w:tc>
      </w:tr>
      <w:tr w:rsidR="007A1F44" w:rsidRPr="00A03C55" w14:paraId="19015B8C" w14:textId="77777777" w:rsidTr="003462A5">
        <w:trPr>
          <w:cantSplit/>
        </w:trPr>
        <w:tc>
          <w:tcPr>
            <w:tcW w:w="5413" w:type="dxa"/>
          </w:tcPr>
          <w:p w14:paraId="7E995591" w14:textId="77777777" w:rsidR="007A1F44" w:rsidRPr="00A03C55" w:rsidRDefault="007A1F44" w:rsidP="00971004">
            <w:pPr>
              <w:pStyle w:val="TableEntry"/>
              <w:rPr>
                <w:noProof w:val="0"/>
              </w:rPr>
            </w:pPr>
            <w:r w:rsidRPr="00A03C55">
              <w:rPr>
                <w:noProof w:val="0"/>
              </w:rPr>
              <w:t>name [1..*]</w:t>
            </w:r>
          </w:p>
          <w:p w14:paraId="5B748E2A" w14:textId="77777777" w:rsidR="007A1F44" w:rsidRPr="00A03C55" w:rsidRDefault="007A1F44" w:rsidP="00971004">
            <w:pPr>
              <w:pStyle w:val="TableEntry"/>
              <w:rPr>
                <w:noProof w:val="0"/>
              </w:rPr>
            </w:pPr>
            <w:r w:rsidRPr="00A03C55">
              <w:rPr>
                <w:noProof w:val="0"/>
              </w:rPr>
              <w:t>Person (BAG&lt;PN&gt;)</w:t>
            </w:r>
          </w:p>
        </w:tc>
        <w:tc>
          <w:tcPr>
            <w:tcW w:w="3870" w:type="dxa"/>
          </w:tcPr>
          <w:p w14:paraId="217ED014" w14:textId="77777777" w:rsidR="007A1F44" w:rsidRPr="00A03C55" w:rsidRDefault="007A1F44" w:rsidP="00971004">
            <w:pPr>
              <w:pStyle w:val="TableEntry"/>
              <w:rPr>
                <w:noProof w:val="0"/>
              </w:rPr>
            </w:pPr>
            <w:r w:rsidRPr="00A03C55">
              <w:rPr>
                <w:noProof w:val="0"/>
              </w:rPr>
              <w:t>Name(s) for this person</w:t>
            </w:r>
          </w:p>
        </w:tc>
      </w:tr>
      <w:tr w:rsidR="007A1F44" w:rsidRPr="00A03C55" w14:paraId="24ECB508" w14:textId="77777777" w:rsidTr="003462A5">
        <w:trPr>
          <w:cantSplit/>
        </w:trPr>
        <w:tc>
          <w:tcPr>
            <w:tcW w:w="5413" w:type="dxa"/>
          </w:tcPr>
          <w:p w14:paraId="6421B9E3" w14:textId="77777777" w:rsidR="007A1F44" w:rsidRPr="00A03C55" w:rsidRDefault="007A1F44" w:rsidP="00971004">
            <w:pPr>
              <w:pStyle w:val="TableEntry"/>
              <w:rPr>
                <w:noProof w:val="0"/>
              </w:rPr>
            </w:pPr>
            <w:r w:rsidRPr="00A03C55">
              <w:rPr>
                <w:noProof w:val="0"/>
              </w:rPr>
              <w:t>telecom [0..*]</w:t>
            </w:r>
          </w:p>
          <w:p w14:paraId="7CE523DC" w14:textId="77777777" w:rsidR="007A1F44" w:rsidRPr="00A03C55" w:rsidRDefault="007A1F44" w:rsidP="00971004">
            <w:pPr>
              <w:pStyle w:val="TableEntry"/>
              <w:rPr>
                <w:noProof w:val="0"/>
              </w:rPr>
            </w:pPr>
            <w:r w:rsidRPr="00A03C55">
              <w:rPr>
                <w:noProof w:val="0"/>
              </w:rPr>
              <w:t>Person (BAG&lt;TEL&gt;)</w:t>
            </w:r>
          </w:p>
        </w:tc>
        <w:tc>
          <w:tcPr>
            <w:tcW w:w="3870" w:type="dxa"/>
          </w:tcPr>
          <w:p w14:paraId="7D9DAC6C" w14:textId="77777777" w:rsidR="007A1F44" w:rsidRPr="00A03C55" w:rsidRDefault="007A1F44" w:rsidP="00971004">
            <w:pPr>
              <w:pStyle w:val="TableEntry"/>
              <w:rPr>
                <w:noProof w:val="0"/>
              </w:rPr>
            </w:pPr>
            <w:r w:rsidRPr="00A03C55">
              <w:rPr>
                <w:noProof w:val="0"/>
              </w:rPr>
              <w:t>Telecommunication address(es) for communicating with this person</w:t>
            </w:r>
          </w:p>
        </w:tc>
      </w:tr>
      <w:tr w:rsidR="007A1F44" w:rsidRPr="00A03C55" w14:paraId="783E5491" w14:textId="77777777" w:rsidTr="003462A5">
        <w:trPr>
          <w:cantSplit/>
        </w:trPr>
        <w:tc>
          <w:tcPr>
            <w:tcW w:w="5413" w:type="dxa"/>
          </w:tcPr>
          <w:p w14:paraId="27E9A8E2" w14:textId="77777777" w:rsidR="007A1F44" w:rsidRPr="00A03C55" w:rsidRDefault="007A1F44" w:rsidP="00971004">
            <w:pPr>
              <w:pStyle w:val="TableEntry"/>
              <w:rPr>
                <w:noProof w:val="0"/>
              </w:rPr>
            </w:pPr>
            <w:r w:rsidRPr="00A03C55">
              <w:rPr>
                <w:noProof w:val="0"/>
              </w:rPr>
              <w:t>administrativeGenderCode [0..1]</w:t>
            </w:r>
          </w:p>
          <w:p w14:paraId="4A00A9B0" w14:textId="77777777" w:rsidR="007A1F44" w:rsidRPr="00A03C55" w:rsidRDefault="007A1F44" w:rsidP="00971004">
            <w:pPr>
              <w:pStyle w:val="TableEntry"/>
              <w:rPr>
                <w:noProof w:val="0"/>
              </w:rPr>
            </w:pPr>
            <w:r w:rsidRPr="00A03C55">
              <w:rPr>
                <w:noProof w:val="0"/>
              </w:rPr>
              <w:t>Person (CE) {CWE:AdministrativeGender}</w:t>
            </w:r>
          </w:p>
        </w:tc>
        <w:tc>
          <w:tcPr>
            <w:tcW w:w="3870" w:type="dxa"/>
          </w:tcPr>
          <w:p w14:paraId="167A98A3" w14:textId="77777777" w:rsidR="007A1F44" w:rsidRPr="00A03C55" w:rsidRDefault="007A1F44" w:rsidP="00971004">
            <w:pPr>
              <w:pStyle w:val="TableEntry"/>
              <w:rPr>
                <w:noProof w:val="0"/>
              </w:rPr>
            </w:pPr>
            <w:r w:rsidRPr="00A03C55">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A03C55" w14:paraId="694212CC" w14:textId="77777777" w:rsidTr="003462A5">
        <w:trPr>
          <w:cantSplit/>
        </w:trPr>
        <w:tc>
          <w:tcPr>
            <w:tcW w:w="5413" w:type="dxa"/>
          </w:tcPr>
          <w:p w14:paraId="0A3F3717" w14:textId="77777777" w:rsidR="007A1F44" w:rsidRPr="00A03C55" w:rsidRDefault="007A1F44" w:rsidP="00971004">
            <w:pPr>
              <w:pStyle w:val="TableEntry"/>
              <w:rPr>
                <w:noProof w:val="0"/>
              </w:rPr>
            </w:pPr>
            <w:r w:rsidRPr="00A03C55">
              <w:rPr>
                <w:noProof w:val="0"/>
              </w:rPr>
              <w:t>birthTime [0..1]</w:t>
            </w:r>
          </w:p>
          <w:p w14:paraId="36311CF0" w14:textId="77777777" w:rsidR="007A1F44" w:rsidRPr="00A03C55" w:rsidRDefault="007A1F44" w:rsidP="00971004">
            <w:pPr>
              <w:pStyle w:val="TableEntry"/>
              <w:rPr>
                <w:noProof w:val="0"/>
              </w:rPr>
            </w:pPr>
            <w:r w:rsidRPr="00A03C55">
              <w:rPr>
                <w:noProof w:val="0"/>
              </w:rPr>
              <w:t>Person (TS)</w:t>
            </w:r>
          </w:p>
        </w:tc>
        <w:tc>
          <w:tcPr>
            <w:tcW w:w="3870" w:type="dxa"/>
          </w:tcPr>
          <w:p w14:paraId="152FE3C7" w14:textId="77777777" w:rsidR="007A1F44" w:rsidRPr="00A03C55" w:rsidRDefault="007A1F44" w:rsidP="00971004">
            <w:pPr>
              <w:pStyle w:val="TableEntry"/>
              <w:rPr>
                <w:noProof w:val="0"/>
              </w:rPr>
            </w:pPr>
            <w:r w:rsidRPr="00A03C55">
              <w:rPr>
                <w:noProof w:val="0"/>
              </w:rPr>
              <w:t>The date and time this person was born</w:t>
            </w:r>
          </w:p>
        </w:tc>
      </w:tr>
      <w:tr w:rsidR="007A1F44" w:rsidRPr="00A03C55" w14:paraId="2BBE4504" w14:textId="77777777" w:rsidTr="003462A5">
        <w:trPr>
          <w:cantSplit/>
        </w:trPr>
        <w:tc>
          <w:tcPr>
            <w:tcW w:w="5413" w:type="dxa"/>
          </w:tcPr>
          <w:p w14:paraId="26D7FD38" w14:textId="77777777" w:rsidR="007A1F44" w:rsidRPr="00A03C55" w:rsidRDefault="007A1F44" w:rsidP="00971004">
            <w:pPr>
              <w:pStyle w:val="TableEntry"/>
              <w:rPr>
                <w:noProof w:val="0"/>
              </w:rPr>
            </w:pPr>
            <w:r w:rsidRPr="00A03C55">
              <w:rPr>
                <w:noProof w:val="0"/>
              </w:rPr>
              <w:t>deceasedInd [0..1]</w:t>
            </w:r>
          </w:p>
          <w:p w14:paraId="471A1068" w14:textId="77777777" w:rsidR="007A1F44" w:rsidRPr="00A03C55" w:rsidRDefault="007A1F44" w:rsidP="00971004">
            <w:pPr>
              <w:pStyle w:val="TableEntry"/>
              <w:rPr>
                <w:noProof w:val="0"/>
              </w:rPr>
            </w:pPr>
            <w:r w:rsidRPr="00A03C55">
              <w:rPr>
                <w:noProof w:val="0"/>
              </w:rPr>
              <w:t>Person (BL)</w:t>
            </w:r>
          </w:p>
        </w:tc>
        <w:tc>
          <w:tcPr>
            <w:tcW w:w="3870" w:type="dxa"/>
          </w:tcPr>
          <w:p w14:paraId="4DF42F10" w14:textId="77777777" w:rsidR="007A1F44" w:rsidRPr="00A03C55" w:rsidRDefault="007A1F44" w:rsidP="00971004">
            <w:pPr>
              <w:pStyle w:val="TableEntry"/>
              <w:rPr>
                <w:noProof w:val="0"/>
              </w:rPr>
            </w:pPr>
            <w:r w:rsidRPr="00A03C55">
              <w:rPr>
                <w:noProof w:val="0"/>
              </w:rPr>
              <w:t>An indication that this person is dead</w:t>
            </w:r>
          </w:p>
        </w:tc>
      </w:tr>
      <w:tr w:rsidR="007A1F44" w:rsidRPr="00A03C55" w14:paraId="03FDDCE2" w14:textId="77777777" w:rsidTr="003462A5">
        <w:trPr>
          <w:cantSplit/>
        </w:trPr>
        <w:tc>
          <w:tcPr>
            <w:tcW w:w="5413" w:type="dxa"/>
          </w:tcPr>
          <w:p w14:paraId="3D6A79E1" w14:textId="77777777" w:rsidR="007A1F44" w:rsidRPr="00A03C55" w:rsidRDefault="007A1F44" w:rsidP="00971004">
            <w:pPr>
              <w:pStyle w:val="TableEntry"/>
              <w:rPr>
                <w:noProof w:val="0"/>
              </w:rPr>
            </w:pPr>
            <w:r w:rsidRPr="00A03C55">
              <w:rPr>
                <w:noProof w:val="0"/>
              </w:rPr>
              <w:t>deceasedTime [0..1]</w:t>
            </w:r>
          </w:p>
          <w:p w14:paraId="38D274E5" w14:textId="77777777" w:rsidR="007A1F44" w:rsidRPr="00A03C55" w:rsidRDefault="007A1F44" w:rsidP="00971004">
            <w:pPr>
              <w:pStyle w:val="TableEntry"/>
              <w:rPr>
                <w:noProof w:val="0"/>
              </w:rPr>
            </w:pPr>
            <w:r w:rsidRPr="00A03C55">
              <w:rPr>
                <w:noProof w:val="0"/>
              </w:rPr>
              <w:t>Person (TS)</w:t>
            </w:r>
          </w:p>
        </w:tc>
        <w:tc>
          <w:tcPr>
            <w:tcW w:w="3870" w:type="dxa"/>
          </w:tcPr>
          <w:p w14:paraId="7CDB4BF4" w14:textId="77777777" w:rsidR="007A1F44" w:rsidRPr="00A03C55" w:rsidRDefault="007A1F44" w:rsidP="00971004">
            <w:pPr>
              <w:pStyle w:val="TableEntry"/>
              <w:rPr>
                <w:noProof w:val="0"/>
              </w:rPr>
            </w:pPr>
            <w:r w:rsidRPr="00A03C55">
              <w:rPr>
                <w:noProof w:val="0"/>
              </w:rPr>
              <w:t>The date and time this person died</w:t>
            </w:r>
          </w:p>
        </w:tc>
      </w:tr>
      <w:tr w:rsidR="007A1F44" w:rsidRPr="00A03C55" w14:paraId="2CC99873" w14:textId="77777777" w:rsidTr="003462A5">
        <w:trPr>
          <w:cantSplit/>
        </w:trPr>
        <w:tc>
          <w:tcPr>
            <w:tcW w:w="5413" w:type="dxa"/>
          </w:tcPr>
          <w:p w14:paraId="3D0F8CB7" w14:textId="77777777" w:rsidR="007A1F44" w:rsidRPr="00A03C55" w:rsidRDefault="007A1F44" w:rsidP="00971004">
            <w:pPr>
              <w:pStyle w:val="TableEntry"/>
              <w:rPr>
                <w:noProof w:val="0"/>
              </w:rPr>
            </w:pPr>
            <w:r w:rsidRPr="00A03C55">
              <w:rPr>
                <w:noProof w:val="0"/>
              </w:rPr>
              <w:lastRenderedPageBreak/>
              <w:t>multipleBirthInd [0..1]</w:t>
            </w:r>
          </w:p>
          <w:p w14:paraId="18960E51" w14:textId="77777777" w:rsidR="007A1F44" w:rsidRPr="00A03C55" w:rsidRDefault="007A1F44" w:rsidP="00971004">
            <w:pPr>
              <w:pStyle w:val="TableEntry"/>
              <w:rPr>
                <w:noProof w:val="0"/>
              </w:rPr>
            </w:pPr>
            <w:r w:rsidRPr="00A03C55">
              <w:rPr>
                <w:noProof w:val="0"/>
              </w:rPr>
              <w:t>Person (BL)</w:t>
            </w:r>
          </w:p>
        </w:tc>
        <w:tc>
          <w:tcPr>
            <w:tcW w:w="3870" w:type="dxa"/>
          </w:tcPr>
          <w:p w14:paraId="4FAFF7FE" w14:textId="77777777" w:rsidR="007A1F44" w:rsidRPr="00A03C55" w:rsidRDefault="007A1F44" w:rsidP="00971004">
            <w:pPr>
              <w:pStyle w:val="TableEntry"/>
              <w:rPr>
                <w:noProof w:val="0"/>
              </w:rPr>
            </w:pPr>
            <w:r w:rsidRPr="00A03C55">
              <w:rPr>
                <w:noProof w:val="0"/>
              </w:rPr>
              <w:t>An indication that this person was part of a multiple birth</w:t>
            </w:r>
          </w:p>
        </w:tc>
      </w:tr>
      <w:tr w:rsidR="007A1F44" w:rsidRPr="00A03C55" w14:paraId="5C549903" w14:textId="77777777" w:rsidTr="003462A5">
        <w:trPr>
          <w:cantSplit/>
        </w:trPr>
        <w:tc>
          <w:tcPr>
            <w:tcW w:w="5413" w:type="dxa"/>
          </w:tcPr>
          <w:p w14:paraId="4CEA5110" w14:textId="77777777" w:rsidR="007A1F44" w:rsidRPr="00A03C55" w:rsidRDefault="007A1F44" w:rsidP="00971004">
            <w:pPr>
              <w:pStyle w:val="TableEntry"/>
              <w:rPr>
                <w:noProof w:val="0"/>
              </w:rPr>
            </w:pPr>
            <w:r w:rsidRPr="00A03C55">
              <w:rPr>
                <w:noProof w:val="0"/>
              </w:rPr>
              <w:t>multipleBirthOrderNumber [0..1]</w:t>
            </w:r>
          </w:p>
          <w:p w14:paraId="5434B21F" w14:textId="77777777" w:rsidR="007A1F44" w:rsidRPr="00A03C55" w:rsidRDefault="007A1F44" w:rsidP="00971004">
            <w:pPr>
              <w:pStyle w:val="TableEntry"/>
              <w:rPr>
                <w:noProof w:val="0"/>
              </w:rPr>
            </w:pPr>
            <w:r w:rsidRPr="00A03C55">
              <w:rPr>
                <w:noProof w:val="0"/>
              </w:rPr>
              <w:t>Person (INT)</w:t>
            </w:r>
          </w:p>
        </w:tc>
        <w:tc>
          <w:tcPr>
            <w:tcW w:w="3870" w:type="dxa"/>
          </w:tcPr>
          <w:p w14:paraId="04A22AE7" w14:textId="77777777" w:rsidR="007A1F44" w:rsidRPr="00A03C55" w:rsidRDefault="007A1F44" w:rsidP="00971004">
            <w:pPr>
              <w:pStyle w:val="TableEntry"/>
              <w:rPr>
                <w:noProof w:val="0"/>
              </w:rPr>
            </w:pPr>
            <w:r w:rsidRPr="00A03C55">
              <w:rPr>
                <w:noProof w:val="0"/>
              </w:rPr>
              <w:t>The order in which this person was born if part of a multiple birth</w:t>
            </w:r>
          </w:p>
        </w:tc>
      </w:tr>
      <w:tr w:rsidR="007A1F44" w:rsidRPr="00A03C55" w14:paraId="10ED5FD5" w14:textId="77777777" w:rsidTr="003462A5">
        <w:trPr>
          <w:cantSplit/>
        </w:trPr>
        <w:tc>
          <w:tcPr>
            <w:tcW w:w="5413" w:type="dxa"/>
          </w:tcPr>
          <w:p w14:paraId="347EF1AA" w14:textId="77777777" w:rsidR="007A1F44" w:rsidRPr="00A03C55" w:rsidRDefault="007A1F44" w:rsidP="00971004">
            <w:pPr>
              <w:pStyle w:val="TableEntry"/>
              <w:rPr>
                <w:noProof w:val="0"/>
              </w:rPr>
            </w:pPr>
            <w:r w:rsidRPr="00A03C55">
              <w:rPr>
                <w:noProof w:val="0"/>
              </w:rPr>
              <w:t>addr [0..*]</w:t>
            </w:r>
          </w:p>
          <w:p w14:paraId="0509DDFA" w14:textId="77777777" w:rsidR="007A1F44" w:rsidRPr="00A03C55" w:rsidRDefault="007A1F44" w:rsidP="00971004">
            <w:pPr>
              <w:pStyle w:val="TableEntry"/>
              <w:rPr>
                <w:noProof w:val="0"/>
              </w:rPr>
            </w:pPr>
            <w:r w:rsidRPr="00A03C55">
              <w:rPr>
                <w:noProof w:val="0"/>
              </w:rPr>
              <w:t>Person (BAG&lt;AD&gt;)</w:t>
            </w:r>
          </w:p>
        </w:tc>
        <w:tc>
          <w:tcPr>
            <w:tcW w:w="3870" w:type="dxa"/>
          </w:tcPr>
          <w:p w14:paraId="669583C7" w14:textId="77777777" w:rsidR="007A1F44" w:rsidRPr="00A03C55" w:rsidRDefault="007A1F44" w:rsidP="00971004">
            <w:pPr>
              <w:pStyle w:val="TableEntry"/>
              <w:rPr>
                <w:noProof w:val="0"/>
              </w:rPr>
            </w:pPr>
            <w:r w:rsidRPr="00A03C55">
              <w:rPr>
                <w:noProof w:val="0"/>
              </w:rPr>
              <w:t>Address(es) for corresponding with this person</w:t>
            </w:r>
          </w:p>
        </w:tc>
      </w:tr>
      <w:tr w:rsidR="007A1F44" w:rsidRPr="00A03C55" w14:paraId="77ED01C7" w14:textId="77777777" w:rsidTr="003462A5">
        <w:trPr>
          <w:cantSplit/>
        </w:trPr>
        <w:tc>
          <w:tcPr>
            <w:tcW w:w="5413" w:type="dxa"/>
          </w:tcPr>
          <w:p w14:paraId="7D822F7D" w14:textId="77777777" w:rsidR="007A1F44" w:rsidRPr="00A03C55" w:rsidRDefault="007A1F44" w:rsidP="00971004">
            <w:pPr>
              <w:pStyle w:val="TableEntry"/>
              <w:rPr>
                <w:noProof w:val="0"/>
              </w:rPr>
            </w:pPr>
            <w:r w:rsidRPr="00A03C55">
              <w:rPr>
                <w:noProof w:val="0"/>
              </w:rPr>
              <w:t>maritalStatusCode [0..1]</w:t>
            </w:r>
          </w:p>
          <w:p w14:paraId="0664C8B2" w14:textId="77777777" w:rsidR="007A1F44" w:rsidRPr="00A03C55" w:rsidRDefault="007A1F44" w:rsidP="00971004">
            <w:pPr>
              <w:pStyle w:val="TableEntry"/>
              <w:rPr>
                <w:noProof w:val="0"/>
              </w:rPr>
            </w:pPr>
            <w:r w:rsidRPr="00A03C55">
              <w:rPr>
                <w:noProof w:val="0"/>
              </w:rPr>
              <w:t>Person (CE) {CWE:MaritalStatus}</w:t>
            </w:r>
          </w:p>
        </w:tc>
        <w:tc>
          <w:tcPr>
            <w:tcW w:w="3870" w:type="dxa"/>
          </w:tcPr>
          <w:p w14:paraId="637418EC" w14:textId="77777777" w:rsidR="007A1F44" w:rsidRPr="00A03C55" w:rsidRDefault="007A1F44" w:rsidP="00971004">
            <w:pPr>
              <w:pStyle w:val="TableEntry"/>
              <w:rPr>
                <w:noProof w:val="0"/>
              </w:rPr>
            </w:pPr>
            <w:r w:rsidRPr="00A03C55">
              <w:rPr>
                <w:noProof w:val="0"/>
              </w:rPr>
              <w:t>A value representing the domestic partnership status of this person</w:t>
            </w:r>
          </w:p>
        </w:tc>
      </w:tr>
      <w:tr w:rsidR="007A1F44" w:rsidRPr="00A03C55" w14:paraId="19FAE345" w14:textId="77777777" w:rsidTr="003462A5">
        <w:trPr>
          <w:cantSplit/>
        </w:trPr>
        <w:tc>
          <w:tcPr>
            <w:tcW w:w="5413" w:type="dxa"/>
          </w:tcPr>
          <w:p w14:paraId="5A6A2CA6" w14:textId="77777777" w:rsidR="007A1F44" w:rsidRPr="00A03C55" w:rsidRDefault="007A1F44" w:rsidP="00971004">
            <w:pPr>
              <w:pStyle w:val="TableEntry"/>
              <w:rPr>
                <w:noProof w:val="0"/>
              </w:rPr>
            </w:pPr>
            <w:r w:rsidRPr="00A03C55">
              <w:rPr>
                <w:noProof w:val="0"/>
              </w:rPr>
              <w:t>religiousAffiliationCode [0..1]</w:t>
            </w:r>
          </w:p>
          <w:p w14:paraId="363FB1CC" w14:textId="77777777" w:rsidR="007A1F44" w:rsidRPr="00A03C55" w:rsidRDefault="007A1F44" w:rsidP="00971004">
            <w:pPr>
              <w:pStyle w:val="TableEntry"/>
              <w:rPr>
                <w:noProof w:val="0"/>
              </w:rPr>
            </w:pPr>
            <w:r w:rsidRPr="00A03C55">
              <w:rPr>
                <w:noProof w:val="0"/>
              </w:rPr>
              <w:t>Person (CE) {CWE:ReligiousAffiliation}</w:t>
            </w:r>
          </w:p>
        </w:tc>
        <w:tc>
          <w:tcPr>
            <w:tcW w:w="3870" w:type="dxa"/>
          </w:tcPr>
          <w:p w14:paraId="4494C29D" w14:textId="77777777" w:rsidR="007A1F44" w:rsidRPr="00A03C55" w:rsidRDefault="007A1F44" w:rsidP="00971004">
            <w:pPr>
              <w:pStyle w:val="TableEntry"/>
              <w:rPr>
                <w:noProof w:val="0"/>
              </w:rPr>
            </w:pPr>
            <w:r w:rsidRPr="00A03C55">
              <w:rPr>
                <w:noProof w:val="0"/>
              </w:rPr>
              <w:t>A value representing the primary religious preference of this person</w:t>
            </w:r>
          </w:p>
        </w:tc>
      </w:tr>
      <w:tr w:rsidR="007A1F44" w:rsidRPr="00A03C55" w14:paraId="768F58E6" w14:textId="77777777" w:rsidTr="003462A5">
        <w:trPr>
          <w:cantSplit/>
        </w:trPr>
        <w:tc>
          <w:tcPr>
            <w:tcW w:w="5413" w:type="dxa"/>
          </w:tcPr>
          <w:p w14:paraId="48ED8690" w14:textId="77777777" w:rsidR="007A1F44" w:rsidRPr="00A03C55" w:rsidRDefault="007A1F44" w:rsidP="00971004">
            <w:pPr>
              <w:pStyle w:val="TableEntry"/>
              <w:rPr>
                <w:noProof w:val="0"/>
              </w:rPr>
            </w:pPr>
            <w:r w:rsidRPr="00A03C55">
              <w:rPr>
                <w:noProof w:val="0"/>
              </w:rPr>
              <w:t>raceCode [0..*]</w:t>
            </w:r>
          </w:p>
          <w:p w14:paraId="5B501A80" w14:textId="77777777" w:rsidR="007A1F44" w:rsidRPr="00A03C55" w:rsidRDefault="007A1F44" w:rsidP="00971004">
            <w:pPr>
              <w:pStyle w:val="TableEntry"/>
              <w:rPr>
                <w:noProof w:val="0"/>
              </w:rPr>
            </w:pPr>
            <w:r w:rsidRPr="00A03C55">
              <w:rPr>
                <w:noProof w:val="0"/>
              </w:rPr>
              <w:t>Person (SET&lt;CE&gt;) {CWE:Race}</w:t>
            </w:r>
          </w:p>
        </w:tc>
        <w:tc>
          <w:tcPr>
            <w:tcW w:w="3870" w:type="dxa"/>
          </w:tcPr>
          <w:p w14:paraId="2B1598B0" w14:textId="77777777" w:rsidR="007A1F44" w:rsidRPr="00A03C55" w:rsidRDefault="007A1F44" w:rsidP="00971004">
            <w:pPr>
              <w:pStyle w:val="TableEntry"/>
              <w:rPr>
                <w:noProof w:val="0"/>
              </w:rPr>
            </w:pPr>
            <w:r w:rsidRPr="00A03C55">
              <w:rPr>
                <w:noProof w:val="0"/>
              </w:rPr>
              <w:t>A set of values representing the races of this person</w:t>
            </w:r>
          </w:p>
        </w:tc>
      </w:tr>
      <w:tr w:rsidR="007A1F44" w:rsidRPr="00A03C55" w14:paraId="2A8FA84F" w14:textId="77777777" w:rsidTr="003462A5">
        <w:trPr>
          <w:cantSplit/>
        </w:trPr>
        <w:tc>
          <w:tcPr>
            <w:tcW w:w="5413" w:type="dxa"/>
          </w:tcPr>
          <w:p w14:paraId="74525BE6" w14:textId="77777777" w:rsidR="007A1F44" w:rsidRPr="00A03C55" w:rsidRDefault="007A1F44" w:rsidP="00971004">
            <w:pPr>
              <w:pStyle w:val="TableEntry"/>
              <w:rPr>
                <w:noProof w:val="0"/>
              </w:rPr>
            </w:pPr>
            <w:r w:rsidRPr="00A03C55">
              <w:rPr>
                <w:noProof w:val="0"/>
              </w:rPr>
              <w:t>ethnicGroupCode [0..*]</w:t>
            </w:r>
          </w:p>
          <w:p w14:paraId="169C7993" w14:textId="77777777" w:rsidR="007A1F44" w:rsidRPr="00A03C55" w:rsidRDefault="007A1F44" w:rsidP="00971004">
            <w:pPr>
              <w:pStyle w:val="TableEntry"/>
              <w:rPr>
                <w:noProof w:val="0"/>
              </w:rPr>
            </w:pPr>
            <w:r w:rsidRPr="00A03C55">
              <w:rPr>
                <w:noProof w:val="0"/>
              </w:rPr>
              <w:t>Person (SET&lt;CE&gt;) {CWE:Ethnicity}</w:t>
            </w:r>
          </w:p>
        </w:tc>
        <w:tc>
          <w:tcPr>
            <w:tcW w:w="3870" w:type="dxa"/>
          </w:tcPr>
          <w:p w14:paraId="0BF0A8FD" w14:textId="77777777" w:rsidR="007A1F44" w:rsidRPr="00A03C55" w:rsidRDefault="007A1F44" w:rsidP="00971004">
            <w:pPr>
              <w:pStyle w:val="TableEntry"/>
              <w:rPr>
                <w:noProof w:val="0"/>
              </w:rPr>
            </w:pPr>
            <w:r w:rsidRPr="00A03C55">
              <w:rPr>
                <w:noProof w:val="0"/>
              </w:rPr>
              <w:t>A set of values representing the ethnic groups of this person</w:t>
            </w:r>
          </w:p>
        </w:tc>
      </w:tr>
      <w:tr w:rsidR="007A1F44" w:rsidRPr="00A03C55" w14:paraId="596A0671" w14:textId="77777777" w:rsidTr="003462A5">
        <w:trPr>
          <w:cantSplit/>
        </w:trPr>
        <w:tc>
          <w:tcPr>
            <w:tcW w:w="5413" w:type="dxa"/>
          </w:tcPr>
          <w:p w14:paraId="6438B397" w14:textId="77777777" w:rsidR="007A1F44" w:rsidRPr="00A03C55" w:rsidRDefault="007A1F44" w:rsidP="00971004">
            <w:pPr>
              <w:pStyle w:val="TableEntry"/>
              <w:rPr>
                <w:b/>
                <w:noProof w:val="0"/>
              </w:rPr>
            </w:pPr>
            <w:r w:rsidRPr="00A03C55">
              <w:rPr>
                <w:b/>
                <w:noProof w:val="0"/>
              </w:rPr>
              <w:t>OtherIDs</w:t>
            </w:r>
          </w:p>
        </w:tc>
        <w:tc>
          <w:tcPr>
            <w:tcW w:w="3870" w:type="dxa"/>
          </w:tcPr>
          <w:p w14:paraId="6E4EA056" w14:textId="77777777" w:rsidR="007A1F44" w:rsidRPr="00A03C55" w:rsidRDefault="007A1F44" w:rsidP="00971004">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2AF1F3BB" w14:textId="77777777" w:rsidTr="003462A5">
        <w:trPr>
          <w:cantSplit/>
        </w:trPr>
        <w:tc>
          <w:tcPr>
            <w:tcW w:w="5413" w:type="dxa"/>
          </w:tcPr>
          <w:p w14:paraId="5385F8FD" w14:textId="77777777" w:rsidR="007A1F44" w:rsidRPr="00A03C55" w:rsidRDefault="007A1F44" w:rsidP="00971004">
            <w:pPr>
              <w:pStyle w:val="TableEntry"/>
              <w:rPr>
                <w:noProof w:val="0"/>
              </w:rPr>
            </w:pPr>
            <w:r w:rsidRPr="00A03C55">
              <w:rPr>
                <w:noProof w:val="0"/>
              </w:rPr>
              <w:t>classCode [1..1] (M)</w:t>
            </w:r>
          </w:p>
          <w:p w14:paraId="55ADD6E1" w14:textId="77777777" w:rsidR="007A1F44" w:rsidRPr="00A03C55" w:rsidRDefault="007A1F44" w:rsidP="00971004">
            <w:pPr>
              <w:pStyle w:val="TableEntry"/>
              <w:rPr>
                <w:noProof w:val="0"/>
              </w:rPr>
            </w:pPr>
            <w:r w:rsidRPr="00A03C55">
              <w:rPr>
                <w:noProof w:val="0"/>
              </w:rPr>
              <w:t>Role (CS) {CNE:ROL}</w:t>
            </w:r>
          </w:p>
        </w:tc>
        <w:tc>
          <w:tcPr>
            <w:tcW w:w="3870" w:type="dxa"/>
          </w:tcPr>
          <w:p w14:paraId="09194ED5" w14:textId="77777777" w:rsidR="007A1F44" w:rsidRPr="00A03C55" w:rsidRDefault="007A1F44" w:rsidP="00971004">
            <w:pPr>
              <w:pStyle w:val="TableEntry"/>
              <w:rPr>
                <w:noProof w:val="0"/>
              </w:rPr>
            </w:pPr>
            <w:r w:rsidRPr="00A03C55">
              <w:rPr>
                <w:noProof w:val="0"/>
              </w:rPr>
              <w:t>Structural attribute. This can be any specialization of "role" except for Citizen, or Employee.,</w:t>
            </w:r>
          </w:p>
        </w:tc>
      </w:tr>
      <w:tr w:rsidR="007A1F44" w:rsidRPr="00A03C55" w14:paraId="36D4B3F5" w14:textId="77777777" w:rsidTr="003462A5">
        <w:trPr>
          <w:cantSplit/>
        </w:trPr>
        <w:tc>
          <w:tcPr>
            <w:tcW w:w="5413" w:type="dxa"/>
          </w:tcPr>
          <w:p w14:paraId="1F20292C" w14:textId="77777777" w:rsidR="007A1F44" w:rsidRPr="00A03C55" w:rsidRDefault="007A1F44" w:rsidP="00971004">
            <w:pPr>
              <w:pStyle w:val="TableEntry"/>
              <w:rPr>
                <w:noProof w:val="0"/>
              </w:rPr>
            </w:pPr>
            <w:r w:rsidRPr="00A03C55">
              <w:rPr>
                <w:noProof w:val="0"/>
              </w:rPr>
              <w:t>id [1..*] (M)</w:t>
            </w:r>
          </w:p>
          <w:p w14:paraId="2FD84777" w14:textId="77777777" w:rsidR="007A1F44" w:rsidRPr="00A03C55" w:rsidRDefault="007A1F44" w:rsidP="00971004">
            <w:pPr>
              <w:pStyle w:val="TableEntry"/>
              <w:rPr>
                <w:noProof w:val="0"/>
              </w:rPr>
            </w:pPr>
            <w:r w:rsidRPr="00A03C55">
              <w:rPr>
                <w:noProof w:val="0"/>
              </w:rPr>
              <w:t>Role (SET&lt;II&gt;)</w:t>
            </w:r>
          </w:p>
        </w:tc>
        <w:tc>
          <w:tcPr>
            <w:tcW w:w="3870" w:type="dxa"/>
          </w:tcPr>
          <w:p w14:paraId="173A68D7" w14:textId="77777777" w:rsidR="007A1F44" w:rsidRPr="00A03C55" w:rsidRDefault="007A1F44" w:rsidP="00971004">
            <w:pPr>
              <w:pStyle w:val="TableEntry"/>
              <w:rPr>
                <w:noProof w:val="0"/>
              </w:rPr>
            </w:pPr>
            <w:r w:rsidRPr="00A03C55">
              <w:rPr>
                <w:noProof w:val="0"/>
              </w:rPr>
              <w:t xml:space="preserve">One or more identifiers issued to the focal person by the associated scopingOrganization (e.g., identifiers from a different Patient Identity Domain). </w:t>
            </w:r>
          </w:p>
        </w:tc>
      </w:tr>
      <w:tr w:rsidR="007A1F44" w:rsidRPr="00A03C55" w14:paraId="24EDB687" w14:textId="77777777" w:rsidTr="003462A5">
        <w:trPr>
          <w:cantSplit/>
        </w:trPr>
        <w:tc>
          <w:tcPr>
            <w:tcW w:w="5413" w:type="dxa"/>
          </w:tcPr>
          <w:p w14:paraId="19088C28" w14:textId="77777777" w:rsidR="007A1F44" w:rsidRPr="00A03C55" w:rsidRDefault="007A1F44" w:rsidP="00971004">
            <w:pPr>
              <w:pStyle w:val="TableEntry"/>
              <w:rPr>
                <w:b/>
                <w:noProof w:val="0"/>
              </w:rPr>
            </w:pPr>
            <w:r w:rsidRPr="00A03C55">
              <w:rPr>
                <w:b/>
                <w:noProof w:val="0"/>
              </w:rPr>
              <w:t>PersonalRelationship</w:t>
            </w:r>
          </w:p>
        </w:tc>
        <w:tc>
          <w:tcPr>
            <w:tcW w:w="3870" w:type="dxa"/>
          </w:tcPr>
          <w:p w14:paraId="77F59F50" w14:textId="77777777" w:rsidR="007A1F44" w:rsidRPr="00A03C55" w:rsidRDefault="007A1F44" w:rsidP="00971004">
            <w:pPr>
              <w:pStyle w:val="TableEntry"/>
              <w:rPr>
                <w:noProof w:val="0"/>
              </w:rPr>
            </w:pPr>
            <w:r w:rsidRPr="00A03C55">
              <w:rPr>
                <w:noProof w:val="0"/>
              </w:rPr>
              <w:t>A personal relationship between the focal living subject and another living subject</w:t>
            </w:r>
          </w:p>
        </w:tc>
      </w:tr>
      <w:tr w:rsidR="007A1F44" w:rsidRPr="00A03C55" w14:paraId="1EE89473" w14:textId="77777777" w:rsidTr="003462A5">
        <w:trPr>
          <w:cantSplit/>
        </w:trPr>
        <w:tc>
          <w:tcPr>
            <w:tcW w:w="5413" w:type="dxa"/>
          </w:tcPr>
          <w:p w14:paraId="4E801343" w14:textId="77777777" w:rsidR="007A1F44" w:rsidRPr="00A03C55" w:rsidRDefault="007A1F44" w:rsidP="00971004">
            <w:pPr>
              <w:pStyle w:val="TableEntry"/>
              <w:rPr>
                <w:noProof w:val="0"/>
              </w:rPr>
            </w:pPr>
            <w:r w:rsidRPr="00A03C55">
              <w:rPr>
                <w:noProof w:val="0"/>
              </w:rPr>
              <w:t>classCode [1..1] (M)</w:t>
            </w:r>
          </w:p>
          <w:p w14:paraId="226FD05A" w14:textId="77777777" w:rsidR="007A1F44" w:rsidRPr="00A03C55" w:rsidRDefault="007A1F44" w:rsidP="00971004">
            <w:pPr>
              <w:pStyle w:val="TableEntry"/>
              <w:rPr>
                <w:noProof w:val="0"/>
              </w:rPr>
            </w:pPr>
            <w:r w:rsidRPr="00A03C55">
              <w:rPr>
                <w:noProof w:val="0"/>
              </w:rPr>
              <w:t>Role (CS) {CNE:PRS, fixed value= "PRS"}</w:t>
            </w:r>
          </w:p>
        </w:tc>
        <w:tc>
          <w:tcPr>
            <w:tcW w:w="3870" w:type="dxa"/>
          </w:tcPr>
          <w:p w14:paraId="3698CC76" w14:textId="77777777" w:rsidR="007A1F44" w:rsidRPr="00A03C55" w:rsidRDefault="007A1F44" w:rsidP="00971004">
            <w:pPr>
              <w:pStyle w:val="TableEntry"/>
              <w:rPr>
                <w:noProof w:val="0"/>
              </w:rPr>
            </w:pPr>
            <w:r w:rsidRPr="00A03C55">
              <w:rPr>
                <w:noProof w:val="0"/>
              </w:rPr>
              <w:t>Structural attribute; this is a "personal relationship" role</w:t>
            </w:r>
          </w:p>
        </w:tc>
      </w:tr>
      <w:tr w:rsidR="007A1F44" w:rsidRPr="00A03C55" w14:paraId="41510A65" w14:textId="77777777" w:rsidTr="003462A5">
        <w:trPr>
          <w:cantSplit/>
        </w:trPr>
        <w:tc>
          <w:tcPr>
            <w:tcW w:w="5413" w:type="dxa"/>
          </w:tcPr>
          <w:p w14:paraId="5B93C17D" w14:textId="77777777" w:rsidR="007A1F44" w:rsidRPr="00A03C55" w:rsidRDefault="007A1F44" w:rsidP="00971004">
            <w:pPr>
              <w:pStyle w:val="TableEntry"/>
              <w:rPr>
                <w:noProof w:val="0"/>
              </w:rPr>
            </w:pPr>
            <w:r w:rsidRPr="00A03C55">
              <w:rPr>
                <w:noProof w:val="0"/>
              </w:rPr>
              <w:t>id [0..*]</w:t>
            </w:r>
          </w:p>
          <w:p w14:paraId="4E72BDB6" w14:textId="77777777" w:rsidR="007A1F44" w:rsidRPr="00A03C55" w:rsidRDefault="000F64B0" w:rsidP="00971004">
            <w:pPr>
              <w:pStyle w:val="TableEntry"/>
              <w:rPr>
                <w:noProof w:val="0"/>
              </w:rPr>
            </w:pPr>
            <w:hyperlink r:id="rId211" w:anchor="Role-cls" w:history="1">
              <w:r w:rsidR="007A1F44" w:rsidRPr="00A03C55">
                <w:rPr>
                  <w:rStyle w:val="Hyperlink"/>
                  <w:noProof w:val="0"/>
                  <w:szCs w:val="18"/>
                </w:rPr>
                <w:t>Role</w:t>
              </w:r>
            </w:hyperlink>
            <w:r w:rsidR="007A1F44" w:rsidRPr="00A03C55">
              <w:rPr>
                <w:noProof w:val="0"/>
              </w:rPr>
              <w:t> (</w:t>
            </w:r>
            <w:hyperlink r:id="rId212" w:anchor="dt-SET" w:history="1">
              <w:r w:rsidR="007A1F44" w:rsidRPr="00A03C55">
                <w:rPr>
                  <w:rStyle w:val="Hyperlink"/>
                  <w:noProof w:val="0"/>
                  <w:szCs w:val="18"/>
                </w:rPr>
                <w:t>SET</w:t>
              </w:r>
            </w:hyperlink>
            <w:r w:rsidR="007A1F44" w:rsidRPr="00A03C55">
              <w:rPr>
                <w:noProof w:val="0"/>
              </w:rPr>
              <w:t>&lt;</w:t>
            </w:r>
            <w:hyperlink r:id="rId213" w:anchor="dt-II" w:history="1">
              <w:r w:rsidR="007A1F44" w:rsidRPr="00A03C55">
                <w:rPr>
                  <w:rStyle w:val="Hyperlink"/>
                  <w:noProof w:val="0"/>
                  <w:szCs w:val="18"/>
                </w:rPr>
                <w:t>II</w:t>
              </w:r>
            </w:hyperlink>
            <w:r w:rsidR="007A1F44" w:rsidRPr="00A03C55">
              <w:rPr>
                <w:noProof w:val="0"/>
              </w:rPr>
              <w:t xml:space="preserve">&gt;) </w:t>
            </w:r>
          </w:p>
        </w:tc>
        <w:tc>
          <w:tcPr>
            <w:tcW w:w="3870" w:type="dxa"/>
          </w:tcPr>
          <w:p w14:paraId="22E4DF23" w14:textId="77777777" w:rsidR="007A1F44" w:rsidRPr="00A03C55" w:rsidRDefault="007A1F44" w:rsidP="00971004">
            <w:pPr>
              <w:pStyle w:val="TableEntry"/>
              <w:rPr>
                <w:noProof w:val="0"/>
              </w:rPr>
            </w:pPr>
            <w:r w:rsidRPr="00A03C55">
              <w:rPr>
                <w:noProof w:val="0"/>
              </w:rPr>
              <w:t>Identifier(s) for this personal relationship</w:t>
            </w:r>
          </w:p>
        </w:tc>
      </w:tr>
      <w:tr w:rsidR="007A1F44" w:rsidRPr="00A03C55" w14:paraId="30814821" w14:textId="77777777" w:rsidTr="003462A5">
        <w:trPr>
          <w:cantSplit/>
        </w:trPr>
        <w:tc>
          <w:tcPr>
            <w:tcW w:w="5413" w:type="dxa"/>
          </w:tcPr>
          <w:p w14:paraId="5D08A5DF" w14:textId="77777777" w:rsidR="007A1F44" w:rsidRPr="00A03C55" w:rsidRDefault="007A1F44" w:rsidP="00971004">
            <w:pPr>
              <w:pStyle w:val="TableEntry"/>
              <w:rPr>
                <w:noProof w:val="0"/>
              </w:rPr>
            </w:pPr>
            <w:r w:rsidRPr="00A03C55">
              <w:rPr>
                <w:noProof w:val="0"/>
              </w:rPr>
              <w:t>code [1..1] (M)</w:t>
            </w:r>
          </w:p>
          <w:p w14:paraId="2FD04C68" w14:textId="77777777" w:rsidR="007A1F44" w:rsidRPr="00A03C55" w:rsidRDefault="007A1F44" w:rsidP="00971004">
            <w:pPr>
              <w:pStyle w:val="TableEntry"/>
              <w:rPr>
                <w:noProof w:val="0"/>
              </w:rPr>
            </w:pPr>
            <w:r w:rsidRPr="00A03C55">
              <w:rPr>
                <w:noProof w:val="0"/>
              </w:rPr>
              <w:t>Role (CE) {CWE:PersonalRelationshipRoleType}</w:t>
            </w:r>
          </w:p>
        </w:tc>
        <w:tc>
          <w:tcPr>
            <w:tcW w:w="3870" w:type="dxa"/>
          </w:tcPr>
          <w:p w14:paraId="650FF6F0" w14:textId="76A294EB" w:rsidR="007A1F44" w:rsidRPr="00A03C55" w:rsidRDefault="007A1F44" w:rsidP="00971004">
            <w:pPr>
              <w:pStyle w:val="TableEntry"/>
              <w:rPr>
                <w:noProof w:val="0"/>
              </w:rPr>
            </w:pPr>
            <w:r w:rsidRPr="00A03C55">
              <w:rPr>
                <w:noProof w:val="0"/>
              </w:rPr>
              <w:t>A required value specifying the type of personal relationship between the relationshipHolder and the scoping living subject drawn from the PersonalRelationshipRoleType domain, for example, spouse, parent, unrelated friend</w:t>
            </w:r>
            <w:r w:rsidR="00952DDA" w:rsidRPr="00A03C55">
              <w:rPr>
                <w:noProof w:val="0"/>
              </w:rPr>
              <w:t xml:space="preserve"> </w:t>
            </w:r>
          </w:p>
        </w:tc>
      </w:tr>
      <w:tr w:rsidR="007A1F44" w:rsidRPr="00A03C55" w14:paraId="1D1292AB" w14:textId="77777777" w:rsidTr="003462A5">
        <w:trPr>
          <w:cantSplit/>
        </w:trPr>
        <w:tc>
          <w:tcPr>
            <w:tcW w:w="5413" w:type="dxa"/>
          </w:tcPr>
          <w:p w14:paraId="6AB8E5E3" w14:textId="77777777" w:rsidR="007A1F44" w:rsidRPr="00A03C55" w:rsidRDefault="007A1F44" w:rsidP="00971004">
            <w:pPr>
              <w:pStyle w:val="TableEntry"/>
              <w:rPr>
                <w:b/>
                <w:noProof w:val="0"/>
              </w:rPr>
            </w:pPr>
            <w:r w:rsidRPr="00A03C55">
              <w:rPr>
                <w:b/>
                <w:noProof w:val="0"/>
              </w:rPr>
              <w:t>Citizen</w:t>
            </w:r>
          </w:p>
        </w:tc>
        <w:tc>
          <w:tcPr>
            <w:tcW w:w="3870" w:type="dxa"/>
          </w:tcPr>
          <w:p w14:paraId="525835BE" w14:textId="77777777" w:rsidR="007A1F44" w:rsidRPr="00A03C55" w:rsidRDefault="007A1F44" w:rsidP="00971004">
            <w:pPr>
              <w:pStyle w:val="TableEntry"/>
              <w:rPr>
                <w:noProof w:val="0"/>
              </w:rPr>
            </w:pPr>
            <w:r w:rsidRPr="00A03C55">
              <w:rPr>
                <w:noProof w:val="0"/>
              </w:rPr>
              <w:t>Used to capture person information relating to citizenship.</w:t>
            </w:r>
          </w:p>
        </w:tc>
      </w:tr>
      <w:tr w:rsidR="007A1F44" w:rsidRPr="00A03C55" w14:paraId="0E125B18" w14:textId="77777777" w:rsidTr="003462A5">
        <w:trPr>
          <w:cantSplit/>
        </w:trPr>
        <w:tc>
          <w:tcPr>
            <w:tcW w:w="5413" w:type="dxa"/>
          </w:tcPr>
          <w:p w14:paraId="6C915906" w14:textId="77777777" w:rsidR="007A1F44" w:rsidRPr="00A03C55" w:rsidRDefault="007A1F44" w:rsidP="00971004">
            <w:pPr>
              <w:pStyle w:val="TableEntry"/>
              <w:rPr>
                <w:bCs/>
                <w:noProof w:val="0"/>
              </w:rPr>
            </w:pPr>
            <w:r w:rsidRPr="00A03C55">
              <w:rPr>
                <w:bCs/>
                <w:noProof w:val="0"/>
              </w:rPr>
              <w:t>classCode [1..1] (M)</w:t>
            </w:r>
          </w:p>
          <w:p w14:paraId="1F113025" w14:textId="77777777" w:rsidR="007A1F44" w:rsidRPr="00A03C55" w:rsidRDefault="007A1F44" w:rsidP="00971004">
            <w:pPr>
              <w:pStyle w:val="TableEntry"/>
              <w:rPr>
                <w:bCs/>
                <w:noProof w:val="0"/>
              </w:rPr>
            </w:pPr>
            <w:r w:rsidRPr="00A03C55">
              <w:rPr>
                <w:bCs/>
                <w:noProof w:val="0"/>
              </w:rPr>
              <w:t>Role (CS) {CNE:CIT, fixed value= "CIT"}</w:t>
            </w:r>
          </w:p>
        </w:tc>
        <w:tc>
          <w:tcPr>
            <w:tcW w:w="3870" w:type="dxa"/>
          </w:tcPr>
          <w:p w14:paraId="7170C3BF" w14:textId="77777777" w:rsidR="007A1F44" w:rsidRPr="00A03C55" w:rsidRDefault="007A1F44" w:rsidP="00971004">
            <w:pPr>
              <w:pStyle w:val="TableEntry"/>
              <w:rPr>
                <w:noProof w:val="0"/>
              </w:rPr>
            </w:pPr>
            <w:r w:rsidRPr="00A03C55">
              <w:rPr>
                <w:noProof w:val="0"/>
              </w:rPr>
              <w:t>Structural attribute; this is a "citizen" role</w:t>
            </w:r>
          </w:p>
        </w:tc>
      </w:tr>
      <w:tr w:rsidR="007A1F44" w:rsidRPr="00A03C55" w14:paraId="50EEE04B" w14:textId="77777777" w:rsidTr="003462A5">
        <w:trPr>
          <w:cantSplit/>
        </w:trPr>
        <w:tc>
          <w:tcPr>
            <w:tcW w:w="5413" w:type="dxa"/>
          </w:tcPr>
          <w:p w14:paraId="713D5FFD" w14:textId="77777777" w:rsidR="007A1F44" w:rsidRPr="00A03C55" w:rsidRDefault="007A1F44" w:rsidP="00971004">
            <w:pPr>
              <w:pStyle w:val="TableEntry"/>
              <w:rPr>
                <w:noProof w:val="0"/>
              </w:rPr>
            </w:pPr>
            <w:r w:rsidRPr="00A03C55">
              <w:rPr>
                <w:noProof w:val="0"/>
              </w:rPr>
              <w:t>id [0..*]</w:t>
            </w:r>
          </w:p>
          <w:p w14:paraId="5A98568F" w14:textId="77777777" w:rsidR="007A1F44" w:rsidRPr="00A03C55" w:rsidRDefault="007A1F44" w:rsidP="00971004">
            <w:pPr>
              <w:pStyle w:val="TableEntry"/>
              <w:rPr>
                <w:noProof w:val="0"/>
              </w:rPr>
            </w:pPr>
            <w:r w:rsidRPr="00A03C55">
              <w:rPr>
                <w:noProof w:val="0"/>
              </w:rPr>
              <w:t>Role (SET&lt;II&gt;)</w:t>
            </w:r>
          </w:p>
        </w:tc>
        <w:tc>
          <w:tcPr>
            <w:tcW w:w="3870" w:type="dxa"/>
          </w:tcPr>
          <w:p w14:paraId="213D8A49" w14:textId="5637EB3D" w:rsidR="007A1F44" w:rsidRPr="00A03C55" w:rsidRDefault="007A1F44" w:rsidP="00971004">
            <w:pPr>
              <w:pStyle w:val="TableEntry"/>
              <w:rPr>
                <w:noProof w:val="0"/>
              </w:rPr>
            </w:pPr>
            <w:r w:rsidRPr="00A03C55">
              <w:rPr>
                <w:noProof w:val="0"/>
              </w:rPr>
              <w:t>Identifier(s) for the focal person as a citizen of a nation</w:t>
            </w:r>
            <w:r w:rsidR="00952DDA" w:rsidRPr="00A03C55">
              <w:rPr>
                <w:noProof w:val="0"/>
              </w:rPr>
              <w:t xml:space="preserve"> </w:t>
            </w:r>
          </w:p>
        </w:tc>
      </w:tr>
      <w:tr w:rsidR="007A1F44" w:rsidRPr="00A03C55" w14:paraId="205548C1" w14:textId="77777777" w:rsidTr="003462A5">
        <w:trPr>
          <w:cantSplit/>
        </w:trPr>
        <w:tc>
          <w:tcPr>
            <w:tcW w:w="5413" w:type="dxa"/>
          </w:tcPr>
          <w:p w14:paraId="771F8BEA" w14:textId="77777777" w:rsidR="007A1F44" w:rsidRPr="00A03C55" w:rsidRDefault="007A1F44" w:rsidP="00971004">
            <w:pPr>
              <w:pStyle w:val="TableEntry"/>
              <w:rPr>
                <w:b/>
                <w:noProof w:val="0"/>
              </w:rPr>
            </w:pPr>
            <w:r w:rsidRPr="00A03C55">
              <w:rPr>
                <w:b/>
                <w:bCs/>
                <w:noProof w:val="0"/>
              </w:rPr>
              <w:t>Nation</w:t>
            </w:r>
          </w:p>
        </w:tc>
        <w:tc>
          <w:tcPr>
            <w:tcW w:w="3870" w:type="dxa"/>
          </w:tcPr>
          <w:p w14:paraId="104774B7" w14:textId="77777777" w:rsidR="007A1F44" w:rsidRPr="00A03C55" w:rsidRDefault="007A1F44" w:rsidP="00971004">
            <w:pPr>
              <w:pStyle w:val="TableEntry"/>
              <w:rPr>
                <w:noProof w:val="0"/>
              </w:rPr>
            </w:pPr>
            <w:r w:rsidRPr="00A03C55">
              <w:rPr>
                <w:noProof w:val="0"/>
              </w:rPr>
              <w:t>A politically organized body of people bonded by territory and known as a nation.</w:t>
            </w:r>
          </w:p>
        </w:tc>
      </w:tr>
      <w:tr w:rsidR="007A1F44" w:rsidRPr="00A03C55" w14:paraId="6D9E4B55" w14:textId="77777777" w:rsidTr="003462A5">
        <w:trPr>
          <w:cantSplit/>
        </w:trPr>
        <w:tc>
          <w:tcPr>
            <w:tcW w:w="5413" w:type="dxa"/>
          </w:tcPr>
          <w:p w14:paraId="02D4D767" w14:textId="77777777" w:rsidR="007A1F44" w:rsidRPr="00A03C55" w:rsidRDefault="007A1F44" w:rsidP="00971004">
            <w:pPr>
              <w:pStyle w:val="TableEntry"/>
              <w:rPr>
                <w:noProof w:val="0"/>
              </w:rPr>
            </w:pPr>
            <w:r w:rsidRPr="00A03C55">
              <w:rPr>
                <w:noProof w:val="0"/>
              </w:rPr>
              <w:lastRenderedPageBreak/>
              <w:t>classCode [1..1] (M)</w:t>
            </w:r>
          </w:p>
          <w:p w14:paraId="3A58423D" w14:textId="77777777" w:rsidR="007A1F44" w:rsidRPr="00A03C55" w:rsidRDefault="007A1F44" w:rsidP="00971004">
            <w:pPr>
              <w:pStyle w:val="TableEntry"/>
              <w:rPr>
                <w:noProof w:val="0"/>
              </w:rPr>
            </w:pPr>
            <w:r w:rsidRPr="00A03C55">
              <w:rPr>
                <w:noProof w:val="0"/>
              </w:rPr>
              <w:t>Organization (CS) {CNE:NAT, fixed value= "NAT"}</w:t>
            </w:r>
          </w:p>
        </w:tc>
        <w:tc>
          <w:tcPr>
            <w:tcW w:w="3870" w:type="dxa"/>
          </w:tcPr>
          <w:p w14:paraId="66F2045D" w14:textId="77777777" w:rsidR="007A1F44" w:rsidRPr="00A03C55" w:rsidRDefault="007A1F44" w:rsidP="00971004">
            <w:pPr>
              <w:pStyle w:val="TableEntry"/>
              <w:rPr>
                <w:noProof w:val="0"/>
              </w:rPr>
            </w:pPr>
            <w:r w:rsidRPr="00A03C55">
              <w:rPr>
                <w:noProof w:val="0"/>
              </w:rPr>
              <w:t>Structural attribute; this is a 'nation' type of entity</w:t>
            </w:r>
          </w:p>
        </w:tc>
      </w:tr>
      <w:tr w:rsidR="007A1F44" w:rsidRPr="00A03C55" w14:paraId="78933C9B" w14:textId="77777777" w:rsidTr="003462A5">
        <w:trPr>
          <w:cantSplit/>
        </w:trPr>
        <w:tc>
          <w:tcPr>
            <w:tcW w:w="5413" w:type="dxa"/>
          </w:tcPr>
          <w:p w14:paraId="6CBCFD21" w14:textId="77777777" w:rsidR="007A1F44" w:rsidRPr="00A03C55" w:rsidRDefault="007A1F44" w:rsidP="00971004">
            <w:pPr>
              <w:pStyle w:val="TableEntry"/>
              <w:rPr>
                <w:noProof w:val="0"/>
              </w:rPr>
            </w:pPr>
            <w:r w:rsidRPr="00A03C55">
              <w:rPr>
                <w:noProof w:val="0"/>
              </w:rPr>
              <w:t>determinerCode [1..1] (M)</w:t>
            </w:r>
          </w:p>
          <w:p w14:paraId="2947C191" w14:textId="77777777" w:rsidR="007A1F44" w:rsidRPr="00A03C55" w:rsidRDefault="007A1F44" w:rsidP="00971004">
            <w:pPr>
              <w:pStyle w:val="TableEntry"/>
              <w:rPr>
                <w:noProof w:val="0"/>
              </w:rPr>
            </w:pPr>
            <w:r w:rsidRPr="00A03C55">
              <w:rPr>
                <w:noProof w:val="0"/>
              </w:rPr>
              <w:t>Organization (CS) {CNE:INSTANCE, fixed value= "INSTANCE"}</w:t>
            </w:r>
          </w:p>
        </w:tc>
        <w:tc>
          <w:tcPr>
            <w:tcW w:w="3870" w:type="dxa"/>
          </w:tcPr>
          <w:p w14:paraId="40D9A4C7" w14:textId="77777777" w:rsidR="007A1F44" w:rsidRPr="00A03C55" w:rsidRDefault="007A1F44" w:rsidP="00971004">
            <w:pPr>
              <w:pStyle w:val="TableEntry"/>
              <w:rPr>
                <w:noProof w:val="0"/>
              </w:rPr>
            </w:pPr>
            <w:r w:rsidRPr="00A03C55">
              <w:rPr>
                <w:noProof w:val="0"/>
              </w:rPr>
              <w:t>Structural attribute; this is a specific entity</w:t>
            </w:r>
          </w:p>
        </w:tc>
      </w:tr>
      <w:tr w:rsidR="007A1F44" w:rsidRPr="00A03C55" w14:paraId="4B583827" w14:textId="77777777" w:rsidTr="003462A5">
        <w:trPr>
          <w:cantSplit/>
        </w:trPr>
        <w:tc>
          <w:tcPr>
            <w:tcW w:w="5413" w:type="dxa"/>
          </w:tcPr>
          <w:p w14:paraId="4389101A" w14:textId="77777777" w:rsidR="007A1F44" w:rsidRPr="00A03C55" w:rsidRDefault="007A1F44" w:rsidP="00971004">
            <w:pPr>
              <w:pStyle w:val="TableEntry"/>
              <w:rPr>
                <w:noProof w:val="0"/>
              </w:rPr>
            </w:pPr>
            <w:r w:rsidRPr="00A03C55">
              <w:rPr>
                <w:noProof w:val="0"/>
              </w:rPr>
              <w:t>code [1..1] (M)</w:t>
            </w:r>
          </w:p>
          <w:p w14:paraId="7C3B90C8" w14:textId="77777777" w:rsidR="007A1F44" w:rsidRPr="00A03C55" w:rsidRDefault="007A1F44" w:rsidP="00971004">
            <w:pPr>
              <w:pStyle w:val="TableEntry"/>
              <w:rPr>
                <w:noProof w:val="0"/>
              </w:rPr>
            </w:pPr>
            <w:r w:rsidRPr="00A03C55">
              <w:rPr>
                <w:noProof w:val="0"/>
              </w:rPr>
              <w:t>Organization (CD) {CWE:NationEntityType}</w:t>
            </w:r>
          </w:p>
        </w:tc>
        <w:tc>
          <w:tcPr>
            <w:tcW w:w="3870" w:type="dxa"/>
          </w:tcPr>
          <w:p w14:paraId="142E329C" w14:textId="77777777" w:rsidR="007A1F44" w:rsidRPr="00A03C55" w:rsidRDefault="007A1F44" w:rsidP="00971004">
            <w:pPr>
              <w:pStyle w:val="TableEntry"/>
              <w:rPr>
                <w:noProof w:val="0"/>
              </w:rPr>
            </w:pPr>
            <w:r w:rsidRPr="00A03C55">
              <w:rPr>
                <w:noProof w:val="0"/>
              </w:rPr>
              <w:t>A value that identifies a nation state</w:t>
            </w:r>
          </w:p>
        </w:tc>
      </w:tr>
      <w:tr w:rsidR="007A1F44" w:rsidRPr="00A03C55" w14:paraId="79DD0833" w14:textId="77777777" w:rsidTr="003462A5">
        <w:trPr>
          <w:cantSplit/>
        </w:trPr>
        <w:tc>
          <w:tcPr>
            <w:tcW w:w="5413" w:type="dxa"/>
          </w:tcPr>
          <w:p w14:paraId="126F13D3" w14:textId="77777777" w:rsidR="007A1F44" w:rsidRPr="00A03C55" w:rsidRDefault="007A1F44" w:rsidP="00971004">
            <w:pPr>
              <w:pStyle w:val="TableEntry"/>
              <w:rPr>
                <w:noProof w:val="0"/>
              </w:rPr>
            </w:pPr>
            <w:r w:rsidRPr="00A03C55">
              <w:rPr>
                <w:noProof w:val="0"/>
              </w:rPr>
              <w:t>name [0..1]</w:t>
            </w:r>
          </w:p>
          <w:p w14:paraId="4A584F75" w14:textId="77777777" w:rsidR="007A1F44" w:rsidRPr="00A03C55" w:rsidRDefault="007A1F44" w:rsidP="00971004">
            <w:pPr>
              <w:pStyle w:val="TableEntry"/>
              <w:rPr>
                <w:noProof w:val="0"/>
              </w:rPr>
            </w:pPr>
            <w:r w:rsidRPr="00A03C55">
              <w:rPr>
                <w:noProof w:val="0"/>
              </w:rPr>
              <w:t>Organization (ON)</w:t>
            </w:r>
          </w:p>
        </w:tc>
        <w:tc>
          <w:tcPr>
            <w:tcW w:w="3870" w:type="dxa"/>
          </w:tcPr>
          <w:p w14:paraId="38ED121F" w14:textId="77777777" w:rsidR="007A1F44" w:rsidRPr="00A03C55" w:rsidRDefault="007A1F44" w:rsidP="00971004">
            <w:pPr>
              <w:pStyle w:val="TableEntry"/>
              <w:rPr>
                <w:noProof w:val="0"/>
              </w:rPr>
            </w:pPr>
            <w:r w:rsidRPr="00A03C55">
              <w:rPr>
                <w:noProof w:val="0"/>
              </w:rPr>
              <w:t>A non-unique textual identifier or moniker for this nation</w:t>
            </w:r>
          </w:p>
        </w:tc>
      </w:tr>
      <w:tr w:rsidR="007A1F44" w:rsidRPr="00A03C55" w14:paraId="777AB66A" w14:textId="77777777" w:rsidTr="003462A5">
        <w:trPr>
          <w:cantSplit/>
        </w:trPr>
        <w:tc>
          <w:tcPr>
            <w:tcW w:w="5413" w:type="dxa"/>
          </w:tcPr>
          <w:p w14:paraId="2F907DAC" w14:textId="77777777" w:rsidR="007A1F44" w:rsidRPr="00A03C55" w:rsidRDefault="007A1F44" w:rsidP="00971004">
            <w:pPr>
              <w:pStyle w:val="TableEntry"/>
              <w:rPr>
                <w:b/>
                <w:noProof w:val="0"/>
              </w:rPr>
            </w:pPr>
            <w:r w:rsidRPr="00A03C55">
              <w:rPr>
                <w:b/>
                <w:bCs/>
                <w:noProof w:val="0"/>
              </w:rPr>
              <w:t>Employee</w:t>
            </w:r>
          </w:p>
        </w:tc>
        <w:tc>
          <w:tcPr>
            <w:tcW w:w="3870" w:type="dxa"/>
          </w:tcPr>
          <w:p w14:paraId="5531EDC0" w14:textId="77777777" w:rsidR="007A1F44" w:rsidRPr="00A03C55" w:rsidRDefault="007A1F44" w:rsidP="00971004">
            <w:pPr>
              <w:pStyle w:val="TableEntry"/>
              <w:rPr>
                <w:noProof w:val="0"/>
              </w:rPr>
            </w:pPr>
            <w:r w:rsidRPr="00A03C55">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A03C55" w14:paraId="4037C72A" w14:textId="77777777" w:rsidTr="003462A5">
        <w:trPr>
          <w:cantSplit/>
        </w:trPr>
        <w:tc>
          <w:tcPr>
            <w:tcW w:w="5413" w:type="dxa"/>
          </w:tcPr>
          <w:p w14:paraId="39B4EE47" w14:textId="77777777" w:rsidR="007A1F44" w:rsidRPr="00A03C55" w:rsidRDefault="007A1F44" w:rsidP="00971004">
            <w:pPr>
              <w:pStyle w:val="TableEntry"/>
              <w:rPr>
                <w:bCs/>
                <w:noProof w:val="0"/>
              </w:rPr>
            </w:pPr>
            <w:r w:rsidRPr="00A03C55">
              <w:rPr>
                <w:bCs/>
                <w:noProof w:val="0"/>
              </w:rPr>
              <w:t>classCode [1..1] (M)</w:t>
            </w:r>
          </w:p>
          <w:p w14:paraId="6D25F7AD" w14:textId="77777777" w:rsidR="007A1F44" w:rsidRPr="00A03C55" w:rsidRDefault="007A1F44" w:rsidP="00971004">
            <w:pPr>
              <w:pStyle w:val="TableEntry"/>
              <w:rPr>
                <w:bCs/>
                <w:noProof w:val="0"/>
              </w:rPr>
            </w:pPr>
            <w:r w:rsidRPr="00A03C55">
              <w:rPr>
                <w:bCs/>
                <w:noProof w:val="0"/>
              </w:rPr>
              <w:t>Employee (CS) {CNE:EMP}</w:t>
            </w:r>
          </w:p>
        </w:tc>
        <w:tc>
          <w:tcPr>
            <w:tcW w:w="3870" w:type="dxa"/>
          </w:tcPr>
          <w:p w14:paraId="649B988A" w14:textId="3A486458" w:rsidR="007A1F44" w:rsidRPr="00A03C55" w:rsidRDefault="007A1F44" w:rsidP="00971004">
            <w:pPr>
              <w:pStyle w:val="TableEntry"/>
              <w:rPr>
                <w:noProof w:val="0"/>
              </w:rPr>
            </w:pPr>
            <w:r w:rsidRPr="00A03C55">
              <w:rPr>
                <w:noProof w:val="0"/>
              </w:rPr>
              <w:t>Structural attribute; this is an "employee" role</w:t>
            </w:r>
            <w:r w:rsidR="00952DDA" w:rsidRPr="00A03C55">
              <w:rPr>
                <w:noProof w:val="0"/>
              </w:rPr>
              <w:t xml:space="preserve"> </w:t>
            </w:r>
          </w:p>
        </w:tc>
      </w:tr>
      <w:tr w:rsidR="007A1F44" w:rsidRPr="00A03C55" w14:paraId="4C05FB68" w14:textId="77777777" w:rsidTr="003462A5">
        <w:trPr>
          <w:cantSplit/>
        </w:trPr>
        <w:tc>
          <w:tcPr>
            <w:tcW w:w="5413" w:type="dxa"/>
          </w:tcPr>
          <w:p w14:paraId="36E078B7" w14:textId="77777777" w:rsidR="007A1F44" w:rsidRPr="00A03C55" w:rsidRDefault="007A1F44" w:rsidP="00971004">
            <w:pPr>
              <w:pStyle w:val="TableEntry"/>
              <w:rPr>
                <w:noProof w:val="0"/>
              </w:rPr>
            </w:pPr>
            <w:r w:rsidRPr="00A03C55">
              <w:rPr>
                <w:noProof w:val="0"/>
              </w:rPr>
              <w:t>statusCode [0..1]</w:t>
            </w:r>
          </w:p>
          <w:p w14:paraId="5C83D1E1" w14:textId="77777777" w:rsidR="007A1F44" w:rsidRPr="00A03C55" w:rsidRDefault="007A1F44" w:rsidP="00971004">
            <w:pPr>
              <w:pStyle w:val="TableEntry"/>
              <w:rPr>
                <w:noProof w:val="0"/>
              </w:rPr>
            </w:pPr>
            <w:r w:rsidRPr="00A03C55">
              <w:rPr>
                <w:noProof w:val="0"/>
              </w:rPr>
              <w:t>Employee (CS) {CNE:RoleStatus}</w:t>
            </w:r>
          </w:p>
        </w:tc>
        <w:tc>
          <w:tcPr>
            <w:tcW w:w="3870" w:type="dxa"/>
          </w:tcPr>
          <w:p w14:paraId="481796EE" w14:textId="77777777" w:rsidR="007A1F44" w:rsidRPr="00A03C55" w:rsidRDefault="007A1F44" w:rsidP="00971004">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627BC49D" w14:textId="77777777" w:rsidTr="003462A5">
        <w:trPr>
          <w:cantSplit/>
        </w:trPr>
        <w:tc>
          <w:tcPr>
            <w:tcW w:w="5413" w:type="dxa"/>
          </w:tcPr>
          <w:p w14:paraId="1C8AA18C" w14:textId="77777777" w:rsidR="007A1F44" w:rsidRPr="00A03C55" w:rsidRDefault="007A1F44" w:rsidP="00971004">
            <w:pPr>
              <w:pStyle w:val="TableEntry"/>
              <w:rPr>
                <w:noProof w:val="0"/>
              </w:rPr>
            </w:pPr>
            <w:r w:rsidRPr="00A03C55">
              <w:rPr>
                <w:noProof w:val="0"/>
              </w:rPr>
              <w:t>occupationCode [0..1]</w:t>
            </w:r>
          </w:p>
          <w:p w14:paraId="0D642665" w14:textId="77777777" w:rsidR="007A1F44" w:rsidRPr="00A03C55" w:rsidRDefault="007A1F44" w:rsidP="00971004">
            <w:pPr>
              <w:pStyle w:val="TableEntry"/>
              <w:rPr>
                <w:noProof w:val="0"/>
              </w:rPr>
            </w:pPr>
            <w:r w:rsidRPr="00A03C55">
              <w:rPr>
                <w:noProof w:val="0"/>
              </w:rPr>
              <w:t>Employee (CE) {CWE:EmployeeOccupationCode}</w:t>
            </w:r>
          </w:p>
        </w:tc>
        <w:tc>
          <w:tcPr>
            <w:tcW w:w="3870" w:type="dxa"/>
          </w:tcPr>
          <w:p w14:paraId="56219C73" w14:textId="77777777" w:rsidR="007A1F44" w:rsidRPr="00A03C55" w:rsidRDefault="007A1F44" w:rsidP="00971004">
            <w:pPr>
              <w:pStyle w:val="TableEntry"/>
              <w:rPr>
                <w:noProof w:val="0"/>
              </w:rPr>
            </w:pPr>
            <w:r w:rsidRPr="00A03C55">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A03C55" w14:paraId="7301FBCB" w14:textId="77777777" w:rsidTr="003462A5">
        <w:trPr>
          <w:cantSplit/>
        </w:trPr>
        <w:tc>
          <w:tcPr>
            <w:tcW w:w="5413" w:type="dxa"/>
          </w:tcPr>
          <w:p w14:paraId="413296E6" w14:textId="77777777" w:rsidR="007A1F44" w:rsidRPr="00A03C55" w:rsidRDefault="007A1F44" w:rsidP="00971004">
            <w:pPr>
              <w:pStyle w:val="TableEntry"/>
              <w:rPr>
                <w:b/>
                <w:noProof w:val="0"/>
              </w:rPr>
            </w:pPr>
            <w:r w:rsidRPr="00A03C55">
              <w:rPr>
                <w:b/>
                <w:noProof w:val="0"/>
              </w:rPr>
              <w:t>LanguageCommunication</w:t>
            </w:r>
          </w:p>
        </w:tc>
        <w:tc>
          <w:tcPr>
            <w:tcW w:w="3870" w:type="dxa"/>
          </w:tcPr>
          <w:p w14:paraId="4CD3C38E" w14:textId="77777777" w:rsidR="007A1F44" w:rsidRPr="00A03C55" w:rsidRDefault="007A1F44" w:rsidP="00971004">
            <w:pPr>
              <w:pStyle w:val="TableEntry"/>
              <w:rPr>
                <w:noProof w:val="0"/>
              </w:rPr>
            </w:pPr>
            <w:r w:rsidRPr="00A03C55">
              <w:rPr>
                <w:noProof w:val="0"/>
              </w:rPr>
              <w:t>A language communication capability of the focal person</w:t>
            </w:r>
          </w:p>
        </w:tc>
      </w:tr>
      <w:tr w:rsidR="007A1F44" w:rsidRPr="00A03C55" w14:paraId="64904054" w14:textId="77777777" w:rsidTr="003462A5">
        <w:trPr>
          <w:cantSplit/>
        </w:trPr>
        <w:tc>
          <w:tcPr>
            <w:tcW w:w="5413" w:type="dxa"/>
          </w:tcPr>
          <w:p w14:paraId="2E259974" w14:textId="77777777" w:rsidR="007A1F44" w:rsidRPr="00A03C55" w:rsidRDefault="007A1F44" w:rsidP="00971004">
            <w:pPr>
              <w:pStyle w:val="TableEntry"/>
              <w:rPr>
                <w:noProof w:val="0"/>
              </w:rPr>
            </w:pPr>
            <w:r w:rsidRPr="00A03C55">
              <w:rPr>
                <w:noProof w:val="0"/>
              </w:rPr>
              <w:t>languageCode [1..1] (M)</w:t>
            </w:r>
          </w:p>
          <w:p w14:paraId="737CB09C" w14:textId="77777777" w:rsidR="007A1F44" w:rsidRPr="00A03C55" w:rsidRDefault="007A1F44" w:rsidP="00971004">
            <w:pPr>
              <w:pStyle w:val="TableEntry"/>
              <w:rPr>
                <w:noProof w:val="0"/>
              </w:rPr>
            </w:pPr>
            <w:r w:rsidRPr="00A03C55">
              <w:rPr>
                <w:noProof w:val="0"/>
              </w:rPr>
              <w:t>LanguageCommunication (CE) {CWE:HumanLanguage}</w:t>
            </w:r>
          </w:p>
        </w:tc>
        <w:tc>
          <w:tcPr>
            <w:tcW w:w="3870" w:type="dxa"/>
          </w:tcPr>
          <w:p w14:paraId="119036BA" w14:textId="77777777" w:rsidR="007A1F44" w:rsidRPr="00A03C55" w:rsidRDefault="007A1F44" w:rsidP="00971004">
            <w:pPr>
              <w:pStyle w:val="TableEntry"/>
              <w:rPr>
                <w:noProof w:val="0"/>
              </w:rPr>
            </w:pPr>
            <w:r w:rsidRPr="00A03C55">
              <w:rPr>
                <w:noProof w:val="0"/>
              </w:rPr>
              <w:t>A value representing a language for which the focal person has some level of proficiency for written or spoken communication. Examples: Spanish, Italian, German, English, American Sign</w:t>
            </w:r>
          </w:p>
        </w:tc>
      </w:tr>
      <w:tr w:rsidR="007A1F44" w:rsidRPr="00A03C55" w14:paraId="4D73CCC5" w14:textId="77777777" w:rsidTr="003462A5">
        <w:trPr>
          <w:cantSplit/>
        </w:trPr>
        <w:tc>
          <w:tcPr>
            <w:tcW w:w="5413" w:type="dxa"/>
          </w:tcPr>
          <w:p w14:paraId="0D00D0A7" w14:textId="77777777" w:rsidR="007A1F44" w:rsidRPr="00A03C55" w:rsidRDefault="007A1F44" w:rsidP="00971004">
            <w:pPr>
              <w:pStyle w:val="TableEntry"/>
              <w:rPr>
                <w:noProof w:val="0"/>
              </w:rPr>
            </w:pPr>
            <w:r w:rsidRPr="00A03C55">
              <w:rPr>
                <w:noProof w:val="0"/>
              </w:rPr>
              <w:t>preferenceInd [0..1]</w:t>
            </w:r>
          </w:p>
          <w:p w14:paraId="73514CFD" w14:textId="77777777" w:rsidR="007A1F44" w:rsidRPr="00A03C55" w:rsidRDefault="007A1F44" w:rsidP="00971004">
            <w:pPr>
              <w:pStyle w:val="TableEntry"/>
              <w:rPr>
                <w:noProof w:val="0"/>
              </w:rPr>
            </w:pPr>
            <w:r w:rsidRPr="00A03C55">
              <w:rPr>
                <w:noProof w:val="0"/>
              </w:rPr>
              <w:t>LanguageCommunication (BL)</w:t>
            </w:r>
          </w:p>
        </w:tc>
        <w:tc>
          <w:tcPr>
            <w:tcW w:w="3870" w:type="dxa"/>
          </w:tcPr>
          <w:p w14:paraId="11037A34" w14:textId="77777777" w:rsidR="007A1F44" w:rsidRPr="00A03C55" w:rsidRDefault="007A1F44" w:rsidP="00971004">
            <w:pPr>
              <w:pStyle w:val="TableEntry"/>
              <w:rPr>
                <w:noProof w:val="0"/>
              </w:rPr>
            </w:pPr>
            <w:r w:rsidRPr="00A03C55">
              <w:rPr>
                <w:noProof w:val="0"/>
              </w:rPr>
              <w:t>An indicator specifying whether or not this language is preferred by the focal person for the associated mode</w:t>
            </w:r>
          </w:p>
        </w:tc>
      </w:tr>
      <w:tr w:rsidR="007A1F44" w:rsidRPr="00A03C55" w14:paraId="5B64B3C7" w14:textId="77777777" w:rsidTr="003462A5">
        <w:trPr>
          <w:cantSplit/>
        </w:trPr>
        <w:tc>
          <w:tcPr>
            <w:tcW w:w="5413" w:type="dxa"/>
          </w:tcPr>
          <w:p w14:paraId="6E837E07" w14:textId="77777777" w:rsidR="007A1F44" w:rsidRPr="00A03C55" w:rsidRDefault="007A1F44" w:rsidP="00971004">
            <w:pPr>
              <w:pStyle w:val="TableEntry"/>
              <w:rPr>
                <w:noProof w:val="0"/>
              </w:rPr>
            </w:pPr>
            <w:r w:rsidRPr="00A03C55">
              <w:rPr>
                <w:noProof w:val="0"/>
              </w:rPr>
              <w:t>QueryMatchObservation</w:t>
            </w:r>
          </w:p>
        </w:tc>
        <w:tc>
          <w:tcPr>
            <w:tcW w:w="3870" w:type="dxa"/>
          </w:tcPr>
          <w:p w14:paraId="4586B1ED" w14:textId="77777777" w:rsidR="007A1F44" w:rsidRPr="00A03C55" w:rsidRDefault="007A1F44" w:rsidP="00971004">
            <w:pPr>
              <w:pStyle w:val="TableEntry"/>
              <w:rPr>
                <w:noProof w:val="0"/>
              </w:rPr>
            </w:pPr>
            <w:r w:rsidRPr="00A03C55">
              <w:rPr>
                <w:noProof w:val="0"/>
              </w:rPr>
              <w:t>Used to convey information about the quality of the match for each record.</w:t>
            </w:r>
          </w:p>
        </w:tc>
      </w:tr>
      <w:tr w:rsidR="007A1F44" w:rsidRPr="00A03C55" w14:paraId="6DAD0A36" w14:textId="77777777" w:rsidTr="003462A5">
        <w:trPr>
          <w:cantSplit/>
        </w:trPr>
        <w:tc>
          <w:tcPr>
            <w:tcW w:w="5413" w:type="dxa"/>
          </w:tcPr>
          <w:p w14:paraId="4151BB99" w14:textId="6DB51EBC" w:rsidR="007A1F44" w:rsidRPr="00A03C55" w:rsidRDefault="007A1F44" w:rsidP="00971004">
            <w:pPr>
              <w:pStyle w:val="TableEntry"/>
              <w:rPr>
                <w:noProof w:val="0"/>
              </w:rPr>
            </w:pPr>
            <w:r w:rsidRPr="00A03C55">
              <w:rPr>
                <w:noProof w:val="0"/>
              </w:rPr>
              <w:lastRenderedPageBreak/>
              <w:t>classCode [1..1] (M)</w:t>
            </w:r>
            <w:r w:rsidRPr="00A03C55">
              <w:rPr>
                <w:noProof w:val="0"/>
              </w:rPr>
              <w:br/>
            </w:r>
            <w:hyperlink r:id="rId214" w:anchor="Observation-cls" w:history="1">
              <w:r w:rsidRPr="00A03C55">
                <w:rPr>
                  <w:noProof w:val="0"/>
                </w:rPr>
                <w:t>Observation</w:t>
              </w:r>
            </w:hyperlink>
            <w:r w:rsidRPr="00A03C55">
              <w:rPr>
                <w:noProof w:val="0"/>
              </w:rPr>
              <w:t> (</w:t>
            </w:r>
            <w:hyperlink r:id="rId215" w:anchor="dt-CS" w:history="1">
              <w:r w:rsidRPr="00A03C55">
                <w:rPr>
                  <w:noProof w:val="0"/>
                </w:rPr>
                <w:t>CS</w:t>
              </w:r>
            </w:hyperlink>
            <w:r w:rsidRPr="00A03C55">
              <w:rPr>
                <w:noProof w:val="0"/>
              </w:rPr>
              <w:t>) {CNE:</w:t>
            </w:r>
            <w:r w:rsidRPr="00A03C55">
              <w:rPr>
                <w:noProof w:val="0"/>
                <w:sz w:val="24"/>
              </w:rPr>
              <w:t>http://hl7.org/v3ballot2007may/html/infrastructure/vocabulary/ActClass.htm - ActClass</w:t>
            </w:r>
            <w:r w:rsidRPr="00A03C55">
              <w:rPr>
                <w:noProof w:val="0"/>
              </w:rPr>
              <w:t>, default= "OBS"}</w:t>
            </w:r>
          </w:p>
        </w:tc>
        <w:tc>
          <w:tcPr>
            <w:tcW w:w="3870" w:type="dxa"/>
          </w:tcPr>
          <w:p w14:paraId="7796C268" w14:textId="77777777" w:rsidR="007A1F44" w:rsidRPr="00A03C55" w:rsidRDefault="007A1F44" w:rsidP="00971004">
            <w:pPr>
              <w:pStyle w:val="TableEntry"/>
              <w:rPr>
                <w:noProof w:val="0"/>
              </w:rPr>
            </w:pPr>
            <w:r w:rsidRPr="00A03C55">
              <w:rPr>
                <w:noProof w:val="0"/>
              </w:rPr>
              <w:t>Structural attribute – this is an observation</w:t>
            </w:r>
          </w:p>
        </w:tc>
      </w:tr>
      <w:tr w:rsidR="007A1F44" w:rsidRPr="00A03C55" w14:paraId="0A5AFF91" w14:textId="77777777" w:rsidTr="003462A5">
        <w:trPr>
          <w:cantSplit/>
          <w:trHeight w:val="648"/>
        </w:trPr>
        <w:tc>
          <w:tcPr>
            <w:tcW w:w="5413" w:type="dxa"/>
          </w:tcPr>
          <w:p w14:paraId="226DB254" w14:textId="521448F4" w:rsidR="007A1F44" w:rsidRPr="00A03C55" w:rsidRDefault="007A1F44" w:rsidP="00971004">
            <w:pPr>
              <w:pStyle w:val="TableEntry"/>
              <w:rPr>
                <w:noProof w:val="0"/>
              </w:rPr>
            </w:pPr>
            <w:r w:rsidRPr="00A03C55">
              <w:rPr>
                <w:noProof w:val="0"/>
              </w:rPr>
              <w:t>moodCode [1..1] (M)</w:t>
            </w:r>
            <w:r w:rsidRPr="00A03C55">
              <w:rPr>
                <w:noProof w:val="0"/>
              </w:rPr>
              <w:br/>
            </w:r>
            <w:hyperlink r:id="rId216" w:anchor="Observation-cls" w:history="1">
              <w:r w:rsidRPr="00A03C55">
                <w:rPr>
                  <w:noProof w:val="0"/>
                </w:rPr>
                <w:t>Observation</w:t>
              </w:r>
            </w:hyperlink>
            <w:r w:rsidRPr="00A03C55">
              <w:rPr>
                <w:noProof w:val="0"/>
              </w:rPr>
              <w:t> (</w:t>
            </w:r>
            <w:hyperlink r:id="rId217" w:anchor="dt-CS" w:history="1">
              <w:r w:rsidRPr="00A03C55">
                <w:rPr>
                  <w:noProof w:val="0"/>
                </w:rPr>
                <w:t>CS</w:t>
              </w:r>
            </w:hyperlink>
            <w:r w:rsidRPr="00A03C55">
              <w:rPr>
                <w:noProof w:val="0"/>
              </w:rPr>
              <w:t>) {CNE:</w:t>
            </w:r>
            <w:r w:rsidRPr="00A03C55">
              <w:rPr>
                <w:noProof w:val="0"/>
                <w:sz w:val="24"/>
              </w:rPr>
              <w:t>http://hl7.org/v3ballot2007may/html/infrastructure/vocabulary/ActMood.htm - ActMood</w:t>
            </w:r>
            <w:r w:rsidRPr="00A03C55">
              <w:rPr>
                <w:noProof w:val="0"/>
              </w:rPr>
              <w:t>, default= "EVN"}</w:t>
            </w:r>
          </w:p>
        </w:tc>
        <w:tc>
          <w:tcPr>
            <w:tcW w:w="3870" w:type="dxa"/>
          </w:tcPr>
          <w:p w14:paraId="655F0BF7" w14:textId="77777777" w:rsidR="007A1F44" w:rsidRPr="00A03C55" w:rsidRDefault="007A1F44" w:rsidP="00971004">
            <w:pPr>
              <w:pStyle w:val="TableEntry"/>
              <w:rPr>
                <w:noProof w:val="0"/>
              </w:rPr>
            </w:pPr>
            <w:r w:rsidRPr="00A03C55">
              <w:rPr>
                <w:noProof w:val="0"/>
              </w:rPr>
              <w:t>Structural attribute – this is an event</w:t>
            </w:r>
          </w:p>
        </w:tc>
      </w:tr>
      <w:tr w:rsidR="007A1F44" w:rsidRPr="00A03C55" w14:paraId="2ED1E925" w14:textId="77777777" w:rsidTr="003462A5">
        <w:trPr>
          <w:cantSplit/>
        </w:trPr>
        <w:tc>
          <w:tcPr>
            <w:tcW w:w="5413" w:type="dxa"/>
          </w:tcPr>
          <w:p w14:paraId="600B0250" w14:textId="77777777" w:rsidR="007A1F44" w:rsidRPr="00A03C55" w:rsidRDefault="007A1F44" w:rsidP="00971004">
            <w:pPr>
              <w:pStyle w:val="TableEntry"/>
              <w:rPr>
                <w:noProof w:val="0"/>
              </w:rPr>
            </w:pPr>
            <w:r w:rsidRPr="00A03C55">
              <w:rPr>
                <w:noProof w:val="0"/>
              </w:rPr>
              <w:t>code [1..1] (M)</w:t>
            </w:r>
            <w:r w:rsidRPr="00A03C55">
              <w:rPr>
                <w:noProof w:val="0"/>
              </w:rPr>
              <w:br/>
            </w:r>
            <w:hyperlink r:id="rId218" w:anchor="Observation-cls" w:history="1">
              <w:r w:rsidRPr="00A03C55">
                <w:rPr>
                  <w:noProof w:val="0"/>
                </w:rPr>
                <w:t>Observation</w:t>
              </w:r>
            </w:hyperlink>
            <w:r w:rsidRPr="00A03C55">
              <w:rPr>
                <w:noProof w:val="0"/>
              </w:rPr>
              <w:t> (</w:t>
            </w:r>
            <w:hyperlink r:id="rId219" w:anchor="dt-CD" w:history="1">
              <w:r w:rsidRPr="00A03C55">
                <w:rPr>
                  <w:noProof w:val="0"/>
                </w:rPr>
                <w:t>CD</w:t>
              </w:r>
            </w:hyperlink>
            <w:r w:rsidRPr="00A03C55">
              <w:rPr>
                <w:noProof w:val="0"/>
              </w:rPr>
              <w:t>) {CWE:QueryMatchObservationType}</w:t>
            </w:r>
          </w:p>
        </w:tc>
        <w:tc>
          <w:tcPr>
            <w:tcW w:w="3870" w:type="dxa"/>
          </w:tcPr>
          <w:p w14:paraId="2164B073" w14:textId="77777777" w:rsidR="007A1F44" w:rsidRPr="00A03C55" w:rsidRDefault="007A1F44" w:rsidP="00971004">
            <w:pPr>
              <w:pStyle w:val="TableEntry"/>
              <w:rPr>
                <w:noProof w:val="0"/>
              </w:rPr>
            </w:pPr>
            <w:r w:rsidRPr="00A03C55">
              <w:rPr>
                <w:noProof w:val="0"/>
              </w:rPr>
              <w:t>A code, identifying this observation as a query match observation.</w:t>
            </w:r>
          </w:p>
        </w:tc>
      </w:tr>
      <w:tr w:rsidR="007A1F44" w:rsidRPr="00A03C55" w14:paraId="789DBAA2" w14:textId="77777777" w:rsidTr="003462A5">
        <w:trPr>
          <w:cantSplit/>
        </w:trPr>
        <w:tc>
          <w:tcPr>
            <w:tcW w:w="5413" w:type="dxa"/>
          </w:tcPr>
          <w:p w14:paraId="45EA0137" w14:textId="77777777" w:rsidR="007A1F44" w:rsidRPr="00A03C55" w:rsidRDefault="007A1F44" w:rsidP="00971004">
            <w:pPr>
              <w:pStyle w:val="TableEntry"/>
              <w:rPr>
                <w:noProof w:val="0"/>
              </w:rPr>
            </w:pPr>
            <w:r w:rsidRPr="00A03C55">
              <w:rPr>
                <w:noProof w:val="0"/>
              </w:rPr>
              <w:t>value [1..1] (M)</w:t>
            </w:r>
            <w:r w:rsidRPr="00A03C55">
              <w:rPr>
                <w:noProof w:val="0"/>
              </w:rPr>
              <w:br/>
              <w:t>QueryMatch</w:t>
            </w:r>
            <w:hyperlink r:id="rId220" w:anchor="Observation-cls" w:history="1">
              <w:r w:rsidRPr="00A03C55">
                <w:rPr>
                  <w:noProof w:val="0"/>
                </w:rPr>
                <w:t>Observation</w:t>
              </w:r>
            </w:hyperlink>
            <w:r w:rsidRPr="00A03C55">
              <w:rPr>
                <w:noProof w:val="0"/>
              </w:rPr>
              <w:t> (INT)</w:t>
            </w:r>
          </w:p>
        </w:tc>
        <w:tc>
          <w:tcPr>
            <w:tcW w:w="3870" w:type="dxa"/>
          </w:tcPr>
          <w:p w14:paraId="3D3D6D7A" w14:textId="77777777" w:rsidR="007A1F44" w:rsidRPr="00A03C55" w:rsidRDefault="007A1F44" w:rsidP="00971004">
            <w:pPr>
              <w:pStyle w:val="TableEntry"/>
              <w:rPr>
                <w:noProof w:val="0"/>
              </w:rPr>
            </w:pPr>
            <w:r w:rsidRPr="00A03C55">
              <w:rPr>
                <w:noProof w:val="0"/>
              </w:rPr>
              <w:t>A numeric value indicating the quality of match for this record. It shall correspond to the MinimumDegreeMatch.value attribute of the original query, and it shall have the same meaning (e.g., percentage, indicating confidence in the match).</w:t>
            </w:r>
          </w:p>
        </w:tc>
      </w:tr>
    </w:tbl>
    <w:p w14:paraId="560DC67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45" w:name="_Toc169692776"/>
      <w:r w:rsidRPr="00A03C55">
        <w:rPr>
          <w:noProof w:val="0"/>
        </w:rPr>
        <w:t>3.47.4.2.2.3 Control Act and Transmission Wrappers</w:t>
      </w:r>
      <w:bookmarkEnd w:id="1545"/>
    </w:p>
    <w:p w14:paraId="033199DB" w14:textId="5EE90189"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 xml:space="preserve">Appendix O for details on the IHE guidelines for implementing the wrappers. Table </w:t>
      </w:r>
      <w:bookmarkStart w:id="1546" w:name="OLE_LINK17"/>
      <w:r w:rsidRPr="00A03C55">
        <w:t>3.</w:t>
      </w:r>
      <w:r w:rsidR="001F6AD8" w:rsidRPr="00A03C55">
        <w:t>47</w:t>
      </w:r>
      <w:r w:rsidRPr="00A03C55">
        <w:t>.4.</w:t>
      </w:r>
      <w:r w:rsidR="009C28BF" w:rsidRPr="00A03C55">
        <w:t>2.2.3-1</w:t>
      </w:r>
      <w:bookmarkEnd w:id="1546"/>
      <w:r w:rsidRPr="00A03C55">
        <w:t xml:space="preserve"> contains the Transmission and Control Act wrappers used for this interaction, and the associated constraints.</w:t>
      </w:r>
    </w:p>
    <w:p w14:paraId="20E8207B" w14:textId="2BECBCD0" w:rsidR="007A1F44" w:rsidRPr="00A03C55" w:rsidRDefault="007A1F44" w:rsidP="00971004">
      <w:pPr>
        <w:pStyle w:val="TableTitle"/>
        <w:rPr>
          <w:noProof w:val="0"/>
        </w:rPr>
      </w:pPr>
      <w:r w:rsidRPr="00A03C55">
        <w:rPr>
          <w:noProof w:val="0"/>
        </w:rPr>
        <w:t>Table 3.47.4.4.2</w:t>
      </w:r>
      <w:r w:rsidR="009C28BF" w:rsidRPr="00A03C55">
        <w:rPr>
          <w:noProof w:val="0"/>
        </w:rPr>
        <w:t>.3</w:t>
      </w:r>
      <w:r w:rsidRPr="00A03C55">
        <w:rPr>
          <w:noProof w:val="0"/>
        </w:rPr>
        <w:t>-</w:t>
      </w:r>
      <w:r w:rsidR="009C28BF" w:rsidRPr="00A03C55">
        <w:rPr>
          <w:noProof w:val="0"/>
        </w:rPr>
        <w:t>1</w:t>
      </w:r>
      <w:r w:rsidRPr="00A03C55">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9"/>
        <w:gridCol w:w="4613"/>
      </w:tblGrid>
      <w:tr w:rsidR="007A1F44" w:rsidRPr="00A03C55" w14:paraId="4F8D2F83" w14:textId="77777777" w:rsidTr="00B6518F">
        <w:trPr>
          <w:tblHeader/>
          <w:jc w:val="center"/>
        </w:trPr>
        <w:tc>
          <w:tcPr>
            <w:tcW w:w="4098" w:type="dxa"/>
            <w:shd w:val="clear" w:color="auto" w:fill="D9D9D9"/>
          </w:tcPr>
          <w:p w14:paraId="0432D1D3" w14:textId="77777777" w:rsidR="007A1F44" w:rsidRPr="00A03C55" w:rsidRDefault="007A1F44" w:rsidP="00A063AC">
            <w:pPr>
              <w:pStyle w:val="TableEntryHeader"/>
              <w:rPr>
                <w:noProof w:val="0"/>
              </w:rPr>
            </w:pPr>
            <w:r w:rsidRPr="00A03C55">
              <w:rPr>
                <w:noProof w:val="0"/>
              </w:rPr>
              <w:t>Transmission Wrapper</w:t>
            </w:r>
          </w:p>
        </w:tc>
        <w:tc>
          <w:tcPr>
            <w:tcW w:w="4711" w:type="dxa"/>
            <w:shd w:val="clear" w:color="auto" w:fill="D9D9D9"/>
          </w:tcPr>
          <w:p w14:paraId="2CA84C8B"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762CB6C3" w14:textId="77777777" w:rsidTr="003462A5">
        <w:trPr>
          <w:cantSplit/>
          <w:jc w:val="center"/>
        </w:trPr>
        <w:tc>
          <w:tcPr>
            <w:tcW w:w="4098" w:type="dxa"/>
          </w:tcPr>
          <w:p w14:paraId="76648536" w14:textId="77777777" w:rsidR="007A1F44" w:rsidRPr="00A03C55" w:rsidRDefault="007A1F44" w:rsidP="00971004">
            <w:pPr>
              <w:pStyle w:val="TableEntry"/>
              <w:rPr>
                <w:noProof w:val="0"/>
              </w:rPr>
            </w:pPr>
            <w:r w:rsidRPr="00A03C55">
              <w:rPr>
                <w:noProof w:val="0"/>
              </w:rPr>
              <w:t>MCCI_MT000300UV01 – Send Application Acknowledgement</w:t>
            </w:r>
          </w:p>
        </w:tc>
        <w:tc>
          <w:tcPr>
            <w:tcW w:w="4711" w:type="dxa"/>
          </w:tcPr>
          <w:p w14:paraId="0957538B" w14:textId="77777777" w:rsidR="007A1F44" w:rsidRPr="00A03C55" w:rsidRDefault="007A1F44" w:rsidP="00971004">
            <w:pPr>
              <w:pStyle w:val="TableEntry"/>
              <w:rPr>
                <w:noProof w:val="0"/>
              </w:rPr>
            </w:pPr>
            <w:r w:rsidRPr="00A03C55">
              <w:rPr>
                <w:noProof w:val="0"/>
              </w:rPr>
              <w:t>MFMI_MT700711UV01 – Master File/Registry Query Response Control Act (Role Subject)</w:t>
            </w:r>
          </w:p>
        </w:tc>
      </w:tr>
      <w:tr w:rsidR="007A1F44" w:rsidRPr="00A03C55" w14:paraId="2AE08154" w14:textId="77777777" w:rsidTr="003462A5">
        <w:trPr>
          <w:cantSplit/>
          <w:jc w:val="center"/>
        </w:trPr>
        <w:tc>
          <w:tcPr>
            <w:tcW w:w="4098" w:type="dxa"/>
          </w:tcPr>
          <w:p w14:paraId="2C6C4AAE" w14:textId="77777777" w:rsidR="007A1F44" w:rsidRPr="00A03C55" w:rsidRDefault="007A1F44" w:rsidP="00971004">
            <w:pPr>
              <w:pStyle w:val="TableEntry"/>
              <w:rPr>
                <w:noProof w:val="0"/>
              </w:rPr>
            </w:pPr>
            <w:r w:rsidRPr="00A03C55">
              <w:rPr>
                <w:noProof w:val="0"/>
              </w:rPr>
              <w:lastRenderedPageBreak/>
              <w:t>The value of interactionId SHALL be set to PRPA_IN201306UV02</w:t>
            </w:r>
          </w:p>
          <w:p w14:paraId="5179C828" w14:textId="77777777" w:rsidR="007A1F44" w:rsidRPr="00A03C55" w:rsidRDefault="007A1F44" w:rsidP="00971004">
            <w:pPr>
              <w:pStyle w:val="TableEntry"/>
              <w:rPr>
                <w:noProof w:val="0"/>
              </w:rPr>
            </w:pPr>
            <w:r w:rsidRPr="00A03C55">
              <w:rPr>
                <w:noProof w:val="0"/>
              </w:rPr>
              <w:t>The value of processingModeCode SHALL be set to T</w:t>
            </w:r>
          </w:p>
          <w:p w14:paraId="4800834B" w14:textId="77777777" w:rsidR="007A1F44" w:rsidRPr="00A03C55" w:rsidRDefault="007A1F44" w:rsidP="00971004">
            <w:pPr>
              <w:pStyle w:val="TableEntry"/>
              <w:rPr>
                <w:noProof w:val="0"/>
              </w:rPr>
            </w:pPr>
            <w:r w:rsidRPr="00A03C55">
              <w:rPr>
                <w:noProof w:val="0"/>
              </w:rPr>
              <w:t>The acceptAckCode SHALL be set to NE</w:t>
            </w:r>
          </w:p>
          <w:p w14:paraId="56B9A924" w14:textId="77777777" w:rsidR="007A1F44" w:rsidRPr="00A03C55" w:rsidRDefault="007A1F44" w:rsidP="00971004">
            <w:pPr>
              <w:pStyle w:val="TableEntry"/>
              <w:rPr>
                <w:noProof w:val="0"/>
              </w:rPr>
            </w:pPr>
            <w:r w:rsidRPr="00A03C55">
              <w:rPr>
                <w:noProof w:val="0"/>
              </w:rPr>
              <w:t>There SHALL be only one receiver Device</w:t>
            </w:r>
          </w:p>
          <w:p w14:paraId="2B9A9C33" w14:textId="77777777" w:rsidR="007A1F44" w:rsidRPr="00A03C55" w:rsidRDefault="007A1F44" w:rsidP="00971004">
            <w:pPr>
              <w:pStyle w:val="TableEntry"/>
              <w:rPr>
                <w:noProof w:val="0"/>
              </w:rPr>
            </w:pPr>
          </w:p>
        </w:tc>
        <w:tc>
          <w:tcPr>
            <w:tcW w:w="4711" w:type="dxa"/>
          </w:tcPr>
          <w:p w14:paraId="65672D5D" w14:textId="77777777" w:rsidR="007A1F44" w:rsidRPr="00A03C55" w:rsidRDefault="007A1F44" w:rsidP="00971004">
            <w:pPr>
              <w:pStyle w:val="TableEntry"/>
              <w:rPr>
                <w:noProof w:val="0"/>
              </w:rPr>
            </w:pPr>
            <w:r w:rsidRPr="00A03C55">
              <w:rPr>
                <w:noProof w:val="0"/>
              </w:rPr>
              <w:t>The value of ControlActProcess.moodCode SHALL be set to EVN</w:t>
            </w:r>
          </w:p>
          <w:p w14:paraId="424424A6" w14:textId="77777777" w:rsidR="007A1F44" w:rsidRPr="00A03C55" w:rsidRDefault="007A1F44" w:rsidP="00971004">
            <w:pPr>
              <w:pStyle w:val="TableEntry"/>
              <w:rPr>
                <w:noProof w:val="0"/>
              </w:rPr>
            </w:pPr>
            <w:r w:rsidRPr="00A03C55">
              <w:rPr>
                <w:noProof w:val="0"/>
              </w:rPr>
              <w:t>The trigger event code in ControlActProcess.code SHALL be set to PRPA_TE201306UV02</w:t>
            </w:r>
          </w:p>
          <w:p w14:paraId="4B3EC24E" w14:textId="77777777" w:rsidR="007A1F44" w:rsidRPr="00A03C55" w:rsidRDefault="007A1F44" w:rsidP="00971004">
            <w:pPr>
              <w:pStyle w:val="TableEntry"/>
              <w:rPr>
                <w:noProof w:val="0"/>
              </w:rPr>
            </w:pPr>
            <w:r w:rsidRPr="00A03C55">
              <w:rPr>
                <w:noProof w:val="0"/>
              </w:rPr>
              <w:t>There SHALL be zero or more RegistrationEvents present in this message.</w:t>
            </w:r>
          </w:p>
          <w:p w14:paraId="41B1078C" w14:textId="77777777" w:rsidR="007A1F44" w:rsidRPr="00A03C55" w:rsidRDefault="007A1F44" w:rsidP="00971004">
            <w:pPr>
              <w:pStyle w:val="TableEntry"/>
              <w:rPr>
                <w:noProof w:val="0"/>
              </w:rPr>
            </w:pPr>
            <w:r w:rsidRPr="00A03C55">
              <w:rPr>
                <w:noProof w:val="0"/>
              </w:rPr>
              <w:t>For each matching record returned, there SHALL be exactly one RegistrationEvent present in this message.</w:t>
            </w:r>
          </w:p>
          <w:p w14:paraId="3F7B5E33" w14:textId="77777777" w:rsidR="007A1F44" w:rsidRPr="00A03C55" w:rsidRDefault="007A1F44" w:rsidP="00971004">
            <w:pPr>
              <w:pStyle w:val="TableEntry"/>
              <w:rPr>
                <w:noProof w:val="0"/>
              </w:rPr>
            </w:pPr>
            <w:r w:rsidRPr="00A03C55">
              <w:rPr>
                <w:noProof w:val="0"/>
              </w:rPr>
              <w:t>If a RegistrationEvent is part of the message, there SHALL be exactly one Patient role present in the payload.</w:t>
            </w:r>
          </w:p>
          <w:p w14:paraId="7AD9AA48" w14:textId="77777777" w:rsidR="007A1F44" w:rsidRPr="00A03C55" w:rsidRDefault="007A1F44" w:rsidP="00971004">
            <w:pPr>
              <w:pStyle w:val="TableEntry"/>
              <w:rPr>
                <w:noProof w:val="0"/>
              </w:rPr>
            </w:pPr>
            <w:r w:rsidRPr="00A03C55">
              <w:rPr>
                <w:noProof w:val="0"/>
              </w:rPr>
              <w:t>There SHALL be no replacementOf act-relationship present in this message</w:t>
            </w:r>
          </w:p>
          <w:p w14:paraId="0B66919B" w14:textId="77777777" w:rsidR="007A1F44" w:rsidRPr="00A03C55" w:rsidRDefault="007A1F44" w:rsidP="00971004">
            <w:pPr>
              <w:pStyle w:val="TableEntry"/>
              <w:rPr>
                <w:noProof w:val="0"/>
              </w:rPr>
            </w:pPr>
            <w:r w:rsidRPr="00A03C55">
              <w:rPr>
                <w:noProof w:val="0"/>
              </w:rPr>
              <w:t>There SHALL be a QueryByParameter copy of the original query.</w:t>
            </w:r>
          </w:p>
          <w:p w14:paraId="78ECAE1D" w14:textId="77777777" w:rsidR="007A1F44" w:rsidRPr="00A03C55" w:rsidRDefault="007A1F44" w:rsidP="00971004">
            <w:pPr>
              <w:pStyle w:val="TableEntry"/>
              <w:rPr>
                <w:noProof w:val="0"/>
              </w:rPr>
            </w:pPr>
            <w:r w:rsidRPr="00A03C55">
              <w:rPr>
                <w:noProof w:val="0"/>
              </w:rPr>
              <w:t>The QueryAck.resultTotalQuantity, QueryAck.resultCurrentQuantity, and QueryAck.resultRemainingQuantity attributes SHALL have the appropriate values populated.</w:t>
            </w:r>
          </w:p>
        </w:tc>
      </w:tr>
    </w:tbl>
    <w:p w14:paraId="01CE317C" w14:textId="77777777" w:rsidR="007A1F44" w:rsidRPr="00A03C55" w:rsidRDefault="007A1F44" w:rsidP="00971004">
      <w:pPr>
        <w:pStyle w:val="BodyText"/>
        <w:rPr>
          <w:rStyle w:val="BodyTextCharChar1"/>
          <w:noProof w:val="0"/>
        </w:rPr>
      </w:pPr>
    </w:p>
    <w:p w14:paraId="5E4D1DD7" w14:textId="1DB7AC61" w:rsidR="007A1F44" w:rsidRPr="00A03C55" w:rsidRDefault="007A1F44" w:rsidP="00971004">
      <w:pPr>
        <w:pStyle w:val="BodyText"/>
      </w:pPr>
      <w:r w:rsidRPr="00A03C55">
        <w:rPr>
          <w:rStyle w:val="BodyTextCharChar1"/>
          <w:noProof w:val="0"/>
        </w:rPr>
        <w:t xml:space="preserve">The composite message schemas which describe the full payload of this interaction, including the wrappers, can be found </w:t>
      </w:r>
      <w:del w:id="1547" w:author="Lynn Felhofer" w:date="2020-03-23T16:17:00Z">
        <w:r w:rsidRPr="00A03C55" w:rsidDel="00392918">
          <w:rPr>
            <w:rStyle w:val="BodyTextCharChar1"/>
            <w:noProof w:val="0"/>
          </w:rPr>
          <w:delText xml:space="preserve">online on the </w:delText>
        </w:r>
      </w:del>
      <w:del w:id="1548" w:author="Lynn Felhofer" w:date="2020-03-23T15:52:00Z">
        <w:r w:rsidRPr="00A03C55" w:rsidDel="00FD6681">
          <w:rPr>
            <w:rStyle w:val="BodyTextCharChar1"/>
            <w:noProof w:val="0"/>
          </w:rPr>
          <w:delText>IHE FTP site</w:delText>
        </w:r>
      </w:del>
      <w:del w:id="1549" w:author="Lynn Felhofer" w:date="2020-03-23T16:17:00Z">
        <w:r w:rsidRPr="00A03C55" w:rsidDel="00392918">
          <w:rPr>
            <w:rStyle w:val="BodyTextCharChar1"/>
            <w:noProof w:val="0"/>
          </w:rPr>
          <w:delText>,</w:delText>
        </w:r>
      </w:del>
      <w:ins w:id="1550" w:author="Lynn Felhofer" w:date="2020-03-23T16:17:00Z">
        <w:r w:rsidR="00392918">
          <w:rPr>
            <w:rStyle w:val="BodyTextCharChar1"/>
            <w:noProof w:val="0"/>
          </w:rPr>
          <w:t xml:space="preserve">online: </w:t>
        </w:r>
      </w:ins>
      <w:r w:rsidRPr="00A03C55">
        <w:rPr>
          <w:rStyle w:val="BodyTextCharChar1"/>
          <w:noProof w:val="0"/>
        </w:rPr>
        <w:t xml:space="preserve"> see ITI TF-2x: Appendix W</w:t>
      </w:r>
      <w:r w:rsidR="00957CD8" w:rsidRPr="00A03C55">
        <w:rPr>
          <w:rStyle w:val="BodyTextCharChar1"/>
          <w:noProof w:val="0"/>
        </w:rPr>
        <w:t xml:space="preserve">. </w:t>
      </w:r>
      <w:r w:rsidR="00650E60" w:rsidRPr="00A03C55">
        <w:rPr>
          <w:rStyle w:val="BodyTextCharChar1"/>
          <w:noProof w:val="0"/>
        </w:rPr>
        <w:t>T</w:t>
      </w:r>
      <w:r w:rsidRPr="00A03C55">
        <w:rPr>
          <w:rStyle w:val="BodyTextCharChar1"/>
          <w:noProof w:val="0"/>
        </w:rPr>
        <w:t>he schemas from the HL7 V3 2008 Normative Edition can be found at</w:t>
      </w:r>
      <w:r w:rsidRPr="00A03C55">
        <w:rPr>
          <w:rStyle w:val="BodyTextCharChar1"/>
          <w:noProof w:val="0"/>
        </w:rPr>
        <w:br/>
      </w:r>
      <w:r w:rsidRPr="00A03C55">
        <w:rPr>
          <w:rStyle w:val="Hyperlink"/>
        </w:rPr>
        <w:t>Edition2008/processable/multicacheschemas/PRPA_IN201306UV02.xsd).</w:t>
      </w:r>
    </w:p>
    <w:p w14:paraId="4F7E9900"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51" w:name="_Toc169692777"/>
      <w:r w:rsidRPr="00A03C55">
        <w:rPr>
          <w:noProof w:val="0"/>
        </w:rPr>
        <w:t>3.47.4.2.2.4 Web Services Types and Messages</w:t>
      </w:r>
      <w:bookmarkEnd w:id="1551"/>
    </w:p>
    <w:p w14:paraId="46C061F4" w14:textId="77777777" w:rsidR="007A1F44" w:rsidRPr="00A03C55" w:rsidRDefault="007A1F44" w:rsidP="00971004">
      <w:pPr>
        <w:pStyle w:val="BodyText"/>
      </w:pPr>
      <w:r w:rsidRPr="00A03C55">
        <w:t xml:space="preserve">The Patient Registry Query by Demographics message will be transmitted using Web Services, according to the requirements specified in </w:t>
      </w:r>
      <w:r w:rsidRPr="00A03C55">
        <w:rPr>
          <w:rStyle w:val="BodyTextCharChar1"/>
          <w:noProof w:val="0"/>
        </w:rPr>
        <w:t xml:space="preserve">ITI TF-2x: </w:t>
      </w:r>
      <w:r w:rsidRPr="00A03C55">
        <w:t xml:space="preserve">Appendix V. </w:t>
      </w:r>
    </w:p>
    <w:p w14:paraId="5D7A9605" w14:textId="77777777" w:rsidR="007A1F44" w:rsidRPr="00A03C55" w:rsidRDefault="007A1F44" w:rsidP="00971004">
      <w:pPr>
        <w:pStyle w:val="BodyText"/>
      </w:pPr>
      <w:r w:rsidRPr="00A03C55">
        <w:t>The following WSDL naming conventions SHALL apply:</w:t>
      </w:r>
    </w:p>
    <w:p w14:paraId="42DA297D" w14:textId="77777777" w:rsidR="007A1F44" w:rsidRPr="00A03C55" w:rsidRDefault="007A1F44" w:rsidP="00D372D5">
      <w:pPr>
        <w:pStyle w:val="XMLExample"/>
        <w:rPr>
          <w:lang w:val="en-US"/>
        </w:rPr>
      </w:pPr>
      <w:r w:rsidRPr="00A03C55">
        <w:rPr>
          <w:lang w:val="en-US"/>
        </w:rPr>
        <w:tab/>
        <w:t>response message    -&gt; "</w:t>
      </w:r>
      <w:r w:rsidRPr="00A03C55">
        <w:rPr>
          <w:rStyle w:val="Strong"/>
          <w:rFonts w:cs="Courier New"/>
          <w:b w:val="0"/>
          <w:sz w:val="20"/>
          <w:lang w:val="en-US"/>
        </w:rPr>
        <w:t>PRPA_IN201306UV02</w:t>
      </w:r>
      <w:r w:rsidRPr="00A03C55">
        <w:rPr>
          <w:lang w:val="en-US"/>
        </w:rPr>
        <w:t>_Message"</w:t>
      </w:r>
    </w:p>
    <w:p w14:paraId="46767AEC" w14:textId="77777777" w:rsidR="007A1F44" w:rsidRPr="00A03C55" w:rsidRDefault="007A1F44" w:rsidP="00971004">
      <w:pPr>
        <w:pStyle w:val="BodyText"/>
      </w:pPr>
      <w:r w:rsidRPr="00A03C55">
        <w:t>The following WSDL snippet describes the type for these message:</w:t>
      </w:r>
    </w:p>
    <w:p w14:paraId="4A5699C2" w14:textId="77777777" w:rsidR="007A1F44" w:rsidRPr="00A03C55" w:rsidRDefault="007A1F44" w:rsidP="00D372D5">
      <w:pPr>
        <w:pStyle w:val="XMLExample"/>
        <w:rPr>
          <w:lang w:val="en-US"/>
        </w:rPr>
      </w:pPr>
      <w:r w:rsidRPr="00A03C55">
        <w:rPr>
          <w:lang w:val="en-US"/>
        </w:rPr>
        <w:tab/>
        <w:t>…</w:t>
      </w:r>
    </w:p>
    <w:p w14:paraId="77558223" w14:textId="77777777" w:rsidR="007A1F44" w:rsidRPr="00A03C55" w:rsidRDefault="007A1F44" w:rsidP="00D372D5">
      <w:pPr>
        <w:pStyle w:val="XMLExample"/>
        <w:rPr>
          <w:lang w:val="en-US"/>
        </w:rPr>
      </w:pPr>
      <w:r w:rsidRPr="00A03C55">
        <w:rPr>
          <w:lang w:val="en-US"/>
        </w:rPr>
        <w:t xml:space="preserve"> &lt;types&gt;</w:t>
      </w:r>
    </w:p>
    <w:p w14:paraId="266E70AD" w14:textId="77777777" w:rsidR="007A1F44" w:rsidRPr="00A03C55" w:rsidRDefault="007A1F44" w:rsidP="00D372D5">
      <w:pPr>
        <w:pStyle w:val="XMLExample"/>
        <w:rPr>
          <w:lang w:val="en-US"/>
        </w:rPr>
      </w:pPr>
      <w:r w:rsidRPr="00A03C55">
        <w:rPr>
          <w:lang w:val="en-US"/>
        </w:rPr>
        <w:t>&lt;xsd:schema elementFormDefault="qualified" targetNamespace="urn:hl7-org:v3"</w:t>
      </w:r>
    </w:p>
    <w:p w14:paraId="75E56F57" w14:textId="77777777" w:rsidR="007A1F44" w:rsidRPr="00A03C55" w:rsidRDefault="007A1F44" w:rsidP="00D372D5">
      <w:pPr>
        <w:pStyle w:val="XMLExample"/>
        <w:rPr>
          <w:lang w:val="en-US"/>
        </w:rPr>
      </w:pPr>
      <w:r w:rsidRPr="00A03C55">
        <w:rPr>
          <w:lang w:val="en-US"/>
        </w:rPr>
        <w:t>xmlns:hl7="urn:hl7-org:v3"&gt;</w:t>
      </w:r>
    </w:p>
    <w:p w14:paraId="7DED5C48" w14:textId="77777777" w:rsidR="007A1F44" w:rsidRPr="00A03C55" w:rsidRDefault="007A1F44" w:rsidP="00D372D5">
      <w:pPr>
        <w:pStyle w:val="XMLExample"/>
        <w:rPr>
          <w:lang w:val="en-US"/>
        </w:rPr>
      </w:pPr>
      <w:r w:rsidRPr="00A03C55">
        <w:rPr>
          <w:lang w:val="en-US"/>
        </w:rPr>
        <w:t>&lt;!-- Include the message schema --&gt;</w:t>
      </w:r>
    </w:p>
    <w:p w14:paraId="15FA23C7" w14:textId="77777777" w:rsidR="007A1F44" w:rsidRPr="00A03C55" w:rsidRDefault="007A1F44" w:rsidP="00D372D5">
      <w:pPr>
        <w:pStyle w:val="XMLExample"/>
        <w:rPr>
          <w:lang w:val="en-US"/>
        </w:rPr>
      </w:pPr>
      <w:r w:rsidRPr="00A03C55">
        <w:rPr>
          <w:lang w:val="en-US"/>
        </w:rPr>
        <w:t>&lt;xsd:import namespace="urn:hl7-org:v3" schemaLocation="../schema/HL7V3/NE2008/multicacheschemas/PRPA_IN201306UV02.xsd"/&gt;</w:t>
      </w:r>
    </w:p>
    <w:p w14:paraId="383B593E" w14:textId="77777777" w:rsidR="007A1F44" w:rsidRPr="00A03C55" w:rsidRDefault="007A1F44" w:rsidP="00D372D5">
      <w:pPr>
        <w:pStyle w:val="XMLExample"/>
        <w:rPr>
          <w:lang w:val="en-US"/>
        </w:rPr>
      </w:pPr>
      <w:r w:rsidRPr="00A03C55">
        <w:rPr>
          <w:lang w:val="en-US"/>
        </w:rPr>
        <w:t>&lt;xsd:element name="PRPA_IN201306UV02"/&gt;</w:t>
      </w:r>
    </w:p>
    <w:p w14:paraId="57DB7218" w14:textId="77777777" w:rsidR="007A1F44" w:rsidRPr="00A03C55" w:rsidRDefault="007A1F44" w:rsidP="00D372D5">
      <w:pPr>
        <w:pStyle w:val="XMLExample"/>
        <w:rPr>
          <w:lang w:val="en-US"/>
        </w:rPr>
      </w:pPr>
      <w:r w:rsidRPr="00A03C55">
        <w:rPr>
          <w:lang w:val="en-US"/>
        </w:rPr>
        <w:t>&lt;/xsd:schema&gt;</w:t>
      </w:r>
    </w:p>
    <w:p w14:paraId="18B4E301" w14:textId="77777777" w:rsidR="007A1F44" w:rsidRPr="00A03C55" w:rsidRDefault="007A1F44" w:rsidP="00D372D5">
      <w:pPr>
        <w:pStyle w:val="XMLExample"/>
        <w:rPr>
          <w:lang w:val="en-US"/>
        </w:rPr>
      </w:pPr>
      <w:r w:rsidRPr="00A03C55">
        <w:rPr>
          <w:lang w:val="en-US"/>
        </w:rPr>
        <w:t xml:space="preserve">  &lt;/types&gt;</w:t>
      </w:r>
    </w:p>
    <w:p w14:paraId="6E75607F" w14:textId="77777777" w:rsidR="007A1F44" w:rsidRPr="00A03C55" w:rsidRDefault="007A1F44" w:rsidP="00D372D5">
      <w:pPr>
        <w:pStyle w:val="XMLExample"/>
        <w:rPr>
          <w:lang w:val="en-US"/>
        </w:rPr>
      </w:pPr>
      <w:r w:rsidRPr="00A03C55">
        <w:rPr>
          <w:lang w:val="en-US"/>
        </w:rPr>
        <w:t>…</w:t>
      </w:r>
    </w:p>
    <w:p w14:paraId="2803DEC0" w14:textId="77777777" w:rsidR="007A1F44" w:rsidRPr="00A03C55" w:rsidRDefault="007A1F44" w:rsidP="00971004">
      <w:pPr>
        <w:pStyle w:val="BodyText"/>
      </w:pPr>
      <w:r w:rsidRPr="00A03C55">
        <w:t>The message is described by the following snippet:</w:t>
      </w:r>
    </w:p>
    <w:p w14:paraId="378533E8" w14:textId="77777777" w:rsidR="007A1F44" w:rsidRPr="00A03C55" w:rsidRDefault="007A1F44" w:rsidP="00D372D5">
      <w:pPr>
        <w:pStyle w:val="XMLExample"/>
        <w:rPr>
          <w:lang w:val="en-US"/>
        </w:rPr>
      </w:pPr>
      <w:r w:rsidRPr="00A03C55">
        <w:rPr>
          <w:lang w:val="en-US"/>
        </w:rPr>
        <w:tab/>
        <w:t>…</w:t>
      </w:r>
    </w:p>
    <w:p w14:paraId="0C25220D" w14:textId="77777777" w:rsidR="007A1F44" w:rsidRPr="00A03C55" w:rsidRDefault="007A1F44" w:rsidP="00D372D5">
      <w:pPr>
        <w:pStyle w:val="XMLExample"/>
        <w:rPr>
          <w:lang w:val="en-US"/>
        </w:rPr>
      </w:pPr>
      <w:r w:rsidRPr="00A03C55">
        <w:rPr>
          <w:lang w:val="en-US"/>
        </w:rPr>
        <w:t xml:space="preserve">  &lt;message name="PRPA_IN201306UV02_Message"&gt;</w:t>
      </w:r>
    </w:p>
    <w:p w14:paraId="07980D3D" w14:textId="77777777" w:rsidR="007A1F44" w:rsidRPr="00A03C55" w:rsidRDefault="007A1F44" w:rsidP="00D372D5">
      <w:pPr>
        <w:pStyle w:val="XMLExample"/>
        <w:rPr>
          <w:lang w:val="en-US"/>
        </w:rPr>
      </w:pPr>
      <w:r w:rsidRPr="00A03C55">
        <w:rPr>
          <w:lang w:val="en-US"/>
        </w:rPr>
        <w:t>&lt;part element="hl7:PRPA_IN201306UV02" name="Body"/&gt;</w:t>
      </w:r>
    </w:p>
    <w:p w14:paraId="6F409FB2" w14:textId="77777777" w:rsidR="007A1F44" w:rsidRPr="00A03C55" w:rsidRDefault="007A1F44" w:rsidP="00D372D5">
      <w:pPr>
        <w:pStyle w:val="XMLExample"/>
        <w:rPr>
          <w:lang w:val="en-US"/>
        </w:rPr>
      </w:pPr>
      <w:r w:rsidRPr="00A03C55">
        <w:rPr>
          <w:lang w:val="en-US"/>
        </w:rPr>
        <w:t xml:space="preserve">  &lt;/message&gt;</w:t>
      </w:r>
    </w:p>
    <w:p w14:paraId="1D3B54E5" w14:textId="77777777" w:rsidR="007A1F44" w:rsidRPr="00A03C55" w:rsidRDefault="007A1F44" w:rsidP="00D372D5">
      <w:pPr>
        <w:pStyle w:val="XMLExample"/>
        <w:rPr>
          <w:lang w:val="en-US"/>
        </w:rPr>
      </w:pPr>
      <w:r w:rsidRPr="00A03C55">
        <w:rPr>
          <w:lang w:val="en-US"/>
        </w:rPr>
        <w:tab/>
        <w:t>…</w:t>
      </w:r>
    </w:p>
    <w:p w14:paraId="083497F5"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52" w:name="_Toc169692778"/>
      <w:r w:rsidRPr="00A03C55">
        <w:rPr>
          <w:noProof w:val="0"/>
        </w:rPr>
        <w:lastRenderedPageBreak/>
        <w:t>3.47.4.2.3 Expected Actions</w:t>
      </w:r>
      <w:bookmarkEnd w:id="1552"/>
    </w:p>
    <w:p w14:paraId="64B63F69" w14:textId="77777777" w:rsidR="007A1F44" w:rsidRPr="00A03C55" w:rsidRDefault="007A1F44" w:rsidP="00971004">
      <w:pPr>
        <w:pStyle w:val="BodyText"/>
      </w:pPr>
      <w:r w:rsidRPr="00A03C55">
        <w:t xml:space="preserve">The Patient Demographics Supplier shall perform the matching of patient data based on the query parameter values it receives. The information provided by the Patient Demographics Supplier to Patient Demographics Consumers is a list of possible matching patients from the patient information source associated with the value that the Consumer sent in the </w:t>
      </w:r>
      <w:r w:rsidRPr="00A03C55">
        <w:rPr>
          <w:i/>
        </w:rPr>
        <w:t>Device</w:t>
      </w:r>
      <w:r w:rsidRPr="00A03C55">
        <w:t xml:space="preserve"> class of the transmission wrapper of the query message.</w:t>
      </w:r>
    </w:p>
    <w:p w14:paraId="3EAB7BD5" w14:textId="77777777" w:rsidR="007A1F44" w:rsidRPr="00A03C55" w:rsidRDefault="007A1F44" w:rsidP="00971004">
      <w:pPr>
        <w:pStyle w:val="BodyText"/>
      </w:pPr>
      <w:r w:rsidRPr="00A03C55">
        <w:t xml:space="preserve">If </w:t>
      </w:r>
      <w:r w:rsidRPr="00A03C55">
        <w:rPr>
          <w:i/>
        </w:rPr>
        <w:t>OtherIDsScopingOrganization</w:t>
      </w:r>
      <w:r w:rsidRPr="00A03C55">
        <w:t xml:space="preserve"> parameters were part of the query, and they were recognized by the Patient Demographics Supplier as identifying known Patient Identity Domains, the response will also, for each patient, contain any Patient ID values found in the specified domains.</w:t>
      </w:r>
    </w:p>
    <w:p w14:paraId="53BA684E" w14:textId="77777777" w:rsidR="007A1F44" w:rsidRPr="00A03C55" w:rsidRDefault="007A1F44" w:rsidP="00971004">
      <w:pPr>
        <w:pStyle w:val="BodyText"/>
      </w:pPr>
      <w:r w:rsidRPr="00A03C55">
        <w:t xml:space="preserve">The mechanics of the matching algorithms used are internal to the Patient Demographics Supplier and are outside of the scope of this framework. </w:t>
      </w:r>
    </w:p>
    <w:p w14:paraId="31404E94" w14:textId="77777777" w:rsidR="007A1F44" w:rsidRPr="00A03C55" w:rsidRDefault="007A1F44" w:rsidP="00971004">
      <w:pPr>
        <w:pStyle w:val="BodyText"/>
      </w:pPr>
      <w:r w:rsidRPr="00A03C55">
        <w:t>The Patient Demographics Supplier shall respond to the query request as described by the following 3 cases:</w:t>
      </w:r>
    </w:p>
    <w:p w14:paraId="0B13603B" w14:textId="77777777" w:rsidR="007A1F44" w:rsidRPr="00A03C55" w:rsidRDefault="007A1F44" w:rsidP="00971004">
      <w:pPr>
        <w:pStyle w:val="BodyText"/>
      </w:pPr>
      <w:r w:rsidRPr="00A03C55">
        <w:rPr>
          <w:b/>
          <w:bCs/>
        </w:rPr>
        <w:t>Case 1</w:t>
      </w:r>
      <w:r w:rsidRPr="00A03C55">
        <w:t xml:space="preserve"> The Patient Demographics Supplier finds (in the patient information source associated with </w:t>
      </w:r>
      <w:r w:rsidRPr="00A03C55">
        <w:rPr>
          <w:i/>
          <w:iCs/>
        </w:rPr>
        <w:t xml:space="preserve">Receiver.Device </w:t>
      </w:r>
      <w:r w:rsidRPr="00A03C55">
        <w:rPr>
          <w:iCs/>
        </w:rPr>
        <w:t>in the query transmission wrapper</w:t>
      </w:r>
      <w:r w:rsidRPr="00A03C55">
        <w:t xml:space="preserve">) at least one patient record matching the criteria sent in the query parameters. There were no </w:t>
      </w:r>
      <w:r w:rsidRPr="00A03C55">
        <w:rPr>
          <w:i/>
          <w:iCs/>
        </w:rPr>
        <w:t>OtherIDsScopingOrganization</w:t>
      </w:r>
      <w:r w:rsidRPr="00A03C55">
        <w:t xml:space="preserve"> parameters in the query. </w:t>
      </w:r>
    </w:p>
    <w:p w14:paraId="015F7075" w14:textId="77777777" w:rsidR="007A1F44" w:rsidRPr="00A03C55" w:rsidRDefault="007A1F44" w:rsidP="00971004">
      <w:pPr>
        <w:pStyle w:val="BodyText"/>
      </w:pPr>
      <w:r w:rsidRPr="00A03C55">
        <w:rPr>
          <w:b/>
          <w:bCs/>
        </w:rPr>
        <w:t>AA</w:t>
      </w:r>
      <w:r w:rsidRPr="00A03C55">
        <w:t xml:space="preserve"> (application accept) is returned in Acknowledgement.typeCode (transmission wrapper).</w:t>
      </w:r>
    </w:p>
    <w:p w14:paraId="4569F4BF" w14:textId="77777777" w:rsidR="007A1F44" w:rsidRPr="00A03C55" w:rsidRDefault="007A1F44" w:rsidP="00971004">
      <w:pPr>
        <w:pStyle w:val="BodyText"/>
      </w:pPr>
      <w:r w:rsidRPr="00A03C55">
        <w:rPr>
          <w:b/>
          <w:bCs/>
        </w:rPr>
        <w:t>OK</w:t>
      </w:r>
      <w:r w:rsidRPr="00A03C55">
        <w:t xml:space="preserve"> (data found, no errors) is returned in QueryAck.queryResponseCode (control act wrapper)</w:t>
      </w:r>
    </w:p>
    <w:p w14:paraId="0CDF1EBB" w14:textId="77777777" w:rsidR="007A1F44" w:rsidRPr="00A03C55" w:rsidRDefault="007A1F44" w:rsidP="00971004">
      <w:pPr>
        <w:pStyle w:val="BodyText"/>
      </w:pPr>
      <w:r w:rsidRPr="00A03C55">
        <w:t>One RegistrationEvent (and the associated Patient role, subject of that event) is returned from the patient information source for each patient record found. If the Patient Demographics Supplier returns data for multiple patients, it shall return these data in successive occurrences of the RegistrationEvent class within the transmission wrapper.</w:t>
      </w:r>
    </w:p>
    <w:p w14:paraId="66AA949E" w14:textId="77777777" w:rsidR="007A1F44" w:rsidRPr="00A03C55" w:rsidRDefault="007A1F44" w:rsidP="00971004">
      <w:pPr>
        <w:pStyle w:val="BodyText"/>
      </w:pPr>
      <w:r w:rsidRPr="00A03C55">
        <w:t xml:space="preserve">For each patient, one or more identifiers from the Patient ID Domain associated with the target patient information source identified by </w:t>
      </w:r>
      <w:r w:rsidRPr="00A03C55">
        <w:rPr>
          <w:i/>
          <w:iCs/>
        </w:rPr>
        <w:t>Receiver.Device</w:t>
      </w:r>
      <w:r w:rsidRPr="00A03C55">
        <w:t xml:space="preserve"> are represented as Patient.id attributes.</w:t>
      </w:r>
    </w:p>
    <w:p w14:paraId="39146371" w14:textId="77777777" w:rsidR="007A1F44" w:rsidRPr="00A03C55" w:rsidRDefault="007A1F44" w:rsidP="00971004">
      <w:pPr>
        <w:pStyle w:val="BodyText"/>
      </w:pPr>
      <w:r w:rsidRPr="00A03C55">
        <w:t xml:space="preserve">If an incremental number of records are specified in </w:t>
      </w:r>
      <w:r w:rsidRPr="00A03C55">
        <w:rPr>
          <w:i/>
          <w:iCs/>
        </w:rPr>
        <w:t xml:space="preserve">QueryByParamter.initialQuantity </w:t>
      </w:r>
      <w:r w:rsidRPr="00A03C55">
        <w:rPr>
          <w:iCs/>
        </w:rPr>
        <w:t>(i.e., the Consumer supports the Continuation Option)</w:t>
      </w:r>
      <w:r w:rsidRPr="00A03C55">
        <w:t xml:space="preserve">, and the number of records to be sent exceeds that incremental number, the Supplier shall return only up to the incremental number of records. If the Supplier supports the Continuation Option, it shall correctly populate the </w:t>
      </w:r>
      <w:r w:rsidRPr="00A03C55">
        <w:rPr>
          <w:i/>
        </w:rPr>
        <w:t>resultTotalQuantity</w:t>
      </w:r>
      <w:r w:rsidRPr="00A03C55">
        <w:t xml:space="preserve">, </w:t>
      </w:r>
      <w:r w:rsidRPr="00A03C55">
        <w:rPr>
          <w:i/>
        </w:rPr>
        <w:t>resultCurrentQuantity</w:t>
      </w:r>
      <w:r w:rsidRPr="00A03C55">
        <w:t xml:space="preserve">, and </w:t>
      </w:r>
      <w:r w:rsidRPr="00A03C55">
        <w:rPr>
          <w:i/>
        </w:rPr>
        <w:t>resultRemainingQuantity</w:t>
      </w:r>
      <w:r w:rsidRPr="00A03C55">
        <w:t xml:space="preserve"> attributes of the </w:t>
      </w:r>
      <w:r w:rsidRPr="00A03C55">
        <w:rPr>
          <w:i/>
        </w:rPr>
        <w:t>QueryAck</w:t>
      </w:r>
      <w:r w:rsidRPr="00A03C55">
        <w:t xml:space="preserve"> class in the control act wrapper. If the Supplier does not support the Continuation Option, in addition to returning only up to the incremental number of records requested, it shall return AE (application error in the Acknowledgement.typeCode (transmission wrapper) and AE (application error) is returned in QueryAck.queryResponseCode (control act wrapper).</w:t>
      </w:r>
    </w:p>
    <w:p w14:paraId="5E37AB0F" w14:textId="77777777" w:rsidR="007A1F44" w:rsidRPr="00A03C55" w:rsidRDefault="007A1F44" w:rsidP="00971004">
      <w:pPr>
        <w:pStyle w:val="BodyText"/>
      </w:pPr>
      <w:r w:rsidRPr="00A03C55">
        <w:t xml:space="preserve">The Consumer may then send a query continuation message as a subsequent query request for the next increment of responses. </w:t>
      </w:r>
    </w:p>
    <w:p w14:paraId="18AA4375" w14:textId="77777777" w:rsidR="007A1F44" w:rsidRPr="00A03C55" w:rsidRDefault="007A1F44" w:rsidP="00971004">
      <w:pPr>
        <w:pStyle w:val="BodyText"/>
      </w:pPr>
      <w:r w:rsidRPr="00A03C55">
        <w:rPr>
          <w:b/>
          <w:bCs/>
        </w:rPr>
        <w:t>Case 2</w:t>
      </w:r>
      <w:r w:rsidRPr="00A03C55">
        <w:t xml:space="preserve">: The Patient Demographics Supplier finds (in the patient information source associated with </w:t>
      </w:r>
      <w:r w:rsidRPr="00A03C55">
        <w:rPr>
          <w:i/>
          <w:iCs/>
        </w:rPr>
        <w:t xml:space="preserve">Receiver.Device </w:t>
      </w:r>
      <w:r w:rsidRPr="00A03C55">
        <w:rPr>
          <w:iCs/>
        </w:rPr>
        <w:t>in the query transmission wrapper</w:t>
      </w:r>
      <w:r w:rsidRPr="00A03C55">
        <w:t xml:space="preserve">) at least one patient record matching the criteria sent in the query parameters. One or more </w:t>
      </w:r>
      <w:r w:rsidRPr="00A03C55">
        <w:rPr>
          <w:i/>
          <w:iCs/>
        </w:rPr>
        <w:t>OtherIDsScopingOrganization</w:t>
      </w:r>
      <w:r w:rsidRPr="00A03C55">
        <w:t xml:space="preserve"> parameters are present in the query; the Supplier recognizes all the requested domains.</w:t>
      </w:r>
    </w:p>
    <w:p w14:paraId="56EA8D49" w14:textId="77777777" w:rsidR="007A1F44" w:rsidRPr="00A03C55" w:rsidRDefault="007A1F44" w:rsidP="00971004">
      <w:pPr>
        <w:pStyle w:val="BodyText"/>
      </w:pPr>
      <w:r w:rsidRPr="00A03C55">
        <w:rPr>
          <w:b/>
          <w:bCs/>
        </w:rPr>
        <w:lastRenderedPageBreak/>
        <w:t>AA</w:t>
      </w:r>
      <w:r w:rsidRPr="00A03C55">
        <w:t xml:space="preserve"> (application accept) is returned in </w:t>
      </w:r>
      <w:r w:rsidRPr="00A03C55">
        <w:rPr>
          <w:i/>
        </w:rPr>
        <w:t>Acknowledgement.typeCode</w:t>
      </w:r>
      <w:r w:rsidRPr="00A03C55">
        <w:t xml:space="preserve"> (transmission wrapper).</w:t>
      </w:r>
    </w:p>
    <w:p w14:paraId="7F3B02AE" w14:textId="77777777" w:rsidR="007A1F44" w:rsidRPr="00A03C55" w:rsidRDefault="007A1F44" w:rsidP="00971004">
      <w:pPr>
        <w:pStyle w:val="BodyText"/>
      </w:pPr>
      <w:r w:rsidRPr="00A03C55">
        <w:rPr>
          <w:b/>
          <w:bCs/>
        </w:rPr>
        <w:t>OK</w:t>
      </w:r>
      <w:r w:rsidRPr="00A03C55">
        <w:t xml:space="preserve"> (data found, no errors) is returned in </w:t>
      </w:r>
      <w:r w:rsidRPr="00A03C55">
        <w:rPr>
          <w:i/>
        </w:rPr>
        <w:t>QueryAck.queryResponseCode</w:t>
      </w:r>
      <w:r w:rsidRPr="00A03C55">
        <w:t xml:space="preserve"> (control act wrapper)</w:t>
      </w:r>
    </w:p>
    <w:p w14:paraId="15E2D343" w14:textId="77777777" w:rsidR="007A1F44" w:rsidRPr="00A03C55" w:rsidRDefault="007A1F44" w:rsidP="00971004">
      <w:pPr>
        <w:pStyle w:val="BodyText"/>
      </w:pPr>
      <w:r w:rsidRPr="00A03C55">
        <w:t xml:space="preserve">One </w:t>
      </w:r>
      <w:r w:rsidRPr="00A03C55">
        <w:rPr>
          <w:i/>
        </w:rPr>
        <w:t>RegistrationEvent</w:t>
      </w:r>
      <w:r w:rsidRPr="00A03C55">
        <w:t xml:space="preserve"> (and the associated </w:t>
      </w:r>
      <w:r w:rsidRPr="00A03C55">
        <w:rPr>
          <w:i/>
        </w:rPr>
        <w:t>Patient</w:t>
      </w:r>
      <w:r w:rsidRPr="00A03C55">
        <w:t xml:space="preserve"> role, subject of that event) is returned from the patient information source for each patient record found. If the Patient Demographics Supplier returns data for multiple patients, it shall return these data in successive occurrences of the </w:t>
      </w:r>
      <w:r w:rsidRPr="00A03C55">
        <w:rPr>
          <w:i/>
        </w:rPr>
        <w:t>RegistrationEvent</w:t>
      </w:r>
      <w:r w:rsidRPr="00A03C55">
        <w:t xml:space="preserve"> class within the transmission wrapper.</w:t>
      </w:r>
    </w:p>
    <w:p w14:paraId="39CF632B" w14:textId="77777777" w:rsidR="007A1F44" w:rsidRPr="00A03C55" w:rsidRDefault="007A1F44" w:rsidP="00971004">
      <w:pPr>
        <w:pStyle w:val="BodyText"/>
      </w:pPr>
      <w:r w:rsidRPr="00A03C55">
        <w:t xml:space="preserve">For each patient, the identifiers from all the Patient ID Domains requested via the </w:t>
      </w:r>
      <w:r w:rsidRPr="00A03C55">
        <w:rPr>
          <w:i/>
        </w:rPr>
        <w:t>OtherIDsScopingOrganization</w:t>
      </w:r>
      <w:r w:rsidRPr="00A03C55">
        <w:t xml:space="preserve"> parameter are returned either as values of the </w:t>
      </w:r>
      <w:r w:rsidRPr="00A03C55">
        <w:rPr>
          <w:i/>
        </w:rPr>
        <w:t>Patient.id</w:t>
      </w:r>
      <w:r w:rsidRPr="00A03C55">
        <w:t xml:space="preserve"> attribute, or as values of the </w:t>
      </w:r>
      <w:r w:rsidRPr="00A03C55">
        <w:rPr>
          <w:i/>
        </w:rPr>
        <w:t>OtherIDs.id</w:t>
      </w:r>
      <w:r w:rsidRPr="00A03C55">
        <w:t xml:space="preserve"> </w:t>
      </w:r>
      <w:r w:rsidRPr="00A03C55">
        <w:rPr>
          <w:szCs w:val="24"/>
        </w:rPr>
        <w:t>attribute. The same patient identifier value shall not appear in both the Patient.id and OtherIDs.id attributes. The Patient Demographics consumer shall consider the identifiers from both places as equivalently</w:t>
      </w:r>
      <w:r w:rsidRPr="00A03C55">
        <w:t xml:space="preserve"> valid. If the Patient Demographics supplier cannot provide a patient ID for some of the requested Patient ID Domains, then an </w:t>
      </w:r>
      <w:r w:rsidRPr="00A03C55">
        <w:rPr>
          <w:i/>
        </w:rPr>
        <w:t>OtherIDs.id</w:t>
      </w:r>
      <w:r w:rsidRPr="00A03C55">
        <w:t xml:space="preserve"> attribute shall have an appropriate null value, and the </w:t>
      </w:r>
      <w:r w:rsidRPr="00A03C55">
        <w:rPr>
          <w:i/>
        </w:rPr>
        <w:t>ScopingOrganization</w:t>
      </w:r>
      <w:r w:rsidRPr="00A03C55">
        <w:t xml:space="preserve"> class shall identify the corresponding domain. </w:t>
      </w:r>
    </w:p>
    <w:p w14:paraId="641C3A71" w14:textId="34143B73" w:rsidR="007A1F44" w:rsidRPr="00A03C55" w:rsidRDefault="007A1F44" w:rsidP="00971004">
      <w:pPr>
        <w:pStyle w:val="BodyText"/>
      </w:pPr>
      <w:r w:rsidRPr="00A03C55">
        <w:t xml:space="preserve">If an incremental number of records are specified in </w:t>
      </w:r>
      <w:r w:rsidRPr="00A03C55">
        <w:rPr>
          <w:i/>
          <w:iCs/>
        </w:rPr>
        <w:t>QueryByParamter.initialQuantity</w:t>
      </w:r>
      <w:r w:rsidRPr="00A03C55">
        <w:t xml:space="preserve">, and the number of records to be sent exceeds that incremental number, and the Patient Demographics Supplier supports the Continuation Option, the Supplier returns only the incremental number of records, correctly populating the </w:t>
      </w:r>
      <w:r w:rsidRPr="00A03C55">
        <w:rPr>
          <w:i/>
        </w:rPr>
        <w:t>resultTotalQuantity</w:t>
      </w:r>
      <w:r w:rsidRPr="00A03C55">
        <w:t xml:space="preserve">, </w:t>
      </w:r>
      <w:r w:rsidRPr="00A03C55">
        <w:rPr>
          <w:i/>
        </w:rPr>
        <w:t>resultCurrentQuantity</w:t>
      </w:r>
      <w:r w:rsidRPr="00A03C55">
        <w:t xml:space="preserve">, and </w:t>
      </w:r>
      <w:r w:rsidRPr="00A03C55">
        <w:rPr>
          <w:i/>
        </w:rPr>
        <w:t>resultRemainingQuantity</w:t>
      </w:r>
      <w:r w:rsidRPr="00A03C55">
        <w:t xml:space="preserve"> attributes of the </w:t>
      </w:r>
      <w:r w:rsidRPr="00A03C55">
        <w:rPr>
          <w:i/>
        </w:rPr>
        <w:t>QueryAck</w:t>
      </w:r>
      <w:r w:rsidRPr="00A03C55">
        <w:t xml:space="preserve"> class in the control act wrapper. The consumer will sen</w:t>
      </w:r>
      <w:r w:rsidR="00073088" w:rsidRPr="00A03C55">
        <w:t>d</w:t>
      </w:r>
      <w:r w:rsidRPr="00A03C55">
        <w:t xml:space="preserve"> a query continuation message as a subsequent query request for the next increment of responses. If the Supplier does not support the Continuation Option, then AE (application error) is returned in the Acknowledgement.typeCode (transmission wrapper) and AE (application error) is returned in QueryAck.queryResponseCode (control act wrapper).</w:t>
      </w:r>
    </w:p>
    <w:p w14:paraId="29FAE861" w14:textId="77777777" w:rsidR="007A1F44" w:rsidRPr="00A03C55" w:rsidRDefault="007A1F44" w:rsidP="00971004">
      <w:pPr>
        <w:pStyle w:val="BodyText"/>
      </w:pPr>
      <w:r w:rsidRPr="00A03C55">
        <w:rPr>
          <w:b/>
          <w:bCs/>
        </w:rPr>
        <w:t>Case 3</w:t>
      </w:r>
      <w:r w:rsidRPr="00A03C55">
        <w:t xml:space="preserve">: The Patient Demographics Supplier does not recognize one or more </w:t>
      </w:r>
      <w:r w:rsidRPr="00A03C55">
        <w:rPr>
          <w:i/>
          <w:iCs/>
        </w:rPr>
        <w:t>OtherIDsScopingOrganization</w:t>
      </w:r>
      <w:r w:rsidRPr="00A03C55">
        <w:t xml:space="preserve"> parameters as representing valid Patient Identity Domains.</w:t>
      </w:r>
    </w:p>
    <w:p w14:paraId="19B19739" w14:textId="77777777" w:rsidR="007A1F44" w:rsidRPr="00A03C55" w:rsidRDefault="007A1F44" w:rsidP="00971004">
      <w:pPr>
        <w:pStyle w:val="BodyText"/>
      </w:pPr>
      <w:r w:rsidRPr="00A03C55">
        <w:rPr>
          <w:b/>
          <w:bCs/>
        </w:rPr>
        <w:t>AE</w:t>
      </w:r>
      <w:r w:rsidRPr="00A03C55">
        <w:t xml:space="preserve"> (application error) is returned in </w:t>
      </w:r>
      <w:r w:rsidRPr="00A03C55">
        <w:rPr>
          <w:i/>
        </w:rPr>
        <w:t>Acknowledgement.typeCode</w:t>
      </w:r>
      <w:r w:rsidRPr="00A03C55">
        <w:t xml:space="preserve"> (transmission wrapper) and in </w:t>
      </w:r>
      <w:r w:rsidRPr="00A03C55">
        <w:rPr>
          <w:i/>
        </w:rPr>
        <w:t>QueryAck.queryResponseCode</w:t>
      </w:r>
      <w:r w:rsidRPr="00A03C55">
        <w:t xml:space="preserve"> (control act wrapper).</w:t>
      </w:r>
    </w:p>
    <w:p w14:paraId="4D033235" w14:textId="77777777" w:rsidR="007A1F44" w:rsidRPr="00A03C55" w:rsidRDefault="007A1F44" w:rsidP="00971004">
      <w:pPr>
        <w:pStyle w:val="BodyText"/>
      </w:pPr>
      <w:r w:rsidRPr="00A03C55">
        <w:t xml:space="preserve">No </w:t>
      </w:r>
      <w:r w:rsidRPr="00A03C55">
        <w:rPr>
          <w:i/>
        </w:rPr>
        <w:t>RegistrationEvent</w:t>
      </w:r>
      <w:r w:rsidRPr="00A03C55">
        <w:t xml:space="preserve"> is returned.</w:t>
      </w:r>
    </w:p>
    <w:p w14:paraId="0EAA068E" w14:textId="77777777" w:rsidR="007A1F44" w:rsidRPr="00A03C55" w:rsidRDefault="007A1F44" w:rsidP="00971004">
      <w:pPr>
        <w:pStyle w:val="BodyText"/>
      </w:pPr>
      <w:r w:rsidRPr="00A03C55">
        <w:t xml:space="preserve">The queried-for patient identification domains are returned in the </w:t>
      </w:r>
      <w:r w:rsidRPr="00A03C55">
        <w:rPr>
          <w:i/>
        </w:rPr>
        <w:t>QueryByParameter</w:t>
      </w:r>
      <w:r w:rsidRPr="00A03C55">
        <w:t xml:space="preserve"> parameter list (control act wrapper).</w:t>
      </w:r>
    </w:p>
    <w:p w14:paraId="2BCA2D42" w14:textId="77777777" w:rsidR="007A1F44" w:rsidRPr="00A03C55" w:rsidRDefault="007A1F44" w:rsidP="00971004">
      <w:pPr>
        <w:pStyle w:val="BodyText"/>
      </w:pPr>
      <w:r w:rsidRPr="00A03C55">
        <w:t>For each domain that was not recognized, an AcknowledgmentDetail class is returned in which the attributes typeCode, code, and location are valued as follows:</w:t>
      </w:r>
    </w:p>
    <w:p w14:paraId="0637153F" w14:textId="77777777" w:rsidR="007A1F44" w:rsidRPr="00A03C55"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6663"/>
      </w:tblGrid>
      <w:tr w:rsidR="007A1F44" w:rsidRPr="00A03C55" w14:paraId="5414616C" w14:textId="77777777">
        <w:trPr>
          <w:cantSplit/>
          <w:tblHeader/>
          <w:jc w:val="center"/>
        </w:trPr>
        <w:tc>
          <w:tcPr>
            <w:tcW w:w="0" w:type="auto"/>
            <w:shd w:val="clear" w:color="auto" w:fill="D9D9D9"/>
          </w:tcPr>
          <w:p w14:paraId="0A36C451" w14:textId="77777777" w:rsidR="007A1F44" w:rsidRPr="00A03C55" w:rsidRDefault="007A1F44" w:rsidP="00A063AC">
            <w:pPr>
              <w:pStyle w:val="TableEntryHeader"/>
              <w:rPr>
                <w:noProof w:val="0"/>
              </w:rPr>
            </w:pPr>
            <w:r w:rsidRPr="00A03C55">
              <w:rPr>
                <w:noProof w:val="0"/>
              </w:rPr>
              <w:t>Attribute</w:t>
            </w:r>
          </w:p>
        </w:tc>
        <w:tc>
          <w:tcPr>
            <w:tcW w:w="0" w:type="auto"/>
            <w:shd w:val="clear" w:color="auto" w:fill="D9D9D9"/>
          </w:tcPr>
          <w:p w14:paraId="72161444" w14:textId="77777777" w:rsidR="007A1F44" w:rsidRPr="00A03C55" w:rsidRDefault="007A1F44" w:rsidP="00A53067">
            <w:pPr>
              <w:pStyle w:val="TableEntryHeader"/>
              <w:rPr>
                <w:noProof w:val="0"/>
              </w:rPr>
            </w:pPr>
            <w:r w:rsidRPr="00A03C55">
              <w:rPr>
                <w:noProof w:val="0"/>
              </w:rPr>
              <w:t>VALUE</w:t>
            </w:r>
          </w:p>
        </w:tc>
      </w:tr>
      <w:tr w:rsidR="007A1F44" w:rsidRPr="00A03C55" w14:paraId="45E5B94E" w14:textId="77777777" w:rsidTr="003462A5">
        <w:trPr>
          <w:cantSplit/>
          <w:jc w:val="center"/>
        </w:trPr>
        <w:tc>
          <w:tcPr>
            <w:tcW w:w="0" w:type="auto"/>
          </w:tcPr>
          <w:p w14:paraId="2CEA5BA7" w14:textId="77777777" w:rsidR="007A1F44" w:rsidRPr="00A03C55" w:rsidRDefault="007A1F44" w:rsidP="00971004">
            <w:pPr>
              <w:pStyle w:val="TableEntry"/>
              <w:rPr>
                <w:noProof w:val="0"/>
              </w:rPr>
            </w:pPr>
            <w:r w:rsidRPr="00A03C55">
              <w:rPr>
                <w:noProof w:val="0"/>
              </w:rPr>
              <w:t>typeCode</w:t>
            </w:r>
          </w:p>
        </w:tc>
        <w:tc>
          <w:tcPr>
            <w:tcW w:w="0" w:type="auto"/>
          </w:tcPr>
          <w:p w14:paraId="35CAF354" w14:textId="77777777" w:rsidR="007A1F44" w:rsidRPr="00A03C55" w:rsidRDefault="007A1F44" w:rsidP="00971004">
            <w:pPr>
              <w:pStyle w:val="TableEntry"/>
              <w:rPr>
                <w:noProof w:val="0"/>
              </w:rPr>
            </w:pPr>
            <w:r w:rsidRPr="00A03C55">
              <w:rPr>
                <w:noProof w:val="0"/>
              </w:rPr>
              <w:t>E</w:t>
            </w:r>
          </w:p>
        </w:tc>
      </w:tr>
      <w:tr w:rsidR="007A1F44" w:rsidRPr="00A03C55" w14:paraId="64AA0DA6" w14:textId="77777777" w:rsidTr="003462A5">
        <w:trPr>
          <w:cantSplit/>
          <w:jc w:val="center"/>
        </w:trPr>
        <w:tc>
          <w:tcPr>
            <w:tcW w:w="0" w:type="auto"/>
          </w:tcPr>
          <w:p w14:paraId="1902AC5F" w14:textId="77777777" w:rsidR="007A1F44" w:rsidRPr="00A03C55" w:rsidRDefault="007A1F44" w:rsidP="00971004">
            <w:pPr>
              <w:pStyle w:val="TableEntry"/>
              <w:rPr>
                <w:noProof w:val="0"/>
              </w:rPr>
            </w:pPr>
            <w:r w:rsidRPr="00A03C55">
              <w:rPr>
                <w:noProof w:val="0"/>
              </w:rPr>
              <w:t>code</w:t>
            </w:r>
          </w:p>
        </w:tc>
        <w:tc>
          <w:tcPr>
            <w:tcW w:w="0" w:type="auto"/>
          </w:tcPr>
          <w:p w14:paraId="169B737C" w14:textId="77777777" w:rsidR="007A1F44" w:rsidRPr="00A03C55" w:rsidRDefault="007A1F44" w:rsidP="00971004">
            <w:pPr>
              <w:pStyle w:val="TableEntry"/>
              <w:rPr>
                <w:noProof w:val="0"/>
              </w:rPr>
            </w:pPr>
            <w:r w:rsidRPr="00A03C55">
              <w:rPr>
                <w:noProof w:val="0"/>
              </w:rPr>
              <w:t>204 (Unknown Key Identifier)</w:t>
            </w:r>
          </w:p>
        </w:tc>
      </w:tr>
      <w:tr w:rsidR="007A1F44" w:rsidRPr="00A03C55" w14:paraId="6A9E6425" w14:textId="77777777" w:rsidTr="003462A5">
        <w:trPr>
          <w:cantSplit/>
          <w:jc w:val="center"/>
        </w:trPr>
        <w:tc>
          <w:tcPr>
            <w:tcW w:w="0" w:type="auto"/>
          </w:tcPr>
          <w:p w14:paraId="6ADA7C95" w14:textId="77777777" w:rsidR="007A1F44" w:rsidRPr="00A03C55" w:rsidRDefault="007A1F44" w:rsidP="00971004">
            <w:pPr>
              <w:pStyle w:val="TableEntry"/>
              <w:rPr>
                <w:noProof w:val="0"/>
              </w:rPr>
            </w:pPr>
            <w:r w:rsidRPr="00A03C55">
              <w:rPr>
                <w:noProof w:val="0"/>
              </w:rPr>
              <w:t>location</w:t>
            </w:r>
          </w:p>
        </w:tc>
        <w:tc>
          <w:tcPr>
            <w:tcW w:w="0" w:type="auto"/>
          </w:tcPr>
          <w:p w14:paraId="5AEA53D1" w14:textId="77777777" w:rsidR="007A1F44" w:rsidRPr="00A03C55" w:rsidRDefault="007A1F44" w:rsidP="00971004">
            <w:pPr>
              <w:pStyle w:val="TableEntry"/>
              <w:rPr>
                <w:noProof w:val="0"/>
              </w:rPr>
            </w:pPr>
            <w:r w:rsidRPr="00A03C55">
              <w:rPr>
                <w:noProof w:val="0"/>
              </w:rPr>
              <w:t>XPath expression for the value element of the OtherIDsScopingOrganization parameter</w:t>
            </w:r>
            <w:r w:rsidRPr="00A03C55">
              <w:rPr>
                <w:noProof w:val="0"/>
              </w:rPr>
              <w:br/>
              <w:t>(which includes the repetition number of the parameter)</w:t>
            </w:r>
          </w:p>
        </w:tc>
      </w:tr>
    </w:tbl>
    <w:p w14:paraId="5974DCDF" w14:textId="1F431B29"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53" w:name="_Toc169692779"/>
      <w:r w:rsidRPr="00A03C55">
        <w:rPr>
          <w:noProof w:val="0"/>
        </w:rPr>
        <w:lastRenderedPageBreak/>
        <w:t>3.47.4.2.3.1 Web Services Port Type and Binding Definitions</w:t>
      </w:r>
      <w:bookmarkEnd w:id="1553"/>
    </w:p>
    <w:p w14:paraId="734A3365" w14:textId="77777777" w:rsidR="007A1F44" w:rsidRPr="00A03C55" w:rsidRDefault="007A1F44" w:rsidP="00971004">
      <w:pPr>
        <w:pStyle w:val="BodyText"/>
        <w:rPr>
          <w:b/>
        </w:rPr>
      </w:pPr>
      <w:r w:rsidRPr="00A03C55">
        <w:rPr>
          <w:b/>
        </w:rPr>
        <w:t>IHE-WSP201) The attribute /wsdl:definitions/@name SHALL be “PDSupplier”.</w:t>
      </w:r>
    </w:p>
    <w:p w14:paraId="00A2A879" w14:textId="77777777" w:rsidR="007A1F44" w:rsidRPr="00A03C55" w:rsidRDefault="007A1F44" w:rsidP="00971004">
      <w:pPr>
        <w:pStyle w:val="BodyText"/>
      </w:pPr>
      <w:r w:rsidRPr="00A03C55">
        <w:t>The following WSDL naming conventions SHALL apply:</w:t>
      </w:r>
    </w:p>
    <w:p w14:paraId="7B25EA51"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wsdl:definitions/@name="PDSupplier":</w:t>
      </w:r>
    </w:p>
    <w:p w14:paraId="789B26C0" w14:textId="77777777" w:rsidR="007A1F44" w:rsidRPr="00A03C55" w:rsidRDefault="007A1F44" w:rsidP="00971004">
      <w:pPr>
        <w:spacing w:before="0"/>
        <w:rPr>
          <w:rFonts w:ascii="Courier New" w:hAnsi="Courier New"/>
          <w:sz w:val="20"/>
        </w:rPr>
      </w:pPr>
      <w:r w:rsidRPr="00A03C55">
        <w:rPr>
          <w:rFonts w:ascii="Courier New" w:hAnsi="Courier New"/>
          <w:sz w:val="20"/>
        </w:rPr>
        <w:tab/>
        <w:t>patient demographics query    -&gt; "</w:t>
      </w:r>
      <w:r w:rsidRPr="00A03C55">
        <w:rPr>
          <w:rStyle w:val="Strong"/>
          <w:rFonts w:ascii="Courier New" w:hAnsi="Courier New" w:cs="Courier New"/>
          <w:b w:val="0"/>
          <w:sz w:val="20"/>
        </w:rPr>
        <w:t>PRPA_IN201305UV02</w:t>
      </w:r>
      <w:r w:rsidRPr="00A03C55">
        <w:rPr>
          <w:rFonts w:ascii="Courier New" w:hAnsi="Courier New"/>
          <w:sz w:val="20"/>
        </w:rPr>
        <w:t>_Message"</w:t>
      </w:r>
    </w:p>
    <w:p w14:paraId="732A8CC2"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patient demographics response -&gt; </w:t>
      </w:r>
      <w:r w:rsidRPr="00A03C55">
        <w:rPr>
          <w:rStyle w:val="Strong"/>
          <w:rFonts w:ascii="Courier New" w:hAnsi="Courier New"/>
          <w:b w:val="0"/>
          <w:sz w:val="20"/>
        </w:rPr>
        <w:t>"PRPA_IN201306UV02</w:t>
      </w:r>
      <w:r w:rsidRPr="00A03C55">
        <w:rPr>
          <w:rFonts w:ascii="Courier New" w:hAnsi="Courier New"/>
          <w:sz w:val="20"/>
        </w:rPr>
        <w:t>_Message"</w:t>
      </w:r>
    </w:p>
    <w:p w14:paraId="4266D5CE"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continuation query            -&gt; </w:t>
      </w:r>
      <w:r w:rsidRPr="00A03C55">
        <w:rPr>
          <w:rStyle w:val="Strong"/>
          <w:rFonts w:ascii="Courier New" w:hAnsi="Courier New"/>
          <w:b w:val="0"/>
          <w:sz w:val="20"/>
        </w:rPr>
        <w:t>"QUQI_IN000003UV01</w:t>
      </w:r>
      <w:r w:rsidRPr="00A03C55">
        <w:rPr>
          <w:rFonts w:ascii="Courier New" w:hAnsi="Courier New"/>
          <w:sz w:val="20"/>
        </w:rPr>
        <w:t>_Message"</w:t>
      </w:r>
    </w:p>
    <w:p w14:paraId="7E2505E4" w14:textId="77777777" w:rsidR="007A1F44" w:rsidRPr="00A03C55" w:rsidRDefault="007A1F44" w:rsidP="00971004">
      <w:pPr>
        <w:spacing w:before="0"/>
        <w:rPr>
          <w:rFonts w:ascii="Courier New" w:hAnsi="Courier New"/>
          <w:sz w:val="20"/>
        </w:rPr>
      </w:pPr>
      <w:r w:rsidRPr="00A03C55">
        <w:rPr>
          <w:rFonts w:ascii="Courier New" w:hAnsi="Courier New"/>
          <w:sz w:val="20"/>
        </w:rPr>
        <w:tab/>
        <w:t>accept acknowledgement        -&gt; "</w:t>
      </w:r>
      <w:r w:rsidRPr="00A03C55">
        <w:rPr>
          <w:rStyle w:val="Strong"/>
          <w:rFonts w:ascii="Courier New" w:hAnsi="Courier New"/>
          <w:b w:val="0"/>
          <w:sz w:val="20"/>
        </w:rPr>
        <w:t>MCCI_IN000002UV01</w:t>
      </w:r>
      <w:r w:rsidRPr="00A03C55">
        <w:rPr>
          <w:rFonts w:ascii="Courier New" w:hAnsi="Courier New"/>
          <w:sz w:val="20"/>
        </w:rPr>
        <w:t>_Message"</w:t>
      </w:r>
    </w:p>
    <w:p w14:paraId="6D5FF5A9" w14:textId="77777777" w:rsidR="007A1F44" w:rsidRPr="00A03C55" w:rsidRDefault="007A1F44" w:rsidP="0097100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PDSupplier</w:t>
      </w:r>
      <w:r w:rsidRPr="00A03C55">
        <w:rPr>
          <w:rFonts w:ascii="Courier New" w:hAnsi="Courier New"/>
          <w:sz w:val="20"/>
        </w:rPr>
        <w:t>_PortType"</w:t>
      </w:r>
    </w:p>
    <w:p w14:paraId="15603BB9" w14:textId="77777777" w:rsidR="007A1F44" w:rsidRPr="00A03C55" w:rsidRDefault="007A1F44" w:rsidP="00971004">
      <w:pPr>
        <w:spacing w:before="0"/>
        <w:rPr>
          <w:rFonts w:ascii="Courier New" w:hAnsi="Courier New"/>
          <w:sz w:val="20"/>
        </w:rPr>
      </w:pPr>
      <w:r w:rsidRPr="00A03C55">
        <w:rPr>
          <w:rFonts w:ascii="Courier New" w:hAnsi="Courier New"/>
          <w:sz w:val="20"/>
        </w:rPr>
        <w:tab/>
        <w:t>get candidates operation      -&gt; "</w:t>
      </w:r>
      <w:r w:rsidRPr="00A03C55">
        <w:rPr>
          <w:rStyle w:val="Strong"/>
          <w:rFonts w:ascii="Courier New" w:hAnsi="Courier New" w:cs="Courier New"/>
          <w:b w:val="0"/>
          <w:sz w:val="20"/>
        </w:rPr>
        <w:t>PDSupplier</w:t>
      </w:r>
      <w:r w:rsidRPr="00A03C55">
        <w:rPr>
          <w:rFonts w:ascii="Courier New" w:hAnsi="Courier New"/>
          <w:sz w:val="20"/>
        </w:rPr>
        <w:t>_PRPA_IN201305UV02"</w:t>
      </w:r>
    </w:p>
    <w:p w14:paraId="27DFEE44" w14:textId="77777777" w:rsidR="007A1F44" w:rsidRPr="00A03C55" w:rsidRDefault="007A1F44" w:rsidP="00971004">
      <w:pPr>
        <w:spacing w:before="0"/>
        <w:rPr>
          <w:rFonts w:ascii="Courier New" w:hAnsi="Courier New"/>
          <w:sz w:val="20"/>
        </w:rPr>
      </w:pPr>
      <w:r w:rsidRPr="00A03C55">
        <w:rPr>
          <w:rFonts w:ascii="Courier New" w:hAnsi="Courier New"/>
          <w:sz w:val="20"/>
        </w:rPr>
        <w:tab/>
        <w:t>continuation operation        -&gt; "</w:t>
      </w:r>
      <w:r w:rsidRPr="00A03C55">
        <w:rPr>
          <w:rStyle w:val="Strong"/>
          <w:rFonts w:ascii="Courier New" w:hAnsi="Courier New" w:cs="Courier New"/>
          <w:b w:val="0"/>
          <w:sz w:val="20"/>
        </w:rPr>
        <w:t>PDSupplier</w:t>
      </w:r>
      <w:r w:rsidRPr="00A03C55">
        <w:rPr>
          <w:rFonts w:ascii="Courier New" w:hAnsi="Courier New"/>
          <w:sz w:val="20"/>
        </w:rPr>
        <w:t>_PRPA_IN201305UV02_Continue"</w:t>
      </w:r>
    </w:p>
    <w:p w14:paraId="54C47A2C" w14:textId="77777777" w:rsidR="007A1F44" w:rsidRPr="00A03C55" w:rsidRDefault="007A1F44" w:rsidP="00971004">
      <w:pPr>
        <w:spacing w:before="0"/>
        <w:rPr>
          <w:rFonts w:ascii="Courier New" w:hAnsi="Courier New"/>
          <w:sz w:val="20"/>
        </w:rPr>
      </w:pPr>
      <w:r w:rsidRPr="00A03C55">
        <w:rPr>
          <w:rFonts w:ascii="Courier New" w:hAnsi="Courier New"/>
          <w:sz w:val="20"/>
        </w:rPr>
        <w:tab/>
        <w:t>cancel operation              -&gt; "</w:t>
      </w:r>
      <w:r w:rsidRPr="00A03C55">
        <w:rPr>
          <w:rStyle w:val="Strong"/>
          <w:rFonts w:ascii="Courier New" w:hAnsi="Courier New" w:cs="Courier New"/>
          <w:b w:val="0"/>
          <w:sz w:val="20"/>
        </w:rPr>
        <w:t>PDSupplier</w:t>
      </w:r>
      <w:r w:rsidRPr="00A03C55">
        <w:rPr>
          <w:rFonts w:ascii="Courier New" w:hAnsi="Courier New"/>
          <w:sz w:val="20"/>
        </w:rPr>
        <w:t>_PRPA_IN201305UV02_Cancel"</w:t>
      </w:r>
    </w:p>
    <w:p w14:paraId="108FD12A"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PDSupplier</w:t>
      </w:r>
      <w:r w:rsidRPr="00A03C55">
        <w:rPr>
          <w:rFonts w:ascii="Courier New" w:hAnsi="Courier New"/>
          <w:sz w:val="20"/>
        </w:rPr>
        <w:t>_Binding_Soap12"</w:t>
      </w:r>
    </w:p>
    <w:p w14:paraId="7857F04D"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PDSupplier</w:t>
      </w:r>
      <w:r w:rsidRPr="00A03C55">
        <w:rPr>
          <w:rFonts w:ascii="Courier New" w:hAnsi="Courier New"/>
          <w:sz w:val="20"/>
        </w:rPr>
        <w:t>_Port_Soap12"</w:t>
      </w:r>
    </w:p>
    <w:p w14:paraId="60AAB514" w14:textId="77777777" w:rsidR="007A1F44" w:rsidRPr="00A03C55" w:rsidRDefault="007A1F44" w:rsidP="003462A5">
      <w:pPr>
        <w:pStyle w:val="BodyText"/>
      </w:pPr>
    </w:p>
    <w:p w14:paraId="0FF1AAE4" w14:textId="77777777" w:rsidR="007A1F44" w:rsidRPr="00A03C55" w:rsidRDefault="007A1F44" w:rsidP="00971004">
      <w:pPr>
        <w:pStyle w:val="BodyText"/>
      </w:pPr>
      <w:r w:rsidRPr="00A03C55">
        <w:t xml:space="preserve">The following WSDL snippets specify the Patient Demographics Query Port Type and Binding definitions, according to the requirements specified in ITI TF-2x: Appendix V. </w:t>
      </w:r>
    </w:p>
    <w:p w14:paraId="4535B283"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554" w:name="_Toc169692780"/>
      <w:r w:rsidRPr="00A03C55">
        <w:rPr>
          <w:noProof w:val="0"/>
        </w:rPr>
        <w:t>3.47.4.2.3.1.1 Port Type</w:t>
      </w:r>
      <w:bookmarkEnd w:id="1554"/>
    </w:p>
    <w:p w14:paraId="380E2295" w14:textId="77777777" w:rsidR="007A1F44" w:rsidRPr="00A03C55" w:rsidRDefault="007A1F44" w:rsidP="003462A5">
      <w:pPr>
        <w:pStyle w:val="BodyText"/>
      </w:pPr>
    </w:p>
    <w:p w14:paraId="1151838D" w14:textId="77777777" w:rsidR="007A1F44" w:rsidRPr="00A03C55" w:rsidRDefault="007A1F44" w:rsidP="00971004">
      <w:pPr>
        <w:spacing w:before="0"/>
        <w:rPr>
          <w:rFonts w:ascii="Courier New" w:hAnsi="Courier New"/>
          <w:sz w:val="20"/>
        </w:rPr>
      </w:pPr>
      <w:r w:rsidRPr="00A03C55">
        <w:t xml:space="preserve">  </w:t>
      </w:r>
      <w:r w:rsidRPr="00A03C55">
        <w:rPr>
          <w:rFonts w:ascii="Courier New" w:hAnsi="Courier New"/>
          <w:sz w:val="20"/>
        </w:rPr>
        <w:t>&lt;portType name="PDSupplier_PortType"&gt;</w:t>
      </w:r>
    </w:p>
    <w:p w14:paraId="7F306E6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PDSupplier</w:t>
      </w:r>
      <w:r w:rsidRPr="00A03C55">
        <w:rPr>
          <w:rFonts w:ascii="Courier New" w:hAnsi="Courier New"/>
          <w:sz w:val="20"/>
        </w:rPr>
        <w:t>_PRPA_IN201305UV02"&gt;</w:t>
      </w:r>
    </w:p>
    <w:p w14:paraId="0007FF0C"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PRPA_IN201305UV02</w:t>
      </w:r>
      <w:r w:rsidRPr="00A03C55">
        <w:rPr>
          <w:rFonts w:ascii="Courier New" w:hAnsi="Courier New"/>
          <w:sz w:val="20"/>
        </w:rPr>
        <w:t>_Message" wsaw:Action="urn:hl7-org:v3:</w:t>
      </w:r>
      <w:r w:rsidRPr="00A03C55">
        <w:rPr>
          <w:rStyle w:val="Strong"/>
          <w:rFonts w:ascii="Courier New" w:hAnsi="Courier New" w:cs="Courier New"/>
          <w:b w:val="0"/>
          <w:sz w:val="20"/>
        </w:rPr>
        <w:t>PRPA_IN201305UV02</w:t>
      </w:r>
      <w:r w:rsidRPr="00A03C55">
        <w:rPr>
          <w:rFonts w:ascii="Courier New" w:hAnsi="Courier New"/>
          <w:sz w:val="20"/>
        </w:rPr>
        <w:t>"/&gt;</w:t>
      </w:r>
    </w:p>
    <w:p w14:paraId="4DD027A1"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message="tns:</w:t>
      </w:r>
      <w:r w:rsidRPr="00A03C55">
        <w:rPr>
          <w:rStyle w:val="Strong"/>
          <w:rFonts w:ascii="Courier New" w:hAnsi="Courier New" w:cs="Courier New"/>
          <w:b w:val="0"/>
          <w:sz w:val="20"/>
        </w:rPr>
        <w:t>PRPA_IN201306UV02</w:t>
      </w:r>
      <w:r w:rsidRPr="00A03C55">
        <w:rPr>
          <w:rFonts w:ascii="Courier New" w:hAnsi="Courier New"/>
          <w:sz w:val="20"/>
        </w:rPr>
        <w:t>_Message" wsaw:Action="urn:hl7-org:v3:</w:t>
      </w:r>
      <w:r w:rsidRPr="00A03C55">
        <w:rPr>
          <w:rStyle w:val="Strong"/>
          <w:rFonts w:ascii="Courier New" w:hAnsi="Courier New" w:cs="Courier New"/>
          <w:b w:val="0"/>
          <w:sz w:val="20"/>
        </w:rPr>
        <w:t>PRPA_IN201306UV02</w:t>
      </w:r>
      <w:r w:rsidRPr="00A03C55">
        <w:rPr>
          <w:rFonts w:ascii="Courier New" w:hAnsi="Courier New"/>
          <w:sz w:val="20"/>
        </w:rPr>
        <w:t>"/&gt;</w:t>
      </w:r>
    </w:p>
    <w:p w14:paraId="458D3523"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553C6B89" w14:textId="77777777" w:rsidR="007A1F44" w:rsidRPr="00A03C55" w:rsidRDefault="007A1F44" w:rsidP="00971004">
      <w:pPr>
        <w:spacing w:before="0"/>
        <w:rPr>
          <w:rFonts w:ascii="Courier New" w:hAnsi="Courier New"/>
          <w:sz w:val="20"/>
        </w:rPr>
      </w:pPr>
      <w:r w:rsidRPr="00A03C55">
        <w:rPr>
          <w:rFonts w:ascii="Courier New" w:hAnsi="Courier New"/>
          <w:sz w:val="20"/>
        </w:rPr>
        <w:tab/>
        <w:t>&lt;operation name="</w:t>
      </w:r>
      <w:r w:rsidRPr="00A03C55">
        <w:rPr>
          <w:rStyle w:val="Strong"/>
          <w:rFonts w:ascii="Courier New" w:hAnsi="Courier New" w:cs="Courier New"/>
          <w:b w:val="0"/>
          <w:sz w:val="20"/>
        </w:rPr>
        <w:t>PDSupplier</w:t>
      </w:r>
      <w:r w:rsidRPr="00A03C55">
        <w:rPr>
          <w:rFonts w:ascii="Courier New" w:hAnsi="Courier New"/>
          <w:sz w:val="20"/>
        </w:rPr>
        <w:t>_</w:t>
      </w:r>
      <w:r w:rsidRPr="00A03C55">
        <w:rPr>
          <w:rStyle w:val="Strong"/>
          <w:rFonts w:ascii="Courier New" w:hAnsi="Courier New" w:cs="Courier New"/>
          <w:b w:val="0"/>
          <w:sz w:val="20"/>
        </w:rPr>
        <w:t>QUQI_IN000003UV01</w:t>
      </w:r>
      <w:r w:rsidRPr="00A03C55">
        <w:rPr>
          <w:rFonts w:ascii="Courier New" w:hAnsi="Courier New"/>
          <w:sz w:val="20"/>
        </w:rPr>
        <w:t>_Continue"&gt;</w:t>
      </w:r>
    </w:p>
    <w:p w14:paraId="09F64F39"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QUQI_IN000003UV01</w:t>
      </w:r>
      <w:r w:rsidRPr="00A03C55">
        <w:rPr>
          <w:rFonts w:ascii="Courier New" w:hAnsi="Courier New"/>
          <w:sz w:val="20"/>
        </w:rPr>
        <w:t>_Message" wsaw:Action="urn:hl7-org:v3:</w:t>
      </w:r>
      <w:r w:rsidRPr="00A03C55">
        <w:rPr>
          <w:rStyle w:val="Strong"/>
          <w:rFonts w:ascii="Courier New" w:hAnsi="Courier New" w:cs="Courier New"/>
          <w:b w:val="0"/>
          <w:sz w:val="20"/>
        </w:rPr>
        <w:t>QUQI_IN000003UV01_Continue</w:t>
      </w:r>
      <w:r w:rsidRPr="00A03C55">
        <w:rPr>
          <w:rFonts w:ascii="Courier New" w:hAnsi="Courier New"/>
          <w:sz w:val="20"/>
        </w:rPr>
        <w:t>"/&gt;</w:t>
      </w:r>
    </w:p>
    <w:p w14:paraId="4949F920"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message="tns:</w:t>
      </w:r>
      <w:r w:rsidRPr="00A03C55">
        <w:rPr>
          <w:rStyle w:val="Strong"/>
          <w:rFonts w:ascii="Courier New" w:hAnsi="Courier New" w:cs="Courier New"/>
          <w:b w:val="0"/>
          <w:sz w:val="20"/>
        </w:rPr>
        <w:t>PRPA_IN201306UV02</w:t>
      </w:r>
      <w:r w:rsidRPr="00A03C55">
        <w:rPr>
          <w:rFonts w:ascii="Courier New" w:hAnsi="Courier New"/>
          <w:sz w:val="20"/>
        </w:rPr>
        <w:t>_Message" wsaw:Action="urn:hl7-org:v3:</w:t>
      </w:r>
      <w:r w:rsidRPr="00A03C55">
        <w:rPr>
          <w:rStyle w:val="Strong"/>
          <w:rFonts w:ascii="Courier New" w:hAnsi="Courier New" w:cs="Courier New"/>
          <w:b w:val="0"/>
          <w:sz w:val="20"/>
        </w:rPr>
        <w:t>PRPA_IN201306UV02</w:t>
      </w:r>
      <w:r w:rsidRPr="00A03C55">
        <w:rPr>
          <w:rFonts w:ascii="Courier New" w:hAnsi="Courier New"/>
          <w:sz w:val="20"/>
        </w:rPr>
        <w:t>"/&gt;</w:t>
      </w:r>
    </w:p>
    <w:p w14:paraId="35E71C0A"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7E2B762F" w14:textId="77777777" w:rsidR="007A1F44" w:rsidRPr="00A03C55" w:rsidRDefault="007A1F44" w:rsidP="00971004">
      <w:pPr>
        <w:spacing w:before="0"/>
        <w:rPr>
          <w:rFonts w:ascii="Courier New" w:hAnsi="Courier New"/>
          <w:sz w:val="20"/>
        </w:rPr>
      </w:pP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cs="Courier New"/>
          <w:sz w:val="20"/>
        </w:rPr>
        <w:t>_</w:t>
      </w:r>
      <w:r w:rsidRPr="00A03C55">
        <w:rPr>
          <w:rStyle w:val="Strong"/>
          <w:rFonts w:ascii="Courier New" w:hAnsi="Courier New" w:cs="Courier New"/>
          <w:b w:val="0"/>
          <w:sz w:val="20"/>
        </w:rPr>
        <w:t>QUQI_IN000003UV01</w:t>
      </w:r>
      <w:r w:rsidRPr="00A03C55">
        <w:rPr>
          <w:rFonts w:ascii="Courier New" w:hAnsi="Courier New"/>
          <w:sz w:val="20"/>
        </w:rPr>
        <w:t>_Cancel"&gt;</w:t>
      </w:r>
    </w:p>
    <w:p w14:paraId="6461DF02"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QUQI_IN000003UV01</w:t>
      </w:r>
      <w:r w:rsidRPr="00A03C55">
        <w:rPr>
          <w:rFonts w:ascii="Courier New" w:hAnsi="Courier New"/>
          <w:sz w:val="20"/>
        </w:rPr>
        <w:t>_Message" wsaw:Action="urn:hl7-org:v3:</w:t>
      </w:r>
      <w:r w:rsidRPr="00A03C55">
        <w:rPr>
          <w:rStyle w:val="Strong"/>
          <w:rFonts w:ascii="Courier New" w:hAnsi="Courier New" w:cs="Courier New"/>
          <w:b w:val="0"/>
          <w:sz w:val="20"/>
        </w:rPr>
        <w:t xml:space="preserve"> QUQI_IN000003UV01_Cancel</w:t>
      </w:r>
      <w:r w:rsidRPr="00A03C55">
        <w:rPr>
          <w:rFonts w:ascii="Courier New" w:hAnsi="Courier New"/>
          <w:sz w:val="20"/>
        </w:rPr>
        <w:t>"/&gt;</w:t>
      </w:r>
    </w:p>
    <w:p w14:paraId="19B54C56"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message="tns:MCCI_</w:t>
      </w:r>
      <w:r w:rsidRPr="00A03C55">
        <w:rPr>
          <w:rStyle w:val="Strong"/>
          <w:rFonts w:ascii="Courier New" w:hAnsi="Courier New" w:cs="Courier New"/>
          <w:b w:val="0"/>
          <w:sz w:val="20"/>
        </w:rPr>
        <w:t>IN000002UV01</w:t>
      </w:r>
      <w:r w:rsidRPr="00A03C55">
        <w:rPr>
          <w:rFonts w:ascii="Courier New" w:hAnsi="Courier New"/>
          <w:sz w:val="20"/>
        </w:rPr>
        <w:t>_Message" wsaw:Action="urn:hl7-org:v3:</w:t>
      </w:r>
      <w:r w:rsidRPr="00A03C55">
        <w:rPr>
          <w:rStyle w:val="Strong"/>
          <w:rFonts w:ascii="Courier New" w:hAnsi="Courier New" w:cs="Courier New"/>
          <w:b w:val="0"/>
          <w:sz w:val="20"/>
        </w:rPr>
        <w:t>MCCI_IN000002UV01</w:t>
      </w:r>
      <w:r w:rsidRPr="00A03C55">
        <w:rPr>
          <w:rFonts w:ascii="Courier New" w:hAnsi="Courier New"/>
          <w:sz w:val="20"/>
        </w:rPr>
        <w:t>"/&gt;</w:t>
      </w:r>
    </w:p>
    <w:p w14:paraId="5B3E3557"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7C9129F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&lt;/portType&gt;</w:t>
      </w:r>
    </w:p>
    <w:p w14:paraId="6804B183"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555" w:name="_Toc169692781"/>
      <w:r w:rsidRPr="00A03C55">
        <w:rPr>
          <w:noProof w:val="0"/>
        </w:rPr>
        <w:t>3.47.4.2.3.1.2 Bindings</w:t>
      </w:r>
      <w:bookmarkEnd w:id="1555"/>
    </w:p>
    <w:p w14:paraId="171AF04B" w14:textId="77777777" w:rsidR="007A1F44" w:rsidRPr="00A03C55" w:rsidRDefault="007A1F44" w:rsidP="00971004">
      <w:pPr>
        <w:pStyle w:val="BodyText"/>
      </w:pPr>
      <w:r w:rsidRPr="00A03C55">
        <w:t>SOAP 1.2 binding:</w:t>
      </w:r>
    </w:p>
    <w:p w14:paraId="7F8130D4"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1A3B2F1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PDSupplier</w:t>
      </w:r>
      <w:r w:rsidRPr="00A03C55">
        <w:rPr>
          <w:rFonts w:ascii="Courier New" w:hAnsi="Courier New"/>
          <w:sz w:val="20"/>
        </w:rPr>
        <w:t>_Binding_Soap12" type="PDSupplier</w:t>
      </w:r>
      <w:r w:rsidRPr="00A03C55">
        <w:rPr>
          <w:rStyle w:val="Strong"/>
          <w:rFonts w:ascii="Courier New" w:hAnsi="Courier New" w:cs="Courier New"/>
          <w:b w:val="0"/>
          <w:sz w:val="20"/>
        </w:rPr>
        <w:t>_</w:t>
      </w:r>
      <w:r w:rsidRPr="00A03C55">
        <w:rPr>
          <w:rFonts w:ascii="Courier New" w:hAnsi="Courier New"/>
          <w:sz w:val="20"/>
        </w:rPr>
        <w:t>PortType"&gt;</w:t>
      </w:r>
    </w:p>
    <w:p w14:paraId="6B89C1B1"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1ED8A2A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PDSupplier</w:t>
      </w:r>
      <w:r w:rsidRPr="00A03C55">
        <w:rPr>
          <w:rFonts w:ascii="Courier New" w:hAnsi="Courier New"/>
          <w:sz w:val="20"/>
        </w:rPr>
        <w:t>_PRPA_IN201305UV02"&gt;</w:t>
      </w:r>
    </w:p>
    <w:p w14:paraId="77E5BEF4" w14:textId="1413E962" w:rsidR="007A1F44" w:rsidRPr="00A03C55" w:rsidRDefault="007A1F44" w:rsidP="0097100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43DB9D5D" w14:textId="77777777" w:rsidR="007A1F44" w:rsidRPr="00A03C55" w:rsidRDefault="007A1F44" w:rsidP="00971004">
      <w:pPr>
        <w:spacing w:before="0"/>
        <w:rPr>
          <w:rFonts w:ascii="Courier New" w:hAnsi="Courier New"/>
          <w:sz w:val="20"/>
        </w:rPr>
      </w:pPr>
      <w:r w:rsidRPr="00A03C55">
        <w:rPr>
          <w:rFonts w:ascii="Courier New" w:hAnsi="Courier New"/>
          <w:sz w:val="20"/>
        </w:rPr>
        <w:lastRenderedPageBreak/>
        <w:tab/>
        <w:t>&lt;input&gt;</w:t>
      </w:r>
    </w:p>
    <w:p w14:paraId="5B30C30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78B730B2"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26D4033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2E8D2EA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7942867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082C807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2E49CA0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PDSupplier</w:t>
      </w:r>
      <w:r w:rsidRPr="00A03C55">
        <w:rPr>
          <w:rFonts w:ascii="Courier New" w:hAnsi="Courier New"/>
          <w:sz w:val="20"/>
        </w:rPr>
        <w:t>_QUQI_IN000003UV01_Continue"&gt;</w:t>
      </w:r>
    </w:p>
    <w:p w14:paraId="5FD80BC3" w14:textId="5386AB7D" w:rsidR="007A1F44" w:rsidRPr="00A03C55" w:rsidRDefault="007A1F44" w:rsidP="0097100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7E4831E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32AF1A4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028FC17B"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5FFE3B3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3731806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011893D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26ED5CF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7B13C40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PDSupplier</w:t>
      </w:r>
      <w:r w:rsidRPr="00A03C55">
        <w:rPr>
          <w:rFonts w:ascii="Courier New" w:hAnsi="Courier New"/>
          <w:sz w:val="20"/>
        </w:rPr>
        <w:t>_QUQI_IN000003UV01_Cancel"&gt;</w:t>
      </w:r>
    </w:p>
    <w:p w14:paraId="4054E9AC" w14:textId="706DAD34" w:rsidR="007A1F44" w:rsidRPr="00A03C55" w:rsidRDefault="007A1F44" w:rsidP="0097100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14953D8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3C66604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3E883D6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0BA8D923" w14:textId="77777777" w:rsidR="007A1F44" w:rsidRPr="00A03C55" w:rsidRDefault="007A1F44" w:rsidP="00971004">
      <w:pPr>
        <w:spacing w:before="0"/>
        <w:rPr>
          <w:rFonts w:ascii="Courier New" w:hAnsi="Courier New"/>
          <w:sz w:val="20"/>
        </w:rPr>
      </w:pPr>
      <w:r w:rsidRPr="00A03C55">
        <w:rPr>
          <w:rFonts w:ascii="Courier New" w:hAnsi="Courier New"/>
          <w:sz w:val="20"/>
        </w:rPr>
        <w:tab/>
        <w:t>&lt;output&gt;</w:t>
      </w:r>
    </w:p>
    <w:p w14:paraId="679ECE1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5254E893"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1E6B2D4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10B53A37"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&lt;/binding&gt;</w:t>
      </w:r>
    </w:p>
    <w:p w14:paraId="13870AA7"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3EB064C3" w14:textId="77777777" w:rsidR="007A1F44" w:rsidRPr="00A03C55" w:rsidRDefault="007A1F44" w:rsidP="00A53067">
      <w:pPr>
        <w:pStyle w:val="BodyText"/>
      </w:pPr>
    </w:p>
    <w:p w14:paraId="10165A3E" w14:textId="439FA536" w:rsidR="007A1F44" w:rsidRPr="00A03C55" w:rsidRDefault="007A1F44" w:rsidP="003462A5">
      <w:pPr>
        <w:pStyle w:val="BodyText"/>
      </w:pPr>
      <w:r w:rsidRPr="00A03C55">
        <w:t>An i</w:t>
      </w:r>
      <w:r w:rsidRPr="00A03C55">
        <w:rPr>
          <w:rStyle w:val="BodyTextCharChar1"/>
          <w:noProof w:val="0"/>
        </w:rPr>
        <w:t xml:space="preserve">nformative WSDL for the Patient Demographics Supplier implementing the PDQV3 Profile is available </w:t>
      </w:r>
      <w:del w:id="1556" w:author="Lynn Felhofer" w:date="2020-03-23T16:17:00Z">
        <w:r w:rsidRPr="00A03C55" w:rsidDel="00392918">
          <w:rPr>
            <w:rStyle w:val="BodyTextCharChar1"/>
            <w:noProof w:val="0"/>
          </w:rPr>
          <w:delText xml:space="preserve">online on the </w:delText>
        </w:r>
      </w:del>
      <w:del w:id="1557" w:author="Lynn Felhofer" w:date="2020-03-23T15:52:00Z">
        <w:r w:rsidRPr="00A03C55" w:rsidDel="00FD6681">
          <w:rPr>
            <w:rStyle w:val="BodyTextCharChar1"/>
            <w:noProof w:val="0"/>
          </w:rPr>
          <w:delText>IHE FTP site</w:delText>
        </w:r>
      </w:del>
      <w:del w:id="1558" w:author="Lynn Felhofer" w:date="2020-03-23T16:17:00Z">
        <w:r w:rsidRPr="00A03C55" w:rsidDel="00392918">
          <w:rPr>
            <w:rStyle w:val="BodyTextCharChar1"/>
            <w:noProof w:val="0"/>
          </w:rPr>
          <w:delText>,</w:delText>
        </w:r>
      </w:del>
      <w:ins w:id="1559" w:author="Lynn Felhofer" w:date="2020-03-23T16:17:00Z">
        <w:r w:rsidR="00392918">
          <w:rPr>
            <w:rStyle w:val="BodyTextCharChar1"/>
            <w:noProof w:val="0"/>
          </w:rPr>
          <w:t xml:space="preserve">online: </w:t>
        </w:r>
      </w:ins>
      <w:r w:rsidRPr="00A03C55">
        <w:rPr>
          <w:rStyle w:val="BodyTextCharChar1"/>
          <w:noProof w:val="0"/>
        </w:rPr>
        <w:t xml:space="preserve"> see ITI TF-2x: Appendix W.</w:t>
      </w:r>
    </w:p>
    <w:p w14:paraId="4490C85A"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60" w:name="_Toc169692782"/>
      <w:r w:rsidRPr="00A03C55">
        <w:rPr>
          <w:noProof w:val="0"/>
        </w:rPr>
        <w:t>3.47.4.2.3.2 Message Examples</w:t>
      </w:r>
      <w:bookmarkEnd w:id="1560"/>
    </w:p>
    <w:p w14:paraId="0162F7A5" w14:textId="1D2DD9BD" w:rsidR="007A1F44" w:rsidRPr="00A03C55" w:rsidRDefault="007A1F44" w:rsidP="003462A5">
      <w:pPr>
        <w:pStyle w:val="BodyText"/>
      </w:pPr>
      <w:r w:rsidRPr="00A03C55">
        <w:t xml:space="preserve">Message examples can be found </w:t>
      </w:r>
      <w:del w:id="1561" w:author="Lynn Felhofer" w:date="2020-03-23T16:17:00Z">
        <w:r w:rsidRPr="00A03C55" w:rsidDel="00392918">
          <w:delText xml:space="preserve">online on the </w:delText>
        </w:r>
      </w:del>
      <w:del w:id="1562" w:author="Lynn Felhofer" w:date="2020-03-23T15:52:00Z">
        <w:r w:rsidRPr="00A03C55" w:rsidDel="00FD6681">
          <w:delText>IHE FTP site</w:delText>
        </w:r>
      </w:del>
      <w:del w:id="1563" w:author="Lynn Felhofer" w:date="2020-03-23T16:17:00Z">
        <w:r w:rsidRPr="00A03C55" w:rsidDel="00392918">
          <w:delText>,</w:delText>
        </w:r>
      </w:del>
      <w:ins w:id="1564" w:author="Lynn Felhofer" w:date="2020-03-23T16:17:00Z">
        <w:r w:rsidR="00392918">
          <w:t xml:space="preserve">online: </w:t>
        </w:r>
      </w:ins>
      <w:r w:rsidRPr="00A03C55">
        <w:t xml:space="preserve"> see ITI TF-2x: Appendix W.</w:t>
      </w:r>
    </w:p>
    <w:p w14:paraId="4CC32B57"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565" w:name="_Toc169692783"/>
      <w:bookmarkStart w:id="1566" w:name="_Toc398544361"/>
      <w:r w:rsidRPr="00A03C55">
        <w:rPr>
          <w:noProof w:val="0"/>
        </w:rPr>
        <w:t>3.47.4.3 Patient Demographics Query HL7V3 Continuation</w:t>
      </w:r>
      <w:bookmarkEnd w:id="1565"/>
      <w:bookmarkEnd w:id="1566"/>
    </w:p>
    <w:p w14:paraId="76627D7F"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67" w:name="_Toc169692784"/>
      <w:r w:rsidRPr="00A03C55">
        <w:rPr>
          <w:noProof w:val="0"/>
        </w:rPr>
        <w:t>3.47.4.3.1 Trigger Events</w:t>
      </w:r>
      <w:bookmarkEnd w:id="1567"/>
    </w:p>
    <w:p w14:paraId="3B757516" w14:textId="77777777" w:rsidR="007A1F44" w:rsidRPr="00A03C55" w:rsidRDefault="007A1F44" w:rsidP="00971004">
      <w:pPr>
        <w:pStyle w:val="BodyText"/>
      </w:pPr>
      <w:r w:rsidRPr="00A03C55">
        <w:t>A Patient Demographics Consumer’s need to get another set of matching records to a previously sent Patient Demographics query will trigger the Patient Demographics Query Continuation based on the following HL7 trigger event:</w:t>
      </w:r>
    </w:p>
    <w:p w14:paraId="2419A1E3" w14:textId="77777777" w:rsidR="007A1F44" w:rsidRPr="00A03C55" w:rsidRDefault="007A1F44" w:rsidP="00971004">
      <w:pPr>
        <w:pStyle w:val="BodyText"/>
        <w:rPr>
          <w:b/>
        </w:rPr>
      </w:pPr>
      <w:r w:rsidRPr="00A03C55">
        <w:rPr>
          <w:b/>
        </w:rPr>
        <w:t xml:space="preserve">Query General Activate Query Continuation (QUQI_TE000003UV01) </w:t>
      </w:r>
    </w:p>
    <w:p w14:paraId="06645397" w14:textId="77777777" w:rsidR="007A1F44" w:rsidRPr="00A03C55" w:rsidRDefault="007A1F44" w:rsidP="00E6386F">
      <w:pPr>
        <w:pStyle w:val="BodyText"/>
      </w:pPr>
      <w:r w:rsidRPr="00A03C55">
        <w:t>An application, in the role of Query Placer, sends a query continuation message to request that the application return up to a specified number of matching records based on a previous demographics query.</w:t>
      </w:r>
    </w:p>
    <w:p w14:paraId="51E77E54"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568" w:name="_Toc169692785"/>
      <w:r w:rsidRPr="00A03C55">
        <w:rPr>
          <w:noProof w:val="0"/>
        </w:rPr>
        <w:lastRenderedPageBreak/>
        <w:t>3.47.4.3.2 Message Semantics</w:t>
      </w:r>
      <w:bookmarkEnd w:id="1568"/>
    </w:p>
    <w:p w14:paraId="38E63861" w14:textId="77777777" w:rsidR="007A1F44" w:rsidRPr="00A03C55" w:rsidRDefault="007A1F44" w:rsidP="00971004">
      <w:pPr>
        <w:pStyle w:val="BodyText"/>
      </w:pPr>
      <w:r w:rsidRPr="00A03C55">
        <w:t>The Query continuation is supported by the Query Control Act Request Continue / Cancel (QUQI_MT000001UV01) message. The Patient Demographics Consumer shall generate the continuation message whenever it needs to receive another set of matching records based on the results of a previously sent query.</w:t>
      </w:r>
    </w:p>
    <w:p w14:paraId="730DAF3C" w14:textId="77777777" w:rsidR="007A1F44" w:rsidRPr="00A03C55" w:rsidRDefault="007A1F44" w:rsidP="00971004">
      <w:pPr>
        <w:pStyle w:val="BodyText"/>
      </w:pPr>
      <w:r w:rsidRPr="00A03C55">
        <w:t>If the Supplier supports the Continuation Option, it shall respond to the continuation request by sending the Patient Registry Find Candidates Response message (PRPA_MT201310), which uses the Application Level Acknowledgement transmission wrapper. This satisfies the requirements of original mode acknowledgment; no intermediate Accept Acknowledgement is to be sent.</w:t>
      </w:r>
    </w:p>
    <w:p w14:paraId="6F08945E" w14:textId="77777777" w:rsidR="007A1F44" w:rsidRPr="00A03C55" w:rsidRDefault="007A1F44" w:rsidP="00971004">
      <w:pPr>
        <w:pStyle w:val="BodyText"/>
      </w:pPr>
      <w:r w:rsidRPr="00A03C55">
        <w:t xml:space="preserve">If a cancellation request is sent by the Patient Demographics Consumer, then the receiver shall respond by sending an Accept Acknowledgement (see </w:t>
      </w:r>
      <w:r w:rsidRPr="00A03C55">
        <w:rPr>
          <w:rStyle w:val="BodyTextCharChar1"/>
          <w:noProof w:val="0"/>
        </w:rPr>
        <w:t xml:space="preserve">ITI TF-2x: </w:t>
      </w:r>
      <w:r w:rsidRPr="00A03C55">
        <w:t>Appendix O for the descriptions of the Accept Acknowledgement transmission wrapper).</w:t>
      </w:r>
    </w:p>
    <w:p w14:paraId="3730D8DA"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69" w:name="_Toc169692786"/>
      <w:r w:rsidRPr="00A03C55">
        <w:rPr>
          <w:noProof w:val="0"/>
        </w:rPr>
        <w:t>3.47.4.3.2.1 Major Components of the Query Continuation Message</w:t>
      </w:r>
      <w:bookmarkEnd w:id="1569"/>
    </w:p>
    <w:p w14:paraId="67FC0307" w14:textId="77777777" w:rsidR="007A1F44" w:rsidRPr="00A03C55" w:rsidRDefault="007A1F44" w:rsidP="00971004">
      <w:pPr>
        <w:pStyle w:val="BodyText"/>
      </w:pPr>
      <w:r w:rsidRPr="00A03C55">
        <w:t>This message contains no domain payload, it is built from a transmission and control act wrappers.</w:t>
      </w:r>
    </w:p>
    <w:p w14:paraId="4A0D099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70" w:name="_Toc169692787"/>
      <w:r w:rsidRPr="00A03C55">
        <w:rPr>
          <w:noProof w:val="0"/>
        </w:rPr>
        <w:t>3.47.4.3.2.2 Message Information Model of the Query Continuation Message</w:t>
      </w:r>
      <w:bookmarkEnd w:id="1570"/>
    </w:p>
    <w:p w14:paraId="7135F531" w14:textId="77777777"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the description of the transmission and control act wrappers used by this message. The next section discusses the wrappers, and the specific constraints relevant to this transaction.</w:t>
      </w:r>
    </w:p>
    <w:p w14:paraId="3E0C44F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71" w:name="_Toc169692788"/>
      <w:r w:rsidRPr="00A03C55">
        <w:rPr>
          <w:noProof w:val="0"/>
        </w:rPr>
        <w:t>3.47.4.3.2.3 Control Act and Transmission Wrappers</w:t>
      </w:r>
      <w:bookmarkEnd w:id="1571"/>
    </w:p>
    <w:p w14:paraId="148ABADB" w14:textId="517D96ED"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3.47.4.3.2</w:t>
      </w:r>
      <w:r w:rsidR="00336A1A" w:rsidRPr="00A03C55">
        <w:t>.3</w:t>
      </w:r>
      <w:r w:rsidRPr="00A03C55">
        <w:t>-1 contains the Transmission and Control Act wrappers used for this interaction, and the associated constraints.</w:t>
      </w:r>
    </w:p>
    <w:p w14:paraId="292F1AA2" w14:textId="35CAF46D" w:rsidR="007A1F44" w:rsidRPr="00A03C55" w:rsidRDefault="007A1F44" w:rsidP="00971004">
      <w:pPr>
        <w:pStyle w:val="TableTitle"/>
        <w:rPr>
          <w:noProof w:val="0"/>
        </w:rPr>
      </w:pPr>
      <w:r w:rsidRPr="00A03C55">
        <w:rPr>
          <w:noProof w:val="0"/>
        </w:rPr>
        <w:t>Table 3.47.4.3.2</w:t>
      </w:r>
      <w:r w:rsidR="00336A1A" w:rsidRPr="00A03C55">
        <w:rPr>
          <w:noProof w:val="0"/>
        </w:rPr>
        <w:t>.3</w:t>
      </w:r>
      <w:r w:rsidRPr="00A03C55">
        <w:rPr>
          <w:noProof w:val="0"/>
        </w:rPr>
        <w:t>-1: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74D1C081" w14:textId="77777777" w:rsidTr="002F763C">
        <w:trPr>
          <w:cantSplit/>
          <w:tblHeader/>
          <w:jc w:val="center"/>
        </w:trPr>
        <w:tc>
          <w:tcPr>
            <w:tcW w:w="4381" w:type="dxa"/>
            <w:shd w:val="clear" w:color="auto" w:fill="D9D9D9"/>
          </w:tcPr>
          <w:p w14:paraId="0F1D7FBD" w14:textId="77777777" w:rsidR="007A1F44" w:rsidRPr="00A03C55" w:rsidRDefault="007A1F44" w:rsidP="00A063AC">
            <w:pPr>
              <w:pStyle w:val="TableEntryHeader"/>
              <w:rPr>
                <w:noProof w:val="0"/>
              </w:rPr>
            </w:pPr>
            <w:r w:rsidRPr="00A03C55">
              <w:rPr>
                <w:noProof w:val="0"/>
              </w:rPr>
              <w:t>Transmission Wrapper</w:t>
            </w:r>
          </w:p>
        </w:tc>
        <w:tc>
          <w:tcPr>
            <w:tcW w:w="4237" w:type="dxa"/>
            <w:shd w:val="clear" w:color="auto" w:fill="D9D9D9"/>
          </w:tcPr>
          <w:p w14:paraId="79BA22B0"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2BB77F69" w14:textId="77777777" w:rsidTr="002F763C">
        <w:trPr>
          <w:cantSplit/>
          <w:jc w:val="center"/>
        </w:trPr>
        <w:tc>
          <w:tcPr>
            <w:tcW w:w="4381" w:type="dxa"/>
          </w:tcPr>
          <w:p w14:paraId="2DD31DC2" w14:textId="77777777" w:rsidR="007A1F44" w:rsidRPr="00A03C55" w:rsidRDefault="007A1F44" w:rsidP="00971004">
            <w:pPr>
              <w:pStyle w:val="TableEntry"/>
              <w:rPr>
                <w:noProof w:val="0"/>
              </w:rPr>
            </w:pPr>
            <w:r w:rsidRPr="00A03C55">
              <w:rPr>
                <w:noProof w:val="0"/>
              </w:rPr>
              <w:t>MCCI_MT000300UV01 – Send Application Acknowledgement</w:t>
            </w:r>
          </w:p>
        </w:tc>
        <w:tc>
          <w:tcPr>
            <w:tcW w:w="4237" w:type="dxa"/>
          </w:tcPr>
          <w:p w14:paraId="17296FEC" w14:textId="77777777" w:rsidR="007A1F44" w:rsidRPr="00A03C55" w:rsidRDefault="007A1F44" w:rsidP="00971004">
            <w:pPr>
              <w:pStyle w:val="TableEntry"/>
              <w:rPr>
                <w:noProof w:val="0"/>
              </w:rPr>
            </w:pPr>
            <w:r w:rsidRPr="00A03C55">
              <w:rPr>
                <w:noProof w:val="0"/>
              </w:rPr>
              <w:t>QUQI_MT000001UV01 – Query Control Act Request Continue / Cancel</w:t>
            </w:r>
          </w:p>
        </w:tc>
      </w:tr>
      <w:tr w:rsidR="007A1F44" w:rsidRPr="00A03C55" w14:paraId="56E1FF53" w14:textId="77777777" w:rsidTr="002F763C">
        <w:trPr>
          <w:cantSplit/>
          <w:jc w:val="center"/>
        </w:trPr>
        <w:tc>
          <w:tcPr>
            <w:tcW w:w="4381" w:type="dxa"/>
          </w:tcPr>
          <w:p w14:paraId="399FAE58" w14:textId="77777777" w:rsidR="007A1F44" w:rsidRPr="00A03C55" w:rsidRDefault="007A1F44" w:rsidP="00971004">
            <w:pPr>
              <w:pStyle w:val="TableEntry"/>
              <w:rPr>
                <w:noProof w:val="0"/>
              </w:rPr>
            </w:pPr>
            <w:r w:rsidRPr="00A03C55">
              <w:rPr>
                <w:noProof w:val="0"/>
              </w:rPr>
              <w:t>The value of interactionId SHALL be set to QUQI_IN000003UV01</w:t>
            </w:r>
          </w:p>
          <w:p w14:paraId="3DF03F95" w14:textId="77777777" w:rsidR="007A1F44" w:rsidRPr="00A03C55" w:rsidRDefault="007A1F44" w:rsidP="00971004">
            <w:pPr>
              <w:pStyle w:val="TableEntry"/>
              <w:rPr>
                <w:noProof w:val="0"/>
              </w:rPr>
            </w:pPr>
            <w:r w:rsidRPr="00A03C55">
              <w:rPr>
                <w:noProof w:val="0"/>
              </w:rPr>
              <w:t>The value of processingModeCode SHALL be set to T</w:t>
            </w:r>
          </w:p>
          <w:p w14:paraId="44C41A42" w14:textId="77777777" w:rsidR="007A1F44" w:rsidRPr="00A03C55" w:rsidRDefault="007A1F44" w:rsidP="00971004">
            <w:pPr>
              <w:pStyle w:val="TableEntry"/>
              <w:rPr>
                <w:noProof w:val="0"/>
              </w:rPr>
            </w:pPr>
            <w:r w:rsidRPr="00A03C55">
              <w:rPr>
                <w:noProof w:val="0"/>
              </w:rPr>
              <w:t>The acceptAckCode SHALL be set to AL</w:t>
            </w:r>
          </w:p>
          <w:p w14:paraId="32303BBB" w14:textId="77777777" w:rsidR="007A1F44" w:rsidRPr="00A03C55" w:rsidRDefault="007A1F44" w:rsidP="00971004">
            <w:pPr>
              <w:pStyle w:val="TableEntry"/>
              <w:rPr>
                <w:noProof w:val="0"/>
              </w:rPr>
            </w:pPr>
            <w:r w:rsidRPr="00A03C55">
              <w:rPr>
                <w:noProof w:val="0"/>
              </w:rPr>
              <w:t>There SHALL be only one receiver Device</w:t>
            </w:r>
          </w:p>
          <w:p w14:paraId="7F704208" w14:textId="77777777" w:rsidR="007A1F44" w:rsidRPr="00A03C55" w:rsidRDefault="007A1F44" w:rsidP="00971004">
            <w:pPr>
              <w:pStyle w:val="TableEntry"/>
              <w:rPr>
                <w:noProof w:val="0"/>
              </w:rPr>
            </w:pPr>
            <w:r w:rsidRPr="00A03C55">
              <w:rPr>
                <w:noProof w:val="0"/>
              </w:rPr>
              <w:t>The Acknowledgement.typeCode SHALL be set to AA</w:t>
            </w:r>
          </w:p>
          <w:p w14:paraId="10A22997" w14:textId="77777777" w:rsidR="007A1F44" w:rsidRPr="00A03C55" w:rsidRDefault="007A1F44" w:rsidP="00971004">
            <w:pPr>
              <w:pStyle w:val="TableEntry"/>
              <w:rPr>
                <w:noProof w:val="0"/>
              </w:rPr>
            </w:pPr>
            <w:r w:rsidRPr="00A03C55">
              <w:rPr>
                <w:noProof w:val="0"/>
              </w:rPr>
              <w:t>The TargetMessage.id SHALL be the message ID of the immediately preceding Query response message</w:t>
            </w:r>
          </w:p>
          <w:p w14:paraId="382242EC" w14:textId="77777777" w:rsidR="007A1F44" w:rsidRPr="00A03C55" w:rsidRDefault="007A1F44" w:rsidP="00971004">
            <w:pPr>
              <w:pStyle w:val="TableEntry"/>
              <w:rPr>
                <w:noProof w:val="0"/>
              </w:rPr>
            </w:pPr>
          </w:p>
        </w:tc>
        <w:tc>
          <w:tcPr>
            <w:tcW w:w="4237" w:type="dxa"/>
          </w:tcPr>
          <w:p w14:paraId="156E3300" w14:textId="77777777" w:rsidR="007A1F44" w:rsidRPr="00A03C55" w:rsidRDefault="007A1F44" w:rsidP="00971004">
            <w:pPr>
              <w:pStyle w:val="TableEntry"/>
              <w:rPr>
                <w:noProof w:val="0"/>
              </w:rPr>
            </w:pPr>
            <w:r w:rsidRPr="00A03C55">
              <w:rPr>
                <w:noProof w:val="0"/>
              </w:rPr>
              <w:t>The trigger event code in ControlActProcess.code SHALL be set to PRPA_TE000003UV01</w:t>
            </w:r>
          </w:p>
          <w:p w14:paraId="3FA7439E" w14:textId="77777777" w:rsidR="007A1F44" w:rsidRPr="00A03C55" w:rsidRDefault="007A1F44" w:rsidP="00971004">
            <w:pPr>
              <w:pStyle w:val="TableEntry"/>
              <w:rPr>
                <w:noProof w:val="0"/>
              </w:rPr>
            </w:pPr>
            <w:r w:rsidRPr="00A03C55">
              <w:rPr>
                <w:noProof w:val="0"/>
              </w:rPr>
              <w:t>QueryContinuation.queryId SHALL be set to the original query identifier</w:t>
            </w:r>
          </w:p>
          <w:p w14:paraId="0ED9DC38" w14:textId="77777777" w:rsidR="007A1F44" w:rsidRPr="00A03C55" w:rsidRDefault="007A1F44" w:rsidP="00971004">
            <w:pPr>
              <w:pStyle w:val="TableEntry"/>
              <w:rPr>
                <w:noProof w:val="0"/>
              </w:rPr>
            </w:pPr>
          </w:p>
        </w:tc>
      </w:tr>
    </w:tbl>
    <w:p w14:paraId="1D8D872E" w14:textId="77777777" w:rsidR="007A05F5" w:rsidRPr="00A03C55" w:rsidRDefault="007A05F5" w:rsidP="00971004">
      <w:pPr>
        <w:pStyle w:val="BodyText"/>
        <w:rPr>
          <w:rStyle w:val="BodyTextCharChar1"/>
          <w:noProof w:val="0"/>
        </w:rPr>
      </w:pPr>
    </w:p>
    <w:p w14:paraId="370CE8B9" w14:textId="3C8F972B" w:rsidR="007A1F44" w:rsidRPr="00A03C55" w:rsidRDefault="007A1F44" w:rsidP="00971004">
      <w:pPr>
        <w:pStyle w:val="BodyText"/>
      </w:pPr>
      <w:r w:rsidRPr="00A03C55">
        <w:rPr>
          <w:rStyle w:val="BodyTextCharChar1"/>
          <w:noProof w:val="0"/>
        </w:rPr>
        <w:lastRenderedPageBreak/>
        <w:t xml:space="preserve">The composite message schemas which describe the full payload of this interaction, including the wrappers, can be found </w:t>
      </w:r>
      <w:del w:id="1572" w:author="Lynn Felhofer" w:date="2020-03-23T16:17:00Z">
        <w:r w:rsidRPr="00A03C55" w:rsidDel="00392918">
          <w:rPr>
            <w:rStyle w:val="BodyTextCharChar1"/>
            <w:noProof w:val="0"/>
          </w:rPr>
          <w:delText xml:space="preserve">online on the </w:delText>
        </w:r>
      </w:del>
      <w:del w:id="1573" w:author="Lynn Felhofer" w:date="2020-03-23T15:52:00Z">
        <w:r w:rsidRPr="00A03C55" w:rsidDel="00FD6681">
          <w:rPr>
            <w:rStyle w:val="BodyTextCharChar1"/>
            <w:noProof w:val="0"/>
          </w:rPr>
          <w:delText>IHE FTP site</w:delText>
        </w:r>
      </w:del>
      <w:del w:id="1574" w:author="Lynn Felhofer" w:date="2020-03-23T16:17:00Z">
        <w:r w:rsidRPr="00A03C55" w:rsidDel="00392918">
          <w:rPr>
            <w:rStyle w:val="BodyTextCharChar1"/>
            <w:noProof w:val="0"/>
          </w:rPr>
          <w:delText>,</w:delText>
        </w:r>
      </w:del>
      <w:ins w:id="1575" w:author="Lynn Felhofer" w:date="2020-03-23T16:17:00Z">
        <w:r w:rsidR="00392918">
          <w:rPr>
            <w:rStyle w:val="BodyTextCharChar1"/>
            <w:noProof w:val="0"/>
          </w:rPr>
          <w:t xml:space="preserve">online: </w:t>
        </w:r>
      </w:ins>
      <w:r w:rsidRPr="00A03C55">
        <w:rPr>
          <w:rStyle w:val="BodyTextCharChar1"/>
          <w:noProof w:val="0"/>
        </w:rPr>
        <w:t xml:space="preserve"> see ITI TF-2x: Appendix W</w:t>
      </w:r>
      <w:r w:rsidR="00957CD8" w:rsidRPr="00A03C55">
        <w:rPr>
          <w:rStyle w:val="BodyTextCharChar1"/>
          <w:noProof w:val="0"/>
        </w:rPr>
        <w:t xml:space="preserve">. </w:t>
      </w:r>
      <w:r w:rsidR="00650E60" w:rsidRPr="00A03C55">
        <w:rPr>
          <w:rStyle w:val="BodyTextCharChar1"/>
          <w:noProof w:val="0"/>
        </w:rPr>
        <w:t>T</w:t>
      </w:r>
      <w:r w:rsidRPr="00A03C55">
        <w:rPr>
          <w:rStyle w:val="BodyTextCharChar1"/>
          <w:noProof w:val="0"/>
        </w:rPr>
        <w:t>he schemas from the HL7 V3 2008 Normative Edition can be found at</w:t>
      </w:r>
      <w:r w:rsidRPr="00A03C55">
        <w:rPr>
          <w:rStyle w:val="BodyTextCharChar1"/>
          <w:noProof w:val="0"/>
        </w:rPr>
        <w:br/>
      </w:r>
      <w:r w:rsidRPr="00A03C55">
        <w:rPr>
          <w:rStyle w:val="Hyperlink"/>
        </w:rPr>
        <w:t>Edition2008/processable/multicacheschemas/QUQI_IN000003UV01.xsd)</w:t>
      </w:r>
      <w:r w:rsidRPr="00A03C55">
        <w:t xml:space="preserve"> </w:t>
      </w:r>
    </w:p>
    <w:p w14:paraId="0548C552"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76" w:name="_Toc169692789"/>
      <w:r w:rsidRPr="00A03C55">
        <w:rPr>
          <w:noProof w:val="0"/>
        </w:rPr>
        <w:t>3.47.4.3.2.4 Web Services Types and Messages</w:t>
      </w:r>
      <w:bookmarkEnd w:id="1576"/>
    </w:p>
    <w:p w14:paraId="53C69289" w14:textId="77777777" w:rsidR="007A1F44" w:rsidRPr="00A03C55" w:rsidRDefault="007A1F44" w:rsidP="00971004">
      <w:pPr>
        <w:pStyle w:val="BodyText"/>
      </w:pPr>
      <w:r w:rsidRPr="00A03C55">
        <w:t xml:space="preserve">The Query Continuation message will be transmitted using Web Services, according to the requirements specified in </w:t>
      </w:r>
      <w:r w:rsidRPr="00A03C55">
        <w:rPr>
          <w:rStyle w:val="BodyTextCharChar1"/>
          <w:noProof w:val="0"/>
        </w:rPr>
        <w:t xml:space="preserve">ITI TF-2x: </w:t>
      </w:r>
      <w:r w:rsidRPr="00A03C55">
        <w:t xml:space="preserve">Appendix V. </w:t>
      </w:r>
    </w:p>
    <w:p w14:paraId="03F07102" w14:textId="77777777" w:rsidR="007A1F44" w:rsidRPr="00A03C55" w:rsidRDefault="007A1F44" w:rsidP="00971004">
      <w:pPr>
        <w:pStyle w:val="BodyText"/>
      </w:pPr>
      <w:r w:rsidRPr="00A03C55">
        <w:t>The following WSDL naming conventions SHALL apply:</w:t>
      </w:r>
    </w:p>
    <w:p w14:paraId="3A2C0808"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query continuation    -&gt; "</w:t>
      </w:r>
      <w:r w:rsidRPr="00A03C55">
        <w:rPr>
          <w:rStyle w:val="Strong"/>
          <w:rFonts w:ascii="Courier New" w:hAnsi="Courier New" w:cs="Courier New"/>
          <w:b w:val="0"/>
          <w:sz w:val="20"/>
        </w:rPr>
        <w:t>QUQI_IN000003UV01</w:t>
      </w:r>
      <w:r w:rsidRPr="00A03C55">
        <w:rPr>
          <w:rFonts w:ascii="Courier New" w:hAnsi="Courier New"/>
          <w:sz w:val="20"/>
        </w:rPr>
        <w:t>_Message"</w:t>
      </w:r>
    </w:p>
    <w:p w14:paraId="463CFE7C" w14:textId="77777777" w:rsidR="007A1F44" w:rsidRPr="00A03C55" w:rsidRDefault="007A1F44" w:rsidP="00971004">
      <w:pPr>
        <w:pStyle w:val="BodyText"/>
      </w:pPr>
      <w:r w:rsidRPr="00A03C55">
        <w:t>The following WSDL snippet describes the type for this message:</w:t>
      </w:r>
    </w:p>
    <w:p w14:paraId="2CFBC43F"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51A47FA0"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2EC0F5B1"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3B9E559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4446C7A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6A66B2F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schemaLocation="../schema/HL7V3/NE2008/multicacheschemas/QUQI_IN000003UV01.xsd"/&gt;</w:t>
      </w:r>
    </w:p>
    <w:p w14:paraId="00ED021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name="QUQI_IN000003UV01"/&gt;</w:t>
      </w:r>
    </w:p>
    <w:p w14:paraId="1F758A4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7B4613B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4A70387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4E337776" w14:textId="77777777" w:rsidR="007A1F44" w:rsidRPr="00A03C55" w:rsidRDefault="007A1F44" w:rsidP="00971004">
      <w:pPr>
        <w:pStyle w:val="BodyText"/>
      </w:pPr>
      <w:r w:rsidRPr="00A03C55">
        <w:t>The message is described by the following snippet:</w:t>
      </w:r>
    </w:p>
    <w:p w14:paraId="277ACD39"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2D1FD801"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name="QUQI_IN000003UV01_Message"&gt;</w:t>
      </w:r>
    </w:p>
    <w:p w14:paraId="39AE5F1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element="hl7:QUQI_IN000003UV01" name="Body"/&gt;</w:t>
      </w:r>
    </w:p>
    <w:p w14:paraId="71833FE2"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5336C054"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767D40D6" w14:textId="77777777" w:rsidR="007A1F44" w:rsidRPr="00A03C55" w:rsidRDefault="007A1F44" w:rsidP="00971004">
      <w:pPr>
        <w:pStyle w:val="BodyText"/>
      </w:pPr>
      <w:r w:rsidRPr="00A03C55">
        <w:t>The port types for the WSDL describing the Patient Demographics Service are described together with the expected actions of the actors which receive these messages in Section</w:t>
      </w:r>
      <w:r w:rsidR="00292B01" w:rsidRPr="00A03C55">
        <w:t xml:space="preserve"> </w:t>
      </w:r>
      <w:r w:rsidRPr="00A03C55">
        <w:t xml:space="preserve">3.47.4.2.3. </w:t>
      </w:r>
    </w:p>
    <w:p w14:paraId="3E2D4847" w14:textId="77777777" w:rsidR="007A1F44" w:rsidRPr="00A03C55" w:rsidRDefault="007A1F44" w:rsidP="003462A5">
      <w:pPr>
        <w:pStyle w:val="Heading5"/>
        <w:rPr>
          <w:noProof w:val="0"/>
        </w:rPr>
      </w:pPr>
      <w:bookmarkStart w:id="1577" w:name="_Toc169692790"/>
      <w:r w:rsidRPr="00A03C55">
        <w:rPr>
          <w:noProof w:val="0"/>
        </w:rPr>
        <w:t>3.47.4.3.3 Expected Actions</w:t>
      </w:r>
      <w:bookmarkEnd w:id="1577"/>
    </w:p>
    <w:p w14:paraId="6A3AB36B" w14:textId="7C65ADDB" w:rsidR="007A1F44" w:rsidRPr="00A03C55" w:rsidRDefault="007A1F44" w:rsidP="00971004">
      <w:pPr>
        <w:pStyle w:val="BodyText"/>
      </w:pPr>
      <w:r w:rsidRPr="00A03C55">
        <w:t xml:space="preserve">If a number of records is specified in the </w:t>
      </w:r>
      <w:r w:rsidRPr="00A03C55">
        <w:rPr>
          <w:i/>
          <w:iCs/>
        </w:rPr>
        <w:t>initialQuantity</w:t>
      </w:r>
      <w:r w:rsidRPr="00A03C55">
        <w:t xml:space="preserve"> of the original quantity, and the Patient Demographics Supplier supports the Continuation Option, the Patient Demographics Supplier shall return an incremental response of that number of records when the number of matching records it finds exceeds the number of records specified. In subsequent query continuation messages, the Patient Demographics Consumer may specify a different number of records to be returned from now on for this query session by populating the </w:t>
      </w:r>
      <w:r w:rsidRPr="00A03C55">
        <w:rPr>
          <w:i/>
        </w:rPr>
        <w:t>continuationQuantity</w:t>
      </w:r>
      <w:r w:rsidRPr="00A03C55">
        <w:t xml:space="preserve"> attribute. In addition, the consumer may specify from which record the next set of matches should start by populating the </w:t>
      </w:r>
      <w:r w:rsidRPr="00A03C55">
        <w:rPr>
          <w:i/>
        </w:rPr>
        <w:t>startResultNumber</w:t>
      </w:r>
      <w:r w:rsidRPr="00A03C55">
        <w:t xml:space="preserve"> attribute. If the Patient Demographics Supplier does not support the Continuation Option and the number of matching records to the original query exceeds the number specified, then, in addition to returning up to that number of records, the Supplier shall return AE (application error) in the Acknowledgement.typeCode (transmission wrapper) and AE (application error) in QueryAck.queryResponseCode (control act wrapper).</w:t>
      </w:r>
    </w:p>
    <w:p w14:paraId="6901F1BA" w14:textId="77777777" w:rsidR="007A1F44" w:rsidRPr="00A03C55" w:rsidRDefault="007A1F44" w:rsidP="00971004">
      <w:pPr>
        <w:pStyle w:val="BodyText"/>
      </w:pPr>
      <w:r w:rsidRPr="00A03C55">
        <w:lastRenderedPageBreak/>
        <w:t xml:space="preserve">The Patient Demographics Supplier shall always populate the </w:t>
      </w:r>
      <w:r w:rsidRPr="00A03C55">
        <w:rPr>
          <w:i/>
        </w:rPr>
        <w:t>resultTotalQuantity</w:t>
      </w:r>
      <w:r w:rsidRPr="00A03C55">
        <w:t xml:space="preserve">, </w:t>
      </w:r>
      <w:r w:rsidRPr="00A03C55">
        <w:rPr>
          <w:i/>
        </w:rPr>
        <w:t>resultCurrentQuantity</w:t>
      </w:r>
      <w:r w:rsidRPr="00A03C55">
        <w:t xml:space="preserve">, and </w:t>
      </w:r>
      <w:r w:rsidRPr="00A03C55">
        <w:rPr>
          <w:i/>
        </w:rPr>
        <w:t>resultRemainingQuantity</w:t>
      </w:r>
      <w:r w:rsidRPr="00A03C55">
        <w:t xml:space="preserve"> in the </w:t>
      </w:r>
      <w:r w:rsidRPr="00A03C55">
        <w:rPr>
          <w:i/>
        </w:rPr>
        <w:t>QueryAck</w:t>
      </w:r>
      <w:r w:rsidRPr="00A03C55">
        <w:t xml:space="preserve"> class. This information will indicate to the Patient Demographics Consumer whether there are any remaining records to be returned in subsequent continuations.</w:t>
      </w:r>
    </w:p>
    <w:p w14:paraId="0AA34EF4" w14:textId="77777777" w:rsidR="007A1F44" w:rsidRPr="00A03C55" w:rsidRDefault="007A1F44" w:rsidP="00971004">
      <w:pPr>
        <w:pStyle w:val="BodyText"/>
      </w:pPr>
      <w:r w:rsidRPr="00A03C55">
        <w:t>The Patient Demographics Consumer shall indicate a query session cancellation by sending a continuation message, and setting the continuationQuantity attribute to 0, and setting the statusCode to "aborted". In such case, the Patient Demographics Supplier shall respond with an Accept Acknowledgement (as described in ITI TF-2x: Appendix O).</w:t>
      </w:r>
    </w:p>
    <w:p w14:paraId="3618AD13" w14:textId="77777777" w:rsidR="007A1F44" w:rsidRPr="00A03C55" w:rsidRDefault="007A1F44" w:rsidP="00971004">
      <w:pPr>
        <w:pStyle w:val="BodyText"/>
      </w:pPr>
      <w:r w:rsidRPr="00A03C55">
        <w:t xml:space="preserve">Sending a query cancellation message is optional. The Patient Demographics Supplier may simply not send any continuation messages once a record has been selected. </w:t>
      </w:r>
      <w:r w:rsidRPr="00A03C55">
        <w:rPr>
          <w:bCs/>
          <w:szCs w:val="24"/>
        </w:rPr>
        <w:t>How long the Patient Demographic Supplier retains query results (for incremental response) is an implementation decision and therefore beyond the scope of IHE.</w:t>
      </w:r>
    </w:p>
    <w:p w14:paraId="6BB481D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78" w:name="_Toc169692791"/>
      <w:r w:rsidRPr="00A03C55">
        <w:rPr>
          <w:noProof w:val="0"/>
        </w:rPr>
        <w:t>3.47.4.3.3.1 Web Services Port Type and Binding Definitions</w:t>
      </w:r>
      <w:bookmarkEnd w:id="1578"/>
    </w:p>
    <w:p w14:paraId="06E65AC5" w14:textId="77777777" w:rsidR="007A1F44" w:rsidRPr="00A03C55" w:rsidRDefault="007A1F44" w:rsidP="00A53067">
      <w:pPr>
        <w:pStyle w:val="BodyText"/>
      </w:pPr>
      <w:r w:rsidRPr="00A03C55">
        <w:t xml:space="preserve">This information is part of the specification of the Patient Demographics Query response in </w:t>
      </w:r>
      <w:r w:rsidR="00292B01" w:rsidRPr="00A03C55">
        <w:t>Section</w:t>
      </w:r>
      <w:r w:rsidRPr="00A03C55">
        <w:t xml:space="preserve"> 3.47.4.2.3.1.</w:t>
      </w:r>
    </w:p>
    <w:p w14:paraId="4E34F1A3" w14:textId="0411615A" w:rsidR="007A1F44" w:rsidRPr="00A03C55" w:rsidRDefault="007A1F44" w:rsidP="00A53067">
      <w:pPr>
        <w:pStyle w:val="BodyText"/>
      </w:pPr>
      <w:r w:rsidRPr="00A03C55">
        <w:t xml:space="preserve">An informative WSDL for the Patient Demographics Supplier implementing the PDQV3 Profile is available </w:t>
      </w:r>
      <w:del w:id="1579" w:author="Lynn Felhofer" w:date="2020-03-23T16:17:00Z">
        <w:r w:rsidRPr="00A03C55" w:rsidDel="00392918">
          <w:delText xml:space="preserve">online on the </w:delText>
        </w:r>
      </w:del>
      <w:del w:id="1580" w:author="Lynn Felhofer" w:date="2020-03-23T15:52:00Z">
        <w:r w:rsidRPr="00A03C55" w:rsidDel="00FD6681">
          <w:delText>IHE FTP site</w:delText>
        </w:r>
      </w:del>
      <w:del w:id="1581" w:author="Lynn Felhofer" w:date="2020-03-23T16:17:00Z">
        <w:r w:rsidRPr="00A03C55" w:rsidDel="00392918">
          <w:delText>,</w:delText>
        </w:r>
      </w:del>
      <w:ins w:id="1582" w:author="Lynn Felhofer" w:date="2020-03-23T16:17:00Z">
        <w:r w:rsidR="00392918">
          <w:t xml:space="preserve">online: </w:t>
        </w:r>
      </w:ins>
      <w:r w:rsidRPr="00A03C55">
        <w:t xml:space="preserve"> see ITI TF-2x: Appendix W.</w:t>
      </w:r>
    </w:p>
    <w:p w14:paraId="6026CB4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583" w:name="_Toc169692792"/>
      <w:r w:rsidRPr="00A03C55">
        <w:rPr>
          <w:noProof w:val="0"/>
        </w:rPr>
        <w:t>3.47.4.2.3.2 Message Examples</w:t>
      </w:r>
      <w:bookmarkEnd w:id="1583"/>
    </w:p>
    <w:p w14:paraId="4B519DE3" w14:textId="3B1E8C7C" w:rsidR="007A1F44" w:rsidRPr="00A03C55" w:rsidRDefault="007A1F44" w:rsidP="003462A5">
      <w:pPr>
        <w:pStyle w:val="BodyText"/>
      </w:pPr>
      <w:r w:rsidRPr="00A03C55">
        <w:t xml:space="preserve">Message examples can be found </w:t>
      </w:r>
      <w:del w:id="1584" w:author="Lynn Felhofer" w:date="2020-03-23T16:17:00Z">
        <w:r w:rsidRPr="00A03C55" w:rsidDel="00392918">
          <w:delText xml:space="preserve">online on the </w:delText>
        </w:r>
      </w:del>
      <w:del w:id="1585" w:author="Lynn Felhofer" w:date="2020-03-23T15:54:00Z">
        <w:r w:rsidRPr="00A03C55" w:rsidDel="00FD6681">
          <w:delText>IHE FTP site</w:delText>
        </w:r>
      </w:del>
      <w:del w:id="1586" w:author="Lynn Felhofer" w:date="2020-03-23T16:17:00Z">
        <w:r w:rsidRPr="00A03C55" w:rsidDel="00392918">
          <w:delText>,</w:delText>
        </w:r>
      </w:del>
      <w:ins w:id="1587" w:author="Lynn Felhofer" w:date="2020-03-23T16:17:00Z">
        <w:r w:rsidR="00392918">
          <w:t xml:space="preserve">online: </w:t>
        </w:r>
      </w:ins>
      <w:r w:rsidRPr="00A03C55">
        <w:t xml:space="preserve"> see ITI TF-2x: Appendix W.</w:t>
      </w:r>
    </w:p>
    <w:p w14:paraId="1522FCA9" w14:textId="77777777" w:rsidR="007A1F44" w:rsidRPr="00A03C55" w:rsidRDefault="007A1F44" w:rsidP="00971004">
      <w:pPr>
        <w:pStyle w:val="Heading3"/>
        <w:numPr>
          <w:ilvl w:val="0"/>
          <w:numId w:val="0"/>
        </w:numPr>
        <w:tabs>
          <w:tab w:val="clear" w:pos="2160"/>
          <w:tab w:val="clear" w:pos="2880"/>
        </w:tabs>
        <w:rPr>
          <w:noProof w:val="0"/>
        </w:rPr>
      </w:pPr>
      <w:bookmarkStart w:id="1588" w:name="_Toc269052468"/>
      <w:bookmarkStart w:id="1589" w:name="_Toc398544362"/>
      <w:bookmarkStart w:id="1590" w:name="_Toc398718003"/>
      <w:bookmarkStart w:id="1591" w:name="_Toc13773777"/>
      <w:r w:rsidRPr="00A03C55">
        <w:rPr>
          <w:noProof w:val="0"/>
        </w:rPr>
        <w:t>3.47.5 Security Requirements</w:t>
      </w:r>
      <w:bookmarkEnd w:id="1588"/>
      <w:bookmarkEnd w:id="1589"/>
      <w:bookmarkEnd w:id="1590"/>
      <w:bookmarkEnd w:id="1591"/>
    </w:p>
    <w:p w14:paraId="7A43A826" w14:textId="77777777" w:rsidR="007A1F44" w:rsidRPr="00A03C55" w:rsidRDefault="007A1F44" w:rsidP="00601E92">
      <w:pPr>
        <w:pStyle w:val="BodyText"/>
      </w:pPr>
      <w:r w:rsidRPr="00A03C55">
        <w:t>No transaction specific security considerations.</w:t>
      </w:r>
    </w:p>
    <w:p w14:paraId="1096A1F5" w14:textId="77777777" w:rsidR="007A1F44" w:rsidRPr="00A03C55" w:rsidRDefault="007A1F44" w:rsidP="00971004">
      <w:pPr>
        <w:pStyle w:val="Heading4"/>
        <w:tabs>
          <w:tab w:val="clear" w:pos="432"/>
          <w:tab w:val="clear" w:pos="2160"/>
          <w:tab w:val="clear" w:pos="2880"/>
          <w:tab w:val="clear" w:pos="3600"/>
        </w:tabs>
        <w:rPr>
          <w:noProof w:val="0"/>
        </w:rPr>
      </w:pPr>
      <w:bookmarkStart w:id="1592" w:name="_Toc398544363"/>
      <w:r w:rsidRPr="00A03C55">
        <w:rPr>
          <w:noProof w:val="0"/>
        </w:rPr>
        <w:t>3.47.5.1 Audit Record Considerations</w:t>
      </w:r>
      <w:bookmarkEnd w:id="1592"/>
      <w:r w:rsidRPr="00A03C55">
        <w:rPr>
          <w:noProof w:val="0"/>
        </w:rPr>
        <w:t xml:space="preserve"> </w:t>
      </w:r>
    </w:p>
    <w:p w14:paraId="5998F90B" w14:textId="3AC0433D" w:rsidR="0024701A" w:rsidRPr="00A03C55" w:rsidRDefault="007A1F44" w:rsidP="00601E92">
      <w:pPr>
        <w:pStyle w:val="BodyText"/>
        <w:rPr>
          <w:lang w:eastAsia="fr-FR"/>
        </w:rPr>
      </w:pPr>
      <w:r w:rsidRPr="00A03C55">
        <w:rPr>
          <w:lang w:eastAsia="fr-FR"/>
        </w:rPr>
        <w:t xml:space="preserve">When grouped with ATNA Secure Node or Secure Application </w:t>
      </w:r>
      <w:r w:rsidR="00232E9F" w:rsidRPr="00A03C55">
        <w:rPr>
          <w:lang w:eastAsia="fr-FR"/>
        </w:rPr>
        <w:t>Actor</w:t>
      </w:r>
      <w:r w:rsidRPr="00A03C55">
        <w:rPr>
          <w:lang w:eastAsia="fr-FR"/>
        </w:rPr>
        <w:t xml:space="preserve">s, this transaction is to be audited as “Query Information” event, as defined in ITI TF-2a: </w:t>
      </w:r>
      <w:r w:rsidR="00D370AE" w:rsidRPr="00A03C55">
        <w:rPr>
          <w:lang w:eastAsia="fr-FR"/>
        </w:rPr>
        <w:t>Table 3.20.4.1.1.1-1</w:t>
      </w:r>
      <w:r w:rsidRPr="00A03C55">
        <w:rPr>
          <w:lang w:eastAsia="fr-FR"/>
        </w:rPr>
        <w:t>. The following tables show items that are required to be part of the audit record for this transaction.</w:t>
      </w:r>
    </w:p>
    <w:p w14:paraId="5C96FB21"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3.47.5.1.1 Patient Demographics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71EBBB56" w14:textId="77777777" w:rsidTr="003462A5">
        <w:trPr>
          <w:cantSplit/>
        </w:trPr>
        <w:tc>
          <w:tcPr>
            <w:tcW w:w="1458" w:type="dxa"/>
            <w:textDirection w:val="btLr"/>
            <w:vAlign w:val="center"/>
          </w:tcPr>
          <w:p w14:paraId="272CFC8D" w14:textId="77777777" w:rsidR="007A1F44" w:rsidRPr="00A03C55" w:rsidRDefault="007A1F44" w:rsidP="00D372D5">
            <w:pPr>
              <w:pStyle w:val="TableEntryHeader"/>
              <w:rPr>
                <w:noProof w:val="0"/>
                <w:sz w:val="20"/>
              </w:rPr>
            </w:pPr>
          </w:p>
        </w:tc>
        <w:tc>
          <w:tcPr>
            <w:tcW w:w="2610" w:type="dxa"/>
            <w:shd w:val="clear" w:color="auto" w:fill="D9D9D9" w:themeFill="background1" w:themeFillShade="D9"/>
            <w:vAlign w:val="center"/>
          </w:tcPr>
          <w:p w14:paraId="03E185B8"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themeFill="background1" w:themeFillShade="D9"/>
            <w:vAlign w:val="center"/>
          </w:tcPr>
          <w:p w14:paraId="7DD384CF" w14:textId="77777777" w:rsidR="007A1F44" w:rsidRPr="00A03C55" w:rsidRDefault="007A1F44" w:rsidP="00A53067">
            <w:pPr>
              <w:pStyle w:val="TableEntryHeader"/>
              <w:rPr>
                <w:noProof w:val="0"/>
              </w:rPr>
            </w:pPr>
            <w:r w:rsidRPr="00A03C55">
              <w:rPr>
                <w:noProof w:val="0"/>
              </w:rPr>
              <w:t>Opt</w:t>
            </w:r>
          </w:p>
        </w:tc>
        <w:tc>
          <w:tcPr>
            <w:tcW w:w="4878" w:type="dxa"/>
            <w:shd w:val="clear" w:color="auto" w:fill="D9D9D9" w:themeFill="background1" w:themeFillShade="D9"/>
            <w:vAlign w:val="center"/>
          </w:tcPr>
          <w:p w14:paraId="369AF668" w14:textId="77777777" w:rsidR="007A1F44" w:rsidRPr="00A03C55" w:rsidRDefault="007A1F44" w:rsidP="00A53067">
            <w:pPr>
              <w:pStyle w:val="TableEntryHeader"/>
              <w:rPr>
                <w:noProof w:val="0"/>
              </w:rPr>
            </w:pPr>
            <w:r w:rsidRPr="00A03C55">
              <w:rPr>
                <w:noProof w:val="0"/>
              </w:rPr>
              <w:t>Value Constraints</w:t>
            </w:r>
          </w:p>
        </w:tc>
      </w:tr>
      <w:tr w:rsidR="007A1F44" w:rsidRPr="00A03C55" w14:paraId="2B4D261A" w14:textId="77777777" w:rsidTr="00D372D5">
        <w:trPr>
          <w:cantSplit/>
        </w:trPr>
        <w:tc>
          <w:tcPr>
            <w:tcW w:w="1458" w:type="dxa"/>
            <w:vMerge w:val="restart"/>
          </w:tcPr>
          <w:p w14:paraId="7B7EBDFC" w14:textId="77777777" w:rsidR="007A1F44" w:rsidRPr="00A03C55" w:rsidRDefault="007A1F44" w:rsidP="00A53067">
            <w:pPr>
              <w:pStyle w:val="TableEntryHeader"/>
              <w:rPr>
                <w:noProof w:val="0"/>
              </w:rPr>
            </w:pPr>
            <w:r w:rsidRPr="00A03C55">
              <w:rPr>
                <w:noProof w:val="0"/>
              </w:rPr>
              <w:t>Event</w:t>
            </w:r>
          </w:p>
          <w:p w14:paraId="484B748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11C2C60D" w14:textId="77777777" w:rsidR="007A1F44" w:rsidRPr="00A03C55" w:rsidRDefault="007A1F44" w:rsidP="00971004">
            <w:pPr>
              <w:pStyle w:val="TableEntry"/>
              <w:rPr>
                <w:noProof w:val="0"/>
                <w:sz w:val="16"/>
              </w:rPr>
            </w:pPr>
            <w:r w:rsidRPr="00A03C55">
              <w:rPr>
                <w:noProof w:val="0"/>
                <w:sz w:val="16"/>
              </w:rPr>
              <w:t>EventID</w:t>
            </w:r>
          </w:p>
        </w:tc>
        <w:tc>
          <w:tcPr>
            <w:tcW w:w="720" w:type="dxa"/>
            <w:vAlign w:val="center"/>
          </w:tcPr>
          <w:p w14:paraId="7834941F"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14235A55" w14:textId="77777777" w:rsidR="007A1F44" w:rsidRPr="00A03C55" w:rsidRDefault="007A1F44" w:rsidP="00971004">
            <w:pPr>
              <w:pStyle w:val="TableEntry"/>
              <w:rPr>
                <w:noProof w:val="0"/>
                <w:sz w:val="16"/>
              </w:rPr>
            </w:pPr>
            <w:r w:rsidRPr="00A03C55">
              <w:rPr>
                <w:noProof w:val="0"/>
                <w:sz w:val="16"/>
              </w:rPr>
              <w:t>EV(110112, DCM, “Query”)</w:t>
            </w:r>
          </w:p>
        </w:tc>
      </w:tr>
      <w:tr w:rsidR="007A1F44" w:rsidRPr="00A03C55" w14:paraId="31D2A893" w14:textId="77777777">
        <w:trPr>
          <w:cantSplit/>
        </w:trPr>
        <w:tc>
          <w:tcPr>
            <w:tcW w:w="1458" w:type="dxa"/>
            <w:vMerge/>
            <w:vAlign w:val="center"/>
          </w:tcPr>
          <w:p w14:paraId="49BB8844"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A6763DB" w14:textId="77777777" w:rsidR="007A1F44" w:rsidRPr="00A03C55" w:rsidRDefault="007A1F44" w:rsidP="00971004">
            <w:pPr>
              <w:pStyle w:val="TableEntry"/>
              <w:rPr>
                <w:noProof w:val="0"/>
                <w:sz w:val="16"/>
              </w:rPr>
            </w:pPr>
            <w:r w:rsidRPr="00A03C55">
              <w:rPr>
                <w:noProof w:val="0"/>
                <w:sz w:val="16"/>
              </w:rPr>
              <w:t>EventActionCode</w:t>
            </w:r>
          </w:p>
        </w:tc>
        <w:tc>
          <w:tcPr>
            <w:tcW w:w="720" w:type="dxa"/>
            <w:vAlign w:val="center"/>
          </w:tcPr>
          <w:p w14:paraId="2B6EA984"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4F6A0871"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4E7EF966" w14:textId="77777777">
        <w:trPr>
          <w:cantSplit/>
        </w:trPr>
        <w:tc>
          <w:tcPr>
            <w:tcW w:w="1458" w:type="dxa"/>
            <w:vMerge/>
            <w:vAlign w:val="center"/>
          </w:tcPr>
          <w:p w14:paraId="7999DADA"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E6DDA07"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vAlign w:val="center"/>
          </w:tcPr>
          <w:p w14:paraId="775209B1"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214AD2A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344F638" w14:textId="77777777">
        <w:trPr>
          <w:cantSplit/>
        </w:trPr>
        <w:tc>
          <w:tcPr>
            <w:tcW w:w="1458" w:type="dxa"/>
            <w:vMerge/>
            <w:vAlign w:val="center"/>
          </w:tcPr>
          <w:p w14:paraId="78329D83"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8D1942A"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vAlign w:val="center"/>
          </w:tcPr>
          <w:p w14:paraId="2B2DE68D"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1AF27A27"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50E0C13" w14:textId="77777777">
        <w:trPr>
          <w:cantSplit/>
        </w:trPr>
        <w:tc>
          <w:tcPr>
            <w:tcW w:w="1458" w:type="dxa"/>
            <w:vMerge/>
            <w:vAlign w:val="center"/>
          </w:tcPr>
          <w:p w14:paraId="67A6AA31"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7FDC108F" w14:textId="77777777" w:rsidR="007A1F44" w:rsidRPr="00A03C55" w:rsidRDefault="007A1F44" w:rsidP="00971004">
            <w:pPr>
              <w:pStyle w:val="TableEntry"/>
              <w:rPr>
                <w:noProof w:val="0"/>
                <w:sz w:val="16"/>
              </w:rPr>
            </w:pPr>
            <w:r w:rsidRPr="00A03C55">
              <w:rPr>
                <w:noProof w:val="0"/>
                <w:sz w:val="16"/>
              </w:rPr>
              <w:t>EventTypeCode</w:t>
            </w:r>
          </w:p>
        </w:tc>
        <w:tc>
          <w:tcPr>
            <w:tcW w:w="720" w:type="dxa"/>
            <w:vAlign w:val="center"/>
          </w:tcPr>
          <w:p w14:paraId="38743A55"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DEE966F" w14:textId="77777777" w:rsidR="007A1F44" w:rsidRPr="00A03C55" w:rsidRDefault="007A1F44" w:rsidP="00971004">
            <w:pPr>
              <w:pStyle w:val="TableEntry"/>
              <w:rPr>
                <w:noProof w:val="0"/>
                <w:sz w:val="16"/>
              </w:rPr>
            </w:pPr>
            <w:r w:rsidRPr="00A03C55">
              <w:rPr>
                <w:noProof w:val="0"/>
                <w:sz w:val="16"/>
              </w:rPr>
              <w:t>EV(“ITI-47”, “IHE Transactions”, “Patient Demographics Query”)</w:t>
            </w:r>
          </w:p>
        </w:tc>
      </w:tr>
      <w:tr w:rsidR="007A1F44" w:rsidRPr="00A03C55" w14:paraId="2A91D5B8" w14:textId="77777777">
        <w:trPr>
          <w:cantSplit/>
        </w:trPr>
        <w:tc>
          <w:tcPr>
            <w:tcW w:w="9666" w:type="dxa"/>
            <w:gridSpan w:val="4"/>
          </w:tcPr>
          <w:p w14:paraId="26F1F006" w14:textId="77777777" w:rsidR="007A1F44" w:rsidRPr="00A03C55" w:rsidRDefault="007A1F44" w:rsidP="003462A5">
            <w:pPr>
              <w:pStyle w:val="TableEntry"/>
              <w:rPr>
                <w:b/>
                <w:noProof w:val="0"/>
                <w:sz w:val="16"/>
              </w:rPr>
            </w:pPr>
            <w:r w:rsidRPr="00A03C55">
              <w:rPr>
                <w:noProof w:val="0"/>
                <w:sz w:val="16"/>
              </w:rPr>
              <w:t>Source (Patient Demographics Consumer) (1)</w:t>
            </w:r>
          </w:p>
        </w:tc>
      </w:tr>
      <w:tr w:rsidR="007A1F44" w:rsidRPr="00A03C55" w14:paraId="7ACD822C" w14:textId="77777777">
        <w:trPr>
          <w:cantSplit/>
        </w:trPr>
        <w:tc>
          <w:tcPr>
            <w:tcW w:w="9666" w:type="dxa"/>
            <w:gridSpan w:val="4"/>
          </w:tcPr>
          <w:p w14:paraId="37C0CEE2" w14:textId="77777777" w:rsidR="007A1F44" w:rsidRPr="00A03C55" w:rsidRDefault="007A1F44" w:rsidP="003462A5">
            <w:pPr>
              <w:pStyle w:val="TableEntry"/>
              <w:rPr>
                <w:b/>
                <w:noProof w:val="0"/>
                <w:sz w:val="16"/>
                <w:szCs w:val="16"/>
              </w:rPr>
            </w:pPr>
            <w:r w:rsidRPr="00A03C55">
              <w:rPr>
                <w:noProof w:val="0"/>
                <w:sz w:val="16"/>
                <w:szCs w:val="16"/>
              </w:rPr>
              <w:t>Human Requestor (0..n)</w:t>
            </w:r>
          </w:p>
        </w:tc>
      </w:tr>
      <w:tr w:rsidR="007A1F44" w:rsidRPr="00A03C55" w14:paraId="7DA3FB55" w14:textId="77777777">
        <w:trPr>
          <w:cantSplit/>
        </w:trPr>
        <w:tc>
          <w:tcPr>
            <w:tcW w:w="9666" w:type="dxa"/>
            <w:gridSpan w:val="4"/>
          </w:tcPr>
          <w:p w14:paraId="3907DC87" w14:textId="77777777" w:rsidR="007A1F44" w:rsidRPr="00A03C55" w:rsidRDefault="007A1F44" w:rsidP="003462A5">
            <w:pPr>
              <w:pStyle w:val="TableEntry"/>
              <w:rPr>
                <w:b/>
                <w:noProof w:val="0"/>
                <w:sz w:val="16"/>
              </w:rPr>
            </w:pPr>
            <w:r w:rsidRPr="00A03C55">
              <w:rPr>
                <w:noProof w:val="0"/>
                <w:sz w:val="16"/>
              </w:rPr>
              <w:t>Destination (Patient Demographics Supplier) (1)</w:t>
            </w:r>
          </w:p>
        </w:tc>
      </w:tr>
      <w:tr w:rsidR="007A1F44" w:rsidRPr="00A03C55" w14:paraId="42837C69" w14:textId="77777777">
        <w:trPr>
          <w:cantSplit/>
        </w:trPr>
        <w:tc>
          <w:tcPr>
            <w:tcW w:w="9666" w:type="dxa"/>
            <w:gridSpan w:val="4"/>
          </w:tcPr>
          <w:p w14:paraId="16EDF959" w14:textId="77777777" w:rsidR="007A1F44" w:rsidRPr="00A03C55" w:rsidRDefault="007A1F44" w:rsidP="003462A5">
            <w:pPr>
              <w:pStyle w:val="TableEntry"/>
              <w:rPr>
                <w:b/>
                <w:noProof w:val="0"/>
                <w:sz w:val="16"/>
              </w:rPr>
            </w:pPr>
            <w:r w:rsidRPr="00A03C55">
              <w:rPr>
                <w:noProof w:val="0"/>
                <w:sz w:val="16"/>
              </w:rPr>
              <w:t>Audit Source (Patient Demographics Consumer) (1)</w:t>
            </w:r>
          </w:p>
        </w:tc>
      </w:tr>
      <w:tr w:rsidR="007A1F44" w:rsidRPr="00A03C55" w14:paraId="0255B3E7" w14:textId="77777777">
        <w:trPr>
          <w:cantSplit/>
        </w:trPr>
        <w:tc>
          <w:tcPr>
            <w:tcW w:w="9666" w:type="dxa"/>
            <w:gridSpan w:val="4"/>
          </w:tcPr>
          <w:p w14:paraId="4948A102" w14:textId="77777777" w:rsidR="007A1F44" w:rsidRPr="00A03C55" w:rsidRDefault="007A1F44" w:rsidP="003462A5">
            <w:pPr>
              <w:pStyle w:val="TableEntry"/>
              <w:rPr>
                <w:b/>
                <w:noProof w:val="0"/>
                <w:sz w:val="16"/>
              </w:rPr>
            </w:pPr>
            <w:r w:rsidRPr="00A03C55">
              <w:rPr>
                <w:noProof w:val="0"/>
                <w:sz w:val="16"/>
              </w:rPr>
              <w:t>Patient (0..n)</w:t>
            </w:r>
          </w:p>
        </w:tc>
      </w:tr>
      <w:tr w:rsidR="007A1F44" w:rsidRPr="00A03C55" w14:paraId="2AF932E4" w14:textId="77777777">
        <w:trPr>
          <w:cantSplit/>
        </w:trPr>
        <w:tc>
          <w:tcPr>
            <w:tcW w:w="9666" w:type="dxa"/>
            <w:gridSpan w:val="4"/>
          </w:tcPr>
          <w:p w14:paraId="2CE36728" w14:textId="22CA28C0" w:rsidR="007A1F44" w:rsidRPr="00A03C55" w:rsidRDefault="007A1F44" w:rsidP="003462A5">
            <w:pPr>
              <w:pStyle w:val="TableEntry"/>
              <w:rPr>
                <w:b/>
                <w:noProof w:val="0"/>
                <w:sz w:val="16"/>
              </w:rPr>
            </w:pPr>
            <w:r w:rsidRPr="00A03C55">
              <w:rPr>
                <w:noProof w:val="0"/>
                <w:sz w:val="16"/>
              </w:rPr>
              <w:lastRenderedPageBreak/>
              <w:t>Query Parameters</w:t>
            </w:r>
            <w:r w:rsidR="00515506" w:rsidRPr="00A03C55">
              <w:rPr>
                <w:noProof w:val="0"/>
                <w:sz w:val="16"/>
              </w:rPr>
              <w:t xml:space="preserve"> </w:t>
            </w:r>
            <w:r w:rsidRPr="00A03C55">
              <w:rPr>
                <w:noProof w:val="0"/>
                <w:sz w:val="16"/>
              </w:rPr>
              <w:t>(1)</w:t>
            </w:r>
          </w:p>
        </w:tc>
      </w:tr>
    </w:tbl>
    <w:p w14:paraId="352218A4"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E6329BD" w14:textId="77777777">
        <w:trPr>
          <w:cantSplit/>
        </w:trPr>
        <w:tc>
          <w:tcPr>
            <w:tcW w:w="1548" w:type="dxa"/>
            <w:vMerge w:val="restart"/>
          </w:tcPr>
          <w:p w14:paraId="78180DD0" w14:textId="77777777" w:rsidR="007A1F44" w:rsidRPr="00A03C55" w:rsidRDefault="007A1F44" w:rsidP="00A53067">
            <w:pPr>
              <w:pStyle w:val="TableEntryHeader"/>
              <w:rPr>
                <w:noProof w:val="0"/>
              </w:rPr>
            </w:pPr>
            <w:r w:rsidRPr="00A03C55">
              <w:rPr>
                <w:noProof w:val="0"/>
              </w:rPr>
              <w:t>Source</w:t>
            </w:r>
          </w:p>
          <w:p w14:paraId="4DD6D448"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59AA167" w14:textId="77777777" w:rsidR="007A1F44" w:rsidRPr="00A03C55" w:rsidRDefault="007A1F44" w:rsidP="00A42D84">
            <w:pPr>
              <w:pStyle w:val="TableEntry"/>
              <w:rPr>
                <w:i/>
                <w:noProof w:val="0"/>
                <w:sz w:val="16"/>
              </w:rPr>
            </w:pPr>
            <w:r w:rsidRPr="00A03C55">
              <w:rPr>
                <w:i/>
                <w:noProof w:val="0"/>
                <w:sz w:val="16"/>
              </w:rPr>
              <w:t>UserID</w:t>
            </w:r>
          </w:p>
        </w:tc>
        <w:tc>
          <w:tcPr>
            <w:tcW w:w="630" w:type="dxa"/>
            <w:vAlign w:val="center"/>
          </w:tcPr>
          <w:p w14:paraId="582EBEB0"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145650B7"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1AC87576" w14:textId="77777777">
        <w:trPr>
          <w:cantSplit/>
        </w:trPr>
        <w:tc>
          <w:tcPr>
            <w:tcW w:w="1548" w:type="dxa"/>
            <w:vMerge/>
            <w:textDirection w:val="btLr"/>
            <w:vAlign w:val="center"/>
          </w:tcPr>
          <w:p w14:paraId="4D45066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C13C04F" w14:textId="77777777" w:rsidR="007A1F44" w:rsidRPr="00A03C55" w:rsidRDefault="007A1F44" w:rsidP="00971004">
            <w:pPr>
              <w:pStyle w:val="TableEntry"/>
              <w:rPr>
                <w:noProof w:val="0"/>
                <w:sz w:val="16"/>
              </w:rPr>
            </w:pPr>
            <w:r w:rsidRPr="00A03C55">
              <w:rPr>
                <w:noProof w:val="0"/>
                <w:sz w:val="16"/>
              </w:rPr>
              <w:t>AlternativeUserID</w:t>
            </w:r>
          </w:p>
        </w:tc>
        <w:tc>
          <w:tcPr>
            <w:tcW w:w="630" w:type="dxa"/>
            <w:vAlign w:val="center"/>
          </w:tcPr>
          <w:p w14:paraId="4CC5928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294352A"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BBE69F9" w14:textId="77777777">
        <w:trPr>
          <w:cantSplit/>
        </w:trPr>
        <w:tc>
          <w:tcPr>
            <w:tcW w:w="1548" w:type="dxa"/>
            <w:vMerge/>
            <w:textDirection w:val="btLr"/>
            <w:vAlign w:val="center"/>
          </w:tcPr>
          <w:p w14:paraId="174EE43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896F717"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6291FBA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5702EC1"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3B52C59" w14:textId="77777777">
        <w:trPr>
          <w:cantSplit/>
        </w:trPr>
        <w:tc>
          <w:tcPr>
            <w:tcW w:w="1548" w:type="dxa"/>
            <w:vMerge/>
            <w:textDirection w:val="btLr"/>
            <w:vAlign w:val="center"/>
          </w:tcPr>
          <w:p w14:paraId="22F4305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CEFBDB2" w14:textId="77777777" w:rsidR="007A1F44" w:rsidRPr="00A03C55" w:rsidRDefault="007A1F44" w:rsidP="00952DDA">
            <w:pPr>
              <w:pStyle w:val="TableEntry"/>
              <w:rPr>
                <w:i/>
                <w:iCs/>
                <w:noProof w:val="0"/>
                <w:sz w:val="16"/>
              </w:rPr>
            </w:pPr>
            <w:r w:rsidRPr="00A03C55">
              <w:rPr>
                <w:i/>
                <w:iCs/>
                <w:noProof w:val="0"/>
                <w:sz w:val="16"/>
              </w:rPr>
              <w:t>UserIsRequestor</w:t>
            </w:r>
          </w:p>
        </w:tc>
        <w:tc>
          <w:tcPr>
            <w:tcW w:w="630" w:type="dxa"/>
            <w:vAlign w:val="center"/>
          </w:tcPr>
          <w:p w14:paraId="644D16B3" w14:textId="77777777" w:rsidR="007A1F44" w:rsidRPr="00A03C55" w:rsidRDefault="007A1F44" w:rsidP="00971004">
            <w:pPr>
              <w:pStyle w:val="TableEntry"/>
              <w:jc w:val="center"/>
              <w:rPr>
                <w:iCs/>
                <w:noProof w:val="0"/>
                <w:sz w:val="16"/>
              </w:rPr>
            </w:pPr>
            <w:r w:rsidRPr="00A03C55">
              <w:rPr>
                <w:iCs/>
                <w:noProof w:val="0"/>
                <w:sz w:val="16"/>
              </w:rPr>
              <w:t>U</w:t>
            </w:r>
          </w:p>
        </w:tc>
        <w:tc>
          <w:tcPr>
            <w:tcW w:w="4968" w:type="dxa"/>
            <w:vAlign w:val="center"/>
          </w:tcPr>
          <w:p w14:paraId="7C6CC457"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52B74B61" w14:textId="77777777">
        <w:trPr>
          <w:cantSplit/>
        </w:trPr>
        <w:tc>
          <w:tcPr>
            <w:tcW w:w="1548" w:type="dxa"/>
            <w:vMerge/>
            <w:textDirection w:val="btLr"/>
            <w:vAlign w:val="center"/>
          </w:tcPr>
          <w:p w14:paraId="08733E2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82446B1"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32B8DD0D"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9051303"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39E59E0F" w14:textId="77777777">
        <w:trPr>
          <w:cantSplit/>
        </w:trPr>
        <w:tc>
          <w:tcPr>
            <w:tcW w:w="1548" w:type="dxa"/>
            <w:vMerge/>
            <w:textDirection w:val="btLr"/>
            <w:vAlign w:val="center"/>
          </w:tcPr>
          <w:p w14:paraId="5CD3BAA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1AC8085"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11CB3EB8"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D31C880"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152A5461" w14:textId="77777777">
        <w:trPr>
          <w:cantSplit/>
        </w:trPr>
        <w:tc>
          <w:tcPr>
            <w:tcW w:w="1548" w:type="dxa"/>
            <w:vMerge/>
            <w:textDirection w:val="btLr"/>
            <w:vAlign w:val="center"/>
          </w:tcPr>
          <w:p w14:paraId="38ED6AD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7284EDD"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306633D3"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BDF00B0" w14:textId="77777777" w:rsidR="007A1F44" w:rsidRPr="00A03C55" w:rsidRDefault="007A1F44" w:rsidP="00971004">
            <w:pPr>
              <w:pStyle w:val="TableEntry"/>
              <w:rPr>
                <w:noProof w:val="0"/>
                <w:sz w:val="16"/>
              </w:rPr>
            </w:pPr>
            <w:r w:rsidRPr="00A03C55">
              <w:rPr>
                <w:noProof w:val="0"/>
                <w:sz w:val="16"/>
              </w:rPr>
              <w:t>the machine name or IP address.</w:t>
            </w:r>
          </w:p>
        </w:tc>
      </w:tr>
    </w:tbl>
    <w:p w14:paraId="13F3CB0F"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7781F6E" w14:textId="77777777" w:rsidTr="00D372D5">
        <w:tc>
          <w:tcPr>
            <w:tcW w:w="1548" w:type="dxa"/>
            <w:vMerge w:val="restart"/>
          </w:tcPr>
          <w:p w14:paraId="0AC1AC4F" w14:textId="77777777" w:rsidR="007A1F44" w:rsidRPr="00A03C55" w:rsidRDefault="007A1F44" w:rsidP="00A53067">
            <w:pPr>
              <w:pStyle w:val="TableEntryHeader"/>
              <w:rPr>
                <w:noProof w:val="0"/>
              </w:rPr>
            </w:pPr>
            <w:r w:rsidRPr="00A03C55">
              <w:rPr>
                <w:noProof w:val="0"/>
              </w:rPr>
              <w:t>Human Requestor (if known)</w:t>
            </w:r>
          </w:p>
          <w:p w14:paraId="42FC0C78"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A773328"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29F25E0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20DD383" w14:textId="77777777" w:rsidR="007A1F44" w:rsidRPr="00A03C55" w:rsidRDefault="007A1F44" w:rsidP="00971004">
            <w:pPr>
              <w:pStyle w:val="TableEntry"/>
              <w:rPr>
                <w:noProof w:val="0"/>
                <w:sz w:val="16"/>
              </w:rPr>
            </w:pPr>
            <w:r w:rsidRPr="00A03C55">
              <w:rPr>
                <w:noProof w:val="0"/>
                <w:sz w:val="16"/>
              </w:rPr>
              <w:t>identity of the human that initiated the transaction.</w:t>
            </w:r>
          </w:p>
        </w:tc>
      </w:tr>
      <w:tr w:rsidR="007A1F44" w:rsidRPr="00A03C55" w14:paraId="3C4488BB" w14:textId="77777777">
        <w:trPr>
          <w:cantSplit/>
        </w:trPr>
        <w:tc>
          <w:tcPr>
            <w:tcW w:w="1548" w:type="dxa"/>
            <w:vMerge/>
            <w:textDirection w:val="btLr"/>
            <w:vAlign w:val="center"/>
          </w:tcPr>
          <w:p w14:paraId="565AACC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FA43FC3" w14:textId="77777777" w:rsidR="007A1F44" w:rsidRPr="00A03C55" w:rsidRDefault="007A1F44" w:rsidP="00971004">
            <w:pPr>
              <w:pStyle w:val="TableEntry"/>
              <w:rPr>
                <w:i/>
                <w:iCs/>
                <w:noProof w:val="0"/>
                <w:sz w:val="16"/>
              </w:rPr>
            </w:pPr>
            <w:r w:rsidRPr="00A03C55">
              <w:rPr>
                <w:i/>
                <w:iCs/>
                <w:noProof w:val="0"/>
                <w:sz w:val="16"/>
              </w:rPr>
              <w:t>AlternativeUserID</w:t>
            </w:r>
          </w:p>
        </w:tc>
        <w:tc>
          <w:tcPr>
            <w:tcW w:w="630" w:type="dxa"/>
            <w:vAlign w:val="center"/>
          </w:tcPr>
          <w:p w14:paraId="0B2F0F6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76DD9A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FC8178E" w14:textId="77777777">
        <w:trPr>
          <w:cantSplit/>
        </w:trPr>
        <w:tc>
          <w:tcPr>
            <w:tcW w:w="1548" w:type="dxa"/>
            <w:vMerge/>
            <w:textDirection w:val="btLr"/>
            <w:vAlign w:val="center"/>
          </w:tcPr>
          <w:p w14:paraId="2C3E415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B5D13B9"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6CCA82B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06611B"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163E2F1" w14:textId="77777777">
        <w:trPr>
          <w:cantSplit/>
        </w:trPr>
        <w:tc>
          <w:tcPr>
            <w:tcW w:w="1548" w:type="dxa"/>
            <w:vMerge/>
            <w:textDirection w:val="btLr"/>
            <w:vAlign w:val="center"/>
          </w:tcPr>
          <w:p w14:paraId="3A3C9F1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2B1178B"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1EE0FA94"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37F9B36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8931CC5" w14:textId="77777777">
        <w:trPr>
          <w:cantSplit/>
        </w:trPr>
        <w:tc>
          <w:tcPr>
            <w:tcW w:w="1548" w:type="dxa"/>
            <w:vMerge/>
            <w:textDirection w:val="btLr"/>
            <w:vAlign w:val="center"/>
          </w:tcPr>
          <w:p w14:paraId="7005E25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CC8CC38"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2E4F5098" w14:textId="77777777" w:rsidR="007A1F44" w:rsidRPr="00A03C55" w:rsidRDefault="007A1F44" w:rsidP="00971004">
            <w:pPr>
              <w:pStyle w:val="TableEntry"/>
              <w:jc w:val="center"/>
              <w:rPr>
                <w:noProof w:val="0"/>
                <w:sz w:val="16"/>
              </w:rPr>
            </w:pPr>
            <w:r w:rsidRPr="00A03C55">
              <w:rPr>
                <w:noProof w:val="0"/>
                <w:sz w:val="16"/>
              </w:rPr>
              <w:t>U</w:t>
            </w:r>
          </w:p>
        </w:tc>
        <w:tc>
          <w:tcPr>
            <w:tcW w:w="4968" w:type="dxa"/>
            <w:vAlign w:val="center"/>
          </w:tcPr>
          <w:p w14:paraId="33D39F4D" w14:textId="77777777" w:rsidR="007A1F44" w:rsidRPr="00A03C55" w:rsidRDefault="007A1F44" w:rsidP="00971004">
            <w:pPr>
              <w:pStyle w:val="TableEntry"/>
              <w:rPr>
                <w:noProof w:val="0"/>
                <w:sz w:val="16"/>
              </w:rPr>
            </w:pPr>
            <w:r w:rsidRPr="00A03C55">
              <w:rPr>
                <w:noProof w:val="0"/>
                <w:sz w:val="16"/>
              </w:rPr>
              <w:t>Access Control role(s) the user holds that allows this transaction.</w:t>
            </w:r>
          </w:p>
        </w:tc>
      </w:tr>
      <w:tr w:rsidR="00A726AB" w:rsidRPr="00A03C55" w14:paraId="39F09E1B" w14:textId="77777777">
        <w:trPr>
          <w:cantSplit/>
        </w:trPr>
        <w:tc>
          <w:tcPr>
            <w:tcW w:w="1548" w:type="dxa"/>
            <w:vMerge/>
            <w:textDirection w:val="btLr"/>
            <w:vAlign w:val="center"/>
          </w:tcPr>
          <w:p w14:paraId="1EC39C91"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15A28D6"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0ADD827F" w14:textId="7CE04A81"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6EE3F310"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1577EF33" w14:textId="77777777" w:rsidTr="00D372D5">
        <w:trPr>
          <w:cantSplit/>
        </w:trPr>
        <w:tc>
          <w:tcPr>
            <w:tcW w:w="1548" w:type="dxa"/>
            <w:vMerge/>
            <w:textDirection w:val="btLr"/>
            <w:vAlign w:val="center"/>
          </w:tcPr>
          <w:p w14:paraId="5EEE3DDC"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74C808C5"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39056454" w14:textId="439744C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1EE6C09C"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14DC8549" w14:textId="77777777" w:rsidR="00BA7C04" w:rsidRPr="00A03C55" w:rsidRDefault="00BA7C0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95727C4" w14:textId="77777777" w:rsidTr="00D372D5">
        <w:trPr>
          <w:cantSplit/>
        </w:trPr>
        <w:tc>
          <w:tcPr>
            <w:tcW w:w="1548" w:type="dxa"/>
            <w:vMerge w:val="restart"/>
          </w:tcPr>
          <w:p w14:paraId="302F7F3E" w14:textId="77777777" w:rsidR="007A1F44" w:rsidRPr="00A03C55" w:rsidRDefault="007A1F44" w:rsidP="00A53067">
            <w:pPr>
              <w:pStyle w:val="TableEntryHeader"/>
              <w:rPr>
                <w:noProof w:val="0"/>
              </w:rPr>
            </w:pPr>
            <w:r w:rsidRPr="00A03C55">
              <w:rPr>
                <w:noProof w:val="0"/>
              </w:rPr>
              <w:t>Destination</w:t>
            </w:r>
          </w:p>
          <w:p w14:paraId="2931298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E137FED"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2D1F9D6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0E697B7"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19947FE0" w14:textId="77777777">
        <w:trPr>
          <w:cantSplit/>
        </w:trPr>
        <w:tc>
          <w:tcPr>
            <w:tcW w:w="1548" w:type="dxa"/>
            <w:vMerge/>
            <w:textDirection w:val="btLr"/>
            <w:vAlign w:val="center"/>
          </w:tcPr>
          <w:p w14:paraId="3F9D4D5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0ACD2DB" w14:textId="77777777" w:rsidR="007A1F44" w:rsidRPr="00A03C55" w:rsidRDefault="007A1F44" w:rsidP="00971004">
            <w:pPr>
              <w:pStyle w:val="TableEntry"/>
              <w:rPr>
                <w:i/>
                <w:iCs/>
                <w:noProof w:val="0"/>
                <w:sz w:val="16"/>
              </w:rPr>
            </w:pPr>
            <w:r w:rsidRPr="00A03C55">
              <w:rPr>
                <w:i/>
                <w:iCs/>
                <w:noProof w:val="0"/>
                <w:sz w:val="16"/>
              </w:rPr>
              <w:t>AlternativeUserID</w:t>
            </w:r>
          </w:p>
        </w:tc>
        <w:tc>
          <w:tcPr>
            <w:tcW w:w="630" w:type="dxa"/>
            <w:vAlign w:val="center"/>
          </w:tcPr>
          <w:p w14:paraId="5121E3A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C26DA61"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47D85C7" w14:textId="77777777">
        <w:trPr>
          <w:cantSplit/>
        </w:trPr>
        <w:tc>
          <w:tcPr>
            <w:tcW w:w="1548" w:type="dxa"/>
            <w:vMerge/>
            <w:textDirection w:val="btLr"/>
            <w:vAlign w:val="center"/>
          </w:tcPr>
          <w:p w14:paraId="70FA768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3A24E85"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14AB1BC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354BA58"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8D68F65" w14:textId="77777777">
        <w:trPr>
          <w:cantSplit/>
        </w:trPr>
        <w:tc>
          <w:tcPr>
            <w:tcW w:w="1548" w:type="dxa"/>
            <w:vMerge/>
            <w:textDirection w:val="btLr"/>
            <w:vAlign w:val="center"/>
          </w:tcPr>
          <w:p w14:paraId="3E820BE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E0F308D" w14:textId="77777777" w:rsidR="007A1F44" w:rsidRPr="00A03C55" w:rsidRDefault="007A1F44" w:rsidP="00971004">
            <w:pPr>
              <w:pStyle w:val="TableEntry"/>
              <w:rPr>
                <w:iCs/>
                <w:noProof w:val="0"/>
                <w:sz w:val="16"/>
              </w:rPr>
            </w:pPr>
            <w:r w:rsidRPr="00A03C55">
              <w:rPr>
                <w:iCs/>
                <w:noProof w:val="0"/>
                <w:sz w:val="16"/>
              </w:rPr>
              <w:t>UserIsRequestor</w:t>
            </w:r>
          </w:p>
        </w:tc>
        <w:tc>
          <w:tcPr>
            <w:tcW w:w="630" w:type="dxa"/>
            <w:vAlign w:val="center"/>
          </w:tcPr>
          <w:p w14:paraId="47C65B54"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1FAA71A5"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7D650BF0" w14:textId="77777777">
        <w:trPr>
          <w:cantSplit/>
        </w:trPr>
        <w:tc>
          <w:tcPr>
            <w:tcW w:w="1548" w:type="dxa"/>
            <w:vMerge/>
            <w:textDirection w:val="btLr"/>
            <w:vAlign w:val="center"/>
          </w:tcPr>
          <w:p w14:paraId="0A48085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8747B46"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77A9F07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D7ADC5F" w14:textId="77777777" w:rsidR="007A1F44" w:rsidRPr="00A03C55" w:rsidRDefault="007A1F44" w:rsidP="00971004">
            <w:pPr>
              <w:pStyle w:val="TableEntry"/>
              <w:rPr>
                <w:noProof w:val="0"/>
                <w:sz w:val="16"/>
              </w:rPr>
            </w:pPr>
            <w:r w:rsidRPr="00A03C55">
              <w:rPr>
                <w:noProof w:val="0"/>
                <w:sz w:val="16"/>
              </w:rPr>
              <w:t>EV(110152, DCM, “Destination”)</w:t>
            </w:r>
          </w:p>
        </w:tc>
      </w:tr>
      <w:tr w:rsidR="007A1F44" w:rsidRPr="00A03C55" w14:paraId="4E7F65C0" w14:textId="77777777">
        <w:trPr>
          <w:cantSplit/>
        </w:trPr>
        <w:tc>
          <w:tcPr>
            <w:tcW w:w="1548" w:type="dxa"/>
            <w:vMerge/>
            <w:textDirection w:val="btLr"/>
            <w:vAlign w:val="center"/>
          </w:tcPr>
          <w:p w14:paraId="2887F7D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33AC9B2"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0158710F"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8F5F331"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28DFF464" w14:textId="77777777" w:rsidTr="00D372D5">
        <w:trPr>
          <w:cantSplit/>
        </w:trPr>
        <w:tc>
          <w:tcPr>
            <w:tcW w:w="1548" w:type="dxa"/>
            <w:vMerge/>
            <w:textDirection w:val="btLr"/>
            <w:vAlign w:val="center"/>
          </w:tcPr>
          <w:p w14:paraId="086F646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46A6063"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70008191"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E777C14" w14:textId="77777777" w:rsidR="007A1F44" w:rsidRPr="00A03C55" w:rsidRDefault="007A1F44" w:rsidP="00971004">
            <w:pPr>
              <w:pStyle w:val="TableEntry"/>
              <w:rPr>
                <w:noProof w:val="0"/>
                <w:sz w:val="16"/>
              </w:rPr>
            </w:pPr>
            <w:r w:rsidRPr="00A03C55">
              <w:rPr>
                <w:noProof w:val="0"/>
                <w:sz w:val="16"/>
              </w:rPr>
              <w:t>the machine name or IP address.</w:t>
            </w:r>
          </w:p>
        </w:tc>
      </w:tr>
    </w:tbl>
    <w:p w14:paraId="479AB67E" w14:textId="77777777" w:rsidR="0024701A" w:rsidRPr="00A03C55" w:rsidRDefault="0024701A"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6092BEB" w14:textId="77777777">
        <w:trPr>
          <w:cantSplit/>
        </w:trPr>
        <w:tc>
          <w:tcPr>
            <w:tcW w:w="1728" w:type="dxa"/>
            <w:vMerge w:val="restart"/>
          </w:tcPr>
          <w:p w14:paraId="1557D605" w14:textId="77777777" w:rsidR="007A1F44" w:rsidRPr="00A03C55" w:rsidRDefault="007A1F44" w:rsidP="00A53067">
            <w:pPr>
              <w:pStyle w:val="TableEntryHeader"/>
              <w:rPr>
                <w:noProof w:val="0"/>
              </w:rPr>
            </w:pPr>
            <w:r w:rsidRPr="00A03C55">
              <w:rPr>
                <w:noProof w:val="0"/>
              </w:rPr>
              <w:t>Audit Source</w:t>
            </w:r>
          </w:p>
          <w:p w14:paraId="65BA33EA"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33667765"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7CFF19E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192C129"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03925D7" w14:textId="77777777">
        <w:trPr>
          <w:cantSplit/>
        </w:trPr>
        <w:tc>
          <w:tcPr>
            <w:tcW w:w="1728" w:type="dxa"/>
            <w:vMerge/>
            <w:textDirection w:val="btLr"/>
            <w:vAlign w:val="center"/>
          </w:tcPr>
          <w:p w14:paraId="38E6B109"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52277DF"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165D521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5224EE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AA63846" w14:textId="77777777">
        <w:trPr>
          <w:cantSplit/>
        </w:trPr>
        <w:tc>
          <w:tcPr>
            <w:tcW w:w="1728" w:type="dxa"/>
            <w:vMerge/>
            <w:textDirection w:val="btLr"/>
            <w:vAlign w:val="center"/>
          </w:tcPr>
          <w:p w14:paraId="0B6D9EF9"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7785F39"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2FE9B9F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491062A"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5C9A60E" w14:textId="77777777" w:rsidR="007A1F44" w:rsidRPr="00A03C55"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7AFCD28" w14:textId="77777777" w:rsidTr="00D372D5">
        <w:trPr>
          <w:cantSplit/>
        </w:trPr>
        <w:tc>
          <w:tcPr>
            <w:tcW w:w="1548" w:type="dxa"/>
            <w:vMerge w:val="restart"/>
          </w:tcPr>
          <w:p w14:paraId="73F42BA4" w14:textId="77777777" w:rsidR="007A1F44" w:rsidRPr="00A03C55" w:rsidRDefault="007A1F44" w:rsidP="00A53067">
            <w:pPr>
              <w:pStyle w:val="TableEntryHeader"/>
              <w:rPr>
                <w:noProof w:val="0"/>
              </w:rPr>
            </w:pPr>
            <w:r w:rsidRPr="00A03C55">
              <w:rPr>
                <w:noProof w:val="0"/>
              </w:rPr>
              <w:t>Patient</w:t>
            </w:r>
          </w:p>
          <w:p w14:paraId="793B3A7F"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0400728"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635F6E7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F1D721E"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37153DEB" w14:textId="77777777">
        <w:trPr>
          <w:cantSplit/>
        </w:trPr>
        <w:tc>
          <w:tcPr>
            <w:tcW w:w="1548" w:type="dxa"/>
            <w:vMerge/>
            <w:vAlign w:val="center"/>
          </w:tcPr>
          <w:p w14:paraId="7E5E2C5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DD87B11"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74F63D7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25A1465E"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2127E859" w14:textId="77777777">
        <w:trPr>
          <w:cantSplit/>
        </w:trPr>
        <w:tc>
          <w:tcPr>
            <w:tcW w:w="1548" w:type="dxa"/>
            <w:vMerge/>
            <w:vAlign w:val="center"/>
          </w:tcPr>
          <w:p w14:paraId="44F53BE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F091851"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6AF6A2C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2CEC352"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246372E3" w14:textId="77777777">
        <w:trPr>
          <w:cantSplit/>
        </w:trPr>
        <w:tc>
          <w:tcPr>
            <w:tcW w:w="1548" w:type="dxa"/>
            <w:vMerge/>
            <w:vAlign w:val="center"/>
          </w:tcPr>
          <w:p w14:paraId="130963B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A4344F6"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31B97745"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33216D1B"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7299F451" w14:textId="77777777">
        <w:trPr>
          <w:cantSplit/>
        </w:trPr>
        <w:tc>
          <w:tcPr>
            <w:tcW w:w="1548" w:type="dxa"/>
            <w:vMerge/>
            <w:vAlign w:val="center"/>
          </w:tcPr>
          <w:p w14:paraId="163B2C4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1E9A5F"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6C15350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49F695E"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6CFDC80" w14:textId="77777777">
        <w:trPr>
          <w:cantSplit/>
        </w:trPr>
        <w:tc>
          <w:tcPr>
            <w:tcW w:w="1548" w:type="dxa"/>
            <w:vMerge/>
            <w:vAlign w:val="center"/>
          </w:tcPr>
          <w:p w14:paraId="173EB7F9"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C247856"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7E2973E0"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174F4327" w14:textId="1D366155"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4B1A0A" w:rsidRPr="00A03C55">
              <w:rPr>
                <w:noProof w:val="0"/>
                <w:sz w:val="16"/>
              </w:rPr>
              <w:t>A</w:t>
            </w:r>
            <w:r w:rsidRPr="00A03C55">
              <w:rPr>
                <w:noProof w:val="0"/>
                <w:sz w:val="16"/>
              </w:rPr>
              <w:t>ppendix E)</w:t>
            </w:r>
            <w:r w:rsidRPr="00A03C55">
              <w:rPr>
                <w:iCs/>
                <w:noProof w:val="0"/>
                <w:sz w:val="16"/>
              </w:rPr>
              <w:t xml:space="preserve">. </w:t>
            </w:r>
          </w:p>
        </w:tc>
      </w:tr>
      <w:tr w:rsidR="007A1F44" w:rsidRPr="00A03C55" w14:paraId="14EFCF45" w14:textId="77777777">
        <w:trPr>
          <w:cantSplit/>
        </w:trPr>
        <w:tc>
          <w:tcPr>
            <w:tcW w:w="1548" w:type="dxa"/>
            <w:vMerge/>
            <w:vAlign w:val="center"/>
          </w:tcPr>
          <w:p w14:paraId="7F4AF03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8EE6663"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6CDAE04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3DA9E1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11A0CFE" w14:textId="77777777">
        <w:trPr>
          <w:cantSplit/>
        </w:trPr>
        <w:tc>
          <w:tcPr>
            <w:tcW w:w="1548" w:type="dxa"/>
            <w:vMerge/>
            <w:vAlign w:val="center"/>
          </w:tcPr>
          <w:p w14:paraId="4EEF47A8"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C9CDDB5"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38F2554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3BD52B0"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E9BBDBA" w14:textId="77777777">
        <w:trPr>
          <w:cantSplit/>
        </w:trPr>
        <w:tc>
          <w:tcPr>
            <w:tcW w:w="1548" w:type="dxa"/>
            <w:vMerge/>
            <w:vAlign w:val="center"/>
          </w:tcPr>
          <w:p w14:paraId="6F714B0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8594FAB"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45524F6D"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1BDEF8E" w14:textId="77777777" w:rsidR="007A1F44" w:rsidRPr="00A03C55" w:rsidRDefault="007A1F44" w:rsidP="00971004">
            <w:pPr>
              <w:pStyle w:val="TableEntry"/>
              <w:rPr>
                <w:noProof w:val="0"/>
                <w:sz w:val="16"/>
              </w:rPr>
            </w:pPr>
            <w:r w:rsidRPr="00A03C55">
              <w:rPr>
                <w:i/>
                <w:iCs/>
                <w:noProof w:val="0"/>
                <w:sz w:val="16"/>
              </w:rPr>
              <w:t>not specialized</w:t>
            </w:r>
          </w:p>
        </w:tc>
      </w:tr>
    </w:tbl>
    <w:p w14:paraId="67CA69AD"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8FE42AA" w14:textId="77777777" w:rsidTr="00D372D5">
        <w:trPr>
          <w:cantSplit/>
        </w:trPr>
        <w:tc>
          <w:tcPr>
            <w:tcW w:w="1548" w:type="dxa"/>
            <w:vMerge w:val="restart"/>
          </w:tcPr>
          <w:p w14:paraId="5B451259" w14:textId="77777777" w:rsidR="007A1F44" w:rsidRPr="00A03C55" w:rsidRDefault="007A1F44" w:rsidP="00A53067">
            <w:pPr>
              <w:pStyle w:val="TableEntryHeader"/>
              <w:rPr>
                <w:noProof w:val="0"/>
              </w:rPr>
            </w:pPr>
            <w:r w:rsidRPr="00A03C55">
              <w:rPr>
                <w:noProof w:val="0"/>
              </w:rPr>
              <w:lastRenderedPageBreak/>
              <w:t>Query Parameters</w:t>
            </w:r>
          </w:p>
          <w:p w14:paraId="03DDCDE2"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6F2FF9A4"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1E88FEA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89EA3CA"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7BA24D0F" w14:textId="77777777">
        <w:trPr>
          <w:cantSplit/>
        </w:trPr>
        <w:tc>
          <w:tcPr>
            <w:tcW w:w="1548" w:type="dxa"/>
            <w:vMerge/>
            <w:vAlign w:val="center"/>
          </w:tcPr>
          <w:p w14:paraId="5D505C2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EEB5F2A"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56AEADCA"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64E0F01"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30AC150C" w14:textId="77777777">
        <w:trPr>
          <w:cantSplit/>
        </w:trPr>
        <w:tc>
          <w:tcPr>
            <w:tcW w:w="1548" w:type="dxa"/>
            <w:vMerge/>
            <w:vAlign w:val="center"/>
          </w:tcPr>
          <w:p w14:paraId="1C73456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D39DA6F"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7F7D844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D487B3A"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82A17BE" w14:textId="77777777">
        <w:trPr>
          <w:cantSplit/>
        </w:trPr>
        <w:tc>
          <w:tcPr>
            <w:tcW w:w="1548" w:type="dxa"/>
            <w:vMerge/>
            <w:vAlign w:val="center"/>
          </w:tcPr>
          <w:p w14:paraId="54B030F2"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2879D" w14:textId="77777777" w:rsidR="007A1F44" w:rsidRPr="00A03C55" w:rsidRDefault="007A1F44" w:rsidP="00601E92">
            <w:pPr>
              <w:pStyle w:val="TableEntry"/>
              <w:rPr>
                <w:noProof w:val="0"/>
                <w:sz w:val="16"/>
              </w:rPr>
            </w:pPr>
            <w:r w:rsidRPr="00A03C55">
              <w:rPr>
                <w:noProof w:val="0"/>
                <w:sz w:val="16"/>
              </w:rPr>
              <w:t>ParticipantObjectIDTypeCode</w:t>
            </w:r>
          </w:p>
        </w:tc>
        <w:tc>
          <w:tcPr>
            <w:tcW w:w="630" w:type="dxa"/>
            <w:vAlign w:val="center"/>
          </w:tcPr>
          <w:p w14:paraId="27294164" w14:textId="77777777" w:rsidR="007A1F44" w:rsidRPr="00A03C55" w:rsidRDefault="007A1F44" w:rsidP="00601E92">
            <w:pPr>
              <w:pStyle w:val="TableEntry"/>
              <w:jc w:val="center"/>
              <w:rPr>
                <w:noProof w:val="0"/>
                <w:sz w:val="16"/>
              </w:rPr>
            </w:pPr>
            <w:r w:rsidRPr="00A03C55">
              <w:rPr>
                <w:noProof w:val="0"/>
                <w:sz w:val="16"/>
              </w:rPr>
              <w:t>M</w:t>
            </w:r>
          </w:p>
        </w:tc>
        <w:tc>
          <w:tcPr>
            <w:tcW w:w="4968" w:type="dxa"/>
          </w:tcPr>
          <w:p w14:paraId="74BE6B5F" w14:textId="77777777" w:rsidR="007A1F44" w:rsidRPr="00A03C55" w:rsidRDefault="007A1F44" w:rsidP="00971004">
            <w:pPr>
              <w:pStyle w:val="TableEntry"/>
              <w:rPr>
                <w:noProof w:val="0"/>
                <w:sz w:val="16"/>
              </w:rPr>
            </w:pPr>
            <w:r w:rsidRPr="00A03C55">
              <w:rPr>
                <w:noProof w:val="0"/>
                <w:sz w:val="16"/>
              </w:rPr>
              <w:t>EV(“ITI-47”, “IHE Transactions”, “Patient Demographics Query”)</w:t>
            </w:r>
          </w:p>
        </w:tc>
      </w:tr>
      <w:tr w:rsidR="007A1F44" w:rsidRPr="00A03C55" w14:paraId="7629E195" w14:textId="77777777">
        <w:trPr>
          <w:cantSplit/>
        </w:trPr>
        <w:tc>
          <w:tcPr>
            <w:tcW w:w="1548" w:type="dxa"/>
            <w:vMerge/>
            <w:vAlign w:val="center"/>
          </w:tcPr>
          <w:p w14:paraId="11DDB42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1553E19"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3E3BF73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D8799F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265FD669" w14:textId="77777777">
        <w:trPr>
          <w:cantSplit/>
        </w:trPr>
        <w:tc>
          <w:tcPr>
            <w:tcW w:w="1548" w:type="dxa"/>
            <w:vMerge/>
            <w:vAlign w:val="center"/>
          </w:tcPr>
          <w:p w14:paraId="3FBFF6F5"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271E926" w14:textId="77777777" w:rsidR="007A1F44" w:rsidRPr="00A03C55" w:rsidRDefault="007A1F44" w:rsidP="00601E92">
            <w:pPr>
              <w:pStyle w:val="TableEntry"/>
              <w:rPr>
                <w:i/>
                <w:noProof w:val="0"/>
                <w:sz w:val="16"/>
              </w:rPr>
            </w:pPr>
            <w:r w:rsidRPr="00A03C55">
              <w:rPr>
                <w:i/>
                <w:noProof w:val="0"/>
                <w:sz w:val="16"/>
              </w:rPr>
              <w:t>ParticipantObjectID</w:t>
            </w:r>
          </w:p>
        </w:tc>
        <w:tc>
          <w:tcPr>
            <w:tcW w:w="630" w:type="dxa"/>
            <w:vAlign w:val="center"/>
          </w:tcPr>
          <w:p w14:paraId="270A2FF9"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4CDF1CC7"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4EBC01A2" w14:textId="77777777">
        <w:trPr>
          <w:cantSplit/>
        </w:trPr>
        <w:tc>
          <w:tcPr>
            <w:tcW w:w="1548" w:type="dxa"/>
            <w:vMerge/>
            <w:vAlign w:val="center"/>
          </w:tcPr>
          <w:p w14:paraId="45B144F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CB0D616"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6711CF9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15616F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0AE37A5" w14:textId="77777777">
        <w:trPr>
          <w:cantSplit/>
        </w:trPr>
        <w:tc>
          <w:tcPr>
            <w:tcW w:w="1548" w:type="dxa"/>
            <w:vMerge/>
            <w:vAlign w:val="center"/>
          </w:tcPr>
          <w:p w14:paraId="1D978004"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816DCF6" w14:textId="77777777" w:rsidR="007A1F44" w:rsidRPr="00A03C55" w:rsidRDefault="007A1F44" w:rsidP="00A53067">
            <w:pPr>
              <w:pStyle w:val="TableEntry"/>
              <w:rPr>
                <w:noProof w:val="0"/>
                <w:sz w:val="16"/>
              </w:rPr>
            </w:pPr>
            <w:r w:rsidRPr="00A03C55">
              <w:rPr>
                <w:noProof w:val="0"/>
                <w:sz w:val="16"/>
              </w:rPr>
              <w:t>ParticipantObjectQuery</w:t>
            </w:r>
          </w:p>
        </w:tc>
        <w:tc>
          <w:tcPr>
            <w:tcW w:w="630" w:type="dxa"/>
            <w:vAlign w:val="center"/>
          </w:tcPr>
          <w:p w14:paraId="0027BC7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F75AE59" w14:textId="77777777" w:rsidR="007A1F44" w:rsidRPr="00A03C55" w:rsidRDefault="007A1F44" w:rsidP="00971004">
            <w:pPr>
              <w:pStyle w:val="TableEntry"/>
              <w:rPr>
                <w:noProof w:val="0"/>
                <w:sz w:val="16"/>
              </w:rPr>
            </w:pPr>
            <w:r w:rsidRPr="00A03C55">
              <w:rPr>
                <w:noProof w:val="0"/>
                <w:sz w:val="16"/>
              </w:rPr>
              <w:t>the QueryByParameter segment of the query, base64 encoded</w:t>
            </w:r>
          </w:p>
        </w:tc>
      </w:tr>
      <w:tr w:rsidR="007A1F44" w:rsidRPr="00A03C55" w14:paraId="577CF3E5" w14:textId="77777777">
        <w:trPr>
          <w:cantSplit/>
        </w:trPr>
        <w:tc>
          <w:tcPr>
            <w:tcW w:w="1548" w:type="dxa"/>
            <w:vMerge/>
            <w:vAlign w:val="center"/>
          </w:tcPr>
          <w:p w14:paraId="2699765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85D928A"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68CB950B" w14:textId="77777777" w:rsidR="007A1F44" w:rsidRPr="00A03C55" w:rsidRDefault="007A1F44" w:rsidP="00631CA0">
            <w:pPr>
              <w:pStyle w:val="TableEntry"/>
              <w:jc w:val="center"/>
              <w:rPr>
                <w:i/>
                <w:iCs/>
                <w:noProof w:val="0"/>
                <w:sz w:val="16"/>
              </w:rPr>
            </w:pPr>
            <w:r w:rsidRPr="00A03C55">
              <w:rPr>
                <w:i/>
                <w:iCs/>
                <w:noProof w:val="0"/>
                <w:sz w:val="16"/>
              </w:rPr>
              <w:t>U</w:t>
            </w:r>
          </w:p>
        </w:tc>
        <w:tc>
          <w:tcPr>
            <w:tcW w:w="4968" w:type="dxa"/>
            <w:vAlign w:val="center"/>
          </w:tcPr>
          <w:p w14:paraId="6521A9D3" w14:textId="77777777" w:rsidR="007A1F44" w:rsidRPr="00A03C55" w:rsidRDefault="007A1F44" w:rsidP="00631CA0">
            <w:pPr>
              <w:pStyle w:val="TableEntry"/>
              <w:rPr>
                <w:i/>
                <w:iCs/>
                <w:noProof w:val="0"/>
                <w:sz w:val="16"/>
              </w:rPr>
            </w:pPr>
            <w:r w:rsidRPr="00A03C55">
              <w:rPr>
                <w:i/>
                <w:iCs/>
                <w:noProof w:val="0"/>
                <w:sz w:val="16"/>
              </w:rPr>
              <w:t>not specialized</w:t>
            </w:r>
          </w:p>
        </w:tc>
      </w:tr>
    </w:tbl>
    <w:p w14:paraId="6FA575C6" w14:textId="77777777" w:rsidR="007A1F44" w:rsidRPr="00A03C55" w:rsidRDefault="007A1F44" w:rsidP="00971004"/>
    <w:p w14:paraId="39A4281D" w14:textId="77777777" w:rsidR="007A1F44" w:rsidRPr="00A03C55" w:rsidRDefault="007A1F44" w:rsidP="00D372D5">
      <w:pPr>
        <w:pStyle w:val="Heading5"/>
        <w:tabs>
          <w:tab w:val="clear" w:pos="432"/>
          <w:tab w:val="clear" w:pos="2160"/>
          <w:tab w:val="clear" w:pos="2880"/>
          <w:tab w:val="clear" w:pos="3600"/>
          <w:tab w:val="clear" w:pos="4320"/>
        </w:tabs>
        <w:rPr>
          <w:noProof w:val="0"/>
        </w:rPr>
      </w:pPr>
      <w:r w:rsidRPr="00A03C55">
        <w:rPr>
          <w:noProof w:val="0"/>
        </w:rPr>
        <w:t>3.47.5.1.2 Patient Demographics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27D732C0" w14:textId="77777777" w:rsidTr="00D372D5">
        <w:trPr>
          <w:cantSplit/>
        </w:trPr>
        <w:tc>
          <w:tcPr>
            <w:tcW w:w="1458" w:type="dxa"/>
            <w:textDirection w:val="btLr"/>
            <w:vAlign w:val="center"/>
          </w:tcPr>
          <w:p w14:paraId="69A3ABB0" w14:textId="77777777" w:rsidR="007A1F44" w:rsidRPr="00A03C55" w:rsidRDefault="007A1F44" w:rsidP="00D372D5">
            <w:pPr>
              <w:pStyle w:val="TableEntry"/>
              <w:rPr>
                <w:noProof w:val="0"/>
              </w:rPr>
            </w:pPr>
          </w:p>
        </w:tc>
        <w:tc>
          <w:tcPr>
            <w:tcW w:w="2610" w:type="dxa"/>
            <w:vAlign w:val="center"/>
          </w:tcPr>
          <w:p w14:paraId="46FE5FE5"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27B1AFAE" w14:textId="77777777" w:rsidR="007A1F44" w:rsidRPr="00A03C55" w:rsidRDefault="007A1F44" w:rsidP="00A53067">
            <w:pPr>
              <w:pStyle w:val="TableEntryHeader"/>
              <w:rPr>
                <w:noProof w:val="0"/>
              </w:rPr>
            </w:pPr>
            <w:r w:rsidRPr="00A03C55">
              <w:rPr>
                <w:noProof w:val="0"/>
              </w:rPr>
              <w:t>Opt</w:t>
            </w:r>
          </w:p>
        </w:tc>
        <w:tc>
          <w:tcPr>
            <w:tcW w:w="4878" w:type="dxa"/>
            <w:vAlign w:val="center"/>
          </w:tcPr>
          <w:p w14:paraId="66AD77BB" w14:textId="77777777" w:rsidR="007A1F44" w:rsidRPr="00A03C55" w:rsidRDefault="007A1F44" w:rsidP="00A53067">
            <w:pPr>
              <w:pStyle w:val="TableEntryHeader"/>
              <w:rPr>
                <w:noProof w:val="0"/>
              </w:rPr>
            </w:pPr>
            <w:r w:rsidRPr="00A03C55">
              <w:rPr>
                <w:noProof w:val="0"/>
              </w:rPr>
              <w:t>Value Constraints</w:t>
            </w:r>
          </w:p>
        </w:tc>
      </w:tr>
      <w:tr w:rsidR="007A1F44" w:rsidRPr="00A03C55" w14:paraId="6063B702" w14:textId="77777777" w:rsidTr="00D372D5">
        <w:trPr>
          <w:cantSplit/>
        </w:trPr>
        <w:tc>
          <w:tcPr>
            <w:tcW w:w="1458" w:type="dxa"/>
            <w:vMerge w:val="restart"/>
          </w:tcPr>
          <w:p w14:paraId="05C2C639" w14:textId="77777777" w:rsidR="007A1F44" w:rsidRPr="00A03C55" w:rsidRDefault="007A1F44" w:rsidP="00A53067">
            <w:pPr>
              <w:pStyle w:val="TableEntryHeader"/>
              <w:rPr>
                <w:noProof w:val="0"/>
              </w:rPr>
            </w:pPr>
            <w:r w:rsidRPr="00A03C55">
              <w:rPr>
                <w:noProof w:val="0"/>
              </w:rPr>
              <w:t>Event</w:t>
            </w:r>
          </w:p>
          <w:p w14:paraId="1C3B1D5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22E1B25B" w14:textId="77777777" w:rsidR="007A1F44" w:rsidRPr="00A03C55" w:rsidRDefault="007A1F44" w:rsidP="00971004">
            <w:pPr>
              <w:pStyle w:val="TableEntry"/>
              <w:rPr>
                <w:noProof w:val="0"/>
                <w:sz w:val="16"/>
              </w:rPr>
            </w:pPr>
            <w:r w:rsidRPr="00A03C55">
              <w:rPr>
                <w:noProof w:val="0"/>
                <w:sz w:val="16"/>
              </w:rPr>
              <w:t>EventID</w:t>
            </w:r>
          </w:p>
        </w:tc>
        <w:tc>
          <w:tcPr>
            <w:tcW w:w="720" w:type="dxa"/>
            <w:vAlign w:val="center"/>
          </w:tcPr>
          <w:p w14:paraId="47840A6D"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2F90C85F" w14:textId="77777777" w:rsidR="007A1F44" w:rsidRPr="00A03C55" w:rsidRDefault="007A1F44" w:rsidP="00971004">
            <w:pPr>
              <w:pStyle w:val="TableEntry"/>
              <w:rPr>
                <w:noProof w:val="0"/>
                <w:sz w:val="16"/>
              </w:rPr>
            </w:pPr>
            <w:r w:rsidRPr="00A03C55">
              <w:rPr>
                <w:noProof w:val="0"/>
                <w:sz w:val="16"/>
              </w:rPr>
              <w:t>EV(110112, DCM, “Query”)</w:t>
            </w:r>
          </w:p>
        </w:tc>
      </w:tr>
      <w:tr w:rsidR="007A1F44" w:rsidRPr="00A03C55" w14:paraId="4BCA1389" w14:textId="77777777">
        <w:trPr>
          <w:cantSplit/>
        </w:trPr>
        <w:tc>
          <w:tcPr>
            <w:tcW w:w="1458" w:type="dxa"/>
            <w:vMerge/>
            <w:vAlign w:val="center"/>
          </w:tcPr>
          <w:p w14:paraId="6C70A10A"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7DEEA41" w14:textId="77777777" w:rsidR="007A1F44" w:rsidRPr="00A03C55" w:rsidRDefault="007A1F44" w:rsidP="00971004">
            <w:pPr>
              <w:pStyle w:val="TableEntry"/>
              <w:rPr>
                <w:noProof w:val="0"/>
                <w:sz w:val="16"/>
              </w:rPr>
            </w:pPr>
            <w:r w:rsidRPr="00A03C55">
              <w:rPr>
                <w:noProof w:val="0"/>
                <w:sz w:val="16"/>
              </w:rPr>
              <w:t>EventActionCode</w:t>
            </w:r>
          </w:p>
        </w:tc>
        <w:tc>
          <w:tcPr>
            <w:tcW w:w="720" w:type="dxa"/>
            <w:vAlign w:val="center"/>
          </w:tcPr>
          <w:p w14:paraId="7DCD8F8F"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520959E2"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48DFEBE2" w14:textId="77777777">
        <w:trPr>
          <w:cantSplit/>
        </w:trPr>
        <w:tc>
          <w:tcPr>
            <w:tcW w:w="1458" w:type="dxa"/>
            <w:vMerge/>
            <w:vAlign w:val="center"/>
          </w:tcPr>
          <w:p w14:paraId="225C3FD8"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80A097A"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vAlign w:val="center"/>
          </w:tcPr>
          <w:p w14:paraId="441A5627"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4167DEEC"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C89F53A" w14:textId="77777777">
        <w:trPr>
          <w:cantSplit/>
        </w:trPr>
        <w:tc>
          <w:tcPr>
            <w:tcW w:w="1458" w:type="dxa"/>
            <w:vMerge/>
            <w:vAlign w:val="center"/>
          </w:tcPr>
          <w:p w14:paraId="5169295F"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A650D68"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vAlign w:val="center"/>
          </w:tcPr>
          <w:p w14:paraId="21C03E34"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671F083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35F1D4E" w14:textId="77777777">
        <w:trPr>
          <w:cantSplit/>
        </w:trPr>
        <w:tc>
          <w:tcPr>
            <w:tcW w:w="1458" w:type="dxa"/>
            <w:vMerge/>
            <w:vAlign w:val="center"/>
          </w:tcPr>
          <w:p w14:paraId="4391791A"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EDFBBC7" w14:textId="77777777" w:rsidR="007A1F44" w:rsidRPr="00A03C55" w:rsidRDefault="007A1F44" w:rsidP="00971004">
            <w:pPr>
              <w:pStyle w:val="TableEntry"/>
              <w:rPr>
                <w:noProof w:val="0"/>
                <w:sz w:val="16"/>
              </w:rPr>
            </w:pPr>
            <w:r w:rsidRPr="00A03C55">
              <w:rPr>
                <w:noProof w:val="0"/>
                <w:sz w:val="16"/>
              </w:rPr>
              <w:t>EventTypeCode</w:t>
            </w:r>
          </w:p>
        </w:tc>
        <w:tc>
          <w:tcPr>
            <w:tcW w:w="720" w:type="dxa"/>
            <w:vAlign w:val="center"/>
          </w:tcPr>
          <w:p w14:paraId="28339943"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E8B5C41" w14:textId="77777777" w:rsidR="007A1F44" w:rsidRPr="00A03C55" w:rsidRDefault="007A1F44" w:rsidP="00971004">
            <w:pPr>
              <w:pStyle w:val="TableEntry"/>
              <w:rPr>
                <w:noProof w:val="0"/>
                <w:sz w:val="16"/>
              </w:rPr>
            </w:pPr>
            <w:r w:rsidRPr="00A03C55">
              <w:rPr>
                <w:noProof w:val="0"/>
                <w:sz w:val="16"/>
              </w:rPr>
              <w:t>EV(“ITI-47”, “IHE Transactions”, “Patient Demographics Query”)</w:t>
            </w:r>
          </w:p>
        </w:tc>
      </w:tr>
      <w:tr w:rsidR="007A1F44" w:rsidRPr="00A03C55" w14:paraId="356B9B3B" w14:textId="77777777">
        <w:trPr>
          <w:cantSplit/>
        </w:trPr>
        <w:tc>
          <w:tcPr>
            <w:tcW w:w="9666" w:type="dxa"/>
            <w:gridSpan w:val="4"/>
          </w:tcPr>
          <w:p w14:paraId="12F3FE33" w14:textId="77777777" w:rsidR="007A1F44" w:rsidRPr="00A03C55" w:rsidRDefault="007A1F44" w:rsidP="003462A5">
            <w:pPr>
              <w:pStyle w:val="TableEntry"/>
              <w:rPr>
                <w:noProof w:val="0"/>
              </w:rPr>
            </w:pPr>
            <w:r w:rsidRPr="00A03C55">
              <w:rPr>
                <w:noProof w:val="0"/>
              </w:rPr>
              <w:t>Source (Patient Demographics Consumer) (1)</w:t>
            </w:r>
          </w:p>
        </w:tc>
      </w:tr>
      <w:tr w:rsidR="007A1F44" w:rsidRPr="00A03C55" w14:paraId="328C0AB5" w14:textId="77777777">
        <w:trPr>
          <w:cantSplit/>
        </w:trPr>
        <w:tc>
          <w:tcPr>
            <w:tcW w:w="9666" w:type="dxa"/>
            <w:gridSpan w:val="4"/>
          </w:tcPr>
          <w:p w14:paraId="7C2F02D1" w14:textId="77777777" w:rsidR="007A1F44" w:rsidRPr="00A03C55" w:rsidRDefault="007A1F44" w:rsidP="003462A5">
            <w:pPr>
              <w:pStyle w:val="TableEntry"/>
              <w:rPr>
                <w:noProof w:val="0"/>
              </w:rPr>
            </w:pPr>
            <w:r w:rsidRPr="00A03C55">
              <w:rPr>
                <w:noProof w:val="0"/>
              </w:rPr>
              <w:t>Destination (Patient Demographics Supplier) (1)</w:t>
            </w:r>
          </w:p>
        </w:tc>
      </w:tr>
      <w:tr w:rsidR="007A1F44" w:rsidRPr="00A03C55" w14:paraId="6D2393DC" w14:textId="77777777">
        <w:trPr>
          <w:cantSplit/>
        </w:trPr>
        <w:tc>
          <w:tcPr>
            <w:tcW w:w="9666" w:type="dxa"/>
            <w:gridSpan w:val="4"/>
          </w:tcPr>
          <w:p w14:paraId="4183821E" w14:textId="77777777" w:rsidR="007A1F44" w:rsidRPr="00A03C55" w:rsidRDefault="007A1F44" w:rsidP="003462A5">
            <w:pPr>
              <w:pStyle w:val="TableEntry"/>
              <w:rPr>
                <w:noProof w:val="0"/>
              </w:rPr>
            </w:pPr>
            <w:r w:rsidRPr="00A03C55">
              <w:rPr>
                <w:noProof w:val="0"/>
              </w:rPr>
              <w:t>Audit Source (Patient Demographics Supplier) (1)</w:t>
            </w:r>
          </w:p>
        </w:tc>
      </w:tr>
      <w:tr w:rsidR="007A1F44" w:rsidRPr="00A03C55" w14:paraId="6C3B80B3" w14:textId="77777777">
        <w:trPr>
          <w:cantSplit/>
        </w:trPr>
        <w:tc>
          <w:tcPr>
            <w:tcW w:w="9666" w:type="dxa"/>
            <w:gridSpan w:val="4"/>
          </w:tcPr>
          <w:p w14:paraId="08EC4C65" w14:textId="77777777" w:rsidR="007A1F44" w:rsidRPr="00A03C55" w:rsidRDefault="007A1F44" w:rsidP="003462A5">
            <w:pPr>
              <w:pStyle w:val="TableEntry"/>
              <w:rPr>
                <w:noProof w:val="0"/>
              </w:rPr>
            </w:pPr>
            <w:r w:rsidRPr="00A03C55">
              <w:rPr>
                <w:noProof w:val="0"/>
              </w:rPr>
              <w:t>Patient (0..n)</w:t>
            </w:r>
          </w:p>
        </w:tc>
      </w:tr>
      <w:tr w:rsidR="007A1F44" w:rsidRPr="00A03C55" w14:paraId="4A3C2E6D" w14:textId="77777777">
        <w:trPr>
          <w:cantSplit/>
        </w:trPr>
        <w:tc>
          <w:tcPr>
            <w:tcW w:w="9666" w:type="dxa"/>
            <w:gridSpan w:val="4"/>
          </w:tcPr>
          <w:p w14:paraId="41C55434" w14:textId="581E44D5" w:rsidR="007A1F44" w:rsidRPr="00A03C55" w:rsidRDefault="007A1F44" w:rsidP="003462A5">
            <w:pPr>
              <w:pStyle w:val="TableEntry"/>
              <w:rPr>
                <w:noProof w:val="0"/>
              </w:rPr>
            </w:pPr>
            <w:r w:rsidRPr="00A03C55">
              <w:rPr>
                <w:noProof w:val="0"/>
              </w:rPr>
              <w:t>Query Parameters</w:t>
            </w:r>
            <w:r w:rsidR="00515506" w:rsidRPr="00A03C55">
              <w:rPr>
                <w:noProof w:val="0"/>
              </w:rPr>
              <w:t xml:space="preserve"> </w:t>
            </w:r>
            <w:r w:rsidRPr="00A03C55">
              <w:rPr>
                <w:noProof w:val="0"/>
              </w:rPr>
              <w:t>(1)</w:t>
            </w:r>
          </w:p>
        </w:tc>
      </w:tr>
    </w:tbl>
    <w:p w14:paraId="6474D369"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3225C6D" w14:textId="77777777">
        <w:trPr>
          <w:cantSplit/>
        </w:trPr>
        <w:tc>
          <w:tcPr>
            <w:tcW w:w="1548" w:type="dxa"/>
            <w:vMerge w:val="restart"/>
          </w:tcPr>
          <w:p w14:paraId="70DF534F" w14:textId="77777777" w:rsidR="007A1F44" w:rsidRPr="00A03C55" w:rsidRDefault="007A1F44" w:rsidP="00A063AC">
            <w:pPr>
              <w:pStyle w:val="TableEntryHeader"/>
              <w:rPr>
                <w:noProof w:val="0"/>
              </w:rPr>
            </w:pPr>
            <w:r w:rsidRPr="00A03C55">
              <w:rPr>
                <w:noProof w:val="0"/>
              </w:rPr>
              <w:t>Source</w:t>
            </w:r>
          </w:p>
          <w:p w14:paraId="428BFAAE"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0F1CBE27" w14:textId="77777777" w:rsidR="007A1F44" w:rsidRPr="00A03C55" w:rsidRDefault="007A1F44" w:rsidP="00A42D84">
            <w:pPr>
              <w:pStyle w:val="TableEntry"/>
              <w:rPr>
                <w:i/>
                <w:noProof w:val="0"/>
                <w:sz w:val="16"/>
              </w:rPr>
            </w:pPr>
            <w:r w:rsidRPr="00A03C55">
              <w:rPr>
                <w:i/>
                <w:noProof w:val="0"/>
                <w:sz w:val="16"/>
              </w:rPr>
              <w:t>UserID</w:t>
            </w:r>
          </w:p>
        </w:tc>
        <w:tc>
          <w:tcPr>
            <w:tcW w:w="630" w:type="dxa"/>
            <w:vAlign w:val="center"/>
          </w:tcPr>
          <w:p w14:paraId="5CB7A8F2"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0CD93065"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48ED1A76" w14:textId="77777777">
        <w:trPr>
          <w:cantSplit/>
        </w:trPr>
        <w:tc>
          <w:tcPr>
            <w:tcW w:w="1548" w:type="dxa"/>
            <w:vMerge/>
            <w:textDirection w:val="btLr"/>
            <w:vAlign w:val="center"/>
          </w:tcPr>
          <w:p w14:paraId="58406AE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A513D2A" w14:textId="77777777" w:rsidR="007A1F44" w:rsidRPr="00A03C55" w:rsidRDefault="007A1F44" w:rsidP="00FD765B">
            <w:pPr>
              <w:pStyle w:val="TableEntry"/>
              <w:rPr>
                <w:i/>
                <w:iCs/>
                <w:noProof w:val="0"/>
                <w:sz w:val="16"/>
              </w:rPr>
            </w:pPr>
            <w:r w:rsidRPr="00A03C55">
              <w:rPr>
                <w:i/>
                <w:iCs/>
                <w:noProof w:val="0"/>
                <w:sz w:val="16"/>
              </w:rPr>
              <w:t>AlternativeUserID</w:t>
            </w:r>
          </w:p>
        </w:tc>
        <w:tc>
          <w:tcPr>
            <w:tcW w:w="630" w:type="dxa"/>
            <w:vAlign w:val="center"/>
          </w:tcPr>
          <w:p w14:paraId="59A455AA"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07739B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133385B2" w14:textId="77777777">
        <w:trPr>
          <w:cantSplit/>
        </w:trPr>
        <w:tc>
          <w:tcPr>
            <w:tcW w:w="1548" w:type="dxa"/>
            <w:vMerge/>
            <w:textDirection w:val="btLr"/>
            <w:vAlign w:val="center"/>
          </w:tcPr>
          <w:p w14:paraId="4B1CEE9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FF91861"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022903B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A7FC849"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C721851" w14:textId="77777777">
        <w:trPr>
          <w:cantSplit/>
        </w:trPr>
        <w:tc>
          <w:tcPr>
            <w:tcW w:w="1548" w:type="dxa"/>
            <w:vMerge/>
            <w:textDirection w:val="btLr"/>
            <w:vAlign w:val="center"/>
          </w:tcPr>
          <w:p w14:paraId="3A9CBAB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9B47333" w14:textId="77777777" w:rsidR="007A1F44" w:rsidRPr="00A03C55" w:rsidRDefault="007A1F44" w:rsidP="00971004">
            <w:pPr>
              <w:pStyle w:val="TableEntry"/>
              <w:rPr>
                <w:i/>
                <w:iCs/>
                <w:noProof w:val="0"/>
                <w:sz w:val="16"/>
              </w:rPr>
            </w:pPr>
            <w:r w:rsidRPr="00A03C55">
              <w:rPr>
                <w:i/>
                <w:iCs/>
                <w:noProof w:val="0"/>
                <w:sz w:val="16"/>
              </w:rPr>
              <w:t>UserIsRequestor</w:t>
            </w:r>
          </w:p>
        </w:tc>
        <w:tc>
          <w:tcPr>
            <w:tcW w:w="630" w:type="dxa"/>
            <w:vAlign w:val="center"/>
          </w:tcPr>
          <w:p w14:paraId="0AB4282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C74EB42"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34225A46" w14:textId="77777777">
        <w:trPr>
          <w:cantSplit/>
        </w:trPr>
        <w:tc>
          <w:tcPr>
            <w:tcW w:w="1548" w:type="dxa"/>
            <w:vMerge/>
            <w:textDirection w:val="btLr"/>
            <w:vAlign w:val="center"/>
          </w:tcPr>
          <w:p w14:paraId="701BD75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21A8AE"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6151075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C9325E9"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7FFA8A99" w14:textId="77777777">
        <w:trPr>
          <w:cantSplit/>
        </w:trPr>
        <w:tc>
          <w:tcPr>
            <w:tcW w:w="1548" w:type="dxa"/>
            <w:vMerge/>
            <w:textDirection w:val="btLr"/>
            <w:vAlign w:val="center"/>
          </w:tcPr>
          <w:p w14:paraId="24EE085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AC3EF4A"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29BFCE5D"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E5C8F84"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1ADBDE12" w14:textId="77777777">
        <w:trPr>
          <w:cantSplit/>
        </w:trPr>
        <w:tc>
          <w:tcPr>
            <w:tcW w:w="1548" w:type="dxa"/>
            <w:vMerge/>
            <w:textDirection w:val="btLr"/>
            <w:vAlign w:val="center"/>
          </w:tcPr>
          <w:p w14:paraId="49A4130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679FE48"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011CDFBC"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BBFDF07" w14:textId="77777777" w:rsidR="007A1F44" w:rsidRPr="00A03C55" w:rsidRDefault="007A1F44" w:rsidP="00971004">
            <w:pPr>
              <w:pStyle w:val="TableEntry"/>
              <w:rPr>
                <w:noProof w:val="0"/>
                <w:sz w:val="16"/>
              </w:rPr>
            </w:pPr>
            <w:r w:rsidRPr="00A03C55">
              <w:rPr>
                <w:noProof w:val="0"/>
                <w:sz w:val="16"/>
              </w:rPr>
              <w:t>the machine name or IP address.</w:t>
            </w:r>
          </w:p>
        </w:tc>
      </w:tr>
    </w:tbl>
    <w:p w14:paraId="7FE32543" w14:textId="77777777" w:rsidR="007A1F44" w:rsidRPr="00A03C55"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64E4BBB" w14:textId="77777777" w:rsidTr="00ED4370">
        <w:trPr>
          <w:cantSplit/>
        </w:trPr>
        <w:tc>
          <w:tcPr>
            <w:tcW w:w="1548" w:type="dxa"/>
            <w:vMerge w:val="restart"/>
          </w:tcPr>
          <w:p w14:paraId="48197B8B" w14:textId="77777777" w:rsidR="007A1F44" w:rsidRPr="00A03C55" w:rsidRDefault="007A1F44" w:rsidP="00A063AC">
            <w:pPr>
              <w:pStyle w:val="TableEntryHeader"/>
              <w:rPr>
                <w:noProof w:val="0"/>
              </w:rPr>
            </w:pPr>
            <w:r w:rsidRPr="00A03C55">
              <w:rPr>
                <w:noProof w:val="0"/>
              </w:rPr>
              <w:t>Destination</w:t>
            </w:r>
          </w:p>
          <w:p w14:paraId="14A5553F" w14:textId="77777777" w:rsidR="007A1F44" w:rsidRPr="00A03C55" w:rsidRDefault="0003509E" w:rsidP="003462A5">
            <w:pPr>
              <w:pStyle w:val="TableEntry"/>
              <w:rPr>
                <w:rStyle w:val="TableEntryHeaderChar"/>
                <w:bCs/>
                <w:noProof w:val="0"/>
                <w:sz w:val="12"/>
              </w:rPr>
            </w:pPr>
            <w:r w:rsidRPr="00A03C55">
              <w:rPr>
                <w:bCs/>
                <w:noProof w:val="0"/>
                <w:sz w:val="12"/>
              </w:rPr>
              <w:t>AuditMessage/</w:t>
            </w:r>
            <w:r w:rsidRPr="00A03C55">
              <w:rPr>
                <w:bCs/>
                <w:noProof w:val="0"/>
                <w:sz w:val="12"/>
              </w:rPr>
              <w:br/>
            </w:r>
            <w:r w:rsidRPr="00A03C55">
              <w:rPr>
                <w:rStyle w:val="TableEntryHeaderChar"/>
                <w:bCs/>
                <w:noProof w:val="0"/>
                <w:sz w:val="12"/>
              </w:rPr>
              <w:t>ActiveParticipant</w:t>
            </w:r>
          </w:p>
          <w:p w14:paraId="25C40BE2" w14:textId="77777777" w:rsidR="007A1F44" w:rsidRPr="00A03C55" w:rsidRDefault="007A1F44" w:rsidP="00767840"/>
        </w:tc>
        <w:tc>
          <w:tcPr>
            <w:tcW w:w="2520" w:type="dxa"/>
            <w:vAlign w:val="center"/>
          </w:tcPr>
          <w:p w14:paraId="6D08A734"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00036863"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DC8400F"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6E5F7017" w14:textId="77777777" w:rsidTr="00ED4370">
        <w:trPr>
          <w:cantSplit/>
        </w:trPr>
        <w:tc>
          <w:tcPr>
            <w:tcW w:w="1548" w:type="dxa"/>
            <w:vMerge/>
            <w:textDirection w:val="btLr"/>
            <w:vAlign w:val="center"/>
          </w:tcPr>
          <w:p w14:paraId="24BC02C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BC3C3E7" w14:textId="77777777" w:rsidR="007A1F44" w:rsidRPr="00A03C55" w:rsidRDefault="007A1F44" w:rsidP="00971004">
            <w:pPr>
              <w:pStyle w:val="TableEntry"/>
              <w:rPr>
                <w:iCs/>
                <w:noProof w:val="0"/>
                <w:sz w:val="16"/>
              </w:rPr>
            </w:pPr>
            <w:r w:rsidRPr="00A03C55">
              <w:rPr>
                <w:iCs/>
                <w:noProof w:val="0"/>
                <w:sz w:val="16"/>
              </w:rPr>
              <w:t>AlternativeUserID</w:t>
            </w:r>
          </w:p>
        </w:tc>
        <w:tc>
          <w:tcPr>
            <w:tcW w:w="630" w:type="dxa"/>
            <w:vAlign w:val="center"/>
          </w:tcPr>
          <w:p w14:paraId="003F662D"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B3F81B3"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7DC1DF09" w14:textId="77777777" w:rsidTr="00ED4370">
        <w:trPr>
          <w:cantSplit/>
        </w:trPr>
        <w:tc>
          <w:tcPr>
            <w:tcW w:w="1548" w:type="dxa"/>
            <w:vMerge/>
            <w:textDirection w:val="btLr"/>
            <w:vAlign w:val="center"/>
          </w:tcPr>
          <w:p w14:paraId="5E5C163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DCC4F1D"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7203C1E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533C2B9"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07A6090" w14:textId="77777777" w:rsidTr="00ED4370">
        <w:trPr>
          <w:cantSplit/>
        </w:trPr>
        <w:tc>
          <w:tcPr>
            <w:tcW w:w="1548" w:type="dxa"/>
            <w:vMerge/>
            <w:textDirection w:val="btLr"/>
            <w:vAlign w:val="center"/>
          </w:tcPr>
          <w:p w14:paraId="1196667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1E4AE6E" w14:textId="77777777" w:rsidR="007A1F44" w:rsidRPr="00A03C55" w:rsidRDefault="007A1F44" w:rsidP="00971004">
            <w:pPr>
              <w:pStyle w:val="TableEntry"/>
              <w:rPr>
                <w:iCs/>
                <w:noProof w:val="0"/>
                <w:sz w:val="16"/>
              </w:rPr>
            </w:pPr>
            <w:r w:rsidRPr="00A03C55">
              <w:rPr>
                <w:iCs/>
                <w:noProof w:val="0"/>
                <w:sz w:val="16"/>
              </w:rPr>
              <w:t>UserIsRequestor</w:t>
            </w:r>
          </w:p>
        </w:tc>
        <w:tc>
          <w:tcPr>
            <w:tcW w:w="630" w:type="dxa"/>
            <w:vAlign w:val="center"/>
          </w:tcPr>
          <w:p w14:paraId="4D04805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0BC3CEE"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71986EDB" w14:textId="77777777" w:rsidTr="00ED4370">
        <w:trPr>
          <w:cantSplit/>
        </w:trPr>
        <w:tc>
          <w:tcPr>
            <w:tcW w:w="1548" w:type="dxa"/>
            <w:vMerge/>
            <w:textDirection w:val="btLr"/>
            <w:vAlign w:val="center"/>
          </w:tcPr>
          <w:p w14:paraId="41D72F9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49349A"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4E73F11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0F567B5" w14:textId="77777777" w:rsidR="007A1F44" w:rsidRPr="00A03C55" w:rsidRDefault="007A1F44" w:rsidP="00971004">
            <w:pPr>
              <w:pStyle w:val="TableEntry"/>
              <w:rPr>
                <w:noProof w:val="0"/>
                <w:sz w:val="16"/>
              </w:rPr>
            </w:pPr>
            <w:r w:rsidRPr="00A03C55">
              <w:rPr>
                <w:noProof w:val="0"/>
                <w:sz w:val="16"/>
              </w:rPr>
              <w:t>EV(110152, DCM, “Destination”)</w:t>
            </w:r>
          </w:p>
        </w:tc>
      </w:tr>
      <w:tr w:rsidR="007A1F44" w:rsidRPr="00A03C55" w14:paraId="18ED3E00" w14:textId="77777777" w:rsidTr="00ED4370">
        <w:trPr>
          <w:cantSplit/>
        </w:trPr>
        <w:tc>
          <w:tcPr>
            <w:tcW w:w="1548" w:type="dxa"/>
            <w:vMerge/>
            <w:textDirection w:val="btLr"/>
            <w:vAlign w:val="center"/>
          </w:tcPr>
          <w:p w14:paraId="7FE1BB2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1D66B51"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69DFBE4B"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794221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5BC809BE" w14:textId="77777777" w:rsidTr="00ED4370">
        <w:trPr>
          <w:cantSplit/>
        </w:trPr>
        <w:tc>
          <w:tcPr>
            <w:tcW w:w="1548" w:type="dxa"/>
            <w:vMerge/>
            <w:textDirection w:val="btLr"/>
            <w:vAlign w:val="center"/>
          </w:tcPr>
          <w:p w14:paraId="607057D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0E5FA9D"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21CC4562"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48E8D1B" w14:textId="77777777" w:rsidR="007A1F44" w:rsidRPr="00A03C55" w:rsidRDefault="007A1F44" w:rsidP="00971004">
            <w:pPr>
              <w:pStyle w:val="TableEntry"/>
              <w:rPr>
                <w:noProof w:val="0"/>
                <w:sz w:val="16"/>
              </w:rPr>
            </w:pPr>
            <w:r w:rsidRPr="00A03C55">
              <w:rPr>
                <w:noProof w:val="0"/>
                <w:sz w:val="16"/>
              </w:rPr>
              <w:t>the machine name or IP address.</w:t>
            </w:r>
          </w:p>
        </w:tc>
      </w:tr>
    </w:tbl>
    <w:p w14:paraId="242A9C0F" w14:textId="0F023F83" w:rsidR="007A1F44" w:rsidRPr="00A03C55" w:rsidRDefault="007A1F44" w:rsidP="00971004"/>
    <w:p w14:paraId="55DF00DD" w14:textId="2C6F93F6" w:rsidR="00A5495B" w:rsidRPr="00A03C55" w:rsidRDefault="00A5495B" w:rsidP="00971004"/>
    <w:p w14:paraId="4F8BFEF6" w14:textId="77777777" w:rsidR="00A5495B" w:rsidRPr="00A03C55" w:rsidRDefault="00A5495B"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3DBA757A" w14:textId="77777777">
        <w:trPr>
          <w:cantSplit/>
        </w:trPr>
        <w:tc>
          <w:tcPr>
            <w:tcW w:w="1728" w:type="dxa"/>
            <w:vMerge w:val="restart"/>
          </w:tcPr>
          <w:p w14:paraId="11B1C3B8" w14:textId="77777777" w:rsidR="007A1F44" w:rsidRPr="00A03C55" w:rsidRDefault="007A1F44" w:rsidP="00A063AC">
            <w:pPr>
              <w:pStyle w:val="TableEntryHeader"/>
              <w:rPr>
                <w:noProof w:val="0"/>
              </w:rPr>
            </w:pPr>
            <w:r w:rsidRPr="00A03C55">
              <w:rPr>
                <w:noProof w:val="0"/>
              </w:rPr>
              <w:t>Audit Source</w:t>
            </w:r>
          </w:p>
          <w:p w14:paraId="6BAE1C45"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117F6646"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5F8351C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BE57B5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F8C356E" w14:textId="77777777">
        <w:trPr>
          <w:cantSplit/>
        </w:trPr>
        <w:tc>
          <w:tcPr>
            <w:tcW w:w="1728" w:type="dxa"/>
            <w:vMerge/>
            <w:textDirection w:val="btLr"/>
            <w:vAlign w:val="center"/>
          </w:tcPr>
          <w:p w14:paraId="3539A93B"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01E0318"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1A696E3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9B5D3D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B72DD5A" w14:textId="77777777">
        <w:trPr>
          <w:cantSplit/>
        </w:trPr>
        <w:tc>
          <w:tcPr>
            <w:tcW w:w="1728" w:type="dxa"/>
            <w:vMerge/>
            <w:textDirection w:val="btLr"/>
            <w:vAlign w:val="center"/>
          </w:tcPr>
          <w:p w14:paraId="30EA789B"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2E219C44"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5A749AE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66713E4"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00A2C980" w14:textId="77777777" w:rsidR="007A1F44" w:rsidRPr="00A03C55"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3F64A79" w14:textId="77777777" w:rsidTr="00D372D5">
        <w:trPr>
          <w:cantSplit/>
        </w:trPr>
        <w:tc>
          <w:tcPr>
            <w:tcW w:w="1548" w:type="dxa"/>
            <w:vMerge w:val="restart"/>
          </w:tcPr>
          <w:p w14:paraId="0018D419" w14:textId="77777777" w:rsidR="007A1F44" w:rsidRPr="00A03C55" w:rsidRDefault="007A1F44" w:rsidP="00A063AC">
            <w:pPr>
              <w:pStyle w:val="TableEntryHeader"/>
              <w:rPr>
                <w:noProof w:val="0"/>
              </w:rPr>
            </w:pPr>
            <w:r w:rsidRPr="00A03C55">
              <w:rPr>
                <w:noProof w:val="0"/>
              </w:rPr>
              <w:t>Patient</w:t>
            </w:r>
          </w:p>
          <w:p w14:paraId="538D7715"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51E4836"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25C542A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B9B6820"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7C38A2DD" w14:textId="77777777">
        <w:trPr>
          <w:cantSplit/>
        </w:trPr>
        <w:tc>
          <w:tcPr>
            <w:tcW w:w="1548" w:type="dxa"/>
            <w:vMerge/>
            <w:vAlign w:val="center"/>
          </w:tcPr>
          <w:p w14:paraId="0A93DC4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5772F5E"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2861083C"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2D85AC88"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2A33682F" w14:textId="77777777">
        <w:trPr>
          <w:cantSplit/>
        </w:trPr>
        <w:tc>
          <w:tcPr>
            <w:tcW w:w="1548" w:type="dxa"/>
            <w:vMerge/>
            <w:vAlign w:val="center"/>
          </w:tcPr>
          <w:p w14:paraId="23CCE0B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5D66E3B"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0E4F906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D64418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066A7A9B" w14:textId="77777777">
        <w:trPr>
          <w:cantSplit/>
        </w:trPr>
        <w:tc>
          <w:tcPr>
            <w:tcW w:w="1548" w:type="dxa"/>
            <w:vMerge/>
            <w:vAlign w:val="center"/>
          </w:tcPr>
          <w:p w14:paraId="1130A22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1C8714E"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51AF8258"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55284EF9" w14:textId="63CBAAE9" w:rsidR="007A1F44" w:rsidRPr="00A03C55" w:rsidRDefault="003570EE" w:rsidP="003570EE">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0578AE8E" w14:textId="77777777">
        <w:trPr>
          <w:cantSplit/>
        </w:trPr>
        <w:tc>
          <w:tcPr>
            <w:tcW w:w="1548" w:type="dxa"/>
            <w:vMerge/>
            <w:vAlign w:val="center"/>
          </w:tcPr>
          <w:p w14:paraId="3DEE3F1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F7F4DA"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7E794DA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EA5B0B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FD45CBF" w14:textId="77777777">
        <w:trPr>
          <w:cantSplit/>
        </w:trPr>
        <w:tc>
          <w:tcPr>
            <w:tcW w:w="1548" w:type="dxa"/>
            <w:vMerge/>
            <w:vAlign w:val="center"/>
          </w:tcPr>
          <w:p w14:paraId="01CD23CE"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5E33B60"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6969ABCA"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15F05407" w14:textId="4A40C7F4"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4B1A0A" w:rsidRPr="00A03C55">
              <w:rPr>
                <w:noProof w:val="0"/>
                <w:sz w:val="16"/>
              </w:rPr>
              <w:t>A</w:t>
            </w:r>
            <w:r w:rsidRPr="00A03C55">
              <w:rPr>
                <w:noProof w:val="0"/>
                <w:sz w:val="16"/>
              </w:rPr>
              <w:t>ppendix E)</w:t>
            </w:r>
            <w:r w:rsidRPr="00A03C55">
              <w:rPr>
                <w:iCs/>
                <w:noProof w:val="0"/>
                <w:sz w:val="16"/>
              </w:rPr>
              <w:t xml:space="preserve">. </w:t>
            </w:r>
          </w:p>
        </w:tc>
      </w:tr>
      <w:tr w:rsidR="007A1F44" w:rsidRPr="00A03C55" w14:paraId="2B0AD8D6" w14:textId="77777777">
        <w:trPr>
          <w:cantSplit/>
        </w:trPr>
        <w:tc>
          <w:tcPr>
            <w:tcW w:w="1548" w:type="dxa"/>
            <w:vMerge/>
            <w:vAlign w:val="center"/>
          </w:tcPr>
          <w:p w14:paraId="50F6DAC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93525B8"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76F4DA9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A73798D"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DD2EED2" w14:textId="77777777">
        <w:trPr>
          <w:cantSplit/>
        </w:trPr>
        <w:tc>
          <w:tcPr>
            <w:tcW w:w="1548" w:type="dxa"/>
            <w:vMerge/>
            <w:vAlign w:val="center"/>
          </w:tcPr>
          <w:p w14:paraId="5A2D4F93"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7529F55"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57B74D0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E13EF60"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754095D" w14:textId="77777777">
        <w:trPr>
          <w:cantSplit/>
        </w:trPr>
        <w:tc>
          <w:tcPr>
            <w:tcW w:w="1548" w:type="dxa"/>
            <w:vMerge/>
            <w:vAlign w:val="center"/>
          </w:tcPr>
          <w:p w14:paraId="3020C9E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4EF688E"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1F8AF92A"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1857130" w14:textId="77777777" w:rsidR="007A1F44" w:rsidRPr="00A03C55" w:rsidRDefault="007A1F44" w:rsidP="00971004">
            <w:pPr>
              <w:pStyle w:val="TableEntry"/>
              <w:rPr>
                <w:noProof w:val="0"/>
                <w:sz w:val="16"/>
              </w:rPr>
            </w:pPr>
            <w:r w:rsidRPr="00A03C55">
              <w:rPr>
                <w:i/>
                <w:iCs/>
                <w:noProof w:val="0"/>
                <w:sz w:val="16"/>
              </w:rPr>
              <w:t>not specialized</w:t>
            </w:r>
          </w:p>
        </w:tc>
      </w:tr>
    </w:tbl>
    <w:p w14:paraId="5A671B88" w14:textId="77777777" w:rsidR="00BA7C04" w:rsidRPr="00A03C55" w:rsidRDefault="00BA7C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0A78867" w14:textId="77777777" w:rsidTr="00D372D5">
        <w:trPr>
          <w:cantSplit/>
        </w:trPr>
        <w:tc>
          <w:tcPr>
            <w:tcW w:w="1548" w:type="dxa"/>
            <w:vMerge w:val="restart"/>
          </w:tcPr>
          <w:p w14:paraId="5404B761" w14:textId="77777777" w:rsidR="007A1F44" w:rsidRPr="00A03C55" w:rsidRDefault="007A1F44" w:rsidP="00A063AC">
            <w:pPr>
              <w:pStyle w:val="TableEntryHeader"/>
              <w:rPr>
                <w:noProof w:val="0"/>
              </w:rPr>
            </w:pPr>
            <w:r w:rsidRPr="00A03C55">
              <w:rPr>
                <w:noProof w:val="0"/>
              </w:rPr>
              <w:t>Query Parameters</w:t>
            </w:r>
          </w:p>
          <w:p w14:paraId="53FBD4A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F19473B"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07CE905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A84B885"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220410E6" w14:textId="77777777">
        <w:trPr>
          <w:cantSplit/>
        </w:trPr>
        <w:tc>
          <w:tcPr>
            <w:tcW w:w="1548" w:type="dxa"/>
            <w:vMerge/>
            <w:vAlign w:val="center"/>
          </w:tcPr>
          <w:p w14:paraId="6628B93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355B504"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4A0E2BFA"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CB9E147"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6BF1A217" w14:textId="77777777">
        <w:trPr>
          <w:cantSplit/>
        </w:trPr>
        <w:tc>
          <w:tcPr>
            <w:tcW w:w="1548" w:type="dxa"/>
            <w:vMerge/>
            <w:vAlign w:val="center"/>
          </w:tcPr>
          <w:p w14:paraId="1109129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419CAF9"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0C8C6FD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2AAC26E"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F4EF351" w14:textId="77777777">
        <w:trPr>
          <w:cantSplit/>
        </w:trPr>
        <w:tc>
          <w:tcPr>
            <w:tcW w:w="1548" w:type="dxa"/>
            <w:vMerge/>
            <w:vAlign w:val="center"/>
          </w:tcPr>
          <w:p w14:paraId="2FE44C0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445D39A" w14:textId="77777777" w:rsidR="007A1F44" w:rsidRPr="00A03C55" w:rsidRDefault="007A1F44" w:rsidP="00971004">
            <w:pPr>
              <w:pStyle w:val="TableEntry"/>
              <w:rPr>
                <w:noProof w:val="0"/>
                <w:sz w:val="16"/>
              </w:rPr>
            </w:pPr>
            <w:r w:rsidRPr="00A03C55">
              <w:rPr>
                <w:noProof w:val="0"/>
                <w:sz w:val="16"/>
              </w:rPr>
              <w:t>ParticipantObjectIDTypeCode</w:t>
            </w:r>
          </w:p>
        </w:tc>
        <w:tc>
          <w:tcPr>
            <w:tcW w:w="630" w:type="dxa"/>
            <w:vAlign w:val="center"/>
          </w:tcPr>
          <w:p w14:paraId="65D3AF15" w14:textId="77777777" w:rsidR="007A1F44" w:rsidRPr="00A03C55" w:rsidRDefault="007A1F44" w:rsidP="00D372D5">
            <w:pPr>
              <w:pStyle w:val="TableEntry"/>
              <w:jc w:val="center"/>
              <w:rPr>
                <w:noProof w:val="0"/>
                <w:sz w:val="16"/>
              </w:rPr>
            </w:pPr>
            <w:r w:rsidRPr="00A03C55">
              <w:rPr>
                <w:noProof w:val="0"/>
                <w:sz w:val="16"/>
              </w:rPr>
              <w:t>M</w:t>
            </w:r>
          </w:p>
        </w:tc>
        <w:tc>
          <w:tcPr>
            <w:tcW w:w="4968" w:type="dxa"/>
          </w:tcPr>
          <w:p w14:paraId="04F0A74D" w14:textId="77777777" w:rsidR="007A1F44" w:rsidRPr="00A03C55" w:rsidRDefault="007A1F44" w:rsidP="00971004">
            <w:pPr>
              <w:pStyle w:val="TableEntry"/>
              <w:rPr>
                <w:noProof w:val="0"/>
                <w:sz w:val="16"/>
              </w:rPr>
            </w:pPr>
            <w:r w:rsidRPr="00A03C55">
              <w:rPr>
                <w:noProof w:val="0"/>
                <w:sz w:val="16"/>
              </w:rPr>
              <w:t>EV(“ITI-47”, “IHE Transactions”, “Patient Demographics Query”)</w:t>
            </w:r>
          </w:p>
        </w:tc>
      </w:tr>
      <w:tr w:rsidR="007A1F44" w:rsidRPr="00A03C55" w14:paraId="7F3380E6" w14:textId="77777777">
        <w:trPr>
          <w:cantSplit/>
        </w:trPr>
        <w:tc>
          <w:tcPr>
            <w:tcW w:w="1548" w:type="dxa"/>
            <w:vMerge/>
            <w:vAlign w:val="center"/>
          </w:tcPr>
          <w:p w14:paraId="32D922B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F14F050"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71540B3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040561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CE51F0F" w14:textId="77777777">
        <w:trPr>
          <w:cantSplit/>
        </w:trPr>
        <w:tc>
          <w:tcPr>
            <w:tcW w:w="1548" w:type="dxa"/>
            <w:vMerge/>
            <w:vAlign w:val="center"/>
          </w:tcPr>
          <w:p w14:paraId="75E501DF"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D85ADD6" w14:textId="77777777" w:rsidR="007A1F44" w:rsidRPr="00A03C55" w:rsidRDefault="007A1F44" w:rsidP="00631CA0">
            <w:pPr>
              <w:pStyle w:val="TableEntry"/>
              <w:rPr>
                <w:i/>
                <w:iCs/>
                <w:noProof w:val="0"/>
                <w:sz w:val="16"/>
              </w:rPr>
            </w:pPr>
            <w:r w:rsidRPr="00A03C55">
              <w:rPr>
                <w:i/>
                <w:iCs/>
                <w:noProof w:val="0"/>
                <w:sz w:val="16"/>
              </w:rPr>
              <w:t>ParticipantObjectID</w:t>
            </w:r>
          </w:p>
        </w:tc>
        <w:tc>
          <w:tcPr>
            <w:tcW w:w="630" w:type="dxa"/>
            <w:vAlign w:val="center"/>
          </w:tcPr>
          <w:p w14:paraId="3C6AE540"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6BE9A17D"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3977F417" w14:textId="77777777">
        <w:trPr>
          <w:cantSplit/>
        </w:trPr>
        <w:tc>
          <w:tcPr>
            <w:tcW w:w="1548" w:type="dxa"/>
            <w:vMerge/>
            <w:vAlign w:val="center"/>
          </w:tcPr>
          <w:p w14:paraId="7CE57CF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AF79C3F"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5831DD4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C01BB3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75B26E1" w14:textId="77777777">
        <w:trPr>
          <w:cantSplit/>
        </w:trPr>
        <w:tc>
          <w:tcPr>
            <w:tcW w:w="1548" w:type="dxa"/>
            <w:vMerge/>
            <w:vAlign w:val="center"/>
          </w:tcPr>
          <w:p w14:paraId="49DBD84B"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2058918" w14:textId="77777777" w:rsidR="007A1F44" w:rsidRPr="00A03C55" w:rsidRDefault="007A1F44" w:rsidP="003570EE">
            <w:pPr>
              <w:pStyle w:val="TableEntry"/>
              <w:rPr>
                <w:noProof w:val="0"/>
                <w:sz w:val="16"/>
              </w:rPr>
            </w:pPr>
            <w:r w:rsidRPr="00A03C55">
              <w:rPr>
                <w:noProof w:val="0"/>
                <w:sz w:val="16"/>
              </w:rPr>
              <w:t>ParticipantObjectQuery</w:t>
            </w:r>
          </w:p>
        </w:tc>
        <w:tc>
          <w:tcPr>
            <w:tcW w:w="630" w:type="dxa"/>
            <w:vAlign w:val="center"/>
          </w:tcPr>
          <w:p w14:paraId="79691B0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03E0BE5" w14:textId="77777777" w:rsidR="007A1F44" w:rsidRPr="00A03C55" w:rsidRDefault="007A1F44" w:rsidP="00971004">
            <w:pPr>
              <w:pStyle w:val="TableEntry"/>
              <w:rPr>
                <w:noProof w:val="0"/>
                <w:sz w:val="16"/>
              </w:rPr>
            </w:pPr>
            <w:r w:rsidRPr="00A03C55">
              <w:rPr>
                <w:noProof w:val="0"/>
                <w:sz w:val="16"/>
              </w:rPr>
              <w:t>the QueryByParameter segment of the query, base64 encoded</w:t>
            </w:r>
          </w:p>
        </w:tc>
      </w:tr>
      <w:tr w:rsidR="007A1F44" w:rsidRPr="00A03C55" w14:paraId="768F2E3A" w14:textId="77777777">
        <w:trPr>
          <w:cantSplit/>
        </w:trPr>
        <w:tc>
          <w:tcPr>
            <w:tcW w:w="1548" w:type="dxa"/>
            <w:vMerge/>
            <w:vAlign w:val="center"/>
          </w:tcPr>
          <w:p w14:paraId="7EEF8C0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6DB15BF"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5DDE2550" w14:textId="77777777" w:rsidR="007A1F44" w:rsidRPr="00A03C55" w:rsidRDefault="007A1F44" w:rsidP="00631CA0">
            <w:pPr>
              <w:pStyle w:val="TableEntry"/>
              <w:jc w:val="center"/>
              <w:rPr>
                <w:i/>
                <w:iCs/>
                <w:noProof w:val="0"/>
                <w:sz w:val="16"/>
              </w:rPr>
            </w:pPr>
            <w:r w:rsidRPr="00A03C55">
              <w:rPr>
                <w:i/>
                <w:iCs/>
                <w:noProof w:val="0"/>
                <w:sz w:val="16"/>
              </w:rPr>
              <w:t>U</w:t>
            </w:r>
          </w:p>
        </w:tc>
        <w:tc>
          <w:tcPr>
            <w:tcW w:w="4968" w:type="dxa"/>
            <w:vAlign w:val="center"/>
          </w:tcPr>
          <w:p w14:paraId="2E4A619A" w14:textId="77777777" w:rsidR="007A1F44" w:rsidRPr="00A03C55" w:rsidRDefault="007A1F44" w:rsidP="00631CA0">
            <w:pPr>
              <w:pStyle w:val="TableEntry"/>
              <w:rPr>
                <w:i/>
                <w:iCs/>
                <w:noProof w:val="0"/>
                <w:sz w:val="16"/>
              </w:rPr>
            </w:pPr>
            <w:r w:rsidRPr="00A03C55">
              <w:rPr>
                <w:i/>
                <w:iCs/>
                <w:noProof w:val="0"/>
                <w:sz w:val="16"/>
              </w:rPr>
              <w:t>not specialized</w:t>
            </w:r>
          </w:p>
        </w:tc>
      </w:tr>
    </w:tbl>
    <w:p w14:paraId="6DED6CBD" w14:textId="77777777" w:rsidR="007A1F44" w:rsidRPr="00A03C55" w:rsidRDefault="007A1F44" w:rsidP="00971004">
      <w:pPr>
        <w:pStyle w:val="Header"/>
        <w:tabs>
          <w:tab w:val="clear" w:pos="4320"/>
          <w:tab w:val="clear" w:pos="8640"/>
        </w:tabs>
      </w:pPr>
    </w:p>
    <w:p w14:paraId="487190A9" w14:textId="77777777" w:rsidR="007A1F44" w:rsidRPr="00A03C55" w:rsidRDefault="007A1F44" w:rsidP="0055376D">
      <w:pPr>
        <w:pStyle w:val="Heading2"/>
        <w:numPr>
          <w:ilvl w:val="0"/>
          <w:numId w:val="0"/>
        </w:numPr>
        <w:tabs>
          <w:tab w:val="clear" w:pos="2160"/>
        </w:tabs>
        <w:rPr>
          <w:noProof w:val="0"/>
        </w:rPr>
      </w:pPr>
      <w:bookmarkStart w:id="1593" w:name="_Toc199868252"/>
      <w:bookmarkStart w:id="1594" w:name="_Toc206311479"/>
      <w:bookmarkStart w:id="1595" w:name="_Toc237305090"/>
      <w:bookmarkStart w:id="1596" w:name="_Toc237305558"/>
      <w:bookmarkStart w:id="1597" w:name="_Toc269214500"/>
      <w:bookmarkStart w:id="1598" w:name="_Toc398544364"/>
      <w:bookmarkStart w:id="1599" w:name="_Toc398718004"/>
      <w:bookmarkStart w:id="1600" w:name="_Toc13773778"/>
      <w:r w:rsidRPr="00A03C55">
        <w:rPr>
          <w:noProof w:val="0"/>
        </w:rPr>
        <w:t>3.48 Retrieve Value Set</w:t>
      </w:r>
      <w:bookmarkEnd w:id="1593"/>
      <w:bookmarkEnd w:id="1594"/>
      <w:bookmarkEnd w:id="1595"/>
      <w:bookmarkEnd w:id="1596"/>
      <w:bookmarkEnd w:id="1597"/>
      <w:bookmarkEnd w:id="1598"/>
      <w:bookmarkEnd w:id="1599"/>
      <w:r w:rsidR="00903C21" w:rsidRPr="00A03C55">
        <w:rPr>
          <w:noProof w:val="0"/>
        </w:rPr>
        <w:t xml:space="preserve"> [ITI-48]</w:t>
      </w:r>
      <w:bookmarkEnd w:id="1600"/>
    </w:p>
    <w:p w14:paraId="47C782EE" w14:textId="663BD3C0" w:rsidR="007A1F44" w:rsidRPr="00A03C55" w:rsidRDefault="007A1F44" w:rsidP="0055376D">
      <w:pPr>
        <w:pStyle w:val="BodyText"/>
      </w:pPr>
      <w:r w:rsidRPr="00A03C55">
        <w:t xml:space="preserve">This section corresponds to </w:t>
      </w:r>
      <w:r w:rsidR="00E77430" w:rsidRPr="00A03C55">
        <w:t>transaction</w:t>
      </w:r>
      <w:r w:rsidRPr="00A03C55">
        <w:t xml:space="preserve"> </w:t>
      </w:r>
      <w:r w:rsidR="00383577" w:rsidRPr="00A03C55">
        <w:t>[</w:t>
      </w:r>
      <w:r w:rsidRPr="00A03C55">
        <w:t>ITI-48</w:t>
      </w:r>
      <w:r w:rsidR="00383577" w:rsidRPr="00A03C55">
        <w:t>]</w:t>
      </w:r>
      <w:r w:rsidRPr="00A03C55">
        <w:t xml:space="preserve"> of the IHE IT Infrastructure Technical Framework. The Value Set Consumer and Value Set Repository Actors use transaction </w:t>
      </w:r>
      <w:r w:rsidR="00383577" w:rsidRPr="00A03C55">
        <w:t>[</w:t>
      </w:r>
      <w:r w:rsidRPr="00A03C55">
        <w:t>ITI-48</w:t>
      </w:r>
      <w:r w:rsidR="00383577" w:rsidRPr="00A03C55">
        <w:t>]</w:t>
      </w:r>
      <w:r w:rsidRPr="00A03C55">
        <w:t>.</w:t>
      </w:r>
    </w:p>
    <w:p w14:paraId="4BF6AEA4" w14:textId="77777777" w:rsidR="007A1F44" w:rsidRPr="00A03C55" w:rsidRDefault="007A1F44" w:rsidP="0055376D">
      <w:pPr>
        <w:pStyle w:val="Heading3"/>
        <w:numPr>
          <w:ilvl w:val="0"/>
          <w:numId w:val="0"/>
        </w:numPr>
        <w:tabs>
          <w:tab w:val="clear" w:pos="2160"/>
          <w:tab w:val="clear" w:pos="2880"/>
        </w:tabs>
        <w:rPr>
          <w:noProof w:val="0"/>
        </w:rPr>
      </w:pPr>
      <w:bookmarkStart w:id="1601" w:name="_Toc199868253"/>
      <w:bookmarkStart w:id="1602" w:name="_Toc237305559"/>
      <w:bookmarkStart w:id="1603" w:name="_Toc269214501"/>
      <w:bookmarkStart w:id="1604" w:name="_Toc398544365"/>
      <w:bookmarkStart w:id="1605" w:name="_Toc398718005"/>
      <w:bookmarkStart w:id="1606" w:name="_Toc13773779"/>
      <w:r w:rsidRPr="00A03C55">
        <w:rPr>
          <w:noProof w:val="0"/>
        </w:rPr>
        <w:t>3.48.1 Scope</w:t>
      </w:r>
      <w:bookmarkEnd w:id="1601"/>
      <w:bookmarkEnd w:id="1602"/>
      <w:bookmarkEnd w:id="1603"/>
      <w:bookmarkEnd w:id="1604"/>
      <w:bookmarkEnd w:id="1605"/>
      <w:bookmarkEnd w:id="1606"/>
    </w:p>
    <w:p w14:paraId="51969CAC" w14:textId="17688C55" w:rsidR="007A1F44" w:rsidRPr="00A03C55" w:rsidRDefault="007A1F44" w:rsidP="0055376D">
      <w:pPr>
        <w:pStyle w:val="BodyText"/>
      </w:pPr>
      <w:r w:rsidRPr="00A03C55">
        <w:t>This transaction is used by the Value Set Consumer to retrieve an Expanded Value Set from the Value Set Repository. The Value Set Consumer has previously obtained the Expanded Value Set OID by means outside of the scope of this transaction. ITI TF-2x: Appendix B has further information about obtaining and managing OIDs which are used as the Value Set Unique ID.</w:t>
      </w:r>
    </w:p>
    <w:p w14:paraId="1A055D2F" w14:textId="77777777" w:rsidR="007A1F44" w:rsidRPr="00A03C55" w:rsidRDefault="007A1F44" w:rsidP="0055376D">
      <w:pPr>
        <w:pStyle w:val="Heading3"/>
        <w:numPr>
          <w:ilvl w:val="0"/>
          <w:numId w:val="0"/>
        </w:numPr>
        <w:tabs>
          <w:tab w:val="clear" w:pos="2160"/>
          <w:tab w:val="clear" w:pos="2880"/>
        </w:tabs>
        <w:rPr>
          <w:noProof w:val="0"/>
        </w:rPr>
      </w:pPr>
      <w:bookmarkStart w:id="1607" w:name="_Toc199868254"/>
      <w:bookmarkStart w:id="1608" w:name="_Toc237305560"/>
      <w:bookmarkStart w:id="1609" w:name="_Toc269214502"/>
      <w:bookmarkStart w:id="1610" w:name="_Toc398544366"/>
      <w:bookmarkStart w:id="1611" w:name="_Toc398718006"/>
      <w:bookmarkStart w:id="1612" w:name="_Toc13773780"/>
      <w:r w:rsidRPr="00A03C55">
        <w:rPr>
          <w:noProof w:val="0"/>
        </w:rPr>
        <w:t>3.48.2 Use case roles</w:t>
      </w:r>
      <w:bookmarkEnd w:id="1607"/>
      <w:bookmarkEnd w:id="1608"/>
      <w:bookmarkEnd w:id="1609"/>
      <w:bookmarkEnd w:id="1610"/>
      <w:bookmarkEnd w:id="1611"/>
      <w:bookmarkEnd w:id="1612"/>
    </w:p>
    <w:p w14:paraId="5AD4A0B9" w14:textId="77777777" w:rsidR="007A1F44" w:rsidRPr="00A03C55" w:rsidRDefault="007A1F44" w:rsidP="00ED4370">
      <w:pPr>
        <w:pStyle w:val="BodyText"/>
      </w:pPr>
    </w:p>
    <w:bookmarkStart w:id="1613" w:name="_MON_1592304133"/>
    <w:bookmarkEnd w:id="1613"/>
    <w:p w14:paraId="2A26D271" w14:textId="7CBDEDD5" w:rsidR="007A1F44" w:rsidRPr="00A03C55" w:rsidRDefault="00886A83" w:rsidP="00D372D5">
      <w:pPr>
        <w:pStyle w:val="BodyText"/>
        <w:jc w:val="center"/>
      </w:pPr>
      <w:r w:rsidRPr="00A03C55">
        <w:rPr>
          <w:noProof/>
        </w:rPr>
        <w:object w:dxaOrig="4169" w:dyaOrig="2369" w14:anchorId="735BBE8D">
          <v:shape id="_x0000_i1035" type="#_x0000_t75" alt="" style="width:259.9pt;height:108.7pt;mso-width-percent:0;mso-height-percent:0;mso-width-percent:0;mso-height-percent:0" o:ole="" filled="t">
            <v:fill color2="black"/>
            <v:imagedata r:id="rId221" o:title=""/>
          </v:shape>
          <o:OLEObject Type="Embed" ProgID="Word.Picture.8" ShapeID="_x0000_i1035" DrawAspect="Content" ObjectID="_1648459680" r:id="rId222"/>
        </w:object>
      </w:r>
    </w:p>
    <w:p w14:paraId="2E640ED8" w14:textId="77777777" w:rsidR="007A1F44" w:rsidRPr="00A03C55" w:rsidRDefault="007A1F44" w:rsidP="00ED4370">
      <w:pPr>
        <w:pStyle w:val="BodyText"/>
      </w:pPr>
    </w:p>
    <w:p w14:paraId="4F9A4D7C" w14:textId="77777777" w:rsidR="007A1F44" w:rsidRPr="00A03C55" w:rsidRDefault="007A1F44" w:rsidP="0055376D">
      <w:pPr>
        <w:pStyle w:val="FigureTitle"/>
        <w:rPr>
          <w:noProof w:val="0"/>
        </w:rPr>
      </w:pPr>
      <w:r w:rsidRPr="00A03C55">
        <w:rPr>
          <w:noProof w:val="0"/>
        </w:rPr>
        <w:t>Figure 3.48.2-1: Use Case Roles</w:t>
      </w:r>
    </w:p>
    <w:p w14:paraId="6D9B5FCB" w14:textId="77777777" w:rsidR="007A1F44" w:rsidRPr="00A03C55" w:rsidRDefault="007A1F44" w:rsidP="0055376D">
      <w:pPr>
        <w:pStyle w:val="BodyText"/>
        <w:rPr>
          <w:b/>
        </w:rPr>
      </w:pPr>
      <w:r w:rsidRPr="00A03C55">
        <w:rPr>
          <w:b/>
        </w:rPr>
        <w:t>SVS Actors:</w:t>
      </w:r>
    </w:p>
    <w:p w14:paraId="7CB6CF1A" w14:textId="77777777" w:rsidR="007A1F44" w:rsidRPr="00A03C55" w:rsidRDefault="007A1F44" w:rsidP="0055376D">
      <w:pPr>
        <w:pStyle w:val="BodyText"/>
        <w:ind w:left="720"/>
      </w:pPr>
      <w:r w:rsidRPr="00A03C55">
        <w:rPr>
          <w:b/>
        </w:rPr>
        <w:t>Actor:</w:t>
      </w:r>
      <w:r w:rsidRPr="00A03C55">
        <w:t xml:space="preserve"> Value Set Consumer</w:t>
      </w:r>
    </w:p>
    <w:p w14:paraId="0C340911" w14:textId="77777777" w:rsidR="007A1F44" w:rsidRPr="00A03C55" w:rsidRDefault="007A1F44" w:rsidP="0055376D">
      <w:pPr>
        <w:pStyle w:val="BodyText"/>
        <w:ind w:left="720"/>
      </w:pPr>
      <w:r w:rsidRPr="00A03C55">
        <w:rPr>
          <w:b/>
        </w:rPr>
        <w:t xml:space="preserve">Role: </w:t>
      </w:r>
      <w:r w:rsidRPr="00A03C55">
        <w:t xml:space="preserve">Obtains </w:t>
      </w:r>
      <w:r w:rsidR="00154060" w:rsidRPr="00A03C55">
        <w:t>an Expanded</w:t>
      </w:r>
      <w:r w:rsidRPr="00A03C55">
        <w:t xml:space="preserve"> Value Set</w:t>
      </w:r>
    </w:p>
    <w:p w14:paraId="434C84F4" w14:textId="77777777" w:rsidR="007A1F44" w:rsidRPr="00A03C55" w:rsidRDefault="007A1F44" w:rsidP="0055376D">
      <w:pPr>
        <w:pStyle w:val="BodyText"/>
        <w:ind w:left="720"/>
      </w:pPr>
      <w:r w:rsidRPr="00A03C55">
        <w:rPr>
          <w:b/>
        </w:rPr>
        <w:t>Actor:</w:t>
      </w:r>
      <w:r w:rsidRPr="00A03C55">
        <w:t xml:space="preserve"> Value Set Repository</w:t>
      </w:r>
    </w:p>
    <w:p w14:paraId="69954BD2" w14:textId="77777777" w:rsidR="007A1F44" w:rsidRPr="00A03C55" w:rsidRDefault="007A1F44" w:rsidP="0055376D">
      <w:pPr>
        <w:pStyle w:val="BodyText"/>
        <w:ind w:left="720"/>
      </w:pPr>
      <w:r w:rsidRPr="00A03C55">
        <w:rPr>
          <w:b/>
        </w:rPr>
        <w:t xml:space="preserve">Role: </w:t>
      </w:r>
      <w:r w:rsidRPr="00A03C55">
        <w:t xml:space="preserve">Provides </w:t>
      </w:r>
      <w:r w:rsidR="00154060" w:rsidRPr="00A03C55">
        <w:t>an Expanded</w:t>
      </w:r>
      <w:r w:rsidRPr="00A03C55">
        <w:t xml:space="preserve"> Value Set</w:t>
      </w:r>
    </w:p>
    <w:p w14:paraId="25248BAD" w14:textId="77777777" w:rsidR="007A1F44" w:rsidRPr="00A03C55" w:rsidRDefault="007A1F44" w:rsidP="0055376D">
      <w:pPr>
        <w:pStyle w:val="Heading3"/>
        <w:numPr>
          <w:ilvl w:val="0"/>
          <w:numId w:val="0"/>
        </w:numPr>
        <w:tabs>
          <w:tab w:val="clear" w:pos="2160"/>
          <w:tab w:val="clear" w:pos="2880"/>
        </w:tabs>
        <w:rPr>
          <w:noProof w:val="0"/>
        </w:rPr>
      </w:pPr>
      <w:bookmarkStart w:id="1614" w:name="_Toc199868255"/>
      <w:bookmarkStart w:id="1615" w:name="_Toc237305561"/>
      <w:bookmarkStart w:id="1616" w:name="_Toc269214503"/>
      <w:bookmarkStart w:id="1617" w:name="_Toc398544367"/>
      <w:bookmarkStart w:id="1618" w:name="_Toc398718007"/>
      <w:bookmarkStart w:id="1619" w:name="_Toc13773781"/>
      <w:r w:rsidRPr="00A03C55">
        <w:rPr>
          <w:noProof w:val="0"/>
        </w:rPr>
        <w:t>3.48.3 Referenced Standard</w:t>
      </w:r>
      <w:bookmarkEnd w:id="1614"/>
      <w:r w:rsidRPr="00A03C55">
        <w:rPr>
          <w:noProof w:val="0"/>
        </w:rPr>
        <w:t>s</w:t>
      </w:r>
      <w:bookmarkEnd w:id="1615"/>
      <w:bookmarkEnd w:id="1616"/>
      <w:bookmarkEnd w:id="1617"/>
      <w:bookmarkEnd w:id="1618"/>
      <w:bookmarkEnd w:id="1619"/>
    </w:p>
    <w:p w14:paraId="3AE54BCC" w14:textId="3DBE0013" w:rsidR="007A1F44" w:rsidRPr="00A03C55" w:rsidRDefault="007A1F44" w:rsidP="003462A5">
      <w:pPr>
        <w:pStyle w:val="BodyText"/>
      </w:pPr>
    </w:p>
    <w:tbl>
      <w:tblPr>
        <w:tblW w:w="95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7051"/>
      </w:tblGrid>
      <w:tr w:rsidR="00C06CE3" w:rsidRPr="00A03C55" w14:paraId="752235B6" w14:textId="77777777" w:rsidTr="00C06CE3">
        <w:tc>
          <w:tcPr>
            <w:tcW w:w="2543" w:type="dxa"/>
          </w:tcPr>
          <w:p w14:paraId="0999B0A6" w14:textId="77777777" w:rsidR="007A1F44" w:rsidRPr="00A03C55" w:rsidRDefault="007A1F44" w:rsidP="0055376D">
            <w:pPr>
              <w:pStyle w:val="TableEntry"/>
              <w:rPr>
                <w:noProof w:val="0"/>
              </w:rPr>
            </w:pPr>
            <w:r w:rsidRPr="00A03C55">
              <w:rPr>
                <w:noProof w:val="0"/>
              </w:rPr>
              <w:t>Appendix V</w:t>
            </w:r>
          </w:p>
          <w:p w14:paraId="681A741E" w14:textId="77777777" w:rsidR="007A1F44" w:rsidRPr="00A03C55" w:rsidRDefault="007A1F44" w:rsidP="0055376D">
            <w:pPr>
              <w:pStyle w:val="TableEntry"/>
              <w:rPr>
                <w:noProof w:val="0"/>
              </w:rPr>
            </w:pPr>
          </w:p>
          <w:p w14:paraId="59E59C5B" w14:textId="77777777" w:rsidR="007A1F44" w:rsidRPr="00A03C55" w:rsidRDefault="007A1F44" w:rsidP="0055376D">
            <w:pPr>
              <w:pStyle w:val="TableEntry"/>
              <w:rPr>
                <w:noProof w:val="0"/>
              </w:rPr>
            </w:pPr>
          </w:p>
        </w:tc>
        <w:tc>
          <w:tcPr>
            <w:tcW w:w="7051" w:type="dxa"/>
          </w:tcPr>
          <w:p w14:paraId="58AC39C1" w14:textId="77777777" w:rsidR="007A1F44" w:rsidRPr="00A03C55" w:rsidRDefault="007A1F44" w:rsidP="0055376D">
            <w:pPr>
              <w:pStyle w:val="TableEntry"/>
              <w:rPr>
                <w:noProof w:val="0"/>
              </w:rPr>
            </w:pPr>
            <w:r w:rsidRPr="00A03C55">
              <w:rPr>
                <w:noProof w:val="0"/>
              </w:rPr>
              <w:t>ITI TF-2x: Appendix V Web Services for IHE Transactions</w:t>
            </w:r>
          </w:p>
          <w:p w14:paraId="62309420" w14:textId="77777777" w:rsidR="007A1F44" w:rsidRPr="00A03C55" w:rsidRDefault="007A1F44" w:rsidP="0055376D">
            <w:pPr>
              <w:pStyle w:val="TableEntry"/>
              <w:rPr>
                <w:noProof w:val="0"/>
              </w:rPr>
            </w:pPr>
            <w:r w:rsidRPr="00A03C55">
              <w:rPr>
                <w:noProof w:val="0"/>
              </w:rPr>
              <w:t>Contains references to all Web Services standards and requirements of use</w:t>
            </w:r>
          </w:p>
          <w:p w14:paraId="7CAF88DB" w14:textId="77777777" w:rsidR="007A1F44" w:rsidRPr="00A03C55" w:rsidRDefault="007A1F44" w:rsidP="00C06CE3">
            <w:pPr>
              <w:pStyle w:val="TableEntry"/>
              <w:rPr>
                <w:noProof w:val="0"/>
              </w:rPr>
            </w:pPr>
          </w:p>
        </w:tc>
      </w:tr>
      <w:tr w:rsidR="00C06CE3" w:rsidRPr="00A03C55" w14:paraId="58E21338" w14:textId="77777777" w:rsidTr="00C06CE3">
        <w:tc>
          <w:tcPr>
            <w:tcW w:w="2543" w:type="dxa"/>
          </w:tcPr>
          <w:p w14:paraId="3C738692" w14:textId="77777777" w:rsidR="007A1F44" w:rsidRPr="00A03C55" w:rsidRDefault="007A1F44" w:rsidP="0055376D">
            <w:pPr>
              <w:pStyle w:val="TableEntry"/>
              <w:rPr>
                <w:noProof w:val="0"/>
              </w:rPr>
            </w:pPr>
            <w:r w:rsidRPr="00A03C55">
              <w:rPr>
                <w:noProof w:val="0"/>
              </w:rPr>
              <w:t>HL7 v3 Data Type XML ITS</w:t>
            </w:r>
          </w:p>
        </w:tc>
        <w:tc>
          <w:tcPr>
            <w:tcW w:w="7051" w:type="dxa"/>
          </w:tcPr>
          <w:p w14:paraId="36FE67D4" w14:textId="77777777" w:rsidR="007A1F44" w:rsidRPr="00A03C55" w:rsidRDefault="007A1F44" w:rsidP="0055376D">
            <w:pPr>
              <w:pStyle w:val="TableEntry"/>
              <w:rPr>
                <w:noProof w:val="0"/>
              </w:rPr>
            </w:pPr>
            <w:r w:rsidRPr="00A03C55">
              <w:rPr>
                <w:noProof w:val="0"/>
              </w:rPr>
              <w:t>HL7 Version 3 Standard: XML Implementation Technology Specifications – Data Types, R1</w:t>
            </w:r>
          </w:p>
        </w:tc>
      </w:tr>
      <w:tr w:rsidR="00C06CE3" w:rsidRPr="00A03C55" w14:paraId="2A0EAE60" w14:textId="77777777" w:rsidTr="00C06CE3">
        <w:tc>
          <w:tcPr>
            <w:tcW w:w="2543" w:type="dxa"/>
          </w:tcPr>
          <w:p w14:paraId="74083810" w14:textId="77777777" w:rsidR="007A1F44" w:rsidRPr="00A03C55" w:rsidRDefault="007A1F44" w:rsidP="0055376D">
            <w:pPr>
              <w:pStyle w:val="TableEntry"/>
              <w:rPr>
                <w:noProof w:val="0"/>
              </w:rPr>
            </w:pPr>
            <w:r w:rsidRPr="00A03C55">
              <w:rPr>
                <w:noProof w:val="0"/>
              </w:rPr>
              <w:t>HTTP 1.1</w:t>
            </w:r>
          </w:p>
        </w:tc>
        <w:tc>
          <w:tcPr>
            <w:tcW w:w="7051" w:type="dxa"/>
          </w:tcPr>
          <w:p w14:paraId="7A5BAD27" w14:textId="38780B4C" w:rsidR="007A1F44" w:rsidRPr="00A03C55" w:rsidRDefault="007A1F44" w:rsidP="0055376D">
            <w:pPr>
              <w:pStyle w:val="TableEntry"/>
              <w:rPr>
                <w:noProof w:val="0"/>
              </w:rPr>
            </w:pPr>
            <w:r w:rsidRPr="00A03C55">
              <w:rPr>
                <w:noProof w:val="0"/>
              </w:rPr>
              <w:t>IETF RFC2616: Hypertext Transfer Protocol – HTTP 1.1</w:t>
            </w:r>
          </w:p>
        </w:tc>
      </w:tr>
    </w:tbl>
    <w:p w14:paraId="12433CD6" w14:textId="77777777" w:rsidR="00AE5A09" w:rsidRDefault="00AE5A09" w:rsidP="002F763C">
      <w:pPr>
        <w:pStyle w:val="BodyText"/>
      </w:pPr>
      <w:bookmarkStart w:id="1620" w:name="_Toc199868257"/>
      <w:bookmarkStart w:id="1621" w:name="_Toc237305562"/>
      <w:bookmarkStart w:id="1622" w:name="_Toc269214504"/>
      <w:bookmarkStart w:id="1623" w:name="_Toc398544368"/>
      <w:bookmarkStart w:id="1624" w:name="_Toc398718008"/>
    </w:p>
    <w:p w14:paraId="1044606F" w14:textId="7F170EAE" w:rsidR="007A1F44" w:rsidRPr="00A03C55" w:rsidRDefault="007A1F44" w:rsidP="0055376D">
      <w:pPr>
        <w:pStyle w:val="Heading3"/>
        <w:numPr>
          <w:ilvl w:val="0"/>
          <w:numId w:val="0"/>
        </w:numPr>
        <w:tabs>
          <w:tab w:val="clear" w:pos="2160"/>
          <w:tab w:val="clear" w:pos="2880"/>
        </w:tabs>
        <w:rPr>
          <w:noProof w:val="0"/>
        </w:rPr>
      </w:pPr>
      <w:bookmarkStart w:id="1625" w:name="_Toc13773782"/>
      <w:r w:rsidRPr="00A03C55">
        <w:rPr>
          <w:noProof w:val="0"/>
        </w:rPr>
        <w:t xml:space="preserve">3.48.4 </w:t>
      </w:r>
      <w:bookmarkEnd w:id="1620"/>
      <w:bookmarkEnd w:id="1621"/>
      <w:bookmarkEnd w:id="1622"/>
      <w:bookmarkEnd w:id="1623"/>
      <w:bookmarkEnd w:id="1624"/>
      <w:r w:rsidR="00A03C55">
        <w:rPr>
          <w:noProof w:val="0"/>
        </w:rPr>
        <w:t>Messages</w:t>
      </w:r>
      <w:bookmarkEnd w:id="1625"/>
    </w:p>
    <w:p w14:paraId="2A3447B6" w14:textId="77777777" w:rsidR="007A1F44" w:rsidRPr="00A03C55" w:rsidRDefault="007A1F44" w:rsidP="0055376D">
      <w:pPr>
        <w:jc w:val="center"/>
      </w:pPr>
    </w:p>
    <w:p w14:paraId="32AFCC3D" w14:textId="77777777" w:rsidR="007A1F44" w:rsidRPr="00A03C55" w:rsidRDefault="00886A83" w:rsidP="0055376D">
      <w:pPr>
        <w:jc w:val="center"/>
      </w:pPr>
      <w:r w:rsidRPr="00A03C55">
        <w:rPr>
          <w:noProof/>
        </w:rPr>
        <w:object w:dxaOrig="5609" w:dyaOrig="2624" w14:anchorId="67AC0DC2">
          <v:shape id="_x0000_i1034" type="#_x0000_t75" alt="" style="width:275.05pt;height:143.3pt;mso-width-percent:0;mso-height-percent:0;mso-width-percent:0;mso-height-percent:0" o:ole="" filled="t">
            <v:fill color2="black"/>
            <v:imagedata r:id="rId223" o:title=""/>
          </v:shape>
          <o:OLEObject Type="Embed" ProgID="Word.Picture.8" ShapeID="_x0000_i1034" DrawAspect="Content" ObjectID="_1648459681" r:id="rId224"/>
        </w:object>
      </w:r>
    </w:p>
    <w:p w14:paraId="1D3AFFB4" w14:textId="77777777" w:rsidR="007A1F44" w:rsidRPr="00A03C55" w:rsidRDefault="007A1F44" w:rsidP="0055376D">
      <w:pPr>
        <w:pStyle w:val="FigureTitle"/>
        <w:rPr>
          <w:noProof w:val="0"/>
        </w:rPr>
      </w:pPr>
      <w:r w:rsidRPr="00A03C55">
        <w:rPr>
          <w:noProof w:val="0"/>
        </w:rPr>
        <w:t>Figure 3.48.4-1: Interaction Diagram</w:t>
      </w:r>
    </w:p>
    <w:p w14:paraId="7B705110"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626" w:name="_Toc398544369"/>
      <w:r w:rsidRPr="00A03C55">
        <w:rPr>
          <w:noProof w:val="0"/>
        </w:rPr>
        <w:lastRenderedPageBreak/>
        <w:t>3.48.4.1 Retrieve Value Set Request</w:t>
      </w:r>
      <w:bookmarkEnd w:id="1626"/>
      <w:r w:rsidRPr="00A03C55">
        <w:rPr>
          <w:noProof w:val="0"/>
        </w:rPr>
        <w:t xml:space="preserve"> </w:t>
      </w:r>
    </w:p>
    <w:p w14:paraId="1EE2C741"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3.48.4.1.1 Trigger Events</w:t>
      </w:r>
    </w:p>
    <w:p w14:paraId="7D02C693" w14:textId="77777777" w:rsidR="007A1F44" w:rsidRPr="00A03C55" w:rsidRDefault="007A1F44" w:rsidP="0055376D">
      <w:pPr>
        <w:pStyle w:val="BodyText"/>
      </w:pPr>
      <w:r w:rsidRPr="00A03C55">
        <w:t>Having obtained the Value Set OID, the Value Set Consumer will send the Retrieve Value Set Request to the Value Set Repository.</w:t>
      </w:r>
    </w:p>
    <w:p w14:paraId="6E88FDEB"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3.48.4.1.2 Message Semantics</w:t>
      </w:r>
    </w:p>
    <w:p w14:paraId="18821EC7" w14:textId="77777777" w:rsidR="007A1F44" w:rsidRPr="00A03C55" w:rsidRDefault="007A1F44" w:rsidP="0055376D">
      <w:pPr>
        <w:pStyle w:val="BodyText"/>
      </w:pPr>
      <w:r w:rsidRPr="00A03C55">
        <w:t>The Retrieve Value Set Request shall carry the following information:</w:t>
      </w:r>
    </w:p>
    <w:p w14:paraId="52E37C41" w14:textId="77777777" w:rsidR="008E3CF3" w:rsidRPr="00A03C55" w:rsidRDefault="007A1F44" w:rsidP="00EC243F">
      <w:pPr>
        <w:pStyle w:val="ListBullet2"/>
      </w:pPr>
      <w:r w:rsidRPr="00A03C55">
        <w:t xml:space="preserve">A required </w:t>
      </w:r>
      <w:r w:rsidRPr="00A03C55">
        <w:rPr>
          <w:rFonts w:ascii="Courier New" w:hAnsi="Courier New" w:cs="Courier New"/>
        </w:rPr>
        <w:t>id</w:t>
      </w:r>
      <w:r w:rsidRPr="00A03C55">
        <w:t>, representing the Value Set OID that identifies the Expanded Value Set within the Repository.</w:t>
      </w:r>
    </w:p>
    <w:p w14:paraId="7C2299C9" w14:textId="3E27F3B5" w:rsidR="008E3CF3" w:rsidRPr="00A03C55" w:rsidRDefault="007A1F44" w:rsidP="00EC243F">
      <w:pPr>
        <w:pStyle w:val="ListBullet2"/>
      </w:pPr>
      <w:r w:rsidRPr="00A03C55">
        <w:t xml:space="preserve">An optional </w:t>
      </w:r>
      <w:r w:rsidRPr="00A03C55">
        <w:rPr>
          <w:rFonts w:ascii="Courier New" w:hAnsi="Courier New" w:cs="Courier New"/>
        </w:rPr>
        <w:t>version</w:t>
      </w:r>
      <w:r w:rsidRPr="00A03C55">
        <w:t xml:space="preserve"> that identifies a specific version of the Expanded Value Set. If no version is specified, the Value Set Consumer is requesting the most recent version of the Value Set</w:t>
      </w:r>
    </w:p>
    <w:p w14:paraId="56729B7F" w14:textId="77777777" w:rsidR="008E3CF3" w:rsidRPr="00A03C55" w:rsidRDefault="007A1F44" w:rsidP="00EC243F">
      <w:pPr>
        <w:pStyle w:val="ListBullet2"/>
      </w:pPr>
      <w:r w:rsidRPr="00A03C55">
        <w:t xml:space="preserve">An optional </w:t>
      </w:r>
      <w:r w:rsidRPr="00A03C55">
        <w:rPr>
          <w:rFonts w:ascii="Courier New" w:hAnsi="Courier New" w:cs="Courier New"/>
        </w:rPr>
        <w:t>lang</w:t>
      </w:r>
      <w:r w:rsidRPr="00A03C55">
        <w:t xml:space="preserve"> parameter indicating the requested language locale for the </w:t>
      </w:r>
      <w:r w:rsidRPr="00A03C55">
        <w:rPr>
          <w:rFonts w:ascii="Courier New" w:hAnsi="Courier New" w:cs="Courier New"/>
        </w:rPr>
        <w:t>displayName</w:t>
      </w:r>
      <w:r w:rsidRPr="00A03C55">
        <w:t xml:space="preserve"> of the Value Set Concepts. (Note: in the SOAP binding, this parameter is represented via the </w:t>
      </w:r>
      <w:r w:rsidRPr="00A03C55">
        <w:rPr>
          <w:rFonts w:ascii="Courier New" w:hAnsi="Courier New" w:cs="Courier New"/>
        </w:rPr>
        <w:t>xml:lang</w:t>
      </w:r>
      <w:r w:rsidRPr="00A03C55">
        <w:t xml:space="preserve"> XML attribute)</w:t>
      </w:r>
    </w:p>
    <w:p w14:paraId="05C42B23" w14:textId="77777777" w:rsidR="007A1F44" w:rsidRPr="00A03C55" w:rsidRDefault="00292B01" w:rsidP="0055376D">
      <w:pPr>
        <w:pStyle w:val="BodyText"/>
      </w:pPr>
      <w:r w:rsidRPr="00A03C55">
        <w:t>Section</w:t>
      </w:r>
      <w:r w:rsidR="007A1F44" w:rsidRPr="00A03C55">
        <w:t xml:space="preserve"> 3.48.5 describes the Web Services protocol requirements and the format of the message in full detail. </w:t>
      </w:r>
    </w:p>
    <w:p w14:paraId="51B78294"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3.48.4.1.3 Expected Actions</w:t>
      </w:r>
    </w:p>
    <w:p w14:paraId="08194FB2" w14:textId="77777777" w:rsidR="007A1F44" w:rsidRPr="00A03C55" w:rsidRDefault="007A1F44" w:rsidP="0055376D">
      <w:pPr>
        <w:pStyle w:val="BodyText"/>
      </w:pPr>
      <w:r w:rsidRPr="00A03C55">
        <w:t>When receiving a Retrieve Value Set Request, a Value Set Repository shall generate a Retrieve Value Set Response containing the Expanded Value Set that corresponds to the request parameters or an error code if the Value Set could not be retrieved. If no version is specified in the Request, then the most recent version shall be returned.</w:t>
      </w:r>
    </w:p>
    <w:p w14:paraId="4E1310AB" w14:textId="77777777" w:rsidR="007A1F44" w:rsidRPr="00A03C55" w:rsidRDefault="007A1F44" w:rsidP="0055376D">
      <w:pPr>
        <w:pStyle w:val="BodyText"/>
      </w:pPr>
      <w:r w:rsidRPr="00A03C55">
        <w:t>The Value Set Repository shall support both the SOAP and HTTP bindings for this transaction. If the Value Set Consumer sends the request using the SOAP binding, the Value Set Repository shall respond using the SOAP binding. If the Value Set Consumer sends the request using the HTTP binding, the Value Set Repository shall respond using the HTTP binding.</w:t>
      </w:r>
    </w:p>
    <w:p w14:paraId="4C734204"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627" w:name="_Toc398544370"/>
      <w:r w:rsidRPr="00A03C55">
        <w:rPr>
          <w:noProof w:val="0"/>
        </w:rPr>
        <w:t>3.48.4.2 Retrieve Value Set Response</w:t>
      </w:r>
      <w:bookmarkEnd w:id="1627"/>
    </w:p>
    <w:p w14:paraId="7CB881BF"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3.48.4.2.1 Trigger Events</w:t>
      </w:r>
    </w:p>
    <w:p w14:paraId="4D56649D" w14:textId="77777777" w:rsidR="007A1F44" w:rsidRPr="00A03C55" w:rsidRDefault="007A1F44" w:rsidP="0055376D">
      <w:pPr>
        <w:pStyle w:val="BodyText"/>
      </w:pPr>
      <w:r w:rsidRPr="00A03C55">
        <w:t>This message will be triggered by a Retrieve Value Set Request Message.</w:t>
      </w:r>
    </w:p>
    <w:p w14:paraId="065EA7FE"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3.48.4.2.2 Message Semantics</w:t>
      </w:r>
    </w:p>
    <w:p w14:paraId="785F5D4A" w14:textId="77777777" w:rsidR="007A1F44" w:rsidRPr="00A03C55" w:rsidRDefault="007A1F44" w:rsidP="0055376D">
      <w:pPr>
        <w:pStyle w:val="BodyText"/>
      </w:pPr>
      <w:r w:rsidRPr="00A03C55">
        <w:t>The Retrieve Value Set Response Message shall carry the following information for the returned Expanded Value Set:</w:t>
      </w:r>
    </w:p>
    <w:p w14:paraId="7D8ACB8D" w14:textId="77777777" w:rsidR="008E3CF3" w:rsidRPr="00A03C55" w:rsidRDefault="007A1F44" w:rsidP="00EC243F">
      <w:pPr>
        <w:pStyle w:val="ListBullet2"/>
      </w:pPr>
      <w:r w:rsidRPr="00A03C55">
        <w:t xml:space="preserve">A required </w:t>
      </w:r>
      <w:r w:rsidRPr="00A03C55">
        <w:rPr>
          <w:rFonts w:ascii="Courier New" w:hAnsi="Courier New"/>
        </w:rPr>
        <w:t>id</w:t>
      </w:r>
      <w:r w:rsidRPr="00A03C55">
        <w:t xml:space="preserve">, representing the Value Set OID that identifies the Value Set within the Value Set Repository. This OID shall be the same as the Value Set OID in the received Retrieve Value Set Request Message. </w:t>
      </w:r>
    </w:p>
    <w:p w14:paraId="50AFE12C" w14:textId="77777777" w:rsidR="008E3CF3" w:rsidRPr="00A03C55" w:rsidRDefault="007A1F44" w:rsidP="00EC243F">
      <w:pPr>
        <w:pStyle w:val="ListBullet2"/>
      </w:pPr>
      <w:r w:rsidRPr="00A03C55">
        <w:lastRenderedPageBreak/>
        <w:t xml:space="preserve">A required </w:t>
      </w:r>
      <w:r w:rsidRPr="00A03C55">
        <w:rPr>
          <w:rFonts w:ascii="Courier New" w:hAnsi="Courier New"/>
        </w:rPr>
        <w:t>displayName</w:t>
      </w:r>
      <w:r w:rsidRPr="00A03C55">
        <w:t xml:space="preserve"> that can be used for display purposes.</w:t>
      </w:r>
    </w:p>
    <w:p w14:paraId="065E460E" w14:textId="77777777" w:rsidR="008E3CF3" w:rsidRPr="00A03C55" w:rsidRDefault="007A1F44" w:rsidP="00EC243F">
      <w:pPr>
        <w:pStyle w:val="ListBullet2"/>
      </w:pPr>
      <w:r w:rsidRPr="00A03C55">
        <w:t>An optional version that shall be present if the Expanded Value Set has a version, that identifies the specific version of the Value Set returned.</w:t>
      </w:r>
    </w:p>
    <w:p w14:paraId="69B23E3B" w14:textId="54604100" w:rsidR="008E3CF3" w:rsidRPr="00A03C55" w:rsidRDefault="007A1F44" w:rsidP="00EC243F">
      <w:pPr>
        <w:pStyle w:val="ListBullet2"/>
      </w:pPr>
      <w:r w:rsidRPr="00A03C55">
        <w:t xml:space="preserve">An optional </w:t>
      </w:r>
      <w:r w:rsidRPr="00A03C55">
        <w:rPr>
          <w:rFonts w:ascii="Courier New" w:hAnsi="Courier New"/>
        </w:rPr>
        <w:t>cacheExpirationHint</w:t>
      </w:r>
      <w:r w:rsidRPr="00A03C55">
        <w:t xml:space="preserve"> indicating that the Value Set Consumer is not expected to change before this date and time. If the request and the response use the HTTP binding, this information shall be also present in the HTTP </w:t>
      </w:r>
      <w:r w:rsidRPr="00A03C55">
        <w:rPr>
          <w:i/>
        </w:rPr>
        <w:t>Expire</w:t>
      </w:r>
      <w:r w:rsidRPr="00A03C55">
        <w:t xml:space="preserve"> header of the response. For details, please see Sec</w:t>
      </w:r>
      <w:r w:rsidR="00D57CF5" w:rsidRPr="00A03C55">
        <w:t>tion</w:t>
      </w:r>
      <w:r w:rsidRPr="00A03C55">
        <w:t xml:space="preserve"> 14.21 of IETF RFC2616.</w:t>
      </w:r>
    </w:p>
    <w:p w14:paraId="760A51A5" w14:textId="77777777" w:rsidR="008E3CF3" w:rsidRPr="00A03C55" w:rsidRDefault="007A1F44" w:rsidP="00EC243F">
      <w:pPr>
        <w:pStyle w:val="ListBullet2"/>
      </w:pPr>
      <w:r w:rsidRPr="00A03C55">
        <w:t xml:space="preserve">One or more </w:t>
      </w:r>
      <w:r w:rsidRPr="00A03C55">
        <w:rPr>
          <w:rFonts w:ascii="Courier New" w:hAnsi="Courier New"/>
        </w:rPr>
        <w:t>ConceptList</w:t>
      </w:r>
      <w:r w:rsidRPr="00A03C55">
        <w:t xml:space="preserve">, which provides the Concepts of the Expanded Value Set. If there are multiple translations of the Value Set, each translation is returned as a separate </w:t>
      </w:r>
      <w:r w:rsidRPr="00A03C55">
        <w:rPr>
          <w:rFonts w:ascii="Courier New" w:hAnsi="Courier New"/>
        </w:rPr>
        <w:t>ConceptList</w:t>
      </w:r>
      <w:r w:rsidRPr="00A03C55">
        <w:t xml:space="preserve">, where only the </w:t>
      </w:r>
      <w:r w:rsidRPr="00A03C55">
        <w:rPr>
          <w:rFonts w:ascii="Courier New" w:hAnsi="Courier New" w:cs="Courier New"/>
        </w:rPr>
        <w:t>displayName</w:t>
      </w:r>
      <w:r w:rsidRPr="00A03C55">
        <w:t xml:space="preserve"> of each Concept, and the language locale represented by </w:t>
      </w:r>
      <w:r w:rsidRPr="00A03C55">
        <w:rPr>
          <w:rFonts w:ascii="Courier New" w:hAnsi="Courier New" w:cs="Courier New"/>
        </w:rPr>
        <w:t>xml:lang</w:t>
      </w:r>
      <w:r w:rsidRPr="00A03C55">
        <w:t xml:space="preserve"> are different.</w:t>
      </w:r>
    </w:p>
    <w:p w14:paraId="04EB1C95" w14:textId="77777777" w:rsidR="007A1F44" w:rsidRPr="00A03C55" w:rsidRDefault="007A1F44" w:rsidP="0055376D">
      <w:pPr>
        <w:pStyle w:val="BodyText"/>
      </w:pPr>
      <w:r w:rsidRPr="00A03C55">
        <w:t>For each Value Set Concept, the following is returned. These requirements override the requirements of the HL7 schema rules for the CE data type where they conflict.</w:t>
      </w:r>
    </w:p>
    <w:p w14:paraId="4AB43A7F" w14:textId="77777777" w:rsidR="008E3CF3" w:rsidRPr="00A03C55" w:rsidRDefault="007A1F44" w:rsidP="00EC243F">
      <w:pPr>
        <w:pStyle w:val="ListBullet2"/>
      </w:pPr>
      <w:r w:rsidRPr="00A03C55">
        <w:t xml:space="preserve">A required </w:t>
      </w:r>
      <w:r w:rsidRPr="00A03C55">
        <w:rPr>
          <w:rFonts w:ascii="Courier New" w:hAnsi="Courier New"/>
        </w:rPr>
        <w:t>code</w:t>
      </w:r>
      <w:r w:rsidRPr="00A03C55">
        <w:t xml:space="preserve"> (</w:t>
      </w:r>
      <w:r w:rsidRPr="00A03C55">
        <w:rPr>
          <w:iCs/>
        </w:rPr>
        <w:t>a code that uniquely identifies a class or concept within the context of a code system)</w:t>
      </w:r>
    </w:p>
    <w:p w14:paraId="7F350714" w14:textId="77777777" w:rsidR="008E3CF3" w:rsidRPr="00A03C55" w:rsidRDefault="007A1F44" w:rsidP="00EC243F">
      <w:pPr>
        <w:pStyle w:val="ListBullet2"/>
      </w:pPr>
      <w:r w:rsidRPr="00A03C55">
        <w:t xml:space="preserve">A required </w:t>
      </w:r>
      <w:r w:rsidRPr="00A03C55">
        <w:rPr>
          <w:rFonts w:ascii="Courier New" w:hAnsi="Courier New"/>
        </w:rPr>
        <w:t>displayName</w:t>
      </w:r>
      <w:r w:rsidRPr="00A03C55">
        <w:t xml:space="preserve"> (the name of the concept)</w:t>
      </w:r>
    </w:p>
    <w:p w14:paraId="305D8E84" w14:textId="77777777" w:rsidR="008E3CF3" w:rsidRPr="00A03C55" w:rsidRDefault="007A1F44" w:rsidP="00EC243F">
      <w:pPr>
        <w:pStyle w:val="ListBullet2"/>
      </w:pPr>
      <w:r w:rsidRPr="00A03C55">
        <w:t xml:space="preserve">A required </w:t>
      </w:r>
      <w:r w:rsidRPr="00A03C55">
        <w:rPr>
          <w:rFonts w:ascii="Courier New" w:hAnsi="Courier New"/>
        </w:rPr>
        <w:t xml:space="preserve">codeSystem </w:t>
      </w:r>
      <w:r w:rsidRPr="00A03C55">
        <w:t>(the terminology the concept comes from)</w:t>
      </w:r>
    </w:p>
    <w:p w14:paraId="1031285C" w14:textId="77777777" w:rsidR="008E3CF3" w:rsidRPr="00A03C55" w:rsidRDefault="007A1F44" w:rsidP="00EC243F">
      <w:pPr>
        <w:pStyle w:val="ListBullet2"/>
      </w:pPr>
      <w:r w:rsidRPr="00A03C55">
        <w:t xml:space="preserve">An optional </w:t>
      </w:r>
      <w:r w:rsidRPr="00A03C55">
        <w:rPr>
          <w:rFonts w:ascii="Courier New" w:hAnsi="Courier New"/>
        </w:rPr>
        <w:t>codeSystemVersion</w:t>
      </w:r>
      <w:r w:rsidRPr="00A03C55">
        <w:t>. (the version of the terminology the concept comes from)</w:t>
      </w:r>
    </w:p>
    <w:p w14:paraId="48E6130F" w14:textId="77777777" w:rsidR="007A1F44" w:rsidRPr="00A03C55" w:rsidRDefault="007A1F44" w:rsidP="0055376D">
      <w:pPr>
        <w:pStyle w:val="BodyText"/>
      </w:pPr>
      <w:r w:rsidRPr="00A03C55">
        <w:t xml:space="preserve">Section 3.48.5 describes the Web Services requirements and the format of the message in full detail. </w:t>
      </w:r>
    </w:p>
    <w:p w14:paraId="3D7604C9"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3.48.4.2.3 Expected Actions</w:t>
      </w:r>
    </w:p>
    <w:p w14:paraId="73A260CB" w14:textId="77777777" w:rsidR="007A1F44" w:rsidRPr="00A03C55" w:rsidRDefault="007A1F44" w:rsidP="0055376D">
      <w:pPr>
        <w:pStyle w:val="BodyText"/>
      </w:pPr>
      <w:r w:rsidRPr="00A03C55">
        <w:t>A Value Set Repository shall return the Expanded Value Set indicated in the request.</w:t>
      </w:r>
    </w:p>
    <w:p w14:paraId="37683A6B" w14:textId="1DBD2BD7" w:rsidR="007A1F44" w:rsidRPr="00A03C55" w:rsidRDefault="007A1F44" w:rsidP="0055376D">
      <w:pPr>
        <w:pStyle w:val="Header"/>
      </w:pPr>
      <w:r w:rsidRPr="00A03C55">
        <w:t xml:space="preserve">If the Value Set Consumer requested a specific language locale, the Value Set Repository shall return only the requested translation of the Expanded Value Set. If the Value Set Consumer did not request a specific language locale, the Value Set Repository shall return all known translations of the Expanded Value Set. This is the only case where more than one </w:t>
      </w:r>
      <w:r w:rsidRPr="00A03C55">
        <w:rPr>
          <w:rStyle w:val="BodyTextChar"/>
        </w:rPr>
        <w:t>ConceptList XML el</w:t>
      </w:r>
      <w:r w:rsidRPr="00A03C55">
        <w:t>ement shall be permitted. The ConceptList shall have the same code values for the Value Set in question; the displayName may have a different value appropriate to the locale.</w:t>
      </w:r>
    </w:p>
    <w:p w14:paraId="3495D94A" w14:textId="77777777" w:rsidR="007A1F44" w:rsidRPr="00A03C55" w:rsidRDefault="007A1F44" w:rsidP="0055376D">
      <w:pPr>
        <w:pStyle w:val="BodyText"/>
      </w:pPr>
      <w:r w:rsidRPr="00A03C55">
        <w:t>The Value Set Repository shall return the Expanded Value Set or an error code in case the Value Set could not be expanded. The following error responses may be returned:</w:t>
      </w:r>
    </w:p>
    <w:p w14:paraId="73BDAB1F" w14:textId="77777777" w:rsidR="008E3CF3" w:rsidRPr="00A03C55" w:rsidRDefault="007A1F44" w:rsidP="00644E8B">
      <w:pPr>
        <w:pStyle w:val="ListNumber2"/>
        <w:numPr>
          <w:ilvl w:val="0"/>
          <w:numId w:val="23"/>
        </w:numPr>
        <w:ind w:left="720"/>
        <w:rPr>
          <w:b/>
        </w:rPr>
      </w:pPr>
      <w:r w:rsidRPr="00A03C55">
        <w:rPr>
          <w:b/>
        </w:rPr>
        <w:t>For the SOAP binding:</w:t>
      </w:r>
    </w:p>
    <w:p w14:paraId="4E5AA9CA" w14:textId="77777777" w:rsidR="008E3CF3" w:rsidRPr="00A03C55" w:rsidRDefault="007A1F44" w:rsidP="00644E8B">
      <w:pPr>
        <w:pStyle w:val="BodyText"/>
        <w:numPr>
          <w:ilvl w:val="1"/>
          <w:numId w:val="12"/>
        </w:numPr>
      </w:pPr>
      <w:r w:rsidRPr="00A03C55">
        <w:t>A SOAP fault, whose code value is NAV, with the reason being: “Unknown value set”.</w:t>
      </w:r>
    </w:p>
    <w:p w14:paraId="07308905" w14:textId="77777777" w:rsidR="008E3CF3" w:rsidRPr="00A03C55" w:rsidRDefault="007A1F44" w:rsidP="00644E8B">
      <w:pPr>
        <w:pStyle w:val="BodyText"/>
        <w:numPr>
          <w:ilvl w:val="1"/>
          <w:numId w:val="12"/>
        </w:numPr>
      </w:pPr>
      <w:r w:rsidRPr="00A03C55">
        <w:t>A SOAP fault, whose code value is VERUNK, with the reason being: “Version unknown”.</w:t>
      </w:r>
    </w:p>
    <w:p w14:paraId="6C05481A" w14:textId="77777777" w:rsidR="008E3CF3" w:rsidRPr="00644E8B" w:rsidRDefault="007A1F44" w:rsidP="00644E8B">
      <w:pPr>
        <w:pStyle w:val="ListNumber2"/>
        <w:numPr>
          <w:ilvl w:val="0"/>
          <w:numId w:val="55"/>
        </w:numPr>
        <w:rPr>
          <w:b/>
          <w:bCs/>
        </w:rPr>
      </w:pPr>
      <w:r w:rsidRPr="00644E8B">
        <w:rPr>
          <w:b/>
          <w:bCs/>
        </w:rPr>
        <w:lastRenderedPageBreak/>
        <w:t>For the HTTP binding:</w:t>
      </w:r>
    </w:p>
    <w:p w14:paraId="21ABEBA2" w14:textId="381790EA" w:rsidR="008E3CF3" w:rsidRPr="00A03C55" w:rsidRDefault="007A1F44" w:rsidP="00644E8B">
      <w:pPr>
        <w:pStyle w:val="BodyText"/>
        <w:numPr>
          <w:ilvl w:val="0"/>
          <w:numId w:val="20"/>
        </w:numPr>
      </w:pPr>
      <w:r w:rsidRPr="00A03C55">
        <w:t>An HTTP status code of 404, with an HTTP Warning header containing warn-code of 111, and warn-text of “NAV: Unknown value set”. See sections 10.4.5 and 14.46 of IETF RFC2616 for more information.</w:t>
      </w:r>
    </w:p>
    <w:p w14:paraId="5B7B65C4" w14:textId="7B1F36F3" w:rsidR="008E3CF3" w:rsidRPr="00A03C55" w:rsidRDefault="007A1F44" w:rsidP="00644E8B">
      <w:pPr>
        <w:pStyle w:val="BodyText"/>
        <w:numPr>
          <w:ilvl w:val="0"/>
          <w:numId w:val="20"/>
        </w:numPr>
      </w:pPr>
      <w:r w:rsidRPr="00A03C55">
        <w:t>An HTTP status code of 404, with an HTTP Warning header containing warn-code of 112, and warn-text of “VERUNK: Version unknown”. See sections 10.4.5 and 14.46 of IETF RFC2616 for more information.</w:t>
      </w:r>
    </w:p>
    <w:p w14:paraId="27FBE7B9" w14:textId="77777777" w:rsidR="007A1F44" w:rsidRPr="00A03C55" w:rsidRDefault="007A1F44" w:rsidP="0055376D">
      <w:pPr>
        <w:pStyle w:val="Heading3"/>
        <w:numPr>
          <w:ilvl w:val="0"/>
          <w:numId w:val="0"/>
        </w:numPr>
        <w:tabs>
          <w:tab w:val="clear" w:pos="2160"/>
          <w:tab w:val="clear" w:pos="2880"/>
        </w:tabs>
        <w:rPr>
          <w:noProof w:val="0"/>
        </w:rPr>
      </w:pPr>
      <w:bookmarkStart w:id="1628" w:name="_Toc237305563"/>
      <w:bookmarkStart w:id="1629" w:name="_Toc269214505"/>
      <w:bookmarkStart w:id="1630" w:name="_Toc398544371"/>
      <w:bookmarkStart w:id="1631" w:name="_Toc398718009"/>
      <w:bookmarkStart w:id="1632" w:name="_Toc13773783"/>
      <w:r w:rsidRPr="00A03C55">
        <w:rPr>
          <w:noProof w:val="0"/>
        </w:rPr>
        <w:t>3.48.5 Protocol Requirements</w:t>
      </w:r>
      <w:bookmarkEnd w:id="1628"/>
      <w:bookmarkEnd w:id="1629"/>
      <w:bookmarkEnd w:id="1630"/>
      <w:bookmarkEnd w:id="1631"/>
      <w:bookmarkEnd w:id="1632"/>
      <w:r w:rsidRPr="00A03C55">
        <w:rPr>
          <w:noProof w:val="0"/>
        </w:rPr>
        <w:t xml:space="preserve"> </w:t>
      </w:r>
    </w:p>
    <w:p w14:paraId="05F55DAE" w14:textId="77777777" w:rsidR="007A1F44" w:rsidRPr="00A03C55" w:rsidRDefault="007A1F44" w:rsidP="0055376D">
      <w:pPr>
        <w:pStyle w:val="BodyText"/>
      </w:pPr>
      <w:r w:rsidRPr="00A03C55">
        <w:t>The protocol for the Retrieve Value Set transaction describes two bindings. The first is based on SOAP 1.2, and the second is an HTTP binding. The relevant XML namespace definitions can be seen in Table 3.48.5-1 WSDL Namespace Definitions.</w:t>
      </w:r>
    </w:p>
    <w:p w14:paraId="31179BE7" w14:textId="77777777" w:rsidR="007A1F44" w:rsidRPr="00A03C55" w:rsidRDefault="007A1F44" w:rsidP="0055376D">
      <w:pPr>
        <w:pStyle w:val="TableTitle"/>
        <w:rPr>
          <w:noProof w:val="0"/>
        </w:rPr>
      </w:pPr>
      <w:r w:rsidRPr="00A03C55">
        <w:rPr>
          <w:noProof w:val="0"/>
        </w:rPr>
        <w:t>Table 3.48.5-1: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A03C55" w14:paraId="7B8B9B16" w14:textId="77777777" w:rsidTr="003462A5">
        <w:trPr>
          <w:cantSplit/>
          <w:jc w:val="center"/>
        </w:trPr>
        <w:tc>
          <w:tcPr>
            <w:tcW w:w="1998" w:type="dxa"/>
          </w:tcPr>
          <w:p w14:paraId="71C4AF87" w14:textId="77777777" w:rsidR="007A1F44" w:rsidRPr="00A03C55" w:rsidRDefault="007A1F44" w:rsidP="0055376D">
            <w:pPr>
              <w:pStyle w:val="TableEntry"/>
              <w:rPr>
                <w:noProof w:val="0"/>
              </w:rPr>
            </w:pPr>
            <w:r w:rsidRPr="00A03C55">
              <w:rPr>
                <w:noProof w:val="0"/>
              </w:rPr>
              <w:t>soap12</w:t>
            </w:r>
          </w:p>
        </w:tc>
        <w:tc>
          <w:tcPr>
            <w:tcW w:w="6220" w:type="dxa"/>
          </w:tcPr>
          <w:p w14:paraId="218EBA3E" w14:textId="77777777" w:rsidR="007A1F44" w:rsidRPr="00A03C55" w:rsidRDefault="007A1F44" w:rsidP="0055376D">
            <w:pPr>
              <w:pStyle w:val="TableEntry"/>
              <w:rPr>
                <w:noProof w:val="0"/>
              </w:rPr>
            </w:pPr>
            <w:r w:rsidRPr="00A03C55">
              <w:rPr>
                <w:noProof w:val="0"/>
              </w:rPr>
              <w:t>http://schemas.xmlsoap.org/wsdl/soap12/</w:t>
            </w:r>
          </w:p>
        </w:tc>
      </w:tr>
      <w:tr w:rsidR="007A1F44" w:rsidRPr="00A03C55" w14:paraId="608B2959" w14:textId="77777777" w:rsidTr="003462A5">
        <w:trPr>
          <w:cantSplit/>
          <w:jc w:val="center"/>
        </w:trPr>
        <w:tc>
          <w:tcPr>
            <w:tcW w:w="1998" w:type="dxa"/>
          </w:tcPr>
          <w:p w14:paraId="35C98E88" w14:textId="77777777" w:rsidR="007A1F44" w:rsidRPr="00A03C55" w:rsidRDefault="007A1F44" w:rsidP="0055376D">
            <w:pPr>
              <w:pStyle w:val="TableEntry"/>
              <w:rPr>
                <w:noProof w:val="0"/>
              </w:rPr>
            </w:pPr>
            <w:r w:rsidRPr="00A03C55">
              <w:rPr>
                <w:noProof w:val="0"/>
              </w:rPr>
              <w:t>wsaw</w:t>
            </w:r>
          </w:p>
        </w:tc>
        <w:tc>
          <w:tcPr>
            <w:tcW w:w="6220" w:type="dxa"/>
          </w:tcPr>
          <w:p w14:paraId="106DD4D8" w14:textId="77777777" w:rsidR="007A1F44" w:rsidRPr="00A03C55" w:rsidRDefault="007A1F44" w:rsidP="0055376D">
            <w:pPr>
              <w:pStyle w:val="TableEntry"/>
              <w:rPr>
                <w:noProof w:val="0"/>
              </w:rPr>
            </w:pPr>
            <w:r w:rsidRPr="00A03C55">
              <w:rPr>
                <w:noProof w:val="0"/>
              </w:rPr>
              <w:t>http://www.w3.org/2006/05/addressing/wsdl/</w:t>
            </w:r>
          </w:p>
        </w:tc>
      </w:tr>
      <w:tr w:rsidR="007A1F44" w:rsidRPr="00A03C55" w14:paraId="26B4DDD8" w14:textId="77777777" w:rsidTr="003462A5">
        <w:trPr>
          <w:cantSplit/>
          <w:jc w:val="center"/>
        </w:trPr>
        <w:tc>
          <w:tcPr>
            <w:tcW w:w="1998" w:type="dxa"/>
          </w:tcPr>
          <w:p w14:paraId="55BE3517" w14:textId="77777777" w:rsidR="007A1F44" w:rsidRPr="00A03C55" w:rsidRDefault="007A1F44" w:rsidP="0055376D">
            <w:pPr>
              <w:pStyle w:val="TableEntry"/>
              <w:rPr>
                <w:noProof w:val="0"/>
              </w:rPr>
            </w:pPr>
            <w:r w:rsidRPr="00A03C55">
              <w:rPr>
                <w:noProof w:val="0"/>
              </w:rPr>
              <w:t>xsd</w:t>
            </w:r>
          </w:p>
        </w:tc>
        <w:tc>
          <w:tcPr>
            <w:tcW w:w="6220" w:type="dxa"/>
          </w:tcPr>
          <w:p w14:paraId="7D07938F" w14:textId="77777777" w:rsidR="007A1F44" w:rsidRPr="00A03C55" w:rsidRDefault="000F64B0" w:rsidP="0055376D">
            <w:pPr>
              <w:pStyle w:val="TableEntry"/>
              <w:rPr>
                <w:noProof w:val="0"/>
              </w:rPr>
            </w:pPr>
            <w:hyperlink r:id="rId225" w:history="1">
              <w:r w:rsidR="007A1F44" w:rsidRPr="00A03C55">
                <w:rPr>
                  <w:rStyle w:val="Hyperlink"/>
                  <w:noProof w:val="0"/>
                </w:rPr>
                <w:t>http://www.w3.org/2001/XMLSchema</w:t>
              </w:r>
            </w:hyperlink>
          </w:p>
        </w:tc>
      </w:tr>
      <w:tr w:rsidR="007A1F44" w:rsidRPr="00A03C55" w14:paraId="4E3B9EC6" w14:textId="77777777" w:rsidTr="003462A5">
        <w:trPr>
          <w:cantSplit/>
          <w:jc w:val="center"/>
        </w:trPr>
        <w:tc>
          <w:tcPr>
            <w:tcW w:w="1998" w:type="dxa"/>
          </w:tcPr>
          <w:p w14:paraId="03AF7BEB" w14:textId="77777777" w:rsidR="007A1F44" w:rsidRPr="00A03C55" w:rsidRDefault="007A1F44" w:rsidP="0055376D">
            <w:pPr>
              <w:pStyle w:val="TableEntry"/>
              <w:rPr>
                <w:noProof w:val="0"/>
              </w:rPr>
            </w:pPr>
            <w:r w:rsidRPr="00A03C55">
              <w:rPr>
                <w:noProof w:val="0"/>
              </w:rPr>
              <w:t>ihe</w:t>
            </w:r>
          </w:p>
        </w:tc>
        <w:tc>
          <w:tcPr>
            <w:tcW w:w="6220" w:type="dxa"/>
          </w:tcPr>
          <w:p w14:paraId="7E318EAE" w14:textId="77777777" w:rsidR="007A1F44" w:rsidRPr="00A03C55" w:rsidRDefault="007A1F44" w:rsidP="0055376D">
            <w:pPr>
              <w:pStyle w:val="TableEntry"/>
              <w:rPr>
                <w:noProof w:val="0"/>
              </w:rPr>
            </w:pPr>
            <w:r w:rsidRPr="00A03C55">
              <w:rPr>
                <w:noProof w:val="0"/>
              </w:rPr>
              <w:t>urn:ihe:iti:svs:2008</w:t>
            </w:r>
          </w:p>
        </w:tc>
      </w:tr>
    </w:tbl>
    <w:p w14:paraId="6046EB9E"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633" w:name="_Toc398544372"/>
      <w:r w:rsidRPr="00A03C55">
        <w:rPr>
          <w:noProof w:val="0"/>
        </w:rPr>
        <w:t>3.48.5.1 SOAP Binding</w:t>
      </w:r>
      <w:bookmarkEnd w:id="1633"/>
    </w:p>
    <w:p w14:paraId="1BC9F680" w14:textId="77777777" w:rsidR="007A1F44" w:rsidRPr="00A03C55" w:rsidRDefault="007A1F44" w:rsidP="0055376D">
      <w:pPr>
        <w:pStyle w:val="BodyText"/>
      </w:pPr>
      <w:r w:rsidRPr="00A03C55">
        <w:t>Value Set Consumers which support the SOAP Binding Option shall follow the rules for Web Services transactions outlined in ITI TF-2x: Appendix V. These are the requirements for the Retrieve Value Set transaction presented in the order in which they would appear in the WSDL definition:</w:t>
      </w:r>
    </w:p>
    <w:p w14:paraId="2E0247C5" w14:textId="77777777" w:rsidR="007A1F44" w:rsidRPr="00A03C55" w:rsidRDefault="007A1F44" w:rsidP="0055376D">
      <w:pPr>
        <w:pStyle w:val="BodyText"/>
      </w:pPr>
      <w:r w:rsidRPr="00A03C55">
        <w:t>The following types shall be imported (xsd:import) in the /definitions/types section:</w:t>
      </w:r>
    </w:p>
    <w:p w14:paraId="28881E0B" w14:textId="77777777" w:rsidR="007A1F44" w:rsidRPr="00A03C55" w:rsidRDefault="007A1F44" w:rsidP="0055376D">
      <w:pPr>
        <w:pStyle w:val="BodyText"/>
      </w:pPr>
      <w:r w:rsidRPr="00A03C55">
        <w:t>namespace="</w:t>
      </w:r>
      <w:r w:rsidRPr="00A03C55">
        <w:rPr>
          <w:rFonts w:ascii="Courier New" w:hAnsi="Courier New" w:cs="Courier New"/>
        </w:rPr>
        <w:t>urn:ihe:iti:svs:2008</w:t>
      </w:r>
      <w:r w:rsidRPr="00A03C55">
        <w:t>", schema="SVS.xsd"</w:t>
      </w:r>
    </w:p>
    <w:p w14:paraId="08F55ECC"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Retrie3ve Value Set Request message shall be defined as “</w:t>
      </w:r>
      <w:r w:rsidRPr="00A03C55">
        <w:rPr>
          <w:rFonts w:ascii="Courier New" w:hAnsi="Courier New" w:cs="Courier New"/>
          <w:color w:val="000000"/>
          <w:shd w:val="clear" w:color="auto" w:fill="FFFFFF"/>
        </w:rPr>
        <w:t>ihe:RetrieveValueSetRequest</w:t>
      </w:r>
      <w:r w:rsidRPr="00A03C55">
        <w:t>”</w:t>
      </w:r>
    </w:p>
    <w:p w14:paraId="48426092"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Retrieve Value Set Response message shall be defined as “</w:t>
      </w:r>
      <w:r w:rsidRPr="00A03C55">
        <w:rPr>
          <w:rFonts w:ascii="Courier New" w:hAnsi="Courier New" w:cs="Courier New"/>
          <w:color w:val="000000"/>
          <w:shd w:val="clear" w:color="auto" w:fill="FFFFFF"/>
        </w:rPr>
        <w:t>ihe:RetrieveValueSet</w:t>
      </w:r>
      <w:r w:rsidRPr="00A03C55">
        <w:rPr>
          <w:rFonts w:ascii="Courier New" w:hAnsi="Courier New" w:cs="Courier New"/>
          <w:color w:val="000000"/>
        </w:rPr>
        <w:t>Response</w:t>
      </w:r>
      <w:r w:rsidRPr="00A03C55">
        <w:t>”</w:t>
      </w:r>
    </w:p>
    <w:p w14:paraId="357F9E2D" w14:textId="77777777" w:rsidR="007A1F44" w:rsidRPr="00A03C55" w:rsidRDefault="007A1F44" w:rsidP="0055376D">
      <w:pPr>
        <w:pStyle w:val="BodyText"/>
      </w:pPr>
      <w:r w:rsidRPr="00A03C55">
        <w:t xml:space="preserve">The </w:t>
      </w:r>
      <w:r w:rsidRPr="00A03C55">
        <w:rPr>
          <w:rFonts w:ascii="Courier New" w:hAnsi="Courier New" w:cs="Courier New"/>
        </w:rPr>
        <w:t>/definitions/portType/operation/input/@wsaw:Action</w:t>
      </w:r>
      <w:r w:rsidRPr="00A03C55">
        <w:t xml:space="preserve"> attribute for the Retrieve Value Set Request message shall be defined as “</w:t>
      </w:r>
      <w:r w:rsidRPr="00A03C55">
        <w:rPr>
          <w:rFonts w:ascii="Courier New" w:hAnsi="Courier New" w:cs="Courier New"/>
          <w:color w:val="000000"/>
          <w:shd w:val="clear" w:color="auto" w:fill="FFFFFF"/>
        </w:rPr>
        <w:t>urn:ihe:iti:2008:</w:t>
      </w:r>
      <w:r w:rsidRPr="00A03C55">
        <w:rPr>
          <w:rFonts w:ascii="Courier New" w:hAnsi="Courier New" w:cs="Courier New"/>
        </w:rPr>
        <w:t>RetrieveValue</w:t>
      </w:r>
      <w:r w:rsidRPr="00A03C55">
        <w:rPr>
          <w:rFonts w:ascii="Courier New" w:hAnsi="Courier New" w:cs="Courier New"/>
          <w:color w:val="000000"/>
          <w:shd w:val="clear" w:color="auto" w:fill="FFFFFF"/>
        </w:rPr>
        <w:t>Set</w:t>
      </w:r>
      <w:r w:rsidRPr="00A03C55">
        <w:t>”</w:t>
      </w:r>
    </w:p>
    <w:p w14:paraId="7BE3F5B7" w14:textId="77777777" w:rsidR="007A1F44" w:rsidRPr="00A03C55" w:rsidRDefault="007A1F44" w:rsidP="0055376D">
      <w:pPr>
        <w:pStyle w:val="BodyText"/>
      </w:pPr>
      <w:r w:rsidRPr="00A03C55">
        <w:t xml:space="preserve">The </w:t>
      </w:r>
      <w:r w:rsidRPr="00A03C55">
        <w:rPr>
          <w:rFonts w:ascii="Courier New" w:hAnsi="Courier New" w:cs="Courier New"/>
        </w:rPr>
        <w:t>/definitions/portType/operation/output/@wsaw:Action</w:t>
      </w:r>
      <w:r w:rsidRPr="00A03C55">
        <w:t xml:space="preserve"> attribute for the Retrieve Value Set Response message shall be defined as “</w:t>
      </w:r>
      <w:r w:rsidRPr="00A03C55">
        <w:rPr>
          <w:rFonts w:ascii="Courier New" w:hAnsi="Courier New" w:cs="Courier New"/>
          <w:color w:val="000000"/>
          <w:shd w:val="clear" w:color="auto" w:fill="FFFFFF"/>
        </w:rPr>
        <w:t>urn:ihe:iti:2008:</w:t>
      </w:r>
      <w:r w:rsidRPr="00A03C55">
        <w:rPr>
          <w:rFonts w:ascii="Courier New" w:hAnsi="Courier New" w:cs="Courier New"/>
        </w:rPr>
        <w:t>RetrieveValue</w:t>
      </w:r>
      <w:r w:rsidRPr="00A03C55">
        <w:rPr>
          <w:rFonts w:ascii="Courier New" w:hAnsi="Courier New" w:cs="Courier New"/>
          <w:color w:val="000000"/>
          <w:shd w:val="clear" w:color="auto" w:fill="FFFFFF"/>
        </w:rPr>
        <w:t>Set</w:t>
      </w:r>
      <w:r w:rsidRPr="00A03C55">
        <w:rPr>
          <w:rFonts w:ascii="Courier New" w:hAnsi="Courier New" w:cs="Courier New"/>
          <w:color w:val="000000"/>
        </w:rPr>
        <w:t>Response</w:t>
      </w:r>
      <w:r w:rsidRPr="00A03C55">
        <w:t>”</w:t>
      </w:r>
    </w:p>
    <w:p w14:paraId="735677B8" w14:textId="414696DA" w:rsidR="007A1F44" w:rsidRPr="00A03C55" w:rsidRDefault="00202769" w:rsidP="0055376D">
      <w:pPr>
        <w:pStyle w:val="BodyText"/>
      </w:pPr>
      <w:r w:rsidRPr="00A03C55">
        <w:t xml:space="preserve">The </w:t>
      </w:r>
      <w:r w:rsidR="007F429B" w:rsidRPr="00A03C55">
        <w:rPr>
          <w:rFonts w:ascii="Courier New" w:hAnsi="Courier New" w:cs="Courier New"/>
        </w:rPr>
        <w:t>/definitions/binding/operation/soap12:operation/@soapActionRequired</w:t>
      </w:r>
      <w:r w:rsidRPr="00A03C55">
        <w:t xml:space="preserve"> attribute shall be defined as “</w:t>
      </w:r>
      <w:r w:rsidR="007F429B" w:rsidRPr="00A03C55">
        <w:rPr>
          <w:rFonts w:ascii="Courier New" w:hAnsi="Courier New" w:cs="Courier New"/>
        </w:rPr>
        <w:t>false</w:t>
      </w:r>
      <w:r w:rsidRPr="00A03C55">
        <w:t>”</w:t>
      </w:r>
    </w:p>
    <w:p w14:paraId="573BD2FE" w14:textId="77777777" w:rsidR="007A1F44" w:rsidRPr="00A03C55" w:rsidRDefault="007A1F44" w:rsidP="0055376D">
      <w:pPr>
        <w:pStyle w:val="BodyText"/>
      </w:pPr>
      <w:r w:rsidRPr="00A03C55">
        <w:lastRenderedPageBreak/>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 xml:space="preserve">Section </w:t>
      </w:r>
      <w:r w:rsidRPr="00A03C55">
        <w:t>3.48.5.3 Sample SOAP Message.</w:t>
      </w:r>
    </w:p>
    <w:p w14:paraId="2D1A2B92" w14:textId="77777777" w:rsidR="007A1F44" w:rsidRPr="00A03C55" w:rsidRDefault="007A1F44" w:rsidP="0055376D">
      <w:pPr>
        <w:pStyle w:val="BodyText"/>
      </w:pPr>
      <w:r w:rsidRPr="00A03C55">
        <w:t xml:space="preserve">Within the request message payload the </w:t>
      </w:r>
      <w:r w:rsidRPr="00A03C55">
        <w:rPr>
          <w:rFonts w:ascii="Courier New" w:hAnsi="Courier New" w:cs="Courier New"/>
        </w:rPr>
        <w:t>&lt;ihe:RetrieveValueSetRequest/&gt;</w:t>
      </w:r>
      <w:r w:rsidRPr="00A03C55">
        <w:t xml:space="preserve"> element is defined as:</w:t>
      </w:r>
    </w:p>
    <w:p w14:paraId="60065CF3" w14:textId="77777777" w:rsidR="008E3CF3" w:rsidRPr="00A03C55" w:rsidRDefault="007A1F44" w:rsidP="00EC243F">
      <w:pPr>
        <w:pStyle w:val="ListBullet2"/>
      </w:pPr>
      <w:r w:rsidRPr="00A03C55">
        <w:t xml:space="preserve">A required </w:t>
      </w:r>
      <w:r w:rsidRPr="00A03C55">
        <w:rPr>
          <w:rFonts w:ascii="Courier New" w:hAnsi="Courier New" w:cs="Courier New"/>
        </w:rPr>
        <w:t>/ihe:RetrieveValueSetRequest/ihe:ValueSet</w:t>
      </w:r>
      <w:r w:rsidRPr="00A03C55">
        <w:t xml:space="preserve"> element</w:t>
      </w:r>
    </w:p>
    <w:p w14:paraId="6F28B91B" w14:textId="77777777" w:rsidR="008E3CF3" w:rsidRPr="00A03C55" w:rsidRDefault="007A1F44" w:rsidP="00EC243F">
      <w:pPr>
        <w:pStyle w:val="ListBullet2"/>
      </w:pPr>
      <w:r w:rsidRPr="00A03C55">
        <w:t xml:space="preserve">A required </w:t>
      </w:r>
      <w:r w:rsidRPr="00A03C55">
        <w:rPr>
          <w:rFonts w:ascii="Courier New" w:hAnsi="Courier New" w:cs="Courier New"/>
        </w:rPr>
        <w:t>/ihe:RetrieveValueSetRequest/ihe:ValueSet@id</w:t>
      </w:r>
      <w:r w:rsidRPr="00A03C55">
        <w:t xml:space="preserve"> attribute that contains the ID of the requested Value Set within the Value Set Repository. The Value Set ID shall be formatted as an ISO OID.</w:t>
      </w:r>
    </w:p>
    <w:p w14:paraId="0852310E"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/ihe:RetrieveValueSetRequest/ihe:ValueSet@displayName</w:t>
      </w:r>
      <w:r w:rsidRPr="00A03C55">
        <w:t xml:space="preserve"> attribute</w:t>
      </w:r>
    </w:p>
    <w:p w14:paraId="54309D75"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/ihe:RetrieveValueSetRequest/ihe:ValueSet@version</w:t>
      </w:r>
      <w:r w:rsidRPr="00A03C55">
        <w:t xml:space="preserve"> attribute.</w:t>
      </w:r>
    </w:p>
    <w:p w14:paraId="68157442"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/ihe:RetrieveValueSetRequest/ihe:ValueSet@xml:lang</w:t>
      </w:r>
      <w:r w:rsidRPr="00A03C55">
        <w:t xml:space="preserve"> attribute.</w:t>
      </w:r>
    </w:p>
    <w:p w14:paraId="1A19F141" w14:textId="77777777" w:rsidR="007A1F44" w:rsidRPr="00A03C55" w:rsidRDefault="007A1F44" w:rsidP="0055376D">
      <w:pPr>
        <w:pStyle w:val="BodyText"/>
      </w:pPr>
      <w:r w:rsidRPr="00A03C55">
        <w:t xml:space="preserve">Value Set Repositories shall include within the response message payload for the SOAP Binding Option the </w:t>
      </w:r>
      <w:r w:rsidRPr="00A03C55">
        <w:rPr>
          <w:rFonts w:ascii="Courier New" w:hAnsi="Courier New" w:cs="Courier New"/>
        </w:rPr>
        <w:t>&lt;ihe:RetrieveValueSetResponse/&gt;</w:t>
      </w:r>
      <w:r w:rsidRPr="00A03C55">
        <w:t xml:space="preserve"> element which contains:</w:t>
      </w:r>
    </w:p>
    <w:p w14:paraId="704905F4" w14:textId="77777777" w:rsidR="007A1F44" w:rsidRPr="00A03C55" w:rsidRDefault="007A1F44" w:rsidP="0055376D">
      <w:pPr>
        <w:pStyle w:val="BodyText"/>
      </w:pPr>
      <w:r w:rsidRPr="00A03C55">
        <w:t xml:space="preserve">An optional </w:t>
      </w:r>
      <w:r w:rsidRPr="00A03C55">
        <w:rPr>
          <w:rFonts w:ascii="Courier New" w:hAnsi="Courier New" w:cs="Courier New"/>
        </w:rPr>
        <w:t>/ihe:RetrieveValueSetResponse@cacheExpirationHint</w:t>
      </w:r>
      <w:r w:rsidRPr="00A03C55">
        <w:t xml:space="preserve"> attribute, indicating that the Value Set Consumer should obtain a new copy before this date and time.</w:t>
      </w:r>
    </w:p>
    <w:p w14:paraId="3C765C73" w14:textId="77777777" w:rsidR="007A1F44" w:rsidRPr="00A03C55" w:rsidRDefault="007A1F44" w:rsidP="0055376D">
      <w:pPr>
        <w:pStyle w:val="BodyText"/>
      </w:pPr>
      <w:r w:rsidRPr="00A03C55">
        <w:t xml:space="preserve">A required </w:t>
      </w:r>
      <w:r w:rsidRPr="00A03C55">
        <w:rPr>
          <w:rFonts w:ascii="Courier New" w:hAnsi="Courier New" w:cs="Courier New"/>
        </w:rPr>
        <w:t>/ihe:RetrieveValueSetResponse/ihe:ValueSet</w:t>
      </w:r>
      <w:r w:rsidRPr="00A03C55">
        <w:t xml:space="preserve"> element, containing</w:t>
      </w:r>
    </w:p>
    <w:p w14:paraId="23C57687" w14:textId="77777777" w:rsidR="008E3CF3" w:rsidRPr="00A03C55" w:rsidRDefault="007A1F44" w:rsidP="00EC243F">
      <w:pPr>
        <w:pStyle w:val="ListBullet2"/>
        <w:rPr>
          <w:szCs w:val="24"/>
        </w:rPr>
      </w:pPr>
      <w:r w:rsidRPr="00A03C55">
        <w:rPr>
          <w:szCs w:val="24"/>
        </w:rPr>
        <w:t xml:space="preserve">a required </w:t>
      </w:r>
      <w:r w:rsidRPr="00A03C55">
        <w:rPr>
          <w:rFonts w:ascii="Courier New" w:hAnsi="Courier New" w:cs="Courier New"/>
          <w:szCs w:val="24"/>
        </w:rPr>
        <w:t>/ihe:RetrieveValueSetResponse/ihe:ValueSet@id</w:t>
      </w:r>
      <w:r w:rsidRPr="00A03C55">
        <w:rPr>
          <w:szCs w:val="24"/>
        </w:rPr>
        <w:t xml:space="preserve"> attribute</w:t>
      </w:r>
    </w:p>
    <w:p w14:paraId="6960EF35" w14:textId="77777777" w:rsidR="008E3CF3" w:rsidRPr="00A03C55" w:rsidRDefault="007A1F44" w:rsidP="00EC243F">
      <w:pPr>
        <w:pStyle w:val="ListBullet2"/>
        <w:rPr>
          <w:szCs w:val="24"/>
        </w:rPr>
      </w:pPr>
      <w:r w:rsidRPr="00A03C55">
        <w:rPr>
          <w:szCs w:val="24"/>
        </w:rPr>
        <w:t xml:space="preserve">a required </w:t>
      </w:r>
      <w:r w:rsidRPr="00A03C55">
        <w:rPr>
          <w:rFonts w:ascii="Courier New" w:hAnsi="Courier New" w:cs="Courier New"/>
          <w:szCs w:val="24"/>
        </w:rPr>
        <w:t>/ihe:RetrieveValueSetResponse/ihe:ValueSet@displayName</w:t>
      </w:r>
      <w:r w:rsidRPr="00A03C55">
        <w:rPr>
          <w:szCs w:val="24"/>
        </w:rPr>
        <w:t xml:space="preserve"> attribute</w:t>
      </w:r>
    </w:p>
    <w:p w14:paraId="46C5C01C" w14:textId="77777777" w:rsidR="008E3CF3" w:rsidRPr="00A03C55" w:rsidRDefault="007A1F44" w:rsidP="00EC243F">
      <w:pPr>
        <w:pStyle w:val="ListBullet2"/>
        <w:rPr>
          <w:szCs w:val="24"/>
        </w:rPr>
      </w:pPr>
      <w:r w:rsidRPr="00A03C55">
        <w:rPr>
          <w:szCs w:val="24"/>
        </w:rPr>
        <w:t xml:space="preserve">an optional </w:t>
      </w:r>
      <w:r w:rsidRPr="00A03C55">
        <w:rPr>
          <w:rFonts w:ascii="Courier New" w:hAnsi="Courier New" w:cs="Courier New"/>
          <w:szCs w:val="24"/>
        </w:rPr>
        <w:t>/ihe:RetrieveValueSetResponse/ihe:ValueSet@version</w:t>
      </w:r>
      <w:r w:rsidRPr="00A03C55">
        <w:rPr>
          <w:szCs w:val="24"/>
        </w:rPr>
        <w:t xml:space="preserve"> attribute</w:t>
      </w:r>
    </w:p>
    <w:p w14:paraId="2B67D5AE" w14:textId="77777777" w:rsidR="008E3CF3" w:rsidRPr="00A03C55" w:rsidRDefault="007A1F44" w:rsidP="00EC243F">
      <w:pPr>
        <w:pStyle w:val="ListBullet2"/>
        <w:rPr>
          <w:szCs w:val="24"/>
        </w:rPr>
      </w:pPr>
      <w:r w:rsidRPr="00A03C55">
        <w:rPr>
          <w:szCs w:val="24"/>
        </w:rPr>
        <w:t xml:space="preserve">one or more </w:t>
      </w:r>
      <w:r w:rsidRPr="00A03C55">
        <w:rPr>
          <w:rFonts w:ascii="Courier New" w:hAnsi="Courier New" w:cs="Courier New"/>
          <w:szCs w:val="24"/>
        </w:rPr>
        <w:t>/ihe:RetrieveValueSetResponse/ihe:ValueSet/ihe:ConceptList</w:t>
      </w:r>
      <w:r w:rsidRPr="00A03C55">
        <w:rPr>
          <w:szCs w:val="24"/>
        </w:rPr>
        <w:t xml:space="preserve"> element, containing:</w:t>
      </w:r>
    </w:p>
    <w:p w14:paraId="497D3014" w14:textId="77777777" w:rsidR="008E3CF3" w:rsidRPr="00A03C55" w:rsidRDefault="007A1F44" w:rsidP="00EC243F">
      <w:pPr>
        <w:pStyle w:val="ListBullet2"/>
        <w:rPr>
          <w:szCs w:val="24"/>
        </w:rPr>
      </w:pPr>
      <w:r w:rsidRPr="00A03C55">
        <w:rPr>
          <w:rFonts w:ascii="Courier New" w:hAnsi="Courier New" w:cs="Courier New"/>
          <w:szCs w:val="24"/>
        </w:rPr>
        <w:t>/ihe:RetrieveValueSetResponse/ihe:ValueSet/ihe:ConceptList/xml:lang</w:t>
      </w:r>
      <w:r w:rsidRPr="00A03C55">
        <w:rPr>
          <w:szCs w:val="24"/>
        </w:rPr>
        <w:t xml:space="preserve"> attribute, representing the language locale of the Concept’s display names</w:t>
      </w:r>
    </w:p>
    <w:p w14:paraId="62AA4E20" w14:textId="77777777" w:rsidR="008E3CF3" w:rsidRPr="00A03C55" w:rsidRDefault="007A1F44" w:rsidP="00EC243F">
      <w:pPr>
        <w:pStyle w:val="ListBullet2"/>
        <w:rPr>
          <w:szCs w:val="24"/>
        </w:rPr>
      </w:pPr>
      <w:r w:rsidRPr="00A03C55">
        <w:rPr>
          <w:szCs w:val="24"/>
        </w:rPr>
        <w:t xml:space="preserve"> one or more </w:t>
      </w:r>
      <w:r w:rsidRPr="00A03C55">
        <w:rPr>
          <w:rFonts w:ascii="Courier New" w:hAnsi="Courier New" w:cs="Courier New"/>
          <w:szCs w:val="24"/>
        </w:rPr>
        <w:t>/ihe:RetrieveValueSetResponse/ihe:ValueSet/ihe:ConceptList/ihe:Concept</w:t>
      </w:r>
      <w:r w:rsidRPr="00A03C55">
        <w:rPr>
          <w:szCs w:val="24"/>
        </w:rPr>
        <w:t xml:space="preserve"> elements, representing the concepts within the value set.</w:t>
      </w:r>
    </w:p>
    <w:p w14:paraId="3A83F9D1" w14:textId="77777777" w:rsidR="007A1F44" w:rsidRPr="00A03C55" w:rsidRDefault="007A1F44" w:rsidP="0055376D">
      <w:pPr>
        <w:pStyle w:val="BodyText"/>
      </w:pPr>
      <w:r w:rsidRPr="00A03C55">
        <w:t>The &lt;ihe:Concept/&gt; element is defined as being of the HL7 V3 CE data type.</w:t>
      </w:r>
    </w:p>
    <w:p w14:paraId="741398BF" w14:textId="77777777" w:rsidR="007A1F44" w:rsidRPr="00A03C55" w:rsidRDefault="007A1F44" w:rsidP="0055376D">
      <w:pPr>
        <w:pStyle w:val="BodyText"/>
      </w:pPr>
      <w:r w:rsidRPr="00A03C55">
        <w:t xml:space="preserve">The only occurrence of more than one </w:t>
      </w:r>
      <w:r w:rsidRPr="00A03C55">
        <w:rPr>
          <w:rFonts w:ascii="Courier New" w:hAnsi="Courier New" w:cs="Courier New"/>
        </w:rPr>
        <w:t>ConceptList</w:t>
      </w:r>
      <w:r w:rsidRPr="00A03C55">
        <w:t xml:space="preserve"> element in a response message shall be for the purpose of returning multiple language representations of the same value set. </w:t>
      </w:r>
    </w:p>
    <w:p w14:paraId="2ED7BEB7" w14:textId="48D5F5E0" w:rsidR="007A1F44" w:rsidRPr="00A03C55" w:rsidRDefault="007A1F44" w:rsidP="0055376D">
      <w:pPr>
        <w:pStyle w:val="BodyText"/>
      </w:pPr>
      <w:r w:rsidRPr="00A03C55">
        <w:lastRenderedPageBreak/>
        <w:t>A full XML Schema Document for the SVS types is available on</w:t>
      </w:r>
      <w:ins w:id="1634" w:author="Lynn Felhofer" w:date="2020-04-15T12:25:00Z">
        <w:r w:rsidR="00A673E3">
          <w:t xml:space="preserve">line:  </w:t>
        </w:r>
      </w:ins>
      <w:del w:id="1635" w:author="Lynn Felhofer" w:date="2020-04-15T12:25:00Z">
        <w:r w:rsidRPr="00A03C55" w:rsidDel="00A673E3">
          <w:delText xml:space="preserve"> the </w:delText>
        </w:r>
      </w:del>
      <w:del w:id="1636" w:author="Lynn Felhofer" w:date="2020-03-23T15:54:00Z">
        <w:r w:rsidRPr="00A03C55" w:rsidDel="00FD6681">
          <w:delText>IHE ftp site</w:delText>
        </w:r>
      </w:del>
      <w:del w:id="1637" w:author="Lynn Felhofer" w:date="2020-04-15T12:25:00Z">
        <w:r w:rsidRPr="00A03C55" w:rsidDel="00A673E3">
          <w:delText xml:space="preserve"> (</w:delText>
        </w:r>
      </w:del>
      <w:r w:rsidRPr="00A03C55">
        <w:t>see ITI TF-2x: Appendix W</w:t>
      </w:r>
      <w:del w:id="1638" w:author="Lynn Felhofer" w:date="2020-04-15T12:25:00Z">
        <w:r w:rsidRPr="00A03C55" w:rsidDel="00A673E3">
          <w:delText>)</w:delText>
        </w:r>
      </w:del>
      <w:r w:rsidRPr="00A03C55">
        <w:t>.</w:t>
      </w:r>
    </w:p>
    <w:p w14:paraId="25BC388A"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639" w:name="_Toc398544373"/>
      <w:r w:rsidRPr="00A03C55">
        <w:rPr>
          <w:noProof w:val="0"/>
        </w:rPr>
        <w:t>3.48.5.2 HTTP Binding</w:t>
      </w:r>
      <w:bookmarkEnd w:id="1639"/>
    </w:p>
    <w:p w14:paraId="40D1D99A" w14:textId="073973FC" w:rsidR="007A1F44" w:rsidRPr="00A03C55" w:rsidRDefault="007A1F44" w:rsidP="0055376D">
      <w:pPr>
        <w:pStyle w:val="BodyText"/>
      </w:pPr>
      <w:r w:rsidRPr="00A03C55">
        <w:t xml:space="preserve">Value Set Consumers which support the HTTP Binding Option shall use the GET method as defined in RFC2616 for the Retrieve Value Set Request. </w:t>
      </w:r>
    </w:p>
    <w:p w14:paraId="4D95D01F"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3.48.5.2.1 Request Parameters</w:t>
      </w:r>
    </w:p>
    <w:p w14:paraId="075E13AD" w14:textId="77777777" w:rsidR="007A1F44" w:rsidRPr="00A03C55" w:rsidRDefault="007A1F44" w:rsidP="0055376D">
      <w:pPr>
        <w:pStyle w:val="BodyText"/>
      </w:pPr>
      <w:r w:rsidRPr="00A03C55">
        <w:t>There are three input parameters, to be provided as part of the URL in the GET request. The parameter values have identical meaning to the ones described in the SOAP binding. These are described in Table 3.48.5.2.1-1.</w:t>
      </w:r>
    </w:p>
    <w:p w14:paraId="1D01D59F" w14:textId="77777777" w:rsidR="007A1F44" w:rsidRPr="00A03C55" w:rsidRDefault="007A1F44" w:rsidP="0055376D">
      <w:pPr>
        <w:pStyle w:val="TableTitle"/>
        <w:rPr>
          <w:noProof w:val="0"/>
        </w:rPr>
      </w:pPr>
      <w:r w:rsidRPr="00A03C55">
        <w:rPr>
          <w:noProof w:val="0"/>
        </w:rPr>
        <w:t>Table 3.48.5.2.1-1: The Request Parameters in the RetrieveMultipleValueSets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0"/>
        <w:gridCol w:w="1398"/>
        <w:gridCol w:w="5784"/>
      </w:tblGrid>
      <w:tr w:rsidR="007A1F44" w:rsidRPr="00A03C55" w14:paraId="34BB6B48" w14:textId="77777777" w:rsidTr="00D372D5">
        <w:trPr>
          <w:cantSplit/>
          <w:tblHeader/>
          <w:jc w:val="center"/>
        </w:trPr>
        <w:tc>
          <w:tcPr>
            <w:tcW w:w="1680" w:type="dxa"/>
            <w:shd w:val="clear" w:color="auto" w:fill="E6E6E6"/>
          </w:tcPr>
          <w:p w14:paraId="6A6CF379" w14:textId="77777777" w:rsidR="007A1F44" w:rsidRPr="00A03C55" w:rsidRDefault="007A1F44" w:rsidP="00A063AC">
            <w:pPr>
              <w:pStyle w:val="TableEntryHeader"/>
              <w:rPr>
                <w:noProof w:val="0"/>
              </w:rPr>
            </w:pPr>
            <w:r w:rsidRPr="00A03C55">
              <w:rPr>
                <w:noProof w:val="0"/>
              </w:rPr>
              <w:t>Parameter</w:t>
            </w:r>
          </w:p>
        </w:tc>
        <w:tc>
          <w:tcPr>
            <w:tcW w:w="1398" w:type="dxa"/>
            <w:shd w:val="clear" w:color="auto" w:fill="E6E6E6"/>
          </w:tcPr>
          <w:p w14:paraId="70C56A6E" w14:textId="77777777" w:rsidR="007A1F44" w:rsidRPr="00A03C55" w:rsidRDefault="007A1F44" w:rsidP="00A53067">
            <w:pPr>
              <w:pStyle w:val="TableEntryHeader"/>
              <w:rPr>
                <w:noProof w:val="0"/>
              </w:rPr>
            </w:pPr>
            <w:r w:rsidRPr="00A03C55">
              <w:rPr>
                <w:noProof w:val="0"/>
              </w:rPr>
              <w:t>Optionality</w:t>
            </w:r>
          </w:p>
        </w:tc>
        <w:tc>
          <w:tcPr>
            <w:tcW w:w="5784" w:type="dxa"/>
            <w:shd w:val="clear" w:color="auto" w:fill="E6E6E6"/>
          </w:tcPr>
          <w:p w14:paraId="6090F95E" w14:textId="77777777" w:rsidR="007A1F44" w:rsidRPr="00A03C55" w:rsidRDefault="007A1F44" w:rsidP="00A53067">
            <w:pPr>
              <w:pStyle w:val="TableEntryHeader"/>
              <w:rPr>
                <w:noProof w:val="0"/>
              </w:rPr>
            </w:pPr>
            <w:r w:rsidRPr="00A03C55">
              <w:rPr>
                <w:noProof w:val="0"/>
              </w:rPr>
              <w:t>Note</w:t>
            </w:r>
          </w:p>
        </w:tc>
      </w:tr>
      <w:tr w:rsidR="007A1F44" w:rsidRPr="00A03C55" w14:paraId="15DA373F" w14:textId="77777777" w:rsidTr="0055376D">
        <w:trPr>
          <w:jc w:val="center"/>
        </w:trPr>
        <w:tc>
          <w:tcPr>
            <w:tcW w:w="1680" w:type="dxa"/>
          </w:tcPr>
          <w:p w14:paraId="150F84B9" w14:textId="77777777" w:rsidR="007A1F44" w:rsidRPr="00A03C55" w:rsidRDefault="007A1F44" w:rsidP="0055376D">
            <w:pPr>
              <w:pStyle w:val="TableEntry"/>
              <w:rPr>
                <w:noProof w:val="0"/>
              </w:rPr>
            </w:pPr>
            <w:r w:rsidRPr="00A03C55">
              <w:rPr>
                <w:noProof w:val="0"/>
              </w:rPr>
              <w:t>Id</w:t>
            </w:r>
          </w:p>
        </w:tc>
        <w:tc>
          <w:tcPr>
            <w:tcW w:w="1398" w:type="dxa"/>
          </w:tcPr>
          <w:p w14:paraId="0F635F56" w14:textId="77777777" w:rsidR="007A1F44" w:rsidRPr="00A03C55" w:rsidRDefault="007A1F44" w:rsidP="0055376D">
            <w:pPr>
              <w:pStyle w:val="TableEntry"/>
              <w:rPr>
                <w:noProof w:val="0"/>
              </w:rPr>
            </w:pPr>
            <w:r w:rsidRPr="00A03C55">
              <w:rPr>
                <w:noProof w:val="0"/>
              </w:rPr>
              <w:t>Required</w:t>
            </w:r>
          </w:p>
        </w:tc>
        <w:tc>
          <w:tcPr>
            <w:tcW w:w="5784" w:type="dxa"/>
          </w:tcPr>
          <w:p w14:paraId="724D2D92" w14:textId="77777777" w:rsidR="007A1F44" w:rsidRPr="00A03C55" w:rsidRDefault="007A1F44" w:rsidP="0055376D">
            <w:pPr>
              <w:pStyle w:val="TableEntry"/>
              <w:rPr>
                <w:noProof w:val="0"/>
              </w:rPr>
            </w:pPr>
            <w:r w:rsidRPr="00A03C55">
              <w:rPr>
                <w:noProof w:val="0"/>
              </w:rPr>
              <w:t>Unique identifier of the Value Set.</w:t>
            </w:r>
          </w:p>
        </w:tc>
      </w:tr>
      <w:tr w:rsidR="007A1F44" w:rsidRPr="00A03C55" w14:paraId="75DD367F" w14:textId="77777777" w:rsidTr="0055376D">
        <w:trPr>
          <w:jc w:val="center"/>
        </w:trPr>
        <w:tc>
          <w:tcPr>
            <w:tcW w:w="1680" w:type="dxa"/>
          </w:tcPr>
          <w:p w14:paraId="6F863371" w14:textId="77777777" w:rsidR="007A1F44" w:rsidRPr="00A03C55" w:rsidRDefault="007A1F44" w:rsidP="0055376D">
            <w:pPr>
              <w:pStyle w:val="TableEntry"/>
              <w:rPr>
                <w:noProof w:val="0"/>
              </w:rPr>
            </w:pPr>
            <w:r w:rsidRPr="00A03C55">
              <w:rPr>
                <w:noProof w:val="0"/>
              </w:rPr>
              <w:t>Version</w:t>
            </w:r>
          </w:p>
        </w:tc>
        <w:tc>
          <w:tcPr>
            <w:tcW w:w="1398" w:type="dxa"/>
          </w:tcPr>
          <w:p w14:paraId="0A7061CD" w14:textId="77777777" w:rsidR="007A1F44" w:rsidRPr="00A03C55" w:rsidRDefault="007A1F44" w:rsidP="0055376D">
            <w:pPr>
              <w:pStyle w:val="TableEntry"/>
              <w:rPr>
                <w:noProof w:val="0"/>
              </w:rPr>
            </w:pPr>
            <w:r w:rsidRPr="00A03C55">
              <w:rPr>
                <w:noProof w:val="0"/>
              </w:rPr>
              <w:t>Optional</w:t>
            </w:r>
          </w:p>
        </w:tc>
        <w:tc>
          <w:tcPr>
            <w:tcW w:w="5784" w:type="dxa"/>
          </w:tcPr>
          <w:p w14:paraId="1464B0BE" w14:textId="77777777" w:rsidR="007A1F44" w:rsidRPr="00A03C55" w:rsidRDefault="007A1F44" w:rsidP="0055376D">
            <w:pPr>
              <w:pStyle w:val="TableEntry"/>
              <w:rPr>
                <w:noProof w:val="0"/>
              </w:rPr>
            </w:pPr>
            <w:r w:rsidRPr="00A03C55">
              <w:rPr>
                <w:noProof w:val="0"/>
              </w:rPr>
              <w:t>The Value Set version.</w:t>
            </w:r>
          </w:p>
        </w:tc>
      </w:tr>
      <w:tr w:rsidR="007A1F44" w:rsidRPr="00A03C55" w14:paraId="0A9A6A22" w14:textId="77777777" w:rsidTr="0055376D">
        <w:trPr>
          <w:jc w:val="center"/>
        </w:trPr>
        <w:tc>
          <w:tcPr>
            <w:tcW w:w="1680" w:type="dxa"/>
          </w:tcPr>
          <w:p w14:paraId="42809F4C" w14:textId="77777777" w:rsidR="007A1F44" w:rsidRPr="00A03C55" w:rsidRDefault="007A1F44" w:rsidP="0055376D">
            <w:pPr>
              <w:pStyle w:val="TableEntry"/>
              <w:rPr>
                <w:noProof w:val="0"/>
              </w:rPr>
            </w:pPr>
            <w:r w:rsidRPr="00A03C55">
              <w:rPr>
                <w:noProof w:val="0"/>
              </w:rPr>
              <w:t>lang</w:t>
            </w:r>
          </w:p>
        </w:tc>
        <w:tc>
          <w:tcPr>
            <w:tcW w:w="1398" w:type="dxa"/>
          </w:tcPr>
          <w:p w14:paraId="5B6BF582" w14:textId="77777777" w:rsidR="007A1F44" w:rsidRPr="00A03C55" w:rsidRDefault="007A1F44" w:rsidP="0055376D">
            <w:pPr>
              <w:pStyle w:val="TableEntry"/>
              <w:rPr>
                <w:noProof w:val="0"/>
              </w:rPr>
            </w:pPr>
            <w:r w:rsidRPr="00A03C55">
              <w:rPr>
                <w:noProof w:val="0"/>
              </w:rPr>
              <w:t>Optional</w:t>
            </w:r>
          </w:p>
        </w:tc>
        <w:tc>
          <w:tcPr>
            <w:tcW w:w="5784" w:type="dxa"/>
          </w:tcPr>
          <w:p w14:paraId="57B66054" w14:textId="3F53E881" w:rsidR="007A1F44" w:rsidRPr="00A03C55" w:rsidRDefault="007A1F44" w:rsidP="004D6A78">
            <w:pPr>
              <w:pStyle w:val="TableEntry"/>
              <w:rPr>
                <w:noProof w:val="0"/>
              </w:rPr>
            </w:pPr>
            <w:r w:rsidRPr="00A03C55">
              <w:rPr>
                <w:noProof w:val="0"/>
              </w:rPr>
              <w:t>The language locale of the Value Set. If present, it shall be encoded as a string from the set of languages listed in IETF RFC5646 (identical to the values of xml:lang, described in the SOAP binding). If present, the Accept-Language field of the HTTP Header may also contain the same value (see Section 14.4 of IETF RFC2616).</w:t>
            </w:r>
          </w:p>
        </w:tc>
      </w:tr>
    </w:tbl>
    <w:p w14:paraId="60E6583E" w14:textId="77777777" w:rsidR="007A1F44" w:rsidRPr="00A03C55" w:rsidRDefault="007A1F44" w:rsidP="0055376D">
      <w:pPr>
        <w:pStyle w:val="BodyText"/>
      </w:pPr>
    </w:p>
    <w:p w14:paraId="7FD41DB5" w14:textId="77777777" w:rsidR="007A1F44" w:rsidRPr="00A03C55" w:rsidRDefault="007A1F44" w:rsidP="0055376D">
      <w:pPr>
        <w:pStyle w:val="BodyText"/>
      </w:pPr>
      <w:r w:rsidRPr="00A03C55">
        <w:t>The full URL for the HTTP binding looks as follows:</w:t>
      </w:r>
    </w:p>
    <w:p w14:paraId="0784AB22" w14:textId="77777777" w:rsidR="007A1F44" w:rsidRPr="00A03C55" w:rsidRDefault="007A1F44" w:rsidP="0055376D">
      <w:pPr>
        <w:pStyle w:val="BodyText"/>
        <w:rPr>
          <w:rFonts w:ascii="Courier New" w:hAnsi="Courier New" w:cs="Courier New"/>
          <w:szCs w:val="24"/>
        </w:rPr>
      </w:pPr>
      <w:r w:rsidRPr="00A03C55">
        <w:tab/>
      </w:r>
      <w:r w:rsidRPr="00A03C55">
        <w:rPr>
          <w:rFonts w:ascii="Courier New" w:hAnsi="Courier New" w:cs="Courier New"/>
          <w:szCs w:val="24"/>
        </w:rPr>
        <w:t>https://example.com/RetrieveValueSet?id=1.2.840.10008.6.1.308&amp;version=20061023&amp;lang=en-US</w:t>
      </w:r>
    </w:p>
    <w:p w14:paraId="07A5ECEE" w14:textId="77777777" w:rsidR="007A1F44" w:rsidRPr="00A03C55" w:rsidRDefault="007A1F44" w:rsidP="0055376D">
      <w:pPr>
        <w:pStyle w:val="Note"/>
      </w:pPr>
      <w:r w:rsidRPr="00A03C55">
        <w:t xml:space="preserve">Note: </w:t>
      </w:r>
      <w:r w:rsidRPr="00A03C55">
        <w:tab/>
        <w:t>“en-US” will not match “en”. For applications that need a more sophisticated user sensitive language matching capability, omitting the lang parameter will return all languages so that the application can make a determination of which language best fits the current user.</w:t>
      </w:r>
    </w:p>
    <w:p w14:paraId="037F1512"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3.48.5.2.2 HTTP Response</w:t>
      </w:r>
    </w:p>
    <w:p w14:paraId="3D580644" w14:textId="59049D52" w:rsidR="007A1F44" w:rsidRPr="00A03C55" w:rsidRDefault="007A1F44" w:rsidP="0055376D">
      <w:pPr>
        <w:pStyle w:val="BodyText"/>
      </w:pPr>
      <w:r w:rsidRPr="00A03C55">
        <w:t>Value Set Repositories shall format the response to the HTTP GET operation as an HTTP response message as defined in IETF RFC2616.</w:t>
      </w:r>
    </w:p>
    <w:p w14:paraId="74F5376A" w14:textId="21143F10" w:rsidR="007A1F44" w:rsidRPr="00A03C55" w:rsidRDefault="007A1F44" w:rsidP="0055376D">
      <w:pPr>
        <w:pStyle w:val="BodyText"/>
      </w:pPr>
      <w:r w:rsidRPr="00A03C55">
        <w:t>The Content-Type field of the HTTP header shall be “text/xml” (see Section 14.4 of IETF RFC2616).</w:t>
      </w:r>
    </w:p>
    <w:p w14:paraId="7E5BE01B" w14:textId="77777777" w:rsidR="007A1F44" w:rsidRPr="00A03C55" w:rsidRDefault="007A1F44" w:rsidP="0055376D">
      <w:pPr>
        <w:pStyle w:val="BodyText"/>
      </w:pPr>
      <w:r w:rsidRPr="00A03C55">
        <w:t xml:space="preserve">The content of the HTTP response message shall be an XML encoded Expanded Value Set that complies with the SVS schema. The XML format shall be identical to the body of the SOAP response described in the SOAP binding. The Expanded Value Set shall correspond to the Values Set identified by the Value Set Unique ID in the </w:t>
      </w:r>
      <w:r w:rsidRPr="00A03C55">
        <w:rPr>
          <w:i/>
        </w:rPr>
        <w:t>id</w:t>
      </w:r>
      <w:r w:rsidRPr="00A03C55">
        <w:t xml:space="preserve"> parameter, the Value Set Version in the </w:t>
      </w:r>
      <w:r w:rsidRPr="00A03C55">
        <w:rPr>
          <w:i/>
        </w:rPr>
        <w:t>version</w:t>
      </w:r>
      <w:r w:rsidRPr="00A03C55">
        <w:t xml:space="preserve"> parameter, and the language in the </w:t>
      </w:r>
      <w:r w:rsidRPr="00A03C55">
        <w:rPr>
          <w:i/>
        </w:rPr>
        <w:t>lang</w:t>
      </w:r>
      <w:r w:rsidRPr="00A03C55">
        <w:t xml:space="preserve"> parameter. </w:t>
      </w:r>
    </w:p>
    <w:p w14:paraId="25B15CBA" w14:textId="0586F480" w:rsidR="007A1F44" w:rsidRPr="00A03C55" w:rsidRDefault="007A1F44" w:rsidP="0055376D">
      <w:pPr>
        <w:pStyle w:val="BodyText"/>
      </w:pPr>
      <w:r w:rsidRPr="00A03C55">
        <w:t>An informative WSDL file containing both SOAP and HTTP bindings for the Value Set Repository can be found on</w:t>
      </w:r>
      <w:ins w:id="1640" w:author="Lynn Felhofer" w:date="2020-04-15T11:52:00Z">
        <w:r w:rsidR="0019129F">
          <w:t xml:space="preserve">line </w:t>
        </w:r>
      </w:ins>
      <w:del w:id="1641" w:author="Lynn Felhofer" w:date="2020-04-15T11:52:00Z">
        <w:r w:rsidRPr="00A03C55" w:rsidDel="0019129F">
          <w:delText xml:space="preserve"> the </w:delText>
        </w:r>
      </w:del>
      <w:del w:id="1642" w:author="Lynn Felhofer" w:date="2020-03-23T15:54:00Z">
        <w:r w:rsidRPr="00A03C55" w:rsidDel="00FD6681">
          <w:delText>IHE ftp site</w:delText>
        </w:r>
      </w:del>
      <w:ins w:id="1643" w:author="Lynn Felhofer" w:date="2020-04-15T11:52:00Z">
        <w:r w:rsidR="0019129F">
          <w:t xml:space="preserve">: </w:t>
        </w:r>
      </w:ins>
      <w:del w:id="1644" w:author="Lynn Felhofer" w:date="2020-04-15T11:52:00Z">
        <w:r w:rsidRPr="00A03C55" w:rsidDel="0019129F">
          <w:delText xml:space="preserve"> (</w:delText>
        </w:r>
      </w:del>
      <w:r w:rsidRPr="00A03C55">
        <w:t>see ITI TF-2x: Appendix W</w:t>
      </w:r>
      <w:del w:id="1645" w:author="Lynn Felhofer" w:date="2020-04-15T11:52:00Z">
        <w:r w:rsidRPr="00A03C55" w:rsidDel="0019129F">
          <w:delText>)</w:delText>
        </w:r>
      </w:del>
      <w:r w:rsidRPr="00A03C55">
        <w:t>.</w:t>
      </w:r>
    </w:p>
    <w:p w14:paraId="203F1B39"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646" w:name="_Toc398544374"/>
      <w:r w:rsidRPr="00A03C55">
        <w:rPr>
          <w:noProof w:val="0"/>
        </w:rPr>
        <w:lastRenderedPageBreak/>
        <w:t>3.48.5.3 Sample SOAP Messages</w:t>
      </w:r>
      <w:bookmarkEnd w:id="1646"/>
    </w:p>
    <w:p w14:paraId="30041068" w14:textId="77777777" w:rsidR="007A1F44" w:rsidRPr="00A03C55" w:rsidRDefault="007A1F44" w:rsidP="0055376D">
      <w:pPr>
        <w:pStyle w:val="BodyText"/>
      </w:pPr>
      <w:r w:rsidRPr="00A03C55">
        <w:t xml:space="preserve">The samples in the following two sections show a typical SOAP request and its corresponding SOAP response. The sample messages also show the WS-Addressing headers &lt;Action/&gt;, &lt;MessageID/&gt;, &lt;ReplyTo/&gt;…; these WS-Addressing headers are populated according to the W3C WS-Addressing standard. </w:t>
      </w:r>
    </w:p>
    <w:p w14:paraId="26F63030" w14:textId="778BBE4C" w:rsidR="007A1F44" w:rsidRPr="00A03C55" w:rsidRDefault="007A1F44" w:rsidP="0055376D">
      <w:pPr>
        <w:pStyle w:val="BodyText"/>
      </w:pPr>
      <w:r w:rsidRPr="00A03C55">
        <w:t>All of the samples presented in this section are also available online</w:t>
      </w:r>
      <w:ins w:id="1647" w:author="Lynn Felhofer" w:date="2020-03-23T16:22:00Z">
        <w:r w:rsidR="00392918">
          <w:t xml:space="preserve">:  </w:t>
        </w:r>
      </w:ins>
      <w:del w:id="1648" w:author="Lynn Felhofer" w:date="2020-03-23T16:22:00Z">
        <w:r w:rsidRPr="00A03C55" w:rsidDel="00392918">
          <w:delText xml:space="preserve"> on the </w:delText>
        </w:r>
      </w:del>
      <w:del w:id="1649" w:author="Lynn Felhofer" w:date="2020-03-23T15:54:00Z">
        <w:r w:rsidRPr="00A03C55" w:rsidDel="00FD6681">
          <w:delText>IHE FTP site</w:delText>
        </w:r>
      </w:del>
      <w:del w:id="1650" w:author="Lynn Felhofer" w:date="2020-03-23T16:22:00Z">
        <w:r w:rsidRPr="00A03C55" w:rsidDel="00392918">
          <w:delText xml:space="preserve"> (</w:delText>
        </w:r>
      </w:del>
      <w:r w:rsidRPr="00A03C55">
        <w:t>see ITI TF-2x: Appendix W</w:t>
      </w:r>
      <w:del w:id="1651" w:author="Lynn Felhofer" w:date="2020-03-23T16:22:00Z">
        <w:r w:rsidRPr="00A03C55" w:rsidDel="00392918">
          <w:delText>)</w:delText>
        </w:r>
      </w:del>
      <w:r w:rsidRPr="00A03C55">
        <w:t>.</w:t>
      </w:r>
    </w:p>
    <w:p w14:paraId="4DA36313"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3.48.5.3.1 Sample Retrieve Value Set SOAP Request</w:t>
      </w:r>
    </w:p>
    <w:p w14:paraId="101CAE3E" w14:textId="77777777" w:rsidR="007A1F44" w:rsidRPr="00A03C55" w:rsidRDefault="007A1F44" w:rsidP="003462A5">
      <w:pPr>
        <w:pStyle w:val="BodyText"/>
      </w:pPr>
    </w:p>
    <w:p w14:paraId="375527F0" w14:textId="77777777" w:rsidR="007A1F44" w:rsidRPr="00A03C55" w:rsidRDefault="007A1F44" w:rsidP="0063062C">
      <w:pPr>
        <w:pStyle w:val="XMLExample"/>
        <w:rPr>
          <w:lang w:val="en-US"/>
        </w:rPr>
      </w:pPr>
      <w:r w:rsidRPr="00A03C55">
        <w:rPr>
          <w:lang w:val="en-US"/>
        </w:rPr>
        <w:t>&lt;?xml version="1.0" encoding="UTF-8"?&gt;</w:t>
      </w:r>
      <w:r w:rsidRPr="00A03C55">
        <w:rPr>
          <w:lang w:val="en-US"/>
        </w:rPr>
        <w:br/>
        <w:t>&lt;s:Envelope xmlns:s="http://www.w3.org/2003/05/soap-envelope"</w:t>
      </w:r>
      <w:r w:rsidRPr="00A03C55">
        <w:rPr>
          <w:lang w:val="en-US"/>
        </w:rPr>
        <w:br/>
        <w:t xml:space="preserve">    xmlns:a="http://www.w3.org/2005/08/addressing"&gt;</w:t>
      </w:r>
      <w:r w:rsidRPr="00A03C55">
        <w:rPr>
          <w:lang w:val="en-US"/>
        </w:rPr>
        <w:br/>
        <w:t xml:space="preserve">    &lt;s:Header&gt;</w:t>
      </w:r>
      <w:r w:rsidRPr="00A03C55">
        <w:rPr>
          <w:lang w:val="en-US"/>
        </w:rPr>
        <w:br/>
        <w:t xml:space="preserve">        &lt;a:Action s:mustUnderstand="1"&gt;urn:ihe:iti:2008:RetrieveValueSet&lt;/a:Action&gt;</w:t>
      </w:r>
      <w:r w:rsidRPr="00A03C55">
        <w:rPr>
          <w:lang w:val="en-US"/>
        </w:rPr>
        <w:br/>
        <w:t xml:space="preserve">        &lt;a:MessageID&gt;urn:uuid:0fbfdced-6c01-4d09-a110-2201afedaa02&lt;/a:MessageID&gt;</w:t>
      </w:r>
      <w:r w:rsidRPr="00A03C55">
        <w:rPr>
          <w:lang w:val="en-US"/>
        </w:rPr>
        <w:br/>
        <w:t xml:space="preserve">        &lt;a:ReplyTo&gt;</w:t>
      </w:r>
      <w:r w:rsidRPr="00A03C55">
        <w:rPr>
          <w:lang w:val="en-US"/>
        </w:rPr>
        <w:br/>
        <w:t xml:space="preserve">            &lt;a:Address&gt;http://www.w3.org/2005/08/addressing/anonymous&lt;/a:Address&gt;</w:t>
      </w:r>
      <w:r w:rsidRPr="00A03C55">
        <w:rPr>
          <w:lang w:val="en-US"/>
        </w:rPr>
        <w:br/>
        <w:t xml:space="preserve">        &lt;/a:ReplyTo&gt;</w:t>
      </w:r>
      <w:r w:rsidRPr="00A03C55">
        <w:rPr>
          <w:lang w:val="en-US"/>
        </w:rPr>
        <w:br/>
        <w:t xml:space="preserve">        &lt;a:To s:mustUnderstand="1"&gt;http://valuesetrepository/&lt;/a:To&gt;</w:t>
      </w:r>
      <w:r w:rsidRPr="00A03C55">
        <w:rPr>
          <w:lang w:val="en-US"/>
        </w:rPr>
        <w:br/>
        <w:t xml:space="preserve">    &lt;/s:Header&gt;</w:t>
      </w:r>
      <w:r w:rsidRPr="00A03C55">
        <w:rPr>
          <w:lang w:val="en-US"/>
        </w:rPr>
        <w:br/>
        <w:t xml:space="preserve">    &lt;s:Body&gt;</w:t>
      </w:r>
      <w:r w:rsidRPr="00A03C55">
        <w:rPr>
          <w:lang w:val="en-US"/>
        </w:rPr>
        <w:br/>
        <w:t xml:space="preserve">        &lt;RetrieveValueSetRequest xmlns:xsi="http://www.w3.org/2001/XMLSchema-instance"</w:t>
      </w:r>
      <w:r w:rsidRPr="00A03C55">
        <w:rPr>
          <w:lang w:val="en-US"/>
        </w:rPr>
        <w:br/>
        <w:t xml:space="preserve">             xmlns="urn:ihe:iti:svs:2008"&gt;</w:t>
      </w:r>
      <w:r w:rsidRPr="00A03C55">
        <w:rPr>
          <w:lang w:val="en-US"/>
        </w:rPr>
        <w:br/>
        <w:t xml:space="preserve">            &lt;ValueSet id="1.2.840.10008.6.1.308" xml:lang="en-EN"/&gt;</w:t>
      </w:r>
      <w:r w:rsidRPr="00A03C55">
        <w:rPr>
          <w:lang w:val="en-US"/>
        </w:rPr>
        <w:br/>
        <w:t xml:space="preserve">        &lt;/RetrieveValueSetRequest&gt;</w:t>
      </w:r>
      <w:r w:rsidRPr="00A03C55">
        <w:rPr>
          <w:lang w:val="en-US"/>
        </w:rPr>
        <w:br/>
        <w:t xml:space="preserve">    &lt;/s:Body&gt;</w:t>
      </w:r>
      <w:r w:rsidRPr="00A03C55">
        <w:rPr>
          <w:lang w:val="en-US"/>
        </w:rPr>
        <w:br/>
        <w:t>&lt;/s:Envelope&gt;</w:t>
      </w:r>
    </w:p>
    <w:p w14:paraId="58E9EA7E"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3.48.5.3.2 Sample Retrieve Value Set SOAP Response</w:t>
      </w:r>
    </w:p>
    <w:p w14:paraId="20D5C87B" w14:textId="77777777" w:rsidR="007A1F44" w:rsidRPr="00A03C55" w:rsidRDefault="007A1F44" w:rsidP="003462A5">
      <w:pPr>
        <w:pStyle w:val="BodyText"/>
      </w:pPr>
    </w:p>
    <w:p w14:paraId="4478CEF4" w14:textId="77777777" w:rsidR="007A1F44" w:rsidRPr="00A03C55" w:rsidRDefault="007A1F44" w:rsidP="00601E92">
      <w:pPr>
        <w:pStyle w:val="XMLExample"/>
        <w:rPr>
          <w:lang w:val="en-US"/>
        </w:rPr>
      </w:pPr>
      <w:r w:rsidRPr="00A03C55">
        <w:rPr>
          <w:lang w:val="en-US"/>
        </w:rPr>
        <w:t>&lt;?xml version="1.0" encoding="UTF-8"?&gt;</w:t>
      </w:r>
    </w:p>
    <w:p w14:paraId="69A8504A" w14:textId="77777777" w:rsidR="007A1F44" w:rsidRPr="00A03C55" w:rsidRDefault="007A1F44" w:rsidP="00601E92">
      <w:pPr>
        <w:pStyle w:val="XMLExample"/>
        <w:rPr>
          <w:lang w:val="en-US"/>
        </w:rPr>
      </w:pPr>
      <w:r w:rsidRPr="00A03C55">
        <w:rPr>
          <w:lang w:val="en-US"/>
        </w:rPr>
        <w:t>&lt;s:Envelope xmlns:a="http://www.w3.org/2005/08/addressing"</w:t>
      </w:r>
    </w:p>
    <w:p w14:paraId="791D0511" w14:textId="77777777" w:rsidR="007A1F44" w:rsidRPr="00A03C55" w:rsidRDefault="007A1F44" w:rsidP="00601E92">
      <w:pPr>
        <w:pStyle w:val="XMLExample"/>
        <w:rPr>
          <w:lang w:val="en-US"/>
        </w:rPr>
      </w:pPr>
      <w:r w:rsidRPr="00A03C55">
        <w:rPr>
          <w:lang w:val="en-US"/>
        </w:rPr>
        <w:t xml:space="preserve"> xmlns:s="http://www.w3.org/2003/05/soap-envelope"&gt;</w:t>
      </w:r>
    </w:p>
    <w:p w14:paraId="69584360" w14:textId="77777777" w:rsidR="007A1F44" w:rsidRPr="00A03C55" w:rsidRDefault="007A1F44" w:rsidP="00601E92">
      <w:pPr>
        <w:pStyle w:val="XMLExample"/>
        <w:rPr>
          <w:lang w:val="en-US"/>
        </w:rPr>
      </w:pPr>
      <w:r w:rsidRPr="00A03C55">
        <w:rPr>
          <w:lang w:val="en-US"/>
        </w:rPr>
        <w:t xml:space="preserve">    &lt;s:Header&gt;</w:t>
      </w:r>
    </w:p>
    <w:p w14:paraId="7A1DB0C8" w14:textId="77777777" w:rsidR="007A1F44" w:rsidRPr="00A03C55" w:rsidRDefault="007A1F44" w:rsidP="00601E92">
      <w:pPr>
        <w:pStyle w:val="XMLExample"/>
        <w:rPr>
          <w:lang w:val="en-US"/>
        </w:rPr>
      </w:pPr>
      <w:r w:rsidRPr="00A03C55">
        <w:rPr>
          <w:lang w:val="en-US"/>
        </w:rPr>
        <w:t xml:space="preserve">        &lt;a:Action s:mustUnderstand="1"&gt;urn:ihe:iti:2008:RetrieveValueSetResponse&lt;/a:Action&gt;</w:t>
      </w:r>
    </w:p>
    <w:p w14:paraId="6013F2F9" w14:textId="77777777" w:rsidR="007A1F44" w:rsidRPr="00A03C55" w:rsidRDefault="007A1F44" w:rsidP="00601E92">
      <w:pPr>
        <w:pStyle w:val="XMLExample"/>
        <w:rPr>
          <w:lang w:val="en-US"/>
        </w:rPr>
      </w:pPr>
      <w:r w:rsidRPr="00A03C55">
        <w:rPr>
          <w:lang w:val="en-US"/>
        </w:rPr>
        <w:t xml:space="preserve">        &lt;a:RelatesTo&gt;urn:uuid:0fbfdced-6c01-4d09-a110-2201afedaa02&lt;/a:RelatesTo&gt;</w:t>
      </w:r>
    </w:p>
    <w:p w14:paraId="785D2048" w14:textId="77777777" w:rsidR="007A1F44" w:rsidRPr="00A03C55" w:rsidRDefault="007A1F44" w:rsidP="00601E92">
      <w:pPr>
        <w:pStyle w:val="XMLExample"/>
        <w:rPr>
          <w:lang w:val="en-US"/>
        </w:rPr>
      </w:pPr>
      <w:r w:rsidRPr="00A03C55">
        <w:rPr>
          <w:lang w:val="en-US"/>
        </w:rPr>
        <w:t xml:space="preserve">    &lt;/s:Header&gt;</w:t>
      </w:r>
    </w:p>
    <w:p w14:paraId="27AC6497" w14:textId="77777777" w:rsidR="007A1F44" w:rsidRPr="00A03C55" w:rsidRDefault="007A1F44" w:rsidP="00601E92">
      <w:pPr>
        <w:pStyle w:val="XMLExample"/>
        <w:rPr>
          <w:lang w:val="en-US"/>
        </w:rPr>
      </w:pPr>
      <w:r w:rsidRPr="00A03C55">
        <w:rPr>
          <w:lang w:val="en-US"/>
        </w:rPr>
        <w:t xml:space="preserve">    &lt;s:Body&gt;</w:t>
      </w:r>
    </w:p>
    <w:p w14:paraId="1B9BC734" w14:textId="77777777" w:rsidR="007A1F44" w:rsidRPr="00A03C55" w:rsidRDefault="007A1F44" w:rsidP="00601E92">
      <w:pPr>
        <w:pStyle w:val="XMLExample"/>
        <w:rPr>
          <w:lang w:val="en-US"/>
        </w:rPr>
      </w:pPr>
      <w:r w:rsidRPr="00A03C55">
        <w:rPr>
          <w:lang w:val="en-US"/>
        </w:rPr>
        <w:t xml:space="preserve">        &lt;RetrieveValueSetResponse xmlns:xsi="http://www.w3.org/2001/XMLSchema-instance"</w:t>
      </w:r>
    </w:p>
    <w:p w14:paraId="4235E145" w14:textId="77777777" w:rsidR="007A1F44" w:rsidRPr="00A03C55" w:rsidRDefault="007A1F44" w:rsidP="00601E92">
      <w:pPr>
        <w:pStyle w:val="XMLExample"/>
        <w:rPr>
          <w:lang w:val="en-US"/>
        </w:rPr>
      </w:pPr>
      <w:r w:rsidRPr="00A03C55">
        <w:rPr>
          <w:lang w:val="en-US"/>
        </w:rPr>
        <w:t xml:space="preserve">            xmlns="urn:ihe:iti:svs:2008" cacheExpirationHint="2008-08-15T00:00:00-05:00"&gt;</w:t>
      </w:r>
    </w:p>
    <w:p w14:paraId="280FE391" w14:textId="77777777" w:rsidR="007A1F44" w:rsidRPr="00A03C55" w:rsidRDefault="007A1F44" w:rsidP="00601E92">
      <w:pPr>
        <w:pStyle w:val="XMLExample"/>
        <w:rPr>
          <w:lang w:val="en-US"/>
        </w:rPr>
      </w:pPr>
      <w:r w:rsidRPr="00A03C55">
        <w:rPr>
          <w:lang w:val="en-US"/>
        </w:rPr>
        <w:t xml:space="preserve">            &lt;ValueSet id="1.2.840.10008.6.1.308"</w:t>
      </w:r>
    </w:p>
    <w:p w14:paraId="049A00CE" w14:textId="77777777" w:rsidR="007A1F44" w:rsidRPr="00A03C55" w:rsidRDefault="007A1F44" w:rsidP="00601E92">
      <w:pPr>
        <w:pStyle w:val="XMLExample"/>
        <w:rPr>
          <w:lang w:val="en-US"/>
        </w:rPr>
      </w:pPr>
      <w:r w:rsidRPr="00A03C55">
        <w:rPr>
          <w:lang w:val="en-US"/>
        </w:rPr>
        <w:t xml:space="preserve">                displayName="Common Anatomic Regions Context ID 4031" version="20061023"&gt;</w:t>
      </w:r>
    </w:p>
    <w:p w14:paraId="231D8B1F" w14:textId="77777777" w:rsidR="007A1F44" w:rsidRPr="00A03C55" w:rsidRDefault="007A1F44" w:rsidP="00601E92">
      <w:pPr>
        <w:pStyle w:val="XMLExample"/>
        <w:rPr>
          <w:lang w:val="en-US"/>
        </w:rPr>
      </w:pPr>
      <w:r w:rsidRPr="00A03C55">
        <w:rPr>
          <w:lang w:val="en-US"/>
        </w:rPr>
        <w:t xml:space="preserve">                &lt;ConceptList xml:lang="en-US"&gt;</w:t>
      </w:r>
    </w:p>
    <w:p w14:paraId="3F6EE526" w14:textId="77777777" w:rsidR="007A1F44" w:rsidRPr="00A03C55" w:rsidRDefault="007A1F44" w:rsidP="00601E92">
      <w:pPr>
        <w:pStyle w:val="XMLExample"/>
        <w:rPr>
          <w:lang w:val="en-US"/>
        </w:rPr>
      </w:pPr>
      <w:r w:rsidRPr="00A03C55">
        <w:rPr>
          <w:lang w:val="en-US"/>
        </w:rPr>
        <w:t xml:space="preserve">                    &lt;Concept code="T-D4000" displayName="Abdomen" codeSystem="2.16.840.1.113883.6.5"/&gt;</w:t>
      </w:r>
    </w:p>
    <w:p w14:paraId="1C59C82F" w14:textId="77777777" w:rsidR="007A1F44" w:rsidRPr="00A03C55" w:rsidRDefault="007A1F44" w:rsidP="00601E92">
      <w:pPr>
        <w:pStyle w:val="XMLExample"/>
        <w:rPr>
          <w:lang w:val="en-US"/>
        </w:rPr>
      </w:pPr>
      <w:r w:rsidRPr="00A03C55">
        <w:rPr>
          <w:lang w:val="en-US"/>
        </w:rPr>
        <w:t xml:space="preserve">                    &lt;Concept code="R-FAB57" displayName="Abdomen and Pelvis" codeSystem="2.16.840.1.113883.6.5"/&gt;</w:t>
      </w:r>
    </w:p>
    <w:p w14:paraId="3B6183B3" w14:textId="77777777" w:rsidR="007A1F44" w:rsidRPr="00A03C55" w:rsidRDefault="007A1F44" w:rsidP="00601E92">
      <w:pPr>
        <w:pStyle w:val="XMLExample"/>
        <w:rPr>
          <w:lang w:val="en-US"/>
        </w:rPr>
      </w:pPr>
      <w:r w:rsidRPr="00A03C55">
        <w:rPr>
          <w:lang w:val="en-US"/>
        </w:rPr>
        <w:t xml:space="preserve">                    &lt;Concept code="T-15420" displayName="Acromioclavicular joint" codeSystem="2.16.840.1.113883.6.5"/&gt;</w:t>
      </w:r>
    </w:p>
    <w:p w14:paraId="27062E97" w14:textId="77777777" w:rsidR="007A1F44" w:rsidRPr="00A03C55" w:rsidRDefault="007A1F44" w:rsidP="00601E92">
      <w:pPr>
        <w:pStyle w:val="XMLExample"/>
        <w:rPr>
          <w:lang w:val="en-US"/>
        </w:rPr>
      </w:pPr>
      <w:r w:rsidRPr="00A03C55">
        <w:rPr>
          <w:lang w:val="en-US"/>
        </w:rPr>
        <w:lastRenderedPageBreak/>
        <w:t xml:space="preserve">                    &lt;Concept code="T-15750" displayName="Ankle joint " codeSystem="2.16.840.1.113883.6.5"/&gt;</w:t>
      </w:r>
    </w:p>
    <w:p w14:paraId="3336120D" w14:textId="77777777" w:rsidR="007A1F44" w:rsidRPr="00A03C55" w:rsidRDefault="007A1F44" w:rsidP="00601E92">
      <w:pPr>
        <w:pStyle w:val="XMLExample"/>
        <w:rPr>
          <w:lang w:val="en-US"/>
        </w:rPr>
      </w:pPr>
      <w:r w:rsidRPr="00A03C55">
        <w:rPr>
          <w:lang w:val="en-US"/>
        </w:rPr>
        <w:t xml:space="preserve">                    &lt;Concept code="T-280A0" displayName="Apex of Lung" codeSystem="2.16.840.1.113883.6.5"/&gt;</w:t>
      </w:r>
    </w:p>
    <w:p w14:paraId="3C5F433B" w14:textId="77777777" w:rsidR="007A1F44" w:rsidRPr="00A03C55" w:rsidRDefault="007A1F44" w:rsidP="00601E92">
      <w:pPr>
        <w:pStyle w:val="XMLExample"/>
        <w:rPr>
          <w:lang w:val="en-US"/>
        </w:rPr>
      </w:pPr>
      <w:r w:rsidRPr="00A03C55">
        <w:rPr>
          <w:lang w:val="en-US"/>
        </w:rPr>
        <w:t xml:space="preserve">                    &lt;Concept code="T-D8200" displayName="Arm" codeSystem="2.16.840.1.113883.6.5"/&gt;</w:t>
      </w:r>
    </w:p>
    <w:p w14:paraId="2DA3055A" w14:textId="77777777" w:rsidR="007A1F44" w:rsidRPr="00A03C55" w:rsidRDefault="007A1F44" w:rsidP="00601E92">
      <w:pPr>
        <w:pStyle w:val="XMLExample"/>
        <w:rPr>
          <w:lang w:val="en-US"/>
        </w:rPr>
      </w:pPr>
      <w:r w:rsidRPr="00A03C55">
        <w:rPr>
          <w:lang w:val="en-US"/>
        </w:rPr>
        <w:t xml:space="preserve">                    &lt;Concept code="T-60610" displayName="Bile Duct" codeSystem="2.16.840.1.113883.6.5"/&gt;</w:t>
      </w:r>
    </w:p>
    <w:p w14:paraId="62111C25" w14:textId="77777777" w:rsidR="007A1F44" w:rsidRPr="00A03C55" w:rsidRDefault="007A1F44" w:rsidP="00601E92">
      <w:pPr>
        <w:pStyle w:val="XMLExample"/>
        <w:rPr>
          <w:lang w:val="en-US"/>
        </w:rPr>
      </w:pPr>
      <w:r w:rsidRPr="00A03C55">
        <w:rPr>
          <w:lang w:val="en-US"/>
        </w:rPr>
        <w:t xml:space="preserve">                    &lt;Concept code="T-74000" displayName="Bladder" codeSystem="2.16.840.1.113883.6.5"/&gt;</w:t>
      </w:r>
    </w:p>
    <w:p w14:paraId="45719819" w14:textId="77777777" w:rsidR="007A1F44" w:rsidRPr="00A03C55" w:rsidRDefault="007A1F44" w:rsidP="00601E92">
      <w:pPr>
        <w:pStyle w:val="XMLExample"/>
        <w:rPr>
          <w:lang w:val="en-US"/>
        </w:rPr>
      </w:pPr>
      <w:r w:rsidRPr="00A03C55">
        <w:rPr>
          <w:lang w:val="en-US"/>
        </w:rPr>
        <w:t xml:space="preserve">                    &lt;Concept code="T-04000" displayName="Breast" codeSystem="2.16.840.1.113883.6.5"/&gt;</w:t>
      </w:r>
    </w:p>
    <w:p w14:paraId="31E4DD10" w14:textId="77777777" w:rsidR="007A1F44" w:rsidRPr="00A03C55" w:rsidRDefault="007A1F44" w:rsidP="00601E92">
      <w:pPr>
        <w:pStyle w:val="XMLExample"/>
        <w:rPr>
          <w:lang w:val="en-US"/>
        </w:rPr>
      </w:pPr>
      <w:r w:rsidRPr="00A03C55">
        <w:rPr>
          <w:lang w:val="en-US"/>
        </w:rPr>
        <w:t xml:space="preserve">                    &lt;Concept code="T-26000" displayName="Bronchus" codeSystem="2.16.840.1.113883.6.5"/&gt;</w:t>
      </w:r>
    </w:p>
    <w:p w14:paraId="34016A75" w14:textId="77777777" w:rsidR="007A1F44" w:rsidRPr="00A03C55" w:rsidRDefault="007A1F44" w:rsidP="00601E92">
      <w:pPr>
        <w:pStyle w:val="XMLExample"/>
        <w:rPr>
          <w:lang w:val="en-US"/>
        </w:rPr>
      </w:pPr>
      <w:r w:rsidRPr="00A03C55">
        <w:rPr>
          <w:lang w:val="en-US"/>
        </w:rPr>
        <w:t xml:space="preserve">                    &lt;Concept code="T-12770" displayName="Calcaneus" codeSystem="2.16.840.1.113883.6.5"/&gt;</w:t>
      </w:r>
    </w:p>
    <w:p w14:paraId="355DD476" w14:textId="77777777" w:rsidR="007A1F44" w:rsidRPr="00A03C55" w:rsidRDefault="007A1F44" w:rsidP="00601E92">
      <w:pPr>
        <w:pStyle w:val="XMLExample"/>
        <w:rPr>
          <w:lang w:val="en-US"/>
        </w:rPr>
      </w:pPr>
      <w:r w:rsidRPr="00A03C55">
        <w:rPr>
          <w:lang w:val="en-US"/>
        </w:rPr>
        <w:t xml:space="preserve">                    &lt;Concept code="T-11501" displayName="Cervical spine" codeSystem="2.16.840.1.113883.6.5"/&gt;</w:t>
      </w:r>
    </w:p>
    <w:p w14:paraId="6BAC710E" w14:textId="77777777" w:rsidR="007A1F44" w:rsidRPr="00A03C55" w:rsidRDefault="007A1F44" w:rsidP="00601E92">
      <w:pPr>
        <w:pStyle w:val="XMLExample"/>
        <w:rPr>
          <w:lang w:val="en-US"/>
        </w:rPr>
      </w:pPr>
      <w:r w:rsidRPr="00A03C55">
        <w:rPr>
          <w:lang w:val="en-US"/>
        </w:rPr>
        <w:t xml:space="preserve">                &lt;/ConceptList&gt;</w:t>
      </w:r>
    </w:p>
    <w:p w14:paraId="517A1D25" w14:textId="77777777" w:rsidR="007A1F44" w:rsidRPr="00A03C55" w:rsidRDefault="007A1F44" w:rsidP="00601E92">
      <w:pPr>
        <w:pStyle w:val="XMLExample"/>
        <w:rPr>
          <w:lang w:val="en-US"/>
        </w:rPr>
      </w:pPr>
      <w:r w:rsidRPr="00A03C55">
        <w:rPr>
          <w:lang w:val="en-US"/>
        </w:rPr>
        <w:t xml:space="preserve">            &lt;/ValueSet&gt;</w:t>
      </w:r>
    </w:p>
    <w:p w14:paraId="54BD0668" w14:textId="77777777" w:rsidR="007A1F44" w:rsidRPr="00A03C55" w:rsidRDefault="007A1F44" w:rsidP="00601E92">
      <w:pPr>
        <w:pStyle w:val="XMLExample"/>
        <w:rPr>
          <w:lang w:val="en-US"/>
        </w:rPr>
      </w:pPr>
      <w:r w:rsidRPr="00A03C55">
        <w:rPr>
          <w:lang w:val="en-US"/>
        </w:rPr>
        <w:t xml:space="preserve">        &lt;/RetrieveValueSetResponse&gt;</w:t>
      </w:r>
    </w:p>
    <w:p w14:paraId="72ABA82F" w14:textId="77777777" w:rsidR="007A1F44" w:rsidRPr="00A03C55" w:rsidRDefault="007A1F44" w:rsidP="00601E92">
      <w:pPr>
        <w:pStyle w:val="XMLExample"/>
        <w:rPr>
          <w:lang w:val="en-US"/>
        </w:rPr>
      </w:pPr>
      <w:r w:rsidRPr="00A03C55">
        <w:rPr>
          <w:lang w:val="en-US"/>
        </w:rPr>
        <w:t xml:space="preserve">    &lt;/s:Body&gt;</w:t>
      </w:r>
    </w:p>
    <w:p w14:paraId="035B0460" w14:textId="0229E48E" w:rsidR="007A1F44" w:rsidRPr="00A03C55" w:rsidRDefault="007A1F44" w:rsidP="00601E92">
      <w:pPr>
        <w:pStyle w:val="XMLExample"/>
        <w:rPr>
          <w:lang w:val="en-US"/>
        </w:rPr>
      </w:pPr>
      <w:r w:rsidRPr="00A03C55">
        <w:rPr>
          <w:lang w:val="en-US"/>
        </w:rPr>
        <w:t>&lt;/s:Envelope&gt;</w:t>
      </w:r>
    </w:p>
    <w:p w14:paraId="55C3942A" w14:textId="2012894C" w:rsidR="007A1F44" w:rsidRPr="00A03C55" w:rsidRDefault="00D35055" w:rsidP="0055376D">
      <w:pPr>
        <w:pStyle w:val="Heading3"/>
        <w:numPr>
          <w:ilvl w:val="0"/>
          <w:numId w:val="0"/>
        </w:numPr>
        <w:tabs>
          <w:tab w:val="clear" w:pos="2160"/>
          <w:tab w:val="clear" w:pos="2880"/>
        </w:tabs>
        <w:rPr>
          <w:noProof w:val="0"/>
        </w:rPr>
      </w:pPr>
      <w:bookmarkStart w:id="1652" w:name="_Toc199868258"/>
      <w:bookmarkStart w:id="1653" w:name="_Toc237305564"/>
      <w:bookmarkStart w:id="1654" w:name="_Toc269214506"/>
      <w:bookmarkStart w:id="1655" w:name="_Toc398544375"/>
      <w:bookmarkStart w:id="1656" w:name="_Toc398718010"/>
      <w:bookmarkStart w:id="1657" w:name="_Toc13773784"/>
      <w:r w:rsidRPr="00A03C55">
        <w:rPr>
          <w:noProof w:val="0"/>
        </w:rPr>
        <w:t>3.48.6 Security Requirem</w:t>
      </w:r>
      <w:r w:rsidR="007A1F44" w:rsidRPr="00A03C55">
        <w:rPr>
          <w:noProof w:val="0"/>
        </w:rPr>
        <w:t>ents</w:t>
      </w:r>
      <w:bookmarkEnd w:id="1652"/>
      <w:bookmarkEnd w:id="1653"/>
      <w:bookmarkEnd w:id="1654"/>
      <w:bookmarkEnd w:id="1655"/>
      <w:bookmarkEnd w:id="1656"/>
      <w:bookmarkEnd w:id="1657"/>
    </w:p>
    <w:p w14:paraId="4B17FF6D" w14:textId="77777777" w:rsidR="007A1F44" w:rsidRPr="00A03C55" w:rsidRDefault="007A1F44" w:rsidP="0055376D">
      <w:pPr>
        <w:pStyle w:val="BodyText"/>
      </w:pPr>
      <w:r w:rsidRPr="00A03C55">
        <w:t>For security considerations please consult ITI TF-1: 21.4.</w:t>
      </w:r>
    </w:p>
    <w:p w14:paraId="72AECF36" w14:textId="77777777" w:rsidR="007A1F44" w:rsidRPr="00A03C55" w:rsidRDefault="007A1F44" w:rsidP="0055376D">
      <w:pPr>
        <w:pStyle w:val="BodyText"/>
      </w:pPr>
      <w:r w:rsidRPr="00A03C55">
        <w:t>Audit trails shall be configurable to record access to a selected list of Value Sets.</w:t>
      </w:r>
    </w:p>
    <w:p w14:paraId="375049EC"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658" w:name="_Toc398544376"/>
      <w:r w:rsidRPr="00A03C55">
        <w:rPr>
          <w:noProof w:val="0"/>
        </w:rPr>
        <w:t>3.48.6.1 Audit Record Considerations</w:t>
      </w:r>
      <w:bookmarkEnd w:id="1658"/>
      <w:r w:rsidRPr="00A03C55">
        <w:rPr>
          <w:noProof w:val="0"/>
        </w:rPr>
        <w:t xml:space="preserve"> </w:t>
      </w:r>
    </w:p>
    <w:p w14:paraId="4C803EF0" w14:textId="11434B63" w:rsidR="007A1F44" w:rsidRPr="00A03C55" w:rsidRDefault="007A1F44" w:rsidP="0055376D">
      <w:pPr>
        <w:pStyle w:val="BodyText"/>
      </w:pPr>
      <w:r w:rsidRPr="00A03C55">
        <w:t xml:space="preserve">The Retrieve Value Set </w:t>
      </w:r>
      <w:r w:rsidR="00E77430" w:rsidRPr="00A03C55">
        <w:t>transaction</w:t>
      </w:r>
      <w:r w:rsidRPr="00A03C55">
        <w:t xml:space="preserve"> is an Import/Export event </w:t>
      </w:r>
      <w:r w:rsidR="00C06CE3" w:rsidRPr="00A03C55">
        <w:rPr>
          <w:lang w:eastAsia="fr-FR"/>
        </w:rPr>
        <w:t>as defined in ITI TF-2a: Table 3.20.4.1.1.1-1</w:t>
      </w:r>
      <w:r w:rsidRPr="00A03C55">
        <w:t xml:space="preserve">with the following exceptions. </w:t>
      </w:r>
    </w:p>
    <w:p w14:paraId="6EFB6928" w14:textId="77777777" w:rsidR="007A1F44" w:rsidRPr="00A03C55" w:rsidRDefault="007A1F44" w:rsidP="00B10D4B">
      <w:pPr>
        <w:pStyle w:val="Heading5"/>
        <w:numPr>
          <w:ilvl w:val="0"/>
          <w:numId w:val="0"/>
        </w:numPr>
        <w:tabs>
          <w:tab w:val="clear" w:pos="2160"/>
          <w:tab w:val="clear" w:pos="2880"/>
          <w:tab w:val="clear" w:pos="3600"/>
          <w:tab w:val="clear" w:pos="4320"/>
        </w:tabs>
        <w:rPr>
          <w:noProof w:val="0"/>
        </w:rPr>
      </w:pPr>
      <w:r w:rsidRPr="00A03C55">
        <w:rPr>
          <w:noProof w:val="0"/>
        </w:rPr>
        <w:t>3.48.6.1.1 Value Set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0E61E9D9" w14:textId="77777777" w:rsidTr="00D372D5">
        <w:trPr>
          <w:cantSplit/>
        </w:trPr>
        <w:tc>
          <w:tcPr>
            <w:tcW w:w="1458" w:type="dxa"/>
            <w:shd w:val="clear" w:color="auto" w:fill="E6E6E6"/>
            <w:textDirection w:val="btLr"/>
            <w:vAlign w:val="center"/>
          </w:tcPr>
          <w:p w14:paraId="3DFE19EB" w14:textId="77777777" w:rsidR="007A1F44" w:rsidRPr="00A03C55" w:rsidRDefault="007A1F44" w:rsidP="00D372D5">
            <w:pPr>
              <w:pStyle w:val="TableEntryHeader"/>
              <w:rPr>
                <w:noProof w:val="0"/>
                <w:sz w:val="20"/>
              </w:rPr>
            </w:pPr>
          </w:p>
        </w:tc>
        <w:tc>
          <w:tcPr>
            <w:tcW w:w="2610" w:type="dxa"/>
            <w:shd w:val="clear" w:color="auto" w:fill="E6E6E6"/>
            <w:vAlign w:val="center"/>
          </w:tcPr>
          <w:p w14:paraId="583525E9"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E6E6E6"/>
            <w:vAlign w:val="center"/>
          </w:tcPr>
          <w:p w14:paraId="09FC37CF" w14:textId="77777777" w:rsidR="007A1F44" w:rsidRPr="00A03C55" w:rsidRDefault="007A1F44" w:rsidP="00A53067">
            <w:pPr>
              <w:pStyle w:val="TableEntryHeader"/>
              <w:rPr>
                <w:noProof w:val="0"/>
              </w:rPr>
            </w:pPr>
            <w:r w:rsidRPr="00A03C55">
              <w:rPr>
                <w:noProof w:val="0"/>
              </w:rPr>
              <w:t>Opt</w:t>
            </w:r>
          </w:p>
        </w:tc>
        <w:tc>
          <w:tcPr>
            <w:tcW w:w="4878" w:type="dxa"/>
            <w:shd w:val="clear" w:color="auto" w:fill="E6E6E6"/>
            <w:vAlign w:val="center"/>
          </w:tcPr>
          <w:p w14:paraId="2BF5C3B6" w14:textId="77777777" w:rsidR="007A1F44" w:rsidRPr="00A03C55" w:rsidRDefault="007A1F44" w:rsidP="00A53067">
            <w:pPr>
              <w:pStyle w:val="TableEntryHeader"/>
              <w:rPr>
                <w:noProof w:val="0"/>
              </w:rPr>
            </w:pPr>
            <w:r w:rsidRPr="00A03C55">
              <w:rPr>
                <w:noProof w:val="0"/>
              </w:rPr>
              <w:t>Value Constraints</w:t>
            </w:r>
          </w:p>
        </w:tc>
      </w:tr>
      <w:tr w:rsidR="007A1F44" w:rsidRPr="00A03C55" w14:paraId="1224DB25" w14:textId="77777777" w:rsidTr="00D372D5">
        <w:trPr>
          <w:cantSplit/>
        </w:trPr>
        <w:tc>
          <w:tcPr>
            <w:tcW w:w="1458" w:type="dxa"/>
            <w:vMerge w:val="restart"/>
          </w:tcPr>
          <w:p w14:paraId="5D54DD4E" w14:textId="77777777" w:rsidR="007A1F44" w:rsidRPr="00A03C55" w:rsidRDefault="007A1F44" w:rsidP="003462A5">
            <w:pPr>
              <w:pStyle w:val="TableEntryHeader"/>
              <w:rPr>
                <w:noProof w:val="0"/>
              </w:rPr>
            </w:pPr>
            <w:r w:rsidRPr="00A03C55">
              <w:rPr>
                <w:noProof w:val="0"/>
              </w:rPr>
              <w:t>Event</w:t>
            </w:r>
          </w:p>
          <w:p w14:paraId="1BBAF160"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6DCAA2E6" w14:textId="77777777" w:rsidR="007A1F44" w:rsidRPr="00A03C55" w:rsidRDefault="007A1F44" w:rsidP="0055376D">
            <w:pPr>
              <w:pStyle w:val="TableEntry"/>
              <w:rPr>
                <w:noProof w:val="0"/>
                <w:sz w:val="16"/>
                <w:szCs w:val="16"/>
              </w:rPr>
            </w:pPr>
            <w:r w:rsidRPr="00A03C55">
              <w:rPr>
                <w:noProof w:val="0"/>
                <w:sz w:val="16"/>
                <w:szCs w:val="16"/>
              </w:rPr>
              <w:t>EventID</w:t>
            </w:r>
          </w:p>
        </w:tc>
        <w:tc>
          <w:tcPr>
            <w:tcW w:w="720" w:type="dxa"/>
            <w:vAlign w:val="center"/>
          </w:tcPr>
          <w:p w14:paraId="11D84625"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3107C532" w14:textId="77777777" w:rsidR="007A1F44" w:rsidRPr="00A03C55" w:rsidRDefault="007A1F44" w:rsidP="0055376D">
            <w:pPr>
              <w:pStyle w:val="TableEntry"/>
              <w:rPr>
                <w:noProof w:val="0"/>
                <w:sz w:val="16"/>
                <w:szCs w:val="16"/>
              </w:rPr>
            </w:pPr>
            <w:r w:rsidRPr="00A03C55">
              <w:rPr>
                <w:noProof w:val="0"/>
                <w:sz w:val="16"/>
                <w:szCs w:val="16"/>
              </w:rPr>
              <w:t>EV(110107, DCM, “Import”)</w:t>
            </w:r>
          </w:p>
        </w:tc>
      </w:tr>
      <w:tr w:rsidR="007A1F44" w:rsidRPr="00A03C55" w14:paraId="126C18B5" w14:textId="77777777" w:rsidTr="0055376D">
        <w:trPr>
          <w:cantSplit/>
        </w:trPr>
        <w:tc>
          <w:tcPr>
            <w:tcW w:w="1458" w:type="dxa"/>
            <w:vMerge/>
            <w:vAlign w:val="center"/>
          </w:tcPr>
          <w:p w14:paraId="2AF7D4F6" w14:textId="77777777" w:rsidR="007A1F44" w:rsidRPr="00A03C55" w:rsidRDefault="007A1F44" w:rsidP="0055376D">
            <w:pPr>
              <w:pStyle w:val="TableLabel"/>
              <w:rPr>
                <w:noProof w:val="0"/>
                <w:sz w:val="16"/>
              </w:rPr>
            </w:pPr>
          </w:p>
        </w:tc>
        <w:tc>
          <w:tcPr>
            <w:tcW w:w="2610" w:type="dxa"/>
            <w:vAlign w:val="center"/>
          </w:tcPr>
          <w:p w14:paraId="00B1B5E4" w14:textId="77777777" w:rsidR="007A1F44" w:rsidRPr="00A03C55" w:rsidRDefault="007A1F44" w:rsidP="0055376D">
            <w:pPr>
              <w:pStyle w:val="TableEntry"/>
              <w:rPr>
                <w:noProof w:val="0"/>
                <w:sz w:val="16"/>
                <w:szCs w:val="16"/>
              </w:rPr>
            </w:pPr>
            <w:r w:rsidRPr="00A03C55">
              <w:rPr>
                <w:noProof w:val="0"/>
                <w:sz w:val="16"/>
                <w:szCs w:val="16"/>
              </w:rPr>
              <w:t>EventActionCode</w:t>
            </w:r>
          </w:p>
        </w:tc>
        <w:tc>
          <w:tcPr>
            <w:tcW w:w="720" w:type="dxa"/>
            <w:vAlign w:val="center"/>
          </w:tcPr>
          <w:p w14:paraId="3C9B9B1C"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tcPr>
          <w:p w14:paraId="389A4C41" w14:textId="7FCA2994" w:rsidR="007A1F44" w:rsidRPr="00A03C55" w:rsidRDefault="007A1F44" w:rsidP="004D6A78">
            <w:pPr>
              <w:pStyle w:val="TableEntry"/>
              <w:rPr>
                <w:noProof w:val="0"/>
                <w:sz w:val="16"/>
                <w:szCs w:val="16"/>
              </w:rPr>
            </w:pPr>
            <w:r w:rsidRPr="00A03C55">
              <w:rPr>
                <w:noProof w:val="0"/>
                <w:sz w:val="16"/>
                <w:szCs w:val="16"/>
              </w:rPr>
              <w:t>“C” (Create) or “U” (Update)</w:t>
            </w:r>
          </w:p>
        </w:tc>
      </w:tr>
      <w:tr w:rsidR="007A1F44" w:rsidRPr="00A03C55" w14:paraId="578D79F2" w14:textId="77777777" w:rsidTr="0055376D">
        <w:trPr>
          <w:cantSplit/>
        </w:trPr>
        <w:tc>
          <w:tcPr>
            <w:tcW w:w="1458" w:type="dxa"/>
            <w:vMerge/>
            <w:vAlign w:val="center"/>
          </w:tcPr>
          <w:p w14:paraId="57FC88FB" w14:textId="77777777" w:rsidR="007A1F44" w:rsidRPr="00A03C55" w:rsidRDefault="007A1F44" w:rsidP="0055376D">
            <w:pPr>
              <w:pStyle w:val="TableLabel"/>
              <w:rPr>
                <w:noProof w:val="0"/>
                <w:sz w:val="16"/>
              </w:rPr>
            </w:pPr>
          </w:p>
        </w:tc>
        <w:tc>
          <w:tcPr>
            <w:tcW w:w="2610" w:type="dxa"/>
            <w:vAlign w:val="center"/>
          </w:tcPr>
          <w:p w14:paraId="0E1FEBFD" w14:textId="77777777" w:rsidR="007A1F44" w:rsidRPr="00A03C55" w:rsidRDefault="007A1F44" w:rsidP="00631CA0">
            <w:pPr>
              <w:pStyle w:val="TableEntry"/>
              <w:rPr>
                <w:i/>
                <w:iCs/>
                <w:noProof w:val="0"/>
                <w:sz w:val="16"/>
                <w:szCs w:val="16"/>
              </w:rPr>
            </w:pPr>
            <w:r w:rsidRPr="00A03C55">
              <w:rPr>
                <w:i/>
                <w:iCs/>
                <w:noProof w:val="0"/>
                <w:sz w:val="16"/>
                <w:szCs w:val="16"/>
              </w:rPr>
              <w:t>EventDateTime</w:t>
            </w:r>
          </w:p>
        </w:tc>
        <w:tc>
          <w:tcPr>
            <w:tcW w:w="720" w:type="dxa"/>
            <w:vAlign w:val="center"/>
          </w:tcPr>
          <w:p w14:paraId="79AD047A" w14:textId="77777777" w:rsidR="007A1F44" w:rsidRPr="00A03C55" w:rsidRDefault="007A1F44" w:rsidP="0055376D">
            <w:pPr>
              <w:pStyle w:val="TableEntry"/>
              <w:rPr>
                <w:i/>
                <w:iCs/>
                <w:noProof w:val="0"/>
                <w:sz w:val="16"/>
                <w:szCs w:val="16"/>
              </w:rPr>
            </w:pPr>
            <w:r w:rsidRPr="00A03C55">
              <w:rPr>
                <w:i/>
                <w:iCs/>
                <w:noProof w:val="0"/>
                <w:sz w:val="16"/>
                <w:szCs w:val="16"/>
              </w:rPr>
              <w:t>M</w:t>
            </w:r>
          </w:p>
        </w:tc>
        <w:tc>
          <w:tcPr>
            <w:tcW w:w="4878" w:type="dxa"/>
            <w:vAlign w:val="center"/>
          </w:tcPr>
          <w:p w14:paraId="7D91A5AB" w14:textId="77777777" w:rsidR="007A1F44" w:rsidRPr="00A03C55" w:rsidRDefault="007A1F44" w:rsidP="0055376D">
            <w:pPr>
              <w:pStyle w:val="TableEntry"/>
              <w:rPr>
                <w:i/>
                <w:iCs/>
                <w:noProof w:val="0"/>
                <w:sz w:val="16"/>
                <w:szCs w:val="16"/>
              </w:rPr>
            </w:pPr>
            <w:r w:rsidRPr="00A03C55">
              <w:rPr>
                <w:i/>
                <w:iCs/>
                <w:noProof w:val="0"/>
                <w:sz w:val="16"/>
                <w:szCs w:val="16"/>
              </w:rPr>
              <w:t>not specialized</w:t>
            </w:r>
          </w:p>
        </w:tc>
      </w:tr>
      <w:tr w:rsidR="007A1F44" w:rsidRPr="00A03C55" w14:paraId="058DBF68" w14:textId="77777777" w:rsidTr="0055376D">
        <w:trPr>
          <w:cantSplit/>
        </w:trPr>
        <w:tc>
          <w:tcPr>
            <w:tcW w:w="1458" w:type="dxa"/>
            <w:vMerge/>
            <w:vAlign w:val="center"/>
          </w:tcPr>
          <w:p w14:paraId="698C173F" w14:textId="77777777" w:rsidR="007A1F44" w:rsidRPr="00A03C55" w:rsidRDefault="007A1F44" w:rsidP="0055376D">
            <w:pPr>
              <w:pStyle w:val="TableLabel"/>
              <w:rPr>
                <w:noProof w:val="0"/>
                <w:sz w:val="16"/>
              </w:rPr>
            </w:pPr>
          </w:p>
        </w:tc>
        <w:tc>
          <w:tcPr>
            <w:tcW w:w="2610" w:type="dxa"/>
            <w:vAlign w:val="center"/>
          </w:tcPr>
          <w:p w14:paraId="3E64C007" w14:textId="77777777" w:rsidR="007A1F44" w:rsidRPr="00A03C55" w:rsidRDefault="007A1F44" w:rsidP="00631CA0">
            <w:pPr>
              <w:pStyle w:val="TableEntry"/>
              <w:rPr>
                <w:i/>
                <w:iCs/>
                <w:noProof w:val="0"/>
                <w:sz w:val="16"/>
                <w:szCs w:val="16"/>
              </w:rPr>
            </w:pPr>
            <w:r w:rsidRPr="00A03C55">
              <w:rPr>
                <w:i/>
                <w:iCs/>
                <w:noProof w:val="0"/>
                <w:sz w:val="16"/>
                <w:szCs w:val="16"/>
              </w:rPr>
              <w:t>EventOutcomeIndicator</w:t>
            </w:r>
          </w:p>
        </w:tc>
        <w:tc>
          <w:tcPr>
            <w:tcW w:w="720" w:type="dxa"/>
            <w:vAlign w:val="center"/>
          </w:tcPr>
          <w:p w14:paraId="3A2794D9" w14:textId="77777777" w:rsidR="007A1F44" w:rsidRPr="00A03C55" w:rsidRDefault="007A1F44" w:rsidP="0055376D">
            <w:pPr>
              <w:pStyle w:val="TableEntry"/>
              <w:rPr>
                <w:i/>
                <w:iCs/>
                <w:noProof w:val="0"/>
                <w:sz w:val="16"/>
                <w:szCs w:val="16"/>
              </w:rPr>
            </w:pPr>
            <w:r w:rsidRPr="00A03C55">
              <w:rPr>
                <w:i/>
                <w:iCs/>
                <w:noProof w:val="0"/>
                <w:sz w:val="16"/>
                <w:szCs w:val="16"/>
              </w:rPr>
              <w:t>M</w:t>
            </w:r>
          </w:p>
        </w:tc>
        <w:tc>
          <w:tcPr>
            <w:tcW w:w="4878" w:type="dxa"/>
            <w:vAlign w:val="center"/>
          </w:tcPr>
          <w:p w14:paraId="1B862D8A" w14:textId="77777777" w:rsidR="007A1F44" w:rsidRPr="00A03C55" w:rsidRDefault="007A1F44" w:rsidP="0055376D">
            <w:pPr>
              <w:pStyle w:val="TableEntry"/>
              <w:rPr>
                <w:i/>
                <w:iCs/>
                <w:noProof w:val="0"/>
                <w:sz w:val="16"/>
                <w:szCs w:val="16"/>
              </w:rPr>
            </w:pPr>
            <w:r w:rsidRPr="00A03C55">
              <w:rPr>
                <w:i/>
                <w:iCs/>
                <w:noProof w:val="0"/>
                <w:sz w:val="16"/>
                <w:szCs w:val="16"/>
              </w:rPr>
              <w:t>not specialized</w:t>
            </w:r>
          </w:p>
        </w:tc>
      </w:tr>
      <w:tr w:rsidR="007A1F44" w:rsidRPr="00A03C55" w14:paraId="66850B5D" w14:textId="77777777" w:rsidTr="0055376D">
        <w:trPr>
          <w:cantSplit/>
        </w:trPr>
        <w:tc>
          <w:tcPr>
            <w:tcW w:w="1458" w:type="dxa"/>
            <w:vMerge/>
            <w:vAlign w:val="center"/>
          </w:tcPr>
          <w:p w14:paraId="29F4BC12" w14:textId="77777777" w:rsidR="007A1F44" w:rsidRPr="00A03C55" w:rsidRDefault="007A1F44" w:rsidP="0055376D">
            <w:pPr>
              <w:pStyle w:val="TableLabel"/>
              <w:rPr>
                <w:noProof w:val="0"/>
                <w:sz w:val="16"/>
              </w:rPr>
            </w:pPr>
          </w:p>
        </w:tc>
        <w:tc>
          <w:tcPr>
            <w:tcW w:w="2610" w:type="dxa"/>
            <w:vAlign w:val="center"/>
          </w:tcPr>
          <w:p w14:paraId="2CDFB65D" w14:textId="77777777" w:rsidR="007A1F44" w:rsidRPr="00A03C55" w:rsidRDefault="007A1F44" w:rsidP="0055376D">
            <w:pPr>
              <w:pStyle w:val="TableEntry"/>
              <w:rPr>
                <w:noProof w:val="0"/>
                <w:sz w:val="16"/>
                <w:szCs w:val="16"/>
              </w:rPr>
            </w:pPr>
            <w:r w:rsidRPr="00A03C55">
              <w:rPr>
                <w:noProof w:val="0"/>
                <w:sz w:val="16"/>
                <w:szCs w:val="16"/>
              </w:rPr>
              <w:t>EventTypeCode</w:t>
            </w:r>
          </w:p>
        </w:tc>
        <w:tc>
          <w:tcPr>
            <w:tcW w:w="720" w:type="dxa"/>
            <w:vAlign w:val="center"/>
          </w:tcPr>
          <w:p w14:paraId="1D63CDA0"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18D443AD" w14:textId="77777777" w:rsidR="007A1F44" w:rsidRPr="00A03C55" w:rsidRDefault="007A1F44" w:rsidP="0055376D">
            <w:pPr>
              <w:pStyle w:val="TableEntry"/>
              <w:rPr>
                <w:noProof w:val="0"/>
                <w:sz w:val="16"/>
                <w:szCs w:val="16"/>
              </w:rPr>
            </w:pPr>
            <w:r w:rsidRPr="00A03C55">
              <w:rPr>
                <w:noProof w:val="0"/>
                <w:sz w:val="16"/>
                <w:szCs w:val="16"/>
              </w:rPr>
              <w:t>EV(“ITI-48”, “IHE Transactions”, “Retrieve Value Sets”) or</w:t>
            </w:r>
          </w:p>
          <w:p w14:paraId="22350171" w14:textId="77777777" w:rsidR="007A1F44" w:rsidRPr="00A03C55" w:rsidRDefault="007A1F44" w:rsidP="0055376D">
            <w:pPr>
              <w:pStyle w:val="TableEntry"/>
              <w:rPr>
                <w:noProof w:val="0"/>
                <w:sz w:val="16"/>
                <w:szCs w:val="16"/>
              </w:rPr>
            </w:pPr>
            <w:r w:rsidRPr="00A03C55">
              <w:rPr>
                <w:noProof w:val="0"/>
                <w:sz w:val="16"/>
                <w:szCs w:val="16"/>
              </w:rPr>
              <w:t>EV(“ITI-60”,”IHE Transactions”,”Retrieve Multiple Value Sets”)</w:t>
            </w:r>
          </w:p>
        </w:tc>
      </w:tr>
      <w:tr w:rsidR="007A1F44" w:rsidRPr="00A03C55" w14:paraId="5D163398" w14:textId="77777777" w:rsidTr="0055376D">
        <w:trPr>
          <w:cantSplit/>
        </w:trPr>
        <w:tc>
          <w:tcPr>
            <w:tcW w:w="9666" w:type="dxa"/>
            <w:gridSpan w:val="4"/>
          </w:tcPr>
          <w:p w14:paraId="1911DB49" w14:textId="77777777" w:rsidR="007A1F44" w:rsidRPr="00A03C55" w:rsidRDefault="007A1F44" w:rsidP="00A53067">
            <w:pPr>
              <w:pStyle w:val="TableEntry"/>
              <w:rPr>
                <w:noProof w:val="0"/>
              </w:rPr>
            </w:pPr>
            <w:r w:rsidRPr="00A03C55">
              <w:rPr>
                <w:noProof w:val="0"/>
              </w:rPr>
              <w:t>Source (Value Set Repository) (1)</w:t>
            </w:r>
          </w:p>
        </w:tc>
      </w:tr>
      <w:tr w:rsidR="007A1F44" w:rsidRPr="00A03C55" w14:paraId="495D2937" w14:textId="77777777" w:rsidTr="0055376D">
        <w:trPr>
          <w:cantSplit/>
        </w:trPr>
        <w:tc>
          <w:tcPr>
            <w:tcW w:w="9666" w:type="dxa"/>
            <w:gridSpan w:val="4"/>
          </w:tcPr>
          <w:p w14:paraId="37C63146" w14:textId="77777777" w:rsidR="007A1F44" w:rsidRPr="00A03C55" w:rsidRDefault="007A1F44" w:rsidP="00A53067">
            <w:pPr>
              <w:pStyle w:val="TableEntry"/>
              <w:rPr>
                <w:noProof w:val="0"/>
              </w:rPr>
            </w:pPr>
            <w:r w:rsidRPr="00A03C55">
              <w:rPr>
                <w:noProof w:val="0"/>
              </w:rPr>
              <w:t>Human Requestor (0..n)</w:t>
            </w:r>
          </w:p>
        </w:tc>
      </w:tr>
      <w:tr w:rsidR="007A1F44" w:rsidRPr="00A03C55" w14:paraId="0A5F44D6" w14:textId="77777777" w:rsidTr="0055376D">
        <w:trPr>
          <w:cantSplit/>
        </w:trPr>
        <w:tc>
          <w:tcPr>
            <w:tcW w:w="9666" w:type="dxa"/>
            <w:gridSpan w:val="4"/>
          </w:tcPr>
          <w:p w14:paraId="1602F435" w14:textId="77777777" w:rsidR="007A1F44" w:rsidRPr="00A03C55" w:rsidRDefault="007A1F44" w:rsidP="00A53067">
            <w:pPr>
              <w:pStyle w:val="TableEntry"/>
              <w:rPr>
                <w:noProof w:val="0"/>
              </w:rPr>
            </w:pPr>
            <w:r w:rsidRPr="00A03C55">
              <w:rPr>
                <w:noProof w:val="0"/>
              </w:rPr>
              <w:t>Destination (Value Set Consumer) (1)</w:t>
            </w:r>
          </w:p>
        </w:tc>
      </w:tr>
      <w:tr w:rsidR="007A1F44" w:rsidRPr="00A03C55" w14:paraId="578E3462" w14:textId="77777777" w:rsidTr="0055376D">
        <w:trPr>
          <w:cantSplit/>
        </w:trPr>
        <w:tc>
          <w:tcPr>
            <w:tcW w:w="9666" w:type="dxa"/>
            <w:gridSpan w:val="4"/>
          </w:tcPr>
          <w:p w14:paraId="03E08656" w14:textId="77777777" w:rsidR="007A1F44" w:rsidRPr="00A03C55" w:rsidRDefault="007A1F44" w:rsidP="00A53067">
            <w:pPr>
              <w:pStyle w:val="TableEntry"/>
              <w:rPr>
                <w:noProof w:val="0"/>
              </w:rPr>
            </w:pPr>
            <w:r w:rsidRPr="00A03C55">
              <w:rPr>
                <w:noProof w:val="0"/>
              </w:rPr>
              <w:t>Audit Source (Value Set Consumer) (1)</w:t>
            </w:r>
          </w:p>
        </w:tc>
      </w:tr>
      <w:tr w:rsidR="007A1F44" w:rsidRPr="00A03C55" w14:paraId="12962D2E" w14:textId="77777777" w:rsidTr="0055376D">
        <w:trPr>
          <w:cantSplit/>
        </w:trPr>
        <w:tc>
          <w:tcPr>
            <w:tcW w:w="9666" w:type="dxa"/>
            <w:gridSpan w:val="4"/>
          </w:tcPr>
          <w:p w14:paraId="057C74B6" w14:textId="77777777" w:rsidR="007A1F44" w:rsidRPr="00A03C55" w:rsidRDefault="007A1F44" w:rsidP="00A53067">
            <w:pPr>
              <w:pStyle w:val="TableEntry"/>
              <w:rPr>
                <w:noProof w:val="0"/>
              </w:rPr>
            </w:pPr>
            <w:r w:rsidRPr="00A03C55">
              <w:rPr>
                <w:noProof w:val="0"/>
              </w:rPr>
              <w:t>ValueSetInstance (1)</w:t>
            </w:r>
          </w:p>
        </w:tc>
      </w:tr>
    </w:tbl>
    <w:p w14:paraId="30EF5BFA" w14:textId="77777777" w:rsidR="00BF0E97" w:rsidRPr="00A03C55" w:rsidRDefault="00BF0E97" w:rsidP="00D372D5">
      <w:pPr>
        <w:pStyle w:val="BodyText"/>
      </w:pPr>
    </w:p>
    <w:p w14:paraId="3E22DD4F" w14:textId="77777777" w:rsidR="00BF0E97" w:rsidRPr="00A03C55" w:rsidRDefault="00BF0E97" w:rsidP="00D372D5">
      <w:pPr>
        <w:pStyle w:val="BodyText"/>
      </w:pPr>
    </w:p>
    <w:p w14:paraId="464B5508" w14:textId="77777777" w:rsidR="00BF0E97" w:rsidRPr="00A03C55" w:rsidRDefault="00BF0E97" w:rsidP="00D372D5">
      <w:pPr>
        <w:pStyle w:val="BodyText"/>
      </w:pPr>
    </w:p>
    <w:p w14:paraId="2C83B9BF" w14:textId="6F8E6F28" w:rsidR="007A1F44" w:rsidRPr="00A03C55" w:rsidRDefault="007A1F44" w:rsidP="00D372D5">
      <w:pPr>
        <w:pStyle w:val="BodyText"/>
      </w:pPr>
      <w:r w:rsidRPr="00A03C55">
        <w:lastRenderedPageBreak/>
        <w:t>Where:</w:t>
      </w:r>
    </w:p>
    <w:p w14:paraId="54880DC1" w14:textId="77777777" w:rsidR="00BF0E97" w:rsidRPr="00A03C55" w:rsidRDefault="00BF0E97"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A03C55" w14:paraId="551B2AC7" w14:textId="77777777" w:rsidTr="003462A5">
        <w:trPr>
          <w:cantSplit/>
        </w:trPr>
        <w:tc>
          <w:tcPr>
            <w:tcW w:w="1548" w:type="dxa"/>
            <w:vMerge w:val="restart"/>
            <w:shd w:val="clear" w:color="auto" w:fill="FFFFFF" w:themeFill="background1"/>
          </w:tcPr>
          <w:p w14:paraId="54799C8B" w14:textId="77777777" w:rsidR="007A1F44" w:rsidRPr="00A03C55" w:rsidRDefault="007A1F44" w:rsidP="003462A5">
            <w:pPr>
              <w:pStyle w:val="TableEntryHeader"/>
              <w:rPr>
                <w:noProof w:val="0"/>
              </w:rPr>
            </w:pPr>
            <w:r w:rsidRPr="00A03C55">
              <w:rPr>
                <w:noProof w:val="0"/>
              </w:rPr>
              <w:t>Source</w:t>
            </w:r>
          </w:p>
          <w:p w14:paraId="58775743" w14:textId="77777777" w:rsidR="007A1F44" w:rsidRPr="00A03C55" w:rsidRDefault="007A1F44" w:rsidP="00D372D5">
            <w:pPr>
              <w:pStyle w:val="TableEntry"/>
              <w:rPr>
                <w:bCs/>
                <w:noProof w:val="0"/>
                <w:sz w:val="12"/>
              </w:rPr>
            </w:pPr>
            <w:r w:rsidRPr="00A03C55">
              <w:rPr>
                <w:bCs/>
                <w:noProof w:val="0"/>
                <w:sz w:val="12"/>
              </w:rPr>
              <w:t>A</w:t>
            </w:r>
            <w:r w:rsidRPr="00A03C55">
              <w:rPr>
                <w:rStyle w:val="TableEntryHeaderChar"/>
                <w:noProof w:val="0"/>
                <w:sz w:val="12"/>
              </w:rPr>
              <w:t>uditMessage/</w:t>
            </w:r>
            <w:r w:rsidRPr="00A03C55">
              <w:rPr>
                <w:rStyle w:val="TableEntryHeaderChar"/>
                <w:noProof w:val="0"/>
                <w:sz w:val="12"/>
              </w:rPr>
              <w:br/>
              <w:t>ActiveParticipant</w:t>
            </w:r>
          </w:p>
        </w:tc>
        <w:tc>
          <w:tcPr>
            <w:tcW w:w="2700" w:type="dxa"/>
            <w:vAlign w:val="center"/>
          </w:tcPr>
          <w:p w14:paraId="755B8C37" w14:textId="77777777" w:rsidR="007A1F44" w:rsidRPr="00A03C55" w:rsidRDefault="007A1F44" w:rsidP="0055376D">
            <w:pPr>
              <w:pStyle w:val="TableEntry"/>
              <w:rPr>
                <w:noProof w:val="0"/>
                <w:sz w:val="16"/>
                <w:szCs w:val="16"/>
              </w:rPr>
            </w:pPr>
            <w:r w:rsidRPr="00A03C55">
              <w:rPr>
                <w:noProof w:val="0"/>
                <w:sz w:val="16"/>
                <w:szCs w:val="16"/>
              </w:rPr>
              <w:t>UserID</w:t>
            </w:r>
          </w:p>
        </w:tc>
        <w:tc>
          <w:tcPr>
            <w:tcW w:w="720" w:type="dxa"/>
            <w:vAlign w:val="center"/>
          </w:tcPr>
          <w:p w14:paraId="541F02E1"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44BE56F7" w14:textId="77777777" w:rsidR="007A1F44" w:rsidRPr="00A03C55" w:rsidRDefault="007A1F44" w:rsidP="0055376D">
            <w:pPr>
              <w:pStyle w:val="TableEntry"/>
              <w:rPr>
                <w:noProof w:val="0"/>
                <w:sz w:val="16"/>
                <w:szCs w:val="16"/>
              </w:rPr>
            </w:pPr>
            <w:r w:rsidRPr="00A03C55">
              <w:rPr>
                <w:noProof w:val="0"/>
                <w:sz w:val="16"/>
                <w:szCs w:val="16"/>
              </w:rPr>
              <w:t>Repository HTTP or SOAP endpoint URI</w:t>
            </w:r>
          </w:p>
        </w:tc>
      </w:tr>
      <w:tr w:rsidR="007A1F44" w:rsidRPr="00A03C55" w14:paraId="4806C12D" w14:textId="77777777" w:rsidTr="003462A5">
        <w:trPr>
          <w:cantSplit/>
        </w:trPr>
        <w:tc>
          <w:tcPr>
            <w:tcW w:w="1548" w:type="dxa"/>
            <w:vMerge/>
            <w:shd w:val="clear" w:color="auto" w:fill="FFFFFF" w:themeFill="background1"/>
            <w:textDirection w:val="btLr"/>
            <w:vAlign w:val="center"/>
          </w:tcPr>
          <w:p w14:paraId="0E450776" w14:textId="77777777" w:rsidR="007A1F44" w:rsidRPr="00A03C55" w:rsidRDefault="007A1F44" w:rsidP="0055376D">
            <w:pPr>
              <w:pStyle w:val="TableLabel"/>
              <w:rPr>
                <w:noProof w:val="0"/>
                <w:sz w:val="16"/>
              </w:rPr>
            </w:pPr>
          </w:p>
        </w:tc>
        <w:tc>
          <w:tcPr>
            <w:tcW w:w="2700" w:type="dxa"/>
            <w:vAlign w:val="center"/>
          </w:tcPr>
          <w:p w14:paraId="093BF451" w14:textId="77777777" w:rsidR="007A1F44" w:rsidRPr="00A03C55" w:rsidRDefault="007A1F44" w:rsidP="00FD765B">
            <w:pPr>
              <w:pStyle w:val="TableEntry"/>
              <w:rPr>
                <w:i/>
                <w:iCs/>
                <w:noProof w:val="0"/>
                <w:sz w:val="16"/>
                <w:szCs w:val="16"/>
              </w:rPr>
            </w:pPr>
            <w:r w:rsidRPr="00A03C55">
              <w:rPr>
                <w:i/>
                <w:iCs/>
                <w:noProof w:val="0"/>
                <w:sz w:val="16"/>
                <w:szCs w:val="16"/>
              </w:rPr>
              <w:t>AlternativeUserID</w:t>
            </w:r>
          </w:p>
        </w:tc>
        <w:tc>
          <w:tcPr>
            <w:tcW w:w="720" w:type="dxa"/>
            <w:vAlign w:val="center"/>
          </w:tcPr>
          <w:p w14:paraId="5C186E9D"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305856CD"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5254C3F7" w14:textId="77777777" w:rsidTr="003462A5">
        <w:trPr>
          <w:cantSplit/>
        </w:trPr>
        <w:tc>
          <w:tcPr>
            <w:tcW w:w="1548" w:type="dxa"/>
            <w:vMerge/>
            <w:shd w:val="clear" w:color="auto" w:fill="FFFFFF" w:themeFill="background1"/>
            <w:textDirection w:val="btLr"/>
            <w:vAlign w:val="center"/>
          </w:tcPr>
          <w:p w14:paraId="462DB8DC" w14:textId="77777777" w:rsidR="007A1F44" w:rsidRPr="00A03C55" w:rsidRDefault="007A1F44" w:rsidP="0055376D">
            <w:pPr>
              <w:pStyle w:val="TableLabel"/>
              <w:rPr>
                <w:noProof w:val="0"/>
                <w:sz w:val="16"/>
              </w:rPr>
            </w:pPr>
          </w:p>
        </w:tc>
        <w:tc>
          <w:tcPr>
            <w:tcW w:w="2700" w:type="dxa"/>
            <w:vAlign w:val="center"/>
          </w:tcPr>
          <w:p w14:paraId="63199DC5" w14:textId="77777777" w:rsidR="007A1F44" w:rsidRPr="00A03C55" w:rsidRDefault="007A1F44" w:rsidP="00FD765B">
            <w:pPr>
              <w:pStyle w:val="TableEntry"/>
              <w:rPr>
                <w:i/>
                <w:iCs/>
                <w:noProof w:val="0"/>
                <w:sz w:val="16"/>
                <w:szCs w:val="16"/>
              </w:rPr>
            </w:pPr>
            <w:r w:rsidRPr="00A03C55">
              <w:rPr>
                <w:i/>
                <w:iCs/>
                <w:noProof w:val="0"/>
                <w:sz w:val="16"/>
                <w:szCs w:val="16"/>
              </w:rPr>
              <w:t>UserName</w:t>
            </w:r>
          </w:p>
        </w:tc>
        <w:tc>
          <w:tcPr>
            <w:tcW w:w="720" w:type="dxa"/>
            <w:vAlign w:val="center"/>
          </w:tcPr>
          <w:p w14:paraId="68C68434"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22CA9F7A"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50267068" w14:textId="77777777" w:rsidTr="003462A5">
        <w:trPr>
          <w:cantSplit/>
        </w:trPr>
        <w:tc>
          <w:tcPr>
            <w:tcW w:w="1548" w:type="dxa"/>
            <w:vMerge/>
            <w:shd w:val="clear" w:color="auto" w:fill="FFFFFF" w:themeFill="background1"/>
            <w:textDirection w:val="btLr"/>
            <w:vAlign w:val="center"/>
          </w:tcPr>
          <w:p w14:paraId="18EEC0DC" w14:textId="77777777" w:rsidR="007A1F44" w:rsidRPr="00A03C55" w:rsidRDefault="007A1F44" w:rsidP="0055376D">
            <w:pPr>
              <w:pStyle w:val="TableLabel"/>
              <w:rPr>
                <w:noProof w:val="0"/>
                <w:sz w:val="16"/>
              </w:rPr>
            </w:pPr>
          </w:p>
        </w:tc>
        <w:tc>
          <w:tcPr>
            <w:tcW w:w="2700" w:type="dxa"/>
            <w:vAlign w:val="center"/>
          </w:tcPr>
          <w:p w14:paraId="1A698181" w14:textId="77777777" w:rsidR="007A1F44" w:rsidRPr="00A03C55" w:rsidRDefault="007A1F44" w:rsidP="0055376D">
            <w:pPr>
              <w:pStyle w:val="TableEntry"/>
              <w:rPr>
                <w:noProof w:val="0"/>
                <w:sz w:val="16"/>
                <w:szCs w:val="16"/>
              </w:rPr>
            </w:pPr>
            <w:r w:rsidRPr="00A03C55">
              <w:rPr>
                <w:noProof w:val="0"/>
                <w:sz w:val="16"/>
                <w:szCs w:val="16"/>
              </w:rPr>
              <w:t>UserIsRequestor</w:t>
            </w:r>
          </w:p>
        </w:tc>
        <w:tc>
          <w:tcPr>
            <w:tcW w:w="720" w:type="dxa"/>
            <w:vAlign w:val="center"/>
          </w:tcPr>
          <w:p w14:paraId="5C99F393"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192233B5" w14:textId="77777777" w:rsidR="007A1F44" w:rsidRPr="00A03C55" w:rsidRDefault="007A1F44" w:rsidP="0055376D">
            <w:pPr>
              <w:pStyle w:val="TableEntry"/>
              <w:rPr>
                <w:noProof w:val="0"/>
                <w:sz w:val="16"/>
                <w:szCs w:val="16"/>
              </w:rPr>
            </w:pPr>
            <w:r w:rsidRPr="00A03C55">
              <w:rPr>
                <w:noProof w:val="0"/>
                <w:sz w:val="16"/>
                <w:szCs w:val="16"/>
              </w:rPr>
              <w:t>“false”</w:t>
            </w:r>
          </w:p>
        </w:tc>
      </w:tr>
      <w:tr w:rsidR="007A1F44" w:rsidRPr="00A03C55" w14:paraId="2EBE97D3" w14:textId="77777777" w:rsidTr="003462A5">
        <w:trPr>
          <w:cantSplit/>
        </w:trPr>
        <w:tc>
          <w:tcPr>
            <w:tcW w:w="1548" w:type="dxa"/>
            <w:vMerge/>
            <w:shd w:val="clear" w:color="auto" w:fill="FFFFFF" w:themeFill="background1"/>
            <w:textDirection w:val="btLr"/>
            <w:vAlign w:val="center"/>
          </w:tcPr>
          <w:p w14:paraId="6DB334D3" w14:textId="77777777" w:rsidR="007A1F44" w:rsidRPr="00A03C55" w:rsidRDefault="007A1F44" w:rsidP="0055376D">
            <w:pPr>
              <w:pStyle w:val="TableLabel"/>
              <w:rPr>
                <w:noProof w:val="0"/>
                <w:sz w:val="16"/>
              </w:rPr>
            </w:pPr>
          </w:p>
        </w:tc>
        <w:tc>
          <w:tcPr>
            <w:tcW w:w="2700" w:type="dxa"/>
            <w:vAlign w:val="center"/>
          </w:tcPr>
          <w:p w14:paraId="0EFE63D6" w14:textId="77777777" w:rsidR="007A1F44" w:rsidRPr="00A03C55" w:rsidRDefault="007A1F44" w:rsidP="0055376D">
            <w:pPr>
              <w:pStyle w:val="TableEntry"/>
              <w:rPr>
                <w:noProof w:val="0"/>
                <w:sz w:val="16"/>
                <w:szCs w:val="16"/>
              </w:rPr>
            </w:pPr>
            <w:r w:rsidRPr="00A03C55">
              <w:rPr>
                <w:noProof w:val="0"/>
                <w:sz w:val="16"/>
                <w:szCs w:val="16"/>
              </w:rPr>
              <w:t>RoleIDCode</w:t>
            </w:r>
          </w:p>
        </w:tc>
        <w:tc>
          <w:tcPr>
            <w:tcW w:w="720" w:type="dxa"/>
            <w:vAlign w:val="center"/>
          </w:tcPr>
          <w:p w14:paraId="5048D2D8"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14CD9AF6" w14:textId="77777777" w:rsidR="007A1F44" w:rsidRPr="00A03C55" w:rsidRDefault="007A1F44" w:rsidP="0055376D">
            <w:pPr>
              <w:pStyle w:val="TableEntry"/>
              <w:rPr>
                <w:noProof w:val="0"/>
                <w:sz w:val="16"/>
                <w:szCs w:val="16"/>
              </w:rPr>
            </w:pPr>
            <w:r w:rsidRPr="00A03C55">
              <w:rPr>
                <w:noProof w:val="0"/>
                <w:sz w:val="16"/>
                <w:szCs w:val="16"/>
              </w:rPr>
              <w:t>EV(110153, DCM, “Source”)</w:t>
            </w:r>
          </w:p>
        </w:tc>
      </w:tr>
      <w:tr w:rsidR="007A1F44" w:rsidRPr="00A03C55" w14:paraId="027AE4C8" w14:textId="77777777" w:rsidTr="003462A5">
        <w:trPr>
          <w:cantSplit/>
        </w:trPr>
        <w:tc>
          <w:tcPr>
            <w:tcW w:w="1548" w:type="dxa"/>
            <w:vMerge/>
            <w:shd w:val="clear" w:color="auto" w:fill="FFFFFF" w:themeFill="background1"/>
            <w:textDirection w:val="btLr"/>
            <w:vAlign w:val="center"/>
          </w:tcPr>
          <w:p w14:paraId="60D345ED" w14:textId="77777777" w:rsidR="007A1F44" w:rsidRPr="00A03C55" w:rsidRDefault="007A1F44" w:rsidP="0055376D">
            <w:pPr>
              <w:pStyle w:val="TableLabel"/>
              <w:rPr>
                <w:noProof w:val="0"/>
                <w:sz w:val="16"/>
              </w:rPr>
            </w:pPr>
          </w:p>
        </w:tc>
        <w:tc>
          <w:tcPr>
            <w:tcW w:w="2700" w:type="dxa"/>
            <w:vAlign w:val="center"/>
          </w:tcPr>
          <w:p w14:paraId="242E91DB" w14:textId="77777777" w:rsidR="007A1F44" w:rsidRPr="00A03C55" w:rsidRDefault="007A1F44" w:rsidP="0055376D">
            <w:pPr>
              <w:pStyle w:val="TableEntry"/>
              <w:rPr>
                <w:noProof w:val="0"/>
                <w:sz w:val="16"/>
                <w:szCs w:val="16"/>
              </w:rPr>
            </w:pPr>
            <w:r w:rsidRPr="00A03C55">
              <w:rPr>
                <w:noProof w:val="0"/>
                <w:sz w:val="16"/>
                <w:szCs w:val="16"/>
              </w:rPr>
              <w:t>NetworkAccessPointTypeCode</w:t>
            </w:r>
          </w:p>
        </w:tc>
        <w:tc>
          <w:tcPr>
            <w:tcW w:w="720" w:type="dxa"/>
            <w:vAlign w:val="center"/>
          </w:tcPr>
          <w:p w14:paraId="299E4298"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376D985C"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15D45396" w14:textId="77777777" w:rsidTr="003462A5">
        <w:trPr>
          <w:cantSplit/>
        </w:trPr>
        <w:tc>
          <w:tcPr>
            <w:tcW w:w="1548" w:type="dxa"/>
            <w:vMerge/>
            <w:shd w:val="clear" w:color="auto" w:fill="FFFFFF" w:themeFill="background1"/>
            <w:textDirection w:val="btLr"/>
            <w:vAlign w:val="center"/>
          </w:tcPr>
          <w:p w14:paraId="3FA77A96" w14:textId="77777777" w:rsidR="007A1F44" w:rsidRPr="00A03C55" w:rsidRDefault="007A1F44" w:rsidP="0055376D">
            <w:pPr>
              <w:pStyle w:val="TableLabel"/>
              <w:rPr>
                <w:noProof w:val="0"/>
                <w:sz w:val="16"/>
              </w:rPr>
            </w:pPr>
          </w:p>
        </w:tc>
        <w:tc>
          <w:tcPr>
            <w:tcW w:w="2700" w:type="dxa"/>
            <w:vAlign w:val="center"/>
          </w:tcPr>
          <w:p w14:paraId="1716B399" w14:textId="77777777" w:rsidR="007A1F44" w:rsidRPr="00A03C55" w:rsidRDefault="007A1F44" w:rsidP="0055376D">
            <w:pPr>
              <w:pStyle w:val="TableEntry"/>
              <w:rPr>
                <w:noProof w:val="0"/>
                <w:sz w:val="16"/>
                <w:szCs w:val="16"/>
              </w:rPr>
            </w:pPr>
            <w:r w:rsidRPr="00A03C55">
              <w:rPr>
                <w:noProof w:val="0"/>
                <w:sz w:val="16"/>
                <w:szCs w:val="16"/>
              </w:rPr>
              <w:t>NetworkAccessPointID</w:t>
            </w:r>
          </w:p>
        </w:tc>
        <w:tc>
          <w:tcPr>
            <w:tcW w:w="720" w:type="dxa"/>
            <w:vAlign w:val="center"/>
          </w:tcPr>
          <w:p w14:paraId="5CF4BCA9"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33F6958F"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51868B8C" w14:textId="77777777" w:rsidR="003570EE" w:rsidRPr="00A03C55" w:rsidRDefault="003570EE"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A03C55" w14:paraId="755EF2BC" w14:textId="77777777" w:rsidTr="00ED4370">
        <w:trPr>
          <w:cantSplit/>
        </w:trPr>
        <w:tc>
          <w:tcPr>
            <w:tcW w:w="1548" w:type="dxa"/>
            <w:vMerge w:val="restart"/>
            <w:shd w:val="clear" w:color="auto" w:fill="FFFFFF" w:themeFill="background1"/>
          </w:tcPr>
          <w:p w14:paraId="03D6E66C" w14:textId="77777777" w:rsidR="007A1F44" w:rsidRPr="00A03C55" w:rsidRDefault="007A1F44" w:rsidP="00ED4370">
            <w:pPr>
              <w:pStyle w:val="TableEntryHeader"/>
              <w:rPr>
                <w:noProof w:val="0"/>
              </w:rPr>
            </w:pPr>
            <w:r w:rsidRPr="00A03C55">
              <w:rPr>
                <w:noProof w:val="0"/>
              </w:rPr>
              <w:t>Destination</w:t>
            </w:r>
          </w:p>
          <w:p w14:paraId="66526E2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700" w:type="dxa"/>
            <w:vAlign w:val="center"/>
          </w:tcPr>
          <w:p w14:paraId="03590C31" w14:textId="77777777" w:rsidR="007A1F44" w:rsidRPr="00A03C55" w:rsidRDefault="007A1F44" w:rsidP="00A42D84">
            <w:pPr>
              <w:pStyle w:val="TableEntry"/>
              <w:rPr>
                <w:i/>
                <w:noProof w:val="0"/>
                <w:sz w:val="16"/>
                <w:szCs w:val="16"/>
              </w:rPr>
            </w:pPr>
            <w:r w:rsidRPr="00A03C55">
              <w:rPr>
                <w:i/>
                <w:noProof w:val="0"/>
                <w:sz w:val="16"/>
                <w:szCs w:val="16"/>
              </w:rPr>
              <w:t>UserID</w:t>
            </w:r>
          </w:p>
        </w:tc>
        <w:tc>
          <w:tcPr>
            <w:tcW w:w="720" w:type="dxa"/>
            <w:vAlign w:val="center"/>
          </w:tcPr>
          <w:p w14:paraId="0A35597E" w14:textId="77777777" w:rsidR="007A1F44" w:rsidRPr="00A03C55" w:rsidRDefault="007A1F44" w:rsidP="00A42D84">
            <w:pPr>
              <w:pStyle w:val="TableEntry"/>
              <w:jc w:val="center"/>
              <w:rPr>
                <w:noProof w:val="0"/>
                <w:sz w:val="16"/>
                <w:szCs w:val="16"/>
              </w:rPr>
            </w:pPr>
            <w:r w:rsidRPr="00A03C55">
              <w:rPr>
                <w:i/>
                <w:noProof w:val="0"/>
                <w:sz w:val="16"/>
                <w:szCs w:val="16"/>
              </w:rPr>
              <w:t>U</w:t>
            </w:r>
          </w:p>
        </w:tc>
        <w:tc>
          <w:tcPr>
            <w:tcW w:w="4698" w:type="dxa"/>
            <w:vAlign w:val="center"/>
          </w:tcPr>
          <w:p w14:paraId="3BB6F843" w14:textId="77777777" w:rsidR="007A1F44" w:rsidRPr="00A03C55" w:rsidRDefault="007A1F44" w:rsidP="00A42D84">
            <w:pPr>
              <w:pStyle w:val="TableEntry"/>
              <w:rPr>
                <w:noProof w:val="0"/>
                <w:sz w:val="16"/>
                <w:szCs w:val="16"/>
              </w:rPr>
            </w:pPr>
            <w:r w:rsidRPr="00A03C55">
              <w:rPr>
                <w:i/>
                <w:noProof w:val="0"/>
                <w:sz w:val="16"/>
                <w:szCs w:val="16"/>
              </w:rPr>
              <w:t>not specialized.</w:t>
            </w:r>
          </w:p>
        </w:tc>
      </w:tr>
      <w:tr w:rsidR="007A1F44" w:rsidRPr="00A03C55" w14:paraId="3A6C4561" w14:textId="77777777" w:rsidTr="00ED4370">
        <w:trPr>
          <w:cantSplit/>
        </w:trPr>
        <w:tc>
          <w:tcPr>
            <w:tcW w:w="1548" w:type="dxa"/>
            <w:vMerge/>
            <w:shd w:val="clear" w:color="auto" w:fill="FFFFFF" w:themeFill="background1"/>
            <w:textDirection w:val="btLr"/>
            <w:vAlign w:val="center"/>
          </w:tcPr>
          <w:p w14:paraId="569312AD" w14:textId="77777777" w:rsidR="007A1F44" w:rsidRPr="00A03C55" w:rsidRDefault="007A1F44" w:rsidP="0055376D">
            <w:pPr>
              <w:pStyle w:val="TableLabel"/>
              <w:rPr>
                <w:noProof w:val="0"/>
                <w:sz w:val="16"/>
              </w:rPr>
            </w:pPr>
          </w:p>
        </w:tc>
        <w:tc>
          <w:tcPr>
            <w:tcW w:w="2700" w:type="dxa"/>
            <w:vAlign w:val="center"/>
          </w:tcPr>
          <w:p w14:paraId="634064C4" w14:textId="77777777" w:rsidR="007A1F44" w:rsidRPr="00A03C55" w:rsidRDefault="007A1F44" w:rsidP="0055376D">
            <w:pPr>
              <w:pStyle w:val="TableEntry"/>
              <w:rPr>
                <w:noProof w:val="0"/>
                <w:sz w:val="16"/>
                <w:szCs w:val="16"/>
              </w:rPr>
            </w:pPr>
            <w:r w:rsidRPr="00A03C55">
              <w:rPr>
                <w:noProof w:val="0"/>
                <w:sz w:val="16"/>
                <w:szCs w:val="16"/>
              </w:rPr>
              <w:t>AlternativeUserID</w:t>
            </w:r>
          </w:p>
        </w:tc>
        <w:tc>
          <w:tcPr>
            <w:tcW w:w="720" w:type="dxa"/>
            <w:vAlign w:val="center"/>
          </w:tcPr>
          <w:p w14:paraId="38669EF3"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53ECB1C2" w14:textId="77777777" w:rsidR="007A1F44" w:rsidRPr="00A03C55" w:rsidRDefault="007A1F44" w:rsidP="0055376D">
            <w:pPr>
              <w:pStyle w:val="TableEntry"/>
              <w:rPr>
                <w:noProof w:val="0"/>
                <w:sz w:val="16"/>
                <w:szCs w:val="16"/>
              </w:rPr>
            </w:pPr>
            <w:r w:rsidRPr="00A03C55">
              <w:rPr>
                <w:noProof w:val="0"/>
                <w:sz w:val="16"/>
                <w:szCs w:val="16"/>
              </w:rPr>
              <w:t>the process ID as used within the local operating system in the local system logs.</w:t>
            </w:r>
          </w:p>
        </w:tc>
      </w:tr>
      <w:tr w:rsidR="007A1F44" w:rsidRPr="00A03C55" w14:paraId="7C0294ED" w14:textId="77777777" w:rsidTr="00ED4370">
        <w:trPr>
          <w:cantSplit/>
        </w:trPr>
        <w:tc>
          <w:tcPr>
            <w:tcW w:w="1548" w:type="dxa"/>
            <w:vMerge/>
            <w:shd w:val="clear" w:color="auto" w:fill="FFFFFF" w:themeFill="background1"/>
            <w:textDirection w:val="btLr"/>
            <w:vAlign w:val="center"/>
          </w:tcPr>
          <w:p w14:paraId="66AE7546" w14:textId="77777777" w:rsidR="007A1F44" w:rsidRPr="00A03C55" w:rsidRDefault="007A1F44" w:rsidP="0055376D">
            <w:pPr>
              <w:pStyle w:val="TableLabel"/>
              <w:rPr>
                <w:noProof w:val="0"/>
                <w:sz w:val="16"/>
              </w:rPr>
            </w:pPr>
          </w:p>
        </w:tc>
        <w:tc>
          <w:tcPr>
            <w:tcW w:w="2700" w:type="dxa"/>
            <w:vAlign w:val="center"/>
          </w:tcPr>
          <w:p w14:paraId="4DD5F2DE" w14:textId="77777777" w:rsidR="007A1F44" w:rsidRPr="00A03C55" w:rsidRDefault="007A1F44" w:rsidP="00FD765B">
            <w:pPr>
              <w:pStyle w:val="TableEntry"/>
              <w:rPr>
                <w:i/>
                <w:iCs/>
                <w:noProof w:val="0"/>
                <w:sz w:val="16"/>
                <w:szCs w:val="16"/>
              </w:rPr>
            </w:pPr>
            <w:r w:rsidRPr="00A03C55">
              <w:rPr>
                <w:i/>
                <w:iCs/>
                <w:noProof w:val="0"/>
                <w:sz w:val="16"/>
                <w:szCs w:val="16"/>
              </w:rPr>
              <w:t>UserName</w:t>
            </w:r>
          </w:p>
        </w:tc>
        <w:tc>
          <w:tcPr>
            <w:tcW w:w="720" w:type="dxa"/>
            <w:vAlign w:val="center"/>
          </w:tcPr>
          <w:p w14:paraId="23D312D4"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7386233B"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2DBED1B2" w14:textId="77777777" w:rsidTr="00ED4370">
        <w:trPr>
          <w:cantSplit/>
        </w:trPr>
        <w:tc>
          <w:tcPr>
            <w:tcW w:w="1548" w:type="dxa"/>
            <w:vMerge/>
            <w:shd w:val="clear" w:color="auto" w:fill="FFFFFF" w:themeFill="background1"/>
            <w:textDirection w:val="btLr"/>
            <w:vAlign w:val="center"/>
          </w:tcPr>
          <w:p w14:paraId="0A184A1A" w14:textId="77777777" w:rsidR="007A1F44" w:rsidRPr="00A03C55" w:rsidRDefault="007A1F44" w:rsidP="0098263A">
            <w:pPr>
              <w:pStyle w:val="TableLabel"/>
              <w:rPr>
                <w:noProof w:val="0"/>
                <w:sz w:val="16"/>
              </w:rPr>
            </w:pPr>
          </w:p>
        </w:tc>
        <w:tc>
          <w:tcPr>
            <w:tcW w:w="2700" w:type="dxa"/>
            <w:vAlign w:val="center"/>
          </w:tcPr>
          <w:p w14:paraId="60DF809D" w14:textId="77777777" w:rsidR="007A1F44" w:rsidRPr="00A03C55" w:rsidRDefault="007A1F44" w:rsidP="00FD765B">
            <w:pPr>
              <w:pStyle w:val="TableEntry"/>
              <w:rPr>
                <w:i/>
                <w:iCs/>
                <w:noProof w:val="0"/>
                <w:sz w:val="16"/>
                <w:szCs w:val="16"/>
              </w:rPr>
            </w:pPr>
            <w:r w:rsidRPr="00A03C55">
              <w:rPr>
                <w:i/>
                <w:iCs/>
                <w:noProof w:val="0"/>
                <w:sz w:val="16"/>
                <w:szCs w:val="16"/>
              </w:rPr>
              <w:t>UserIsRequestor</w:t>
            </w:r>
          </w:p>
        </w:tc>
        <w:tc>
          <w:tcPr>
            <w:tcW w:w="720" w:type="dxa"/>
            <w:vAlign w:val="center"/>
          </w:tcPr>
          <w:p w14:paraId="7955F793"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7207BBDC" w14:textId="77777777" w:rsidR="007A1F44" w:rsidRPr="00A03C55" w:rsidRDefault="007A1F44" w:rsidP="0098263A">
            <w:pPr>
              <w:pStyle w:val="TableEntry"/>
              <w:rPr>
                <w:noProof w:val="0"/>
                <w:sz w:val="16"/>
                <w:szCs w:val="16"/>
              </w:rPr>
            </w:pPr>
            <w:r w:rsidRPr="00A03C55">
              <w:rPr>
                <w:i/>
                <w:iCs/>
                <w:noProof w:val="0"/>
                <w:sz w:val="16"/>
                <w:szCs w:val="16"/>
              </w:rPr>
              <w:t>not specialized</w:t>
            </w:r>
          </w:p>
        </w:tc>
      </w:tr>
      <w:tr w:rsidR="007A1F44" w:rsidRPr="00A03C55" w14:paraId="44F585C2" w14:textId="77777777" w:rsidTr="00ED4370">
        <w:trPr>
          <w:cantSplit/>
        </w:trPr>
        <w:tc>
          <w:tcPr>
            <w:tcW w:w="1548" w:type="dxa"/>
            <w:vMerge/>
            <w:shd w:val="clear" w:color="auto" w:fill="FFFFFF" w:themeFill="background1"/>
            <w:textDirection w:val="btLr"/>
            <w:vAlign w:val="center"/>
          </w:tcPr>
          <w:p w14:paraId="0C7F6D5D" w14:textId="77777777" w:rsidR="007A1F44" w:rsidRPr="00A03C55" w:rsidRDefault="007A1F44" w:rsidP="0055376D">
            <w:pPr>
              <w:pStyle w:val="TableLabel"/>
              <w:rPr>
                <w:noProof w:val="0"/>
                <w:sz w:val="16"/>
              </w:rPr>
            </w:pPr>
          </w:p>
        </w:tc>
        <w:tc>
          <w:tcPr>
            <w:tcW w:w="2700" w:type="dxa"/>
            <w:vAlign w:val="center"/>
          </w:tcPr>
          <w:p w14:paraId="0F933825" w14:textId="77777777" w:rsidR="007A1F44" w:rsidRPr="00A03C55" w:rsidRDefault="007A1F44" w:rsidP="0055376D">
            <w:pPr>
              <w:pStyle w:val="TableEntry"/>
              <w:rPr>
                <w:noProof w:val="0"/>
                <w:sz w:val="16"/>
                <w:szCs w:val="16"/>
              </w:rPr>
            </w:pPr>
            <w:r w:rsidRPr="00A03C55">
              <w:rPr>
                <w:noProof w:val="0"/>
                <w:sz w:val="16"/>
                <w:szCs w:val="16"/>
              </w:rPr>
              <w:t>RoleIDCode</w:t>
            </w:r>
          </w:p>
        </w:tc>
        <w:tc>
          <w:tcPr>
            <w:tcW w:w="720" w:type="dxa"/>
            <w:vAlign w:val="center"/>
          </w:tcPr>
          <w:p w14:paraId="1DDD8F21"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57C8947E" w14:textId="77777777" w:rsidR="007A1F44" w:rsidRPr="00A03C55" w:rsidRDefault="007A1F44" w:rsidP="0055376D">
            <w:pPr>
              <w:pStyle w:val="TableEntry"/>
              <w:rPr>
                <w:noProof w:val="0"/>
                <w:sz w:val="16"/>
                <w:szCs w:val="16"/>
              </w:rPr>
            </w:pPr>
            <w:r w:rsidRPr="00A03C55">
              <w:rPr>
                <w:noProof w:val="0"/>
                <w:sz w:val="16"/>
                <w:szCs w:val="16"/>
              </w:rPr>
              <w:t>EV(110152, DCM, “Destination”)</w:t>
            </w:r>
          </w:p>
        </w:tc>
      </w:tr>
      <w:tr w:rsidR="007A1F44" w:rsidRPr="00A03C55" w14:paraId="48D1D3AE" w14:textId="77777777" w:rsidTr="00ED4370">
        <w:trPr>
          <w:cantSplit/>
        </w:trPr>
        <w:tc>
          <w:tcPr>
            <w:tcW w:w="1548" w:type="dxa"/>
            <w:vMerge/>
            <w:shd w:val="clear" w:color="auto" w:fill="FFFFFF" w:themeFill="background1"/>
            <w:textDirection w:val="btLr"/>
            <w:vAlign w:val="center"/>
          </w:tcPr>
          <w:p w14:paraId="1A19311B" w14:textId="77777777" w:rsidR="007A1F44" w:rsidRPr="00A03C55" w:rsidRDefault="007A1F44" w:rsidP="0055376D">
            <w:pPr>
              <w:pStyle w:val="TableLabel"/>
              <w:rPr>
                <w:noProof w:val="0"/>
                <w:sz w:val="16"/>
              </w:rPr>
            </w:pPr>
          </w:p>
        </w:tc>
        <w:tc>
          <w:tcPr>
            <w:tcW w:w="2700" w:type="dxa"/>
            <w:vAlign w:val="center"/>
          </w:tcPr>
          <w:p w14:paraId="537D932D" w14:textId="77777777" w:rsidR="007A1F44" w:rsidRPr="00A03C55" w:rsidRDefault="007A1F44" w:rsidP="0055376D">
            <w:pPr>
              <w:pStyle w:val="TableEntry"/>
              <w:rPr>
                <w:noProof w:val="0"/>
                <w:sz w:val="16"/>
                <w:szCs w:val="16"/>
              </w:rPr>
            </w:pPr>
            <w:r w:rsidRPr="00A03C55">
              <w:rPr>
                <w:noProof w:val="0"/>
                <w:sz w:val="16"/>
                <w:szCs w:val="16"/>
              </w:rPr>
              <w:t>NetworkAccessPointTypeCode</w:t>
            </w:r>
          </w:p>
        </w:tc>
        <w:tc>
          <w:tcPr>
            <w:tcW w:w="720" w:type="dxa"/>
            <w:vAlign w:val="center"/>
          </w:tcPr>
          <w:p w14:paraId="1384124C"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4CBEA521"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3C212BBC" w14:textId="77777777" w:rsidTr="00ED4370">
        <w:trPr>
          <w:cantSplit/>
        </w:trPr>
        <w:tc>
          <w:tcPr>
            <w:tcW w:w="1548" w:type="dxa"/>
            <w:vMerge/>
            <w:shd w:val="clear" w:color="auto" w:fill="FFFFFF" w:themeFill="background1"/>
            <w:textDirection w:val="btLr"/>
            <w:vAlign w:val="center"/>
          </w:tcPr>
          <w:p w14:paraId="34B29B3E" w14:textId="77777777" w:rsidR="007A1F44" w:rsidRPr="00A03C55" w:rsidRDefault="007A1F44" w:rsidP="0055376D">
            <w:pPr>
              <w:pStyle w:val="TableLabel"/>
              <w:rPr>
                <w:noProof w:val="0"/>
                <w:sz w:val="16"/>
              </w:rPr>
            </w:pPr>
          </w:p>
        </w:tc>
        <w:tc>
          <w:tcPr>
            <w:tcW w:w="2700" w:type="dxa"/>
            <w:vAlign w:val="center"/>
          </w:tcPr>
          <w:p w14:paraId="42FA7BFB" w14:textId="77777777" w:rsidR="007A1F44" w:rsidRPr="00A03C55" w:rsidRDefault="007A1F44" w:rsidP="0055376D">
            <w:pPr>
              <w:pStyle w:val="TableEntry"/>
              <w:rPr>
                <w:noProof w:val="0"/>
                <w:sz w:val="16"/>
                <w:szCs w:val="16"/>
              </w:rPr>
            </w:pPr>
            <w:r w:rsidRPr="00A03C55">
              <w:rPr>
                <w:noProof w:val="0"/>
                <w:sz w:val="16"/>
                <w:szCs w:val="16"/>
              </w:rPr>
              <w:t>NetworkAccessPointID</w:t>
            </w:r>
          </w:p>
        </w:tc>
        <w:tc>
          <w:tcPr>
            <w:tcW w:w="720" w:type="dxa"/>
            <w:vAlign w:val="center"/>
          </w:tcPr>
          <w:p w14:paraId="1E731996"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40A95B52"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5F97A80E"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A726AB" w:rsidRPr="00A03C55" w14:paraId="272C9E6E" w14:textId="77777777" w:rsidTr="00ED4370">
        <w:trPr>
          <w:cantSplit/>
        </w:trPr>
        <w:tc>
          <w:tcPr>
            <w:tcW w:w="1548" w:type="dxa"/>
            <w:vMerge w:val="restart"/>
            <w:shd w:val="clear" w:color="auto" w:fill="FFFFFF" w:themeFill="background1"/>
          </w:tcPr>
          <w:p w14:paraId="58171C58" w14:textId="77777777" w:rsidR="00A726AB" w:rsidRPr="00A03C55" w:rsidRDefault="00A726AB" w:rsidP="00ED4370">
            <w:pPr>
              <w:pStyle w:val="TableEntryHeader"/>
              <w:rPr>
                <w:noProof w:val="0"/>
              </w:rPr>
            </w:pPr>
            <w:r w:rsidRPr="00A03C55">
              <w:rPr>
                <w:noProof w:val="0"/>
              </w:rPr>
              <w:t>Human Requestor (if known)</w:t>
            </w:r>
          </w:p>
          <w:p w14:paraId="09A72E18" w14:textId="77777777" w:rsidR="00A726AB" w:rsidRPr="00A03C55" w:rsidRDefault="00A726AB"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700" w:type="dxa"/>
            <w:vAlign w:val="center"/>
          </w:tcPr>
          <w:p w14:paraId="6DA00530" w14:textId="77777777" w:rsidR="00A726AB" w:rsidRPr="00A03C55" w:rsidRDefault="00A726AB" w:rsidP="0055376D">
            <w:pPr>
              <w:pStyle w:val="TableEntry"/>
              <w:rPr>
                <w:noProof w:val="0"/>
                <w:sz w:val="16"/>
                <w:szCs w:val="16"/>
              </w:rPr>
            </w:pPr>
            <w:r w:rsidRPr="00A03C55">
              <w:rPr>
                <w:noProof w:val="0"/>
                <w:sz w:val="16"/>
                <w:szCs w:val="16"/>
              </w:rPr>
              <w:t>UserID</w:t>
            </w:r>
          </w:p>
        </w:tc>
        <w:tc>
          <w:tcPr>
            <w:tcW w:w="720" w:type="dxa"/>
            <w:vAlign w:val="center"/>
          </w:tcPr>
          <w:p w14:paraId="2EF404AA" w14:textId="77777777" w:rsidR="00A726AB" w:rsidRPr="00A03C55" w:rsidRDefault="00A726AB" w:rsidP="00D372D5">
            <w:pPr>
              <w:pStyle w:val="TableEntry"/>
              <w:jc w:val="center"/>
              <w:rPr>
                <w:noProof w:val="0"/>
                <w:sz w:val="16"/>
                <w:szCs w:val="16"/>
              </w:rPr>
            </w:pPr>
            <w:r w:rsidRPr="00A03C55">
              <w:rPr>
                <w:noProof w:val="0"/>
                <w:sz w:val="16"/>
                <w:szCs w:val="16"/>
              </w:rPr>
              <w:t>M</w:t>
            </w:r>
          </w:p>
        </w:tc>
        <w:tc>
          <w:tcPr>
            <w:tcW w:w="4698" w:type="dxa"/>
            <w:vAlign w:val="center"/>
          </w:tcPr>
          <w:p w14:paraId="6263BBE8" w14:textId="77777777" w:rsidR="00A726AB" w:rsidRPr="00A03C55" w:rsidRDefault="00A726AB" w:rsidP="0055376D">
            <w:pPr>
              <w:pStyle w:val="TableEntry"/>
              <w:rPr>
                <w:noProof w:val="0"/>
                <w:sz w:val="16"/>
                <w:szCs w:val="16"/>
              </w:rPr>
            </w:pPr>
            <w:r w:rsidRPr="00A03C55">
              <w:rPr>
                <w:noProof w:val="0"/>
                <w:sz w:val="16"/>
                <w:szCs w:val="16"/>
              </w:rPr>
              <w:t>Identity of the human that initiated the transaction.</w:t>
            </w:r>
          </w:p>
        </w:tc>
      </w:tr>
      <w:tr w:rsidR="00A726AB" w:rsidRPr="00A03C55" w14:paraId="7795BE17" w14:textId="77777777" w:rsidTr="00ED4370">
        <w:trPr>
          <w:cantSplit/>
        </w:trPr>
        <w:tc>
          <w:tcPr>
            <w:tcW w:w="1548" w:type="dxa"/>
            <w:vMerge/>
            <w:shd w:val="clear" w:color="auto" w:fill="FFFFFF" w:themeFill="background1"/>
            <w:textDirection w:val="btLr"/>
            <w:vAlign w:val="center"/>
          </w:tcPr>
          <w:p w14:paraId="75C6B20E" w14:textId="77777777" w:rsidR="00A726AB" w:rsidRPr="00A03C55" w:rsidRDefault="00A726AB" w:rsidP="0055376D">
            <w:pPr>
              <w:pStyle w:val="TableLabel"/>
              <w:rPr>
                <w:noProof w:val="0"/>
                <w:sz w:val="16"/>
              </w:rPr>
            </w:pPr>
          </w:p>
        </w:tc>
        <w:tc>
          <w:tcPr>
            <w:tcW w:w="2700" w:type="dxa"/>
            <w:vAlign w:val="center"/>
          </w:tcPr>
          <w:p w14:paraId="62A9C9F4" w14:textId="77777777" w:rsidR="00A726AB" w:rsidRPr="00A03C55" w:rsidRDefault="00A726AB" w:rsidP="00FD765B">
            <w:pPr>
              <w:pStyle w:val="TableEntry"/>
              <w:rPr>
                <w:i/>
                <w:iCs/>
                <w:noProof w:val="0"/>
                <w:sz w:val="16"/>
                <w:szCs w:val="16"/>
              </w:rPr>
            </w:pPr>
            <w:r w:rsidRPr="00A03C55">
              <w:rPr>
                <w:i/>
                <w:iCs/>
                <w:noProof w:val="0"/>
                <w:sz w:val="16"/>
                <w:szCs w:val="16"/>
              </w:rPr>
              <w:t>AlternativeUserID</w:t>
            </w:r>
          </w:p>
        </w:tc>
        <w:tc>
          <w:tcPr>
            <w:tcW w:w="720" w:type="dxa"/>
            <w:vAlign w:val="center"/>
          </w:tcPr>
          <w:p w14:paraId="26B5940C" w14:textId="77777777" w:rsidR="00A726AB" w:rsidRPr="00A03C55" w:rsidRDefault="00A726AB"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1EFD543F" w14:textId="77777777" w:rsidR="00A726AB" w:rsidRPr="00A03C55" w:rsidRDefault="00A726AB" w:rsidP="00FD765B">
            <w:pPr>
              <w:pStyle w:val="TableEntry"/>
              <w:rPr>
                <w:i/>
                <w:iCs/>
                <w:noProof w:val="0"/>
                <w:sz w:val="16"/>
                <w:szCs w:val="16"/>
              </w:rPr>
            </w:pPr>
            <w:r w:rsidRPr="00A03C55">
              <w:rPr>
                <w:i/>
                <w:iCs/>
                <w:noProof w:val="0"/>
                <w:sz w:val="16"/>
                <w:szCs w:val="16"/>
              </w:rPr>
              <w:t>not specialized</w:t>
            </w:r>
          </w:p>
        </w:tc>
      </w:tr>
      <w:tr w:rsidR="00A726AB" w:rsidRPr="00A03C55" w14:paraId="0A9AEA0C" w14:textId="77777777" w:rsidTr="00ED4370">
        <w:trPr>
          <w:cantSplit/>
        </w:trPr>
        <w:tc>
          <w:tcPr>
            <w:tcW w:w="1548" w:type="dxa"/>
            <w:vMerge/>
            <w:shd w:val="clear" w:color="auto" w:fill="FFFFFF" w:themeFill="background1"/>
            <w:textDirection w:val="btLr"/>
            <w:vAlign w:val="center"/>
          </w:tcPr>
          <w:p w14:paraId="46AA63F4" w14:textId="77777777" w:rsidR="00A726AB" w:rsidRPr="00A03C55" w:rsidRDefault="00A726AB" w:rsidP="0055376D">
            <w:pPr>
              <w:pStyle w:val="TableLabel"/>
              <w:rPr>
                <w:noProof w:val="0"/>
                <w:sz w:val="16"/>
              </w:rPr>
            </w:pPr>
          </w:p>
        </w:tc>
        <w:tc>
          <w:tcPr>
            <w:tcW w:w="2700" w:type="dxa"/>
            <w:vAlign w:val="center"/>
          </w:tcPr>
          <w:p w14:paraId="11C95B30" w14:textId="77777777" w:rsidR="00A726AB" w:rsidRPr="00A03C55" w:rsidRDefault="00A726AB" w:rsidP="00FD765B">
            <w:pPr>
              <w:pStyle w:val="TableEntry"/>
              <w:rPr>
                <w:i/>
                <w:iCs/>
                <w:noProof w:val="0"/>
                <w:sz w:val="16"/>
                <w:szCs w:val="16"/>
              </w:rPr>
            </w:pPr>
            <w:r w:rsidRPr="00A03C55">
              <w:rPr>
                <w:i/>
                <w:iCs/>
                <w:noProof w:val="0"/>
                <w:sz w:val="16"/>
                <w:szCs w:val="16"/>
              </w:rPr>
              <w:t>UserName</w:t>
            </w:r>
          </w:p>
        </w:tc>
        <w:tc>
          <w:tcPr>
            <w:tcW w:w="720" w:type="dxa"/>
            <w:vAlign w:val="center"/>
          </w:tcPr>
          <w:p w14:paraId="74BC0837" w14:textId="77777777" w:rsidR="00A726AB" w:rsidRPr="00A03C55" w:rsidRDefault="00A726AB"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6C9426A1" w14:textId="77777777" w:rsidR="00A726AB" w:rsidRPr="00A03C55" w:rsidRDefault="00A726AB" w:rsidP="00FD765B">
            <w:pPr>
              <w:pStyle w:val="TableEntry"/>
              <w:rPr>
                <w:i/>
                <w:iCs/>
                <w:noProof w:val="0"/>
                <w:sz w:val="16"/>
                <w:szCs w:val="16"/>
              </w:rPr>
            </w:pPr>
            <w:r w:rsidRPr="00A03C55">
              <w:rPr>
                <w:i/>
                <w:iCs/>
                <w:noProof w:val="0"/>
                <w:sz w:val="16"/>
                <w:szCs w:val="16"/>
              </w:rPr>
              <w:t>not specialized</w:t>
            </w:r>
          </w:p>
        </w:tc>
      </w:tr>
      <w:tr w:rsidR="00A726AB" w:rsidRPr="00A03C55" w14:paraId="213F8E0A" w14:textId="77777777" w:rsidTr="00ED4370">
        <w:trPr>
          <w:cantSplit/>
        </w:trPr>
        <w:tc>
          <w:tcPr>
            <w:tcW w:w="1548" w:type="dxa"/>
            <w:vMerge/>
            <w:shd w:val="clear" w:color="auto" w:fill="FFFFFF" w:themeFill="background1"/>
            <w:textDirection w:val="btLr"/>
            <w:vAlign w:val="center"/>
          </w:tcPr>
          <w:p w14:paraId="74119610" w14:textId="77777777" w:rsidR="00A726AB" w:rsidRPr="00A03C55" w:rsidRDefault="00A726AB" w:rsidP="0055376D">
            <w:pPr>
              <w:pStyle w:val="TableLabel"/>
              <w:rPr>
                <w:noProof w:val="0"/>
                <w:sz w:val="16"/>
              </w:rPr>
            </w:pPr>
          </w:p>
        </w:tc>
        <w:tc>
          <w:tcPr>
            <w:tcW w:w="2700" w:type="dxa"/>
            <w:vAlign w:val="center"/>
          </w:tcPr>
          <w:p w14:paraId="61B6DD7F" w14:textId="77777777" w:rsidR="00A726AB" w:rsidRPr="00A03C55" w:rsidRDefault="00A726AB" w:rsidP="0055376D">
            <w:pPr>
              <w:pStyle w:val="TableEntry"/>
              <w:rPr>
                <w:noProof w:val="0"/>
                <w:sz w:val="16"/>
                <w:szCs w:val="16"/>
              </w:rPr>
            </w:pPr>
            <w:r w:rsidRPr="00A03C55">
              <w:rPr>
                <w:noProof w:val="0"/>
                <w:sz w:val="16"/>
                <w:szCs w:val="16"/>
              </w:rPr>
              <w:t>UserIsRequestor</w:t>
            </w:r>
          </w:p>
        </w:tc>
        <w:tc>
          <w:tcPr>
            <w:tcW w:w="720" w:type="dxa"/>
            <w:vAlign w:val="center"/>
          </w:tcPr>
          <w:p w14:paraId="3F5C2A60" w14:textId="77777777" w:rsidR="00A726AB" w:rsidRPr="00A03C55" w:rsidRDefault="00A726AB" w:rsidP="00D372D5">
            <w:pPr>
              <w:pStyle w:val="TableEntry"/>
              <w:jc w:val="center"/>
              <w:rPr>
                <w:noProof w:val="0"/>
                <w:sz w:val="16"/>
                <w:szCs w:val="16"/>
              </w:rPr>
            </w:pPr>
            <w:r w:rsidRPr="00A03C55">
              <w:rPr>
                <w:noProof w:val="0"/>
                <w:sz w:val="16"/>
                <w:szCs w:val="16"/>
              </w:rPr>
              <w:t>M</w:t>
            </w:r>
          </w:p>
        </w:tc>
        <w:tc>
          <w:tcPr>
            <w:tcW w:w="4698" w:type="dxa"/>
            <w:vAlign w:val="center"/>
          </w:tcPr>
          <w:p w14:paraId="4DD28B87" w14:textId="77777777" w:rsidR="00A726AB" w:rsidRPr="00A03C55" w:rsidRDefault="00A726AB" w:rsidP="0055376D">
            <w:pPr>
              <w:pStyle w:val="TableEntry"/>
              <w:rPr>
                <w:noProof w:val="0"/>
                <w:sz w:val="16"/>
                <w:szCs w:val="16"/>
              </w:rPr>
            </w:pPr>
            <w:r w:rsidRPr="00A03C55">
              <w:rPr>
                <w:noProof w:val="0"/>
                <w:sz w:val="16"/>
                <w:szCs w:val="16"/>
              </w:rPr>
              <w:t>“false”</w:t>
            </w:r>
          </w:p>
        </w:tc>
      </w:tr>
      <w:tr w:rsidR="00A726AB" w:rsidRPr="00A03C55" w14:paraId="2C457288" w14:textId="77777777" w:rsidTr="00ED4370">
        <w:trPr>
          <w:cantSplit/>
        </w:trPr>
        <w:tc>
          <w:tcPr>
            <w:tcW w:w="1548" w:type="dxa"/>
            <w:vMerge/>
            <w:shd w:val="clear" w:color="auto" w:fill="FFFFFF" w:themeFill="background1"/>
            <w:textDirection w:val="btLr"/>
            <w:vAlign w:val="center"/>
          </w:tcPr>
          <w:p w14:paraId="1E38E0DD" w14:textId="77777777" w:rsidR="00A726AB" w:rsidRPr="00A03C55" w:rsidRDefault="00A726AB" w:rsidP="0055376D">
            <w:pPr>
              <w:pStyle w:val="TableLabel"/>
              <w:rPr>
                <w:noProof w:val="0"/>
                <w:sz w:val="16"/>
              </w:rPr>
            </w:pPr>
          </w:p>
        </w:tc>
        <w:tc>
          <w:tcPr>
            <w:tcW w:w="2700" w:type="dxa"/>
            <w:vAlign w:val="center"/>
          </w:tcPr>
          <w:p w14:paraId="07173FDA" w14:textId="77777777" w:rsidR="00A726AB" w:rsidRPr="00A03C55" w:rsidRDefault="00A726AB" w:rsidP="00FD765B">
            <w:pPr>
              <w:pStyle w:val="TableEntry"/>
              <w:rPr>
                <w:iCs/>
                <w:noProof w:val="0"/>
                <w:sz w:val="16"/>
                <w:szCs w:val="16"/>
              </w:rPr>
            </w:pPr>
            <w:r w:rsidRPr="00A03C55">
              <w:rPr>
                <w:iCs/>
                <w:noProof w:val="0"/>
                <w:sz w:val="16"/>
                <w:szCs w:val="16"/>
              </w:rPr>
              <w:t>RoleIDCode</w:t>
            </w:r>
          </w:p>
        </w:tc>
        <w:tc>
          <w:tcPr>
            <w:tcW w:w="720" w:type="dxa"/>
            <w:vAlign w:val="center"/>
          </w:tcPr>
          <w:p w14:paraId="21F93F33" w14:textId="77777777" w:rsidR="00A726AB" w:rsidRPr="00A03C55" w:rsidRDefault="00A726AB" w:rsidP="00D372D5">
            <w:pPr>
              <w:pStyle w:val="TableEntry"/>
              <w:jc w:val="center"/>
              <w:rPr>
                <w:iCs/>
                <w:noProof w:val="0"/>
                <w:sz w:val="16"/>
                <w:szCs w:val="16"/>
              </w:rPr>
            </w:pPr>
            <w:r w:rsidRPr="00A03C55">
              <w:rPr>
                <w:iCs/>
                <w:noProof w:val="0"/>
                <w:sz w:val="16"/>
                <w:szCs w:val="16"/>
              </w:rPr>
              <w:t>U</w:t>
            </w:r>
          </w:p>
        </w:tc>
        <w:tc>
          <w:tcPr>
            <w:tcW w:w="4698" w:type="dxa"/>
            <w:vAlign w:val="center"/>
          </w:tcPr>
          <w:p w14:paraId="71FA596C" w14:textId="77777777" w:rsidR="00A726AB" w:rsidRPr="00A03C55" w:rsidRDefault="00A726AB" w:rsidP="0055376D">
            <w:pPr>
              <w:pStyle w:val="TableEntry"/>
              <w:rPr>
                <w:noProof w:val="0"/>
                <w:sz w:val="16"/>
                <w:szCs w:val="16"/>
              </w:rPr>
            </w:pPr>
            <w:r w:rsidRPr="00A03C55">
              <w:rPr>
                <w:noProof w:val="0"/>
                <w:sz w:val="16"/>
                <w:szCs w:val="16"/>
              </w:rPr>
              <w:t>Access Control role(s) the user holds that allows this transaction.</w:t>
            </w:r>
          </w:p>
        </w:tc>
      </w:tr>
      <w:tr w:rsidR="00A726AB" w:rsidRPr="00A03C55" w14:paraId="20310DB5" w14:textId="77777777" w:rsidTr="00ED4370">
        <w:trPr>
          <w:cantSplit/>
        </w:trPr>
        <w:tc>
          <w:tcPr>
            <w:tcW w:w="1548" w:type="dxa"/>
            <w:vMerge/>
            <w:shd w:val="clear" w:color="auto" w:fill="FFFFFF" w:themeFill="background1"/>
            <w:textDirection w:val="btLr"/>
            <w:vAlign w:val="center"/>
          </w:tcPr>
          <w:p w14:paraId="7F478D44" w14:textId="77777777" w:rsidR="00A726AB" w:rsidRPr="00A03C55" w:rsidRDefault="00A726AB" w:rsidP="00A726AB">
            <w:pPr>
              <w:pStyle w:val="TableLabel"/>
              <w:rPr>
                <w:noProof w:val="0"/>
                <w:sz w:val="16"/>
              </w:rPr>
            </w:pPr>
          </w:p>
        </w:tc>
        <w:tc>
          <w:tcPr>
            <w:tcW w:w="2700" w:type="dxa"/>
            <w:vAlign w:val="center"/>
          </w:tcPr>
          <w:p w14:paraId="77035CF1" w14:textId="77777777" w:rsidR="00A726AB" w:rsidRPr="00A03C55" w:rsidRDefault="00A726AB" w:rsidP="00A726AB">
            <w:pPr>
              <w:pStyle w:val="TableEntry"/>
              <w:rPr>
                <w:i/>
                <w:iCs/>
                <w:noProof w:val="0"/>
                <w:sz w:val="16"/>
                <w:szCs w:val="16"/>
              </w:rPr>
            </w:pPr>
            <w:r w:rsidRPr="00A03C55">
              <w:rPr>
                <w:i/>
                <w:noProof w:val="0"/>
                <w:sz w:val="16"/>
                <w:szCs w:val="16"/>
              </w:rPr>
              <w:t>NetworkAccessPointTypeCode</w:t>
            </w:r>
          </w:p>
        </w:tc>
        <w:tc>
          <w:tcPr>
            <w:tcW w:w="720" w:type="dxa"/>
            <w:vAlign w:val="center"/>
          </w:tcPr>
          <w:p w14:paraId="5711717A" w14:textId="77777777" w:rsidR="00A726AB" w:rsidRPr="00A03C55" w:rsidRDefault="00A726AB" w:rsidP="00A726AB">
            <w:pPr>
              <w:pStyle w:val="TableEntry"/>
              <w:jc w:val="center"/>
              <w:rPr>
                <w:i/>
                <w:iCs/>
                <w:noProof w:val="0"/>
                <w:sz w:val="16"/>
                <w:szCs w:val="16"/>
              </w:rPr>
            </w:pPr>
            <w:r w:rsidRPr="00A03C55">
              <w:rPr>
                <w:i/>
                <w:iCs/>
                <w:noProof w:val="0"/>
                <w:sz w:val="16"/>
                <w:szCs w:val="16"/>
              </w:rPr>
              <w:t>U</w:t>
            </w:r>
          </w:p>
        </w:tc>
        <w:tc>
          <w:tcPr>
            <w:tcW w:w="4698" w:type="dxa"/>
            <w:vAlign w:val="center"/>
          </w:tcPr>
          <w:p w14:paraId="533B2CC3" w14:textId="77777777" w:rsidR="00A726AB" w:rsidRPr="00A03C55" w:rsidRDefault="00A726AB" w:rsidP="00A726AB">
            <w:pPr>
              <w:pStyle w:val="TableEntry"/>
              <w:rPr>
                <w:i/>
                <w:noProof w:val="0"/>
                <w:sz w:val="16"/>
                <w:szCs w:val="16"/>
              </w:rPr>
            </w:pPr>
            <w:r w:rsidRPr="00A03C55">
              <w:rPr>
                <w:i/>
                <w:noProof w:val="0"/>
                <w:sz w:val="16"/>
                <w:szCs w:val="16"/>
              </w:rPr>
              <w:t>not specialized</w:t>
            </w:r>
          </w:p>
        </w:tc>
      </w:tr>
      <w:tr w:rsidR="00A726AB" w:rsidRPr="00A03C55" w14:paraId="2CA0EE4F" w14:textId="77777777" w:rsidTr="00ED4370">
        <w:trPr>
          <w:cantSplit/>
        </w:trPr>
        <w:tc>
          <w:tcPr>
            <w:tcW w:w="1548" w:type="dxa"/>
            <w:vMerge/>
            <w:shd w:val="clear" w:color="auto" w:fill="FFFFFF" w:themeFill="background1"/>
            <w:textDirection w:val="btLr"/>
            <w:vAlign w:val="center"/>
          </w:tcPr>
          <w:p w14:paraId="14E79C91" w14:textId="77777777" w:rsidR="00A726AB" w:rsidRPr="00A03C55" w:rsidRDefault="00A726AB" w:rsidP="00A726AB">
            <w:pPr>
              <w:pStyle w:val="TableLabel"/>
              <w:rPr>
                <w:noProof w:val="0"/>
                <w:sz w:val="16"/>
              </w:rPr>
            </w:pPr>
          </w:p>
        </w:tc>
        <w:tc>
          <w:tcPr>
            <w:tcW w:w="2700" w:type="dxa"/>
            <w:vAlign w:val="center"/>
          </w:tcPr>
          <w:p w14:paraId="146E28EA" w14:textId="77777777" w:rsidR="00A726AB" w:rsidRPr="00A03C55" w:rsidRDefault="00A726AB" w:rsidP="00A726AB">
            <w:pPr>
              <w:pStyle w:val="TableEntry"/>
              <w:rPr>
                <w:i/>
                <w:noProof w:val="0"/>
                <w:sz w:val="16"/>
                <w:szCs w:val="16"/>
              </w:rPr>
            </w:pPr>
            <w:r w:rsidRPr="00A03C55">
              <w:rPr>
                <w:i/>
                <w:noProof w:val="0"/>
                <w:sz w:val="16"/>
                <w:szCs w:val="16"/>
              </w:rPr>
              <w:t>NetworkAccessPointID</w:t>
            </w:r>
          </w:p>
        </w:tc>
        <w:tc>
          <w:tcPr>
            <w:tcW w:w="720" w:type="dxa"/>
            <w:vAlign w:val="center"/>
          </w:tcPr>
          <w:p w14:paraId="6124625C" w14:textId="77777777" w:rsidR="00A726AB" w:rsidRPr="00A03C55" w:rsidRDefault="00A726AB" w:rsidP="00A726AB">
            <w:pPr>
              <w:pStyle w:val="TableEntry"/>
              <w:jc w:val="center"/>
              <w:rPr>
                <w:i/>
                <w:iCs/>
                <w:noProof w:val="0"/>
                <w:sz w:val="16"/>
                <w:szCs w:val="16"/>
              </w:rPr>
            </w:pPr>
            <w:r w:rsidRPr="00A03C55">
              <w:rPr>
                <w:i/>
                <w:iCs/>
                <w:noProof w:val="0"/>
                <w:sz w:val="16"/>
                <w:szCs w:val="16"/>
              </w:rPr>
              <w:t>U</w:t>
            </w:r>
          </w:p>
        </w:tc>
        <w:tc>
          <w:tcPr>
            <w:tcW w:w="4698" w:type="dxa"/>
            <w:vAlign w:val="center"/>
          </w:tcPr>
          <w:p w14:paraId="4BDE5CF5" w14:textId="77777777" w:rsidR="00A726AB" w:rsidRPr="00A03C55" w:rsidRDefault="00A726AB" w:rsidP="00A726AB">
            <w:pPr>
              <w:pStyle w:val="TableEntry"/>
              <w:rPr>
                <w:i/>
                <w:noProof w:val="0"/>
                <w:sz w:val="16"/>
                <w:szCs w:val="16"/>
              </w:rPr>
            </w:pPr>
            <w:r w:rsidRPr="00A03C55">
              <w:rPr>
                <w:i/>
                <w:noProof w:val="0"/>
                <w:sz w:val="16"/>
                <w:szCs w:val="16"/>
              </w:rPr>
              <w:t>not specialized</w:t>
            </w:r>
          </w:p>
        </w:tc>
      </w:tr>
    </w:tbl>
    <w:p w14:paraId="34E3153B" w14:textId="77777777" w:rsidR="007A1F44" w:rsidRPr="00A03C55"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503C43A" w14:textId="77777777" w:rsidTr="003462A5">
        <w:trPr>
          <w:cantSplit/>
        </w:trPr>
        <w:tc>
          <w:tcPr>
            <w:tcW w:w="1728" w:type="dxa"/>
            <w:vMerge w:val="restart"/>
            <w:shd w:val="clear" w:color="auto" w:fill="FFFFFF" w:themeFill="background1"/>
          </w:tcPr>
          <w:p w14:paraId="06B24BAF" w14:textId="77777777" w:rsidR="007A1F44" w:rsidRPr="00A03C55" w:rsidRDefault="007A1F44" w:rsidP="00ED4370">
            <w:pPr>
              <w:pStyle w:val="TableEntryHeader"/>
              <w:rPr>
                <w:noProof w:val="0"/>
              </w:rPr>
            </w:pPr>
            <w:r w:rsidRPr="00A03C55">
              <w:rPr>
                <w:noProof w:val="0"/>
              </w:rPr>
              <w:t>Audit Source</w:t>
            </w:r>
          </w:p>
          <w:p w14:paraId="010E247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169A6D76" w14:textId="77777777" w:rsidR="007A1F44" w:rsidRPr="00A03C55" w:rsidRDefault="007A1F44" w:rsidP="0055376D">
            <w:pPr>
              <w:pStyle w:val="TableEntry"/>
              <w:rPr>
                <w:i/>
                <w:iCs/>
                <w:noProof w:val="0"/>
                <w:sz w:val="16"/>
              </w:rPr>
            </w:pPr>
            <w:r w:rsidRPr="00A03C55">
              <w:rPr>
                <w:i/>
                <w:iCs/>
                <w:noProof w:val="0"/>
                <w:sz w:val="16"/>
              </w:rPr>
              <w:t>AuditSourceID</w:t>
            </w:r>
          </w:p>
        </w:tc>
        <w:tc>
          <w:tcPr>
            <w:tcW w:w="630" w:type="dxa"/>
            <w:vAlign w:val="center"/>
          </w:tcPr>
          <w:p w14:paraId="3D65F520" w14:textId="77777777" w:rsidR="007A1F44" w:rsidRPr="00A03C55" w:rsidRDefault="007A1F44" w:rsidP="0055376D">
            <w:pPr>
              <w:pStyle w:val="TableEntry"/>
              <w:rPr>
                <w:i/>
                <w:iCs/>
                <w:noProof w:val="0"/>
                <w:sz w:val="16"/>
              </w:rPr>
            </w:pPr>
            <w:r w:rsidRPr="00A03C55">
              <w:rPr>
                <w:i/>
                <w:iCs/>
                <w:noProof w:val="0"/>
                <w:sz w:val="16"/>
              </w:rPr>
              <w:t>U</w:t>
            </w:r>
          </w:p>
        </w:tc>
        <w:tc>
          <w:tcPr>
            <w:tcW w:w="4968" w:type="dxa"/>
            <w:vAlign w:val="center"/>
          </w:tcPr>
          <w:p w14:paraId="0B79A6E1" w14:textId="77777777" w:rsidR="007A1F44" w:rsidRPr="00A03C55" w:rsidRDefault="007A1F44" w:rsidP="00B10D4B">
            <w:pPr>
              <w:pStyle w:val="TableEntry"/>
              <w:rPr>
                <w:i/>
                <w:iCs/>
                <w:noProof w:val="0"/>
                <w:sz w:val="16"/>
              </w:rPr>
            </w:pPr>
            <w:r w:rsidRPr="00A03C55">
              <w:rPr>
                <w:i/>
                <w:iCs/>
                <w:noProof w:val="0"/>
                <w:sz w:val="16"/>
              </w:rPr>
              <w:t>not specialized</w:t>
            </w:r>
          </w:p>
        </w:tc>
      </w:tr>
      <w:tr w:rsidR="007A1F44" w:rsidRPr="00A03C55" w14:paraId="3AF01C0A" w14:textId="77777777" w:rsidTr="003462A5">
        <w:trPr>
          <w:cantSplit/>
        </w:trPr>
        <w:tc>
          <w:tcPr>
            <w:tcW w:w="1728" w:type="dxa"/>
            <w:vMerge/>
            <w:shd w:val="clear" w:color="auto" w:fill="FFFFFF" w:themeFill="background1"/>
            <w:textDirection w:val="btLr"/>
            <w:vAlign w:val="center"/>
          </w:tcPr>
          <w:p w14:paraId="0C8BD1A5" w14:textId="77777777" w:rsidR="007A1F44" w:rsidRPr="00A03C55" w:rsidRDefault="007A1F44" w:rsidP="0055376D">
            <w:pPr>
              <w:pStyle w:val="TableLabel"/>
              <w:rPr>
                <w:noProof w:val="0"/>
                <w:sz w:val="16"/>
              </w:rPr>
            </w:pPr>
          </w:p>
        </w:tc>
        <w:tc>
          <w:tcPr>
            <w:tcW w:w="2340" w:type="dxa"/>
            <w:vAlign w:val="center"/>
          </w:tcPr>
          <w:p w14:paraId="6AF661FC" w14:textId="77777777" w:rsidR="007A1F44" w:rsidRPr="00A03C55" w:rsidRDefault="007A1F44" w:rsidP="0055376D">
            <w:pPr>
              <w:pStyle w:val="TableEntry"/>
              <w:rPr>
                <w:i/>
                <w:iCs/>
                <w:noProof w:val="0"/>
                <w:sz w:val="16"/>
              </w:rPr>
            </w:pPr>
            <w:r w:rsidRPr="00A03C55">
              <w:rPr>
                <w:i/>
                <w:iCs/>
                <w:noProof w:val="0"/>
                <w:sz w:val="16"/>
              </w:rPr>
              <w:t>AuditEnterpriseSiteID</w:t>
            </w:r>
          </w:p>
        </w:tc>
        <w:tc>
          <w:tcPr>
            <w:tcW w:w="630" w:type="dxa"/>
            <w:vAlign w:val="center"/>
          </w:tcPr>
          <w:p w14:paraId="0919DF7C" w14:textId="77777777" w:rsidR="007A1F44" w:rsidRPr="00A03C55" w:rsidRDefault="007A1F44" w:rsidP="0055376D">
            <w:pPr>
              <w:pStyle w:val="TableEntry"/>
              <w:rPr>
                <w:i/>
                <w:iCs/>
                <w:noProof w:val="0"/>
                <w:sz w:val="16"/>
              </w:rPr>
            </w:pPr>
            <w:r w:rsidRPr="00A03C55">
              <w:rPr>
                <w:i/>
                <w:iCs/>
                <w:noProof w:val="0"/>
                <w:sz w:val="16"/>
              </w:rPr>
              <w:t>U</w:t>
            </w:r>
          </w:p>
        </w:tc>
        <w:tc>
          <w:tcPr>
            <w:tcW w:w="4968" w:type="dxa"/>
            <w:vAlign w:val="center"/>
          </w:tcPr>
          <w:p w14:paraId="409F50EB" w14:textId="77777777" w:rsidR="007A1F44" w:rsidRPr="00A03C55" w:rsidRDefault="007A1F44" w:rsidP="0055376D">
            <w:pPr>
              <w:pStyle w:val="TableEntry"/>
              <w:rPr>
                <w:i/>
                <w:iCs/>
                <w:noProof w:val="0"/>
                <w:sz w:val="16"/>
              </w:rPr>
            </w:pPr>
            <w:r w:rsidRPr="00A03C55">
              <w:rPr>
                <w:i/>
                <w:iCs/>
                <w:noProof w:val="0"/>
                <w:sz w:val="16"/>
              </w:rPr>
              <w:t>not specialized</w:t>
            </w:r>
          </w:p>
        </w:tc>
      </w:tr>
      <w:tr w:rsidR="007A1F44" w:rsidRPr="00A03C55" w14:paraId="0B325EF5" w14:textId="77777777" w:rsidTr="003462A5">
        <w:trPr>
          <w:cantSplit/>
        </w:trPr>
        <w:tc>
          <w:tcPr>
            <w:tcW w:w="1728" w:type="dxa"/>
            <w:vMerge/>
            <w:shd w:val="clear" w:color="auto" w:fill="FFFFFF" w:themeFill="background1"/>
            <w:textDirection w:val="btLr"/>
            <w:vAlign w:val="center"/>
          </w:tcPr>
          <w:p w14:paraId="28708F37" w14:textId="77777777" w:rsidR="007A1F44" w:rsidRPr="00A03C55" w:rsidRDefault="007A1F44" w:rsidP="0055376D">
            <w:pPr>
              <w:pStyle w:val="TableLabel"/>
              <w:rPr>
                <w:noProof w:val="0"/>
                <w:sz w:val="16"/>
              </w:rPr>
            </w:pPr>
          </w:p>
        </w:tc>
        <w:tc>
          <w:tcPr>
            <w:tcW w:w="2340" w:type="dxa"/>
            <w:vAlign w:val="center"/>
          </w:tcPr>
          <w:p w14:paraId="0132F3D2" w14:textId="77777777" w:rsidR="007A1F44" w:rsidRPr="00A03C55" w:rsidRDefault="007A1F44" w:rsidP="0055376D">
            <w:pPr>
              <w:pStyle w:val="TableEntry"/>
              <w:rPr>
                <w:i/>
                <w:iCs/>
                <w:noProof w:val="0"/>
                <w:sz w:val="16"/>
              </w:rPr>
            </w:pPr>
            <w:r w:rsidRPr="00A03C55">
              <w:rPr>
                <w:i/>
                <w:iCs/>
                <w:noProof w:val="0"/>
                <w:sz w:val="16"/>
              </w:rPr>
              <w:t>AuditSourceTypeCode</w:t>
            </w:r>
          </w:p>
        </w:tc>
        <w:tc>
          <w:tcPr>
            <w:tcW w:w="630" w:type="dxa"/>
            <w:vAlign w:val="center"/>
          </w:tcPr>
          <w:p w14:paraId="1AC073AB" w14:textId="77777777" w:rsidR="007A1F44" w:rsidRPr="00A03C55" w:rsidRDefault="007A1F44" w:rsidP="0055376D">
            <w:pPr>
              <w:pStyle w:val="TableEntry"/>
              <w:rPr>
                <w:i/>
                <w:iCs/>
                <w:noProof w:val="0"/>
                <w:sz w:val="16"/>
              </w:rPr>
            </w:pPr>
            <w:r w:rsidRPr="00A03C55">
              <w:rPr>
                <w:i/>
                <w:iCs/>
                <w:noProof w:val="0"/>
                <w:sz w:val="16"/>
              </w:rPr>
              <w:t>U</w:t>
            </w:r>
          </w:p>
        </w:tc>
        <w:tc>
          <w:tcPr>
            <w:tcW w:w="4968" w:type="dxa"/>
            <w:vAlign w:val="center"/>
          </w:tcPr>
          <w:p w14:paraId="64221953"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C8E69D9" w14:textId="71BE635F" w:rsidR="00BF0E97" w:rsidRPr="00A03C55" w:rsidRDefault="00BF0E97" w:rsidP="0055376D"/>
    <w:p w14:paraId="2FF7166B" w14:textId="3523D7B8" w:rsidR="00BF0E97" w:rsidRPr="00A03C55" w:rsidRDefault="00BF0E97" w:rsidP="0055376D"/>
    <w:p w14:paraId="3B17874F" w14:textId="10AEB6E5" w:rsidR="00BF0E97" w:rsidRPr="00A03C55" w:rsidRDefault="00BF0E97" w:rsidP="0055376D"/>
    <w:p w14:paraId="19AB36D3" w14:textId="6A5D48B9" w:rsidR="00BF0E97" w:rsidRPr="00A03C55" w:rsidRDefault="00BF0E97" w:rsidP="0055376D"/>
    <w:p w14:paraId="17BBC77D" w14:textId="5CEEEF25" w:rsidR="00BF0E97" w:rsidRPr="00A03C55" w:rsidRDefault="00BF0E97" w:rsidP="0055376D"/>
    <w:p w14:paraId="5559447E" w14:textId="53FC5195" w:rsidR="00BF0E97" w:rsidRPr="00A03C55" w:rsidRDefault="00BF0E97" w:rsidP="0055376D"/>
    <w:p w14:paraId="11D2A60F" w14:textId="77777777" w:rsidR="00BF0E97" w:rsidRPr="00A03C55" w:rsidRDefault="00BF0E97" w:rsidP="0055376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C034401" w14:textId="77777777" w:rsidTr="00ED4370">
        <w:trPr>
          <w:cantSplit/>
        </w:trPr>
        <w:tc>
          <w:tcPr>
            <w:tcW w:w="1548" w:type="dxa"/>
            <w:vMerge w:val="restart"/>
            <w:shd w:val="clear" w:color="auto" w:fill="FFFFFF" w:themeFill="background1"/>
          </w:tcPr>
          <w:p w14:paraId="6EE2E34A" w14:textId="77777777" w:rsidR="007A1F44" w:rsidRPr="00A03C55" w:rsidRDefault="007A1F44" w:rsidP="00ED4370">
            <w:pPr>
              <w:pStyle w:val="TableEntryHeader"/>
              <w:rPr>
                <w:noProof w:val="0"/>
              </w:rPr>
            </w:pPr>
            <w:r w:rsidRPr="00A03C55">
              <w:rPr>
                <w:noProof w:val="0"/>
              </w:rPr>
              <w:lastRenderedPageBreak/>
              <w:t>Value Set Instance</w:t>
            </w:r>
          </w:p>
          <w:p w14:paraId="1136936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5C1CAA1" w14:textId="77777777" w:rsidR="007A1F44" w:rsidRPr="00A03C55" w:rsidRDefault="007A1F44" w:rsidP="0055376D">
            <w:pPr>
              <w:pStyle w:val="TableEntry"/>
              <w:rPr>
                <w:noProof w:val="0"/>
                <w:sz w:val="16"/>
              </w:rPr>
            </w:pPr>
            <w:r w:rsidRPr="00A03C55">
              <w:rPr>
                <w:noProof w:val="0"/>
                <w:sz w:val="16"/>
              </w:rPr>
              <w:t>ParticipantObjectTypeCode</w:t>
            </w:r>
          </w:p>
        </w:tc>
        <w:tc>
          <w:tcPr>
            <w:tcW w:w="630" w:type="dxa"/>
            <w:vAlign w:val="center"/>
          </w:tcPr>
          <w:p w14:paraId="26877821" w14:textId="77777777" w:rsidR="007A1F44" w:rsidRPr="00A03C55" w:rsidRDefault="007A1F44" w:rsidP="0055376D">
            <w:pPr>
              <w:pStyle w:val="TableEntry"/>
              <w:jc w:val="center"/>
              <w:rPr>
                <w:noProof w:val="0"/>
                <w:sz w:val="16"/>
              </w:rPr>
            </w:pPr>
            <w:r w:rsidRPr="00A03C55">
              <w:rPr>
                <w:noProof w:val="0"/>
                <w:sz w:val="16"/>
              </w:rPr>
              <w:t>M</w:t>
            </w:r>
          </w:p>
        </w:tc>
        <w:tc>
          <w:tcPr>
            <w:tcW w:w="4968" w:type="dxa"/>
            <w:vAlign w:val="center"/>
          </w:tcPr>
          <w:p w14:paraId="3618445C" w14:textId="77777777" w:rsidR="007A1F44" w:rsidRPr="00A03C55" w:rsidRDefault="007A1F44" w:rsidP="0055376D">
            <w:pPr>
              <w:pStyle w:val="TableEntry"/>
              <w:rPr>
                <w:noProof w:val="0"/>
                <w:sz w:val="16"/>
              </w:rPr>
            </w:pPr>
            <w:r w:rsidRPr="00A03C55">
              <w:rPr>
                <w:noProof w:val="0"/>
                <w:sz w:val="16"/>
              </w:rPr>
              <w:t>“2” (System)</w:t>
            </w:r>
          </w:p>
        </w:tc>
      </w:tr>
      <w:tr w:rsidR="007A1F44" w:rsidRPr="00A03C55" w14:paraId="2469C73B" w14:textId="77777777" w:rsidTr="00ED4370">
        <w:trPr>
          <w:cantSplit/>
        </w:trPr>
        <w:tc>
          <w:tcPr>
            <w:tcW w:w="1548" w:type="dxa"/>
            <w:vMerge/>
            <w:shd w:val="clear" w:color="auto" w:fill="FFFFFF" w:themeFill="background1"/>
            <w:vAlign w:val="center"/>
          </w:tcPr>
          <w:p w14:paraId="0454B841" w14:textId="77777777" w:rsidR="007A1F44" w:rsidRPr="00A03C55" w:rsidRDefault="007A1F44" w:rsidP="0055376D">
            <w:pPr>
              <w:pStyle w:val="TableLabel"/>
              <w:rPr>
                <w:noProof w:val="0"/>
                <w:sz w:val="16"/>
              </w:rPr>
            </w:pPr>
          </w:p>
        </w:tc>
        <w:tc>
          <w:tcPr>
            <w:tcW w:w="2520" w:type="dxa"/>
            <w:vAlign w:val="center"/>
          </w:tcPr>
          <w:p w14:paraId="412D3994" w14:textId="77777777" w:rsidR="007A1F44" w:rsidRPr="00A03C55" w:rsidRDefault="007A1F44" w:rsidP="0055376D">
            <w:pPr>
              <w:pStyle w:val="TableEntry"/>
              <w:rPr>
                <w:noProof w:val="0"/>
                <w:sz w:val="16"/>
              </w:rPr>
            </w:pPr>
            <w:r w:rsidRPr="00A03C55">
              <w:rPr>
                <w:noProof w:val="0"/>
                <w:sz w:val="16"/>
              </w:rPr>
              <w:t>ParticipantObjectTypeCodeRole</w:t>
            </w:r>
          </w:p>
        </w:tc>
        <w:tc>
          <w:tcPr>
            <w:tcW w:w="630" w:type="dxa"/>
            <w:vAlign w:val="center"/>
          </w:tcPr>
          <w:p w14:paraId="7F06C3CB" w14:textId="77777777" w:rsidR="007A1F44" w:rsidRPr="00A03C55" w:rsidRDefault="007A1F44" w:rsidP="0055376D">
            <w:pPr>
              <w:pStyle w:val="TableEntry"/>
              <w:jc w:val="center"/>
              <w:rPr>
                <w:noProof w:val="0"/>
                <w:sz w:val="16"/>
              </w:rPr>
            </w:pPr>
            <w:r w:rsidRPr="00A03C55">
              <w:rPr>
                <w:noProof w:val="0"/>
                <w:sz w:val="16"/>
              </w:rPr>
              <w:t>M</w:t>
            </w:r>
          </w:p>
        </w:tc>
        <w:tc>
          <w:tcPr>
            <w:tcW w:w="4968" w:type="dxa"/>
            <w:vAlign w:val="center"/>
          </w:tcPr>
          <w:p w14:paraId="41924B91" w14:textId="77777777" w:rsidR="007A1F44" w:rsidRPr="00A03C55" w:rsidRDefault="007A1F44" w:rsidP="0055376D">
            <w:pPr>
              <w:pStyle w:val="TableEntry"/>
              <w:rPr>
                <w:b/>
                <w:i/>
                <w:noProof w:val="0"/>
                <w:sz w:val="16"/>
              </w:rPr>
            </w:pPr>
            <w:r w:rsidRPr="00A03C55">
              <w:rPr>
                <w:noProof w:val="0"/>
                <w:sz w:val="16"/>
              </w:rPr>
              <w:t>“3” (Report)</w:t>
            </w:r>
          </w:p>
        </w:tc>
      </w:tr>
      <w:tr w:rsidR="007A1F44" w:rsidRPr="00A03C55" w14:paraId="30DED98D" w14:textId="77777777" w:rsidTr="00ED4370">
        <w:trPr>
          <w:cantSplit/>
        </w:trPr>
        <w:tc>
          <w:tcPr>
            <w:tcW w:w="1548" w:type="dxa"/>
            <w:vMerge/>
            <w:shd w:val="clear" w:color="auto" w:fill="FFFFFF" w:themeFill="background1"/>
            <w:vAlign w:val="center"/>
          </w:tcPr>
          <w:p w14:paraId="090CD5D7" w14:textId="77777777" w:rsidR="007A1F44" w:rsidRPr="00A03C55" w:rsidRDefault="007A1F44" w:rsidP="0055376D">
            <w:pPr>
              <w:pStyle w:val="TableLabel"/>
              <w:rPr>
                <w:noProof w:val="0"/>
                <w:sz w:val="16"/>
              </w:rPr>
            </w:pPr>
          </w:p>
        </w:tc>
        <w:tc>
          <w:tcPr>
            <w:tcW w:w="2520" w:type="dxa"/>
            <w:vAlign w:val="center"/>
          </w:tcPr>
          <w:p w14:paraId="4C743D72" w14:textId="77777777" w:rsidR="007A1F44" w:rsidRPr="00A03C55" w:rsidRDefault="007A1F44" w:rsidP="0055376D">
            <w:pPr>
              <w:pStyle w:val="TableEntry"/>
              <w:rPr>
                <w:i/>
                <w:iCs/>
                <w:noProof w:val="0"/>
                <w:sz w:val="16"/>
              </w:rPr>
            </w:pPr>
            <w:r w:rsidRPr="00A03C55">
              <w:rPr>
                <w:i/>
                <w:iCs/>
                <w:noProof w:val="0"/>
                <w:sz w:val="16"/>
              </w:rPr>
              <w:t>ParticipantObjectDataLifeCycle</w:t>
            </w:r>
          </w:p>
        </w:tc>
        <w:tc>
          <w:tcPr>
            <w:tcW w:w="630" w:type="dxa"/>
            <w:vAlign w:val="center"/>
          </w:tcPr>
          <w:p w14:paraId="22661BED" w14:textId="77777777" w:rsidR="007A1F44" w:rsidRPr="00A03C55" w:rsidRDefault="007A1F44" w:rsidP="0055376D">
            <w:pPr>
              <w:pStyle w:val="TableEntry"/>
              <w:jc w:val="center"/>
              <w:rPr>
                <w:i/>
                <w:iCs/>
                <w:noProof w:val="0"/>
                <w:sz w:val="16"/>
              </w:rPr>
            </w:pPr>
            <w:r w:rsidRPr="00A03C55">
              <w:rPr>
                <w:i/>
                <w:iCs/>
                <w:noProof w:val="0"/>
                <w:sz w:val="16"/>
              </w:rPr>
              <w:t>U</w:t>
            </w:r>
          </w:p>
        </w:tc>
        <w:tc>
          <w:tcPr>
            <w:tcW w:w="4968" w:type="dxa"/>
            <w:vAlign w:val="center"/>
          </w:tcPr>
          <w:p w14:paraId="424A20F3"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154C52F9" w14:textId="77777777" w:rsidTr="00ED4370">
        <w:trPr>
          <w:cantSplit/>
        </w:trPr>
        <w:tc>
          <w:tcPr>
            <w:tcW w:w="1548" w:type="dxa"/>
            <w:vMerge/>
            <w:shd w:val="clear" w:color="auto" w:fill="FFFFFF" w:themeFill="background1"/>
            <w:vAlign w:val="center"/>
          </w:tcPr>
          <w:p w14:paraId="704CD6CD" w14:textId="77777777" w:rsidR="007A1F44" w:rsidRPr="00A03C55" w:rsidRDefault="007A1F44" w:rsidP="0055376D">
            <w:pPr>
              <w:pStyle w:val="TableLabel"/>
              <w:rPr>
                <w:noProof w:val="0"/>
                <w:sz w:val="16"/>
              </w:rPr>
            </w:pPr>
          </w:p>
        </w:tc>
        <w:tc>
          <w:tcPr>
            <w:tcW w:w="2520" w:type="dxa"/>
            <w:vAlign w:val="center"/>
          </w:tcPr>
          <w:p w14:paraId="4ED97BD8" w14:textId="77777777" w:rsidR="007A1F44" w:rsidRPr="00A03C55" w:rsidRDefault="007A1F44" w:rsidP="0055376D">
            <w:pPr>
              <w:pStyle w:val="TableEntry"/>
              <w:rPr>
                <w:i/>
                <w:noProof w:val="0"/>
                <w:sz w:val="16"/>
              </w:rPr>
            </w:pPr>
            <w:r w:rsidRPr="00A03C55">
              <w:rPr>
                <w:i/>
                <w:noProof w:val="0"/>
                <w:sz w:val="16"/>
              </w:rPr>
              <w:t>ParticipantObjectIDTypeCode</w:t>
            </w:r>
          </w:p>
        </w:tc>
        <w:tc>
          <w:tcPr>
            <w:tcW w:w="630" w:type="dxa"/>
            <w:vAlign w:val="center"/>
          </w:tcPr>
          <w:p w14:paraId="0870F39A" w14:textId="77777777" w:rsidR="007A1F44" w:rsidRPr="00A03C55" w:rsidRDefault="007A1F44" w:rsidP="0055376D">
            <w:pPr>
              <w:pStyle w:val="TableEntry"/>
              <w:jc w:val="center"/>
              <w:rPr>
                <w:i/>
                <w:noProof w:val="0"/>
                <w:sz w:val="16"/>
              </w:rPr>
            </w:pPr>
            <w:r w:rsidRPr="00A03C55">
              <w:rPr>
                <w:i/>
                <w:noProof w:val="0"/>
                <w:sz w:val="16"/>
              </w:rPr>
              <w:t>M</w:t>
            </w:r>
          </w:p>
        </w:tc>
        <w:tc>
          <w:tcPr>
            <w:tcW w:w="4968" w:type="dxa"/>
            <w:vAlign w:val="center"/>
          </w:tcPr>
          <w:p w14:paraId="703DFE29" w14:textId="77777777" w:rsidR="007A1F44" w:rsidRPr="00A03C55" w:rsidRDefault="0015406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4DC026A5" w14:textId="77777777" w:rsidTr="00ED4370">
        <w:trPr>
          <w:cantSplit/>
        </w:trPr>
        <w:tc>
          <w:tcPr>
            <w:tcW w:w="1548" w:type="dxa"/>
            <w:vMerge/>
            <w:shd w:val="clear" w:color="auto" w:fill="FFFFFF" w:themeFill="background1"/>
            <w:vAlign w:val="center"/>
          </w:tcPr>
          <w:p w14:paraId="2C17D979" w14:textId="77777777" w:rsidR="007A1F44" w:rsidRPr="00A03C55" w:rsidRDefault="007A1F44" w:rsidP="0055376D">
            <w:pPr>
              <w:pStyle w:val="TableLabel"/>
              <w:rPr>
                <w:noProof w:val="0"/>
                <w:sz w:val="16"/>
              </w:rPr>
            </w:pPr>
          </w:p>
        </w:tc>
        <w:tc>
          <w:tcPr>
            <w:tcW w:w="2520" w:type="dxa"/>
            <w:vAlign w:val="center"/>
          </w:tcPr>
          <w:p w14:paraId="29FEC795" w14:textId="77777777" w:rsidR="007A1F44" w:rsidRPr="00A03C55" w:rsidRDefault="007A1F44" w:rsidP="0055376D">
            <w:pPr>
              <w:pStyle w:val="TableEntry"/>
              <w:rPr>
                <w:i/>
                <w:iCs/>
                <w:noProof w:val="0"/>
                <w:sz w:val="16"/>
              </w:rPr>
            </w:pPr>
            <w:r w:rsidRPr="00A03C55">
              <w:rPr>
                <w:i/>
                <w:iCs/>
                <w:noProof w:val="0"/>
                <w:sz w:val="16"/>
              </w:rPr>
              <w:t>ParticipantObjectSensitivity</w:t>
            </w:r>
          </w:p>
        </w:tc>
        <w:tc>
          <w:tcPr>
            <w:tcW w:w="630" w:type="dxa"/>
            <w:vAlign w:val="center"/>
          </w:tcPr>
          <w:p w14:paraId="2E3B63B1" w14:textId="77777777" w:rsidR="007A1F44" w:rsidRPr="00A03C55" w:rsidRDefault="007A1F44" w:rsidP="0055376D">
            <w:pPr>
              <w:pStyle w:val="TableEntry"/>
              <w:jc w:val="center"/>
              <w:rPr>
                <w:i/>
                <w:iCs/>
                <w:noProof w:val="0"/>
                <w:sz w:val="16"/>
              </w:rPr>
            </w:pPr>
            <w:r w:rsidRPr="00A03C55">
              <w:rPr>
                <w:i/>
                <w:iCs/>
                <w:noProof w:val="0"/>
                <w:sz w:val="16"/>
              </w:rPr>
              <w:t>U</w:t>
            </w:r>
          </w:p>
        </w:tc>
        <w:tc>
          <w:tcPr>
            <w:tcW w:w="4968" w:type="dxa"/>
            <w:vAlign w:val="center"/>
          </w:tcPr>
          <w:p w14:paraId="376C387F"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6DC1CB96" w14:textId="77777777" w:rsidTr="00ED4370">
        <w:trPr>
          <w:cantSplit/>
        </w:trPr>
        <w:tc>
          <w:tcPr>
            <w:tcW w:w="1548" w:type="dxa"/>
            <w:vMerge/>
            <w:shd w:val="clear" w:color="auto" w:fill="FFFFFF" w:themeFill="background1"/>
            <w:vAlign w:val="center"/>
          </w:tcPr>
          <w:p w14:paraId="5F975EDB" w14:textId="77777777" w:rsidR="007A1F44" w:rsidRPr="00A03C55" w:rsidRDefault="007A1F44" w:rsidP="0055376D">
            <w:pPr>
              <w:pStyle w:val="AppendixHeading3"/>
              <w:rPr>
                <w:noProof w:val="0"/>
                <w:sz w:val="16"/>
              </w:rPr>
            </w:pPr>
            <w:bookmarkStart w:id="1659" w:name="_Toc398544377"/>
            <w:bookmarkEnd w:id="1659"/>
          </w:p>
        </w:tc>
        <w:tc>
          <w:tcPr>
            <w:tcW w:w="2520" w:type="dxa"/>
            <w:vAlign w:val="center"/>
          </w:tcPr>
          <w:p w14:paraId="4D1EEC5F"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365ED92C" w14:textId="77777777" w:rsidR="007A1F44" w:rsidRPr="00A03C55" w:rsidRDefault="007A1F44" w:rsidP="0055376D">
            <w:pPr>
              <w:pStyle w:val="TableEntry"/>
              <w:jc w:val="center"/>
              <w:rPr>
                <w:iCs/>
                <w:noProof w:val="0"/>
                <w:sz w:val="16"/>
              </w:rPr>
            </w:pPr>
            <w:r w:rsidRPr="00A03C55">
              <w:rPr>
                <w:iCs/>
                <w:noProof w:val="0"/>
                <w:sz w:val="16"/>
              </w:rPr>
              <w:t>M</w:t>
            </w:r>
          </w:p>
        </w:tc>
        <w:tc>
          <w:tcPr>
            <w:tcW w:w="4968" w:type="dxa"/>
          </w:tcPr>
          <w:p w14:paraId="6FBE2C99" w14:textId="77777777" w:rsidR="007A1F44" w:rsidRPr="00A03C55" w:rsidRDefault="007A1F44" w:rsidP="0055376D">
            <w:pPr>
              <w:pStyle w:val="TableEntry"/>
              <w:rPr>
                <w:iCs/>
                <w:noProof w:val="0"/>
                <w:sz w:val="16"/>
              </w:rPr>
            </w:pPr>
            <w:r w:rsidRPr="00A03C55">
              <w:rPr>
                <w:iCs/>
                <w:noProof w:val="0"/>
                <w:sz w:val="16"/>
              </w:rPr>
              <w:t>The value of &lt;Value Set Unique ID&gt;</w:t>
            </w:r>
          </w:p>
        </w:tc>
      </w:tr>
      <w:tr w:rsidR="007A1F44" w:rsidRPr="00A03C55" w14:paraId="5B85BCBC" w14:textId="77777777" w:rsidTr="00ED4370">
        <w:trPr>
          <w:cantSplit/>
        </w:trPr>
        <w:tc>
          <w:tcPr>
            <w:tcW w:w="1548" w:type="dxa"/>
            <w:vMerge/>
            <w:shd w:val="clear" w:color="auto" w:fill="FFFFFF" w:themeFill="background1"/>
            <w:vAlign w:val="center"/>
          </w:tcPr>
          <w:p w14:paraId="3EAC29CF" w14:textId="77777777" w:rsidR="007A1F44" w:rsidRPr="00A03C55" w:rsidRDefault="007A1F44" w:rsidP="0055376D">
            <w:pPr>
              <w:pStyle w:val="TableLabel"/>
              <w:rPr>
                <w:noProof w:val="0"/>
                <w:sz w:val="16"/>
              </w:rPr>
            </w:pPr>
          </w:p>
        </w:tc>
        <w:tc>
          <w:tcPr>
            <w:tcW w:w="2520" w:type="dxa"/>
            <w:vAlign w:val="center"/>
          </w:tcPr>
          <w:p w14:paraId="6DCCCED3" w14:textId="77777777" w:rsidR="007A1F44" w:rsidRPr="00A03C55" w:rsidRDefault="007A1F44" w:rsidP="00631CA0">
            <w:pPr>
              <w:pStyle w:val="TableEntry"/>
              <w:rPr>
                <w:noProof w:val="0"/>
                <w:sz w:val="16"/>
              </w:rPr>
            </w:pPr>
            <w:r w:rsidRPr="00A03C55">
              <w:rPr>
                <w:noProof w:val="0"/>
                <w:sz w:val="16"/>
              </w:rPr>
              <w:t>ParticipantObjectName</w:t>
            </w:r>
          </w:p>
        </w:tc>
        <w:tc>
          <w:tcPr>
            <w:tcW w:w="630" w:type="dxa"/>
            <w:vAlign w:val="center"/>
          </w:tcPr>
          <w:p w14:paraId="652772AE" w14:textId="77777777" w:rsidR="007A1F44" w:rsidRPr="00A03C55" w:rsidRDefault="007A1F44" w:rsidP="0055376D">
            <w:pPr>
              <w:pStyle w:val="TableEntry"/>
              <w:jc w:val="center"/>
              <w:rPr>
                <w:iCs/>
                <w:noProof w:val="0"/>
                <w:sz w:val="16"/>
              </w:rPr>
            </w:pPr>
            <w:r w:rsidRPr="00A03C55">
              <w:rPr>
                <w:iCs/>
                <w:noProof w:val="0"/>
                <w:sz w:val="16"/>
              </w:rPr>
              <w:t>O</w:t>
            </w:r>
          </w:p>
        </w:tc>
        <w:tc>
          <w:tcPr>
            <w:tcW w:w="4968" w:type="dxa"/>
            <w:vAlign w:val="center"/>
          </w:tcPr>
          <w:p w14:paraId="35676B22" w14:textId="77777777" w:rsidR="007A1F44" w:rsidRPr="00A03C55" w:rsidRDefault="007A1F44" w:rsidP="0055376D">
            <w:pPr>
              <w:pStyle w:val="TableEntry"/>
              <w:rPr>
                <w:iCs/>
                <w:noProof w:val="0"/>
                <w:sz w:val="16"/>
              </w:rPr>
            </w:pPr>
            <w:r w:rsidRPr="00A03C55">
              <w:rPr>
                <w:iCs/>
                <w:noProof w:val="0"/>
                <w:sz w:val="16"/>
              </w:rPr>
              <w:t>The value of &lt;Value Set name&gt;</w:t>
            </w:r>
          </w:p>
        </w:tc>
      </w:tr>
      <w:tr w:rsidR="007A1F44" w:rsidRPr="00A03C55" w14:paraId="492221C8" w14:textId="77777777" w:rsidTr="00ED4370">
        <w:trPr>
          <w:cantSplit/>
        </w:trPr>
        <w:tc>
          <w:tcPr>
            <w:tcW w:w="1548" w:type="dxa"/>
            <w:vMerge/>
            <w:shd w:val="clear" w:color="auto" w:fill="FFFFFF" w:themeFill="background1"/>
            <w:vAlign w:val="center"/>
          </w:tcPr>
          <w:p w14:paraId="34A659C8" w14:textId="77777777" w:rsidR="007A1F44" w:rsidRPr="00A03C55" w:rsidRDefault="007A1F44" w:rsidP="0055376D">
            <w:pPr>
              <w:pStyle w:val="AppendixHeading3"/>
              <w:rPr>
                <w:noProof w:val="0"/>
                <w:sz w:val="16"/>
              </w:rPr>
            </w:pPr>
            <w:bookmarkStart w:id="1660" w:name="_Toc398544378"/>
            <w:bookmarkEnd w:id="1660"/>
          </w:p>
        </w:tc>
        <w:tc>
          <w:tcPr>
            <w:tcW w:w="2520" w:type="dxa"/>
            <w:vAlign w:val="center"/>
          </w:tcPr>
          <w:p w14:paraId="6CCF0D31" w14:textId="77777777" w:rsidR="007A1F44" w:rsidRPr="00A03C55" w:rsidRDefault="007A1F44" w:rsidP="00631CA0">
            <w:pPr>
              <w:pStyle w:val="TableEntry"/>
              <w:rPr>
                <w:i/>
                <w:iCs/>
                <w:noProof w:val="0"/>
                <w:sz w:val="16"/>
              </w:rPr>
            </w:pPr>
            <w:r w:rsidRPr="00A03C55">
              <w:rPr>
                <w:i/>
                <w:iCs/>
                <w:noProof w:val="0"/>
                <w:sz w:val="16"/>
              </w:rPr>
              <w:t>ParticipantObjectQuery</w:t>
            </w:r>
          </w:p>
        </w:tc>
        <w:tc>
          <w:tcPr>
            <w:tcW w:w="630" w:type="dxa"/>
            <w:vAlign w:val="center"/>
          </w:tcPr>
          <w:p w14:paraId="5E3A1233" w14:textId="77777777" w:rsidR="007A1F44" w:rsidRPr="00A03C55" w:rsidRDefault="007A1F44" w:rsidP="00631CA0">
            <w:pPr>
              <w:pStyle w:val="TableEntry"/>
              <w:jc w:val="center"/>
              <w:rPr>
                <w:i/>
                <w:iCs/>
                <w:noProof w:val="0"/>
                <w:sz w:val="16"/>
              </w:rPr>
            </w:pPr>
            <w:r w:rsidRPr="00A03C55">
              <w:rPr>
                <w:i/>
                <w:iCs/>
                <w:noProof w:val="0"/>
                <w:sz w:val="16"/>
              </w:rPr>
              <w:t>U</w:t>
            </w:r>
          </w:p>
        </w:tc>
        <w:tc>
          <w:tcPr>
            <w:tcW w:w="4968" w:type="dxa"/>
            <w:vAlign w:val="center"/>
          </w:tcPr>
          <w:p w14:paraId="74D9230A" w14:textId="77777777" w:rsidR="007A1F44" w:rsidRPr="00A03C55" w:rsidRDefault="007A1F44" w:rsidP="00631CA0">
            <w:pPr>
              <w:pStyle w:val="TableEntry"/>
              <w:rPr>
                <w:i/>
                <w:iCs/>
                <w:noProof w:val="0"/>
                <w:sz w:val="16"/>
              </w:rPr>
            </w:pPr>
            <w:r w:rsidRPr="00A03C55">
              <w:rPr>
                <w:i/>
                <w:iCs/>
                <w:noProof w:val="0"/>
                <w:sz w:val="16"/>
              </w:rPr>
              <w:t>not specialized</w:t>
            </w:r>
          </w:p>
        </w:tc>
      </w:tr>
      <w:tr w:rsidR="007A1F44" w:rsidRPr="00A03C55" w14:paraId="62C41F26" w14:textId="77777777" w:rsidTr="00ED4370">
        <w:trPr>
          <w:cantSplit/>
        </w:trPr>
        <w:tc>
          <w:tcPr>
            <w:tcW w:w="1548" w:type="dxa"/>
            <w:vMerge/>
            <w:shd w:val="clear" w:color="auto" w:fill="FFFFFF" w:themeFill="background1"/>
            <w:vAlign w:val="center"/>
          </w:tcPr>
          <w:p w14:paraId="3D76C5E8" w14:textId="77777777" w:rsidR="007A1F44" w:rsidRPr="00A03C55" w:rsidRDefault="007A1F44" w:rsidP="0055376D">
            <w:pPr>
              <w:pStyle w:val="TableLabel"/>
              <w:rPr>
                <w:noProof w:val="0"/>
                <w:sz w:val="16"/>
              </w:rPr>
            </w:pPr>
          </w:p>
        </w:tc>
        <w:tc>
          <w:tcPr>
            <w:tcW w:w="2520" w:type="dxa"/>
            <w:vAlign w:val="center"/>
          </w:tcPr>
          <w:p w14:paraId="10931D5E" w14:textId="77777777" w:rsidR="007A1F44" w:rsidRPr="00A03C55" w:rsidRDefault="007A1F44" w:rsidP="00631CA0">
            <w:pPr>
              <w:pStyle w:val="TableEntry"/>
              <w:rPr>
                <w:noProof w:val="0"/>
                <w:sz w:val="16"/>
              </w:rPr>
            </w:pPr>
            <w:r w:rsidRPr="00A03C55">
              <w:rPr>
                <w:noProof w:val="0"/>
                <w:sz w:val="16"/>
              </w:rPr>
              <w:t>ParticipantObjectDetail</w:t>
            </w:r>
          </w:p>
        </w:tc>
        <w:tc>
          <w:tcPr>
            <w:tcW w:w="630" w:type="dxa"/>
            <w:vAlign w:val="center"/>
          </w:tcPr>
          <w:p w14:paraId="76DA4895" w14:textId="77777777" w:rsidR="007A1F44" w:rsidRPr="00A03C55" w:rsidRDefault="007A1F44" w:rsidP="0055376D">
            <w:pPr>
              <w:pStyle w:val="TableEntry"/>
              <w:jc w:val="center"/>
              <w:rPr>
                <w:iCs/>
                <w:noProof w:val="0"/>
                <w:sz w:val="16"/>
              </w:rPr>
            </w:pPr>
            <w:r w:rsidRPr="00A03C55">
              <w:rPr>
                <w:iCs/>
                <w:noProof w:val="0"/>
                <w:sz w:val="16"/>
              </w:rPr>
              <w:t>O</w:t>
            </w:r>
          </w:p>
        </w:tc>
        <w:tc>
          <w:tcPr>
            <w:tcW w:w="4968" w:type="dxa"/>
            <w:vAlign w:val="center"/>
          </w:tcPr>
          <w:p w14:paraId="2F1F6721" w14:textId="77777777" w:rsidR="007A1F44" w:rsidRPr="00A03C55" w:rsidRDefault="007A1F44" w:rsidP="0055376D">
            <w:pPr>
              <w:pStyle w:val="TableEntry"/>
              <w:rPr>
                <w:iCs/>
                <w:noProof w:val="0"/>
                <w:sz w:val="16"/>
              </w:rPr>
            </w:pPr>
            <w:r w:rsidRPr="00A03C55">
              <w:rPr>
                <w:iCs/>
                <w:noProof w:val="0"/>
                <w:sz w:val="16"/>
              </w:rPr>
              <w:t>The value of &lt;Value Set Version&gt;</w:t>
            </w:r>
          </w:p>
        </w:tc>
      </w:tr>
    </w:tbl>
    <w:p w14:paraId="1D60EDAB"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3.48.6.1.2 Value Set 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2BC77A4" w14:textId="77777777" w:rsidTr="00D372D5">
        <w:trPr>
          <w:cantSplit/>
        </w:trPr>
        <w:tc>
          <w:tcPr>
            <w:tcW w:w="1458" w:type="dxa"/>
            <w:shd w:val="clear" w:color="auto" w:fill="E6E6E6"/>
            <w:textDirection w:val="btLr"/>
            <w:vAlign w:val="center"/>
          </w:tcPr>
          <w:p w14:paraId="2A8A852D" w14:textId="77777777" w:rsidR="007A1F44" w:rsidRPr="00A03C55" w:rsidRDefault="007A1F44">
            <w:pPr>
              <w:pStyle w:val="TableEntryHeader"/>
              <w:rPr>
                <w:noProof w:val="0"/>
                <w:sz w:val="20"/>
              </w:rPr>
            </w:pPr>
          </w:p>
        </w:tc>
        <w:tc>
          <w:tcPr>
            <w:tcW w:w="2610" w:type="dxa"/>
            <w:shd w:val="clear" w:color="auto" w:fill="E6E6E6"/>
            <w:vAlign w:val="center"/>
          </w:tcPr>
          <w:p w14:paraId="1F23D0D6"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E6E6E6"/>
            <w:vAlign w:val="center"/>
          </w:tcPr>
          <w:p w14:paraId="3C0F7224" w14:textId="77777777" w:rsidR="007A1F44" w:rsidRPr="00A03C55" w:rsidRDefault="007A1F44" w:rsidP="00A53067">
            <w:pPr>
              <w:pStyle w:val="TableEntryHeader"/>
              <w:rPr>
                <w:noProof w:val="0"/>
              </w:rPr>
            </w:pPr>
            <w:r w:rsidRPr="00A03C55">
              <w:rPr>
                <w:noProof w:val="0"/>
              </w:rPr>
              <w:t>Opt</w:t>
            </w:r>
          </w:p>
        </w:tc>
        <w:tc>
          <w:tcPr>
            <w:tcW w:w="4878" w:type="dxa"/>
            <w:shd w:val="clear" w:color="auto" w:fill="E6E6E6"/>
            <w:vAlign w:val="center"/>
          </w:tcPr>
          <w:p w14:paraId="379AA519" w14:textId="77777777" w:rsidR="007A1F44" w:rsidRPr="00A03C55" w:rsidRDefault="007A1F44" w:rsidP="00A53067">
            <w:pPr>
              <w:pStyle w:val="TableEntryHeader"/>
              <w:rPr>
                <w:noProof w:val="0"/>
              </w:rPr>
            </w:pPr>
            <w:r w:rsidRPr="00A03C55">
              <w:rPr>
                <w:noProof w:val="0"/>
              </w:rPr>
              <w:t>Value Constraints</w:t>
            </w:r>
          </w:p>
        </w:tc>
      </w:tr>
      <w:tr w:rsidR="007A1F44" w:rsidRPr="00A03C55" w14:paraId="48211AC1" w14:textId="77777777" w:rsidTr="003462A5">
        <w:trPr>
          <w:cantSplit/>
        </w:trPr>
        <w:tc>
          <w:tcPr>
            <w:tcW w:w="1458" w:type="dxa"/>
            <w:vMerge w:val="restart"/>
            <w:shd w:val="clear" w:color="auto" w:fill="FFFFFF" w:themeFill="background1"/>
          </w:tcPr>
          <w:p w14:paraId="534693F6" w14:textId="77777777" w:rsidR="007A1F44" w:rsidRPr="00A03C55" w:rsidRDefault="007A1F44" w:rsidP="003462A5">
            <w:pPr>
              <w:pStyle w:val="TableEntryHeader"/>
              <w:rPr>
                <w:noProof w:val="0"/>
              </w:rPr>
            </w:pPr>
            <w:r w:rsidRPr="00A03C55">
              <w:rPr>
                <w:noProof w:val="0"/>
              </w:rPr>
              <w:t>Event</w:t>
            </w:r>
          </w:p>
          <w:p w14:paraId="55A725D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0863DBBD" w14:textId="77777777" w:rsidR="007A1F44" w:rsidRPr="00A03C55" w:rsidRDefault="007A1F44" w:rsidP="0055376D">
            <w:pPr>
              <w:pStyle w:val="TableEntry"/>
              <w:rPr>
                <w:noProof w:val="0"/>
                <w:sz w:val="16"/>
                <w:szCs w:val="16"/>
              </w:rPr>
            </w:pPr>
            <w:r w:rsidRPr="00A03C55">
              <w:rPr>
                <w:noProof w:val="0"/>
                <w:sz w:val="16"/>
                <w:szCs w:val="16"/>
              </w:rPr>
              <w:t>EventID</w:t>
            </w:r>
          </w:p>
        </w:tc>
        <w:tc>
          <w:tcPr>
            <w:tcW w:w="720" w:type="dxa"/>
            <w:vAlign w:val="center"/>
          </w:tcPr>
          <w:p w14:paraId="79F19655"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878" w:type="dxa"/>
            <w:vAlign w:val="center"/>
          </w:tcPr>
          <w:p w14:paraId="44212F51" w14:textId="77777777" w:rsidR="007A1F44" w:rsidRPr="00A03C55" w:rsidRDefault="007A1F44" w:rsidP="0055376D">
            <w:pPr>
              <w:pStyle w:val="TableEntry"/>
              <w:rPr>
                <w:noProof w:val="0"/>
                <w:sz w:val="16"/>
                <w:szCs w:val="16"/>
              </w:rPr>
            </w:pPr>
            <w:r w:rsidRPr="00A03C55">
              <w:rPr>
                <w:noProof w:val="0"/>
                <w:sz w:val="16"/>
                <w:szCs w:val="16"/>
              </w:rPr>
              <w:t>EV(110106, DCM, “Export”)</w:t>
            </w:r>
          </w:p>
        </w:tc>
      </w:tr>
      <w:tr w:rsidR="007A1F44" w:rsidRPr="00A03C55" w14:paraId="560E8AEF" w14:textId="77777777" w:rsidTr="003462A5">
        <w:trPr>
          <w:cantSplit/>
        </w:trPr>
        <w:tc>
          <w:tcPr>
            <w:tcW w:w="1458" w:type="dxa"/>
            <w:vMerge/>
            <w:shd w:val="clear" w:color="auto" w:fill="FFFFFF" w:themeFill="background1"/>
            <w:vAlign w:val="center"/>
          </w:tcPr>
          <w:p w14:paraId="390C4045" w14:textId="77777777" w:rsidR="007A1F44" w:rsidRPr="00A03C55" w:rsidRDefault="007A1F44" w:rsidP="0055376D">
            <w:pPr>
              <w:pStyle w:val="TableLabel"/>
              <w:rPr>
                <w:noProof w:val="0"/>
                <w:sz w:val="16"/>
              </w:rPr>
            </w:pPr>
          </w:p>
        </w:tc>
        <w:tc>
          <w:tcPr>
            <w:tcW w:w="2610" w:type="dxa"/>
            <w:vAlign w:val="center"/>
          </w:tcPr>
          <w:p w14:paraId="260A6EF6" w14:textId="77777777" w:rsidR="007A1F44" w:rsidRPr="00A03C55" w:rsidRDefault="007A1F44" w:rsidP="0055376D">
            <w:pPr>
              <w:pStyle w:val="TableEntry"/>
              <w:rPr>
                <w:noProof w:val="0"/>
                <w:sz w:val="16"/>
                <w:szCs w:val="16"/>
              </w:rPr>
            </w:pPr>
            <w:r w:rsidRPr="00A03C55">
              <w:rPr>
                <w:noProof w:val="0"/>
                <w:sz w:val="16"/>
                <w:szCs w:val="16"/>
              </w:rPr>
              <w:t>EventActionCode</w:t>
            </w:r>
          </w:p>
        </w:tc>
        <w:tc>
          <w:tcPr>
            <w:tcW w:w="720" w:type="dxa"/>
            <w:vAlign w:val="center"/>
          </w:tcPr>
          <w:p w14:paraId="794F8950"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878" w:type="dxa"/>
          </w:tcPr>
          <w:p w14:paraId="7B53B9DF" w14:textId="09A9FCA5" w:rsidR="007A1F44" w:rsidRPr="00A03C55" w:rsidRDefault="007A1F44" w:rsidP="0055376D">
            <w:pPr>
              <w:pStyle w:val="TableEntry"/>
              <w:rPr>
                <w:noProof w:val="0"/>
                <w:sz w:val="16"/>
                <w:szCs w:val="16"/>
              </w:rPr>
            </w:pPr>
            <w:r w:rsidRPr="00A03C55">
              <w:rPr>
                <w:noProof w:val="0"/>
                <w:sz w:val="16"/>
                <w:szCs w:val="16"/>
              </w:rPr>
              <w:t>“R” (Read)</w:t>
            </w:r>
            <w:r w:rsidR="00952DDA" w:rsidRPr="00A03C55">
              <w:rPr>
                <w:noProof w:val="0"/>
                <w:sz w:val="16"/>
                <w:szCs w:val="16"/>
              </w:rPr>
              <w:t xml:space="preserve"> </w:t>
            </w:r>
          </w:p>
        </w:tc>
      </w:tr>
      <w:tr w:rsidR="007A1F44" w:rsidRPr="00A03C55" w14:paraId="582229BB" w14:textId="77777777" w:rsidTr="003462A5">
        <w:trPr>
          <w:cantSplit/>
        </w:trPr>
        <w:tc>
          <w:tcPr>
            <w:tcW w:w="1458" w:type="dxa"/>
            <w:vMerge/>
            <w:shd w:val="clear" w:color="auto" w:fill="FFFFFF" w:themeFill="background1"/>
            <w:vAlign w:val="center"/>
          </w:tcPr>
          <w:p w14:paraId="06F4D476" w14:textId="77777777" w:rsidR="007A1F44" w:rsidRPr="00A03C55" w:rsidRDefault="007A1F44" w:rsidP="0055376D">
            <w:pPr>
              <w:pStyle w:val="TableLabel"/>
              <w:rPr>
                <w:noProof w:val="0"/>
                <w:sz w:val="16"/>
              </w:rPr>
            </w:pPr>
          </w:p>
        </w:tc>
        <w:tc>
          <w:tcPr>
            <w:tcW w:w="2610" w:type="dxa"/>
            <w:vAlign w:val="center"/>
          </w:tcPr>
          <w:p w14:paraId="798759FA" w14:textId="77777777" w:rsidR="007A1F44" w:rsidRPr="00A03C55" w:rsidRDefault="007A1F44" w:rsidP="00631CA0">
            <w:pPr>
              <w:pStyle w:val="TableEntry"/>
              <w:rPr>
                <w:i/>
                <w:iCs/>
                <w:noProof w:val="0"/>
                <w:sz w:val="16"/>
                <w:szCs w:val="16"/>
              </w:rPr>
            </w:pPr>
            <w:r w:rsidRPr="00A03C55">
              <w:rPr>
                <w:i/>
                <w:iCs/>
                <w:noProof w:val="0"/>
                <w:sz w:val="16"/>
                <w:szCs w:val="16"/>
              </w:rPr>
              <w:t>EventDateTime</w:t>
            </w:r>
          </w:p>
        </w:tc>
        <w:tc>
          <w:tcPr>
            <w:tcW w:w="720" w:type="dxa"/>
            <w:vAlign w:val="center"/>
          </w:tcPr>
          <w:p w14:paraId="5893C4FA" w14:textId="77777777" w:rsidR="007A1F44" w:rsidRPr="00A03C55" w:rsidRDefault="007A1F44" w:rsidP="00D372D5">
            <w:pPr>
              <w:pStyle w:val="TableEntry"/>
              <w:jc w:val="center"/>
              <w:rPr>
                <w:i/>
                <w:iCs/>
                <w:noProof w:val="0"/>
                <w:sz w:val="16"/>
                <w:szCs w:val="16"/>
              </w:rPr>
            </w:pPr>
            <w:r w:rsidRPr="00A03C55">
              <w:rPr>
                <w:i/>
                <w:iCs/>
                <w:noProof w:val="0"/>
                <w:sz w:val="16"/>
                <w:szCs w:val="16"/>
              </w:rPr>
              <w:t>M</w:t>
            </w:r>
          </w:p>
        </w:tc>
        <w:tc>
          <w:tcPr>
            <w:tcW w:w="4878" w:type="dxa"/>
            <w:vAlign w:val="center"/>
          </w:tcPr>
          <w:p w14:paraId="37F8A015" w14:textId="77777777" w:rsidR="007A1F44" w:rsidRPr="00A03C55" w:rsidRDefault="007A1F44" w:rsidP="00631CA0">
            <w:pPr>
              <w:pStyle w:val="TableEntry"/>
              <w:rPr>
                <w:i/>
                <w:iCs/>
                <w:noProof w:val="0"/>
                <w:sz w:val="16"/>
                <w:szCs w:val="16"/>
              </w:rPr>
            </w:pPr>
            <w:r w:rsidRPr="00A03C55">
              <w:rPr>
                <w:i/>
                <w:iCs/>
                <w:noProof w:val="0"/>
                <w:sz w:val="16"/>
                <w:szCs w:val="16"/>
              </w:rPr>
              <w:t>not specialized</w:t>
            </w:r>
          </w:p>
        </w:tc>
      </w:tr>
      <w:tr w:rsidR="007A1F44" w:rsidRPr="00A03C55" w14:paraId="1E590548" w14:textId="77777777" w:rsidTr="003462A5">
        <w:trPr>
          <w:cantSplit/>
        </w:trPr>
        <w:tc>
          <w:tcPr>
            <w:tcW w:w="1458" w:type="dxa"/>
            <w:vMerge/>
            <w:shd w:val="clear" w:color="auto" w:fill="FFFFFF" w:themeFill="background1"/>
            <w:vAlign w:val="center"/>
          </w:tcPr>
          <w:p w14:paraId="31A7DE8D" w14:textId="77777777" w:rsidR="007A1F44" w:rsidRPr="00A03C55" w:rsidRDefault="007A1F44" w:rsidP="0055376D">
            <w:pPr>
              <w:pStyle w:val="TableLabel"/>
              <w:rPr>
                <w:noProof w:val="0"/>
                <w:sz w:val="16"/>
              </w:rPr>
            </w:pPr>
          </w:p>
        </w:tc>
        <w:tc>
          <w:tcPr>
            <w:tcW w:w="2610" w:type="dxa"/>
            <w:vAlign w:val="center"/>
          </w:tcPr>
          <w:p w14:paraId="1011851E" w14:textId="77777777" w:rsidR="007A1F44" w:rsidRPr="00A03C55" w:rsidRDefault="007A1F44" w:rsidP="00631CA0">
            <w:pPr>
              <w:pStyle w:val="TableEntry"/>
              <w:rPr>
                <w:i/>
                <w:iCs/>
                <w:noProof w:val="0"/>
                <w:sz w:val="16"/>
                <w:szCs w:val="16"/>
              </w:rPr>
            </w:pPr>
            <w:r w:rsidRPr="00A03C55">
              <w:rPr>
                <w:i/>
                <w:iCs/>
                <w:noProof w:val="0"/>
                <w:sz w:val="16"/>
                <w:szCs w:val="16"/>
              </w:rPr>
              <w:t>EventOutcomeIndicator</w:t>
            </w:r>
          </w:p>
        </w:tc>
        <w:tc>
          <w:tcPr>
            <w:tcW w:w="720" w:type="dxa"/>
            <w:vAlign w:val="center"/>
          </w:tcPr>
          <w:p w14:paraId="0B2C84BA" w14:textId="77777777" w:rsidR="007A1F44" w:rsidRPr="00A03C55" w:rsidRDefault="007A1F44" w:rsidP="00D372D5">
            <w:pPr>
              <w:pStyle w:val="TableEntry"/>
              <w:jc w:val="center"/>
              <w:rPr>
                <w:i/>
                <w:iCs/>
                <w:noProof w:val="0"/>
                <w:sz w:val="16"/>
                <w:szCs w:val="16"/>
              </w:rPr>
            </w:pPr>
            <w:r w:rsidRPr="00A03C55">
              <w:rPr>
                <w:i/>
                <w:iCs/>
                <w:noProof w:val="0"/>
                <w:sz w:val="16"/>
                <w:szCs w:val="16"/>
              </w:rPr>
              <w:t>M</w:t>
            </w:r>
          </w:p>
        </w:tc>
        <w:tc>
          <w:tcPr>
            <w:tcW w:w="4878" w:type="dxa"/>
            <w:vAlign w:val="center"/>
          </w:tcPr>
          <w:p w14:paraId="45EC8938" w14:textId="77777777" w:rsidR="007A1F44" w:rsidRPr="00A03C55" w:rsidRDefault="007A1F44" w:rsidP="00631CA0">
            <w:pPr>
              <w:pStyle w:val="TableEntry"/>
              <w:rPr>
                <w:i/>
                <w:iCs/>
                <w:noProof w:val="0"/>
                <w:sz w:val="16"/>
                <w:szCs w:val="16"/>
              </w:rPr>
            </w:pPr>
            <w:r w:rsidRPr="00A03C55">
              <w:rPr>
                <w:i/>
                <w:iCs/>
                <w:noProof w:val="0"/>
                <w:sz w:val="16"/>
                <w:szCs w:val="16"/>
              </w:rPr>
              <w:t>not specialized</w:t>
            </w:r>
          </w:p>
        </w:tc>
      </w:tr>
      <w:tr w:rsidR="007A1F44" w:rsidRPr="00A03C55" w14:paraId="06CA8C2A" w14:textId="77777777" w:rsidTr="003462A5">
        <w:trPr>
          <w:cantSplit/>
        </w:trPr>
        <w:tc>
          <w:tcPr>
            <w:tcW w:w="1458" w:type="dxa"/>
            <w:vMerge/>
            <w:shd w:val="clear" w:color="auto" w:fill="FFFFFF" w:themeFill="background1"/>
            <w:vAlign w:val="center"/>
          </w:tcPr>
          <w:p w14:paraId="582C7020" w14:textId="77777777" w:rsidR="007A1F44" w:rsidRPr="00A03C55" w:rsidRDefault="007A1F44" w:rsidP="0055376D">
            <w:pPr>
              <w:pStyle w:val="TableLabel"/>
              <w:rPr>
                <w:noProof w:val="0"/>
                <w:sz w:val="16"/>
              </w:rPr>
            </w:pPr>
          </w:p>
        </w:tc>
        <w:tc>
          <w:tcPr>
            <w:tcW w:w="2610" w:type="dxa"/>
            <w:vAlign w:val="center"/>
          </w:tcPr>
          <w:p w14:paraId="3BD654B7" w14:textId="77777777" w:rsidR="007A1F44" w:rsidRPr="00A03C55" w:rsidRDefault="007A1F44" w:rsidP="0055376D">
            <w:pPr>
              <w:pStyle w:val="TableEntry"/>
              <w:rPr>
                <w:noProof w:val="0"/>
                <w:sz w:val="16"/>
                <w:szCs w:val="16"/>
              </w:rPr>
            </w:pPr>
            <w:r w:rsidRPr="00A03C55">
              <w:rPr>
                <w:noProof w:val="0"/>
                <w:sz w:val="16"/>
                <w:szCs w:val="16"/>
              </w:rPr>
              <w:t>EventTypeCode</w:t>
            </w:r>
          </w:p>
        </w:tc>
        <w:tc>
          <w:tcPr>
            <w:tcW w:w="720" w:type="dxa"/>
            <w:vAlign w:val="center"/>
          </w:tcPr>
          <w:p w14:paraId="287CC933"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878" w:type="dxa"/>
            <w:vAlign w:val="center"/>
          </w:tcPr>
          <w:p w14:paraId="563F5F66" w14:textId="77777777" w:rsidR="007A1F44" w:rsidRPr="00A03C55" w:rsidRDefault="007A1F44" w:rsidP="0055376D">
            <w:pPr>
              <w:pStyle w:val="TableEntry"/>
              <w:rPr>
                <w:noProof w:val="0"/>
                <w:sz w:val="16"/>
                <w:szCs w:val="16"/>
              </w:rPr>
            </w:pPr>
            <w:r w:rsidRPr="00A03C55">
              <w:rPr>
                <w:noProof w:val="0"/>
                <w:sz w:val="16"/>
                <w:szCs w:val="16"/>
              </w:rPr>
              <w:t>EV(“ITI-48”, “IHE Transactions”, “Retrieve Value Sets”) or</w:t>
            </w:r>
          </w:p>
          <w:p w14:paraId="583BBCE5" w14:textId="77777777" w:rsidR="007A1F44" w:rsidRPr="00A03C55" w:rsidRDefault="007A1F44" w:rsidP="0055376D">
            <w:pPr>
              <w:pStyle w:val="TableEntry"/>
              <w:rPr>
                <w:noProof w:val="0"/>
                <w:sz w:val="16"/>
                <w:szCs w:val="16"/>
              </w:rPr>
            </w:pPr>
            <w:r w:rsidRPr="00A03C55">
              <w:rPr>
                <w:noProof w:val="0"/>
                <w:sz w:val="16"/>
                <w:szCs w:val="16"/>
              </w:rPr>
              <w:t>EV(“ITI-60”,”IHE Transactions”,”Retrieve Multiple Value Sets”)</w:t>
            </w:r>
          </w:p>
        </w:tc>
      </w:tr>
      <w:tr w:rsidR="007A1F44" w:rsidRPr="00A03C55" w14:paraId="15358F53" w14:textId="77777777" w:rsidTr="0055376D">
        <w:trPr>
          <w:cantSplit/>
        </w:trPr>
        <w:tc>
          <w:tcPr>
            <w:tcW w:w="9666" w:type="dxa"/>
            <w:gridSpan w:val="4"/>
          </w:tcPr>
          <w:p w14:paraId="236FDB1C" w14:textId="77777777" w:rsidR="007A1F44" w:rsidRPr="00A03C55" w:rsidRDefault="007A1F44" w:rsidP="0055376D">
            <w:pPr>
              <w:pStyle w:val="TableEntry"/>
              <w:rPr>
                <w:noProof w:val="0"/>
              </w:rPr>
            </w:pPr>
            <w:r w:rsidRPr="00A03C55">
              <w:rPr>
                <w:noProof w:val="0"/>
              </w:rPr>
              <w:t>Source (Value Set Repository) (1)</w:t>
            </w:r>
          </w:p>
        </w:tc>
      </w:tr>
      <w:tr w:rsidR="007A1F44" w:rsidRPr="00A03C55" w14:paraId="13B0F24A" w14:textId="77777777" w:rsidTr="0055376D">
        <w:trPr>
          <w:cantSplit/>
        </w:trPr>
        <w:tc>
          <w:tcPr>
            <w:tcW w:w="9666" w:type="dxa"/>
            <w:gridSpan w:val="4"/>
          </w:tcPr>
          <w:p w14:paraId="42C827F0" w14:textId="77777777" w:rsidR="007A1F44" w:rsidRPr="00A03C55" w:rsidRDefault="007A1F44" w:rsidP="0055376D">
            <w:pPr>
              <w:pStyle w:val="TableEntry"/>
              <w:rPr>
                <w:noProof w:val="0"/>
                <w:szCs w:val="16"/>
              </w:rPr>
            </w:pPr>
            <w:r w:rsidRPr="00A03C55">
              <w:rPr>
                <w:noProof w:val="0"/>
                <w:szCs w:val="16"/>
              </w:rPr>
              <w:t>Human Requestor (0..n)</w:t>
            </w:r>
          </w:p>
        </w:tc>
      </w:tr>
      <w:tr w:rsidR="007A1F44" w:rsidRPr="00A03C55" w14:paraId="2252D396" w14:textId="77777777" w:rsidTr="0055376D">
        <w:trPr>
          <w:cantSplit/>
        </w:trPr>
        <w:tc>
          <w:tcPr>
            <w:tcW w:w="9666" w:type="dxa"/>
            <w:gridSpan w:val="4"/>
          </w:tcPr>
          <w:p w14:paraId="064BBB08" w14:textId="77777777" w:rsidR="007A1F44" w:rsidRPr="00A03C55" w:rsidRDefault="007A1F44" w:rsidP="0055376D">
            <w:pPr>
              <w:pStyle w:val="TableEntry"/>
              <w:rPr>
                <w:noProof w:val="0"/>
              </w:rPr>
            </w:pPr>
            <w:r w:rsidRPr="00A03C55">
              <w:rPr>
                <w:noProof w:val="0"/>
              </w:rPr>
              <w:t>Destination (Value Set Consumer) (1)</w:t>
            </w:r>
          </w:p>
        </w:tc>
      </w:tr>
      <w:tr w:rsidR="007A1F44" w:rsidRPr="00A03C55" w14:paraId="37EB8372" w14:textId="77777777" w:rsidTr="0055376D">
        <w:trPr>
          <w:cantSplit/>
        </w:trPr>
        <w:tc>
          <w:tcPr>
            <w:tcW w:w="9666" w:type="dxa"/>
            <w:gridSpan w:val="4"/>
          </w:tcPr>
          <w:p w14:paraId="5E8BE560" w14:textId="77777777" w:rsidR="007A1F44" w:rsidRPr="00A03C55" w:rsidRDefault="007A1F44" w:rsidP="0055376D">
            <w:pPr>
              <w:pStyle w:val="TableEntry"/>
              <w:rPr>
                <w:noProof w:val="0"/>
              </w:rPr>
            </w:pPr>
            <w:r w:rsidRPr="00A03C55">
              <w:rPr>
                <w:noProof w:val="0"/>
              </w:rPr>
              <w:t>Audit Source (Value Set Source) (1)</w:t>
            </w:r>
          </w:p>
        </w:tc>
      </w:tr>
      <w:tr w:rsidR="007A1F44" w:rsidRPr="00A03C55" w14:paraId="67FAC0D9" w14:textId="77777777" w:rsidTr="0055376D">
        <w:trPr>
          <w:cantSplit/>
        </w:trPr>
        <w:tc>
          <w:tcPr>
            <w:tcW w:w="9666" w:type="dxa"/>
            <w:gridSpan w:val="4"/>
          </w:tcPr>
          <w:p w14:paraId="611E71A5" w14:textId="77777777" w:rsidR="007A1F44" w:rsidRPr="00A03C55" w:rsidRDefault="007A1F44" w:rsidP="0055376D">
            <w:pPr>
              <w:pStyle w:val="TableEntry"/>
              <w:rPr>
                <w:noProof w:val="0"/>
              </w:rPr>
            </w:pPr>
            <w:r w:rsidRPr="00A03C55">
              <w:rPr>
                <w:noProof w:val="0"/>
              </w:rPr>
              <w:t>ValueSetInstance (1)</w:t>
            </w:r>
          </w:p>
        </w:tc>
      </w:tr>
    </w:tbl>
    <w:p w14:paraId="19C532FB" w14:textId="77777777" w:rsidR="007A1F44" w:rsidRPr="00A03C55" w:rsidRDefault="007A1F44" w:rsidP="0055376D">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35230E7" w14:textId="77777777" w:rsidTr="003462A5">
        <w:trPr>
          <w:cantSplit/>
        </w:trPr>
        <w:tc>
          <w:tcPr>
            <w:tcW w:w="1548" w:type="dxa"/>
            <w:vMerge w:val="restart"/>
            <w:shd w:val="clear" w:color="auto" w:fill="FFFFFF" w:themeFill="background1"/>
          </w:tcPr>
          <w:p w14:paraId="3D417B1C" w14:textId="77777777" w:rsidR="007A1F44" w:rsidRPr="00A03C55" w:rsidRDefault="007A1F44" w:rsidP="003462A5">
            <w:pPr>
              <w:pStyle w:val="TableEntryHeader"/>
              <w:rPr>
                <w:noProof w:val="0"/>
              </w:rPr>
            </w:pPr>
            <w:r w:rsidRPr="00A03C55">
              <w:rPr>
                <w:noProof w:val="0"/>
              </w:rPr>
              <w:t>Source</w:t>
            </w:r>
          </w:p>
          <w:p w14:paraId="141CB64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C8A1BE9" w14:textId="77777777" w:rsidR="007A1F44" w:rsidRPr="00A03C55" w:rsidRDefault="007A1F44" w:rsidP="0055376D">
            <w:pPr>
              <w:pStyle w:val="TableEntry"/>
              <w:rPr>
                <w:noProof w:val="0"/>
                <w:sz w:val="16"/>
                <w:szCs w:val="16"/>
              </w:rPr>
            </w:pPr>
            <w:r w:rsidRPr="00A03C55">
              <w:rPr>
                <w:noProof w:val="0"/>
                <w:sz w:val="16"/>
                <w:szCs w:val="16"/>
              </w:rPr>
              <w:t>UserID</w:t>
            </w:r>
          </w:p>
        </w:tc>
        <w:tc>
          <w:tcPr>
            <w:tcW w:w="630" w:type="dxa"/>
            <w:vAlign w:val="center"/>
          </w:tcPr>
          <w:p w14:paraId="495D8A1E"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24887DE3" w14:textId="77777777" w:rsidR="007A1F44" w:rsidRPr="00A03C55" w:rsidRDefault="007A1F44" w:rsidP="0055376D">
            <w:pPr>
              <w:pStyle w:val="TableEntry"/>
              <w:rPr>
                <w:noProof w:val="0"/>
                <w:sz w:val="16"/>
                <w:szCs w:val="16"/>
              </w:rPr>
            </w:pPr>
            <w:r w:rsidRPr="00A03C55">
              <w:rPr>
                <w:noProof w:val="0"/>
                <w:sz w:val="16"/>
                <w:szCs w:val="16"/>
              </w:rPr>
              <w:t>the process ID as used within the local operating system in the local system logs.</w:t>
            </w:r>
          </w:p>
        </w:tc>
      </w:tr>
      <w:tr w:rsidR="007A1F44" w:rsidRPr="00A03C55" w14:paraId="32791B31" w14:textId="77777777" w:rsidTr="003462A5">
        <w:trPr>
          <w:cantSplit/>
        </w:trPr>
        <w:tc>
          <w:tcPr>
            <w:tcW w:w="1548" w:type="dxa"/>
            <w:vMerge/>
            <w:shd w:val="clear" w:color="auto" w:fill="FFFFFF" w:themeFill="background1"/>
            <w:textDirection w:val="btLr"/>
            <w:vAlign w:val="center"/>
          </w:tcPr>
          <w:p w14:paraId="232AD3AE" w14:textId="77777777" w:rsidR="007A1F44" w:rsidRPr="00A03C55" w:rsidRDefault="007A1F44" w:rsidP="0055376D">
            <w:pPr>
              <w:pStyle w:val="TableLabel"/>
              <w:rPr>
                <w:noProof w:val="0"/>
                <w:sz w:val="16"/>
              </w:rPr>
            </w:pPr>
          </w:p>
        </w:tc>
        <w:tc>
          <w:tcPr>
            <w:tcW w:w="2520" w:type="dxa"/>
            <w:vAlign w:val="center"/>
          </w:tcPr>
          <w:p w14:paraId="3D0771CF" w14:textId="77777777" w:rsidR="007A1F44" w:rsidRPr="00A03C55" w:rsidRDefault="007A1F44" w:rsidP="0055376D">
            <w:pPr>
              <w:pStyle w:val="TableEntry"/>
              <w:rPr>
                <w:noProof w:val="0"/>
                <w:sz w:val="16"/>
                <w:szCs w:val="16"/>
              </w:rPr>
            </w:pPr>
            <w:r w:rsidRPr="00A03C55">
              <w:rPr>
                <w:noProof w:val="0"/>
                <w:sz w:val="16"/>
                <w:szCs w:val="16"/>
              </w:rPr>
              <w:t>AlternativeUserID</w:t>
            </w:r>
          </w:p>
        </w:tc>
        <w:tc>
          <w:tcPr>
            <w:tcW w:w="630" w:type="dxa"/>
            <w:vAlign w:val="center"/>
          </w:tcPr>
          <w:p w14:paraId="61A5E37F" w14:textId="77777777" w:rsidR="007A1F44" w:rsidRPr="00A03C55" w:rsidRDefault="007A1F44" w:rsidP="0055376D">
            <w:pPr>
              <w:pStyle w:val="TableEntry"/>
              <w:rPr>
                <w:noProof w:val="0"/>
                <w:sz w:val="16"/>
                <w:szCs w:val="16"/>
              </w:rPr>
            </w:pPr>
            <w:r w:rsidRPr="00A03C55">
              <w:rPr>
                <w:noProof w:val="0"/>
                <w:sz w:val="16"/>
                <w:szCs w:val="16"/>
              </w:rPr>
              <w:t>U</w:t>
            </w:r>
          </w:p>
        </w:tc>
        <w:tc>
          <w:tcPr>
            <w:tcW w:w="4968" w:type="dxa"/>
            <w:vAlign w:val="center"/>
          </w:tcPr>
          <w:p w14:paraId="34155C0D" w14:textId="77777777" w:rsidR="007A1F44" w:rsidRPr="00A03C55" w:rsidRDefault="007A1F44" w:rsidP="0055376D">
            <w:pPr>
              <w:pStyle w:val="TableEntry"/>
              <w:rPr>
                <w:noProof w:val="0"/>
                <w:sz w:val="16"/>
                <w:szCs w:val="16"/>
              </w:rPr>
            </w:pPr>
            <w:r w:rsidRPr="00A03C55">
              <w:rPr>
                <w:noProof w:val="0"/>
                <w:sz w:val="16"/>
                <w:szCs w:val="16"/>
              </w:rPr>
              <w:t>Repository HTTP or SOAP endpoint URI</w:t>
            </w:r>
          </w:p>
        </w:tc>
      </w:tr>
      <w:tr w:rsidR="007A1F44" w:rsidRPr="00A03C55" w14:paraId="30AF08E2" w14:textId="77777777" w:rsidTr="003462A5">
        <w:trPr>
          <w:cantSplit/>
        </w:trPr>
        <w:tc>
          <w:tcPr>
            <w:tcW w:w="1548" w:type="dxa"/>
            <w:vMerge/>
            <w:shd w:val="clear" w:color="auto" w:fill="FFFFFF" w:themeFill="background1"/>
            <w:textDirection w:val="btLr"/>
            <w:vAlign w:val="center"/>
          </w:tcPr>
          <w:p w14:paraId="6B14F0AE" w14:textId="77777777" w:rsidR="007A1F44" w:rsidRPr="00A03C55" w:rsidRDefault="007A1F44" w:rsidP="0055376D">
            <w:pPr>
              <w:pStyle w:val="TableLabel"/>
              <w:rPr>
                <w:noProof w:val="0"/>
                <w:sz w:val="16"/>
              </w:rPr>
            </w:pPr>
          </w:p>
        </w:tc>
        <w:tc>
          <w:tcPr>
            <w:tcW w:w="2520" w:type="dxa"/>
            <w:vAlign w:val="center"/>
          </w:tcPr>
          <w:p w14:paraId="1D6220CC" w14:textId="77777777" w:rsidR="007A1F44" w:rsidRPr="00A03C55" w:rsidRDefault="007A1F44" w:rsidP="00FD765B">
            <w:pPr>
              <w:pStyle w:val="TableEntry"/>
              <w:rPr>
                <w:i/>
                <w:iCs/>
                <w:noProof w:val="0"/>
                <w:sz w:val="16"/>
                <w:szCs w:val="16"/>
              </w:rPr>
            </w:pPr>
            <w:r w:rsidRPr="00A03C55">
              <w:rPr>
                <w:i/>
                <w:iCs/>
                <w:noProof w:val="0"/>
                <w:sz w:val="16"/>
                <w:szCs w:val="16"/>
              </w:rPr>
              <w:t>UserName</w:t>
            </w:r>
          </w:p>
        </w:tc>
        <w:tc>
          <w:tcPr>
            <w:tcW w:w="630" w:type="dxa"/>
            <w:vAlign w:val="center"/>
          </w:tcPr>
          <w:p w14:paraId="58910701" w14:textId="77777777" w:rsidR="007A1F44" w:rsidRPr="00A03C55" w:rsidRDefault="007A1F44" w:rsidP="006C18FA">
            <w:pPr>
              <w:pStyle w:val="TableEntry"/>
              <w:rPr>
                <w:i/>
                <w:iCs/>
                <w:noProof w:val="0"/>
                <w:sz w:val="16"/>
                <w:szCs w:val="16"/>
              </w:rPr>
            </w:pPr>
            <w:r w:rsidRPr="00A03C55">
              <w:rPr>
                <w:i/>
                <w:iCs/>
                <w:noProof w:val="0"/>
                <w:sz w:val="16"/>
                <w:szCs w:val="16"/>
              </w:rPr>
              <w:t>U</w:t>
            </w:r>
          </w:p>
        </w:tc>
        <w:tc>
          <w:tcPr>
            <w:tcW w:w="4968" w:type="dxa"/>
            <w:vAlign w:val="center"/>
          </w:tcPr>
          <w:p w14:paraId="4EC6837C"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6AFB906A" w14:textId="77777777" w:rsidTr="003462A5">
        <w:trPr>
          <w:cantSplit/>
        </w:trPr>
        <w:tc>
          <w:tcPr>
            <w:tcW w:w="1548" w:type="dxa"/>
            <w:vMerge/>
            <w:shd w:val="clear" w:color="auto" w:fill="FFFFFF" w:themeFill="background1"/>
            <w:textDirection w:val="btLr"/>
            <w:vAlign w:val="center"/>
          </w:tcPr>
          <w:p w14:paraId="45F4A1F7" w14:textId="77777777" w:rsidR="007A1F44" w:rsidRPr="00A03C55" w:rsidRDefault="007A1F44" w:rsidP="0055376D">
            <w:pPr>
              <w:pStyle w:val="TableLabel"/>
              <w:rPr>
                <w:noProof w:val="0"/>
                <w:sz w:val="16"/>
              </w:rPr>
            </w:pPr>
          </w:p>
        </w:tc>
        <w:tc>
          <w:tcPr>
            <w:tcW w:w="2520" w:type="dxa"/>
            <w:vAlign w:val="center"/>
          </w:tcPr>
          <w:p w14:paraId="54F64EBB" w14:textId="77777777" w:rsidR="007A1F44" w:rsidRPr="00A03C55" w:rsidRDefault="007A1F44" w:rsidP="0055376D">
            <w:pPr>
              <w:pStyle w:val="TableEntry"/>
              <w:rPr>
                <w:noProof w:val="0"/>
                <w:sz w:val="16"/>
                <w:szCs w:val="16"/>
              </w:rPr>
            </w:pPr>
            <w:r w:rsidRPr="00A03C55">
              <w:rPr>
                <w:noProof w:val="0"/>
                <w:sz w:val="16"/>
                <w:szCs w:val="16"/>
              </w:rPr>
              <w:t>UserIsRequestor</w:t>
            </w:r>
          </w:p>
        </w:tc>
        <w:tc>
          <w:tcPr>
            <w:tcW w:w="630" w:type="dxa"/>
            <w:vAlign w:val="center"/>
          </w:tcPr>
          <w:p w14:paraId="08373926"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499818C8" w14:textId="77777777" w:rsidR="007A1F44" w:rsidRPr="00A03C55" w:rsidRDefault="007A1F44" w:rsidP="0055376D">
            <w:pPr>
              <w:pStyle w:val="TableEntry"/>
              <w:rPr>
                <w:noProof w:val="0"/>
                <w:sz w:val="16"/>
                <w:szCs w:val="16"/>
              </w:rPr>
            </w:pPr>
            <w:r w:rsidRPr="00A03C55">
              <w:rPr>
                <w:noProof w:val="0"/>
                <w:sz w:val="16"/>
                <w:szCs w:val="16"/>
              </w:rPr>
              <w:t>“false”</w:t>
            </w:r>
          </w:p>
        </w:tc>
      </w:tr>
      <w:tr w:rsidR="007A1F44" w:rsidRPr="00A03C55" w14:paraId="5E1D6664" w14:textId="77777777" w:rsidTr="003462A5">
        <w:trPr>
          <w:cantSplit/>
        </w:trPr>
        <w:tc>
          <w:tcPr>
            <w:tcW w:w="1548" w:type="dxa"/>
            <w:vMerge/>
            <w:shd w:val="clear" w:color="auto" w:fill="FFFFFF" w:themeFill="background1"/>
            <w:textDirection w:val="btLr"/>
            <w:vAlign w:val="center"/>
          </w:tcPr>
          <w:p w14:paraId="4FE01197" w14:textId="77777777" w:rsidR="007A1F44" w:rsidRPr="00A03C55" w:rsidRDefault="007A1F44" w:rsidP="0055376D">
            <w:pPr>
              <w:pStyle w:val="TableLabel"/>
              <w:rPr>
                <w:noProof w:val="0"/>
                <w:sz w:val="16"/>
              </w:rPr>
            </w:pPr>
          </w:p>
        </w:tc>
        <w:tc>
          <w:tcPr>
            <w:tcW w:w="2520" w:type="dxa"/>
            <w:vAlign w:val="center"/>
          </w:tcPr>
          <w:p w14:paraId="620FBB06" w14:textId="77777777" w:rsidR="007A1F44" w:rsidRPr="00A03C55" w:rsidRDefault="007A1F44" w:rsidP="0055376D">
            <w:pPr>
              <w:pStyle w:val="TableEntry"/>
              <w:rPr>
                <w:noProof w:val="0"/>
                <w:sz w:val="16"/>
                <w:szCs w:val="16"/>
              </w:rPr>
            </w:pPr>
            <w:r w:rsidRPr="00A03C55">
              <w:rPr>
                <w:noProof w:val="0"/>
                <w:sz w:val="16"/>
                <w:szCs w:val="16"/>
              </w:rPr>
              <w:t>RoleIDCode</w:t>
            </w:r>
          </w:p>
        </w:tc>
        <w:tc>
          <w:tcPr>
            <w:tcW w:w="630" w:type="dxa"/>
            <w:vAlign w:val="center"/>
          </w:tcPr>
          <w:p w14:paraId="1086C7F9"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1DB2596D" w14:textId="77777777" w:rsidR="007A1F44" w:rsidRPr="00A03C55" w:rsidRDefault="007A1F44" w:rsidP="0055376D">
            <w:pPr>
              <w:pStyle w:val="TableEntry"/>
              <w:rPr>
                <w:noProof w:val="0"/>
                <w:sz w:val="16"/>
                <w:szCs w:val="16"/>
              </w:rPr>
            </w:pPr>
            <w:r w:rsidRPr="00A03C55">
              <w:rPr>
                <w:noProof w:val="0"/>
                <w:sz w:val="16"/>
                <w:szCs w:val="16"/>
              </w:rPr>
              <w:t>EV(110153, DCM, “Source”)</w:t>
            </w:r>
          </w:p>
        </w:tc>
      </w:tr>
      <w:tr w:rsidR="007A1F44" w:rsidRPr="00A03C55" w14:paraId="37E3035C" w14:textId="77777777" w:rsidTr="003462A5">
        <w:trPr>
          <w:cantSplit/>
        </w:trPr>
        <w:tc>
          <w:tcPr>
            <w:tcW w:w="1548" w:type="dxa"/>
            <w:vMerge/>
            <w:shd w:val="clear" w:color="auto" w:fill="FFFFFF" w:themeFill="background1"/>
            <w:textDirection w:val="btLr"/>
            <w:vAlign w:val="center"/>
          </w:tcPr>
          <w:p w14:paraId="28EDE239" w14:textId="77777777" w:rsidR="007A1F44" w:rsidRPr="00A03C55" w:rsidRDefault="007A1F44" w:rsidP="0055376D">
            <w:pPr>
              <w:pStyle w:val="TableLabel"/>
              <w:rPr>
                <w:noProof w:val="0"/>
                <w:sz w:val="16"/>
              </w:rPr>
            </w:pPr>
          </w:p>
        </w:tc>
        <w:tc>
          <w:tcPr>
            <w:tcW w:w="2520" w:type="dxa"/>
            <w:vAlign w:val="center"/>
          </w:tcPr>
          <w:p w14:paraId="490C5AA8" w14:textId="77777777" w:rsidR="007A1F44" w:rsidRPr="00A03C55" w:rsidRDefault="007A1F44" w:rsidP="0055376D">
            <w:pPr>
              <w:pStyle w:val="TableEntry"/>
              <w:rPr>
                <w:noProof w:val="0"/>
                <w:sz w:val="16"/>
                <w:szCs w:val="16"/>
              </w:rPr>
            </w:pPr>
            <w:r w:rsidRPr="00A03C55">
              <w:rPr>
                <w:noProof w:val="0"/>
                <w:sz w:val="16"/>
                <w:szCs w:val="16"/>
              </w:rPr>
              <w:t>NetworkAccessPointTypeCode</w:t>
            </w:r>
          </w:p>
        </w:tc>
        <w:tc>
          <w:tcPr>
            <w:tcW w:w="630" w:type="dxa"/>
            <w:vAlign w:val="center"/>
          </w:tcPr>
          <w:p w14:paraId="79FEB07A"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3AC5232B"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57530733" w14:textId="77777777" w:rsidTr="003462A5">
        <w:trPr>
          <w:cantSplit/>
        </w:trPr>
        <w:tc>
          <w:tcPr>
            <w:tcW w:w="1548" w:type="dxa"/>
            <w:vMerge/>
            <w:shd w:val="clear" w:color="auto" w:fill="FFFFFF" w:themeFill="background1"/>
            <w:textDirection w:val="btLr"/>
            <w:vAlign w:val="center"/>
          </w:tcPr>
          <w:p w14:paraId="1B04B8FD" w14:textId="77777777" w:rsidR="007A1F44" w:rsidRPr="00A03C55" w:rsidRDefault="007A1F44" w:rsidP="0055376D">
            <w:pPr>
              <w:pStyle w:val="TableLabel"/>
              <w:rPr>
                <w:noProof w:val="0"/>
                <w:sz w:val="16"/>
              </w:rPr>
            </w:pPr>
          </w:p>
        </w:tc>
        <w:tc>
          <w:tcPr>
            <w:tcW w:w="2520" w:type="dxa"/>
            <w:vAlign w:val="center"/>
          </w:tcPr>
          <w:p w14:paraId="1F399036" w14:textId="77777777" w:rsidR="007A1F44" w:rsidRPr="00A03C55" w:rsidRDefault="007A1F44" w:rsidP="0055376D">
            <w:pPr>
              <w:pStyle w:val="TableEntry"/>
              <w:rPr>
                <w:noProof w:val="0"/>
                <w:sz w:val="16"/>
                <w:szCs w:val="16"/>
              </w:rPr>
            </w:pPr>
            <w:r w:rsidRPr="00A03C55">
              <w:rPr>
                <w:noProof w:val="0"/>
                <w:sz w:val="16"/>
                <w:szCs w:val="16"/>
              </w:rPr>
              <w:t>NetworkAccessPointID</w:t>
            </w:r>
          </w:p>
        </w:tc>
        <w:tc>
          <w:tcPr>
            <w:tcW w:w="630" w:type="dxa"/>
            <w:vAlign w:val="center"/>
          </w:tcPr>
          <w:p w14:paraId="7E5E3A56"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7FF0E375"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27480792" w14:textId="77777777" w:rsidR="007A1F44" w:rsidRPr="00A03C55"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A03C55" w14:paraId="455C4EB8" w14:textId="77777777" w:rsidTr="003462A5">
        <w:trPr>
          <w:cantSplit/>
        </w:trPr>
        <w:tc>
          <w:tcPr>
            <w:tcW w:w="1548" w:type="dxa"/>
            <w:vMerge w:val="restart"/>
            <w:shd w:val="clear" w:color="auto" w:fill="FFFFFF" w:themeFill="background1"/>
          </w:tcPr>
          <w:p w14:paraId="11572FED" w14:textId="77777777" w:rsidR="007A1F44" w:rsidRPr="00A03C55" w:rsidRDefault="007A1F44" w:rsidP="003462A5">
            <w:pPr>
              <w:pStyle w:val="TableEntryHeader"/>
              <w:rPr>
                <w:noProof w:val="0"/>
              </w:rPr>
            </w:pPr>
            <w:r w:rsidRPr="00A03C55">
              <w:rPr>
                <w:noProof w:val="0"/>
              </w:rPr>
              <w:t>Destination</w:t>
            </w:r>
          </w:p>
          <w:p w14:paraId="58D6604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3395592" w14:textId="77777777" w:rsidR="007A1F44" w:rsidRPr="00A03C55" w:rsidRDefault="007A1F44" w:rsidP="009C1BE2">
            <w:pPr>
              <w:pStyle w:val="TableEntry"/>
              <w:rPr>
                <w:i/>
                <w:iCs/>
                <w:noProof w:val="0"/>
                <w:sz w:val="16"/>
                <w:szCs w:val="16"/>
              </w:rPr>
            </w:pPr>
            <w:r w:rsidRPr="00A03C55">
              <w:rPr>
                <w:i/>
                <w:iCs/>
                <w:noProof w:val="0"/>
                <w:sz w:val="16"/>
                <w:szCs w:val="16"/>
              </w:rPr>
              <w:t>UserID</w:t>
            </w:r>
          </w:p>
        </w:tc>
        <w:tc>
          <w:tcPr>
            <w:tcW w:w="720" w:type="dxa"/>
            <w:vAlign w:val="center"/>
          </w:tcPr>
          <w:p w14:paraId="39949596" w14:textId="77777777" w:rsidR="007A1F44" w:rsidRPr="00A03C55" w:rsidRDefault="007A1F44" w:rsidP="008D6116">
            <w:pPr>
              <w:pStyle w:val="TableEntry"/>
              <w:rPr>
                <w:i/>
                <w:iCs/>
                <w:noProof w:val="0"/>
                <w:sz w:val="16"/>
                <w:szCs w:val="16"/>
              </w:rPr>
            </w:pPr>
            <w:r w:rsidRPr="00A03C55">
              <w:rPr>
                <w:i/>
                <w:iCs/>
                <w:noProof w:val="0"/>
                <w:sz w:val="16"/>
                <w:szCs w:val="16"/>
              </w:rPr>
              <w:t>U</w:t>
            </w:r>
          </w:p>
        </w:tc>
        <w:tc>
          <w:tcPr>
            <w:tcW w:w="4878" w:type="dxa"/>
            <w:vAlign w:val="center"/>
          </w:tcPr>
          <w:p w14:paraId="143B6347" w14:textId="77777777" w:rsidR="007A1F44" w:rsidRPr="00A03C55" w:rsidRDefault="007A1F44" w:rsidP="001F0489">
            <w:pPr>
              <w:pStyle w:val="TableEntry"/>
              <w:rPr>
                <w:i/>
                <w:iCs/>
                <w:noProof w:val="0"/>
                <w:sz w:val="16"/>
                <w:szCs w:val="16"/>
              </w:rPr>
            </w:pPr>
            <w:r w:rsidRPr="00A03C55">
              <w:rPr>
                <w:i/>
                <w:iCs/>
                <w:noProof w:val="0"/>
                <w:sz w:val="16"/>
                <w:szCs w:val="16"/>
              </w:rPr>
              <w:t>not specialized</w:t>
            </w:r>
          </w:p>
        </w:tc>
      </w:tr>
      <w:tr w:rsidR="007A1F44" w:rsidRPr="00A03C55" w14:paraId="494E7489" w14:textId="77777777" w:rsidTr="003462A5">
        <w:trPr>
          <w:cantSplit/>
        </w:trPr>
        <w:tc>
          <w:tcPr>
            <w:tcW w:w="1548" w:type="dxa"/>
            <w:vMerge/>
            <w:shd w:val="clear" w:color="auto" w:fill="FFFFFF" w:themeFill="background1"/>
            <w:textDirection w:val="btLr"/>
            <w:vAlign w:val="center"/>
          </w:tcPr>
          <w:p w14:paraId="0144BDF7" w14:textId="77777777" w:rsidR="007A1F44" w:rsidRPr="00A03C55" w:rsidRDefault="007A1F44" w:rsidP="0055376D">
            <w:pPr>
              <w:pStyle w:val="TableLabel"/>
              <w:rPr>
                <w:noProof w:val="0"/>
                <w:sz w:val="16"/>
              </w:rPr>
            </w:pPr>
          </w:p>
        </w:tc>
        <w:tc>
          <w:tcPr>
            <w:tcW w:w="2520" w:type="dxa"/>
            <w:vAlign w:val="center"/>
          </w:tcPr>
          <w:p w14:paraId="45386D65" w14:textId="77777777" w:rsidR="007A1F44" w:rsidRPr="00A03C55" w:rsidRDefault="007A1F44" w:rsidP="00FD765B">
            <w:pPr>
              <w:pStyle w:val="TableEntry"/>
              <w:rPr>
                <w:i/>
                <w:iCs/>
                <w:noProof w:val="0"/>
                <w:sz w:val="16"/>
                <w:szCs w:val="16"/>
              </w:rPr>
            </w:pPr>
            <w:r w:rsidRPr="00A03C55">
              <w:rPr>
                <w:i/>
                <w:iCs/>
                <w:noProof w:val="0"/>
                <w:sz w:val="16"/>
                <w:szCs w:val="16"/>
              </w:rPr>
              <w:t>AlternativeUserID</w:t>
            </w:r>
          </w:p>
        </w:tc>
        <w:tc>
          <w:tcPr>
            <w:tcW w:w="720" w:type="dxa"/>
            <w:vAlign w:val="center"/>
          </w:tcPr>
          <w:p w14:paraId="20C98C2B" w14:textId="77777777" w:rsidR="007A1F44" w:rsidRPr="00A03C55" w:rsidRDefault="007A1F44" w:rsidP="00D530C1">
            <w:pPr>
              <w:pStyle w:val="TableEntry"/>
              <w:rPr>
                <w:i/>
                <w:iCs/>
                <w:noProof w:val="0"/>
                <w:sz w:val="16"/>
                <w:szCs w:val="16"/>
              </w:rPr>
            </w:pPr>
            <w:r w:rsidRPr="00A03C55">
              <w:rPr>
                <w:i/>
                <w:iCs/>
                <w:noProof w:val="0"/>
                <w:sz w:val="16"/>
                <w:szCs w:val="16"/>
              </w:rPr>
              <w:t>U</w:t>
            </w:r>
          </w:p>
        </w:tc>
        <w:tc>
          <w:tcPr>
            <w:tcW w:w="4878" w:type="dxa"/>
            <w:vAlign w:val="center"/>
          </w:tcPr>
          <w:p w14:paraId="6F130FB5" w14:textId="77777777" w:rsidR="007A1F44" w:rsidRPr="00A03C55" w:rsidRDefault="007A1F44" w:rsidP="00A74D2C">
            <w:pPr>
              <w:pStyle w:val="TableEntry"/>
              <w:rPr>
                <w:i/>
                <w:iCs/>
                <w:noProof w:val="0"/>
                <w:sz w:val="16"/>
                <w:szCs w:val="16"/>
              </w:rPr>
            </w:pPr>
            <w:r w:rsidRPr="00A03C55">
              <w:rPr>
                <w:i/>
                <w:iCs/>
                <w:noProof w:val="0"/>
                <w:sz w:val="16"/>
                <w:szCs w:val="16"/>
              </w:rPr>
              <w:t>not specialized</w:t>
            </w:r>
          </w:p>
        </w:tc>
      </w:tr>
      <w:tr w:rsidR="007A1F44" w:rsidRPr="00A03C55" w14:paraId="3B01891F" w14:textId="77777777" w:rsidTr="003462A5">
        <w:trPr>
          <w:cantSplit/>
        </w:trPr>
        <w:tc>
          <w:tcPr>
            <w:tcW w:w="1548" w:type="dxa"/>
            <w:vMerge/>
            <w:shd w:val="clear" w:color="auto" w:fill="FFFFFF" w:themeFill="background1"/>
            <w:textDirection w:val="btLr"/>
            <w:vAlign w:val="center"/>
          </w:tcPr>
          <w:p w14:paraId="61D98741" w14:textId="77777777" w:rsidR="007A1F44" w:rsidRPr="00A03C55" w:rsidRDefault="007A1F44" w:rsidP="0055376D">
            <w:pPr>
              <w:pStyle w:val="TableLabel"/>
              <w:rPr>
                <w:noProof w:val="0"/>
                <w:sz w:val="16"/>
              </w:rPr>
            </w:pPr>
          </w:p>
        </w:tc>
        <w:tc>
          <w:tcPr>
            <w:tcW w:w="2520" w:type="dxa"/>
            <w:vAlign w:val="center"/>
          </w:tcPr>
          <w:p w14:paraId="7126C07F" w14:textId="77777777" w:rsidR="007A1F44" w:rsidRPr="00A03C55" w:rsidRDefault="007A1F44" w:rsidP="00FD765B">
            <w:pPr>
              <w:pStyle w:val="TableEntry"/>
              <w:rPr>
                <w:i/>
                <w:iCs/>
                <w:noProof w:val="0"/>
                <w:sz w:val="16"/>
                <w:szCs w:val="16"/>
              </w:rPr>
            </w:pPr>
            <w:r w:rsidRPr="00A03C55">
              <w:rPr>
                <w:i/>
                <w:iCs/>
                <w:noProof w:val="0"/>
                <w:sz w:val="16"/>
                <w:szCs w:val="16"/>
              </w:rPr>
              <w:t>UserName</w:t>
            </w:r>
          </w:p>
        </w:tc>
        <w:tc>
          <w:tcPr>
            <w:tcW w:w="720" w:type="dxa"/>
            <w:vAlign w:val="center"/>
          </w:tcPr>
          <w:p w14:paraId="76B3B9F3" w14:textId="77777777" w:rsidR="007A1F44" w:rsidRPr="00A03C55" w:rsidRDefault="007A1F44" w:rsidP="00D530C1">
            <w:pPr>
              <w:pStyle w:val="TableEntry"/>
              <w:rPr>
                <w:i/>
                <w:iCs/>
                <w:noProof w:val="0"/>
                <w:sz w:val="16"/>
                <w:szCs w:val="16"/>
              </w:rPr>
            </w:pPr>
            <w:r w:rsidRPr="00A03C55">
              <w:rPr>
                <w:i/>
                <w:iCs/>
                <w:noProof w:val="0"/>
                <w:sz w:val="16"/>
                <w:szCs w:val="16"/>
              </w:rPr>
              <w:t>U</w:t>
            </w:r>
          </w:p>
        </w:tc>
        <w:tc>
          <w:tcPr>
            <w:tcW w:w="4878" w:type="dxa"/>
            <w:vAlign w:val="center"/>
          </w:tcPr>
          <w:p w14:paraId="67F19C2E" w14:textId="77777777" w:rsidR="007A1F44" w:rsidRPr="00A03C55" w:rsidRDefault="007A1F44" w:rsidP="00A74D2C">
            <w:pPr>
              <w:pStyle w:val="TableEntry"/>
              <w:rPr>
                <w:i/>
                <w:iCs/>
                <w:noProof w:val="0"/>
                <w:sz w:val="16"/>
                <w:szCs w:val="16"/>
              </w:rPr>
            </w:pPr>
            <w:r w:rsidRPr="00A03C55">
              <w:rPr>
                <w:i/>
                <w:iCs/>
                <w:noProof w:val="0"/>
                <w:sz w:val="16"/>
                <w:szCs w:val="16"/>
              </w:rPr>
              <w:t>not specialized</w:t>
            </w:r>
          </w:p>
        </w:tc>
      </w:tr>
      <w:tr w:rsidR="007A1F44" w:rsidRPr="00A03C55" w14:paraId="23BBC75F" w14:textId="77777777" w:rsidTr="003462A5">
        <w:trPr>
          <w:cantSplit/>
        </w:trPr>
        <w:tc>
          <w:tcPr>
            <w:tcW w:w="1548" w:type="dxa"/>
            <w:vMerge/>
            <w:shd w:val="clear" w:color="auto" w:fill="FFFFFF" w:themeFill="background1"/>
            <w:textDirection w:val="btLr"/>
            <w:vAlign w:val="center"/>
          </w:tcPr>
          <w:p w14:paraId="44F64021" w14:textId="77777777" w:rsidR="007A1F44" w:rsidRPr="00A03C55" w:rsidRDefault="007A1F44" w:rsidP="0098263A">
            <w:pPr>
              <w:pStyle w:val="TableLabel"/>
              <w:rPr>
                <w:noProof w:val="0"/>
                <w:sz w:val="16"/>
              </w:rPr>
            </w:pPr>
          </w:p>
        </w:tc>
        <w:tc>
          <w:tcPr>
            <w:tcW w:w="2520" w:type="dxa"/>
            <w:vAlign w:val="center"/>
          </w:tcPr>
          <w:p w14:paraId="360711F9" w14:textId="77777777" w:rsidR="007A1F44" w:rsidRPr="00A03C55" w:rsidRDefault="007A1F44" w:rsidP="00FD765B">
            <w:pPr>
              <w:pStyle w:val="TableEntry"/>
              <w:rPr>
                <w:i/>
                <w:iCs/>
                <w:noProof w:val="0"/>
                <w:sz w:val="16"/>
                <w:szCs w:val="16"/>
              </w:rPr>
            </w:pPr>
            <w:r w:rsidRPr="00A03C55">
              <w:rPr>
                <w:i/>
                <w:iCs/>
                <w:noProof w:val="0"/>
                <w:sz w:val="16"/>
                <w:szCs w:val="16"/>
              </w:rPr>
              <w:t>UserIsRequestor</w:t>
            </w:r>
          </w:p>
        </w:tc>
        <w:tc>
          <w:tcPr>
            <w:tcW w:w="720" w:type="dxa"/>
            <w:vAlign w:val="center"/>
          </w:tcPr>
          <w:p w14:paraId="48494B15" w14:textId="77777777" w:rsidR="007A1F44" w:rsidRPr="00A03C55" w:rsidRDefault="007A1F44" w:rsidP="0098263A">
            <w:pPr>
              <w:pStyle w:val="TableEntry"/>
              <w:rPr>
                <w:noProof w:val="0"/>
                <w:sz w:val="16"/>
                <w:szCs w:val="16"/>
              </w:rPr>
            </w:pPr>
            <w:r w:rsidRPr="00A03C55">
              <w:rPr>
                <w:i/>
                <w:iCs/>
                <w:noProof w:val="0"/>
                <w:sz w:val="16"/>
                <w:szCs w:val="16"/>
              </w:rPr>
              <w:t>U</w:t>
            </w:r>
          </w:p>
        </w:tc>
        <w:tc>
          <w:tcPr>
            <w:tcW w:w="4878" w:type="dxa"/>
            <w:vAlign w:val="center"/>
          </w:tcPr>
          <w:p w14:paraId="3ED2455D" w14:textId="77777777" w:rsidR="007A1F44" w:rsidRPr="00A03C55" w:rsidRDefault="007A1F44" w:rsidP="0098263A">
            <w:pPr>
              <w:pStyle w:val="TableEntry"/>
              <w:rPr>
                <w:noProof w:val="0"/>
                <w:sz w:val="16"/>
                <w:szCs w:val="16"/>
              </w:rPr>
            </w:pPr>
            <w:r w:rsidRPr="00A03C55">
              <w:rPr>
                <w:i/>
                <w:iCs/>
                <w:noProof w:val="0"/>
                <w:sz w:val="16"/>
                <w:szCs w:val="16"/>
              </w:rPr>
              <w:t>not specialized</w:t>
            </w:r>
          </w:p>
        </w:tc>
      </w:tr>
      <w:tr w:rsidR="007A1F44" w:rsidRPr="00A03C55" w14:paraId="70E9B02C" w14:textId="77777777" w:rsidTr="003462A5">
        <w:trPr>
          <w:cantSplit/>
        </w:trPr>
        <w:tc>
          <w:tcPr>
            <w:tcW w:w="1548" w:type="dxa"/>
            <w:vMerge/>
            <w:shd w:val="clear" w:color="auto" w:fill="FFFFFF" w:themeFill="background1"/>
            <w:textDirection w:val="btLr"/>
            <w:vAlign w:val="center"/>
          </w:tcPr>
          <w:p w14:paraId="75DC3F08" w14:textId="77777777" w:rsidR="007A1F44" w:rsidRPr="00A03C55" w:rsidRDefault="007A1F44" w:rsidP="0055376D">
            <w:pPr>
              <w:pStyle w:val="TableLabel"/>
              <w:rPr>
                <w:noProof w:val="0"/>
                <w:sz w:val="16"/>
              </w:rPr>
            </w:pPr>
          </w:p>
        </w:tc>
        <w:tc>
          <w:tcPr>
            <w:tcW w:w="2520" w:type="dxa"/>
            <w:vAlign w:val="center"/>
          </w:tcPr>
          <w:p w14:paraId="1D6B069A" w14:textId="77777777" w:rsidR="007A1F44" w:rsidRPr="00A03C55" w:rsidRDefault="007A1F44" w:rsidP="0055376D">
            <w:pPr>
              <w:pStyle w:val="TableEntry"/>
              <w:rPr>
                <w:noProof w:val="0"/>
                <w:sz w:val="16"/>
                <w:szCs w:val="16"/>
              </w:rPr>
            </w:pPr>
            <w:r w:rsidRPr="00A03C55">
              <w:rPr>
                <w:noProof w:val="0"/>
                <w:sz w:val="16"/>
                <w:szCs w:val="16"/>
              </w:rPr>
              <w:t>RoleIDCode</w:t>
            </w:r>
          </w:p>
        </w:tc>
        <w:tc>
          <w:tcPr>
            <w:tcW w:w="720" w:type="dxa"/>
            <w:vAlign w:val="center"/>
          </w:tcPr>
          <w:p w14:paraId="2DE8FC9E"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5E2FF57D" w14:textId="77777777" w:rsidR="007A1F44" w:rsidRPr="00A03C55" w:rsidRDefault="007A1F44" w:rsidP="0055376D">
            <w:pPr>
              <w:pStyle w:val="TableEntry"/>
              <w:rPr>
                <w:noProof w:val="0"/>
                <w:sz w:val="16"/>
                <w:szCs w:val="16"/>
              </w:rPr>
            </w:pPr>
            <w:r w:rsidRPr="00A03C55">
              <w:rPr>
                <w:noProof w:val="0"/>
                <w:sz w:val="16"/>
                <w:szCs w:val="16"/>
              </w:rPr>
              <w:t>EV(110152, DCM, “Destination”)</w:t>
            </w:r>
          </w:p>
        </w:tc>
      </w:tr>
      <w:tr w:rsidR="007A1F44" w:rsidRPr="00A03C55" w14:paraId="29A97BE3" w14:textId="77777777" w:rsidTr="003462A5">
        <w:trPr>
          <w:cantSplit/>
        </w:trPr>
        <w:tc>
          <w:tcPr>
            <w:tcW w:w="1548" w:type="dxa"/>
            <w:vMerge/>
            <w:shd w:val="clear" w:color="auto" w:fill="FFFFFF" w:themeFill="background1"/>
            <w:textDirection w:val="btLr"/>
            <w:vAlign w:val="center"/>
          </w:tcPr>
          <w:p w14:paraId="50187A2D" w14:textId="77777777" w:rsidR="007A1F44" w:rsidRPr="00A03C55" w:rsidRDefault="007A1F44" w:rsidP="0055376D">
            <w:pPr>
              <w:pStyle w:val="TableLabel"/>
              <w:rPr>
                <w:noProof w:val="0"/>
                <w:sz w:val="16"/>
              </w:rPr>
            </w:pPr>
          </w:p>
        </w:tc>
        <w:tc>
          <w:tcPr>
            <w:tcW w:w="2520" w:type="dxa"/>
            <w:vAlign w:val="center"/>
          </w:tcPr>
          <w:p w14:paraId="5613E34B" w14:textId="77777777" w:rsidR="007A1F44" w:rsidRPr="00A03C55" w:rsidRDefault="007A1F44" w:rsidP="0055376D">
            <w:pPr>
              <w:pStyle w:val="TableEntry"/>
              <w:rPr>
                <w:noProof w:val="0"/>
                <w:sz w:val="16"/>
                <w:szCs w:val="16"/>
              </w:rPr>
            </w:pPr>
            <w:r w:rsidRPr="00A03C55">
              <w:rPr>
                <w:noProof w:val="0"/>
                <w:sz w:val="16"/>
                <w:szCs w:val="16"/>
              </w:rPr>
              <w:t>NetworkAccessPointTypeCode</w:t>
            </w:r>
          </w:p>
        </w:tc>
        <w:tc>
          <w:tcPr>
            <w:tcW w:w="720" w:type="dxa"/>
            <w:vAlign w:val="center"/>
          </w:tcPr>
          <w:p w14:paraId="54039102"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27DECE9F"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5776F736" w14:textId="77777777" w:rsidTr="003462A5">
        <w:trPr>
          <w:cantSplit/>
        </w:trPr>
        <w:tc>
          <w:tcPr>
            <w:tcW w:w="1548" w:type="dxa"/>
            <w:vMerge/>
            <w:shd w:val="clear" w:color="auto" w:fill="FFFFFF" w:themeFill="background1"/>
            <w:textDirection w:val="btLr"/>
            <w:vAlign w:val="center"/>
          </w:tcPr>
          <w:p w14:paraId="660269F0" w14:textId="77777777" w:rsidR="007A1F44" w:rsidRPr="00A03C55" w:rsidRDefault="007A1F44" w:rsidP="0055376D">
            <w:pPr>
              <w:pStyle w:val="TableLabel"/>
              <w:rPr>
                <w:noProof w:val="0"/>
                <w:sz w:val="16"/>
              </w:rPr>
            </w:pPr>
          </w:p>
        </w:tc>
        <w:tc>
          <w:tcPr>
            <w:tcW w:w="2520" w:type="dxa"/>
            <w:vAlign w:val="center"/>
          </w:tcPr>
          <w:p w14:paraId="05A6F80E" w14:textId="77777777" w:rsidR="007A1F44" w:rsidRPr="00A03C55" w:rsidRDefault="007A1F44" w:rsidP="0055376D">
            <w:pPr>
              <w:pStyle w:val="TableEntry"/>
              <w:rPr>
                <w:noProof w:val="0"/>
                <w:sz w:val="16"/>
                <w:szCs w:val="16"/>
              </w:rPr>
            </w:pPr>
            <w:r w:rsidRPr="00A03C55">
              <w:rPr>
                <w:noProof w:val="0"/>
                <w:sz w:val="16"/>
                <w:szCs w:val="16"/>
              </w:rPr>
              <w:t>NetworkAccessPointID</w:t>
            </w:r>
          </w:p>
        </w:tc>
        <w:tc>
          <w:tcPr>
            <w:tcW w:w="720" w:type="dxa"/>
            <w:vAlign w:val="center"/>
          </w:tcPr>
          <w:p w14:paraId="7186D8B8"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5D350E6B"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61393BDF" w14:textId="35F044EB" w:rsidR="0003509E" w:rsidRPr="00A03C55" w:rsidRDefault="0003509E"/>
    <w:p w14:paraId="5D90B1BA" w14:textId="12FF1BEB" w:rsidR="00BF0E97" w:rsidRPr="00A03C55" w:rsidRDefault="00BF0E97"/>
    <w:p w14:paraId="5FDEB6B3" w14:textId="77777777" w:rsidR="00BF0E97" w:rsidRPr="00A03C55" w:rsidRDefault="00BF0E97"/>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610"/>
        <w:gridCol w:w="630"/>
        <w:gridCol w:w="4878"/>
      </w:tblGrid>
      <w:tr w:rsidR="00A726AB" w:rsidRPr="00A03C55" w14:paraId="50307E8F" w14:textId="77777777" w:rsidTr="003462A5">
        <w:trPr>
          <w:cantSplit/>
        </w:trPr>
        <w:tc>
          <w:tcPr>
            <w:tcW w:w="1548" w:type="dxa"/>
            <w:vMerge w:val="restart"/>
            <w:shd w:val="clear" w:color="auto" w:fill="FFFFFF" w:themeFill="background1"/>
          </w:tcPr>
          <w:p w14:paraId="6BBACAED" w14:textId="77777777" w:rsidR="00A726AB" w:rsidRPr="00A03C55" w:rsidRDefault="00A726AB" w:rsidP="003462A5">
            <w:pPr>
              <w:pStyle w:val="TableEntryHeader"/>
              <w:rPr>
                <w:noProof w:val="0"/>
              </w:rPr>
            </w:pPr>
            <w:r w:rsidRPr="00A03C55">
              <w:rPr>
                <w:noProof w:val="0"/>
              </w:rPr>
              <w:lastRenderedPageBreak/>
              <w:t>Human Requestor (if known such as through XUA)</w:t>
            </w:r>
          </w:p>
          <w:p w14:paraId="7807E77F" w14:textId="77777777" w:rsidR="00A726AB" w:rsidRPr="00A03C55" w:rsidRDefault="00A726AB"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610" w:type="dxa"/>
            <w:vAlign w:val="center"/>
          </w:tcPr>
          <w:p w14:paraId="6248E7A6" w14:textId="77777777" w:rsidR="00A726AB" w:rsidRPr="00A03C55" w:rsidRDefault="00A726AB" w:rsidP="0055376D">
            <w:pPr>
              <w:pStyle w:val="TableEntry"/>
              <w:rPr>
                <w:noProof w:val="0"/>
                <w:sz w:val="16"/>
                <w:szCs w:val="16"/>
              </w:rPr>
            </w:pPr>
            <w:r w:rsidRPr="00A03C55">
              <w:rPr>
                <w:noProof w:val="0"/>
                <w:sz w:val="16"/>
                <w:szCs w:val="16"/>
              </w:rPr>
              <w:t>UserID</w:t>
            </w:r>
          </w:p>
        </w:tc>
        <w:tc>
          <w:tcPr>
            <w:tcW w:w="630" w:type="dxa"/>
            <w:vAlign w:val="center"/>
          </w:tcPr>
          <w:p w14:paraId="21EBB687" w14:textId="77777777" w:rsidR="00A726AB" w:rsidRPr="00A03C55" w:rsidRDefault="00A726AB" w:rsidP="0055376D">
            <w:pPr>
              <w:pStyle w:val="TableEntry"/>
              <w:rPr>
                <w:noProof w:val="0"/>
                <w:sz w:val="16"/>
                <w:szCs w:val="16"/>
              </w:rPr>
            </w:pPr>
            <w:r w:rsidRPr="00A03C55">
              <w:rPr>
                <w:noProof w:val="0"/>
                <w:sz w:val="16"/>
                <w:szCs w:val="16"/>
              </w:rPr>
              <w:t>M</w:t>
            </w:r>
          </w:p>
        </w:tc>
        <w:tc>
          <w:tcPr>
            <w:tcW w:w="4878" w:type="dxa"/>
            <w:vAlign w:val="center"/>
          </w:tcPr>
          <w:p w14:paraId="6AC6301B" w14:textId="77777777" w:rsidR="00A726AB" w:rsidRPr="00A03C55" w:rsidRDefault="00A726AB" w:rsidP="0055376D">
            <w:pPr>
              <w:pStyle w:val="TableEntry"/>
              <w:rPr>
                <w:noProof w:val="0"/>
                <w:sz w:val="16"/>
                <w:szCs w:val="16"/>
              </w:rPr>
            </w:pPr>
            <w:r w:rsidRPr="00A03C55">
              <w:rPr>
                <w:noProof w:val="0"/>
                <w:sz w:val="16"/>
                <w:szCs w:val="16"/>
              </w:rPr>
              <w:t>Identity of the human that initiated the transaction.</w:t>
            </w:r>
          </w:p>
        </w:tc>
      </w:tr>
      <w:tr w:rsidR="00A726AB" w:rsidRPr="00A03C55" w14:paraId="6690B1F8" w14:textId="77777777" w:rsidTr="003462A5">
        <w:trPr>
          <w:cantSplit/>
        </w:trPr>
        <w:tc>
          <w:tcPr>
            <w:tcW w:w="1548" w:type="dxa"/>
            <w:vMerge/>
            <w:shd w:val="clear" w:color="auto" w:fill="FFFFFF" w:themeFill="background1"/>
            <w:textDirection w:val="btLr"/>
            <w:vAlign w:val="center"/>
          </w:tcPr>
          <w:p w14:paraId="6F740C70" w14:textId="77777777" w:rsidR="00A726AB" w:rsidRPr="00A03C55" w:rsidRDefault="00A726AB" w:rsidP="0055376D">
            <w:pPr>
              <w:pStyle w:val="TableLabel"/>
              <w:rPr>
                <w:noProof w:val="0"/>
                <w:sz w:val="16"/>
              </w:rPr>
            </w:pPr>
          </w:p>
        </w:tc>
        <w:tc>
          <w:tcPr>
            <w:tcW w:w="2610" w:type="dxa"/>
            <w:vAlign w:val="center"/>
          </w:tcPr>
          <w:p w14:paraId="520E1262" w14:textId="77777777" w:rsidR="00A726AB" w:rsidRPr="00A03C55" w:rsidRDefault="00A726AB" w:rsidP="00FD765B">
            <w:pPr>
              <w:pStyle w:val="TableEntry"/>
              <w:rPr>
                <w:i/>
                <w:iCs/>
                <w:noProof w:val="0"/>
                <w:sz w:val="16"/>
                <w:szCs w:val="16"/>
              </w:rPr>
            </w:pPr>
            <w:r w:rsidRPr="00A03C55">
              <w:rPr>
                <w:i/>
                <w:iCs/>
                <w:noProof w:val="0"/>
                <w:sz w:val="16"/>
                <w:szCs w:val="16"/>
              </w:rPr>
              <w:t>AlternativeUserID</w:t>
            </w:r>
          </w:p>
        </w:tc>
        <w:tc>
          <w:tcPr>
            <w:tcW w:w="630" w:type="dxa"/>
            <w:vAlign w:val="center"/>
          </w:tcPr>
          <w:p w14:paraId="00E41073" w14:textId="77777777" w:rsidR="00A726AB" w:rsidRPr="00A03C55" w:rsidRDefault="00A726AB" w:rsidP="00D530C1">
            <w:pPr>
              <w:pStyle w:val="TableEntry"/>
              <w:rPr>
                <w:i/>
                <w:iCs/>
                <w:noProof w:val="0"/>
                <w:sz w:val="16"/>
                <w:szCs w:val="16"/>
              </w:rPr>
            </w:pPr>
            <w:r w:rsidRPr="00A03C55">
              <w:rPr>
                <w:i/>
                <w:iCs/>
                <w:noProof w:val="0"/>
                <w:sz w:val="16"/>
                <w:szCs w:val="16"/>
              </w:rPr>
              <w:t>U</w:t>
            </w:r>
          </w:p>
        </w:tc>
        <w:tc>
          <w:tcPr>
            <w:tcW w:w="4878" w:type="dxa"/>
            <w:vAlign w:val="center"/>
          </w:tcPr>
          <w:p w14:paraId="4857ACE5" w14:textId="77777777" w:rsidR="00A726AB" w:rsidRPr="00A03C55" w:rsidRDefault="00A726AB" w:rsidP="00A74D2C">
            <w:pPr>
              <w:pStyle w:val="TableEntry"/>
              <w:rPr>
                <w:i/>
                <w:iCs/>
                <w:noProof w:val="0"/>
                <w:sz w:val="16"/>
                <w:szCs w:val="16"/>
              </w:rPr>
            </w:pPr>
            <w:r w:rsidRPr="00A03C55">
              <w:rPr>
                <w:i/>
                <w:iCs/>
                <w:noProof w:val="0"/>
                <w:sz w:val="16"/>
                <w:szCs w:val="16"/>
              </w:rPr>
              <w:t>not specialized</w:t>
            </w:r>
          </w:p>
        </w:tc>
      </w:tr>
      <w:tr w:rsidR="00A726AB" w:rsidRPr="00A03C55" w14:paraId="5BD35735" w14:textId="77777777" w:rsidTr="003462A5">
        <w:trPr>
          <w:cantSplit/>
        </w:trPr>
        <w:tc>
          <w:tcPr>
            <w:tcW w:w="1548" w:type="dxa"/>
            <w:vMerge/>
            <w:shd w:val="clear" w:color="auto" w:fill="FFFFFF" w:themeFill="background1"/>
            <w:textDirection w:val="btLr"/>
            <w:vAlign w:val="center"/>
          </w:tcPr>
          <w:p w14:paraId="58086829" w14:textId="77777777" w:rsidR="00A726AB" w:rsidRPr="00A03C55" w:rsidRDefault="00A726AB" w:rsidP="0055376D">
            <w:pPr>
              <w:pStyle w:val="TableLabel"/>
              <w:rPr>
                <w:noProof w:val="0"/>
                <w:sz w:val="16"/>
              </w:rPr>
            </w:pPr>
          </w:p>
        </w:tc>
        <w:tc>
          <w:tcPr>
            <w:tcW w:w="2610" w:type="dxa"/>
            <w:vAlign w:val="center"/>
          </w:tcPr>
          <w:p w14:paraId="5590CA67" w14:textId="77777777" w:rsidR="00A726AB" w:rsidRPr="00A03C55" w:rsidRDefault="00A726AB" w:rsidP="00FD765B">
            <w:pPr>
              <w:pStyle w:val="TableEntry"/>
              <w:rPr>
                <w:i/>
                <w:iCs/>
                <w:noProof w:val="0"/>
                <w:sz w:val="16"/>
                <w:szCs w:val="16"/>
              </w:rPr>
            </w:pPr>
            <w:r w:rsidRPr="00A03C55">
              <w:rPr>
                <w:i/>
                <w:iCs/>
                <w:noProof w:val="0"/>
                <w:sz w:val="16"/>
                <w:szCs w:val="16"/>
              </w:rPr>
              <w:t>UserName</w:t>
            </w:r>
          </w:p>
        </w:tc>
        <w:tc>
          <w:tcPr>
            <w:tcW w:w="630" w:type="dxa"/>
            <w:vAlign w:val="center"/>
          </w:tcPr>
          <w:p w14:paraId="2EB1C5A2" w14:textId="77777777" w:rsidR="00A726AB" w:rsidRPr="00A03C55" w:rsidRDefault="00A726AB" w:rsidP="00D530C1">
            <w:pPr>
              <w:pStyle w:val="TableEntry"/>
              <w:rPr>
                <w:i/>
                <w:iCs/>
                <w:noProof w:val="0"/>
                <w:sz w:val="16"/>
                <w:szCs w:val="16"/>
              </w:rPr>
            </w:pPr>
            <w:r w:rsidRPr="00A03C55">
              <w:rPr>
                <w:i/>
                <w:iCs/>
                <w:noProof w:val="0"/>
                <w:sz w:val="16"/>
                <w:szCs w:val="16"/>
              </w:rPr>
              <w:t>U</w:t>
            </w:r>
          </w:p>
        </w:tc>
        <w:tc>
          <w:tcPr>
            <w:tcW w:w="4878" w:type="dxa"/>
            <w:vAlign w:val="center"/>
          </w:tcPr>
          <w:p w14:paraId="74F7A71F" w14:textId="77777777" w:rsidR="00A726AB" w:rsidRPr="00A03C55" w:rsidRDefault="00A726AB" w:rsidP="00A74D2C">
            <w:pPr>
              <w:pStyle w:val="TableEntry"/>
              <w:rPr>
                <w:i/>
                <w:iCs/>
                <w:noProof w:val="0"/>
                <w:sz w:val="16"/>
                <w:szCs w:val="16"/>
              </w:rPr>
            </w:pPr>
            <w:r w:rsidRPr="00A03C55">
              <w:rPr>
                <w:i/>
                <w:iCs/>
                <w:noProof w:val="0"/>
                <w:sz w:val="16"/>
                <w:szCs w:val="16"/>
              </w:rPr>
              <w:t>not specialized</w:t>
            </w:r>
          </w:p>
        </w:tc>
      </w:tr>
      <w:tr w:rsidR="00A726AB" w:rsidRPr="00A03C55" w14:paraId="718B341E" w14:textId="77777777" w:rsidTr="003462A5">
        <w:trPr>
          <w:cantSplit/>
        </w:trPr>
        <w:tc>
          <w:tcPr>
            <w:tcW w:w="1548" w:type="dxa"/>
            <w:vMerge/>
            <w:shd w:val="clear" w:color="auto" w:fill="FFFFFF" w:themeFill="background1"/>
            <w:textDirection w:val="btLr"/>
            <w:vAlign w:val="center"/>
          </w:tcPr>
          <w:p w14:paraId="55C56B56" w14:textId="77777777" w:rsidR="00A726AB" w:rsidRPr="00A03C55" w:rsidRDefault="00A726AB" w:rsidP="0055376D">
            <w:pPr>
              <w:pStyle w:val="TableLabel"/>
              <w:rPr>
                <w:noProof w:val="0"/>
                <w:sz w:val="16"/>
              </w:rPr>
            </w:pPr>
          </w:p>
        </w:tc>
        <w:tc>
          <w:tcPr>
            <w:tcW w:w="2610" w:type="dxa"/>
            <w:vAlign w:val="center"/>
          </w:tcPr>
          <w:p w14:paraId="11B3AF57" w14:textId="77777777" w:rsidR="00A726AB" w:rsidRPr="00A03C55" w:rsidRDefault="00A726AB" w:rsidP="0055376D">
            <w:pPr>
              <w:pStyle w:val="TableEntry"/>
              <w:rPr>
                <w:noProof w:val="0"/>
                <w:sz w:val="16"/>
                <w:szCs w:val="16"/>
              </w:rPr>
            </w:pPr>
            <w:r w:rsidRPr="00A03C55">
              <w:rPr>
                <w:noProof w:val="0"/>
                <w:sz w:val="16"/>
                <w:szCs w:val="16"/>
              </w:rPr>
              <w:t>UserIsRequestor</w:t>
            </w:r>
          </w:p>
        </w:tc>
        <w:tc>
          <w:tcPr>
            <w:tcW w:w="630" w:type="dxa"/>
            <w:vAlign w:val="center"/>
          </w:tcPr>
          <w:p w14:paraId="355A6211" w14:textId="77777777" w:rsidR="00A726AB" w:rsidRPr="00A03C55" w:rsidRDefault="00A726AB" w:rsidP="0055376D">
            <w:pPr>
              <w:pStyle w:val="TableEntry"/>
              <w:rPr>
                <w:noProof w:val="0"/>
                <w:sz w:val="16"/>
                <w:szCs w:val="16"/>
              </w:rPr>
            </w:pPr>
            <w:r w:rsidRPr="00A03C55">
              <w:rPr>
                <w:noProof w:val="0"/>
                <w:sz w:val="16"/>
                <w:szCs w:val="16"/>
              </w:rPr>
              <w:t>M</w:t>
            </w:r>
          </w:p>
        </w:tc>
        <w:tc>
          <w:tcPr>
            <w:tcW w:w="4878" w:type="dxa"/>
            <w:vAlign w:val="center"/>
          </w:tcPr>
          <w:p w14:paraId="6770E843" w14:textId="77777777" w:rsidR="00A726AB" w:rsidRPr="00A03C55" w:rsidRDefault="00A726AB" w:rsidP="0055376D">
            <w:pPr>
              <w:pStyle w:val="TableEntry"/>
              <w:rPr>
                <w:noProof w:val="0"/>
                <w:sz w:val="16"/>
                <w:szCs w:val="16"/>
              </w:rPr>
            </w:pPr>
            <w:r w:rsidRPr="00A03C55">
              <w:rPr>
                <w:noProof w:val="0"/>
                <w:sz w:val="16"/>
                <w:szCs w:val="16"/>
              </w:rPr>
              <w:t>“false”</w:t>
            </w:r>
          </w:p>
        </w:tc>
      </w:tr>
      <w:tr w:rsidR="00A726AB" w:rsidRPr="00A03C55" w14:paraId="5F4157AC" w14:textId="77777777" w:rsidTr="003462A5">
        <w:trPr>
          <w:cantSplit/>
        </w:trPr>
        <w:tc>
          <w:tcPr>
            <w:tcW w:w="1548" w:type="dxa"/>
            <w:vMerge/>
            <w:shd w:val="clear" w:color="auto" w:fill="FFFFFF" w:themeFill="background1"/>
            <w:textDirection w:val="btLr"/>
            <w:vAlign w:val="center"/>
          </w:tcPr>
          <w:p w14:paraId="045B64AE" w14:textId="77777777" w:rsidR="00A726AB" w:rsidRPr="00A03C55" w:rsidRDefault="00A726AB" w:rsidP="0055376D">
            <w:pPr>
              <w:pStyle w:val="TableLabel"/>
              <w:rPr>
                <w:noProof w:val="0"/>
                <w:sz w:val="16"/>
              </w:rPr>
            </w:pPr>
          </w:p>
        </w:tc>
        <w:tc>
          <w:tcPr>
            <w:tcW w:w="2610" w:type="dxa"/>
            <w:vAlign w:val="center"/>
          </w:tcPr>
          <w:p w14:paraId="41320B67" w14:textId="77777777" w:rsidR="00A726AB" w:rsidRPr="00A03C55" w:rsidRDefault="00A726AB" w:rsidP="0055376D">
            <w:pPr>
              <w:pStyle w:val="TableEntry"/>
              <w:rPr>
                <w:noProof w:val="0"/>
                <w:sz w:val="16"/>
                <w:szCs w:val="16"/>
              </w:rPr>
            </w:pPr>
            <w:r w:rsidRPr="00A03C55">
              <w:rPr>
                <w:noProof w:val="0"/>
                <w:sz w:val="16"/>
                <w:szCs w:val="16"/>
              </w:rPr>
              <w:t>RoleIDCode</w:t>
            </w:r>
          </w:p>
        </w:tc>
        <w:tc>
          <w:tcPr>
            <w:tcW w:w="630" w:type="dxa"/>
            <w:vAlign w:val="center"/>
          </w:tcPr>
          <w:p w14:paraId="37EC3DFE" w14:textId="77777777" w:rsidR="00A726AB" w:rsidRPr="00A03C55" w:rsidRDefault="00A726AB" w:rsidP="0055376D">
            <w:pPr>
              <w:pStyle w:val="TableEntry"/>
              <w:rPr>
                <w:noProof w:val="0"/>
                <w:sz w:val="16"/>
                <w:szCs w:val="16"/>
              </w:rPr>
            </w:pPr>
            <w:r w:rsidRPr="00A03C55">
              <w:rPr>
                <w:noProof w:val="0"/>
                <w:sz w:val="16"/>
                <w:szCs w:val="16"/>
              </w:rPr>
              <w:t>U</w:t>
            </w:r>
          </w:p>
        </w:tc>
        <w:tc>
          <w:tcPr>
            <w:tcW w:w="4878" w:type="dxa"/>
            <w:vAlign w:val="center"/>
          </w:tcPr>
          <w:p w14:paraId="7D130F5D" w14:textId="77777777" w:rsidR="00A726AB" w:rsidRPr="00A03C55" w:rsidRDefault="00A726AB" w:rsidP="0055376D">
            <w:pPr>
              <w:pStyle w:val="TableEntry"/>
              <w:rPr>
                <w:noProof w:val="0"/>
                <w:sz w:val="16"/>
                <w:szCs w:val="16"/>
              </w:rPr>
            </w:pPr>
            <w:r w:rsidRPr="00A03C55">
              <w:rPr>
                <w:noProof w:val="0"/>
                <w:sz w:val="16"/>
                <w:szCs w:val="16"/>
              </w:rPr>
              <w:t>Access Control role(s) the user holds that allows this transaction.</w:t>
            </w:r>
          </w:p>
        </w:tc>
      </w:tr>
      <w:tr w:rsidR="00A726AB" w:rsidRPr="00A03C55" w14:paraId="623AEE5A" w14:textId="77777777" w:rsidTr="003462A5">
        <w:trPr>
          <w:cantSplit/>
        </w:trPr>
        <w:tc>
          <w:tcPr>
            <w:tcW w:w="1548" w:type="dxa"/>
            <w:vMerge/>
            <w:shd w:val="clear" w:color="auto" w:fill="FFFFFF" w:themeFill="background1"/>
            <w:textDirection w:val="btLr"/>
            <w:vAlign w:val="center"/>
          </w:tcPr>
          <w:p w14:paraId="68CD491C" w14:textId="77777777" w:rsidR="00A726AB" w:rsidRPr="00A03C55" w:rsidRDefault="00A726AB" w:rsidP="00A726AB">
            <w:pPr>
              <w:pStyle w:val="TableLabel"/>
              <w:rPr>
                <w:noProof w:val="0"/>
                <w:sz w:val="16"/>
              </w:rPr>
            </w:pPr>
          </w:p>
        </w:tc>
        <w:tc>
          <w:tcPr>
            <w:tcW w:w="2610" w:type="dxa"/>
            <w:vAlign w:val="center"/>
          </w:tcPr>
          <w:p w14:paraId="267A9908" w14:textId="77777777" w:rsidR="00A726AB" w:rsidRPr="00A03C55" w:rsidRDefault="00A726AB" w:rsidP="00A726AB">
            <w:pPr>
              <w:pStyle w:val="TableEntry"/>
              <w:rPr>
                <w:i/>
                <w:noProof w:val="0"/>
                <w:sz w:val="16"/>
                <w:szCs w:val="16"/>
              </w:rPr>
            </w:pPr>
            <w:r w:rsidRPr="00A03C55">
              <w:rPr>
                <w:i/>
                <w:noProof w:val="0"/>
                <w:sz w:val="16"/>
                <w:szCs w:val="16"/>
              </w:rPr>
              <w:t>NetworkAccessPointTypeCode</w:t>
            </w:r>
          </w:p>
        </w:tc>
        <w:tc>
          <w:tcPr>
            <w:tcW w:w="630" w:type="dxa"/>
            <w:vAlign w:val="center"/>
          </w:tcPr>
          <w:p w14:paraId="484D83EC" w14:textId="77777777" w:rsidR="00A726AB" w:rsidRPr="00A03C55" w:rsidRDefault="00A726AB" w:rsidP="00A726AB">
            <w:pPr>
              <w:pStyle w:val="TableEntry"/>
              <w:rPr>
                <w:noProof w:val="0"/>
                <w:sz w:val="16"/>
                <w:szCs w:val="16"/>
              </w:rPr>
            </w:pPr>
            <w:r w:rsidRPr="00A03C55">
              <w:rPr>
                <w:i/>
                <w:iCs/>
                <w:noProof w:val="0"/>
                <w:sz w:val="16"/>
                <w:szCs w:val="16"/>
              </w:rPr>
              <w:t>U</w:t>
            </w:r>
          </w:p>
        </w:tc>
        <w:tc>
          <w:tcPr>
            <w:tcW w:w="4878" w:type="dxa"/>
            <w:vAlign w:val="center"/>
          </w:tcPr>
          <w:p w14:paraId="60CAE187" w14:textId="77777777" w:rsidR="00A726AB" w:rsidRPr="00A03C55" w:rsidRDefault="00A726AB" w:rsidP="00A726AB">
            <w:pPr>
              <w:pStyle w:val="TableEntry"/>
              <w:rPr>
                <w:noProof w:val="0"/>
                <w:sz w:val="16"/>
                <w:szCs w:val="16"/>
              </w:rPr>
            </w:pPr>
            <w:r w:rsidRPr="00A03C55">
              <w:rPr>
                <w:i/>
                <w:noProof w:val="0"/>
                <w:sz w:val="16"/>
                <w:szCs w:val="16"/>
              </w:rPr>
              <w:t>not specialized</w:t>
            </w:r>
          </w:p>
        </w:tc>
      </w:tr>
      <w:tr w:rsidR="00A726AB" w:rsidRPr="00A03C55" w14:paraId="01598BAF" w14:textId="77777777" w:rsidTr="003462A5">
        <w:trPr>
          <w:cantSplit/>
        </w:trPr>
        <w:tc>
          <w:tcPr>
            <w:tcW w:w="1548" w:type="dxa"/>
            <w:vMerge/>
            <w:shd w:val="clear" w:color="auto" w:fill="FFFFFF" w:themeFill="background1"/>
            <w:textDirection w:val="btLr"/>
            <w:vAlign w:val="center"/>
          </w:tcPr>
          <w:p w14:paraId="09D6EBA2" w14:textId="77777777" w:rsidR="00A726AB" w:rsidRPr="00A03C55" w:rsidRDefault="00A726AB" w:rsidP="00A726AB">
            <w:pPr>
              <w:pStyle w:val="TableLabel"/>
              <w:rPr>
                <w:noProof w:val="0"/>
                <w:sz w:val="16"/>
              </w:rPr>
            </w:pPr>
          </w:p>
        </w:tc>
        <w:tc>
          <w:tcPr>
            <w:tcW w:w="2610" w:type="dxa"/>
            <w:vAlign w:val="center"/>
          </w:tcPr>
          <w:p w14:paraId="151A5FC6" w14:textId="77777777" w:rsidR="00A726AB" w:rsidRPr="00A03C55" w:rsidRDefault="00A726AB" w:rsidP="00A726AB">
            <w:pPr>
              <w:pStyle w:val="TableEntry"/>
              <w:rPr>
                <w:i/>
                <w:noProof w:val="0"/>
                <w:sz w:val="16"/>
                <w:szCs w:val="16"/>
              </w:rPr>
            </w:pPr>
            <w:r w:rsidRPr="00A03C55">
              <w:rPr>
                <w:i/>
                <w:noProof w:val="0"/>
                <w:sz w:val="16"/>
                <w:szCs w:val="16"/>
              </w:rPr>
              <w:t>NetworkAccessPointID</w:t>
            </w:r>
          </w:p>
        </w:tc>
        <w:tc>
          <w:tcPr>
            <w:tcW w:w="630" w:type="dxa"/>
            <w:vAlign w:val="center"/>
          </w:tcPr>
          <w:p w14:paraId="2FD8F211" w14:textId="77777777" w:rsidR="00A726AB" w:rsidRPr="00A03C55" w:rsidRDefault="00A726AB" w:rsidP="00A726AB">
            <w:pPr>
              <w:pStyle w:val="TableEntry"/>
              <w:rPr>
                <w:i/>
                <w:iCs/>
                <w:noProof w:val="0"/>
                <w:sz w:val="16"/>
                <w:szCs w:val="16"/>
              </w:rPr>
            </w:pPr>
            <w:r w:rsidRPr="00A03C55">
              <w:rPr>
                <w:i/>
                <w:iCs/>
                <w:noProof w:val="0"/>
                <w:sz w:val="16"/>
                <w:szCs w:val="16"/>
              </w:rPr>
              <w:t>U</w:t>
            </w:r>
          </w:p>
        </w:tc>
        <w:tc>
          <w:tcPr>
            <w:tcW w:w="4878" w:type="dxa"/>
            <w:vAlign w:val="center"/>
          </w:tcPr>
          <w:p w14:paraId="30CB466D" w14:textId="77777777" w:rsidR="00A726AB" w:rsidRPr="00A03C55" w:rsidRDefault="00A726AB" w:rsidP="00A726AB">
            <w:pPr>
              <w:pStyle w:val="TableEntry"/>
              <w:rPr>
                <w:i/>
                <w:noProof w:val="0"/>
                <w:sz w:val="16"/>
                <w:szCs w:val="16"/>
              </w:rPr>
            </w:pPr>
            <w:r w:rsidRPr="00A03C55">
              <w:rPr>
                <w:i/>
                <w:noProof w:val="0"/>
                <w:sz w:val="16"/>
                <w:szCs w:val="16"/>
              </w:rPr>
              <w:t>not specialized</w:t>
            </w:r>
          </w:p>
        </w:tc>
      </w:tr>
    </w:tbl>
    <w:p w14:paraId="63506202" w14:textId="77777777" w:rsidR="007A1F44" w:rsidRPr="00A03C55"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720"/>
        <w:gridCol w:w="4878"/>
      </w:tblGrid>
      <w:tr w:rsidR="007A1F44" w:rsidRPr="00A03C55" w14:paraId="3E7D4846" w14:textId="77777777" w:rsidTr="003462A5">
        <w:trPr>
          <w:cantSplit/>
        </w:trPr>
        <w:tc>
          <w:tcPr>
            <w:tcW w:w="1728" w:type="dxa"/>
            <w:vMerge w:val="restart"/>
            <w:shd w:val="clear" w:color="auto" w:fill="FFFFFF" w:themeFill="background1"/>
          </w:tcPr>
          <w:p w14:paraId="1DCCD1BA" w14:textId="77777777" w:rsidR="007A1F44" w:rsidRPr="00A03C55" w:rsidRDefault="007A1F44" w:rsidP="003462A5">
            <w:pPr>
              <w:pStyle w:val="TableEntryHeader"/>
              <w:rPr>
                <w:noProof w:val="0"/>
              </w:rPr>
            </w:pPr>
            <w:r w:rsidRPr="00A03C55">
              <w:rPr>
                <w:noProof w:val="0"/>
              </w:rPr>
              <w:t>Audit Source</w:t>
            </w:r>
          </w:p>
          <w:p w14:paraId="55969A32" w14:textId="77777777" w:rsidR="007A1F44" w:rsidRPr="00A03C55" w:rsidRDefault="007A1F44" w:rsidP="00FD765B">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0DA650E6" w14:textId="77777777" w:rsidR="007A1F44" w:rsidRPr="00A03C55" w:rsidRDefault="007A1F44" w:rsidP="0055376D">
            <w:pPr>
              <w:pStyle w:val="TableEntry"/>
              <w:rPr>
                <w:i/>
                <w:iCs/>
                <w:noProof w:val="0"/>
                <w:sz w:val="16"/>
              </w:rPr>
            </w:pPr>
            <w:r w:rsidRPr="00A03C55">
              <w:rPr>
                <w:i/>
                <w:iCs/>
                <w:noProof w:val="0"/>
                <w:sz w:val="16"/>
              </w:rPr>
              <w:t>AuditSourceID</w:t>
            </w:r>
          </w:p>
        </w:tc>
        <w:tc>
          <w:tcPr>
            <w:tcW w:w="720" w:type="dxa"/>
            <w:vAlign w:val="center"/>
          </w:tcPr>
          <w:p w14:paraId="407A4E23" w14:textId="77777777" w:rsidR="007A1F44" w:rsidRPr="00A03C55" w:rsidRDefault="007A1F44" w:rsidP="0055376D">
            <w:pPr>
              <w:pStyle w:val="TableEntry"/>
              <w:rPr>
                <w:i/>
                <w:iCs/>
                <w:noProof w:val="0"/>
                <w:sz w:val="16"/>
              </w:rPr>
            </w:pPr>
            <w:r w:rsidRPr="00A03C55">
              <w:rPr>
                <w:i/>
                <w:iCs/>
                <w:noProof w:val="0"/>
                <w:sz w:val="16"/>
              </w:rPr>
              <w:t>U</w:t>
            </w:r>
          </w:p>
        </w:tc>
        <w:tc>
          <w:tcPr>
            <w:tcW w:w="4878" w:type="dxa"/>
            <w:vAlign w:val="center"/>
          </w:tcPr>
          <w:p w14:paraId="2F14729A"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6CCBBC73" w14:textId="77777777" w:rsidTr="003462A5">
        <w:trPr>
          <w:cantSplit/>
        </w:trPr>
        <w:tc>
          <w:tcPr>
            <w:tcW w:w="1728" w:type="dxa"/>
            <w:vMerge/>
            <w:shd w:val="clear" w:color="auto" w:fill="FFFFFF" w:themeFill="background1"/>
            <w:textDirection w:val="btLr"/>
            <w:vAlign w:val="center"/>
          </w:tcPr>
          <w:p w14:paraId="674A8676" w14:textId="77777777" w:rsidR="007A1F44" w:rsidRPr="00A03C55" w:rsidRDefault="007A1F44" w:rsidP="0055376D">
            <w:pPr>
              <w:pStyle w:val="TableEntry"/>
              <w:rPr>
                <w:noProof w:val="0"/>
                <w:sz w:val="16"/>
              </w:rPr>
            </w:pPr>
          </w:p>
        </w:tc>
        <w:tc>
          <w:tcPr>
            <w:tcW w:w="2340" w:type="dxa"/>
            <w:vAlign w:val="center"/>
          </w:tcPr>
          <w:p w14:paraId="31153F53" w14:textId="77777777" w:rsidR="007A1F44" w:rsidRPr="00A03C55" w:rsidRDefault="007A1F44" w:rsidP="0055376D">
            <w:pPr>
              <w:pStyle w:val="TableEntry"/>
              <w:rPr>
                <w:i/>
                <w:iCs/>
                <w:noProof w:val="0"/>
                <w:sz w:val="16"/>
              </w:rPr>
            </w:pPr>
            <w:r w:rsidRPr="00A03C55">
              <w:rPr>
                <w:i/>
                <w:iCs/>
                <w:noProof w:val="0"/>
                <w:sz w:val="16"/>
              </w:rPr>
              <w:t>AuditEnterpriseSiteID</w:t>
            </w:r>
          </w:p>
        </w:tc>
        <w:tc>
          <w:tcPr>
            <w:tcW w:w="720" w:type="dxa"/>
            <w:vAlign w:val="center"/>
          </w:tcPr>
          <w:p w14:paraId="172B208E" w14:textId="77777777" w:rsidR="007A1F44" w:rsidRPr="00A03C55" w:rsidRDefault="007A1F44" w:rsidP="0055376D">
            <w:pPr>
              <w:pStyle w:val="TableEntry"/>
              <w:rPr>
                <w:i/>
                <w:iCs/>
                <w:noProof w:val="0"/>
                <w:sz w:val="16"/>
              </w:rPr>
            </w:pPr>
            <w:r w:rsidRPr="00A03C55">
              <w:rPr>
                <w:i/>
                <w:iCs/>
                <w:noProof w:val="0"/>
                <w:sz w:val="16"/>
              </w:rPr>
              <w:t>U</w:t>
            </w:r>
          </w:p>
        </w:tc>
        <w:tc>
          <w:tcPr>
            <w:tcW w:w="4878" w:type="dxa"/>
            <w:vAlign w:val="center"/>
          </w:tcPr>
          <w:p w14:paraId="6C8CB369" w14:textId="77777777" w:rsidR="007A1F44" w:rsidRPr="00A03C55" w:rsidRDefault="007A1F44" w:rsidP="0055376D">
            <w:pPr>
              <w:pStyle w:val="TableEntry"/>
              <w:rPr>
                <w:i/>
                <w:iCs/>
                <w:noProof w:val="0"/>
                <w:sz w:val="16"/>
              </w:rPr>
            </w:pPr>
            <w:r w:rsidRPr="00A03C55">
              <w:rPr>
                <w:i/>
                <w:iCs/>
                <w:noProof w:val="0"/>
                <w:sz w:val="16"/>
              </w:rPr>
              <w:t>not specialized</w:t>
            </w:r>
          </w:p>
        </w:tc>
      </w:tr>
      <w:tr w:rsidR="007A1F44" w:rsidRPr="00A03C55" w14:paraId="1E204695" w14:textId="77777777" w:rsidTr="003462A5">
        <w:trPr>
          <w:cantSplit/>
        </w:trPr>
        <w:tc>
          <w:tcPr>
            <w:tcW w:w="1728" w:type="dxa"/>
            <w:vMerge/>
            <w:shd w:val="clear" w:color="auto" w:fill="FFFFFF" w:themeFill="background1"/>
            <w:textDirection w:val="btLr"/>
            <w:vAlign w:val="center"/>
          </w:tcPr>
          <w:p w14:paraId="5F098AFA" w14:textId="77777777" w:rsidR="007A1F44" w:rsidRPr="00A03C55" w:rsidRDefault="007A1F44" w:rsidP="0055376D">
            <w:pPr>
              <w:pStyle w:val="TableEntry"/>
              <w:rPr>
                <w:noProof w:val="0"/>
                <w:sz w:val="16"/>
              </w:rPr>
            </w:pPr>
          </w:p>
        </w:tc>
        <w:tc>
          <w:tcPr>
            <w:tcW w:w="2340" w:type="dxa"/>
            <w:vAlign w:val="center"/>
          </w:tcPr>
          <w:p w14:paraId="0C2574C3" w14:textId="77777777" w:rsidR="007A1F44" w:rsidRPr="00A03C55" w:rsidRDefault="007A1F44" w:rsidP="0055376D">
            <w:pPr>
              <w:pStyle w:val="TableEntry"/>
              <w:rPr>
                <w:i/>
                <w:iCs/>
                <w:noProof w:val="0"/>
                <w:sz w:val="16"/>
              </w:rPr>
            </w:pPr>
            <w:r w:rsidRPr="00A03C55">
              <w:rPr>
                <w:i/>
                <w:iCs/>
                <w:noProof w:val="0"/>
                <w:sz w:val="16"/>
              </w:rPr>
              <w:t>AuditSourceTypeCode</w:t>
            </w:r>
          </w:p>
        </w:tc>
        <w:tc>
          <w:tcPr>
            <w:tcW w:w="720" w:type="dxa"/>
            <w:vAlign w:val="center"/>
          </w:tcPr>
          <w:p w14:paraId="13FD0B73" w14:textId="77777777" w:rsidR="007A1F44" w:rsidRPr="00A03C55" w:rsidRDefault="007A1F44" w:rsidP="0055376D">
            <w:pPr>
              <w:pStyle w:val="TableEntry"/>
              <w:rPr>
                <w:i/>
                <w:iCs/>
                <w:noProof w:val="0"/>
                <w:sz w:val="16"/>
              </w:rPr>
            </w:pPr>
            <w:r w:rsidRPr="00A03C55">
              <w:rPr>
                <w:i/>
                <w:iCs/>
                <w:noProof w:val="0"/>
                <w:sz w:val="16"/>
              </w:rPr>
              <w:t>U</w:t>
            </w:r>
          </w:p>
        </w:tc>
        <w:tc>
          <w:tcPr>
            <w:tcW w:w="4878" w:type="dxa"/>
            <w:vAlign w:val="center"/>
          </w:tcPr>
          <w:p w14:paraId="6DACED80" w14:textId="77777777" w:rsidR="007A1F44" w:rsidRPr="00A03C55" w:rsidRDefault="007A1F44" w:rsidP="0055376D">
            <w:pPr>
              <w:pStyle w:val="TableEntry"/>
              <w:rPr>
                <w:i/>
                <w:iCs/>
                <w:noProof w:val="0"/>
                <w:sz w:val="16"/>
              </w:rPr>
            </w:pPr>
            <w:r w:rsidRPr="00A03C55">
              <w:rPr>
                <w:i/>
                <w:iCs/>
                <w:noProof w:val="0"/>
                <w:sz w:val="16"/>
              </w:rPr>
              <w:t>not specialized</w:t>
            </w:r>
          </w:p>
        </w:tc>
      </w:tr>
    </w:tbl>
    <w:p w14:paraId="57407800" w14:textId="77777777" w:rsidR="007A1F44" w:rsidRPr="00A03C55" w:rsidRDefault="007A1F44" w:rsidP="0055376D">
      <w:pPr>
        <w:pStyle w:val="TableEntry"/>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A03C55" w14:paraId="10CB9055" w14:textId="77777777" w:rsidTr="003462A5">
        <w:trPr>
          <w:cantSplit/>
        </w:trPr>
        <w:tc>
          <w:tcPr>
            <w:tcW w:w="1548" w:type="dxa"/>
            <w:vMerge w:val="restart"/>
            <w:shd w:val="clear" w:color="auto" w:fill="FFFFFF" w:themeFill="background1"/>
          </w:tcPr>
          <w:p w14:paraId="5F4888D7" w14:textId="77777777" w:rsidR="007A1F44" w:rsidRPr="00A03C55" w:rsidRDefault="007A1F44" w:rsidP="003462A5">
            <w:pPr>
              <w:pStyle w:val="TableEntryHeader"/>
              <w:rPr>
                <w:noProof w:val="0"/>
              </w:rPr>
            </w:pPr>
            <w:r w:rsidRPr="00A03C55">
              <w:rPr>
                <w:noProof w:val="0"/>
              </w:rPr>
              <w:t>Value Set Instance</w:t>
            </w:r>
          </w:p>
          <w:p w14:paraId="7CB68F12" w14:textId="77777777" w:rsidR="007A1F44" w:rsidRPr="00A03C55" w:rsidRDefault="007A1F44">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029BA61F" w14:textId="77777777" w:rsidR="007A1F44" w:rsidRPr="00A03C55" w:rsidRDefault="007A1F44" w:rsidP="0055376D">
            <w:pPr>
              <w:pStyle w:val="TableEntry"/>
              <w:rPr>
                <w:noProof w:val="0"/>
                <w:sz w:val="16"/>
              </w:rPr>
            </w:pPr>
            <w:r w:rsidRPr="00A03C55">
              <w:rPr>
                <w:noProof w:val="0"/>
                <w:sz w:val="16"/>
              </w:rPr>
              <w:t>ParticipantObjectTypeCode</w:t>
            </w:r>
          </w:p>
        </w:tc>
        <w:tc>
          <w:tcPr>
            <w:tcW w:w="720" w:type="dxa"/>
            <w:vAlign w:val="center"/>
          </w:tcPr>
          <w:p w14:paraId="28409B0D" w14:textId="77777777" w:rsidR="007A1F44" w:rsidRPr="00A03C55" w:rsidRDefault="007A1F44" w:rsidP="00D372D5">
            <w:pPr>
              <w:pStyle w:val="TableEntry"/>
              <w:jc w:val="center"/>
              <w:rPr>
                <w:noProof w:val="0"/>
                <w:sz w:val="16"/>
              </w:rPr>
            </w:pPr>
            <w:r w:rsidRPr="00A03C55">
              <w:rPr>
                <w:noProof w:val="0"/>
                <w:sz w:val="16"/>
              </w:rPr>
              <w:t>M</w:t>
            </w:r>
          </w:p>
        </w:tc>
        <w:tc>
          <w:tcPr>
            <w:tcW w:w="4878" w:type="dxa"/>
            <w:vAlign w:val="center"/>
          </w:tcPr>
          <w:p w14:paraId="51890682" w14:textId="77777777" w:rsidR="007A1F44" w:rsidRPr="00A03C55" w:rsidRDefault="007A1F44" w:rsidP="0055376D">
            <w:pPr>
              <w:pStyle w:val="TableEntry"/>
              <w:rPr>
                <w:noProof w:val="0"/>
                <w:sz w:val="16"/>
              </w:rPr>
            </w:pPr>
            <w:r w:rsidRPr="00A03C55">
              <w:rPr>
                <w:noProof w:val="0"/>
                <w:sz w:val="16"/>
              </w:rPr>
              <w:t>“2” (System)</w:t>
            </w:r>
          </w:p>
        </w:tc>
      </w:tr>
      <w:tr w:rsidR="007A1F44" w:rsidRPr="00A03C55" w14:paraId="2FD3DDF7" w14:textId="77777777" w:rsidTr="003462A5">
        <w:trPr>
          <w:cantSplit/>
        </w:trPr>
        <w:tc>
          <w:tcPr>
            <w:tcW w:w="1548" w:type="dxa"/>
            <w:vMerge/>
            <w:shd w:val="clear" w:color="auto" w:fill="FFFFFF" w:themeFill="background1"/>
            <w:vAlign w:val="center"/>
          </w:tcPr>
          <w:p w14:paraId="6C6CBDF4" w14:textId="77777777" w:rsidR="007A1F44" w:rsidRPr="00A03C55" w:rsidRDefault="007A1F44" w:rsidP="0055376D">
            <w:pPr>
              <w:pStyle w:val="TableEntry"/>
              <w:rPr>
                <w:noProof w:val="0"/>
                <w:sz w:val="16"/>
              </w:rPr>
            </w:pPr>
          </w:p>
        </w:tc>
        <w:tc>
          <w:tcPr>
            <w:tcW w:w="2520" w:type="dxa"/>
            <w:vAlign w:val="center"/>
          </w:tcPr>
          <w:p w14:paraId="22C038DF" w14:textId="77777777" w:rsidR="007A1F44" w:rsidRPr="00A03C55" w:rsidRDefault="007A1F44" w:rsidP="0055376D">
            <w:pPr>
              <w:pStyle w:val="TableEntry"/>
              <w:rPr>
                <w:noProof w:val="0"/>
                <w:sz w:val="16"/>
              </w:rPr>
            </w:pPr>
            <w:r w:rsidRPr="00A03C55">
              <w:rPr>
                <w:noProof w:val="0"/>
                <w:sz w:val="16"/>
              </w:rPr>
              <w:t>ParticipantObjectTypeCodeRole</w:t>
            </w:r>
          </w:p>
        </w:tc>
        <w:tc>
          <w:tcPr>
            <w:tcW w:w="720" w:type="dxa"/>
            <w:vAlign w:val="center"/>
          </w:tcPr>
          <w:p w14:paraId="435286F9" w14:textId="77777777" w:rsidR="007A1F44" w:rsidRPr="00A03C55" w:rsidRDefault="007A1F44" w:rsidP="00D372D5">
            <w:pPr>
              <w:pStyle w:val="TableEntry"/>
              <w:jc w:val="center"/>
              <w:rPr>
                <w:noProof w:val="0"/>
                <w:sz w:val="16"/>
              </w:rPr>
            </w:pPr>
            <w:r w:rsidRPr="00A03C55">
              <w:rPr>
                <w:noProof w:val="0"/>
                <w:sz w:val="16"/>
              </w:rPr>
              <w:t>M</w:t>
            </w:r>
          </w:p>
        </w:tc>
        <w:tc>
          <w:tcPr>
            <w:tcW w:w="4878" w:type="dxa"/>
            <w:vAlign w:val="center"/>
          </w:tcPr>
          <w:p w14:paraId="5010CEA1" w14:textId="77777777" w:rsidR="007A1F44" w:rsidRPr="00A03C55" w:rsidRDefault="007A1F44" w:rsidP="0055376D">
            <w:pPr>
              <w:pStyle w:val="TableEntry"/>
              <w:rPr>
                <w:i/>
                <w:noProof w:val="0"/>
                <w:sz w:val="16"/>
              </w:rPr>
            </w:pPr>
            <w:r w:rsidRPr="00A03C55">
              <w:rPr>
                <w:noProof w:val="0"/>
                <w:sz w:val="16"/>
              </w:rPr>
              <w:t>“3” (Report)</w:t>
            </w:r>
          </w:p>
        </w:tc>
      </w:tr>
      <w:tr w:rsidR="007A1F44" w:rsidRPr="00A03C55" w14:paraId="05837DA3" w14:textId="77777777" w:rsidTr="003462A5">
        <w:trPr>
          <w:cantSplit/>
        </w:trPr>
        <w:tc>
          <w:tcPr>
            <w:tcW w:w="1548" w:type="dxa"/>
            <w:vMerge/>
            <w:shd w:val="clear" w:color="auto" w:fill="FFFFFF" w:themeFill="background1"/>
            <w:vAlign w:val="center"/>
          </w:tcPr>
          <w:p w14:paraId="6DF720A6" w14:textId="77777777" w:rsidR="007A1F44" w:rsidRPr="00A03C55" w:rsidRDefault="007A1F44" w:rsidP="0055376D">
            <w:pPr>
              <w:pStyle w:val="TableEntry"/>
              <w:rPr>
                <w:noProof w:val="0"/>
                <w:sz w:val="16"/>
              </w:rPr>
            </w:pPr>
          </w:p>
        </w:tc>
        <w:tc>
          <w:tcPr>
            <w:tcW w:w="2520" w:type="dxa"/>
            <w:vAlign w:val="center"/>
          </w:tcPr>
          <w:p w14:paraId="3CAC6AEE" w14:textId="77777777" w:rsidR="007A1F44" w:rsidRPr="00A03C55" w:rsidRDefault="007A1F44" w:rsidP="0055376D">
            <w:pPr>
              <w:pStyle w:val="TableEntry"/>
              <w:rPr>
                <w:i/>
                <w:iCs/>
                <w:noProof w:val="0"/>
                <w:sz w:val="16"/>
              </w:rPr>
            </w:pPr>
            <w:r w:rsidRPr="00A03C55">
              <w:rPr>
                <w:i/>
                <w:iCs/>
                <w:noProof w:val="0"/>
                <w:sz w:val="16"/>
              </w:rPr>
              <w:t>ParticipantObjectDataLifeCycle</w:t>
            </w:r>
          </w:p>
        </w:tc>
        <w:tc>
          <w:tcPr>
            <w:tcW w:w="720" w:type="dxa"/>
            <w:vAlign w:val="center"/>
          </w:tcPr>
          <w:p w14:paraId="3D8EF238" w14:textId="77777777" w:rsidR="007A1F44" w:rsidRPr="00A03C55" w:rsidRDefault="007A1F44" w:rsidP="00D372D5">
            <w:pPr>
              <w:pStyle w:val="TableEntry"/>
              <w:jc w:val="center"/>
              <w:rPr>
                <w:i/>
                <w:iCs/>
                <w:noProof w:val="0"/>
                <w:sz w:val="16"/>
              </w:rPr>
            </w:pPr>
            <w:r w:rsidRPr="00A03C55">
              <w:rPr>
                <w:i/>
                <w:iCs/>
                <w:noProof w:val="0"/>
                <w:sz w:val="16"/>
              </w:rPr>
              <w:t>U</w:t>
            </w:r>
          </w:p>
        </w:tc>
        <w:tc>
          <w:tcPr>
            <w:tcW w:w="4878" w:type="dxa"/>
            <w:vAlign w:val="center"/>
          </w:tcPr>
          <w:p w14:paraId="2FEF2C4E"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70B46D67" w14:textId="77777777" w:rsidTr="003462A5">
        <w:trPr>
          <w:cantSplit/>
        </w:trPr>
        <w:tc>
          <w:tcPr>
            <w:tcW w:w="1548" w:type="dxa"/>
            <w:vMerge/>
            <w:shd w:val="clear" w:color="auto" w:fill="FFFFFF" w:themeFill="background1"/>
            <w:vAlign w:val="center"/>
          </w:tcPr>
          <w:p w14:paraId="20778CC4" w14:textId="77777777" w:rsidR="007A1F44" w:rsidRPr="00A03C55" w:rsidRDefault="007A1F44" w:rsidP="0055376D">
            <w:pPr>
              <w:pStyle w:val="TableEntry"/>
              <w:rPr>
                <w:noProof w:val="0"/>
                <w:sz w:val="16"/>
              </w:rPr>
            </w:pPr>
          </w:p>
        </w:tc>
        <w:tc>
          <w:tcPr>
            <w:tcW w:w="2520" w:type="dxa"/>
            <w:vAlign w:val="center"/>
          </w:tcPr>
          <w:p w14:paraId="255FF7AC" w14:textId="77777777" w:rsidR="007A1F44" w:rsidRPr="00A03C55" w:rsidRDefault="007A1F44" w:rsidP="0055376D">
            <w:pPr>
              <w:pStyle w:val="TableEntry"/>
              <w:rPr>
                <w:i/>
                <w:noProof w:val="0"/>
                <w:sz w:val="16"/>
              </w:rPr>
            </w:pPr>
            <w:r w:rsidRPr="00A03C55">
              <w:rPr>
                <w:i/>
                <w:noProof w:val="0"/>
                <w:sz w:val="16"/>
              </w:rPr>
              <w:t>ParticipantObjectIDTypeCode</w:t>
            </w:r>
          </w:p>
        </w:tc>
        <w:tc>
          <w:tcPr>
            <w:tcW w:w="720" w:type="dxa"/>
            <w:vAlign w:val="center"/>
          </w:tcPr>
          <w:p w14:paraId="6DAD4B5C" w14:textId="77777777" w:rsidR="007A1F44" w:rsidRPr="00A03C55" w:rsidRDefault="007A1F44" w:rsidP="00D372D5">
            <w:pPr>
              <w:pStyle w:val="TableEntry"/>
              <w:jc w:val="center"/>
              <w:rPr>
                <w:i/>
                <w:noProof w:val="0"/>
                <w:sz w:val="16"/>
              </w:rPr>
            </w:pPr>
            <w:r w:rsidRPr="00A03C55">
              <w:rPr>
                <w:i/>
                <w:noProof w:val="0"/>
                <w:sz w:val="16"/>
              </w:rPr>
              <w:t>M</w:t>
            </w:r>
          </w:p>
        </w:tc>
        <w:tc>
          <w:tcPr>
            <w:tcW w:w="4878" w:type="dxa"/>
            <w:vAlign w:val="center"/>
          </w:tcPr>
          <w:p w14:paraId="2C310C5F" w14:textId="77777777" w:rsidR="007A1F44" w:rsidRPr="00A03C55" w:rsidRDefault="00383381">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2132AA81" w14:textId="77777777" w:rsidTr="003462A5">
        <w:trPr>
          <w:cantSplit/>
        </w:trPr>
        <w:tc>
          <w:tcPr>
            <w:tcW w:w="1548" w:type="dxa"/>
            <w:vMerge/>
            <w:shd w:val="clear" w:color="auto" w:fill="FFFFFF" w:themeFill="background1"/>
            <w:vAlign w:val="center"/>
          </w:tcPr>
          <w:p w14:paraId="54D600E7" w14:textId="77777777" w:rsidR="007A1F44" w:rsidRPr="00A03C55" w:rsidRDefault="007A1F44" w:rsidP="0055376D">
            <w:pPr>
              <w:pStyle w:val="TableEntry"/>
              <w:rPr>
                <w:noProof w:val="0"/>
                <w:sz w:val="16"/>
              </w:rPr>
            </w:pPr>
          </w:p>
        </w:tc>
        <w:tc>
          <w:tcPr>
            <w:tcW w:w="2520" w:type="dxa"/>
            <w:vAlign w:val="center"/>
          </w:tcPr>
          <w:p w14:paraId="30ED7AC1" w14:textId="77777777" w:rsidR="007A1F44" w:rsidRPr="00A03C55" w:rsidRDefault="007A1F44" w:rsidP="0055376D">
            <w:pPr>
              <w:pStyle w:val="TableEntry"/>
              <w:rPr>
                <w:i/>
                <w:iCs/>
                <w:noProof w:val="0"/>
                <w:sz w:val="16"/>
              </w:rPr>
            </w:pPr>
            <w:r w:rsidRPr="00A03C55">
              <w:rPr>
                <w:i/>
                <w:iCs/>
                <w:noProof w:val="0"/>
                <w:sz w:val="16"/>
              </w:rPr>
              <w:t>ParticipantObjectSensitivity</w:t>
            </w:r>
          </w:p>
        </w:tc>
        <w:tc>
          <w:tcPr>
            <w:tcW w:w="720" w:type="dxa"/>
            <w:vAlign w:val="center"/>
          </w:tcPr>
          <w:p w14:paraId="218B19FA" w14:textId="77777777" w:rsidR="007A1F44" w:rsidRPr="00A03C55" w:rsidRDefault="007A1F44" w:rsidP="00D372D5">
            <w:pPr>
              <w:pStyle w:val="TableEntry"/>
              <w:jc w:val="center"/>
              <w:rPr>
                <w:i/>
                <w:iCs/>
                <w:noProof w:val="0"/>
                <w:sz w:val="16"/>
              </w:rPr>
            </w:pPr>
            <w:r w:rsidRPr="00A03C55">
              <w:rPr>
                <w:i/>
                <w:iCs/>
                <w:noProof w:val="0"/>
                <w:sz w:val="16"/>
              </w:rPr>
              <w:t>U</w:t>
            </w:r>
          </w:p>
        </w:tc>
        <w:tc>
          <w:tcPr>
            <w:tcW w:w="4878" w:type="dxa"/>
            <w:vAlign w:val="center"/>
          </w:tcPr>
          <w:p w14:paraId="707059D1"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7F64AD57" w14:textId="77777777" w:rsidTr="003462A5">
        <w:trPr>
          <w:cantSplit/>
        </w:trPr>
        <w:tc>
          <w:tcPr>
            <w:tcW w:w="1548" w:type="dxa"/>
            <w:vMerge/>
            <w:shd w:val="clear" w:color="auto" w:fill="FFFFFF" w:themeFill="background1"/>
            <w:vAlign w:val="center"/>
          </w:tcPr>
          <w:p w14:paraId="2FC3C8D7" w14:textId="77777777" w:rsidR="007A1F44" w:rsidRPr="00A03C55" w:rsidRDefault="007A1F44" w:rsidP="0055376D">
            <w:pPr>
              <w:pStyle w:val="TableEntry"/>
              <w:rPr>
                <w:noProof w:val="0"/>
                <w:sz w:val="16"/>
              </w:rPr>
            </w:pPr>
          </w:p>
        </w:tc>
        <w:tc>
          <w:tcPr>
            <w:tcW w:w="2520" w:type="dxa"/>
            <w:vAlign w:val="center"/>
          </w:tcPr>
          <w:p w14:paraId="04FCBFDE" w14:textId="77777777" w:rsidR="007A1F44" w:rsidRPr="00A03C55" w:rsidRDefault="007A1F44" w:rsidP="0055376D">
            <w:pPr>
              <w:pStyle w:val="TableEntry"/>
              <w:rPr>
                <w:noProof w:val="0"/>
                <w:sz w:val="16"/>
              </w:rPr>
            </w:pPr>
            <w:r w:rsidRPr="00A03C55">
              <w:rPr>
                <w:noProof w:val="0"/>
                <w:sz w:val="16"/>
              </w:rPr>
              <w:t>ParticipantObjectID</w:t>
            </w:r>
          </w:p>
        </w:tc>
        <w:tc>
          <w:tcPr>
            <w:tcW w:w="720" w:type="dxa"/>
            <w:vAlign w:val="center"/>
          </w:tcPr>
          <w:p w14:paraId="6F59605E" w14:textId="77777777" w:rsidR="007A1F44" w:rsidRPr="00A03C55" w:rsidRDefault="007A1F44" w:rsidP="00D372D5">
            <w:pPr>
              <w:pStyle w:val="TableEntry"/>
              <w:jc w:val="center"/>
              <w:rPr>
                <w:iCs/>
                <w:noProof w:val="0"/>
                <w:sz w:val="16"/>
              </w:rPr>
            </w:pPr>
            <w:r w:rsidRPr="00A03C55">
              <w:rPr>
                <w:iCs/>
                <w:noProof w:val="0"/>
                <w:sz w:val="16"/>
              </w:rPr>
              <w:t>M</w:t>
            </w:r>
          </w:p>
        </w:tc>
        <w:tc>
          <w:tcPr>
            <w:tcW w:w="4878" w:type="dxa"/>
          </w:tcPr>
          <w:p w14:paraId="52D2E33E" w14:textId="77777777" w:rsidR="007A1F44" w:rsidRPr="00A03C55" w:rsidRDefault="007A1F44" w:rsidP="0055376D">
            <w:pPr>
              <w:pStyle w:val="TableEntry"/>
              <w:rPr>
                <w:iCs/>
                <w:noProof w:val="0"/>
                <w:sz w:val="16"/>
              </w:rPr>
            </w:pPr>
            <w:r w:rsidRPr="00A03C55">
              <w:rPr>
                <w:iCs/>
                <w:noProof w:val="0"/>
                <w:sz w:val="16"/>
              </w:rPr>
              <w:t>The value of &lt;Value Set Unique ID&gt;</w:t>
            </w:r>
          </w:p>
        </w:tc>
      </w:tr>
      <w:tr w:rsidR="007A1F44" w:rsidRPr="00A03C55" w14:paraId="4C457021" w14:textId="77777777" w:rsidTr="003462A5">
        <w:trPr>
          <w:cantSplit/>
        </w:trPr>
        <w:tc>
          <w:tcPr>
            <w:tcW w:w="1548" w:type="dxa"/>
            <w:vMerge/>
            <w:shd w:val="clear" w:color="auto" w:fill="FFFFFF" w:themeFill="background1"/>
            <w:vAlign w:val="center"/>
          </w:tcPr>
          <w:p w14:paraId="545AF16B" w14:textId="77777777" w:rsidR="007A1F44" w:rsidRPr="00A03C55" w:rsidRDefault="007A1F44" w:rsidP="0055376D">
            <w:pPr>
              <w:pStyle w:val="TableEntry"/>
              <w:rPr>
                <w:noProof w:val="0"/>
                <w:sz w:val="16"/>
              </w:rPr>
            </w:pPr>
          </w:p>
        </w:tc>
        <w:tc>
          <w:tcPr>
            <w:tcW w:w="2520" w:type="dxa"/>
            <w:vAlign w:val="center"/>
          </w:tcPr>
          <w:p w14:paraId="3FEC77CD" w14:textId="77777777" w:rsidR="007A1F44" w:rsidRPr="00A03C55" w:rsidRDefault="007A1F44" w:rsidP="00752AB9">
            <w:pPr>
              <w:pStyle w:val="TableEntry"/>
              <w:rPr>
                <w:noProof w:val="0"/>
                <w:sz w:val="16"/>
              </w:rPr>
            </w:pPr>
            <w:r w:rsidRPr="00A03C55">
              <w:rPr>
                <w:noProof w:val="0"/>
                <w:sz w:val="16"/>
              </w:rPr>
              <w:t>ParticipantObjectName</w:t>
            </w:r>
          </w:p>
        </w:tc>
        <w:tc>
          <w:tcPr>
            <w:tcW w:w="720" w:type="dxa"/>
            <w:vAlign w:val="center"/>
          </w:tcPr>
          <w:p w14:paraId="6DBCDCD2" w14:textId="77777777" w:rsidR="007A1F44" w:rsidRPr="00A03C55" w:rsidRDefault="007A1F44" w:rsidP="00D372D5">
            <w:pPr>
              <w:pStyle w:val="TableEntry"/>
              <w:jc w:val="center"/>
              <w:rPr>
                <w:iCs/>
                <w:noProof w:val="0"/>
                <w:sz w:val="16"/>
              </w:rPr>
            </w:pPr>
            <w:r w:rsidRPr="00A03C55">
              <w:rPr>
                <w:iCs/>
                <w:noProof w:val="0"/>
                <w:sz w:val="16"/>
              </w:rPr>
              <w:t>O</w:t>
            </w:r>
          </w:p>
        </w:tc>
        <w:tc>
          <w:tcPr>
            <w:tcW w:w="4878" w:type="dxa"/>
            <w:vAlign w:val="center"/>
          </w:tcPr>
          <w:p w14:paraId="01704CF8" w14:textId="77777777" w:rsidR="007A1F44" w:rsidRPr="00A03C55" w:rsidRDefault="007A1F44" w:rsidP="0055376D">
            <w:pPr>
              <w:pStyle w:val="TableEntry"/>
              <w:rPr>
                <w:iCs/>
                <w:noProof w:val="0"/>
                <w:sz w:val="16"/>
              </w:rPr>
            </w:pPr>
            <w:r w:rsidRPr="00A03C55">
              <w:rPr>
                <w:iCs/>
                <w:noProof w:val="0"/>
                <w:sz w:val="16"/>
              </w:rPr>
              <w:t>The value of &lt;Value Set name&gt;</w:t>
            </w:r>
          </w:p>
        </w:tc>
      </w:tr>
      <w:tr w:rsidR="007A1F44" w:rsidRPr="00A03C55" w14:paraId="0877B9FC" w14:textId="77777777" w:rsidTr="003462A5">
        <w:trPr>
          <w:cantSplit/>
        </w:trPr>
        <w:tc>
          <w:tcPr>
            <w:tcW w:w="1548" w:type="dxa"/>
            <w:vMerge/>
            <w:shd w:val="clear" w:color="auto" w:fill="FFFFFF" w:themeFill="background1"/>
            <w:vAlign w:val="center"/>
          </w:tcPr>
          <w:p w14:paraId="1EEB7802" w14:textId="77777777" w:rsidR="007A1F44" w:rsidRPr="00A03C55" w:rsidRDefault="007A1F44" w:rsidP="0055376D">
            <w:pPr>
              <w:pStyle w:val="TableEntry"/>
              <w:rPr>
                <w:noProof w:val="0"/>
                <w:sz w:val="16"/>
              </w:rPr>
            </w:pPr>
          </w:p>
        </w:tc>
        <w:tc>
          <w:tcPr>
            <w:tcW w:w="2520" w:type="dxa"/>
            <w:vAlign w:val="center"/>
          </w:tcPr>
          <w:p w14:paraId="4A67B7BF" w14:textId="77777777" w:rsidR="007A1F44" w:rsidRPr="00A03C55" w:rsidRDefault="007A1F44" w:rsidP="0055376D">
            <w:pPr>
              <w:pStyle w:val="TableEntry"/>
              <w:rPr>
                <w:i/>
                <w:iCs/>
                <w:noProof w:val="0"/>
                <w:sz w:val="16"/>
              </w:rPr>
            </w:pPr>
            <w:r w:rsidRPr="00A03C55">
              <w:rPr>
                <w:i/>
                <w:iCs/>
                <w:noProof w:val="0"/>
                <w:sz w:val="16"/>
              </w:rPr>
              <w:t>ParticipantObjectQuery</w:t>
            </w:r>
          </w:p>
        </w:tc>
        <w:tc>
          <w:tcPr>
            <w:tcW w:w="720" w:type="dxa"/>
            <w:vAlign w:val="center"/>
          </w:tcPr>
          <w:p w14:paraId="0800FE1F" w14:textId="77777777" w:rsidR="007A1F44" w:rsidRPr="00A03C55" w:rsidRDefault="007A1F44" w:rsidP="00D372D5">
            <w:pPr>
              <w:pStyle w:val="TableEntry"/>
              <w:jc w:val="center"/>
              <w:rPr>
                <w:i/>
                <w:iCs/>
                <w:noProof w:val="0"/>
                <w:sz w:val="16"/>
              </w:rPr>
            </w:pPr>
            <w:r w:rsidRPr="00A03C55">
              <w:rPr>
                <w:i/>
                <w:iCs/>
                <w:noProof w:val="0"/>
                <w:sz w:val="16"/>
              </w:rPr>
              <w:t>U</w:t>
            </w:r>
          </w:p>
        </w:tc>
        <w:tc>
          <w:tcPr>
            <w:tcW w:w="4878" w:type="dxa"/>
            <w:vAlign w:val="center"/>
          </w:tcPr>
          <w:p w14:paraId="292195AC" w14:textId="77777777" w:rsidR="007A1F44" w:rsidRPr="00A03C55" w:rsidRDefault="007A1F44" w:rsidP="00752AB9">
            <w:pPr>
              <w:pStyle w:val="TableEntry"/>
              <w:rPr>
                <w:i/>
                <w:iCs/>
                <w:noProof w:val="0"/>
                <w:sz w:val="16"/>
              </w:rPr>
            </w:pPr>
            <w:r w:rsidRPr="00A03C55">
              <w:rPr>
                <w:i/>
                <w:iCs/>
                <w:noProof w:val="0"/>
                <w:sz w:val="16"/>
              </w:rPr>
              <w:t>not specialized</w:t>
            </w:r>
          </w:p>
        </w:tc>
      </w:tr>
      <w:tr w:rsidR="007A1F44" w:rsidRPr="00A03C55" w14:paraId="56BDAFE7" w14:textId="77777777" w:rsidTr="003462A5">
        <w:trPr>
          <w:cantSplit/>
        </w:trPr>
        <w:tc>
          <w:tcPr>
            <w:tcW w:w="1548" w:type="dxa"/>
            <w:vMerge/>
            <w:shd w:val="clear" w:color="auto" w:fill="FFFFFF" w:themeFill="background1"/>
            <w:vAlign w:val="center"/>
          </w:tcPr>
          <w:p w14:paraId="7426AB7F" w14:textId="77777777" w:rsidR="007A1F44" w:rsidRPr="00A03C55" w:rsidRDefault="007A1F44" w:rsidP="0055376D">
            <w:pPr>
              <w:pStyle w:val="TableEntry"/>
              <w:rPr>
                <w:noProof w:val="0"/>
                <w:sz w:val="16"/>
              </w:rPr>
            </w:pPr>
          </w:p>
        </w:tc>
        <w:tc>
          <w:tcPr>
            <w:tcW w:w="2520" w:type="dxa"/>
            <w:vAlign w:val="center"/>
          </w:tcPr>
          <w:p w14:paraId="0A8E14C3" w14:textId="77777777" w:rsidR="007A1F44" w:rsidRPr="00A03C55" w:rsidRDefault="007A1F44" w:rsidP="00752AB9">
            <w:pPr>
              <w:pStyle w:val="TableEntry"/>
              <w:rPr>
                <w:noProof w:val="0"/>
                <w:sz w:val="16"/>
              </w:rPr>
            </w:pPr>
            <w:r w:rsidRPr="00A03C55">
              <w:rPr>
                <w:noProof w:val="0"/>
                <w:sz w:val="16"/>
              </w:rPr>
              <w:t>ParticipantObjectDetail</w:t>
            </w:r>
          </w:p>
        </w:tc>
        <w:tc>
          <w:tcPr>
            <w:tcW w:w="720" w:type="dxa"/>
            <w:vAlign w:val="center"/>
          </w:tcPr>
          <w:p w14:paraId="07BF266E" w14:textId="77777777" w:rsidR="007A1F44" w:rsidRPr="00A03C55" w:rsidRDefault="007A1F44" w:rsidP="00D372D5">
            <w:pPr>
              <w:pStyle w:val="TableEntry"/>
              <w:jc w:val="center"/>
              <w:rPr>
                <w:iCs/>
                <w:noProof w:val="0"/>
                <w:sz w:val="16"/>
              </w:rPr>
            </w:pPr>
            <w:r w:rsidRPr="00A03C55">
              <w:rPr>
                <w:iCs/>
                <w:noProof w:val="0"/>
                <w:sz w:val="16"/>
              </w:rPr>
              <w:t>M</w:t>
            </w:r>
          </w:p>
        </w:tc>
        <w:tc>
          <w:tcPr>
            <w:tcW w:w="4878" w:type="dxa"/>
            <w:vAlign w:val="center"/>
          </w:tcPr>
          <w:p w14:paraId="4B31F62B" w14:textId="77777777" w:rsidR="007A1F44" w:rsidRPr="00A03C55" w:rsidRDefault="007A1F44" w:rsidP="0055376D">
            <w:pPr>
              <w:pStyle w:val="TableEntry"/>
              <w:rPr>
                <w:iCs/>
                <w:noProof w:val="0"/>
                <w:sz w:val="16"/>
              </w:rPr>
            </w:pPr>
            <w:r w:rsidRPr="00A03C55">
              <w:rPr>
                <w:iCs/>
                <w:noProof w:val="0"/>
                <w:sz w:val="16"/>
              </w:rPr>
              <w:t>The value of &lt;Value Set Version&gt;</w:t>
            </w:r>
          </w:p>
        </w:tc>
      </w:tr>
    </w:tbl>
    <w:p w14:paraId="46121A6B" w14:textId="77777777" w:rsidR="007A1F44" w:rsidRPr="00A03C55" w:rsidRDefault="007A1F44" w:rsidP="00601E92">
      <w:pPr>
        <w:pStyle w:val="BodyText"/>
      </w:pPr>
    </w:p>
    <w:p w14:paraId="3F8C4B1F" w14:textId="77777777" w:rsidR="007A1F44" w:rsidRPr="00A03C55" w:rsidRDefault="007A1F44" w:rsidP="00FB0853">
      <w:pPr>
        <w:pStyle w:val="Heading2"/>
        <w:numPr>
          <w:ilvl w:val="0"/>
          <w:numId w:val="0"/>
        </w:numPr>
        <w:tabs>
          <w:tab w:val="clear" w:pos="2160"/>
        </w:tabs>
        <w:rPr>
          <w:noProof w:val="0"/>
        </w:rPr>
      </w:pPr>
      <w:bookmarkStart w:id="1661" w:name="_Toc398544379"/>
      <w:bookmarkStart w:id="1662" w:name="_Toc398718011"/>
      <w:bookmarkStart w:id="1663" w:name="_Toc13773785"/>
      <w:r w:rsidRPr="00A03C55">
        <w:rPr>
          <w:noProof w:val="0"/>
        </w:rPr>
        <w:t>3.49</w:t>
      </w:r>
      <w:r w:rsidRPr="00A03C55">
        <w:rPr>
          <w:noProof w:val="0"/>
        </w:rPr>
        <w:tab/>
        <w:t>Convey Printed Referral Request</w:t>
      </w:r>
      <w:bookmarkEnd w:id="1661"/>
      <w:bookmarkEnd w:id="1662"/>
      <w:r w:rsidR="00903C21" w:rsidRPr="00A03C55">
        <w:rPr>
          <w:noProof w:val="0"/>
        </w:rPr>
        <w:t xml:space="preserve"> [ITI-49]</w:t>
      </w:r>
      <w:bookmarkEnd w:id="1663"/>
    </w:p>
    <w:p w14:paraId="042AAC59" w14:textId="77777777" w:rsidR="007A1F44" w:rsidRPr="00A03C55" w:rsidRDefault="007A1F44" w:rsidP="00FB0853">
      <w:pPr>
        <w:pStyle w:val="BodyText"/>
      </w:pPr>
      <w:r w:rsidRPr="00A03C55">
        <w:t>This transaction has been retired in favor of use of the Cross-Enterprise Document Workflow (XDW) Profile.</w:t>
      </w:r>
    </w:p>
    <w:p w14:paraId="74227BC4" w14:textId="77777777" w:rsidR="007A1F44" w:rsidRPr="00A03C55" w:rsidRDefault="007A1F44" w:rsidP="00FB0853">
      <w:pPr>
        <w:pStyle w:val="Heading2"/>
        <w:numPr>
          <w:ilvl w:val="0"/>
          <w:numId w:val="0"/>
        </w:numPr>
        <w:tabs>
          <w:tab w:val="clear" w:pos="2160"/>
        </w:tabs>
        <w:rPr>
          <w:noProof w:val="0"/>
        </w:rPr>
      </w:pPr>
      <w:bookmarkStart w:id="1664" w:name="_Toc206653297"/>
      <w:bookmarkStart w:id="1665" w:name="_Toc207200553"/>
      <w:bookmarkStart w:id="1666" w:name="_Toc207200678"/>
      <w:bookmarkStart w:id="1667" w:name="_Toc207202034"/>
      <w:bookmarkStart w:id="1668" w:name="_Toc237344054"/>
      <w:bookmarkStart w:id="1669" w:name="_Toc398544380"/>
      <w:bookmarkStart w:id="1670" w:name="_Toc398718012"/>
      <w:bookmarkStart w:id="1671" w:name="_Toc13773786"/>
      <w:r w:rsidRPr="00A03C55">
        <w:rPr>
          <w:noProof w:val="0"/>
        </w:rPr>
        <w:t>3.50</w:t>
      </w:r>
      <w:r w:rsidRPr="00A03C55">
        <w:rPr>
          <w:noProof w:val="0"/>
        </w:rPr>
        <w:tab/>
        <w:t>Request Referral</w:t>
      </w:r>
      <w:bookmarkEnd w:id="1664"/>
      <w:bookmarkEnd w:id="1665"/>
      <w:bookmarkEnd w:id="1666"/>
      <w:bookmarkEnd w:id="1667"/>
      <w:bookmarkEnd w:id="1668"/>
      <w:bookmarkEnd w:id="1669"/>
      <w:bookmarkEnd w:id="1670"/>
      <w:r w:rsidR="00903C21" w:rsidRPr="00A03C55">
        <w:rPr>
          <w:noProof w:val="0"/>
        </w:rPr>
        <w:t xml:space="preserve"> [ITI-50]</w:t>
      </w:r>
      <w:bookmarkEnd w:id="1671"/>
    </w:p>
    <w:p w14:paraId="69F2F933" w14:textId="77777777" w:rsidR="007A1F44" w:rsidRPr="00A03C55" w:rsidRDefault="007A1F44" w:rsidP="00FB0853">
      <w:pPr>
        <w:pStyle w:val="BodyText"/>
      </w:pPr>
      <w:r w:rsidRPr="00A03C55">
        <w:t>This transaction has been retired in favor of use of the Cross-Enterprise Document Workflow (XDW) Profile.</w:t>
      </w:r>
    </w:p>
    <w:p w14:paraId="294F020E" w14:textId="77777777" w:rsidR="007A1F44" w:rsidRPr="00A03C55" w:rsidRDefault="007A1F44" w:rsidP="00775A5C">
      <w:pPr>
        <w:pStyle w:val="Heading2"/>
        <w:numPr>
          <w:ilvl w:val="0"/>
          <w:numId w:val="0"/>
        </w:numPr>
        <w:tabs>
          <w:tab w:val="clear" w:pos="2160"/>
        </w:tabs>
        <w:rPr>
          <w:noProof w:val="0"/>
        </w:rPr>
      </w:pPr>
      <w:bookmarkStart w:id="1672" w:name="_Toc398544381"/>
      <w:bookmarkStart w:id="1673" w:name="_Toc398718013"/>
      <w:bookmarkStart w:id="1674" w:name="_Toc13773787"/>
      <w:r w:rsidRPr="00A03C55">
        <w:rPr>
          <w:noProof w:val="0"/>
        </w:rPr>
        <w:t>3.51 Multi-Patient Stored Query</w:t>
      </w:r>
      <w:bookmarkEnd w:id="1231"/>
      <w:bookmarkEnd w:id="1232"/>
      <w:bookmarkEnd w:id="1233"/>
      <w:bookmarkEnd w:id="1672"/>
      <w:bookmarkEnd w:id="1673"/>
      <w:r w:rsidR="00903C21" w:rsidRPr="00A03C55">
        <w:rPr>
          <w:noProof w:val="0"/>
        </w:rPr>
        <w:t xml:space="preserve"> [ITI-51]</w:t>
      </w:r>
      <w:bookmarkEnd w:id="1674"/>
    </w:p>
    <w:p w14:paraId="570E9579" w14:textId="018000DF" w:rsidR="007A1F44" w:rsidRPr="00A03C55" w:rsidRDefault="007A1F44" w:rsidP="00775A5C">
      <w:pPr>
        <w:pStyle w:val="BodyText"/>
        <w:rPr>
          <w:lang w:eastAsia="ar-SA"/>
        </w:rPr>
      </w:pPr>
      <w:r w:rsidRPr="00A03C55">
        <w:rPr>
          <w:lang w:eastAsia="ar-SA"/>
        </w:rPr>
        <w:t xml:space="preserve">This section corresponds to </w:t>
      </w:r>
      <w:r w:rsidR="00E77430" w:rsidRPr="00A03C55">
        <w:rPr>
          <w:lang w:eastAsia="ar-SA"/>
        </w:rPr>
        <w:t>transaction</w:t>
      </w:r>
      <w:r w:rsidRPr="00A03C55">
        <w:rPr>
          <w:lang w:eastAsia="ar-SA"/>
        </w:rPr>
        <w:t xml:space="preserve"> </w:t>
      </w:r>
      <w:r w:rsidR="00383577" w:rsidRPr="00A03C55">
        <w:rPr>
          <w:lang w:eastAsia="ar-SA"/>
        </w:rPr>
        <w:t>[</w:t>
      </w:r>
      <w:r w:rsidRPr="00A03C55">
        <w:rPr>
          <w:lang w:eastAsia="ar-SA"/>
        </w:rPr>
        <w:t>ITI-51</w:t>
      </w:r>
      <w:r w:rsidR="00383577" w:rsidRPr="00A03C55">
        <w:rPr>
          <w:lang w:eastAsia="ar-SA"/>
        </w:rPr>
        <w:t>]</w:t>
      </w:r>
      <w:r w:rsidRPr="00A03C55">
        <w:rPr>
          <w:lang w:eastAsia="ar-SA"/>
        </w:rPr>
        <w:t xml:space="preserve"> of the IHE Technical Framework. Transaction </w:t>
      </w:r>
      <w:r w:rsidR="00383577" w:rsidRPr="00A03C55">
        <w:rPr>
          <w:lang w:eastAsia="ar-SA"/>
        </w:rPr>
        <w:t>[</w:t>
      </w:r>
      <w:r w:rsidRPr="00A03C55">
        <w:rPr>
          <w:lang w:eastAsia="ar-SA"/>
        </w:rPr>
        <w:t>ITI-51</w:t>
      </w:r>
      <w:r w:rsidR="00383577" w:rsidRPr="00A03C55">
        <w:rPr>
          <w:lang w:eastAsia="ar-SA"/>
        </w:rPr>
        <w:t>]</w:t>
      </w:r>
      <w:r w:rsidRPr="00A03C55">
        <w:rPr>
          <w:lang w:eastAsia="ar-SA"/>
        </w:rPr>
        <w:t xml:space="preserve"> is used by the Document Consumer and Document Registry </w:t>
      </w:r>
      <w:r w:rsidR="00232E9F" w:rsidRPr="00A03C55">
        <w:rPr>
          <w:lang w:eastAsia="ar-SA"/>
        </w:rPr>
        <w:t>Actor</w:t>
      </w:r>
      <w:r w:rsidRPr="00A03C55">
        <w:rPr>
          <w:lang w:eastAsia="ar-SA"/>
        </w:rPr>
        <w:t>s.</w:t>
      </w:r>
    </w:p>
    <w:p w14:paraId="65891A3F" w14:textId="77777777" w:rsidR="007A1F44" w:rsidRPr="00A03C55" w:rsidRDefault="007A1F44" w:rsidP="00775A5C">
      <w:pPr>
        <w:pStyle w:val="Heading3"/>
        <w:numPr>
          <w:ilvl w:val="0"/>
          <w:numId w:val="0"/>
        </w:numPr>
        <w:tabs>
          <w:tab w:val="clear" w:pos="2160"/>
          <w:tab w:val="clear" w:pos="2880"/>
        </w:tabs>
        <w:rPr>
          <w:noProof w:val="0"/>
        </w:rPr>
      </w:pPr>
      <w:bookmarkStart w:id="1675" w:name="_Toc268877332"/>
      <w:bookmarkStart w:id="1676" w:name="_Toc268877406"/>
      <w:bookmarkStart w:id="1677" w:name="_Toc269212455"/>
      <w:bookmarkStart w:id="1678" w:name="_Toc398544382"/>
      <w:bookmarkStart w:id="1679" w:name="_Toc398718014"/>
      <w:bookmarkStart w:id="1680" w:name="_Toc13773788"/>
      <w:r w:rsidRPr="00A03C55">
        <w:rPr>
          <w:noProof w:val="0"/>
        </w:rPr>
        <w:t>3.51.1 Scope</w:t>
      </w:r>
      <w:bookmarkEnd w:id="1675"/>
      <w:bookmarkEnd w:id="1676"/>
      <w:bookmarkEnd w:id="1677"/>
      <w:bookmarkEnd w:id="1678"/>
      <w:bookmarkEnd w:id="1679"/>
      <w:bookmarkEnd w:id="1680"/>
    </w:p>
    <w:p w14:paraId="57C0D42D" w14:textId="3A63232F" w:rsidR="007A1F44" w:rsidRPr="00A03C55" w:rsidRDefault="007A1F44" w:rsidP="00775A5C">
      <w:pPr>
        <w:pStyle w:val="BodyText"/>
        <w:rPr>
          <w:iCs/>
          <w:lang w:eastAsia="ar-SA"/>
        </w:rPr>
      </w:pPr>
      <w:r w:rsidRPr="00A03C55">
        <w:rPr>
          <w:iCs/>
          <w:lang w:eastAsia="ar-SA"/>
        </w:rPr>
        <w:t xml:space="preserve">The Multi-Patient Stored Query supports a variety of queries for multiple patients. It is based on the Registry Stored Query </w:t>
      </w:r>
      <w:r w:rsidR="00A74233" w:rsidRPr="00A03C55">
        <w:rPr>
          <w:iCs/>
          <w:lang w:eastAsia="ar-SA"/>
        </w:rPr>
        <w:t>[ITI-18] transaction</w:t>
      </w:r>
      <w:r w:rsidRPr="00A03C55">
        <w:rPr>
          <w:iCs/>
          <w:lang w:eastAsia="ar-SA"/>
        </w:rPr>
        <w:t>. The main difference is the set of queries, which is specified in this transaction.</w:t>
      </w:r>
    </w:p>
    <w:p w14:paraId="1B98B4C4" w14:textId="77777777" w:rsidR="007A1F44" w:rsidRPr="00A03C55" w:rsidRDefault="007A1F44" w:rsidP="00775A5C">
      <w:pPr>
        <w:pStyle w:val="Heading3"/>
        <w:numPr>
          <w:ilvl w:val="0"/>
          <w:numId w:val="0"/>
        </w:numPr>
        <w:tabs>
          <w:tab w:val="clear" w:pos="2160"/>
          <w:tab w:val="clear" w:pos="2880"/>
        </w:tabs>
        <w:rPr>
          <w:noProof w:val="0"/>
        </w:rPr>
      </w:pPr>
      <w:bookmarkStart w:id="1681" w:name="_Toc268877333"/>
      <w:bookmarkStart w:id="1682" w:name="_Toc268877407"/>
      <w:bookmarkStart w:id="1683" w:name="_Toc269212456"/>
      <w:bookmarkStart w:id="1684" w:name="_Toc398544383"/>
      <w:bookmarkStart w:id="1685" w:name="_Toc398718015"/>
      <w:bookmarkStart w:id="1686" w:name="_Toc13773789"/>
      <w:r w:rsidRPr="00A03C55">
        <w:rPr>
          <w:noProof w:val="0"/>
        </w:rPr>
        <w:lastRenderedPageBreak/>
        <w:t>3.51.2 Use Case Roles</w:t>
      </w:r>
      <w:bookmarkEnd w:id="1681"/>
      <w:bookmarkEnd w:id="1682"/>
      <w:bookmarkEnd w:id="1683"/>
      <w:bookmarkEnd w:id="1684"/>
      <w:bookmarkEnd w:id="1685"/>
      <w:bookmarkEnd w:id="1686"/>
    </w:p>
    <w:bookmarkStart w:id="1687" w:name="_1015741368"/>
    <w:bookmarkStart w:id="1688" w:name="_1298098152"/>
    <w:bookmarkStart w:id="1689" w:name="_1299359874"/>
    <w:bookmarkStart w:id="1690" w:name="_1299395278"/>
    <w:bookmarkStart w:id="1691" w:name="_1303064480"/>
    <w:bookmarkEnd w:id="1687"/>
    <w:bookmarkEnd w:id="1688"/>
    <w:bookmarkEnd w:id="1689"/>
    <w:bookmarkEnd w:id="1690"/>
    <w:bookmarkEnd w:id="1691"/>
    <w:p w14:paraId="4C5B84B1" w14:textId="77777777" w:rsidR="007A1F44" w:rsidRPr="00A03C55" w:rsidRDefault="00886A83" w:rsidP="00775A5C">
      <w:pPr>
        <w:pStyle w:val="BodyText"/>
        <w:jc w:val="center"/>
        <w:rPr>
          <w:b/>
        </w:rPr>
      </w:pPr>
      <w:r w:rsidRPr="00A03C55">
        <w:rPr>
          <w:noProof/>
        </w:rPr>
        <w:object w:dxaOrig="5430" w:dyaOrig="1935" w14:anchorId="53FE72F2">
          <v:shape id="_x0000_i1033" type="#_x0000_t75" alt="" style="width:277.2pt;height:97.2pt;mso-width-percent:0;mso-height-percent:0;mso-width-percent:0;mso-height-percent:0" o:ole="" filled="t">
            <v:fill color2="black"/>
            <v:imagedata r:id="rId226" o:title=""/>
          </v:shape>
          <o:OLEObject Type="Embed" ProgID="Word.Picture.8" ShapeID="_x0000_i1033" DrawAspect="Content" ObjectID="_1648459682" r:id="rId227"/>
        </w:object>
      </w:r>
    </w:p>
    <w:p w14:paraId="6DFE4AB2" w14:textId="77777777" w:rsidR="007A1F44" w:rsidRPr="00A03C55" w:rsidRDefault="007A1F44" w:rsidP="00775A5C">
      <w:pPr>
        <w:pStyle w:val="BodyText"/>
      </w:pPr>
      <w:r w:rsidRPr="00A03C55">
        <w:rPr>
          <w:b/>
        </w:rPr>
        <w:t>Actor:</w:t>
      </w:r>
      <w:r w:rsidRPr="00A03C55">
        <w:t xml:space="preserve"> Document Consumer</w:t>
      </w:r>
    </w:p>
    <w:p w14:paraId="4F848B0B" w14:textId="26AEFB7E" w:rsidR="007A1F44" w:rsidRPr="00A03C55" w:rsidRDefault="007A1F44" w:rsidP="00775A5C">
      <w:pPr>
        <w:pStyle w:val="BodyText"/>
      </w:pPr>
      <w:r w:rsidRPr="00A03C55">
        <w:rPr>
          <w:b/>
        </w:rPr>
        <w:t xml:space="preserve">Role: </w:t>
      </w:r>
      <w:r w:rsidRPr="00A03C55">
        <w:t xml:space="preserve">Issues a Multi-Patient Stored Query to retrieve metadata </w:t>
      </w:r>
      <w:r w:rsidR="00CA62C9" w:rsidRPr="00A03C55">
        <w:t>or object references associated</w:t>
      </w:r>
      <w:r w:rsidR="00EB1E3A" w:rsidRPr="00A03C55">
        <w:t xml:space="preserve"> with multiple patients based on query parameters</w:t>
      </w:r>
    </w:p>
    <w:p w14:paraId="2AD712EB" w14:textId="77777777" w:rsidR="007A1F44" w:rsidRPr="00A03C55" w:rsidRDefault="007A1F44" w:rsidP="00775A5C">
      <w:r w:rsidRPr="00A03C55">
        <w:rPr>
          <w:b/>
        </w:rPr>
        <w:t>Actor:</w:t>
      </w:r>
      <w:r w:rsidRPr="00A03C55">
        <w:t xml:space="preserve"> Document Registry</w:t>
      </w:r>
    </w:p>
    <w:p w14:paraId="17FD86C2" w14:textId="77777777" w:rsidR="007A1F44" w:rsidRPr="00A03C55" w:rsidRDefault="007A1F44" w:rsidP="00775A5C">
      <w:pPr>
        <w:pStyle w:val="BodyText"/>
      </w:pPr>
      <w:r w:rsidRPr="00A03C55">
        <w:rPr>
          <w:b/>
        </w:rPr>
        <w:t xml:space="preserve">Role: </w:t>
      </w:r>
      <w:r w:rsidRPr="00A03C55">
        <w:t>Responds to a Multi-Patient Stored Query by providing the metadata or object references of registry objects which satisfy the query parameters</w:t>
      </w:r>
    </w:p>
    <w:p w14:paraId="74277B98" w14:textId="77777777" w:rsidR="007A1F44" w:rsidRPr="00A03C55" w:rsidRDefault="007A1F44" w:rsidP="00775A5C">
      <w:pPr>
        <w:pStyle w:val="Heading3"/>
        <w:numPr>
          <w:ilvl w:val="0"/>
          <w:numId w:val="0"/>
        </w:numPr>
        <w:tabs>
          <w:tab w:val="clear" w:pos="2160"/>
          <w:tab w:val="clear" w:pos="2880"/>
        </w:tabs>
        <w:rPr>
          <w:bCs/>
          <w:noProof w:val="0"/>
          <w:kern w:val="1"/>
          <w:lang w:eastAsia="ar-SA"/>
        </w:rPr>
      </w:pPr>
      <w:bookmarkStart w:id="1692" w:name="_Toc268877334"/>
      <w:bookmarkStart w:id="1693" w:name="_Toc268877408"/>
      <w:bookmarkStart w:id="1694" w:name="_Toc269212457"/>
      <w:bookmarkStart w:id="1695" w:name="_Toc398544384"/>
      <w:bookmarkStart w:id="1696" w:name="_Toc398718016"/>
      <w:bookmarkStart w:id="1697" w:name="_Toc13773790"/>
      <w:r w:rsidRPr="00A03C55">
        <w:rPr>
          <w:bCs/>
          <w:noProof w:val="0"/>
          <w:kern w:val="1"/>
          <w:lang w:eastAsia="ar-SA"/>
        </w:rPr>
        <w:t>3.51.3 Referenced Standard</w:t>
      </w:r>
      <w:bookmarkEnd w:id="1692"/>
      <w:bookmarkEnd w:id="1693"/>
      <w:bookmarkEnd w:id="1694"/>
      <w:bookmarkEnd w:id="1695"/>
      <w:bookmarkEnd w:id="1696"/>
      <w:bookmarkEnd w:id="16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386915" w:rsidRPr="00A03C55" w14:paraId="58949AB3" w14:textId="77777777" w:rsidTr="002511D6">
        <w:trPr>
          <w:jc w:val="center"/>
        </w:trPr>
        <w:tc>
          <w:tcPr>
            <w:tcW w:w="1420" w:type="dxa"/>
          </w:tcPr>
          <w:p w14:paraId="2E912BB9" w14:textId="77777777" w:rsidR="00386915" w:rsidRPr="00A03C55" w:rsidRDefault="00386915" w:rsidP="002511D6">
            <w:pPr>
              <w:pStyle w:val="TableEntry"/>
              <w:rPr>
                <w:noProof w:val="0"/>
              </w:rPr>
            </w:pPr>
            <w:r w:rsidRPr="00A03C55">
              <w:rPr>
                <w:noProof w:val="0"/>
              </w:rPr>
              <w:t>ebRIM</w:t>
            </w:r>
          </w:p>
        </w:tc>
        <w:tc>
          <w:tcPr>
            <w:tcW w:w="7930" w:type="dxa"/>
          </w:tcPr>
          <w:p w14:paraId="12473067" w14:textId="77777777" w:rsidR="00386915" w:rsidRPr="00A03C55" w:rsidRDefault="00386915" w:rsidP="002511D6">
            <w:pPr>
              <w:pStyle w:val="TableEntry"/>
              <w:rPr>
                <w:noProof w:val="0"/>
              </w:rPr>
            </w:pPr>
            <w:r w:rsidRPr="00A03C55">
              <w:rPr>
                <w:noProof w:val="0"/>
              </w:rPr>
              <w:t>OASIS/ebXML Registry Information Model v3.0</w:t>
            </w:r>
          </w:p>
          <w:p w14:paraId="50188AE0" w14:textId="77777777" w:rsidR="00386915" w:rsidRPr="00A03C55" w:rsidRDefault="00386915" w:rsidP="002511D6">
            <w:pPr>
              <w:pStyle w:val="TableEntry"/>
              <w:rPr>
                <w:noProof w:val="0"/>
              </w:rPr>
            </w:pPr>
            <w:r w:rsidRPr="00A03C55">
              <w:rPr>
                <w:noProof w:val="0"/>
              </w:rPr>
              <w:t>This model defines the types of metadata and content that can be stored in an ebXML Registry, a basis for and subset of Document Sharing metadata.</w:t>
            </w:r>
          </w:p>
        </w:tc>
      </w:tr>
      <w:tr w:rsidR="00386915" w:rsidRPr="00A03C55" w14:paraId="49E42805" w14:textId="77777777" w:rsidTr="002511D6">
        <w:trPr>
          <w:jc w:val="center"/>
        </w:trPr>
        <w:tc>
          <w:tcPr>
            <w:tcW w:w="1420" w:type="dxa"/>
          </w:tcPr>
          <w:p w14:paraId="57FFB15F" w14:textId="77777777" w:rsidR="00386915" w:rsidRPr="00A03C55" w:rsidRDefault="00386915" w:rsidP="002511D6">
            <w:pPr>
              <w:pStyle w:val="TableEntry"/>
              <w:rPr>
                <w:noProof w:val="0"/>
              </w:rPr>
            </w:pPr>
            <w:r w:rsidRPr="00A03C55">
              <w:rPr>
                <w:noProof w:val="0"/>
              </w:rPr>
              <w:t>ebRS</w:t>
            </w:r>
          </w:p>
        </w:tc>
        <w:tc>
          <w:tcPr>
            <w:tcW w:w="7930" w:type="dxa"/>
          </w:tcPr>
          <w:p w14:paraId="07447C61" w14:textId="77777777" w:rsidR="00386915" w:rsidRPr="00A03C55" w:rsidRDefault="00386915" w:rsidP="002511D6">
            <w:pPr>
              <w:pStyle w:val="TableEntry"/>
              <w:rPr>
                <w:noProof w:val="0"/>
              </w:rPr>
            </w:pPr>
            <w:r w:rsidRPr="00A03C55">
              <w:rPr>
                <w:noProof w:val="0"/>
              </w:rPr>
              <w:t>OASIS/ebXML Registry Services Specifications v3.0</w:t>
            </w:r>
          </w:p>
          <w:p w14:paraId="69645A2C" w14:textId="77777777" w:rsidR="00386915" w:rsidRPr="00A03C55" w:rsidRDefault="00386915" w:rsidP="002511D6">
            <w:pPr>
              <w:pStyle w:val="TableEntry"/>
              <w:rPr>
                <w:noProof w:val="0"/>
              </w:rPr>
            </w:pPr>
            <w:r w:rsidRPr="00A03C55">
              <w:rPr>
                <w:noProof w:val="0"/>
              </w:rPr>
              <w:t xml:space="preserve">This defines the services and protocols for an ebXML Registry, used as the basis for the XDS Document Registry </w:t>
            </w:r>
          </w:p>
        </w:tc>
      </w:tr>
      <w:tr w:rsidR="00386915" w:rsidRPr="00A03C55" w14:paraId="5D0E8F9F" w14:textId="77777777" w:rsidTr="002511D6">
        <w:trPr>
          <w:jc w:val="center"/>
        </w:trPr>
        <w:tc>
          <w:tcPr>
            <w:tcW w:w="9350" w:type="dxa"/>
            <w:gridSpan w:val="2"/>
          </w:tcPr>
          <w:p w14:paraId="50E02015" w14:textId="77777777" w:rsidR="00386915" w:rsidRPr="00A03C55" w:rsidRDefault="00386915" w:rsidP="002511D6">
            <w:pPr>
              <w:pStyle w:val="TableEntry"/>
              <w:rPr>
                <w:noProof w:val="0"/>
              </w:rPr>
            </w:pPr>
            <w:r w:rsidRPr="00A03C55">
              <w:rPr>
                <w:noProof w:val="0"/>
              </w:rPr>
              <w:t>See ITI TF-2x: Appendix V for other referenced standards for SOAP encoding.</w:t>
            </w:r>
          </w:p>
          <w:p w14:paraId="413B9E6B" w14:textId="77777777" w:rsidR="00386915" w:rsidRPr="00A03C55" w:rsidRDefault="00386915" w:rsidP="002511D6">
            <w:pPr>
              <w:pStyle w:val="TableEntry"/>
              <w:rPr>
                <w:noProof w:val="0"/>
              </w:rPr>
            </w:pPr>
            <w:r w:rsidRPr="00A03C55">
              <w:rPr>
                <w:noProof w:val="0"/>
              </w:rPr>
              <w:t>See ITI TF-2a: 3.18 for the Registry Stored Query [ITI-18] transaction.</w:t>
            </w:r>
          </w:p>
          <w:p w14:paraId="27395214" w14:textId="77777777" w:rsidR="00386915" w:rsidRPr="00A03C55" w:rsidRDefault="00386915" w:rsidP="002511D6">
            <w:pPr>
              <w:pStyle w:val="TableEntry"/>
              <w:rPr>
                <w:noProof w:val="0"/>
              </w:rPr>
            </w:pPr>
            <w:r w:rsidRPr="00A03C55">
              <w:rPr>
                <w:noProof w:val="0"/>
              </w:rPr>
              <w:t>See ITI TF-3: 4.2 for other referenced standards for metadata element encoding.</w:t>
            </w:r>
          </w:p>
        </w:tc>
      </w:tr>
    </w:tbl>
    <w:p w14:paraId="4040C152" w14:textId="77777777" w:rsidR="00386915" w:rsidRPr="00A03C55" w:rsidRDefault="00386915" w:rsidP="00D372D5">
      <w:pPr>
        <w:pStyle w:val="BodyText"/>
      </w:pPr>
    </w:p>
    <w:p w14:paraId="49EC2AD4" w14:textId="37EEBDB1" w:rsidR="007A1F44" w:rsidRDefault="007A1F44" w:rsidP="00775A5C">
      <w:pPr>
        <w:pStyle w:val="Heading3"/>
        <w:numPr>
          <w:ilvl w:val="0"/>
          <w:numId w:val="0"/>
        </w:numPr>
        <w:tabs>
          <w:tab w:val="clear" w:pos="2160"/>
          <w:tab w:val="clear" w:pos="2880"/>
        </w:tabs>
        <w:rPr>
          <w:bCs/>
          <w:noProof w:val="0"/>
          <w:kern w:val="1"/>
          <w:lang w:eastAsia="ar-SA"/>
        </w:rPr>
      </w:pPr>
      <w:bookmarkStart w:id="1698" w:name="_Toc268877335"/>
      <w:bookmarkStart w:id="1699" w:name="_Toc268877409"/>
      <w:bookmarkStart w:id="1700" w:name="_Toc269212458"/>
      <w:bookmarkStart w:id="1701" w:name="_Toc398544385"/>
      <w:bookmarkStart w:id="1702" w:name="_Toc398718017"/>
      <w:bookmarkStart w:id="1703" w:name="_Toc13773791"/>
      <w:r w:rsidRPr="00A03C55">
        <w:rPr>
          <w:bCs/>
          <w:noProof w:val="0"/>
          <w:kern w:val="1"/>
          <w:lang w:eastAsia="ar-SA"/>
        </w:rPr>
        <w:t xml:space="preserve">3.51.4 </w:t>
      </w:r>
      <w:bookmarkEnd w:id="1698"/>
      <w:bookmarkEnd w:id="1699"/>
      <w:bookmarkEnd w:id="1700"/>
      <w:bookmarkEnd w:id="1701"/>
      <w:bookmarkEnd w:id="1702"/>
      <w:r w:rsidR="00A03C55">
        <w:rPr>
          <w:bCs/>
          <w:noProof w:val="0"/>
          <w:kern w:val="1"/>
          <w:lang w:eastAsia="ar-SA"/>
        </w:rPr>
        <w:t>Messages</w:t>
      </w:r>
      <w:bookmarkEnd w:id="1703"/>
    </w:p>
    <w:bookmarkStart w:id="1704" w:name="_MON_1559121690"/>
    <w:bookmarkEnd w:id="1704"/>
    <w:p w14:paraId="0433E2A8" w14:textId="6805D0BD" w:rsidR="007A1F44" w:rsidRDefault="00886A83" w:rsidP="00AE5A09">
      <w:pPr>
        <w:pStyle w:val="BodyText"/>
        <w:jc w:val="center"/>
      </w:pPr>
      <w:r w:rsidRPr="00A03C55">
        <w:rPr>
          <w:noProof/>
        </w:rPr>
        <w:object w:dxaOrig="8080" w:dyaOrig="3600" w14:anchorId="064386C5">
          <v:shape id="_x0000_i1032" type="#_x0000_t75" alt="" style="width:298.8pt;height:181.45pt;mso-width-percent:0;mso-height-percent:0;mso-width-percent:0;mso-height-percent:0" o:ole="" filled="t">
            <v:fill color2="black"/>
            <v:imagedata r:id="rId228" o:title="" cropleft="13771f" cropright="2951f"/>
          </v:shape>
          <o:OLEObject Type="Embed" ProgID="Word.Picture.8" ShapeID="_x0000_i1032" DrawAspect="Content" ObjectID="_1648459683" r:id="rId229"/>
        </w:object>
      </w:r>
    </w:p>
    <w:p w14:paraId="12FECC85" w14:textId="6CCF68E5" w:rsidR="00AE5A09" w:rsidRPr="00A03C55" w:rsidRDefault="00AE5A09" w:rsidP="00AE5A09">
      <w:pPr>
        <w:pStyle w:val="FigureTitle"/>
        <w:rPr>
          <w:noProof w:val="0"/>
        </w:rPr>
      </w:pPr>
      <w:r>
        <w:t>Figure 3.51.4-1: Interaction Diagram</w:t>
      </w:r>
    </w:p>
    <w:p w14:paraId="558B0020" w14:textId="77777777" w:rsidR="007A1F44" w:rsidRPr="00A03C55" w:rsidRDefault="007A1F44" w:rsidP="00775A5C">
      <w:pPr>
        <w:pStyle w:val="Heading4"/>
        <w:numPr>
          <w:ilvl w:val="0"/>
          <w:numId w:val="0"/>
        </w:numPr>
        <w:tabs>
          <w:tab w:val="clear" w:pos="2160"/>
          <w:tab w:val="clear" w:pos="2880"/>
          <w:tab w:val="clear" w:pos="3600"/>
        </w:tabs>
        <w:rPr>
          <w:noProof w:val="0"/>
        </w:rPr>
      </w:pPr>
      <w:bookmarkStart w:id="1705" w:name="_Toc398544386"/>
      <w:r w:rsidRPr="00A03C55">
        <w:rPr>
          <w:noProof w:val="0"/>
        </w:rPr>
        <w:lastRenderedPageBreak/>
        <w:t>3.51.4.1 Multi-Patient Stored Query Request</w:t>
      </w:r>
      <w:bookmarkEnd w:id="1705"/>
    </w:p>
    <w:p w14:paraId="5090B533" w14:textId="77777777" w:rsidR="007A1F44" w:rsidRPr="00A03C55" w:rsidRDefault="007A1F44" w:rsidP="00775A5C">
      <w:pPr>
        <w:pStyle w:val="BodyText"/>
        <w:rPr>
          <w:iCs/>
          <w:lang w:eastAsia="ar-SA"/>
        </w:rPr>
      </w:pPr>
      <w:r w:rsidRPr="00A03C55">
        <w:rPr>
          <w:iCs/>
          <w:lang w:eastAsia="ar-SA"/>
        </w:rPr>
        <w:t>This is a query request from the Document Consumer to the Document Registry. The query request contains:</w:t>
      </w:r>
    </w:p>
    <w:p w14:paraId="5A843CBE" w14:textId="77777777" w:rsidR="008E3CF3" w:rsidRPr="00A03C55" w:rsidRDefault="007A1F44" w:rsidP="00EC243F">
      <w:pPr>
        <w:pStyle w:val="ListBullet2"/>
        <w:rPr>
          <w:lang w:eastAsia="ar-SA"/>
        </w:rPr>
      </w:pPr>
      <w:r w:rsidRPr="00A03C55">
        <w:rPr>
          <w:lang w:eastAsia="ar-SA"/>
        </w:rPr>
        <w:t>A reference to a pre-defined query stored on the Document Registry Actor</w:t>
      </w:r>
    </w:p>
    <w:p w14:paraId="1E1B2F59" w14:textId="77777777" w:rsidR="008E3CF3" w:rsidRPr="00A03C55" w:rsidRDefault="007A1F44" w:rsidP="00EC243F">
      <w:pPr>
        <w:pStyle w:val="ListBullet2"/>
        <w:rPr>
          <w:lang w:eastAsia="ar-SA"/>
        </w:rPr>
      </w:pPr>
      <w:r w:rsidRPr="00A03C55">
        <w:rPr>
          <w:lang w:eastAsia="ar-SA"/>
        </w:rPr>
        <w:t>Parameters to the query</w:t>
      </w:r>
    </w:p>
    <w:p w14:paraId="13F43982" w14:textId="77777777" w:rsidR="007A1F44" w:rsidRPr="00A03C55" w:rsidRDefault="007A1F44" w:rsidP="00775A5C">
      <w:pPr>
        <w:pStyle w:val="Heading5"/>
        <w:numPr>
          <w:ilvl w:val="0"/>
          <w:numId w:val="0"/>
        </w:numPr>
        <w:tabs>
          <w:tab w:val="clear" w:pos="2160"/>
          <w:tab w:val="clear" w:pos="2880"/>
          <w:tab w:val="clear" w:pos="3600"/>
          <w:tab w:val="clear" w:pos="4320"/>
        </w:tabs>
        <w:rPr>
          <w:noProof w:val="0"/>
        </w:rPr>
      </w:pPr>
      <w:r w:rsidRPr="00A03C55">
        <w:rPr>
          <w:noProof w:val="0"/>
        </w:rPr>
        <w:t>3.51.4.1.1 Trigger Events</w:t>
      </w:r>
    </w:p>
    <w:p w14:paraId="1B4EF158" w14:textId="77777777" w:rsidR="007A1F44" w:rsidRPr="00A03C55" w:rsidRDefault="007A1F44" w:rsidP="00775A5C">
      <w:pPr>
        <w:pStyle w:val="BodyText"/>
        <w:rPr>
          <w:iCs/>
          <w:lang w:eastAsia="ar-SA"/>
        </w:rPr>
      </w:pPr>
      <w:r w:rsidRPr="00A03C55">
        <w:rPr>
          <w:iCs/>
          <w:lang w:eastAsia="ar-SA"/>
        </w:rPr>
        <w:t>The message is initiated when a Document Consumer wants to query for metadata based on criteria spanning multiple patients (multiple Patient IDs).</w:t>
      </w:r>
    </w:p>
    <w:p w14:paraId="3E8D6A87" w14:textId="77777777" w:rsidR="007A1F44" w:rsidRPr="00A03C55" w:rsidRDefault="007A1F44" w:rsidP="00775A5C">
      <w:pPr>
        <w:pStyle w:val="Heading5"/>
        <w:numPr>
          <w:ilvl w:val="0"/>
          <w:numId w:val="0"/>
        </w:numPr>
        <w:tabs>
          <w:tab w:val="clear" w:pos="2160"/>
          <w:tab w:val="clear" w:pos="2880"/>
          <w:tab w:val="clear" w:pos="3600"/>
          <w:tab w:val="clear" w:pos="4320"/>
        </w:tabs>
        <w:rPr>
          <w:noProof w:val="0"/>
        </w:rPr>
      </w:pPr>
      <w:r w:rsidRPr="00A03C55">
        <w:rPr>
          <w:noProof w:val="0"/>
        </w:rPr>
        <w:t>3.51.4.1.2 Message Semantics</w:t>
      </w:r>
    </w:p>
    <w:p w14:paraId="523C814D" w14:textId="77777777" w:rsidR="007A1F44" w:rsidRPr="00A03C55" w:rsidRDefault="007A1F44" w:rsidP="00775A5C">
      <w:pPr>
        <w:pStyle w:val="BodyText"/>
        <w:rPr>
          <w:iCs/>
          <w:lang w:eastAsia="ar-SA"/>
        </w:rPr>
      </w:pPr>
      <w:r w:rsidRPr="00A03C55">
        <w:rPr>
          <w:iCs/>
          <w:lang w:eastAsia="ar-SA"/>
        </w:rPr>
        <w:t>The message semantics are identical to those documented for the Registry Stored Query [ITI-18] transaction except where noted below. The following sections document the differences.</w:t>
      </w:r>
    </w:p>
    <w:p w14:paraId="76395304" w14:textId="596078B1" w:rsidR="007A1F44" w:rsidRPr="00A03C55" w:rsidRDefault="007A1F44" w:rsidP="00775A5C">
      <w:pPr>
        <w:pStyle w:val="BodyText"/>
      </w:pPr>
      <w:r w:rsidRPr="00A03C55">
        <w:rPr>
          <w:rFonts w:cs="Helvetica"/>
          <w:szCs w:val="24"/>
        </w:rPr>
        <w:t xml:space="preserve">Document </w:t>
      </w:r>
      <w:r w:rsidR="00DE053B" w:rsidRPr="00A03C55">
        <w:rPr>
          <w:rFonts w:cs="Helvetica"/>
          <w:szCs w:val="24"/>
        </w:rPr>
        <w:t xml:space="preserve">Consumer </w:t>
      </w:r>
      <w:r w:rsidRPr="00A03C55">
        <w:rPr>
          <w:rFonts w:cs="Helvetica"/>
          <w:szCs w:val="24"/>
        </w:rPr>
        <w:t xml:space="preserve">and Document Registry </w:t>
      </w:r>
      <w:r w:rsidR="00232E9F" w:rsidRPr="00A03C55">
        <w:rPr>
          <w:rFonts w:cs="Helvetica"/>
          <w:szCs w:val="24"/>
        </w:rPr>
        <w:t>Actor</w:t>
      </w:r>
      <w:r w:rsidRPr="00A03C55">
        <w:rPr>
          <w:rFonts w:cs="Helvetica"/>
          <w:szCs w:val="24"/>
        </w:rPr>
        <w:t xml:space="preserve">s that support the Asynchronous Web Services </w:t>
      </w:r>
      <w:r w:rsidRPr="00A03C55">
        <w:t>Exchange Option shall support</w:t>
      </w:r>
      <w:r w:rsidR="00386915" w:rsidRPr="00A03C55">
        <w:t xml:space="preserve"> WS-Addressing based</w:t>
      </w:r>
      <w:r w:rsidRPr="00A03C55">
        <w:t xml:space="preserve"> Asynchronous Web Services requirements as defined in ITI TF-2x: V.</w:t>
      </w:r>
      <w:r w:rsidR="00386915" w:rsidRPr="00A03C55">
        <w:t>3</w:t>
      </w:r>
      <w:r w:rsidRPr="00A03C55">
        <w:t>.</w:t>
      </w:r>
    </w:p>
    <w:p w14:paraId="1032BDD0"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kern w:val="1"/>
          <w:lang w:eastAsia="ar-SA"/>
        </w:rPr>
      </w:pPr>
      <w:r w:rsidRPr="00A03C55">
        <w:rPr>
          <w:noProof w:val="0"/>
          <w:kern w:val="1"/>
          <w:lang w:eastAsia="ar-SA"/>
        </w:rPr>
        <w:t>3.51.4.1.2.1 Query Definitions</w:t>
      </w:r>
    </w:p>
    <w:p w14:paraId="05A883B2" w14:textId="77777777" w:rsidR="007A1F44" w:rsidRPr="00A03C55" w:rsidRDefault="007A1F44" w:rsidP="00775A5C">
      <w:pPr>
        <w:pStyle w:val="BodyText"/>
        <w:rPr>
          <w:iCs/>
          <w:lang w:eastAsia="ar-SA"/>
        </w:rPr>
      </w:pPr>
      <w:r w:rsidRPr="00A03C55">
        <w:rPr>
          <w:iCs/>
          <w:lang w:eastAsia="ar-SA"/>
        </w:rPr>
        <w:t>This transaction defines the following Stored Queries that may query for multiple Patient Ids.</w:t>
      </w:r>
    </w:p>
    <w:p w14:paraId="2CD100CF" w14:textId="77777777"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kern w:val="1"/>
          <w:lang w:eastAsia="ar-SA"/>
        </w:rPr>
      </w:pPr>
      <w:r w:rsidRPr="00A03C55">
        <w:rPr>
          <w:noProof w:val="0"/>
          <w:kern w:val="1"/>
          <w:lang w:eastAsia="ar-SA"/>
        </w:rPr>
        <w:t>3.51.4.1.2.1.1 FindDocumentsForMultiplePatients</w:t>
      </w:r>
    </w:p>
    <w:p w14:paraId="6918C111" w14:textId="77777777" w:rsidR="007A1F44" w:rsidRPr="00A03C55" w:rsidRDefault="007A1F44" w:rsidP="00775A5C">
      <w:pPr>
        <w:widowControl w:val="0"/>
        <w:autoSpaceDE w:val="0"/>
        <w:autoSpaceDN w:val="0"/>
        <w:adjustRightInd w:val="0"/>
        <w:rPr>
          <w:rStyle w:val="BodyTextChar"/>
        </w:rPr>
      </w:pPr>
      <w:r w:rsidRPr="00A03C55">
        <w:rPr>
          <w:iCs/>
          <w:lang w:eastAsia="ar-SA"/>
        </w:rPr>
        <w:t>This Multi-</w:t>
      </w:r>
      <w:r w:rsidRPr="00A03C55">
        <w:rPr>
          <w:rStyle w:val="BodyTextChar"/>
        </w:rPr>
        <w:t>Patient Query is semantically identical to the FindDocuments Stored Query (see ITI TF-2a: 3.18.4.1.2.3.7.1) except:</w:t>
      </w:r>
    </w:p>
    <w:p w14:paraId="75B38808" w14:textId="77777777" w:rsidR="008E3CF3" w:rsidRPr="00A03C55" w:rsidRDefault="007A1F44" w:rsidP="00EC243F">
      <w:pPr>
        <w:pStyle w:val="ListBullet2"/>
        <w:rPr>
          <w:lang w:eastAsia="ar-SA"/>
        </w:rPr>
      </w:pPr>
      <w:r w:rsidRPr="00A03C55">
        <w:rPr>
          <w:lang w:eastAsia="ar-SA"/>
        </w:rPr>
        <w:t>$XDSDocumentEntryPatientId is optional (may have zero values).</w:t>
      </w:r>
    </w:p>
    <w:p w14:paraId="03769977" w14:textId="77777777" w:rsidR="008E3CF3" w:rsidRPr="00A03C55" w:rsidRDefault="007A1F44" w:rsidP="00EC243F">
      <w:pPr>
        <w:pStyle w:val="ListBullet2"/>
        <w:rPr>
          <w:lang w:eastAsia="ar-SA"/>
        </w:rPr>
      </w:pPr>
      <w:r w:rsidRPr="00A03C55">
        <w:rPr>
          <w:lang w:eastAsia="ar-SA"/>
        </w:rPr>
        <w:t>$XDSDocumentEntryPatientId may contain multiple values.</w:t>
      </w:r>
    </w:p>
    <w:p w14:paraId="77EA15C3" w14:textId="7DE0490F" w:rsidR="008E3CF3" w:rsidRPr="00A03C55" w:rsidRDefault="007A1F44" w:rsidP="00EC243F">
      <w:pPr>
        <w:pStyle w:val="ListBullet2"/>
        <w:rPr>
          <w:lang w:eastAsia="ar-SA"/>
        </w:rPr>
      </w:pPr>
      <w:r w:rsidRPr="00A03C55">
        <w:rPr>
          <w:lang w:eastAsia="ar-SA"/>
        </w:rPr>
        <w:t xml:space="preserve">At least one of </w:t>
      </w:r>
      <w:r w:rsidR="00EB1E3A" w:rsidRPr="00A03C55">
        <w:rPr>
          <w:lang w:eastAsia="ar-SA"/>
        </w:rPr>
        <w:t>$XDSDocumentEntryPatientId, $XDSDocumentEntryClassCode, $XDSDocumentEntryEventCodeList, or $XDSDocumentEntryHealthcareFacilityTypeCode</w:t>
      </w:r>
      <w:r w:rsidRPr="00A03C55">
        <w:rPr>
          <w:lang w:eastAsia="ar-SA"/>
        </w:rPr>
        <w:t xml:space="preserve"> shall be specified in the provided set of parameters.</w:t>
      </w:r>
    </w:p>
    <w:p w14:paraId="6A51C822" w14:textId="77777777" w:rsidR="007A1F44" w:rsidRPr="00A03C55" w:rsidRDefault="007A1F44" w:rsidP="00775A5C">
      <w:pPr>
        <w:pStyle w:val="BodyText"/>
      </w:pPr>
      <w:r w:rsidRPr="00A03C55">
        <w:rPr>
          <w:b/>
          <w:bCs/>
        </w:rPr>
        <w:t>Returns:</w:t>
      </w:r>
      <w:r w:rsidRPr="00A03C55">
        <w:t xml:space="preserve"> XDSDocumentEntry or ObjectRef objects matching the query parameters</w:t>
      </w:r>
    </w:p>
    <w:p w14:paraId="5E77A893" w14:textId="77777777" w:rsidR="007A1F44" w:rsidRPr="00A03C55" w:rsidRDefault="007A1F44" w:rsidP="00775A5C">
      <w:pPr>
        <w:pStyle w:val="BodyText"/>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A03C55" w14:paraId="3251F569"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2F8B02A5" w14:textId="77777777" w:rsidR="007A1F44" w:rsidRPr="00A03C55" w:rsidRDefault="007A1F44" w:rsidP="003462A5">
            <w:pPr>
              <w:pStyle w:val="TableEntryHeader"/>
              <w:rPr>
                <w:noProof w:val="0"/>
              </w:rPr>
            </w:pPr>
            <w:r w:rsidRPr="00A03C55">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02F1355C" w14:textId="77777777" w:rsidR="007A1F44" w:rsidRPr="00A03C55" w:rsidRDefault="007A1F44" w:rsidP="003462A5">
            <w:pPr>
              <w:pStyle w:val="TableEntryHeader"/>
              <w:rPr>
                <w:noProof w:val="0"/>
              </w:rPr>
            </w:pPr>
            <w:r w:rsidRPr="00A03C55">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7A98AD7C" w14:textId="77777777" w:rsidR="007A1F44" w:rsidRPr="00A03C55" w:rsidRDefault="007A1F44" w:rsidP="003462A5">
            <w:pPr>
              <w:pStyle w:val="TableEntryHeader"/>
              <w:rPr>
                <w:noProof w:val="0"/>
              </w:rPr>
            </w:pPr>
            <w:r w:rsidRPr="00A03C55">
              <w:rPr>
                <w:noProof w:val="0"/>
              </w:rPr>
              <w:t>Opt</w:t>
            </w:r>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4E446E8D" w14:textId="77777777" w:rsidR="007A1F44" w:rsidRPr="00A03C55" w:rsidRDefault="007A1F44" w:rsidP="003462A5">
            <w:pPr>
              <w:pStyle w:val="TableEntryHeader"/>
              <w:rPr>
                <w:noProof w:val="0"/>
              </w:rPr>
            </w:pPr>
            <w:r w:rsidRPr="00A03C55">
              <w:rPr>
                <w:noProof w:val="0"/>
              </w:rPr>
              <w:t>Mult</w:t>
            </w:r>
          </w:p>
        </w:tc>
      </w:tr>
      <w:tr w:rsidR="007A1F44" w:rsidRPr="00A03C55" w14:paraId="7050C921" w14:textId="77777777" w:rsidTr="003462A5">
        <w:trPr>
          <w:cantSplit/>
        </w:trPr>
        <w:tc>
          <w:tcPr>
            <w:tcW w:w="4608" w:type="dxa"/>
            <w:tcBorders>
              <w:left w:val="single" w:sz="4" w:space="0" w:color="000000"/>
              <w:bottom w:val="single" w:sz="4" w:space="0" w:color="000000"/>
            </w:tcBorders>
            <w:vAlign w:val="center"/>
          </w:tcPr>
          <w:p w14:paraId="0D407CFD" w14:textId="37440EE9" w:rsidR="007A1F44" w:rsidRPr="00A03C55" w:rsidRDefault="007A1F44" w:rsidP="00A90064">
            <w:pPr>
              <w:pStyle w:val="TableEntry"/>
              <w:snapToGrid w:val="0"/>
              <w:rPr>
                <w:rFonts w:cs="Tahoma"/>
                <w:noProof w:val="0"/>
              </w:rPr>
            </w:pPr>
            <w:r w:rsidRPr="00A03C55">
              <w:rPr>
                <w:rFonts w:cs="Tahoma"/>
                <w:noProof w:val="0"/>
              </w:rPr>
              <w:t>$XDSDocumentEntryPatientId</w:t>
            </w:r>
            <w:r w:rsidR="00EB1E3A" w:rsidRPr="00A03C55">
              <w:rPr>
                <w:rFonts w:cs="Tahoma"/>
                <w:noProof w:val="0"/>
                <w:vertAlign w:val="superscript"/>
              </w:rPr>
              <w:t>2</w:t>
            </w:r>
          </w:p>
        </w:tc>
        <w:tc>
          <w:tcPr>
            <w:tcW w:w="2880" w:type="dxa"/>
            <w:tcBorders>
              <w:left w:val="single" w:sz="4" w:space="0" w:color="000000"/>
              <w:bottom w:val="single" w:sz="4" w:space="0" w:color="000000"/>
            </w:tcBorders>
          </w:tcPr>
          <w:p w14:paraId="7E07A017" w14:textId="1C673564" w:rsidR="007A1F44" w:rsidRPr="00A03C55" w:rsidRDefault="007A1F44" w:rsidP="00A90064">
            <w:pPr>
              <w:pStyle w:val="TableEntry"/>
              <w:snapToGrid w:val="0"/>
              <w:rPr>
                <w:rFonts w:cs="Tahoma"/>
                <w:noProof w:val="0"/>
              </w:rPr>
            </w:pPr>
            <w:r w:rsidRPr="00A03C55">
              <w:rPr>
                <w:rFonts w:cs="Tahoma"/>
                <w:noProof w:val="0"/>
              </w:rPr>
              <w:t>XDSDocumentEntry.patientId</w:t>
            </w:r>
          </w:p>
        </w:tc>
        <w:tc>
          <w:tcPr>
            <w:tcW w:w="720" w:type="dxa"/>
            <w:tcBorders>
              <w:left w:val="single" w:sz="4" w:space="0" w:color="000000"/>
              <w:bottom w:val="single" w:sz="4" w:space="0" w:color="000000"/>
            </w:tcBorders>
          </w:tcPr>
          <w:p w14:paraId="05959CAD"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7A85850"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34A95545" w14:textId="77777777" w:rsidTr="003462A5">
        <w:trPr>
          <w:cantSplit/>
        </w:trPr>
        <w:tc>
          <w:tcPr>
            <w:tcW w:w="4608" w:type="dxa"/>
            <w:tcBorders>
              <w:left w:val="single" w:sz="4" w:space="0" w:color="000000"/>
              <w:bottom w:val="single" w:sz="4" w:space="0" w:color="000000"/>
            </w:tcBorders>
            <w:vAlign w:val="center"/>
          </w:tcPr>
          <w:p w14:paraId="6640EF8C"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$XDSDocumentEntryClassCode</w:t>
            </w:r>
            <w:r w:rsidRPr="00A03C55">
              <w:rPr>
                <w:rFonts w:cs="Tahoma"/>
                <w:noProof w:val="0"/>
                <w:vertAlign w:val="superscript"/>
              </w:rPr>
              <w:t>1 2</w:t>
            </w:r>
          </w:p>
        </w:tc>
        <w:tc>
          <w:tcPr>
            <w:tcW w:w="2880" w:type="dxa"/>
            <w:tcBorders>
              <w:left w:val="single" w:sz="4" w:space="0" w:color="000000"/>
              <w:bottom w:val="single" w:sz="4" w:space="0" w:color="000000"/>
            </w:tcBorders>
          </w:tcPr>
          <w:p w14:paraId="6432B1BD" w14:textId="3E77F4A0" w:rsidR="007A1F44" w:rsidRPr="00A03C55" w:rsidRDefault="007A1F44" w:rsidP="00A90064">
            <w:pPr>
              <w:pStyle w:val="TableEntry"/>
              <w:snapToGrid w:val="0"/>
              <w:rPr>
                <w:rFonts w:cs="Tahoma"/>
                <w:noProof w:val="0"/>
              </w:rPr>
            </w:pPr>
            <w:r w:rsidRPr="00A03C55">
              <w:rPr>
                <w:rFonts w:cs="Tahoma"/>
                <w:noProof w:val="0"/>
              </w:rPr>
              <w:t>XDSDocumentEntry.classCode</w:t>
            </w:r>
          </w:p>
        </w:tc>
        <w:tc>
          <w:tcPr>
            <w:tcW w:w="720" w:type="dxa"/>
            <w:tcBorders>
              <w:left w:val="single" w:sz="4" w:space="0" w:color="000000"/>
              <w:bottom w:val="single" w:sz="4" w:space="0" w:color="000000"/>
            </w:tcBorders>
          </w:tcPr>
          <w:p w14:paraId="07D97E60"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3DD1CCC4"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A408CE8" w14:textId="77777777" w:rsidTr="003462A5">
        <w:trPr>
          <w:cantSplit/>
        </w:trPr>
        <w:tc>
          <w:tcPr>
            <w:tcW w:w="4608" w:type="dxa"/>
            <w:tcBorders>
              <w:left w:val="single" w:sz="4" w:space="0" w:color="000000"/>
              <w:bottom w:val="single" w:sz="4" w:space="0" w:color="000000"/>
            </w:tcBorders>
            <w:vAlign w:val="center"/>
          </w:tcPr>
          <w:p w14:paraId="5F38F847"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$XDSDocumentEntryTypeCode</w:t>
            </w:r>
            <w:r w:rsidRPr="00A03C55">
              <w:rPr>
                <w:rFonts w:cs="Tahoma"/>
                <w:noProof w:val="0"/>
                <w:vertAlign w:val="superscript"/>
              </w:rPr>
              <w:t>1</w:t>
            </w:r>
          </w:p>
        </w:tc>
        <w:tc>
          <w:tcPr>
            <w:tcW w:w="2880" w:type="dxa"/>
            <w:tcBorders>
              <w:left w:val="single" w:sz="4" w:space="0" w:color="000000"/>
              <w:bottom w:val="single" w:sz="4" w:space="0" w:color="000000"/>
            </w:tcBorders>
          </w:tcPr>
          <w:p w14:paraId="2799AF2F" w14:textId="77777777" w:rsidR="007A1F44" w:rsidRPr="00A03C55" w:rsidRDefault="007A1F44" w:rsidP="00A90064">
            <w:pPr>
              <w:pStyle w:val="TableEntry"/>
              <w:snapToGrid w:val="0"/>
              <w:rPr>
                <w:rFonts w:cs="Tahoma"/>
                <w:noProof w:val="0"/>
              </w:rPr>
            </w:pPr>
            <w:r w:rsidRPr="00A03C55">
              <w:rPr>
                <w:rFonts w:cs="Tahoma"/>
                <w:noProof w:val="0"/>
              </w:rPr>
              <w:t>XDSDocumentEntry.typeCode</w:t>
            </w:r>
          </w:p>
        </w:tc>
        <w:tc>
          <w:tcPr>
            <w:tcW w:w="720" w:type="dxa"/>
            <w:tcBorders>
              <w:left w:val="single" w:sz="4" w:space="0" w:color="000000"/>
              <w:bottom w:val="single" w:sz="4" w:space="0" w:color="000000"/>
            </w:tcBorders>
          </w:tcPr>
          <w:p w14:paraId="4DE26D6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028CAFCA"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7776D69D" w14:textId="77777777" w:rsidTr="003462A5">
        <w:trPr>
          <w:cantSplit/>
        </w:trPr>
        <w:tc>
          <w:tcPr>
            <w:tcW w:w="4608" w:type="dxa"/>
            <w:tcBorders>
              <w:left w:val="single" w:sz="4" w:space="0" w:color="000000"/>
              <w:bottom w:val="single" w:sz="4" w:space="0" w:color="000000"/>
            </w:tcBorders>
            <w:vAlign w:val="center"/>
          </w:tcPr>
          <w:p w14:paraId="496A86C9"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$XDSDocumentEntryPracticeSettingCode</w:t>
            </w:r>
            <w:r w:rsidRPr="00A03C55">
              <w:rPr>
                <w:rFonts w:cs="Tahoma"/>
                <w:noProof w:val="0"/>
                <w:vertAlign w:val="superscript"/>
              </w:rPr>
              <w:t>1</w:t>
            </w:r>
          </w:p>
        </w:tc>
        <w:tc>
          <w:tcPr>
            <w:tcW w:w="2880" w:type="dxa"/>
            <w:tcBorders>
              <w:left w:val="single" w:sz="4" w:space="0" w:color="000000"/>
              <w:bottom w:val="single" w:sz="4" w:space="0" w:color="000000"/>
            </w:tcBorders>
          </w:tcPr>
          <w:p w14:paraId="16C1AA15" w14:textId="50DDD6D4" w:rsidR="007A1F44" w:rsidRPr="00A03C55" w:rsidRDefault="00515506" w:rsidP="00A90064">
            <w:pPr>
              <w:pStyle w:val="TableEntry"/>
              <w:snapToGrid w:val="0"/>
              <w:rPr>
                <w:rFonts w:cs="Tahoma"/>
                <w:noProof w:val="0"/>
              </w:rPr>
            </w:pPr>
            <w:r w:rsidRPr="00A03C55">
              <w:rPr>
                <w:rFonts w:cs="Tahoma"/>
                <w:noProof w:val="0"/>
              </w:rPr>
              <w:t>XDSDocumentEntry.</w:t>
            </w:r>
            <w:r w:rsidR="007A1F44" w:rsidRPr="00A03C55">
              <w:rPr>
                <w:rFonts w:cs="Tahoma"/>
                <w:noProof w:val="0"/>
              </w:rPr>
              <w:t>practiceSettingCode</w:t>
            </w:r>
          </w:p>
        </w:tc>
        <w:tc>
          <w:tcPr>
            <w:tcW w:w="720" w:type="dxa"/>
            <w:tcBorders>
              <w:left w:val="single" w:sz="4" w:space="0" w:color="000000"/>
              <w:bottom w:val="single" w:sz="4" w:space="0" w:color="000000"/>
            </w:tcBorders>
          </w:tcPr>
          <w:p w14:paraId="1EA6B209"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7C08C4E7"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AA215A9" w14:textId="77777777" w:rsidTr="003462A5">
        <w:trPr>
          <w:cantSplit/>
        </w:trPr>
        <w:tc>
          <w:tcPr>
            <w:tcW w:w="4608" w:type="dxa"/>
            <w:tcBorders>
              <w:left w:val="single" w:sz="4" w:space="0" w:color="000000"/>
              <w:bottom w:val="single" w:sz="4" w:space="0" w:color="000000"/>
            </w:tcBorders>
            <w:vAlign w:val="center"/>
          </w:tcPr>
          <w:p w14:paraId="25143940" w14:textId="77777777" w:rsidR="007A1F44" w:rsidRPr="00A03C55" w:rsidRDefault="007A1F44" w:rsidP="00A90064">
            <w:pPr>
              <w:pStyle w:val="TableEntry"/>
              <w:snapToGrid w:val="0"/>
              <w:rPr>
                <w:rFonts w:cs="Tahoma"/>
                <w:noProof w:val="0"/>
              </w:rPr>
            </w:pPr>
            <w:r w:rsidRPr="00A03C55">
              <w:rPr>
                <w:rFonts w:cs="Tahoma"/>
                <w:noProof w:val="0"/>
              </w:rPr>
              <w:t>$XDSDocumentEntryCreationTimeFrom</w:t>
            </w:r>
          </w:p>
        </w:tc>
        <w:tc>
          <w:tcPr>
            <w:tcW w:w="2880" w:type="dxa"/>
            <w:tcBorders>
              <w:left w:val="single" w:sz="4" w:space="0" w:color="000000"/>
              <w:bottom w:val="single" w:sz="4" w:space="0" w:color="000000"/>
            </w:tcBorders>
          </w:tcPr>
          <w:p w14:paraId="13E51B9A" w14:textId="1AF079EA" w:rsidR="007A1F44" w:rsidRPr="00A03C55" w:rsidRDefault="007A1F44" w:rsidP="00A90064">
            <w:pPr>
              <w:pStyle w:val="TableEntry"/>
              <w:snapToGrid w:val="0"/>
              <w:rPr>
                <w:rFonts w:cs="Tahoma"/>
                <w:noProof w:val="0"/>
              </w:rPr>
            </w:pPr>
            <w:r w:rsidRPr="00A03C55">
              <w:rPr>
                <w:rFonts w:cs="Tahoma"/>
                <w:noProof w:val="0"/>
              </w:rPr>
              <w:t>Lower value of XDSDocumentEntry.creationTime</w:t>
            </w:r>
          </w:p>
        </w:tc>
        <w:tc>
          <w:tcPr>
            <w:tcW w:w="720" w:type="dxa"/>
            <w:tcBorders>
              <w:left w:val="single" w:sz="4" w:space="0" w:color="000000"/>
              <w:bottom w:val="single" w:sz="4" w:space="0" w:color="000000"/>
            </w:tcBorders>
          </w:tcPr>
          <w:p w14:paraId="5760A422"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3185873E"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7D7C7531" w14:textId="77777777" w:rsidTr="003462A5">
        <w:trPr>
          <w:cantSplit/>
        </w:trPr>
        <w:tc>
          <w:tcPr>
            <w:tcW w:w="4608" w:type="dxa"/>
            <w:tcBorders>
              <w:left w:val="single" w:sz="4" w:space="0" w:color="000000"/>
              <w:bottom w:val="single" w:sz="4" w:space="0" w:color="000000"/>
            </w:tcBorders>
            <w:vAlign w:val="center"/>
          </w:tcPr>
          <w:p w14:paraId="6725E0D0" w14:textId="77777777" w:rsidR="007A1F44" w:rsidRPr="00A03C55" w:rsidRDefault="007A1F44" w:rsidP="00A90064">
            <w:pPr>
              <w:pStyle w:val="TableEntry"/>
              <w:snapToGrid w:val="0"/>
              <w:rPr>
                <w:rFonts w:cs="Tahoma"/>
                <w:noProof w:val="0"/>
              </w:rPr>
            </w:pPr>
            <w:r w:rsidRPr="00A03C55">
              <w:rPr>
                <w:rFonts w:cs="Tahoma"/>
                <w:noProof w:val="0"/>
              </w:rPr>
              <w:lastRenderedPageBreak/>
              <w:t>$XDSDocumentEntryCreationTimeTo</w:t>
            </w:r>
          </w:p>
        </w:tc>
        <w:tc>
          <w:tcPr>
            <w:tcW w:w="2880" w:type="dxa"/>
            <w:tcBorders>
              <w:left w:val="single" w:sz="4" w:space="0" w:color="000000"/>
              <w:bottom w:val="single" w:sz="4" w:space="0" w:color="000000"/>
            </w:tcBorders>
          </w:tcPr>
          <w:p w14:paraId="332E8566" w14:textId="1681CD0B" w:rsidR="007A1F44" w:rsidRPr="00A03C55" w:rsidRDefault="007A1F44" w:rsidP="00A90064">
            <w:pPr>
              <w:pStyle w:val="TableEntry"/>
              <w:snapToGrid w:val="0"/>
              <w:rPr>
                <w:rFonts w:cs="Tahoma"/>
                <w:noProof w:val="0"/>
              </w:rPr>
            </w:pPr>
            <w:r w:rsidRPr="00A03C55">
              <w:rPr>
                <w:rFonts w:cs="Tahoma"/>
                <w:noProof w:val="0"/>
              </w:rPr>
              <w:t>Upper value of XDSDocumentEntry.creationTime</w:t>
            </w:r>
          </w:p>
        </w:tc>
        <w:tc>
          <w:tcPr>
            <w:tcW w:w="720" w:type="dxa"/>
            <w:tcBorders>
              <w:left w:val="single" w:sz="4" w:space="0" w:color="000000"/>
              <w:bottom w:val="single" w:sz="4" w:space="0" w:color="000000"/>
            </w:tcBorders>
          </w:tcPr>
          <w:p w14:paraId="1AC05AD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606AD50E"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27225E5B" w14:textId="77777777" w:rsidTr="003462A5">
        <w:trPr>
          <w:cantSplit/>
        </w:trPr>
        <w:tc>
          <w:tcPr>
            <w:tcW w:w="4608" w:type="dxa"/>
            <w:tcBorders>
              <w:left w:val="single" w:sz="4" w:space="0" w:color="000000"/>
              <w:bottom w:val="single" w:sz="4" w:space="0" w:color="000000"/>
            </w:tcBorders>
            <w:vAlign w:val="center"/>
          </w:tcPr>
          <w:p w14:paraId="2AA8C35A" w14:textId="77777777" w:rsidR="007A1F44" w:rsidRPr="00A03C55" w:rsidRDefault="007A1F44" w:rsidP="00A90064">
            <w:pPr>
              <w:pStyle w:val="TableEntry"/>
              <w:snapToGrid w:val="0"/>
              <w:rPr>
                <w:rFonts w:cs="Tahoma"/>
                <w:noProof w:val="0"/>
              </w:rPr>
            </w:pPr>
            <w:r w:rsidRPr="00A03C55">
              <w:rPr>
                <w:rFonts w:cs="Tahoma"/>
                <w:noProof w:val="0"/>
              </w:rPr>
              <w:t>$XDSDocumentEntryServiceStartTimeFrom</w:t>
            </w:r>
          </w:p>
        </w:tc>
        <w:tc>
          <w:tcPr>
            <w:tcW w:w="2880" w:type="dxa"/>
            <w:tcBorders>
              <w:left w:val="single" w:sz="4" w:space="0" w:color="000000"/>
              <w:bottom w:val="single" w:sz="4" w:space="0" w:color="000000"/>
            </w:tcBorders>
          </w:tcPr>
          <w:p w14:paraId="275B1290" w14:textId="0CA3D9F8" w:rsidR="007A1F44" w:rsidRPr="00A03C55" w:rsidRDefault="007A1F44" w:rsidP="00A90064">
            <w:pPr>
              <w:pStyle w:val="TableEntry"/>
              <w:snapToGrid w:val="0"/>
              <w:rPr>
                <w:rFonts w:cs="Tahoma"/>
                <w:noProof w:val="0"/>
              </w:rPr>
            </w:pPr>
            <w:r w:rsidRPr="00A03C55">
              <w:rPr>
                <w:rFonts w:cs="Tahoma"/>
                <w:noProof w:val="0"/>
              </w:rPr>
              <w:t>Lower value of XDSDocumentEntry.serviceStartTime</w:t>
            </w:r>
          </w:p>
        </w:tc>
        <w:tc>
          <w:tcPr>
            <w:tcW w:w="720" w:type="dxa"/>
            <w:tcBorders>
              <w:left w:val="single" w:sz="4" w:space="0" w:color="000000"/>
              <w:bottom w:val="single" w:sz="4" w:space="0" w:color="000000"/>
            </w:tcBorders>
          </w:tcPr>
          <w:p w14:paraId="6BE3E0F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203B89CE"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7C788529" w14:textId="77777777" w:rsidTr="003462A5">
        <w:trPr>
          <w:cantSplit/>
        </w:trPr>
        <w:tc>
          <w:tcPr>
            <w:tcW w:w="4608" w:type="dxa"/>
            <w:tcBorders>
              <w:left w:val="single" w:sz="4" w:space="0" w:color="000000"/>
              <w:bottom w:val="single" w:sz="4" w:space="0" w:color="000000"/>
            </w:tcBorders>
            <w:vAlign w:val="center"/>
          </w:tcPr>
          <w:p w14:paraId="6C8A9D93" w14:textId="77777777" w:rsidR="007A1F44" w:rsidRPr="00A03C55" w:rsidRDefault="007A1F44" w:rsidP="00A90064">
            <w:pPr>
              <w:pStyle w:val="TableEntry"/>
              <w:snapToGrid w:val="0"/>
              <w:rPr>
                <w:rFonts w:cs="Tahoma"/>
                <w:noProof w:val="0"/>
              </w:rPr>
            </w:pPr>
            <w:r w:rsidRPr="00A03C55">
              <w:rPr>
                <w:rFonts w:cs="Tahoma"/>
                <w:noProof w:val="0"/>
              </w:rPr>
              <w:t>$XDSDocumentEntryServiceStartTimeTo</w:t>
            </w:r>
          </w:p>
        </w:tc>
        <w:tc>
          <w:tcPr>
            <w:tcW w:w="2880" w:type="dxa"/>
            <w:tcBorders>
              <w:left w:val="single" w:sz="4" w:space="0" w:color="000000"/>
              <w:bottom w:val="single" w:sz="4" w:space="0" w:color="000000"/>
            </w:tcBorders>
          </w:tcPr>
          <w:p w14:paraId="1CCC0C69" w14:textId="04EDB0B3" w:rsidR="007A1F44" w:rsidRPr="00A03C55" w:rsidRDefault="007A1F44" w:rsidP="00A90064">
            <w:pPr>
              <w:pStyle w:val="TableEntry"/>
              <w:snapToGrid w:val="0"/>
              <w:rPr>
                <w:rFonts w:cs="Tahoma"/>
                <w:noProof w:val="0"/>
              </w:rPr>
            </w:pPr>
            <w:r w:rsidRPr="00A03C55">
              <w:rPr>
                <w:rFonts w:cs="Tahoma"/>
                <w:noProof w:val="0"/>
              </w:rPr>
              <w:t>Upper value of XDSDocumentEntry.serviceStartTime</w:t>
            </w:r>
          </w:p>
        </w:tc>
        <w:tc>
          <w:tcPr>
            <w:tcW w:w="720" w:type="dxa"/>
            <w:tcBorders>
              <w:left w:val="single" w:sz="4" w:space="0" w:color="000000"/>
              <w:bottom w:val="single" w:sz="4" w:space="0" w:color="000000"/>
            </w:tcBorders>
          </w:tcPr>
          <w:p w14:paraId="5B04E34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6590BB91"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3A046626" w14:textId="77777777" w:rsidTr="003462A5">
        <w:trPr>
          <w:cantSplit/>
        </w:trPr>
        <w:tc>
          <w:tcPr>
            <w:tcW w:w="4608" w:type="dxa"/>
            <w:tcBorders>
              <w:left w:val="single" w:sz="4" w:space="0" w:color="000000"/>
              <w:bottom w:val="single" w:sz="4" w:space="0" w:color="000000"/>
            </w:tcBorders>
            <w:vAlign w:val="center"/>
          </w:tcPr>
          <w:p w14:paraId="36996DC8" w14:textId="77777777" w:rsidR="007A1F44" w:rsidRPr="00A03C55" w:rsidRDefault="007A1F44" w:rsidP="00A90064">
            <w:pPr>
              <w:pStyle w:val="TableEntry"/>
              <w:snapToGrid w:val="0"/>
              <w:rPr>
                <w:rFonts w:cs="Tahoma"/>
                <w:noProof w:val="0"/>
              </w:rPr>
            </w:pPr>
            <w:r w:rsidRPr="00A03C55">
              <w:rPr>
                <w:rFonts w:cs="Tahoma"/>
                <w:noProof w:val="0"/>
              </w:rPr>
              <w:t>$XDSDocumentEntryServiceStopTimeFrom</w:t>
            </w:r>
          </w:p>
        </w:tc>
        <w:tc>
          <w:tcPr>
            <w:tcW w:w="2880" w:type="dxa"/>
            <w:tcBorders>
              <w:left w:val="single" w:sz="4" w:space="0" w:color="000000"/>
              <w:bottom w:val="single" w:sz="4" w:space="0" w:color="000000"/>
            </w:tcBorders>
          </w:tcPr>
          <w:p w14:paraId="37155D1C" w14:textId="2DA07FF2" w:rsidR="007A1F44" w:rsidRPr="00A03C55" w:rsidRDefault="007A1F44" w:rsidP="00A90064">
            <w:pPr>
              <w:pStyle w:val="TableEntry"/>
              <w:snapToGrid w:val="0"/>
              <w:rPr>
                <w:rFonts w:cs="Tahoma"/>
                <w:noProof w:val="0"/>
              </w:rPr>
            </w:pPr>
            <w:r w:rsidRPr="00A03C55">
              <w:rPr>
                <w:rFonts w:cs="Tahoma"/>
                <w:noProof w:val="0"/>
              </w:rPr>
              <w:t>Lower value of XDSDocumentEntry.serviceStopTime</w:t>
            </w:r>
          </w:p>
        </w:tc>
        <w:tc>
          <w:tcPr>
            <w:tcW w:w="720" w:type="dxa"/>
            <w:tcBorders>
              <w:left w:val="single" w:sz="4" w:space="0" w:color="000000"/>
              <w:bottom w:val="single" w:sz="4" w:space="0" w:color="000000"/>
            </w:tcBorders>
          </w:tcPr>
          <w:p w14:paraId="49A1D1A4"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FF44B94"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1FB12E1D" w14:textId="77777777" w:rsidTr="003462A5">
        <w:trPr>
          <w:cantSplit/>
        </w:trPr>
        <w:tc>
          <w:tcPr>
            <w:tcW w:w="4608" w:type="dxa"/>
            <w:tcBorders>
              <w:left w:val="single" w:sz="4" w:space="0" w:color="000000"/>
              <w:bottom w:val="single" w:sz="4" w:space="0" w:color="000000"/>
            </w:tcBorders>
            <w:vAlign w:val="center"/>
          </w:tcPr>
          <w:p w14:paraId="55CFA389" w14:textId="77777777" w:rsidR="007A1F44" w:rsidRPr="00A03C55" w:rsidRDefault="007A1F44" w:rsidP="00A90064">
            <w:pPr>
              <w:pStyle w:val="TableEntry"/>
              <w:snapToGrid w:val="0"/>
              <w:rPr>
                <w:rFonts w:cs="Tahoma"/>
                <w:noProof w:val="0"/>
              </w:rPr>
            </w:pPr>
            <w:r w:rsidRPr="00A03C55">
              <w:rPr>
                <w:rFonts w:cs="Tahoma"/>
                <w:noProof w:val="0"/>
              </w:rPr>
              <w:t>$XDSDocumentEntryServiceStopTimeTo</w:t>
            </w:r>
          </w:p>
        </w:tc>
        <w:tc>
          <w:tcPr>
            <w:tcW w:w="2880" w:type="dxa"/>
            <w:tcBorders>
              <w:left w:val="single" w:sz="4" w:space="0" w:color="000000"/>
              <w:bottom w:val="single" w:sz="4" w:space="0" w:color="000000"/>
            </w:tcBorders>
          </w:tcPr>
          <w:p w14:paraId="19C18F8B" w14:textId="0159343F" w:rsidR="007A1F44" w:rsidRPr="00A03C55" w:rsidRDefault="007A1F44" w:rsidP="00A90064">
            <w:pPr>
              <w:pStyle w:val="TableEntry"/>
              <w:snapToGrid w:val="0"/>
              <w:rPr>
                <w:rFonts w:cs="Tahoma"/>
                <w:noProof w:val="0"/>
              </w:rPr>
            </w:pPr>
            <w:r w:rsidRPr="00A03C55">
              <w:rPr>
                <w:rFonts w:cs="Tahoma"/>
                <w:noProof w:val="0"/>
              </w:rPr>
              <w:t>Upper value of XDSDocumentEntry.serviceStopTime</w:t>
            </w:r>
          </w:p>
        </w:tc>
        <w:tc>
          <w:tcPr>
            <w:tcW w:w="720" w:type="dxa"/>
            <w:tcBorders>
              <w:left w:val="single" w:sz="4" w:space="0" w:color="000000"/>
              <w:bottom w:val="single" w:sz="4" w:space="0" w:color="000000"/>
            </w:tcBorders>
          </w:tcPr>
          <w:p w14:paraId="31AC99FE"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459C7E97"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562C0AC2" w14:textId="77777777" w:rsidTr="003462A5">
        <w:trPr>
          <w:cantSplit/>
        </w:trPr>
        <w:tc>
          <w:tcPr>
            <w:tcW w:w="4608" w:type="dxa"/>
            <w:tcBorders>
              <w:left w:val="single" w:sz="4" w:space="0" w:color="000000"/>
              <w:bottom w:val="single" w:sz="4" w:space="0" w:color="000000"/>
            </w:tcBorders>
            <w:vAlign w:val="center"/>
          </w:tcPr>
          <w:p w14:paraId="6B42DE68"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$XDSDocumentEntryHealthcareFacilityTypeCode</w:t>
            </w:r>
            <w:r w:rsidRPr="00A03C55">
              <w:rPr>
                <w:rFonts w:cs="Tahoma"/>
                <w:noProof w:val="0"/>
                <w:vertAlign w:val="superscript"/>
              </w:rPr>
              <w:t>1 2</w:t>
            </w:r>
          </w:p>
        </w:tc>
        <w:tc>
          <w:tcPr>
            <w:tcW w:w="2880" w:type="dxa"/>
            <w:tcBorders>
              <w:left w:val="single" w:sz="4" w:space="0" w:color="000000"/>
              <w:bottom w:val="single" w:sz="4" w:space="0" w:color="000000"/>
            </w:tcBorders>
          </w:tcPr>
          <w:p w14:paraId="7F5B2DBE" w14:textId="5635F362" w:rsidR="007A1F44" w:rsidRPr="00A03C55" w:rsidRDefault="007A1F44" w:rsidP="00A90064">
            <w:pPr>
              <w:pStyle w:val="TableEntry"/>
              <w:snapToGrid w:val="0"/>
              <w:rPr>
                <w:rFonts w:cs="Tahoma"/>
                <w:noProof w:val="0"/>
              </w:rPr>
            </w:pPr>
            <w:r w:rsidRPr="00A03C55">
              <w:rPr>
                <w:rFonts w:cs="Tahoma"/>
                <w:noProof w:val="0"/>
              </w:rPr>
              <w:t>XDSDocumentEntry.healthcareFacilityTypeCode</w:t>
            </w:r>
          </w:p>
        </w:tc>
        <w:tc>
          <w:tcPr>
            <w:tcW w:w="720" w:type="dxa"/>
            <w:tcBorders>
              <w:left w:val="single" w:sz="4" w:space="0" w:color="000000"/>
              <w:bottom w:val="single" w:sz="4" w:space="0" w:color="000000"/>
            </w:tcBorders>
          </w:tcPr>
          <w:p w14:paraId="67F6DCDD"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0483FA75"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D62D12D" w14:textId="77777777" w:rsidTr="003462A5">
        <w:trPr>
          <w:cantSplit/>
        </w:trPr>
        <w:tc>
          <w:tcPr>
            <w:tcW w:w="4608" w:type="dxa"/>
            <w:tcBorders>
              <w:left w:val="single" w:sz="4" w:space="0" w:color="000000"/>
              <w:bottom w:val="single" w:sz="4" w:space="0" w:color="000000"/>
            </w:tcBorders>
            <w:vAlign w:val="center"/>
          </w:tcPr>
          <w:p w14:paraId="72A58D6A"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$XDSDocumentEntryEventCodeList</w:t>
            </w:r>
            <w:r w:rsidRPr="00A03C55">
              <w:rPr>
                <w:rFonts w:cs="Tahoma"/>
                <w:noProof w:val="0"/>
                <w:vertAlign w:val="superscript"/>
              </w:rPr>
              <w:t>1 2</w:t>
            </w:r>
          </w:p>
        </w:tc>
        <w:tc>
          <w:tcPr>
            <w:tcW w:w="2880" w:type="dxa"/>
            <w:tcBorders>
              <w:left w:val="single" w:sz="4" w:space="0" w:color="000000"/>
              <w:bottom w:val="single" w:sz="4" w:space="0" w:color="000000"/>
            </w:tcBorders>
          </w:tcPr>
          <w:p w14:paraId="542F0CA6" w14:textId="6EC6CDAB" w:rsidR="007A1F44" w:rsidRPr="00A03C55" w:rsidRDefault="007A1F44" w:rsidP="00A90064">
            <w:pPr>
              <w:pStyle w:val="TableEntry"/>
              <w:snapToGrid w:val="0"/>
              <w:rPr>
                <w:rFonts w:cs="Tahoma"/>
                <w:noProof w:val="0"/>
                <w:vertAlign w:val="superscript"/>
              </w:rPr>
            </w:pPr>
            <w:r w:rsidRPr="00A03C55">
              <w:rPr>
                <w:rFonts w:cs="Tahoma"/>
                <w:noProof w:val="0"/>
              </w:rPr>
              <w:t>XDSDocumentEntry.eventCodeList</w:t>
            </w:r>
            <w:r w:rsidRPr="00A03C55">
              <w:rPr>
                <w:rFonts w:cs="Tahoma"/>
                <w:noProof w:val="0"/>
                <w:vertAlign w:val="superscript"/>
              </w:rPr>
              <w:t>3</w:t>
            </w:r>
          </w:p>
        </w:tc>
        <w:tc>
          <w:tcPr>
            <w:tcW w:w="720" w:type="dxa"/>
            <w:tcBorders>
              <w:left w:val="single" w:sz="4" w:space="0" w:color="000000"/>
              <w:bottom w:val="single" w:sz="4" w:space="0" w:color="000000"/>
            </w:tcBorders>
          </w:tcPr>
          <w:p w14:paraId="2C0520E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BCD487D"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43F426AA" w14:textId="77777777" w:rsidTr="003462A5">
        <w:trPr>
          <w:cantSplit/>
        </w:trPr>
        <w:tc>
          <w:tcPr>
            <w:tcW w:w="4608" w:type="dxa"/>
            <w:tcBorders>
              <w:left w:val="single" w:sz="4" w:space="0" w:color="000000"/>
              <w:bottom w:val="single" w:sz="4" w:space="0" w:color="000000"/>
            </w:tcBorders>
            <w:vAlign w:val="center"/>
          </w:tcPr>
          <w:p w14:paraId="02FFAF86"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$XDSDocumentEntryConfidentialityCode</w:t>
            </w:r>
            <w:r w:rsidRPr="00A03C55">
              <w:rPr>
                <w:rFonts w:cs="Tahoma"/>
                <w:noProof w:val="0"/>
                <w:vertAlign w:val="superscript"/>
              </w:rPr>
              <w:t>1</w:t>
            </w:r>
          </w:p>
        </w:tc>
        <w:tc>
          <w:tcPr>
            <w:tcW w:w="2880" w:type="dxa"/>
            <w:tcBorders>
              <w:left w:val="single" w:sz="4" w:space="0" w:color="000000"/>
              <w:bottom w:val="single" w:sz="4" w:space="0" w:color="000000"/>
            </w:tcBorders>
          </w:tcPr>
          <w:p w14:paraId="25FD6B0B" w14:textId="5BCD00F8" w:rsidR="007A1F44" w:rsidRPr="00A03C55" w:rsidRDefault="007A1F44" w:rsidP="00A90064">
            <w:pPr>
              <w:pStyle w:val="TableEntry"/>
              <w:snapToGrid w:val="0"/>
              <w:rPr>
                <w:rFonts w:cs="Tahoma"/>
                <w:noProof w:val="0"/>
                <w:vertAlign w:val="superscript"/>
              </w:rPr>
            </w:pPr>
            <w:r w:rsidRPr="00A03C55">
              <w:rPr>
                <w:rFonts w:cs="Tahoma"/>
                <w:noProof w:val="0"/>
              </w:rPr>
              <w:t>XDSDocumentEntry.confidentialityCode</w:t>
            </w:r>
            <w:r w:rsidRPr="00A03C55">
              <w:rPr>
                <w:rFonts w:cs="Tahoma"/>
                <w:noProof w:val="0"/>
                <w:vertAlign w:val="superscript"/>
              </w:rPr>
              <w:t>3</w:t>
            </w:r>
          </w:p>
        </w:tc>
        <w:tc>
          <w:tcPr>
            <w:tcW w:w="720" w:type="dxa"/>
            <w:tcBorders>
              <w:left w:val="single" w:sz="4" w:space="0" w:color="000000"/>
              <w:bottom w:val="single" w:sz="4" w:space="0" w:color="000000"/>
            </w:tcBorders>
          </w:tcPr>
          <w:p w14:paraId="060043CB"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3356F1A"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7039523" w14:textId="77777777" w:rsidTr="003462A5">
        <w:trPr>
          <w:cantSplit/>
        </w:trPr>
        <w:tc>
          <w:tcPr>
            <w:tcW w:w="4608" w:type="dxa"/>
            <w:tcBorders>
              <w:left w:val="single" w:sz="4" w:space="0" w:color="000000"/>
              <w:bottom w:val="single" w:sz="4" w:space="0" w:color="000000"/>
            </w:tcBorders>
            <w:vAlign w:val="center"/>
          </w:tcPr>
          <w:p w14:paraId="087C2905"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$XDSDocumentEntryAuthorPerson</w:t>
            </w:r>
            <w:r w:rsidRPr="00A03C55">
              <w:rPr>
                <w:rFonts w:cs="Tahoma"/>
                <w:noProof w:val="0"/>
                <w:vertAlign w:val="superscript"/>
              </w:rPr>
              <w:t>4</w:t>
            </w:r>
          </w:p>
        </w:tc>
        <w:tc>
          <w:tcPr>
            <w:tcW w:w="2880" w:type="dxa"/>
            <w:tcBorders>
              <w:left w:val="single" w:sz="4" w:space="0" w:color="000000"/>
              <w:bottom w:val="single" w:sz="4" w:space="0" w:color="000000"/>
            </w:tcBorders>
          </w:tcPr>
          <w:p w14:paraId="1E3E4F74" w14:textId="62AB2101" w:rsidR="007A1F44" w:rsidRPr="00A03C55" w:rsidRDefault="007A1F44" w:rsidP="00A90064">
            <w:pPr>
              <w:pStyle w:val="TableEntry"/>
              <w:snapToGrid w:val="0"/>
              <w:rPr>
                <w:rFonts w:cs="Tahoma"/>
                <w:noProof w:val="0"/>
              </w:rPr>
            </w:pPr>
            <w:r w:rsidRPr="00A03C55">
              <w:rPr>
                <w:rFonts w:cs="Tahoma"/>
                <w:noProof w:val="0"/>
              </w:rPr>
              <w:t>XDSDocumentEntry.author</w:t>
            </w:r>
          </w:p>
        </w:tc>
        <w:tc>
          <w:tcPr>
            <w:tcW w:w="720" w:type="dxa"/>
            <w:tcBorders>
              <w:left w:val="single" w:sz="4" w:space="0" w:color="000000"/>
              <w:bottom w:val="single" w:sz="4" w:space="0" w:color="000000"/>
            </w:tcBorders>
          </w:tcPr>
          <w:p w14:paraId="577AD62D"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1E776FAA"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1A00A773" w14:textId="77777777" w:rsidTr="003462A5">
        <w:trPr>
          <w:cantSplit/>
        </w:trPr>
        <w:tc>
          <w:tcPr>
            <w:tcW w:w="4608" w:type="dxa"/>
            <w:tcBorders>
              <w:top w:val="single" w:sz="4" w:space="0" w:color="000000"/>
              <w:left w:val="single" w:sz="4" w:space="0" w:color="000000"/>
              <w:bottom w:val="single" w:sz="4" w:space="0" w:color="000000"/>
            </w:tcBorders>
            <w:vAlign w:val="center"/>
          </w:tcPr>
          <w:p w14:paraId="0F7D4B64"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$XDSDocumentEntryFormatCode</w:t>
            </w:r>
            <w:r w:rsidRPr="00A03C55">
              <w:rPr>
                <w:rFonts w:cs="Tahoma"/>
                <w:noProof w:val="0"/>
                <w:vertAlign w:val="superscript"/>
              </w:rPr>
              <w:t>1</w:t>
            </w:r>
          </w:p>
        </w:tc>
        <w:tc>
          <w:tcPr>
            <w:tcW w:w="2880" w:type="dxa"/>
            <w:tcBorders>
              <w:top w:val="single" w:sz="4" w:space="0" w:color="000000"/>
              <w:left w:val="single" w:sz="4" w:space="0" w:color="000000"/>
              <w:bottom w:val="single" w:sz="4" w:space="0" w:color="000000"/>
            </w:tcBorders>
          </w:tcPr>
          <w:p w14:paraId="54C1EF7A" w14:textId="5A1E0751" w:rsidR="007A1F44" w:rsidRPr="00A03C55" w:rsidRDefault="007A1F44" w:rsidP="00A90064">
            <w:pPr>
              <w:pStyle w:val="TableEntry"/>
              <w:snapToGrid w:val="0"/>
              <w:rPr>
                <w:rFonts w:cs="Tahoma"/>
                <w:noProof w:val="0"/>
              </w:rPr>
            </w:pPr>
            <w:r w:rsidRPr="00A03C55">
              <w:rPr>
                <w:rFonts w:cs="Tahoma"/>
                <w:noProof w:val="0"/>
              </w:rPr>
              <w:t>XDSDocumentEntry.formatCode</w:t>
            </w:r>
          </w:p>
        </w:tc>
        <w:tc>
          <w:tcPr>
            <w:tcW w:w="720" w:type="dxa"/>
            <w:tcBorders>
              <w:top w:val="single" w:sz="4" w:space="0" w:color="000000"/>
              <w:left w:val="single" w:sz="4" w:space="0" w:color="000000"/>
              <w:bottom w:val="single" w:sz="4" w:space="0" w:color="000000"/>
            </w:tcBorders>
          </w:tcPr>
          <w:p w14:paraId="2F0D0558"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2192DBA2"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3061D829"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2624B933" w14:textId="77777777" w:rsidR="007A1F44" w:rsidRPr="00A03C55" w:rsidRDefault="007A1F44" w:rsidP="00A90064">
            <w:pPr>
              <w:pStyle w:val="TableEntry"/>
              <w:snapToGrid w:val="0"/>
              <w:rPr>
                <w:rFonts w:cs="Tahoma"/>
                <w:noProof w:val="0"/>
              </w:rPr>
            </w:pPr>
            <w:r w:rsidRPr="00A03C55">
              <w:rPr>
                <w:rFonts w:cs="Tahoma"/>
                <w:noProof w:val="0"/>
              </w:rPr>
              <w:t>$XDSDocumentEntryStatus</w:t>
            </w:r>
          </w:p>
        </w:tc>
        <w:tc>
          <w:tcPr>
            <w:tcW w:w="2880" w:type="dxa"/>
            <w:tcBorders>
              <w:top w:val="single" w:sz="4" w:space="0" w:color="000000"/>
              <w:left w:val="single" w:sz="4" w:space="0" w:color="000000"/>
              <w:bottom w:val="single" w:sz="4" w:space="0" w:color="000000"/>
              <w:right w:val="single" w:sz="4" w:space="0" w:color="000000"/>
            </w:tcBorders>
          </w:tcPr>
          <w:p w14:paraId="69E1ABDF" w14:textId="4D0B941A" w:rsidR="007A1F44" w:rsidRPr="00A03C55" w:rsidRDefault="007A1F44" w:rsidP="00A90064">
            <w:pPr>
              <w:pStyle w:val="TableEntry"/>
              <w:snapToGrid w:val="0"/>
              <w:rPr>
                <w:rFonts w:cs="Tahoma"/>
                <w:noProof w:val="0"/>
              </w:rPr>
            </w:pPr>
            <w:r w:rsidRPr="00A03C55">
              <w:rPr>
                <w:rFonts w:cs="Tahoma"/>
                <w:noProof w:val="0"/>
              </w:rPr>
              <w:t>XDSDocumentEntry.status</w:t>
            </w:r>
          </w:p>
        </w:tc>
        <w:tc>
          <w:tcPr>
            <w:tcW w:w="720" w:type="dxa"/>
            <w:tcBorders>
              <w:top w:val="single" w:sz="4" w:space="0" w:color="000000"/>
              <w:left w:val="single" w:sz="4" w:space="0" w:color="000000"/>
              <w:bottom w:val="single" w:sz="4" w:space="0" w:color="000000"/>
              <w:right w:val="single" w:sz="4" w:space="0" w:color="000000"/>
            </w:tcBorders>
          </w:tcPr>
          <w:p w14:paraId="118B7BC2" w14:textId="77777777" w:rsidR="007A1F44" w:rsidRPr="00A03C55" w:rsidRDefault="007A1F44" w:rsidP="00A90064">
            <w:pPr>
              <w:pStyle w:val="TableEntry"/>
              <w:snapToGrid w:val="0"/>
              <w:rPr>
                <w:rFonts w:cs="Tahoma"/>
                <w:noProof w:val="0"/>
              </w:rPr>
            </w:pPr>
            <w:r w:rsidRPr="00A03C55">
              <w:rPr>
                <w:rFonts w:cs="Tahoma"/>
                <w:noProof w:val="0"/>
              </w:rPr>
              <w:t>R</w:t>
            </w:r>
          </w:p>
        </w:tc>
        <w:tc>
          <w:tcPr>
            <w:tcW w:w="930" w:type="dxa"/>
            <w:tcBorders>
              <w:top w:val="single" w:sz="4" w:space="0" w:color="000000"/>
              <w:left w:val="single" w:sz="4" w:space="0" w:color="000000"/>
              <w:bottom w:val="single" w:sz="4" w:space="0" w:color="000000"/>
              <w:right w:val="single" w:sz="4" w:space="0" w:color="000000"/>
            </w:tcBorders>
          </w:tcPr>
          <w:p w14:paraId="2F176A9D"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2DB81EC3"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34AE6F8B" w14:textId="77777777" w:rsidR="007A1F44" w:rsidRPr="00A03C55" w:rsidRDefault="007A1F44" w:rsidP="00B703A5">
            <w:pPr>
              <w:pStyle w:val="TableEntry"/>
              <w:keepNext/>
              <w:tabs>
                <w:tab w:val="num" w:pos="2160"/>
                <w:tab w:val="num" w:pos="2880"/>
                <w:tab w:val="num" w:pos="3600"/>
                <w:tab w:val="num" w:pos="4320"/>
                <w:tab w:val="num" w:pos="5040"/>
              </w:tabs>
              <w:snapToGrid w:val="0"/>
              <w:outlineLvl w:val="5"/>
              <w:rPr>
                <w:rFonts w:cs="Tahoma"/>
                <w:noProof w:val="0"/>
                <w:vertAlign w:val="superscript"/>
              </w:rPr>
            </w:pPr>
            <w:r w:rsidRPr="00A03C55">
              <w:rPr>
                <w:noProof w:val="0"/>
              </w:rPr>
              <w:t>$XDSDocumentEntryType</w:t>
            </w:r>
            <w:r w:rsidRPr="00A03C55">
              <w:rPr>
                <w:noProof w:val="0"/>
                <w:vertAlign w:val="superscript"/>
              </w:rPr>
              <w:t>5</w:t>
            </w:r>
          </w:p>
        </w:tc>
        <w:tc>
          <w:tcPr>
            <w:tcW w:w="2880" w:type="dxa"/>
            <w:tcBorders>
              <w:top w:val="single" w:sz="4" w:space="0" w:color="000000"/>
              <w:left w:val="single" w:sz="4" w:space="0" w:color="000000"/>
              <w:bottom w:val="single" w:sz="4" w:space="0" w:color="000000"/>
              <w:right w:val="single" w:sz="4" w:space="0" w:color="000000"/>
            </w:tcBorders>
          </w:tcPr>
          <w:p w14:paraId="22F9E863" w14:textId="77777777" w:rsidR="007A1F44" w:rsidRPr="00A03C55" w:rsidRDefault="007A1F44" w:rsidP="00A90064">
            <w:pPr>
              <w:pStyle w:val="TableEntry"/>
              <w:snapToGrid w:val="0"/>
              <w:rPr>
                <w:rFonts w:cs="Tahoma"/>
                <w:noProof w:val="0"/>
              </w:rPr>
            </w:pPr>
            <w:r w:rsidRPr="00A03C55">
              <w:rPr>
                <w:noProof w:val="0"/>
              </w:rPr>
              <w:t>XDSDocumentEntry.objectType</w:t>
            </w:r>
          </w:p>
        </w:tc>
        <w:tc>
          <w:tcPr>
            <w:tcW w:w="720" w:type="dxa"/>
            <w:tcBorders>
              <w:top w:val="single" w:sz="4" w:space="0" w:color="000000"/>
              <w:left w:val="single" w:sz="4" w:space="0" w:color="000000"/>
              <w:bottom w:val="single" w:sz="4" w:space="0" w:color="000000"/>
              <w:right w:val="single" w:sz="4" w:space="0" w:color="000000"/>
            </w:tcBorders>
          </w:tcPr>
          <w:p w14:paraId="6854DCFA" w14:textId="77777777" w:rsidR="007A1F44" w:rsidRPr="00A03C55" w:rsidRDefault="007A1F44" w:rsidP="00A90064">
            <w:pPr>
              <w:pStyle w:val="TableEntry"/>
              <w:snapToGrid w:val="0"/>
              <w:rPr>
                <w:rFonts w:cs="Tahoma"/>
                <w:noProof w:val="0"/>
              </w:rPr>
            </w:pPr>
            <w:r w:rsidRPr="00A03C55">
              <w:rPr>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1AAE59CF" w14:textId="77777777" w:rsidR="007A1F44" w:rsidRPr="00A03C55" w:rsidRDefault="007A1F44" w:rsidP="00A90064">
            <w:pPr>
              <w:pStyle w:val="TableEntry"/>
              <w:snapToGrid w:val="0"/>
              <w:rPr>
                <w:rFonts w:cs="Tahoma"/>
                <w:noProof w:val="0"/>
              </w:rPr>
            </w:pPr>
            <w:r w:rsidRPr="00A03C55">
              <w:rPr>
                <w:noProof w:val="0"/>
              </w:rPr>
              <w:t>M</w:t>
            </w:r>
          </w:p>
        </w:tc>
      </w:tr>
    </w:tbl>
    <w:p w14:paraId="0B80DA09" w14:textId="77777777" w:rsidR="007A1F44" w:rsidRPr="00A03C55" w:rsidRDefault="007A1F44" w:rsidP="00775A5C">
      <w:pPr>
        <w:pStyle w:val="BodyText"/>
      </w:pPr>
      <w:r w:rsidRPr="00A03C55">
        <w:rPr>
          <w:vertAlign w:val="superscript"/>
        </w:rPr>
        <w:t>1</w:t>
      </w:r>
      <w:r w:rsidRPr="00A03C55">
        <w:t>Shall be coded according to specification in ITI TF-2a: 3.18.4.1.2.3.4 Coding of Code/Code-Scheme.</w:t>
      </w:r>
    </w:p>
    <w:p w14:paraId="693951C6" w14:textId="32CC3741" w:rsidR="007A1F44" w:rsidRPr="00A03C55" w:rsidRDefault="007A1F44" w:rsidP="00775A5C">
      <w:pPr>
        <w:pStyle w:val="BodyText"/>
      </w:pPr>
      <w:r w:rsidRPr="00A03C55">
        <w:rPr>
          <w:vertAlign w:val="superscript"/>
        </w:rPr>
        <w:t>2</w:t>
      </w:r>
      <w:r w:rsidRPr="00A03C55">
        <w:t xml:space="preserve">At least one of </w:t>
      </w:r>
      <w:r w:rsidR="00EB1E3A" w:rsidRPr="00A03C55">
        <w:t xml:space="preserve">$XDSDocumentEntryPatientId, </w:t>
      </w:r>
      <w:r w:rsidRPr="00A03C55">
        <w:t>$XDSDocumentEntryClassCode, $XDSDocumentEntryEventCodeList, or $XDSDocumentEntryHealthcareFacilityTypeCode shall be specified.</w:t>
      </w:r>
    </w:p>
    <w:p w14:paraId="57031635" w14:textId="77777777" w:rsidR="007A1F44" w:rsidRPr="00A03C55" w:rsidRDefault="007A1F44" w:rsidP="00775A5C">
      <w:pPr>
        <w:pStyle w:val="BodyText"/>
      </w:pPr>
      <w:r w:rsidRPr="00A03C55">
        <w:rPr>
          <w:vertAlign w:val="superscript"/>
        </w:rPr>
        <w:t>3</w:t>
      </w:r>
      <w:r w:rsidRPr="00A03C55">
        <w:t>Supports AND/OR semantics as specified in ITI TF-2a: 3.18.4.1.2.3.5.</w:t>
      </w:r>
    </w:p>
    <w:p w14:paraId="2C77E412" w14:textId="77777777" w:rsidR="007A1F44" w:rsidRPr="00A03C55" w:rsidRDefault="007A1F44" w:rsidP="00775A5C">
      <w:pPr>
        <w:pStyle w:val="BodyText"/>
      </w:pPr>
      <w:r w:rsidRPr="00A03C55">
        <w:rPr>
          <w:vertAlign w:val="superscript"/>
        </w:rPr>
        <w:t>4</w:t>
      </w:r>
      <w:r w:rsidRPr="00A03C55">
        <w:t>The value for this parameter is a pattern compatible with the SQL keyword LIKE which allows the use of the following wildcard characters: % to match any (or no) characters and _ to match a single character. The match shall be applied to the text contained in the Value elements of the authorPerson Slot on the author Classification (value strings of the authorPerson sub-attribute)</w:t>
      </w:r>
    </w:p>
    <w:p w14:paraId="0E7540D6" w14:textId="40486C9D" w:rsidR="007A1F44" w:rsidRPr="00A03C55" w:rsidRDefault="007A1F44" w:rsidP="00775A5C">
      <w:pPr>
        <w:pStyle w:val="BodyText"/>
        <w:rPr>
          <w:bCs/>
          <w:vertAlign w:val="superscript"/>
        </w:rPr>
      </w:pPr>
      <w:r w:rsidRPr="00A03C55">
        <w:rPr>
          <w:bCs/>
          <w:vertAlign w:val="superscript"/>
        </w:rPr>
        <w:t>5</w:t>
      </w:r>
      <w:r w:rsidRPr="00A03C55">
        <w:rPr>
          <w:bCs/>
        </w:rPr>
        <w:t xml:space="preserve"> </w:t>
      </w:r>
      <w:r w:rsidRPr="00A03C55">
        <w:rPr>
          <w:rStyle w:val="InsertText"/>
          <w:b w:val="0"/>
          <w:bCs/>
          <w:u w:val="none"/>
        </w:rPr>
        <w:t>See ITI TF-2a:</w:t>
      </w:r>
      <w:r w:rsidR="004B1A0A" w:rsidRPr="00A03C55">
        <w:rPr>
          <w:rStyle w:val="InsertText"/>
          <w:b w:val="0"/>
          <w:bCs/>
          <w:u w:val="none"/>
        </w:rPr>
        <w:t xml:space="preserve"> </w:t>
      </w:r>
      <w:r w:rsidRPr="00A03C55">
        <w:rPr>
          <w:bCs/>
        </w:rPr>
        <w:t>3.18.4.1.2.3.6.2</w:t>
      </w:r>
    </w:p>
    <w:p w14:paraId="4345115B" w14:textId="77777777"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rPr>
      </w:pPr>
      <w:r w:rsidRPr="00A03C55">
        <w:rPr>
          <w:noProof w:val="0"/>
        </w:rPr>
        <w:t>3.51.4.1.2.1.2 FindFoldersForMultiplePatients</w:t>
      </w:r>
    </w:p>
    <w:p w14:paraId="4BB7B210" w14:textId="77777777" w:rsidR="007A1F44" w:rsidRPr="00A03C55" w:rsidRDefault="007A1F44" w:rsidP="00601E92">
      <w:pPr>
        <w:pStyle w:val="BodyText"/>
      </w:pPr>
      <w:r w:rsidRPr="00A03C55">
        <w:t>This Multi-Patient Query is semantically identical to the FindFolders Stored Query (see ITI TF-2a: 3.18.4.1.2.3.7.3) except:</w:t>
      </w:r>
    </w:p>
    <w:p w14:paraId="61370021" w14:textId="77777777" w:rsidR="008E3CF3" w:rsidRPr="00A03C55" w:rsidRDefault="007A1F44" w:rsidP="0019129F">
      <w:pPr>
        <w:pStyle w:val="ListNumber2"/>
        <w:numPr>
          <w:ilvl w:val="0"/>
          <w:numId w:val="25"/>
        </w:numPr>
        <w:rPr>
          <w:lang w:eastAsia="ar-SA"/>
        </w:rPr>
      </w:pPr>
      <w:r w:rsidRPr="00A03C55">
        <w:rPr>
          <w:lang w:eastAsia="ar-SA"/>
        </w:rPr>
        <w:t xml:space="preserve">$XDSFolderPatientId is optional (may have zero values). </w:t>
      </w:r>
    </w:p>
    <w:p w14:paraId="160CD68C" w14:textId="77777777" w:rsidR="008E3CF3" w:rsidRPr="00A03C55" w:rsidRDefault="007A1F44" w:rsidP="0019129F">
      <w:pPr>
        <w:pStyle w:val="ListNumber2"/>
        <w:numPr>
          <w:ilvl w:val="0"/>
          <w:numId w:val="25"/>
        </w:numPr>
        <w:rPr>
          <w:lang w:eastAsia="ar-SA"/>
        </w:rPr>
      </w:pPr>
      <w:r w:rsidRPr="00A03C55">
        <w:rPr>
          <w:lang w:eastAsia="ar-SA"/>
        </w:rPr>
        <w:t>$XDSFolderPatientId may contain multiple values.</w:t>
      </w:r>
    </w:p>
    <w:p w14:paraId="058F6333" w14:textId="1486B250" w:rsidR="008E3CF3" w:rsidRPr="00A03C55" w:rsidRDefault="00CC3C2B" w:rsidP="0019129F">
      <w:pPr>
        <w:pStyle w:val="ListNumber2"/>
        <w:numPr>
          <w:ilvl w:val="0"/>
          <w:numId w:val="25"/>
        </w:numPr>
        <w:rPr>
          <w:lang w:eastAsia="ar-SA"/>
        </w:rPr>
      </w:pPr>
      <w:r w:rsidRPr="00A03C55">
        <w:rPr>
          <w:lang w:eastAsia="ar-SA"/>
        </w:rPr>
        <w:lastRenderedPageBreak/>
        <w:t xml:space="preserve">At least one of $XDSFolderPatientId or </w:t>
      </w:r>
      <w:r w:rsidR="007A1F44" w:rsidRPr="00A03C55">
        <w:rPr>
          <w:lang w:eastAsia="ar-SA"/>
        </w:rPr>
        <w:t xml:space="preserve">$XDSFolderCodeList shall be </w:t>
      </w:r>
      <w:r w:rsidRPr="00A03C55">
        <w:rPr>
          <w:lang w:eastAsia="ar-SA"/>
        </w:rPr>
        <w:t>specified in the provided set of parameters.</w:t>
      </w:r>
    </w:p>
    <w:p w14:paraId="68DD40B1" w14:textId="77777777" w:rsidR="007A1F44" w:rsidRPr="00A03C55" w:rsidRDefault="007A1F44" w:rsidP="00775A5C">
      <w:pPr>
        <w:pStyle w:val="BodyText"/>
      </w:pPr>
      <w:r w:rsidRPr="00A03C55">
        <w:rPr>
          <w:b/>
        </w:rPr>
        <w:t xml:space="preserve">Returns: </w:t>
      </w:r>
      <w:r w:rsidRPr="00A03C55">
        <w:t>XDSFolder or ObjectRef objects matching the query parameters</w:t>
      </w:r>
    </w:p>
    <w:p w14:paraId="0B07A3BD" w14:textId="77777777" w:rsidR="007A1F44" w:rsidRPr="00A03C55" w:rsidRDefault="007A1F44" w:rsidP="00775A5C">
      <w:pPr>
        <w:pStyle w:val="BodyText"/>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A03C55" w14:paraId="3CAA31D8"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3F21508B" w14:textId="77777777" w:rsidR="007A1F44" w:rsidRPr="00A03C55" w:rsidRDefault="007A1F44" w:rsidP="003462A5">
            <w:pPr>
              <w:pStyle w:val="TableEntryHeader"/>
              <w:rPr>
                <w:noProof w:val="0"/>
              </w:rPr>
            </w:pPr>
            <w:r w:rsidRPr="00A03C55">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7C1BB7E3" w14:textId="77777777" w:rsidR="007A1F44" w:rsidRPr="00A03C55" w:rsidRDefault="007A1F44" w:rsidP="003462A5">
            <w:pPr>
              <w:pStyle w:val="TableEntryHeader"/>
              <w:rPr>
                <w:noProof w:val="0"/>
              </w:rPr>
            </w:pPr>
            <w:r w:rsidRPr="00A03C55">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4E6A8609" w14:textId="77777777" w:rsidR="007A1F44" w:rsidRPr="00A03C55" w:rsidRDefault="007A1F44" w:rsidP="003462A5">
            <w:pPr>
              <w:pStyle w:val="TableEntryHeader"/>
              <w:rPr>
                <w:noProof w:val="0"/>
              </w:rPr>
            </w:pPr>
            <w:r w:rsidRPr="00A03C55">
              <w:rPr>
                <w:noProof w:val="0"/>
              </w:rPr>
              <w:t>Opt</w:t>
            </w:r>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67A4E9CC" w14:textId="77777777" w:rsidR="007A1F44" w:rsidRPr="00A03C55" w:rsidRDefault="007A1F44" w:rsidP="003462A5">
            <w:pPr>
              <w:pStyle w:val="TableEntryHeader"/>
              <w:rPr>
                <w:noProof w:val="0"/>
              </w:rPr>
            </w:pPr>
            <w:r w:rsidRPr="00A03C55">
              <w:rPr>
                <w:noProof w:val="0"/>
              </w:rPr>
              <w:t>Mult</w:t>
            </w:r>
          </w:p>
        </w:tc>
      </w:tr>
      <w:tr w:rsidR="007A1F44" w:rsidRPr="00A03C55" w14:paraId="4AC6D5E6" w14:textId="77777777">
        <w:tc>
          <w:tcPr>
            <w:tcW w:w="4608" w:type="dxa"/>
            <w:tcBorders>
              <w:left w:val="single" w:sz="4" w:space="0" w:color="000000"/>
              <w:bottom w:val="single" w:sz="4" w:space="0" w:color="000000"/>
            </w:tcBorders>
            <w:vAlign w:val="center"/>
          </w:tcPr>
          <w:p w14:paraId="6846F32C" w14:textId="00FD8C09" w:rsidR="007A1F44" w:rsidRPr="00A03C55" w:rsidRDefault="007A1F44" w:rsidP="00A90064">
            <w:pPr>
              <w:pStyle w:val="TableEntry"/>
              <w:snapToGrid w:val="0"/>
              <w:rPr>
                <w:rFonts w:cs="Tahoma"/>
                <w:noProof w:val="0"/>
              </w:rPr>
            </w:pPr>
            <w:r w:rsidRPr="00A03C55">
              <w:rPr>
                <w:rFonts w:cs="Tahoma"/>
                <w:noProof w:val="0"/>
              </w:rPr>
              <w:t>$XDSFolderPatientId</w:t>
            </w:r>
            <w:r w:rsidR="00EB1E3A" w:rsidRPr="00A03C55">
              <w:rPr>
                <w:rFonts w:cs="Tahoma"/>
                <w:noProof w:val="0"/>
                <w:vertAlign w:val="superscript"/>
              </w:rPr>
              <w:t>2</w:t>
            </w:r>
          </w:p>
        </w:tc>
        <w:tc>
          <w:tcPr>
            <w:tcW w:w="2880" w:type="dxa"/>
            <w:tcBorders>
              <w:left w:val="single" w:sz="4" w:space="0" w:color="000000"/>
              <w:bottom w:val="single" w:sz="4" w:space="0" w:color="000000"/>
            </w:tcBorders>
          </w:tcPr>
          <w:p w14:paraId="04EBD8AC" w14:textId="77777777" w:rsidR="007A1F44" w:rsidRPr="00A03C55" w:rsidRDefault="007A1F44" w:rsidP="00A90064">
            <w:pPr>
              <w:pStyle w:val="TableEntry"/>
              <w:snapToGrid w:val="0"/>
              <w:rPr>
                <w:rFonts w:cs="Tahoma"/>
                <w:noProof w:val="0"/>
              </w:rPr>
            </w:pPr>
            <w:r w:rsidRPr="00A03C55">
              <w:rPr>
                <w:rFonts w:cs="Tahoma"/>
                <w:noProof w:val="0"/>
              </w:rPr>
              <w:t>XDSFolder.patientId</w:t>
            </w:r>
          </w:p>
        </w:tc>
        <w:tc>
          <w:tcPr>
            <w:tcW w:w="720" w:type="dxa"/>
            <w:tcBorders>
              <w:left w:val="single" w:sz="4" w:space="0" w:color="000000"/>
              <w:bottom w:val="single" w:sz="4" w:space="0" w:color="000000"/>
            </w:tcBorders>
          </w:tcPr>
          <w:p w14:paraId="66E3F15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1AF3D13"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2AD648F2" w14:textId="77777777">
        <w:tc>
          <w:tcPr>
            <w:tcW w:w="4608" w:type="dxa"/>
            <w:tcBorders>
              <w:left w:val="single" w:sz="4" w:space="0" w:color="000000"/>
              <w:bottom w:val="single" w:sz="4" w:space="0" w:color="000000"/>
            </w:tcBorders>
            <w:vAlign w:val="center"/>
          </w:tcPr>
          <w:p w14:paraId="4908A3C8" w14:textId="77777777" w:rsidR="007A1F44" w:rsidRPr="00A03C55" w:rsidRDefault="007A1F44" w:rsidP="00A90064">
            <w:pPr>
              <w:pStyle w:val="TableEntry"/>
              <w:snapToGrid w:val="0"/>
              <w:rPr>
                <w:rFonts w:cs="Tahoma"/>
                <w:noProof w:val="0"/>
              </w:rPr>
            </w:pPr>
            <w:r w:rsidRPr="00A03C55">
              <w:rPr>
                <w:rFonts w:cs="Tahoma"/>
                <w:noProof w:val="0"/>
              </w:rPr>
              <w:t>$XDSFolderLastUpdateTimeFrom</w:t>
            </w:r>
          </w:p>
        </w:tc>
        <w:tc>
          <w:tcPr>
            <w:tcW w:w="2880" w:type="dxa"/>
            <w:tcBorders>
              <w:left w:val="single" w:sz="4" w:space="0" w:color="000000"/>
              <w:bottom w:val="single" w:sz="4" w:space="0" w:color="000000"/>
            </w:tcBorders>
          </w:tcPr>
          <w:p w14:paraId="6B801794" w14:textId="503D95F1" w:rsidR="007A1F44" w:rsidRPr="00A03C55" w:rsidRDefault="007A1F44" w:rsidP="00A90064">
            <w:pPr>
              <w:pStyle w:val="TableEntry"/>
              <w:snapToGrid w:val="0"/>
              <w:rPr>
                <w:rFonts w:cs="Tahoma"/>
                <w:noProof w:val="0"/>
              </w:rPr>
            </w:pPr>
            <w:r w:rsidRPr="00A03C55">
              <w:rPr>
                <w:rFonts w:cs="Tahoma"/>
                <w:noProof w:val="0"/>
              </w:rPr>
              <w:t>XDSFolder.lastUpdateTime lower value</w:t>
            </w:r>
          </w:p>
        </w:tc>
        <w:tc>
          <w:tcPr>
            <w:tcW w:w="720" w:type="dxa"/>
            <w:tcBorders>
              <w:left w:val="single" w:sz="4" w:space="0" w:color="000000"/>
              <w:bottom w:val="single" w:sz="4" w:space="0" w:color="000000"/>
            </w:tcBorders>
          </w:tcPr>
          <w:p w14:paraId="2C15867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0D5882F"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1A1D2799" w14:textId="77777777">
        <w:tc>
          <w:tcPr>
            <w:tcW w:w="4608" w:type="dxa"/>
            <w:tcBorders>
              <w:left w:val="single" w:sz="4" w:space="0" w:color="000000"/>
              <w:bottom w:val="single" w:sz="4" w:space="0" w:color="000000"/>
            </w:tcBorders>
            <w:vAlign w:val="center"/>
          </w:tcPr>
          <w:p w14:paraId="79B92588" w14:textId="77777777" w:rsidR="007A1F44" w:rsidRPr="00A03C55" w:rsidRDefault="007A1F44" w:rsidP="00A90064">
            <w:pPr>
              <w:pStyle w:val="TableEntry"/>
              <w:snapToGrid w:val="0"/>
              <w:rPr>
                <w:rFonts w:cs="Tahoma"/>
                <w:noProof w:val="0"/>
              </w:rPr>
            </w:pPr>
            <w:r w:rsidRPr="00A03C55">
              <w:rPr>
                <w:rFonts w:cs="Tahoma"/>
                <w:noProof w:val="0"/>
              </w:rPr>
              <w:t>$XDSFolderLastUpdateTimeTo</w:t>
            </w:r>
          </w:p>
        </w:tc>
        <w:tc>
          <w:tcPr>
            <w:tcW w:w="2880" w:type="dxa"/>
            <w:tcBorders>
              <w:left w:val="single" w:sz="4" w:space="0" w:color="000000"/>
              <w:bottom w:val="single" w:sz="4" w:space="0" w:color="000000"/>
            </w:tcBorders>
          </w:tcPr>
          <w:p w14:paraId="4EE1C665" w14:textId="65AE18FD" w:rsidR="007A1F44" w:rsidRPr="00A03C55" w:rsidRDefault="007A1F44" w:rsidP="00A90064">
            <w:pPr>
              <w:pStyle w:val="TableEntry"/>
              <w:snapToGrid w:val="0"/>
              <w:rPr>
                <w:rFonts w:cs="Tahoma"/>
                <w:noProof w:val="0"/>
              </w:rPr>
            </w:pPr>
            <w:r w:rsidRPr="00A03C55">
              <w:rPr>
                <w:rFonts w:cs="Tahoma"/>
                <w:noProof w:val="0"/>
              </w:rPr>
              <w:t>XDSFolder.lastUpdateTime upper bound</w:t>
            </w:r>
          </w:p>
        </w:tc>
        <w:tc>
          <w:tcPr>
            <w:tcW w:w="720" w:type="dxa"/>
            <w:tcBorders>
              <w:left w:val="single" w:sz="4" w:space="0" w:color="000000"/>
              <w:bottom w:val="single" w:sz="4" w:space="0" w:color="000000"/>
            </w:tcBorders>
          </w:tcPr>
          <w:p w14:paraId="4684F16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752EA92D"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337A5EDC" w14:textId="77777777">
        <w:tc>
          <w:tcPr>
            <w:tcW w:w="4608" w:type="dxa"/>
            <w:tcBorders>
              <w:left w:val="single" w:sz="4" w:space="0" w:color="000000"/>
              <w:bottom w:val="single" w:sz="4" w:space="0" w:color="000000"/>
            </w:tcBorders>
            <w:vAlign w:val="center"/>
          </w:tcPr>
          <w:p w14:paraId="6B84E2FC" w14:textId="4554E669" w:rsidR="007A1F44" w:rsidRPr="00A03C55" w:rsidRDefault="007A1F44" w:rsidP="00A90064">
            <w:pPr>
              <w:pStyle w:val="TableEntry"/>
              <w:snapToGrid w:val="0"/>
              <w:rPr>
                <w:rFonts w:cs="Tahoma"/>
                <w:noProof w:val="0"/>
              </w:rPr>
            </w:pPr>
            <w:r w:rsidRPr="00A03C55">
              <w:rPr>
                <w:rFonts w:cs="Tahoma"/>
                <w:noProof w:val="0"/>
              </w:rPr>
              <w:t>$XDSFolderCodeList</w:t>
            </w:r>
            <w:r w:rsidRPr="00A03C55">
              <w:rPr>
                <w:rFonts w:cs="Tahoma"/>
                <w:noProof w:val="0"/>
                <w:vertAlign w:val="superscript"/>
              </w:rPr>
              <w:t>1,</w:t>
            </w:r>
            <w:r w:rsidR="00EB1E3A" w:rsidRPr="00A03C55">
              <w:rPr>
                <w:rFonts w:cs="Tahoma"/>
                <w:noProof w:val="0"/>
                <w:vertAlign w:val="superscript"/>
              </w:rPr>
              <w:t>2,</w:t>
            </w:r>
            <w:r w:rsidRPr="00A03C55">
              <w:rPr>
                <w:rFonts w:cs="Tahoma"/>
                <w:noProof w:val="0"/>
                <w:vertAlign w:val="superscript"/>
              </w:rPr>
              <w:t>3</w:t>
            </w:r>
            <w:r w:rsidRPr="00A03C55">
              <w:rPr>
                <w:rFonts w:cs="Tahoma"/>
                <w:noProof w:val="0"/>
              </w:rPr>
              <w:t xml:space="preserve"> </w:t>
            </w:r>
          </w:p>
        </w:tc>
        <w:tc>
          <w:tcPr>
            <w:tcW w:w="2880" w:type="dxa"/>
            <w:tcBorders>
              <w:left w:val="single" w:sz="4" w:space="0" w:color="000000"/>
              <w:bottom w:val="single" w:sz="4" w:space="0" w:color="000000"/>
            </w:tcBorders>
          </w:tcPr>
          <w:p w14:paraId="6404C58C" w14:textId="630184F7" w:rsidR="007A1F44" w:rsidRPr="00A03C55" w:rsidRDefault="007A1F44" w:rsidP="00A90064">
            <w:pPr>
              <w:pStyle w:val="TableEntry"/>
              <w:snapToGrid w:val="0"/>
              <w:rPr>
                <w:rFonts w:cs="Tahoma"/>
                <w:noProof w:val="0"/>
              </w:rPr>
            </w:pPr>
            <w:r w:rsidRPr="00A03C55">
              <w:rPr>
                <w:rFonts w:cs="Tahoma"/>
                <w:noProof w:val="0"/>
              </w:rPr>
              <w:t>XDSFolder.codeList</w:t>
            </w:r>
          </w:p>
        </w:tc>
        <w:tc>
          <w:tcPr>
            <w:tcW w:w="720" w:type="dxa"/>
            <w:tcBorders>
              <w:left w:val="single" w:sz="4" w:space="0" w:color="000000"/>
              <w:bottom w:val="single" w:sz="4" w:space="0" w:color="000000"/>
            </w:tcBorders>
          </w:tcPr>
          <w:p w14:paraId="261B6A32" w14:textId="0E7361A9" w:rsidR="007A1F44" w:rsidRPr="00A03C55" w:rsidRDefault="00EB1E3A"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04C5CDF2"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7904B35D" w14:textId="77777777">
        <w:tc>
          <w:tcPr>
            <w:tcW w:w="4608" w:type="dxa"/>
            <w:tcBorders>
              <w:left w:val="single" w:sz="4" w:space="0" w:color="000000"/>
              <w:bottom w:val="single" w:sz="4" w:space="0" w:color="000000"/>
            </w:tcBorders>
            <w:vAlign w:val="center"/>
          </w:tcPr>
          <w:p w14:paraId="7895DC42" w14:textId="77777777" w:rsidR="007A1F44" w:rsidRPr="00A03C55" w:rsidRDefault="007A1F44" w:rsidP="00A90064">
            <w:pPr>
              <w:pStyle w:val="TableEntry"/>
              <w:snapToGrid w:val="0"/>
              <w:rPr>
                <w:rFonts w:cs="Tahoma"/>
                <w:noProof w:val="0"/>
              </w:rPr>
            </w:pPr>
            <w:r w:rsidRPr="00A03C55">
              <w:rPr>
                <w:rFonts w:cs="Tahoma"/>
                <w:noProof w:val="0"/>
              </w:rPr>
              <w:t>$XDSFolderStatus</w:t>
            </w:r>
          </w:p>
        </w:tc>
        <w:tc>
          <w:tcPr>
            <w:tcW w:w="2880" w:type="dxa"/>
            <w:tcBorders>
              <w:left w:val="single" w:sz="4" w:space="0" w:color="000000"/>
              <w:bottom w:val="single" w:sz="4" w:space="0" w:color="000000"/>
            </w:tcBorders>
          </w:tcPr>
          <w:p w14:paraId="282FD4FA" w14:textId="77777777" w:rsidR="007A1F44" w:rsidRPr="00A03C55" w:rsidRDefault="007A1F44" w:rsidP="00A90064">
            <w:pPr>
              <w:pStyle w:val="TableEntry"/>
              <w:snapToGrid w:val="0"/>
              <w:rPr>
                <w:rFonts w:cs="Tahoma"/>
                <w:noProof w:val="0"/>
              </w:rPr>
            </w:pPr>
            <w:r w:rsidRPr="00A03C55">
              <w:rPr>
                <w:rFonts w:cs="Tahoma"/>
                <w:noProof w:val="0"/>
              </w:rPr>
              <w:t>XDSFolder.status</w:t>
            </w:r>
          </w:p>
        </w:tc>
        <w:tc>
          <w:tcPr>
            <w:tcW w:w="720" w:type="dxa"/>
            <w:tcBorders>
              <w:left w:val="single" w:sz="4" w:space="0" w:color="000000"/>
              <w:bottom w:val="single" w:sz="4" w:space="0" w:color="000000"/>
            </w:tcBorders>
          </w:tcPr>
          <w:p w14:paraId="4E0A3E2E" w14:textId="77777777" w:rsidR="007A1F44" w:rsidRPr="00A03C55" w:rsidRDefault="007A1F44" w:rsidP="00A90064">
            <w:pPr>
              <w:pStyle w:val="TableEntry"/>
              <w:snapToGrid w:val="0"/>
              <w:rPr>
                <w:rFonts w:cs="Tahoma"/>
                <w:noProof w:val="0"/>
              </w:rPr>
            </w:pPr>
            <w:r w:rsidRPr="00A03C55">
              <w:rPr>
                <w:rFonts w:cs="Tahoma"/>
                <w:noProof w:val="0"/>
              </w:rPr>
              <w:t>R</w:t>
            </w:r>
          </w:p>
        </w:tc>
        <w:tc>
          <w:tcPr>
            <w:tcW w:w="930" w:type="dxa"/>
            <w:tcBorders>
              <w:left w:val="single" w:sz="4" w:space="0" w:color="000000"/>
              <w:bottom w:val="single" w:sz="4" w:space="0" w:color="000000"/>
              <w:right w:val="single" w:sz="4" w:space="0" w:color="000000"/>
            </w:tcBorders>
          </w:tcPr>
          <w:p w14:paraId="7A004FDC" w14:textId="77777777" w:rsidR="007A1F44" w:rsidRPr="00A03C55" w:rsidRDefault="007A1F44" w:rsidP="00A90064">
            <w:pPr>
              <w:pStyle w:val="TableEntry"/>
              <w:snapToGrid w:val="0"/>
              <w:rPr>
                <w:rFonts w:cs="Tahoma"/>
                <w:noProof w:val="0"/>
              </w:rPr>
            </w:pPr>
            <w:r w:rsidRPr="00A03C55">
              <w:rPr>
                <w:rFonts w:cs="Tahoma"/>
                <w:noProof w:val="0"/>
              </w:rPr>
              <w:t>M</w:t>
            </w:r>
          </w:p>
        </w:tc>
      </w:tr>
    </w:tbl>
    <w:p w14:paraId="4461EE25" w14:textId="6A5A2A05" w:rsidR="007A1F44" w:rsidRPr="00A03C55" w:rsidRDefault="007A1F44" w:rsidP="00775A5C">
      <w:pPr>
        <w:pStyle w:val="BodyText"/>
      </w:pPr>
      <w:r w:rsidRPr="00A03C55">
        <w:rPr>
          <w:vertAlign w:val="superscript"/>
        </w:rPr>
        <w:t>1</w:t>
      </w:r>
      <w:r w:rsidRPr="00A03C55">
        <w:t>Shall be coded according to specification in ITI TF-2a: 3.18.4.1.2.3.4 Coding of Code/Code-Scheme.</w:t>
      </w:r>
    </w:p>
    <w:p w14:paraId="200AE1E0" w14:textId="49368845" w:rsidR="00EB1E3A" w:rsidRPr="00A03C55" w:rsidRDefault="00EB1E3A" w:rsidP="00775A5C">
      <w:pPr>
        <w:pStyle w:val="BodyText"/>
      </w:pPr>
      <w:r w:rsidRPr="00A03C55">
        <w:rPr>
          <w:rFonts w:cs="Tahoma"/>
          <w:vertAlign w:val="superscript"/>
        </w:rPr>
        <w:t>2</w:t>
      </w:r>
      <w:r w:rsidRPr="00A03C55">
        <w:t>At least one of $XDSFolderPatientId or $XDSFolderCodeList shall be specified</w:t>
      </w:r>
      <w:r w:rsidR="00FF380B" w:rsidRPr="00A03C55">
        <w:t>.</w:t>
      </w:r>
    </w:p>
    <w:p w14:paraId="7BF9E8EA" w14:textId="77777777" w:rsidR="007A1F44" w:rsidRPr="00A03C55" w:rsidRDefault="007A1F44" w:rsidP="00B6518F">
      <w:pPr>
        <w:pStyle w:val="BodyText"/>
      </w:pPr>
      <w:r w:rsidRPr="00A03C55">
        <w:rPr>
          <w:vertAlign w:val="superscript"/>
        </w:rPr>
        <w:t>3</w:t>
      </w:r>
      <w:r w:rsidRPr="00A03C55">
        <w:t>Supports AND/OR semantics as specified in ITI TF-2a: 3.18.4.1.2.3.5.</w:t>
      </w:r>
    </w:p>
    <w:p w14:paraId="3D69534B"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rPr>
      </w:pPr>
      <w:r w:rsidRPr="00A03C55">
        <w:rPr>
          <w:noProof w:val="0"/>
        </w:rPr>
        <w:t>3.51.4.1.2.2 Multi-Patient Stored Query IDs</w:t>
      </w:r>
    </w:p>
    <w:p w14:paraId="0CAD2882" w14:textId="77777777" w:rsidR="007A1F44" w:rsidRPr="00A03C55" w:rsidRDefault="007A1F44" w:rsidP="00775A5C">
      <w:pPr>
        <w:pStyle w:val="BodyText"/>
      </w:pPr>
      <w:r w:rsidRPr="00A03C55">
        <w:t>The following Query Ids shall be used to represent these queries.</w:t>
      </w:r>
    </w:p>
    <w:p w14:paraId="69F7C8E8" w14:textId="77777777" w:rsidR="007A1F44" w:rsidRPr="00A03C55" w:rsidRDefault="007A1F44" w:rsidP="00775A5C">
      <w:pPr>
        <w:pStyle w:val="Note"/>
      </w:pPr>
    </w:p>
    <w:tbl>
      <w:tblPr>
        <w:tblW w:w="0" w:type="auto"/>
        <w:tblInd w:w="-35" w:type="dxa"/>
        <w:tblLayout w:type="fixed"/>
        <w:tblLook w:val="0000" w:firstRow="0" w:lastRow="0" w:firstColumn="0" w:lastColumn="0" w:noHBand="0" w:noVBand="0"/>
      </w:tblPr>
      <w:tblGrid>
        <w:gridCol w:w="3023"/>
        <w:gridCol w:w="5903"/>
      </w:tblGrid>
      <w:tr w:rsidR="007A1F44" w:rsidRPr="00A03C55" w14:paraId="168C8E64" w14:textId="77777777" w:rsidTr="00EC243F">
        <w:trPr>
          <w:tblHeader/>
        </w:trPr>
        <w:tc>
          <w:tcPr>
            <w:tcW w:w="3023" w:type="dxa"/>
            <w:tcBorders>
              <w:top w:val="single" w:sz="4" w:space="0" w:color="000000"/>
              <w:left w:val="single" w:sz="4" w:space="0" w:color="000000"/>
              <w:bottom w:val="single" w:sz="4" w:space="0" w:color="000000"/>
            </w:tcBorders>
            <w:shd w:val="clear" w:color="auto" w:fill="E6E6E6"/>
          </w:tcPr>
          <w:p w14:paraId="61E369A2" w14:textId="77777777" w:rsidR="007A1F44" w:rsidRPr="00A03C55" w:rsidRDefault="007A1F44" w:rsidP="00A063AC">
            <w:pPr>
              <w:pStyle w:val="TableEntryHeader"/>
              <w:rPr>
                <w:noProof w:val="0"/>
              </w:rPr>
            </w:pPr>
            <w:r w:rsidRPr="00A03C55">
              <w:rPr>
                <w:noProof w:val="0"/>
              </w:rPr>
              <w:t xml:space="preserve"> Query Name</w:t>
            </w:r>
          </w:p>
        </w:tc>
        <w:tc>
          <w:tcPr>
            <w:tcW w:w="5903" w:type="dxa"/>
            <w:tcBorders>
              <w:top w:val="single" w:sz="4" w:space="0" w:color="000000"/>
              <w:left w:val="single" w:sz="4" w:space="0" w:color="000000"/>
              <w:bottom w:val="single" w:sz="4" w:space="0" w:color="000000"/>
              <w:right w:val="single" w:sz="4" w:space="0" w:color="000000"/>
            </w:tcBorders>
            <w:shd w:val="clear" w:color="auto" w:fill="E6E6E6"/>
          </w:tcPr>
          <w:p w14:paraId="6C5867A1" w14:textId="77777777" w:rsidR="007A1F44" w:rsidRPr="00A03C55" w:rsidRDefault="007A1F44" w:rsidP="00A53067">
            <w:pPr>
              <w:pStyle w:val="TableEntryHeader"/>
              <w:rPr>
                <w:noProof w:val="0"/>
              </w:rPr>
            </w:pPr>
            <w:r w:rsidRPr="00A03C55">
              <w:rPr>
                <w:noProof w:val="0"/>
              </w:rPr>
              <w:t>Query ID</w:t>
            </w:r>
          </w:p>
        </w:tc>
      </w:tr>
      <w:tr w:rsidR="007A1F44" w:rsidRPr="00A03C55" w14:paraId="67F2EF3F" w14:textId="77777777" w:rsidTr="00EC243F">
        <w:tc>
          <w:tcPr>
            <w:tcW w:w="3023" w:type="dxa"/>
            <w:tcBorders>
              <w:left w:val="single" w:sz="4" w:space="0" w:color="000000"/>
              <w:bottom w:val="single" w:sz="4" w:space="0" w:color="000000"/>
            </w:tcBorders>
          </w:tcPr>
          <w:p w14:paraId="293F5265" w14:textId="77777777" w:rsidR="007A1F44" w:rsidRPr="00A03C55" w:rsidRDefault="007A1F44" w:rsidP="00A90064">
            <w:pPr>
              <w:pStyle w:val="TableEntry"/>
              <w:rPr>
                <w:noProof w:val="0"/>
                <w:lang w:eastAsia="ar-SA"/>
              </w:rPr>
            </w:pPr>
            <w:r w:rsidRPr="00A03C55">
              <w:rPr>
                <w:noProof w:val="0"/>
                <w:lang w:eastAsia="ar-SA"/>
              </w:rPr>
              <w:t>FindDocumentsForMultiplePatients</w:t>
            </w:r>
          </w:p>
        </w:tc>
        <w:tc>
          <w:tcPr>
            <w:tcW w:w="5903" w:type="dxa"/>
            <w:tcBorders>
              <w:left w:val="single" w:sz="4" w:space="0" w:color="000000"/>
              <w:bottom w:val="single" w:sz="4" w:space="0" w:color="000000"/>
              <w:right w:val="single" w:sz="4" w:space="0" w:color="000000"/>
            </w:tcBorders>
          </w:tcPr>
          <w:p w14:paraId="7D48ABC7" w14:textId="77777777" w:rsidR="007A1F44" w:rsidRPr="00A03C55" w:rsidRDefault="007A1F44" w:rsidP="00A90064">
            <w:pPr>
              <w:pStyle w:val="TableEntry"/>
              <w:rPr>
                <w:rFonts w:ascii="Courier New" w:hAnsi="Courier New" w:cs="Courier New"/>
                <w:noProof w:val="0"/>
                <w:sz w:val="20"/>
                <w:lang w:eastAsia="ar-SA"/>
              </w:rPr>
            </w:pPr>
            <w:r w:rsidRPr="00A03C55">
              <w:rPr>
                <w:rFonts w:ascii="Courier New" w:hAnsi="Courier New" w:cs="Courier New"/>
                <w:noProof w:val="0"/>
                <w:sz w:val="20"/>
                <w:lang w:eastAsia="ar-SA"/>
              </w:rPr>
              <w:t>urn:uuid:3d1bdb10-39a2-11de-89c2-2f44d94eaa9f</w:t>
            </w:r>
          </w:p>
        </w:tc>
      </w:tr>
      <w:tr w:rsidR="007A1F44" w:rsidRPr="00A03C55" w14:paraId="35992EE4" w14:textId="77777777" w:rsidTr="00EC243F">
        <w:tc>
          <w:tcPr>
            <w:tcW w:w="3023" w:type="dxa"/>
            <w:tcBorders>
              <w:left w:val="single" w:sz="4" w:space="0" w:color="000000"/>
              <w:bottom w:val="single" w:sz="4" w:space="0" w:color="000000"/>
            </w:tcBorders>
          </w:tcPr>
          <w:p w14:paraId="6DD12AC3" w14:textId="77777777" w:rsidR="007A1F44" w:rsidRPr="00A03C55" w:rsidRDefault="007A1F44" w:rsidP="00A90064">
            <w:pPr>
              <w:pStyle w:val="TableEntry"/>
              <w:rPr>
                <w:noProof w:val="0"/>
                <w:lang w:eastAsia="ar-SA"/>
              </w:rPr>
            </w:pPr>
            <w:r w:rsidRPr="00A03C55">
              <w:rPr>
                <w:noProof w:val="0"/>
                <w:lang w:eastAsia="ar-SA"/>
              </w:rPr>
              <w:t>FindFoldersForMultiplePatients</w:t>
            </w:r>
          </w:p>
        </w:tc>
        <w:tc>
          <w:tcPr>
            <w:tcW w:w="5903" w:type="dxa"/>
            <w:tcBorders>
              <w:left w:val="single" w:sz="4" w:space="0" w:color="000000"/>
              <w:bottom w:val="single" w:sz="4" w:space="0" w:color="000000"/>
              <w:right w:val="single" w:sz="4" w:space="0" w:color="000000"/>
            </w:tcBorders>
          </w:tcPr>
          <w:p w14:paraId="0C6263BE" w14:textId="77777777" w:rsidR="007A1F44" w:rsidRPr="00A03C55" w:rsidRDefault="007A1F44" w:rsidP="00A90064">
            <w:pPr>
              <w:pStyle w:val="TableEntry"/>
              <w:rPr>
                <w:rFonts w:ascii="Courier New" w:hAnsi="Courier New" w:cs="Courier New"/>
                <w:noProof w:val="0"/>
                <w:sz w:val="20"/>
                <w:lang w:eastAsia="ar-SA"/>
              </w:rPr>
            </w:pPr>
            <w:r w:rsidRPr="00A03C55">
              <w:rPr>
                <w:rFonts w:ascii="Courier New" w:hAnsi="Courier New" w:cs="Courier New"/>
                <w:noProof w:val="0"/>
                <w:sz w:val="20"/>
                <w:lang w:eastAsia="ar-SA"/>
              </w:rPr>
              <w:t>urn:uuid:50d3f5ac-39a2-11de-a1ca-b366239e58df</w:t>
            </w:r>
          </w:p>
        </w:tc>
      </w:tr>
    </w:tbl>
    <w:p w14:paraId="50A8A383"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rPr>
      </w:pPr>
      <w:r w:rsidRPr="00A03C55">
        <w:rPr>
          <w:noProof w:val="0"/>
        </w:rPr>
        <w:t>3.51.4.1.2.3 Web Services Transport</w:t>
      </w:r>
    </w:p>
    <w:p w14:paraId="420A08EA" w14:textId="77777777" w:rsidR="00386915" w:rsidRPr="00A03C55" w:rsidRDefault="00386915" w:rsidP="00386915">
      <w:pPr>
        <w:pStyle w:val="BodyText"/>
      </w:pPr>
      <w:r w:rsidRPr="00A03C55">
        <w:t>The requirements for Web Services transport for Synchronous and WS-Addressing based Asynchronous are described in this section.</w:t>
      </w:r>
    </w:p>
    <w:p w14:paraId="005F97AA" w14:textId="77777777" w:rsidR="00386915" w:rsidRPr="00A03C55" w:rsidRDefault="00386915" w:rsidP="00386915">
      <w:pPr>
        <w:pStyle w:val="BodyText"/>
      </w:pPr>
      <w:r w:rsidRPr="00A03C55">
        <w:t>For the support of both Synchronous and WS-Addressing based Asynchronous web service exchange cases the requirements are the following.</w:t>
      </w:r>
    </w:p>
    <w:p w14:paraId="7095CBC1" w14:textId="3F36FC0D" w:rsidR="007A1F44" w:rsidRPr="00A03C55" w:rsidRDefault="007A1F44" w:rsidP="00386915">
      <w:pPr>
        <w:pStyle w:val="BodyText"/>
      </w:pPr>
      <w:r w:rsidRPr="00A03C55">
        <w:t>The query request and response shall be transmitted using Web Services, according to the requirements specified in ITI TF-2x: Appendix V</w:t>
      </w:r>
      <w:r w:rsidR="00386915" w:rsidRPr="00A03C55">
        <w:t>.3</w:t>
      </w:r>
      <w:r w:rsidRPr="00A03C55">
        <w:t>. The specific values for the WSDL describing the Multi-Patient Stored Query Service are described in this section.</w:t>
      </w:r>
    </w:p>
    <w:p w14:paraId="3DB68BEC" w14:textId="3DDF1507" w:rsidR="007A1F44" w:rsidRPr="00A03C55" w:rsidRDefault="007A1F44" w:rsidP="00775A5C">
      <w:pPr>
        <w:pStyle w:val="BodyText"/>
      </w:pPr>
      <w:r w:rsidRPr="00A03C55">
        <w:t>The Document Registry shall accept a Multi-Patient Stored Query Request formatted as a SIMPLE SOAP message and respond with a Multi-Patient Stored Query Response formatted as a SIMPLE SOAP message. The Document Consumer shall generate the Multi-Patient Stored Query Request formatted as a SIMPLE SOAP message and accept a Multi-Patient Stored Query Response formatted as a SIMPLE SOAP message.</w:t>
      </w:r>
    </w:p>
    <w:p w14:paraId="1F22AA4A" w14:textId="77777777" w:rsidR="007A1F44" w:rsidRPr="00A03C55" w:rsidRDefault="007A1F44" w:rsidP="00775A5C">
      <w:pPr>
        <w:pStyle w:val="BodyText"/>
        <w:rPr>
          <w:b/>
          <w:bCs/>
        </w:rPr>
      </w:pPr>
      <w:r w:rsidRPr="00A03C55">
        <w:rPr>
          <w:b/>
          <w:lang w:eastAsia="ar-SA"/>
        </w:rPr>
        <w:t xml:space="preserve">IHE-WSP201) The attribute /wsdl:definitions/@name </w:t>
      </w:r>
      <w:r w:rsidRPr="00A03C55">
        <w:rPr>
          <w:b/>
          <w:bCs/>
        </w:rPr>
        <w:t>shall be “DocumentRegistry”.</w:t>
      </w:r>
    </w:p>
    <w:p w14:paraId="0FEB8C49" w14:textId="77777777" w:rsidR="007A1F44" w:rsidRPr="00A03C55" w:rsidRDefault="007A1F44" w:rsidP="00775A5C">
      <w:pPr>
        <w:pStyle w:val="BodyText"/>
      </w:pPr>
      <w:r w:rsidRPr="00A03C55">
        <w:t>The following WSDL naming conventions shall apply:</w:t>
      </w:r>
    </w:p>
    <w:p w14:paraId="5A719739" w14:textId="77777777" w:rsidR="007A1F44" w:rsidRPr="00A03C55" w:rsidRDefault="007A1F44" w:rsidP="00775A5C">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sz w:val="20"/>
          <w:lang w:eastAsia="ar-SA"/>
        </w:rPr>
      </w:pPr>
      <w:r w:rsidRPr="00A03C55">
        <w:rPr>
          <w:rFonts w:ascii="Courier New" w:hAnsi="Courier New"/>
          <w:sz w:val="20"/>
          <w:lang w:eastAsia="ar-SA"/>
        </w:rPr>
        <w:tab/>
        <w:t>wsdl:definitions/@name="</w:t>
      </w:r>
      <w:r w:rsidRPr="00A03C55">
        <w:rPr>
          <w:rStyle w:val="Strong"/>
          <w:rFonts w:ascii="Courier New" w:hAnsi="Courier New"/>
          <w:b w:val="0"/>
          <w:bCs/>
          <w:sz w:val="20"/>
          <w:lang w:eastAsia="ar-SA"/>
        </w:rPr>
        <w:t>DocumentRegistry</w:t>
      </w:r>
      <w:r w:rsidRPr="00A03C55">
        <w:rPr>
          <w:rFonts w:ascii="Courier New" w:hAnsi="Courier New"/>
          <w:b/>
          <w:sz w:val="20"/>
          <w:lang w:eastAsia="ar-SA"/>
        </w:rPr>
        <w:t>":</w:t>
      </w:r>
    </w:p>
    <w:p w14:paraId="52C34337" w14:textId="77777777" w:rsidR="007A1F44" w:rsidRPr="00A03C55" w:rsidRDefault="007A1F44" w:rsidP="00775A5C">
      <w:pPr>
        <w:tabs>
          <w:tab w:val="left" w:pos="720"/>
        </w:tabs>
        <w:spacing w:before="0"/>
        <w:ind w:left="720"/>
        <w:rPr>
          <w:rFonts w:ascii="Courier New" w:hAnsi="Courier New"/>
          <w:sz w:val="20"/>
          <w:lang w:eastAsia="ar-SA"/>
        </w:rPr>
      </w:pPr>
      <w:r w:rsidRPr="00A03C55">
        <w:rPr>
          <w:rFonts w:ascii="Courier New" w:hAnsi="Courier New"/>
          <w:sz w:val="20"/>
          <w:lang w:eastAsia="ar-SA"/>
        </w:rPr>
        <w:lastRenderedPageBreak/>
        <w:t>query message    -&gt; "</w:t>
      </w:r>
      <w:r w:rsidRPr="00A03C55">
        <w:rPr>
          <w:rStyle w:val="Strong"/>
          <w:rFonts w:ascii="Courier New" w:hAnsi="Courier New"/>
          <w:b w:val="0"/>
          <w:bCs/>
          <w:sz w:val="20"/>
          <w:lang w:eastAsia="ar-SA"/>
        </w:rPr>
        <w:t>MultiPatient</w:t>
      </w:r>
      <w:r w:rsidRPr="00A03C55">
        <w:rPr>
          <w:rFonts w:ascii="Courier New" w:hAnsi="Courier New"/>
          <w:sz w:val="20"/>
          <w:lang w:eastAsia="ar-SA"/>
        </w:rPr>
        <w:t>Stored</w:t>
      </w:r>
      <w:r w:rsidRPr="00A03C55">
        <w:rPr>
          <w:rStyle w:val="Strong"/>
          <w:rFonts w:ascii="Courier New" w:hAnsi="Courier New"/>
          <w:b w:val="0"/>
          <w:bCs/>
          <w:sz w:val="20"/>
          <w:lang w:eastAsia="ar-SA"/>
        </w:rPr>
        <w:t>Query</w:t>
      </w:r>
      <w:r w:rsidRPr="00A03C55">
        <w:rPr>
          <w:rFonts w:ascii="Courier New" w:hAnsi="Courier New"/>
          <w:sz w:val="20"/>
          <w:lang w:eastAsia="ar-SA"/>
        </w:rPr>
        <w:t>_Message"</w:t>
      </w:r>
    </w:p>
    <w:p w14:paraId="27F68932"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query response   -&gt; "</w:t>
      </w:r>
      <w:r w:rsidRPr="00A03C55">
        <w:rPr>
          <w:rStyle w:val="Strong"/>
          <w:rFonts w:ascii="Courier New" w:hAnsi="Courier New"/>
          <w:b w:val="0"/>
          <w:bCs/>
          <w:sz w:val="20"/>
          <w:lang w:eastAsia="ar-SA"/>
        </w:rPr>
        <w:t>MultiPatient</w:t>
      </w:r>
      <w:r w:rsidRPr="00A03C55">
        <w:rPr>
          <w:rFonts w:ascii="Courier New" w:hAnsi="Courier New"/>
          <w:sz w:val="20"/>
          <w:lang w:eastAsia="ar-SA"/>
        </w:rPr>
        <w:t>Stored</w:t>
      </w:r>
      <w:r w:rsidRPr="00A03C55">
        <w:rPr>
          <w:rStyle w:val="Strong"/>
          <w:rFonts w:ascii="Courier New" w:hAnsi="Courier New"/>
          <w:b w:val="0"/>
          <w:bCs/>
          <w:sz w:val="20"/>
          <w:lang w:eastAsia="ar-SA"/>
        </w:rPr>
        <w:t>QueryResponse</w:t>
      </w:r>
      <w:r w:rsidRPr="00A03C55">
        <w:rPr>
          <w:rFonts w:ascii="Courier New" w:hAnsi="Courier New"/>
          <w:sz w:val="20"/>
          <w:lang w:eastAsia="ar-SA"/>
        </w:rPr>
        <w:t>_Message"</w:t>
      </w:r>
    </w:p>
    <w:p w14:paraId="37FA1270"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portType         -&gt; "</w:t>
      </w:r>
      <w:r w:rsidRPr="00A03C55">
        <w:rPr>
          <w:rStyle w:val="Strong"/>
          <w:rFonts w:ascii="Courier New" w:hAnsi="Courier New"/>
          <w:b w:val="0"/>
          <w:bCs/>
          <w:sz w:val="20"/>
          <w:lang w:eastAsia="ar-SA"/>
        </w:rPr>
        <w:t>DocumentRegistry</w:t>
      </w:r>
      <w:r w:rsidRPr="00A03C55">
        <w:rPr>
          <w:rFonts w:ascii="Courier New" w:hAnsi="Courier New"/>
          <w:sz w:val="20"/>
          <w:lang w:eastAsia="ar-SA"/>
        </w:rPr>
        <w:t>_PortType"</w:t>
      </w:r>
    </w:p>
    <w:p w14:paraId="0FA23346"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operation        -&gt; "DocumentRegistry_</w:t>
      </w:r>
      <w:r w:rsidRPr="00A03C55">
        <w:rPr>
          <w:rStyle w:val="Strong"/>
          <w:rFonts w:ascii="Courier New" w:hAnsi="Courier New"/>
          <w:b w:val="0"/>
          <w:bCs/>
          <w:sz w:val="20"/>
          <w:lang w:eastAsia="ar-SA"/>
        </w:rPr>
        <w:t>MultiPatient</w:t>
      </w:r>
      <w:r w:rsidRPr="00A03C55">
        <w:rPr>
          <w:rFonts w:ascii="Courier New" w:hAnsi="Courier New"/>
          <w:sz w:val="20"/>
          <w:lang w:eastAsia="ar-SA"/>
        </w:rPr>
        <w:t>StoredQuery"</w:t>
      </w:r>
    </w:p>
    <w:p w14:paraId="5C95BD13"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SOAP 1.2 binding -&gt; "</w:t>
      </w:r>
      <w:r w:rsidRPr="00A03C55">
        <w:rPr>
          <w:rStyle w:val="Strong"/>
          <w:rFonts w:ascii="Courier New" w:hAnsi="Courier New"/>
          <w:b w:val="0"/>
          <w:bCs/>
          <w:sz w:val="20"/>
          <w:lang w:eastAsia="ar-SA"/>
        </w:rPr>
        <w:t>DocumentRegistry</w:t>
      </w:r>
      <w:r w:rsidRPr="00A03C55">
        <w:rPr>
          <w:rFonts w:ascii="Courier New" w:hAnsi="Courier New"/>
          <w:sz w:val="20"/>
          <w:lang w:eastAsia="ar-SA"/>
        </w:rPr>
        <w:t>_Binding_Soap12"</w:t>
      </w:r>
    </w:p>
    <w:p w14:paraId="77836807"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SOAP 1.2 port    -&gt; "</w:t>
      </w:r>
      <w:r w:rsidRPr="00A03C55">
        <w:rPr>
          <w:rStyle w:val="Strong"/>
          <w:rFonts w:ascii="Courier New" w:hAnsi="Courier New"/>
          <w:b w:val="0"/>
          <w:bCs/>
          <w:sz w:val="20"/>
          <w:lang w:eastAsia="ar-SA"/>
        </w:rPr>
        <w:t>DocumentRegistry</w:t>
      </w:r>
      <w:r w:rsidRPr="00A03C55">
        <w:rPr>
          <w:rFonts w:ascii="Courier New" w:hAnsi="Courier New"/>
          <w:sz w:val="20"/>
          <w:lang w:eastAsia="ar-SA"/>
        </w:rPr>
        <w:t>_Port_Soap12"</w:t>
      </w:r>
    </w:p>
    <w:p w14:paraId="073AC47D" w14:textId="77777777" w:rsidR="007A1F44" w:rsidRPr="00A03C55" w:rsidRDefault="007A1F44" w:rsidP="00775A5C">
      <w:pPr>
        <w:pStyle w:val="BodyText"/>
        <w:rPr>
          <w:b/>
          <w:bCs/>
        </w:rPr>
      </w:pPr>
      <w:r w:rsidRPr="00A03C55">
        <w:rPr>
          <w:b/>
        </w:rPr>
        <w:t xml:space="preserve"> IHE-WSP202) The targetNamespace of the WSDL </w:t>
      </w:r>
      <w:r w:rsidRPr="00A03C55">
        <w:rPr>
          <w:b/>
          <w:bCs/>
        </w:rPr>
        <w:t>shall be “urn:ihe:iti:xds-b:2007”</w:t>
      </w:r>
    </w:p>
    <w:p w14:paraId="7490B145" w14:textId="77777777" w:rsidR="007A1F44" w:rsidRPr="00A03C55" w:rsidRDefault="007A1F44" w:rsidP="00775A5C">
      <w:pPr>
        <w:pStyle w:val="BodyText"/>
      </w:pPr>
      <w:r w:rsidRPr="00A03C55">
        <w:t>These are the requirements for the Multi-Patient Stored Query transaction presented in the order in which they would appear in the WSDL definition:</w:t>
      </w:r>
    </w:p>
    <w:p w14:paraId="6DED974E" w14:textId="77777777" w:rsidR="008E3CF3" w:rsidRPr="00A03C55" w:rsidRDefault="007A1F44" w:rsidP="0019129F">
      <w:pPr>
        <w:pStyle w:val="ListNumber2"/>
        <w:numPr>
          <w:ilvl w:val="0"/>
          <w:numId w:val="22"/>
        </w:numPr>
        <w:rPr>
          <w:lang w:eastAsia="ar-SA"/>
        </w:rPr>
      </w:pPr>
      <w:r w:rsidRPr="00A03C55">
        <w:rPr>
          <w:lang w:eastAsia="ar-SA"/>
        </w:rPr>
        <w:t>The following types shall be imported (xsd:import) in the /definitions/types section:</w:t>
      </w:r>
    </w:p>
    <w:p w14:paraId="4ED27343" w14:textId="77777777" w:rsidR="008E3CF3" w:rsidRPr="00A03C55" w:rsidRDefault="007A1F44" w:rsidP="0019129F">
      <w:pPr>
        <w:pStyle w:val="ListNumber3"/>
        <w:numPr>
          <w:ilvl w:val="0"/>
          <w:numId w:val="24"/>
        </w:numPr>
        <w:rPr>
          <w:lang w:eastAsia="ar-SA"/>
        </w:rPr>
      </w:pPr>
      <w:r w:rsidRPr="00A03C55">
        <w:rPr>
          <w:lang w:eastAsia="ar-SA"/>
        </w:rPr>
        <w:t>namespace=" urn:oasis:names:tc:ebxml-regrep:xsd:query:3.0", schemaLocation="query.xsd"</w:t>
      </w:r>
    </w:p>
    <w:p w14:paraId="7A9CA8C7" w14:textId="77777777" w:rsidR="008E3CF3" w:rsidRPr="00A03C55" w:rsidRDefault="007A1F44" w:rsidP="0019129F">
      <w:pPr>
        <w:pStyle w:val="ListNumber2"/>
        <w:numPr>
          <w:ilvl w:val="0"/>
          <w:numId w:val="26"/>
        </w:numPr>
        <w:rPr>
          <w:lang w:eastAsia="ar-SA"/>
        </w:rPr>
      </w:pPr>
      <w:r w:rsidRPr="00A03C55">
        <w:rPr>
          <w:lang w:eastAsia="ar-SA"/>
        </w:rPr>
        <w:t>The /definitions/message/part/@element attribute of the Multi-Patient Stored Query Request message shall be defined as “</w:t>
      </w:r>
      <w:r w:rsidRPr="00A03C55">
        <w:rPr>
          <w:color w:val="000000"/>
          <w:lang w:eastAsia="ar-SA"/>
        </w:rPr>
        <w:t>query:AdhocQueryRequest</w:t>
      </w:r>
      <w:r w:rsidRPr="00A03C55">
        <w:rPr>
          <w:lang w:eastAsia="ar-SA"/>
        </w:rPr>
        <w:t>”</w:t>
      </w:r>
    </w:p>
    <w:p w14:paraId="6703D985" w14:textId="77777777" w:rsidR="008E3CF3" w:rsidRPr="00A03C55" w:rsidRDefault="007A1F44" w:rsidP="0019129F">
      <w:pPr>
        <w:pStyle w:val="ListNumber2"/>
        <w:numPr>
          <w:ilvl w:val="0"/>
          <w:numId w:val="26"/>
        </w:numPr>
        <w:rPr>
          <w:lang w:eastAsia="ar-SA"/>
        </w:rPr>
      </w:pPr>
      <w:r w:rsidRPr="00A03C55">
        <w:rPr>
          <w:lang w:eastAsia="ar-SA"/>
        </w:rPr>
        <w:t>The /definitions/message/part/@element attribute of the Multi-Patient Stored Query Response message shall be defined as “query:AdhocQueryResponse”</w:t>
      </w:r>
    </w:p>
    <w:p w14:paraId="19BCADA4" w14:textId="77777777" w:rsidR="008E3CF3" w:rsidRPr="00A03C55" w:rsidRDefault="007A1F44" w:rsidP="0019129F">
      <w:pPr>
        <w:pStyle w:val="ListNumber2"/>
        <w:numPr>
          <w:ilvl w:val="0"/>
          <w:numId w:val="26"/>
        </w:numPr>
        <w:rPr>
          <w:lang w:eastAsia="ar-SA"/>
        </w:rPr>
      </w:pPr>
      <w:r w:rsidRPr="00A03C55">
        <w:rPr>
          <w:lang w:eastAsia="ar-SA"/>
        </w:rPr>
        <w:t>The /definitions/portType/operation/input/@wsaw:Action attribute for the Multi-Patient Stored Query Request message shall be defined as “</w:t>
      </w:r>
      <w:r w:rsidRPr="00A03C55">
        <w:rPr>
          <w:color w:val="000000"/>
          <w:lang w:eastAsia="ar-SA"/>
        </w:rPr>
        <w:t>urn:ihe:iti:2009:MultiPatientStoredQuery</w:t>
      </w:r>
      <w:r w:rsidRPr="00A03C55">
        <w:rPr>
          <w:lang w:eastAsia="ar-SA"/>
        </w:rPr>
        <w:t>”</w:t>
      </w:r>
    </w:p>
    <w:p w14:paraId="765E3CC0" w14:textId="77777777" w:rsidR="008E3CF3" w:rsidRPr="00A03C55" w:rsidRDefault="007A1F44" w:rsidP="0019129F">
      <w:pPr>
        <w:pStyle w:val="ListNumber2"/>
        <w:numPr>
          <w:ilvl w:val="0"/>
          <w:numId w:val="26"/>
        </w:numPr>
        <w:rPr>
          <w:lang w:eastAsia="ar-SA"/>
        </w:rPr>
      </w:pPr>
      <w:r w:rsidRPr="00A03C55">
        <w:rPr>
          <w:lang w:eastAsia="ar-SA"/>
        </w:rPr>
        <w:t>The /definitions/portType/operation/output/@wsaw:Action attribute for the Multi-Patient Stored Query Response message shall be defined as “</w:t>
      </w:r>
      <w:r w:rsidRPr="00A03C55">
        <w:rPr>
          <w:color w:val="000000"/>
          <w:lang w:eastAsia="ar-SA"/>
        </w:rPr>
        <w:t>urn:ihe:iti:2009:MultiPatientStoredQueryResponse</w:t>
      </w:r>
      <w:r w:rsidRPr="00A03C55">
        <w:rPr>
          <w:lang w:eastAsia="ar-SA"/>
        </w:rPr>
        <w:t>”</w:t>
      </w:r>
    </w:p>
    <w:p w14:paraId="184D793B" w14:textId="3236952C" w:rsidR="008E3CF3" w:rsidRPr="00A03C55" w:rsidRDefault="00202769" w:rsidP="0019129F">
      <w:pPr>
        <w:pStyle w:val="ListNumber2"/>
        <w:numPr>
          <w:ilvl w:val="0"/>
          <w:numId w:val="26"/>
        </w:numPr>
        <w:rPr>
          <w:lang w:eastAsia="ar-SA"/>
        </w:rPr>
      </w:pPr>
      <w:r w:rsidRPr="00A03C55">
        <w:rPr>
          <w:lang w:eastAsia="ar-SA"/>
        </w:rPr>
        <w:t>The /definitions/binding/operation/soap12:operation/@soapActionRequired attribute sh</w:t>
      </w:r>
      <w:r w:rsidR="006B79E9" w:rsidRPr="00A03C55">
        <w:rPr>
          <w:lang w:eastAsia="ar-SA"/>
        </w:rPr>
        <w:t>all</w:t>
      </w:r>
      <w:r w:rsidRPr="00A03C55">
        <w:rPr>
          <w:lang w:eastAsia="ar-SA"/>
        </w:rPr>
        <w:t xml:space="preserve"> be defined as “false”</w:t>
      </w:r>
    </w:p>
    <w:p w14:paraId="6F307A10" w14:textId="77777777" w:rsidR="007A1F44" w:rsidRPr="00A03C55" w:rsidRDefault="007A1F44" w:rsidP="00775A5C">
      <w:pPr>
        <w:pStyle w:val="BodyText"/>
      </w:pPr>
      <w:r w:rsidRPr="00A03C55">
        <w:t>The following WSDL fragment shows an example of Multi-Patient Stored Query transaction definition:</w:t>
      </w:r>
    </w:p>
    <w:p w14:paraId="31C7A968" w14:textId="77777777" w:rsidR="007A1F44" w:rsidRPr="00A03C55"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8080"/>
          <w:sz w:val="16"/>
          <w:szCs w:val="16"/>
          <w:shd w:val="clear" w:color="auto" w:fill="FFFFFF"/>
          <w:lang w:eastAsia="ar-SA"/>
        </w:rPr>
      </w:pPr>
    </w:p>
    <w:p w14:paraId="53BABC58"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sz w:val="16"/>
          <w:szCs w:val="16"/>
          <w:lang w:eastAsia="ar-SA"/>
        </w:rPr>
      </w:pPr>
      <w:r w:rsidRPr="00A03C55">
        <w:rPr>
          <w:rFonts w:ascii="Courier New" w:hAnsi="Courier New"/>
          <w:sz w:val="16"/>
          <w:szCs w:val="16"/>
          <w:lang w:eastAsia="ar-SA"/>
        </w:rPr>
        <w:t>&lt;?xml version="1.0" encoding="utf-8"?&gt;</w:t>
      </w:r>
    </w:p>
    <w:p w14:paraId="3DD85356" w14:textId="77777777" w:rsidR="007A1F44" w:rsidRPr="00A03C55"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00FF"/>
          <w:sz w:val="16"/>
          <w:szCs w:val="16"/>
          <w:shd w:val="clear" w:color="auto" w:fill="FFFFFF"/>
          <w:lang w:eastAsia="ar-SA"/>
        </w:rPr>
      </w:pP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definitions</w:t>
      </w:r>
      <w:r w:rsidRPr="00A03C55">
        <w:rPr>
          <w:rFonts w:ascii="Courier New" w:hAnsi="Courier New"/>
          <w:color w:val="FF0000"/>
          <w:sz w:val="16"/>
          <w:szCs w:val="16"/>
          <w:shd w:val="clear" w:color="auto" w:fill="FFFFFF"/>
          <w:lang w:eastAsia="ar-SA"/>
        </w:rPr>
        <w:t xml:space="preserve"> ...</w:t>
      </w:r>
      <w:r w:rsidRPr="00A03C55">
        <w:rPr>
          <w:rFonts w:ascii="Courier New" w:hAnsi="Courier New"/>
          <w:color w:val="0000FF"/>
          <w:sz w:val="16"/>
          <w:szCs w:val="16"/>
          <w:shd w:val="clear" w:color="auto" w:fill="FFFFFF"/>
          <w:lang w:eastAsia="ar-SA"/>
        </w:rPr>
        <w:t>&gt;</w:t>
      </w:r>
    </w:p>
    <w:p w14:paraId="2F01DC24"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7567190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types</w:t>
      </w:r>
      <w:r w:rsidRPr="00A03C55">
        <w:rPr>
          <w:rFonts w:ascii="Courier New" w:hAnsi="Courier New"/>
          <w:color w:val="0000FF"/>
          <w:sz w:val="16"/>
          <w:szCs w:val="16"/>
          <w:shd w:val="clear" w:color="auto" w:fill="FFFFFF"/>
          <w:lang w:eastAsia="ar-SA"/>
        </w:rPr>
        <w:t>&gt;</w:t>
      </w:r>
    </w:p>
    <w:p w14:paraId="0F3749F5"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xsd:schema</w:t>
      </w:r>
      <w:r w:rsidRPr="00A03C55">
        <w:rPr>
          <w:rFonts w:ascii="Courier New" w:hAnsi="Courier New"/>
          <w:color w:val="FF0000"/>
          <w:sz w:val="16"/>
          <w:szCs w:val="16"/>
          <w:shd w:val="clear" w:color="auto" w:fill="FFFFFF"/>
          <w:lang w:eastAsia="ar-SA"/>
        </w:rPr>
        <w:t xml:space="preserve"> elementFormDefault</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qualified</w:t>
      </w:r>
      <w:r w:rsidRPr="00A03C55">
        <w:rPr>
          <w:rFonts w:ascii="Courier New" w:hAnsi="Courier New"/>
          <w:color w:val="0000FF"/>
          <w:sz w:val="16"/>
          <w:szCs w:val="16"/>
          <w:shd w:val="clear" w:color="auto" w:fill="FFFFFF"/>
          <w:lang w:eastAsia="ar-SA"/>
        </w:rPr>
        <w:t>"</w:t>
      </w:r>
      <w:r w:rsidRPr="00A03C55">
        <w:rPr>
          <w:rFonts w:ascii="Courier New" w:hAnsi="Courier New"/>
          <w:color w:val="FF0000"/>
          <w:sz w:val="16"/>
          <w:szCs w:val="16"/>
          <w:shd w:val="clear" w:color="auto" w:fill="FFFFFF"/>
          <w:lang w:eastAsia="ar-SA"/>
        </w:rPr>
        <w:t xml:space="preserve"> targetNamespace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urn:ihe:iti:xds-b:2007</w:t>
      </w:r>
      <w:r w:rsidRPr="00A03C55">
        <w:rPr>
          <w:rFonts w:ascii="Courier New" w:hAnsi="Courier New"/>
          <w:color w:val="0000FF"/>
          <w:sz w:val="16"/>
          <w:szCs w:val="16"/>
          <w:shd w:val="clear" w:color="auto" w:fill="FFFFFF"/>
          <w:lang w:eastAsia="ar-SA"/>
        </w:rPr>
        <w:t>"&gt;</w:t>
      </w:r>
    </w:p>
    <w:p w14:paraId="571CE297"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FF0000"/>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xsd:import</w:t>
      </w:r>
      <w:r w:rsidRPr="00A03C55">
        <w:rPr>
          <w:rFonts w:ascii="Courier New" w:hAnsi="Courier New"/>
          <w:color w:val="FF0000"/>
          <w:sz w:val="16"/>
          <w:szCs w:val="16"/>
          <w:shd w:val="clear" w:color="auto" w:fill="FFFFFF"/>
          <w:lang w:eastAsia="ar-SA"/>
        </w:rPr>
        <w:t xml:space="preserve"> </w:t>
      </w:r>
    </w:p>
    <w:p w14:paraId="0A2DA99A"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t>namespace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urn:oasis:names:tc:ebxml-regrep:xsd:query:3.0</w:t>
      </w:r>
      <w:r w:rsidRPr="00A03C55">
        <w:rPr>
          <w:rFonts w:ascii="Courier New" w:hAnsi="Courier New"/>
          <w:color w:val="0000FF"/>
          <w:sz w:val="16"/>
          <w:szCs w:val="16"/>
          <w:shd w:val="clear" w:color="auto" w:fill="FFFFFF"/>
          <w:lang w:eastAsia="ar-SA"/>
        </w:rPr>
        <w:t>"</w:t>
      </w:r>
    </w:p>
    <w:p w14:paraId="14D03E4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t>schemaLocation</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schema\query.xsd</w:t>
      </w:r>
      <w:r w:rsidRPr="00A03C55">
        <w:rPr>
          <w:rFonts w:ascii="Courier New" w:hAnsi="Courier New"/>
          <w:color w:val="0000FF"/>
          <w:sz w:val="16"/>
          <w:szCs w:val="16"/>
          <w:shd w:val="clear" w:color="auto" w:fill="FFFFFF"/>
          <w:lang w:eastAsia="ar-SA"/>
        </w:rPr>
        <w:t>"/&gt;</w:t>
      </w:r>
    </w:p>
    <w:p w14:paraId="13F11E21"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241D9BA7"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xsd:schema</w:t>
      </w:r>
      <w:r w:rsidRPr="00A03C55">
        <w:rPr>
          <w:rFonts w:ascii="Courier New" w:hAnsi="Courier New"/>
          <w:color w:val="0000FF"/>
          <w:sz w:val="16"/>
          <w:szCs w:val="16"/>
          <w:shd w:val="clear" w:color="auto" w:fill="FFFFFF"/>
          <w:lang w:eastAsia="ar-SA"/>
        </w:rPr>
        <w:t>&gt;</w:t>
      </w:r>
    </w:p>
    <w:p w14:paraId="1EE909F8"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types</w:t>
      </w:r>
      <w:r w:rsidRPr="00A03C55">
        <w:rPr>
          <w:rFonts w:ascii="Courier New" w:hAnsi="Courier New"/>
          <w:color w:val="0000FF"/>
          <w:sz w:val="16"/>
          <w:szCs w:val="16"/>
          <w:shd w:val="clear" w:color="auto" w:fill="FFFFFF"/>
          <w:lang w:eastAsia="ar-SA"/>
        </w:rPr>
        <w:t>&gt;</w:t>
      </w:r>
    </w:p>
    <w:p w14:paraId="6D3040B0"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RegistryStoredQuery_Message</w:t>
      </w:r>
      <w:r w:rsidRPr="00A03C55">
        <w:rPr>
          <w:rFonts w:ascii="Courier New" w:hAnsi="Courier New"/>
          <w:color w:val="0000FF"/>
          <w:sz w:val="16"/>
          <w:szCs w:val="16"/>
          <w:shd w:val="clear" w:color="auto" w:fill="FFFFFF"/>
          <w:lang w:eastAsia="ar-SA"/>
        </w:rPr>
        <w:t>"&gt;</w:t>
      </w:r>
    </w:p>
    <w:p w14:paraId="6F2E98B8"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r w:rsidRPr="00A03C55">
        <w:rPr>
          <w:rFonts w:ascii="Courier New" w:hAnsi="Courier New"/>
          <w:color w:val="000000"/>
          <w:sz w:val="16"/>
          <w:szCs w:val="16"/>
          <w:shd w:val="clear" w:color="auto" w:fill="FFFFFF"/>
          <w:lang w:eastAsia="ar-SA"/>
        </w:rPr>
        <w:t>Multi-Patient Stored Query</w:t>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p>
    <w:p w14:paraId="69A5C38D"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part</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body</w:t>
      </w:r>
      <w:r w:rsidRPr="00A03C55">
        <w:rPr>
          <w:rFonts w:ascii="Courier New" w:hAnsi="Courier New"/>
          <w:color w:val="0000FF"/>
          <w:sz w:val="16"/>
          <w:szCs w:val="16"/>
          <w:shd w:val="clear" w:color="auto" w:fill="FFFFFF"/>
          <w:lang w:eastAsia="ar-SA"/>
        </w:rPr>
        <w:t>"</w:t>
      </w:r>
      <w:r w:rsidRPr="00A03C55">
        <w:rPr>
          <w:rFonts w:ascii="Courier New" w:hAnsi="Courier New"/>
          <w:color w:val="FF0000"/>
          <w:sz w:val="16"/>
          <w:szCs w:val="16"/>
          <w:shd w:val="clear" w:color="auto" w:fill="FFFFFF"/>
          <w:lang w:eastAsia="ar-SA"/>
        </w:rPr>
        <w:t xml:space="preserve"> element</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query:AdhocQueryRequest</w:t>
      </w:r>
      <w:r w:rsidRPr="00A03C55">
        <w:rPr>
          <w:rFonts w:ascii="Courier New" w:hAnsi="Courier New"/>
          <w:color w:val="0000FF"/>
          <w:sz w:val="16"/>
          <w:szCs w:val="16"/>
          <w:shd w:val="clear" w:color="auto" w:fill="FFFFFF"/>
          <w:lang w:eastAsia="ar-SA"/>
        </w:rPr>
        <w:t>"/&gt;</w:t>
      </w:r>
    </w:p>
    <w:p w14:paraId="174BEA0B"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0000FF"/>
          <w:sz w:val="16"/>
          <w:szCs w:val="16"/>
          <w:shd w:val="clear" w:color="auto" w:fill="FFFFFF"/>
          <w:lang w:eastAsia="ar-SA"/>
        </w:rPr>
        <w:t>&gt;</w:t>
      </w:r>
    </w:p>
    <w:p w14:paraId="565E5819"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RegistryStoredQueryResponse_Message</w:t>
      </w:r>
      <w:r w:rsidRPr="00A03C55">
        <w:rPr>
          <w:rFonts w:ascii="Courier New" w:hAnsi="Courier New"/>
          <w:color w:val="0000FF"/>
          <w:sz w:val="16"/>
          <w:szCs w:val="16"/>
          <w:shd w:val="clear" w:color="auto" w:fill="FFFFFF"/>
          <w:lang w:eastAsia="ar-SA"/>
        </w:rPr>
        <w:t>"&gt;</w:t>
      </w:r>
    </w:p>
    <w:p w14:paraId="7C66A87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r w:rsidRPr="00A03C55">
        <w:rPr>
          <w:rFonts w:ascii="Courier New" w:hAnsi="Courier New"/>
          <w:color w:val="000000"/>
          <w:sz w:val="16"/>
          <w:szCs w:val="16"/>
          <w:shd w:val="clear" w:color="auto" w:fill="FFFFFF"/>
          <w:lang w:eastAsia="ar-SA"/>
        </w:rPr>
        <w:t>Multi-Patient Stored Query Response</w:t>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p>
    <w:p w14:paraId="095916CD"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part</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body</w:t>
      </w:r>
      <w:r w:rsidRPr="00A03C55">
        <w:rPr>
          <w:rFonts w:ascii="Courier New" w:hAnsi="Courier New"/>
          <w:color w:val="0000FF"/>
          <w:sz w:val="16"/>
          <w:szCs w:val="16"/>
          <w:shd w:val="clear" w:color="auto" w:fill="FFFFFF"/>
          <w:lang w:eastAsia="ar-SA"/>
        </w:rPr>
        <w:t>"</w:t>
      </w:r>
      <w:r w:rsidRPr="00A03C55">
        <w:rPr>
          <w:rFonts w:ascii="Courier New" w:hAnsi="Courier New"/>
          <w:color w:val="FF0000"/>
          <w:sz w:val="16"/>
          <w:szCs w:val="16"/>
          <w:shd w:val="clear" w:color="auto" w:fill="FFFFFF"/>
          <w:lang w:eastAsia="ar-SA"/>
        </w:rPr>
        <w:t xml:space="preserve"> element</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query:AdhocQueryResponse</w:t>
      </w:r>
      <w:r w:rsidRPr="00A03C55">
        <w:rPr>
          <w:rFonts w:ascii="Courier New" w:hAnsi="Courier New"/>
          <w:color w:val="0000FF"/>
          <w:sz w:val="16"/>
          <w:szCs w:val="16"/>
          <w:shd w:val="clear" w:color="auto" w:fill="FFFFFF"/>
          <w:lang w:eastAsia="ar-SA"/>
        </w:rPr>
        <w:t>"/&gt;</w:t>
      </w:r>
    </w:p>
    <w:p w14:paraId="39CC73D7"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0000FF"/>
          <w:sz w:val="16"/>
          <w:szCs w:val="16"/>
          <w:shd w:val="clear" w:color="auto" w:fill="FFFFFF"/>
          <w:lang w:eastAsia="ar-SA"/>
        </w:rPr>
        <w:t>&gt;</w:t>
      </w:r>
    </w:p>
    <w:p w14:paraId="7384CFE0"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4927BD3C"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portType</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MPQRegistry_PortType</w:t>
      </w:r>
      <w:r w:rsidRPr="00A03C55">
        <w:rPr>
          <w:rFonts w:ascii="Courier New" w:hAnsi="Courier New"/>
          <w:color w:val="0000FF"/>
          <w:sz w:val="16"/>
          <w:szCs w:val="16"/>
          <w:shd w:val="clear" w:color="auto" w:fill="FFFFFF"/>
          <w:lang w:eastAsia="ar-SA"/>
        </w:rPr>
        <w:t>"&gt;</w:t>
      </w:r>
    </w:p>
    <w:p w14:paraId="14938030"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operation</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MultiPatientStoredQuery</w:t>
      </w:r>
      <w:r w:rsidRPr="00A03C55">
        <w:rPr>
          <w:rFonts w:ascii="Courier New" w:hAnsi="Courier New"/>
          <w:color w:val="0000FF"/>
          <w:sz w:val="16"/>
          <w:szCs w:val="16"/>
          <w:shd w:val="clear" w:color="auto" w:fill="FFFFFF"/>
          <w:lang w:eastAsia="ar-SA"/>
        </w:rPr>
        <w:t>"&gt;</w:t>
      </w:r>
    </w:p>
    <w:p w14:paraId="79A97FA9"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input</w:t>
      </w:r>
      <w:r w:rsidRPr="00A03C55">
        <w:rPr>
          <w:rFonts w:ascii="Courier New" w:hAnsi="Courier New"/>
          <w:color w:val="FF0000"/>
          <w:sz w:val="16"/>
          <w:szCs w:val="16"/>
          <w:shd w:val="clear" w:color="auto" w:fill="FFFFFF"/>
          <w:lang w:eastAsia="ar-SA"/>
        </w:rPr>
        <w:t xml:space="preserve"> message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ihe:RegistryStoredQuery_Message</w:t>
      </w:r>
      <w:r w:rsidRPr="00A03C55">
        <w:rPr>
          <w:rFonts w:ascii="Courier New" w:hAnsi="Courier New"/>
          <w:color w:val="0000FF"/>
          <w:sz w:val="16"/>
          <w:szCs w:val="16"/>
          <w:shd w:val="clear" w:color="auto" w:fill="FFFFFF"/>
          <w:lang w:eastAsia="ar-SA"/>
        </w:rPr>
        <w:t>"</w:t>
      </w:r>
    </w:p>
    <w:p w14:paraId="7693688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lastRenderedPageBreak/>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t>wsaw:Action</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urn:ihe:iti:2009:MultiPatientStoredQuery</w:t>
      </w:r>
      <w:r w:rsidRPr="00A03C55">
        <w:rPr>
          <w:rFonts w:ascii="Courier New" w:hAnsi="Courier New"/>
          <w:color w:val="0000FF"/>
          <w:sz w:val="16"/>
          <w:szCs w:val="16"/>
          <w:shd w:val="clear" w:color="auto" w:fill="FFFFFF"/>
          <w:lang w:eastAsia="ar-SA"/>
        </w:rPr>
        <w:t>"/&gt;</w:t>
      </w:r>
    </w:p>
    <w:p w14:paraId="101D35A5"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output</w:t>
      </w:r>
      <w:r w:rsidRPr="00A03C55">
        <w:rPr>
          <w:rFonts w:ascii="Courier New" w:hAnsi="Courier New"/>
          <w:color w:val="FF0000"/>
          <w:sz w:val="16"/>
          <w:szCs w:val="16"/>
          <w:shd w:val="clear" w:color="auto" w:fill="FFFFFF"/>
          <w:lang w:eastAsia="ar-SA"/>
        </w:rPr>
        <w:t xml:space="preserve"> message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ihe:RegistryStoredQueryResponse_Message</w:t>
      </w:r>
      <w:r w:rsidRPr="00A03C55">
        <w:rPr>
          <w:rFonts w:ascii="Courier New" w:hAnsi="Courier New"/>
          <w:color w:val="0000FF"/>
          <w:sz w:val="16"/>
          <w:szCs w:val="16"/>
          <w:shd w:val="clear" w:color="auto" w:fill="FFFFFF"/>
          <w:lang w:eastAsia="ar-SA"/>
        </w:rPr>
        <w:t>"</w:t>
      </w:r>
    </w:p>
    <w:p w14:paraId="4B9FBC81"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t>wsaw:Action</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urn:ihe:iti:2009:MultiPatientStoredQueryResponse</w:t>
      </w:r>
      <w:r w:rsidRPr="00A03C55">
        <w:rPr>
          <w:rFonts w:ascii="Courier New" w:hAnsi="Courier New"/>
          <w:color w:val="0000FF"/>
          <w:sz w:val="16"/>
          <w:szCs w:val="16"/>
          <w:shd w:val="clear" w:color="auto" w:fill="FFFFFF"/>
          <w:lang w:eastAsia="ar-SA"/>
        </w:rPr>
        <w:t>"/&gt;</w:t>
      </w:r>
    </w:p>
    <w:p w14:paraId="4A0F783B"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operation</w:t>
      </w:r>
      <w:r w:rsidRPr="00A03C55">
        <w:rPr>
          <w:rFonts w:ascii="Courier New" w:hAnsi="Courier New"/>
          <w:color w:val="0000FF"/>
          <w:sz w:val="16"/>
          <w:szCs w:val="16"/>
          <w:shd w:val="clear" w:color="auto" w:fill="FFFFFF"/>
          <w:lang w:eastAsia="ar-SA"/>
        </w:rPr>
        <w:t>&gt;</w:t>
      </w:r>
    </w:p>
    <w:p w14:paraId="4E844154"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42CB21CF"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portType</w:t>
      </w:r>
      <w:r w:rsidRPr="00A03C55">
        <w:rPr>
          <w:rFonts w:ascii="Courier New" w:hAnsi="Courier New"/>
          <w:color w:val="0000FF"/>
          <w:sz w:val="16"/>
          <w:szCs w:val="16"/>
          <w:shd w:val="clear" w:color="auto" w:fill="FFFFFF"/>
          <w:lang w:eastAsia="ar-SA"/>
        </w:rPr>
        <w:t>&gt;</w:t>
      </w:r>
    </w:p>
    <w:p w14:paraId="05DCEA6E"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071A247A"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definitions</w:t>
      </w:r>
      <w:r w:rsidRPr="00A03C55">
        <w:rPr>
          <w:rFonts w:ascii="Courier New" w:hAnsi="Courier New"/>
          <w:color w:val="0000FF"/>
          <w:sz w:val="16"/>
          <w:szCs w:val="16"/>
          <w:shd w:val="clear" w:color="auto" w:fill="FFFFFF"/>
          <w:lang w:eastAsia="ar-SA"/>
        </w:rPr>
        <w:t>&gt;</w:t>
      </w:r>
    </w:p>
    <w:p w14:paraId="10F61DBC" w14:textId="77777777" w:rsidR="007A1F44" w:rsidRPr="00A03C55" w:rsidRDefault="007A1F44" w:rsidP="00775A5C">
      <w:pPr>
        <w:pStyle w:val="BodyText"/>
      </w:pPr>
      <w:r w:rsidRPr="00A03C55">
        <w:t xml:space="preserve">A full WSDL for the Document Consumer and Document Registry </w:t>
      </w:r>
      <w:r w:rsidR="00232E9F" w:rsidRPr="00A03C55">
        <w:t>Actor</w:t>
      </w:r>
      <w:r w:rsidRPr="00A03C55">
        <w:t>s is found in ITI TF-2x: Appendix W.</w:t>
      </w:r>
    </w:p>
    <w:p w14:paraId="4CDF7EBA"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rPr>
      </w:pPr>
      <w:r w:rsidRPr="00A03C55">
        <w:rPr>
          <w:noProof w:val="0"/>
        </w:rPr>
        <w:t>3.51.4.1.2.4 Sample SOAP Messages</w:t>
      </w:r>
    </w:p>
    <w:p w14:paraId="350D7FB6" w14:textId="41350960" w:rsidR="007A1F44" w:rsidRPr="00A03C55" w:rsidRDefault="007A1F44" w:rsidP="00775A5C">
      <w:pPr>
        <w:pStyle w:val="BodyText"/>
      </w:pPr>
      <w:r w:rsidRPr="00A03C55">
        <w:t>The samples in the following two sections show a typical SOAP request and its relative SOAP response. The sample messages also show the WS-Addressing headers &lt;a:Action/&gt;, &lt;a:MessageID/&gt;, &lt;a:ReplyTo/&gt;…; these WS-Addressing headers are populated according to</w:t>
      </w:r>
      <w:r w:rsidR="00952DDA" w:rsidRPr="00A03C55">
        <w:t xml:space="preserve"> </w:t>
      </w:r>
      <w:r w:rsidRPr="00A03C55">
        <w:t>ITI TF-2x: Appendix V</w:t>
      </w:r>
      <w:r w:rsidR="00386915" w:rsidRPr="00A03C55">
        <w:t>.3</w:t>
      </w:r>
      <w:r w:rsidRPr="00A03C55">
        <w:t>. The body of the SOAP message is omitted for brevity; in a real scenario the empty element will be populated with the appropriate metadata.</w:t>
      </w:r>
    </w:p>
    <w:p w14:paraId="61E9304C" w14:textId="2CF65D0E" w:rsidR="007A1F44" w:rsidRPr="00A03C55" w:rsidRDefault="007A1F44" w:rsidP="00775A5C">
      <w:pPr>
        <w:pStyle w:val="BodyText"/>
      </w:pPr>
      <w:r w:rsidRPr="00A03C55">
        <w:t xml:space="preserve">Samples presented in this section are also available </w:t>
      </w:r>
      <w:del w:id="1706" w:author="Lynn Felhofer" w:date="2020-03-23T16:17:00Z">
        <w:r w:rsidRPr="00A03C55" w:rsidDel="00392918">
          <w:delText xml:space="preserve">online on the </w:delText>
        </w:r>
      </w:del>
      <w:del w:id="1707" w:author="Lynn Felhofer" w:date="2020-03-23T15:54:00Z">
        <w:r w:rsidRPr="00A03C55" w:rsidDel="00FD6681">
          <w:delText>IHE FTP site</w:delText>
        </w:r>
      </w:del>
      <w:del w:id="1708" w:author="Lynn Felhofer" w:date="2020-03-23T16:17:00Z">
        <w:r w:rsidRPr="00A03C55" w:rsidDel="00392918">
          <w:delText>,</w:delText>
        </w:r>
      </w:del>
      <w:ins w:id="1709" w:author="Lynn Felhofer" w:date="2020-03-23T16:17:00Z">
        <w:r w:rsidR="00392918">
          <w:t xml:space="preserve">online: </w:t>
        </w:r>
      </w:ins>
      <w:r w:rsidRPr="00A03C55">
        <w:t xml:space="preserve"> see ITI TF-2x: Appendix W.</w:t>
      </w:r>
    </w:p>
    <w:p w14:paraId="49EEC2E1" w14:textId="36A43F58"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kern w:val="1"/>
          <w:lang w:eastAsia="ar-SA"/>
        </w:rPr>
      </w:pPr>
      <w:r w:rsidRPr="00A03C55">
        <w:rPr>
          <w:noProof w:val="0"/>
          <w:kern w:val="1"/>
          <w:lang w:eastAsia="ar-SA"/>
        </w:rPr>
        <w:t>3.51.4.1.2.4.1 Sample Multi-Patient Stored Query SOAP Request</w:t>
      </w:r>
      <w:r w:rsidR="00386915" w:rsidRPr="00A03C55">
        <w:rPr>
          <w:noProof w:val="0"/>
          <w:kern w:val="1"/>
          <w:lang w:eastAsia="ar-SA"/>
        </w:rPr>
        <w:t xml:space="preserve"> (WS-Addressing based)</w:t>
      </w:r>
    </w:p>
    <w:p w14:paraId="67B70176"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r w:rsidRPr="00A03C55">
        <w:rPr>
          <w:rFonts w:ascii="Courier New" w:hAnsi="Courier New"/>
          <w:color w:val="000096"/>
          <w:sz w:val="16"/>
          <w:szCs w:val="16"/>
          <w:shd w:val="clear" w:color="auto" w:fill="FFFFFF"/>
        </w:rPr>
        <w:t>&lt;s:Envelope</w:t>
      </w:r>
      <w:r w:rsidRPr="00A03C55">
        <w:rPr>
          <w:rFonts w:ascii="Courier New" w:hAnsi="Courier New"/>
          <w:color w:val="F5844C"/>
          <w:sz w:val="16"/>
          <w:szCs w:val="16"/>
          <w:shd w:val="clear" w:color="auto" w:fill="FFFFFF"/>
        </w:rPr>
        <w:t xml:space="preserve"> xmlns:s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"http://www.w3.org/2003/05/soap-envelope"</w:t>
      </w:r>
      <w:r w:rsidRPr="00A03C55">
        <w:rPr>
          <w:rFonts w:ascii="Courier New" w:hAnsi="Courier New"/>
          <w:color w:val="F5844C"/>
          <w:sz w:val="16"/>
          <w:szCs w:val="16"/>
          <w:shd w:val="clear" w:color="auto" w:fill="FFFFFF"/>
        </w:rPr>
        <w:t xml:space="preserve"> xmlns:a</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"http://www.w3.org/2005/08/addressing"</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&lt;s:Header&gt;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&lt;a:Action</w:t>
      </w:r>
      <w:r w:rsidRPr="00A03C55">
        <w:rPr>
          <w:rFonts w:ascii="Courier New" w:hAnsi="Courier New"/>
          <w:color w:val="F5844C"/>
          <w:sz w:val="16"/>
          <w:szCs w:val="16"/>
          <w:shd w:val="clear" w:color="auto" w:fill="FFFFFF"/>
        </w:rPr>
        <w:t xml:space="preserve"> s:mustUnderstand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"1"</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urn:ihe:iti:2009:MultiPatientStoredQuery</w:t>
      </w:r>
      <w:r w:rsidRPr="00A03C55">
        <w:rPr>
          <w:rFonts w:ascii="Courier New" w:hAnsi="Courier New"/>
          <w:color w:val="000096"/>
          <w:sz w:val="16"/>
          <w:szCs w:val="16"/>
          <w:shd w:val="clear" w:color="auto" w:fill="FFFFFF"/>
        </w:rPr>
        <w:t>&lt;/a:Action&gt;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&lt;a:MessageID&gt;</w:t>
      </w:r>
      <w:r w:rsidRPr="00A03C55">
        <w:rPr>
          <w:rFonts w:ascii="Courier New" w:hAnsi="Courier New"/>
          <w:color w:val="000000"/>
          <w:sz w:val="16"/>
          <w:szCs w:val="16"/>
          <w:shd w:val="clear" w:color="auto" w:fill="FFFFFF"/>
        </w:rPr>
        <w:t>urn:uuid:def119ad-dc13-49c1-a3c7-e3742531f9b3</w:t>
      </w:r>
      <w:r w:rsidRPr="00A03C55">
        <w:rPr>
          <w:rFonts w:ascii="Courier New" w:hAnsi="Courier New"/>
          <w:color w:val="000096"/>
          <w:sz w:val="16"/>
          <w:szCs w:val="16"/>
          <w:shd w:val="clear" w:color="auto" w:fill="FFFFFF"/>
        </w:rPr>
        <w:t>&lt;/a:MessageID&gt;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&lt;a:ReplyTo</w:t>
      </w:r>
      <w:r w:rsidRPr="00A03C55">
        <w:rPr>
          <w:rFonts w:ascii="Courier New" w:hAnsi="Courier New"/>
          <w:color w:val="F5844C"/>
          <w:sz w:val="16"/>
          <w:szCs w:val="16"/>
          <w:shd w:val="clear" w:color="auto" w:fill="FFFFFF"/>
        </w:rPr>
        <w:t xml:space="preserve"> s:mustUnderstand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"1"</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&lt;a:Address&gt;</w:t>
      </w:r>
      <w:r w:rsidRPr="00A03C55">
        <w:rPr>
          <w:rFonts w:ascii="Courier New" w:hAnsi="Courier New"/>
          <w:color w:val="000000"/>
          <w:sz w:val="16"/>
          <w:szCs w:val="16"/>
          <w:shd w:val="clear" w:color="auto" w:fill="FFFFFF"/>
        </w:rPr>
        <w:t>http://www.w3.org/2005/08/addressing/anonymous</w:t>
      </w:r>
      <w:r w:rsidRPr="00A03C55">
        <w:rPr>
          <w:rFonts w:ascii="Courier New" w:hAnsi="Courier New"/>
          <w:color w:val="000096"/>
          <w:sz w:val="16"/>
          <w:szCs w:val="16"/>
          <w:shd w:val="clear" w:color="auto" w:fill="FFFFFF"/>
        </w:rPr>
        <w:t>&lt;/a:Address&gt;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&lt;/a:ReplyTo&gt;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&lt;a:To&gt;</w:t>
      </w:r>
      <w:r w:rsidRPr="00A03C55">
        <w:rPr>
          <w:rFonts w:ascii="Courier New" w:hAnsi="Courier New"/>
          <w:color w:val="000000"/>
          <w:sz w:val="16"/>
          <w:szCs w:val="16"/>
          <w:shd w:val="clear" w:color="auto" w:fill="FFFFFF"/>
        </w:rPr>
        <w:t>http://localhost/service/IHEMPQRegistry.svc</w:t>
      </w:r>
      <w:r w:rsidRPr="00A03C55">
        <w:rPr>
          <w:rFonts w:ascii="Courier New" w:hAnsi="Courier New"/>
          <w:color w:val="000096"/>
          <w:sz w:val="16"/>
          <w:szCs w:val="16"/>
          <w:shd w:val="clear" w:color="auto" w:fill="FFFFFF"/>
        </w:rPr>
        <w:t>&lt;/a:To&gt;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&lt;/s:Header&gt;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&lt;s:Body&gt;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&lt;query:AdhocQueryRequest</w:t>
      </w:r>
      <w:r w:rsidRPr="00A03C55">
        <w:rPr>
          <w:rFonts w:ascii="Courier New" w:hAnsi="Courier New"/>
          <w:color w:val="F5844C"/>
          <w:sz w:val="16"/>
          <w:szCs w:val="16"/>
          <w:shd w:val="clear" w:color="auto" w:fill="FFFFFF"/>
        </w:rPr>
        <w:t xml:space="preserve"> </w:t>
      </w:r>
      <w:r w:rsidRPr="00A03C55">
        <w:rPr>
          <w:rFonts w:ascii="Courier New" w:hAnsi="Courier New"/>
          <w:color w:val="F5844C"/>
          <w:sz w:val="16"/>
          <w:szCs w:val="16"/>
          <w:shd w:val="clear" w:color="auto" w:fill="FFFFFF"/>
        </w:rPr>
        <w:br/>
        <w:t xml:space="preserve">            xmlns:query</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"urn:oasis:names:tc:ebxml-regrep:xsd:query:3.0"</w:t>
      </w:r>
      <w:r w:rsidRPr="00A03C55">
        <w:rPr>
          <w:rFonts w:ascii="Courier New" w:hAnsi="Courier New"/>
          <w:color w:val="F5844C"/>
          <w:sz w:val="16"/>
          <w:szCs w:val="16"/>
          <w:shd w:val="clear" w:color="auto" w:fill="FFFFFF"/>
        </w:rPr>
        <w:t xml:space="preserve"> </w:t>
      </w:r>
      <w:r w:rsidRPr="00A03C55">
        <w:rPr>
          <w:rFonts w:ascii="Courier New" w:hAnsi="Courier New"/>
          <w:color w:val="F5844C"/>
          <w:sz w:val="16"/>
          <w:szCs w:val="16"/>
          <w:shd w:val="clear" w:color="auto" w:fill="FFFFFF"/>
        </w:rPr>
        <w:br/>
        <w:t xml:space="preserve">            xmlns:rim</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"urn:oasis:names:tc:ebxml-regrep:xsd:rim:3.0"</w:t>
      </w:r>
      <w:r w:rsidRPr="00A03C55">
        <w:rPr>
          <w:rFonts w:ascii="Courier New" w:hAnsi="Courier New"/>
          <w:color w:val="F5844C"/>
          <w:sz w:val="16"/>
          <w:szCs w:val="16"/>
          <w:shd w:val="clear" w:color="auto" w:fill="FFFFFF"/>
        </w:rPr>
        <w:t xml:space="preserve"> </w:t>
      </w:r>
      <w:r w:rsidRPr="00A03C55">
        <w:rPr>
          <w:rFonts w:ascii="Courier New" w:hAnsi="Courier New"/>
          <w:color w:val="F5844C"/>
          <w:sz w:val="16"/>
          <w:szCs w:val="16"/>
          <w:shd w:val="clear" w:color="auto" w:fill="FFFFFF"/>
        </w:rPr>
        <w:br/>
        <w:t xml:space="preserve">            xmlns:rs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"urn:oasis:names:tc:ebxml-regrep:xsd:rs:3.0"</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&lt;query:ResponseOption</w:t>
      </w:r>
      <w:r w:rsidRPr="00A03C55">
        <w:rPr>
          <w:rFonts w:ascii="Courier New" w:hAnsi="Courier New"/>
          <w:color w:val="F5844C"/>
          <w:sz w:val="16"/>
          <w:szCs w:val="16"/>
          <w:shd w:val="clear" w:color="auto" w:fill="FFFFFF"/>
        </w:rPr>
        <w:t xml:space="preserve"> returnComposedObjects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"true"</w:t>
      </w:r>
      <w:r w:rsidRPr="00A03C55">
        <w:rPr>
          <w:rFonts w:ascii="Courier New" w:hAnsi="Courier New"/>
          <w:color w:val="F5844C"/>
          <w:sz w:val="16"/>
          <w:szCs w:val="16"/>
          <w:shd w:val="clear" w:color="auto" w:fill="FFFFFF"/>
        </w:rPr>
        <w:t xml:space="preserve"> returnType</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"LeafClass"</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6400"/>
          <w:sz w:val="16"/>
          <w:szCs w:val="16"/>
          <w:shd w:val="clear" w:color="auto" w:fill="FFFFFF"/>
        </w:rPr>
        <w:t>&lt;!-- FindDocumentsForMultiplePatients --&gt;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&lt;rim:AdhocQuery</w:t>
      </w:r>
      <w:r w:rsidRPr="00A03C55">
        <w:rPr>
          <w:rFonts w:ascii="Courier New" w:hAnsi="Courier New"/>
          <w:color w:val="F5844C"/>
          <w:sz w:val="16"/>
          <w:szCs w:val="16"/>
          <w:shd w:val="clear" w:color="auto" w:fill="FFFFFF"/>
        </w:rPr>
        <w:t xml:space="preserve"> id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"urn:uuid:3d1bdb10-39a2-11de-89c2-2f44d94eaa9f"</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&lt;rim:Slot</w:t>
      </w:r>
      <w:r w:rsidRPr="00A03C55">
        <w:rPr>
          <w:rFonts w:ascii="Courier New" w:hAnsi="Courier New"/>
          <w:color w:val="F5844C"/>
          <w:sz w:val="16"/>
          <w:szCs w:val="16"/>
          <w:shd w:val="clear" w:color="auto" w:fill="FFFFFF"/>
        </w:rPr>
        <w:t xml:space="preserve"> name</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"$XDSDocumentEntryStatus"</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&lt;rim:ValueList&gt;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&lt;rim:Value&gt;</w:t>
      </w:r>
      <w:r w:rsidRPr="00A03C55">
        <w:rPr>
          <w:rFonts w:ascii="Courier New" w:hAnsi="Courier New"/>
          <w:color w:val="000000"/>
          <w:sz w:val="16"/>
          <w:szCs w:val="16"/>
          <w:shd w:val="clear" w:color="auto" w:fill="FFFFFF"/>
        </w:rPr>
        <w:t>('urn:oasis:names:tc:ebxml-regrep:ResponseStatusType:Approved')</w:t>
      </w:r>
      <w:r w:rsidRPr="00A03C55">
        <w:rPr>
          <w:rFonts w:ascii="Courier New" w:hAnsi="Courier New"/>
          <w:color w:val="000096"/>
          <w:sz w:val="16"/>
          <w:szCs w:val="16"/>
          <w:shd w:val="clear" w:color="auto" w:fill="FFFFFF"/>
        </w:rPr>
        <w:t>&lt;/rim:Value&gt;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&lt;/rim:ValueList&gt;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&lt;/rim:Slot&gt;</w:t>
      </w:r>
      <w:r w:rsidRPr="00A03C55">
        <w:rPr>
          <w:rFonts w:ascii="Courier New" w:hAnsi="Courier New"/>
          <w:color w:val="000000"/>
          <w:sz w:val="16"/>
          <w:szCs w:val="16"/>
          <w:shd w:val="clear" w:color="auto" w:fill="FFFFFF"/>
        </w:rPr>
        <w:br/>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6400"/>
          <w:sz w:val="16"/>
          <w:szCs w:val="16"/>
          <w:shd w:val="clear" w:color="auto" w:fill="FFFFFF"/>
        </w:rPr>
        <w:t>&lt;!-- Note the lack of a specification of the $XDSDocumentEntryPatientId parameter --&gt;</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&lt;/rim:AdhocQuery&gt;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&lt;/query:AdhocQueryRequest&gt;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&lt;/s:Body&gt;</w:t>
      </w:r>
      <w:r w:rsidRPr="00A03C55">
        <w:rPr>
          <w:rFonts w:ascii="Courier New" w:hAnsi="Courier New"/>
          <w:color w:val="000000"/>
          <w:sz w:val="16"/>
          <w:szCs w:val="16"/>
          <w:shd w:val="clear" w:color="auto" w:fill="FFFFFF"/>
        </w:rPr>
        <w:br/>
      </w:r>
      <w:r w:rsidRPr="00A03C55">
        <w:rPr>
          <w:rFonts w:ascii="Courier New" w:hAnsi="Courier New"/>
          <w:color w:val="000096"/>
          <w:sz w:val="16"/>
          <w:szCs w:val="16"/>
          <w:shd w:val="clear" w:color="auto" w:fill="FFFFFF"/>
        </w:rPr>
        <w:t>&lt;/s:Envelope&gt;</w:t>
      </w:r>
    </w:p>
    <w:p w14:paraId="72BFEFE5"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p>
    <w:p w14:paraId="486310D6" w14:textId="4278EF58"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rPr>
      </w:pPr>
      <w:r w:rsidRPr="00A03C55">
        <w:rPr>
          <w:noProof w:val="0"/>
        </w:rPr>
        <w:lastRenderedPageBreak/>
        <w:t>3.51.4.1.2.4.2 Sample Multi-Patient Stored Query SOAP Response</w:t>
      </w:r>
      <w:r w:rsidR="00386915" w:rsidRPr="00A03C55">
        <w:rPr>
          <w:noProof w:val="0"/>
        </w:rPr>
        <w:t xml:space="preserve"> (WS-Addressing based)</w:t>
      </w:r>
    </w:p>
    <w:p w14:paraId="1B89CA45"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96"/>
          <w:sz w:val="16"/>
          <w:szCs w:val="16"/>
          <w:shd w:val="clear" w:color="auto" w:fill="FFFFFF"/>
        </w:rPr>
      </w:pPr>
      <w:r w:rsidRPr="00A03C55">
        <w:rPr>
          <w:rFonts w:ascii="Courier New" w:hAnsi="Courier New"/>
          <w:color w:val="000096"/>
          <w:sz w:val="16"/>
          <w:szCs w:val="16"/>
          <w:shd w:val="clear" w:color="auto" w:fill="FFFFFF"/>
        </w:rPr>
        <w:t>&lt;s:Envelope</w:t>
      </w:r>
      <w:r w:rsidRPr="00A03C55">
        <w:rPr>
          <w:rFonts w:ascii="Courier New" w:hAnsi="Courier New"/>
          <w:color w:val="F5844C"/>
          <w:sz w:val="16"/>
          <w:szCs w:val="16"/>
          <w:shd w:val="clear" w:color="auto" w:fill="FFFFFF"/>
        </w:rPr>
        <w:t xml:space="preserve"> xmlns:s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"http://www.w3.org/2003/05/soap-envelope"</w:t>
      </w:r>
      <w:r w:rsidRPr="00A03C55">
        <w:rPr>
          <w:rFonts w:ascii="Courier New" w:hAnsi="Courier New"/>
          <w:color w:val="F5844C"/>
          <w:sz w:val="16"/>
          <w:szCs w:val="16"/>
          <w:shd w:val="clear" w:color="auto" w:fill="FFFFFF"/>
        </w:rPr>
        <w:t xml:space="preserve"> xmlns:a</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"http://www.w3.org/2005/08/addressing"</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&lt;s:Header&gt;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&lt;a:Action</w:t>
      </w:r>
      <w:r w:rsidRPr="00A03C55">
        <w:rPr>
          <w:rFonts w:ascii="Courier New" w:hAnsi="Courier New"/>
          <w:color w:val="F5844C"/>
          <w:sz w:val="16"/>
          <w:szCs w:val="16"/>
          <w:shd w:val="clear" w:color="auto" w:fill="FFFFFF"/>
        </w:rPr>
        <w:t xml:space="preserve"> s:mustUnderstand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"1"</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urn:ihe:iti:2009:MultiPatientStoredQueryResponse</w:t>
      </w:r>
      <w:r w:rsidRPr="00A03C55">
        <w:rPr>
          <w:rFonts w:ascii="Courier New" w:hAnsi="Courier New"/>
          <w:color w:val="000096"/>
          <w:sz w:val="16"/>
          <w:szCs w:val="16"/>
          <w:shd w:val="clear" w:color="auto" w:fill="FFFFFF"/>
        </w:rPr>
        <w:t>&lt;/a:Action&gt;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&lt;a:RelatesTo&gt;</w:t>
      </w:r>
      <w:r w:rsidRPr="00A03C55">
        <w:rPr>
          <w:rFonts w:ascii="Courier New" w:hAnsi="Courier New"/>
          <w:color w:val="000000"/>
          <w:sz w:val="16"/>
          <w:szCs w:val="16"/>
          <w:shd w:val="clear" w:color="auto" w:fill="FFFFFF"/>
        </w:rPr>
        <w:t>urn:uuid:def119ad-dc13-49c1-a3c7-e3742531f9b3</w:t>
      </w:r>
      <w:r w:rsidRPr="00A03C55">
        <w:rPr>
          <w:rFonts w:ascii="Courier New" w:hAnsi="Courier New"/>
          <w:color w:val="000096"/>
          <w:sz w:val="16"/>
          <w:szCs w:val="16"/>
          <w:shd w:val="clear" w:color="auto" w:fill="FFFFFF"/>
        </w:rPr>
        <w:t>&lt;/a:RelatesTo&gt;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&lt;/s:Header&gt;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&lt;s:Body&gt;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&lt;query:AdhocQueryResponse</w:t>
      </w:r>
      <w:r w:rsidRPr="00A03C55">
        <w:rPr>
          <w:rFonts w:ascii="Courier New" w:hAnsi="Courier New"/>
          <w:color w:val="000096"/>
          <w:sz w:val="16"/>
          <w:szCs w:val="16"/>
          <w:shd w:val="clear" w:color="auto" w:fill="FFFFFF"/>
        </w:rPr>
        <w:br/>
      </w:r>
      <w:r w:rsidRPr="00A03C55">
        <w:rPr>
          <w:rFonts w:ascii="Courier New" w:hAnsi="Courier New"/>
          <w:color w:val="F5844C"/>
          <w:sz w:val="16"/>
          <w:szCs w:val="16"/>
          <w:shd w:val="clear" w:color="auto" w:fill="FFFFFF"/>
        </w:rPr>
        <w:t xml:space="preserve">            xmlns:query</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"urn:oasis:names:tc:ebxml-regrep:xsd:query:3.0"</w:t>
      </w:r>
      <w:r w:rsidRPr="00A03C55">
        <w:rPr>
          <w:rFonts w:ascii="Courier New" w:hAnsi="Courier New"/>
          <w:color w:val="F5844C"/>
          <w:sz w:val="16"/>
          <w:szCs w:val="16"/>
          <w:shd w:val="clear" w:color="auto" w:fill="FFFFFF"/>
        </w:rPr>
        <w:br/>
        <w:t xml:space="preserve">            status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"urn:oasis:names:tc:ebxml-regrep:ResponseStatusType:Success"</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&lt;rim:RegistryObjectList</w:t>
      </w:r>
      <w:r w:rsidRPr="00A03C55">
        <w:rPr>
          <w:rFonts w:ascii="Courier New" w:hAnsi="Courier New"/>
          <w:color w:val="F5844C"/>
          <w:sz w:val="16"/>
          <w:szCs w:val="16"/>
          <w:shd w:val="clear" w:color="auto" w:fill="FFFFFF"/>
        </w:rPr>
        <w:t xml:space="preserve"> xmlns:rim</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"urn:oasis:names:tc:ebxml-regrep:xsd:rim:3.0"</w:t>
      </w:r>
      <w:r w:rsidRPr="00A03C55">
        <w:rPr>
          <w:rFonts w:ascii="Courier New" w:hAnsi="Courier New"/>
          <w:color w:val="000096"/>
          <w:sz w:val="16"/>
          <w:szCs w:val="16"/>
          <w:shd w:val="clear" w:color="auto" w:fill="FFFFFF"/>
        </w:rPr>
        <w:t>&gt;</w:t>
      </w:r>
    </w:p>
    <w:p w14:paraId="10217B75"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6400"/>
          <w:sz w:val="16"/>
          <w:szCs w:val="16"/>
          <w:shd w:val="clear" w:color="auto" w:fill="FFFFFF"/>
        </w:rPr>
      </w:pPr>
      <w:r w:rsidRPr="00A03C55">
        <w:rPr>
          <w:rFonts w:ascii="Courier New" w:hAnsi="Courier New"/>
          <w:color w:val="000000"/>
          <w:sz w:val="16"/>
          <w:szCs w:val="16"/>
          <w:shd w:val="clear" w:color="auto" w:fill="FFFFFF"/>
        </w:rPr>
        <w:br/>
        <w:t xml:space="preserve">                </w:t>
      </w:r>
      <w:r w:rsidRPr="00A03C55">
        <w:rPr>
          <w:rFonts w:ascii="Courier New" w:hAnsi="Courier New"/>
          <w:color w:val="006400"/>
          <w:sz w:val="16"/>
          <w:szCs w:val="16"/>
          <w:shd w:val="clear" w:color="auto" w:fill="FFFFFF"/>
        </w:rPr>
        <w:t>&lt;!-- Internal details of ExtrinsicObjects are not shown --&gt;</w:t>
      </w:r>
    </w:p>
    <w:p w14:paraId="6F89E86E"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00"/>
          <w:sz w:val="16"/>
          <w:szCs w:val="16"/>
          <w:shd w:val="clear" w:color="auto" w:fill="FFFFFF"/>
        </w:rPr>
      </w:pP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&lt;/rim:RegistryObjectList&gt;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&lt;/query:AdhocQueryResponse&gt;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&lt;/s:Body&gt;</w:t>
      </w:r>
      <w:r w:rsidRPr="00A03C55">
        <w:rPr>
          <w:rFonts w:ascii="Courier New" w:hAnsi="Courier New"/>
          <w:color w:val="000000"/>
          <w:sz w:val="16"/>
          <w:szCs w:val="16"/>
          <w:shd w:val="clear" w:color="auto" w:fill="FFFFFF"/>
        </w:rPr>
        <w:br/>
      </w:r>
      <w:r w:rsidRPr="00A03C55">
        <w:rPr>
          <w:rFonts w:ascii="Courier New" w:hAnsi="Courier New"/>
          <w:color w:val="000096"/>
          <w:sz w:val="16"/>
          <w:szCs w:val="16"/>
          <w:shd w:val="clear" w:color="auto" w:fill="FFFFFF"/>
        </w:rPr>
        <w:t>&lt;/s:Envelope&gt;</w:t>
      </w:r>
      <w:r w:rsidRPr="00A03C55">
        <w:rPr>
          <w:rFonts w:ascii="Courier New" w:hAnsi="Courier New"/>
          <w:color w:val="000000"/>
          <w:sz w:val="16"/>
          <w:szCs w:val="16"/>
          <w:shd w:val="clear" w:color="auto" w:fill="FFFFFF"/>
        </w:rPr>
        <w:t xml:space="preserve"> </w:t>
      </w:r>
    </w:p>
    <w:p w14:paraId="18A6B541" w14:textId="77777777" w:rsidR="007A1F44" w:rsidRPr="00A03C55" w:rsidRDefault="007A1F44" w:rsidP="00775A5C">
      <w:pPr>
        <w:pStyle w:val="Heading5"/>
        <w:numPr>
          <w:ilvl w:val="0"/>
          <w:numId w:val="0"/>
        </w:numPr>
        <w:tabs>
          <w:tab w:val="clear" w:pos="2160"/>
          <w:tab w:val="clear" w:pos="2880"/>
          <w:tab w:val="clear" w:pos="3600"/>
          <w:tab w:val="clear" w:pos="4320"/>
        </w:tabs>
        <w:rPr>
          <w:noProof w:val="0"/>
        </w:rPr>
      </w:pPr>
      <w:r w:rsidRPr="00A03C55">
        <w:rPr>
          <w:noProof w:val="0"/>
        </w:rPr>
        <w:t>3.51.4.1.3 Expected Actions</w:t>
      </w:r>
    </w:p>
    <w:p w14:paraId="177A4BA4" w14:textId="50AECC04" w:rsidR="00CC3C2B" w:rsidRPr="00A03C55" w:rsidRDefault="00CC3C2B" w:rsidP="00CC3C2B">
      <w:pPr>
        <w:pStyle w:val="BodyText"/>
      </w:pPr>
      <w:r w:rsidRPr="00A03C55">
        <w:t>A Document Registry that supports the PatientId Only Option shall be able to process messages that include one or more $XDSDocumentEntryPatientId values and do not include $XDSDocumentEntryClassCode, $XDSDocumentEntryEventCodeList, or $XDSDocumentEntryHealthcareFacilityTypeCode values (for the FindDocumentsForMultiplePatients query) or $XDSFolderCodeList values (for the FindFoldersForMultiplePatients query)</w:t>
      </w:r>
      <w:r w:rsidR="00977EA3" w:rsidRPr="00A03C55">
        <w:t xml:space="preserve">. </w:t>
      </w:r>
    </w:p>
    <w:p w14:paraId="49B4866E" w14:textId="5547ACDE" w:rsidR="00CC3C2B" w:rsidRPr="00A03C55" w:rsidRDefault="00CC3C2B" w:rsidP="00CC3C2B">
      <w:pPr>
        <w:pStyle w:val="BodyText"/>
      </w:pPr>
      <w:r w:rsidRPr="00A03C55">
        <w:t>A Document Registry that does NOT support the PatientId Only Option may return an XDSStoredQueryParamNumber error in this case.</w:t>
      </w:r>
    </w:p>
    <w:p w14:paraId="4E844AAA" w14:textId="5E80974D" w:rsidR="007A1F44" w:rsidRPr="00A03C55" w:rsidRDefault="007A1F44" w:rsidP="00775A5C">
      <w:pPr>
        <w:pStyle w:val="BodyText"/>
        <w:rPr>
          <w:lang w:eastAsia="ar-SA"/>
        </w:rPr>
      </w:pPr>
      <w:r w:rsidRPr="00A03C55">
        <w:rPr>
          <w:lang w:eastAsia="ar-SA"/>
        </w:rPr>
        <w:t xml:space="preserve">See Registry Stored Query [ITI-18] for </w:t>
      </w:r>
      <w:r w:rsidR="00CC3C2B" w:rsidRPr="00A03C55">
        <w:rPr>
          <w:lang w:eastAsia="ar-SA"/>
        </w:rPr>
        <w:t xml:space="preserve">additional </w:t>
      </w:r>
      <w:r w:rsidRPr="00A03C55">
        <w:rPr>
          <w:lang w:eastAsia="ar-SA"/>
        </w:rPr>
        <w:t>Expected Actions</w:t>
      </w:r>
      <w:r w:rsidR="00FA31E0" w:rsidRPr="00A03C55">
        <w:rPr>
          <w:lang w:eastAsia="ar-SA"/>
        </w:rPr>
        <w:t xml:space="preserve"> – ITI TF-2a: 3.18.4.1.3</w:t>
      </w:r>
      <w:r w:rsidRPr="00A03C55">
        <w:rPr>
          <w:lang w:eastAsia="ar-SA"/>
        </w:rPr>
        <w:t>.</w:t>
      </w:r>
    </w:p>
    <w:p w14:paraId="4431439C" w14:textId="77777777" w:rsidR="007A1F44" w:rsidRPr="00A03C55" w:rsidRDefault="007A1F44" w:rsidP="00B10D4B">
      <w:pPr>
        <w:pStyle w:val="Heading3"/>
        <w:numPr>
          <w:ilvl w:val="0"/>
          <w:numId w:val="0"/>
        </w:numPr>
        <w:tabs>
          <w:tab w:val="clear" w:pos="2160"/>
          <w:tab w:val="clear" w:pos="2880"/>
        </w:tabs>
        <w:rPr>
          <w:bCs/>
          <w:noProof w:val="0"/>
          <w:kern w:val="1"/>
          <w:lang w:eastAsia="ar-SA"/>
        </w:rPr>
      </w:pPr>
      <w:bookmarkStart w:id="1710" w:name="_Toc268877336"/>
      <w:bookmarkStart w:id="1711" w:name="_Toc268877410"/>
      <w:bookmarkStart w:id="1712" w:name="_Toc269212459"/>
      <w:bookmarkStart w:id="1713" w:name="_Toc398544387"/>
      <w:bookmarkStart w:id="1714" w:name="_Toc398718018"/>
      <w:bookmarkStart w:id="1715" w:name="_Toc13773792"/>
      <w:r w:rsidRPr="00A03C55">
        <w:rPr>
          <w:bCs/>
          <w:noProof w:val="0"/>
          <w:kern w:val="1"/>
          <w:lang w:eastAsia="ar-SA"/>
        </w:rPr>
        <w:t>3.51.5 Security Considerations</w:t>
      </w:r>
      <w:bookmarkEnd w:id="1710"/>
      <w:bookmarkEnd w:id="1711"/>
      <w:bookmarkEnd w:id="1712"/>
      <w:bookmarkEnd w:id="1713"/>
      <w:bookmarkEnd w:id="1714"/>
      <w:bookmarkEnd w:id="1715"/>
    </w:p>
    <w:p w14:paraId="30FB8812" w14:textId="0F522549" w:rsidR="007A1F44" w:rsidRPr="00A03C55" w:rsidRDefault="007A1F44" w:rsidP="00775A5C">
      <w:pPr>
        <w:pStyle w:val="BodyText"/>
      </w:pPr>
      <w:r w:rsidRPr="00A03C55">
        <w:t xml:space="preserve">All of the Security Considerations found in </w:t>
      </w:r>
      <w:r w:rsidR="008E21EF" w:rsidRPr="00A03C55">
        <w:t>[</w:t>
      </w:r>
      <w:r w:rsidRPr="00A03C55">
        <w:t>ITI-18</w:t>
      </w:r>
      <w:r w:rsidR="008E21EF" w:rsidRPr="00A03C55">
        <w:t>]</w:t>
      </w:r>
      <w:r w:rsidRPr="00A03C55">
        <w:t xml:space="preserve"> apply with the following further profiling.</w:t>
      </w:r>
    </w:p>
    <w:p w14:paraId="3C9FF08F" w14:textId="3A70572D" w:rsidR="007A1F44" w:rsidRPr="00A03C55" w:rsidRDefault="007A1F44" w:rsidP="00775A5C">
      <w:pPr>
        <w:pStyle w:val="BodyText"/>
      </w:pPr>
      <w:r w:rsidRPr="00A03C55">
        <w:t>It is expected that the ATNA authentication would be used to restrict access to the M</w:t>
      </w:r>
      <w:r w:rsidR="008E21EF" w:rsidRPr="00A03C55">
        <w:t>ulti-Patient Query [ITI-51]</w:t>
      </w:r>
      <w:r w:rsidRPr="00A03C55">
        <w:t xml:space="preserve"> transaction. It is expected that few systems would be allowed to request the LeafClass return result.</w:t>
      </w:r>
    </w:p>
    <w:p w14:paraId="5EDC6581" w14:textId="77777777" w:rsidR="007A1F44" w:rsidRPr="00A03C55" w:rsidRDefault="007A1F44" w:rsidP="00775A5C">
      <w:pPr>
        <w:pStyle w:val="Heading4"/>
        <w:numPr>
          <w:ilvl w:val="0"/>
          <w:numId w:val="0"/>
        </w:numPr>
        <w:tabs>
          <w:tab w:val="clear" w:pos="2160"/>
          <w:tab w:val="clear" w:pos="2880"/>
          <w:tab w:val="clear" w:pos="3600"/>
        </w:tabs>
        <w:rPr>
          <w:noProof w:val="0"/>
          <w:kern w:val="1"/>
          <w:lang w:eastAsia="ar-SA"/>
        </w:rPr>
      </w:pPr>
      <w:bookmarkStart w:id="1716" w:name="_Toc398544388"/>
      <w:r w:rsidRPr="00A03C55">
        <w:rPr>
          <w:noProof w:val="0"/>
          <w:kern w:val="1"/>
          <w:lang w:eastAsia="ar-SA"/>
        </w:rPr>
        <w:t>3.51.5.1 Security Audit Considerations</w:t>
      </w:r>
      <w:bookmarkEnd w:id="1716"/>
    </w:p>
    <w:p w14:paraId="482EF19C" w14:textId="705D71B7" w:rsidR="007A1F44" w:rsidRPr="00A03C55" w:rsidRDefault="00383381" w:rsidP="00E63AF7">
      <w:pPr>
        <w:rPr>
          <w:bCs/>
          <w:lang w:eastAsia="ar-SA"/>
        </w:rPr>
      </w:pPr>
      <w:r w:rsidRPr="00A03C55">
        <w:rPr>
          <w:lang w:eastAsia="ar-SA"/>
        </w:rPr>
        <w:t>The actors</w:t>
      </w:r>
      <w:r w:rsidR="007A1F44" w:rsidRPr="00A03C55">
        <w:rPr>
          <w:lang w:eastAsia="ar-SA"/>
        </w:rPr>
        <w:t xml:space="preserve"> involved shall record one audit event for each patient identity that has been included in the query according to the following. It is important for security auditing that the audit message contain only one patient identity to better handle these messages in the Audit Record Repository. </w:t>
      </w:r>
      <w:r w:rsidR="007A1F44" w:rsidRPr="00A03C55">
        <w:rPr>
          <w:bCs/>
          <w:lang w:eastAsia="ar-SA"/>
        </w:rPr>
        <w:t>If the query includes no patient identities, both Actors shall record a single audit event with no Patient participant.</w:t>
      </w:r>
    </w:p>
    <w:p w14:paraId="4BF7CF27" w14:textId="77777777" w:rsidR="007A1F44" w:rsidRPr="00A03C55" w:rsidRDefault="007A1F44" w:rsidP="003462A5">
      <w:pPr>
        <w:pStyle w:val="Heading5"/>
        <w:rPr>
          <w:noProof w:val="0"/>
        </w:rPr>
      </w:pPr>
      <w:r w:rsidRPr="00A03C55">
        <w:rPr>
          <w:noProof w:val="0"/>
        </w:rPr>
        <w:lastRenderedPageBreak/>
        <w:t>3.51.5.1.1 Document Consumer audit message:</w:t>
      </w:r>
    </w:p>
    <w:tbl>
      <w:tblPr>
        <w:tblW w:w="9726" w:type="dxa"/>
        <w:tblInd w:w="-30" w:type="dxa"/>
        <w:tblLayout w:type="fixed"/>
        <w:tblLook w:val="0000" w:firstRow="0" w:lastRow="0" w:firstColumn="0" w:lastColumn="0" w:noHBand="0" w:noVBand="0"/>
      </w:tblPr>
      <w:tblGrid>
        <w:gridCol w:w="1458"/>
        <w:gridCol w:w="2610"/>
        <w:gridCol w:w="720"/>
        <w:gridCol w:w="4938"/>
      </w:tblGrid>
      <w:tr w:rsidR="007A1F44" w:rsidRPr="00A03C55" w14:paraId="4D52EFA1" w14:textId="77777777" w:rsidTr="00D372D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CD2F111" w14:textId="77777777" w:rsidR="007A1F44" w:rsidRPr="00A03C55" w:rsidRDefault="007A1F44" w:rsidP="00D372D5">
            <w:pPr>
              <w:pStyle w:val="TableEntry"/>
              <w:rPr>
                <w:noProof w:val="0"/>
                <w:lang w:eastAsia="ar-SA"/>
              </w:rPr>
            </w:pPr>
          </w:p>
        </w:tc>
        <w:tc>
          <w:tcPr>
            <w:tcW w:w="2610" w:type="dxa"/>
            <w:tcBorders>
              <w:top w:val="single" w:sz="4" w:space="0" w:color="auto"/>
              <w:left w:val="single" w:sz="4" w:space="0" w:color="auto"/>
              <w:bottom w:val="single" w:sz="4" w:space="0" w:color="auto"/>
              <w:right w:val="single" w:sz="4" w:space="0" w:color="auto"/>
            </w:tcBorders>
            <w:vAlign w:val="center"/>
          </w:tcPr>
          <w:p w14:paraId="43771A94" w14:textId="77777777" w:rsidR="007A1F44" w:rsidRPr="00A03C55" w:rsidRDefault="007A1F44" w:rsidP="00A063AC">
            <w:pPr>
              <w:pStyle w:val="TableEntryHeader"/>
              <w:rPr>
                <w:noProof w:val="0"/>
                <w:lang w:eastAsia="ar-SA"/>
              </w:rPr>
            </w:pPr>
            <w:r w:rsidRPr="00A03C55">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4B436DEA" w14:textId="77777777" w:rsidR="007A1F44" w:rsidRPr="00A03C55" w:rsidRDefault="007A1F44" w:rsidP="00A53067">
            <w:pPr>
              <w:pStyle w:val="TableEntryHeader"/>
              <w:rPr>
                <w:noProof w:val="0"/>
                <w:lang w:eastAsia="ar-SA"/>
              </w:rPr>
            </w:pPr>
            <w:r w:rsidRPr="00A03C55">
              <w:rPr>
                <w:noProof w:val="0"/>
                <w:lang w:eastAsia="ar-SA"/>
              </w:rPr>
              <w:t>Opt</w:t>
            </w:r>
          </w:p>
        </w:tc>
        <w:tc>
          <w:tcPr>
            <w:tcW w:w="4938" w:type="dxa"/>
            <w:tcBorders>
              <w:top w:val="single" w:sz="4" w:space="0" w:color="auto"/>
              <w:left w:val="single" w:sz="4" w:space="0" w:color="auto"/>
              <w:bottom w:val="single" w:sz="4" w:space="0" w:color="auto"/>
              <w:right w:val="single" w:sz="4" w:space="0" w:color="auto"/>
            </w:tcBorders>
            <w:vAlign w:val="center"/>
          </w:tcPr>
          <w:p w14:paraId="74DC9527" w14:textId="77777777" w:rsidR="007A1F44" w:rsidRPr="00A03C55" w:rsidRDefault="007A1F44" w:rsidP="00A53067">
            <w:pPr>
              <w:pStyle w:val="TableEntryHeader"/>
              <w:rPr>
                <w:noProof w:val="0"/>
                <w:lang w:eastAsia="ar-SA"/>
              </w:rPr>
            </w:pPr>
            <w:r w:rsidRPr="00A03C55">
              <w:rPr>
                <w:noProof w:val="0"/>
                <w:lang w:eastAsia="ar-SA"/>
              </w:rPr>
              <w:t>Value Constraints</w:t>
            </w:r>
          </w:p>
        </w:tc>
      </w:tr>
      <w:tr w:rsidR="007A1F44" w:rsidRPr="00A03C55" w14:paraId="6C333DC8"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01BFD413" w14:textId="77777777" w:rsidR="007A1F44" w:rsidRPr="00A03C55" w:rsidRDefault="007A1F44" w:rsidP="003462A5">
            <w:pPr>
              <w:pStyle w:val="TableEntryHeader"/>
              <w:rPr>
                <w:noProof w:val="0"/>
              </w:rPr>
            </w:pPr>
            <w:r w:rsidRPr="00A03C55">
              <w:rPr>
                <w:noProof w:val="0"/>
              </w:rPr>
              <w:t>Event</w:t>
            </w:r>
          </w:p>
          <w:p w14:paraId="3737958D" w14:textId="77777777" w:rsidR="007A1F44" w:rsidRPr="00A03C55" w:rsidRDefault="007A1F44" w:rsidP="003462A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6A7101FD" w14:textId="77777777" w:rsidR="007A1F44" w:rsidRPr="00A03C55" w:rsidRDefault="007A1F44" w:rsidP="00A90064">
            <w:pPr>
              <w:pStyle w:val="TableEntry"/>
              <w:snapToGrid w:val="0"/>
              <w:rPr>
                <w:noProof w:val="0"/>
                <w:sz w:val="16"/>
                <w:lang w:eastAsia="ar-SA"/>
              </w:rPr>
            </w:pPr>
            <w:r w:rsidRPr="00A03C55">
              <w:rPr>
                <w:noProof w:val="0"/>
                <w:sz w:val="16"/>
                <w:lang w:eastAsia="ar-SA"/>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0C66277F"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4605EBC8" w14:textId="77777777" w:rsidR="007A1F44" w:rsidRPr="00A03C55" w:rsidRDefault="007A1F44" w:rsidP="00A90064">
            <w:pPr>
              <w:pStyle w:val="TableEntry"/>
              <w:snapToGrid w:val="0"/>
              <w:rPr>
                <w:noProof w:val="0"/>
                <w:sz w:val="16"/>
                <w:lang w:eastAsia="ar-SA"/>
              </w:rPr>
            </w:pPr>
            <w:r w:rsidRPr="00A03C55">
              <w:rPr>
                <w:noProof w:val="0"/>
                <w:sz w:val="16"/>
                <w:lang w:eastAsia="ar-SA"/>
              </w:rPr>
              <w:t>EV(110112, DCM, “Query”)</w:t>
            </w:r>
          </w:p>
        </w:tc>
      </w:tr>
      <w:tr w:rsidR="007A1F44" w:rsidRPr="00A03C55" w14:paraId="6C8788A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04D6119A"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36E02CF" w14:textId="77777777" w:rsidR="007A1F44" w:rsidRPr="00A03C55" w:rsidRDefault="007A1F44" w:rsidP="00A90064">
            <w:pPr>
              <w:pStyle w:val="TableEntry"/>
              <w:snapToGrid w:val="0"/>
              <w:rPr>
                <w:noProof w:val="0"/>
                <w:sz w:val="16"/>
                <w:lang w:eastAsia="ar-SA"/>
              </w:rPr>
            </w:pPr>
            <w:r w:rsidRPr="00A03C55">
              <w:rPr>
                <w:noProof w:val="0"/>
                <w:sz w:val="16"/>
                <w:lang w:eastAsia="ar-SA"/>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4E6E8C13"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02009CAF" w14:textId="77777777" w:rsidR="007A1F44" w:rsidRPr="00A03C55" w:rsidRDefault="007A1F44" w:rsidP="00A90064">
            <w:pPr>
              <w:pStyle w:val="TableEntry"/>
              <w:snapToGrid w:val="0"/>
              <w:rPr>
                <w:noProof w:val="0"/>
                <w:sz w:val="16"/>
                <w:lang w:eastAsia="ar-SA"/>
              </w:rPr>
            </w:pPr>
            <w:r w:rsidRPr="00A03C55">
              <w:rPr>
                <w:noProof w:val="0"/>
                <w:sz w:val="16"/>
                <w:lang w:eastAsia="ar-SA"/>
              </w:rPr>
              <w:t xml:space="preserve">“E” (Execute) </w:t>
            </w:r>
          </w:p>
        </w:tc>
      </w:tr>
      <w:tr w:rsidR="007A1F44" w:rsidRPr="00A03C55" w14:paraId="442923C7"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691D5B9"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3C0D20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57463CBE" w14:textId="02CD2F4B" w:rsidR="007A1F44" w:rsidRPr="00A03C55" w:rsidRDefault="00DE053B"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3C953BEF"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6FBAD7C1"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794E6EF8"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51040C9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2363D74C" w14:textId="149C10D6" w:rsidR="007A1F44" w:rsidRPr="00A03C55" w:rsidRDefault="00DE053B"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48473B4D"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32258949"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6DF3FEB2"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47EEEF8" w14:textId="77777777" w:rsidR="007A1F44" w:rsidRPr="00A03C55" w:rsidRDefault="007A1F44" w:rsidP="00A90064">
            <w:pPr>
              <w:pStyle w:val="TableEntry"/>
              <w:snapToGrid w:val="0"/>
              <w:rPr>
                <w:i/>
                <w:iCs/>
                <w:noProof w:val="0"/>
                <w:sz w:val="16"/>
                <w:lang w:eastAsia="ar-SA"/>
              </w:rPr>
            </w:pPr>
            <w:r w:rsidRPr="00A03C55">
              <w:rPr>
                <w:noProof w:val="0"/>
                <w:sz w:val="16"/>
                <w:lang w:eastAsia="ar-SA"/>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54A2871F" w14:textId="77777777" w:rsidR="007A1F44" w:rsidRPr="00A03C55" w:rsidRDefault="007A1F44" w:rsidP="00A90064">
            <w:pPr>
              <w:pStyle w:val="TableEntry"/>
              <w:snapToGrid w:val="0"/>
              <w:jc w:val="center"/>
              <w:rPr>
                <w:i/>
                <w:iCs/>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7A2680BB" w14:textId="37B6FCDC" w:rsidR="007A1F44" w:rsidRPr="00A03C55" w:rsidRDefault="007A1F44" w:rsidP="00A90064">
            <w:pPr>
              <w:pStyle w:val="TableEntry"/>
              <w:snapToGrid w:val="0"/>
              <w:rPr>
                <w:iCs/>
                <w:noProof w:val="0"/>
                <w:sz w:val="16"/>
                <w:lang w:eastAsia="ar-SA"/>
              </w:rPr>
            </w:pPr>
            <w:r w:rsidRPr="00A03C55">
              <w:rPr>
                <w:iCs/>
                <w:noProof w:val="0"/>
                <w:sz w:val="16"/>
                <w:lang w:eastAsia="ar-SA"/>
              </w:rPr>
              <w:t xml:space="preserve">EV(“ITI-51”,“IHE Transactions”,“Multi-Patient </w:t>
            </w:r>
            <w:r w:rsidR="00DE053B" w:rsidRPr="00A03C55">
              <w:rPr>
                <w:iCs/>
                <w:noProof w:val="0"/>
                <w:sz w:val="16"/>
                <w:lang w:eastAsia="ar-SA"/>
              </w:rPr>
              <w:t xml:space="preserve">Stored </w:t>
            </w:r>
            <w:r w:rsidRPr="00A03C55">
              <w:rPr>
                <w:iCs/>
                <w:noProof w:val="0"/>
                <w:sz w:val="16"/>
                <w:lang w:eastAsia="ar-SA"/>
              </w:rPr>
              <w:t>Query”)</w:t>
            </w:r>
          </w:p>
        </w:tc>
      </w:tr>
      <w:tr w:rsidR="007A1F44" w:rsidRPr="00A03C55" w14:paraId="43FFF4A2"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5107907" w14:textId="77777777" w:rsidR="007A1F44" w:rsidRPr="00A03C55" w:rsidRDefault="007A1F44" w:rsidP="003462A5">
            <w:pPr>
              <w:pStyle w:val="TableEntry"/>
              <w:rPr>
                <w:b/>
                <w:noProof w:val="0"/>
              </w:rPr>
            </w:pPr>
            <w:r w:rsidRPr="00A03C55">
              <w:rPr>
                <w:noProof w:val="0"/>
              </w:rPr>
              <w:t>Source (Document Consumer) (1)</w:t>
            </w:r>
          </w:p>
        </w:tc>
      </w:tr>
      <w:tr w:rsidR="007A1F44" w:rsidRPr="00A03C55" w14:paraId="617E8BF9"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D58C4B1" w14:textId="77777777" w:rsidR="007A1F44" w:rsidRPr="00A03C55" w:rsidRDefault="007A1F44" w:rsidP="003462A5">
            <w:pPr>
              <w:pStyle w:val="TableEntry"/>
              <w:rPr>
                <w:b/>
                <w:noProof w:val="0"/>
              </w:rPr>
            </w:pPr>
            <w:r w:rsidRPr="00A03C55">
              <w:rPr>
                <w:noProof w:val="0"/>
              </w:rPr>
              <w:t>Human Requestor (0..n)</w:t>
            </w:r>
          </w:p>
        </w:tc>
      </w:tr>
      <w:tr w:rsidR="007A1F44" w:rsidRPr="00A03C55" w14:paraId="1C765B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ECCA8D9" w14:textId="77777777" w:rsidR="007A1F44" w:rsidRPr="00A03C55" w:rsidRDefault="007A1F44" w:rsidP="003462A5">
            <w:pPr>
              <w:pStyle w:val="TableEntry"/>
              <w:rPr>
                <w:b/>
                <w:noProof w:val="0"/>
              </w:rPr>
            </w:pPr>
            <w:r w:rsidRPr="00A03C55">
              <w:rPr>
                <w:noProof w:val="0"/>
              </w:rPr>
              <w:t>Destination (Document Registry) (1)</w:t>
            </w:r>
          </w:p>
        </w:tc>
      </w:tr>
      <w:tr w:rsidR="007A1F44" w:rsidRPr="00A03C55" w14:paraId="4A4A08DE"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03901A35" w14:textId="77777777" w:rsidR="007A1F44" w:rsidRPr="00A03C55" w:rsidRDefault="007A1F44" w:rsidP="003462A5">
            <w:pPr>
              <w:pStyle w:val="TableEntry"/>
              <w:rPr>
                <w:b/>
                <w:noProof w:val="0"/>
              </w:rPr>
            </w:pPr>
            <w:r w:rsidRPr="00A03C55">
              <w:rPr>
                <w:noProof w:val="0"/>
              </w:rPr>
              <w:t>Audit Source (Document Consumer) (1)</w:t>
            </w:r>
          </w:p>
        </w:tc>
      </w:tr>
      <w:tr w:rsidR="007A1F44" w:rsidRPr="00A03C55" w14:paraId="486AEEE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15430D89" w14:textId="423EAB40" w:rsidR="007A1F44" w:rsidRPr="00A03C55" w:rsidRDefault="007A1F44" w:rsidP="003462A5">
            <w:pPr>
              <w:pStyle w:val="TableEntry"/>
              <w:rPr>
                <w:b/>
                <w:noProof w:val="0"/>
              </w:rPr>
            </w:pPr>
            <w:r w:rsidRPr="00A03C55">
              <w:rPr>
                <w:noProof w:val="0"/>
              </w:rPr>
              <w:t>Patient (0..</w:t>
            </w:r>
            <w:r w:rsidR="00DE053B" w:rsidRPr="00A03C55">
              <w:rPr>
                <w:noProof w:val="0"/>
              </w:rPr>
              <w:t>n</w:t>
            </w:r>
            <w:r w:rsidRPr="00A03C55">
              <w:rPr>
                <w:noProof w:val="0"/>
              </w:rPr>
              <w:t>)</w:t>
            </w:r>
          </w:p>
        </w:tc>
      </w:tr>
      <w:tr w:rsidR="007A1F44" w:rsidRPr="00A03C55" w14:paraId="089A771B"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5CCFBE" w14:textId="2FC89870" w:rsidR="007A1F44" w:rsidRPr="00A03C55" w:rsidRDefault="007A1F44" w:rsidP="003462A5">
            <w:pPr>
              <w:pStyle w:val="TableEntry"/>
              <w:rPr>
                <w:b/>
                <w:noProof w:val="0"/>
              </w:rPr>
            </w:pPr>
            <w:r w:rsidRPr="00A03C55">
              <w:rPr>
                <w:noProof w:val="0"/>
              </w:rPr>
              <w:t>Query Parameters</w:t>
            </w:r>
            <w:r w:rsidR="00BA4EF3" w:rsidRPr="00A03C55">
              <w:rPr>
                <w:noProof w:val="0"/>
              </w:rPr>
              <w:t xml:space="preserve"> </w:t>
            </w:r>
            <w:r w:rsidRPr="00A03C55">
              <w:rPr>
                <w:noProof w:val="0"/>
              </w:rPr>
              <w:t>(1)</w:t>
            </w:r>
          </w:p>
        </w:tc>
      </w:tr>
    </w:tbl>
    <w:p w14:paraId="5072DD65" w14:textId="77777777" w:rsidR="001B7A7E" w:rsidRPr="00A03C55" w:rsidRDefault="001B7A7E" w:rsidP="00D372D5">
      <w:pPr>
        <w:pStyle w:val="BodyText"/>
      </w:pPr>
    </w:p>
    <w:p w14:paraId="02F88D6C" w14:textId="580824CC" w:rsidR="000B2B4C" w:rsidRPr="00A03C55" w:rsidRDefault="000B2B4C" w:rsidP="00D372D5">
      <w:pPr>
        <w:pStyle w:val="BodyText"/>
      </w:pPr>
      <w:r w:rsidRPr="00A03C55">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1"/>
        <w:gridCol w:w="2596"/>
        <w:gridCol w:w="707"/>
        <w:gridCol w:w="4576"/>
      </w:tblGrid>
      <w:tr w:rsidR="007A1F44" w:rsidRPr="00A03C55" w14:paraId="367192F5" w14:textId="77777777" w:rsidTr="00A42D84">
        <w:tc>
          <w:tcPr>
            <w:tcW w:w="1480" w:type="dxa"/>
            <w:vMerge w:val="restart"/>
          </w:tcPr>
          <w:p w14:paraId="00AF53F0" w14:textId="77777777" w:rsidR="007A1F44" w:rsidRPr="00A03C55" w:rsidRDefault="007A1F44" w:rsidP="00A063AC">
            <w:pPr>
              <w:pStyle w:val="TableEntryHeader"/>
              <w:rPr>
                <w:noProof w:val="0"/>
                <w:lang w:eastAsia="ar-SA"/>
              </w:rPr>
            </w:pPr>
            <w:r w:rsidRPr="00A03C55">
              <w:rPr>
                <w:noProof w:val="0"/>
                <w:lang w:eastAsia="ar-SA"/>
              </w:rPr>
              <w:t>Source</w:t>
            </w:r>
          </w:p>
          <w:p w14:paraId="6133C8F8" w14:textId="77777777" w:rsidR="007A1F44" w:rsidRPr="00A03C55" w:rsidRDefault="007A1F44" w:rsidP="003462A5">
            <w:pPr>
              <w:pStyle w:val="TableEntryHeader"/>
              <w:rPr>
                <w:bCs/>
                <w:noProof w:val="0"/>
                <w:sz w:val="12"/>
              </w:rPr>
            </w:pPr>
            <w:r w:rsidRPr="00A03C55">
              <w:rPr>
                <w:bCs/>
                <w:noProof w:val="0"/>
                <w:sz w:val="12"/>
                <w:lang w:eastAsia="ar-SA"/>
              </w:rPr>
              <w:t>AuditMessage/</w:t>
            </w:r>
            <w:r w:rsidRPr="00A03C55">
              <w:rPr>
                <w:bCs/>
                <w:noProof w:val="0"/>
                <w:sz w:val="12"/>
                <w:lang w:eastAsia="ar-SA"/>
              </w:rPr>
              <w:br/>
              <w:t>ActiveParticipant</w:t>
            </w:r>
          </w:p>
        </w:tc>
        <w:tc>
          <w:tcPr>
            <w:tcW w:w="2609" w:type="dxa"/>
            <w:vAlign w:val="center"/>
          </w:tcPr>
          <w:p w14:paraId="1AB1C76F" w14:textId="77777777" w:rsidR="007A1F44" w:rsidRPr="00A03C55" w:rsidRDefault="007A1F44" w:rsidP="00A42D84">
            <w:pPr>
              <w:pStyle w:val="TableEntry"/>
              <w:rPr>
                <w:noProof w:val="0"/>
                <w:sz w:val="16"/>
              </w:rPr>
            </w:pPr>
            <w:r w:rsidRPr="00A03C55">
              <w:rPr>
                <w:noProof w:val="0"/>
                <w:sz w:val="16"/>
                <w:lang w:eastAsia="ar-SA"/>
              </w:rPr>
              <w:t>UserID</w:t>
            </w:r>
          </w:p>
        </w:tc>
        <w:tc>
          <w:tcPr>
            <w:tcW w:w="719" w:type="dxa"/>
            <w:vAlign w:val="center"/>
          </w:tcPr>
          <w:p w14:paraId="313CBD80" w14:textId="223A21FF" w:rsidR="007A1F44" w:rsidRPr="00A03C55" w:rsidRDefault="00DE053B" w:rsidP="00DE053B">
            <w:pPr>
              <w:pStyle w:val="TableEntry"/>
              <w:rPr>
                <w:noProof w:val="0"/>
                <w:sz w:val="16"/>
              </w:rPr>
            </w:pPr>
            <w:r w:rsidRPr="00A03C55">
              <w:rPr>
                <w:noProof w:val="0"/>
                <w:sz w:val="16"/>
                <w:lang w:eastAsia="ar-SA"/>
              </w:rPr>
              <w:t>C</w:t>
            </w:r>
          </w:p>
        </w:tc>
        <w:tc>
          <w:tcPr>
            <w:tcW w:w="4768" w:type="dxa"/>
            <w:vAlign w:val="center"/>
          </w:tcPr>
          <w:p w14:paraId="023E989E" w14:textId="64B22840" w:rsidR="007A1F44" w:rsidRPr="00A03C55" w:rsidRDefault="00DE053B" w:rsidP="00A42D84">
            <w:pPr>
              <w:pStyle w:val="TableEntry"/>
              <w:rPr>
                <w:noProof w:val="0"/>
                <w:sz w:val="16"/>
              </w:rPr>
            </w:pPr>
            <w:r w:rsidRPr="00A03C55">
              <w:rPr>
                <w:noProof w:val="0"/>
              </w:rPr>
              <w:t xml:space="preserve"> </w:t>
            </w:r>
            <w:r w:rsidRPr="00A03C55">
              <w:rPr>
                <w:noProof w:val="0"/>
                <w:sz w:val="16"/>
              </w:rPr>
              <w:t xml:space="preserve">If </w:t>
            </w:r>
            <w:r w:rsidR="00386915" w:rsidRPr="00A03C55">
              <w:rPr>
                <w:noProof w:val="0"/>
                <w:sz w:val="16"/>
              </w:rPr>
              <w:t xml:space="preserve">WS-Addressing based </w:t>
            </w:r>
            <w:r w:rsidRPr="00A03C55">
              <w:rPr>
                <w:noProof w:val="0"/>
                <w:sz w:val="16"/>
              </w:rPr>
              <w:t>Asynchronous Web Services Exchange is being used, the content of the &lt;wsa:ReplyTo/&gt; element. Otherwise, not specialized.</w:t>
            </w:r>
          </w:p>
        </w:tc>
      </w:tr>
      <w:tr w:rsidR="007A1F44" w:rsidRPr="00A03C55" w14:paraId="16008506" w14:textId="77777777" w:rsidTr="00A42D84">
        <w:tc>
          <w:tcPr>
            <w:tcW w:w="1480" w:type="dxa"/>
            <w:vMerge/>
          </w:tcPr>
          <w:p w14:paraId="3E1F8544" w14:textId="77777777" w:rsidR="007A1F44" w:rsidRPr="00A03C55" w:rsidRDefault="007A1F44" w:rsidP="00D372D5">
            <w:pPr>
              <w:pStyle w:val="TableEntry"/>
              <w:rPr>
                <w:noProof w:val="0"/>
                <w:sz w:val="16"/>
              </w:rPr>
            </w:pPr>
          </w:p>
        </w:tc>
        <w:tc>
          <w:tcPr>
            <w:tcW w:w="2609" w:type="dxa"/>
            <w:vAlign w:val="center"/>
          </w:tcPr>
          <w:p w14:paraId="5A485E63" w14:textId="77777777" w:rsidR="007A1F44" w:rsidRPr="00A03C55" w:rsidRDefault="007A1F44" w:rsidP="00D372D5">
            <w:pPr>
              <w:pStyle w:val="TableEntry"/>
              <w:rPr>
                <w:noProof w:val="0"/>
                <w:sz w:val="16"/>
              </w:rPr>
            </w:pPr>
            <w:r w:rsidRPr="00A03C55">
              <w:rPr>
                <w:noProof w:val="0"/>
                <w:sz w:val="16"/>
                <w:lang w:eastAsia="ar-SA"/>
              </w:rPr>
              <w:t>AlternativeUserID</w:t>
            </w:r>
          </w:p>
        </w:tc>
        <w:tc>
          <w:tcPr>
            <w:tcW w:w="719" w:type="dxa"/>
            <w:vAlign w:val="center"/>
          </w:tcPr>
          <w:p w14:paraId="2559F041"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0662C3DC" w14:textId="77B6EDE4" w:rsidR="007A1F44" w:rsidRPr="00A03C55" w:rsidRDefault="00DE053B" w:rsidP="00D372D5">
            <w:pPr>
              <w:pStyle w:val="TableEntry"/>
              <w:rPr>
                <w:noProof w:val="0"/>
                <w:sz w:val="16"/>
              </w:rPr>
            </w:pPr>
            <w:r w:rsidRPr="00A03C55">
              <w:rPr>
                <w:noProof w:val="0"/>
                <w:sz w:val="16"/>
                <w:lang w:eastAsia="ar-SA"/>
              </w:rPr>
              <w:t xml:space="preserve">The </w:t>
            </w:r>
            <w:r w:rsidR="007A1F44" w:rsidRPr="00A03C55">
              <w:rPr>
                <w:noProof w:val="0"/>
                <w:sz w:val="16"/>
                <w:lang w:eastAsia="ar-SA"/>
              </w:rPr>
              <w:t>process ID as used within the local operating system in the local system logs.</w:t>
            </w:r>
          </w:p>
        </w:tc>
      </w:tr>
      <w:tr w:rsidR="007A1F44" w:rsidRPr="00A03C55" w14:paraId="08E6BB2A" w14:textId="77777777" w:rsidTr="00A42D84">
        <w:tc>
          <w:tcPr>
            <w:tcW w:w="1480" w:type="dxa"/>
            <w:vMerge/>
          </w:tcPr>
          <w:p w14:paraId="2CFBF034" w14:textId="77777777" w:rsidR="007A1F44" w:rsidRPr="00A03C55" w:rsidRDefault="007A1F44" w:rsidP="00D372D5">
            <w:pPr>
              <w:pStyle w:val="TableEntry"/>
              <w:rPr>
                <w:noProof w:val="0"/>
                <w:sz w:val="16"/>
              </w:rPr>
            </w:pPr>
          </w:p>
        </w:tc>
        <w:tc>
          <w:tcPr>
            <w:tcW w:w="2609" w:type="dxa"/>
            <w:vAlign w:val="center"/>
          </w:tcPr>
          <w:p w14:paraId="583AB722" w14:textId="77777777" w:rsidR="007A1F44" w:rsidRPr="00A03C55" w:rsidRDefault="007A1F44" w:rsidP="00D372D5">
            <w:pPr>
              <w:pStyle w:val="TableEntry"/>
              <w:rPr>
                <w:i/>
                <w:iCs/>
                <w:noProof w:val="0"/>
                <w:sz w:val="16"/>
              </w:rPr>
            </w:pPr>
            <w:r w:rsidRPr="00A03C55">
              <w:rPr>
                <w:i/>
                <w:iCs/>
                <w:noProof w:val="0"/>
                <w:sz w:val="16"/>
                <w:lang w:eastAsia="ar-SA"/>
              </w:rPr>
              <w:t>UserName</w:t>
            </w:r>
          </w:p>
        </w:tc>
        <w:tc>
          <w:tcPr>
            <w:tcW w:w="719" w:type="dxa"/>
            <w:vAlign w:val="center"/>
          </w:tcPr>
          <w:p w14:paraId="5F906EB0"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768" w:type="dxa"/>
            <w:vAlign w:val="center"/>
          </w:tcPr>
          <w:p w14:paraId="42F33FE3" w14:textId="77777777" w:rsidR="007A1F44" w:rsidRPr="00A03C55" w:rsidRDefault="007A1F44" w:rsidP="00D372D5">
            <w:pPr>
              <w:pStyle w:val="TableEntry"/>
              <w:rPr>
                <w:i/>
                <w:iCs/>
                <w:noProof w:val="0"/>
                <w:sz w:val="16"/>
              </w:rPr>
            </w:pPr>
            <w:r w:rsidRPr="00A03C55">
              <w:rPr>
                <w:i/>
                <w:iCs/>
                <w:noProof w:val="0"/>
                <w:sz w:val="16"/>
                <w:lang w:eastAsia="ar-SA"/>
              </w:rPr>
              <w:t>not specialized</w:t>
            </w:r>
          </w:p>
        </w:tc>
      </w:tr>
      <w:tr w:rsidR="007A1F44" w:rsidRPr="00A03C55" w14:paraId="1134C3E4" w14:textId="77777777" w:rsidTr="00A42D84">
        <w:tc>
          <w:tcPr>
            <w:tcW w:w="1480" w:type="dxa"/>
            <w:vMerge/>
          </w:tcPr>
          <w:p w14:paraId="16A6E99E" w14:textId="77777777" w:rsidR="007A1F44" w:rsidRPr="00A03C55" w:rsidRDefault="007A1F44" w:rsidP="00D372D5">
            <w:pPr>
              <w:pStyle w:val="TableEntry"/>
              <w:rPr>
                <w:noProof w:val="0"/>
                <w:sz w:val="16"/>
              </w:rPr>
            </w:pPr>
          </w:p>
        </w:tc>
        <w:tc>
          <w:tcPr>
            <w:tcW w:w="2609" w:type="dxa"/>
            <w:vAlign w:val="center"/>
          </w:tcPr>
          <w:p w14:paraId="1C5CFE16" w14:textId="77777777" w:rsidR="007A1F44" w:rsidRPr="00A03C55" w:rsidRDefault="007A1F44" w:rsidP="00D372D5">
            <w:pPr>
              <w:pStyle w:val="TableEntry"/>
              <w:rPr>
                <w:i/>
                <w:noProof w:val="0"/>
                <w:sz w:val="16"/>
              </w:rPr>
            </w:pPr>
            <w:r w:rsidRPr="00A03C55">
              <w:rPr>
                <w:i/>
                <w:noProof w:val="0"/>
                <w:sz w:val="16"/>
                <w:lang w:eastAsia="ar-SA"/>
              </w:rPr>
              <w:t>UserIsRequestor</w:t>
            </w:r>
          </w:p>
        </w:tc>
        <w:tc>
          <w:tcPr>
            <w:tcW w:w="719" w:type="dxa"/>
            <w:vAlign w:val="center"/>
          </w:tcPr>
          <w:p w14:paraId="368C417F" w14:textId="3FD12A68" w:rsidR="007A1F44" w:rsidRPr="00A03C55" w:rsidRDefault="00180B10" w:rsidP="00D372D5">
            <w:pPr>
              <w:pStyle w:val="TableEntry"/>
              <w:rPr>
                <w:noProof w:val="0"/>
                <w:sz w:val="16"/>
              </w:rPr>
            </w:pPr>
            <w:r w:rsidRPr="00A03C55">
              <w:rPr>
                <w:i/>
                <w:iCs/>
                <w:noProof w:val="0"/>
                <w:sz w:val="16"/>
                <w:lang w:eastAsia="ar-SA"/>
              </w:rPr>
              <w:t>U</w:t>
            </w:r>
          </w:p>
        </w:tc>
        <w:tc>
          <w:tcPr>
            <w:tcW w:w="4768" w:type="dxa"/>
            <w:vAlign w:val="center"/>
          </w:tcPr>
          <w:p w14:paraId="3DB9851F" w14:textId="79719EEA" w:rsidR="007A1F44" w:rsidRPr="00A03C55" w:rsidRDefault="00180B10" w:rsidP="00D372D5">
            <w:pPr>
              <w:pStyle w:val="TableEntry"/>
              <w:rPr>
                <w:noProof w:val="0"/>
                <w:sz w:val="16"/>
              </w:rPr>
            </w:pPr>
            <w:r w:rsidRPr="00A03C55">
              <w:rPr>
                <w:i/>
                <w:iCs/>
                <w:noProof w:val="0"/>
                <w:sz w:val="16"/>
                <w:lang w:eastAsia="ar-SA"/>
              </w:rPr>
              <w:t>not specialized</w:t>
            </w:r>
          </w:p>
        </w:tc>
      </w:tr>
      <w:tr w:rsidR="007A1F44" w:rsidRPr="00A03C55" w14:paraId="06A31B54" w14:textId="77777777" w:rsidTr="00A42D84">
        <w:tc>
          <w:tcPr>
            <w:tcW w:w="1480" w:type="dxa"/>
            <w:vMerge/>
          </w:tcPr>
          <w:p w14:paraId="304BBC33" w14:textId="77777777" w:rsidR="007A1F44" w:rsidRPr="00A03C55" w:rsidRDefault="007A1F44" w:rsidP="00D372D5">
            <w:pPr>
              <w:pStyle w:val="TableEntry"/>
              <w:rPr>
                <w:noProof w:val="0"/>
                <w:sz w:val="16"/>
              </w:rPr>
            </w:pPr>
          </w:p>
        </w:tc>
        <w:tc>
          <w:tcPr>
            <w:tcW w:w="2609" w:type="dxa"/>
            <w:vAlign w:val="center"/>
          </w:tcPr>
          <w:p w14:paraId="647FB71C" w14:textId="77777777" w:rsidR="007A1F44" w:rsidRPr="00A03C55" w:rsidRDefault="007A1F44" w:rsidP="00D372D5">
            <w:pPr>
              <w:pStyle w:val="TableEntry"/>
              <w:rPr>
                <w:noProof w:val="0"/>
                <w:sz w:val="16"/>
              </w:rPr>
            </w:pPr>
            <w:r w:rsidRPr="00A03C55">
              <w:rPr>
                <w:noProof w:val="0"/>
                <w:sz w:val="16"/>
                <w:lang w:eastAsia="ar-SA"/>
              </w:rPr>
              <w:t>RoleIDCode</w:t>
            </w:r>
          </w:p>
        </w:tc>
        <w:tc>
          <w:tcPr>
            <w:tcW w:w="719" w:type="dxa"/>
            <w:vAlign w:val="center"/>
          </w:tcPr>
          <w:p w14:paraId="12A08B0F"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340388C7" w14:textId="77777777" w:rsidR="007A1F44" w:rsidRPr="00A03C55" w:rsidRDefault="007A1F44" w:rsidP="00D372D5">
            <w:pPr>
              <w:pStyle w:val="TableEntry"/>
              <w:rPr>
                <w:noProof w:val="0"/>
                <w:sz w:val="16"/>
              </w:rPr>
            </w:pPr>
            <w:r w:rsidRPr="00A03C55">
              <w:rPr>
                <w:noProof w:val="0"/>
                <w:sz w:val="16"/>
                <w:lang w:eastAsia="ar-SA"/>
              </w:rPr>
              <w:t>EV(110153, DCM, “Source”)</w:t>
            </w:r>
          </w:p>
        </w:tc>
      </w:tr>
      <w:tr w:rsidR="007A1F44" w:rsidRPr="00A03C55" w14:paraId="3C93A780" w14:textId="77777777" w:rsidTr="00A42D84">
        <w:tc>
          <w:tcPr>
            <w:tcW w:w="1480" w:type="dxa"/>
            <w:vMerge/>
          </w:tcPr>
          <w:p w14:paraId="3A5C219C" w14:textId="77777777" w:rsidR="007A1F44" w:rsidRPr="00A03C55" w:rsidRDefault="007A1F44" w:rsidP="00D372D5">
            <w:pPr>
              <w:pStyle w:val="TableEntry"/>
              <w:rPr>
                <w:noProof w:val="0"/>
                <w:sz w:val="16"/>
              </w:rPr>
            </w:pPr>
          </w:p>
        </w:tc>
        <w:tc>
          <w:tcPr>
            <w:tcW w:w="2609" w:type="dxa"/>
            <w:vAlign w:val="center"/>
          </w:tcPr>
          <w:p w14:paraId="7B822B12" w14:textId="77777777" w:rsidR="007A1F44" w:rsidRPr="00A03C55" w:rsidRDefault="007A1F44" w:rsidP="00D372D5">
            <w:pPr>
              <w:pStyle w:val="TableEntry"/>
              <w:rPr>
                <w:noProof w:val="0"/>
                <w:sz w:val="16"/>
              </w:rPr>
            </w:pPr>
            <w:r w:rsidRPr="00A03C55">
              <w:rPr>
                <w:noProof w:val="0"/>
                <w:sz w:val="16"/>
                <w:lang w:eastAsia="ar-SA"/>
              </w:rPr>
              <w:t>NetworkAccessPointTypeCode</w:t>
            </w:r>
          </w:p>
        </w:tc>
        <w:tc>
          <w:tcPr>
            <w:tcW w:w="719" w:type="dxa"/>
            <w:vAlign w:val="center"/>
          </w:tcPr>
          <w:p w14:paraId="4BBB43BB"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6A222FE1" w14:textId="77777777" w:rsidR="007A1F44" w:rsidRPr="00A03C55" w:rsidRDefault="007A1F44" w:rsidP="00D372D5">
            <w:pPr>
              <w:pStyle w:val="TableEntry"/>
              <w:rPr>
                <w:noProof w:val="0"/>
                <w:sz w:val="16"/>
              </w:rPr>
            </w:pPr>
            <w:r w:rsidRPr="00A03C55">
              <w:rPr>
                <w:noProof w:val="0"/>
                <w:sz w:val="16"/>
                <w:lang w:eastAsia="ar-SA"/>
              </w:rPr>
              <w:t>“1” for machine (DNS) name, “2” for IP address</w:t>
            </w:r>
          </w:p>
        </w:tc>
      </w:tr>
      <w:tr w:rsidR="007A1F44" w:rsidRPr="00A03C55" w14:paraId="57143385" w14:textId="77777777" w:rsidTr="00A42D84">
        <w:tc>
          <w:tcPr>
            <w:tcW w:w="1480" w:type="dxa"/>
            <w:vMerge/>
          </w:tcPr>
          <w:p w14:paraId="078DAE66" w14:textId="77777777" w:rsidR="007A1F44" w:rsidRPr="00A03C55" w:rsidRDefault="007A1F44" w:rsidP="00D372D5">
            <w:pPr>
              <w:pStyle w:val="TableEntry"/>
              <w:rPr>
                <w:noProof w:val="0"/>
                <w:sz w:val="16"/>
              </w:rPr>
            </w:pPr>
          </w:p>
        </w:tc>
        <w:tc>
          <w:tcPr>
            <w:tcW w:w="2609" w:type="dxa"/>
            <w:vAlign w:val="center"/>
          </w:tcPr>
          <w:p w14:paraId="61682AD0" w14:textId="77777777" w:rsidR="007A1F44" w:rsidRPr="00A03C55" w:rsidRDefault="007A1F44" w:rsidP="00D372D5">
            <w:pPr>
              <w:pStyle w:val="TableEntry"/>
              <w:rPr>
                <w:noProof w:val="0"/>
                <w:sz w:val="16"/>
              </w:rPr>
            </w:pPr>
            <w:r w:rsidRPr="00A03C55">
              <w:rPr>
                <w:noProof w:val="0"/>
                <w:sz w:val="16"/>
                <w:lang w:eastAsia="ar-SA"/>
              </w:rPr>
              <w:t>NetworkAccessPointID</w:t>
            </w:r>
          </w:p>
        </w:tc>
        <w:tc>
          <w:tcPr>
            <w:tcW w:w="719" w:type="dxa"/>
            <w:vAlign w:val="center"/>
          </w:tcPr>
          <w:p w14:paraId="743F4A65"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3B1606EB" w14:textId="77777777" w:rsidR="007A1F44" w:rsidRPr="00A03C55" w:rsidRDefault="007A1F44" w:rsidP="00D372D5">
            <w:pPr>
              <w:pStyle w:val="TableEntry"/>
              <w:rPr>
                <w:noProof w:val="0"/>
                <w:sz w:val="16"/>
              </w:rPr>
            </w:pPr>
            <w:r w:rsidRPr="00A03C55">
              <w:rPr>
                <w:noProof w:val="0"/>
                <w:sz w:val="16"/>
                <w:lang w:eastAsia="ar-SA"/>
              </w:rPr>
              <w:t>The machine name or IP address.</w:t>
            </w:r>
          </w:p>
        </w:tc>
      </w:tr>
    </w:tbl>
    <w:p w14:paraId="3D096077" w14:textId="77777777" w:rsidR="007A1F44" w:rsidRPr="00A03C55" w:rsidRDefault="007A1F44" w:rsidP="00D372D5">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2"/>
        <w:gridCol w:w="2595"/>
        <w:gridCol w:w="709"/>
        <w:gridCol w:w="4594"/>
      </w:tblGrid>
      <w:tr w:rsidR="007A1F44" w:rsidRPr="00A03C55" w14:paraId="2FD410B9" w14:textId="77777777" w:rsidTr="00D372D5">
        <w:tc>
          <w:tcPr>
            <w:tcW w:w="1458" w:type="dxa"/>
            <w:vMerge w:val="restart"/>
          </w:tcPr>
          <w:p w14:paraId="2BC68555" w14:textId="77777777" w:rsidR="007A1F44" w:rsidRPr="00A03C55" w:rsidRDefault="007A1F44" w:rsidP="00A063AC">
            <w:pPr>
              <w:pStyle w:val="TableEntryHeader"/>
              <w:rPr>
                <w:noProof w:val="0"/>
                <w:lang w:eastAsia="ar-SA"/>
              </w:rPr>
            </w:pPr>
            <w:r w:rsidRPr="00A03C55">
              <w:rPr>
                <w:noProof w:val="0"/>
                <w:lang w:eastAsia="ar-SA"/>
              </w:rPr>
              <w:t>Human Requestor (if known)</w:t>
            </w:r>
          </w:p>
          <w:p w14:paraId="79F5C805" w14:textId="77777777" w:rsidR="007A1F44" w:rsidRPr="00A03C55" w:rsidRDefault="007A1F44" w:rsidP="00D372D5">
            <w:pPr>
              <w:pStyle w:val="TableEntryHeader"/>
              <w:rPr>
                <w:bCs/>
                <w:noProof w:val="0"/>
                <w:sz w:val="12"/>
              </w:rPr>
            </w:pPr>
            <w:r w:rsidRPr="00A03C55">
              <w:rPr>
                <w:bCs/>
                <w:noProof w:val="0"/>
                <w:sz w:val="12"/>
                <w:lang w:eastAsia="ar-SA"/>
              </w:rPr>
              <w:t>AuditMessage/</w:t>
            </w:r>
            <w:r w:rsidRPr="00A03C55">
              <w:rPr>
                <w:bCs/>
                <w:noProof w:val="0"/>
                <w:sz w:val="12"/>
                <w:lang w:eastAsia="ar-SA"/>
              </w:rPr>
              <w:br/>
              <w:t>ActiveParticipant</w:t>
            </w:r>
          </w:p>
        </w:tc>
        <w:tc>
          <w:tcPr>
            <w:tcW w:w="2610" w:type="dxa"/>
            <w:vAlign w:val="center"/>
          </w:tcPr>
          <w:p w14:paraId="65076638" w14:textId="77777777" w:rsidR="007A1F44" w:rsidRPr="00A03C55" w:rsidRDefault="007A1F44" w:rsidP="00D372D5">
            <w:pPr>
              <w:pStyle w:val="TableEntry"/>
              <w:snapToGrid w:val="0"/>
              <w:rPr>
                <w:noProof w:val="0"/>
                <w:sz w:val="16"/>
                <w:lang w:eastAsia="ar-SA"/>
              </w:rPr>
            </w:pPr>
            <w:r w:rsidRPr="00A03C55">
              <w:rPr>
                <w:noProof w:val="0"/>
                <w:sz w:val="16"/>
                <w:lang w:eastAsia="ar-SA"/>
              </w:rPr>
              <w:t>UserID</w:t>
            </w:r>
          </w:p>
        </w:tc>
        <w:tc>
          <w:tcPr>
            <w:tcW w:w="720" w:type="dxa"/>
            <w:vAlign w:val="center"/>
          </w:tcPr>
          <w:p w14:paraId="67E95CAA" w14:textId="77777777" w:rsidR="007A1F44" w:rsidRPr="00A03C55" w:rsidRDefault="007A1F44" w:rsidP="00D372D5">
            <w:pPr>
              <w:pStyle w:val="TableEntry"/>
              <w:snapToGrid w:val="0"/>
              <w:rPr>
                <w:noProof w:val="0"/>
                <w:sz w:val="16"/>
                <w:lang w:eastAsia="ar-SA"/>
              </w:rPr>
            </w:pPr>
            <w:r w:rsidRPr="00A03C55">
              <w:rPr>
                <w:noProof w:val="0"/>
                <w:sz w:val="16"/>
                <w:lang w:eastAsia="ar-SA"/>
              </w:rPr>
              <w:t>M</w:t>
            </w:r>
          </w:p>
        </w:tc>
        <w:tc>
          <w:tcPr>
            <w:tcW w:w="4788" w:type="dxa"/>
            <w:vAlign w:val="center"/>
          </w:tcPr>
          <w:p w14:paraId="7E94DC4A" w14:textId="77777777" w:rsidR="007A1F44" w:rsidRPr="00A03C55" w:rsidRDefault="007A1F44" w:rsidP="00D372D5">
            <w:pPr>
              <w:pStyle w:val="TableEntry"/>
              <w:snapToGrid w:val="0"/>
              <w:rPr>
                <w:noProof w:val="0"/>
                <w:sz w:val="16"/>
                <w:lang w:eastAsia="ar-SA"/>
              </w:rPr>
            </w:pPr>
            <w:r w:rsidRPr="00A03C55">
              <w:rPr>
                <w:noProof w:val="0"/>
                <w:sz w:val="16"/>
                <w:lang w:eastAsia="ar-SA"/>
              </w:rPr>
              <w:t>Identity of the human that initiated the transaction.</w:t>
            </w:r>
          </w:p>
        </w:tc>
      </w:tr>
      <w:tr w:rsidR="007A1F44" w:rsidRPr="00A03C55" w14:paraId="052F60B8" w14:textId="77777777" w:rsidTr="00D372D5">
        <w:tc>
          <w:tcPr>
            <w:tcW w:w="1458" w:type="dxa"/>
            <w:vMerge/>
          </w:tcPr>
          <w:p w14:paraId="75925D33" w14:textId="77777777" w:rsidR="007A1F44" w:rsidRPr="00A03C55" w:rsidRDefault="007A1F44" w:rsidP="00130AAC">
            <w:pPr>
              <w:pStyle w:val="BodyText"/>
            </w:pPr>
          </w:p>
        </w:tc>
        <w:tc>
          <w:tcPr>
            <w:tcW w:w="2610" w:type="dxa"/>
            <w:vAlign w:val="center"/>
          </w:tcPr>
          <w:p w14:paraId="0B0E5F1F" w14:textId="77777777" w:rsidR="007A1F44" w:rsidRPr="00A03C55" w:rsidRDefault="007A1F44" w:rsidP="00D372D5">
            <w:pPr>
              <w:pStyle w:val="TableEntry"/>
              <w:rPr>
                <w:i/>
                <w:iCs/>
                <w:noProof w:val="0"/>
                <w:sz w:val="16"/>
                <w:lang w:eastAsia="ar-SA"/>
              </w:rPr>
            </w:pPr>
            <w:r w:rsidRPr="00A03C55">
              <w:rPr>
                <w:i/>
                <w:iCs/>
                <w:noProof w:val="0"/>
                <w:sz w:val="16"/>
                <w:lang w:eastAsia="ar-SA"/>
              </w:rPr>
              <w:t>AlternativeUserID</w:t>
            </w:r>
          </w:p>
        </w:tc>
        <w:tc>
          <w:tcPr>
            <w:tcW w:w="720" w:type="dxa"/>
            <w:vAlign w:val="center"/>
          </w:tcPr>
          <w:p w14:paraId="4163E9D3" w14:textId="77777777" w:rsidR="007A1F44" w:rsidRPr="00A03C55" w:rsidRDefault="007A1F44" w:rsidP="00D372D5">
            <w:pPr>
              <w:pStyle w:val="TableEntry"/>
              <w:rPr>
                <w:i/>
                <w:iCs/>
                <w:noProof w:val="0"/>
                <w:sz w:val="16"/>
                <w:lang w:eastAsia="ar-SA"/>
              </w:rPr>
            </w:pPr>
            <w:r w:rsidRPr="00A03C55">
              <w:rPr>
                <w:i/>
                <w:iCs/>
                <w:noProof w:val="0"/>
                <w:sz w:val="16"/>
                <w:lang w:eastAsia="ar-SA"/>
              </w:rPr>
              <w:t>U</w:t>
            </w:r>
          </w:p>
        </w:tc>
        <w:tc>
          <w:tcPr>
            <w:tcW w:w="4788" w:type="dxa"/>
            <w:vAlign w:val="center"/>
          </w:tcPr>
          <w:p w14:paraId="310E1B05"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AF38474" w14:textId="77777777" w:rsidTr="00D372D5">
        <w:tc>
          <w:tcPr>
            <w:tcW w:w="1458" w:type="dxa"/>
            <w:vMerge/>
          </w:tcPr>
          <w:p w14:paraId="059E146A" w14:textId="77777777" w:rsidR="007A1F44" w:rsidRPr="00A03C55" w:rsidRDefault="007A1F44" w:rsidP="00130AAC">
            <w:pPr>
              <w:pStyle w:val="BodyText"/>
            </w:pPr>
          </w:p>
        </w:tc>
        <w:tc>
          <w:tcPr>
            <w:tcW w:w="2610" w:type="dxa"/>
            <w:vAlign w:val="center"/>
          </w:tcPr>
          <w:p w14:paraId="1C81E85F" w14:textId="77777777" w:rsidR="007A1F44" w:rsidRPr="00A03C55" w:rsidRDefault="007A1F44" w:rsidP="00D372D5">
            <w:pPr>
              <w:pStyle w:val="TableEntry"/>
              <w:rPr>
                <w:i/>
                <w:iCs/>
                <w:noProof w:val="0"/>
                <w:sz w:val="16"/>
                <w:lang w:eastAsia="ar-SA"/>
              </w:rPr>
            </w:pPr>
            <w:r w:rsidRPr="00A03C55">
              <w:rPr>
                <w:i/>
                <w:iCs/>
                <w:noProof w:val="0"/>
                <w:sz w:val="16"/>
                <w:lang w:eastAsia="ar-SA"/>
              </w:rPr>
              <w:t>UserName</w:t>
            </w:r>
          </w:p>
        </w:tc>
        <w:tc>
          <w:tcPr>
            <w:tcW w:w="720" w:type="dxa"/>
            <w:vAlign w:val="center"/>
          </w:tcPr>
          <w:p w14:paraId="3EBC5163" w14:textId="77777777" w:rsidR="007A1F44" w:rsidRPr="00A03C55" w:rsidRDefault="007A1F44" w:rsidP="00D372D5">
            <w:pPr>
              <w:pStyle w:val="TableEntry"/>
              <w:rPr>
                <w:i/>
                <w:iCs/>
                <w:noProof w:val="0"/>
                <w:sz w:val="16"/>
                <w:lang w:eastAsia="ar-SA"/>
              </w:rPr>
            </w:pPr>
            <w:r w:rsidRPr="00A03C55">
              <w:rPr>
                <w:i/>
                <w:iCs/>
                <w:noProof w:val="0"/>
                <w:sz w:val="16"/>
                <w:lang w:eastAsia="ar-SA"/>
              </w:rPr>
              <w:t>U</w:t>
            </w:r>
          </w:p>
        </w:tc>
        <w:tc>
          <w:tcPr>
            <w:tcW w:w="4788" w:type="dxa"/>
            <w:vAlign w:val="center"/>
          </w:tcPr>
          <w:p w14:paraId="598B2ABD"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5A76A8DF" w14:textId="77777777" w:rsidTr="00D372D5">
        <w:tc>
          <w:tcPr>
            <w:tcW w:w="1458" w:type="dxa"/>
            <w:vMerge/>
          </w:tcPr>
          <w:p w14:paraId="7B2D3047" w14:textId="77777777" w:rsidR="007A1F44" w:rsidRPr="00A03C55" w:rsidRDefault="007A1F44" w:rsidP="00130AAC">
            <w:pPr>
              <w:pStyle w:val="BodyText"/>
            </w:pPr>
          </w:p>
        </w:tc>
        <w:tc>
          <w:tcPr>
            <w:tcW w:w="2610" w:type="dxa"/>
            <w:vAlign w:val="center"/>
          </w:tcPr>
          <w:p w14:paraId="0FA20157" w14:textId="77777777" w:rsidR="007A1F44" w:rsidRPr="00A03C55" w:rsidRDefault="007A1F44" w:rsidP="00D372D5">
            <w:pPr>
              <w:pStyle w:val="TableEntry"/>
              <w:snapToGrid w:val="0"/>
              <w:rPr>
                <w:i/>
                <w:noProof w:val="0"/>
                <w:sz w:val="16"/>
                <w:lang w:eastAsia="ar-SA"/>
              </w:rPr>
            </w:pPr>
            <w:r w:rsidRPr="00A03C55">
              <w:rPr>
                <w:i/>
                <w:noProof w:val="0"/>
                <w:sz w:val="16"/>
                <w:lang w:eastAsia="ar-SA"/>
              </w:rPr>
              <w:t>UserIsRequestor</w:t>
            </w:r>
          </w:p>
        </w:tc>
        <w:tc>
          <w:tcPr>
            <w:tcW w:w="720" w:type="dxa"/>
            <w:vAlign w:val="center"/>
          </w:tcPr>
          <w:p w14:paraId="551A2FA9" w14:textId="0846486C" w:rsidR="007A1F44" w:rsidRPr="00A03C55" w:rsidRDefault="00180B10" w:rsidP="00D372D5">
            <w:pPr>
              <w:pStyle w:val="TableEntry"/>
              <w:snapToGrid w:val="0"/>
              <w:rPr>
                <w:noProof w:val="0"/>
                <w:sz w:val="16"/>
                <w:lang w:eastAsia="ar-SA"/>
              </w:rPr>
            </w:pPr>
            <w:r w:rsidRPr="00A03C55">
              <w:rPr>
                <w:i/>
                <w:iCs/>
                <w:noProof w:val="0"/>
                <w:sz w:val="16"/>
                <w:lang w:eastAsia="ar-SA"/>
              </w:rPr>
              <w:t>U</w:t>
            </w:r>
          </w:p>
        </w:tc>
        <w:tc>
          <w:tcPr>
            <w:tcW w:w="4788" w:type="dxa"/>
            <w:vAlign w:val="center"/>
          </w:tcPr>
          <w:p w14:paraId="68A3440E" w14:textId="33524EB4" w:rsidR="007A1F44" w:rsidRPr="00A03C55" w:rsidRDefault="00180B10" w:rsidP="00D372D5">
            <w:pPr>
              <w:pStyle w:val="TableEntry"/>
              <w:snapToGrid w:val="0"/>
              <w:rPr>
                <w:noProof w:val="0"/>
                <w:sz w:val="16"/>
                <w:lang w:eastAsia="ar-SA"/>
              </w:rPr>
            </w:pPr>
            <w:r w:rsidRPr="00A03C55">
              <w:rPr>
                <w:i/>
                <w:iCs/>
                <w:noProof w:val="0"/>
                <w:sz w:val="16"/>
                <w:lang w:eastAsia="ar-SA"/>
              </w:rPr>
              <w:t>not specialized</w:t>
            </w:r>
          </w:p>
        </w:tc>
      </w:tr>
      <w:tr w:rsidR="007A1F44" w:rsidRPr="00A03C55" w14:paraId="3C4355FC" w14:textId="77777777" w:rsidTr="00D372D5">
        <w:tc>
          <w:tcPr>
            <w:tcW w:w="1458" w:type="dxa"/>
            <w:vMerge/>
          </w:tcPr>
          <w:p w14:paraId="15396069" w14:textId="77777777" w:rsidR="007A1F44" w:rsidRPr="00A03C55" w:rsidRDefault="007A1F44" w:rsidP="00130AAC">
            <w:pPr>
              <w:pStyle w:val="BodyText"/>
            </w:pPr>
          </w:p>
        </w:tc>
        <w:tc>
          <w:tcPr>
            <w:tcW w:w="2610" w:type="dxa"/>
            <w:vAlign w:val="center"/>
          </w:tcPr>
          <w:p w14:paraId="5534571D" w14:textId="77777777" w:rsidR="007A1F44" w:rsidRPr="00A03C55" w:rsidRDefault="007A1F44" w:rsidP="00D372D5">
            <w:pPr>
              <w:pStyle w:val="TableEntry"/>
              <w:snapToGrid w:val="0"/>
              <w:rPr>
                <w:i/>
                <w:noProof w:val="0"/>
                <w:sz w:val="16"/>
                <w:lang w:eastAsia="ar-SA"/>
              </w:rPr>
            </w:pPr>
            <w:r w:rsidRPr="00A03C55">
              <w:rPr>
                <w:i/>
                <w:noProof w:val="0"/>
                <w:sz w:val="16"/>
                <w:lang w:eastAsia="ar-SA"/>
              </w:rPr>
              <w:t>RoleIDCode</w:t>
            </w:r>
          </w:p>
        </w:tc>
        <w:tc>
          <w:tcPr>
            <w:tcW w:w="720" w:type="dxa"/>
            <w:vAlign w:val="center"/>
          </w:tcPr>
          <w:p w14:paraId="53FECB80" w14:textId="77777777" w:rsidR="007A1F44" w:rsidRPr="00A03C55" w:rsidRDefault="007A1F44" w:rsidP="00D372D5">
            <w:pPr>
              <w:pStyle w:val="TableEntry"/>
              <w:snapToGrid w:val="0"/>
              <w:rPr>
                <w:i/>
                <w:noProof w:val="0"/>
                <w:sz w:val="16"/>
                <w:lang w:eastAsia="ar-SA"/>
              </w:rPr>
            </w:pPr>
            <w:r w:rsidRPr="00A03C55">
              <w:rPr>
                <w:i/>
                <w:noProof w:val="0"/>
                <w:sz w:val="16"/>
                <w:lang w:eastAsia="ar-SA"/>
              </w:rPr>
              <w:t>U</w:t>
            </w:r>
          </w:p>
        </w:tc>
        <w:tc>
          <w:tcPr>
            <w:tcW w:w="4788" w:type="dxa"/>
            <w:vAlign w:val="center"/>
          </w:tcPr>
          <w:p w14:paraId="70D1D0C7" w14:textId="77777777" w:rsidR="007A1F44" w:rsidRPr="00A03C55" w:rsidRDefault="007A1F44" w:rsidP="00D372D5">
            <w:pPr>
              <w:pStyle w:val="TableEntry"/>
              <w:snapToGrid w:val="0"/>
              <w:rPr>
                <w:noProof w:val="0"/>
                <w:sz w:val="16"/>
                <w:lang w:eastAsia="ar-SA"/>
              </w:rPr>
            </w:pPr>
            <w:r w:rsidRPr="00A03C55">
              <w:rPr>
                <w:noProof w:val="0"/>
                <w:sz w:val="16"/>
                <w:lang w:eastAsia="ar-SA"/>
              </w:rPr>
              <w:t>Access Control role(s) the user holds that allows this transaction.</w:t>
            </w:r>
          </w:p>
        </w:tc>
      </w:tr>
      <w:tr w:rsidR="00A726AB" w:rsidRPr="00A03C55" w14:paraId="773F76DA" w14:textId="77777777" w:rsidTr="00D372D5">
        <w:tc>
          <w:tcPr>
            <w:tcW w:w="1458" w:type="dxa"/>
            <w:vMerge/>
          </w:tcPr>
          <w:p w14:paraId="7E466967" w14:textId="77777777" w:rsidR="00A726AB" w:rsidRPr="00A03C55" w:rsidRDefault="00A726AB" w:rsidP="00130AAC">
            <w:pPr>
              <w:pStyle w:val="BodyText"/>
            </w:pPr>
          </w:p>
        </w:tc>
        <w:tc>
          <w:tcPr>
            <w:tcW w:w="2610" w:type="dxa"/>
            <w:vAlign w:val="center"/>
          </w:tcPr>
          <w:p w14:paraId="6E4691D8" w14:textId="77777777" w:rsidR="00A726AB" w:rsidRPr="00A03C55" w:rsidRDefault="00A726AB" w:rsidP="00D372D5">
            <w:pPr>
              <w:pStyle w:val="TableEntry"/>
              <w:snapToGrid w:val="0"/>
              <w:rPr>
                <w:i/>
                <w:noProof w:val="0"/>
                <w:sz w:val="16"/>
                <w:lang w:eastAsia="ar-SA"/>
              </w:rPr>
            </w:pPr>
            <w:r w:rsidRPr="00A03C55">
              <w:rPr>
                <w:i/>
                <w:noProof w:val="0"/>
                <w:sz w:val="16"/>
                <w:lang w:eastAsia="ar-SA"/>
              </w:rPr>
              <w:t>NetworkAccessPointTypeCode</w:t>
            </w:r>
          </w:p>
        </w:tc>
        <w:tc>
          <w:tcPr>
            <w:tcW w:w="720" w:type="dxa"/>
            <w:vAlign w:val="center"/>
          </w:tcPr>
          <w:p w14:paraId="24560E5F" w14:textId="0B509A12" w:rsidR="00A726AB" w:rsidRPr="00A03C55" w:rsidRDefault="00A726AB" w:rsidP="00D372D5">
            <w:pPr>
              <w:pStyle w:val="TableEntry"/>
              <w:snapToGrid w:val="0"/>
              <w:rPr>
                <w:noProof w:val="0"/>
                <w:sz w:val="16"/>
                <w:lang w:eastAsia="ar-SA"/>
              </w:rPr>
            </w:pPr>
            <w:r w:rsidRPr="00A03C55">
              <w:rPr>
                <w:i/>
                <w:iCs/>
                <w:noProof w:val="0"/>
                <w:sz w:val="16"/>
                <w:lang w:eastAsia="ar-SA"/>
              </w:rPr>
              <w:t>U</w:t>
            </w:r>
          </w:p>
        </w:tc>
        <w:tc>
          <w:tcPr>
            <w:tcW w:w="4788" w:type="dxa"/>
            <w:vAlign w:val="center"/>
          </w:tcPr>
          <w:p w14:paraId="14721294" w14:textId="77777777" w:rsidR="00A726AB" w:rsidRPr="00A03C55" w:rsidRDefault="00A726AB" w:rsidP="00D372D5">
            <w:pPr>
              <w:pStyle w:val="TableEntry"/>
              <w:snapToGrid w:val="0"/>
              <w:rPr>
                <w:noProof w:val="0"/>
                <w:sz w:val="16"/>
                <w:lang w:eastAsia="ar-SA"/>
              </w:rPr>
            </w:pPr>
            <w:r w:rsidRPr="00A03C55">
              <w:rPr>
                <w:i/>
                <w:iCs/>
                <w:noProof w:val="0"/>
                <w:sz w:val="16"/>
                <w:lang w:eastAsia="ar-SA"/>
              </w:rPr>
              <w:t>not specialized</w:t>
            </w:r>
          </w:p>
        </w:tc>
      </w:tr>
      <w:tr w:rsidR="00A726AB" w:rsidRPr="00A03C55" w14:paraId="512E981B" w14:textId="77777777" w:rsidTr="00D372D5">
        <w:tc>
          <w:tcPr>
            <w:tcW w:w="1458" w:type="dxa"/>
            <w:vMerge/>
          </w:tcPr>
          <w:p w14:paraId="58BF8726" w14:textId="77777777" w:rsidR="00A726AB" w:rsidRPr="00A03C55" w:rsidRDefault="00A726AB" w:rsidP="00130AAC">
            <w:pPr>
              <w:pStyle w:val="BodyText"/>
            </w:pPr>
          </w:p>
        </w:tc>
        <w:tc>
          <w:tcPr>
            <w:tcW w:w="2610" w:type="dxa"/>
            <w:vAlign w:val="center"/>
          </w:tcPr>
          <w:p w14:paraId="46B0A3AE" w14:textId="77777777" w:rsidR="00A726AB" w:rsidRPr="00A03C55" w:rsidRDefault="00A726AB" w:rsidP="00D372D5">
            <w:pPr>
              <w:pStyle w:val="TableEntry"/>
              <w:snapToGrid w:val="0"/>
              <w:rPr>
                <w:i/>
                <w:noProof w:val="0"/>
                <w:sz w:val="16"/>
                <w:lang w:eastAsia="ar-SA"/>
              </w:rPr>
            </w:pPr>
            <w:r w:rsidRPr="00A03C55">
              <w:rPr>
                <w:i/>
                <w:noProof w:val="0"/>
                <w:sz w:val="16"/>
                <w:lang w:eastAsia="ar-SA"/>
              </w:rPr>
              <w:t>NetworkAccessPointID</w:t>
            </w:r>
          </w:p>
        </w:tc>
        <w:tc>
          <w:tcPr>
            <w:tcW w:w="720" w:type="dxa"/>
            <w:vAlign w:val="center"/>
          </w:tcPr>
          <w:p w14:paraId="0184331D" w14:textId="2E3353AC" w:rsidR="00A726AB" w:rsidRPr="00A03C55" w:rsidRDefault="00A726AB" w:rsidP="00D372D5">
            <w:pPr>
              <w:pStyle w:val="TableEntry"/>
              <w:snapToGrid w:val="0"/>
              <w:rPr>
                <w:noProof w:val="0"/>
                <w:sz w:val="16"/>
                <w:lang w:eastAsia="ar-SA"/>
              </w:rPr>
            </w:pPr>
            <w:r w:rsidRPr="00A03C55">
              <w:rPr>
                <w:i/>
                <w:iCs/>
                <w:noProof w:val="0"/>
                <w:sz w:val="16"/>
                <w:lang w:eastAsia="ar-SA"/>
              </w:rPr>
              <w:t>U</w:t>
            </w:r>
          </w:p>
        </w:tc>
        <w:tc>
          <w:tcPr>
            <w:tcW w:w="4788" w:type="dxa"/>
            <w:vAlign w:val="center"/>
          </w:tcPr>
          <w:p w14:paraId="47A99E66" w14:textId="77777777" w:rsidR="00A726AB" w:rsidRPr="00A03C55" w:rsidRDefault="00A726AB" w:rsidP="00D372D5">
            <w:pPr>
              <w:pStyle w:val="TableEntry"/>
              <w:snapToGrid w:val="0"/>
              <w:rPr>
                <w:noProof w:val="0"/>
                <w:sz w:val="16"/>
                <w:lang w:eastAsia="ar-SA"/>
              </w:rPr>
            </w:pPr>
            <w:r w:rsidRPr="00A03C55">
              <w:rPr>
                <w:i/>
                <w:iCs/>
                <w:noProof w:val="0"/>
                <w:sz w:val="16"/>
                <w:lang w:eastAsia="ar-SA"/>
              </w:rPr>
              <w:t>not specialized</w:t>
            </w:r>
          </w:p>
        </w:tc>
      </w:tr>
    </w:tbl>
    <w:p w14:paraId="038E1C14" w14:textId="793C87FE" w:rsidR="007A1F44" w:rsidRPr="00A03C55" w:rsidRDefault="007A1F44" w:rsidP="00775A5C">
      <w:pPr>
        <w:rPr>
          <w:lang w:eastAsia="ar-SA"/>
        </w:rPr>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13550A37" w14:textId="77777777" w:rsidTr="00D372D5">
        <w:trPr>
          <w:cantSplit/>
          <w:trHeight w:hRule="exact" w:val="287"/>
        </w:trPr>
        <w:tc>
          <w:tcPr>
            <w:tcW w:w="1548" w:type="dxa"/>
            <w:vMerge w:val="restart"/>
          </w:tcPr>
          <w:p w14:paraId="7DD7DDB0" w14:textId="77777777" w:rsidR="007A1F44" w:rsidRPr="00A03C55" w:rsidRDefault="007A1F44" w:rsidP="00A063AC">
            <w:pPr>
              <w:pStyle w:val="TableEntryHeader"/>
              <w:rPr>
                <w:noProof w:val="0"/>
                <w:lang w:eastAsia="ar-SA"/>
              </w:rPr>
            </w:pPr>
            <w:r w:rsidRPr="00A03C55">
              <w:rPr>
                <w:noProof w:val="0"/>
                <w:lang w:eastAsia="ar-SA"/>
              </w:rPr>
              <w:t>Destination</w:t>
            </w:r>
          </w:p>
          <w:p w14:paraId="5D60B281" w14:textId="77777777" w:rsidR="007A1F44" w:rsidRPr="00A03C55" w:rsidRDefault="007A1F44" w:rsidP="00D372D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ActiveParticipant</w:t>
            </w:r>
          </w:p>
        </w:tc>
        <w:tc>
          <w:tcPr>
            <w:tcW w:w="2520" w:type="dxa"/>
            <w:vAlign w:val="center"/>
          </w:tcPr>
          <w:p w14:paraId="61ACEB95" w14:textId="77777777" w:rsidR="007A1F44" w:rsidRPr="00A03C55" w:rsidRDefault="007A1F44" w:rsidP="00A90064">
            <w:pPr>
              <w:pStyle w:val="TableEntry"/>
              <w:snapToGrid w:val="0"/>
              <w:rPr>
                <w:noProof w:val="0"/>
                <w:sz w:val="16"/>
                <w:lang w:eastAsia="ar-SA"/>
              </w:rPr>
            </w:pPr>
            <w:r w:rsidRPr="00A03C55">
              <w:rPr>
                <w:noProof w:val="0"/>
                <w:sz w:val="16"/>
                <w:lang w:eastAsia="ar-SA"/>
              </w:rPr>
              <w:t>UserID</w:t>
            </w:r>
          </w:p>
        </w:tc>
        <w:tc>
          <w:tcPr>
            <w:tcW w:w="630" w:type="dxa"/>
            <w:vAlign w:val="center"/>
          </w:tcPr>
          <w:p w14:paraId="41D6A279"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6223D2A6" w14:textId="77777777" w:rsidR="007A1F44" w:rsidRPr="00A03C55" w:rsidRDefault="007A1F44" w:rsidP="00A90064">
            <w:pPr>
              <w:pStyle w:val="TableEntry"/>
              <w:snapToGrid w:val="0"/>
              <w:rPr>
                <w:noProof w:val="0"/>
                <w:sz w:val="16"/>
                <w:lang w:eastAsia="ar-SA"/>
              </w:rPr>
            </w:pPr>
            <w:r w:rsidRPr="00A03C55">
              <w:rPr>
                <w:noProof w:val="0"/>
                <w:sz w:val="16"/>
                <w:lang w:eastAsia="ar-SA"/>
              </w:rPr>
              <w:t>SOAP endpoint URI.</w:t>
            </w:r>
          </w:p>
        </w:tc>
      </w:tr>
      <w:tr w:rsidR="007A1F44" w:rsidRPr="00A03C55" w14:paraId="50A0028D" w14:textId="77777777" w:rsidTr="00D372D5">
        <w:trPr>
          <w:cantSplit/>
          <w:trHeight w:hRule="exact" w:val="275"/>
        </w:trPr>
        <w:tc>
          <w:tcPr>
            <w:tcW w:w="1548" w:type="dxa"/>
            <w:vMerge/>
          </w:tcPr>
          <w:p w14:paraId="4075A6A3" w14:textId="77777777" w:rsidR="007A1F44" w:rsidRPr="00A03C55" w:rsidRDefault="007A1F44" w:rsidP="00A90064"/>
        </w:tc>
        <w:tc>
          <w:tcPr>
            <w:tcW w:w="2520" w:type="dxa"/>
            <w:vAlign w:val="center"/>
          </w:tcPr>
          <w:p w14:paraId="7C86A011"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AlternativeUserID</w:t>
            </w:r>
          </w:p>
        </w:tc>
        <w:tc>
          <w:tcPr>
            <w:tcW w:w="630" w:type="dxa"/>
            <w:vAlign w:val="center"/>
          </w:tcPr>
          <w:p w14:paraId="53B798BF"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56BB8DE"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48BFE69C" w14:textId="77777777" w:rsidTr="00D372D5">
        <w:trPr>
          <w:cantSplit/>
          <w:trHeight w:hRule="exact" w:val="275"/>
        </w:trPr>
        <w:tc>
          <w:tcPr>
            <w:tcW w:w="1548" w:type="dxa"/>
            <w:vMerge/>
          </w:tcPr>
          <w:p w14:paraId="258EB643" w14:textId="77777777" w:rsidR="007A1F44" w:rsidRPr="00A03C55" w:rsidRDefault="007A1F44" w:rsidP="00A90064"/>
        </w:tc>
        <w:tc>
          <w:tcPr>
            <w:tcW w:w="2520" w:type="dxa"/>
            <w:vAlign w:val="center"/>
          </w:tcPr>
          <w:p w14:paraId="6EF2F66A"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UserName</w:t>
            </w:r>
          </w:p>
        </w:tc>
        <w:tc>
          <w:tcPr>
            <w:tcW w:w="630" w:type="dxa"/>
            <w:vAlign w:val="center"/>
          </w:tcPr>
          <w:p w14:paraId="79E424AF"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060483B"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65360827" w14:textId="77777777" w:rsidTr="00D372D5">
        <w:trPr>
          <w:cantSplit/>
          <w:trHeight w:hRule="exact" w:val="275"/>
        </w:trPr>
        <w:tc>
          <w:tcPr>
            <w:tcW w:w="1548" w:type="dxa"/>
            <w:vMerge/>
          </w:tcPr>
          <w:p w14:paraId="04FECD16" w14:textId="77777777" w:rsidR="007A1F44" w:rsidRPr="00A03C55" w:rsidRDefault="007A1F44" w:rsidP="00A90064"/>
        </w:tc>
        <w:tc>
          <w:tcPr>
            <w:tcW w:w="2520" w:type="dxa"/>
            <w:vAlign w:val="center"/>
          </w:tcPr>
          <w:p w14:paraId="3E0E7360"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UserIsRequestor</w:t>
            </w:r>
          </w:p>
        </w:tc>
        <w:tc>
          <w:tcPr>
            <w:tcW w:w="630" w:type="dxa"/>
            <w:vAlign w:val="center"/>
          </w:tcPr>
          <w:p w14:paraId="4B6CEE0F" w14:textId="59F8A93C" w:rsidR="007A1F44" w:rsidRPr="00A03C55" w:rsidRDefault="00180B10" w:rsidP="00A90064">
            <w:pPr>
              <w:pStyle w:val="TableEntry"/>
              <w:snapToGrid w:val="0"/>
              <w:jc w:val="center"/>
              <w:rPr>
                <w:iCs/>
                <w:noProof w:val="0"/>
                <w:sz w:val="16"/>
                <w:lang w:eastAsia="ar-SA"/>
              </w:rPr>
            </w:pPr>
            <w:r w:rsidRPr="00A03C55">
              <w:rPr>
                <w:i/>
                <w:iCs/>
                <w:noProof w:val="0"/>
                <w:sz w:val="16"/>
                <w:lang w:eastAsia="ar-SA"/>
              </w:rPr>
              <w:t>U</w:t>
            </w:r>
          </w:p>
        </w:tc>
        <w:tc>
          <w:tcPr>
            <w:tcW w:w="5028" w:type="dxa"/>
            <w:vAlign w:val="center"/>
          </w:tcPr>
          <w:p w14:paraId="2CF59A87" w14:textId="338145C7" w:rsidR="007A1F44" w:rsidRPr="00A03C55" w:rsidRDefault="00180B10" w:rsidP="00A90064">
            <w:pPr>
              <w:pStyle w:val="TableEntry"/>
              <w:snapToGrid w:val="0"/>
              <w:rPr>
                <w:iCs/>
                <w:noProof w:val="0"/>
                <w:sz w:val="16"/>
                <w:lang w:eastAsia="ar-SA"/>
              </w:rPr>
            </w:pPr>
            <w:r w:rsidRPr="00A03C55">
              <w:rPr>
                <w:i/>
                <w:iCs/>
                <w:noProof w:val="0"/>
                <w:sz w:val="16"/>
                <w:lang w:eastAsia="ar-SA"/>
              </w:rPr>
              <w:t>not specialized</w:t>
            </w:r>
          </w:p>
        </w:tc>
      </w:tr>
      <w:tr w:rsidR="007A1F44" w:rsidRPr="00A03C55" w14:paraId="1BD4BDA5" w14:textId="77777777" w:rsidTr="00D372D5">
        <w:trPr>
          <w:cantSplit/>
          <w:trHeight w:hRule="exact" w:val="275"/>
        </w:trPr>
        <w:tc>
          <w:tcPr>
            <w:tcW w:w="1548" w:type="dxa"/>
            <w:vMerge/>
          </w:tcPr>
          <w:p w14:paraId="64E3BB93" w14:textId="77777777" w:rsidR="007A1F44" w:rsidRPr="00A03C55" w:rsidRDefault="007A1F44" w:rsidP="00A90064"/>
        </w:tc>
        <w:tc>
          <w:tcPr>
            <w:tcW w:w="2520" w:type="dxa"/>
            <w:vAlign w:val="center"/>
          </w:tcPr>
          <w:p w14:paraId="0F9FD677" w14:textId="77777777" w:rsidR="007A1F44" w:rsidRPr="00A03C55" w:rsidRDefault="007A1F44" w:rsidP="00A90064">
            <w:pPr>
              <w:pStyle w:val="TableEntry"/>
              <w:snapToGrid w:val="0"/>
              <w:rPr>
                <w:noProof w:val="0"/>
                <w:sz w:val="16"/>
                <w:lang w:eastAsia="ar-SA"/>
              </w:rPr>
            </w:pPr>
            <w:r w:rsidRPr="00A03C55">
              <w:rPr>
                <w:noProof w:val="0"/>
                <w:sz w:val="16"/>
                <w:lang w:eastAsia="ar-SA"/>
              </w:rPr>
              <w:t>RoleIDCode</w:t>
            </w:r>
          </w:p>
        </w:tc>
        <w:tc>
          <w:tcPr>
            <w:tcW w:w="630" w:type="dxa"/>
            <w:vAlign w:val="center"/>
          </w:tcPr>
          <w:p w14:paraId="01F34177"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6C23287A" w14:textId="77777777" w:rsidR="007A1F44" w:rsidRPr="00A03C55" w:rsidRDefault="007A1F44" w:rsidP="00A90064">
            <w:pPr>
              <w:pStyle w:val="TableEntry"/>
              <w:snapToGrid w:val="0"/>
              <w:rPr>
                <w:noProof w:val="0"/>
                <w:sz w:val="16"/>
                <w:lang w:eastAsia="ar-SA"/>
              </w:rPr>
            </w:pPr>
            <w:r w:rsidRPr="00A03C55">
              <w:rPr>
                <w:noProof w:val="0"/>
                <w:sz w:val="16"/>
                <w:lang w:eastAsia="ar-SA"/>
              </w:rPr>
              <w:t>EV(110152, DCM, “Destination”)</w:t>
            </w:r>
          </w:p>
        </w:tc>
      </w:tr>
      <w:tr w:rsidR="007A1F44" w:rsidRPr="00A03C55" w14:paraId="59D2B2CA" w14:textId="77777777" w:rsidTr="00D372D5">
        <w:trPr>
          <w:cantSplit/>
          <w:trHeight w:hRule="exact" w:val="275"/>
        </w:trPr>
        <w:tc>
          <w:tcPr>
            <w:tcW w:w="1548" w:type="dxa"/>
            <w:vMerge/>
          </w:tcPr>
          <w:p w14:paraId="4B7C2DF2" w14:textId="77777777" w:rsidR="007A1F44" w:rsidRPr="00A03C55" w:rsidRDefault="007A1F44" w:rsidP="00A90064"/>
        </w:tc>
        <w:tc>
          <w:tcPr>
            <w:tcW w:w="2520" w:type="dxa"/>
            <w:vAlign w:val="center"/>
          </w:tcPr>
          <w:p w14:paraId="75FB6FEF"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NetworkAccessPointTypeCode</w:t>
            </w:r>
          </w:p>
        </w:tc>
        <w:tc>
          <w:tcPr>
            <w:tcW w:w="630" w:type="dxa"/>
            <w:vAlign w:val="center"/>
          </w:tcPr>
          <w:p w14:paraId="4A02078E" w14:textId="77777777" w:rsidR="007A1F44" w:rsidRPr="00A03C55" w:rsidRDefault="007A1F44" w:rsidP="00A90064">
            <w:pPr>
              <w:pStyle w:val="TableEntry"/>
              <w:snapToGrid w:val="0"/>
              <w:jc w:val="center"/>
              <w:rPr>
                <w:iCs/>
                <w:noProof w:val="0"/>
                <w:sz w:val="16"/>
                <w:lang w:eastAsia="ar-SA"/>
              </w:rPr>
            </w:pPr>
            <w:r w:rsidRPr="00A03C55">
              <w:rPr>
                <w:iCs/>
                <w:noProof w:val="0"/>
                <w:sz w:val="16"/>
                <w:lang w:eastAsia="ar-SA"/>
              </w:rPr>
              <w:t>M</w:t>
            </w:r>
          </w:p>
        </w:tc>
        <w:tc>
          <w:tcPr>
            <w:tcW w:w="5028" w:type="dxa"/>
            <w:vAlign w:val="center"/>
          </w:tcPr>
          <w:p w14:paraId="4AE8A36F" w14:textId="77777777" w:rsidR="007A1F44" w:rsidRPr="00A03C55" w:rsidRDefault="007A1F44" w:rsidP="00A90064">
            <w:pPr>
              <w:pStyle w:val="TableEntry"/>
              <w:snapToGrid w:val="0"/>
              <w:rPr>
                <w:noProof w:val="0"/>
                <w:sz w:val="16"/>
                <w:lang w:eastAsia="ar-SA"/>
              </w:rPr>
            </w:pPr>
            <w:r w:rsidRPr="00A03C55">
              <w:rPr>
                <w:noProof w:val="0"/>
                <w:sz w:val="16"/>
                <w:lang w:eastAsia="ar-SA"/>
              </w:rPr>
              <w:t>“1” for machine (DNS) name, “2” for IP address</w:t>
            </w:r>
          </w:p>
        </w:tc>
      </w:tr>
      <w:tr w:rsidR="007A1F44" w:rsidRPr="00A03C55" w14:paraId="4AFDD4A7" w14:textId="77777777" w:rsidTr="00D372D5">
        <w:trPr>
          <w:cantSplit/>
          <w:trHeight w:val="350"/>
        </w:trPr>
        <w:tc>
          <w:tcPr>
            <w:tcW w:w="1548" w:type="dxa"/>
            <w:vMerge/>
          </w:tcPr>
          <w:p w14:paraId="0321C495" w14:textId="77777777" w:rsidR="007A1F44" w:rsidRPr="00A03C55" w:rsidRDefault="007A1F44" w:rsidP="00A90064"/>
        </w:tc>
        <w:tc>
          <w:tcPr>
            <w:tcW w:w="2520" w:type="dxa"/>
            <w:vAlign w:val="center"/>
          </w:tcPr>
          <w:p w14:paraId="417F2966"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NetworkAccessPointID</w:t>
            </w:r>
          </w:p>
        </w:tc>
        <w:tc>
          <w:tcPr>
            <w:tcW w:w="630" w:type="dxa"/>
            <w:vAlign w:val="center"/>
          </w:tcPr>
          <w:p w14:paraId="4663FA69" w14:textId="77777777" w:rsidR="007A1F44" w:rsidRPr="00A03C55" w:rsidRDefault="007A1F44" w:rsidP="00A90064">
            <w:pPr>
              <w:pStyle w:val="TableEntry"/>
              <w:snapToGrid w:val="0"/>
              <w:jc w:val="center"/>
              <w:rPr>
                <w:iCs/>
                <w:noProof w:val="0"/>
                <w:sz w:val="16"/>
                <w:lang w:eastAsia="ar-SA"/>
              </w:rPr>
            </w:pPr>
            <w:r w:rsidRPr="00A03C55">
              <w:rPr>
                <w:iCs/>
                <w:noProof w:val="0"/>
                <w:sz w:val="16"/>
                <w:lang w:eastAsia="ar-SA"/>
              </w:rPr>
              <w:t>M</w:t>
            </w:r>
          </w:p>
        </w:tc>
        <w:tc>
          <w:tcPr>
            <w:tcW w:w="5028" w:type="dxa"/>
            <w:vAlign w:val="center"/>
          </w:tcPr>
          <w:p w14:paraId="048A5C26" w14:textId="77777777" w:rsidR="007A1F44" w:rsidRPr="00A03C55" w:rsidRDefault="007A1F44" w:rsidP="00A90064">
            <w:pPr>
              <w:pStyle w:val="TableEntry"/>
              <w:snapToGrid w:val="0"/>
              <w:rPr>
                <w:noProof w:val="0"/>
                <w:sz w:val="16"/>
                <w:lang w:eastAsia="ar-SA"/>
              </w:rPr>
            </w:pPr>
            <w:r w:rsidRPr="00A03C55">
              <w:rPr>
                <w:noProof w:val="0"/>
                <w:sz w:val="16"/>
                <w:lang w:eastAsia="ar-SA"/>
              </w:rPr>
              <w:t>The machine name or IP address.</w:t>
            </w:r>
          </w:p>
        </w:tc>
      </w:tr>
    </w:tbl>
    <w:p w14:paraId="06D3E303" w14:textId="77777777" w:rsidR="007A1F44" w:rsidRPr="00A03C55" w:rsidRDefault="007A1F44" w:rsidP="00775A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1"/>
        <w:gridCol w:w="2224"/>
        <w:gridCol w:w="537"/>
        <w:gridCol w:w="4768"/>
      </w:tblGrid>
      <w:tr w:rsidR="007A1F44" w:rsidRPr="00A03C55" w14:paraId="3218F601" w14:textId="77777777" w:rsidTr="002F7992">
        <w:tc>
          <w:tcPr>
            <w:tcW w:w="1821" w:type="dxa"/>
            <w:vMerge w:val="restart"/>
          </w:tcPr>
          <w:p w14:paraId="09B8A37D" w14:textId="77777777" w:rsidR="007A1F44" w:rsidRPr="00A03C55" w:rsidRDefault="007A1F44" w:rsidP="00A063AC">
            <w:pPr>
              <w:pStyle w:val="TableEntryHeader"/>
              <w:rPr>
                <w:noProof w:val="0"/>
                <w:lang w:eastAsia="ar-SA"/>
              </w:rPr>
            </w:pPr>
            <w:r w:rsidRPr="00A03C55">
              <w:rPr>
                <w:noProof w:val="0"/>
                <w:lang w:eastAsia="ar-SA"/>
              </w:rPr>
              <w:lastRenderedPageBreak/>
              <w:t>Audit Source</w:t>
            </w:r>
          </w:p>
          <w:p w14:paraId="0B64AB22" w14:textId="77777777" w:rsidR="007A1F44" w:rsidRPr="00A03C55" w:rsidRDefault="007A1F44" w:rsidP="00D372D5">
            <w:pPr>
              <w:pStyle w:val="TableEntryHeader"/>
              <w:rPr>
                <w:bCs/>
                <w:noProof w:val="0"/>
                <w:sz w:val="12"/>
              </w:rPr>
            </w:pPr>
            <w:r w:rsidRPr="00A03C55">
              <w:rPr>
                <w:bCs/>
                <w:noProof w:val="0"/>
                <w:sz w:val="12"/>
                <w:lang w:eastAsia="ar-SA"/>
              </w:rPr>
              <w:t>AuditMessage/</w:t>
            </w:r>
            <w:r w:rsidRPr="00A03C55">
              <w:rPr>
                <w:bCs/>
                <w:noProof w:val="0"/>
                <w:sz w:val="12"/>
                <w:lang w:eastAsia="ar-SA"/>
              </w:rPr>
              <w:br/>
              <w:t>AuditSourceIdentification</w:t>
            </w:r>
          </w:p>
        </w:tc>
        <w:tc>
          <w:tcPr>
            <w:tcW w:w="2247" w:type="dxa"/>
            <w:vAlign w:val="center"/>
          </w:tcPr>
          <w:p w14:paraId="3005FE16" w14:textId="77777777" w:rsidR="007A1F44" w:rsidRPr="00A03C55" w:rsidRDefault="007A1F44" w:rsidP="006C18FA">
            <w:pPr>
              <w:pStyle w:val="TableEntry"/>
              <w:rPr>
                <w:i/>
                <w:iCs/>
                <w:noProof w:val="0"/>
                <w:sz w:val="16"/>
              </w:rPr>
            </w:pPr>
            <w:r w:rsidRPr="00A03C55">
              <w:rPr>
                <w:i/>
                <w:iCs/>
                <w:noProof w:val="0"/>
                <w:sz w:val="16"/>
                <w:lang w:eastAsia="ar-SA"/>
              </w:rPr>
              <w:t>AuditSourceID</w:t>
            </w:r>
          </w:p>
        </w:tc>
        <w:tc>
          <w:tcPr>
            <w:tcW w:w="540" w:type="dxa"/>
            <w:vAlign w:val="center"/>
          </w:tcPr>
          <w:p w14:paraId="70F15773" w14:textId="77777777" w:rsidR="007A1F44" w:rsidRPr="00A03C55" w:rsidRDefault="007A1F44" w:rsidP="006C18FA">
            <w:pPr>
              <w:pStyle w:val="TableEntry"/>
              <w:rPr>
                <w:i/>
                <w:iCs/>
                <w:noProof w:val="0"/>
                <w:sz w:val="16"/>
              </w:rPr>
            </w:pPr>
            <w:r w:rsidRPr="00A03C55">
              <w:rPr>
                <w:i/>
                <w:iCs/>
                <w:noProof w:val="0"/>
                <w:sz w:val="16"/>
                <w:lang w:eastAsia="ar-SA"/>
              </w:rPr>
              <w:t>U</w:t>
            </w:r>
          </w:p>
        </w:tc>
        <w:tc>
          <w:tcPr>
            <w:tcW w:w="4968" w:type="dxa"/>
            <w:vAlign w:val="center"/>
          </w:tcPr>
          <w:p w14:paraId="75B4BF39" w14:textId="77777777" w:rsidR="007A1F44" w:rsidRPr="00A03C55" w:rsidRDefault="007A1F44" w:rsidP="006C18FA">
            <w:pPr>
              <w:pStyle w:val="TableEntry"/>
              <w:rPr>
                <w:i/>
                <w:iCs/>
                <w:noProof w:val="0"/>
                <w:sz w:val="16"/>
              </w:rPr>
            </w:pPr>
            <w:r w:rsidRPr="00A03C55">
              <w:rPr>
                <w:i/>
                <w:iCs/>
                <w:noProof w:val="0"/>
                <w:sz w:val="16"/>
                <w:lang w:eastAsia="ar-SA"/>
              </w:rPr>
              <w:t>not specialized</w:t>
            </w:r>
          </w:p>
        </w:tc>
      </w:tr>
      <w:tr w:rsidR="007A1F44" w:rsidRPr="00A03C55" w14:paraId="7FBCDB45" w14:textId="77777777" w:rsidTr="002F7992">
        <w:tc>
          <w:tcPr>
            <w:tcW w:w="1821" w:type="dxa"/>
            <w:vMerge/>
          </w:tcPr>
          <w:p w14:paraId="02A2476E" w14:textId="77777777" w:rsidR="007A1F44" w:rsidRPr="00A03C55" w:rsidRDefault="007A1F44" w:rsidP="00775A5C"/>
        </w:tc>
        <w:tc>
          <w:tcPr>
            <w:tcW w:w="2247" w:type="dxa"/>
            <w:vAlign w:val="center"/>
          </w:tcPr>
          <w:p w14:paraId="269AE9E1" w14:textId="77777777" w:rsidR="007A1F44" w:rsidRPr="00A03C55" w:rsidRDefault="007A1F44" w:rsidP="006C18FA">
            <w:pPr>
              <w:pStyle w:val="TableEntry"/>
              <w:rPr>
                <w:i/>
                <w:iCs/>
                <w:noProof w:val="0"/>
                <w:sz w:val="16"/>
              </w:rPr>
            </w:pPr>
            <w:r w:rsidRPr="00A03C55">
              <w:rPr>
                <w:i/>
                <w:iCs/>
                <w:noProof w:val="0"/>
                <w:sz w:val="16"/>
                <w:lang w:eastAsia="ar-SA"/>
              </w:rPr>
              <w:t>AuditEnterpriseSiteID</w:t>
            </w:r>
          </w:p>
        </w:tc>
        <w:tc>
          <w:tcPr>
            <w:tcW w:w="540" w:type="dxa"/>
            <w:vAlign w:val="center"/>
          </w:tcPr>
          <w:p w14:paraId="200B28F2" w14:textId="77777777" w:rsidR="007A1F44" w:rsidRPr="00A03C55" w:rsidRDefault="007A1F44" w:rsidP="006C18FA">
            <w:pPr>
              <w:pStyle w:val="TableEntry"/>
              <w:rPr>
                <w:i/>
                <w:iCs/>
                <w:noProof w:val="0"/>
                <w:sz w:val="16"/>
              </w:rPr>
            </w:pPr>
            <w:r w:rsidRPr="00A03C55">
              <w:rPr>
                <w:i/>
                <w:iCs/>
                <w:noProof w:val="0"/>
                <w:sz w:val="16"/>
                <w:lang w:eastAsia="ar-SA"/>
              </w:rPr>
              <w:t>U</w:t>
            </w:r>
          </w:p>
        </w:tc>
        <w:tc>
          <w:tcPr>
            <w:tcW w:w="4968" w:type="dxa"/>
            <w:vAlign w:val="center"/>
          </w:tcPr>
          <w:p w14:paraId="672E8BFA" w14:textId="77777777" w:rsidR="007A1F44" w:rsidRPr="00A03C55" w:rsidRDefault="007A1F44" w:rsidP="006C18FA">
            <w:pPr>
              <w:pStyle w:val="TableEntry"/>
              <w:rPr>
                <w:i/>
                <w:iCs/>
                <w:noProof w:val="0"/>
                <w:sz w:val="16"/>
              </w:rPr>
            </w:pPr>
            <w:r w:rsidRPr="00A03C55">
              <w:rPr>
                <w:i/>
                <w:iCs/>
                <w:noProof w:val="0"/>
                <w:sz w:val="16"/>
                <w:lang w:eastAsia="ar-SA"/>
              </w:rPr>
              <w:t>not specialized</w:t>
            </w:r>
          </w:p>
        </w:tc>
      </w:tr>
      <w:tr w:rsidR="007A1F44" w:rsidRPr="00A03C55" w14:paraId="2EBD232A" w14:textId="77777777" w:rsidTr="002F7992">
        <w:tc>
          <w:tcPr>
            <w:tcW w:w="1821" w:type="dxa"/>
            <w:vMerge/>
          </w:tcPr>
          <w:p w14:paraId="0B34E406" w14:textId="77777777" w:rsidR="007A1F44" w:rsidRPr="00A03C55" w:rsidRDefault="007A1F44" w:rsidP="00775A5C"/>
        </w:tc>
        <w:tc>
          <w:tcPr>
            <w:tcW w:w="2247" w:type="dxa"/>
            <w:vAlign w:val="center"/>
          </w:tcPr>
          <w:p w14:paraId="071C7AB2" w14:textId="77777777" w:rsidR="007A1F44" w:rsidRPr="00A03C55" w:rsidRDefault="007A1F44" w:rsidP="006C18FA">
            <w:pPr>
              <w:pStyle w:val="TableEntry"/>
              <w:rPr>
                <w:i/>
                <w:iCs/>
                <w:noProof w:val="0"/>
                <w:sz w:val="16"/>
              </w:rPr>
            </w:pPr>
            <w:r w:rsidRPr="00A03C55">
              <w:rPr>
                <w:i/>
                <w:iCs/>
                <w:noProof w:val="0"/>
                <w:sz w:val="16"/>
                <w:lang w:eastAsia="ar-SA"/>
              </w:rPr>
              <w:t>AuditSourceTypeCode</w:t>
            </w:r>
          </w:p>
        </w:tc>
        <w:tc>
          <w:tcPr>
            <w:tcW w:w="540" w:type="dxa"/>
            <w:vAlign w:val="center"/>
          </w:tcPr>
          <w:p w14:paraId="6A9BC133" w14:textId="77777777" w:rsidR="007A1F44" w:rsidRPr="00A03C55" w:rsidRDefault="007A1F44" w:rsidP="006C18FA">
            <w:pPr>
              <w:pStyle w:val="TableEntry"/>
              <w:rPr>
                <w:i/>
                <w:iCs/>
                <w:noProof w:val="0"/>
                <w:sz w:val="16"/>
              </w:rPr>
            </w:pPr>
            <w:r w:rsidRPr="00A03C55">
              <w:rPr>
                <w:i/>
                <w:iCs/>
                <w:noProof w:val="0"/>
                <w:sz w:val="16"/>
                <w:lang w:eastAsia="ar-SA"/>
              </w:rPr>
              <w:t>U</w:t>
            </w:r>
          </w:p>
        </w:tc>
        <w:tc>
          <w:tcPr>
            <w:tcW w:w="4968" w:type="dxa"/>
            <w:vAlign w:val="center"/>
          </w:tcPr>
          <w:p w14:paraId="744FA6C1" w14:textId="77777777" w:rsidR="007A1F44" w:rsidRPr="00A03C55" w:rsidRDefault="007A1F44" w:rsidP="006C18FA">
            <w:pPr>
              <w:pStyle w:val="TableEntry"/>
              <w:rPr>
                <w:i/>
                <w:iCs/>
                <w:noProof w:val="0"/>
                <w:sz w:val="16"/>
              </w:rPr>
            </w:pPr>
            <w:r w:rsidRPr="00A03C55">
              <w:rPr>
                <w:i/>
                <w:iCs/>
                <w:noProof w:val="0"/>
                <w:sz w:val="16"/>
                <w:lang w:eastAsia="ar-SA"/>
              </w:rPr>
              <w:t>not specialized</w:t>
            </w:r>
          </w:p>
        </w:tc>
      </w:tr>
    </w:tbl>
    <w:p w14:paraId="53A1AC4F" w14:textId="77777777" w:rsidR="0003509E" w:rsidRPr="00A03C55" w:rsidRDefault="0003509E" w:rsidP="00775A5C">
      <w:pPr>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7C5D9D03" w14:textId="77777777" w:rsidTr="00D372D5">
        <w:trPr>
          <w:cantSplit/>
          <w:trHeight w:hRule="exact" w:val="287"/>
        </w:trPr>
        <w:tc>
          <w:tcPr>
            <w:tcW w:w="1548" w:type="dxa"/>
            <w:vMerge w:val="restart"/>
          </w:tcPr>
          <w:p w14:paraId="7C5C2D36" w14:textId="015EBB1D" w:rsidR="007A1F44" w:rsidRPr="00A03C55" w:rsidRDefault="007A1F44" w:rsidP="003462A5">
            <w:pPr>
              <w:pStyle w:val="TableEntryHeader"/>
              <w:rPr>
                <w:noProof w:val="0"/>
              </w:rPr>
            </w:pPr>
            <w:r w:rsidRPr="00A03C55">
              <w:rPr>
                <w:noProof w:val="0"/>
              </w:rPr>
              <w:t xml:space="preserve">Patient (if </w:t>
            </w:r>
            <w:r w:rsidR="00180B10" w:rsidRPr="00A03C55">
              <w:rPr>
                <w:noProof w:val="0"/>
              </w:rPr>
              <w:t>known</w:t>
            </w:r>
            <w:r w:rsidRPr="00A03C55">
              <w:rPr>
                <w:noProof w:val="0"/>
              </w:rPr>
              <w:t>)</w:t>
            </w:r>
          </w:p>
          <w:p w14:paraId="773F5AA3" w14:textId="77777777" w:rsidR="007A1F44" w:rsidRPr="00A03C55" w:rsidRDefault="007A1F44" w:rsidP="003462A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ParticipantObjectIdentification)</w:t>
            </w:r>
          </w:p>
        </w:tc>
        <w:tc>
          <w:tcPr>
            <w:tcW w:w="2520" w:type="dxa"/>
            <w:vAlign w:val="center"/>
          </w:tcPr>
          <w:p w14:paraId="54852051"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w:t>
            </w:r>
          </w:p>
        </w:tc>
        <w:tc>
          <w:tcPr>
            <w:tcW w:w="630" w:type="dxa"/>
            <w:vAlign w:val="center"/>
          </w:tcPr>
          <w:p w14:paraId="12359C12"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2DB10D72" w14:textId="77777777" w:rsidR="007A1F44" w:rsidRPr="00A03C55" w:rsidRDefault="007A1F44" w:rsidP="00A90064">
            <w:pPr>
              <w:pStyle w:val="TableEntry"/>
              <w:snapToGrid w:val="0"/>
              <w:rPr>
                <w:noProof w:val="0"/>
                <w:sz w:val="16"/>
                <w:lang w:eastAsia="ar-SA"/>
              </w:rPr>
            </w:pPr>
            <w:r w:rsidRPr="00A03C55">
              <w:rPr>
                <w:noProof w:val="0"/>
                <w:sz w:val="16"/>
                <w:lang w:eastAsia="ar-SA"/>
              </w:rPr>
              <w:t>“1” (Person)</w:t>
            </w:r>
          </w:p>
        </w:tc>
      </w:tr>
      <w:tr w:rsidR="007A1F44" w:rsidRPr="00A03C55" w14:paraId="38E34137" w14:textId="77777777" w:rsidTr="00D372D5">
        <w:trPr>
          <w:cantSplit/>
          <w:trHeight w:hRule="exact" w:val="275"/>
        </w:trPr>
        <w:tc>
          <w:tcPr>
            <w:tcW w:w="1548" w:type="dxa"/>
            <w:vMerge/>
          </w:tcPr>
          <w:p w14:paraId="2E5D6AAF" w14:textId="77777777" w:rsidR="007A1F44" w:rsidRPr="00A03C55" w:rsidRDefault="007A1F44" w:rsidP="00A90064"/>
        </w:tc>
        <w:tc>
          <w:tcPr>
            <w:tcW w:w="2520" w:type="dxa"/>
            <w:vAlign w:val="center"/>
          </w:tcPr>
          <w:p w14:paraId="50D2994F"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ParticipantObjectTypeCodeRole</w:t>
            </w:r>
          </w:p>
        </w:tc>
        <w:tc>
          <w:tcPr>
            <w:tcW w:w="630" w:type="dxa"/>
            <w:vAlign w:val="center"/>
          </w:tcPr>
          <w:p w14:paraId="3A504E75"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35DEA16A" w14:textId="77777777" w:rsidR="007A1F44" w:rsidRPr="00A03C55" w:rsidRDefault="007A1F44" w:rsidP="00A90064">
            <w:pPr>
              <w:pStyle w:val="TableEntry"/>
              <w:snapToGrid w:val="0"/>
              <w:rPr>
                <w:noProof w:val="0"/>
                <w:sz w:val="16"/>
                <w:lang w:eastAsia="ar-SA"/>
              </w:rPr>
            </w:pPr>
            <w:r w:rsidRPr="00A03C55">
              <w:rPr>
                <w:noProof w:val="0"/>
                <w:sz w:val="16"/>
                <w:lang w:eastAsia="ar-SA"/>
              </w:rPr>
              <w:t>“1” (Patient)</w:t>
            </w:r>
          </w:p>
        </w:tc>
      </w:tr>
      <w:tr w:rsidR="007A1F44" w:rsidRPr="00A03C55" w14:paraId="2CFDFEC3" w14:textId="77777777" w:rsidTr="00D372D5">
        <w:trPr>
          <w:cantSplit/>
          <w:trHeight w:hRule="exact" w:val="275"/>
        </w:trPr>
        <w:tc>
          <w:tcPr>
            <w:tcW w:w="1548" w:type="dxa"/>
            <w:vMerge/>
          </w:tcPr>
          <w:p w14:paraId="0149AF6E" w14:textId="77777777" w:rsidR="007A1F44" w:rsidRPr="00A03C55" w:rsidRDefault="007A1F44" w:rsidP="00A90064"/>
        </w:tc>
        <w:tc>
          <w:tcPr>
            <w:tcW w:w="2520" w:type="dxa"/>
            <w:vAlign w:val="center"/>
          </w:tcPr>
          <w:p w14:paraId="02DBB74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ParticipantObjectDataLifeCycle</w:t>
            </w:r>
          </w:p>
        </w:tc>
        <w:tc>
          <w:tcPr>
            <w:tcW w:w="630" w:type="dxa"/>
            <w:vAlign w:val="center"/>
          </w:tcPr>
          <w:p w14:paraId="4212C7A1"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581509A"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3FAEE9DF" w14:textId="77777777" w:rsidTr="00D372D5">
        <w:trPr>
          <w:cantSplit/>
          <w:trHeight w:hRule="exact" w:val="275"/>
        </w:trPr>
        <w:tc>
          <w:tcPr>
            <w:tcW w:w="1548" w:type="dxa"/>
            <w:vMerge/>
          </w:tcPr>
          <w:p w14:paraId="27233803" w14:textId="77777777" w:rsidR="007A1F44" w:rsidRPr="00A03C55" w:rsidRDefault="007A1F44" w:rsidP="00A90064"/>
        </w:tc>
        <w:tc>
          <w:tcPr>
            <w:tcW w:w="2520" w:type="dxa"/>
            <w:vAlign w:val="center"/>
          </w:tcPr>
          <w:p w14:paraId="0D289546" w14:textId="77777777" w:rsidR="007A1F44" w:rsidRPr="00A03C55" w:rsidRDefault="007A1F44" w:rsidP="00A90064">
            <w:pPr>
              <w:pStyle w:val="TableEntry"/>
              <w:snapToGrid w:val="0"/>
              <w:rPr>
                <w:i/>
                <w:noProof w:val="0"/>
                <w:sz w:val="16"/>
                <w:lang w:eastAsia="ar-SA"/>
              </w:rPr>
            </w:pPr>
            <w:r w:rsidRPr="00A03C55">
              <w:rPr>
                <w:i/>
                <w:noProof w:val="0"/>
                <w:sz w:val="16"/>
                <w:lang w:eastAsia="ar-SA"/>
              </w:rPr>
              <w:t>ParticipantObjectIDTypeCode</w:t>
            </w:r>
          </w:p>
        </w:tc>
        <w:tc>
          <w:tcPr>
            <w:tcW w:w="630" w:type="dxa"/>
            <w:vAlign w:val="center"/>
          </w:tcPr>
          <w:p w14:paraId="68F34B29" w14:textId="2A3CF684" w:rsidR="007A1F44" w:rsidRPr="00A03C55" w:rsidRDefault="00180B10" w:rsidP="00A90064">
            <w:pPr>
              <w:pStyle w:val="TableEntry"/>
              <w:snapToGrid w:val="0"/>
              <w:jc w:val="center"/>
              <w:rPr>
                <w:i/>
                <w:noProof w:val="0"/>
                <w:sz w:val="16"/>
                <w:lang w:eastAsia="ar-SA"/>
              </w:rPr>
            </w:pPr>
            <w:r w:rsidRPr="00A03C55">
              <w:rPr>
                <w:i/>
                <w:iCs/>
                <w:noProof w:val="0"/>
                <w:sz w:val="16"/>
                <w:lang w:eastAsia="ar-SA"/>
              </w:rPr>
              <w:t>U</w:t>
            </w:r>
          </w:p>
        </w:tc>
        <w:tc>
          <w:tcPr>
            <w:tcW w:w="5028" w:type="dxa"/>
            <w:vAlign w:val="center"/>
          </w:tcPr>
          <w:p w14:paraId="58974E97" w14:textId="77777777" w:rsidR="007A1F44" w:rsidRPr="00A03C55" w:rsidRDefault="00383381">
            <w:pPr>
              <w:pStyle w:val="TableEntry"/>
              <w:snapToGrid w:val="0"/>
              <w:rPr>
                <w:iCs/>
                <w:noProof w:val="0"/>
                <w:sz w:val="16"/>
                <w:lang w:eastAsia="ar-SA"/>
              </w:rPr>
            </w:pPr>
            <w:r w:rsidRPr="00A03C55">
              <w:rPr>
                <w:i/>
                <w:iCs/>
                <w:noProof w:val="0"/>
                <w:sz w:val="16"/>
                <w:lang w:eastAsia="ar-SA"/>
              </w:rPr>
              <w:t>n</w:t>
            </w:r>
            <w:r w:rsidR="007A1F44" w:rsidRPr="00A03C55">
              <w:rPr>
                <w:i/>
                <w:iCs/>
                <w:noProof w:val="0"/>
                <w:sz w:val="16"/>
                <w:lang w:eastAsia="ar-SA"/>
              </w:rPr>
              <w:t>ot specialized</w:t>
            </w:r>
          </w:p>
        </w:tc>
      </w:tr>
      <w:tr w:rsidR="007A1F44" w:rsidRPr="00A03C55" w14:paraId="44A9B25C" w14:textId="77777777" w:rsidTr="00D372D5">
        <w:trPr>
          <w:cantSplit/>
          <w:trHeight w:hRule="exact" w:val="275"/>
        </w:trPr>
        <w:tc>
          <w:tcPr>
            <w:tcW w:w="1548" w:type="dxa"/>
            <w:vMerge/>
          </w:tcPr>
          <w:p w14:paraId="344EE2E2" w14:textId="77777777" w:rsidR="007A1F44" w:rsidRPr="00A03C55" w:rsidRDefault="007A1F44" w:rsidP="00A90064"/>
        </w:tc>
        <w:tc>
          <w:tcPr>
            <w:tcW w:w="2520" w:type="dxa"/>
            <w:vAlign w:val="center"/>
          </w:tcPr>
          <w:p w14:paraId="5162CDE5"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ParticipantObjectSensitivity</w:t>
            </w:r>
          </w:p>
        </w:tc>
        <w:tc>
          <w:tcPr>
            <w:tcW w:w="630" w:type="dxa"/>
            <w:vAlign w:val="center"/>
          </w:tcPr>
          <w:p w14:paraId="5681A335"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65EFA00"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0684ABE9" w14:textId="77777777" w:rsidTr="00D372D5">
        <w:trPr>
          <w:cantSplit/>
          <w:trHeight w:hRule="exact" w:val="275"/>
        </w:trPr>
        <w:tc>
          <w:tcPr>
            <w:tcW w:w="1548" w:type="dxa"/>
            <w:vMerge/>
          </w:tcPr>
          <w:p w14:paraId="3D2C3D87" w14:textId="77777777" w:rsidR="007A1F44" w:rsidRPr="00A03C55" w:rsidRDefault="007A1F44" w:rsidP="00A90064"/>
        </w:tc>
        <w:tc>
          <w:tcPr>
            <w:tcW w:w="2520" w:type="dxa"/>
            <w:vAlign w:val="center"/>
          </w:tcPr>
          <w:p w14:paraId="6541302B" w14:textId="77777777" w:rsidR="007A1F44" w:rsidRPr="00A03C55" w:rsidRDefault="007A1F44" w:rsidP="00601E92">
            <w:pPr>
              <w:pStyle w:val="TableEntry"/>
              <w:rPr>
                <w:noProof w:val="0"/>
                <w:sz w:val="16"/>
                <w:lang w:eastAsia="ar-SA"/>
              </w:rPr>
            </w:pPr>
            <w:r w:rsidRPr="00A03C55">
              <w:rPr>
                <w:noProof w:val="0"/>
                <w:sz w:val="16"/>
                <w:lang w:eastAsia="ar-SA"/>
              </w:rPr>
              <w:t>ParticipantObjectID</w:t>
            </w:r>
          </w:p>
        </w:tc>
        <w:tc>
          <w:tcPr>
            <w:tcW w:w="630" w:type="dxa"/>
            <w:vAlign w:val="center"/>
          </w:tcPr>
          <w:p w14:paraId="10E1D071" w14:textId="77777777" w:rsidR="007A1F44" w:rsidRPr="00A03C55" w:rsidRDefault="007A1F44" w:rsidP="00D372D5">
            <w:pPr>
              <w:pStyle w:val="TableEntry"/>
              <w:jc w:val="center"/>
              <w:rPr>
                <w:iCs/>
                <w:noProof w:val="0"/>
                <w:sz w:val="16"/>
                <w:lang w:eastAsia="ar-SA"/>
              </w:rPr>
            </w:pPr>
            <w:r w:rsidRPr="00A03C55">
              <w:rPr>
                <w:iCs/>
                <w:noProof w:val="0"/>
                <w:sz w:val="16"/>
                <w:lang w:eastAsia="ar-SA"/>
              </w:rPr>
              <w:t>M</w:t>
            </w:r>
          </w:p>
        </w:tc>
        <w:tc>
          <w:tcPr>
            <w:tcW w:w="5028" w:type="dxa"/>
          </w:tcPr>
          <w:p w14:paraId="42064B54"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 xml:space="preserve">The patient ID in HL7 CX format. </w:t>
            </w:r>
          </w:p>
        </w:tc>
      </w:tr>
      <w:tr w:rsidR="007A1F44" w:rsidRPr="00A03C55" w14:paraId="1F731A8F" w14:textId="77777777" w:rsidTr="00D372D5">
        <w:trPr>
          <w:cantSplit/>
          <w:trHeight w:hRule="exact" w:val="275"/>
        </w:trPr>
        <w:tc>
          <w:tcPr>
            <w:tcW w:w="1548" w:type="dxa"/>
            <w:vMerge/>
          </w:tcPr>
          <w:p w14:paraId="2AC3CDAE" w14:textId="77777777" w:rsidR="007A1F44" w:rsidRPr="00A03C55" w:rsidRDefault="007A1F44" w:rsidP="00A90064"/>
        </w:tc>
        <w:tc>
          <w:tcPr>
            <w:tcW w:w="2520" w:type="dxa"/>
            <w:vAlign w:val="center"/>
          </w:tcPr>
          <w:p w14:paraId="34B6635B"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ParticipantObjectName</w:t>
            </w:r>
          </w:p>
        </w:tc>
        <w:tc>
          <w:tcPr>
            <w:tcW w:w="630" w:type="dxa"/>
            <w:vAlign w:val="center"/>
          </w:tcPr>
          <w:p w14:paraId="540E570D"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52E6204"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1B5099E1" w14:textId="77777777" w:rsidTr="00D372D5">
        <w:trPr>
          <w:cantSplit/>
          <w:trHeight w:hRule="exact" w:val="275"/>
        </w:trPr>
        <w:tc>
          <w:tcPr>
            <w:tcW w:w="1548" w:type="dxa"/>
            <w:vMerge/>
          </w:tcPr>
          <w:p w14:paraId="1DCE9108" w14:textId="77777777" w:rsidR="007A1F44" w:rsidRPr="00A03C55" w:rsidRDefault="007A1F44" w:rsidP="00A90064"/>
        </w:tc>
        <w:tc>
          <w:tcPr>
            <w:tcW w:w="2520" w:type="dxa"/>
            <w:vAlign w:val="center"/>
          </w:tcPr>
          <w:p w14:paraId="189E9269" w14:textId="77777777" w:rsidR="007A1F44" w:rsidRPr="00A03C55" w:rsidRDefault="007A1F44" w:rsidP="00601E92">
            <w:pPr>
              <w:pStyle w:val="TableEntry"/>
              <w:rPr>
                <w:i/>
                <w:iCs/>
                <w:noProof w:val="0"/>
                <w:sz w:val="16"/>
                <w:lang w:eastAsia="ar-SA"/>
              </w:rPr>
            </w:pPr>
            <w:r w:rsidRPr="00A03C55">
              <w:rPr>
                <w:i/>
                <w:iCs/>
                <w:noProof w:val="0"/>
                <w:sz w:val="16"/>
                <w:lang w:eastAsia="ar-SA"/>
              </w:rPr>
              <w:t>ParticipantObjectQuery</w:t>
            </w:r>
          </w:p>
        </w:tc>
        <w:tc>
          <w:tcPr>
            <w:tcW w:w="630" w:type="dxa"/>
            <w:vAlign w:val="center"/>
          </w:tcPr>
          <w:p w14:paraId="166389F5"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03B03E3F"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02C3C373" w14:textId="77777777" w:rsidTr="00D372D5">
        <w:trPr>
          <w:cantSplit/>
        </w:trPr>
        <w:tc>
          <w:tcPr>
            <w:tcW w:w="1548" w:type="dxa"/>
            <w:vMerge/>
          </w:tcPr>
          <w:p w14:paraId="7E2C1FE8" w14:textId="77777777" w:rsidR="007A1F44" w:rsidRPr="00A03C55" w:rsidRDefault="007A1F44" w:rsidP="00A90064"/>
        </w:tc>
        <w:tc>
          <w:tcPr>
            <w:tcW w:w="2520" w:type="dxa"/>
            <w:vAlign w:val="center"/>
          </w:tcPr>
          <w:p w14:paraId="7DD0F8F2"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ParticipantObjectDetail</w:t>
            </w:r>
          </w:p>
        </w:tc>
        <w:tc>
          <w:tcPr>
            <w:tcW w:w="630" w:type="dxa"/>
            <w:vAlign w:val="center"/>
          </w:tcPr>
          <w:p w14:paraId="54EB4AE2"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1A49A63"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bl>
    <w:p w14:paraId="201836A9" w14:textId="77777777" w:rsidR="001B7A7E" w:rsidRPr="00A03C55" w:rsidRDefault="001B7A7E"/>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714B960F" w14:textId="77777777" w:rsidTr="00D372D5">
        <w:trPr>
          <w:cantSplit/>
          <w:trHeight w:hRule="exact" w:val="287"/>
        </w:trPr>
        <w:tc>
          <w:tcPr>
            <w:tcW w:w="1548" w:type="dxa"/>
            <w:vMerge w:val="restart"/>
          </w:tcPr>
          <w:p w14:paraId="18156687" w14:textId="77777777" w:rsidR="007A1F44" w:rsidRPr="00A03C55" w:rsidRDefault="007A1F44" w:rsidP="003462A5">
            <w:pPr>
              <w:pStyle w:val="TableEntryHeader"/>
              <w:rPr>
                <w:noProof w:val="0"/>
              </w:rPr>
            </w:pPr>
            <w:r w:rsidRPr="00A03C55">
              <w:rPr>
                <w:noProof w:val="0"/>
              </w:rPr>
              <w:t>Query Parameters</w:t>
            </w:r>
          </w:p>
          <w:p w14:paraId="080B16AC" w14:textId="77777777" w:rsidR="007A1F44" w:rsidRPr="00A03C55" w:rsidRDefault="007A1F44" w:rsidP="003462A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ParticipantObjectIdentification)</w:t>
            </w:r>
          </w:p>
        </w:tc>
        <w:tc>
          <w:tcPr>
            <w:tcW w:w="2520" w:type="dxa"/>
            <w:vAlign w:val="center"/>
          </w:tcPr>
          <w:p w14:paraId="2C717EDB"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w:t>
            </w:r>
          </w:p>
        </w:tc>
        <w:tc>
          <w:tcPr>
            <w:tcW w:w="630" w:type="dxa"/>
            <w:vAlign w:val="center"/>
          </w:tcPr>
          <w:p w14:paraId="191C5E25"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705468F6" w14:textId="77777777" w:rsidR="007A1F44" w:rsidRPr="00A03C55" w:rsidRDefault="007A1F44" w:rsidP="00A90064">
            <w:pPr>
              <w:pStyle w:val="TableEntry"/>
              <w:snapToGrid w:val="0"/>
              <w:rPr>
                <w:noProof w:val="0"/>
                <w:sz w:val="16"/>
                <w:lang w:eastAsia="ar-SA"/>
              </w:rPr>
            </w:pPr>
            <w:r w:rsidRPr="00A03C55">
              <w:rPr>
                <w:noProof w:val="0"/>
                <w:sz w:val="16"/>
                <w:lang w:eastAsia="ar-SA"/>
              </w:rPr>
              <w:t>“2” (system object)</w:t>
            </w:r>
          </w:p>
        </w:tc>
      </w:tr>
      <w:tr w:rsidR="007A1F44" w:rsidRPr="00A03C55" w14:paraId="501A15A1" w14:textId="77777777" w:rsidTr="00D372D5">
        <w:trPr>
          <w:cantSplit/>
          <w:trHeight w:hRule="exact" w:val="275"/>
        </w:trPr>
        <w:tc>
          <w:tcPr>
            <w:tcW w:w="1548" w:type="dxa"/>
            <w:vMerge/>
          </w:tcPr>
          <w:p w14:paraId="7BC89E7A" w14:textId="77777777" w:rsidR="007A1F44" w:rsidRPr="00A03C55" w:rsidRDefault="007A1F44" w:rsidP="00A90064"/>
        </w:tc>
        <w:tc>
          <w:tcPr>
            <w:tcW w:w="2520" w:type="dxa"/>
            <w:vAlign w:val="center"/>
          </w:tcPr>
          <w:p w14:paraId="5A74B737"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ParticipantObjectTypeCodeRole</w:t>
            </w:r>
          </w:p>
        </w:tc>
        <w:tc>
          <w:tcPr>
            <w:tcW w:w="630" w:type="dxa"/>
            <w:vAlign w:val="center"/>
          </w:tcPr>
          <w:p w14:paraId="4AA58D6D"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4C2F5D46" w14:textId="77777777" w:rsidR="007A1F44" w:rsidRPr="00A03C55" w:rsidRDefault="007A1F44" w:rsidP="00A90064">
            <w:pPr>
              <w:pStyle w:val="TableEntry"/>
              <w:snapToGrid w:val="0"/>
              <w:rPr>
                <w:noProof w:val="0"/>
                <w:sz w:val="16"/>
                <w:lang w:eastAsia="ar-SA"/>
              </w:rPr>
            </w:pPr>
            <w:r w:rsidRPr="00A03C55">
              <w:rPr>
                <w:noProof w:val="0"/>
                <w:sz w:val="16"/>
                <w:lang w:eastAsia="ar-SA"/>
              </w:rPr>
              <w:t>“24” (query)</w:t>
            </w:r>
          </w:p>
        </w:tc>
      </w:tr>
      <w:tr w:rsidR="007A1F44" w:rsidRPr="00A03C55" w14:paraId="006B642C" w14:textId="77777777" w:rsidTr="00D372D5">
        <w:trPr>
          <w:cantSplit/>
          <w:trHeight w:hRule="exact" w:val="275"/>
        </w:trPr>
        <w:tc>
          <w:tcPr>
            <w:tcW w:w="1548" w:type="dxa"/>
            <w:vMerge/>
          </w:tcPr>
          <w:p w14:paraId="13BC9B1B" w14:textId="77777777" w:rsidR="007A1F44" w:rsidRPr="00A03C55" w:rsidRDefault="007A1F44" w:rsidP="00A90064"/>
        </w:tc>
        <w:tc>
          <w:tcPr>
            <w:tcW w:w="2520" w:type="dxa"/>
            <w:vAlign w:val="center"/>
          </w:tcPr>
          <w:p w14:paraId="45971793"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ParticipantObjectDataLifeCycle</w:t>
            </w:r>
          </w:p>
        </w:tc>
        <w:tc>
          <w:tcPr>
            <w:tcW w:w="630" w:type="dxa"/>
            <w:vAlign w:val="center"/>
          </w:tcPr>
          <w:p w14:paraId="50704827"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7E8CF3A1"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60B12571" w14:textId="77777777" w:rsidTr="00D372D5">
        <w:trPr>
          <w:cantSplit/>
          <w:trHeight w:hRule="exact" w:val="275"/>
        </w:trPr>
        <w:tc>
          <w:tcPr>
            <w:tcW w:w="1548" w:type="dxa"/>
            <w:vMerge/>
          </w:tcPr>
          <w:p w14:paraId="32EEA90D" w14:textId="77777777" w:rsidR="007A1F44" w:rsidRPr="00A03C55" w:rsidRDefault="007A1F44" w:rsidP="00A90064"/>
        </w:tc>
        <w:tc>
          <w:tcPr>
            <w:tcW w:w="2520" w:type="dxa"/>
            <w:vAlign w:val="center"/>
          </w:tcPr>
          <w:p w14:paraId="08D832FD" w14:textId="77777777" w:rsidR="007A1F44" w:rsidRPr="00A03C55" w:rsidRDefault="007A1F44" w:rsidP="00601E92">
            <w:pPr>
              <w:pStyle w:val="TableEntry"/>
              <w:rPr>
                <w:noProof w:val="0"/>
                <w:sz w:val="16"/>
                <w:lang w:eastAsia="ar-SA"/>
              </w:rPr>
            </w:pPr>
            <w:r w:rsidRPr="00A03C55">
              <w:rPr>
                <w:noProof w:val="0"/>
                <w:sz w:val="16"/>
                <w:lang w:eastAsia="ar-SA"/>
              </w:rPr>
              <w:t>ParticipantObjectIDTypeCode</w:t>
            </w:r>
          </w:p>
        </w:tc>
        <w:tc>
          <w:tcPr>
            <w:tcW w:w="630" w:type="dxa"/>
            <w:vAlign w:val="center"/>
          </w:tcPr>
          <w:p w14:paraId="6928DC07" w14:textId="77777777" w:rsidR="007A1F44" w:rsidRPr="00A03C55" w:rsidRDefault="007A1F44" w:rsidP="00D372D5">
            <w:pPr>
              <w:pStyle w:val="TableEntry"/>
              <w:snapToGrid w:val="0"/>
              <w:jc w:val="center"/>
              <w:rPr>
                <w:noProof w:val="0"/>
                <w:sz w:val="16"/>
                <w:lang w:eastAsia="ar-SA"/>
              </w:rPr>
            </w:pPr>
            <w:r w:rsidRPr="00A03C55">
              <w:rPr>
                <w:noProof w:val="0"/>
                <w:sz w:val="16"/>
                <w:lang w:eastAsia="ar-SA"/>
              </w:rPr>
              <w:t>M</w:t>
            </w:r>
          </w:p>
        </w:tc>
        <w:tc>
          <w:tcPr>
            <w:tcW w:w="5028" w:type="dxa"/>
          </w:tcPr>
          <w:p w14:paraId="5F8DDF01" w14:textId="01E922B9" w:rsidR="007A1F44" w:rsidRPr="00A03C55" w:rsidRDefault="007A1F44" w:rsidP="00A90064">
            <w:pPr>
              <w:pStyle w:val="TableEntry"/>
              <w:snapToGrid w:val="0"/>
              <w:rPr>
                <w:noProof w:val="0"/>
                <w:sz w:val="16"/>
                <w:lang w:eastAsia="ar-SA"/>
              </w:rPr>
            </w:pPr>
            <w:r w:rsidRPr="00A03C55">
              <w:rPr>
                <w:noProof w:val="0"/>
                <w:sz w:val="16"/>
                <w:lang w:eastAsia="ar-SA"/>
              </w:rPr>
              <w:t>EV(“ITI-51”, “IHE Transactions”, “Multi-Patient</w:t>
            </w:r>
            <w:r w:rsidR="00180B10" w:rsidRPr="00A03C55">
              <w:rPr>
                <w:noProof w:val="0"/>
                <w:sz w:val="16"/>
                <w:lang w:eastAsia="ar-SA"/>
              </w:rPr>
              <w:t xml:space="preserve"> Stored</w:t>
            </w:r>
            <w:r w:rsidRPr="00A03C55">
              <w:rPr>
                <w:noProof w:val="0"/>
                <w:sz w:val="16"/>
                <w:lang w:eastAsia="ar-SA"/>
              </w:rPr>
              <w:t xml:space="preserve"> Query”)</w:t>
            </w:r>
          </w:p>
        </w:tc>
      </w:tr>
      <w:tr w:rsidR="007A1F44" w:rsidRPr="00A03C55" w14:paraId="7F7B8C63" w14:textId="77777777" w:rsidTr="00D372D5">
        <w:trPr>
          <w:cantSplit/>
          <w:trHeight w:hRule="exact" w:val="275"/>
        </w:trPr>
        <w:tc>
          <w:tcPr>
            <w:tcW w:w="1548" w:type="dxa"/>
            <w:vMerge/>
          </w:tcPr>
          <w:p w14:paraId="06F65877" w14:textId="77777777" w:rsidR="007A1F44" w:rsidRPr="00A03C55" w:rsidRDefault="007A1F44" w:rsidP="00A90064"/>
        </w:tc>
        <w:tc>
          <w:tcPr>
            <w:tcW w:w="2520" w:type="dxa"/>
            <w:vAlign w:val="center"/>
          </w:tcPr>
          <w:p w14:paraId="33AC7CBC"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ParticipantObjectSensitivity</w:t>
            </w:r>
          </w:p>
        </w:tc>
        <w:tc>
          <w:tcPr>
            <w:tcW w:w="630" w:type="dxa"/>
            <w:vAlign w:val="center"/>
          </w:tcPr>
          <w:p w14:paraId="7B3A1847"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7EC24FC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22BF029F" w14:textId="77777777" w:rsidTr="00D372D5">
        <w:trPr>
          <w:cantSplit/>
          <w:trHeight w:hRule="exact" w:val="275"/>
        </w:trPr>
        <w:tc>
          <w:tcPr>
            <w:tcW w:w="1548" w:type="dxa"/>
            <w:vMerge/>
          </w:tcPr>
          <w:p w14:paraId="41C59EFC" w14:textId="77777777" w:rsidR="007A1F44" w:rsidRPr="00A03C55" w:rsidRDefault="007A1F44" w:rsidP="00A90064"/>
        </w:tc>
        <w:tc>
          <w:tcPr>
            <w:tcW w:w="2520" w:type="dxa"/>
            <w:vAlign w:val="center"/>
          </w:tcPr>
          <w:p w14:paraId="55710E79" w14:textId="77777777" w:rsidR="007A1F44" w:rsidRPr="00A03C55" w:rsidRDefault="007A1F44" w:rsidP="00601E92">
            <w:pPr>
              <w:pStyle w:val="TableEntry"/>
              <w:rPr>
                <w:noProof w:val="0"/>
                <w:sz w:val="16"/>
                <w:lang w:eastAsia="ar-SA"/>
              </w:rPr>
            </w:pPr>
            <w:r w:rsidRPr="00A03C55">
              <w:rPr>
                <w:noProof w:val="0"/>
                <w:sz w:val="16"/>
                <w:lang w:eastAsia="ar-SA"/>
              </w:rPr>
              <w:t>ParticipantObjectID</w:t>
            </w:r>
          </w:p>
        </w:tc>
        <w:tc>
          <w:tcPr>
            <w:tcW w:w="630" w:type="dxa"/>
            <w:vAlign w:val="center"/>
          </w:tcPr>
          <w:p w14:paraId="6D452B7E" w14:textId="77777777" w:rsidR="007A1F44" w:rsidRPr="00A03C55" w:rsidRDefault="007A1F44" w:rsidP="00A90064">
            <w:pPr>
              <w:pStyle w:val="TableEntry"/>
              <w:snapToGrid w:val="0"/>
              <w:jc w:val="center"/>
              <w:rPr>
                <w:iCs/>
                <w:noProof w:val="0"/>
                <w:sz w:val="16"/>
                <w:lang w:eastAsia="ar-SA"/>
              </w:rPr>
            </w:pPr>
            <w:r w:rsidRPr="00A03C55">
              <w:rPr>
                <w:iCs/>
                <w:noProof w:val="0"/>
                <w:sz w:val="16"/>
                <w:lang w:eastAsia="ar-SA"/>
              </w:rPr>
              <w:t>M</w:t>
            </w:r>
          </w:p>
        </w:tc>
        <w:tc>
          <w:tcPr>
            <w:tcW w:w="5028" w:type="dxa"/>
          </w:tcPr>
          <w:p w14:paraId="11A2846D"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Stored Query ID (UUID)</w:t>
            </w:r>
          </w:p>
        </w:tc>
      </w:tr>
      <w:tr w:rsidR="007A1F44" w:rsidRPr="00A03C55" w14:paraId="0D7F8AAD" w14:textId="77777777" w:rsidTr="00D372D5">
        <w:trPr>
          <w:cantSplit/>
          <w:trHeight w:hRule="exact" w:val="275"/>
        </w:trPr>
        <w:tc>
          <w:tcPr>
            <w:tcW w:w="1548" w:type="dxa"/>
            <w:vMerge/>
          </w:tcPr>
          <w:p w14:paraId="14D44A02" w14:textId="77777777" w:rsidR="007A1F44" w:rsidRPr="00A03C55" w:rsidRDefault="007A1F44" w:rsidP="00A90064"/>
        </w:tc>
        <w:tc>
          <w:tcPr>
            <w:tcW w:w="2520" w:type="dxa"/>
            <w:vAlign w:val="center"/>
          </w:tcPr>
          <w:p w14:paraId="2F27E3B4"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ParticipantObjectName</w:t>
            </w:r>
          </w:p>
        </w:tc>
        <w:tc>
          <w:tcPr>
            <w:tcW w:w="630" w:type="dxa"/>
            <w:vAlign w:val="center"/>
          </w:tcPr>
          <w:p w14:paraId="285733FA" w14:textId="77777777" w:rsidR="007A1F44" w:rsidRPr="00A03C55" w:rsidRDefault="007A1F44" w:rsidP="00A90064">
            <w:pPr>
              <w:pStyle w:val="TableEntry"/>
              <w:snapToGrid w:val="0"/>
              <w:jc w:val="center"/>
              <w:rPr>
                <w:noProof w:val="0"/>
                <w:sz w:val="16"/>
                <w:lang w:eastAsia="ar-SA"/>
              </w:rPr>
            </w:pPr>
            <w:r w:rsidRPr="00A03C55">
              <w:rPr>
                <w:i/>
                <w:iCs/>
                <w:noProof w:val="0"/>
                <w:sz w:val="16"/>
                <w:lang w:eastAsia="ar-SA"/>
              </w:rPr>
              <w:t>U</w:t>
            </w:r>
          </w:p>
        </w:tc>
        <w:tc>
          <w:tcPr>
            <w:tcW w:w="5028" w:type="dxa"/>
            <w:vAlign w:val="center"/>
          </w:tcPr>
          <w:p w14:paraId="3471D184" w14:textId="77777777" w:rsidR="007A1F44" w:rsidRPr="00A03C55" w:rsidRDefault="007A1F44" w:rsidP="00A90064">
            <w:pPr>
              <w:pStyle w:val="TableEntry"/>
              <w:snapToGrid w:val="0"/>
              <w:rPr>
                <w:noProof w:val="0"/>
                <w:sz w:val="16"/>
                <w:lang w:eastAsia="ar-SA"/>
              </w:rPr>
            </w:pPr>
            <w:r w:rsidRPr="00A03C55">
              <w:rPr>
                <w:i/>
                <w:iCs/>
                <w:noProof w:val="0"/>
                <w:sz w:val="16"/>
                <w:lang w:eastAsia="ar-SA"/>
              </w:rPr>
              <w:t>not specialized</w:t>
            </w:r>
          </w:p>
        </w:tc>
      </w:tr>
      <w:tr w:rsidR="007A1F44" w:rsidRPr="00A03C55" w14:paraId="70DEAEDD" w14:textId="77777777" w:rsidTr="00D372D5">
        <w:trPr>
          <w:cantSplit/>
          <w:trHeight w:hRule="exact" w:val="275"/>
        </w:trPr>
        <w:tc>
          <w:tcPr>
            <w:tcW w:w="1548" w:type="dxa"/>
            <w:vMerge/>
          </w:tcPr>
          <w:p w14:paraId="70F7BA87" w14:textId="77777777" w:rsidR="007A1F44" w:rsidRPr="00A03C55" w:rsidRDefault="007A1F44" w:rsidP="00A90064"/>
        </w:tc>
        <w:tc>
          <w:tcPr>
            <w:tcW w:w="2520" w:type="dxa"/>
            <w:vAlign w:val="center"/>
          </w:tcPr>
          <w:p w14:paraId="6ABBC946" w14:textId="77777777" w:rsidR="007A1F44" w:rsidRPr="00A03C55" w:rsidRDefault="007A1F44" w:rsidP="00752AB9">
            <w:pPr>
              <w:pStyle w:val="TableEntry"/>
              <w:rPr>
                <w:noProof w:val="0"/>
                <w:sz w:val="16"/>
                <w:lang w:eastAsia="ar-SA"/>
              </w:rPr>
            </w:pPr>
            <w:r w:rsidRPr="00A03C55">
              <w:rPr>
                <w:noProof w:val="0"/>
                <w:sz w:val="16"/>
                <w:lang w:eastAsia="ar-SA"/>
              </w:rPr>
              <w:t>ParticipantObjectQuery</w:t>
            </w:r>
          </w:p>
        </w:tc>
        <w:tc>
          <w:tcPr>
            <w:tcW w:w="630" w:type="dxa"/>
            <w:vAlign w:val="center"/>
          </w:tcPr>
          <w:p w14:paraId="41256290"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524309E0" w14:textId="77777777" w:rsidR="007A1F44" w:rsidRPr="00A03C55" w:rsidRDefault="007A1F44" w:rsidP="00A90064">
            <w:pPr>
              <w:pStyle w:val="TableEntry"/>
              <w:snapToGrid w:val="0"/>
              <w:rPr>
                <w:noProof w:val="0"/>
                <w:sz w:val="16"/>
                <w:lang w:eastAsia="ar-SA"/>
              </w:rPr>
            </w:pPr>
            <w:r w:rsidRPr="00A03C55">
              <w:rPr>
                <w:noProof w:val="0"/>
                <w:sz w:val="16"/>
                <w:lang w:eastAsia="ar-SA"/>
              </w:rPr>
              <w:t>the AdhocQueryRequest, base64 encoded.3</w:t>
            </w:r>
          </w:p>
        </w:tc>
      </w:tr>
      <w:tr w:rsidR="007A1F44" w:rsidRPr="00A03C55" w14:paraId="0A1EC79C" w14:textId="77777777" w:rsidTr="00D372D5">
        <w:trPr>
          <w:cantSplit/>
        </w:trPr>
        <w:tc>
          <w:tcPr>
            <w:tcW w:w="1548" w:type="dxa"/>
            <w:vMerge/>
          </w:tcPr>
          <w:p w14:paraId="29E741FB" w14:textId="77777777" w:rsidR="007A1F44" w:rsidRPr="00A03C55" w:rsidRDefault="007A1F44" w:rsidP="00A90064"/>
        </w:tc>
        <w:tc>
          <w:tcPr>
            <w:tcW w:w="2520" w:type="dxa"/>
            <w:vAlign w:val="center"/>
          </w:tcPr>
          <w:p w14:paraId="27DB1107"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ParticipantObjectDetail</w:t>
            </w:r>
          </w:p>
        </w:tc>
        <w:tc>
          <w:tcPr>
            <w:tcW w:w="630" w:type="dxa"/>
            <w:vAlign w:val="center"/>
          </w:tcPr>
          <w:p w14:paraId="1A290107" w14:textId="7FC9FB85" w:rsidR="007A1F44" w:rsidRPr="00A03C55" w:rsidRDefault="00180B10" w:rsidP="00A90064">
            <w:pPr>
              <w:pStyle w:val="TableEntry"/>
              <w:snapToGrid w:val="0"/>
              <w:jc w:val="center"/>
              <w:rPr>
                <w:i/>
                <w:iCs/>
                <w:noProof w:val="0"/>
                <w:sz w:val="16"/>
                <w:lang w:eastAsia="ar-SA"/>
              </w:rPr>
            </w:pPr>
            <w:r w:rsidRPr="00A03C55">
              <w:rPr>
                <w:iCs/>
                <w:noProof w:val="0"/>
                <w:sz w:val="16"/>
                <w:lang w:eastAsia="ar-SA"/>
              </w:rPr>
              <w:t>M</w:t>
            </w:r>
          </w:p>
        </w:tc>
        <w:tc>
          <w:tcPr>
            <w:tcW w:w="5028" w:type="dxa"/>
            <w:vAlign w:val="center"/>
          </w:tcPr>
          <w:p w14:paraId="1575BE22" w14:textId="6085C508" w:rsidR="00180B10" w:rsidRPr="00A03C55" w:rsidRDefault="00180B10" w:rsidP="00180B10">
            <w:pPr>
              <w:pStyle w:val="TableEntry"/>
              <w:snapToGrid w:val="0"/>
              <w:rPr>
                <w:iCs/>
                <w:noProof w:val="0"/>
                <w:sz w:val="16"/>
                <w:lang w:eastAsia="ar-SA"/>
              </w:rPr>
            </w:pPr>
            <w:r w:rsidRPr="00A03C55">
              <w:rPr>
                <w:iCs/>
                <w:noProof w:val="0"/>
                <w:sz w:val="16"/>
                <w:lang w:eastAsia="ar-SA"/>
              </w:rPr>
              <w:t xml:space="preserve">The ParticipantObjectDetail element shall occur at least once. </w:t>
            </w:r>
          </w:p>
          <w:p w14:paraId="610BDABE" w14:textId="77777777" w:rsidR="00180B10" w:rsidRPr="00A03C55" w:rsidRDefault="00180B10" w:rsidP="00180B10">
            <w:pPr>
              <w:pStyle w:val="TableEntry"/>
              <w:snapToGrid w:val="0"/>
              <w:rPr>
                <w:iCs/>
                <w:noProof w:val="0"/>
                <w:sz w:val="16"/>
                <w:lang w:eastAsia="ar-SA"/>
              </w:rPr>
            </w:pPr>
            <w:r w:rsidRPr="00A03C55">
              <w:rPr>
                <w:iCs/>
                <w:noProof w:val="0"/>
                <w:sz w:val="16"/>
                <w:lang w:eastAsia="ar-SA"/>
              </w:rPr>
              <w:t>The first element shall contain:</w:t>
            </w:r>
          </w:p>
          <w:p w14:paraId="1ED3944D" w14:textId="77777777" w:rsidR="00180B10" w:rsidRPr="00A03C55" w:rsidRDefault="00180B10" w:rsidP="00BA4EF3">
            <w:pPr>
              <w:pStyle w:val="TableEntry"/>
              <w:snapToGrid w:val="0"/>
              <w:ind w:left="720"/>
              <w:rPr>
                <w:iCs/>
                <w:noProof w:val="0"/>
                <w:sz w:val="16"/>
                <w:lang w:eastAsia="ar-SA"/>
              </w:rPr>
            </w:pPr>
            <w:r w:rsidRPr="00A03C55">
              <w:rPr>
                <w:iCs/>
                <w:noProof w:val="0"/>
                <w:sz w:val="16"/>
                <w:lang w:eastAsia="ar-SA"/>
              </w:rPr>
              <w:t>Type: “QueryEncoding” (literal string)</w:t>
            </w:r>
          </w:p>
          <w:p w14:paraId="35ED0951" w14:textId="77777777" w:rsidR="00180B10" w:rsidRPr="00A03C55" w:rsidRDefault="00180B10" w:rsidP="00BA4EF3">
            <w:pPr>
              <w:pStyle w:val="TableEntry"/>
              <w:snapToGrid w:val="0"/>
              <w:ind w:left="720"/>
              <w:rPr>
                <w:iCs/>
                <w:noProof w:val="0"/>
                <w:sz w:val="16"/>
                <w:lang w:eastAsia="ar-SA"/>
              </w:rPr>
            </w:pPr>
            <w:r w:rsidRPr="00A03C55">
              <w:rPr>
                <w:iCs/>
                <w:noProof w:val="0"/>
                <w:sz w:val="16"/>
                <w:lang w:eastAsia="ar-SA"/>
              </w:rPr>
              <w:t xml:space="preserve">Value: the character encoding, such as “UTF-8”, used to encode the ParticipantObjectQuery before base64 encoding </w:t>
            </w:r>
          </w:p>
          <w:p w14:paraId="618B3CDE" w14:textId="77777777" w:rsidR="00180B10" w:rsidRPr="00A03C55" w:rsidRDefault="00180B10" w:rsidP="00180B10">
            <w:pPr>
              <w:pStyle w:val="TableEntry"/>
              <w:snapToGrid w:val="0"/>
              <w:rPr>
                <w:iCs/>
                <w:noProof w:val="0"/>
                <w:sz w:val="16"/>
                <w:lang w:eastAsia="ar-SA"/>
              </w:rPr>
            </w:pPr>
            <w:r w:rsidRPr="00A03C55">
              <w:rPr>
                <w:iCs/>
                <w:noProof w:val="0"/>
                <w:sz w:val="16"/>
                <w:lang w:eastAsia="ar-SA"/>
              </w:rPr>
              <w:t>If the homeCommunityId is known, the second element shall contain:</w:t>
            </w:r>
          </w:p>
          <w:p w14:paraId="35AB05B0" w14:textId="77777777" w:rsidR="00180B10" w:rsidRPr="00A03C55" w:rsidRDefault="00180B10" w:rsidP="00BA4EF3">
            <w:pPr>
              <w:pStyle w:val="TableEntry"/>
              <w:snapToGrid w:val="0"/>
              <w:ind w:left="720"/>
              <w:rPr>
                <w:iCs/>
                <w:noProof w:val="0"/>
                <w:sz w:val="16"/>
                <w:lang w:eastAsia="ar-SA"/>
              </w:rPr>
            </w:pPr>
            <w:r w:rsidRPr="00A03C55">
              <w:rPr>
                <w:iCs/>
                <w:noProof w:val="0"/>
                <w:sz w:val="16"/>
                <w:lang w:eastAsia="ar-SA"/>
              </w:rPr>
              <w:t>Type: “urn:ihe:iti:xca:2010:homeCommunityId” (literal string)</w:t>
            </w:r>
          </w:p>
          <w:p w14:paraId="321927F6" w14:textId="7D060022" w:rsidR="007A1F44" w:rsidRPr="00A03C55" w:rsidRDefault="00180B10" w:rsidP="00BA4EF3">
            <w:pPr>
              <w:pStyle w:val="TableEntry"/>
              <w:snapToGrid w:val="0"/>
              <w:ind w:left="720"/>
              <w:rPr>
                <w:iCs/>
                <w:noProof w:val="0"/>
                <w:sz w:val="16"/>
                <w:lang w:eastAsia="ar-SA"/>
              </w:rPr>
            </w:pPr>
            <w:r w:rsidRPr="00A03C55">
              <w:rPr>
                <w:iCs/>
                <w:noProof w:val="0"/>
                <w:sz w:val="16"/>
                <w:lang w:eastAsia="ar-SA"/>
              </w:rPr>
              <w:t>Value: value of the homeCommunityId</w:t>
            </w:r>
          </w:p>
        </w:tc>
      </w:tr>
    </w:tbl>
    <w:p w14:paraId="59DC6AD6" w14:textId="77A215E5" w:rsidR="007A1F44" w:rsidRPr="00A03C55" w:rsidRDefault="007A1F44" w:rsidP="00775A5C">
      <w:pPr>
        <w:pStyle w:val="Heading5"/>
        <w:numPr>
          <w:ilvl w:val="0"/>
          <w:numId w:val="0"/>
        </w:numPr>
        <w:tabs>
          <w:tab w:val="clear" w:pos="2160"/>
          <w:tab w:val="clear" w:pos="2880"/>
          <w:tab w:val="clear" w:pos="3600"/>
          <w:tab w:val="clear" w:pos="4320"/>
        </w:tabs>
        <w:rPr>
          <w:noProof w:val="0"/>
          <w:kern w:val="1"/>
          <w:lang w:eastAsia="ar-SA"/>
        </w:rPr>
      </w:pPr>
      <w:r w:rsidRPr="00A03C55">
        <w:rPr>
          <w:bCs/>
          <w:noProof w:val="0"/>
          <w:kern w:val="1"/>
          <w:lang w:eastAsia="ar-SA"/>
        </w:rPr>
        <w:t>3.51.5.1.2 Document Registry audit message</w:t>
      </w:r>
      <w:r w:rsidRPr="00A03C55">
        <w:rPr>
          <w:noProof w:val="0"/>
          <w:kern w:val="1"/>
          <w:lang w:eastAsia="ar-SA"/>
        </w:rPr>
        <w:t>:</w:t>
      </w:r>
    </w:p>
    <w:tbl>
      <w:tblPr>
        <w:tblW w:w="0" w:type="auto"/>
        <w:tblInd w:w="-30" w:type="dxa"/>
        <w:tblLayout w:type="fixed"/>
        <w:tblLook w:val="0000" w:firstRow="0" w:lastRow="0" w:firstColumn="0" w:lastColumn="0" w:noHBand="0" w:noVBand="0"/>
      </w:tblPr>
      <w:tblGrid>
        <w:gridCol w:w="1458"/>
        <w:gridCol w:w="2610"/>
        <w:gridCol w:w="720"/>
        <w:gridCol w:w="4938"/>
      </w:tblGrid>
      <w:tr w:rsidR="007A1F44" w:rsidRPr="00A03C55" w14:paraId="42AB227B" w14:textId="77777777" w:rsidTr="003462A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7FB724C" w14:textId="77777777" w:rsidR="007A1F44" w:rsidRPr="00A03C55" w:rsidRDefault="007A1F44" w:rsidP="00A90064">
            <w:pPr>
              <w:pStyle w:val="TableLabel"/>
              <w:snapToGrid w:val="0"/>
              <w:rPr>
                <w:noProof w:val="0"/>
                <w:sz w:val="16"/>
                <w:lang w:eastAsia="ar-SA"/>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5CD6A8" w14:textId="77777777" w:rsidR="007A1F44" w:rsidRPr="00A03C55" w:rsidRDefault="007A1F44" w:rsidP="003462A5">
            <w:pPr>
              <w:pStyle w:val="TableEntryHeader"/>
              <w:rPr>
                <w:noProof w:val="0"/>
                <w:lang w:eastAsia="ar-SA"/>
              </w:rPr>
            </w:pPr>
            <w:r w:rsidRPr="00A03C55">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A3A70C" w14:textId="77777777" w:rsidR="007A1F44" w:rsidRPr="00A03C55" w:rsidRDefault="007A1F44" w:rsidP="003462A5">
            <w:pPr>
              <w:pStyle w:val="TableEntryHeader"/>
              <w:rPr>
                <w:noProof w:val="0"/>
                <w:lang w:eastAsia="ar-SA"/>
              </w:rPr>
            </w:pPr>
            <w:r w:rsidRPr="00A03C55">
              <w:rPr>
                <w:noProof w:val="0"/>
                <w:lang w:eastAsia="ar-SA"/>
              </w:rPr>
              <w:t>Opt</w:t>
            </w:r>
          </w:p>
        </w:tc>
        <w:tc>
          <w:tcPr>
            <w:tcW w:w="4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4C6428" w14:textId="77777777" w:rsidR="007A1F44" w:rsidRPr="00A03C55" w:rsidRDefault="007A1F44" w:rsidP="003462A5">
            <w:pPr>
              <w:pStyle w:val="TableEntryHeader"/>
              <w:rPr>
                <w:noProof w:val="0"/>
                <w:lang w:eastAsia="ar-SA"/>
              </w:rPr>
            </w:pPr>
            <w:r w:rsidRPr="00A03C55">
              <w:rPr>
                <w:noProof w:val="0"/>
                <w:lang w:eastAsia="ar-SA"/>
              </w:rPr>
              <w:t>Value Constraints</w:t>
            </w:r>
          </w:p>
        </w:tc>
      </w:tr>
      <w:tr w:rsidR="007A1F44" w:rsidRPr="00A03C55" w14:paraId="0D3F7923"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3A569B41" w14:textId="77777777" w:rsidR="007A1F44" w:rsidRPr="00A03C55" w:rsidRDefault="007A1F44" w:rsidP="003462A5">
            <w:pPr>
              <w:pStyle w:val="TableEntryHeader"/>
              <w:rPr>
                <w:noProof w:val="0"/>
              </w:rPr>
            </w:pPr>
            <w:r w:rsidRPr="00A03C55">
              <w:rPr>
                <w:noProof w:val="0"/>
              </w:rPr>
              <w:t>Event</w:t>
            </w:r>
          </w:p>
          <w:p w14:paraId="278EECE6" w14:textId="77777777" w:rsidR="007A1F44" w:rsidRPr="00A03C55" w:rsidRDefault="007A1F44" w:rsidP="003462A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3122F6B1" w14:textId="77777777" w:rsidR="007A1F44" w:rsidRPr="00A03C55" w:rsidRDefault="007A1F44" w:rsidP="00A90064">
            <w:pPr>
              <w:pStyle w:val="TableEntry"/>
              <w:snapToGrid w:val="0"/>
              <w:rPr>
                <w:noProof w:val="0"/>
                <w:sz w:val="16"/>
                <w:lang w:eastAsia="ar-SA"/>
              </w:rPr>
            </w:pPr>
            <w:r w:rsidRPr="00A03C55">
              <w:rPr>
                <w:noProof w:val="0"/>
                <w:sz w:val="16"/>
                <w:lang w:eastAsia="ar-SA"/>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255EB48D"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3D414D4E" w14:textId="77777777" w:rsidR="007A1F44" w:rsidRPr="00A03C55" w:rsidRDefault="007A1F44" w:rsidP="00A90064">
            <w:pPr>
              <w:pStyle w:val="TableEntry"/>
              <w:snapToGrid w:val="0"/>
              <w:rPr>
                <w:noProof w:val="0"/>
                <w:sz w:val="16"/>
                <w:lang w:eastAsia="ar-SA"/>
              </w:rPr>
            </w:pPr>
            <w:r w:rsidRPr="00A03C55">
              <w:rPr>
                <w:noProof w:val="0"/>
                <w:sz w:val="16"/>
                <w:lang w:eastAsia="ar-SA"/>
              </w:rPr>
              <w:t>EV(110112, DCM, “Query”)</w:t>
            </w:r>
          </w:p>
        </w:tc>
      </w:tr>
      <w:tr w:rsidR="007A1F44" w:rsidRPr="00A03C55" w14:paraId="758C6C3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5716F859"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74256DC" w14:textId="77777777" w:rsidR="007A1F44" w:rsidRPr="00A03C55" w:rsidRDefault="007A1F44" w:rsidP="00A90064">
            <w:pPr>
              <w:pStyle w:val="TableEntry"/>
              <w:snapToGrid w:val="0"/>
              <w:rPr>
                <w:noProof w:val="0"/>
                <w:sz w:val="16"/>
                <w:lang w:eastAsia="ar-SA"/>
              </w:rPr>
            </w:pPr>
            <w:r w:rsidRPr="00A03C55">
              <w:rPr>
                <w:noProof w:val="0"/>
                <w:sz w:val="16"/>
                <w:lang w:eastAsia="ar-SA"/>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370AF84F"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3AE4C5FE" w14:textId="77777777" w:rsidR="007A1F44" w:rsidRPr="00A03C55" w:rsidRDefault="007A1F44" w:rsidP="00A90064">
            <w:pPr>
              <w:pStyle w:val="TableEntry"/>
              <w:snapToGrid w:val="0"/>
              <w:rPr>
                <w:noProof w:val="0"/>
                <w:sz w:val="16"/>
                <w:lang w:eastAsia="ar-SA"/>
              </w:rPr>
            </w:pPr>
            <w:r w:rsidRPr="00A03C55">
              <w:rPr>
                <w:noProof w:val="0"/>
                <w:sz w:val="16"/>
                <w:lang w:eastAsia="ar-SA"/>
              </w:rPr>
              <w:t xml:space="preserve">“E” (Execute) </w:t>
            </w:r>
          </w:p>
        </w:tc>
      </w:tr>
      <w:tr w:rsidR="007A1F44" w:rsidRPr="00A03C55" w14:paraId="215788A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71FD2F2"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0AEC4F7B"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26B1D2B0" w14:textId="06E4A95D" w:rsidR="007A1F44" w:rsidRPr="00A03C55" w:rsidRDefault="00180B10"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0EEC7BD6"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5FCBE62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362316B6"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7B2B10FE"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3E37C80D" w14:textId="0D420604" w:rsidR="007A1F44" w:rsidRPr="00A03C55" w:rsidRDefault="00180B10"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7D026439"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5EE9C8A3" w14:textId="77777777" w:rsidTr="00D372D5">
        <w:trPr>
          <w:cantSplit/>
        </w:trPr>
        <w:tc>
          <w:tcPr>
            <w:tcW w:w="1458" w:type="dxa"/>
            <w:vMerge/>
            <w:tcBorders>
              <w:top w:val="single" w:sz="4" w:space="0" w:color="auto"/>
              <w:left w:val="single" w:sz="4" w:space="0" w:color="auto"/>
              <w:bottom w:val="single" w:sz="4" w:space="0" w:color="auto"/>
              <w:right w:val="single" w:sz="4" w:space="0" w:color="auto"/>
            </w:tcBorders>
          </w:tcPr>
          <w:p w14:paraId="2C4A35C6"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35FDB636" w14:textId="77777777" w:rsidR="007A1F44" w:rsidRPr="00A03C55" w:rsidRDefault="007A1F44" w:rsidP="00A90064">
            <w:pPr>
              <w:pStyle w:val="TableEntry"/>
              <w:snapToGrid w:val="0"/>
              <w:rPr>
                <w:noProof w:val="0"/>
                <w:sz w:val="16"/>
                <w:lang w:eastAsia="ar-SA"/>
              </w:rPr>
            </w:pPr>
            <w:r w:rsidRPr="00A03C55">
              <w:rPr>
                <w:noProof w:val="0"/>
                <w:sz w:val="16"/>
                <w:lang w:eastAsia="ar-SA"/>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14401D1"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0906A4B7" w14:textId="75E2B970" w:rsidR="007A1F44" w:rsidRPr="00A03C55" w:rsidRDefault="007A1F44" w:rsidP="00A90064">
            <w:pPr>
              <w:pStyle w:val="TableEntry"/>
              <w:snapToGrid w:val="0"/>
              <w:rPr>
                <w:noProof w:val="0"/>
                <w:sz w:val="16"/>
                <w:lang w:eastAsia="ar-SA"/>
              </w:rPr>
            </w:pPr>
            <w:r w:rsidRPr="00A03C55">
              <w:rPr>
                <w:noProof w:val="0"/>
                <w:sz w:val="16"/>
                <w:lang w:eastAsia="ar-SA"/>
              </w:rPr>
              <w:t xml:space="preserve">EV(“ITI-51”, “IHE Transactions”, “Multi-Patient </w:t>
            </w:r>
            <w:r w:rsidR="00180B10" w:rsidRPr="00A03C55">
              <w:rPr>
                <w:noProof w:val="0"/>
                <w:sz w:val="16"/>
                <w:lang w:eastAsia="ar-SA"/>
              </w:rPr>
              <w:t xml:space="preserve">Stored </w:t>
            </w:r>
            <w:r w:rsidRPr="00A03C55">
              <w:rPr>
                <w:noProof w:val="0"/>
                <w:sz w:val="16"/>
                <w:lang w:eastAsia="ar-SA"/>
              </w:rPr>
              <w:t>Query”)</w:t>
            </w:r>
          </w:p>
        </w:tc>
      </w:tr>
      <w:tr w:rsidR="007A1F44" w:rsidRPr="00A03C55" w14:paraId="55E3E3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C2EBFB" w14:textId="77777777" w:rsidR="007A1F44" w:rsidRPr="00A03C55" w:rsidRDefault="007A1F44" w:rsidP="003462A5">
            <w:pPr>
              <w:pStyle w:val="TableEntry"/>
              <w:rPr>
                <w:b/>
                <w:noProof w:val="0"/>
                <w:sz w:val="16"/>
                <w:lang w:eastAsia="ar-SA"/>
              </w:rPr>
            </w:pPr>
            <w:r w:rsidRPr="00A03C55">
              <w:rPr>
                <w:noProof w:val="0"/>
                <w:sz w:val="16"/>
                <w:lang w:eastAsia="ar-SA"/>
              </w:rPr>
              <w:t>Source (Document Consumer) (1)</w:t>
            </w:r>
          </w:p>
        </w:tc>
      </w:tr>
      <w:tr w:rsidR="007A1F44" w:rsidRPr="00A03C55" w14:paraId="3B0FFE90"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228A9F5A" w14:textId="77777777" w:rsidR="007A1F44" w:rsidRPr="00A03C55" w:rsidRDefault="007A1F44" w:rsidP="003462A5">
            <w:pPr>
              <w:pStyle w:val="TableEntry"/>
              <w:rPr>
                <w:b/>
                <w:noProof w:val="0"/>
                <w:sz w:val="16"/>
                <w:lang w:eastAsia="ar-SA"/>
              </w:rPr>
            </w:pPr>
            <w:r w:rsidRPr="00A03C55">
              <w:rPr>
                <w:noProof w:val="0"/>
                <w:sz w:val="16"/>
                <w:lang w:eastAsia="ar-SA"/>
              </w:rPr>
              <w:t>Destination (Document Registry) (1)</w:t>
            </w:r>
          </w:p>
        </w:tc>
      </w:tr>
      <w:tr w:rsidR="007A1F44" w:rsidRPr="00A03C55" w14:paraId="3F84D5C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FA59CFF" w14:textId="77777777" w:rsidR="007A1F44" w:rsidRPr="00A03C55" w:rsidRDefault="007A1F44" w:rsidP="003462A5">
            <w:pPr>
              <w:pStyle w:val="TableEntry"/>
              <w:rPr>
                <w:b/>
                <w:noProof w:val="0"/>
                <w:sz w:val="16"/>
                <w:lang w:eastAsia="ar-SA"/>
              </w:rPr>
            </w:pPr>
            <w:r w:rsidRPr="00A03C55">
              <w:rPr>
                <w:noProof w:val="0"/>
                <w:sz w:val="16"/>
                <w:lang w:eastAsia="ar-SA"/>
              </w:rPr>
              <w:t>Audit Source (Document Registry) (1)</w:t>
            </w:r>
          </w:p>
        </w:tc>
      </w:tr>
      <w:tr w:rsidR="007A1F44" w:rsidRPr="00A03C55" w14:paraId="4E334994"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60AFA5A" w14:textId="38ED87E4" w:rsidR="007A1F44" w:rsidRPr="00A03C55" w:rsidRDefault="007A1F44" w:rsidP="003462A5">
            <w:pPr>
              <w:pStyle w:val="TableEntry"/>
              <w:rPr>
                <w:b/>
                <w:noProof w:val="0"/>
                <w:sz w:val="16"/>
                <w:lang w:eastAsia="ar-SA"/>
              </w:rPr>
            </w:pPr>
            <w:r w:rsidRPr="00A03C55">
              <w:rPr>
                <w:noProof w:val="0"/>
                <w:sz w:val="16"/>
                <w:lang w:eastAsia="ar-SA"/>
              </w:rPr>
              <w:t>Patient (0..</w:t>
            </w:r>
            <w:r w:rsidR="00180B10" w:rsidRPr="00A03C55">
              <w:rPr>
                <w:noProof w:val="0"/>
                <w:sz w:val="16"/>
                <w:lang w:eastAsia="ar-SA"/>
              </w:rPr>
              <w:t>n</w:t>
            </w:r>
            <w:r w:rsidRPr="00A03C55">
              <w:rPr>
                <w:noProof w:val="0"/>
                <w:sz w:val="16"/>
                <w:lang w:eastAsia="ar-SA"/>
              </w:rPr>
              <w:t>)</w:t>
            </w:r>
          </w:p>
        </w:tc>
      </w:tr>
      <w:tr w:rsidR="007A1F44" w:rsidRPr="00A03C55" w14:paraId="636FEF39" w14:textId="77777777" w:rsidTr="00BA4EF3">
        <w:trPr>
          <w:cantSplit/>
          <w:trHeight w:val="143"/>
        </w:trPr>
        <w:tc>
          <w:tcPr>
            <w:tcW w:w="9726" w:type="dxa"/>
            <w:gridSpan w:val="4"/>
            <w:tcBorders>
              <w:top w:val="single" w:sz="4" w:space="0" w:color="auto"/>
              <w:left w:val="single" w:sz="4" w:space="0" w:color="auto"/>
              <w:bottom w:val="single" w:sz="4" w:space="0" w:color="auto"/>
              <w:right w:val="single" w:sz="4" w:space="0" w:color="auto"/>
            </w:tcBorders>
          </w:tcPr>
          <w:p w14:paraId="209A8869" w14:textId="34C63674" w:rsidR="007A1F44" w:rsidRPr="00A03C55" w:rsidRDefault="007A1F44" w:rsidP="003462A5">
            <w:pPr>
              <w:pStyle w:val="TableEntry"/>
              <w:rPr>
                <w:b/>
                <w:noProof w:val="0"/>
                <w:sz w:val="16"/>
                <w:lang w:eastAsia="ar-SA"/>
              </w:rPr>
            </w:pPr>
            <w:r w:rsidRPr="00A03C55">
              <w:rPr>
                <w:noProof w:val="0"/>
                <w:sz w:val="16"/>
                <w:lang w:eastAsia="ar-SA"/>
              </w:rPr>
              <w:t>Query Parameters</w:t>
            </w:r>
            <w:r w:rsidR="00BA4EF3" w:rsidRPr="00A03C55">
              <w:rPr>
                <w:noProof w:val="0"/>
                <w:sz w:val="16"/>
                <w:lang w:eastAsia="ar-SA"/>
              </w:rPr>
              <w:t xml:space="preserve"> </w:t>
            </w:r>
            <w:r w:rsidRPr="00A03C55">
              <w:rPr>
                <w:noProof w:val="0"/>
                <w:sz w:val="16"/>
                <w:lang w:eastAsia="ar-SA"/>
              </w:rPr>
              <w:t>(1)</w:t>
            </w:r>
          </w:p>
        </w:tc>
      </w:tr>
    </w:tbl>
    <w:p w14:paraId="583937B2" w14:textId="77777777" w:rsidR="007A1F44" w:rsidRPr="00A03C55" w:rsidRDefault="007A1F44" w:rsidP="00775A5C">
      <w:pPr>
        <w:rPr>
          <w:lang w:eastAsia="ar-SA"/>
        </w:rPr>
      </w:pPr>
    </w:p>
    <w:p w14:paraId="261A8746" w14:textId="77777777" w:rsidR="007A1F44" w:rsidRPr="00A03C55" w:rsidRDefault="007A1F44" w:rsidP="00D372D5">
      <w:pPr>
        <w:pStyle w:val="BodyText"/>
        <w:rPr>
          <w:lang w:eastAsia="ar-SA"/>
        </w:rPr>
      </w:pPr>
      <w:r w:rsidRPr="00A03C55">
        <w:rPr>
          <w:lang w:eastAsia="ar-SA"/>
        </w:rPr>
        <w:lastRenderedPageBreak/>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4"/>
        <w:gridCol w:w="2599"/>
        <w:gridCol w:w="708"/>
        <w:gridCol w:w="4589"/>
      </w:tblGrid>
      <w:tr w:rsidR="007A1F44" w:rsidRPr="00A03C55" w14:paraId="06E549D1" w14:textId="77777777" w:rsidTr="005B36A6">
        <w:tc>
          <w:tcPr>
            <w:tcW w:w="1457" w:type="dxa"/>
            <w:vMerge w:val="restart"/>
          </w:tcPr>
          <w:p w14:paraId="62C45993" w14:textId="77777777" w:rsidR="007A1F44" w:rsidRPr="00A03C55" w:rsidRDefault="007A1F44" w:rsidP="00A063AC">
            <w:pPr>
              <w:pStyle w:val="TableEntryHeader"/>
              <w:rPr>
                <w:noProof w:val="0"/>
                <w:lang w:eastAsia="ar-SA"/>
              </w:rPr>
            </w:pPr>
            <w:r w:rsidRPr="00A03C55">
              <w:rPr>
                <w:noProof w:val="0"/>
                <w:lang w:eastAsia="ar-SA"/>
              </w:rPr>
              <w:t>Source</w:t>
            </w:r>
          </w:p>
          <w:p w14:paraId="21AD51BE" w14:textId="77777777" w:rsidR="007A1F44" w:rsidRPr="00A03C55" w:rsidRDefault="007A1F44" w:rsidP="00A53067">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ActiveParticipant</w:t>
            </w:r>
          </w:p>
        </w:tc>
        <w:tc>
          <w:tcPr>
            <w:tcW w:w="2604" w:type="dxa"/>
            <w:vAlign w:val="center"/>
          </w:tcPr>
          <w:p w14:paraId="1125AABC" w14:textId="77777777" w:rsidR="007A1F44" w:rsidRPr="00A03C55" w:rsidRDefault="007A1F44" w:rsidP="00A42D84">
            <w:pPr>
              <w:pStyle w:val="TableEntry"/>
              <w:rPr>
                <w:noProof w:val="0"/>
                <w:sz w:val="16"/>
                <w:lang w:eastAsia="ar-SA"/>
              </w:rPr>
            </w:pPr>
            <w:r w:rsidRPr="00A03C55">
              <w:rPr>
                <w:noProof w:val="0"/>
                <w:sz w:val="16"/>
                <w:lang w:eastAsia="ar-SA"/>
              </w:rPr>
              <w:t>UserID</w:t>
            </w:r>
          </w:p>
        </w:tc>
        <w:tc>
          <w:tcPr>
            <w:tcW w:w="712" w:type="dxa"/>
            <w:vAlign w:val="center"/>
          </w:tcPr>
          <w:p w14:paraId="6D13B76D" w14:textId="0B8317C3" w:rsidR="007A1F44" w:rsidRPr="00A03C55" w:rsidRDefault="00180B10" w:rsidP="00A42D84">
            <w:pPr>
              <w:pStyle w:val="TableEntry"/>
              <w:rPr>
                <w:noProof w:val="0"/>
                <w:sz w:val="16"/>
                <w:lang w:eastAsia="ar-SA"/>
              </w:rPr>
            </w:pPr>
            <w:r w:rsidRPr="00A03C55">
              <w:rPr>
                <w:noProof w:val="0"/>
                <w:sz w:val="16"/>
                <w:lang w:eastAsia="ar-SA"/>
              </w:rPr>
              <w:t>C</w:t>
            </w:r>
          </w:p>
        </w:tc>
        <w:tc>
          <w:tcPr>
            <w:tcW w:w="4658" w:type="dxa"/>
            <w:vAlign w:val="center"/>
          </w:tcPr>
          <w:p w14:paraId="2870B53A" w14:textId="6FB3B5DC" w:rsidR="007A1F44" w:rsidRPr="00A03C55" w:rsidRDefault="00180B10" w:rsidP="00A42D84">
            <w:pPr>
              <w:pStyle w:val="TableEntry"/>
              <w:rPr>
                <w:noProof w:val="0"/>
                <w:sz w:val="16"/>
                <w:lang w:eastAsia="ar-SA"/>
              </w:rPr>
            </w:pPr>
            <w:r w:rsidRPr="00A03C55">
              <w:rPr>
                <w:noProof w:val="0"/>
                <w:sz w:val="16"/>
              </w:rPr>
              <w:t>If</w:t>
            </w:r>
            <w:r w:rsidR="00C73A81" w:rsidRPr="00A03C55">
              <w:rPr>
                <w:noProof w:val="0"/>
                <w:sz w:val="16"/>
              </w:rPr>
              <w:t xml:space="preserve"> WS-Addressing based</w:t>
            </w:r>
            <w:r w:rsidRPr="00A03C55">
              <w:rPr>
                <w:noProof w:val="0"/>
                <w:sz w:val="16"/>
              </w:rPr>
              <w:t xml:space="preserve"> Asynchronous Web Services Exchange is being used, the content of the &lt;wsa:ReplyTo/&gt; element. Otherwise, not specialized.</w:t>
            </w:r>
          </w:p>
        </w:tc>
      </w:tr>
      <w:tr w:rsidR="007A1F44" w:rsidRPr="00A03C55" w14:paraId="79910654" w14:textId="77777777" w:rsidTr="005B36A6">
        <w:tc>
          <w:tcPr>
            <w:tcW w:w="1457" w:type="dxa"/>
            <w:vMerge/>
          </w:tcPr>
          <w:p w14:paraId="254D7EF0" w14:textId="77777777" w:rsidR="007A1F44" w:rsidRPr="00A03C55" w:rsidRDefault="007A1F44" w:rsidP="00D372D5">
            <w:pPr>
              <w:pStyle w:val="TableEntry"/>
              <w:rPr>
                <w:noProof w:val="0"/>
                <w:sz w:val="16"/>
                <w:lang w:eastAsia="ar-SA"/>
              </w:rPr>
            </w:pPr>
          </w:p>
        </w:tc>
        <w:tc>
          <w:tcPr>
            <w:tcW w:w="2604" w:type="dxa"/>
            <w:vAlign w:val="center"/>
          </w:tcPr>
          <w:p w14:paraId="290B96E1" w14:textId="77777777" w:rsidR="007A1F44" w:rsidRPr="00A03C55" w:rsidRDefault="007A1F44" w:rsidP="00D372D5">
            <w:pPr>
              <w:pStyle w:val="TableEntry"/>
              <w:rPr>
                <w:i/>
                <w:iCs/>
                <w:noProof w:val="0"/>
                <w:sz w:val="16"/>
                <w:lang w:eastAsia="ar-SA"/>
              </w:rPr>
            </w:pPr>
            <w:r w:rsidRPr="00A03C55">
              <w:rPr>
                <w:i/>
                <w:iCs/>
                <w:noProof w:val="0"/>
                <w:sz w:val="16"/>
                <w:lang w:eastAsia="ar-SA"/>
              </w:rPr>
              <w:t>AlternativeUserID</w:t>
            </w:r>
          </w:p>
        </w:tc>
        <w:tc>
          <w:tcPr>
            <w:tcW w:w="712" w:type="dxa"/>
            <w:vAlign w:val="center"/>
          </w:tcPr>
          <w:p w14:paraId="3CA7F979" w14:textId="461CF7D7" w:rsidR="007A1F44" w:rsidRPr="00A03C55" w:rsidRDefault="00180B10" w:rsidP="00D372D5">
            <w:pPr>
              <w:pStyle w:val="TableEntry"/>
              <w:rPr>
                <w:i/>
                <w:iCs/>
                <w:noProof w:val="0"/>
                <w:sz w:val="16"/>
                <w:lang w:eastAsia="ar-SA"/>
              </w:rPr>
            </w:pPr>
            <w:r w:rsidRPr="00A03C55">
              <w:rPr>
                <w:noProof w:val="0"/>
                <w:sz w:val="16"/>
                <w:lang w:eastAsia="ar-SA"/>
              </w:rPr>
              <w:t>M</w:t>
            </w:r>
          </w:p>
        </w:tc>
        <w:tc>
          <w:tcPr>
            <w:tcW w:w="4658" w:type="dxa"/>
            <w:vAlign w:val="center"/>
          </w:tcPr>
          <w:p w14:paraId="131A7897" w14:textId="61914435" w:rsidR="007A1F44" w:rsidRPr="00A03C55" w:rsidRDefault="00180B10" w:rsidP="00D372D5">
            <w:pPr>
              <w:pStyle w:val="TableEntry"/>
              <w:rPr>
                <w:iCs/>
                <w:noProof w:val="0"/>
                <w:sz w:val="16"/>
                <w:lang w:eastAsia="ar-SA"/>
              </w:rPr>
            </w:pPr>
            <w:r w:rsidRPr="00A03C55">
              <w:rPr>
                <w:iCs/>
                <w:noProof w:val="0"/>
                <w:sz w:val="16"/>
                <w:lang w:eastAsia="ar-SA"/>
              </w:rPr>
              <w:t>The process ID as used within the local operating system in the local system logs.</w:t>
            </w:r>
          </w:p>
        </w:tc>
      </w:tr>
      <w:tr w:rsidR="007A1F44" w:rsidRPr="00A03C55" w14:paraId="32C42C6F" w14:textId="77777777" w:rsidTr="005B36A6">
        <w:tc>
          <w:tcPr>
            <w:tcW w:w="1457" w:type="dxa"/>
            <w:vMerge/>
          </w:tcPr>
          <w:p w14:paraId="4BACBDAD" w14:textId="77777777" w:rsidR="007A1F44" w:rsidRPr="00A03C55" w:rsidRDefault="007A1F44" w:rsidP="00D372D5">
            <w:pPr>
              <w:pStyle w:val="TableEntry"/>
              <w:rPr>
                <w:noProof w:val="0"/>
                <w:sz w:val="16"/>
                <w:lang w:eastAsia="ar-SA"/>
              </w:rPr>
            </w:pPr>
          </w:p>
        </w:tc>
        <w:tc>
          <w:tcPr>
            <w:tcW w:w="2604" w:type="dxa"/>
            <w:vAlign w:val="center"/>
          </w:tcPr>
          <w:p w14:paraId="3CF564BF" w14:textId="77777777" w:rsidR="007A1F44" w:rsidRPr="00A03C55" w:rsidRDefault="007A1F44" w:rsidP="00D372D5">
            <w:pPr>
              <w:pStyle w:val="TableEntry"/>
              <w:rPr>
                <w:i/>
                <w:iCs/>
                <w:noProof w:val="0"/>
                <w:sz w:val="16"/>
                <w:lang w:eastAsia="ar-SA"/>
              </w:rPr>
            </w:pPr>
            <w:r w:rsidRPr="00A03C55">
              <w:rPr>
                <w:i/>
                <w:iCs/>
                <w:noProof w:val="0"/>
                <w:sz w:val="16"/>
                <w:lang w:eastAsia="ar-SA"/>
              </w:rPr>
              <w:t>UserName</w:t>
            </w:r>
          </w:p>
        </w:tc>
        <w:tc>
          <w:tcPr>
            <w:tcW w:w="712" w:type="dxa"/>
            <w:vAlign w:val="center"/>
          </w:tcPr>
          <w:p w14:paraId="2D26D77E" w14:textId="77777777" w:rsidR="007A1F44" w:rsidRPr="00A03C55" w:rsidRDefault="007A1F44" w:rsidP="00D372D5">
            <w:pPr>
              <w:pStyle w:val="TableEntry"/>
              <w:rPr>
                <w:i/>
                <w:iCs/>
                <w:noProof w:val="0"/>
                <w:sz w:val="16"/>
                <w:lang w:eastAsia="ar-SA"/>
              </w:rPr>
            </w:pPr>
            <w:r w:rsidRPr="00A03C55">
              <w:rPr>
                <w:i/>
                <w:iCs/>
                <w:noProof w:val="0"/>
                <w:sz w:val="16"/>
                <w:lang w:eastAsia="ar-SA"/>
              </w:rPr>
              <w:t>U</w:t>
            </w:r>
          </w:p>
        </w:tc>
        <w:tc>
          <w:tcPr>
            <w:tcW w:w="4658" w:type="dxa"/>
            <w:vAlign w:val="center"/>
          </w:tcPr>
          <w:p w14:paraId="4625CA06"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19D773A2" w14:textId="77777777" w:rsidTr="005B36A6">
        <w:tc>
          <w:tcPr>
            <w:tcW w:w="1457" w:type="dxa"/>
            <w:vMerge/>
          </w:tcPr>
          <w:p w14:paraId="2AE97983" w14:textId="77777777" w:rsidR="007A1F44" w:rsidRPr="00A03C55" w:rsidRDefault="007A1F44" w:rsidP="00D372D5">
            <w:pPr>
              <w:pStyle w:val="TableEntry"/>
              <w:rPr>
                <w:noProof w:val="0"/>
                <w:sz w:val="16"/>
                <w:lang w:eastAsia="ar-SA"/>
              </w:rPr>
            </w:pPr>
          </w:p>
        </w:tc>
        <w:tc>
          <w:tcPr>
            <w:tcW w:w="2604" w:type="dxa"/>
            <w:vAlign w:val="center"/>
          </w:tcPr>
          <w:p w14:paraId="59E7729A" w14:textId="77777777" w:rsidR="007A1F44" w:rsidRPr="00A03C55" w:rsidRDefault="007A1F44" w:rsidP="00D372D5">
            <w:pPr>
              <w:pStyle w:val="TableEntry"/>
              <w:rPr>
                <w:i/>
                <w:noProof w:val="0"/>
                <w:sz w:val="16"/>
                <w:lang w:eastAsia="ar-SA"/>
              </w:rPr>
            </w:pPr>
            <w:r w:rsidRPr="00A03C55">
              <w:rPr>
                <w:i/>
                <w:noProof w:val="0"/>
                <w:sz w:val="16"/>
                <w:lang w:eastAsia="ar-SA"/>
              </w:rPr>
              <w:t>UserIsRequestor</w:t>
            </w:r>
          </w:p>
        </w:tc>
        <w:tc>
          <w:tcPr>
            <w:tcW w:w="712" w:type="dxa"/>
            <w:vAlign w:val="center"/>
          </w:tcPr>
          <w:p w14:paraId="1F2459E2" w14:textId="1CF290A1" w:rsidR="007A1F44" w:rsidRPr="00A03C55" w:rsidRDefault="00180B10" w:rsidP="00D372D5">
            <w:pPr>
              <w:pStyle w:val="TableEntry"/>
              <w:rPr>
                <w:noProof w:val="0"/>
                <w:sz w:val="16"/>
                <w:lang w:eastAsia="ar-SA"/>
              </w:rPr>
            </w:pPr>
            <w:r w:rsidRPr="00A03C55">
              <w:rPr>
                <w:i/>
                <w:iCs/>
                <w:noProof w:val="0"/>
                <w:sz w:val="16"/>
                <w:lang w:eastAsia="ar-SA"/>
              </w:rPr>
              <w:t>U</w:t>
            </w:r>
          </w:p>
        </w:tc>
        <w:tc>
          <w:tcPr>
            <w:tcW w:w="4658" w:type="dxa"/>
            <w:vAlign w:val="center"/>
          </w:tcPr>
          <w:p w14:paraId="50990812" w14:textId="2F53D922" w:rsidR="007A1F44" w:rsidRPr="00A03C55" w:rsidRDefault="00180B10" w:rsidP="00180B10">
            <w:pPr>
              <w:pStyle w:val="TableEntry"/>
              <w:rPr>
                <w:noProof w:val="0"/>
                <w:sz w:val="16"/>
                <w:lang w:eastAsia="ar-SA"/>
              </w:rPr>
            </w:pPr>
            <w:r w:rsidRPr="00A03C55">
              <w:rPr>
                <w:i/>
                <w:iCs/>
                <w:noProof w:val="0"/>
                <w:sz w:val="16"/>
                <w:lang w:eastAsia="ar-SA"/>
              </w:rPr>
              <w:t>not specialized</w:t>
            </w:r>
          </w:p>
        </w:tc>
      </w:tr>
      <w:tr w:rsidR="007A1F44" w:rsidRPr="00A03C55" w14:paraId="587FBBA2" w14:textId="77777777" w:rsidTr="005B36A6">
        <w:tc>
          <w:tcPr>
            <w:tcW w:w="1457" w:type="dxa"/>
            <w:vMerge/>
          </w:tcPr>
          <w:p w14:paraId="797BC033" w14:textId="77777777" w:rsidR="007A1F44" w:rsidRPr="00A03C55" w:rsidRDefault="007A1F44" w:rsidP="00D372D5">
            <w:pPr>
              <w:pStyle w:val="TableEntry"/>
              <w:rPr>
                <w:noProof w:val="0"/>
                <w:sz w:val="16"/>
                <w:lang w:eastAsia="ar-SA"/>
              </w:rPr>
            </w:pPr>
          </w:p>
        </w:tc>
        <w:tc>
          <w:tcPr>
            <w:tcW w:w="2604" w:type="dxa"/>
            <w:vAlign w:val="center"/>
          </w:tcPr>
          <w:p w14:paraId="1B896721" w14:textId="77777777" w:rsidR="007A1F44" w:rsidRPr="00A03C55" w:rsidRDefault="007A1F44" w:rsidP="00D372D5">
            <w:pPr>
              <w:pStyle w:val="TableEntry"/>
              <w:rPr>
                <w:noProof w:val="0"/>
                <w:sz w:val="16"/>
                <w:lang w:eastAsia="ar-SA"/>
              </w:rPr>
            </w:pPr>
            <w:r w:rsidRPr="00A03C55">
              <w:rPr>
                <w:noProof w:val="0"/>
                <w:sz w:val="16"/>
                <w:lang w:eastAsia="ar-SA"/>
              </w:rPr>
              <w:t>RoleIDCode</w:t>
            </w:r>
          </w:p>
        </w:tc>
        <w:tc>
          <w:tcPr>
            <w:tcW w:w="712" w:type="dxa"/>
            <w:vAlign w:val="center"/>
          </w:tcPr>
          <w:p w14:paraId="0146278C" w14:textId="77777777" w:rsidR="007A1F44" w:rsidRPr="00A03C55" w:rsidRDefault="007A1F44" w:rsidP="00D372D5">
            <w:pPr>
              <w:pStyle w:val="TableEntry"/>
              <w:rPr>
                <w:noProof w:val="0"/>
                <w:sz w:val="16"/>
                <w:lang w:eastAsia="ar-SA"/>
              </w:rPr>
            </w:pPr>
            <w:r w:rsidRPr="00A03C55">
              <w:rPr>
                <w:noProof w:val="0"/>
                <w:sz w:val="16"/>
                <w:lang w:eastAsia="ar-SA"/>
              </w:rPr>
              <w:t>M</w:t>
            </w:r>
          </w:p>
        </w:tc>
        <w:tc>
          <w:tcPr>
            <w:tcW w:w="4658" w:type="dxa"/>
            <w:vAlign w:val="center"/>
          </w:tcPr>
          <w:p w14:paraId="7B67CF11" w14:textId="77777777" w:rsidR="007A1F44" w:rsidRPr="00A03C55" w:rsidRDefault="007A1F44" w:rsidP="00D372D5">
            <w:pPr>
              <w:pStyle w:val="TableEntry"/>
              <w:rPr>
                <w:noProof w:val="0"/>
                <w:sz w:val="16"/>
                <w:lang w:eastAsia="ar-SA"/>
              </w:rPr>
            </w:pPr>
            <w:r w:rsidRPr="00A03C55">
              <w:rPr>
                <w:noProof w:val="0"/>
                <w:sz w:val="16"/>
                <w:lang w:eastAsia="ar-SA"/>
              </w:rPr>
              <w:t>EV(110153, DCM, “Source”)</w:t>
            </w:r>
          </w:p>
        </w:tc>
      </w:tr>
      <w:tr w:rsidR="007A1F44" w:rsidRPr="00A03C55" w14:paraId="3082B2AE" w14:textId="77777777" w:rsidTr="005B36A6">
        <w:tc>
          <w:tcPr>
            <w:tcW w:w="1457" w:type="dxa"/>
            <w:vMerge/>
          </w:tcPr>
          <w:p w14:paraId="374E0FFE" w14:textId="77777777" w:rsidR="007A1F44" w:rsidRPr="00A03C55" w:rsidRDefault="007A1F44" w:rsidP="00D372D5">
            <w:pPr>
              <w:pStyle w:val="TableEntry"/>
              <w:rPr>
                <w:noProof w:val="0"/>
                <w:sz w:val="16"/>
                <w:lang w:eastAsia="ar-SA"/>
              </w:rPr>
            </w:pPr>
          </w:p>
        </w:tc>
        <w:tc>
          <w:tcPr>
            <w:tcW w:w="2604" w:type="dxa"/>
            <w:vAlign w:val="center"/>
          </w:tcPr>
          <w:p w14:paraId="48C84A75" w14:textId="77777777" w:rsidR="007A1F44" w:rsidRPr="00A03C55" w:rsidRDefault="007A1F44" w:rsidP="00D372D5">
            <w:pPr>
              <w:pStyle w:val="TableEntry"/>
              <w:rPr>
                <w:noProof w:val="0"/>
                <w:sz w:val="16"/>
                <w:lang w:eastAsia="ar-SA"/>
              </w:rPr>
            </w:pPr>
            <w:r w:rsidRPr="00A03C55">
              <w:rPr>
                <w:noProof w:val="0"/>
                <w:sz w:val="16"/>
                <w:lang w:eastAsia="ar-SA"/>
              </w:rPr>
              <w:t>NetworkAccessPointTypeCode</w:t>
            </w:r>
          </w:p>
        </w:tc>
        <w:tc>
          <w:tcPr>
            <w:tcW w:w="712" w:type="dxa"/>
            <w:vAlign w:val="center"/>
          </w:tcPr>
          <w:p w14:paraId="46DD3369" w14:textId="77777777" w:rsidR="007A1F44" w:rsidRPr="00A03C55" w:rsidRDefault="007A1F44" w:rsidP="00D372D5">
            <w:pPr>
              <w:pStyle w:val="TableEntry"/>
              <w:rPr>
                <w:noProof w:val="0"/>
                <w:sz w:val="16"/>
                <w:lang w:eastAsia="ar-SA"/>
              </w:rPr>
            </w:pPr>
            <w:r w:rsidRPr="00A03C55">
              <w:rPr>
                <w:noProof w:val="0"/>
                <w:sz w:val="16"/>
                <w:lang w:eastAsia="ar-SA"/>
              </w:rPr>
              <w:t>M</w:t>
            </w:r>
          </w:p>
        </w:tc>
        <w:tc>
          <w:tcPr>
            <w:tcW w:w="4658" w:type="dxa"/>
            <w:vAlign w:val="center"/>
          </w:tcPr>
          <w:p w14:paraId="2F0A12DF" w14:textId="77777777" w:rsidR="007A1F44" w:rsidRPr="00A03C55" w:rsidRDefault="007A1F44" w:rsidP="00D372D5">
            <w:pPr>
              <w:pStyle w:val="TableEntry"/>
              <w:rPr>
                <w:noProof w:val="0"/>
                <w:sz w:val="16"/>
                <w:lang w:eastAsia="ar-SA"/>
              </w:rPr>
            </w:pPr>
            <w:r w:rsidRPr="00A03C55">
              <w:rPr>
                <w:noProof w:val="0"/>
                <w:sz w:val="16"/>
                <w:lang w:eastAsia="ar-SA"/>
              </w:rPr>
              <w:t>“1” for machine (DNS) name, “2” for IP address</w:t>
            </w:r>
          </w:p>
        </w:tc>
      </w:tr>
      <w:tr w:rsidR="007A1F44" w:rsidRPr="00A03C55" w14:paraId="72574800" w14:textId="77777777" w:rsidTr="005B36A6">
        <w:tc>
          <w:tcPr>
            <w:tcW w:w="1457" w:type="dxa"/>
            <w:vMerge/>
          </w:tcPr>
          <w:p w14:paraId="210D837F" w14:textId="77777777" w:rsidR="007A1F44" w:rsidRPr="00A03C55" w:rsidRDefault="007A1F44" w:rsidP="00D372D5">
            <w:pPr>
              <w:pStyle w:val="TableEntry"/>
              <w:rPr>
                <w:noProof w:val="0"/>
                <w:sz w:val="16"/>
                <w:lang w:eastAsia="ar-SA"/>
              </w:rPr>
            </w:pPr>
          </w:p>
        </w:tc>
        <w:tc>
          <w:tcPr>
            <w:tcW w:w="2604" w:type="dxa"/>
            <w:vAlign w:val="center"/>
          </w:tcPr>
          <w:p w14:paraId="1E7A6127" w14:textId="77777777" w:rsidR="007A1F44" w:rsidRPr="00A03C55" w:rsidRDefault="007A1F44" w:rsidP="00D372D5">
            <w:pPr>
              <w:pStyle w:val="TableEntry"/>
              <w:rPr>
                <w:noProof w:val="0"/>
                <w:sz w:val="16"/>
                <w:lang w:eastAsia="ar-SA"/>
              </w:rPr>
            </w:pPr>
            <w:r w:rsidRPr="00A03C55">
              <w:rPr>
                <w:noProof w:val="0"/>
                <w:sz w:val="16"/>
                <w:lang w:eastAsia="ar-SA"/>
              </w:rPr>
              <w:t>NetworkAccessPointID</w:t>
            </w:r>
          </w:p>
        </w:tc>
        <w:tc>
          <w:tcPr>
            <w:tcW w:w="712" w:type="dxa"/>
            <w:vAlign w:val="center"/>
          </w:tcPr>
          <w:p w14:paraId="57EDC99E" w14:textId="77777777" w:rsidR="007A1F44" w:rsidRPr="00A03C55" w:rsidRDefault="007A1F44" w:rsidP="00D372D5">
            <w:pPr>
              <w:pStyle w:val="TableEntry"/>
              <w:rPr>
                <w:noProof w:val="0"/>
                <w:sz w:val="16"/>
                <w:lang w:eastAsia="ar-SA"/>
              </w:rPr>
            </w:pPr>
            <w:r w:rsidRPr="00A03C55">
              <w:rPr>
                <w:noProof w:val="0"/>
                <w:sz w:val="16"/>
                <w:lang w:eastAsia="ar-SA"/>
              </w:rPr>
              <w:t>M</w:t>
            </w:r>
          </w:p>
        </w:tc>
        <w:tc>
          <w:tcPr>
            <w:tcW w:w="4658" w:type="dxa"/>
            <w:vAlign w:val="center"/>
          </w:tcPr>
          <w:p w14:paraId="585C91EE" w14:textId="77777777" w:rsidR="007A1F44" w:rsidRPr="00A03C55" w:rsidRDefault="007A1F44" w:rsidP="00D372D5">
            <w:pPr>
              <w:pStyle w:val="TableEntry"/>
              <w:rPr>
                <w:noProof w:val="0"/>
                <w:sz w:val="16"/>
                <w:lang w:eastAsia="ar-SA"/>
              </w:rPr>
            </w:pPr>
            <w:r w:rsidRPr="00A03C55">
              <w:rPr>
                <w:noProof w:val="0"/>
                <w:sz w:val="16"/>
                <w:lang w:eastAsia="ar-SA"/>
              </w:rPr>
              <w:t>The machine name or IP address.</w:t>
            </w:r>
          </w:p>
        </w:tc>
      </w:tr>
    </w:tbl>
    <w:p w14:paraId="791828B8" w14:textId="77777777" w:rsidR="001B7A7E" w:rsidRPr="00A03C55" w:rsidRDefault="001B7A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6"/>
        <w:gridCol w:w="2506"/>
        <w:gridCol w:w="618"/>
        <w:gridCol w:w="4690"/>
      </w:tblGrid>
      <w:tr w:rsidR="00EC397E" w:rsidRPr="00A03C55" w14:paraId="5B96AEEF" w14:textId="77777777" w:rsidTr="005B36A6">
        <w:trPr>
          <w:trHeight w:hRule="exact" w:val="287"/>
        </w:trPr>
        <w:tc>
          <w:tcPr>
            <w:tcW w:w="1547" w:type="dxa"/>
            <w:vMerge w:val="restart"/>
          </w:tcPr>
          <w:p w14:paraId="19722176" w14:textId="77777777" w:rsidR="00EC397E" w:rsidRPr="00A03C55" w:rsidRDefault="00EC397E" w:rsidP="00A063AC">
            <w:pPr>
              <w:pStyle w:val="TableEntryHeader"/>
              <w:rPr>
                <w:noProof w:val="0"/>
                <w:lang w:eastAsia="ar-SA"/>
              </w:rPr>
            </w:pPr>
            <w:r w:rsidRPr="00A03C55">
              <w:rPr>
                <w:noProof w:val="0"/>
                <w:lang w:eastAsia="ar-SA"/>
              </w:rPr>
              <w:t>Destination</w:t>
            </w:r>
          </w:p>
          <w:p w14:paraId="4A7A7047" w14:textId="77777777" w:rsidR="00EC397E" w:rsidRPr="00A03C55" w:rsidRDefault="00EC397E" w:rsidP="00D372D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ActiveParticipant</w:t>
            </w:r>
          </w:p>
        </w:tc>
        <w:tc>
          <w:tcPr>
            <w:tcW w:w="2514" w:type="dxa"/>
          </w:tcPr>
          <w:p w14:paraId="56322769" w14:textId="77777777" w:rsidR="00EC397E" w:rsidRPr="00A03C55" w:rsidRDefault="00EC397E" w:rsidP="00D372D5">
            <w:pPr>
              <w:pStyle w:val="TableEntry"/>
              <w:rPr>
                <w:noProof w:val="0"/>
                <w:sz w:val="16"/>
                <w:lang w:eastAsia="ar-SA"/>
              </w:rPr>
            </w:pPr>
            <w:r w:rsidRPr="00A03C55">
              <w:rPr>
                <w:noProof w:val="0"/>
                <w:sz w:val="16"/>
                <w:lang w:eastAsia="ar-SA"/>
              </w:rPr>
              <w:t>UserID</w:t>
            </w:r>
          </w:p>
        </w:tc>
        <w:tc>
          <w:tcPr>
            <w:tcW w:w="625" w:type="dxa"/>
          </w:tcPr>
          <w:p w14:paraId="5D1EDC42"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03F4A626" w14:textId="77777777" w:rsidR="00EC397E" w:rsidRPr="00A03C55" w:rsidRDefault="00EC397E" w:rsidP="00D372D5">
            <w:pPr>
              <w:pStyle w:val="TableEntry"/>
              <w:rPr>
                <w:noProof w:val="0"/>
                <w:sz w:val="16"/>
                <w:lang w:eastAsia="ar-SA"/>
              </w:rPr>
            </w:pPr>
            <w:r w:rsidRPr="00A03C55">
              <w:rPr>
                <w:noProof w:val="0"/>
                <w:sz w:val="16"/>
                <w:lang w:eastAsia="ar-SA"/>
              </w:rPr>
              <w:t>SOAP endpoint URI.</w:t>
            </w:r>
          </w:p>
        </w:tc>
      </w:tr>
      <w:tr w:rsidR="00EC397E" w:rsidRPr="00A03C55" w14:paraId="0F4DA617" w14:textId="77777777" w:rsidTr="005B36A6">
        <w:trPr>
          <w:trHeight w:hRule="exact" w:val="460"/>
        </w:trPr>
        <w:tc>
          <w:tcPr>
            <w:tcW w:w="1547" w:type="dxa"/>
            <w:vMerge/>
          </w:tcPr>
          <w:p w14:paraId="3EC1EA54" w14:textId="77777777" w:rsidR="00EC397E" w:rsidRPr="00A03C55" w:rsidRDefault="00EC397E" w:rsidP="00A90064"/>
        </w:tc>
        <w:tc>
          <w:tcPr>
            <w:tcW w:w="2514" w:type="dxa"/>
          </w:tcPr>
          <w:p w14:paraId="30477ABF" w14:textId="77777777" w:rsidR="00EC397E" w:rsidRPr="00A03C55" w:rsidRDefault="00EC397E" w:rsidP="00D372D5">
            <w:pPr>
              <w:pStyle w:val="TableEntry"/>
              <w:rPr>
                <w:noProof w:val="0"/>
                <w:sz w:val="16"/>
                <w:lang w:eastAsia="ar-SA"/>
              </w:rPr>
            </w:pPr>
            <w:r w:rsidRPr="00A03C55">
              <w:rPr>
                <w:noProof w:val="0"/>
                <w:sz w:val="16"/>
                <w:lang w:eastAsia="ar-SA"/>
              </w:rPr>
              <w:t>AlternativeUserID</w:t>
            </w:r>
          </w:p>
        </w:tc>
        <w:tc>
          <w:tcPr>
            <w:tcW w:w="625" w:type="dxa"/>
          </w:tcPr>
          <w:p w14:paraId="413CD03F"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550DD914" w14:textId="3EBDC684" w:rsidR="00EC397E" w:rsidRPr="00A03C55" w:rsidRDefault="00EC397E" w:rsidP="00D372D5">
            <w:pPr>
              <w:pStyle w:val="TableEntry"/>
              <w:rPr>
                <w:noProof w:val="0"/>
                <w:sz w:val="16"/>
                <w:lang w:eastAsia="ar-SA"/>
              </w:rPr>
            </w:pPr>
            <w:r w:rsidRPr="00A03C55">
              <w:rPr>
                <w:noProof w:val="0"/>
                <w:sz w:val="16"/>
                <w:lang w:eastAsia="ar-SA"/>
              </w:rPr>
              <w:t>The process ID as used within the local operating system in the local system logs.</w:t>
            </w:r>
          </w:p>
        </w:tc>
      </w:tr>
      <w:tr w:rsidR="00EC397E" w:rsidRPr="00A03C55" w14:paraId="02BE0104" w14:textId="77777777" w:rsidTr="005B36A6">
        <w:trPr>
          <w:trHeight w:hRule="exact" w:val="275"/>
        </w:trPr>
        <w:tc>
          <w:tcPr>
            <w:tcW w:w="1547" w:type="dxa"/>
            <w:vMerge/>
          </w:tcPr>
          <w:p w14:paraId="30E98152" w14:textId="77777777" w:rsidR="00EC397E" w:rsidRPr="00A03C55" w:rsidRDefault="00EC397E" w:rsidP="00A90064"/>
        </w:tc>
        <w:tc>
          <w:tcPr>
            <w:tcW w:w="2514" w:type="dxa"/>
          </w:tcPr>
          <w:p w14:paraId="0912ECC7" w14:textId="77777777" w:rsidR="00EC397E" w:rsidRPr="00A03C55" w:rsidRDefault="00EC397E" w:rsidP="00D372D5">
            <w:pPr>
              <w:pStyle w:val="TableEntry"/>
              <w:rPr>
                <w:i/>
                <w:iCs/>
                <w:noProof w:val="0"/>
                <w:sz w:val="16"/>
                <w:lang w:eastAsia="ar-SA"/>
              </w:rPr>
            </w:pPr>
            <w:r w:rsidRPr="00A03C55">
              <w:rPr>
                <w:i/>
                <w:iCs/>
                <w:noProof w:val="0"/>
                <w:sz w:val="16"/>
                <w:lang w:eastAsia="ar-SA"/>
              </w:rPr>
              <w:t>UserName</w:t>
            </w:r>
          </w:p>
        </w:tc>
        <w:tc>
          <w:tcPr>
            <w:tcW w:w="625" w:type="dxa"/>
          </w:tcPr>
          <w:p w14:paraId="3612346F" w14:textId="77777777" w:rsidR="00EC397E" w:rsidRPr="00A03C55" w:rsidRDefault="00EC397E" w:rsidP="00D372D5">
            <w:pPr>
              <w:pStyle w:val="TableEntry"/>
              <w:jc w:val="center"/>
              <w:rPr>
                <w:i/>
                <w:iCs/>
                <w:noProof w:val="0"/>
                <w:sz w:val="16"/>
                <w:lang w:eastAsia="ar-SA"/>
              </w:rPr>
            </w:pPr>
            <w:r w:rsidRPr="00A03C55">
              <w:rPr>
                <w:i/>
                <w:iCs/>
                <w:noProof w:val="0"/>
                <w:sz w:val="16"/>
                <w:lang w:eastAsia="ar-SA"/>
              </w:rPr>
              <w:t>U</w:t>
            </w:r>
          </w:p>
        </w:tc>
        <w:tc>
          <w:tcPr>
            <w:tcW w:w="4890" w:type="dxa"/>
          </w:tcPr>
          <w:p w14:paraId="73724B41" w14:textId="77777777" w:rsidR="00EC397E" w:rsidRPr="00A03C55" w:rsidRDefault="00EC397E" w:rsidP="00D372D5">
            <w:pPr>
              <w:pStyle w:val="TableEntry"/>
              <w:rPr>
                <w:i/>
                <w:iCs/>
                <w:noProof w:val="0"/>
                <w:sz w:val="16"/>
                <w:lang w:eastAsia="ar-SA"/>
              </w:rPr>
            </w:pPr>
            <w:r w:rsidRPr="00A03C55">
              <w:rPr>
                <w:i/>
                <w:iCs/>
                <w:noProof w:val="0"/>
                <w:sz w:val="16"/>
                <w:lang w:eastAsia="ar-SA"/>
              </w:rPr>
              <w:t>not specialized</w:t>
            </w:r>
          </w:p>
        </w:tc>
      </w:tr>
      <w:tr w:rsidR="00EC397E" w:rsidRPr="00A03C55" w14:paraId="6F66F50E" w14:textId="77777777" w:rsidTr="005B36A6">
        <w:trPr>
          <w:trHeight w:hRule="exact" w:val="275"/>
        </w:trPr>
        <w:tc>
          <w:tcPr>
            <w:tcW w:w="1547" w:type="dxa"/>
            <w:vMerge/>
          </w:tcPr>
          <w:p w14:paraId="4E39A86E" w14:textId="77777777" w:rsidR="00EC397E" w:rsidRPr="00A03C55" w:rsidRDefault="00EC397E" w:rsidP="00A90064"/>
        </w:tc>
        <w:tc>
          <w:tcPr>
            <w:tcW w:w="2514" w:type="dxa"/>
          </w:tcPr>
          <w:p w14:paraId="14FF63B9" w14:textId="77777777" w:rsidR="00EC397E" w:rsidRPr="00A03C55" w:rsidRDefault="00EC397E" w:rsidP="00D372D5">
            <w:pPr>
              <w:pStyle w:val="TableEntry"/>
              <w:rPr>
                <w:i/>
                <w:noProof w:val="0"/>
                <w:sz w:val="16"/>
                <w:lang w:eastAsia="ar-SA"/>
              </w:rPr>
            </w:pPr>
            <w:r w:rsidRPr="00A03C55">
              <w:rPr>
                <w:i/>
                <w:noProof w:val="0"/>
                <w:sz w:val="16"/>
                <w:lang w:eastAsia="ar-SA"/>
              </w:rPr>
              <w:t>UserIsRequestor</w:t>
            </w:r>
          </w:p>
        </w:tc>
        <w:tc>
          <w:tcPr>
            <w:tcW w:w="625" w:type="dxa"/>
          </w:tcPr>
          <w:p w14:paraId="24A17FEF" w14:textId="117595A4" w:rsidR="00EC397E" w:rsidRPr="00A03C55" w:rsidRDefault="00EC397E" w:rsidP="00D372D5">
            <w:pPr>
              <w:pStyle w:val="TableEntry"/>
              <w:jc w:val="center"/>
              <w:rPr>
                <w:noProof w:val="0"/>
                <w:sz w:val="16"/>
                <w:lang w:eastAsia="ar-SA"/>
              </w:rPr>
            </w:pPr>
            <w:r w:rsidRPr="00A03C55">
              <w:rPr>
                <w:i/>
                <w:iCs/>
                <w:noProof w:val="0"/>
                <w:sz w:val="16"/>
                <w:lang w:eastAsia="ar-SA"/>
              </w:rPr>
              <w:t>U</w:t>
            </w:r>
          </w:p>
        </w:tc>
        <w:tc>
          <w:tcPr>
            <w:tcW w:w="4890" w:type="dxa"/>
          </w:tcPr>
          <w:p w14:paraId="62B5B17D" w14:textId="2F3495BC" w:rsidR="00EC397E" w:rsidRPr="00A03C55" w:rsidRDefault="00EC397E" w:rsidP="00D372D5">
            <w:pPr>
              <w:pStyle w:val="TableEntry"/>
              <w:rPr>
                <w:noProof w:val="0"/>
                <w:sz w:val="16"/>
                <w:lang w:eastAsia="ar-SA"/>
              </w:rPr>
            </w:pPr>
            <w:r w:rsidRPr="00A03C55">
              <w:rPr>
                <w:i/>
                <w:iCs/>
                <w:noProof w:val="0"/>
                <w:sz w:val="16"/>
                <w:lang w:eastAsia="ar-SA"/>
              </w:rPr>
              <w:t>not specialized</w:t>
            </w:r>
          </w:p>
        </w:tc>
      </w:tr>
      <w:tr w:rsidR="00EC397E" w:rsidRPr="00A03C55" w14:paraId="14D253FA" w14:textId="77777777" w:rsidTr="005B36A6">
        <w:trPr>
          <w:trHeight w:hRule="exact" w:val="275"/>
        </w:trPr>
        <w:tc>
          <w:tcPr>
            <w:tcW w:w="1547" w:type="dxa"/>
            <w:vMerge/>
          </w:tcPr>
          <w:p w14:paraId="5BD40276" w14:textId="77777777" w:rsidR="00EC397E" w:rsidRPr="00A03C55" w:rsidRDefault="00EC397E" w:rsidP="00A90064"/>
        </w:tc>
        <w:tc>
          <w:tcPr>
            <w:tcW w:w="2514" w:type="dxa"/>
          </w:tcPr>
          <w:p w14:paraId="6F6F43C1" w14:textId="77777777" w:rsidR="00EC397E" w:rsidRPr="00A03C55" w:rsidRDefault="00EC397E" w:rsidP="00D372D5">
            <w:pPr>
              <w:pStyle w:val="TableEntry"/>
              <w:rPr>
                <w:noProof w:val="0"/>
                <w:sz w:val="16"/>
                <w:lang w:eastAsia="ar-SA"/>
              </w:rPr>
            </w:pPr>
            <w:r w:rsidRPr="00A03C55">
              <w:rPr>
                <w:noProof w:val="0"/>
                <w:sz w:val="16"/>
                <w:lang w:eastAsia="ar-SA"/>
              </w:rPr>
              <w:t>RoleIDCode</w:t>
            </w:r>
          </w:p>
        </w:tc>
        <w:tc>
          <w:tcPr>
            <w:tcW w:w="625" w:type="dxa"/>
          </w:tcPr>
          <w:p w14:paraId="1A87299E"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4E545875" w14:textId="77777777" w:rsidR="00EC397E" w:rsidRPr="00A03C55" w:rsidRDefault="00EC397E" w:rsidP="00D372D5">
            <w:pPr>
              <w:pStyle w:val="TableEntry"/>
              <w:rPr>
                <w:noProof w:val="0"/>
                <w:sz w:val="16"/>
                <w:lang w:eastAsia="ar-SA"/>
              </w:rPr>
            </w:pPr>
            <w:r w:rsidRPr="00A03C55">
              <w:rPr>
                <w:noProof w:val="0"/>
                <w:sz w:val="16"/>
                <w:lang w:eastAsia="ar-SA"/>
              </w:rPr>
              <w:t>EV(110152, DCM, “Destination”)</w:t>
            </w:r>
          </w:p>
        </w:tc>
      </w:tr>
      <w:tr w:rsidR="00EC397E" w:rsidRPr="00A03C55" w14:paraId="5450E14C" w14:textId="77777777" w:rsidTr="005B36A6">
        <w:trPr>
          <w:trHeight w:hRule="exact" w:val="275"/>
        </w:trPr>
        <w:tc>
          <w:tcPr>
            <w:tcW w:w="1547" w:type="dxa"/>
            <w:vMerge/>
          </w:tcPr>
          <w:p w14:paraId="63EC5EA2" w14:textId="77777777" w:rsidR="00EC397E" w:rsidRPr="00A03C55" w:rsidRDefault="00EC397E" w:rsidP="00A90064"/>
        </w:tc>
        <w:tc>
          <w:tcPr>
            <w:tcW w:w="2514" w:type="dxa"/>
          </w:tcPr>
          <w:p w14:paraId="7DF74B42" w14:textId="77777777" w:rsidR="00EC397E" w:rsidRPr="00A03C55" w:rsidRDefault="00EC397E" w:rsidP="00D372D5">
            <w:pPr>
              <w:pStyle w:val="TableEntry"/>
              <w:rPr>
                <w:noProof w:val="0"/>
                <w:sz w:val="16"/>
                <w:lang w:eastAsia="ar-SA"/>
              </w:rPr>
            </w:pPr>
            <w:r w:rsidRPr="00A03C55">
              <w:rPr>
                <w:noProof w:val="0"/>
                <w:sz w:val="16"/>
                <w:lang w:eastAsia="ar-SA"/>
              </w:rPr>
              <w:t>NetworkAccessPointTypeCode</w:t>
            </w:r>
          </w:p>
        </w:tc>
        <w:tc>
          <w:tcPr>
            <w:tcW w:w="625" w:type="dxa"/>
          </w:tcPr>
          <w:p w14:paraId="130F1E16"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4601F640" w14:textId="77777777" w:rsidR="00EC397E" w:rsidRPr="00A03C55" w:rsidRDefault="00EC397E" w:rsidP="00D372D5">
            <w:pPr>
              <w:pStyle w:val="TableEntry"/>
              <w:rPr>
                <w:noProof w:val="0"/>
                <w:sz w:val="16"/>
                <w:lang w:eastAsia="ar-SA"/>
              </w:rPr>
            </w:pPr>
            <w:r w:rsidRPr="00A03C55">
              <w:rPr>
                <w:noProof w:val="0"/>
                <w:sz w:val="16"/>
                <w:lang w:eastAsia="ar-SA"/>
              </w:rPr>
              <w:t>“1” for machine (DNS) name, “2” for IP address</w:t>
            </w:r>
          </w:p>
        </w:tc>
      </w:tr>
      <w:tr w:rsidR="00EC397E" w:rsidRPr="00A03C55" w14:paraId="11F701DC" w14:textId="77777777" w:rsidTr="005B36A6">
        <w:trPr>
          <w:trHeight w:hRule="exact" w:val="275"/>
        </w:trPr>
        <w:tc>
          <w:tcPr>
            <w:tcW w:w="1547" w:type="dxa"/>
            <w:vMerge/>
          </w:tcPr>
          <w:p w14:paraId="421B9AAC" w14:textId="77777777" w:rsidR="00EC397E" w:rsidRPr="00A03C55" w:rsidRDefault="00EC397E" w:rsidP="00A90064"/>
        </w:tc>
        <w:tc>
          <w:tcPr>
            <w:tcW w:w="2514" w:type="dxa"/>
          </w:tcPr>
          <w:p w14:paraId="3809934C" w14:textId="67DB0BB5" w:rsidR="00EC397E" w:rsidRPr="00A03C55" w:rsidRDefault="00EC397E" w:rsidP="00D372D5">
            <w:pPr>
              <w:pStyle w:val="TableEntry"/>
              <w:rPr>
                <w:noProof w:val="0"/>
                <w:sz w:val="16"/>
                <w:lang w:eastAsia="ar-SA"/>
              </w:rPr>
            </w:pPr>
            <w:r w:rsidRPr="00A03C55">
              <w:rPr>
                <w:noProof w:val="0"/>
                <w:sz w:val="16"/>
                <w:lang w:eastAsia="ar-SA"/>
              </w:rPr>
              <w:t>NetworkAccessPointID</w:t>
            </w:r>
          </w:p>
        </w:tc>
        <w:tc>
          <w:tcPr>
            <w:tcW w:w="625" w:type="dxa"/>
          </w:tcPr>
          <w:p w14:paraId="6264AA24" w14:textId="5C8D8C95"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4AE0179F" w14:textId="631F8C3C" w:rsidR="00EC397E" w:rsidRPr="00A03C55" w:rsidRDefault="00EC397E" w:rsidP="00D372D5">
            <w:pPr>
              <w:pStyle w:val="TableEntry"/>
              <w:rPr>
                <w:noProof w:val="0"/>
                <w:sz w:val="16"/>
                <w:lang w:eastAsia="ar-SA"/>
              </w:rPr>
            </w:pPr>
            <w:r w:rsidRPr="00A03C55">
              <w:rPr>
                <w:noProof w:val="0"/>
                <w:sz w:val="16"/>
                <w:lang w:eastAsia="ar-SA"/>
              </w:rPr>
              <w:t>The machine name or IP address.</w:t>
            </w:r>
          </w:p>
        </w:tc>
      </w:tr>
    </w:tbl>
    <w:p w14:paraId="3DDFF79A" w14:textId="77777777" w:rsidR="007A1F44" w:rsidRPr="00A03C55" w:rsidRDefault="007A1F44" w:rsidP="00D372D5">
      <w:pPr>
        <w:pStyle w:val="BodyText"/>
      </w:pPr>
    </w:p>
    <w:tbl>
      <w:tblPr>
        <w:tblW w:w="95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23"/>
        <w:gridCol w:w="2340"/>
        <w:gridCol w:w="630"/>
        <w:gridCol w:w="4878"/>
      </w:tblGrid>
      <w:tr w:rsidR="007A1F44" w:rsidRPr="00A03C55" w14:paraId="324CDFE8" w14:textId="77777777" w:rsidTr="00D372D5">
        <w:tc>
          <w:tcPr>
            <w:tcW w:w="1723" w:type="dxa"/>
            <w:vMerge w:val="restart"/>
          </w:tcPr>
          <w:p w14:paraId="542AA45D" w14:textId="77777777" w:rsidR="007A1F44" w:rsidRPr="00A03C55" w:rsidRDefault="007A1F44" w:rsidP="00A063AC">
            <w:pPr>
              <w:pStyle w:val="TableEntryHeader"/>
              <w:rPr>
                <w:noProof w:val="0"/>
                <w:lang w:eastAsia="ar-SA"/>
              </w:rPr>
            </w:pPr>
            <w:r w:rsidRPr="00A03C55">
              <w:rPr>
                <w:noProof w:val="0"/>
                <w:lang w:eastAsia="ar-SA"/>
              </w:rPr>
              <w:t>Audit Source</w:t>
            </w:r>
          </w:p>
          <w:p w14:paraId="02F06053" w14:textId="77777777" w:rsidR="007A1F44" w:rsidRPr="00A03C55" w:rsidRDefault="007A1F44" w:rsidP="00D372D5">
            <w:pPr>
              <w:pStyle w:val="TableEntryHeader"/>
              <w:rPr>
                <w:bCs/>
                <w:noProof w:val="0"/>
                <w:sz w:val="12"/>
              </w:rPr>
            </w:pPr>
            <w:r w:rsidRPr="00A03C55">
              <w:rPr>
                <w:bCs/>
                <w:noProof w:val="0"/>
                <w:sz w:val="12"/>
                <w:lang w:eastAsia="ar-SA"/>
              </w:rPr>
              <w:t>AuditMessage/</w:t>
            </w:r>
            <w:r w:rsidRPr="00A03C55">
              <w:rPr>
                <w:bCs/>
                <w:noProof w:val="0"/>
                <w:sz w:val="12"/>
                <w:lang w:eastAsia="ar-SA"/>
              </w:rPr>
              <w:br/>
              <w:t>AuditSourceIdentification</w:t>
            </w:r>
          </w:p>
        </w:tc>
        <w:tc>
          <w:tcPr>
            <w:tcW w:w="2340" w:type="dxa"/>
            <w:vAlign w:val="center"/>
          </w:tcPr>
          <w:p w14:paraId="5AAC1024" w14:textId="77777777" w:rsidR="007A1F44" w:rsidRPr="00A03C55" w:rsidRDefault="007A1F44" w:rsidP="00D372D5">
            <w:pPr>
              <w:pStyle w:val="TableEntry"/>
              <w:rPr>
                <w:i/>
                <w:iCs/>
                <w:noProof w:val="0"/>
                <w:sz w:val="16"/>
              </w:rPr>
            </w:pPr>
            <w:r w:rsidRPr="00A03C55">
              <w:rPr>
                <w:i/>
                <w:iCs/>
                <w:noProof w:val="0"/>
                <w:sz w:val="16"/>
                <w:lang w:eastAsia="ar-SA"/>
              </w:rPr>
              <w:t>AuditSourceID</w:t>
            </w:r>
          </w:p>
        </w:tc>
        <w:tc>
          <w:tcPr>
            <w:tcW w:w="630" w:type="dxa"/>
            <w:vAlign w:val="center"/>
          </w:tcPr>
          <w:p w14:paraId="15F41391"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878" w:type="dxa"/>
            <w:vAlign w:val="center"/>
          </w:tcPr>
          <w:p w14:paraId="4F9F6E07" w14:textId="77777777" w:rsidR="007A1F44" w:rsidRPr="00A03C55" w:rsidRDefault="00383381">
            <w:pPr>
              <w:pStyle w:val="TableEntry"/>
              <w:rPr>
                <w:i/>
                <w:iCs/>
                <w:noProof w:val="0"/>
                <w:sz w:val="16"/>
              </w:rPr>
            </w:pPr>
            <w:r w:rsidRPr="00A03C55">
              <w:rPr>
                <w:i/>
                <w:iCs/>
                <w:noProof w:val="0"/>
                <w:sz w:val="16"/>
                <w:lang w:eastAsia="ar-SA"/>
              </w:rPr>
              <w:t>n</w:t>
            </w:r>
            <w:r w:rsidR="007A1F44" w:rsidRPr="00A03C55">
              <w:rPr>
                <w:i/>
                <w:iCs/>
                <w:noProof w:val="0"/>
                <w:sz w:val="16"/>
                <w:lang w:eastAsia="ar-SA"/>
              </w:rPr>
              <w:t>ot specialized</w:t>
            </w:r>
          </w:p>
        </w:tc>
      </w:tr>
      <w:tr w:rsidR="007A1F44" w:rsidRPr="00A03C55" w14:paraId="57BE3C55" w14:textId="77777777" w:rsidTr="00D372D5">
        <w:tc>
          <w:tcPr>
            <w:tcW w:w="1723" w:type="dxa"/>
            <w:vMerge/>
          </w:tcPr>
          <w:p w14:paraId="4A368732" w14:textId="77777777" w:rsidR="007A1F44" w:rsidRPr="00A03C55" w:rsidRDefault="007A1F44" w:rsidP="00D372D5">
            <w:pPr>
              <w:pStyle w:val="TableEntry"/>
              <w:rPr>
                <w:noProof w:val="0"/>
                <w:sz w:val="16"/>
              </w:rPr>
            </w:pPr>
          </w:p>
        </w:tc>
        <w:tc>
          <w:tcPr>
            <w:tcW w:w="2340" w:type="dxa"/>
            <w:vAlign w:val="center"/>
          </w:tcPr>
          <w:p w14:paraId="28ED60AF" w14:textId="77777777" w:rsidR="007A1F44" w:rsidRPr="00A03C55" w:rsidRDefault="007A1F44" w:rsidP="00D372D5">
            <w:pPr>
              <w:pStyle w:val="TableEntry"/>
              <w:rPr>
                <w:i/>
                <w:iCs/>
                <w:noProof w:val="0"/>
                <w:sz w:val="16"/>
              </w:rPr>
            </w:pPr>
            <w:r w:rsidRPr="00A03C55">
              <w:rPr>
                <w:i/>
                <w:iCs/>
                <w:noProof w:val="0"/>
                <w:sz w:val="16"/>
                <w:lang w:eastAsia="ar-SA"/>
              </w:rPr>
              <w:t>AuditEnterpriseSiteID</w:t>
            </w:r>
          </w:p>
        </w:tc>
        <w:tc>
          <w:tcPr>
            <w:tcW w:w="630" w:type="dxa"/>
            <w:vAlign w:val="center"/>
          </w:tcPr>
          <w:p w14:paraId="35A2D30C"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878" w:type="dxa"/>
            <w:vAlign w:val="center"/>
          </w:tcPr>
          <w:p w14:paraId="4287330C" w14:textId="77777777" w:rsidR="007A1F44" w:rsidRPr="00A03C55" w:rsidRDefault="007A1F44" w:rsidP="00D372D5">
            <w:pPr>
              <w:pStyle w:val="TableEntry"/>
              <w:rPr>
                <w:i/>
                <w:iCs/>
                <w:noProof w:val="0"/>
                <w:sz w:val="16"/>
              </w:rPr>
            </w:pPr>
            <w:r w:rsidRPr="00A03C55">
              <w:rPr>
                <w:i/>
                <w:iCs/>
                <w:noProof w:val="0"/>
                <w:sz w:val="16"/>
                <w:lang w:eastAsia="ar-SA"/>
              </w:rPr>
              <w:t>not specialized</w:t>
            </w:r>
          </w:p>
        </w:tc>
      </w:tr>
      <w:tr w:rsidR="007A1F44" w:rsidRPr="00A03C55" w14:paraId="0DF80C53" w14:textId="77777777" w:rsidTr="00D372D5">
        <w:tc>
          <w:tcPr>
            <w:tcW w:w="1723" w:type="dxa"/>
            <w:vMerge/>
          </w:tcPr>
          <w:p w14:paraId="381D7513" w14:textId="77777777" w:rsidR="007A1F44" w:rsidRPr="00A03C55" w:rsidRDefault="007A1F44" w:rsidP="00D372D5">
            <w:pPr>
              <w:pStyle w:val="TableEntry"/>
              <w:rPr>
                <w:noProof w:val="0"/>
                <w:sz w:val="16"/>
              </w:rPr>
            </w:pPr>
          </w:p>
        </w:tc>
        <w:tc>
          <w:tcPr>
            <w:tcW w:w="2340" w:type="dxa"/>
            <w:vAlign w:val="center"/>
          </w:tcPr>
          <w:p w14:paraId="5D213ED4" w14:textId="77777777" w:rsidR="007A1F44" w:rsidRPr="00A03C55" w:rsidRDefault="007A1F44" w:rsidP="00D372D5">
            <w:pPr>
              <w:pStyle w:val="TableEntry"/>
              <w:rPr>
                <w:i/>
                <w:iCs/>
                <w:noProof w:val="0"/>
                <w:sz w:val="16"/>
              </w:rPr>
            </w:pPr>
            <w:r w:rsidRPr="00A03C55">
              <w:rPr>
                <w:i/>
                <w:iCs/>
                <w:noProof w:val="0"/>
                <w:sz w:val="16"/>
                <w:lang w:eastAsia="ar-SA"/>
              </w:rPr>
              <w:t>AuditSourceTypeCode</w:t>
            </w:r>
          </w:p>
        </w:tc>
        <w:tc>
          <w:tcPr>
            <w:tcW w:w="630" w:type="dxa"/>
            <w:vAlign w:val="center"/>
          </w:tcPr>
          <w:p w14:paraId="5F743E8E"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878" w:type="dxa"/>
            <w:vAlign w:val="center"/>
          </w:tcPr>
          <w:p w14:paraId="0990AAE0" w14:textId="77777777" w:rsidR="007A1F44" w:rsidRPr="00A03C55" w:rsidRDefault="007A1F44" w:rsidP="00D372D5">
            <w:pPr>
              <w:pStyle w:val="TableEntry"/>
              <w:rPr>
                <w:i/>
                <w:iCs/>
                <w:noProof w:val="0"/>
                <w:sz w:val="16"/>
              </w:rPr>
            </w:pPr>
            <w:r w:rsidRPr="00A03C55">
              <w:rPr>
                <w:i/>
                <w:iCs/>
                <w:noProof w:val="0"/>
                <w:sz w:val="16"/>
                <w:lang w:eastAsia="ar-SA"/>
              </w:rPr>
              <w:t>not specialized</w:t>
            </w:r>
          </w:p>
        </w:tc>
      </w:tr>
    </w:tbl>
    <w:p w14:paraId="7FFD816C" w14:textId="77777777" w:rsidR="007A1F44" w:rsidRPr="00A03C55" w:rsidRDefault="007A1F44" w:rsidP="00D372D5">
      <w:pPr>
        <w:pStyle w:val="BodyText"/>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5522E15C" w14:textId="77777777" w:rsidTr="00D372D5">
        <w:trPr>
          <w:cantSplit/>
          <w:trHeight w:hRule="exact" w:val="287"/>
        </w:trPr>
        <w:tc>
          <w:tcPr>
            <w:tcW w:w="1548" w:type="dxa"/>
            <w:vMerge w:val="restart"/>
          </w:tcPr>
          <w:p w14:paraId="3B5B120F" w14:textId="1A0AFF36" w:rsidR="007A1F44" w:rsidRPr="00A03C55" w:rsidRDefault="007A1F44" w:rsidP="003462A5">
            <w:pPr>
              <w:pStyle w:val="TableEntryHeader"/>
              <w:rPr>
                <w:noProof w:val="0"/>
              </w:rPr>
            </w:pPr>
            <w:r w:rsidRPr="00A03C55">
              <w:rPr>
                <w:noProof w:val="0"/>
              </w:rPr>
              <w:t>Patient</w:t>
            </w:r>
          </w:p>
          <w:p w14:paraId="2FD08CD0" w14:textId="77777777" w:rsidR="007A1F44" w:rsidRPr="00A03C55" w:rsidRDefault="007A1F44" w:rsidP="003462A5">
            <w:pPr>
              <w:pStyle w:val="TableEntryHeader"/>
              <w:rPr>
                <w:b w:val="0"/>
                <w:bCs/>
                <w:noProof w:val="0"/>
                <w:sz w:val="12"/>
                <w:lang w:eastAsia="ar-SA"/>
              </w:rPr>
            </w:pPr>
            <w:r w:rsidRPr="00A03C55">
              <w:rPr>
                <w:bCs/>
                <w:noProof w:val="0"/>
                <w:sz w:val="12"/>
                <w:lang w:eastAsia="ar-SA"/>
              </w:rPr>
              <w:t>(AuditMessage/</w:t>
            </w:r>
            <w:r w:rsidRPr="00A03C55">
              <w:rPr>
                <w:bCs/>
                <w:noProof w:val="0"/>
                <w:sz w:val="12"/>
                <w:lang w:eastAsia="ar-SA"/>
              </w:rPr>
              <w:br/>
              <w:t>ParticipantObjectIdentification)</w:t>
            </w:r>
          </w:p>
        </w:tc>
        <w:tc>
          <w:tcPr>
            <w:tcW w:w="2520" w:type="dxa"/>
            <w:vAlign w:val="center"/>
          </w:tcPr>
          <w:p w14:paraId="6EB6C65A" w14:textId="77777777" w:rsidR="007A1F44" w:rsidRPr="00A03C55" w:rsidRDefault="007A1F44" w:rsidP="00D372D5">
            <w:pPr>
              <w:pStyle w:val="TableEntry"/>
              <w:rPr>
                <w:noProof w:val="0"/>
                <w:sz w:val="16"/>
                <w:lang w:eastAsia="ar-SA"/>
              </w:rPr>
            </w:pPr>
            <w:r w:rsidRPr="00A03C55">
              <w:rPr>
                <w:noProof w:val="0"/>
                <w:sz w:val="16"/>
                <w:lang w:eastAsia="ar-SA"/>
              </w:rPr>
              <w:t>ParticipantObjectTypeCode</w:t>
            </w:r>
          </w:p>
        </w:tc>
        <w:tc>
          <w:tcPr>
            <w:tcW w:w="630" w:type="dxa"/>
            <w:vAlign w:val="center"/>
          </w:tcPr>
          <w:p w14:paraId="74E44CC6" w14:textId="77777777" w:rsidR="007A1F44" w:rsidRPr="00A03C55" w:rsidRDefault="007A1F44" w:rsidP="00D372D5">
            <w:pPr>
              <w:pStyle w:val="TableEntry"/>
              <w:jc w:val="center"/>
              <w:rPr>
                <w:noProof w:val="0"/>
                <w:sz w:val="16"/>
                <w:lang w:eastAsia="ar-SA"/>
              </w:rPr>
            </w:pPr>
            <w:r w:rsidRPr="00A03C55">
              <w:rPr>
                <w:noProof w:val="0"/>
                <w:sz w:val="16"/>
                <w:lang w:eastAsia="ar-SA"/>
              </w:rPr>
              <w:t>M</w:t>
            </w:r>
          </w:p>
        </w:tc>
        <w:tc>
          <w:tcPr>
            <w:tcW w:w="5028" w:type="dxa"/>
            <w:vAlign w:val="center"/>
          </w:tcPr>
          <w:p w14:paraId="75623F4A" w14:textId="77777777" w:rsidR="007A1F44" w:rsidRPr="00A03C55" w:rsidRDefault="007A1F44" w:rsidP="00D372D5">
            <w:pPr>
              <w:pStyle w:val="TableEntry"/>
              <w:rPr>
                <w:noProof w:val="0"/>
                <w:sz w:val="16"/>
                <w:lang w:eastAsia="ar-SA"/>
              </w:rPr>
            </w:pPr>
            <w:r w:rsidRPr="00A03C55">
              <w:rPr>
                <w:noProof w:val="0"/>
                <w:sz w:val="16"/>
                <w:lang w:eastAsia="ar-SA"/>
              </w:rPr>
              <w:t>“1” (Person)</w:t>
            </w:r>
          </w:p>
        </w:tc>
      </w:tr>
      <w:tr w:rsidR="007A1F44" w:rsidRPr="00A03C55" w14:paraId="22283B9E" w14:textId="77777777" w:rsidTr="00D372D5">
        <w:trPr>
          <w:cantSplit/>
          <w:trHeight w:hRule="exact" w:val="275"/>
        </w:trPr>
        <w:tc>
          <w:tcPr>
            <w:tcW w:w="1548" w:type="dxa"/>
            <w:vMerge/>
          </w:tcPr>
          <w:p w14:paraId="362C5A6B" w14:textId="77777777" w:rsidR="007A1F44" w:rsidRPr="00A03C55" w:rsidRDefault="007A1F44" w:rsidP="00A90064"/>
        </w:tc>
        <w:tc>
          <w:tcPr>
            <w:tcW w:w="2520" w:type="dxa"/>
            <w:vAlign w:val="center"/>
          </w:tcPr>
          <w:p w14:paraId="5E958619" w14:textId="77777777" w:rsidR="007A1F44" w:rsidRPr="00A03C55" w:rsidRDefault="007A1F44" w:rsidP="00D372D5">
            <w:pPr>
              <w:pStyle w:val="TableEntry"/>
              <w:rPr>
                <w:noProof w:val="0"/>
                <w:sz w:val="16"/>
                <w:lang w:eastAsia="ar-SA"/>
              </w:rPr>
            </w:pPr>
            <w:r w:rsidRPr="00A03C55">
              <w:rPr>
                <w:noProof w:val="0"/>
                <w:sz w:val="16"/>
                <w:lang w:eastAsia="ar-SA"/>
              </w:rPr>
              <w:t>ParticipantObjectTypeCodeRole</w:t>
            </w:r>
          </w:p>
        </w:tc>
        <w:tc>
          <w:tcPr>
            <w:tcW w:w="630" w:type="dxa"/>
            <w:vAlign w:val="center"/>
          </w:tcPr>
          <w:p w14:paraId="29465502" w14:textId="77777777" w:rsidR="007A1F44" w:rsidRPr="00A03C55" w:rsidRDefault="007A1F44" w:rsidP="00D372D5">
            <w:pPr>
              <w:pStyle w:val="TableEntry"/>
              <w:jc w:val="center"/>
              <w:rPr>
                <w:noProof w:val="0"/>
                <w:sz w:val="16"/>
                <w:lang w:eastAsia="ar-SA"/>
              </w:rPr>
            </w:pPr>
            <w:r w:rsidRPr="00A03C55">
              <w:rPr>
                <w:noProof w:val="0"/>
                <w:sz w:val="16"/>
                <w:lang w:eastAsia="ar-SA"/>
              </w:rPr>
              <w:t>M</w:t>
            </w:r>
          </w:p>
        </w:tc>
        <w:tc>
          <w:tcPr>
            <w:tcW w:w="5028" w:type="dxa"/>
            <w:vAlign w:val="center"/>
          </w:tcPr>
          <w:p w14:paraId="0A380519" w14:textId="77777777" w:rsidR="007A1F44" w:rsidRPr="00A03C55" w:rsidRDefault="007A1F44" w:rsidP="00D372D5">
            <w:pPr>
              <w:pStyle w:val="TableEntry"/>
              <w:rPr>
                <w:noProof w:val="0"/>
                <w:sz w:val="16"/>
                <w:lang w:eastAsia="ar-SA"/>
              </w:rPr>
            </w:pPr>
            <w:r w:rsidRPr="00A03C55">
              <w:rPr>
                <w:noProof w:val="0"/>
                <w:sz w:val="16"/>
                <w:lang w:eastAsia="ar-SA"/>
              </w:rPr>
              <w:t>“1” (Patient)</w:t>
            </w:r>
          </w:p>
        </w:tc>
      </w:tr>
      <w:tr w:rsidR="007A1F44" w:rsidRPr="00A03C55" w14:paraId="3C631A25" w14:textId="77777777" w:rsidTr="00D372D5">
        <w:trPr>
          <w:cantSplit/>
          <w:trHeight w:hRule="exact" w:val="275"/>
        </w:trPr>
        <w:tc>
          <w:tcPr>
            <w:tcW w:w="1548" w:type="dxa"/>
            <w:vMerge/>
          </w:tcPr>
          <w:p w14:paraId="7C83E454" w14:textId="77777777" w:rsidR="007A1F44" w:rsidRPr="00A03C55" w:rsidRDefault="007A1F44" w:rsidP="00A90064"/>
        </w:tc>
        <w:tc>
          <w:tcPr>
            <w:tcW w:w="2520" w:type="dxa"/>
            <w:vAlign w:val="center"/>
          </w:tcPr>
          <w:p w14:paraId="6ADB52BD" w14:textId="77777777" w:rsidR="007A1F44" w:rsidRPr="00A03C55" w:rsidRDefault="007A1F44" w:rsidP="00D372D5">
            <w:pPr>
              <w:pStyle w:val="TableEntry"/>
              <w:rPr>
                <w:noProof w:val="0"/>
                <w:sz w:val="16"/>
                <w:lang w:eastAsia="ar-SA"/>
              </w:rPr>
            </w:pPr>
            <w:r w:rsidRPr="00A03C55">
              <w:rPr>
                <w:noProof w:val="0"/>
                <w:sz w:val="16"/>
                <w:lang w:eastAsia="ar-SA"/>
              </w:rPr>
              <w:t>P</w:t>
            </w:r>
            <w:r w:rsidRPr="00A03C55">
              <w:rPr>
                <w:i/>
                <w:iCs/>
                <w:noProof w:val="0"/>
                <w:sz w:val="16"/>
              </w:rPr>
              <w:t>articipantObjectDataLifeCycle</w:t>
            </w:r>
          </w:p>
        </w:tc>
        <w:tc>
          <w:tcPr>
            <w:tcW w:w="630" w:type="dxa"/>
            <w:vAlign w:val="center"/>
          </w:tcPr>
          <w:p w14:paraId="7B020FF9"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192BB247"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07792E6" w14:textId="77777777" w:rsidTr="00D372D5">
        <w:trPr>
          <w:cantSplit/>
          <w:trHeight w:hRule="exact" w:val="275"/>
        </w:trPr>
        <w:tc>
          <w:tcPr>
            <w:tcW w:w="1548" w:type="dxa"/>
            <w:vMerge/>
          </w:tcPr>
          <w:p w14:paraId="40EEDACD" w14:textId="77777777" w:rsidR="007A1F44" w:rsidRPr="00A03C55" w:rsidRDefault="007A1F44" w:rsidP="00A90064"/>
        </w:tc>
        <w:tc>
          <w:tcPr>
            <w:tcW w:w="2520" w:type="dxa"/>
            <w:vAlign w:val="center"/>
          </w:tcPr>
          <w:p w14:paraId="264CD0C0" w14:textId="77777777" w:rsidR="007A1F44" w:rsidRPr="00A03C55" w:rsidRDefault="007A1F44" w:rsidP="00D372D5">
            <w:pPr>
              <w:pStyle w:val="TableEntry"/>
              <w:rPr>
                <w:i/>
                <w:noProof w:val="0"/>
                <w:sz w:val="16"/>
                <w:lang w:eastAsia="ar-SA"/>
              </w:rPr>
            </w:pPr>
            <w:r w:rsidRPr="00A03C55">
              <w:rPr>
                <w:i/>
                <w:noProof w:val="0"/>
                <w:sz w:val="16"/>
                <w:lang w:eastAsia="ar-SA"/>
              </w:rPr>
              <w:t>ParticipantObjectIDTypeCode</w:t>
            </w:r>
          </w:p>
        </w:tc>
        <w:tc>
          <w:tcPr>
            <w:tcW w:w="630" w:type="dxa"/>
            <w:vAlign w:val="center"/>
          </w:tcPr>
          <w:p w14:paraId="6BF12D44" w14:textId="5DEC8F1E" w:rsidR="007A1F44" w:rsidRPr="00A03C55" w:rsidRDefault="00EC397E" w:rsidP="003462A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1E62698A" w14:textId="77777777" w:rsidR="007A1F44" w:rsidRPr="00A03C55" w:rsidRDefault="00383381">
            <w:pPr>
              <w:pStyle w:val="TableEntry"/>
              <w:rPr>
                <w:noProof w:val="0"/>
                <w:sz w:val="16"/>
                <w:lang w:eastAsia="ar-SA"/>
              </w:rPr>
            </w:pPr>
            <w:r w:rsidRPr="00A03C55">
              <w:rPr>
                <w:i/>
                <w:iCs/>
                <w:noProof w:val="0"/>
                <w:sz w:val="16"/>
                <w:lang w:eastAsia="ar-SA"/>
              </w:rPr>
              <w:t>n</w:t>
            </w:r>
            <w:r w:rsidR="007A1F44" w:rsidRPr="00A03C55">
              <w:rPr>
                <w:i/>
                <w:iCs/>
                <w:noProof w:val="0"/>
                <w:sz w:val="16"/>
                <w:lang w:eastAsia="ar-SA"/>
              </w:rPr>
              <w:t>ot specialized</w:t>
            </w:r>
          </w:p>
        </w:tc>
      </w:tr>
      <w:tr w:rsidR="007A1F44" w:rsidRPr="00A03C55" w14:paraId="4E690015" w14:textId="77777777" w:rsidTr="00D372D5">
        <w:trPr>
          <w:cantSplit/>
          <w:trHeight w:hRule="exact" w:val="275"/>
        </w:trPr>
        <w:tc>
          <w:tcPr>
            <w:tcW w:w="1548" w:type="dxa"/>
            <w:vMerge/>
          </w:tcPr>
          <w:p w14:paraId="464B4B22" w14:textId="77777777" w:rsidR="007A1F44" w:rsidRPr="00A03C55" w:rsidRDefault="007A1F44" w:rsidP="00A90064"/>
        </w:tc>
        <w:tc>
          <w:tcPr>
            <w:tcW w:w="2520" w:type="dxa"/>
            <w:vAlign w:val="center"/>
          </w:tcPr>
          <w:p w14:paraId="518E3F6D" w14:textId="77777777" w:rsidR="007A1F44" w:rsidRPr="00A03C55" w:rsidRDefault="007A1F44" w:rsidP="00D372D5">
            <w:pPr>
              <w:pStyle w:val="TableEntry"/>
              <w:rPr>
                <w:i/>
                <w:iCs/>
                <w:noProof w:val="0"/>
                <w:sz w:val="16"/>
                <w:lang w:eastAsia="ar-SA"/>
              </w:rPr>
            </w:pPr>
            <w:r w:rsidRPr="00A03C55">
              <w:rPr>
                <w:i/>
                <w:iCs/>
                <w:noProof w:val="0"/>
                <w:sz w:val="16"/>
                <w:lang w:eastAsia="ar-SA"/>
              </w:rPr>
              <w:t>ParticipantObjectSensitivity</w:t>
            </w:r>
          </w:p>
        </w:tc>
        <w:tc>
          <w:tcPr>
            <w:tcW w:w="630" w:type="dxa"/>
            <w:vAlign w:val="center"/>
          </w:tcPr>
          <w:p w14:paraId="59241DE6" w14:textId="77777777" w:rsidR="007A1F44" w:rsidRPr="00A03C55" w:rsidRDefault="007A1F44" w:rsidP="00D372D5">
            <w:pPr>
              <w:pStyle w:val="TableEntry"/>
              <w:jc w:val="center"/>
              <w:rPr>
                <w:noProof w:val="0"/>
                <w:sz w:val="16"/>
                <w:lang w:eastAsia="ar-SA"/>
              </w:rPr>
            </w:pPr>
            <w:r w:rsidRPr="00A03C55">
              <w:rPr>
                <w:noProof w:val="0"/>
                <w:sz w:val="16"/>
                <w:lang w:eastAsia="ar-SA"/>
              </w:rPr>
              <w:t>U</w:t>
            </w:r>
          </w:p>
        </w:tc>
        <w:tc>
          <w:tcPr>
            <w:tcW w:w="5028" w:type="dxa"/>
            <w:vAlign w:val="center"/>
          </w:tcPr>
          <w:p w14:paraId="599BF092"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FF499D4" w14:textId="77777777" w:rsidTr="00D372D5">
        <w:trPr>
          <w:cantSplit/>
          <w:trHeight w:hRule="exact" w:val="275"/>
        </w:trPr>
        <w:tc>
          <w:tcPr>
            <w:tcW w:w="1548" w:type="dxa"/>
            <w:vMerge/>
          </w:tcPr>
          <w:p w14:paraId="2D3506D0" w14:textId="77777777" w:rsidR="007A1F44" w:rsidRPr="00A03C55" w:rsidRDefault="007A1F44" w:rsidP="00A90064"/>
        </w:tc>
        <w:tc>
          <w:tcPr>
            <w:tcW w:w="2520" w:type="dxa"/>
            <w:vAlign w:val="center"/>
          </w:tcPr>
          <w:p w14:paraId="66532397" w14:textId="77777777" w:rsidR="007A1F44" w:rsidRPr="00A03C55" w:rsidRDefault="007A1F44" w:rsidP="007058FF">
            <w:pPr>
              <w:pStyle w:val="TableEntry"/>
              <w:rPr>
                <w:noProof w:val="0"/>
                <w:sz w:val="16"/>
                <w:lang w:eastAsia="ar-SA"/>
              </w:rPr>
            </w:pPr>
            <w:r w:rsidRPr="00A03C55">
              <w:rPr>
                <w:noProof w:val="0"/>
                <w:sz w:val="16"/>
                <w:lang w:eastAsia="ar-SA"/>
              </w:rPr>
              <w:t>ParticipantObjectID</w:t>
            </w:r>
          </w:p>
        </w:tc>
        <w:tc>
          <w:tcPr>
            <w:tcW w:w="630" w:type="dxa"/>
            <w:vAlign w:val="center"/>
          </w:tcPr>
          <w:p w14:paraId="1E894361" w14:textId="77777777" w:rsidR="007A1F44" w:rsidRPr="00A03C55" w:rsidRDefault="007A1F44" w:rsidP="00D372D5">
            <w:pPr>
              <w:pStyle w:val="TableEntry"/>
              <w:jc w:val="center"/>
              <w:rPr>
                <w:noProof w:val="0"/>
                <w:sz w:val="16"/>
                <w:lang w:eastAsia="ar-SA"/>
              </w:rPr>
            </w:pPr>
            <w:r w:rsidRPr="00A03C55">
              <w:rPr>
                <w:noProof w:val="0"/>
                <w:sz w:val="16"/>
                <w:lang w:eastAsia="ar-SA"/>
              </w:rPr>
              <w:t>M</w:t>
            </w:r>
          </w:p>
        </w:tc>
        <w:tc>
          <w:tcPr>
            <w:tcW w:w="5028" w:type="dxa"/>
          </w:tcPr>
          <w:p w14:paraId="12EAACD1" w14:textId="77777777" w:rsidR="007A1F44" w:rsidRPr="00A03C55" w:rsidRDefault="007A1F44" w:rsidP="00D372D5">
            <w:pPr>
              <w:pStyle w:val="TableEntry"/>
              <w:rPr>
                <w:noProof w:val="0"/>
                <w:sz w:val="16"/>
                <w:lang w:eastAsia="ar-SA"/>
              </w:rPr>
            </w:pPr>
            <w:r w:rsidRPr="00A03C55">
              <w:rPr>
                <w:noProof w:val="0"/>
                <w:sz w:val="16"/>
                <w:lang w:eastAsia="ar-SA"/>
              </w:rPr>
              <w:t xml:space="preserve">The patient ID in HL7 CX format. </w:t>
            </w:r>
          </w:p>
        </w:tc>
      </w:tr>
      <w:tr w:rsidR="007A1F44" w:rsidRPr="00A03C55" w14:paraId="2D4102C0" w14:textId="77777777" w:rsidTr="00D372D5">
        <w:trPr>
          <w:cantSplit/>
          <w:trHeight w:hRule="exact" w:val="275"/>
        </w:trPr>
        <w:tc>
          <w:tcPr>
            <w:tcW w:w="1548" w:type="dxa"/>
            <w:vMerge/>
          </w:tcPr>
          <w:p w14:paraId="75BE33ED" w14:textId="77777777" w:rsidR="007A1F44" w:rsidRPr="00A03C55" w:rsidRDefault="007A1F44" w:rsidP="00A90064"/>
        </w:tc>
        <w:tc>
          <w:tcPr>
            <w:tcW w:w="2520" w:type="dxa"/>
            <w:vAlign w:val="center"/>
          </w:tcPr>
          <w:p w14:paraId="1CDB0A1B" w14:textId="77777777" w:rsidR="007A1F44" w:rsidRPr="00A03C55" w:rsidRDefault="007A1F44" w:rsidP="00D372D5">
            <w:pPr>
              <w:pStyle w:val="TableEntry"/>
              <w:rPr>
                <w:i/>
                <w:iCs/>
                <w:noProof w:val="0"/>
                <w:sz w:val="16"/>
                <w:lang w:eastAsia="ar-SA"/>
              </w:rPr>
            </w:pPr>
            <w:r w:rsidRPr="00A03C55">
              <w:rPr>
                <w:i/>
                <w:iCs/>
                <w:noProof w:val="0"/>
                <w:sz w:val="16"/>
                <w:lang w:eastAsia="ar-SA"/>
              </w:rPr>
              <w:t>ParticipantObjectName</w:t>
            </w:r>
          </w:p>
        </w:tc>
        <w:tc>
          <w:tcPr>
            <w:tcW w:w="630" w:type="dxa"/>
            <w:vAlign w:val="center"/>
          </w:tcPr>
          <w:p w14:paraId="1A1F5CCB"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403786F4"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6B5C2801" w14:textId="77777777" w:rsidTr="00D372D5">
        <w:trPr>
          <w:cantSplit/>
          <w:trHeight w:hRule="exact" w:val="275"/>
        </w:trPr>
        <w:tc>
          <w:tcPr>
            <w:tcW w:w="1548" w:type="dxa"/>
            <w:vMerge/>
          </w:tcPr>
          <w:p w14:paraId="32135DDC" w14:textId="77777777" w:rsidR="007A1F44" w:rsidRPr="00A03C55" w:rsidRDefault="007A1F44" w:rsidP="00A90064"/>
        </w:tc>
        <w:tc>
          <w:tcPr>
            <w:tcW w:w="2520" w:type="dxa"/>
            <w:vAlign w:val="center"/>
          </w:tcPr>
          <w:p w14:paraId="2C04A028" w14:textId="77777777" w:rsidR="007A1F44" w:rsidRPr="00A03C55" w:rsidRDefault="007A1F44" w:rsidP="007058FF">
            <w:pPr>
              <w:pStyle w:val="TableEntry"/>
              <w:rPr>
                <w:i/>
                <w:iCs/>
                <w:noProof w:val="0"/>
                <w:sz w:val="16"/>
                <w:lang w:eastAsia="ar-SA"/>
              </w:rPr>
            </w:pPr>
            <w:r w:rsidRPr="00A03C55">
              <w:rPr>
                <w:i/>
                <w:iCs/>
                <w:noProof w:val="0"/>
                <w:sz w:val="16"/>
                <w:lang w:eastAsia="ar-SA"/>
              </w:rPr>
              <w:t>ParticipantObjectQuery</w:t>
            </w:r>
          </w:p>
        </w:tc>
        <w:tc>
          <w:tcPr>
            <w:tcW w:w="630" w:type="dxa"/>
            <w:vAlign w:val="center"/>
          </w:tcPr>
          <w:p w14:paraId="4880F333"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15FECF1C"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7BC92B5" w14:textId="77777777" w:rsidTr="00D372D5">
        <w:trPr>
          <w:cantSplit/>
        </w:trPr>
        <w:tc>
          <w:tcPr>
            <w:tcW w:w="1548" w:type="dxa"/>
            <w:vMerge/>
          </w:tcPr>
          <w:p w14:paraId="4977AF77" w14:textId="77777777" w:rsidR="007A1F44" w:rsidRPr="00A03C55" w:rsidRDefault="007A1F44" w:rsidP="00A90064"/>
        </w:tc>
        <w:tc>
          <w:tcPr>
            <w:tcW w:w="2520" w:type="dxa"/>
            <w:vAlign w:val="center"/>
          </w:tcPr>
          <w:p w14:paraId="0F9340E0" w14:textId="77777777" w:rsidR="007A1F44" w:rsidRPr="00A03C55" w:rsidRDefault="007A1F44" w:rsidP="00D372D5">
            <w:pPr>
              <w:pStyle w:val="TableEntry"/>
              <w:rPr>
                <w:i/>
                <w:iCs/>
                <w:noProof w:val="0"/>
                <w:sz w:val="16"/>
                <w:lang w:eastAsia="ar-SA"/>
              </w:rPr>
            </w:pPr>
            <w:r w:rsidRPr="00A03C55">
              <w:rPr>
                <w:i/>
                <w:iCs/>
                <w:noProof w:val="0"/>
                <w:sz w:val="16"/>
                <w:lang w:eastAsia="ar-SA"/>
              </w:rPr>
              <w:t>ParticipantObjectDetail</w:t>
            </w:r>
          </w:p>
        </w:tc>
        <w:tc>
          <w:tcPr>
            <w:tcW w:w="630" w:type="dxa"/>
            <w:vAlign w:val="center"/>
          </w:tcPr>
          <w:p w14:paraId="1F2C8048"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094218C2"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bl>
    <w:p w14:paraId="6885874F" w14:textId="77777777" w:rsidR="003570EE" w:rsidRPr="00A03C55" w:rsidRDefault="003570EE" w:rsidP="00D372D5">
      <w:pPr>
        <w:pStyle w:val="BodyText"/>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2D3AEA1F" w14:textId="77777777" w:rsidTr="00ED4370">
        <w:trPr>
          <w:cantSplit/>
          <w:trHeight w:hRule="exact" w:val="287"/>
        </w:trPr>
        <w:tc>
          <w:tcPr>
            <w:tcW w:w="1548" w:type="dxa"/>
            <w:vMerge w:val="restart"/>
          </w:tcPr>
          <w:p w14:paraId="610D292A" w14:textId="77777777" w:rsidR="007A1F44" w:rsidRPr="00A03C55" w:rsidRDefault="007A1F44" w:rsidP="003462A5">
            <w:pPr>
              <w:pStyle w:val="TableEntryHeader"/>
              <w:rPr>
                <w:noProof w:val="0"/>
              </w:rPr>
            </w:pPr>
            <w:r w:rsidRPr="00A03C55">
              <w:rPr>
                <w:noProof w:val="0"/>
              </w:rPr>
              <w:t>Query Parameters</w:t>
            </w:r>
          </w:p>
          <w:p w14:paraId="50F11988" w14:textId="77777777" w:rsidR="007A1F44" w:rsidRPr="00A03C55" w:rsidRDefault="007A1F44" w:rsidP="003462A5">
            <w:pPr>
              <w:pStyle w:val="TableEntryHeader"/>
              <w:rPr>
                <w:b w:val="0"/>
                <w:bCs/>
                <w:noProof w:val="0"/>
                <w:sz w:val="12"/>
                <w:lang w:eastAsia="ar-SA"/>
              </w:rPr>
            </w:pPr>
            <w:r w:rsidRPr="00A03C55">
              <w:rPr>
                <w:bCs/>
                <w:noProof w:val="0"/>
                <w:sz w:val="12"/>
                <w:lang w:eastAsia="ar-SA"/>
              </w:rPr>
              <w:t>(AuditMessage/</w:t>
            </w:r>
            <w:r w:rsidRPr="00A03C55">
              <w:rPr>
                <w:bCs/>
                <w:noProof w:val="0"/>
                <w:sz w:val="12"/>
                <w:lang w:eastAsia="ar-SA"/>
              </w:rPr>
              <w:br/>
              <w:t>ParticipantObjectIdentification)</w:t>
            </w:r>
          </w:p>
        </w:tc>
        <w:tc>
          <w:tcPr>
            <w:tcW w:w="2520" w:type="dxa"/>
            <w:vAlign w:val="center"/>
          </w:tcPr>
          <w:p w14:paraId="4C6D581D"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w:t>
            </w:r>
          </w:p>
        </w:tc>
        <w:tc>
          <w:tcPr>
            <w:tcW w:w="630" w:type="dxa"/>
            <w:vAlign w:val="center"/>
          </w:tcPr>
          <w:p w14:paraId="19DA24FB"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60C97FDB" w14:textId="77777777" w:rsidR="007A1F44" w:rsidRPr="00A03C55" w:rsidRDefault="007A1F44" w:rsidP="00A90064">
            <w:pPr>
              <w:pStyle w:val="TableEntry"/>
              <w:snapToGrid w:val="0"/>
              <w:rPr>
                <w:noProof w:val="0"/>
                <w:sz w:val="16"/>
                <w:lang w:eastAsia="ar-SA"/>
              </w:rPr>
            </w:pPr>
            <w:r w:rsidRPr="00A03C55">
              <w:rPr>
                <w:noProof w:val="0"/>
                <w:sz w:val="16"/>
                <w:lang w:eastAsia="ar-SA"/>
              </w:rPr>
              <w:t>“2” (system object)</w:t>
            </w:r>
          </w:p>
        </w:tc>
      </w:tr>
      <w:tr w:rsidR="007A1F44" w:rsidRPr="00A03C55" w14:paraId="3F80A4D1" w14:textId="77777777" w:rsidTr="00ED4370">
        <w:trPr>
          <w:cantSplit/>
          <w:trHeight w:hRule="exact" w:val="275"/>
        </w:trPr>
        <w:tc>
          <w:tcPr>
            <w:tcW w:w="1548" w:type="dxa"/>
            <w:vMerge/>
          </w:tcPr>
          <w:p w14:paraId="483480E0" w14:textId="77777777" w:rsidR="007A1F44" w:rsidRPr="00A03C55" w:rsidRDefault="007A1F44" w:rsidP="00A90064"/>
        </w:tc>
        <w:tc>
          <w:tcPr>
            <w:tcW w:w="2520" w:type="dxa"/>
            <w:vAlign w:val="center"/>
          </w:tcPr>
          <w:p w14:paraId="2140F482"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ParticipantObjectTypeCodeRole</w:t>
            </w:r>
          </w:p>
        </w:tc>
        <w:tc>
          <w:tcPr>
            <w:tcW w:w="630" w:type="dxa"/>
            <w:vAlign w:val="center"/>
          </w:tcPr>
          <w:p w14:paraId="53F0DE9D"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5A992080" w14:textId="77777777" w:rsidR="007A1F44" w:rsidRPr="00A03C55" w:rsidRDefault="007A1F44" w:rsidP="00A90064">
            <w:pPr>
              <w:pStyle w:val="TableEntry"/>
              <w:snapToGrid w:val="0"/>
              <w:rPr>
                <w:noProof w:val="0"/>
                <w:sz w:val="16"/>
                <w:lang w:eastAsia="ar-SA"/>
              </w:rPr>
            </w:pPr>
            <w:r w:rsidRPr="00A03C55">
              <w:rPr>
                <w:noProof w:val="0"/>
                <w:sz w:val="16"/>
                <w:lang w:eastAsia="ar-SA"/>
              </w:rPr>
              <w:t>“24” (query)</w:t>
            </w:r>
          </w:p>
        </w:tc>
      </w:tr>
      <w:tr w:rsidR="007A1F44" w:rsidRPr="00A03C55" w14:paraId="5A7368F2" w14:textId="77777777" w:rsidTr="00ED4370">
        <w:trPr>
          <w:cantSplit/>
          <w:trHeight w:hRule="exact" w:val="275"/>
        </w:trPr>
        <w:tc>
          <w:tcPr>
            <w:tcW w:w="1548" w:type="dxa"/>
            <w:vMerge/>
          </w:tcPr>
          <w:p w14:paraId="453FC95B" w14:textId="77777777" w:rsidR="007A1F44" w:rsidRPr="00A03C55" w:rsidRDefault="007A1F44" w:rsidP="00A90064"/>
        </w:tc>
        <w:tc>
          <w:tcPr>
            <w:tcW w:w="2520" w:type="dxa"/>
            <w:vAlign w:val="center"/>
          </w:tcPr>
          <w:p w14:paraId="3B1C8352"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ParticipantObjectDataLifeCycle</w:t>
            </w:r>
          </w:p>
        </w:tc>
        <w:tc>
          <w:tcPr>
            <w:tcW w:w="630" w:type="dxa"/>
            <w:vAlign w:val="center"/>
          </w:tcPr>
          <w:p w14:paraId="4FE6C3C5"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2F13461"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7A6D943B" w14:textId="77777777" w:rsidTr="00ED4370">
        <w:trPr>
          <w:cantSplit/>
          <w:trHeight w:hRule="exact" w:val="275"/>
        </w:trPr>
        <w:tc>
          <w:tcPr>
            <w:tcW w:w="1548" w:type="dxa"/>
            <w:vMerge/>
          </w:tcPr>
          <w:p w14:paraId="188DE17C" w14:textId="77777777" w:rsidR="007A1F44" w:rsidRPr="00A03C55" w:rsidRDefault="007A1F44" w:rsidP="00A90064"/>
        </w:tc>
        <w:tc>
          <w:tcPr>
            <w:tcW w:w="2520" w:type="dxa"/>
            <w:vAlign w:val="center"/>
          </w:tcPr>
          <w:p w14:paraId="16101629"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ParticipantObjectIDTypeCode</w:t>
            </w:r>
          </w:p>
        </w:tc>
        <w:tc>
          <w:tcPr>
            <w:tcW w:w="630" w:type="dxa"/>
            <w:vAlign w:val="center"/>
          </w:tcPr>
          <w:p w14:paraId="022EDAA5" w14:textId="77777777" w:rsidR="007A1F44" w:rsidRPr="00A03C55" w:rsidRDefault="007A1F44" w:rsidP="00D372D5">
            <w:pPr>
              <w:pStyle w:val="TableEntry"/>
              <w:snapToGrid w:val="0"/>
              <w:jc w:val="center"/>
              <w:rPr>
                <w:noProof w:val="0"/>
                <w:sz w:val="16"/>
                <w:lang w:eastAsia="ar-SA"/>
              </w:rPr>
            </w:pPr>
            <w:r w:rsidRPr="00A03C55">
              <w:rPr>
                <w:noProof w:val="0"/>
                <w:sz w:val="16"/>
                <w:lang w:eastAsia="ar-SA"/>
              </w:rPr>
              <w:t>M</w:t>
            </w:r>
          </w:p>
        </w:tc>
        <w:tc>
          <w:tcPr>
            <w:tcW w:w="5028" w:type="dxa"/>
          </w:tcPr>
          <w:p w14:paraId="5A86A4D0" w14:textId="1899BF2E" w:rsidR="007A1F44" w:rsidRPr="00A03C55" w:rsidRDefault="007A1F44" w:rsidP="00A90064">
            <w:pPr>
              <w:pStyle w:val="TableEntry"/>
              <w:snapToGrid w:val="0"/>
              <w:rPr>
                <w:noProof w:val="0"/>
                <w:sz w:val="16"/>
                <w:lang w:eastAsia="ar-SA"/>
              </w:rPr>
            </w:pPr>
            <w:r w:rsidRPr="00A03C55">
              <w:rPr>
                <w:noProof w:val="0"/>
                <w:sz w:val="16"/>
                <w:lang w:eastAsia="ar-SA"/>
              </w:rPr>
              <w:t xml:space="preserve">EV(“ITI-51”, “IHE Transactions”, “Multi-Patient </w:t>
            </w:r>
            <w:r w:rsidR="00EC397E" w:rsidRPr="00A03C55">
              <w:rPr>
                <w:noProof w:val="0"/>
                <w:sz w:val="16"/>
                <w:lang w:eastAsia="ar-SA"/>
              </w:rPr>
              <w:t xml:space="preserve">Stored </w:t>
            </w:r>
            <w:r w:rsidRPr="00A03C55">
              <w:rPr>
                <w:noProof w:val="0"/>
                <w:sz w:val="16"/>
                <w:lang w:eastAsia="ar-SA"/>
              </w:rPr>
              <w:t>Query”)</w:t>
            </w:r>
          </w:p>
        </w:tc>
      </w:tr>
      <w:tr w:rsidR="007A1F44" w:rsidRPr="00A03C55" w14:paraId="0BCEDB2D" w14:textId="77777777" w:rsidTr="00ED4370">
        <w:trPr>
          <w:cantSplit/>
          <w:trHeight w:hRule="exact" w:val="275"/>
        </w:trPr>
        <w:tc>
          <w:tcPr>
            <w:tcW w:w="1548" w:type="dxa"/>
            <w:vMerge/>
          </w:tcPr>
          <w:p w14:paraId="58DC9604" w14:textId="77777777" w:rsidR="007A1F44" w:rsidRPr="00A03C55" w:rsidRDefault="007A1F44" w:rsidP="00A90064"/>
        </w:tc>
        <w:tc>
          <w:tcPr>
            <w:tcW w:w="2520" w:type="dxa"/>
            <w:vAlign w:val="center"/>
          </w:tcPr>
          <w:p w14:paraId="2173F79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ParticipantObjectSensitivity</w:t>
            </w:r>
          </w:p>
        </w:tc>
        <w:tc>
          <w:tcPr>
            <w:tcW w:w="630" w:type="dxa"/>
            <w:vAlign w:val="center"/>
          </w:tcPr>
          <w:p w14:paraId="78EE110D"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0111E93"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0A817685" w14:textId="77777777" w:rsidTr="00ED4370">
        <w:trPr>
          <w:cantSplit/>
          <w:trHeight w:hRule="exact" w:val="275"/>
        </w:trPr>
        <w:tc>
          <w:tcPr>
            <w:tcW w:w="1548" w:type="dxa"/>
            <w:vMerge/>
          </w:tcPr>
          <w:p w14:paraId="19BB04CC" w14:textId="77777777" w:rsidR="007A1F44" w:rsidRPr="00A03C55" w:rsidRDefault="007A1F44" w:rsidP="00A90064"/>
        </w:tc>
        <w:tc>
          <w:tcPr>
            <w:tcW w:w="2520" w:type="dxa"/>
            <w:vAlign w:val="center"/>
          </w:tcPr>
          <w:p w14:paraId="36B3C979" w14:textId="77777777" w:rsidR="007A1F44" w:rsidRPr="00A03C55" w:rsidRDefault="007A1F44" w:rsidP="00601E92">
            <w:pPr>
              <w:pStyle w:val="TableEntry"/>
              <w:rPr>
                <w:noProof w:val="0"/>
                <w:sz w:val="16"/>
                <w:lang w:eastAsia="ar-SA"/>
              </w:rPr>
            </w:pPr>
            <w:r w:rsidRPr="00A03C55">
              <w:rPr>
                <w:noProof w:val="0"/>
                <w:sz w:val="16"/>
                <w:lang w:eastAsia="ar-SA"/>
              </w:rPr>
              <w:t>ParticipantObjectID</w:t>
            </w:r>
          </w:p>
        </w:tc>
        <w:tc>
          <w:tcPr>
            <w:tcW w:w="630" w:type="dxa"/>
            <w:vAlign w:val="center"/>
          </w:tcPr>
          <w:p w14:paraId="2A44E5C0" w14:textId="77777777" w:rsidR="007A1F44" w:rsidRPr="00A03C55" w:rsidRDefault="007A1F44" w:rsidP="00A90064">
            <w:pPr>
              <w:pStyle w:val="TableEntry"/>
              <w:snapToGrid w:val="0"/>
              <w:jc w:val="center"/>
              <w:rPr>
                <w:iCs/>
                <w:noProof w:val="0"/>
                <w:sz w:val="16"/>
                <w:lang w:eastAsia="ar-SA"/>
              </w:rPr>
            </w:pPr>
            <w:r w:rsidRPr="00A03C55">
              <w:rPr>
                <w:noProof w:val="0"/>
                <w:sz w:val="16"/>
                <w:lang w:eastAsia="ar-SA"/>
              </w:rPr>
              <w:t>M</w:t>
            </w:r>
          </w:p>
        </w:tc>
        <w:tc>
          <w:tcPr>
            <w:tcW w:w="5028" w:type="dxa"/>
          </w:tcPr>
          <w:p w14:paraId="302EB278"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Stored Query ID (UUID)</w:t>
            </w:r>
          </w:p>
        </w:tc>
      </w:tr>
      <w:tr w:rsidR="007A1F44" w:rsidRPr="00A03C55" w14:paraId="55BD58E6" w14:textId="77777777" w:rsidTr="00ED4370">
        <w:trPr>
          <w:cantSplit/>
          <w:trHeight w:hRule="exact" w:val="275"/>
        </w:trPr>
        <w:tc>
          <w:tcPr>
            <w:tcW w:w="1548" w:type="dxa"/>
            <w:vMerge/>
          </w:tcPr>
          <w:p w14:paraId="23AC8663" w14:textId="77777777" w:rsidR="007A1F44" w:rsidRPr="00A03C55" w:rsidRDefault="007A1F44" w:rsidP="00A90064"/>
        </w:tc>
        <w:tc>
          <w:tcPr>
            <w:tcW w:w="2520" w:type="dxa"/>
            <w:vAlign w:val="center"/>
          </w:tcPr>
          <w:p w14:paraId="2CAC550A"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ParticipantObjectName</w:t>
            </w:r>
          </w:p>
        </w:tc>
        <w:tc>
          <w:tcPr>
            <w:tcW w:w="630" w:type="dxa"/>
            <w:vAlign w:val="center"/>
          </w:tcPr>
          <w:p w14:paraId="6A4728A3" w14:textId="77777777" w:rsidR="007A1F44" w:rsidRPr="00A03C55" w:rsidRDefault="007A1F44" w:rsidP="00A90064">
            <w:pPr>
              <w:pStyle w:val="TableEntry"/>
              <w:snapToGrid w:val="0"/>
              <w:jc w:val="center"/>
              <w:rPr>
                <w:noProof w:val="0"/>
                <w:sz w:val="16"/>
                <w:lang w:eastAsia="ar-SA"/>
              </w:rPr>
            </w:pPr>
            <w:r w:rsidRPr="00A03C55">
              <w:rPr>
                <w:i/>
                <w:iCs/>
                <w:noProof w:val="0"/>
                <w:sz w:val="16"/>
                <w:lang w:eastAsia="ar-SA"/>
              </w:rPr>
              <w:t>U</w:t>
            </w:r>
          </w:p>
        </w:tc>
        <w:tc>
          <w:tcPr>
            <w:tcW w:w="5028" w:type="dxa"/>
            <w:vAlign w:val="center"/>
          </w:tcPr>
          <w:p w14:paraId="46EEE469" w14:textId="77777777" w:rsidR="007A1F44" w:rsidRPr="00A03C55" w:rsidRDefault="007A1F44" w:rsidP="00A90064">
            <w:pPr>
              <w:pStyle w:val="TableEntry"/>
              <w:snapToGrid w:val="0"/>
              <w:rPr>
                <w:noProof w:val="0"/>
                <w:sz w:val="16"/>
                <w:lang w:eastAsia="ar-SA"/>
              </w:rPr>
            </w:pPr>
            <w:r w:rsidRPr="00A03C55">
              <w:rPr>
                <w:i/>
                <w:iCs/>
                <w:noProof w:val="0"/>
                <w:sz w:val="16"/>
                <w:lang w:eastAsia="ar-SA"/>
              </w:rPr>
              <w:t>not specialized</w:t>
            </w:r>
          </w:p>
        </w:tc>
      </w:tr>
      <w:tr w:rsidR="007A1F44" w:rsidRPr="00A03C55" w14:paraId="61C08CA2" w14:textId="77777777" w:rsidTr="00ED4370">
        <w:trPr>
          <w:cantSplit/>
          <w:trHeight w:hRule="exact" w:val="275"/>
        </w:trPr>
        <w:tc>
          <w:tcPr>
            <w:tcW w:w="1548" w:type="dxa"/>
            <w:vMerge/>
          </w:tcPr>
          <w:p w14:paraId="5C0857B4" w14:textId="77777777" w:rsidR="007A1F44" w:rsidRPr="00A03C55" w:rsidRDefault="007A1F44" w:rsidP="00A90064"/>
        </w:tc>
        <w:tc>
          <w:tcPr>
            <w:tcW w:w="2520" w:type="dxa"/>
            <w:vAlign w:val="center"/>
          </w:tcPr>
          <w:p w14:paraId="471980A9" w14:textId="77777777" w:rsidR="007A1F44" w:rsidRPr="00A03C55" w:rsidRDefault="007A1F44" w:rsidP="007058FF">
            <w:pPr>
              <w:pStyle w:val="TableEntry"/>
              <w:rPr>
                <w:noProof w:val="0"/>
                <w:sz w:val="16"/>
                <w:lang w:eastAsia="ar-SA"/>
              </w:rPr>
            </w:pPr>
            <w:r w:rsidRPr="00A03C55">
              <w:rPr>
                <w:noProof w:val="0"/>
                <w:sz w:val="16"/>
                <w:lang w:eastAsia="ar-SA"/>
              </w:rPr>
              <w:t>ParticipantObjectQuery</w:t>
            </w:r>
          </w:p>
        </w:tc>
        <w:tc>
          <w:tcPr>
            <w:tcW w:w="630" w:type="dxa"/>
            <w:vAlign w:val="center"/>
          </w:tcPr>
          <w:p w14:paraId="3869BF4B"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4BDC694D" w14:textId="77777777" w:rsidR="007A1F44" w:rsidRPr="00A03C55" w:rsidRDefault="007A1F44" w:rsidP="00A90064">
            <w:pPr>
              <w:pStyle w:val="TableEntry"/>
              <w:snapToGrid w:val="0"/>
              <w:rPr>
                <w:noProof w:val="0"/>
                <w:sz w:val="16"/>
                <w:lang w:eastAsia="ar-SA"/>
              </w:rPr>
            </w:pPr>
            <w:r w:rsidRPr="00A03C55">
              <w:rPr>
                <w:noProof w:val="0"/>
                <w:sz w:val="16"/>
                <w:lang w:eastAsia="ar-SA"/>
              </w:rPr>
              <w:t>the AdhocQueryRequest, base64 encoded.</w:t>
            </w:r>
          </w:p>
        </w:tc>
      </w:tr>
      <w:tr w:rsidR="007A1F44" w:rsidRPr="00A03C55" w14:paraId="7AD2B1CB" w14:textId="77777777" w:rsidTr="00ED4370">
        <w:trPr>
          <w:cantSplit/>
        </w:trPr>
        <w:tc>
          <w:tcPr>
            <w:tcW w:w="1548" w:type="dxa"/>
            <w:vMerge/>
          </w:tcPr>
          <w:p w14:paraId="32DFFEA4" w14:textId="77777777" w:rsidR="007A1F44" w:rsidRPr="00A03C55" w:rsidRDefault="007A1F44" w:rsidP="00A90064"/>
        </w:tc>
        <w:tc>
          <w:tcPr>
            <w:tcW w:w="2520" w:type="dxa"/>
            <w:vAlign w:val="center"/>
          </w:tcPr>
          <w:p w14:paraId="5638A09C"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ParticipantObjectDetail</w:t>
            </w:r>
          </w:p>
        </w:tc>
        <w:tc>
          <w:tcPr>
            <w:tcW w:w="630" w:type="dxa"/>
            <w:vAlign w:val="center"/>
          </w:tcPr>
          <w:p w14:paraId="55766201" w14:textId="573B4E0F" w:rsidR="007A1F44" w:rsidRPr="00A03C55" w:rsidRDefault="00EC397E" w:rsidP="003462A5">
            <w:pPr>
              <w:pStyle w:val="TableEntry"/>
              <w:jc w:val="center"/>
              <w:rPr>
                <w:i/>
                <w:iCs/>
                <w:noProof w:val="0"/>
                <w:sz w:val="16"/>
                <w:lang w:eastAsia="ar-SA"/>
              </w:rPr>
            </w:pPr>
            <w:r w:rsidRPr="00A03C55">
              <w:rPr>
                <w:i/>
                <w:iCs/>
                <w:noProof w:val="0"/>
                <w:sz w:val="16"/>
                <w:lang w:eastAsia="ar-SA"/>
              </w:rPr>
              <w:t>M</w:t>
            </w:r>
          </w:p>
        </w:tc>
        <w:tc>
          <w:tcPr>
            <w:tcW w:w="5028" w:type="dxa"/>
            <w:vAlign w:val="center"/>
          </w:tcPr>
          <w:p w14:paraId="4D7C9327" w14:textId="27D75FE1" w:rsidR="00EC397E" w:rsidRPr="00A03C55" w:rsidRDefault="00EC397E" w:rsidP="00EC397E">
            <w:pPr>
              <w:pStyle w:val="TableEntry"/>
              <w:snapToGrid w:val="0"/>
              <w:rPr>
                <w:iCs/>
                <w:noProof w:val="0"/>
                <w:sz w:val="16"/>
                <w:lang w:eastAsia="ar-SA"/>
              </w:rPr>
            </w:pPr>
            <w:r w:rsidRPr="00A03C55">
              <w:rPr>
                <w:iCs/>
                <w:noProof w:val="0"/>
                <w:sz w:val="16"/>
                <w:lang w:eastAsia="ar-SA"/>
              </w:rPr>
              <w:t xml:space="preserve">The ParticipantObjectDetail element shall occur at least once. </w:t>
            </w:r>
          </w:p>
          <w:p w14:paraId="3F2613EA" w14:textId="77777777" w:rsidR="00EC397E" w:rsidRPr="00A03C55" w:rsidRDefault="00EC397E" w:rsidP="00EC397E">
            <w:pPr>
              <w:pStyle w:val="TableEntry"/>
              <w:snapToGrid w:val="0"/>
              <w:rPr>
                <w:iCs/>
                <w:noProof w:val="0"/>
                <w:sz w:val="16"/>
                <w:lang w:eastAsia="ar-SA"/>
              </w:rPr>
            </w:pPr>
            <w:r w:rsidRPr="00A03C55">
              <w:rPr>
                <w:iCs/>
                <w:noProof w:val="0"/>
                <w:sz w:val="16"/>
                <w:lang w:eastAsia="ar-SA"/>
              </w:rPr>
              <w:t>The first element shall contain:</w:t>
            </w:r>
          </w:p>
          <w:p w14:paraId="32D6BC32" w14:textId="77777777" w:rsidR="00EC397E" w:rsidRPr="00A03C55" w:rsidRDefault="00EC397E" w:rsidP="00BA4EF3">
            <w:pPr>
              <w:pStyle w:val="TableEntry"/>
              <w:snapToGrid w:val="0"/>
              <w:ind w:left="720"/>
              <w:rPr>
                <w:iCs/>
                <w:noProof w:val="0"/>
                <w:sz w:val="16"/>
                <w:lang w:eastAsia="ar-SA"/>
              </w:rPr>
            </w:pPr>
            <w:r w:rsidRPr="00A03C55">
              <w:rPr>
                <w:iCs/>
                <w:noProof w:val="0"/>
                <w:sz w:val="16"/>
                <w:lang w:eastAsia="ar-SA"/>
              </w:rPr>
              <w:t>Type: “QueryEncoding” (literal string)</w:t>
            </w:r>
          </w:p>
          <w:p w14:paraId="72FE88E0" w14:textId="77777777" w:rsidR="00EC397E" w:rsidRPr="00A03C55" w:rsidRDefault="00EC397E" w:rsidP="00BA4EF3">
            <w:pPr>
              <w:pStyle w:val="TableEntry"/>
              <w:snapToGrid w:val="0"/>
              <w:ind w:left="720"/>
              <w:rPr>
                <w:iCs/>
                <w:noProof w:val="0"/>
                <w:sz w:val="16"/>
                <w:lang w:eastAsia="ar-SA"/>
              </w:rPr>
            </w:pPr>
            <w:r w:rsidRPr="00A03C55">
              <w:rPr>
                <w:iCs/>
                <w:noProof w:val="0"/>
                <w:sz w:val="16"/>
                <w:lang w:eastAsia="ar-SA"/>
              </w:rPr>
              <w:t xml:space="preserve">Value: the character encoding, such as “UTF-8”, used to encode the ParticipantObjectQuery before base64 encoding </w:t>
            </w:r>
          </w:p>
          <w:p w14:paraId="29D5FADA" w14:textId="77777777" w:rsidR="00EC397E" w:rsidRPr="00A03C55" w:rsidRDefault="00EC397E" w:rsidP="00EC397E">
            <w:pPr>
              <w:pStyle w:val="TableEntry"/>
              <w:snapToGrid w:val="0"/>
              <w:rPr>
                <w:iCs/>
                <w:noProof w:val="0"/>
                <w:sz w:val="16"/>
                <w:lang w:eastAsia="ar-SA"/>
              </w:rPr>
            </w:pPr>
            <w:r w:rsidRPr="00A03C55">
              <w:rPr>
                <w:iCs/>
                <w:noProof w:val="0"/>
                <w:sz w:val="16"/>
                <w:lang w:eastAsia="ar-SA"/>
              </w:rPr>
              <w:t>If the homeCommunityId is known, the second element shall contain:</w:t>
            </w:r>
          </w:p>
          <w:p w14:paraId="1105523E" w14:textId="77777777" w:rsidR="00EC397E" w:rsidRPr="00A03C55" w:rsidRDefault="00EC397E" w:rsidP="00BA4EF3">
            <w:pPr>
              <w:pStyle w:val="TableEntry"/>
              <w:snapToGrid w:val="0"/>
              <w:ind w:left="720"/>
              <w:rPr>
                <w:iCs/>
                <w:noProof w:val="0"/>
                <w:sz w:val="16"/>
                <w:lang w:eastAsia="ar-SA"/>
              </w:rPr>
            </w:pPr>
            <w:r w:rsidRPr="00A03C55">
              <w:rPr>
                <w:iCs/>
                <w:noProof w:val="0"/>
                <w:sz w:val="16"/>
                <w:lang w:eastAsia="ar-SA"/>
              </w:rPr>
              <w:t>Type: “urn:ihe:iti:xca:2010:homeCommunityId” (literal string)</w:t>
            </w:r>
          </w:p>
          <w:p w14:paraId="399A9854" w14:textId="1430CE39" w:rsidR="007A1F44" w:rsidRPr="00A03C55" w:rsidRDefault="00EC397E" w:rsidP="00BA4EF3">
            <w:pPr>
              <w:pStyle w:val="TableEntry"/>
              <w:snapToGrid w:val="0"/>
              <w:ind w:left="720"/>
              <w:rPr>
                <w:iCs/>
                <w:noProof w:val="0"/>
                <w:sz w:val="16"/>
                <w:lang w:eastAsia="ar-SA"/>
              </w:rPr>
            </w:pPr>
            <w:r w:rsidRPr="00A03C55">
              <w:rPr>
                <w:iCs/>
                <w:noProof w:val="0"/>
                <w:sz w:val="16"/>
                <w:lang w:eastAsia="ar-SA"/>
              </w:rPr>
              <w:t>Value: value of the homeCommunityId</w:t>
            </w:r>
          </w:p>
        </w:tc>
      </w:tr>
    </w:tbl>
    <w:p w14:paraId="7FFBAC6F" w14:textId="77777777" w:rsidR="007A1F44" w:rsidRPr="00A03C55" w:rsidRDefault="007A1F44" w:rsidP="00151BBA"/>
    <w:p w14:paraId="7513098B" w14:textId="77777777" w:rsidR="006E7B7A" w:rsidRPr="00A03C55" w:rsidRDefault="006E7B7A" w:rsidP="006E7B7A">
      <w:pPr>
        <w:pStyle w:val="Heading2"/>
        <w:numPr>
          <w:ilvl w:val="0"/>
          <w:numId w:val="0"/>
        </w:numPr>
        <w:rPr>
          <w:noProof w:val="0"/>
        </w:rPr>
      </w:pPr>
      <w:bookmarkStart w:id="1717" w:name="_Toc200785852"/>
      <w:bookmarkStart w:id="1718" w:name="_Toc200785899"/>
      <w:bookmarkStart w:id="1719" w:name="_Toc206763652"/>
      <w:bookmarkStart w:id="1720" w:name="_Toc206820770"/>
      <w:bookmarkStart w:id="1721" w:name="_Toc207203309"/>
      <w:bookmarkStart w:id="1722" w:name="_Toc207206362"/>
      <w:bookmarkStart w:id="1723" w:name="_Toc231117695"/>
      <w:bookmarkStart w:id="1724" w:name="_Toc237684756"/>
      <w:bookmarkStart w:id="1725" w:name="_Toc237767182"/>
      <w:bookmarkStart w:id="1726" w:name="_Toc363803010"/>
      <w:bookmarkStart w:id="1727" w:name="_Toc428454144"/>
      <w:bookmarkStart w:id="1728" w:name="_Toc331085219"/>
      <w:bookmarkStart w:id="1729" w:name="_Toc13773793"/>
      <w:r w:rsidRPr="00A03C55">
        <w:rPr>
          <w:noProof w:val="0"/>
        </w:rPr>
        <w:t>3.52 Document Metadata Subscribe</w:t>
      </w:r>
      <w:bookmarkEnd w:id="1717"/>
      <w:bookmarkEnd w:id="1718"/>
      <w:bookmarkEnd w:id="1719"/>
      <w:bookmarkEnd w:id="1720"/>
      <w:bookmarkEnd w:id="1721"/>
      <w:bookmarkEnd w:id="1722"/>
      <w:bookmarkEnd w:id="1723"/>
      <w:bookmarkEnd w:id="1724"/>
      <w:bookmarkEnd w:id="1725"/>
      <w:bookmarkEnd w:id="1726"/>
      <w:bookmarkEnd w:id="1727"/>
      <w:bookmarkEnd w:id="1728"/>
      <w:r w:rsidR="00903C21" w:rsidRPr="00A03C55">
        <w:rPr>
          <w:noProof w:val="0"/>
        </w:rPr>
        <w:t xml:space="preserve"> [ITI-52]</w:t>
      </w:r>
      <w:bookmarkEnd w:id="1729"/>
    </w:p>
    <w:p w14:paraId="766216FF" w14:textId="16EA7E42" w:rsidR="006E7B7A" w:rsidRPr="00A03C55" w:rsidRDefault="006E7B7A" w:rsidP="006E7B7A">
      <w:pPr>
        <w:pStyle w:val="BodyText"/>
      </w:pPr>
      <w:r w:rsidRPr="00A03C55">
        <w:t xml:space="preserve">This section corresponds to </w:t>
      </w:r>
      <w:r w:rsidR="00EC3194" w:rsidRPr="00A03C55">
        <w:t>t</w:t>
      </w:r>
      <w:r w:rsidRPr="00A03C55">
        <w:t xml:space="preserve">ransaction </w:t>
      </w:r>
      <w:r w:rsidR="00383577" w:rsidRPr="00A03C55">
        <w:t>[</w:t>
      </w:r>
      <w:r w:rsidRPr="00A03C55">
        <w:t>ITI-52</w:t>
      </w:r>
      <w:r w:rsidR="00383577" w:rsidRPr="00A03C55">
        <w:t>]</w:t>
      </w:r>
      <w:r w:rsidRPr="00A03C55">
        <w:t xml:space="preserve"> of the IHE IT Infrastructure Technical Framework. Transaction </w:t>
      </w:r>
      <w:r w:rsidR="00383577" w:rsidRPr="00A03C55">
        <w:t>[</w:t>
      </w:r>
      <w:r w:rsidRPr="00A03C55">
        <w:t>ITI-52</w:t>
      </w:r>
      <w:r w:rsidR="00383577" w:rsidRPr="00A03C55">
        <w:t>]</w:t>
      </w:r>
      <w:r w:rsidRPr="00A03C55">
        <w:t xml:space="preserve"> is used by the Document Metadata Subscriber and the Document Metadata Notification Broker </w:t>
      </w:r>
      <w:r w:rsidR="00022B42" w:rsidRPr="00A03C55">
        <w:t>Actor</w:t>
      </w:r>
      <w:r w:rsidRPr="00A03C55">
        <w:t>s.</w:t>
      </w:r>
    </w:p>
    <w:p w14:paraId="2C193E6E" w14:textId="77777777" w:rsidR="006E7B7A" w:rsidRPr="00A03C55" w:rsidRDefault="006E7B7A" w:rsidP="006E7B7A">
      <w:pPr>
        <w:pStyle w:val="Heading3"/>
        <w:numPr>
          <w:ilvl w:val="0"/>
          <w:numId w:val="0"/>
        </w:numPr>
        <w:rPr>
          <w:noProof w:val="0"/>
        </w:rPr>
      </w:pPr>
      <w:bookmarkStart w:id="1730" w:name="Scope"/>
      <w:bookmarkStart w:id="1731" w:name="_Toc200785853"/>
      <w:bookmarkStart w:id="1732" w:name="_Toc200785900"/>
      <w:bookmarkStart w:id="1733" w:name="_Toc206763653"/>
      <w:bookmarkStart w:id="1734" w:name="_Toc206820771"/>
      <w:bookmarkStart w:id="1735" w:name="_Toc207203310"/>
      <w:bookmarkStart w:id="1736" w:name="_Toc207206363"/>
      <w:bookmarkStart w:id="1737" w:name="_Toc231117696"/>
      <w:bookmarkStart w:id="1738" w:name="_Toc237684757"/>
      <w:bookmarkStart w:id="1739" w:name="_Toc237767183"/>
      <w:bookmarkStart w:id="1740" w:name="_Toc363803011"/>
      <w:bookmarkStart w:id="1741" w:name="_Toc428454145"/>
      <w:bookmarkStart w:id="1742" w:name="_Toc331085220"/>
      <w:bookmarkStart w:id="1743" w:name="_Toc13773794"/>
      <w:bookmarkEnd w:id="1730"/>
      <w:r w:rsidRPr="00A03C55">
        <w:rPr>
          <w:noProof w:val="0"/>
        </w:rPr>
        <w:t>3.52.1 Scope</w:t>
      </w:r>
      <w:bookmarkEnd w:id="1731"/>
      <w:bookmarkEnd w:id="1732"/>
      <w:bookmarkEnd w:id="1733"/>
      <w:bookmarkEnd w:id="1734"/>
      <w:bookmarkEnd w:id="1735"/>
      <w:bookmarkEnd w:id="1736"/>
      <w:bookmarkEnd w:id="1737"/>
      <w:bookmarkEnd w:id="1738"/>
      <w:bookmarkEnd w:id="1739"/>
      <w:bookmarkEnd w:id="1740"/>
      <w:bookmarkEnd w:id="1741"/>
      <w:bookmarkEnd w:id="1742"/>
      <w:bookmarkEnd w:id="1743"/>
    </w:p>
    <w:p w14:paraId="5F7CDD4C" w14:textId="77777777" w:rsidR="006E7B7A" w:rsidRPr="00A03C55" w:rsidRDefault="006E7B7A" w:rsidP="006E7B7A">
      <w:pPr>
        <w:pStyle w:val="BodyText"/>
      </w:pPr>
      <w:r w:rsidRPr="00A03C55">
        <w:t xml:space="preserve">This transaction involves a request by the Document Metadata Subscriber to the Document Metadata Notification Broker to start a subscription using a particular set of filters, or to cancel an existing subscription. </w:t>
      </w:r>
    </w:p>
    <w:p w14:paraId="5442968F" w14:textId="77777777" w:rsidR="006E7B7A" w:rsidRPr="00A03C55" w:rsidRDefault="006E7B7A" w:rsidP="006E7B7A">
      <w:pPr>
        <w:pStyle w:val="Heading3"/>
        <w:numPr>
          <w:ilvl w:val="0"/>
          <w:numId w:val="0"/>
        </w:numPr>
        <w:rPr>
          <w:noProof w:val="0"/>
        </w:rPr>
      </w:pPr>
      <w:bookmarkStart w:id="1744" w:name="Use_Case_Roles"/>
      <w:bookmarkStart w:id="1745" w:name="_Toc200785854"/>
      <w:bookmarkStart w:id="1746" w:name="_Toc200785901"/>
      <w:bookmarkStart w:id="1747" w:name="_Toc206763654"/>
      <w:bookmarkStart w:id="1748" w:name="_Toc206820772"/>
      <w:bookmarkStart w:id="1749" w:name="_Toc207203311"/>
      <w:bookmarkStart w:id="1750" w:name="_Toc207206364"/>
      <w:bookmarkStart w:id="1751" w:name="_Toc231117697"/>
      <w:bookmarkStart w:id="1752" w:name="_Toc237684758"/>
      <w:bookmarkStart w:id="1753" w:name="_Toc237767184"/>
      <w:bookmarkStart w:id="1754" w:name="_Toc363803012"/>
      <w:bookmarkStart w:id="1755" w:name="_Toc428454146"/>
      <w:bookmarkStart w:id="1756" w:name="_Toc331085221"/>
      <w:bookmarkStart w:id="1757" w:name="_Toc13773795"/>
      <w:bookmarkEnd w:id="1744"/>
      <w:r w:rsidRPr="00A03C55">
        <w:rPr>
          <w:noProof w:val="0"/>
        </w:rPr>
        <w:t>3.52.2 Use Case Roles</w:t>
      </w:r>
      <w:bookmarkEnd w:id="1745"/>
      <w:bookmarkEnd w:id="1746"/>
      <w:bookmarkEnd w:id="1747"/>
      <w:bookmarkEnd w:id="1748"/>
      <w:bookmarkEnd w:id="1749"/>
      <w:bookmarkEnd w:id="1750"/>
      <w:bookmarkEnd w:id="1751"/>
      <w:bookmarkEnd w:id="1752"/>
      <w:bookmarkEnd w:id="1753"/>
      <w:bookmarkEnd w:id="1754"/>
      <w:bookmarkEnd w:id="1755"/>
      <w:bookmarkEnd w:id="1756"/>
      <w:bookmarkEnd w:id="1757"/>
    </w:p>
    <w:p w14:paraId="1996BFA6" w14:textId="77777777" w:rsidR="006E7B7A" w:rsidRPr="00A03C55" w:rsidRDefault="008E3CF3" w:rsidP="006E7B7A">
      <w:pPr>
        <w:pStyle w:val="BodyText"/>
        <w:jc w:val="center"/>
      </w:pPr>
      <w:r w:rsidRPr="00A03C55">
        <w:rPr>
          <w:noProof/>
          <w:lang w:eastAsia="fr-FR"/>
        </w:rPr>
        <w:drawing>
          <wp:inline distT="0" distB="0" distL="0" distR="0" wp14:anchorId="05C0AD63" wp14:editId="4BC86031">
            <wp:extent cx="4241165" cy="1913255"/>
            <wp:effectExtent l="0" t="0" r="635" b="0"/>
            <wp:docPr id="89" name="Immagine 89" descr="dsub_u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ub_ucr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241165" cy="1913255"/>
                    </a:xfrm>
                    <a:prstGeom prst="rect">
                      <a:avLst/>
                    </a:prstGeom>
                    <a:noFill/>
                    <a:ln>
                      <a:noFill/>
                    </a:ln>
                  </pic:spPr>
                </pic:pic>
              </a:graphicData>
            </a:graphic>
          </wp:inline>
        </w:drawing>
      </w:r>
    </w:p>
    <w:p w14:paraId="4742F2A9" w14:textId="77777777" w:rsidR="006E7B7A" w:rsidRPr="00A03C55" w:rsidRDefault="006E7B7A" w:rsidP="006E7B7A">
      <w:pPr>
        <w:pStyle w:val="BodyText"/>
      </w:pPr>
    </w:p>
    <w:p w14:paraId="6E640F70" w14:textId="021DAAA1" w:rsidR="006E7B7A" w:rsidRPr="00A03C55" w:rsidRDefault="006E7B7A" w:rsidP="00EC243F">
      <w:pPr>
        <w:rPr>
          <w:b/>
        </w:rPr>
      </w:pPr>
      <w:r w:rsidRPr="00A03C55">
        <w:rPr>
          <w:b/>
        </w:rPr>
        <w:t>Actor:</w:t>
      </w:r>
      <w:r w:rsidRPr="00A03C55">
        <w:t xml:space="preserve"> Document Metadata Subscriber</w:t>
      </w:r>
    </w:p>
    <w:p w14:paraId="0FB137EC" w14:textId="47279E5B" w:rsidR="006E7B7A" w:rsidRPr="00A03C55" w:rsidRDefault="006E7B7A" w:rsidP="006E7B7A">
      <w:pPr>
        <w:rPr>
          <w:b/>
        </w:rPr>
      </w:pPr>
      <w:r w:rsidRPr="00A03C55">
        <w:rPr>
          <w:b/>
        </w:rPr>
        <w:t xml:space="preserve">Role: </w:t>
      </w:r>
      <w:r w:rsidRPr="00A03C55">
        <w:t>Sends, on the behalf of Document Metadata Notification Recipients, subscription requests, or subscription cancellation messages to the Document Metadata Notification Broker</w:t>
      </w:r>
    </w:p>
    <w:p w14:paraId="1CBB1282" w14:textId="77777777" w:rsidR="006E7B7A" w:rsidRPr="00A03C55" w:rsidRDefault="006E7B7A" w:rsidP="006E7B7A">
      <w:pPr>
        <w:rPr>
          <w:b/>
        </w:rPr>
      </w:pPr>
      <w:r w:rsidRPr="00A03C55">
        <w:rPr>
          <w:b/>
        </w:rPr>
        <w:t xml:space="preserve">Actor: </w:t>
      </w:r>
      <w:r w:rsidRPr="00A03C55">
        <w:t xml:space="preserve">Document Metadata Notification Broker </w:t>
      </w:r>
    </w:p>
    <w:p w14:paraId="4FC1BA6D" w14:textId="77777777" w:rsidR="006E7B7A" w:rsidRPr="00A03C55" w:rsidRDefault="006E7B7A" w:rsidP="006E7B7A">
      <w:r w:rsidRPr="00A03C55">
        <w:rPr>
          <w:b/>
        </w:rPr>
        <w:t>Role:</w:t>
      </w:r>
      <w:r w:rsidRPr="00A03C55">
        <w:t xml:space="preserve"> Manages subscriptions of Document Metadata Notification Recipients</w:t>
      </w:r>
    </w:p>
    <w:p w14:paraId="5619C016" w14:textId="77777777" w:rsidR="006E7B7A" w:rsidRPr="00A03C55" w:rsidRDefault="006E7B7A" w:rsidP="006E7B7A">
      <w:pPr>
        <w:pStyle w:val="Heading3"/>
        <w:numPr>
          <w:ilvl w:val="0"/>
          <w:numId w:val="0"/>
        </w:numPr>
        <w:rPr>
          <w:noProof w:val="0"/>
        </w:rPr>
      </w:pPr>
      <w:bookmarkStart w:id="1758" w:name="Referenced_Standards"/>
      <w:bookmarkStart w:id="1759" w:name="_Toc200785855"/>
      <w:bookmarkStart w:id="1760" w:name="_Toc200785902"/>
      <w:bookmarkStart w:id="1761" w:name="_Toc206763655"/>
      <w:bookmarkStart w:id="1762" w:name="_Toc206820773"/>
      <w:bookmarkStart w:id="1763" w:name="_Toc207203312"/>
      <w:bookmarkStart w:id="1764" w:name="_Toc207206365"/>
      <w:bookmarkStart w:id="1765" w:name="_Toc231117698"/>
      <w:bookmarkStart w:id="1766" w:name="_Toc237684759"/>
      <w:bookmarkStart w:id="1767" w:name="_Toc237767185"/>
      <w:bookmarkStart w:id="1768" w:name="_Toc363803013"/>
      <w:bookmarkStart w:id="1769" w:name="_Toc428454147"/>
      <w:bookmarkStart w:id="1770" w:name="_Toc331085222"/>
      <w:bookmarkStart w:id="1771" w:name="_Toc13773796"/>
      <w:bookmarkEnd w:id="1758"/>
      <w:r w:rsidRPr="00A03C55">
        <w:rPr>
          <w:noProof w:val="0"/>
        </w:rPr>
        <w:t>3.52.3 Referenced Standards</w:t>
      </w:r>
      <w:bookmarkEnd w:id="1759"/>
      <w:bookmarkEnd w:id="1760"/>
      <w:bookmarkEnd w:id="1761"/>
      <w:bookmarkEnd w:id="1762"/>
      <w:bookmarkEnd w:id="1763"/>
      <w:bookmarkEnd w:id="1764"/>
      <w:bookmarkEnd w:id="1765"/>
      <w:bookmarkEnd w:id="1766"/>
      <w:bookmarkEnd w:id="1767"/>
      <w:bookmarkEnd w:id="1768"/>
      <w:bookmarkEnd w:id="1769"/>
      <w:bookmarkEnd w:id="1770"/>
      <w:bookmarkEnd w:id="1771"/>
    </w:p>
    <w:p w14:paraId="34EAF9B0" w14:textId="77777777" w:rsidR="008E3CF3" w:rsidRPr="00A03C55" w:rsidRDefault="000F64B0" w:rsidP="00EC243F">
      <w:pPr>
        <w:pStyle w:val="ListBullet2"/>
        <w:numPr>
          <w:ilvl w:val="0"/>
          <w:numId w:val="2"/>
        </w:numPr>
        <w:rPr>
          <w:rStyle w:val="Hyperlink"/>
          <w:rFonts w:eastAsiaTheme="majorEastAsia"/>
        </w:rPr>
      </w:pPr>
      <w:hyperlink r:id="rId231" w:history="1">
        <w:r w:rsidR="006E7B7A" w:rsidRPr="00A03C55">
          <w:rPr>
            <w:rStyle w:val="Hyperlink"/>
            <w:rFonts w:eastAsiaTheme="majorEastAsia"/>
          </w:rPr>
          <w:t>OASIS Web Services Notification Family of Standards</w:t>
        </w:r>
      </w:hyperlink>
    </w:p>
    <w:p w14:paraId="3579ABC8" w14:textId="77777777" w:rsidR="008E3CF3" w:rsidRPr="00A03C55" w:rsidRDefault="000F64B0" w:rsidP="00EC243F">
      <w:pPr>
        <w:pStyle w:val="ListBullet2"/>
        <w:numPr>
          <w:ilvl w:val="0"/>
          <w:numId w:val="2"/>
        </w:numPr>
        <w:rPr>
          <w:rStyle w:val="Hyperlink"/>
          <w:rFonts w:eastAsiaTheme="majorEastAsia"/>
        </w:rPr>
      </w:pPr>
      <w:hyperlink r:id="rId232" w:history="1">
        <w:r w:rsidR="006E7B7A" w:rsidRPr="00A03C55">
          <w:rPr>
            <w:rStyle w:val="Hyperlink"/>
            <w:rFonts w:eastAsiaTheme="majorEastAsia"/>
          </w:rPr>
          <w:t>WS-BaseNotification 1.3 OASIS Standard</w:t>
        </w:r>
      </w:hyperlink>
      <w:r w:rsidR="006E7B7A" w:rsidRPr="00A03C55">
        <w:rPr>
          <w:rStyle w:val="Hyperlink"/>
          <w:rFonts w:eastAsiaTheme="majorEastAsia"/>
        </w:rPr>
        <w:t xml:space="preserve"> </w:t>
      </w:r>
    </w:p>
    <w:p w14:paraId="17BFDF24" w14:textId="77777777" w:rsidR="008E3CF3" w:rsidRPr="00A03C55" w:rsidRDefault="000F64B0" w:rsidP="00EC243F">
      <w:pPr>
        <w:pStyle w:val="ListBullet2"/>
        <w:numPr>
          <w:ilvl w:val="0"/>
          <w:numId w:val="2"/>
        </w:numPr>
        <w:rPr>
          <w:rStyle w:val="Hyperlink"/>
          <w:rFonts w:eastAsiaTheme="majorEastAsia"/>
        </w:rPr>
      </w:pPr>
      <w:hyperlink r:id="rId233" w:history="1">
        <w:r w:rsidR="006E7B7A" w:rsidRPr="00A03C55">
          <w:rPr>
            <w:rStyle w:val="Hyperlink"/>
            <w:rFonts w:eastAsiaTheme="majorEastAsia"/>
          </w:rPr>
          <w:t>WS-BrokeredNotification 1.3 OASIS Standard</w:t>
        </w:r>
      </w:hyperlink>
      <w:r w:rsidR="006E7B7A" w:rsidRPr="00A03C55">
        <w:rPr>
          <w:rStyle w:val="Hyperlink"/>
          <w:rFonts w:eastAsiaTheme="majorEastAsia"/>
        </w:rPr>
        <w:t xml:space="preserve"> </w:t>
      </w:r>
    </w:p>
    <w:p w14:paraId="36E0267F" w14:textId="77777777" w:rsidR="008E3CF3" w:rsidRPr="00A03C55" w:rsidRDefault="000F64B0" w:rsidP="00EC243F">
      <w:pPr>
        <w:pStyle w:val="ListBullet2"/>
        <w:numPr>
          <w:ilvl w:val="0"/>
          <w:numId w:val="2"/>
        </w:numPr>
        <w:rPr>
          <w:rStyle w:val="Hyperlink"/>
          <w:rFonts w:eastAsiaTheme="majorEastAsia"/>
        </w:rPr>
      </w:pPr>
      <w:hyperlink r:id="rId234" w:history="1">
        <w:r w:rsidR="006E7B7A" w:rsidRPr="00A03C55">
          <w:rPr>
            <w:rStyle w:val="Hyperlink"/>
            <w:rFonts w:eastAsiaTheme="majorEastAsia"/>
          </w:rPr>
          <w:t>WS-Topics 1.3 OASIS Standard</w:t>
        </w:r>
      </w:hyperlink>
      <w:r w:rsidR="006E7B7A" w:rsidRPr="00A03C55">
        <w:rPr>
          <w:rStyle w:val="Hyperlink"/>
          <w:rFonts w:eastAsiaTheme="majorEastAsia"/>
        </w:rPr>
        <w:t xml:space="preserve"> </w:t>
      </w:r>
    </w:p>
    <w:p w14:paraId="50319560" w14:textId="43A5C368" w:rsidR="008E3CF3" w:rsidRPr="00A03C55" w:rsidRDefault="006E7B7A" w:rsidP="00EC243F">
      <w:pPr>
        <w:pStyle w:val="ListBullet2"/>
        <w:numPr>
          <w:ilvl w:val="0"/>
          <w:numId w:val="2"/>
        </w:numPr>
        <w:rPr>
          <w:rStyle w:val="Hyperlink"/>
          <w:rFonts w:eastAsiaTheme="majorEastAsia"/>
        </w:rPr>
      </w:pPr>
      <w:r w:rsidRPr="00A03C55">
        <w:t>ITI TF-2a: 3.18 - Registry Stored Query Transaction</w:t>
      </w:r>
    </w:p>
    <w:p w14:paraId="193C6968" w14:textId="62DE758A" w:rsidR="008E3CF3" w:rsidRPr="00A03C55" w:rsidRDefault="006E7B7A" w:rsidP="00EC243F">
      <w:pPr>
        <w:pStyle w:val="ListBullet2"/>
        <w:numPr>
          <w:ilvl w:val="0"/>
          <w:numId w:val="2"/>
        </w:numPr>
        <w:rPr>
          <w:rStyle w:val="Hyperlink"/>
          <w:rFonts w:eastAsiaTheme="majorEastAsia"/>
        </w:rPr>
      </w:pPr>
      <w:r w:rsidRPr="00A03C55">
        <w:rPr>
          <w:rStyle w:val="Hyperlink"/>
          <w:rFonts w:eastAsiaTheme="majorEastAsia"/>
        </w:rPr>
        <w:t>ITI TF-2x: Appendix V</w:t>
      </w:r>
    </w:p>
    <w:p w14:paraId="3DA472FA" w14:textId="0BFF31BB" w:rsidR="006E7B7A" w:rsidRPr="00A03C55" w:rsidRDefault="006E7B7A" w:rsidP="006E7B7A">
      <w:pPr>
        <w:pStyle w:val="Heading3"/>
        <w:numPr>
          <w:ilvl w:val="0"/>
          <w:numId w:val="0"/>
        </w:numPr>
        <w:rPr>
          <w:noProof w:val="0"/>
        </w:rPr>
      </w:pPr>
      <w:bookmarkStart w:id="1772" w:name="Interaction_Diagram"/>
      <w:bookmarkStart w:id="1773" w:name="_Toc200785856"/>
      <w:bookmarkStart w:id="1774" w:name="_Toc200785903"/>
      <w:bookmarkStart w:id="1775" w:name="_Toc206763656"/>
      <w:bookmarkStart w:id="1776" w:name="_Toc206820774"/>
      <w:bookmarkStart w:id="1777" w:name="_Toc207203313"/>
      <w:bookmarkStart w:id="1778" w:name="_Toc207206366"/>
      <w:bookmarkStart w:id="1779" w:name="_Toc231117699"/>
      <w:bookmarkStart w:id="1780" w:name="_Toc237684760"/>
      <w:bookmarkStart w:id="1781" w:name="_Toc237767186"/>
      <w:bookmarkStart w:id="1782" w:name="_Toc363803014"/>
      <w:bookmarkStart w:id="1783" w:name="_Toc428454148"/>
      <w:bookmarkStart w:id="1784" w:name="_Toc331085223"/>
      <w:bookmarkStart w:id="1785" w:name="_Toc13773797"/>
      <w:bookmarkEnd w:id="1772"/>
      <w:r w:rsidRPr="00A03C55">
        <w:rPr>
          <w:noProof w:val="0"/>
        </w:rPr>
        <w:t xml:space="preserve">3.52.4 </w:t>
      </w:r>
      <w:bookmarkEnd w:id="1773"/>
      <w:bookmarkEnd w:id="1774"/>
      <w:bookmarkEnd w:id="1775"/>
      <w:bookmarkEnd w:id="1776"/>
      <w:bookmarkEnd w:id="1777"/>
      <w:bookmarkEnd w:id="1778"/>
      <w:bookmarkEnd w:id="1779"/>
      <w:bookmarkEnd w:id="1780"/>
      <w:bookmarkEnd w:id="1781"/>
      <w:bookmarkEnd w:id="1782"/>
      <w:bookmarkEnd w:id="1783"/>
      <w:bookmarkEnd w:id="1784"/>
      <w:r w:rsidR="00A03C55">
        <w:rPr>
          <w:noProof w:val="0"/>
        </w:rPr>
        <w:t>Messages</w:t>
      </w:r>
      <w:bookmarkEnd w:id="1785"/>
    </w:p>
    <w:p w14:paraId="68DBC380" w14:textId="77777777" w:rsidR="006E7B7A" w:rsidRPr="00A03C55" w:rsidRDefault="008E3CF3" w:rsidP="006E7B7A">
      <w:pPr>
        <w:pStyle w:val="BodyText"/>
        <w:jc w:val="center"/>
      </w:pPr>
      <w:r w:rsidRPr="00A03C55">
        <w:rPr>
          <w:noProof/>
          <w:lang w:eastAsia="fr-FR"/>
        </w:rPr>
        <w:drawing>
          <wp:inline distT="0" distB="0" distL="0" distR="0" wp14:anchorId="611F1E9A" wp14:editId="01E5DBE1">
            <wp:extent cx="3601085" cy="3172460"/>
            <wp:effectExtent l="0" t="0" r="5715" b="2540"/>
            <wp:docPr id="90" name="Immagine 90" descr="DSubscribe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bscribe_ID"/>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601085" cy="3172460"/>
                    </a:xfrm>
                    <a:prstGeom prst="rect">
                      <a:avLst/>
                    </a:prstGeom>
                    <a:noFill/>
                    <a:ln>
                      <a:noFill/>
                    </a:ln>
                  </pic:spPr>
                </pic:pic>
              </a:graphicData>
            </a:graphic>
          </wp:inline>
        </w:drawing>
      </w:r>
    </w:p>
    <w:p w14:paraId="51E7E7CE" w14:textId="77777777" w:rsidR="006E7B7A" w:rsidRPr="00A03C55" w:rsidRDefault="006E7B7A" w:rsidP="00EC243F">
      <w:pPr>
        <w:pStyle w:val="FigureTitle"/>
        <w:rPr>
          <w:noProof w:val="0"/>
        </w:rPr>
      </w:pPr>
      <w:r w:rsidRPr="00A03C55">
        <w:rPr>
          <w:noProof w:val="0"/>
        </w:rPr>
        <w:t>Figure 3.52.4</w:t>
      </w:r>
      <w:r w:rsidRPr="00A03C55">
        <w:rPr>
          <w:noProof w:val="0"/>
        </w:rPr>
        <w:noBreakHyphen/>
      </w:r>
      <w:r w:rsidR="007F429B" w:rsidRPr="00A03C55">
        <w:rPr>
          <w:noProof w:val="0"/>
        </w:rPr>
        <w:fldChar w:fldCharType="begin"/>
      </w:r>
      <w:r w:rsidRPr="00A03C55">
        <w:rPr>
          <w:noProof w:val="0"/>
        </w:rPr>
        <w:instrText xml:space="preserve"> SEQ Figure \* ARABIC \s 1 </w:instrText>
      </w:r>
      <w:r w:rsidR="007F429B" w:rsidRPr="00A03C55">
        <w:rPr>
          <w:noProof w:val="0"/>
        </w:rPr>
        <w:fldChar w:fldCharType="separate"/>
      </w:r>
      <w:r w:rsidR="00531CD4" w:rsidRPr="00A03C55">
        <w:rPr>
          <w:noProof w:val="0"/>
        </w:rPr>
        <w:t>1</w:t>
      </w:r>
      <w:r w:rsidR="007F429B" w:rsidRPr="00A03C55">
        <w:rPr>
          <w:noProof w:val="0"/>
        </w:rPr>
        <w:fldChar w:fldCharType="end"/>
      </w:r>
      <w:r w:rsidRPr="00A03C55">
        <w:rPr>
          <w:noProof w:val="0"/>
        </w:rPr>
        <w:t>: Document Metadata Subscribe Sequence</w:t>
      </w:r>
    </w:p>
    <w:p w14:paraId="56C3E0D4" w14:textId="77777777" w:rsidR="006E7B7A" w:rsidRPr="00A03C55" w:rsidRDefault="006E7B7A" w:rsidP="006E7B7A">
      <w:pPr>
        <w:pStyle w:val="Heading4"/>
        <w:numPr>
          <w:ilvl w:val="0"/>
          <w:numId w:val="0"/>
        </w:numPr>
        <w:rPr>
          <w:noProof w:val="0"/>
        </w:rPr>
      </w:pPr>
      <w:bookmarkStart w:id="1786" w:name="Subscription_Request"/>
      <w:bookmarkStart w:id="1787" w:name="_Toc200785857"/>
      <w:bookmarkStart w:id="1788" w:name="_Toc200785904"/>
      <w:bookmarkStart w:id="1789" w:name="_Toc206763657"/>
      <w:bookmarkStart w:id="1790" w:name="_Toc231117700"/>
      <w:bookmarkStart w:id="1791" w:name="_Toc363803015"/>
      <w:bookmarkStart w:id="1792" w:name="_Toc428454149"/>
      <w:bookmarkEnd w:id="1786"/>
      <w:r w:rsidRPr="00A03C55">
        <w:rPr>
          <w:noProof w:val="0"/>
        </w:rPr>
        <w:t>3.52.4.1 Subscribe Request</w:t>
      </w:r>
      <w:bookmarkEnd w:id="1787"/>
      <w:bookmarkEnd w:id="1788"/>
      <w:bookmarkEnd w:id="1789"/>
      <w:bookmarkEnd w:id="1790"/>
      <w:r w:rsidRPr="00A03C55">
        <w:rPr>
          <w:noProof w:val="0"/>
        </w:rPr>
        <w:t xml:space="preserve"> Message</w:t>
      </w:r>
      <w:bookmarkEnd w:id="1791"/>
      <w:bookmarkEnd w:id="1792"/>
    </w:p>
    <w:p w14:paraId="3394F737" w14:textId="77777777" w:rsidR="006E7B7A" w:rsidRPr="00A03C55" w:rsidRDefault="006E7B7A" w:rsidP="006E7B7A">
      <w:pPr>
        <w:pStyle w:val="Heading5"/>
        <w:numPr>
          <w:ilvl w:val="0"/>
          <w:numId w:val="0"/>
        </w:numPr>
        <w:rPr>
          <w:noProof w:val="0"/>
        </w:rPr>
      </w:pPr>
      <w:bookmarkStart w:id="1793" w:name="Trigger"/>
      <w:bookmarkStart w:id="1794" w:name="_Toc231117701"/>
      <w:bookmarkStart w:id="1795" w:name="_Toc363803016"/>
      <w:bookmarkEnd w:id="1793"/>
      <w:r w:rsidRPr="00A03C55">
        <w:rPr>
          <w:noProof w:val="0"/>
        </w:rPr>
        <w:t>3.52.4.1.1 Trigger</w:t>
      </w:r>
      <w:bookmarkEnd w:id="1794"/>
      <w:bookmarkEnd w:id="1795"/>
    </w:p>
    <w:p w14:paraId="74DCB66B" w14:textId="77777777" w:rsidR="006E7B7A" w:rsidRPr="00A03C55" w:rsidRDefault="006E7B7A" w:rsidP="006E7B7A">
      <w:pPr>
        <w:pStyle w:val="BodyText"/>
      </w:pPr>
      <w:r w:rsidRPr="00A03C55">
        <w:t xml:space="preserve">A Document Metadata Notification Recipient's need to initiate a subscription will cause the Document Metadata Subscriber to trigger a Subscribe Request message. </w:t>
      </w:r>
    </w:p>
    <w:p w14:paraId="524F24FA" w14:textId="77777777" w:rsidR="006E7B7A" w:rsidRPr="00A03C55" w:rsidRDefault="006E7B7A" w:rsidP="006E7B7A">
      <w:pPr>
        <w:pStyle w:val="Heading5"/>
        <w:numPr>
          <w:ilvl w:val="0"/>
          <w:numId w:val="0"/>
        </w:numPr>
        <w:rPr>
          <w:noProof w:val="0"/>
        </w:rPr>
      </w:pPr>
      <w:bookmarkStart w:id="1796" w:name="Message_Semantics"/>
      <w:bookmarkStart w:id="1797" w:name="_Toc231117702"/>
      <w:bookmarkStart w:id="1798" w:name="_Toc363803017"/>
      <w:bookmarkEnd w:id="1796"/>
      <w:r w:rsidRPr="00A03C55">
        <w:rPr>
          <w:noProof w:val="0"/>
        </w:rPr>
        <w:t>3.52.4.1.2 Message Semantics</w:t>
      </w:r>
      <w:bookmarkEnd w:id="1797"/>
      <w:bookmarkEnd w:id="1798"/>
    </w:p>
    <w:p w14:paraId="414A5945" w14:textId="77777777" w:rsidR="006E7B7A" w:rsidRPr="00A03C55" w:rsidRDefault="006E7B7A" w:rsidP="006E7B7A">
      <w:pPr>
        <w:pStyle w:val="BodyText"/>
      </w:pPr>
      <w:r w:rsidRPr="00A03C55">
        <w:t xml:space="preserve">The Subscribe Request message shall comply with the requirements in the WS-BaseNotification standard. Note that the value of the WS-Addressing Action element is prescribed in the standard, and differs from the requirements of Appendix V. The </w:t>
      </w:r>
      <w:r w:rsidRPr="00A03C55">
        <w:rPr>
          <w:i/>
          <w:iCs/>
        </w:rPr>
        <w:t>wsnt:ConsumerReference</w:t>
      </w:r>
      <w:r w:rsidRPr="00A03C55">
        <w:t xml:space="preserve"> element describes the Web Service endpoint where notifications must be sent. The </w:t>
      </w:r>
      <w:r w:rsidRPr="00A03C55">
        <w:rPr>
          <w:i/>
          <w:iCs/>
        </w:rPr>
        <w:t>wsnt:Filter</w:t>
      </w:r>
      <w:r w:rsidRPr="00A03C55">
        <w:t xml:space="preserve"> element shall contain the topics and values for these topics for which a notification shall be sent. Implementers of the pattern shall specify the topic content to be put within the </w:t>
      </w:r>
      <w:r w:rsidRPr="00A03C55">
        <w:rPr>
          <w:i/>
          <w:iCs/>
        </w:rPr>
        <w:t>wsnt:Filter</w:t>
      </w:r>
      <w:r w:rsidRPr="00A03C55">
        <w:t xml:space="preserve"> element. The wsnt:Filter element shall contain a </w:t>
      </w:r>
      <w:r w:rsidRPr="00A03C55">
        <w:rPr>
          <w:i/>
          <w:iCs/>
        </w:rPr>
        <w:t>TopicExpression</w:t>
      </w:r>
      <w:r w:rsidRPr="00A03C55">
        <w:t xml:space="preserve"> element.</w:t>
      </w:r>
    </w:p>
    <w:p w14:paraId="5C4F8CB9" w14:textId="1B738AB5" w:rsidR="006E7B7A" w:rsidRPr="00A03C55" w:rsidRDefault="006E7B7A" w:rsidP="006E7B7A">
      <w:pPr>
        <w:pStyle w:val="BodyText"/>
      </w:pPr>
      <w:r w:rsidRPr="00A03C55">
        <w:lastRenderedPageBreak/>
        <w:t xml:space="preserve">This transaction uses simple topics in accordance with the WS-Topics standard and as specified in </w:t>
      </w:r>
      <w:r w:rsidR="008E21EF" w:rsidRPr="00A03C55">
        <w:t>Section</w:t>
      </w:r>
      <w:r w:rsidRPr="00A03C55">
        <w:t xml:space="preserve"> 3.52.5. </w:t>
      </w:r>
    </w:p>
    <w:p w14:paraId="72D67B2F" w14:textId="1557579A" w:rsidR="006E7B7A" w:rsidRPr="00A03C55" w:rsidRDefault="006E7B7A" w:rsidP="006E7B7A">
      <w:pPr>
        <w:pStyle w:val="BodyText"/>
      </w:pPr>
      <w:r w:rsidRPr="00A03C55">
        <w:t>This transaction uses a filter based on the</w:t>
      </w:r>
      <w:r w:rsidRPr="00A03C55">
        <w:rPr>
          <w:strike/>
        </w:rPr>
        <w:t xml:space="preserve"> </w:t>
      </w:r>
      <w:r w:rsidRPr="00A03C55">
        <w:t xml:space="preserve">Registry Stored Query [ITI-18] transaction syntax and semantics as specified in </w:t>
      </w:r>
      <w:r w:rsidR="008E21EF" w:rsidRPr="00A03C55">
        <w:t>Section</w:t>
      </w:r>
      <w:r w:rsidRPr="00A03C55">
        <w:t xml:space="preserve"> 3.52.5 Subscription Topics and Filter Expressions.</w:t>
      </w:r>
    </w:p>
    <w:p w14:paraId="29409C15" w14:textId="77777777" w:rsidR="006E7B7A" w:rsidRPr="00A03C55" w:rsidRDefault="006E7B7A" w:rsidP="006E7B7A">
      <w:pPr>
        <w:pStyle w:val="Heading5"/>
        <w:numPr>
          <w:ilvl w:val="0"/>
          <w:numId w:val="0"/>
        </w:numPr>
        <w:rPr>
          <w:noProof w:val="0"/>
        </w:rPr>
      </w:pPr>
      <w:bookmarkStart w:id="1799" w:name="Expected_Actions"/>
      <w:bookmarkStart w:id="1800" w:name="_Toc231117703"/>
      <w:bookmarkStart w:id="1801" w:name="_Toc363803018"/>
      <w:bookmarkEnd w:id="1799"/>
      <w:r w:rsidRPr="00A03C55">
        <w:rPr>
          <w:noProof w:val="0"/>
        </w:rPr>
        <w:t>3.52.4.1.3 Expected Actions</w:t>
      </w:r>
      <w:bookmarkEnd w:id="1800"/>
      <w:bookmarkEnd w:id="1801"/>
    </w:p>
    <w:p w14:paraId="2EB09B96" w14:textId="77777777" w:rsidR="006E7B7A" w:rsidRPr="00A03C55" w:rsidRDefault="006E7B7A" w:rsidP="006E7B7A">
      <w:pPr>
        <w:pStyle w:val="BodyText"/>
      </w:pPr>
      <w:r w:rsidRPr="00A03C55">
        <w:t xml:space="preserve">The Notification Broker shall be capable of maintaining multiple concurrent Subscriptions. </w:t>
      </w:r>
    </w:p>
    <w:p w14:paraId="484D87AF" w14:textId="77777777" w:rsidR="006E7B7A" w:rsidRPr="00A03C55" w:rsidRDefault="006E7B7A" w:rsidP="006E7B7A">
      <w:pPr>
        <w:pStyle w:val="BodyText"/>
      </w:pPr>
      <w:r w:rsidRPr="00A03C55">
        <w:t xml:space="preserve">The Notification Broker shall keep track of each unique subscription and will provide a unique subscription reference which shall be used by the Subscriber to send subsequent cancellations </w:t>
      </w:r>
    </w:p>
    <w:p w14:paraId="615B1545" w14:textId="77777777" w:rsidR="006E7B7A" w:rsidRPr="00A03C55" w:rsidRDefault="006E7B7A" w:rsidP="006E7B7A">
      <w:pPr>
        <w:pStyle w:val="BodyText"/>
        <w:rPr>
          <w:b/>
          <w:u w:val="single"/>
        </w:rPr>
      </w:pPr>
      <w:r w:rsidRPr="00A03C55">
        <w:t xml:space="preserve">The Subscriber may indicate the duration of the subscription using the </w:t>
      </w:r>
      <w:r w:rsidRPr="00A03C55">
        <w:rPr>
          <w:i/>
          <w:iCs/>
        </w:rPr>
        <w:t>wsnt:InitialTerminationTime</w:t>
      </w:r>
      <w:r w:rsidRPr="00A03C55">
        <w:t xml:space="preserve"> element, where a time stamp (expressed as an XML Schema </w:t>
      </w:r>
      <w:r w:rsidRPr="00A03C55">
        <w:rPr>
          <w:i/>
          <w:iCs/>
        </w:rPr>
        <w:t>dateTime</w:t>
      </w:r>
      <w:r w:rsidRPr="00A03C55">
        <w:t xml:space="preserve"> data type value) or a duration (expressed as an XML Schema </w:t>
      </w:r>
      <w:r w:rsidRPr="00A03C55">
        <w:rPr>
          <w:i/>
          <w:iCs/>
        </w:rPr>
        <w:t>duration</w:t>
      </w:r>
      <w:r w:rsidRPr="00A03C55">
        <w:t xml:space="preserve"> data type value) can be used.</w:t>
      </w:r>
      <w:r w:rsidRPr="00A03C55" w:rsidDel="00DD6CF5">
        <w:rPr>
          <w:b/>
          <w:u w:val="single"/>
        </w:rPr>
        <w:t xml:space="preserve"> </w:t>
      </w:r>
    </w:p>
    <w:p w14:paraId="7E4BE9F4" w14:textId="77777777" w:rsidR="006E7B7A" w:rsidRPr="00A03C55" w:rsidRDefault="006E7B7A" w:rsidP="006E7B7A">
      <w:pPr>
        <w:pStyle w:val="BodyText"/>
        <w:rPr>
          <w:lang w:eastAsia="it-IT"/>
        </w:rPr>
      </w:pPr>
      <w:r w:rsidRPr="00A03C55">
        <w:rPr>
          <w:lang w:eastAsia="it-IT"/>
        </w:rPr>
        <w:t xml:space="preserve">If the Document Metadata Notification Broker is not able to understand a filter expression it SHALL create faults in accordance with the following rules: </w:t>
      </w:r>
    </w:p>
    <w:p w14:paraId="415B3971" w14:textId="49464D70" w:rsidR="008E3CF3" w:rsidRPr="00A03C55" w:rsidRDefault="006E7B7A" w:rsidP="00EC243F">
      <w:pPr>
        <w:pStyle w:val="ListBullet2"/>
        <w:numPr>
          <w:ilvl w:val="0"/>
          <w:numId w:val="2"/>
        </w:numPr>
        <w:rPr>
          <w:lang w:eastAsia="it-IT"/>
        </w:rPr>
      </w:pPr>
      <w:r w:rsidRPr="00A03C55">
        <w:rPr>
          <w:lang w:eastAsia="it-IT"/>
        </w:rPr>
        <w:t xml:space="preserve">InvalidFilterFault: the Subscribe message contained a filter that was not understood or supported by the Document Metadata Notification Broker. For example the ReferenceIdList filter parameter exists and the Document Metadata Notification Broker cannot satisfy it. </w:t>
      </w:r>
    </w:p>
    <w:p w14:paraId="63B76B02" w14:textId="77777777" w:rsidR="008E3CF3" w:rsidRPr="00A03C55" w:rsidRDefault="006E7B7A" w:rsidP="00EC243F">
      <w:pPr>
        <w:pStyle w:val="ListBullet2"/>
        <w:numPr>
          <w:ilvl w:val="0"/>
          <w:numId w:val="2"/>
        </w:numPr>
        <w:rPr>
          <w:lang w:eastAsia="it-IT"/>
        </w:rPr>
      </w:pPr>
      <w:r w:rsidRPr="00A03C55">
        <w:rPr>
          <w:lang w:eastAsia="it-IT"/>
        </w:rPr>
        <w:t xml:space="preserve">TopicExpressionDialectUnknownFault: the Subscribe message contained a TopicExpression filter having a dialect that was not understood or supported by the Document Metadata Notification Broker. </w:t>
      </w:r>
    </w:p>
    <w:p w14:paraId="0E910618" w14:textId="77777777" w:rsidR="008E3CF3" w:rsidRPr="00A03C55" w:rsidRDefault="006E7B7A" w:rsidP="00EC243F">
      <w:pPr>
        <w:pStyle w:val="ListBullet2"/>
        <w:numPr>
          <w:ilvl w:val="0"/>
          <w:numId w:val="2"/>
        </w:numPr>
        <w:rPr>
          <w:lang w:eastAsia="it-IT"/>
        </w:rPr>
      </w:pPr>
      <w:r w:rsidRPr="00A03C55">
        <w:rPr>
          <w:lang w:eastAsia="it-IT"/>
        </w:rPr>
        <w:t xml:space="preserve">InvalidTopicExpressionFault: the Subscribe message contained a TopicExpression filter where the contents of the filter did not match the dialect specified. </w:t>
      </w:r>
    </w:p>
    <w:p w14:paraId="6CA37C71" w14:textId="77777777" w:rsidR="008E3CF3" w:rsidRPr="00A03C55" w:rsidRDefault="006E7B7A" w:rsidP="00EC243F">
      <w:pPr>
        <w:pStyle w:val="ListBullet2"/>
        <w:numPr>
          <w:ilvl w:val="0"/>
          <w:numId w:val="2"/>
        </w:numPr>
        <w:rPr>
          <w:lang w:eastAsia="it-IT"/>
        </w:rPr>
      </w:pPr>
      <w:r w:rsidRPr="00A03C55">
        <w:rPr>
          <w:lang w:eastAsia="it-IT"/>
        </w:rPr>
        <w:t xml:space="preserve">TopicNotSupportedFault: the Subscribe message contained a TopicExpression filter that referenced a topic that was not supported by the Document Metadata Notification Broker. This Fault SHALL be generated by a Document Metadata Notification Broker that does not support the Folder Subscription Option if it receives a request for a subscription using the topic </w:t>
      </w:r>
      <w:r w:rsidRPr="00A03C55">
        <w:t>ihe:FolderMetadata</w:t>
      </w:r>
      <w:r w:rsidRPr="00A03C55">
        <w:rPr>
          <w:lang w:eastAsia="it-IT"/>
        </w:rPr>
        <w:t xml:space="preserve">. </w:t>
      </w:r>
    </w:p>
    <w:p w14:paraId="56E9DDF4" w14:textId="77777777" w:rsidR="008E3CF3" w:rsidRPr="00A03C55" w:rsidRDefault="006E7B7A" w:rsidP="00EC243F">
      <w:pPr>
        <w:pStyle w:val="ListBullet2"/>
        <w:numPr>
          <w:ilvl w:val="0"/>
          <w:numId w:val="2"/>
        </w:numPr>
      </w:pPr>
      <w:r w:rsidRPr="00A03C55">
        <w:t xml:space="preserve">SubscribeCreationFailedFault: The Document Metadata Notification Broker failed to process the Subscribe message. The Document Metadata Notification Broker SHOULD use a more specific fault message if possible. The Document Metadata Notification Broker MAY include a hint in the fault message indicating why it failed to process the Subscribe message. </w:t>
      </w:r>
    </w:p>
    <w:p w14:paraId="7ED94CA8" w14:textId="2A3E5520" w:rsidR="00BF0E97" w:rsidRDefault="00BF0E97" w:rsidP="006E7B7A">
      <w:pPr>
        <w:pStyle w:val="BodyText"/>
      </w:pPr>
    </w:p>
    <w:p w14:paraId="345473CF" w14:textId="365C467D" w:rsidR="00AE5A09" w:rsidRDefault="00AE5A09" w:rsidP="006E7B7A">
      <w:pPr>
        <w:pStyle w:val="BodyText"/>
      </w:pPr>
    </w:p>
    <w:p w14:paraId="0D08F94A" w14:textId="77777777" w:rsidR="00AE5A09" w:rsidRPr="00A03C55" w:rsidRDefault="00AE5A09" w:rsidP="006E7B7A">
      <w:pPr>
        <w:pStyle w:val="BodyText"/>
      </w:pPr>
    </w:p>
    <w:p w14:paraId="1EFD14A9" w14:textId="77777777" w:rsidR="006E7B7A" w:rsidRPr="00A03C55" w:rsidRDefault="006E7B7A" w:rsidP="006E7B7A">
      <w:pPr>
        <w:pStyle w:val="Heading5"/>
        <w:numPr>
          <w:ilvl w:val="0"/>
          <w:numId w:val="0"/>
        </w:numPr>
        <w:rPr>
          <w:noProof w:val="0"/>
        </w:rPr>
      </w:pPr>
      <w:bookmarkStart w:id="1802" w:name="Example"/>
      <w:bookmarkStart w:id="1803" w:name="_Toc231117704"/>
      <w:bookmarkStart w:id="1804" w:name="_Toc363803020"/>
      <w:bookmarkEnd w:id="1802"/>
      <w:r w:rsidRPr="00A03C55">
        <w:rPr>
          <w:noProof w:val="0"/>
        </w:rPr>
        <w:lastRenderedPageBreak/>
        <w:t>3.52.4.1.4 Example</w:t>
      </w:r>
      <w:bookmarkEnd w:id="1803"/>
      <w:r w:rsidRPr="00A03C55">
        <w:rPr>
          <w:noProof w:val="0"/>
        </w:rPr>
        <w:t xml:space="preserve"> Subscribe Request Message (subscription on a document filter)</w:t>
      </w:r>
      <w:bookmarkEnd w:id="1804"/>
    </w:p>
    <w:p w14:paraId="6E0E6C9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A68A47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5B7B1BC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1CE4E53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1439BBC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05E6A55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xmlns:rim="urn:oasis:names:tc:ebxml-regrep:xsd:rim:3.0"</w:t>
      </w:r>
    </w:p>
    <w:p w14:paraId="7C624D8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../schema/ebRS/rim.xsd"&gt;</w:t>
      </w:r>
    </w:p>
    <w:p w14:paraId="62451A1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1006F3D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&lt;a:Action&gt;http://docs.oasis-open.org/wsn/bw-2/NotificationProducer/SubscribeRequest&lt;/a:Action&gt;</w:t>
      </w:r>
    </w:p>
    <w:p w14:paraId="75C5793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&lt;a:MessageID&gt;382dcdc7-8e84-9fdc-8443-48fd83bca938&lt;/a:MessageID&gt;</w:t>
      </w:r>
      <w:r w:rsidRPr="00A03C55">
        <w:rPr>
          <w:sz w:val="16"/>
          <w:szCs w:val="16"/>
        </w:rPr>
        <w:tab/>
      </w:r>
    </w:p>
    <w:p w14:paraId="33C8F5D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&lt;a:To s:mustUnderstand="1"&gt;</w:t>
      </w:r>
      <w:hyperlink r:id="rId236" w:history="1">
        <w:r w:rsidRPr="00A03C55">
          <w:rPr>
            <w:sz w:val="16"/>
            <w:szCs w:val="16"/>
          </w:rPr>
          <w:t>http://localhost:8080/services/initiatingGateway/query</w:t>
        </w:r>
      </w:hyperlink>
      <w:r w:rsidRPr="00A03C55">
        <w:rPr>
          <w:sz w:val="16"/>
          <w:szCs w:val="16"/>
        </w:rPr>
        <w:t>&lt;/a:To&gt;</w:t>
      </w:r>
    </w:p>
    <w:p w14:paraId="3F8C53D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0578EF9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0B8C4C3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&lt;wsnt:Subscribe&gt;</w:t>
      </w:r>
    </w:p>
    <w:p w14:paraId="2053F9E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 The Recipient on whose behalf the subscription is requested - the address where the notification is to be sent --&gt;</w:t>
      </w:r>
    </w:p>
    <w:p w14:paraId="50A7B1D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&lt;wsnt:ConsumerReference&gt;</w:t>
      </w:r>
    </w:p>
    <w:p w14:paraId="4C5D8C0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&lt;a:Address&gt;https://NotificationRecipientServer/xdsBnotification&lt;/a:Address&gt;</w:t>
      </w:r>
    </w:p>
    <w:p w14:paraId="3BD187A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&lt;/wsnt:ConsumerReference&gt;</w:t>
      </w:r>
    </w:p>
    <w:p w14:paraId="704D60A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&lt;wsnt:Filter&gt;</w:t>
      </w:r>
    </w:p>
    <w:p w14:paraId="63823B8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&lt;wsnt:TopicExpression Dialect="http://docs.oasis-open.org/wsn/t-1/TopicExpression/Simple"&gt;ihe:MinimalDocumentEntry&lt;/wsnt:TopicExpression&gt;</w:t>
      </w:r>
    </w:p>
    <w:p w14:paraId="1632F8A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 id="urn:uuid:aa2332d0-f8fe-11e0-be50-0800200c9a66"&gt; </w:t>
      </w:r>
    </w:p>
    <w:p w14:paraId="3C78BD4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name="$XDSDocumentEntryPatientId"&gt;</w:t>
      </w:r>
    </w:p>
    <w:p w14:paraId="7F0264F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19E87AE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&lt;rim:Value&gt;'st3498702^^^&amp;amp;1.3.6.1.4.1.21367.2005.3.7&amp;amp;ISO'&lt;/rim:Value&gt;</w:t>
      </w:r>
    </w:p>
    <w:p w14:paraId="06C0A14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26F6F53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6B29CDB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name="$XDSDocumentEntryHealthcareFacilityTypeCode"&gt;</w:t>
      </w:r>
    </w:p>
    <w:p w14:paraId="3DC6C38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0D489D5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&lt;rim:Value&gt;('Emergency Department^^healthcareFacilityCodingScheme')&lt;/rim:Value&gt;</w:t>
      </w:r>
    </w:p>
    <w:p w14:paraId="35C7DC8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4F64186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4E09472A"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&lt;/rim:AdhocQuery&gt;</w:t>
      </w:r>
    </w:p>
    <w:p w14:paraId="54FBF9F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&lt;/wsnt:Filter&gt;</w:t>
      </w:r>
    </w:p>
    <w:p w14:paraId="61B22FA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&lt;wsnt:InitialTerminationTime&gt;2010-05-31T00:00:00.00000Z&lt;/wsnt:InitialTerminationTime&gt;</w:t>
      </w:r>
    </w:p>
    <w:p w14:paraId="0BDC1F13"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&lt;/wsnt:Subscribe&gt;</w:t>
      </w:r>
    </w:p>
    <w:p w14:paraId="16A0CED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322C6ED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71CBA3C4" w14:textId="77777777" w:rsidR="00AE5A09" w:rsidRDefault="00AE5A09" w:rsidP="002F763C">
      <w:pPr>
        <w:pStyle w:val="BodyText"/>
      </w:pPr>
      <w:bookmarkStart w:id="1805" w:name="Subscription_Request_Response"/>
      <w:bookmarkStart w:id="1806" w:name="_Toc200785858"/>
      <w:bookmarkStart w:id="1807" w:name="_Toc200785905"/>
      <w:bookmarkStart w:id="1808" w:name="_Toc206763658"/>
      <w:bookmarkStart w:id="1809" w:name="_Toc231117705"/>
      <w:bookmarkStart w:id="1810" w:name="_Toc363803021"/>
      <w:bookmarkStart w:id="1811" w:name="_Toc428454150"/>
      <w:bookmarkEnd w:id="1805"/>
    </w:p>
    <w:p w14:paraId="6DA417CC" w14:textId="38641021" w:rsidR="006E7B7A" w:rsidRPr="00A03C55" w:rsidRDefault="006E7B7A" w:rsidP="006E7B7A">
      <w:pPr>
        <w:pStyle w:val="Heading4"/>
        <w:numPr>
          <w:ilvl w:val="0"/>
          <w:numId w:val="0"/>
        </w:numPr>
        <w:rPr>
          <w:noProof w:val="0"/>
        </w:rPr>
      </w:pPr>
      <w:r w:rsidRPr="00A03C55">
        <w:rPr>
          <w:noProof w:val="0"/>
        </w:rPr>
        <w:t>3.52.4.2 Subscribe Response</w:t>
      </w:r>
      <w:bookmarkEnd w:id="1806"/>
      <w:bookmarkEnd w:id="1807"/>
      <w:bookmarkEnd w:id="1808"/>
      <w:bookmarkEnd w:id="1809"/>
      <w:r w:rsidRPr="00A03C55">
        <w:rPr>
          <w:noProof w:val="0"/>
        </w:rPr>
        <w:t xml:space="preserve"> Message</w:t>
      </w:r>
      <w:bookmarkEnd w:id="1810"/>
      <w:bookmarkEnd w:id="1811"/>
    </w:p>
    <w:p w14:paraId="4B31DF13" w14:textId="77777777" w:rsidR="006E7B7A" w:rsidRPr="00A03C55" w:rsidRDefault="006E7B7A" w:rsidP="006E7B7A">
      <w:pPr>
        <w:pStyle w:val="Heading5"/>
        <w:numPr>
          <w:ilvl w:val="0"/>
          <w:numId w:val="0"/>
        </w:numPr>
        <w:rPr>
          <w:noProof w:val="0"/>
        </w:rPr>
      </w:pPr>
      <w:bookmarkStart w:id="1812" w:name="Trigger_2"/>
      <w:bookmarkStart w:id="1813" w:name="_Toc231117706"/>
      <w:bookmarkStart w:id="1814" w:name="_Toc363803022"/>
      <w:bookmarkEnd w:id="1812"/>
      <w:r w:rsidRPr="00A03C55">
        <w:rPr>
          <w:noProof w:val="0"/>
        </w:rPr>
        <w:t>3.52.4.2.1 Trigger</w:t>
      </w:r>
      <w:bookmarkEnd w:id="1813"/>
      <w:bookmarkEnd w:id="1814"/>
    </w:p>
    <w:p w14:paraId="5347C061" w14:textId="77777777" w:rsidR="006E7B7A" w:rsidRPr="00A03C55" w:rsidRDefault="006E7B7A" w:rsidP="006E7B7A">
      <w:pPr>
        <w:pStyle w:val="BodyText"/>
      </w:pPr>
      <w:r w:rsidRPr="00A03C55">
        <w:t xml:space="preserve">This message is an immediate response to a Subscribe Request, and it is sent from the Document Metadata Notification Broker to the Document Metadata Subscriber. </w:t>
      </w:r>
    </w:p>
    <w:p w14:paraId="02AC3956" w14:textId="77777777" w:rsidR="006E7B7A" w:rsidRPr="00A03C55" w:rsidRDefault="006E7B7A" w:rsidP="006E7B7A">
      <w:pPr>
        <w:pStyle w:val="Heading5"/>
        <w:numPr>
          <w:ilvl w:val="0"/>
          <w:numId w:val="0"/>
        </w:numPr>
        <w:rPr>
          <w:noProof w:val="0"/>
        </w:rPr>
      </w:pPr>
      <w:bookmarkStart w:id="1815" w:name="Message_Semantics_2"/>
      <w:bookmarkStart w:id="1816" w:name="_Toc231117707"/>
      <w:bookmarkStart w:id="1817" w:name="_Toc363803023"/>
      <w:bookmarkEnd w:id="1815"/>
      <w:r w:rsidRPr="00A03C55">
        <w:rPr>
          <w:noProof w:val="0"/>
        </w:rPr>
        <w:t>3.52.4.2.2 Message Semantics</w:t>
      </w:r>
      <w:bookmarkEnd w:id="1816"/>
      <w:bookmarkEnd w:id="1817"/>
    </w:p>
    <w:p w14:paraId="24204188" w14:textId="62A4EE79" w:rsidR="006E7B7A" w:rsidRPr="00A03C55" w:rsidRDefault="006E7B7A" w:rsidP="006E7B7A">
      <w:pPr>
        <w:pStyle w:val="BodyText"/>
      </w:pPr>
      <w:r w:rsidRPr="00A03C55">
        <w:t xml:space="preserve">The Subscribe Response message shall comply with the requirements in the WS-BaseNotification standard, including the use of the appropriate SOAP Fault messages. Note that </w:t>
      </w:r>
      <w:r w:rsidRPr="00A03C55">
        <w:lastRenderedPageBreak/>
        <w:t>the value of the WS-Addressing Action element is prescribed in the standard, and differs from the requirements of ITI TF-2x:</w:t>
      </w:r>
      <w:r w:rsidR="00C06CE3" w:rsidRPr="00A03C55">
        <w:t xml:space="preserve"> </w:t>
      </w:r>
      <w:r w:rsidRPr="00A03C55">
        <w:t>Appendix V.</w:t>
      </w:r>
    </w:p>
    <w:p w14:paraId="047EB51C" w14:textId="0F8A45B7" w:rsidR="006E7B7A" w:rsidRPr="00A03C55" w:rsidRDefault="006E7B7A" w:rsidP="006E7B7A">
      <w:pPr>
        <w:pStyle w:val="BodyText"/>
      </w:pPr>
      <w:r w:rsidRPr="00A03C55">
        <w:t>The subscription identifier is assigned by the Notification Broker as a subscription reference, communicated in the response in the SOAP body in wsnt:SubscribeResponse/wsnt:SubscriptionReference (a WS-Addressing</w:t>
      </w:r>
      <w:r w:rsidR="00FA31E0" w:rsidRPr="00A03C55">
        <w:t xml:space="preserve"> </w:t>
      </w:r>
      <w:r w:rsidRPr="00A03C55">
        <w:t>endpoint). The subscription reference shall consist of:</w:t>
      </w:r>
    </w:p>
    <w:p w14:paraId="0BF6AE38" w14:textId="77777777" w:rsidR="008E3CF3" w:rsidRPr="00A03C55" w:rsidRDefault="006E7B7A" w:rsidP="00EC243F">
      <w:pPr>
        <w:pStyle w:val="ListBullet2"/>
        <w:numPr>
          <w:ilvl w:val="0"/>
          <w:numId w:val="2"/>
        </w:numPr>
      </w:pPr>
      <w:r w:rsidRPr="00A03C55">
        <w:t xml:space="preserve">an </w:t>
      </w:r>
      <w:r w:rsidRPr="00A03C55">
        <w:rPr>
          <w:i/>
        </w:rPr>
        <w:t>Address</w:t>
      </w:r>
      <w:r w:rsidRPr="00A03C55">
        <w:t xml:space="preserve"> element, containing a webservices endpoint</w:t>
      </w:r>
    </w:p>
    <w:p w14:paraId="118652EB" w14:textId="77777777" w:rsidR="006E7B7A" w:rsidRPr="00A03C55" w:rsidRDefault="006E7B7A" w:rsidP="006E7B7A">
      <w:pPr>
        <w:pStyle w:val="BodyText"/>
      </w:pPr>
      <w:r w:rsidRPr="00A03C55">
        <w:t>In order to unsubscribe, the request shall be sent to the endpoint specified in the Address component of the SubscriptionReference.</w:t>
      </w:r>
    </w:p>
    <w:p w14:paraId="6927BA2A" w14:textId="77777777" w:rsidR="006E7B7A" w:rsidRPr="00A03C55" w:rsidRDefault="006E7B7A" w:rsidP="006E7B7A">
      <w:pPr>
        <w:pStyle w:val="Heading5"/>
        <w:numPr>
          <w:ilvl w:val="0"/>
          <w:numId w:val="0"/>
        </w:numPr>
        <w:rPr>
          <w:noProof w:val="0"/>
        </w:rPr>
      </w:pPr>
      <w:bookmarkStart w:id="1818" w:name="Expected_Actions_2"/>
      <w:bookmarkStart w:id="1819" w:name="_Toc231117708"/>
      <w:bookmarkStart w:id="1820" w:name="_Toc363803024"/>
      <w:bookmarkEnd w:id="1818"/>
      <w:r w:rsidRPr="00A03C55">
        <w:rPr>
          <w:noProof w:val="0"/>
        </w:rPr>
        <w:t>3.52.4.2.3 Expected Actions</w:t>
      </w:r>
      <w:bookmarkEnd w:id="1819"/>
      <w:bookmarkEnd w:id="1820"/>
    </w:p>
    <w:p w14:paraId="341DD153" w14:textId="77777777" w:rsidR="006E7B7A" w:rsidRPr="00A03C55" w:rsidRDefault="006E7B7A" w:rsidP="006E7B7A">
      <w:pPr>
        <w:pStyle w:val="BodyText"/>
      </w:pPr>
      <w:r w:rsidRPr="00A03C55">
        <w:t xml:space="preserve">If the Document Metadata Subscriber had indicated a requested duration for the subscription, the Document Metadata Notification Broker shall send the assigned duration for the subscription using the </w:t>
      </w:r>
      <w:r w:rsidRPr="00A03C55">
        <w:rPr>
          <w:i/>
        </w:rPr>
        <w:t>wsnt:TerminationTime</w:t>
      </w:r>
      <w:r w:rsidRPr="00A03C55">
        <w:t xml:space="preserve"> element.</w:t>
      </w:r>
    </w:p>
    <w:p w14:paraId="76F41E7D" w14:textId="77777777" w:rsidR="006E7B7A" w:rsidRPr="00A03C55" w:rsidRDefault="006E7B7A" w:rsidP="006E7B7A">
      <w:pPr>
        <w:pStyle w:val="BodyText"/>
      </w:pPr>
      <w:r w:rsidRPr="00A03C55">
        <w:t xml:space="preserve">If the Document Metadata Subscriber had not indicated a requested duration for the subscription, the Document Metadata Notification Broker may send an assigned duration for the subscription (if any), using the </w:t>
      </w:r>
      <w:r w:rsidRPr="00A03C55">
        <w:rPr>
          <w:i/>
        </w:rPr>
        <w:t>wsnt:TerminationTime</w:t>
      </w:r>
      <w:r w:rsidRPr="00A03C55">
        <w:t xml:space="preserve"> element.</w:t>
      </w:r>
    </w:p>
    <w:p w14:paraId="0E428A3D" w14:textId="77777777" w:rsidR="006E7B7A" w:rsidRPr="00A03C55" w:rsidRDefault="006E7B7A" w:rsidP="006E7B7A">
      <w:pPr>
        <w:pStyle w:val="BodyText"/>
      </w:pPr>
      <w:r w:rsidRPr="00A03C55">
        <w:t>If the Document Metadata Notification Broker sends an assigned duration for the subscription, the Subscriber shall associate the assigned duration with the accepted subscription request.</w:t>
      </w:r>
    </w:p>
    <w:p w14:paraId="29BDFE22" w14:textId="77777777" w:rsidR="006E7B7A" w:rsidRPr="00A03C55" w:rsidRDefault="006E7B7A" w:rsidP="006E7B7A">
      <w:pPr>
        <w:pStyle w:val="BodyText"/>
      </w:pPr>
      <w:r w:rsidRPr="00A03C55">
        <w:t xml:space="preserve">The Document Metadata Subscriber shall associate the accepted subscription request with the subscription reference address assigned by the Document Metadata Notification Broker in order to be able to send cancellations for existing subscriptions. </w:t>
      </w:r>
    </w:p>
    <w:p w14:paraId="78CB2C20" w14:textId="77777777" w:rsidR="006E7B7A" w:rsidRPr="00A03C55" w:rsidRDefault="006E7B7A" w:rsidP="006E7B7A">
      <w:pPr>
        <w:pStyle w:val="Heading5"/>
        <w:numPr>
          <w:ilvl w:val="0"/>
          <w:numId w:val="0"/>
        </w:numPr>
        <w:rPr>
          <w:noProof w:val="0"/>
        </w:rPr>
      </w:pPr>
      <w:bookmarkStart w:id="1821" w:name="Example_2"/>
      <w:bookmarkStart w:id="1822" w:name="_Toc231117709"/>
      <w:bookmarkStart w:id="1823" w:name="_Toc363803025"/>
      <w:bookmarkEnd w:id="1821"/>
      <w:r w:rsidRPr="00A03C55">
        <w:rPr>
          <w:noProof w:val="0"/>
        </w:rPr>
        <w:t>3.52.4.2.4 Example</w:t>
      </w:r>
      <w:bookmarkEnd w:id="1822"/>
      <w:bookmarkEnd w:id="1823"/>
    </w:p>
    <w:p w14:paraId="2568B64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D26400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7F730BC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7B97DD2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0C0D32B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715F337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http://docs.oasis-open.org/wsn/b-2.xsd"&gt;</w:t>
      </w:r>
    </w:p>
    <w:p w14:paraId="6C46B47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6F86682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&lt;a:Action&gt;http://docs.oasis-open.org/wsn/bw-2/NotificationProducer/SubscribeResponse&lt;/a:Action&gt;</w:t>
      </w:r>
    </w:p>
    <w:p w14:paraId="1257D86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4F1493B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6374DB0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&lt;wsnt:SubscribeResponse&gt;</w:t>
      </w:r>
    </w:p>
    <w:p w14:paraId="15048BA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 A WS-Addressing endpoint, where modification and cancelation requests for this subscription must be sent --&gt;</w:t>
      </w:r>
    </w:p>
    <w:p w14:paraId="6A6EE1F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3ADF4EB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&lt;a:Address&gt;https://NotificationBrokerServer/Subscription/382dcdc7-8e84-9fdc-8443&lt;/a:Address&gt;   </w:t>
      </w:r>
    </w:p>
    <w:p w14:paraId="23DCA79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63161A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&lt;wsnt:TerminationTime&gt;2008-05-31T00:00:00Z&lt;/wsnt:TerminationTime&gt;</w:t>
      </w:r>
    </w:p>
    <w:p w14:paraId="61F6434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&lt;/wsnt:SubscribeResponse&gt;</w:t>
      </w:r>
    </w:p>
    <w:p w14:paraId="3F7EDC7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00DCC8DB"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31122432" w14:textId="77777777" w:rsidR="006E7B7A" w:rsidRPr="00A03C55" w:rsidRDefault="006E7B7A" w:rsidP="006E7B7A">
      <w:pPr>
        <w:pStyle w:val="Heading4"/>
        <w:numPr>
          <w:ilvl w:val="0"/>
          <w:numId w:val="0"/>
        </w:numPr>
        <w:rPr>
          <w:noProof w:val="0"/>
        </w:rPr>
      </w:pPr>
      <w:bookmarkStart w:id="1824" w:name="Subscription_Renewal"/>
      <w:bookmarkStart w:id="1825" w:name="Trigger_3"/>
      <w:bookmarkStart w:id="1826" w:name="Message_Semantics_3"/>
      <w:bookmarkStart w:id="1827" w:name="Expected_Actions_3"/>
      <w:bookmarkStart w:id="1828" w:name="Example_3"/>
      <w:bookmarkStart w:id="1829" w:name="Subscription_Renewal_Response"/>
      <w:bookmarkStart w:id="1830" w:name="Trigger_4"/>
      <w:bookmarkStart w:id="1831" w:name="Message_Semantics_4"/>
      <w:bookmarkStart w:id="1832" w:name="Expected_Actions_4"/>
      <w:bookmarkStart w:id="1833" w:name="Example_4"/>
      <w:bookmarkStart w:id="1834" w:name="Unsubscribe"/>
      <w:bookmarkStart w:id="1835" w:name="_Toc200785861"/>
      <w:bookmarkStart w:id="1836" w:name="_Toc200785908"/>
      <w:bookmarkStart w:id="1837" w:name="_Toc206763661"/>
      <w:bookmarkStart w:id="1838" w:name="_Toc231117710"/>
      <w:bookmarkStart w:id="1839" w:name="_Toc363803026"/>
      <w:bookmarkStart w:id="1840" w:name="_Toc428454151"/>
      <w:bookmarkEnd w:id="1824"/>
      <w:bookmarkEnd w:id="1825"/>
      <w:bookmarkEnd w:id="1826"/>
      <w:bookmarkEnd w:id="1827"/>
      <w:bookmarkEnd w:id="1828"/>
      <w:bookmarkEnd w:id="1829"/>
      <w:bookmarkEnd w:id="1830"/>
      <w:bookmarkEnd w:id="1831"/>
      <w:bookmarkEnd w:id="1832"/>
      <w:bookmarkEnd w:id="1833"/>
      <w:bookmarkEnd w:id="1834"/>
      <w:r w:rsidRPr="00A03C55">
        <w:rPr>
          <w:noProof w:val="0"/>
        </w:rPr>
        <w:lastRenderedPageBreak/>
        <w:t>3.52.4.3 Unsubscribe</w:t>
      </w:r>
      <w:bookmarkEnd w:id="1835"/>
      <w:bookmarkEnd w:id="1836"/>
      <w:r w:rsidRPr="00A03C55">
        <w:rPr>
          <w:noProof w:val="0"/>
        </w:rPr>
        <w:t xml:space="preserve"> Request</w:t>
      </w:r>
      <w:bookmarkEnd w:id="1837"/>
      <w:bookmarkEnd w:id="1838"/>
      <w:r w:rsidRPr="00A03C55">
        <w:rPr>
          <w:noProof w:val="0"/>
        </w:rPr>
        <w:t xml:space="preserve"> Message</w:t>
      </w:r>
      <w:bookmarkEnd w:id="1839"/>
      <w:bookmarkEnd w:id="1840"/>
    </w:p>
    <w:p w14:paraId="20035335" w14:textId="77777777" w:rsidR="006E7B7A" w:rsidRPr="00A03C55" w:rsidRDefault="006E7B7A" w:rsidP="006E7B7A">
      <w:pPr>
        <w:pStyle w:val="Heading5"/>
        <w:numPr>
          <w:ilvl w:val="0"/>
          <w:numId w:val="0"/>
        </w:numPr>
        <w:rPr>
          <w:noProof w:val="0"/>
        </w:rPr>
      </w:pPr>
      <w:bookmarkStart w:id="1841" w:name="Trigger_5"/>
      <w:bookmarkStart w:id="1842" w:name="_Toc231117711"/>
      <w:bookmarkStart w:id="1843" w:name="_Toc363803027"/>
      <w:bookmarkEnd w:id="1841"/>
      <w:r w:rsidRPr="00A03C55">
        <w:rPr>
          <w:noProof w:val="0"/>
        </w:rPr>
        <w:t>3.52.4.3.1 Trigger</w:t>
      </w:r>
      <w:bookmarkEnd w:id="1842"/>
      <w:bookmarkEnd w:id="1843"/>
    </w:p>
    <w:p w14:paraId="3A9BCA58" w14:textId="77777777" w:rsidR="006E7B7A" w:rsidRPr="00A03C55" w:rsidRDefault="006E7B7A" w:rsidP="006E7B7A">
      <w:pPr>
        <w:pStyle w:val="BodyText"/>
      </w:pPr>
      <w:r w:rsidRPr="00A03C55">
        <w:t xml:space="preserve">When a subscription is no longer needed, a Document Metadata Subscriber will trigger an Unsubscribe Request message. </w:t>
      </w:r>
    </w:p>
    <w:p w14:paraId="05AE6900" w14:textId="77777777" w:rsidR="006E7B7A" w:rsidRPr="00A03C55" w:rsidRDefault="006E7B7A" w:rsidP="006E7B7A">
      <w:pPr>
        <w:pStyle w:val="Heading5"/>
        <w:numPr>
          <w:ilvl w:val="0"/>
          <w:numId w:val="0"/>
        </w:numPr>
        <w:rPr>
          <w:noProof w:val="0"/>
        </w:rPr>
      </w:pPr>
      <w:bookmarkStart w:id="1844" w:name="Message_Semantics_5"/>
      <w:bookmarkStart w:id="1845" w:name="_Toc231117712"/>
      <w:bookmarkStart w:id="1846" w:name="_Toc363803028"/>
      <w:bookmarkEnd w:id="1844"/>
      <w:r w:rsidRPr="00A03C55">
        <w:rPr>
          <w:noProof w:val="0"/>
        </w:rPr>
        <w:t>3.52.4.3.2 Message Semantics</w:t>
      </w:r>
      <w:bookmarkEnd w:id="1845"/>
      <w:bookmarkEnd w:id="1846"/>
    </w:p>
    <w:p w14:paraId="0EFEEAB0" w14:textId="7B2B971F" w:rsidR="006E7B7A" w:rsidRPr="00A03C55" w:rsidRDefault="006E7B7A" w:rsidP="006E7B7A">
      <w:pPr>
        <w:pStyle w:val="BodyText"/>
      </w:pPr>
      <w:r w:rsidRPr="00A03C55">
        <w:t>The Unsubscribe Request message shall comply with the requirements in the WS-BaseNotification standard. The message conveys the request to cancel an existing subscription. Note that the value of the WS-Addressing Action element is prescribed in the standard, and differs from the requirements of ITI TF-2x:</w:t>
      </w:r>
      <w:r w:rsidR="00FA31E0" w:rsidRPr="00A03C55">
        <w:t xml:space="preserve"> </w:t>
      </w:r>
      <w:r w:rsidRPr="00A03C55">
        <w:t xml:space="preserve">Appendix V. </w:t>
      </w:r>
    </w:p>
    <w:p w14:paraId="647E1290" w14:textId="77777777" w:rsidR="006E7B7A" w:rsidRPr="00A03C55" w:rsidRDefault="006E7B7A" w:rsidP="006E7B7A">
      <w:pPr>
        <w:pStyle w:val="Heading5"/>
        <w:numPr>
          <w:ilvl w:val="0"/>
          <w:numId w:val="0"/>
        </w:numPr>
        <w:rPr>
          <w:noProof w:val="0"/>
        </w:rPr>
      </w:pPr>
      <w:bookmarkStart w:id="1847" w:name="Expected_Actions_5"/>
      <w:bookmarkStart w:id="1848" w:name="_Toc231117713"/>
      <w:bookmarkStart w:id="1849" w:name="_Toc363803029"/>
      <w:bookmarkEnd w:id="1847"/>
      <w:r w:rsidRPr="00A03C55">
        <w:rPr>
          <w:noProof w:val="0"/>
        </w:rPr>
        <w:t>3.52.4.3.3 Expected Actions</w:t>
      </w:r>
      <w:bookmarkEnd w:id="1848"/>
      <w:bookmarkEnd w:id="1849"/>
    </w:p>
    <w:p w14:paraId="539B1A18" w14:textId="77777777" w:rsidR="006E7B7A" w:rsidRPr="00A03C55" w:rsidRDefault="006E7B7A" w:rsidP="006E7B7A">
      <w:pPr>
        <w:pStyle w:val="BodyText"/>
      </w:pPr>
      <w:r w:rsidRPr="00A03C55">
        <w:t xml:space="preserve">The Document Metadata Subscriber shall send this message to the endpoint associated with the existing subscription. </w:t>
      </w:r>
    </w:p>
    <w:p w14:paraId="0044E742" w14:textId="77777777" w:rsidR="006E7B7A" w:rsidRPr="00A03C55" w:rsidRDefault="006E7B7A" w:rsidP="006E7B7A">
      <w:pPr>
        <w:pStyle w:val="BodyText"/>
      </w:pPr>
      <w:r w:rsidRPr="00A03C55">
        <w:t>The Document Metadata Notification Broker shall cancel the corresponding subscription, and respond with an Unsubscribe Response message. In the case when, for whatever reason, the subscription cannot be canceled, the Document Metadata Notification Broker shall respond with a ResourceUnknownFault or an UnableToDestroySubscriptionFault SOAP Fault message as appropriate.</w:t>
      </w:r>
    </w:p>
    <w:p w14:paraId="6E688EF6" w14:textId="77777777" w:rsidR="006E7B7A" w:rsidRPr="00A03C55" w:rsidRDefault="006E7B7A" w:rsidP="006E7B7A">
      <w:pPr>
        <w:pStyle w:val="Heading5"/>
        <w:numPr>
          <w:ilvl w:val="0"/>
          <w:numId w:val="0"/>
        </w:numPr>
        <w:rPr>
          <w:noProof w:val="0"/>
        </w:rPr>
      </w:pPr>
      <w:bookmarkStart w:id="1850" w:name="Example_5"/>
      <w:bookmarkStart w:id="1851" w:name="_Toc231117714"/>
      <w:bookmarkStart w:id="1852" w:name="_Toc363803030"/>
      <w:bookmarkEnd w:id="1850"/>
      <w:r w:rsidRPr="00A03C55">
        <w:rPr>
          <w:noProof w:val="0"/>
        </w:rPr>
        <w:t>3.52.4.3.4 Example</w:t>
      </w:r>
      <w:bookmarkEnd w:id="1851"/>
      <w:bookmarkEnd w:id="1852"/>
    </w:p>
    <w:p w14:paraId="3C41783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6ADC02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42B180C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2EA5CEE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2A0006E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5E15BD9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http://docs.oasis-open.org/wsn/b-2.xsd"&gt;</w:t>
      </w:r>
    </w:p>
    <w:p w14:paraId="0316EC0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2169756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&lt;a:Action&gt;http://docs.oasis-open.org/wsn/bw-2/SubscriptionManager/UnsubscribeRequest&lt;/a:Action&gt;</w:t>
      </w:r>
    </w:p>
    <w:p w14:paraId="65CAA8D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&lt;a:MessageID&gt;382dcdc9-8e86-9fde-8445-48fd83bca93a&lt;/a:MessageID&gt;</w:t>
      </w:r>
    </w:p>
    <w:p w14:paraId="2ABD4E6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&lt;a:To&gt;https://NotificationBrokerServer/Subscription/382dcdc7-8e84-9fdc-8443&lt;/a:To&gt;</w:t>
      </w:r>
    </w:p>
    <w:p w14:paraId="3B7676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4A9F85B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64DAA01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&lt;wsnt:Unsubscribe/&gt;</w:t>
      </w:r>
    </w:p>
    <w:p w14:paraId="323D6D6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799BAFD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64B66CC7" w14:textId="77777777" w:rsidR="006E7B7A" w:rsidRPr="00A03C55" w:rsidRDefault="006E7B7A" w:rsidP="006E7B7A">
      <w:pPr>
        <w:pStyle w:val="Heading4"/>
        <w:numPr>
          <w:ilvl w:val="0"/>
          <w:numId w:val="0"/>
        </w:numPr>
        <w:rPr>
          <w:noProof w:val="0"/>
        </w:rPr>
      </w:pPr>
      <w:bookmarkStart w:id="1853" w:name="Unsubscribe_Response"/>
      <w:bookmarkStart w:id="1854" w:name="_Toc200785862"/>
      <w:bookmarkStart w:id="1855" w:name="_Toc200785909"/>
      <w:bookmarkStart w:id="1856" w:name="_Toc206763662"/>
      <w:bookmarkStart w:id="1857" w:name="_Toc231117715"/>
      <w:bookmarkStart w:id="1858" w:name="_Toc363803031"/>
      <w:bookmarkStart w:id="1859" w:name="_Toc428454152"/>
      <w:bookmarkEnd w:id="1853"/>
      <w:r w:rsidRPr="00A03C55">
        <w:rPr>
          <w:noProof w:val="0"/>
        </w:rPr>
        <w:t>3.52.4.4 Unsubscribe Response</w:t>
      </w:r>
      <w:bookmarkEnd w:id="1854"/>
      <w:bookmarkEnd w:id="1855"/>
      <w:bookmarkEnd w:id="1856"/>
      <w:bookmarkEnd w:id="1857"/>
      <w:r w:rsidRPr="00A03C55">
        <w:rPr>
          <w:noProof w:val="0"/>
        </w:rPr>
        <w:t xml:space="preserve"> Message</w:t>
      </w:r>
      <w:bookmarkEnd w:id="1858"/>
      <w:bookmarkEnd w:id="1859"/>
    </w:p>
    <w:p w14:paraId="4577F0D3" w14:textId="77777777" w:rsidR="006E7B7A" w:rsidRPr="00A03C55" w:rsidRDefault="006E7B7A" w:rsidP="006E7B7A">
      <w:pPr>
        <w:pStyle w:val="Heading5"/>
        <w:numPr>
          <w:ilvl w:val="0"/>
          <w:numId w:val="0"/>
        </w:numPr>
        <w:rPr>
          <w:noProof w:val="0"/>
        </w:rPr>
      </w:pPr>
      <w:bookmarkStart w:id="1860" w:name="Trigger_6"/>
      <w:bookmarkStart w:id="1861" w:name="_Toc231117716"/>
      <w:bookmarkStart w:id="1862" w:name="_Toc363803032"/>
      <w:bookmarkEnd w:id="1860"/>
      <w:r w:rsidRPr="00A03C55">
        <w:rPr>
          <w:noProof w:val="0"/>
        </w:rPr>
        <w:t>3.52.4.4.1 Trigger</w:t>
      </w:r>
      <w:bookmarkEnd w:id="1861"/>
      <w:bookmarkEnd w:id="1862"/>
    </w:p>
    <w:p w14:paraId="255EA306" w14:textId="77777777" w:rsidR="006E7B7A" w:rsidRPr="00A03C55" w:rsidRDefault="006E7B7A" w:rsidP="006E7B7A">
      <w:pPr>
        <w:pStyle w:val="BodyText"/>
      </w:pPr>
      <w:r w:rsidRPr="00A03C55">
        <w:t xml:space="preserve">This message is an immediate response to an Unsubscribe Request message, and it is sent from the Document Metadata Notification Broker to the Document Metadata Subscriber. </w:t>
      </w:r>
    </w:p>
    <w:p w14:paraId="3AA0E4E3" w14:textId="77777777" w:rsidR="006E7B7A" w:rsidRPr="00A03C55" w:rsidRDefault="006E7B7A" w:rsidP="006E7B7A">
      <w:pPr>
        <w:pStyle w:val="Heading5"/>
        <w:numPr>
          <w:ilvl w:val="0"/>
          <w:numId w:val="0"/>
        </w:numPr>
        <w:rPr>
          <w:noProof w:val="0"/>
        </w:rPr>
      </w:pPr>
      <w:bookmarkStart w:id="1863" w:name="Message_Semantics_6"/>
      <w:bookmarkStart w:id="1864" w:name="_Toc231117717"/>
      <w:bookmarkStart w:id="1865" w:name="_Toc363803033"/>
      <w:bookmarkEnd w:id="1863"/>
      <w:r w:rsidRPr="00A03C55">
        <w:rPr>
          <w:noProof w:val="0"/>
        </w:rPr>
        <w:lastRenderedPageBreak/>
        <w:t>3.52.4.4.2 Message Semantics</w:t>
      </w:r>
      <w:bookmarkEnd w:id="1864"/>
      <w:bookmarkEnd w:id="1865"/>
    </w:p>
    <w:p w14:paraId="4979ABC9" w14:textId="2D217DEF" w:rsidR="006E7B7A" w:rsidRPr="00A03C55" w:rsidRDefault="006E7B7A" w:rsidP="006E7B7A">
      <w:pPr>
        <w:pStyle w:val="BodyText"/>
      </w:pPr>
      <w:r w:rsidRPr="00A03C55">
        <w:t>The Unsubscribe Response message shall comply with the requirements in the WS-BaseNotification standard. This message indicates that an Unsubscribe message was successfully processed. Note that the value of the WS-Addressing Action element is prescribed in the standard, and differs from the requirements of ITI TF-2x:</w:t>
      </w:r>
      <w:r w:rsidR="00FA31E0" w:rsidRPr="00A03C55">
        <w:t xml:space="preserve"> </w:t>
      </w:r>
      <w:r w:rsidRPr="00A03C55">
        <w:t>Appendix V.</w:t>
      </w:r>
    </w:p>
    <w:p w14:paraId="5BC01742" w14:textId="77777777" w:rsidR="006E7B7A" w:rsidRPr="00A03C55" w:rsidRDefault="006E7B7A" w:rsidP="006E7B7A">
      <w:pPr>
        <w:pStyle w:val="Heading5"/>
        <w:numPr>
          <w:ilvl w:val="0"/>
          <w:numId w:val="0"/>
        </w:numPr>
        <w:rPr>
          <w:noProof w:val="0"/>
        </w:rPr>
      </w:pPr>
      <w:bookmarkStart w:id="1866" w:name="Expected_Actions_6"/>
      <w:bookmarkStart w:id="1867" w:name="_Toc231117718"/>
      <w:bookmarkStart w:id="1868" w:name="_Toc363803034"/>
      <w:bookmarkEnd w:id="1866"/>
      <w:r w:rsidRPr="00A03C55">
        <w:rPr>
          <w:noProof w:val="0"/>
        </w:rPr>
        <w:t>3.52.4.4.3 Expected Actions</w:t>
      </w:r>
      <w:bookmarkEnd w:id="1867"/>
      <w:bookmarkEnd w:id="1868"/>
    </w:p>
    <w:p w14:paraId="734925A0" w14:textId="77777777" w:rsidR="006E7B7A" w:rsidRPr="00A03C55" w:rsidRDefault="006E7B7A" w:rsidP="006E7B7A">
      <w:pPr>
        <w:pStyle w:val="BodyText"/>
      </w:pPr>
      <w:r w:rsidRPr="00A03C55">
        <w:t xml:space="preserve">The Document Metadata Notification Broker shall cancel the corresponding subscription. </w:t>
      </w:r>
    </w:p>
    <w:p w14:paraId="5835657B" w14:textId="77777777" w:rsidR="006E7B7A" w:rsidRPr="00A03C55" w:rsidRDefault="006E7B7A" w:rsidP="006E7B7A">
      <w:pPr>
        <w:pStyle w:val="BodyText"/>
      </w:pPr>
      <w:r w:rsidRPr="00A03C55">
        <w:t xml:space="preserve">The Document Metadata Subscriber shall mark the corresponding subscription as successfully terminated. </w:t>
      </w:r>
    </w:p>
    <w:p w14:paraId="1383115A" w14:textId="77777777" w:rsidR="006E7B7A" w:rsidRPr="00A03C55" w:rsidRDefault="006E7B7A" w:rsidP="006E7B7A">
      <w:pPr>
        <w:pStyle w:val="Heading5"/>
        <w:numPr>
          <w:ilvl w:val="0"/>
          <w:numId w:val="0"/>
        </w:numPr>
        <w:rPr>
          <w:noProof w:val="0"/>
        </w:rPr>
      </w:pPr>
      <w:bookmarkStart w:id="1869" w:name="Example_6"/>
      <w:bookmarkStart w:id="1870" w:name="_Toc231117719"/>
      <w:bookmarkStart w:id="1871" w:name="_Toc363803035"/>
      <w:bookmarkEnd w:id="1869"/>
      <w:r w:rsidRPr="00A03C55">
        <w:rPr>
          <w:noProof w:val="0"/>
        </w:rPr>
        <w:t>3.52.4.4.4 Example</w:t>
      </w:r>
      <w:bookmarkEnd w:id="1870"/>
      <w:bookmarkEnd w:id="1871"/>
    </w:p>
    <w:p w14:paraId="263D723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1E53EE5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14EA6BB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0032767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2AF67A4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4CBEF77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http://docs.oasis-open.org/wsn/b-2.xsd"&gt;</w:t>
      </w:r>
    </w:p>
    <w:p w14:paraId="5527DB5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75161C9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&lt;a:Action&gt;http://docs.oasis-open.org/wsn/bw-2/SubscriptionManager/UnsubscribeResponse&lt;/a:Action&gt;</w:t>
      </w:r>
    </w:p>
    <w:p w14:paraId="6C53254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4CCA8BA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115D7F8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&lt;wsnt:UnsubscribeResponse/&gt;</w:t>
      </w:r>
    </w:p>
    <w:p w14:paraId="4AF25EC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4F2A87A7"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2DA2F493" w14:textId="77777777" w:rsidR="006E7B7A" w:rsidRPr="00A03C55" w:rsidRDefault="006E7B7A" w:rsidP="006E7B7A">
      <w:pPr>
        <w:pStyle w:val="Heading3"/>
        <w:numPr>
          <w:ilvl w:val="0"/>
          <w:numId w:val="0"/>
        </w:numPr>
        <w:rPr>
          <w:noProof w:val="0"/>
        </w:rPr>
      </w:pPr>
      <w:bookmarkStart w:id="1872" w:name="Notify_2"/>
      <w:bookmarkStart w:id="1873" w:name="_Toc231117720"/>
      <w:bookmarkStart w:id="1874" w:name="_Toc237684761"/>
      <w:bookmarkStart w:id="1875" w:name="_Toc237767187"/>
      <w:bookmarkStart w:id="1876" w:name="_Toc363803036"/>
      <w:bookmarkStart w:id="1877" w:name="_Toc428454153"/>
      <w:bookmarkStart w:id="1878" w:name="_Toc331085224"/>
      <w:bookmarkStart w:id="1879" w:name="_Toc13773798"/>
      <w:bookmarkStart w:id="1880" w:name="_Toc206763663"/>
      <w:bookmarkStart w:id="1881" w:name="_Toc206820775"/>
      <w:bookmarkStart w:id="1882" w:name="_Toc207203314"/>
      <w:bookmarkStart w:id="1883" w:name="_Toc207206367"/>
      <w:bookmarkEnd w:id="1872"/>
      <w:r w:rsidRPr="00A03C55">
        <w:rPr>
          <w:noProof w:val="0"/>
        </w:rPr>
        <w:t>3.52.5 Subscription Topics and Filter Expressions</w:t>
      </w:r>
      <w:bookmarkEnd w:id="1873"/>
      <w:bookmarkEnd w:id="1874"/>
      <w:bookmarkEnd w:id="1875"/>
      <w:bookmarkEnd w:id="1876"/>
      <w:bookmarkEnd w:id="1877"/>
      <w:bookmarkEnd w:id="1878"/>
      <w:bookmarkEnd w:id="1879"/>
    </w:p>
    <w:p w14:paraId="5F8D7C40" w14:textId="60E03677" w:rsidR="006E7B7A" w:rsidRPr="00A03C55" w:rsidRDefault="006E7B7A" w:rsidP="006E7B7A">
      <w:pPr>
        <w:pStyle w:val="BodyText"/>
      </w:pPr>
      <w:r w:rsidRPr="00A03C55">
        <w:t>This transaction restricts the subscription topic to be one of FullDocumentEntry or MinimalDocumentEntry (</w:t>
      </w:r>
      <w:r w:rsidR="00C06CE3" w:rsidRPr="00A03C55">
        <w:t>Section</w:t>
      </w:r>
      <w:r w:rsidRPr="00A03C55">
        <w:t xml:space="preserve"> 3.52.5.1) and restricts the semantics of filter expressions to the semantics of a subset (</w:t>
      </w:r>
      <w:r w:rsidR="00C06CE3" w:rsidRPr="00A03C55">
        <w:t>Section</w:t>
      </w:r>
      <w:r w:rsidRPr="00A03C55">
        <w:t xml:space="preserve"> 3.52.5.2) of the Registry Stored Query [ITI-18]</w:t>
      </w:r>
      <w:r w:rsidR="00FA31E0" w:rsidRPr="00A03C55">
        <w:t xml:space="preserve"> transaction</w:t>
      </w:r>
      <w:r w:rsidRPr="00A03C55">
        <w:t xml:space="preserve">. </w:t>
      </w:r>
    </w:p>
    <w:p w14:paraId="51E47CB7" w14:textId="77777777" w:rsidR="006E7B7A" w:rsidRPr="00A03C55" w:rsidRDefault="006E7B7A" w:rsidP="006E7B7A">
      <w:pPr>
        <w:pStyle w:val="Heading4"/>
        <w:numPr>
          <w:ilvl w:val="0"/>
          <w:numId w:val="0"/>
        </w:numPr>
        <w:rPr>
          <w:noProof w:val="0"/>
        </w:rPr>
      </w:pPr>
      <w:bookmarkStart w:id="1884" w:name="Building_Filter_Expressions"/>
      <w:bookmarkStart w:id="1885" w:name="_Toc363803037"/>
      <w:bookmarkStart w:id="1886" w:name="_Toc428454154"/>
      <w:bookmarkStart w:id="1887" w:name="_Toc200785871"/>
      <w:bookmarkStart w:id="1888" w:name="_Toc200785918"/>
      <w:bookmarkStart w:id="1889" w:name="_Toc206763673"/>
      <w:bookmarkStart w:id="1890" w:name="_Toc206820784"/>
      <w:bookmarkStart w:id="1891" w:name="_Toc207203323"/>
      <w:bookmarkStart w:id="1892" w:name="_Toc207206376"/>
      <w:bookmarkStart w:id="1893" w:name="_Toc231117721"/>
      <w:bookmarkEnd w:id="1884"/>
      <w:r w:rsidRPr="00A03C55">
        <w:rPr>
          <w:noProof w:val="0"/>
        </w:rPr>
        <w:t>3.52.5.1 Topics</w:t>
      </w:r>
      <w:bookmarkEnd w:id="1885"/>
      <w:bookmarkEnd w:id="1886"/>
    </w:p>
    <w:p w14:paraId="45914DAD" w14:textId="0B500AEC" w:rsidR="006E7B7A" w:rsidRPr="00A03C55" w:rsidRDefault="006E7B7A" w:rsidP="006E7B7A">
      <w:pPr>
        <w:rPr>
          <w:color w:val="000000"/>
        </w:rPr>
      </w:pPr>
      <w:r w:rsidRPr="00A03C55">
        <w:t>This transaction defines simple topics as described in the WS-Topics specification.</w:t>
      </w:r>
      <w:r w:rsidRPr="00A03C55">
        <w:rPr>
          <w:color w:val="000000"/>
        </w:rPr>
        <w:t xml:space="preserve"> If the Document Metadata Notification Broker supports the Folder Subscription Option it shall support all the following topics in a Document Metadata Subscribe Request; otherwise it shall reject subscription Request which specify folder's topic generating a fault (see </w:t>
      </w:r>
      <w:r w:rsidR="00FA31E0" w:rsidRPr="00A03C55">
        <w:rPr>
          <w:color w:val="000000"/>
        </w:rPr>
        <w:t>S</w:t>
      </w:r>
      <w:r w:rsidRPr="00A03C55">
        <w:rPr>
          <w:color w:val="000000"/>
        </w:rPr>
        <w:t xml:space="preserve">ection </w:t>
      </w:r>
      <w:r w:rsidRPr="00A03C55">
        <w:t>3.52.4.1.3 “Expected Actions”</w:t>
      </w:r>
      <w:r w:rsidRPr="00A03C55">
        <w:rPr>
          <w:color w:val="000000"/>
        </w:rPr>
        <w:t>). The Document Metadata Subscriber may support a subset of these topics</w:t>
      </w:r>
      <w:r w:rsidRPr="00A03C55">
        <w:t xml:space="preserve">: </w:t>
      </w:r>
    </w:p>
    <w:p w14:paraId="725DAD7A" w14:textId="77777777" w:rsidR="006E7B7A" w:rsidRPr="00A03C55" w:rsidRDefault="006E7B7A" w:rsidP="006E7B7A">
      <w:pPr>
        <w:pStyle w:val="Heading5"/>
        <w:numPr>
          <w:ilvl w:val="0"/>
          <w:numId w:val="0"/>
        </w:numPr>
        <w:rPr>
          <w:bCs/>
          <w:noProof w:val="0"/>
        </w:rPr>
      </w:pPr>
      <w:bookmarkStart w:id="1894" w:name="_Toc363803038"/>
      <w:r w:rsidRPr="00A03C55">
        <w:rPr>
          <w:bCs/>
          <w:noProof w:val="0"/>
        </w:rPr>
        <w:t>3.52.5.1.1 ihe:FullDocumentEntry</w:t>
      </w:r>
      <w:bookmarkEnd w:id="1894"/>
    </w:p>
    <w:p w14:paraId="0ED5140A" w14:textId="65457B24" w:rsidR="006E7B7A" w:rsidRPr="00A03C55" w:rsidRDefault="006E7B7A" w:rsidP="006E7B7A">
      <w:pPr>
        <w:pStyle w:val="BodyText"/>
      </w:pPr>
      <w:r w:rsidRPr="00A03C55">
        <w:t xml:space="preserve">This topic indicates that the events for which the subscription is made shall be Document Entry registrations, and that the notification shall contain the full metadata describing each matching Document Entry as described in the Notification transaction in </w:t>
      </w:r>
      <w:r w:rsidR="00922319" w:rsidRPr="00A03C55">
        <w:t>Section</w:t>
      </w:r>
      <w:r w:rsidRPr="00A03C55">
        <w:t xml:space="preserve"> 3.53.4.1.2.</w:t>
      </w:r>
    </w:p>
    <w:p w14:paraId="1F6E7AB5" w14:textId="77777777" w:rsidR="006E7B7A" w:rsidRPr="00A03C55" w:rsidRDefault="006E7B7A" w:rsidP="006E7B7A">
      <w:pPr>
        <w:pStyle w:val="Heading5"/>
        <w:numPr>
          <w:ilvl w:val="0"/>
          <w:numId w:val="0"/>
        </w:numPr>
        <w:rPr>
          <w:bCs/>
          <w:noProof w:val="0"/>
        </w:rPr>
      </w:pPr>
      <w:bookmarkStart w:id="1895" w:name="_Toc363803039"/>
      <w:r w:rsidRPr="00A03C55">
        <w:rPr>
          <w:bCs/>
          <w:noProof w:val="0"/>
        </w:rPr>
        <w:lastRenderedPageBreak/>
        <w:t>3.52.5.1.2 ihe:MinimalDocumentEntry</w:t>
      </w:r>
      <w:bookmarkEnd w:id="1895"/>
    </w:p>
    <w:p w14:paraId="6C6638A2" w14:textId="3591F842" w:rsidR="006E7B7A" w:rsidRPr="00A03C55" w:rsidRDefault="006E7B7A" w:rsidP="006E7B7A">
      <w:pPr>
        <w:pStyle w:val="BodyText"/>
      </w:pPr>
      <w:r w:rsidRPr="00A03C55">
        <w:t xml:space="preserve">This topic indicates that the events for which the subscription is made shall be Document Entry registrations, and that the notification shall contain the minimal set of data describing each matching Document Entry as described in the Document Metadata Notify transaction in </w:t>
      </w:r>
      <w:r w:rsidR="004233CE" w:rsidRPr="00A03C55">
        <w:t xml:space="preserve">Section </w:t>
      </w:r>
      <w:r w:rsidRPr="00A03C55">
        <w:t>3.53.4.1.2.</w:t>
      </w:r>
    </w:p>
    <w:p w14:paraId="2897989D" w14:textId="77777777" w:rsidR="006E7B7A" w:rsidRPr="00A03C55" w:rsidRDefault="006E7B7A" w:rsidP="006E7B7A">
      <w:pPr>
        <w:pStyle w:val="Heading5"/>
        <w:numPr>
          <w:ilvl w:val="0"/>
          <w:numId w:val="0"/>
        </w:numPr>
        <w:rPr>
          <w:noProof w:val="0"/>
        </w:rPr>
      </w:pPr>
      <w:bookmarkStart w:id="1896" w:name="_Toc228782000"/>
      <w:bookmarkStart w:id="1897" w:name="_Toc363803041"/>
      <w:r w:rsidRPr="00A03C55">
        <w:rPr>
          <w:noProof w:val="0"/>
        </w:rPr>
        <w:t>3.52.5.1.3 ihe:SubmissionSetMetadata</w:t>
      </w:r>
      <w:bookmarkEnd w:id="1896"/>
      <w:bookmarkEnd w:id="1897"/>
    </w:p>
    <w:p w14:paraId="5AC678F4" w14:textId="3ECE06C4" w:rsidR="006E7B7A" w:rsidRPr="00A03C55" w:rsidRDefault="006E7B7A" w:rsidP="006E7B7A">
      <w:pPr>
        <w:pStyle w:val="BodyText"/>
      </w:pPr>
      <w:r w:rsidRPr="00A03C55">
        <w:t xml:space="preserve">This topic indicates that the event for which the subscription is made shall be creating a SubmissionSet and that the notification shall contain the full metadata describing the match with the SubmissionSet object, as described in the Document Metadata Notify transaction in </w:t>
      </w:r>
      <w:r w:rsidR="004233CE" w:rsidRPr="00A03C55">
        <w:t>Section</w:t>
      </w:r>
      <w:r w:rsidR="00952DDA" w:rsidRPr="00A03C55">
        <w:t xml:space="preserve"> </w:t>
      </w:r>
      <w:r w:rsidRPr="00A03C55">
        <w:t xml:space="preserve">3.53.4.1.2. </w:t>
      </w:r>
    </w:p>
    <w:p w14:paraId="0B1B1225" w14:textId="77777777" w:rsidR="006E7B7A" w:rsidRPr="00A03C55" w:rsidRDefault="006E7B7A" w:rsidP="006E7B7A">
      <w:pPr>
        <w:pStyle w:val="Heading4"/>
        <w:numPr>
          <w:ilvl w:val="0"/>
          <w:numId w:val="0"/>
        </w:numPr>
        <w:rPr>
          <w:noProof w:val="0"/>
        </w:rPr>
      </w:pPr>
      <w:bookmarkStart w:id="1898" w:name="_Toc363803042"/>
      <w:bookmarkStart w:id="1899" w:name="_Toc428454155"/>
      <w:r w:rsidRPr="00A03C55">
        <w:rPr>
          <w:noProof w:val="0"/>
        </w:rPr>
        <w:t>3.52.5.2 Building Filter Expressions</w:t>
      </w:r>
      <w:bookmarkEnd w:id="1887"/>
      <w:bookmarkEnd w:id="1888"/>
      <w:bookmarkEnd w:id="1889"/>
      <w:bookmarkEnd w:id="1890"/>
      <w:bookmarkEnd w:id="1891"/>
      <w:bookmarkEnd w:id="1892"/>
      <w:bookmarkEnd w:id="1893"/>
      <w:bookmarkEnd w:id="1898"/>
      <w:bookmarkEnd w:id="1899"/>
    </w:p>
    <w:p w14:paraId="2893BF54" w14:textId="18BFC6C5" w:rsidR="006E7B7A" w:rsidRPr="00A03C55" w:rsidRDefault="006E7B7A" w:rsidP="006E7B7A">
      <w:pPr>
        <w:pStyle w:val="BodyText"/>
        <w:rPr>
          <w:szCs w:val="24"/>
          <w:lang w:eastAsia="it-IT"/>
        </w:rPr>
      </w:pPr>
      <w:r w:rsidRPr="00A03C55">
        <w:t xml:space="preserve">The XDS metadata, specified in ITI TF-3: 4.1, describes the objects which are used in a document registration. The Registry Stored Query </w:t>
      </w:r>
      <w:r w:rsidR="00FA31E0" w:rsidRPr="00A03C55">
        <w:t xml:space="preserve">[ITI-18] </w:t>
      </w:r>
      <w:r w:rsidRPr="00A03C55">
        <w:t>transaction uses a subset of the metadata to build a list of queries available to a XDS Document Consumer to search for documents with specific characteristics. The list of queries is in ITI TF-2a: 3.18.4.1.2.3.7</w:t>
      </w:r>
      <w:r w:rsidRPr="00A03C55">
        <w:rPr>
          <w:szCs w:val="24"/>
          <w:lang w:eastAsia="it-IT"/>
        </w:rPr>
        <w:t xml:space="preserve">. The transaction Document Metadata Subscribe uses the syntax of the Registry Stored Query [ITI-18] transaction for the creation of the filtering expression. </w:t>
      </w:r>
    </w:p>
    <w:p w14:paraId="471FC199" w14:textId="77777777" w:rsidR="006E7B7A" w:rsidRPr="00A03C55" w:rsidRDefault="006E7B7A" w:rsidP="006E7B7A">
      <w:pPr>
        <w:pStyle w:val="BodyText"/>
        <w:rPr>
          <w:szCs w:val="24"/>
          <w:lang w:eastAsia="it-IT"/>
        </w:rPr>
      </w:pPr>
      <w:r w:rsidRPr="00A03C55">
        <w:rPr>
          <w:szCs w:val="24"/>
          <w:lang w:eastAsia="it-IT"/>
        </w:rPr>
        <w:t xml:space="preserve">Filters can be created using the parameters of the FindDocuments, FindDocumentsByReferenceId, FindSubmissionSet queries defined within the Registry Stored Query transaction and use the syntax of the FindDocuments FindDocumentsByReferenceId or FindSubmissionSets queries to express the filter. </w:t>
      </w:r>
    </w:p>
    <w:p w14:paraId="2852DA62" w14:textId="6EDE8CBD" w:rsidR="006E7B7A" w:rsidRPr="00A03C55" w:rsidRDefault="006E7B7A" w:rsidP="006E7B7A">
      <w:pPr>
        <w:pStyle w:val="BodyText"/>
        <w:rPr>
          <w:szCs w:val="24"/>
          <w:lang w:eastAsia="it-IT"/>
        </w:rPr>
      </w:pPr>
      <w:r w:rsidRPr="00A03C55">
        <w:rPr>
          <w:szCs w:val="24"/>
          <w:lang w:eastAsia="it-IT"/>
        </w:rPr>
        <w:t>The evaluation of filter expressions is based on the XDS metadata model. In this transaction, the stream of events for which subscriptions are possible is limited to events representing the</w:t>
      </w:r>
      <w:r w:rsidRPr="00A03C55">
        <w:rPr>
          <w:b/>
          <w:szCs w:val="24"/>
          <w:lang w:eastAsia="it-IT"/>
        </w:rPr>
        <w:t xml:space="preserve"> </w:t>
      </w:r>
      <w:r w:rsidRPr="00A03C55">
        <w:rPr>
          <w:szCs w:val="24"/>
          <w:lang w:eastAsia="it-IT"/>
        </w:rPr>
        <w:t xml:space="preserve">existence of SubmissionSet and documentEntry Objects. The Document Metadata Notification Broker becomes aware of such events either via a Document Metadata Publish </w:t>
      </w:r>
      <w:r w:rsidR="00417BDF" w:rsidRPr="00A03C55">
        <w:rPr>
          <w:szCs w:val="24"/>
          <w:lang w:eastAsia="it-IT"/>
        </w:rPr>
        <w:t xml:space="preserve">[ITI-54] </w:t>
      </w:r>
      <w:r w:rsidRPr="00A03C55">
        <w:rPr>
          <w:szCs w:val="24"/>
          <w:lang w:eastAsia="it-IT"/>
        </w:rPr>
        <w:t>transaction</w:t>
      </w:r>
      <w:r w:rsidR="00417BDF" w:rsidRPr="00A03C55">
        <w:rPr>
          <w:szCs w:val="24"/>
          <w:lang w:eastAsia="it-IT"/>
        </w:rPr>
        <w:t>,</w:t>
      </w:r>
      <w:r w:rsidRPr="00A03C55">
        <w:rPr>
          <w:szCs w:val="24"/>
          <w:lang w:eastAsia="it-IT"/>
        </w:rPr>
        <w:t xml:space="preserve"> or via other mechanisms not specified by IHE. The Document Metadata Notification Broker shall determine if there is a subscription which matches any of the Document Entry Objects or SubmissionSet Object in an event.</w:t>
      </w:r>
    </w:p>
    <w:p w14:paraId="0D90A63D" w14:textId="77777777" w:rsidR="006E7B7A" w:rsidRPr="00A03C55" w:rsidRDefault="006E7B7A" w:rsidP="006E7B7A">
      <w:pPr>
        <w:pStyle w:val="BodyText"/>
        <w:rPr>
          <w:lang w:eastAsia="it-IT"/>
        </w:rPr>
      </w:pPr>
      <w:r w:rsidRPr="00A03C55">
        <w:rPr>
          <w:lang w:eastAsia="it-IT"/>
        </w:rPr>
        <w:t>A match means that if a Registry Stored Query, with the same parameters as the filter expression in the subscription, were sent to a XDS Document Registry containing the Document Entry Objects or SubmissionSet Object from the event, the result of this Stored Query would contain one or more of these Objects.</w:t>
      </w:r>
    </w:p>
    <w:p w14:paraId="01463453" w14:textId="5C826C42" w:rsidR="006E7B7A" w:rsidRPr="00A03C55" w:rsidRDefault="006E7B7A" w:rsidP="006E7B7A">
      <w:pPr>
        <w:pStyle w:val="BodyText"/>
      </w:pPr>
      <w:r w:rsidRPr="00A03C55">
        <w:t xml:space="preserve">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w:t>
      </w:r>
      <w:r w:rsidR="00417BDF" w:rsidRPr="00A03C55">
        <w:t>Document Sharing</w:t>
      </w:r>
      <w:r w:rsidRPr="00A03C55">
        <w:t xml:space="preserve"> metadata model.</w:t>
      </w:r>
    </w:p>
    <w:p w14:paraId="7D521689" w14:textId="77777777" w:rsidR="006E7B7A" w:rsidRPr="00A03C55" w:rsidRDefault="006E7B7A" w:rsidP="006E7B7A">
      <w:pPr>
        <w:pStyle w:val="BodyText"/>
      </w:pPr>
      <w:r w:rsidRPr="00A03C55">
        <w:t>A good understanding of the Registry Stored Query transaction and the XDS metadata is necessary to understand how the filter expressions work. For example, if the filter expression below were implemented as a stored query on the registry</w:t>
      </w:r>
    </w:p>
    <w:p w14:paraId="5137836D" w14:textId="77777777" w:rsidR="006E7B7A" w:rsidRPr="00A03C55" w:rsidRDefault="006E7B7A" w:rsidP="006E7B7A">
      <w:pPr>
        <w:pStyle w:val="BodyText"/>
      </w:pPr>
    </w:p>
    <w:p w14:paraId="59B9C32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&lt;rim:AdhocQuery id="urn:uuid:aa2332d0-f8fe-11e0-be50-0800200c9a66" xmlns:rim="urn:oasis:names:tc:ebxml-regrep:xsd:rim:3.0"&gt;</w:t>
      </w:r>
    </w:p>
    <w:p w14:paraId="46800E0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name="$XDSDocumentEntryPatientId"&gt;</w:t>
      </w:r>
    </w:p>
    <w:p w14:paraId="39A7D79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7707D2D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&lt;rim:Value&gt;'st3498702^^^&amp;amp;1.3.6.1.4.1.21367.2005.3.7&amp;amp;ISO'&lt;/rim:Value&gt;</w:t>
      </w:r>
    </w:p>
    <w:p w14:paraId="02315BE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3A9F6AE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10D4424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name="$XDSDocumentEntryEventCodeList"&gt;</w:t>
      </w:r>
    </w:p>
    <w:p w14:paraId="39FECCD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7F065A4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&lt;rim:Value&gt;('44950^^codScheme','44955^^codScheme','44960^^codScheme',' 44970^^codScheme','44979^^codScheme')&lt;/rim:Value&gt;</w:t>
      </w:r>
    </w:p>
    <w:p w14:paraId="31C1684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63C923C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366F9DC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&lt;/rim:AdhocQuery&gt;</w:t>
      </w:r>
    </w:p>
    <w:p w14:paraId="7303E1FB" w14:textId="77777777" w:rsidR="006E7B7A" w:rsidRPr="00A03C55" w:rsidRDefault="006E7B7A" w:rsidP="006E7B7A">
      <w:pPr>
        <w:pStyle w:val="BodyText"/>
      </w:pPr>
      <w:r w:rsidRPr="00A03C55">
        <w:rPr>
          <w:rStyle w:val="BodyTextChar"/>
        </w:rPr>
        <w:t>it will return all document entries for patient with ID st3498702 (assigned by an authority identified by the OID 1.3.6.1.4.1.21367.2005.3.7) where the event code metadata contains at least one of the codes listed (in this case CPT codes for various appendectomies). When used as a filter expression, the same structure will yield a match against a document entry in an XDS</w:t>
      </w:r>
      <w:r w:rsidRPr="00A03C55">
        <w:t xml:space="preserve"> </w:t>
      </w:r>
      <w:r w:rsidRPr="00A03C55">
        <w:rPr>
          <w:rStyle w:val="BodyTextChar"/>
        </w:rPr>
        <w:t>registry submission, where the document entry is for patient with ID st3498702 and the event code is "44970". The following snippet shows an example of such a submission:</w:t>
      </w:r>
      <w:r w:rsidRPr="00A03C55">
        <w:t xml:space="preserve"> </w:t>
      </w:r>
    </w:p>
    <w:p w14:paraId="77015776" w14:textId="77777777" w:rsidR="006E7B7A" w:rsidRPr="00A03C55" w:rsidRDefault="006E7B7A" w:rsidP="006E7B7A">
      <w:pPr>
        <w:pStyle w:val="BodyText"/>
      </w:pPr>
    </w:p>
    <w:p w14:paraId="09853EA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&lt;lcm:SubmitObjectsRequest&gt;</w:t>
      </w:r>
    </w:p>
    <w:p w14:paraId="57C279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5ACCFF7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 id="Document01" mimeType="text/xml" objectType="urn:uuid:7edca82f-054d-47f2-a032-9b2a5b5186c1"&gt;</w:t>
      </w:r>
    </w:p>
    <w:p w14:paraId="0572890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15FF758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&lt;rim:Classification classificationScheme="urn:uuid:2c6b8cb7-8b2a-4051-b291-b1ae6a575ef4" classifiedObject="Document01" nodeRepresentation="44950"&gt;</w:t>
      </w:r>
    </w:p>
    <w:p w14:paraId="044BDD4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6D740F6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&lt;rim:LocalizedString value="Appendectomy"/&gt;</w:t>
      </w:r>
    </w:p>
    <w:p w14:paraId="1880E2B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2386C57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name="codingScheme"&gt;</w:t>
      </w:r>
    </w:p>
    <w:p w14:paraId="04528CE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6DF31FA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&lt;rim:Value&gt;CPT codes&lt;/rim:Value&gt;</w:t>
      </w:r>
    </w:p>
    <w:p w14:paraId="23121EF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0939AB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0485EC5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&lt;/rim:Classification&gt;</w:t>
      </w:r>
    </w:p>
    <w:p w14:paraId="20C9348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61F1E8B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&lt;rim:ExternalIdentifier id="ei01" registryObject="Document01" identificationScheme="urn:uuid:58a6f841-87b3-4a3e-92fd-a8ffeff98427" value="'st3498702^^^&amp;amp;1.3.6.1.4.1.21367.2005.3.7&amp;amp;ISO'"&gt;</w:t>
      </w:r>
    </w:p>
    <w:p w14:paraId="187A09C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t xml:space="preserve">        &lt;rim:Name&gt;</w:t>
      </w:r>
    </w:p>
    <w:p w14:paraId="1CD6DC5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&lt;rim:LocalizedString value="XDSDocumentEntry.patientId"/&gt;</w:t>
      </w:r>
    </w:p>
    <w:p w14:paraId="79CF811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2897615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&lt;/rim:ExternalIdentifier&gt;</w:t>
      </w:r>
    </w:p>
    <w:p w14:paraId="527EEDB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6A73A4B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&lt;rim:ExtrinsicObject&gt;</w:t>
      </w:r>
    </w:p>
    <w:p w14:paraId="71838CC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5EBD596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&lt;/lcm:SubmitObjectsRequest&gt;</w:t>
      </w:r>
    </w:p>
    <w:p w14:paraId="211BC8D2" w14:textId="77777777" w:rsidR="006E7B7A" w:rsidRPr="00A03C55" w:rsidRDefault="006E7B7A" w:rsidP="006E7B7A">
      <w:pPr>
        <w:pStyle w:val="BodyText"/>
      </w:pPr>
      <w:r w:rsidRPr="00A03C55">
        <w:t>When a Document Metadata Notification Subscriber constructs a filter expression, it shall include the whole stored query expression (as shown above) directly in the Subscribe Request message as a child of the wsnt:Filter element:</w:t>
      </w:r>
    </w:p>
    <w:p w14:paraId="41F3D231" w14:textId="127FF70C" w:rsidR="006E7B7A" w:rsidRPr="00A03C55" w:rsidRDefault="006E7B7A" w:rsidP="006E7B7A">
      <w:pPr>
        <w:pStyle w:val="BodyText"/>
      </w:pPr>
    </w:p>
    <w:p w14:paraId="41D37A9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6912D60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12AAEA2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41E662F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3E6F746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54D2332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lastRenderedPageBreak/>
        <w:t xml:space="preserve">    xmlns:rim="urn:oasis:names:tc:ebxml-regrep:xsd:rim:3.0"</w:t>
      </w:r>
    </w:p>
    <w:p w14:paraId="1F00D91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../schema/ebRS/rim.xsd"&gt;</w:t>
      </w:r>
    </w:p>
    <w:p w14:paraId="7E9578E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474D556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&lt;a:Action&gt;http://docs.oasis-open.org/wsn/bw-2/NotificationProducer/SubscribeRequest&lt;/a:Action&gt;</w:t>
      </w:r>
    </w:p>
    <w:p w14:paraId="7CD1E52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&lt;a:MessageID&gt;382dcdc7-8e84-9fdc-8443-48fd83bca938&lt;/a:MessageID&gt;</w:t>
      </w:r>
    </w:p>
    <w:p w14:paraId="1B51AEE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27AF158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02D8C3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&lt;wsnt:Subscribe&gt;</w:t>
      </w:r>
    </w:p>
    <w:p w14:paraId="50E1B25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 The Recipient on whose behalf the subscription is requested - the address where the notification is to be sent --&gt;</w:t>
      </w:r>
    </w:p>
    <w:p w14:paraId="7D84945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&lt;wsnt:ConsumerReference&gt;</w:t>
      </w:r>
    </w:p>
    <w:p w14:paraId="623CD14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&lt;a:Address&gt;https://NotificationRecipientServer/xdsBnotification&lt;/a:Address&gt;</w:t>
      </w:r>
    </w:p>
    <w:p w14:paraId="5235B02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&lt;/wsnt:ConsumerReference&gt;</w:t>
      </w:r>
    </w:p>
    <w:p w14:paraId="70B4228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&lt;wsnt:Filter&gt;</w:t>
      </w:r>
    </w:p>
    <w:p w14:paraId="499CBA9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&lt;wsnt:TopicExpression Dialect="http://docs.oasis-open.org/wsn/t-1/TopicExpression/Simple"&gt;ihe:FullDocumentEntry&lt;/wsnt:TopicExpression&gt;</w:t>
      </w:r>
    </w:p>
    <w:p w14:paraId="1CAF9D0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 id="urn:uuid:aa2332d0-f8fe-11e0-be50-0800200c9a66"&gt;</w:t>
      </w:r>
    </w:p>
    <w:p w14:paraId="1827214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name="$XDSDocumentEntryPatientId"&gt;</w:t>
      </w:r>
    </w:p>
    <w:p w14:paraId="3033980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465CF19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&lt;rim:Value&gt;'st3498702^^^&amp;amp;1.3.6.1.4.1.21367.2005.3.7&amp;amp;ISO'&lt;/rim:Value&gt;</w:t>
      </w:r>
    </w:p>
    <w:p w14:paraId="76AD9AB3"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7D14CB9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21D38F1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name="$XDSDocumentEntryEventCodeList"&gt;</w:t>
      </w:r>
    </w:p>
    <w:p w14:paraId="4C261FF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6DA5AED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&lt;rim:Value&gt;('44950^^codScheme','44955^^codScheme','44960^^codScheme',' 44970^^codScheme','44979^^codScheme')&lt;/rim:Value&gt;</w:t>
      </w:r>
    </w:p>
    <w:p w14:paraId="0831FD2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00C867F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2348BF6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&lt;/rim:AdhocQuery&gt;</w:t>
      </w:r>
    </w:p>
    <w:p w14:paraId="38E2A78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&lt;/wsnt:Filter&gt;</w:t>
      </w:r>
    </w:p>
    <w:p w14:paraId="6A40FF3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&lt;wsnt:InitialTerminationTime&gt;2008-07-31T00:00:00.00000Z&lt;/wsnt:InitialTerminationTime&gt;</w:t>
      </w:r>
    </w:p>
    <w:p w14:paraId="5A8B4F4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&lt;/wsnt:Subscribe&gt;</w:t>
      </w:r>
    </w:p>
    <w:p w14:paraId="2D6DF58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6E71B4A7"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1B2C5EBC" w14:textId="77777777" w:rsidR="006E7B7A" w:rsidRPr="00A03C55" w:rsidRDefault="006E7B7A" w:rsidP="006E7B7A">
      <w:pPr>
        <w:pStyle w:val="BodyText"/>
      </w:pPr>
      <w:r w:rsidRPr="00A03C55">
        <w:t>How the Document Metadata Notification Broker evaluates the filter expression, and how it performs the matching against the existing subscriptions, is out of scope of this transaction. It is expected that such implementation details will allow vendors to differentiate themselves in the marketplace.</w:t>
      </w:r>
    </w:p>
    <w:p w14:paraId="103B13B6" w14:textId="77777777" w:rsidR="006E7B7A" w:rsidRPr="00A03C55" w:rsidRDefault="006E7B7A" w:rsidP="006E7B7A">
      <w:pPr>
        <w:pStyle w:val="BodyText"/>
      </w:pPr>
      <w:r w:rsidRPr="00A03C55">
        <w:t>It is important to note that not all stored queries, and not all parameters defined for the stored queries, are suitable for filter expressions. The Document Metadata Notification Broker shall support the following filters and associated parameters when used in subscription requests, and the Document Metadata Subscriber may support a subset of these:</w:t>
      </w:r>
    </w:p>
    <w:p w14:paraId="456FF68C" w14:textId="77777777" w:rsidR="006E7B7A" w:rsidRPr="00A03C55" w:rsidRDefault="006E7B7A" w:rsidP="006E7B7A">
      <w:pPr>
        <w:pStyle w:val="Heading5"/>
        <w:numPr>
          <w:ilvl w:val="0"/>
          <w:numId w:val="0"/>
        </w:numPr>
        <w:ind w:left="1008" w:hanging="1008"/>
        <w:rPr>
          <w:noProof w:val="0"/>
          <w:lang w:eastAsia="it-IT"/>
        </w:rPr>
      </w:pPr>
      <w:bookmarkStart w:id="1900" w:name="Subscriptions_based_on_FindDocuments_que"/>
      <w:bookmarkStart w:id="1901" w:name="_Toc363803043"/>
      <w:bookmarkStart w:id="1902" w:name="_Toc200785872"/>
      <w:bookmarkStart w:id="1903" w:name="_Toc200785919"/>
      <w:bookmarkStart w:id="1904" w:name="_Toc206763674"/>
      <w:bookmarkStart w:id="1905" w:name="_Toc231117722"/>
      <w:bookmarkEnd w:id="1900"/>
      <w:r w:rsidRPr="00A03C55">
        <w:rPr>
          <w:noProof w:val="0"/>
          <w:lang w:eastAsia="it-IT"/>
        </w:rPr>
        <w:t>3.52.5.2.1 Subscriptions for DocumentEntry metadata</w:t>
      </w:r>
      <w:bookmarkEnd w:id="1901"/>
    </w:p>
    <w:p w14:paraId="735232FF" w14:textId="52353D62" w:rsidR="006E7B7A" w:rsidRPr="00A03C55" w:rsidRDefault="006E7B7A" w:rsidP="006E7B7A">
      <w:pPr>
        <w:pStyle w:val="BodyText"/>
        <w:rPr>
          <w:lang w:eastAsia="it-IT"/>
        </w:rPr>
      </w:pPr>
      <w:r w:rsidRPr="00A03C55">
        <w:rPr>
          <w:lang w:eastAsia="it-IT"/>
        </w:rPr>
        <w:t>A Document Metadata Notification Broker that accepts a Subscribe Request containing filter expressions created using DocumentEntry metadata shall y</w:t>
      </w:r>
      <w:r w:rsidRPr="00A03C55">
        <w:rPr>
          <w:bCs/>
        </w:rPr>
        <w:t>i</w:t>
      </w:r>
      <w:r w:rsidRPr="00A03C55">
        <w:rPr>
          <w:lang w:eastAsia="it-IT"/>
        </w:rPr>
        <w:t xml:space="preserve">eld a match as described in </w:t>
      </w:r>
      <w:r w:rsidR="00417BDF" w:rsidRPr="00A03C55">
        <w:rPr>
          <w:lang w:eastAsia="it-IT"/>
        </w:rPr>
        <w:t>S</w:t>
      </w:r>
      <w:r w:rsidRPr="00A03C55">
        <w:rPr>
          <w:lang w:eastAsia="it-IT"/>
        </w:rPr>
        <w:t>ection 3.52.5.2. Parameters that can be used for creating the filter expression are described below:</w:t>
      </w:r>
    </w:p>
    <w:bookmarkEnd w:id="1902"/>
    <w:bookmarkEnd w:id="1903"/>
    <w:bookmarkEnd w:id="1904"/>
    <w:bookmarkEnd w:id="1905"/>
    <w:p w14:paraId="337B4E2F" w14:textId="77777777" w:rsidR="008E3CF3" w:rsidRPr="00A03C55" w:rsidRDefault="006E7B7A" w:rsidP="007E4121">
      <w:pPr>
        <w:pStyle w:val="ListNumber2"/>
        <w:numPr>
          <w:ilvl w:val="0"/>
          <w:numId w:val="38"/>
        </w:numPr>
      </w:pPr>
      <w:r w:rsidRPr="00A03C55">
        <w:rPr>
          <w:b/>
          <w:bCs/>
        </w:rPr>
        <w:t>$XDSDocumentEntryPatientId</w:t>
      </w:r>
      <w:r w:rsidRPr="00A03C55">
        <w:t xml:space="preserve">: this required parameter contains the patient ID for which a document entry is being registered in the XDS Document Registry </w:t>
      </w:r>
    </w:p>
    <w:p w14:paraId="1C732A22" w14:textId="77777777" w:rsidR="008E3CF3" w:rsidRPr="00A03C55" w:rsidRDefault="006E7B7A" w:rsidP="00EC243F">
      <w:pPr>
        <w:pStyle w:val="ListNumber2"/>
        <w:numPr>
          <w:ilvl w:val="0"/>
          <w:numId w:val="3"/>
        </w:numPr>
      </w:pPr>
      <w:r w:rsidRPr="00A03C55">
        <w:rPr>
          <w:b/>
          <w:bCs/>
        </w:rPr>
        <w:t>$XDSDocumentEntryClassCode</w:t>
      </w:r>
      <w:r w:rsidRPr="00A03C55">
        <w:t xml:space="preserve">: this parameter matches against the </w:t>
      </w:r>
      <w:r w:rsidRPr="00A03C55">
        <w:rPr>
          <w:b/>
          <w:bCs/>
        </w:rPr>
        <w:t>XDSDocumentEntry.classCode</w:t>
      </w:r>
      <w:r w:rsidRPr="00A03C55">
        <w:t xml:space="preserve"> metadata elements in a given registry submission</w:t>
      </w:r>
    </w:p>
    <w:p w14:paraId="092411A7" w14:textId="77777777" w:rsidR="008E3CF3" w:rsidRPr="00A03C55" w:rsidRDefault="006E7B7A" w:rsidP="00EC243F">
      <w:pPr>
        <w:pStyle w:val="ListNumber2"/>
        <w:numPr>
          <w:ilvl w:val="0"/>
          <w:numId w:val="3"/>
        </w:numPr>
        <w:rPr>
          <w:lang w:eastAsia="it-IT"/>
        </w:rPr>
      </w:pPr>
      <w:r w:rsidRPr="00A03C55">
        <w:rPr>
          <w:b/>
          <w:lang w:eastAsia="it-IT"/>
        </w:rPr>
        <w:lastRenderedPageBreak/>
        <w:t>$XDSDocumentEntryTypeCode</w:t>
      </w:r>
      <w:r w:rsidRPr="00A03C55">
        <w:rPr>
          <w:lang w:eastAsia="it-IT"/>
        </w:rPr>
        <w:t xml:space="preserve">: this parameter matches against the </w:t>
      </w:r>
      <w:r w:rsidRPr="00A03C55">
        <w:rPr>
          <w:b/>
          <w:lang w:eastAsia="it-IT"/>
        </w:rPr>
        <w:t>XDSDocumentEntry.typeCode</w:t>
      </w:r>
      <w:r w:rsidRPr="00A03C55">
        <w:rPr>
          <w:lang w:eastAsia="it-IT"/>
        </w:rPr>
        <w:t xml:space="preserve"> metadata elements in a given registry submission</w:t>
      </w:r>
    </w:p>
    <w:p w14:paraId="47C5E917" w14:textId="77777777" w:rsidR="008E3CF3" w:rsidRPr="00A03C55" w:rsidRDefault="006E7B7A" w:rsidP="00EC243F">
      <w:pPr>
        <w:pStyle w:val="ListNumber2"/>
        <w:numPr>
          <w:ilvl w:val="0"/>
          <w:numId w:val="3"/>
        </w:numPr>
      </w:pPr>
      <w:r w:rsidRPr="00A03C55">
        <w:rPr>
          <w:b/>
          <w:lang w:eastAsia="it-IT"/>
        </w:rPr>
        <w:t>$</w:t>
      </w:r>
      <w:r w:rsidRPr="00A03C55">
        <w:rPr>
          <w:b/>
        </w:rPr>
        <w:t>XDSDocumentEntryReferenceIdList</w:t>
      </w:r>
      <w:r w:rsidRPr="00A03C55">
        <w:rPr>
          <w:lang w:eastAsia="it-IT"/>
        </w:rPr>
        <w:t xml:space="preserve">: this parameter matches against the </w:t>
      </w:r>
      <w:r w:rsidRPr="00A03C55">
        <w:rPr>
          <w:b/>
          <w:lang w:eastAsia="it-IT"/>
        </w:rPr>
        <w:t>XDSDocumentEntry.referenceIdList</w:t>
      </w:r>
      <w:r w:rsidRPr="00A03C55">
        <w:rPr>
          <w:lang w:eastAsia="it-IT"/>
        </w:rPr>
        <w:t xml:space="preserve"> metadata elements in a given registry submission </w:t>
      </w:r>
    </w:p>
    <w:p w14:paraId="0E8C04C1" w14:textId="77777777" w:rsidR="006E7B7A" w:rsidRPr="00A03C55" w:rsidRDefault="006E7B7A" w:rsidP="006E7B7A">
      <w:pPr>
        <w:pStyle w:val="Note"/>
      </w:pPr>
      <w:r w:rsidRPr="00A03C55">
        <w:rPr>
          <w:lang w:eastAsia="it-IT"/>
        </w:rPr>
        <w:t>Note: The ReferenceIdList attribute is optional. If the parameter is specified, the filter matches only documents where the ID contains the value conveyed in the parameter. If the document does not contain a value in the ReferenceIdList, there is no match.</w:t>
      </w:r>
      <w:r w:rsidRPr="00A03C55">
        <w:t xml:space="preserve"> </w:t>
      </w:r>
    </w:p>
    <w:p w14:paraId="2C9F1B15" w14:textId="77777777" w:rsidR="008E3CF3" w:rsidRPr="00A03C55" w:rsidRDefault="006E7B7A" w:rsidP="00EC243F">
      <w:pPr>
        <w:pStyle w:val="ListNumber2"/>
        <w:numPr>
          <w:ilvl w:val="0"/>
          <w:numId w:val="3"/>
        </w:numPr>
      </w:pPr>
      <w:r w:rsidRPr="00A03C55">
        <w:rPr>
          <w:b/>
          <w:bCs/>
        </w:rPr>
        <w:t>$XDSDocumentEntryPracticeSettingCode</w:t>
      </w:r>
      <w:r w:rsidRPr="00A03C55">
        <w:t xml:space="preserve">: this parameter matches against the </w:t>
      </w:r>
      <w:r w:rsidRPr="00A03C55">
        <w:rPr>
          <w:b/>
          <w:bCs/>
        </w:rPr>
        <w:t>XDSDocumentEntry.practiceSettingCode</w:t>
      </w:r>
      <w:r w:rsidRPr="00A03C55">
        <w:t xml:space="preserve"> metadata elements in a given registry submission </w:t>
      </w:r>
    </w:p>
    <w:p w14:paraId="6EDECC98" w14:textId="77777777" w:rsidR="008E3CF3" w:rsidRPr="00A03C55" w:rsidRDefault="006E7B7A" w:rsidP="00EC243F">
      <w:pPr>
        <w:pStyle w:val="ListNumber2"/>
        <w:numPr>
          <w:ilvl w:val="0"/>
          <w:numId w:val="3"/>
        </w:numPr>
      </w:pPr>
      <w:r w:rsidRPr="00A03C55">
        <w:rPr>
          <w:b/>
          <w:bCs/>
        </w:rPr>
        <w:t>$XDSDocumentEntryHealthcareFacilityTypeCode</w:t>
      </w:r>
      <w:r w:rsidRPr="00A03C55">
        <w:t xml:space="preserve">: this parameter matches against the </w:t>
      </w:r>
      <w:r w:rsidRPr="00A03C55">
        <w:rPr>
          <w:b/>
          <w:bCs/>
        </w:rPr>
        <w:t>XDSDocumentEntry.healthcareFacilityTypeCode</w:t>
      </w:r>
      <w:r w:rsidRPr="00A03C55">
        <w:t xml:space="preserve"> metadata elements in a given registry submission </w:t>
      </w:r>
    </w:p>
    <w:p w14:paraId="745BC67F" w14:textId="77777777" w:rsidR="008E3CF3" w:rsidRPr="00A03C55" w:rsidRDefault="006E7B7A" w:rsidP="00EC243F">
      <w:pPr>
        <w:pStyle w:val="ListNumber2"/>
        <w:numPr>
          <w:ilvl w:val="0"/>
          <w:numId w:val="3"/>
        </w:numPr>
      </w:pPr>
      <w:r w:rsidRPr="00A03C55">
        <w:rPr>
          <w:b/>
          <w:bCs/>
        </w:rPr>
        <w:t>$XDSDocumentEntryEventCodeList</w:t>
      </w:r>
      <w:r w:rsidRPr="00A03C55">
        <w:t xml:space="preserve">: this parameter matches against the </w:t>
      </w:r>
      <w:r w:rsidRPr="00A03C55">
        <w:rPr>
          <w:b/>
          <w:bCs/>
        </w:rPr>
        <w:t>XDSDocumentEntry.eventCodeList</w:t>
      </w:r>
      <w:r w:rsidRPr="00A03C55">
        <w:t xml:space="preserve"> metadata elements in a given registry submission </w:t>
      </w:r>
    </w:p>
    <w:p w14:paraId="7FDAE9E6" w14:textId="77777777" w:rsidR="008E3CF3" w:rsidRPr="00A03C55" w:rsidRDefault="006E7B7A" w:rsidP="00EC243F">
      <w:pPr>
        <w:pStyle w:val="ListNumber2"/>
        <w:numPr>
          <w:ilvl w:val="0"/>
          <w:numId w:val="3"/>
        </w:numPr>
      </w:pPr>
      <w:r w:rsidRPr="00A03C55">
        <w:rPr>
          <w:b/>
          <w:bCs/>
        </w:rPr>
        <w:t>$XDSDocumentEntryConfidentialityCode</w:t>
      </w:r>
      <w:r w:rsidRPr="00A03C55">
        <w:t xml:space="preserve">: this parameter matches against the </w:t>
      </w:r>
      <w:r w:rsidRPr="00A03C55">
        <w:rPr>
          <w:b/>
          <w:bCs/>
        </w:rPr>
        <w:t>XDSDocumentEntry.confidentialityCode</w:t>
      </w:r>
      <w:r w:rsidRPr="00A03C55">
        <w:t xml:space="preserve"> metadata elements in a given registry submission </w:t>
      </w:r>
    </w:p>
    <w:p w14:paraId="0C4C0ED3" w14:textId="77777777" w:rsidR="008E3CF3" w:rsidRPr="00A03C55" w:rsidRDefault="006E7B7A" w:rsidP="00EC243F">
      <w:pPr>
        <w:pStyle w:val="ListNumber2"/>
        <w:numPr>
          <w:ilvl w:val="0"/>
          <w:numId w:val="3"/>
        </w:numPr>
      </w:pPr>
      <w:r w:rsidRPr="00A03C55">
        <w:rPr>
          <w:b/>
          <w:bCs/>
        </w:rPr>
        <w:t>$XDSDocumentEntryFormatCode</w:t>
      </w:r>
      <w:r w:rsidRPr="00A03C55">
        <w:t xml:space="preserve">: this parameter matches against the </w:t>
      </w:r>
      <w:r w:rsidRPr="00A03C55">
        <w:rPr>
          <w:b/>
          <w:bCs/>
        </w:rPr>
        <w:t>XDSDocumentEntry.formatCode</w:t>
      </w:r>
      <w:r w:rsidRPr="00A03C55">
        <w:t xml:space="preserve"> metadata elements in a given registry submission</w:t>
      </w:r>
    </w:p>
    <w:p w14:paraId="5CE16847" w14:textId="77777777" w:rsidR="008E3CF3" w:rsidRPr="00A03C55" w:rsidRDefault="006E7B7A" w:rsidP="00EC243F">
      <w:pPr>
        <w:pStyle w:val="ListNumber2"/>
        <w:numPr>
          <w:ilvl w:val="0"/>
          <w:numId w:val="3"/>
        </w:numPr>
      </w:pPr>
      <w:r w:rsidRPr="00A03C55">
        <w:rPr>
          <w:b/>
          <w:bCs/>
        </w:rPr>
        <w:t>$XDSDocumentEntryAuthorPerson</w:t>
      </w:r>
      <w:r w:rsidRPr="00A03C55">
        <w:t xml:space="preserve">: this parameter matches against the </w:t>
      </w:r>
      <w:r w:rsidRPr="00A03C55">
        <w:rPr>
          <w:b/>
          <w:bCs/>
        </w:rPr>
        <w:t>XDSDocumentEntry.author</w:t>
      </w:r>
      <w:r w:rsidRPr="00A03C55">
        <w:t xml:space="preserve"> metadata elements in a given registry submission. All properties of this parameter specified in ITI TF-2a: 3.18.4.1.2.3.7.1 are applicable in this transaction.</w:t>
      </w:r>
    </w:p>
    <w:p w14:paraId="4EEBE5D9" w14:textId="77777777" w:rsidR="00971C90" w:rsidRPr="00A03C55" w:rsidRDefault="00971C90" w:rsidP="006E7B7A">
      <w:pPr>
        <w:rPr>
          <w:bCs/>
        </w:rPr>
      </w:pPr>
      <w:r w:rsidRPr="00A03C55">
        <w:t xml:space="preserve">With the exception of </w:t>
      </w:r>
      <w:r w:rsidRPr="00A03C55">
        <w:rPr>
          <w:b/>
          <w:bCs/>
        </w:rPr>
        <w:t>$XDSDocumentEntryPatientId</w:t>
      </w:r>
      <w:r w:rsidRPr="00A03C55">
        <w:rPr>
          <w:bCs/>
        </w:rPr>
        <w:t>, all parameters may be multi-valued.</w:t>
      </w:r>
    </w:p>
    <w:p w14:paraId="4E6A4B67" w14:textId="71F7EA7E" w:rsidR="006E7B7A" w:rsidRPr="00A03C55" w:rsidRDefault="006E7B7A" w:rsidP="006E7B7A">
      <w:pPr>
        <w:rPr>
          <w:lang w:eastAsia="it-IT"/>
        </w:rPr>
      </w:pPr>
      <w:r w:rsidRPr="00A03C55">
        <w:rPr>
          <w:lang w:eastAsia="it-IT"/>
        </w:rPr>
        <w:t xml:space="preserve">The AdHocQuery/@id attribute SHALL store an identifier specific for the type of filter used in creating the subscription. The UUID that identifies subscriptions for DocumentEntry’s metadata is: </w:t>
      </w:r>
    </w:p>
    <w:p w14:paraId="5EDB7F90" w14:textId="77777777" w:rsidR="006E7B7A" w:rsidRPr="00A03C55" w:rsidRDefault="006E7B7A" w:rsidP="006E7B7A">
      <w:pPr>
        <w:rPr>
          <w:lang w:eastAsia="it-IT"/>
        </w:rPr>
      </w:pPr>
      <w:r w:rsidRPr="00A03C55">
        <w:rPr>
          <w:lang w:eastAsia="it-IT"/>
        </w:rPr>
        <w:t>“urn:uuid:aa2332d0-f8fe-11e0-be50-0800200c9a66”.</w:t>
      </w:r>
    </w:p>
    <w:p w14:paraId="25B9ACA7" w14:textId="77777777" w:rsidR="006E7B7A" w:rsidRPr="00A03C55" w:rsidRDefault="006E7B7A" w:rsidP="006E7B7A">
      <w:pPr>
        <w:rPr>
          <w:lang w:eastAsia="it-IT"/>
        </w:rPr>
      </w:pPr>
      <w:r w:rsidRPr="00A03C55">
        <w:rPr>
          <w:lang w:eastAsia="it-IT"/>
        </w:rPr>
        <w:t xml:space="preserve">An example of subscription on a document filter is presented below: </w:t>
      </w:r>
    </w:p>
    <w:p w14:paraId="5F214760" w14:textId="77777777" w:rsidR="006E7B7A" w:rsidRPr="00A03C55" w:rsidRDefault="006E7B7A" w:rsidP="006E7B7A">
      <w:pPr>
        <w:pStyle w:val="BodyText"/>
        <w:rPr>
          <w:lang w:eastAsia="it-IT"/>
        </w:rPr>
      </w:pPr>
    </w:p>
    <w:p w14:paraId="1ABC1D5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DBF83C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w:t>
      </w:r>
      <w:hyperlink r:id="rId237" w:history="1">
        <w:r w:rsidRPr="00A03C55">
          <w:rPr>
            <w:sz w:val="16"/>
            <w:szCs w:val="16"/>
          </w:rPr>
          <w:t>http://www.w3.org/2003/05/soap-envelope</w:t>
        </w:r>
      </w:hyperlink>
      <w:r w:rsidRPr="00A03C55">
        <w:rPr>
          <w:sz w:val="16"/>
          <w:szCs w:val="16"/>
        </w:rPr>
        <w:t>"</w:t>
      </w:r>
    </w:p>
    <w:p w14:paraId="772F40F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xmlns:a="</w:t>
      </w:r>
      <w:hyperlink r:id="rId238" w:history="1">
        <w:r w:rsidRPr="00A03C55">
          <w:rPr>
            <w:sz w:val="16"/>
            <w:szCs w:val="16"/>
          </w:rPr>
          <w:t>http://www.w3.org/2005/08/addressing</w:t>
        </w:r>
      </w:hyperlink>
      <w:r w:rsidRPr="00A03C55">
        <w:rPr>
          <w:sz w:val="16"/>
          <w:szCs w:val="16"/>
        </w:rPr>
        <w:t>"</w:t>
      </w:r>
    </w:p>
    <w:p w14:paraId="6ADBE4C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xmlns:xsi="</w:t>
      </w:r>
      <w:hyperlink r:id="rId239" w:history="1">
        <w:r w:rsidRPr="00A03C55">
          <w:rPr>
            <w:sz w:val="16"/>
            <w:szCs w:val="16"/>
          </w:rPr>
          <w:t>http://www.w3.org/2001/XMLSchema-instance</w:t>
        </w:r>
      </w:hyperlink>
      <w:r w:rsidRPr="00A03C55">
        <w:rPr>
          <w:sz w:val="16"/>
          <w:szCs w:val="16"/>
        </w:rPr>
        <w:t>"</w:t>
      </w:r>
    </w:p>
    <w:p w14:paraId="10E45DD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xmlns:wsnt="</w:t>
      </w:r>
      <w:hyperlink r:id="rId240" w:history="1">
        <w:r w:rsidRPr="00A03C55">
          <w:rPr>
            <w:sz w:val="16"/>
            <w:szCs w:val="16"/>
          </w:rPr>
          <w:t>http://docs.oasis-open.org/wsn/b-2</w:t>
        </w:r>
      </w:hyperlink>
      <w:r w:rsidRPr="00A03C55">
        <w:rPr>
          <w:sz w:val="16"/>
          <w:szCs w:val="16"/>
        </w:rPr>
        <w:t>"</w:t>
      </w:r>
    </w:p>
    <w:p w14:paraId="23EFE55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xmlns:rim="urn:oasis:names:tc:ebxml-regrep:xsd:rim:3.0"</w:t>
      </w:r>
    </w:p>
    <w:p w14:paraId="453DAF8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xsi:schemaLocation="</w:t>
      </w:r>
      <w:hyperlink r:id="rId241" w:history="1">
        <w:r w:rsidRPr="00A03C55">
          <w:rPr>
            <w:sz w:val="16"/>
            <w:szCs w:val="16"/>
          </w:rPr>
          <w:t>http://www.w3.org/2003/05/soap-envelope</w:t>
        </w:r>
      </w:hyperlink>
      <w:r w:rsidRPr="00A03C55">
        <w:rPr>
          <w:sz w:val="16"/>
          <w:szCs w:val="16"/>
        </w:rPr>
        <w:t xml:space="preserve"> </w:t>
      </w:r>
      <w:hyperlink r:id="rId242" w:history="1">
        <w:r w:rsidRPr="00A03C55">
          <w:rPr>
            <w:sz w:val="16"/>
            <w:szCs w:val="16"/>
          </w:rPr>
          <w:t>http://www.w3.org/2003/05/soap-envelope</w:t>
        </w:r>
      </w:hyperlink>
      <w:r w:rsidRPr="00A03C55">
        <w:rPr>
          <w:sz w:val="16"/>
          <w:szCs w:val="16"/>
        </w:rPr>
        <w:t xml:space="preserve"> </w:t>
      </w:r>
      <w:hyperlink r:id="rId243" w:history="1">
        <w:r w:rsidRPr="00A03C55">
          <w:rPr>
            <w:sz w:val="16"/>
            <w:szCs w:val="16"/>
          </w:rPr>
          <w:t>http://www.w3.org/2005/08/addressing</w:t>
        </w:r>
      </w:hyperlink>
      <w:r w:rsidRPr="00A03C55">
        <w:rPr>
          <w:sz w:val="16"/>
          <w:szCs w:val="16"/>
        </w:rPr>
        <w:t xml:space="preserve"> </w:t>
      </w:r>
      <w:hyperlink r:id="rId244" w:history="1">
        <w:r w:rsidRPr="00A03C55">
          <w:rPr>
            <w:sz w:val="16"/>
            <w:szCs w:val="16"/>
          </w:rPr>
          <w:t>http://www.w3.org/2005/08/addressing/ws-addr.xsd</w:t>
        </w:r>
      </w:hyperlink>
      <w:r w:rsidRPr="00A03C55">
        <w:rPr>
          <w:sz w:val="16"/>
          <w:szCs w:val="16"/>
        </w:rPr>
        <w:t xml:space="preserve"> </w:t>
      </w:r>
      <w:hyperlink r:id="rId245" w:history="1">
        <w:r w:rsidRPr="00A03C55">
          <w:rPr>
            <w:sz w:val="16"/>
            <w:szCs w:val="16"/>
          </w:rPr>
          <w:t>http://docs.oasis-open.org/wsn/b-2</w:t>
        </w:r>
      </w:hyperlink>
      <w:r w:rsidRPr="00A03C55">
        <w:rPr>
          <w:sz w:val="16"/>
          <w:szCs w:val="16"/>
        </w:rPr>
        <w:t xml:space="preserve"> </w:t>
      </w:r>
      <w:hyperlink r:id="rId246" w:history="1">
        <w:r w:rsidRPr="00A03C55">
          <w:rPr>
            <w:sz w:val="16"/>
            <w:szCs w:val="16"/>
          </w:rPr>
          <w:t>http://docs.oasis-open.org/wsn/b-2.xsd</w:t>
        </w:r>
      </w:hyperlink>
      <w:r w:rsidRPr="00A03C55">
        <w:rPr>
          <w:sz w:val="16"/>
          <w:szCs w:val="16"/>
        </w:rPr>
        <w:t xml:space="preserve"> urn:oasis:names:tc:ebxml-regrep:xsd:rim:3.0 ../schema/ebRS/rim.xsd"&gt;</w:t>
      </w:r>
    </w:p>
    <w:p w14:paraId="6A83394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&lt;s:Header&gt;</w:t>
      </w:r>
    </w:p>
    <w:p w14:paraId="473999A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&lt;a:Action&gt;</w:t>
      </w:r>
      <w:hyperlink r:id="rId247" w:history="1">
        <w:r w:rsidRPr="00A03C55">
          <w:rPr>
            <w:sz w:val="16"/>
            <w:szCs w:val="16"/>
          </w:rPr>
          <w:t>http://docs.oasis-open.org/wsn/bw-2/NotificationProducer/SubscribeRequest</w:t>
        </w:r>
      </w:hyperlink>
      <w:r w:rsidRPr="00A03C55">
        <w:rPr>
          <w:sz w:val="16"/>
          <w:szCs w:val="16"/>
        </w:rPr>
        <w:t>&lt;/a:Action&gt;</w:t>
      </w:r>
    </w:p>
    <w:p w14:paraId="07C8B0B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lastRenderedPageBreak/>
        <w:t>        &lt;a:MessageID&gt;382dcdc7-8e84-9fdc-8443-48fd83bca938&lt;/a:MessageID&gt;</w:t>
      </w:r>
    </w:p>
    <w:p w14:paraId="392FA7B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&lt;a:To s:mustUnderstand="1"&gt;</w:t>
      </w:r>
      <w:hyperlink r:id="rId248" w:history="1">
        <w:r w:rsidRPr="00A03C55">
          <w:rPr>
            <w:sz w:val="16"/>
            <w:szCs w:val="16"/>
          </w:rPr>
          <w:t>http://localhost:8080/services/initiatingGateway/query&lt;/a:To</w:t>
        </w:r>
      </w:hyperlink>
      <w:r w:rsidRPr="00A03C55">
        <w:rPr>
          <w:sz w:val="16"/>
          <w:szCs w:val="16"/>
        </w:rPr>
        <w:t>&gt;</w:t>
      </w:r>
    </w:p>
    <w:p w14:paraId="74428F9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&lt;/s:Header&gt;</w:t>
      </w:r>
    </w:p>
    <w:p w14:paraId="388A975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&lt;s:Body&gt;</w:t>
      </w:r>
    </w:p>
    <w:p w14:paraId="37DC297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&lt;wsnt:Subscribe&gt;</w:t>
      </w:r>
    </w:p>
    <w:p w14:paraId="14306E3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 The Recipient on whose behalf the subscription is requested - the address where the notification is to be sent --&gt;</w:t>
      </w:r>
    </w:p>
    <w:p w14:paraId="20FFEFB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&lt;wsnt:ConsumerReference&gt;</w:t>
      </w:r>
    </w:p>
    <w:p w14:paraId="159D30B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&lt;a:Address&gt;</w:t>
      </w:r>
      <w:hyperlink r:id="rId249" w:history="1">
        <w:r w:rsidRPr="00A03C55">
          <w:rPr>
            <w:sz w:val="16"/>
            <w:szCs w:val="16"/>
          </w:rPr>
          <w:t>https://NotificationRecipientServer/xdsBnotification</w:t>
        </w:r>
      </w:hyperlink>
      <w:r w:rsidRPr="00A03C55">
        <w:rPr>
          <w:sz w:val="16"/>
          <w:szCs w:val="16"/>
        </w:rPr>
        <w:t>&lt;/a:Address&gt;</w:t>
      </w:r>
    </w:p>
    <w:p w14:paraId="4A632E3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&lt;/wsnt:ConsumerReference&gt;</w:t>
      </w:r>
    </w:p>
    <w:p w14:paraId="59F06A8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&lt;wsnt:Filter&gt;</w:t>
      </w:r>
    </w:p>
    <w:p w14:paraId="77340E5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&lt;wsnt:TopicExpression Dialect="</w:t>
      </w:r>
      <w:hyperlink r:id="rId250" w:history="1">
        <w:r w:rsidRPr="00A03C55">
          <w:rPr>
            <w:sz w:val="16"/>
            <w:szCs w:val="16"/>
          </w:rPr>
          <w:t>http://docs.oasis-open.org/wsn/t-1/TopicExpression/Simple</w:t>
        </w:r>
      </w:hyperlink>
      <w:r w:rsidRPr="00A03C55">
        <w:rPr>
          <w:sz w:val="16"/>
          <w:szCs w:val="16"/>
        </w:rPr>
        <w:t>"&gt;ihe:MinimalDocumentEntry&lt;/wsnt:TopicExpression&gt;</w:t>
      </w:r>
    </w:p>
    <w:p w14:paraId="23161FA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 id="urn:uuid:aa2332d0-f8fe-11e0-be50-0800200c9a66"&gt; </w:t>
      </w:r>
    </w:p>
    <w:p w14:paraId="22C8340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 name="$XDSDocumentEntryPatientId"&gt;</w:t>
      </w:r>
    </w:p>
    <w:p w14:paraId="7581213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75E46D6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&lt;rim:Value&gt;'st3498702^^^&amp;amp;1.3.6.1.4.1.21367.2005.3.7&amp;amp;ISO'&lt;/rim:Value&gt;</w:t>
      </w:r>
    </w:p>
    <w:p w14:paraId="5745352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1515BA7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&lt;/rim:Slot&gt;</w:t>
      </w:r>
    </w:p>
    <w:p w14:paraId="7D9F4D2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 name="$XDSDocumentEntryHealthcareFacilityTypeCode"&gt;</w:t>
      </w:r>
    </w:p>
    <w:p w14:paraId="635EEC6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4B9F867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&lt;rim:Value&gt;('Emergency Department^^healthcareFacilityCodingScheme')&lt;/rim:Value&gt;</w:t>
      </w:r>
    </w:p>
    <w:p w14:paraId="41F6E17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373488B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&lt;/rim:Slot&gt;</w:t>
      </w:r>
    </w:p>
    <w:p w14:paraId="756CCECE"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&lt;/rim:AdhocQuery&gt;</w:t>
      </w:r>
    </w:p>
    <w:p w14:paraId="6A46B33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&lt;/wsnt:Filter&gt;</w:t>
      </w:r>
    </w:p>
    <w:p w14:paraId="3557157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&lt;wsnt:InitialTerminationTime&gt;2010-05-31T00:00:00.00000Z&lt;/wsnt:InitialTerminationTime&gt;</w:t>
      </w:r>
    </w:p>
    <w:p w14:paraId="68E0063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&lt;/wsnt:Subscribe&gt;</w:t>
      </w:r>
    </w:p>
    <w:p w14:paraId="755B79D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&lt;/s:Body&gt;</w:t>
      </w:r>
    </w:p>
    <w:p w14:paraId="515D4135"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019B78E2" w14:textId="77777777" w:rsidR="006E7B7A" w:rsidRPr="00A03C55" w:rsidRDefault="006E7B7A" w:rsidP="006E7B7A">
      <w:pPr>
        <w:pStyle w:val="BodyText"/>
        <w:rPr>
          <w:lang w:eastAsia="it-IT"/>
        </w:rPr>
      </w:pPr>
      <w:bookmarkStart w:id="1906" w:name="Subscriptions_based_on_FindSubmissionSet"/>
      <w:bookmarkStart w:id="1907" w:name="Subscriptions_based_on_FindFolders_query"/>
      <w:bookmarkEnd w:id="1906"/>
      <w:bookmarkEnd w:id="1907"/>
    </w:p>
    <w:p w14:paraId="4479156C" w14:textId="77777777" w:rsidR="006E7B7A" w:rsidRPr="00A03C55" w:rsidRDefault="006E7B7A" w:rsidP="006E7B7A">
      <w:pPr>
        <w:pStyle w:val="Heading5"/>
        <w:numPr>
          <w:ilvl w:val="0"/>
          <w:numId w:val="0"/>
        </w:numPr>
        <w:ind w:left="1008" w:hanging="1008"/>
        <w:rPr>
          <w:noProof w:val="0"/>
          <w:lang w:eastAsia="it-IT"/>
        </w:rPr>
      </w:pPr>
      <w:bookmarkStart w:id="1908" w:name="_Toc228782003"/>
      <w:bookmarkStart w:id="1909" w:name="_Toc363803045"/>
      <w:r w:rsidRPr="00A03C55">
        <w:rPr>
          <w:noProof w:val="0"/>
          <w:lang w:eastAsia="it-IT"/>
        </w:rPr>
        <w:t>3.52.5.2.2 Subscriptions for SubmissionSets metadata</w:t>
      </w:r>
      <w:bookmarkEnd w:id="1908"/>
      <w:bookmarkEnd w:id="1909"/>
    </w:p>
    <w:p w14:paraId="7437A739" w14:textId="6791389A" w:rsidR="006E7B7A" w:rsidRPr="00A03C55" w:rsidRDefault="006E7B7A" w:rsidP="006E7B7A">
      <w:pPr>
        <w:rPr>
          <w:lang w:eastAsia="it-IT"/>
        </w:rPr>
      </w:pPr>
      <w:r w:rsidRPr="00A03C55">
        <w:rPr>
          <w:lang w:eastAsia="it-IT"/>
        </w:rPr>
        <w:t xml:space="preserve">Document Metadata Notification Broker that accepts a Subscribe Request containing a filter expression based on the FindSubmissionSets stored query shall yield a match as described in </w:t>
      </w:r>
      <w:r w:rsidR="00417BDF" w:rsidRPr="00A03C55">
        <w:rPr>
          <w:lang w:eastAsia="it-IT"/>
        </w:rPr>
        <w:t>S</w:t>
      </w:r>
      <w:r w:rsidRPr="00A03C55">
        <w:rPr>
          <w:lang w:eastAsia="it-IT"/>
        </w:rPr>
        <w:t>ection 3.52.5.2. The subscription filter expression represents a subset of the FindSubmissionSets query parameters, with a specific extension. A Document Metadata Subscriber MAY be able to create a filter expression that includes XDSSubmissionSet.patientId, XDSSubmissionSet.sourceId, XDSSubmissionSet.author</w:t>
      </w:r>
      <w:r w:rsidR="000C10D3" w:rsidRPr="00A03C55">
        <w:rPr>
          <w:lang w:eastAsia="it-IT"/>
        </w:rPr>
        <w:t>Person</w:t>
      </w:r>
      <w:r w:rsidRPr="00A03C55">
        <w:rPr>
          <w:lang w:eastAsia="it-IT"/>
        </w:rPr>
        <w:t xml:space="preserve"> and XDSSubmissionSet.intendedRecipient. Parameters that can be used for this type of filter are described below:</w:t>
      </w:r>
    </w:p>
    <w:p w14:paraId="16173CF5" w14:textId="2AB57F8B" w:rsidR="008E3CF3" w:rsidRPr="00A03C55" w:rsidRDefault="006E7B7A" w:rsidP="007E4121">
      <w:pPr>
        <w:pStyle w:val="ListNumber2"/>
        <w:numPr>
          <w:ilvl w:val="0"/>
          <w:numId w:val="42"/>
        </w:numPr>
        <w:rPr>
          <w:lang w:eastAsia="it-IT"/>
        </w:rPr>
      </w:pPr>
      <w:r w:rsidRPr="00A03C55">
        <w:rPr>
          <w:b/>
          <w:lang w:eastAsia="it-IT"/>
        </w:rPr>
        <w:t>$XDSSubmissionSetPatientId</w:t>
      </w:r>
      <w:r w:rsidRPr="00A03C55">
        <w:rPr>
          <w:lang w:eastAsia="it-IT"/>
        </w:rPr>
        <w:t>: this is a required parameter that contains the identifier of the patient target of the clinical content published by a submission and represent the value of the XDSSubmissionSet.PatientId metadata</w:t>
      </w:r>
      <w:r w:rsidR="00075209" w:rsidRPr="00A03C55">
        <w:rPr>
          <w:lang w:eastAsia="it-IT"/>
        </w:rPr>
        <w:t>.</w:t>
      </w:r>
      <w:r w:rsidRPr="00A03C55">
        <w:rPr>
          <w:lang w:eastAsia="it-IT"/>
        </w:rPr>
        <w:t xml:space="preserve"> </w:t>
      </w:r>
    </w:p>
    <w:p w14:paraId="148A313D" w14:textId="3BAA81BB" w:rsidR="008E3CF3" w:rsidRPr="00A03C55" w:rsidRDefault="006E7B7A" w:rsidP="00EC243F">
      <w:pPr>
        <w:pStyle w:val="ListNumber2"/>
        <w:numPr>
          <w:ilvl w:val="0"/>
          <w:numId w:val="6"/>
        </w:numPr>
        <w:rPr>
          <w:lang w:eastAsia="it-IT"/>
        </w:rPr>
      </w:pPr>
      <w:r w:rsidRPr="00A03C55">
        <w:rPr>
          <w:b/>
          <w:lang w:eastAsia="it-IT"/>
        </w:rPr>
        <w:t>$XDSSubmissionSetSourceId</w:t>
      </w:r>
      <w:r w:rsidRPr="00A03C55">
        <w:rPr>
          <w:lang w:eastAsia="it-IT"/>
        </w:rPr>
        <w:t>: this optional parameter identifies the source of the content published by the submission and represent the value of the XDSSubmissionSet.sourceId metadata</w:t>
      </w:r>
      <w:r w:rsidR="00971C90" w:rsidRPr="00A03C55">
        <w:rPr>
          <w:lang w:eastAsia="it-IT"/>
        </w:rPr>
        <w:t>. This parameter may be multi-valued</w:t>
      </w:r>
      <w:r w:rsidR="00075209" w:rsidRPr="00A03C55">
        <w:rPr>
          <w:lang w:eastAsia="it-IT"/>
        </w:rPr>
        <w:t>.</w:t>
      </w:r>
      <w:r w:rsidRPr="00A03C55">
        <w:rPr>
          <w:lang w:eastAsia="it-IT"/>
        </w:rPr>
        <w:t xml:space="preserve"> </w:t>
      </w:r>
    </w:p>
    <w:p w14:paraId="148FA769" w14:textId="2073DB23" w:rsidR="008E3CF3" w:rsidRPr="00A03C55" w:rsidRDefault="006E7B7A" w:rsidP="00EC243F">
      <w:pPr>
        <w:pStyle w:val="ListNumber2"/>
        <w:numPr>
          <w:ilvl w:val="0"/>
          <w:numId w:val="6"/>
        </w:numPr>
        <w:rPr>
          <w:lang w:eastAsia="it-IT"/>
        </w:rPr>
      </w:pPr>
      <w:r w:rsidRPr="00A03C55">
        <w:rPr>
          <w:b/>
          <w:lang w:eastAsia="it-IT"/>
        </w:rPr>
        <w:t>$XDSSubmissionSetAuthor</w:t>
      </w:r>
      <w:r w:rsidR="000C10D3" w:rsidRPr="00A03C55">
        <w:rPr>
          <w:b/>
          <w:lang w:eastAsia="it-IT"/>
        </w:rPr>
        <w:t>Person</w:t>
      </w:r>
      <w:r w:rsidRPr="00A03C55">
        <w:rPr>
          <w:lang w:eastAsia="it-IT"/>
        </w:rPr>
        <w:t xml:space="preserve">: this optional parameter identifies the </w:t>
      </w:r>
      <w:r w:rsidR="000C10D3" w:rsidRPr="00A03C55">
        <w:rPr>
          <w:lang w:eastAsia="it-IT"/>
        </w:rPr>
        <w:t xml:space="preserve">authorPerson </w:t>
      </w:r>
      <w:r w:rsidRPr="00A03C55">
        <w:rPr>
          <w:lang w:eastAsia="it-IT"/>
        </w:rPr>
        <w:t>of the content published by the submission and represents the value of the XDSSubmissionSet.author</w:t>
      </w:r>
      <w:r w:rsidR="000C10D3" w:rsidRPr="00A03C55">
        <w:rPr>
          <w:lang w:eastAsia="it-IT"/>
        </w:rPr>
        <w:t>Person</w:t>
      </w:r>
      <w:r w:rsidRPr="00A03C55">
        <w:rPr>
          <w:lang w:eastAsia="it-IT"/>
        </w:rPr>
        <w:t xml:space="preserve"> metadata. This parameter may be multi-valued</w:t>
      </w:r>
      <w:r w:rsidR="00075209" w:rsidRPr="00A03C55">
        <w:rPr>
          <w:lang w:eastAsia="it-IT"/>
        </w:rPr>
        <w:t>.</w:t>
      </w:r>
    </w:p>
    <w:p w14:paraId="66162E1A" w14:textId="77777777" w:rsidR="008E3CF3" w:rsidRPr="00A03C55" w:rsidRDefault="006E7B7A" w:rsidP="00EC243F">
      <w:pPr>
        <w:pStyle w:val="ListNumber2"/>
        <w:numPr>
          <w:ilvl w:val="0"/>
          <w:numId w:val="3"/>
        </w:numPr>
        <w:rPr>
          <w:u w:val="single"/>
          <w:lang w:eastAsia="it-IT"/>
        </w:rPr>
      </w:pPr>
      <w:r w:rsidRPr="00A03C55">
        <w:rPr>
          <w:b/>
          <w:lang w:eastAsia="it-IT"/>
        </w:rPr>
        <w:lastRenderedPageBreak/>
        <w:t>$XDSSubmissionSetIntendedRecipient</w:t>
      </w:r>
      <w:r w:rsidRPr="00A03C55">
        <w:rPr>
          <w:lang w:eastAsia="it-IT"/>
        </w:rPr>
        <w:t>: this is an optional parameter for the subscription. A Document Metadata Subscriber shall be able to subscribe this parameter in addition to other parameters which have direct correspondence with query parameters. This parameter represents the value of the XDSSubmissionSet.intendedRecipient metadata. This parameter identifies initial targets intended for a submission. This parameter may be multi-valued.</w:t>
      </w:r>
    </w:p>
    <w:p w14:paraId="7BF375CE" w14:textId="77777777" w:rsidR="006E7B7A" w:rsidRPr="00A03C55" w:rsidRDefault="006E7B7A" w:rsidP="006E7B7A">
      <w:pPr>
        <w:pStyle w:val="Note"/>
      </w:pPr>
      <w:r w:rsidRPr="00A03C55">
        <w:t xml:space="preserve">Note: intendedRecipient attribute is optional. If the parameter is specified, the filter matches only submissionSets where the intendedRecipient contains the value conveyed in the parameter. If the document does not contain a value in the intendedRecipient, there is no match. </w:t>
      </w:r>
    </w:p>
    <w:p w14:paraId="45FB6249" w14:textId="77777777" w:rsidR="006E7B7A" w:rsidRPr="00A03C55" w:rsidRDefault="006E7B7A" w:rsidP="006E7B7A">
      <w:pPr>
        <w:rPr>
          <w:lang w:eastAsia="it-IT"/>
        </w:rPr>
      </w:pPr>
      <w:r w:rsidRPr="00A03C55">
        <w:rPr>
          <w:lang w:eastAsia="it-IT"/>
        </w:rPr>
        <w:t xml:space="preserve">The AdHocQuery/@id attribute SHALL contain an identifier specific for the type of filter used in creating the subscription. The UUID that identifies subscriptions for SubmissionSet’s metadata is: </w:t>
      </w:r>
    </w:p>
    <w:p w14:paraId="57F66D80" w14:textId="2D58EE4C" w:rsidR="006E7B7A" w:rsidRPr="00A03C55" w:rsidRDefault="006E7B7A" w:rsidP="006E7B7A">
      <w:pPr>
        <w:pStyle w:val="ListNumber"/>
        <w:numPr>
          <w:ilvl w:val="0"/>
          <w:numId w:val="0"/>
        </w:numPr>
        <w:ind w:left="360"/>
        <w:rPr>
          <w:lang w:eastAsia="it-IT"/>
        </w:rPr>
      </w:pPr>
      <w:r w:rsidRPr="00A03C55">
        <w:rPr>
          <w:lang w:eastAsia="it-IT"/>
        </w:rPr>
        <w:t>“urn:uuid:fbede94e-dbdc-4f6b-bc1f-d730e677cece”</w:t>
      </w:r>
    </w:p>
    <w:p w14:paraId="23D39F51" w14:textId="77777777" w:rsidR="006E7B7A" w:rsidRPr="00A03C55" w:rsidRDefault="006E7B7A" w:rsidP="006E7B7A">
      <w:pPr>
        <w:rPr>
          <w:lang w:eastAsia="it-IT"/>
        </w:rPr>
      </w:pPr>
      <w:r w:rsidRPr="00A03C55">
        <w:rPr>
          <w:lang w:eastAsia="it-IT"/>
        </w:rPr>
        <w:t>An example of subscription on a SubmissionSet filter is presented below:</w:t>
      </w:r>
    </w:p>
    <w:p w14:paraId="0893BBC6" w14:textId="77777777" w:rsidR="006E7B7A" w:rsidRPr="00A03C55" w:rsidRDefault="006E7B7A" w:rsidP="006E7B7A">
      <w:pPr>
        <w:pStyle w:val="BodyText"/>
        <w:rPr>
          <w:lang w:eastAsia="it-IT"/>
        </w:rPr>
      </w:pPr>
    </w:p>
    <w:p w14:paraId="26974A2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1503E4D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w:t>
      </w:r>
      <w:hyperlink r:id="rId251" w:history="1">
        <w:r w:rsidRPr="00A03C55">
          <w:rPr>
            <w:sz w:val="16"/>
            <w:szCs w:val="16"/>
          </w:rPr>
          <w:t>http://www.w3.org/2003/05/soap-envelope</w:t>
        </w:r>
      </w:hyperlink>
      <w:r w:rsidRPr="00A03C55">
        <w:rPr>
          <w:sz w:val="16"/>
          <w:szCs w:val="16"/>
        </w:rPr>
        <w:t>"</w:t>
      </w:r>
    </w:p>
    <w:p w14:paraId="516E50C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xmlns:a="</w:t>
      </w:r>
      <w:hyperlink r:id="rId252" w:history="1">
        <w:r w:rsidRPr="00A03C55">
          <w:rPr>
            <w:sz w:val="16"/>
            <w:szCs w:val="16"/>
          </w:rPr>
          <w:t>http://www.w3.org/2005/08/addressing</w:t>
        </w:r>
      </w:hyperlink>
      <w:r w:rsidRPr="00A03C55">
        <w:rPr>
          <w:sz w:val="16"/>
          <w:szCs w:val="16"/>
        </w:rPr>
        <w:t>"</w:t>
      </w:r>
    </w:p>
    <w:p w14:paraId="101D281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xmlns:xsi="</w:t>
      </w:r>
      <w:hyperlink r:id="rId253" w:history="1">
        <w:r w:rsidRPr="00A03C55">
          <w:rPr>
            <w:sz w:val="16"/>
            <w:szCs w:val="16"/>
          </w:rPr>
          <w:t>http://www.w3.org/2001/XMLSchema-instance</w:t>
        </w:r>
      </w:hyperlink>
      <w:r w:rsidRPr="00A03C55">
        <w:rPr>
          <w:sz w:val="16"/>
          <w:szCs w:val="16"/>
        </w:rPr>
        <w:t>"</w:t>
      </w:r>
    </w:p>
    <w:p w14:paraId="4997359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xmlns:wsnt="</w:t>
      </w:r>
      <w:hyperlink r:id="rId254" w:history="1">
        <w:r w:rsidRPr="00A03C55">
          <w:rPr>
            <w:sz w:val="16"/>
            <w:szCs w:val="16"/>
          </w:rPr>
          <w:t>http://docs.oasis-open.org/wsn/b-2</w:t>
        </w:r>
      </w:hyperlink>
      <w:r w:rsidRPr="00A03C55">
        <w:rPr>
          <w:sz w:val="16"/>
          <w:szCs w:val="16"/>
        </w:rPr>
        <w:t>"</w:t>
      </w:r>
    </w:p>
    <w:p w14:paraId="48EF059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xmlns:rim="urn:oasis:names:tc:ebxml-regrep:xsd:rim:3.0"</w:t>
      </w:r>
    </w:p>
    <w:p w14:paraId="14B7679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xsi:schemaLocation="</w:t>
      </w:r>
      <w:hyperlink r:id="rId255" w:history="1">
        <w:r w:rsidRPr="00A03C55">
          <w:rPr>
            <w:sz w:val="16"/>
            <w:szCs w:val="16"/>
          </w:rPr>
          <w:t>http://www.w3.org/2003/05/soap-envelope</w:t>
        </w:r>
      </w:hyperlink>
      <w:r w:rsidRPr="00A03C55">
        <w:rPr>
          <w:sz w:val="16"/>
          <w:szCs w:val="16"/>
        </w:rPr>
        <w:t xml:space="preserve"> </w:t>
      </w:r>
      <w:hyperlink r:id="rId256" w:history="1">
        <w:r w:rsidRPr="00A03C55">
          <w:rPr>
            <w:sz w:val="16"/>
            <w:szCs w:val="16"/>
          </w:rPr>
          <w:t>http://www.w3.org/2003/05/soap-envelope</w:t>
        </w:r>
      </w:hyperlink>
      <w:r w:rsidRPr="00A03C55">
        <w:rPr>
          <w:sz w:val="16"/>
          <w:szCs w:val="16"/>
        </w:rPr>
        <w:t xml:space="preserve"> </w:t>
      </w:r>
      <w:hyperlink r:id="rId257" w:history="1">
        <w:r w:rsidRPr="00A03C55">
          <w:rPr>
            <w:sz w:val="16"/>
            <w:szCs w:val="16"/>
          </w:rPr>
          <w:t>http://www.w3.org/2005/08/addressing</w:t>
        </w:r>
      </w:hyperlink>
      <w:r w:rsidRPr="00A03C55">
        <w:rPr>
          <w:sz w:val="16"/>
          <w:szCs w:val="16"/>
        </w:rPr>
        <w:t xml:space="preserve"> </w:t>
      </w:r>
      <w:hyperlink r:id="rId258" w:history="1">
        <w:r w:rsidRPr="00A03C55">
          <w:rPr>
            <w:sz w:val="16"/>
            <w:szCs w:val="16"/>
          </w:rPr>
          <w:t>http://www.w3.org/2005/08/addressing/ws-addr.xsd</w:t>
        </w:r>
      </w:hyperlink>
      <w:r w:rsidRPr="00A03C55">
        <w:rPr>
          <w:sz w:val="16"/>
          <w:szCs w:val="16"/>
        </w:rPr>
        <w:t xml:space="preserve"> </w:t>
      </w:r>
      <w:hyperlink r:id="rId259" w:history="1">
        <w:r w:rsidRPr="00A03C55">
          <w:rPr>
            <w:sz w:val="16"/>
            <w:szCs w:val="16"/>
          </w:rPr>
          <w:t>http://docs.oasis-open.org/wsn/b-2</w:t>
        </w:r>
      </w:hyperlink>
      <w:r w:rsidRPr="00A03C55">
        <w:rPr>
          <w:sz w:val="16"/>
          <w:szCs w:val="16"/>
        </w:rPr>
        <w:t xml:space="preserve"> </w:t>
      </w:r>
      <w:hyperlink r:id="rId260" w:history="1">
        <w:r w:rsidRPr="00A03C55">
          <w:rPr>
            <w:sz w:val="16"/>
            <w:szCs w:val="16"/>
          </w:rPr>
          <w:t>http://docs.oasis-open.org/wsn/b-2.xsd</w:t>
        </w:r>
      </w:hyperlink>
      <w:r w:rsidRPr="00A03C55">
        <w:rPr>
          <w:sz w:val="16"/>
          <w:szCs w:val="16"/>
        </w:rPr>
        <w:t xml:space="preserve"> urn:oasis:names:tc:ebxml-regrep:xsd:rim:3.0 ../schema/ebRS/rim.xsd"&gt;</w:t>
      </w:r>
    </w:p>
    <w:p w14:paraId="5B0E335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&lt;s:Header&gt;</w:t>
      </w:r>
    </w:p>
    <w:p w14:paraId="4AD3A95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&lt;a:Action&gt;</w:t>
      </w:r>
      <w:hyperlink r:id="rId261" w:history="1">
        <w:r w:rsidRPr="00A03C55">
          <w:rPr>
            <w:sz w:val="16"/>
            <w:szCs w:val="16"/>
          </w:rPr>
          <w:t>http://docs.oasis-open.org/wsn/bw-2/NotificationProducer/SubscribeRequest</w:t>
        </w:r>
      </w:hyperlink>
      <w:r w:rsidRPr="00A03C55">
        <w:rPr>
          <w:sz w:val="16"/>
          <w:szCs w:val="16"/>
        </w:rPr>
        <w:t>&lt;/a:Action&gt;</w:t>
      </w:r>
    </w:p>
    <w:p w14:paraId="3514D65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&lt;a:MessageID&gt;382dcdc7-8e84-9fdc-8443-48fd83bca938&lt;/a:MessageID&gt;</w:t>
      </w:r>
    </w:p>
    <w:p w14:paraId="7B705A2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&lt;a:To s:mustUnderstand="1"&gt;</w:t>
      </w:r>
      <w:hyperlink r:id="rId262" w:history="1">
        <w:r w:rsidRPr="00A03C55">
          <w:rPr>
            <w:sz w:val="16"/>
            <w:szCs w:val="16"/>
          </w:rPr>
          <w:t>http://localhost:8080/services/initiatingGateway/query&lt;/a:To</w:t>
        </w:r>
      </w:hyperlink>
      <w:r w:rsidRPr="00A03C55">
        <w:rPr>
          <w:sz w:val="16"/>
          <w:szCs w:val="16"/>
        </w:rPr>
        <w:t>&gt;</w:t>
      </w:r>
    </w:p>
    <w:p w14:paraId="203F054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&lt;/s:Header&gt;</w:t>
      </w:r>
    </w:p>
    <w:p w14:paraId="2CBB15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&lt;s:Body&gt;</w:t>
      </w:r>
    </w:p>
    <w:p w14:paraId="2045968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&lt;wsnt:Subscribe&gt;</w:t>
      </w:r>
    </w:p>
    <w:p w14:paraId="28AC293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 The Recipient on whose behalf the subscription is requested - the address where the notification is to be sent --&gt;</w:t>
      </w:r>
    </w:p>
    <w:p w14:paraId="6FB6B0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&lt;wsnt:ConsumerReference&gt;</w:t>
      </w:r>
    </w:p>
    <w:p w14:paraId="4E8F807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&lt;a:Address&gt;</w:t>
      </w:r>
      <w:hyperlink r:id="rId263" w:history="1">
        <w:r w:rsidRPr="00A03C55">
          <w:rPr>
            <w:sz w:val="16"/>
            <w:szCs w:val="16"/>
          </w:rPr>
          <w:t>https://NotificationRecipientServer/xdsBnotification</w:t>
        </w:r>
      </w:hyperlink>
      <w:r w:rsidRPr="00A03C55">
        <w:rPr>
          <w:sz w:val="16"/>
          <w:szCs w:val="16"/>
        </w:rPr>
        <w:t>&lt;/a:Address&gt;</w:t>
      </w:r>
    </w:p>
    <w:p w14:paraId="7240EC3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&lt;/wsnt:ConsumerReference&gt;</w:t>
      </w:r>
    </w:p>
    <w:p w14:paraId="3FB1D0C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&lt;wsnt:Filter&gt;</w:t>
      </w:r>
    </w:p>
    <w:p w14:paraId="23A3D03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&lt;wsnt:TopicExpression Dialect="</w:t>
      </w:r>
      <w:hyperlink r:id="rId264" w:history="1">
        <w:r w:rsidRPr="00A03C55">
          <w:rPr>
            <w:sz w:val="16"/>
            <w:szCs w:val="16"/>
          </w:rPr>
          <w:t>http://docs.oasis-open.org/wsn/t-1/TopicExpression/Simple</w:t>
        </w:r>
      </w:hyperlink>
      <w:r w:rsidRPr="00A03C55">
        <w:rPr>
          <w:sz w:val="16"/>
          <w:szCs w:val="16"/>
        </w:rPr>
        <w:t>"&gt;ihe:SubmissionSetMetadata&lt;/wsnt:TopicExpression&gt;</w:t>
      </w:r>
    </w:p>
    <w:p w14:paraId="5E76B67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 id="urn:uuid:fbede94e-dbdc-4f6b-bc1f-d730e677cece"&gt; </w:t>
      </w:r>
    </w:p>
    <w:p w14:paraId="0B43358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 name="$XDSSubmissionSetPatientId"&gt;</w:t>
      </w:r>
    </w:p>
    <w:p w14:paraId="2C6908E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5488759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&lt;rim:Value&gt;'st3498702^^^&amp;amp;1.3.6.1.4.1.21367.2005.3.7&amp;amp;ISO'&lt;/rim:Value&gt;</w:t>
      </w:r>
    </w:p>
    <w:p w14:paraId="1214079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2574B8C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&lt;/rim:Slot&gt;</w:t>
      </w:r>
    </w:p>
    <w:p w14:paraId="09E15A4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 name="$XDSSubmissionSetIntendedRecipient"&gt;</w:t>
      </w:r>
    </w:p>
    <w:p w14:paraId="2550065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0A0F2CB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&lt;rim:Value&gt;('Some Hospital%')&lt;/rim:Value&gt;</w:t>
      </w:r>
    </w:p>
    <w:p w14:paraId="03323EE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&lt;rim:Value&gt;('|Welby%')&lt;/rim:Value&gt;</w:t>
      </w:r>
    </w:p>
    <w:p w14:paraId="39A4953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79FC27C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&lt;/rim:Slot&gt;</w:t>
      </w:r>
    </w:p>
    <w:p w14:paraId="598F103A"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&lt;/rim:AdhocQuery&gt;</w:t>
      </w:r>
    </w:p>
    <w:p w14:paraId="606E628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&lt;/wsnt:Filter&gt;</w:t>
      </w:r>
    </w:p>
    <w:p w14:paraId="05C7A12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&lt;wsnt:InitialTerminationTime&gt;2010-05-31T00:00:00.00000Z&lt;/wsnt:InitialTerminationTime&gt;</w:t>
      </w:r>
    </w:p>
    <w:p w14:paraId="567D23A9"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&lt;/wsnt:Subscribe&gt;</w:t>
      </w:r>
    </w:p>
    <w:p w14:paraId="19CDFED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&lt;/s:Body&gt;</w:t>
      </w:r>
    </w:p>
    <w:p w14:paraId="0EB6159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lastRenderedPageBreak/>
        <w:t>&lt;/s:Envelope&gt;</w:t>
      </w:r>
    </w:p>
    <w:p w14:paraId="7ECA6FBF" w14:textId="77777777" w:rsidR="006E7B7A" w:rsidRPr="00A03C55" w:rsidRDefault="006E7B7A" w:rsidP="006E7B7A">
      <w:pPr>
        <w:pStyle w:val="Heading4"/>
        <w:numPr>
          <w:ilvl w:val="0"/>
          <w:numId w:val="0"/>
        </w:numPr>
        <w:rPr>
          <w:noProof w:val="0"/>
          <w:lang w:eastAsia="it-IT"/>
        </w:rPr>
      </w:pPr>
      <w:bookmarkStart w:id="1910" w:name="Combining_topics_in_filter_expressions"/>
      <w:bookmarkStart w:id="1911" w:name="_Toc228782004"/>
      <w:bookmarkStart w:id="1912" w:name="_Toc363803046"/>
      <w:bookmarkStart w:id="1913" w:name="_Toc428454156"/>
      <w:bookmarkStart w:id="1914" w:name="_Toc200785875"/>
      <w:bookmarkStart w:id="1915" w:name="_Toc200785922"/>
      <w:bookmarkStart w:id="1916" w:name="_Toc206763677"/>
      <w:bookmarkStart w:id="1917" w:name="_Toc206820785"/>
      <w:bookmarkStart w:id="1918" w:name="_Toc207203324"/>
      <w:bookmarkStart w:id="1919" w:name="_Toc207206377"/>
      <w:bookmarkStart w:id="1920" w:name="_Toc231117725"/>
      <w:bookmarkEnd w:id="1910"/>
      <w:r w:rsidRPr="00A03C55">
        <w:rPr>
          <w:noProof w:val="0"/>
          <w:lang w:eastAsia="it-IT"/>
        </w:rPr>
        <w:t>3.52.5.3 Combining topics and filter expressions</w:t>
      </w:r>
      <w:bookmarkEnd w:id="1911"/>
      <w:bookmarkEnd w:id="1912"/>
      <w:bookmarkEnd w:id="1913"/>
      <w:r w:rsidRPr="00A03C55">
        <w:rPr>
          <w:noProof w:val="0"/>
          <w:lang w:eastAsia="it-IT"/>
        </w:rPr>
        <w:t xml:space="preserve"> </w:t>
      </w:r>
    </w:p>
    <w:p w14:paraId="372DF836" w14:textId="00E65729" w:rsidR="006E7B7A" w:rsidRPr="00A03C55" w:rsidRDefault="006E7B7A" w:rsidP="006E7B7A">
      <w:pPr>
        <w:pStyle w:val="BodyText"/>
      </w:pPr>
      <w:r w:rsidRPr="00A03C55">
        <w:rPr>
          <w:lang w:eastAsia="it-IT"/>
        </w:rPr>
        <w:t xml:space="preserve">A topic defines static rules for creating notifications. This transaction defines four topics in </w:t>
      </w:r>
      <w:r w:rsidR="004233CE" w:rsidRPr="00A03C55">
        <w:t>Section</w:t>
      </w:r>
      <w:r w:rsidR="004233CE" w:rsidRPr="00A03C55" w:rsidDel="004233CE">
        <w:rPr>
          <w:lang w:eastAsia="it-IT"/>
        </w:rPr>
        <w:t xml:space="preserve"> </w:t>
      </w:r>
      <w:r w:rsidRPr="00A03C55">
        <w:rPr>
          <w:lang w:eastAsia="it-IT"/>
        </w:rPr>
        <w:t>3.52.5.1. Each subscription request shall contain exactly one topic expression.</w:t>
      </w:r>
      <w:bookmarkEnd w:id="1914"/>
      <w:bookmarkEnd w:id="1915"/>
      <w:bookmarkEnd w:id="1916"/>
      <w:bookmarkEnd w:id="1917"/>
      <w:bookmarkEnd w:id="1918"/>
      <w:bookmarkEnd w:id="1919"/>
      <w:bookmarkEnd w:id="1920"/>
    </w:p>
    <w:p w14:paraId="7997F2F9" w14:textId="77777777" w:rsidR="006E7B7A" w:rsidRPr="00A03C55" w:rsidRDefault="006E7B7A" w:rsidP="006E7B7A">
      <w:pPr>
        <w:pStyle w:val="BodyText"/>
      </w:pPr>
      <w:r w:rsidRPr="00A03C55">
        <w:t xml:space="preserve">A filter expression is equivalent to a specific stored query with certain parameters. Filter conditions expressed as query parameters and used in the expressions must satisfy the same requirements as a corresponding Registry Stored Query: </w:t>
      </w:r>
    </w:p>
    <w:p w14:paraId="555145F9" w14:textId="77777777" w:rsidR="008E3CF3" w:rsidRPr="00A03C55" w:rsidRDefault="006E7B7A" w:rsidP="00EC243F">
      <w:pPr>
        <w:pStyle w:val="ListBullet2"/>
        <w:numPr>
          <w:ilvl w:val="0"/>
          <w:numId w:val="2"/>
        </w:numPr>
      </w:pPr>
      <w:r w:rsidRPr="00A03C55">
        <w:t xml:space="preserve">the values for all specified query parameters must match (AND all different parameters) </w:t>
      </w:r>
    </w:p>
    <w:p w14:paraId="29F643B1" w14:textId="77777777" w:rsidR="008E3CF3" w:rsidRPr="00A03C55" w:rsidRDefault="006E7B7A" w:rsidP="00EC243F">
      <w:pPr>
        <w:pStyle w:val="ListBullet2"/>
        <w:numPr>
          <w:ilvl w:val="0"/>
          <w:numId w:val="2"/>
        </w:numPr>
      </w:pPr>
      <w:r w:rsidRPr="00A03C55">
        <w:t xml:space="preserve">at least one of the values of multi-valued parameters must match (OR the values in a multi-valued query parameter) </w:t>
      </w:r>
    </w:p>
    <w:p w14:paraId="678F95CB" w14:textId="77777777" w:rsidR="006E7B7A" w:rsidRPr="00A03C55" w:rsidRDefault="006E7B7A" w:rsidP="00A53067">
      <w:pPr>
        <w:pStyle w:val="BodyText"/>
      </w:pPr>
      <w:r w:rsidRPr="00A03C55">
        <w:t xml:space="preserve">Topics, defined in Section 3.52.5.1 and filter expressions, defined in Section 3.52.5.2, can only be used in specific combinations. These combinations are described in Table 3.52.5.3-1: </w:t>
      </w:r>
    </w:p>
    <w:p w14:paraId="6756DACB" w14:textId="77777777" w:rsidR="006E7B7A" w:rsidRPr="00A03C55" w:rsidRDefault="006E7B7A" w:rsidP="00EC243F">
      <w:pPr>
        <w:pStyle w:val="TableTitle"/>
        <w:rPr>
          <w:noProof w:val="0"/>
        </w:rPr>
      </w:pPr>
      <w:r w:rsidRPr="00A03C55">
        <w:rPr>
          <w:noProof w:val="0"/>
        </w:rPr>
        <w:t>Table 3.52.5.3-1: Topics and Filter Expression Combinations</w:t>
      </w:r>
    </w:p>
    <w:tbl>
      <w:tblPr>
        <w:tblStyle w:val="TableGrid"/>
        <w:tblW w:w="0" w:type="auto"/>
        <w:tblInd w:w="1526" w:type="dxa"/>
        <w:tblLook w:val="04A0" w:firstRow="1" w:lastRow="0" w:firstColumn="1" w:lastColumn="0" w:noHBand="0" w:noVBand="1"/>
      </w:tblPr>
      <w:tblGrid>
        <w:gridCol w:w="3224"/>
        <w:gridCol w:w="3155"/>
      </w:tblGrid>
      <w:tr w:rsidR="006E7B7A" w:rsidRPr="00A03C55" w14:paraId="0C9CA3F8" w14:textId="77777777" w:rsidTr="008E3CF3">
        <w:tc>
          <w:tcPr>
            <w:tcW w:w="3224" w:type="dxa"/>
            <w:shd w:val="clear" w:color="auto" w:fill="D9D9D9" w:themeFill="background1" w:themeFillShade="D9"/>
          </w:tcPr>
          <w:p w14:paraId="0A148513" w14:textId="77777777" w:rsidR="006E7B7A" w:rsidRPr="00A03C55" w:rsidRDefault="006E7B7A" w:rsidP="008E3CF3">
            <w:pPr>
              <w:pStyle w:val="TableEntryHeader"/>
              <w:rPr>
                <w:noProof w:val="0"/>
              </w:rPr>
            </w:pPr>
            <w:r w:rsidRPr="00A03C55">
              <w:rPr>
                <w:noProof w:val="0"/>
              </w:rPr>
              <w:t>Filter Expression</w:t>
            </w:r>
          </w:p>
        </w:tc>
        <w:tc>
          <w:tcPr>
            <w:tcW w:w="3155" w:type="dxa"/>
            <w:shd w:val="clear" w:color="auto" w:fill="D9D9D9" w:themeFill="background1" w:themeFillShade="D9"/>
          </w:tcPr>
          <w:p w14:paraId="5041EFE2" w14:textId="77777777" w:rsidR="006E7B7A" w:rsidRPr="00A03C55" w:rsidRDefault="006E7B7A" w:rsidP="008E3CF3">
            <w:pPr>
              <w:pStyle w:val="TableEntryHeader"/>
              <w:rPr>
                <w:noProof w:val="0"/>
              </w:rPr>
            </w:pPr>
            <w:r w:rsidRPr="00A03C55">
              <w:rPr>
                <w:noProof w:val="0"/>
              </w:rPr>
              <w:t>Topic Expression</w:t>
            </w:r>
          </w:p>
        </w:tc>
      </w:tr>
      <w:tr w:rsidR="006E7B7A" w:rsidRPr="00A03C55" w14:paraId="7FFBDE1A" w14:textId="77777777" w:rsidTr="008E3CF3">
        <w:tc>
          <w:tcPr>
            <w:tcW w:w="3224" w:type="dxa"/>
            <w:vMerge w:val="restart"/>
          </w:tcPr>
          <w:p w14:paraId="704B2606" w14:textId="77777777" w:rsidR="006E7B7A" w:rsidRPr="00A03C55" w:rsidRDefault="006E7B7A" w:rsidP="008E3CF3">
            <w:pPr>
              <w:pStyle w:val="TableEntry"/>
              <w:rPr>
                <w:noProof w:val="0"/>
              </w:rPr>
            </w:pPr>
            <w:r w:rsidRPr="00A03C55">
              <w:rPr>
                <w:noProof w:val="0"/>
              </w:rPr>
              <w:t>subscription for DocumentEntry</w:t>
            </w:r>
          </w:p>
        </w:tc>
        <w:tc>
          <w:tcPr>
            <w:tcW w:w="3155" w:type="dxa"/>
          </w:tcPr>
          <w:p w14:paraId="0DFEB895" w14:textId="77777777" w:rsidR="006E7B7A" w:rsidRPr="00A03C55" w:rsidRDefault="006E7B7A" w:rsidP="008E3CF3">
            <w:pPr>
              <w:pStyle w:val="TableEntry"/>
              <w:rPr>
                <w:noProof w:val="0"/>
              </w:rPr>
            </w:pPr>
            <w:r w:rsidRPr="00A03C55">
              <w:rPr>
                <w:noProof w:val="0"/>
              </w:rPr>
              <w:t>ihe:FullDocumentEntry</w:t>
            </w:r>
          </w:p>
        </w:tc>
      </w:tr>
      <w:tr w:rsidR="006E7B7A" w:rsidRPr="00A03C55" w14:paraId="6B9A2D63" w14:textId="77777777" w:rsidTr="008E3CF3">
        <w:tc>
          <w:tcPr>
            <w:tcW w:w="3224" w:type="dxa"/>
            <w:vMerge/>
          </w:tcPr>
          <w:p w14:paraId="7C849190" w14:textId="77777777" w:rsidR="006E7B7A" w:rsidRPr="00A03C55" w:rsidRDefault="006E7B7A" w:rsidP="008E3CF3">
            <w:pPr>
              <w:pStyle w:val="TableEntry"/>
              <w:rPr>
                <w:noProof w:val="0"/>
              </w:rPr>
            </w:pPr>
          </w:p>
        </w:tc>
        <w:tc>
          <w:tcPr>
            <w:tcW w:w="3155" w:type="dxa"/>
          </w:tcPr>
          <w:p w14:paraId="04D146EA" w14:textId="77777777" w:rsidR="006E7B7A" w:rsidRPr="00A03C55" w:rsidRDefault="006E7B7A" w:rsidP="008E3CF3">
            <w:pPr>
              <w:pStyle w:val="TableEntry"/>
              <w:rPr>
                <w:noProof w:val="0"/>
              </w:rPr>
            </w:pPr>
            <w:r w:rsidRPr="00A03C55">
              <w:rPr>
                <w:noProof w:val="0"/>
              </w:rPr>
              <w:t>ihe:MinimalDocumentEntry</w:t>
            </w:r>
          </w:p>
        </w:tc>
      </w:tr>
      <w:tr w:rsidR="006E7B7A" w:rsidRPr="00A03C55" w14:paraId="739589F9" w14:textId="77777777" w:rsidTr="008E3CF3">
        <w:tc>
          <w:tcPr>
            <w:tcW w:w="3224" w:type="dxa"/>
          </w:tcPr>
          <w:p w14:paraId="14CC1984" w14:textId="77777777" w:rsidR="006E7B7A" w:rsidRPr="00A03C55" w:rsidRDefault="006E7B7A" w:rsidP="008E3CF3">
            <w:pPr>
              <w:pStyle w:val="TableEntry"/>
              <w:rPr>
                <w:noProof w:val="0"/>
              </w:rPr>
            </w:pPr>
            <w:r w:rsidRPr="00A03C55">
              <w:rPr>
                <w:noProof w:val="0"/>
              </w:rPr>
              <w:t>subscription for SubmissionSets</w:t>
            </w:r>
          </w:p>
        </w:tc>
        <w:tc>
          <w:tcPr>
            <w:tcW w:w="3155" w:type="dxa"/>
          </w:tcPr>
          <w:p w14:paraId="74FB9BD1" w14:textId="77777777" w:rsidR="006E7B7A" w:rsidRPr="00A03C55" w:rsidRDefault="006E7B7A" w:rsidP="008E3CF3">
            <w:pPr>
              <w:pStyle w:val="TableEntry"/>
              <w:rPr>
                <w:noProof w:val="0"/>
              </w:rPr>
            </w:pPr>
            <w:r w:rsidRPr="00A03C55">
              <w:rPr>
                <w:noProof w:val="0"/>
              </w:rPr>
              <w:t>ihe:SubmissionSetMetadata</w:t>
            </w:r>
          </w:p>
        </w:tc>
      </w:tr>
    </w:tbl>
    <w:p w14:paraId="4ADB08C5" w14:textId="77777777" w:rsidR="006E7B7A" w:rsidRPr="00A03C55" w:rsidRDefault="006E7B7A" w:rsidP="006E7B7A">
      <w:pPr>
        <w:pStyle w:val="BodyText"/>
      </w:pPr>
    </w:p>
    <w:p w14:paraId="4FEC5C62" w14:textId="77777777" w:rsidR="006E7B7A" w:rsidRPr="00A03C55" w:rsidRDefault="006E7B7A" w:rsidP="006E7B7A">
      <w:pPr>
        <w:pStyle w:val="Heading3"/>
        <w:numPr>
          <w:ilvl w:val="0"/>
          <w:numId w:val="0"/>
        </w:numPr>
        <w:rPr>
          <w:noProof w:val="0"/>
        </w:rPr>
      </w:pPr>
      <w:bookmarkStart w:id="1921" w:name="_Toc231117726"/>
      <w:bookmarkStart w:id="1922" w:name="_Toc237684762"/>
      <w:bookmarkStart w:id="1923" w:name="_Toc237767188"/>
      <w:bookmarkStart w:id="1924" w:name="_Toc363803047"/>
      <w:bookmarkStart w:id="1925" w:name="_Toc428454157"/>
      <w:bookmarkStart w:id="1926" w:name="_Toc331085225"/>
      <w:bookmarkStart w:id="1927" w:name="_Toc13773799"/>
      <w:r w:rsidRPr="00A03C55">
        <w:rPr>
          <w:noProof w:val="0"/>
        </w:rPr>
        <w:t>3.52.6 Security Considerations</w:t>
      </w:r>
      <w:bookmarkEnd w:id="1880"/>
      <w:bookmarkEnd w:id="1881"/>
      <w:bookmarkEnd w:id="1882"/>
      <w:bookmarkEnd w:id="1883"/>
      <w:bookmarkEnd w:id="1921"/>
      <w:bookmarkEnd w:id="1922"/>
      <w:bookmarkEnd w:id="1923"/>
      <w:bookmarkEnd w:id="1924"/>
      <w:bookmarkEnd w:id="1925"/>
      <w:bookmarkEnd w:id="1926"/>
      <w:bookmarkEnd w:id="1927"/>
    </w:p>
    <w:p w14:paraId="39A10E3E" w14:textId="77777777" w:rsidR="006E7B7A" w:rsidRPr="00A03C55" w:rsidRDefault="006E7B7A" w:rsidP="006E7B7A">
      <w:pPr>
        <w:pStyle w:val="BodyText"/>
      </w:pPr>
      <w:r w:rsidRPr="00A03C55">
        <w:t>The risk assessment for the Document Metadata Subscribe transaction is described in t</w:t>
      </w:r>
      <w:r w:rsidRPr="00A03C55">
        <w:rPr>
          <w:szCs w:val="24"/>
        </w:rPr>
        <w:t xml:space="preserve">he risk assessment spreadsheet for the Document Metadata Subscription Profile, which is available from IHE at </w:t>
      </w:r>
      <w:hyperlink r:id="rId265" w:history="1">
        <w:r w:rsidRPr="00A03C55">
          <w:rPr>
            <w:rStyle w:val="Hyperlink"/>
            <w:rFonts w:eastAsiaTheme="majorEastAsia"/>
            <w:szCs w:val="24"/>
          </w:rPr>
          <w:t>http://wiki.ihe.net/images/4/46/DSUB_risk_assesment.xls</w:t>
        </w:r>
      </w:hyperlink>
      <w:r w:rsidRPr="00A03C55">
        <w:rPr>
          <w:szCs w:val="24"/>
        </w:rPr>
        <w:t xml:space="preserve">. </w:t>
      </w:r>
      <w:r w:rsidRPr="00A03C55">
        <w:t>The derived mitigations are as follows:</w:t>
      </w:r>
    </w:p>
    <w:p w14:paraId="72AC36EA" w14:textId="30A8C983" w:rsidR="008E3CF3" w:rsidRPr="00A03C55" w:rsidRDefault="006E7B7A" w:rsidP="00EC243F">
      <w:pPr>
        <w:pStyle w:val="ListBullet2"/>
        <w:numPr>
          <w:ilvl w:val="0"/>
          <w:numId w:val="2"/>
        </w:numPr>
      </w:pPr>
      <w:r w:rsidRPr="00A03C55">
        <w:t xml:space="preserve">Document Metadata Subscriber and Document Metadata Notification Broker shall be grouped with a Secure Node or Secure Application </w:t>
      </w:r>
      <w:r w:rsidR="004233CE" w:rsidRPr="00A03C55">
        <w:t xml:space="preserve">in the Audit Trail and Node Authentication (ATNA) Profile. </w:t>
      </w:r>
    </w:p>
    <w:p w14:paraId="53C39968" w14:textId="77777777" w:rsidR="008E3CF3" w:rsidRPr="00A03C55" w:rsidRDefault="006E7B7A" w:rsidP="00EC243F">
      <w:pPr>
        <w:pStyle w:val="ListBullet2"/>
        <w:numPr>
          <w:ilvl w:val="0"/>
          <w:numId w:val="2"/>
        </w:numPr>
      </w:pPr>
      <w:r w:rsidRPr="00A03C55">
        <w:t>The use of encrypted TLS is recommended when the transmission is not otherwise secured (e.g., transmission over a secure network)</w:t>
      </w:r>
    </w:p>
    <w:p w14:paraId="11E101ED" w14:textId="2BEF2158" w:rsidR="006E7B7A" w:rsidRPr="00A03C55" w:rsidRDefault="006E7B7A" w:rsidP="006E7B7A">
      <w:pPr>
        <w:pStyle w:val="BodyText"/>
      </w:pPr>
      <w:r w:rsidRPr="00A03C55">
        <w:t xml:space="preserve">As it is possible through the document metadata subscribe transaction to maliciously overload the Document Metadata Notification Recipient </w:t>
      </w:r>
      <w:r w:rsidR="00022B42" w:rsidRPr="00A03C55">
        <w:t>Actor</w:t>
      </w:r>
      <w:r w:rsidRPr="00A03C55">
        <w:t xml:space="preserve">s, it is recommended that a strong authentication be used in combination with access rights enforcement and that authentication data should be conveyed through </w:t>
      </w:r>
      <w:r w:rsidR="004233CE" w:rsidRPr="00A03C55">
        <w:t>the Cross-Enterprise User Assertion (</w:t>
      </w:r>
      <w:r w:rsidRPr="00A03C55">
        <w:t>XUA</w:t>
      </w:r>
      <w:r w:rsidR="004233CE" w:rsidRPr="00A03C55">
        <w:t>) Profile.</w:t>
      </w:r>
      <w:r w:rsidRPr="00A03C55">
        <w:t xml:space="preserve"> This recommendation also addresses the possibility of malicious cancellations of subscriptions.</w:t>
      </w:r>
    </w:p>
    <w:p w14:paraId="00139E18" w14:textId="77777777" w:rsidR="006E7B7A" w:rsidRPr="00A03C55" w:rsidRDefault="006E7B7A" w:rsidP="006E7B7A">
      <w:pPr>
        <w:pStyle w:val="BodyText"/>
      </w:pPr>
      <w:r w:rsidRPr="00A03C55">
        <w:t>Additionally, it is recommended that organizational measures be taken to avoid:</w:t>
      </w:r>
    </w:p>
    <w:p w14:paraId="0BA4ACA7" w14:textId="77777777" w:rsidR="008E3CF3" w:rsidRPr="00A03C55" w:rsidRDefault="006E7B7A" w:rsidP="00EC243F">
      <w:pPr>
        <w:pStyle w:val="ListBullet2"/>
        <w:numPr>
          <w:ilvl w:val="0"/>
          <w:numId w:val="2"/>
        </w:numPr>
      </w:pPr>
      <w:r w:rsidRPr="00A03C55">
        <w:t xml:space="preserve">overload of a Document Metadata Notification Recipient through subscription which cannot be cancelled because the subscription id has been lost e.g., through an </w:t>
      </w:r>
      <w:r w:rsidRPr="00A03C55">
        <w:lastRenderedPageBreak/>
        <w:t>administrative service allowing cancellation of subscription under well-defined circumstances</w:t>
      </w:r>
    </w:p>
    <w:p w14:paraId="47804368" w14:textId="0D568D52" w:rsidR="008E3CF3" w:rsidRPr="00A03C55" w:rsidRDefault="006E7B7A" w:rsidP="00EC243F">
      <w:pPr>
        <w:pStyle w:val="ListBullet2"/>
        <w:numPr>
          <w:ilvl w:val="0"/>
          <w:numId w:val="2"/>
        </w:numPr>
      </w:pPr>
      <w:r w:rsidRPr="00A03C55">
        <w:t xml:space="preserve">cancellation of a subscription unnoticed by the intended document metadata notification recipient e.g., through an informative message (out of the scope of this </w:t>
      </w:r>
      <w:r w:rsidR="004233CE" w:rsidRPr="00A03C55">
        <w:t>transaction</w:t>
      </w:r>
      <w:r w:rsidRPr="00A03C55">
        <w:t>) sent to the intended recipient</w:t>
      </w:r>
    </w:p>
    <w:p w14:paraId="1EA6D1E1" w14:textId="77777777" w:rsidR="006E7B7A" w:rsidRPr="00A03C55" w:rsidRDefault="006E7B7A" w:rsidP="006E7B7A">
      <w:pPr>
        <w:pStyle w:val="BodyText"/>
      </w:pPr>
      <w:r w:rsidRPr="00A03C55">
        <w:t>This profile provides the ihe:MinimalDocumentEntry topic expression to avoid disclosing sensitive information. Using this type of topic expression allows delegation of the access control decisions to the Document Sharing infrastructure.</w:t>
      </w:r>
    </w:p>
    <w:p w14:paraId="00CE77FD" w14:textId="77777777" w:rsidR="006E7B7A" w:rsidRPr="00A03C55" w:rsidRDefault="006E7B7A" w:rsidP="006E7B7A">
      <w:pPr>
        <w:pStyle w:val="Heading4"/>
        <w:numPr>
          <w:ilvl w:val="0"/>
          <w:numId w:val="0"/>
        </w:numPr>
        <w:rPr>
          <w:noProof w:val="0"/>
        </w:rPr>
      </w:pPr>
      <w:bookmarkStart w:id="1928" w:name="_Toc231117727"/>
      <w:bookmarkStart w:id="1929" w:name="_Toc363803048"/>
      <w:bookmarkStart w:id="1930" w:name="_Toc428454158"/>
      <w:r w:rsidRPr="00A03C55">
        <w:rPr>
          <w:noProof w:val="0"/>
        </w:rPr>
        <w:t>3.52.6.1 Audit Record Considerations</w:t>
      </w:r>
      <w:bookmarkEnd w:id="1928"/>
      <w:bookmarkEnd w:id="1929"/>
      <w:bookmarkEnd w:id="1930"/>
    </w:p>
    <w:p w14:paraId="7DCA5709" w14:textId="51DEAB6A" w:rsidR="003570EE" w:rsidRPr="00A03C55" w:rsidRDefault="006E7B7A" w:rsidP="006E7B7A">
      <w:pPr>
        <w:pStyle w:val="BodyText"/>
      </w:pPr>
      <w:r w:rsidRPr="00A03C55">
        <w:t xml:space="preserve">The Document Metadata Subscribe transaction is a Query Information event as defined in </w:t>
      </w:r>
      <w:r w:rsidR="00417BDF" w:rsidRPr="00A03C55">
        <w:t>T</w:t>
      </w:r>
      <w:r w:rsidRPr="00A03C55">
        <w:t>able ITI TF-2a: 3.20.</w:t>
      </w:r>
      <w:r w:rsidR="00417BDF" w:rsidRPr="00A03C55">
        <w:t>4.1.1.1</w:t>
      </w:r>
      <w:r w:rsidRPr="00A03C55">
        <w:t>-1. The actors involved shall record audit events according to the following:</w:t>
      </w:r>
    </w:p>
    <w:p w14:paraId="57A0CCB3" w14:textId="77777777" w:rsidR="006E7B7A" w:rsidRPr="00A03C55" w:rsidRDefault="006E7B7A" w:rsidP="006E7B7A">
      <w:pPr>
        <w:pStyle w:val="Heading5"/>
        <w:numPr>
          <w:ilvl w:val="0"/>
          <w:numId w:val="0"/>
        </w:numPr>
        <w:rPr>
          <w:noProof w:val="0"/>
        </w:rPr>
      </w:pPr>
      <w:bookmarkStart w:id="1931" w:name="_Toc231117728"/>
      <w:bookmarkStart w:id="1932" w:name="_Toc363803049"/>
      <w:r w:rsidRPr="00A03C55">
        <w:rPr>
          <w:noProof w:val="0"/>
        </w:rPr>
        <w:t>3.52.6.1.1 Document Metadata Subscriber audit message:</w:t>
      </w:r>
      <w:bookmarkEnd w:id="1931"/>
      <w:bookmarkEnd w:id="1932"/>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0C57C55B" w14:textId="77777777" w:rsidTr="008E3CF3">
        <w:trPr>
          <w:cantSplit/>
        </w:trPr>
        <w:tc>
          <w:tcPr>
            <w:tcW w:w="1458" w:type="dxa"/>
            <w:tcBorders>
              <w:bottom w:val="single" w:sz="4" w:space="0" w:color="auto"/>
            </w:tcBorders>
            <w:textDirection w:val="btLr"/>
            <w:vAlign w:val="center"/>
          </w:tcPr>
          <w:p w14:paraId="4ED9CE26"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14C6652B" w14:textId="77777777" w:rsidR="006E7B7A" w:rsidRPr="00A03C55" w:rsidRDefault="006E7B7A" w:rsidP="008E3CF3">
            <w:pPr>
              <w:pStyle w:val="TableEntryHeader"/>
              <w:rPr>
                <w:noProof w:val="0"/>
              </w:rPr>
            </w:pPr>
            <w:r w:rsidRPr="00A03C55">
              <w:rPr>
                <w:noProof w:val="0"/>
              </w:rPr>
              <w:t>Field Name</w:t>
            </w:r>
          </w:p>
        </w:tc>
        <w:tc>
          <w:tcPr>
            <w:tcW w:w="720" w:type="dxa"/>
            <w:tcBorders>
              <w:bottom w:val="single" w:sz="4" w:space="0" w:color="auto"/>
            </w:tcBorders>
            <w:vAlign w:val="center"/>
          </w:tcPr>
          <w:p w14:paraId="1A23E28A" w14:textId="77777777" w:rsidR="006E7B7A" w:rsidRPr="00A03C55" w:rsidRDefault="006E7B7A" w:rsidP="008E3CF3">
            <w:pPr>
              <w:pStyle w:val="TableEntryHeader"/>
              <w:rPr>
                <w:noProof w:val="0"/>
              </w:rPr>
            </w:pPr>
            <w:r w:rsidRPr="00A03C55">
              <w:rPr>
                <w:noProof w:val="0"/>
              </w:rPr>
              <w:t>Opt</w:t>
            </w:r>
          </w:p>
        </w:tc>
        <w:tc>
          <w:tcPr>
            <w:tcW w:w="4878" w:type="dxa"/>
            <w:tcBorders>
              <w:bottom w:val="single" w:sz="4" w:space="0" w:color="auto"/>
            </w:tcBorders>
            <w:vAlign w:val="center"/>
          </w:tcPr>
          <w:p w14:paraId="6DB67949" w14:textId="77777777" w:rsidR="006E7B7A" w:rsidRPr="00A03C55" w:rsidRDefault="006E7B7A" w:rsidP="008E3CF3">
            <w:pPr>
              <w:pStyle w:val="TableEntryHeader"/>
              <w:rPr>
                <w:noProof w:val="0"/>
              </w:rPr>
            </w:pPr>
            <w:r w:rsidRPr="00A03C55">
              <w:rPr>
                <w:noProof w:val="0"/>
              </w:rPr>
              <w:t>Value Constraints</w:t>
            </w:r>
          </w:p>
        </w:tc>
      </w:tr>
      <w:tr w:rsidR="006E7B7A" w:rsidRPr="00A03C55" w14:paraId="258DC77F" w14:textId="77777777" w:rsidTr="008E3CF3">
        <w:trPr>
          <w:cantSplit/>
        </w:trPr>
        <w:tc>
          <w:tcPr>
            <w:tcW w:w="1458" w:type="dxa"/>
            <w:vMerge w:val="restart"/>
            <w:tcBorders>
              <w:top w:val="single" w:sz="4" w:space="0" w:color="auto"/>
            </w:tcBorders>
          </w:tcPr>
          <w:p w14:paraId="1E3AF3D3" w14:textId="77777777" w:rsidR="006E7B7A" w:rsidRPr="00A03C55" w:rsidRDefault="006E7B7A" w:rsidP="008E3CF3">
            <w:pPr>
              <w:pStyle w:val="TableEntryHeader"/>
              <w:rPr>
                <w:noProof w:val="0"/>
              </w:rPr>
            </w:pPr>
            <w:r w:rsidRPr="00A03C55">
              <w:rPr>
                <w:noProof w:val="0"/>
              </w:rPr>
              <w:t>Event</w:t>
            </w:r>
          </w:p>
          <w:p w14:paraId="56A8AF3B"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20575283"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51052A8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4E3D6D0F" w14:textId="77777777" w:rsidR="006E7B7A" w:rsidRPr="00A03C55" w:rsidRDefault="006E7B7A" w:rsidP="008E3CF3">
            <w:pPr>
              <w:pStyle w:val="TableEntry"/>
              <w:rPr>
                <w:noProof w:val="0"/>
                <w:sz w:val="16"/>
                <w:szCs w:val="16"/>
              </w:rPr>
            </w:pPr>
            <w:r w:rsidRPr="00A03C55">
              <w:rPr>
                <w:noProof w:val="0"/>
                <w:sz w:val="16"/>
                <w:szCs w:val="16"/>
              </w:rPr>
              <w:t>EV(110112, DCM, “Query”)</w:t>
            </w:r>
          </w:p>
        </w:tc>
      </w:tr>
      <w:tr w:rsidR="006E7B7A" w:rsidRPr="00A03C55" w14:paraId="1FE7FD43" w14:textId="77777777" w:rsidTr="008E3CF3">
        <w:trPr>
          <w:cantSplit/>
        </w:trPr>
        <w:tc>
          <w:tcPr>
            <w:tcW w:w="1458" w:type="dxa"/>
            <w:vMerge/>
            <w:vAlign w:val="center"/>
          </w:tcPr>
          <w:p w14:paraId="4B2B0DF4" w14:textId="77777777" w:rsidR="006E7B7A" w:rsidRPr="00A03C55" w:rsidRDefault="006E7B7A" w:rsidP="008E3CF3">
            <w:pPr>
              <w:pStyle w:val="TableLabel"/>
              <w:rPr>
                <w:noProof w:val="0"/>
                <w:sz w:val="16"/>
              </w:rPr>
            </w:pPr>
          </w:p>
        </w:tc>
        <w:tc>
          <w:tcPr>
            <w:tcW w:w="2610" w:type="dxa"/>
            <w:vAlign w:val="center"/>
          </w:tcPr>
          <w:p w14:paraId="4DC33A08"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5596306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7DCCB889" w14:textId="0FDEFE92" w:rsidR="006E7B7A" w:rsidRPr="00A03C55" w:rsidRDefault="006E7B7A" w:rsidP="008E3CF3">
            <w:pPr>
              <w:pStyle w:val="TableEntry"/>
              <w:rPr>
                <w:noProof w:val="0"/>
                <w:sz w:val="16"/>
                <w:szCs w:val="16"/>
              </w:rPr>
            </w:pPr>
            <w:r w:rsidRPr="00A03C55">
              <w:rPr>
                <w:noProof w:val="0"/>
                <w:sz w:val="16"/>
                <w:szCs w:val="16"/>
              </w:rPr>
              <w:t xml:space="preserve">“C” (Create) for </w:t>
            </w:r>
            <w:r w:rsidR="00FB3626" w:rsidRPr="00A03C55">
              <w:rPr>
                <w:noProof w:val="0"/>
                <w:sz w:val="16"/>
                <w:szCs w:val="16"/>
              </w:rPr>
              <w:t xml:space="preserve">Subscribe </w:t>
            </w:r>
            <w:r w:rsidRPr="00A03C55">
              <w:rPr>
                <w:noProof w:val="0"/>
                <w:sz w:val="16"/>
                <w:szCs w:val="16"/>
              </w:rPr>
              <w:t>message exchange</w:t>
            </w:r>
          </w:p>
          <w:p w14:paraId="31D05209" w14:textId="77777777" w:rsidR="006E7B7A" w:rsidRPr="00A03C55" w:rsidRDefault="006E7B7A" w:rsidP="008E3CF3">
            <w:pPr>
              <w:pStyle w:val="TableEntry"/>
              <w:rPr>
                <w:noProof w:val="0"/>
                <w:sz w:val="16"/>
                <w:szCs w:val="16"/>
              </w:rPr>
            </w:pPr>
            <w:r w:rsidRPr="00A03C55" w:rsidDel="00B20604">
              <w:rPr>
                <w:noProof w:val="0"/>
                <w:sz w:val="16"/>
                <w:szCs w:val="16"/>
              </w:rPr>
              <w:t xml:space="preserve"> </w:t>
            </w:r>
            <w:r w:rsidRPr="00A03C55">
              <w:rPr>
                <w:noProof w:val="0"/>
                <w:sz w:val="16"/>
                <w:szCs w:val="16"/>
              </w:rPr>
              <w:t>“D” (Delete) for Unsubscribe message exchange</w:t>
            </w:r>
          </w:p>
        </w:tc>
      </w:tr>
      <w:tr w:rsidR="006E7B7A" w:rsidRPr="00A03C55" w14:paraId="7AD65DBC" w14:textId="77777777" w:rsidTr="008E3CF3">
        <w:trPr>
          <w:cantSplit/>
        </w:trPr>
        <w:tc>
          <w:tcPr>
            <w:tcW w:w="1458" w:type="dxa"/>
            <w:vMerge/>
            <w:vAlign w:val="center"/>
          </w:tcPr>
          <w:p w14:paraId="21EBAC96" w14:textId="77777777" w:rsidR="006E7B7A" w:rsidRPr="00A03C55" w:rsidRDefault="006E7B7A" w:rsidP="008E3CF3">
            <w:pPr>
              <w:pStyle w:val="TableLabel"/>
              <w:rPr>
                <w:noProof w:val="0"/>
                <w:sz w:val="16"/>
              </w:rPr>
            </w:pPr>
          </w:p>
        </w:tc>
        <w:tc>
          <w:tcPr>
            <w:tcW w:w="2610" w:type="dxa"/>
            <w:vAlign w:val="center"/>
          </w:tcPr>
          <w:p w14:paraId="6948C7A3"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281FAD8E"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6251E54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65EB189" w14:textId="77777777" w:rsidTr="008E3CF3">
        <w:trPr>
          <w:cantSplit/>
        </w:trPr>
        <w:tc>
          <w:tcPr>
            <w:tcW w:w="1458" w:type="dxa"/>
            <w:vMerge/>
            <w:vAlign w:val="center"/>
          </w:tcPr>
          <w:p w14:paraId="0CD7004B" w14:textId="77777777" w:rsidR="006E7B7A" w:rsidRPr="00A03C55" w:rsidRDefault="006E7B7A" w:rsidP="008E3CF3">
            <w:pPr>
              <w:pStyle w:val="TableLabel"/>
              <w:rPr>
                <w:noProof w:val="0"/>
                <w:sz w:val="16"/>
              </w:rPr>
            </w:pPr>
          </w:p>
        </w:tc>
        <w:tc>
          <w:tcPr>
            <w:tcW w:w="2610" w:type="dxa"/>
            <w:vAlign w:val="center"/>
          </w:tcPr>
          <w:p w14:paraId="2F32EEA0"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4FF93E80"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27DF8E3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5581E70" w14:textId="77777777" w:rsidTr="008E3CF3">
        <w:trPr>
          <w:cantSplit/>
        </w:trPr>
        <w:tc>
          <w:tcPr>
            <w:tcW w:w="1458" w:type="dxa"/>
            <w:vMerge/>
            <w:tcBorders>
              <w:bottom w:val="single" w:sz="4" w:space="0" w:color="auto"/>
            </w:tcBorders>
            <w:vAlign w:val="center"/>
          </w:tcPr>
          <w:p w14:paraId="39CDB667"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3DB5AE5"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313AD5F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393019BC" w14:textId="77777777" w:rsidR="006E7B7A" w:rsidRPr="00A03C55" w:rsidRDefault="006E7B7A" w:rsidP="008E3CF3">
            <w:pPr>
              <w:pStyle w:val="TableEntry"/>
              <w:rPr>
                <w:noProof w:val="0"/>
                <w:sz w:val="16"/>
                <w:szCs w:val="16"/>
              </w:rPr>
            </w:pPr>
            <w:r w:rsidRPr="00A03C55">
              <w:rPr>
                <w:noProof w:val="0"/>
                <w:sz w:val="16"/>
                <w:szCs w:val="16"/>
              </w:rPr>
              <w:t>EV(“ITI-52”, “IHE Transactions”, “Document Metadata Subscribe”)</w:t>
            </w:r>
          </w:p>
        </w:tc>
      </w:tr>
      <w:tr w:rsidR="006E7B7A" w:rsidRPr="00A03C55" w14:paraId="7641E58A" w14:textId="77777777" w:rsidTr="008E3CF3">
        <w:trPr>
          <w:cantSplit/>
        </w:trPr>
        <w:tc>
          <w:tcPr>
            <w:tcW w:w="9666" w:type="dxa"/>
            <w:gridSpan w:val="4"/>
            <w:tcBorders>
              <w:bottom w:val="single" w:sz="4" w:space="0" w:color="auto"/>
            </w:tcBorders>
          </w:tcPr>
          <w:p w14:paraId="209459B3" w14:textId="77777777" w:rsidR="006E7B7A" w:rsidRPr="00A03C55" w:rsidRDefault="006E7B7A" w:rsidP="008E3CF3">
            <w:pPr>
              <w:pStyle w:val="TableEntry"/>
              <w:rPr>
                <w:bCs/>
                <w:noProof w:val="0"/>
              </w:rPr>
            </w:pPr>
            <w:r w:rsidRPr="00A03C55">
              <w:rPr>
                <w:bCs/>
                <w:noProof w:val="0"/>
              </w:rPr>
              <w:t>Source (Document Metadata Subscriber) (1)</w:t>
            </w:r>
          </w:p>
        </w:tc>
      </w:tr>
      <w:tr w:rsidR="006E7B7A" w:rsidRPr="00A03C55" w14:paraId="51B28F82" w14:textId="77777777" w:rsidTr="008E3CF3">
        <w:trPr>
          <w:cantSplit/>
        </w:trPr>
        <w:tc>
          <w:tcPr>
            <w:tcW w:w="9666" w:type="dxa"/>
            <w:gridSpan w:val="4"/>
            <w:tcBorders>
              <w:bottom w:val="single" w:sz="4" w:space="0" w:color="auto"/>
            </w:tcBorders>
          </w:tcPr>
          <w:p w14:paraId="590FE434" w14:textId="77777777" w:rsidR="006E7B7A" w:rsidRPr="00A03C55" w:rsidRDefault="006E7B7A" w:rsidP="008E3CF3">
            <w:pPr>
              <w:pStyle w:val="TableEntry"/>
              <w:rPr>
                <w:bCs/>
                <w:noProof w:val="0"/>
              </w:rPr>
            </w:pPr>
            <w:r w:rsidRPr="00A03C55">
              <w:rPr>
                <w:bCs/>
                <w:noProof w:val="0"/>
              </w:rPr>
              <w:t>Human Requestor (0..n)</w:t>
            </w:r>
          </w:p>
        </w:tc>
      </w:tr>
      <w:tr w:rsidR="006E7B7A" w:rsidRPr="00A03C55" w14:paraId="6C3A2575" w14:textId="77777777" w:rsidTr="008E3CF3">
        <w:trPr>
          <w:cantSplit/>
        </w:trPr>
        <w:tc>
          <w:tcPr>
            <w:tcW w:w="9666" w:type="dxa"/>
            <w:gridSpan w:val="4"/>
            <w:tcBorders>
              <w:bottom w:val="single" w:sz="4" w:space="0" w:color="auto"/>
            </w:tcBorders>
          </w:tcPr>
          <w:p w14:paraId="4A38484A" w14:textId="77777777" w:rsidR="006E7B7A" w:rsidRPr="00A03C55" w:rsidRDefault="006E7B7A" w:rsidP="008E3CF3">
            <w:pPr>
              <w:pStyle w:val="TableEntry"/>
              <w:rPr>
                <w:bCs/>
                <w:noProof w:val="0"/>
              </w:rPr>
            </w:pPr>
            <w:r w:rsidRPr="00A03C55">
              <w:rPr>
                <w:bCs/>
                <w:noProof w:val="0"/>
              </w:rPr>
              <w:t>Destination (Document Metadata Notification Broker) (1)</w:t>
            </w:r>
          </w:p>
        </w:tc>
      </w:tr>
      <w:tr w:rsidR="006E7B7A" w:rsidRPr="00A03C55" w14:paraId="7D7BDC89" w14:textId="77777777" w:rsidTr="008E3CF3">
        <w:trPr>
          <w:cantSplit/>
        </w:trPr>
        <w:tc>
          <w:tcPr>
            <w:tcW w:w="9666" w:type="dxa"/>
            <w:gridSpan w:val="4"/>
            <w:tcBorders>
              <w:bottom w:val="single" w:sz="4" w:space="0" w:color="auto"/>
            </w:tcBorders>
          </w:tcPr>
          <w:p w14:paraId="0DBBECE6" w14:textId="77777777" w:rsidR="006E7B7A" w:rsidRPr="00A03C55" w:rsidRDefault="006E7B7A" w:rsidP="008E3CF3">
            <w:pPr>
              <w:pStyle w:val="TableEntry"/>
              <w:rPr>
                <w:bCs/>
                <w:noProof w:val="0"/>
              </w:rPr>
            </w:pPr>
            <w:r w:rsidRPr="00A03C55">
              <w:rPr>
                <w:bCs/>
                <w:noProof w:val="0"/>
              </w:rPr>
              <w:t>Audit Source (Document Metadata Subscriber) (1)</w:t>
            </w:r>
          </w:p>
        </w:tc>
      </w:tr>
      <w:tr w:rsidR="00FB3626" w:rsidRPr="00A03C55" w14:paraId="6E8E14A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C832779" w14:textId="63831BAA" w:rsidR="00FB3626" w:rsidRPr="00A03C55" w:rsidRDefault="00FB3626" w:rsidP="008E3CF3">
            <w:pPr>
              <w:pStyle w:val="TableEntry"/>
              <w:rPr>
                <w:bCs/>
                <w:noProof w:val="0"/>
              </w:rPr>
            </w:pPr>
            <w:r w:rsidRPr="00A03C55">
              <w:rPr>
                <w:bCs/>
                <w:noProof w:val="0"/>
              </w:rPr>
              <w:t>Subscription (0..1)</w:t>
            </w:r>
          </w:p>
        </w:tc>
      </w:tr>
      <w:tr w:rsidR="006E7B7A" w:rsidRPr="00A03C55" w14:paraId="0E23F19E"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C881B0" w14:textId="77777777" w:rsidR="006E7B7A" w:rsidRPr="00A03C55" w:rsidRDefault="006E7B7A" w:rsidP="008E3CF3">
            <w:pPr>
              <w:pStyle w:val="TableEntry"/>
              <w:rPr>
                <w:bCs/>
                <w:noProof w:val="0"/>
              </w:rPr>
            </w:pPr>
            <w:r w:rsidRPr="00A03C55">
              <w:rPr>
                <w:bCs/>
                <w:noProof w:val="0"/>
              </w:rPr>
              <w:t>Patient (0..1)</w:t>
            </w:r>
          </w:p>
        </w:tc>
      </w:tr>
      <w:tr w:rsidR="006E7B7A" w:rsidRPr="00A03C55" w14:paraId="4E07305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F8E21D" w14:textId="5E152370" w:rsidR="006E7B7A" w:rsidRPr="00A03C55" w:rsidRDefault="006E7B7A" w:rsidP="008E3CF3">
            <w:pPr>
              <w:pStyle w:val="TableEntry"/>
              <w:rPr>
                <w:bCs/>
                <w:noProof w:val="0"/>
              </w:rPr>
            </w:pPr>
            <w:r w:rsidRPr="00A03C55">
              <w:rPr>
                <w:bCs/>
                <w:noProof w:val="0"/>
              </w:rPr>
              <w:t>Query Parameters</w:t>
            </w:r>
            <w:r w:rsidR="00060A31" w:rsidRPr="00A03C55">
              <w:rPr>
                <w:bCs/>
                <w:noProof w:val="0"/>
              </w:rPr>
              <w:t xml:space="preserve"> </w:t>
            </w:r>
            <w:r w:rsidR="00FB3626" w:rsidRPr="00A03C55">
              <w:rPr>
                <w:noProof w:val="0"/>
              </w:rPr>
              <w:t>(0..1) (required for Subscribe message, not used for Unsubscribe message)</w:t>
            </w:r>
          </w:p>
        </w:tc>
      </w:tr>
    </w:tbl>
    <w:p w14:paraId="5109A511" w14:textId="77777777" w:rsidR="006E7B7A" w:rsidRPr="00A03C55" w:rsidRDefault="006E7B7A" w:rsidP="006E7B7A">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0269061F" w14:textId="77777777" w:rsidTr="008E3CF3">
        <w:trPr>
          <w:cantSplit/>
        </w:trPr>
        <w:tc>
          <w:tcPr>
            <w:tcW w:w="1548" w:type="dxa"/>
            <w:vMerge w:val="restart"/>
            <w:tcBorders>
              <w:top w:val="single" w:sz="4" w:space="0" w:color="auto"/>
            </w:tcBorders>
          </w:tcPr>
          <w:p w14:paraId="7A0E6ADE" w14:textId="77777777" w:rsidR="006E7B7A" w:rsidRPr="00A03C55" w:rsidRDefault="006E7B7A" w:rsidP="008E3CF3">
            <w:pPr>
              <w:pStyle w:val="TableEntryHeader"/>
              <w:rPr>
                <w:noProof w:val="0"/>
              </w:rPr>
            </w:pPr>
            <w:r w:rsidRPr="00A03C55">
              <w:rPr>
                <w:noProof w:val="0"/>
              </w:rPr>
              <w:t>Source</w:t>
            </w:r>
          </w:p>
          <w:p w14:paraId="1626C3DB"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r w:rsidRPr="00A03C55" w:rsidDel="007A7FFE">
              <w:rPr>
                <w:bCs/>
                <w:noProof w:val="0"/>
                <w:sz w:val="12"/>
              </w:rPr>
              <w:t xml:space="preserve"> </w:t>
            </w:r>
          </w:p>
        </w:tc>
        <w:tc>
          <w:tcPr>
            <w:tcW w:w="2520" w:type="dxa"/>
            <w:tcBorders>
              <w:top w:val="single" w:sz="4" w:space="0" w:color="auto"/>
            </w:tcBorders>
            <w:vAlign w:val="center"/>
          </w:tcPr>
          <w:p w14:paraId="6834701D" w14:textId="77777777" w:rsidR="006E7B7A" w:rsidRPr="00A03C55" w:rsidRDefault="006E7B7A" w:rsidP="008E3CF3">
            <w:pPr>
              <w:pStyle w:val="TableEntry"/>
              <w:rPr>
                <w:i/>
                <w:iCs/>
                <w:noProof w:val="0"/>
                <w:sz w:val="16"/>
                <w:szCs w:val="16"/>
              </w:rPr>
            </w:pPr>
            <w:r w:rsidRPr="00A03C55">
              <w:rPr>
                <w:i/>
                <w:iCs/>
                <w:noProof w:val="0"/>
                <w:sz w:val="16"/>
                <w:szCs w:val="16"/>
              </w:rPr>
              <w:t>UserID</w:t>
            </w:r>
          </w:p>
        </w:tc>
        <w:tc>
          <w:tcPr>
            <w:tcW w:w="630" w:type="dxa"/>
            <w:tcBorders>
              <w:top w:val="single" w:sz="4" w:space="0" w:color="auto"/>
            </w:tcBorders>
            <w:vAlign w:val="center"/>
          </w:tcPr>
          <w:p w14:paraId="3EBDF448" w14:textId="77777777" w:rsidR="006E7B7A" w:rsidRPr="00A03C55" w:rsidRDefault="006E7B7A" w:rsidP="008E3CF3">
            <w:pPr>
              <w:pStyle w:val="TableEntry"/>
              <w:rPr>
                <w:i/>
                <w:noProof w:val="0"/>
                <w:sz w:val="16"/>
                <w:szCs w:val="16"/>
              </w:rPr>
            </w:pPr>
            <w:r w:rsidRPr="00A03C55">
              <w:rPr>
                <w:i/>
                <w:noProof w:val="0"/>
                <w:sz w:val="16"/>
                <w:szCs w:val="16"/>
              </w:rPr>
              <w:t>U</w:t>
            </w:r>
          </w:p>
        </w:tc>
        <w:tc>
          <w:tcPr>
            <w:tcW w:w="4968" w:type="dxa"/>
            <w:tcBorders>
              <w:top w:val="single" w:sz="4" w:space="0" w:color="auto"/>
            </w:tcBorders>
            <w:vAlign w:val="center"/>
          </w:tcPr>
          <w:p w14:paraId="18514FA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A72CC55" w14:textId="77777777" w:rsidTr="008E3CF3">
        <w:trPr>
          <w:cantSplit/>
        </w:trPr>
        <w:tc>
          <w:tcPr>
            <w:tcW w:w="1548" w:type="dxa"/>
            <w:vMerge/>
            <w:textDirection w:val="btLr"/>
            <w:vAlign w:val="center"/>
          </w:tcPr>
          <w:p w14:paraId="121C87F0" w14:textId="77777777" w:rsidR="006E7B7A" w:rsidRPr="00A03C55" w:rsidRDefault="006E7B7A" w:rsidP="008E3CF3">
            <w:pPr>
              <w:pStyle w:val="TableLabel"/>
              <w:rPr>
                <w:noProof w:val="0"/>
                <w:sz w:val="16"/>
              </w:rPr>
            </w:pPr>
          </w:p>
        </w:tc>
        <w:tc>
          <w:tcPr>
            <w:tcW w:w="2520" w:type="dxa"/>
            <w:vAlign w:val="center"/>
          </w:tcPr>
          <w:p w14:paraId="6B97D043" w14:textId="77777777" w:rsidR="006E7B7A" w:rsidRPr="00A03C55" w:rsidRDefault="006E7B7A" w:rsidP="008E3CF3">
            <w:pPr>
              <w:pStyle w:val="TableEntry"/>
              <w:rPr>
                <w:noProof w:val="0"/>
                <w:sz w:val="16"/>
                <w:szCs w:val="16"/>
              </w:rPr>
            </w:pPr>
            <w:r w:rsidRPr="00A03C55">
              <w:rPr>
                <w:noProof w:val="0"/>
                <w:sz w:val="16"/>
                <w:szCs w:val="16"/>
              </w:rPr>
              <w:t>AlternativeUserID</w:t>
            </w:r>
          </w:p>
        </w:tc>
        <w:tc>
          <w:tcPr>
            <w:tcW w:w="630" w:type="dxa"/>
            <w:vAlign w:val="center"/>
          </w:tcPr>
          <w:p w14:paraId="3A1D9586"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1BFE00D6"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27C0CE2A" w14:textId="77777777" w:rsidTr="008E3CF3">
        <w:trPr>
          <w:cantSplit/>
        </w:trPr>
        <w:tc>
          <w:tcPr>
            <w:tcW w:w="1548" w:type="dxa"/>
            <w:vMerge/>
            <w:textDirection w:val="btLr"/>
            <w:vAlign w:val="center"/>
          </w:tcPr>
          <w:p w14:paraId="2115DABB" w14:textId="77777777" w:rsidR="006E7B7A" w:rsidRPr="00A03C55" w:rsidRDefault="006E7B7A" w:rsidP="008E3CF3">
            <w:pPr>
              <w:pStyle w:val="TableLabel"/>
              <w:rPr>
                <w:noProof w:val="0"/>
                <w:sz w:val="16"/>
              </w:rPr>
            </w:pPr>
          </w:p>
        </w:tc>
        <w:tc>
          <w:tcPr>
            <w:tcW w:w="2520" w:type="dxa"/>
            <w:vAlign w:val="center"/>
          </w:tcPr>
          <w:p w14:paraId="5E750987"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4AFB78D4" w14:textId="77777777" w:rsidR="006E7B7A" w:rsidRPr="00A03C55" w:rsidRDefault="006E7B7A" w:rsidP="008E3CF3">
            <w:pPr>
              <w:pStyle w:val="TableEntry"/>
              <w:rPr>
                <w:i/>
                <w:noProof w:val="0"/>
                <w:sz w:val="16"/>
                <w:szCs w:val="16"/>
              </w:rPr>
            </w:pPr>
            <w:r w:rsidRPr="00A03C55">
              <w:rPr>
                <w:i/>
                <w:noProof w:val="0"/>
                <w:sz w:val="16"/>
                <w:szCs w:val="16"/>
              </w:rPr>
              <w:t>U</w:t>
            </w:r>
          </w:p>
        </w:tc>
        <w:tc>
          <w:tcPr>
            <w:tcW w:w="4968" w:type="dxa"/>
            <w:vAlign w:val="center"/>
          </w:tcPr>
          <w:p w14:paraId="2C572F5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C954430" w14:textId="77777777" w:rsidTr="008E3CF3">
        <w:trPr>
          <w:cantSplit/>
        </w:trPr>
        <w:tc>
          <w:tcPr>
            <w:tcW w:w="1548" w:type="dxa"/>
            <w:vMerge/>
            <w:textDirection w:val="btLr"/>
            <w:vAlign w:val="center"/>
          </w:tcPr>
          <w:p w14:paraId="2AB1F0C2" w14:textId="77777777" w:rsidR="006E7B7A" w:rsidRPr="00A03C55" w:rsidRDefault="006E7B7A" w:rsidP="008E3CF3">
            <w:pPr>
              <w:pStyle w:val="TableLabel"/>
              <w:rPr>
                <w:noProof w:val="0"/>
                <w:sz w:val="16"/>
              </w:rPr>
            </w:pPr>
          </w:p>
        </w:tc>
        <w:tc>
          <w:tcPr>
            <w:tcW w:w="2520" w:type="dxa"/>
            <w:vAlign w:val="center"/>
          </w:tcPr>
          <w:p w14:paraId="076E119B"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24A61398" w14:textId="77777777" w:rsidR="006E7B7A" w:rsidRPr="00A03C55" w:rsidRDefault="006E7B7A" w:rsidP="008E3CF3">
            <w:pPr>
              <w:pStyle w:val="TableEntry"/>
              <w:rPr>
                <w:i/>
                <w:noProof w:val="0"/>
                <w:sz w:val="16"/>
                <w:szCs w:val="16"/>
              </w:rPr>
            </w:pPr>
            <w:r w:rsidRPr="00A03C55">
              <w:rPr>
                <w:i/>
                <w:noProof w:val="0"/>
                <w:sz w:val="16"/>
                <w:szCs w:val="16"/>
              </w:rPr>
              <w:t>U</w:t>
            </w:r>
          </w:p>
        </w:tc>
        <w:tc>
          <w:tcPr>
            <w:tcW w:w="4968" w:type="dxa"/>
            <w:vAlign w:val="center"/>
          </w:tcPr>
          <w:p w14:paraId="124A6F1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D794E05" w14:textId="77777777" w:rsidTr="008E3CF3">
        <w:trPr>
          <w:cantSplit/>
        </w:trPr>
        <w:tc>
          <w:tcPr>
            <w:tcW w:w="1548" w:type="dxa"/>
            <w:vMerge/>
            <w:textDirection w:val="btLr"/>
            <w:vAlign w:val="center"/>
          </w:tcPr>
          <w:p w14:paraId="1565B610" w14:textId="77777777" w:rsidR="006E7B7A" w:rsidRPr="00A03C55" w:rsidRDefault="006E7B7A" w:rsidP="008E3CF3">
            <w:pPr>
              <w:pStyle w:val="TableLabel"/>
              <w:rPr>
                <w:noProof w:val="0"/>
                <w:sz w:val="16"/>
              </w:rPr>
            </w:pPr>
          </w:p>
        </w:tc>
        <w:tc>
          <w:tcPr>
            <w:tcW w:w="2520" w:type="dxa"/>
            <w:vAlign w:val="center"/>
          </w:tcPr>
          <w:p w14:paraId="7A06485E"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5E134611"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2473E733"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45AC9C7A" w14:textId="77777777" w:rsidTr="008E3CF3">
        <w:trPr>
          <w:cantSplit/>
        </w:trPr>
        <w:tc>
          <w:tcPr>
            <w:tcW w:w="1548" w:type="dxa"/>
            <w:vMerge/>
            <w:textDirection w:val="btLr"/>
            <w:vAlign w:val="center"/>
          </w:tcPr>
          <w:p w14:paraId="01B2DC07" w14:textId="77777777" w:rsidR="006E7B7A" w:rsidRPr="00A03C55" w:rsidRDefault="006E7B7A" w:rsidP="008E3CF3">
            <w:pPr>
              <w:pStyle w:val="TableLabel"/>
              <w:rPr>
                <w:noProof w:val="0"/>
                <w:sz w:val="16"/>
              </w:rPr>
            </w:pPr>
          </w:p>
        </w:tc>
        <w:tc>
          <w:tcPr>
            <w:tcW w:w="2520" w:type="dxa"/>
            <w:vAlign w:val="center"/>
          </w:tcPr>
          <w:p w14:paraId="45AFB396"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0089606F"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31452BC3"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55078FCF" w14:textId="77777777" w:rsidTr="008E3CF3">
        <w:trPr>
          <w:cantSplit/>
        </w:trPr>
        <w:tc>
          <w:tcPr>
            <w:tcW w:w="1548" w:type="dxa"/>
            <w:vMerge/>
            <w:textDirection w:val="btLr"/>
            <w:vAlign w:val="center"/>
          </w:tcPr>
          <w:p w14:paraId="09FBC1FD" w14:textId="77777777" w:rsidR="006E7B7A" w:rsidRPr="00A03C55" w:rsidRDefault="006E7B7A" w:rsidP="008E3CF3">
            <w:pPr>
              <w:pStyle w:val="TableLabel"/>
              <w:rPr>
                <w:noProof w:val="0"/>
                <w:sz w:val="16"/>
              </w:rPr>
            </w:pPr>
          </w:p>
        </w:tc>
        <w:tc>
          <w:tcPr>
            <w:tcW w:w="2520" w:type="dxa"/>
            <w:vAlign w:val="center"/>
          </w:tcPr>
          <w:p w14:paraId="1A4DB19F"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31A3E8C5"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78259665"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3CE11A36" w14:textId="77777777" w:rsidR="00BF0E97" w:rsidRPr="00A03C55" w:rsidRDefault="00BF0E97"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6ED5C8E0" w14:textId="77777777" w:rsidTr="008E3CF3">
        <w:trPr>
          <w:cantSplit/>
        </w:trPr>
        <w:tc>
          <w:tcPr>
            <w:tcW w:w="1548" w:type="dxa"/>
            <w:vMerge w:val="restart"/>
          </w:tcPr>
          <w:p w14:paraId="07C2827A" w14:textId="77777777" w:rsidR="006E7B7A" w:rsidRPr="00A03C55" w:rsidRDefault="006E7B7A" w:rsidP="008E3CF3">
            <w:pPr>
              <w:pStyle w:val="TableEntryHeader"/>
              <w:rPr>
                <w:noProof w:val="0"/>
              </w:rPr>
            </w:pPr>
            <w:r w:rsidRPr="00A03C55">
              <w:rPr>
                <w:noProof w:val="0"/>
              </w:rPr>
              <w:t>Human Requestor (if known)</w:t>
            </w:r>
          </w:p>
          <w:p w14:paraId="4C1443BB"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0774CBA"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3BC755B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92FEE4C" w14:textId="77777777" w:rsidR="006E7B7A" w:rsidRPr="00A03C55" w:rsidRDefault="006E7B7A" w:rsidP="008E3CF3">
            <w:pPr>
              <w:pStyle w:val="TableEntry"/>
              <w:rPr>
                <w:noProof w:val="0"/>
                <w:sz w:val="16"/>
                <w:szCs w:val="16"/>
              </w:rPr>
            </w:pPr>
            <w:r w:rsidRPr="00A03C55">
              <w:rPr>
                <w:noProof w:val="0"/>
                <w:sz w:val="16"/>
                <w:szCs w:val="16"/>
              </w:rPr>
              <w:t>Identity of the human that initiated the transaction.</w:t>
            </w:r>
          </w:p>
        </w:tc>
      </w:tr>
      <w:tr w:rsidR="006E7B7A" w:rsidRPr="00A03C55" w14:paraId="766A0986" w14:textId="77777777" w:rsidTr="008E3CF3">
        <w:trPr>
          <w:cantSplit/>
        </w:trPr>
        <w:tc>
          <w:tcPr>
            <w:tcW w:w="1548" w:type="dxa"/>
            <w:vMerge/>
            <w:textDirection w:val="btLr"/>
            <w:vAlign w:val="center"/>
          </w:tcPr>
          <w:p w14:paraId="1A882F77" w14:textId="77777777" w:rsidR="006E7B7A" w:rsidRPr="00A03C55" w:rsidRDefault="006E7B7A" w:rsidP="008E3CF3">
            <w:pPr>
              <w:pStyle w:val="TableLabel"/>
              <w:rPr>
                <w:noProof w:val="0"/>
                <w:sz w:val="16"/>
              </w:rPr>
            </w:pPr>
          </w:p>
        </w:tc>
        <w:tc>
          <w:tcPr>
            <w:tcW w:w="2520" w:type="dxa"/>
            <w:vAlign w:val="center"/>
          </w:tcPr>
          <w:p w14:paraId="7591A5E5"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6F962ED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F8FB04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0C268A1" w14:textId="77777777" w:rsidTr="008E3CF3">
        <w:trPr>
          <w:cantSplit/>
        </w:trPr>
        <w:tc>
          <w:tcPr>
            <w:tcW w:w="1548" w:type="dxa"/>
            <w:vMerge/>
            <w:textDirection w:val="btLr"/>
            <w:vAlign w:val="center"/>
          </w:tcPr>
          <w:p w14:paraId="5CFC5E60" w14:textId="77777777" w:rsidR="006E7B7A" w:rsidRPr="00A03C55" w:rsidRDefault="006E7B7A" w:rsidP="008E3CF3">
            <w:pPr>
              <w:pStyle w:val="TableLabel"/>
              <w:rPr>
                <w:noProof w:val="0"/>
                <w:sz w:val="16"/>
              </w:rPr>
            </w:pPr>
          </w:p>
        </w:tc>
        <w:tc>
          <w:tcPr>
            <w:tcW w:w="2520" w:type="dxa"/>
            <w:vAlign w:val="center"/>
          </w:tcPr>
          <w:p w14:paraId="58BD7D16"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7874AAA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EC2C31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346C687" w14:textId="77777777" w:rsidTr="008E3CF3">
        <w:trPr>
          <w:cantSplit/>
        </w:trPr>
        <w:tc>
          <w:tcPr>
            <w:tcW w:w="1548" w:type="dxa"/>
            <w:vMerge/>
            <w:textDirection w:val="btLr"/>
            <w:vAlign w:val="center"/>
          </w:tcPr>
          <w:p w14:paraId="3D3488DC" w14:textId="77777777" w:rsidR="006E7B7A" w:rsidRPr="00A03C55" w:rsidRDefault="006E7B7A" w:rsidP="008E3CF3">
            <w:pPr>
              <w:pStyle w:val="TableLabel"/>
              <w:rPr>
                <w:noProof w:val="0"/>
                <w:sz w:val="16"/>
              </w:rPr>
            </w:pPr>
          </w:p>
        </w:tc>
        <w:tc>
          <w:tcPr>
            <w:tcW w:w="2520" w:type="dxa"/>
            <w:vAlign w:val="center"/>
          </w:tcPr>
          <w:p w14:paraId="23732562"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136DEE2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B5627E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454A7A8" w14:textId="77777777" w:rsidTr="008E3CF3">
        <w:trPr>
          <w:cantSplit/>
        </w:trPr>
        <w:tc>
          <w:tcPr>
            <w:tcW w:w="1548" w:type="dxa"/>
            <w:vMerge/>
            <w:textDirection w:val="btLr"/>
            <w:vAlign w:val="center"/>
          </w:tcPr>
          <w:p w14:paraId="3D3B06A1" w14:textId="77777777" w:rsidR="006E7B7A" w:rsidRPr="00A03C55" w:rsidRDefault="006E7B7A" w:rsidP="008E3CF3">
            <w:pPr>
              <w:pStyle w:val="TableLabel"/>
              <w:rPr>
                <w:noProof w:val="0"/>
                <w:sz w:val="16"/>
              </w:rPr>
            </w:pPr>
          </w:p>
        </w:tc>
        <w:tc>
          <w:tcPr>
            <w:tcW w:w="2520" w:type="dxa"/>
            <w:vAlign w:val="center"/>
          </w:tcPr>
          <w:p w14:paraId="1C7A234F"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14A958DB" w14:textId="77777777" w:rsidR="006E7B7A" w:rsidRPr="00A03C55" w:rsidRDefault="006E7B7A" w:rsidP="008E3CF3">
            <w:pPr>
              <w:pStyle w:val="TableEntry"/>
              <w:jc w:val="center"/>
              <w:rPr>
                <w:noProof w:val="0"/>
                <w:sz w:val="16"/>
                <w:szCs w:val="16"/>
              </w:rPr>
            </w:pPr>
            <w:r w:rsidRPr="00A03C55">
              <w:rPr>
                <w:noProof w:val="0"/>
                <w:sz w:val="16"/>
                <w:szCs w:val="16"/>
              </w:rPr>
              <w:t>U</w:t>
            </w:r>
          </w:p>
        </w:tc>
        <w:tc>
          <w:tcPr>
            <w:tcW w:w="4968" w:type="dxa"/>
            <w:vAlign w:val="center"/>
          </w:tcPr>
          <w:p w14:paraId="3FC28427" w14:textId="77777777" w:rsidR="006E7B7A" w:rsidRPr="00A03C55" w:rsidRDefault="006E7B7A" w:rsidP="008E3CF3">
            <w:pPr>
              <w:pStyle w:val="TableEntry"/>
              <w:rPr>
                <w:noProof w:val="0"/>
                <w:sz w:val="16"/>
                <w:szCs w:val="16"/>
              </w:rPr>
            </w:pPr>
            <w:r w:rsidRPr="00A03C55">
              <w:rPr>
                <w:noProof w:val="0"/>
                <w:sz w:val="16"/>
                <w:szCs w:val="16"/>
              </w:rPr>
              <w:t>Access Control role(s) the user holds that allows this transaction.</w:t>
            </w:r>
          </w:p>
        </w:tc>
      </w:tr>
      <w:tr w:rsidR="006E7B7A" w:rsidRPr="00A03C55" w14:paraId="39C8DCCC" w14:textId="77777777" w:rsidTr="008E3CF3">
        <w:trPr>
          <w:cantSplit/>
        </w:trPr>
        <w:tc>
          <w:tcPr>
            <w:tcW w:w="1548" w:type="dxa"/>
            <w:vMerge/>
            <w:textDirection w:val="btLr"/>
            <w:vAlign w:val="center"/>
          </w:tcPr>
          <w:p w14:paraId="5EB0A98D" w14:textId="77777777" w:rsidR="006E7B7A" w:rsidRPr="00A03C55" w:rsidRDefault="006E7B7A" w:rsidP="008E3CF3">
            <w:pPr>
              <w:pStyle w:val="TableLabel"/>
              <w:rPr>
                <w:noProof w:val="0"/>
                <w:sz w:val="16"/>
              </w:rPr>
            </w:pPr>
          </w:p>
        </w:tc>
        <w:tc>
          <w:tcPr>
            <w:tcW w:w="2520" w:type="dxa"/>
            <w:vAlign w:val="center"/>
          </w:tcPr>
          <w:p w14:paraId="3A65780A" w14:textId="77777777" w:rsidR="006E7B7A" w:rsidRPr="00A03C55" w:rsidRDefault="006E7B7A" w:rsidP="008E3CF3">
            <w:pPr>
              <w:pStyle w:val="TableEntry"/>
              <w:rPr>
                <w:i/>
                <w:iCs/>
                <w:noProof w:val="0"/>
                <w:sz w:val="16"/>
                <w:szCs w:val="16"/>
              </w:rPr>
            </w:pPr>
            <w:r w:rsidRPr="00A03C55">
              <w:rPr>
                <w:i/>
                <w:iCs/>
                <w:noProof w:val="0"/>
                <w:sz w:val="16"/>
                <w:szCs w:val="16"/>
              </w:rPr>
              <w:t>NetworkAccessPointTypeCode</w:t>
            </w:r>
          </w:p>
        </w:tc>
        <w:tc>
          <w:tcPr>
            <w:tcW w:w="630" w:type="dxa"/>
            <w:vAlign w:val="center"/>
          </w:tcPr>
          <w:p w14:paraId="61BAEE1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B4D267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A88EDCA" w14:textId="77777777" w:rsidTr="008E3CF3">
        <w:trPr>
          <w:cantSplit/>
        </w:trPr>
        <w:tc>
          <w:tcPr>
            <w:tcW w:w="1548" w:type="dxa"/>
            <w:vMerge/>
            <w:textDirection w:val="btLr"/>
            <w:vAlign w:val="center"/>
          </w:tcPr>
          <w:p w14:paraId="69CB61D6" w14:textId="77777777" w:rsidR="006E7B7A" w:rsidRPr="00A03C55" w:rsidRDefault="006E7B7A" w:rsidP="008E3CF3">
            <w:pPr>
              <w:pStyle w:val="TableLabel"/>
              <w:rPr>
                <w:noProof w:val="0"/>
                <w:sz w:val="16"/>
              </w:rPr>
            </w:pPr>
          </w:p>
        </w:tc>
        <w:tc>
          <w:tcPr>
            <w:tcW w:w="2520" w:type="dxa"/>
            <w:vAlign w:val="center"/>
          </w:tcPr>
          <w:p w14:paraId="3A7545E1" w14:textId="77777777" w:rsidR="006E7B7A" w:rsidRPr="00A03C55" w:rsidRDefault="006E7B7A" w:rsidP="008E3CF3">
            <w:pPr>
              <w:pStyle w:val="TableEntry"/>
              <w:rPr>
                <w:i/>
                <w:iCs/>
                <w:noProof w:val="0"/>
                <w:sz w:val="16"/>
                <w:szCs w:val="16"/>
              </w:rPr>
            </w:pPr>
            <w:r w:rsidRPr="00A03C55">
              <w:rPr>
                <w:i/>
                <w:iCs/>
                <w:noProof w:val="0"/>
                <w:sz w:val="16"/>
                <w:szCs w:val="16"/>
              </w:rPr>
              <w:t>NetworkAccessPointID</w:t>
            </w:r>
          </w:p>
        </w:tc>
        <w:tc>
          <w:tcPr>
            <w:tcW w:w="630" w:type="dxa"/>
            <w:vAlign w:val="center"/>
          </w:tcPr>
          <w:p w14:paraId="40069B3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87E261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3943CAD0"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1E8B8D68" w14:textId="77777777" w:rsidTr="008E3CF3">
        <w:trPr>
          <w:cantSplit/>
        </w:trPr>
        <w:tc>
          <w:tcPr>
            <w:tcW w:w="1548" w:type="dxa"/>
            <w:vMerge w:val="restart"/>
          </w:tcPr>
          <w:p w14:paraId="04162385" w14:textId="77777777" w:rsidR="006E7B7A" w:rsidRPr="00A03C55" w:rsidRDefault="006E7B7A" w:rsidP="008E3CF3">
            <w:pPr>
              <w:pStyle w:val="TableEntryHeader"/>
              <w:rPr>
                <w:noProof w:val="0"/>
              </w:rPr>
            </w:pPr>
            <w:r w:rsidRPr="00A03C55">
              <w:rPr>
                <w:noProof w:val="0"/>
              </w:rPr>
              <w:t>Destination</w:t>
            </w:r>
          </w:p>
          <w:p w14:paraId="605D4B01"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76134D36"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5D86076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9D5EA54"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797E0079" w14:textId="77777777" w:rsidTr="008E3CF3">
        <w:trPr>
          <w:cantSplit/>
        </w:trPr>
        <w:tc>
          <w:tcPr>
            <w:tcW w:w="1548" w:type="dxa"/>
            <w:vMerge/>
            <w:textDirection w:val="btLr"/>
            <w:vAlign w:val="center"/>
          </w:tcPr>
          <w:p w14:paraId="6ABC900B" w14:textId="77777777" w:rsidR="006E7B7A" w:rsidRPr="00A03C55" w:rsidRDefault="006E7B7A" w:rsidP="008E3CF3">
            <w:pPr>
              <w:pStyle w:val="TableLabel"/>
              <w:rPr>
                <w:noProof w:val="0"/>
                <w:sz w:val="16"/>
              </w:rPr>
            </w:pPr>
          </w:p>
        </w:tc>
        <w:tc>
          <w:tcPr>
            <w:tcW w:w="2520" w:type="dxa"/>
            <w:vAlign w:val="center"/>
          </w:tcPr>
          <w:p w14:paraId="5EEED7DA"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0BDBA89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4DEFC3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0B4009E" w14:textId="77777777" w:rsidTr="008E3CF3">
        <w:trPr>
          <w:cantSplit/>
        </w:trPr>
        <w:tc>
          <w:tcPr>
            <w:tcW w:w="1548" w:type="dxa"/>
            <w:vMerge/>
            <w:textDirection w:val="btLr"/>
            <w:vAlign w:val="center"/>
          </w:tcPr>
          <w:p w14:paraId="71E51AE3" w14:textId="77777777" w:rsidR="006E7B7A" w:rsidRPr="00A03C55" w:rsidRDefault="006E7B7A" w:rsidP="008E3CF3">
            <w:pPr>
              <w:pStyle w:val="TableLabel"/>
              <w:rPr>
                <w:noProof w:val="0"/>
                <w:sz w:val="16"/>
              </w:rPr>
            </w:pPr>
          </w:p>
        </w:tc>
        <w:tc>
          <w:tcPr>
            <w:tcW w:w="2520" w:type="dxa"/>
            <w:vAlign w:val="center"/>
          </w:tcPr>
          <w:p w14:paraId="7D457D42"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6DE3447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2C73E7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E5FFC91" w14:textId="77777777" w:rsidTr="008E3CF3">
        <w:trPr>
          <w:cantSplit/>
        </w:trPr>
        <w:tc>
          <w:tcPr>
            <w:tcW w:w="1548" w:type="dxa"/>
            <w:vMerge/>
            <w:textDirection w:val="btLr"/>
            <w:vAlign w:val="center"/>
          </w:tcPr>
          <w:p w14:paraId="44889FBD" w14:textId="77777777" w:rsidR="006E7B7A" w:rsidRPr="00A03C55" w:rsidRDefault="006E7B7A" w:rsidP="008E3CF3">
            <w:pPr>
              <w:pStyle w:val="TableLabel"/>
              <w:rPr>
                <w:noProof w:val="0"/>
                <w:sz w:val="16"/>
              </w:rPr>
            </w:pPr>
          </w:p>
        </w:tc>
        <w:tc>
          <w:tcPr>
            <w:tcW w:w="2520" w:type="dxa"/>
            <w:vAlign w:val="center"/>
          </w:tcPr>
          <w:p w14:paraId="4864F6B1"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6458C6C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CCDCDE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5F27064" w14:textId="77777777" w:rsidTr="008E3CF3">
        <w:trPr>
          <w:cantSplit/>
        </w:trPr>
        <w:tc>
          <w:tcPr>
            <w:tcW w:w="1548" w:type="dxa"/>
            <w:vMerge/>
            <w:textDirection w:val="btLr"/>
            <w:vAlign w:val="center"/>
          </w:tcPr>
          <w:p w14:paraId="036919A0" w14:textId="77777777" w:rsidR="006E7B7A" w:rsidRPr="00A03C55" w:rsidRDefault="006E7B7A" w:rsidP="008E3CF3">
            <w:pPr>
              <w:pStyle w:val="TableLabel"/>
              <w:rPr>
                <w:noProof w:val="0"/>
                <w:sz w:val="16"/>
              </w:rPr>
            </w:pPr>
          </w:p>
        </w:tc>
        <w:tc>
          <w:tcPr>
            <w:tcW w:w="2520" w:type="dxa"/>
            <w:vAlign w:val="center"/>
          </w:tcPr>
          <w:p w14:paraId="7208C585"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558E7A93"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6012B99" w14:textId="77777777" w:rsidR="006E7B7A" w:rsidRPr="00A03C55" w:rsidRDefault="006E7B7A" w:rsidP="008E3CF3">
            <w:pPr>
              <w:pStyle w:val="TableEntry"/>
              <w:rPr>
                <w:noProof w:val="0"/>
                <w:sz w:val="16"/>
                <w:szCs w:val="16"/>
              </w:rPr>
            </w:pPr>
            <w:r w:rsidRPr="00A03C55">
              <w:rPr>
                <w:noProof w:val="0"/>
                <w:sz w:val="16"/>
                <w:szCs w:val="16"/>
              </w:rPr>
              <w:t>EV(110152, DCM, “Destination”)</w:t>
            </w:r>
          </w:p>
        </w:tc>
      </w:tr>
      <w:tr w:rsidR="006E7B7A" w:rsidRPr="00A03C55" w14:paraId="0884D98D" w14:textId="77777777" w:rsidTr="008E3CF3">
        <w:trPr>
          <w:cantSplit/>
        </w:trPr>
        <w:tc>
          <w:tcPr>
            <w:tcW w:w="1548" w:type="dxa"/>
            <w:vMerge/>
            <w:textDirection w:val="btLr"/>
            <w:vAlign w:val="center"/>
          </w:tcPr>
          <w:p w14:paraId="40CE5DB5" w14:textId="77777777" w:rsidR="006E7B7A" w:rsidRPr="00A03C55" w:rsidRDefault="006E7B7A" w:rsidP="008E3CF3">
            <w:pPr>
              <w:pStyle w:val="TableLabel"/>
              <w:rPr>
                <w:noProof w:val="0"/>
                <w:sz w:val="16"/>
              </w:rPr>
            </w:pPr>
          </w:p>
        </w:tc>
        <w:tc>
          <w:tcPr>
            <w:tcW w:w="2520" w:type="dxa"/>
            <w:vAlign w:val="center"/>
          </w:tcPr>
          <w:p w14:paraId="47EDB721"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059746AE"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77F44F3"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345B78D8" w14:textId="77777777" w:rsidTr="008E3CF3">
        <w:trPr>
          <w:cantSplit/>
        </w:trPr>
        <w:tc>
          <w:tcPr>
            <w:tcW w:w="1548" w:type="dxa"/>
            <w:vMerge/>
            <w:textDirection w:val="btLr"/>
            <w:vAlign w:val="center"/>
          </w:tcPr>
          <w:p w14:paraId="6B9A9D55" w14:textId="77777777" w:rsidR="006E7B7A" w:rsidRPr="00A03C55" w:rsidRDefault="006E7B7A" w:rsidP="008E3CF3">
            <w:pPr>
              <w:pStyle w:val="TableLabel"/>
              <w:rPr>
                <w:noProof w:val="0"/>
                <w:sz w:val="16"/>
              </w:rPr>
            </w:pPr>
          </w:p>
        </w:tc>
        <w:tc>
          <w:tcPr>
            <w:tcW w:w="2520" w:type="dxa"/>
            <w:vAlign w:val="center"/>
          </w:tcPr>
          <w:p w14:paraId="2592BF0A"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09B7B189"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67229282"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3437B45C"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76559658" w14:textId="77777777" w:rsidTr="008E3CF3">
        <w:trPr>
          <w:cantSplit/>
        </w:trPr>
        <w:tc>
          <w:tcPr>
            <w:tcW w:w="1728" w:type="dxa"/>
            <w:vMerge w:val="restart"/>
            <w:tcBorders>
              <w:top w:val="single" w:sz="4" w:space="0" w:color="auto"/>
            </w:tcBorders>
          </w:tcPr>
          <w:p w14:paraId="580F089C" w14:textId="77777777" w:rsidR="006E7B7A" w:rsidRPr="00A03C55" w:rsidRDefault="006E7B7A" w:rsidP="008E3CF3">
            <w:pPr>
              <w:pStyle w:val="TableEntryHeader"/>
              <w:rPr>
                <w:noProof w:val="0"/>
              </w:rPr>
            </w:pPr>
            <w:r w:rsidRPr="00A03C55">
              <w:rPr>
                <w:noProof w:val="0"/>
              </w:rPr>
              <w:t>Audit Source</w:t>
            </w:r>
          </w:p>
          <w:p w14:paraId="53CA24AF"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tcBorders>
              <w:top w:val="single" w:sz="4" w:space="0" w:color="auto"/>
            </w:tcBorders>
            <w:vAlign w:val="center"/>
          </w:tcPr>
          <w:p w14:paraId="0CEE2984"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27BB5B8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59B4560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86270A2" w14:textId="77777777" w:rsidTr="008E3CF3">
        <w:trPr>
          <w:cantSplit/>
        </w:trPr>
        <w:tc>
          <w:tcPr>
            <w:tcW w:w="1728" w:type="dxa"/>
            <w:vMerge/>
            <w:textDirection w:val="btLr"/>
            <w:vAlign w:val="center"/>
          </w:tcPr>
          <w:p w14:paraId="4C75B091" w14:textId="77777777" w:rsidR="006E7B7A" w:rsidRPr="00A03C55" w:rsidRDefault="006E7B7A" w:rsidP="008E3CF3">
            <w:pPr>
              <w:pStyle w:val="TableLabel"/>
              <w:rPr>
                <w:noProof w:val="0"/>
                <w:sz w:val="16"/>
              </w:rPr>
            </w:pPr>
          </w:p>
        </w:tc>
        <w:tc>
          <w:tcPr>
            <w:tcW w:w="2340" w:type="dxa"/>
            <w:vAlign w:val="center"/>
          </w:tcPr>
          <w:p w14:paraId="5A039B97"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5774E5C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AA072D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FBBD51D" w14:textId="77777777" w:rsidTr="008E3CF3">
        <w:trPr>
          <w:cantSplit/>
        </w:trPr>
        <w:tc>
          <w:tcPr>
            <w:tcW w:w="1728" w:type="dxa"/>
            <w:vMerge/>
            <w:textDirection w:val="btLr"/>
            <w:vAlign w:val="center"/>
          </w:tcPr>
          <w:p w14:paraId="3387B81D" w14:textId="77777777" w:rsidR="006E7B7A" w:rsidRPr="00A03C55" w:rsidRDefault="006E7B7A" w:rsidP="008E3CF3">
            <w:pPr>
              <w:pStyle w:val="TableLabel"/>
              <w:rPr>
                <w:noProof w:val="0"/>
                <w:sz w:val="16"/>
              </w:rPr>
            </w:pPr>
          </w:p>
        </w:tc>
        <w:tc>
          <w:tcPr>
            <w:tcW w:w="2340" w:type="dxa"/>
            <w:vAlign w:val="center"/>
          </w:tcPr>
          <w:p w14:paraId="78AF1263"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6F6168B5"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6FAD4A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32905A3B" w14:textId="60FE2AB7" w:rsidR="006E7B7A" w:rsidRPr="00A03C55" w:rsidRDefault="006E7B7A" w:rsidP="006E7B7A">
      <w:pPr>
        <w:pStyle w:val="BodyText"/>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970"/>
        <w:gridCol w:w="540"/>
        <w:gridCol w:w="4140"/>
      </w:tblGrid>
      <w:tr w:rsidR="00FB3626" w:rsidRPr="00A03C55" w14:paraId="6CE26087" w14:textId="77777777" w:rsidTr="00ED4370">
        <w:tc>
          <w:tcPr>
            <w:tcW w:w="2065" w:type="dxa"/>
            <w:vMerge w:val="restart"/>
            <w:shd w:val="clear" w:color="auto" w:fill="auto"/>
          </w:tcPr>
          <w:p w14:paraId="14FC630E" w14:textId="77777777" w:rsidR="00FB3626" w:rsidRPr="00A03C55" w:rsidRDefault="00FB3626" w:rsidP="003462A5">
            <w:pPr>
              <w:pStyle w:val="TableEntryHeader"/>
              <w:keepNext w:val="0"/>
              <w:rPr>
                <w:noProof w:val="0"/>
              </w:rPr>
            </w:pPr>
            <w:r w:rsidRPr="00A03C55">
              <w:rPr>
                <w:noProof w:val="0"/>
              </w:rPr>
              <w:t>Subscription</w:t>
            </w:r>
          </w:p>
          <w:p w14:paraId="3170D9D1" w14:textId="77777777" w:rsidR="00FB3626" w:rsidRPr="00A03C55" w:rsidRDefault="00FB3626" w:rsidP="003462A5">
            <w:pPr>
              <w:pStyle w:val="TableEntryHeader"/>
              <w:keepNext w:val="0"/>
              <w:rPr>
                <w:noProof w:val="0"/>
              </w:rPr>
            </w:pPr>
            <w:r w:rsidRPr="00A03C55">
              <w:rPr>
                <w:noProof w:val="0"/>
              </w:rPr>
              <w:t>(if known)</w:t>
            </w:r>
          </w:p>
          <w:p w14:paraId="5160F693" w14:textId="77777777" w:rsidR="00FB3626" w:rsidRPr="00A03C55" w:rsidRDefault="00FB3626" w:rsidP="003462A5">
            <w:pPr>
              <w:pStyle w:val="TableEntryHeader"/>
              <w:rPr>
                <w:bCs/>
                <w:noProof w:val="0"/>
                <w:sz w:val="12"/>
              </w:rPr>
            </w:pPr>
            <w:r w:rsidRPr="00A03C55">
              <w:rPr>
                <w:bCs/>
                <w:noProof w:val="0"/>
                <w:sz w:val="12"/>
              </w:rPr>
              <w:t xml:space="preserve"> (AuditMessage/</w:t>
            </w:r>
            <w:r w:rsidRPr="00A03C55">
              <w:rPr>
                <w:bCs/>
                <w:noProof w:val="0"/>
                <w:sz w:val="12"/>
              </w:rPr>
              <w:br/>
              <w:t>ParticipantObjectIdentification)</w:t>
            </w:r>
          </w:p>
        </w:tc>
        <w:tc>
          <w:tcPr>
            <w:tcW w:w="2970" w:type="dxa"/>
            <w:shd w:val="clear" w:color="auto" w:fill="auto"/>
          </w:tcPr>
          <w:p w14:paraId="0FE04277" w14:textId="77777777" w:rsidR="00FB3626" w:rsidRPr="00A03C55" w:rsidRDefault="00FB3626" w:rsidP="00FB3626">
            <w:pPr>
              <w:pStyle w:val="TableEntry"/>
              <w:rPr>
                <w:noProof w:val="0"/>
                <w:sz w:val="16"/>
                <w:szCs w:val="16"/>
              </w:rPr>
            </w:pPr>
            <w:r w:rsidRPr="00A03C55">
              <w:rPr>
                <w:noProof w:val="0"/>
                <w:sz w:val="16"/>
                <w:szCs w:val="16"/>
              </w:rPr>
              <w:t>ParticipantObjectTypeCode</w:t>
            </w:r>
          </w:p>
        </w:tc>
        <w:tc>
          <w:tcPr>
            <w:tcW w:w="540" w:type="dxa"/>
            <w:shd w:val="clear" w:color="auto" w:fill="auto"/>
          </w:tcPr>
          <w:p w14:paraId="296299A3" w14:textId="77777777" w:rsidR="00FB3626" w:rsidRPr="00A03C55" w:rsidRDefault="00FB3626" w:rsidP="00FB3626">
            <w:pPr>
              <w:pStyle w:val="TableEntry"/>
              <w:rPr>
                <w:noProof w:val="0"/>
                <w:sz w:val="16"/>
                <w:szCs w:val="16"/>
              </w:rPr>
            </w:pPr>
            <w:r w:rsidRPr="00A03C55">
              <w:rPr>
                <w:noProof w:val="0"/>
                <w:sz w:val="16"/>
                <w:szCs w:val="16"/>
              </w:rPr>
              <w:t>M</w:t>
            </w:r>
          </w:p>
        </w:tc>
        <w:tc>
          <w:tcPr>
            <w:tcW w:w="4140" w:type="dxa"/>
            <w:shd w:val="clear" w:color="auto" w:fill="auto"/>
          </w:tcPr>
          <w:p w14:paraId="46ACC3DA" w14:textId="77777777" w:rsidR="00FB3626" w:rsidRPr="00A03C55" w:rsidRDefault="00FB3626" w:rsidP="003462A5">
            <w:pPr>
              <w:pStyle w:val="TableEntry"/>
              <w:rPr>
                <w:noProof w:val="0"/>
                <w:sz w:val="16"/>
                <w:szCs w:val="16"/>
              </w:rPr>
            </w:pPr>
            <w:r w:rsidRPr="00A03C55">
              <w:rPr>
                <w:noProof w:val="0"/>
                <w:sz w:val="16"/>
                <w:szCs w:val="16"/>
              </w:rPr>
              <w:t>“2” (system object)</w:t>
            </w:r>
          </w:p>
        </w:tc>
      </w:tr>
      <w:tr w:rsidR="00FB3626" w:rsidRPr="00A03C55" w14:paraId="3C301421" w14:textId="77777777" w:rsidTr="00ED4370">
        <w:tc>
          <w:tcPr>
            <w:tcW w:w="2065" w:type="dxa"/>
            <w:vMerge/>
            <w:shd w:val="clear" w:color="auto" w:fill="auto"/>
          </w:tcPr>
          <w:p w14:paraId="439E0F2F" w14:textId="77777777" w:rsidR="00FB3626" w:rsidRPr="00A03C55" w:rsidRDefault="00FB3626" w:rsidP="00FB3626">
            <w:pPr>
              <w:pStyle w:val="BodyText"/>
            </w:pPr>
          </w:p>
        </w:tc>
        <w:tc>
          <w:tcPr>
            <w:tcW w:w="2970" w:type="dxa"/>
            <w:shd w:val="clear" w:color="auto" w:fill="auto"/>
          </w:tcPr>
          <w:p w14:paraId="21B94688" w14:textId="77777777" w:rsidR="00FB3626" w:rsidRPr="00A03C55" w:rsidRDefault="00FB3626" w:rsidP="003462A5">
            <w:pPr>
              <w:pStyle w:val="TableEntry"/>
              <w:rPr>
                <w:noProof w:val="0"/>
                <w:sz w:val="16"/>
                <w:szCs w:val="16"/>
              </w:rPr>
            </w:pPr>
            <w:r w:rsidRPr="00A03C55">
              <w:rPr>
                <w:noProof w:val="0"/>
                <w:sz w:val="16"/>
                <w:szCs w:val="16"/>
              </w:rPr>
              <w:t>ParticipantObjectTypeCodeRole</w:t>
            </w:r>
          </w:p>
        </w:tc>
        <w:tc>
          <w:tcPr>
            <w:tcW w:w="540" w:type="dxa"/>
            <w:shd w:val="clear" w:color="auto" w:fill="auto"/>
          </w:tcPr>
          <w:p w14:paraId="5BD39BAF" w14:textId="77777777" w:rsidR="00FB3626" w:rsidRPr="00A03C55" w:rsidRDefault="00FB3626" w:rsidP="003462A5">
            <w:pPr>
              <w:pStyle w:val="TableEntry"/>
              <w:rPr>
                <w:noProof w:val="0"/>
                <w:sz w:val="16"/>
                <w:szCs w:val="16"/>
              </w:rPr>
            </w:pPr>
            <w:r w:rsidRPr="00A03C55">
              <w:rPr>
                <w:noProof w:val="0"/>
                <w:sz w:val="16"/>
                <w:szCs w:val="16"/>
              </w:rPr>
              <w:t>M</w:t>
            </w:r>
          </w:p>
        </w:tc>
        <w:tc>
          <w:tcPr>
            <w:tcW w:w="4140" w:type="dxa"/>
            <w:shd w:val="clear" w:color="auto" w:fill="auto"/>
          </w:tcPr>
          <w:p w14:paraId="60085EF7" w14:textId="77777777" w:rsidR="00FB3626" w:rsidRPr="00A03C55" w:rsidRDefault="00FB3626" w:rsidP="003462A5">
            <w:pPr>
              <w:pStyle w:val="TableEntry"/>
              <w:rPr>
                <w:noProof w:val="0"/>
                <w:sz w:val="16"/>
                <w:szCs w:val="16"/>
              </w:rPr>
            </w:pPr>
            <w:r w:rsidRPr="00A03C55">
              <w:rPr>
                <w:noProof w:val="0"/>
                <w:sz w:val="16"/>
                <w:szCs w:val="16"/>
              </w:rPr>
              <w:t>“20” (job)</w:t>
            </w:r>
          </w:p>
        </w:tc>
      </w:tr>
      <w:tr w:rsidR="00FB3626" w:rsidRPr="00A03C55" w14:paraId="57F23D7E" w14:textId="77777777" w:rsidTr="00ED4370">
        <w:trPr>
          <w:trHeight w:val="368"/>
        </w:trPr>
        <w:tc>
          <w:tcPr>
            <w:tcW w:w="2065" w:type="dxa"/>
            <w:vMerge/>
            <w:shd w:val="clear" w:color="auto" w:fill="auto"/>
          </w:tcPr>
          <w:p w14:paraId="1B810D22" w14:textId="77777777" w:rsidR="00FB3626" w:rsidRPr="00A03C55" w:rsidRDefault="00FB3626" w:rsidP="00FB3626">
            <w:pPr>
              <w:pStyle w:val="BodyText"/>
            </w:pPr>
          </w:p>
        </w:tc>
        <w:tc>
          <w:tcPr>
            <w:tcW w:w="2970" w:type="dxa"/>
            <w:shd w:val="clear" w:color="auto" w:fill="auto"/>
          </w:tcPr>
          <w:p w14:paraId="40E18E58" w14:textId="77777777" w:rsidR="00FB3626" w:rsidRPr="00A03C55" w:rsidRDefault="00FB3626" w:rsidP="003462A5">
            <w:pPr>
              <w:pStyle w:val="TableEntry"/>
              <w:rPr>
                <w:i/>
                <w:iCs/>
                <w:noProof w:val="0"/>
                <w:sz w:val="16"/>
                <w:szCs w:val="16"/>
              </w:rPr>
            </w:pPr>
            <w:r w:rsidRPr="00A03C55">
              <w:rPr>
                <w:i/>
                <w:iCs/>
                <w:noProof w:val="0"/>
                <w:sz w:val="16"/>
                <w:szCs w:val="16"/>
              </w:rPr>
              <w:t>ParticipantObjectDataLifeCycle</w:t>
            </w:r>
          </w:p>
        </w:tc>
        <w:tc>
          <w:tcPr>
            <w:tcW w:w="540" w:type="dxa"/>
            <w:shd w:val="clear" w:color="auto" w:fill="auto"/>
          </w:tcPr>
          <w:p w14:paraId="281E9A44"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3910E371"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772EA65F" w14:textId="77777777" w:rsidTr="00ED4370">
        <w:tc>
          <w:tcPr>
            <w:tcW w:w="2065" w:type="dxa"/>
            <w:vMerge/>
            <w:shd w:val="clear" w:color="auto" w:fill="auto"/>
          </w:tcPr>
          <w:p w14:paraId="032DE3A4" w14:textId="77777777" w:rsidR="00FB3626" w:rsidRPr="00A03C55" w:rsidRDefault="00FB3626" w:rsidP="00FB3626">
            <w:pPr>
              <w:pStyle w:val="BodyText"/>
            </w:pPr>
          </w:p>
        </w:tc>
        <w:tc>
          <w:tcPr>
            <w:tcW w:w="2970" w:type="dxa"/>
            <w:shd w:val="clear" w:color="auto" w:fill="auto"/>
          </w:tcPr>
          <w:p w14:paraId="1282CE64" w14:textId="77777777" w:rsidR="00FB3626" w:rsidRPr="00A03C55" w:rsidRDefault="00FB3626" w:rsidP="003462A5">
            <w:pPr>
              <w:pStyle w:val="TableEntry"/>
              <w:rPr>
                <w:noProof w:val="0"/>
                <w:sz w:val="16"/>
                <w:szCs w:val="16"/>
              </w:rPr>
            </w:pPr>
            <w:r w:rsidRPr="00A03C55">
              <w:rPr>
                <w:noProof w:val="0"/>
                <w:sz w:val="16"/>
                <w:szCs w:val="16"/>
              </w:rPr>
              <w:t>ParticipantObjectIDTypeCode</w:t>
            </w:r>
          </w:p>
        </w:tc>
        <w:tc>
          <w:tcPr>
            <w:tcW w:w="540" w:type="dxa"/>
            <w:shd w:val="clear" w:color="auto" w:fill="auto"/>
          </w:tcPr>
          <w:p w14:paraId="3F349491" w14:textId="77777777" w:rsidR="00FB3626" w:rsidRPr="00A03C55" w:rsidRDefault="00FB3626" w:rsidP="003462A5">
            <w:pPr>
              <w:pStyle w:val="TableEntry"/>
              <w:rPr>
                <w:noProof w:val="0"/>
                <w:sz w:val="16"/>
                <w:szCs w:val="16"/>
              </w:rPr>
            </w:pPr>
            <w:r w:rsidRPr="00A03C55">
              <w:rPr>
                <w:noProof w:val="0"/>
                <w:sz w:val="16"/>
                <w:szCs w:val="16"/>
              </w:rPr>
              <w:t>M</w:t>
            </w:r>
          </w:p>
        </w:tc>
        <w:tc>
          <w:tcPr>
            <w:tcW w:w="4140" w:type="dxa"/>
            <w:shd w:val="clear" w:color="auto" w:fill="auto"/>
          </w:tcPr>
          <w:p w14:paraId="5F345F08" w14:textId="77777777" w:rsidR="00FB3626" w:rsidRPr="00A03C55" w:rsidRDefault="00FB3626" w:rsidP="003462A5">
            <w:pPr>
              <w:pStyle w:val="TableEntry"/>
              <w:rPr>
                <w:noProof w:val="0"/>
                <w:sz w:val="16"/>
                <w:szCs w:val="16"/>
              </w:rPr>
            </w:pPr>
            <w:r w:rsidRPr="00A03C55">
              <w:rPr>
                <w:noProof w:val="0"/>
                <w:sz w:val="16"/>
                <w:szCs w:val="16"/>
              </w:rPr>
              <w:t>EV(“ITI-52”, “IHE Transactions”, “Document Metadata Subscribe”)</w:t>
            </w:r>
          </w:p>
        </w:tc>
      </w:tr>
      <w:tr w:rsidR="00FB3626" w:rsidRPr="00A03C55" w14:paraId="007C3A94" w14:textId="77777777" w:rsidTr="00ED4370">
        <w:tc>
          <w:tcPr>
            <w:tcW w:w="2065" w:type="dxa"/>
            <w:vMerge/>
            <w:shd w:val="clear" w:color="auto" w:fill="auto"/>
          </w:tcPr>
          <w:p w14:paraId="53B17D00" w14:textId="77777777" w:rsidR="00FB3626" w:rsidRPr="00A03C55" w:rsidRDefault="00FB3626" w:rsidP="00FB3626">
            <w:pPr>
              <w:pStyle w:val="BodyText"/>
            </w:pPr>
          </w:p>
        </w:tc>
        <w:tc>
          <w:tcPr>
            <w:tcW w:w="2970" w:type="dxa"/>
            <w:shd w:val="clear" w:color="auto" w:fill="auto"/>
          </w:tcPr>
          <w:p w14:paraId="5B1557D1" w14:textId="77777777" w:rsidR="00FB3626" w:rsidRPr="00A03C55" w:rsidRDefault="00FB3626" w:rsidP="003462A5">
            <w:pPr>
              <w:pStyle w:val="TableEntry"/>
              <w:rPr>
                <w:i/>
                <w:iCs/>
                <w:noProof w:val="0"/>
                <w:sz w:val="16"/>
                <w:szCs w:val="16"/>
              </w:rPr>
            </w:pPr>
            <w:r w:rsidRPr="00A03C55">
              <w:rPr>
                <w:i/>
                <w:iCs/>
                <w:noProof w:val="0"/>
                <w:sz w:val="16"/>
                <w:szCs w:val="16"/>
              </w:rPr>
              <w:t>ParticipantObjectSensitivity</w:t>
            </w:r>
          </w:p>
        </w:tc>
        <w:tc>
          <w:tcPr>
            <w:tcW w:w="540" w:type="dxa"/>
            <w:shd w:val="clear" w:color="auto" w:fill="auto"/>
          </w:tcPr>
          <w:p w14:paraId="5CD6DF91"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3A4B9412"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5B225014" w14:textId="77777777" w:rsidTr="00ED4370">
        <w:tc>
          <w:tcPr>
            <w:tcW w:w="2065" w:type="dxa"/>
            <w:vMerge/>
            <w:shd w:val="clear" w:color="auto" w:fill="auto"/>
          </w:tcPr>
          <w:p w14:paraId="38DFF08B" w14:textId="77777777" w:rsidR="00FB3626" w:rsidRPr="00A03C55" w:rsidRDefault="00FB3626" w:rsidP="00FB3626">
            <w:pPr>
              <w:pStyle w:val="BodyText"/>
            </w:pPr>
          </w:p>
        </w:tc>
        <w:tc>
          <w:tcPr>
            <w:tcW w:w="2970" w:type="dxa"/>
            <w:shd w:val="clear" w:color="auto" w:fill="auto"/>
          </w:tcPr>
          <w:p w14:paraId="021BE7DB" w14:textId="77777777" w:rsidR="00FB3626" w:rsidRPr="00A03C55" w:rsidRDefault="00FB3626" w:rsidP="00A063AC">
            <w:pPr>
              <w:pStyle w:val="TableEntry"/>
              <w:rPr>
                <w:noProof w:val="0"/>
                <w:sz w:val="16"/>
                <w:szCs w:val="16"/>
              </w:rPr>
            </w:pPr>
            <w:r w:rsidRPr="00A03C55">
              <w:rPr>
                <w:noProof w:val="0"/>
                <w:sz w:val="16"/>
                <w:szCs w:val="16"/>
              </w:rPr>
              <w:t>ParticipantObjectID</w:t>
            </w:r>
          </w:p>
        </w:tc>
        <w:tc>
          <w:tcPr>
            <w:tcW w:w="540" w:type="dxa"/>
            <w:shd w:val="clear" w:color="auto" w:fill="auto"/>
          </w:tcPr>
          <w:p w14:paraId="039A75F5" w14:textId="77777777" w:rsidR="00FB3626" w:rsidRPr="00A03C55" w:rsidRDefault="00FB3626" w:rsidP="003462A5">
            <w:pPr>
              <w:pStyle w:val="TableEntry"/>
              <w:rPr>
                <w:noProof w:val="0"/>
                <w:sz w:val="16"/>
                <w:szCs w:val="16"/>
              </w:rPr>
            </w:pPr>
            <w:r w:rsidRPr="00A03C55">
              <w:rPr>
                <w:noProof w:val="0"/>
                <w:sz w:val="16"/>
                <w:szCs w:val="16"/>
              </w:rPr>
              <w:t>M</w:t>
            </w:r>
          </w:p>
        </w:tc>
        <w:tc>
          <w:tcPr>
            <w:tcW w:w="4140" w:type="dxa"/>
            <w:shd w:val="clear" w:color="auto" w:fill="auto"/>
          </w:tcPr>
          <w:p w14:paraId="57ABF0BA" w14:textId="77777777" w:rsidR="00FB3626" w:rsidRPr="00A03C55" w:rsidRDefault="00FB3626" w:rsidP="003462A5">
            <w:pPr>
              <w:pStyle w:val="TableEntry"/>
              <w:rPr>
                <w:noProof w:val="0"/>
                <w:sz w:val="16"/>
                <w:szCs w:val="16"/>
              </w:rPr>
            </w:pPr>
            <w:r w:rsidRPr="00A03C55">
              <w:rPr>
                <w:noProof w:val="0"/>
                <w:sz w:val="16"/>
                <w:szCs w:val="16"/>
              </w:rPr>
              <w:t xml:space="preserve">For the Subscribe Message, the URI contained in the &lt;wsnt:SubscriptionReference/wsa:Address/&gt; </w:t>
            </w:r>
          </w:p>
          <w:p w14:paraId="7A3EED4B" w14:textId="77777777" w:rsidR="00FB3626" w:rsidRPr="00A03C55" w:rsidRDefault="00FB3626" w:rsidP="003462A5">
            <w:pPr>
              <w:pStyle w:val="TableEntry"/>
              <w:rPr>
                <w:noProof w:val="0"/>
                <w:sz w:val="16"/>
                <w:szCs w:val="16"/>
              </w:rPr>
            </w:pPr>
            <w:r w:rsidRPr="00A03C55">
              <w:rPr>
                <w:noProof w:val="0"/>
                <w:sz w:val="16"/>
                <w:szCs w:val="16"/>
              </w:rPr>
              <w:t xml:space="preserve">For the Unsubscribe message, the URI contained in the &lt;soap12:Header/wsa:Address/&gt; </w:t>
            </w:r>
          </w:p>
        </w:tc>
      </w:tr>
      <w:tr w:rsidR="00FB3626" w:rsidRPr="00A03C55" w14:paraId="6C19E928" w14:textId="77777777" w:rsidTr="00ED4370">
        <w:tc>
          <w:tcPr>
            <w:tcW w:w="2065" w:type="dxa"/>
            <w:vMerge/>
            <w:shd w:val="clear" w:color="auto" w:fill="auto"/>
          </w:tcPr>
          <w:p w14:paraId="4E66F697" w14:textId="77777777" w:rsidR="00FB3626" w:rsidRPr="00A03C55" w:rsidRDefault="00FB3626" w:rsidP="00FB3626">
            <w:pPr>
              <w:pStyle w:val="BodyText"/>
            </w:pPr>
          </w:p>
        </w:tc>
        <w:tc>
          <w:tcPr>
            <w:tcW w:w="2970" w:type="dxa"/>
            <w:shd w:val="clear" w:color="auto" w:fill="auto"/>
          </w:tcPr>
          <w:p w14:paraId="5F0EEB33" w14:textId="77777777" w:rsidR="00FB3626" w:rsidRPr="00A03C55" w:rsidRDefault="00FB3626" w:rsidP="003462A5">
            <w:pPr>
              <w:pStyle w:val="TableEntry"/>
              <w:rPr>
                <w:i/>
                <w:iCs/>
                <w:noProof w:val="0"/>
                <w:sz w:val="16"/>
                <w:szCs w:val="16"/>
              </w:rPr>
            </w:pPr>
            <w:r w:rsidRPr="00A03C55">
              <w:rPr>
                <w:i/>
                <w:iCs/>
                <w:noProof w:val="0"/>
                <w:sz w:val="16"/>
                <w:szCs w:val="16"/>
              </w:rPr>
              <w:t>ParticipantObjectName</w:t>
            </w:r>
          </w:p>
        </w:tc>
        <w:tc>
          <w:tcPr>
            <w:tcW w:w="540" w:type="dxa"/>
            <w:shd w:val="clear" w:color="auto" w:fill="auto"/>
          </w:tcPr>
          <w:p w14:paraId="5A61F664"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7B36459F"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2CA81C02" w14:textId="77777777" w:rsidTr="00ED4370">
        <w:tc>
          <w:tcPr>
            <w:tcW w:w="2065" w:type="dxa"/>
            <w:vMerge/>
            <w:shd w:val="clear" w:color="auto" w:fill="auto"/>
          </w:tcPr>
          <w:p w14:paraId="3912A23C" w14:textId="77777777" w:rsidR="00FB3626" w:rsidRPr="00A03C55" w:rsidRDefault="00FB3626" w:rsidP="00FB3626">
            <w:pPr>
              <w:pStyle w:val="BodyText"/>
            </w:pPr>
          </w:p>
        </w:tc>
        <w:tc>
          <w:tcPr>
            <w:tcW w:w="2970" w:type="dxa"/>
            <w:shd w:val="clear" w:color="auto" w:fill="auto"/>
          </w:tcPr>
          <w:p w14:paraId="1AE6B7A2" w14:textId="77777777" w:rsidR="00FB3626" w:rsidRPr="00A03C55" w:rsidRDefault="00FB3626" w:rsidP="003462A5">
            <w:pPr>
              <w:pStyle w:val="TableEntry"/>
              <w:rPr>
                <w:i/>
                <w:iCs/>
                <w:noProof w:val="0"/>
                <w:sz w:val="16"/>
                <w:szCs w:val="16"/>
              </w:rPr>
            </w:pPr>
            <w:r w:rsidRPr="00A03C55">
              <w:rPr>
                <w:i/>
                <w:iCs/>
                <w:noProof w:val="0"/>
                <w:sz w:val="16"/>
                <w:szCs w:val="16"/>
              </w:rPr>
              <w:t>ParticipantObjectQuery</w:t>
            </w:r>
          </w:p>
        </w:tc>
        <w:tc>
          <w:tcPr>
            <w:tcW w:w="540" w:type="dxa"/>
            <w:shd w:val="clear" w:color="auto" w:fill="auto"/>
          </w:tcPr>
          <w:p w14:paraId="201F818B"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73B9741B"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1AB7B3A3" w14:textId="77777777" w:rsidTr="00ED4370">
        <w:tc>
          <w:tcPr>
            <w:tcW w:w="2065" w:type="dxa"/>
            <w:vMerge/>
            <w:shd w:val="clear" w:color="auto" w:fill="auto"/>
          </w:tcPr>
          <w:p w14:paraId="4847374B" w14:textId="77777777" w:rsidR="00FB3626" w:rsidRPr="00A03C55" w:rsidRDefault="00FB3626" w:rsidP="00FB3626">
            <w:pPr>
              <w:pStyle w:val="BodyText"/>
            </w:pPr>
          </w:p>
        </w:tc>
        <w:tc>
          <w:tcPr>
            <w:tcW w:w="2970" w:type="dxa"/>
            <w:shd w:val="clear" w:color="auto" w:fill="auto"/>
          </w:tcPr>
          <w:p w14:paraId="6F21056B" w14:textId="77777777" w:rsidR="00FB3626" w:rsidRPr="00A03C55" w:rsidRDefault="00FB3626" w:rsidP="003462A5">
            <w:pPr>
              <w:pStyle w:val="TableEntry"/>
              <w:rPr>
                <w:i/>
                <w:iCs/>
                <w:noProof w:val="0"/>
                <w:sz w:val="16"/>
                <w:szCs w:val="16"/>
              </w:rPr>
            </w:pPr>
            <w:r w:rsidRPr="00A03C55">
              <w:rPr>
                <w:i/>
                <w:iCs/>
                <w:noProof w:val="0"/>
                <w:sz w:val="16"/>
                <w:szCs w:val="16"/>
              </w:rPr>
              <w:t>ParticipantObjectDetail</w:t>
            </w:r>
          </w:p>
        </w:tc>
        <w:tc>
          <w:tcPr>
            <w:tcW w:w="540" w:type="dxa"/>
            <w:shd w:val="clear" w:color="auto" w:fill="auto"/>
          </w:tcPr>
          <w:p w14:paraId="60D9DD85"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211416B4"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bl>
    <w:p w14:paraId="4C939031" w14:textId="77777777" w:rsidR="00BF0E97" w:rsidRPr="00A03C55" w:rsidRDefault="00BF0E97"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46E5A346" w14:textId="77777777" w:rsidTr="008E3CF3">
        <w:trPr>
          <w:cantSplit/>
        </w:trPr>
        <w:tc>
          <w:tcPr>
            <w:tcW w:w="1548" w:type="dxa"/>
            <w:vMerge w:val="restart"/>
          </w:tcPr>
          <w:p w14:paraId="66E2497F" w14:textId="5F920BF4" w:rsidR="006E7B7A" w:rsidRPr="00A03C55" w:rsidRDefault="006E7B7A" w:rsidP="008E3CF3">
            <w:pPr>
              <w:pStyle w:val="TableEntryHeader"/>
              <w:rPr>
                <w:noProof w:val="0"/>
              </w:rPr>
            </w:pPr>
            <w:r w:rsidRPr="00A03C55">
              <w:rPr>
                <w:noProof w:val="0"/>
              </w:rPr>
              <w:t>Patient</w:t>
            </w:r>
            <w:r w:rsidR="00903C21" w:rsidRPr="00A03C55">
              <w:rPr>
                <w:noProof w:val="0"/>
              </w:rPr>
              <w:br/>
            </w:r>
            <w:r w:rsidRPr="00A03C55">
              <w:rPr>
                <w:noProof w:val="0"/>
              </w:rPr>
              <w:t>(if known)</w:t>
            </w:r>
          </w:p>
          <w:p w14:paraId="122A8999"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04ED5ABF"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20BF12A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D3B4C29"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31267A47" w14:textId="77777777" w:rsidTr="008E3CF3">
        <w:trPr>
          <w:cantSplit/>
        </w:trPr>
        <w:tc>
          <w:tcPr>
            <w:tcW w:w="1548" w:type="dxa"/>
            <w:vMerge/>
            <w:vAlign w:val="center"/>
          </w:tcPr>
          <w:p w14:paraId="72B5A139" w14:textId="77777777" w:rsidR="006E7B7A" w:rsidRPr="00A03C55" w:rsidRDefault="006E7B7A" w:rsidP="008E3CF3">
            <w:pPr>
              <w:pStyle w:val="TableLabel"/>
              <w:rPr>
                <w:noProof w:val="0"/>
                <w:sz w:val="16"/>
              </w:rPr>
            </w:pPr>
          </w:p>
        </w:tc>
        <w:tc>
          <w:tcPr>
            <w:tcW w:w="2520" w:type="dxa"/>
            <w:vAlign w:val="center"/>
          </w:tcPr>
          <w:p w14:paraId="3CF6FE05"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6A7BD87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2C2C0E1F"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66434562" w14:textId="77777777" w:rsidTr="008E3CF3">
        <w:trPr>
          <w:cantSplit/>
        </w:trPr>
        <w:tc>
          <w:tcPr>
            <w:tcW w:w="1548" w:type="dxa"/>
            <w:vMerge/>
            <w:vAlign w:val="center"/>
          </w:tcPr>
          <w:p w14:paraId="2C2DC66B" w14:textId="77777777" w:rsidR="006E7B7A" w:rsidRPr="00A03C55" w:rsidRDefault="006E7B7A" w:rsidP="008E3CF3">
            <w:pPr>
              <w:pStyle w:val="TableLabel"/>
              <w:rPr>
                <w:noProof w:val="0"/>
                <w:sz w:val="16"/>
              </w:rPr>
            </w:pPr>
          </w:p>
        </w:tc>
        <w:tc>
          <w:tcPr>
            <w:tcW w:w="2520" w:type="dxa"/>
            <w:vAlign w:val="center"/>
          </w:tcPr>
          <w:p w14:paraId="7321BB6D"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70204C8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22450F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F2F6B85" w14:textId="77777777" w:rsidTr="008E3CF3">
        <w:trPr>
          <w:cantSplit/>
        </w:trPr>
        <w:tc>
          <w:tcPr>
            <w:tcW w:w="1548" w:type="dxa"/>
            <w:vMerge/>
            <w:vAlign w:val="center"/>
          </w:tcPr>
          <w:p w14:paraId="3DC9B424" w14:textId="77777777" w:rsidR="006E7B7A" w:rsidRPr="00A03C55" w:rsidRDefault="006E7B7A" w:rsidP="008E3CF3">
            <w:pPr>
              <w:pStyle w:val="TableLabel"/>
              <w:rPr>
                <w:noProof w:val="0"/>
                <w:sz w:val="16"/>
              </w:rPr>
            </w:pPr>
          </w:p>
        </w:tc>
        <w:tc>
          <w:tcPr>
            <w:tcW w:w="2520" w:type="dxa"/>
            <w:vAlign w:val="center"/>
          </w:tcPr>
          <w:p w14:paraId="7E10A65C" w14:textId="77777777" w:rsidR="006E7B7A" w:rsidRPr="00A03C55" w:rsidRDefault="006E7B7A" w:rsidP="008E3CF3">
            <w:pPr>
              <w:pStyle w:val="TableEntry"/>
              <w:rPr>
                <w:i/>
                <w:noProof w:val="0"/>
                <w:sz w:val="16"/>
                <w:szCs w:val="16"/>
              </w:rPr>
            </w:pPr>
            <w:r w:rsidRPr="00A03C55">
              <w:rPr>
                <w:i/>
                <w:noProof w:val="0"/>
                <w:sz w:val="16"/>
                <w:szCs w:val="16"/>
              </w:rPr>
              <w:t>ParticipantObjectIDTypeCode</w:t>
            </w:r>
          </w:p>
        </w:tc>
        <w:tc>
          <w:tcPr>
            <w:tcW w:w="630" w:type="dxa"/>
            <w:vAlign w:val="center"/>
          </w:tcPr>
          <w:p w14:paraId="5FCB1D18"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E27FD5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95BCCEB" w14:textId="77777777" w:rsidTr="008E3CF3">
        <w:trPr>
          <w:cantSplit/>
        </w:trPr>
        <w:tc>
          <w:tcPr>
            <w:tcW w:w="1548" w:type="dxa"/>
            <w:vMerge/>
            <w:vAlign w:val="center"/>
          </w:tcPr>
          <w:p w14:paraId="493C9087" w14:textId="77777777" w:rsidR="006E7B7A" w:rsidRPr="00A03C55" w:rsidRDefault="006E7B7A" w:rsidP="008E3CF3">
            <w:pPr>
              <w:pStyle w:val="TableLabel"/>
              <w:rPr>
                <w:noProof w:val="0"/>
                <w:sz w:val="16"/>
              </w:rPr>
            </w:pPr>
          </w:p>
        </w:tc>
        <w:tc>
          <w:tcPr>
            <w:tcW w:w="2520" w:type="dxa"/>
            <w:vAlign w:val="center"/>
          </w:tcPr>
          <w:p w14:paraId="33816243"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05A3684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8E5222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B687BA3" w14:textId="77777777" w:rsidTr="008E3CF3">
        <w:trPr>
          <w:cantSplit/>
        </w:trPr>
        <w:tc>
          <w:tcPr>
            <w:tcW w:w="1548" w:type="dxa"/>
            <w:vMerge/>
            <w:vAlign w:val="center"/>
          </w:tcPr>
          <w:p w14:paraId="11D1274B" w14:textId="77777777" w:rsidR="006E7B7A" w:rsidRPr="00A03C55" w:rsidRDefault="006E7B7A" w:rsidP="008E3CF3">
            <w:pPr>
              <w:pStyle w:val="AppendixHeading3"/>
              <w:rPr>
                <w:noProof w:val="0"/>
                <w:sz w:val="16"/>
              </w:rPr>
            </w:pPr>
          </w:p>
        </w:tc>
        <w:tc>
          <w:tcPr>
            <w:tcW w:w="2520" w:type="dxa"/>
            <w:vAlign w:val="center"/>
          </w:tcPr>
          <w:p w14:paraId="1FDD2C82"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03013CEA"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618A8DA2"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55F9A4C4" w14:textId="77777777" w:rsidTr="008E3CF3">
        <w:trPr>
          <w:cantSplit/>
        </w:trPr>
        <w:tc>
          <w:tcPr>
            <w:tcW w:w="1548" w:type="dxa"/>
            <w:vMerge/>
            <w:vAlign w:val="center"/>
          </w:tcPr>
          <w:p w14:paraId="125BE965" w14:textId="77777777" w:rsidR="006E7B7A" w:rsidRPr="00A03C55" w:rsidRDefault="006E7B7A" w:rsidP="008E3CF3">
            <w:pPr>
              <w:pStyle w:val="TableLabel"/>
              <w:rPr>
                <w:noProof w:val="0"/>
                <w:sz w:val="16"/>
              </w:rPr>
            </w:pPr>
          </w:p>
        </w:tc>
        <w:tc>
          <w:tcPr>
            <w:tcW w:w="2520" w:type="dxa"/>
            <w:vAlign w:val="center"/>
          </w:tcPr>
          <w:p w14:paraId="6B157E9D" w14:textId="77777777" w:rsidR="006E7B7A" w:rsidRPr="00A03C55" w:rsidRDefault="006E7B7A" w:rsidP="008E3CF3">
            <w:pPr>
              <w:pStyle w:val="TableEntry"/>
              <w:rPr>
                <w:i/>
                <w:iCs/>
                <w:noProof w:val="0"/>
                <w:sz w:val="16"/>
                <w:szCs w:val="16"/>
              </w:rPr>
            </w:pPr>
            <w:r w:rsidRPr="00A03C55">
              <w:rPr>
                <w:i/>
                <w:iCs/>
                <w:noProof w:val="0"/>
                <w:sz w:val="16"/>
                <w:szCs w:val="16"/>
              </w:rPr>
              <w:t>ParticipantObjectName</w:t>
            </w:r>
          </w:p>
        </w:tc>
        <w:tc>
          <w:tcPr>
            <w:tcW w:w="630" w:type="dxa"/>
            <w:vAlign w:val="center"/>
          </w:tcPr>
          <w:p w14:paraId="32A72C5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25D079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E20AD1D" w14:textId="77777777" w:rsidTr="008E3CF3">
        <w:trPr>
          <w:cantSplit/>
        </w:trPr>
        <w:tc>
          <w:tcPr>
            <w:tcW w:w="1548" w:type="dxa"/>
            <w:vMerge/>
            <w:vAlign w:val="center"/>
          </w:tcPr>
          <w:p w14:paraId="6532DCC6" w14:textId="77777777" w:rsidR="006E7B7A" w:rsidRPr="00A03C55" w:rsidRDefault="006E7B7A" w:rsidP="008E3CF3">
            <w:pPr>
              <w:pStyle w:val="AppendixHeading3"/>
              <w:rPr>
                <w:noProof w:val="0"/>
                <w:sz w:val="16"/>
              </w:rPr>
            </w:pPr>
          </w:p>
        </w:tc>
        <w:tc>
          <w:tcPr>
            <w:tcW w:w="2520" w:type="dxa"/>
            <w:vAlign w:val="center"/>
          </w:tcPr>
          <w:p w14:paraId="6B4C9582"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7410868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9069F7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A2CB9F1" w14:textId="77777777" w:rsidTr="008E3CF3">
        <w:trPr>
          <w:cantSplit/>
        </w:trPr>
        <w:tc>
          <w:tcPr>
            <w:tcW w:w="1548" w:type="dxa"/>
            <w:vMerge/>
            <w:vAlign w:val="center"/>
          </w:tcPr>
          <w:p w14:paraId="569E084D" w14:textId="77777777" w:rsidR="006E7B7A" w:rsidRPr="00A03C55" w:rsidRDefault="006E7B7A" w:rsidP="008E3CF3">
            <w:pPr>
              <w:pStyle w:val="TableLabel"/>
              <w:rPr>
                <w:noProof w:val="0"/>
                <w:sz w:val="16"/>
              </w:rPr>
            </w:pPr>
          </w:p>
        </w:tc>
        <w:tc>
          <w:tcPr>
            <w:tcW w:w="2520" w:type="dxa"/>
            <w:vAlign w:val="center"/>
          </w:tcPr>
          <w:p w14:paraId="07B158DA"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39AA65B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90D9C2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06A94638"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701E9532" w14:textId="77777777" w:rsidTr="008E3CF3">
        <w:trPr>
          <w:cantSplit/>
        </w:trPr>
        <w:tc>
          <w:tcPr>
            <w:tcW w:w="1548" w:type="dxa"/>
            <w:vMerge w:val="restart"/>
          </w:tcPr>
          <w:p w14:paraId="3D0D5E5D" w14:textId="77777777" w:rsidR="006E7B7A" w:rsidRPr="00A03C55" w:rsidRDefault="006E7B7A" w:rsidP="008E3CF3">
            <w:pPr>
              <w:pStyle w:val="TableEntryHeader"/>
              <w:rPr>
                <w:noProof w:val="0"/>
              </w:rPr>
            </w:pPr>
            <w:r w:rsidRPr="00A03C55">
              <w:rPr>
                <w:noProof w:val="0"/>
              </w:rPr>
              <w:t>Query Parameters</w:t>
            </w:r>
          </w:p>
          <w:p w14:paraId="44E9EA4E"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5CCE87FA"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7A437342"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8A9AB55" w14:textId="77777777" w:rsidR="006E7B7A" w:rsidRPr="00A03C55" w:rsidRDefault="006E7B7A" w:rsidP="008E3CF3">
            <w:pPr>
              <w:pStyle w:val="TableEntry"/>
              <w:rPr>
                <w:noProof w:val="0"/>
                <w:sz w:val="16"/>
                <w:szCs w:val="16"/>
              </w:rPr>
            </w:pPr>
            <w:r w:rsidRPr="00A03C55">
              <w:rPr>
                <w:noProof w:val="0"/>
                <w:sz w:val="16"/>
                <w:szCs w:val="16"/>
              </w:rPr>
              <w:t>“2” (system object)</w:t>
            </w:r>
          </w:p>
        </w:tc>
      </w:tr>
      <w:tr w:rsidR="006E7B7A" w:rsidRPr="00A03C55" w14:paraId="34EFE2F4" w14:textId="77777777" w:rsidTr="008E3CF3">
        <w:trPr>
          <w:cantSplit/>
        </w:trPr>
        <w:tc>
          <w:tcPr>
            <w:tcW w:w="1548" w:type="dxa"/>
            <w:vMerge/>
            <w:vAlign w:val="center"/>
          </w:tcPr>
          <w:p w14:paraId="604E9DA4" w14:textId="77777777" w:rsidR="006E7B7A" w:rsidRPr="00A03C55" w:rsidRDefault="006E7B7A" w:rsidP="008E3CF3">
            <w:pPr>
              <w:pStyle w:val="TableLabel"/>
              <w:rPr>
                <w:noProof w:val="0"/>
                <w:sz w:val="16"/>
              </w:rPr>
            </w:pPr>
          </w:p>
        </w:tc>
        <w:tc>
          <w:tcPr>
            <w:tcW w:w="2520" w:type="dxa"/>
            <w:vAlign w:val="center"/>
          </w:tcPr>
          <w:p w14:paraId="43028DCB"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5406903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1AD693C6" w14:textId="77777777" w:rsidR="006E7B7A" w:rsidRPr="00A03C55" w:rsidRDefault="006E7B7A" w:rsidP="008E3CF3">
            <w:pPr>
              <w:pStyle w:val="TableEntry"/>
              <w:rPr>
                <w:b/>
                <w:i/>
                <w:noProof w:val="0"/>
                <w:sz w:val="16"/>
                <w:szCs w:val="16"/>
              </w:rPr>
            </w:pPr>
            <w:r w:rsidRPr="00A03C55">
              <w:rPr>
                <w:noProof w:val="0"/>
                <w:sz w:val="16"/>
                <w:szCs w:val="16"/>
              </w:rPr>
              <w:t>“24” (query)</w:t>
            </w:r>
          </w:p>
        </w:tc>
      </w:tr>
      <w:tr w:rsidR="006E7B7A" w:rsidRPr="00A03C55" w14:paraId="54796A6C" w14:textId="77777777" w:rsidTr="008E3CF3">
        <w:trPr>
          <w:cantSplit/>
        </w:trPr>
        <w:tc>
          <w:tcPr>
            <w:tcW w:w="1548" w:type="dxa"/>
            <w:vMerge/>
            <w:vAlign w:val="center"/>
          </w:tcPr>
          <w:p w14:paraId="71E2842D" w14:textId="77777777" w:rsidR="006E7B7A" w:rsidRPr="00A03C55" w:rsidRDefault="006E7B7A" w:rsidP="008E3CF3">
            <w:pPr>
              <w:pStyle w:val="TableLabel"/>
              <w:rPr>
                <w:noProof w:val="0"/>
                <w:sz w:val="16"/>
              </w:rPr>
            </w:pPr>
          </w:p>
        </w:tc>
        <w:tc>
          <w:tcPr>
            <w:tcW w:w="2520" w:type="dxa"/>
            <w:vAlign w:val="center"/>
          </w:tcPr>
          <w:p w14:paraId="19F5B4E0"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0228B90A"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F4F68E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27D7AF6" w14:textId="77777777" w:rsidTr="008E3CF3">
        <w:trPr>
          <w:cantSplit/>
        </w:trPr>
        <w:tc>
          <w:tcPr>
            <w:tcW w:w="1548" w:type="dxa"/>
            <w:vMerge/>
            <w:vAlign w:val="center"/>
          </w:tcPr>
          <w:p w14:paraId="50F49AA8" w14:textId="77777777" w:rsidR="006E7B7A" w:rsidRPr="00A03C55" w:rsidRDefault="006E7B7A" w:rsidP="008E3CF3">
            <w:pPr>
              <w:pStyle w:val="AppendixHeading3"/>
              <w:rPr>
                <w:noProof w:val="0"/>
                <w:sz w:val="16"/>
              </w:rPr>
            </w:pPr>
          </w:p>
        </w:tc>
        <w:tc>
          <w:tcPr>
            <w:tcW w:w="2520" w:type="dxa"/>
            <w:vAlign w:val="center"/>
          </w:tcPr>
          <w:p w14:paraId="52DE0EAC" w14:textId="77777777" w:rsidR="006E7B7A" w:rsidRPr="00A03C55" w:rsidRDefault="006E7B7A" w:rsidP="008E3CF3">
            <w:pPr>
              <w:pStyle w:val="TableEntry"/>
              <w:rPr>
                <w:noProof w:val="0"/>
                <w:sz w:val="16"/>
                <w:szCs w:val="16"/>
              </w:rPr>
            </w:pPr>
            <w:r w:rsidRPr="00A03C55">
              <w:rPr>
                <w:noProof w:val="0"/>
                <w:sz w:val="16"/>
                <w:szCs w:val="16"/>
              </w:rPr>
              <w:t>ParticipantObjectIDTypeCode</w:t>
            </w:r>
          </w:p>
        </w:tc>
        <w:tc>
          <w:tcPr>
            <w:tcW w:w="630" w:type="dxa"/>
            <w:vAlign w:val="center"/>
          </w:tcPr>
          <w:p w14:paraId="2BE5CF0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tcPr>
          <w:p w14:paraId="2A44F526" w14:textId="77777777" w:rsidR="006E7B7A" w:rsidRPr="00A03C55" w:rsidRDefault="006E7B7A" w:rsidP="008E3CF3">
            <w:pPr>
              <w:pStyle w:val="TableEntry"/>
              <w:rPr>
                <w:noProof w:val="0"/>
                <w:sz w:val="16"/>
                <w:szCs w:val="16"/>
              </w:rPr>
            </w:pPr>
            <w:r w:rsidRPr="00A03C55">
              <w:rPr>
                <w:noProof w:val="0"/>
                <w:sz w:val="16"/>
                <w:szCs w:val="16"/>
              </w:rPr>
              <w:t>EV(“ITI-52”, “IHE Transactions”, “Document Metadata Subscribe”)</w:t>
            </w:r>
          </w:p>
        </w:tc>
      </w:tr>
      <w:tr w:rsidR="006E7B7A" w:rsidRPr="00A03C55" w14:paraId="0DC0A7D8" w14:textId="77777777" w:rsidTr="008E3CF3">
        <w:trPr>
          <w:cantSplit/>
        </w:trPr>
        <w:tc>
          <w:tcPr>
            <w:tcW w:w="1548" w:type="dxa"/>
            <w:vMerge/>
            <w:vAlign w:val="center"/>
          </w:tcPr>
          <w:p w14:paraId="12E30623" w14:textId="77777777" w:rsidR="006E7B7A" w:rsidRPr="00A03C55" w:rsidRDefault="006E7B7A" w:rsidP="008E3CF3">
            <w:pPr>
              <w:pStyle w:val="TableLabel"/>
              <w:rPr>
                <w:noProof w:val="0"/>
                <w:sz w:val="16"/>
              </w:rPr>
            </w:pPr>
          </w:p>
        </w:tc>
        <w:tc>
          <w:tcPr>
            <w:tcW w:w="2520" w:type="dxa"/>
            <w:vAlign w:val="center"/>
          </w:tcPr>
          <w:p w14:paraId="2A6F2D3B"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0626F2F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F43F95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0448C11" w14:textId="77777777" w:rsidTr="008E3CF3">
        <w:trPr>
          <w:cantSplit/>
        </w:trPr>
        <w:tc>
          <w:tcPr>
            <w:tcW w:w="1548" w:type="dxa"/>
            <w:vMerge/>
            <w:vAlign w:val="center"/>
          </w:tcPr>
          <w:p w14:paraId="32F3AFE8" w14:textId="77777777" w:rsidR="006E7B7A" w:rsidRPr="00A03C55" w:rsidRDefault="006E7B7A" w:rsidP="008E3CF3">
            <w:pPr>
              <w:pStyle w:val="AppendixHeading3"/>
              <w:rPr>
                <w:noProof w:val="0"/>
                <w:sz w:val="16"/>
              </w:rPr>
            </w:pPr>
          </w:p>
        </w:tc>
        <w:tc>
          <w:tcPr>
            <w:tcW w:w="2520" w:type="dxa"/>
            <w:vAlign w:val="center"/>
          </w:tcPr>
          <w:p w14:paraId="49B03817" w14:textId="77777777" w:rsidR="006E7B7A" w:rsidRPr="00A03C55" w:rsidRDefault="006E7B7A" w:rsidP="008E3CF3">
            <w:pPr>
              <w:pStyle w:val="TableEntry"/>
              <w:rPr>
                <w:iCs/>
                <w:noProof w:val="0"/>
                <w:sz w:val="16"/>
                <w:szCs w:val="16"/>
              </w:rPr>
            </w:pPr>
            <w:r w:rsidRPr="00A03C55">
              <w:rPr>
                <w:iCs/>
                <w:noProof w:val="0"/>
                <w:sz w:val="16"/>
                <w:szCs w:val="16"/>
              </w:rPr>
              <w:t>ParticipantObjectID</w:t>
            </w:r>
          </w:p>
        </w:tc>
        <w:tc>
          <w:tcPr>
            <w:tcW w:w="630" w:type="dxa"/>
            <w:vAlign w:val="center"/>
          </w:tcPr>
          <w:p w14:paraId="086497E9" w14:textId="6BFD636A" w:rsidR="006E7B7A" w:rsidRPr="00A03C55" w:rsidRDefault="001D3CBC" w:rsidP="008E3CF3">
            <w:pPr>
              <w:pStyle w:val="TableEntry"/>
              <w:jc w:val="center"/>
              <w:rPr>
                <w:i/>
                <w:iCs/>
                <w:noProof w:val="0"/>
                <w:sz w:val="16"/>
                <w:szCs w:val="16"/>
              </w:rPr>
            </w:pPr>
            <w:r w:rsidRPr="00A03C55">
              <w:rPr>
                <w:iCs/>
                <w:noProof w:val="0"/>
                <w:sz w:val="16"/>
                <w:szCs w:val="16"/>
              </w:rPr>
              <w:t>M</w:t>
            </w:r>
          </w:p>
        </w:tc>
        <w:tc>
          <w:tcPr>
            <w:tcW w:w="4968" w:type="dxa"/>
            <w:vAlign w:val="center"/>
          </w:tcPr>
          <w:p w14:paraId="1624790C" w14:textId="72DBD0A4" w:rsidR="006E7B7A" w:rsidRPr="00A03C55" w:rsidRDefault="001D3CBC" w:rsidP="008E3CF3">
            <w:pPr>
              <w:pStyle w:val="TableEntry"/>
              <w:rPr>
                <w:i/>
                <w:iCs/>
                <w:noProof w:val="0"/>
                <w:sz w:val="16"/>
                <w:szCs w:val="16"/>
              </w:rPr>
            </w:pPr>
            <w:r w:rsidRPr="00A03C55">
              <w:rPr>
                <w:iCs/>
                <w:noProof w:val="0"/>
                <w:sz w:val="16"/>
                <w:szCs w:val="16"/>
              </w:rPr>
              <w:t>The value of &lt;wsnt:Subscribe/wsnt:Filter/rim:AdhocQuery/@id/&gt;</w:t>
            </w:r>
          </w:p>
        </w:tc>
      </w:tr>
      <w:tr w:rsidR="006E7B7A" w:rsidRPr="00A03C55" w14:paraId="1DD24C32" w14:textId="77777777" w:rsidTr="008E3CF3">
        <w:trPr>
          <w:cantSplit/>
        </w:trPr>
        <w:tc>
          <w:tcPr>
            <w:tcW w:w="1548" w:type="dxa"/>
            <w:vMerge/>
            <w:vAlign w:val="center"/>
          </w:tcPr>
          <w:p w14:paraId="30BE1F53" w14:textId="77777777" w:rsidR="006E7B7A" w:rsidRPr="00A03C55" w:rsidRDefault="006E7B7A" w:rsidP="008E3CF3">
            <w:pPr>
              <w:pStyle w:val="TableLabel"/>
              <w:rPr>
                <w:noProof w:val="0"/>
                <w:sz w:val="16"/>
              </w:rPr>
            </w:pPr>
          </w:p>
        </w:tc>
        <w:tc>
          <w:tcPr>
            <w:tcW w:w="2520" w:type="dxa"/>
            <w:vAlign w:val="center"/>
          </w:tcPr>
          <w:p w14:paraId="08C48102" w14:textId="77777777" w:rsidR="006E7B7A" w:rsidRPr="00A03C55" w:rsidRDefault="006E7B7A" w:rsidP="008E3CF3">
            <w:pPr>
              <w:pStyle w:val="TableEntry"/>
              <w:rPr>
                <w:i/>
                <w:iCs/>
                <w:noProof w:val="0"/>
                <w:sz w:val="16"/>
                <w:szCs w:val="16"/>
              </w:rPr>
            </w:pPr>
            <w:r w:rsidRPr="00A03C55">
              <w:rPr>
                <w:i/>
                <w:iCs/>
                <w:noProof w:val="0"/>
                <w:sz w:val="16"/>
                <w:szCs w:val="16"/>
              </w:rPr>
              <w:t>ParticipantObjectName</w:t>
            </w:r>
          </w:p>
        </w:tc>
        <w:tc>
          <w:tcPr>
            <w:tcW w:w="630" w:type="dxa"/>
            <w:vAlign w:val="center"/>
          </w:tcPr>
          <w:p w14:paraId="7595D2A2" w14:textId="75E01C96" w:rsidR="006E7B7A" w:rsidRPr="00A03C55" w:rsidRDefault="001D3CBC" w:rsidP="008E3CF3">
            <w:pPr>
              <w:pStyle w:val="TableEntry"/>
              <w:jc w:val="center"/>
              <w:rPr>
                <w:i/>
                <w:iCs/>
                <w:noProof w:val="0"/>
                <w:sz w:val="16"/>
                <w:szCs w:val="16"/>
              </w:rPr>
            </w:pPr>
            <w:r w:rsidRPr="00A03C55">
              <w:rPr>
                <w:i/>
                <w:noProof w:val="0"/>
                <w:sz w:val="16"/>
                <w:szCs w:val="16"/>
              </w:rPr>
              <w:t>U</w:t>
            </w:r>
          </w:p>
        </w:tc>
        <w:tc>
          <w:tcPr>
            <w:tcW w:w="4968" w:type="dxa"/>
            <w:vAlign w:val="center"/>
          </w:tcPr>
          <w:p w14:paraId="0FBE97CD" w14:textId="1D0E7759" w:rsidR="006E7B7A" w:rsidRPr="00A03C55" w:rsidRDefault="001D3CBC" w:rsidP="008E3CF3">
            <w:pPr>
              <w:pStyle w:val="TableEntry"/>
              <w:rPr>
                <w:noProof w:val="0"/>
                <w:sz w:val="16"/>
                <w:szCs w:val="16"/>
              </w:rPr>
            </w:pPr>
            <w:r w:rsidRPr="00A03C55">
              <w:rPr>
                <w:i/>
                <w:noProof w:val="0"/>
                <w:sz w:val="16"/>
                <w:szCs w:val="16"/>
              </w:rPr>
              <w:t>not specialized</w:t>
            </w:r>
          </w:p>
        </w:tc>
      </w:tr>
      <w:tr w:rsidR="006E7B7A" w:rsidRPr="00A03C55" w14:paraId="1D42637F" w14:textId="77777777" w:rsidTr="008E3CF3">
        <w:trPr>
          <w:cantSplit/>
        </w:trPr>
        <w:tc>
          <w:tcPr>
            <w:tcW w:w="1548" w:type="dxa"/>
            <w:vMerge/>
            <w:vAlign w:val="center"/>
          </w:tcPr>
          <w:p w14:paraId="27C1E0E6" w14:textId="77777777" w:rsidR="006E7B7A" w:rsidRPr="00A03C55" w:rsidRDefault="006E7B7A" w:rsidP="008E3CF3">
            <w:pPr>
              <w:pStyle w:val="AppendixHeading3"/>
              <w:rPr>
                <w:noProof w:val="0"/>
                <w:sz w:val="16"/>
              </w:rPr>
            </w:pPr>
          </w:p>
        </w:tc>
        <w:tc>
          <w:tcPr>
            <w:tcW w:w="2520" w:type="dxa"/>
            <w:vAlign w:val="center"/>
          </w:tcPr>
          <w:p w14:paraId="53DD9D03" w14:textId="77777777" w:rsidR="006E7B7A" w:rsidRPr="00A03C55" w:rsidRDefault="006E7B7A" w:rsidP="008E3CF3">
            <w:pPr>
              <w:pStyle w:val="TableEntry"/>
              <w:rPr>
                <w:iCs/>
                <w:noProof w:val="0"/>
                <w:sz w:val="16"/>
                <w:szCs w:val="16"/>
              </w:rPr>
            </w:pPr>
            <w:r w:rsidRPr="00A03C55">
              <w:rPr>
                <w:iCs/>
                <w:noProof w:val="0"/>
                <w:sz w:val="16"/>
                <w:szCs w:val="16"/>
              </w:rPr>
              <w:t>ParticipantObjectQuery</w:t>
            </w:r>
          </w:p>
        </w:tc>
        <w:tc>
          <w:tcPr>
            <w:tcW w:w="630" w:type="dxa"/>
            <w:vAlign w:val="center"/>
          </w:tcPr>
          <w:p w14:paraId="77DD648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366E3EB" w14:textId="4F0564CD" w:rsidR="006E7B7A" w:rsidRPr="00A03C55" w:rsidRDefault="001D3CBC" w:rsidP="008E3CF3">
            <w:pPr>
              <w:pStyle w:val="TableEntry"/>
              <w:rPr>
                <w:noProof w:val="0"/>
                <w:sz w:val="16"/>
                <w:szCs w:val="16"/>
              </w:rPr>
            </w:pPr>
            <w:r w:rsidRPr="00A03C55">
              <w:rPr>
                <w:noProof w:val="0"/>
                <w:sz w:val="16"/>
                <w:szCs w:val="16"/>
              </w:rPr>
              <w:t>The value of &lt;wsnt:Subscribe/&gt; element, base64 encoded.</w:t>
            </w:r>
          </w:p>
        </w:tc>
      </w:tr>
      <w:tr w:rsidR="006E7B7A" w:rsidRPr="00A03C55" w14:paraId="06F3A6D8" w14:textId="77777777" w:rsidTr="008E3CF3">
        <w:trPr>
          <w:cantSplit/>
        </w:trPr>
        <w:tc>
          <w:tcPr>
            <w:tcW w:w="1548" w:type="dxa"/>
            <w:vMerge/>
            <w:vAlign w:val="center"/>
          </w:tcPr>
          <w:p w14:paraId="16EFD0A9" w14:textId="77777777" w:rsidR="006E7B7A" w:rsidRPr="00A03C55" w:rsidRDefault="006E7B7A" w:rsidP="008E3CF3">
            <w:pPr>
              <w:pStyle w:val="TableLabel"/>
              <w:rPr>
                <w:noProof w:val="0"/>
                <w:sz w:val="16"/>
              </w:rPr>
            </w:pPr>
          </w:p>
        </w:tc>
        <w:tc>
          <w:tcPr>
            <w:tcW w:w="2520" w:type="dxa"/>
            <w:vAlign w:val="center"/>
          </w:tcPr>
          <w:p w14:paraId="0924AEDA"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5F5491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A5701F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4C5469D6" w14:textId="77777777" w:rsidR="006E7B7A" w:rsidRPr="00A03C55" w:rsidRDefault="006E7B7A" w:rsidP="006E7B7A">
      <w:pPr>
        <w:pStyle w:val="Heading5"/>
        <w:numPr>
          <w:ilvl w:val="0"/>
          <w:numId w:val="0"/>
        </w:numPr>
        <w:rPr>
          <w:noProof w:val="0"/>
        </w:rPr>
      </w:pPr>
      <w:bookmarkStart w:id="1933" w:name="_Toc231117729"/>
      <w:bookmarkStart w:id="1934" w:name="_Toc363803050"/>
      <w:r w:rsidRPr="00A03C55">
        <w:rPr>
          <w:noProof w:val="0"/>
        </w:rPr>
        <w:t>3.52.6.1.2 Document Metadata Notification Broker audit message:</w:t>
      </w:r>
      <w:bookmarkEnd w:id="1933"/>
      <w:bookmarkEnd w:id="1934"/>
    </w:p>
    <w:p w14:paraId="5D6D0783"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55721B6A" w14:textId="77777777" w:rsidTr="008E3CF3">
        <w:trPr>
          <w:cantSplit/>
        </w:trPr>
        <w:tc>
          <w:tcPr>
            <w:tcW w:w="1458" w:type="dxa"/>
            <w:tcBorders>
              <w:bottom w:val="single" w:sz="4" w:space="0" w:color="auto"/>
            </w:tcBorders>
            <w:textDirection w:val="btLr"/>
            <w:vAlign w:val="center"/>
          </w:tcPr>
          <w:p w14:paraId="3AC62573"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5E978617"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76000DF9" w14:textId="77777777" w:rsidR="006E7B7A" w:rsidRPr="00A03C55" w:rsidRDefault="006E7B7A" w:rsidP="008E3CF3">
            <w:pPr>
              <w:pStyle w:val="TableEntryHeader"/>
              <w:rPr>
                <w:noProof w:val="0"/>
                <w:kern w:val="28"/>
              </w:rPr>
            </w:pPr>
            <w:r w:rsidRPr="00A03C55">
              <w:rPr>
                <w:noProof w:val="0"/>
              </w:rPr>
              <w:t>Opt</w:t>
            </w:r>
          </w:p>
        </w:tc>
        <w:tc>
          <w:tcPr>
            <w:tcW w:w="4878" w:type="dxa"/>
            <w:tcBorders>
              <w:bottom w:val="single" w:sz="4" w:space="0" w:color="auto"/>
            </w:tcBorders>
            <w:vAlign w:val="center"/>
          </w:tcPr>
          <w:p w14:paraId="7B24FFB1"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06E00BCA" w14:textId="77777777" w:rsidTr="008E3CF3">
        <w:trPr>
          <w:cantSplit/>
        </w:trPr>
        <w:tc>
          <w:tcPr>
            <w:tcW w:w="1458" w:type="dxa"/>
            <w:vMerge w:val="restart"/>
            <w:tcBorders>
              <w:top w:val="single" w:sz="4" w:space="0" w:color="auto"/>
            </w:tcBorders>
          </w:tcPr>
          <w:p w14:paraId="1592A3ED" w14:textId="77777777" w:rsidR="006E7B7A" w:rsidRPr="00A03C55" w:rsidRDefault="006E7B7A" w:rsidP="008E3CF3">
            <w:pPr>
              <w:pStyle w:val="TableEntryHeader"/>
              <w:rPr>
                <w:noProof w:val="0"/>
              </w:rPr>
            </w:pPr>
            <w:r w:rsidRPr="00A03C55">
              <w:rPr>
                <w:noProof w:val="0"/>
              </w:rPr>
              <w:t>Event</w:t>
            </w:r>
          </w:p>
          <w:p w14:paraId="35A77C96"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756356E3"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7F093ED8"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20BCD264" w14:textId="77777777" w:rsidR="006E7B7A" w:rsidRPr="00A03C55" w:rsidRDefault="006E7B7A" w:rsidP="008E3CF3">
            <w:pPr>
              <w:pStyle w:val="TableEntry"/>
              <w:rPr>
                <w:noProof w:val="0"/>
                <w:sz w:val="16"/>
                <w:szCs w:val="16"/>
              </w:rPr>
            </w:pPr>
            <w:r w:rsidRPr="00A03C55">
              <w:rPr>
                <w:noProof w:val="0"/>
                <w:sz w:val="16"/>
                <w:szCs w:val="16"/>
              </w:rPr>
              <w:t>EV(110112, DCM, “Query”)</w:t>
            </w:r>
          </w:p>
        </w:tc>
      </w:tr>
      <w:tr w:rsidR="006E7B7A" w:rsidRPr="00A03C55" w14:paraId="2623F270" w14:textId="77777777" w:rsidTr="008E3CF3">
        <w:trPr>
          <w:cantSplit/>
        </w:trPr>
        <w:tc>
          <w:tcPr>
            <w:tcW w:w="1458" w:type="dxa"/>
            <w:vMerge/>
            <w:vAlign w:val="center"/>
          </w:tcPr>
          <w:p w14:paraId="5C310678" w14:textId="77777777" w:rsidR="006E7B7A" w:rsidRPr="00A03C55" w:rsidRDefault="006E7B7A" w:rsidP="008E3CF3">
            <w:pPr>
              <w:pStyle w:val="TableLabel"/>
              <w:rPr>
                <w:noProof w:val="0"/>
                <w:sz w:val="16"/>
              </w:rPr>
            </w:pPr>
          </w:p>
        </w:tc>
        <w:tc>
          <w:tcPr>
            <w:tcW w:w="2610" w:type="dxa"/>
            <w:vAlign w:val="center"/>
          </w:tcPr>
          <w:p w14:paraId="5FD20B60"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180B3D4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023B0A71" w14:textId="78D8D318" w:rsidR="006E7B7A" w:rsidRPr="00A03C55" w:rsidRDefault="006E7B7A" w:rsidP="00A53067">
            <w:pPr>
              <w:pStyle w:val="TableEntry"/>
              <w:rPr>
                <w:noProof w:val="0"/>
                <w:sz w:val="16"/>
                <w:szCs w:val="16"/>
              </w:rPr>
            </w:pPr>
            <w:r w:rsidRPr="00A03C55">
              <w:rPr>
                <w:noProof w:val="0"/>
                <w:sz w:val="16"/>
                <w:szCs w:val="16"/>
              </w:rPr>
              <w:t>“C” (Create) for Subscri</w:t>
            </w:r>
            <w:r w:rsidR="001D3CBC" w:rsidRPr="00A03C55">
              <w:rPr>
                <w:noProof w:val="0"/>
                <w:sz w:val="16"/>
                <w:szCs w:val="16"/>
              </w:rPr>
              <w:t>be</w:t>
            </w:r>
            <w:r w:rsidRPr="00A03C55">
              <w:rPr>
                <w:noProof w:val="0"/>
                <w:sz w:val="16"/>
                <w:szCs w:val="16"/>
              </w:rPr>
              <w:t xml:space="preserve"> message exchange</w:t>
            </w:r>
          </w:p>
          <w:p w14:paraId="2E0C3A43" w14:textId="3127386E" w:rsidR="006E7B7A" w:rsidRPr="00A03C55" w:rsidRDefault="006E7B7A" w:rsidP="003462A5">
            <w:pPr>
              <w:pStyle w:val="TableEntry"/>
              <w:rPr>
                <w:noProof w:val="0"/>
                <w:sz w:val="16"/>
                <w:szCs w:val="16"/>
              </w:rPr>
            </w:pPr>
            <w:r w:rsidRPr="00A03C55">
              <w:rPr>
                <w:noProof w:val="0"/>
                <w:sz w:val="16"/>
                <w:szCs w:val="16"/>
              </w:rPr>
              <w:t>“D” (Delete) for Unsubscribe message exchange</w:t>
            </w:r>
          </w:p>
        </w:tc>
      </w:tr>
      <w:tr w:rsidR="006E7B7A" w:rsidRPr="00A03C55" w14:paraId="659DDA8C" w14:textId="77777777" w:rsidTr="008E3CF3">
        <w:trPr>
          <w:cantSplit/>
        </w:trPr>
        <w:tc>
          <w:tcPr>
            <w:tcW w:w="1458" w:type="dxa"/>
            <w:vMerge/>
            <w:vAlign w:val="center"/>
          </w:tcPr>
          <w:p w14:paraId="4C1871DA" w14:textId="77777777" w:rsidR="006E7B7A" w:rsidRPr="00A03C55" w:rsidRDefault="006E7B7A" w:rsidP="008E3CF3">
            <w:pPr>
              <w:pStyle w:val="TableLabel"/>
              <w:rPr>
                <w:noProof w:val="0"/>
                <w:sz w:val="16"/>
              </w:rPr>
            </w:pPr>
          </w:p>
        </w:tc>
        <w:tc>
          <w:tcPr>
            <w:tcW w:w="2610" w:type="dxa"/>
            <w:vAlign w:val="center"/>
          </w:tcPr>
          <w:p w14:paraId="60D496C1"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56A84CCB"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196EA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8390B1B" w14:textId="77777777" w:rsidTr="008E3CF3">
        <w:trPr>
          <w:cantSplit/>
        </w:trPr>
        <w:tc>
          <w:tcPr>
            <w:tcW w:w="1458" w:type="dxa"/>
            <w:vMerge/>
            <w:vAlign w:val="center"/>
          </w:tcPr>
          <w:p w14:paraId="73D6274A" w14:textId="77777777" w:rsidR="006E7B7A" w:rsidRPr="00A03C55" w:rsidRDefault="006E7B7A" w:rsidP="008E3CF3">
            <w:pPr>
              <w:pStyle w:val="TableLabel"/>
              <w:rPr>
                <w:noProof w:val="0"/>
                <w:sz w:val="16"/>
              </w:rPr>
            </w:pPr>
          </w:p>
        </w:tc>
        <w:tc>
          <w:tcPr>
            <w:tcW w:w="2610" w:type="dxa"/>
            <w:vAlign w:val="center"/>
          </w:tcPr>
          <w:p w14:paraId="79AE3A70"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2C04E4EF"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52CF5D3F"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478122A" w14:textId="77777777" w:rsidTr="008E3CF3">
        <w:trPr>
          <w:cantSplit/>
        </w:trPr>
        <w:tc>
          <w:tcPr>
            <w:tcW w:w="1458" w:type="dxa"/>
            <w:vMerge/>
            <w:tcBorders>
              <w:bottom w:val="single" w:sz="4" w:space="0" w:color="auto"/>
            </w:tcBorders>
            <w:vAlign w:val="center"/>
          </w:tcPr>
          <w:p w14:paraId="3F6C071D"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E59CA90"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45BCC6C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7622EA01" w14:textId="77777777" w:rsidR="006E7B7A" w:rsidRPr="00A03C55" w:rsidRDefault="006E7B7A" w:rsidP="008E3CF3">
            <w:pPr>
              <w:pStyle w:val="TableEntry"/>
              <w:rPr>
                <w:noProof w:val="0"/>
                <w:sz w:val="16"/>
                <w:szCs w:val="16"/>
              </w:rPr>
            </w:pPr>
            <w:r w:rsidRPr="00A03C55">
              <w:rPr>
                <w:noProof w:val="0"/>
                <w:sz w:val="16"/>
                <w:szCs w:val="16"/>
              </w:rPr>
              <w:t>EV(“ITI-52”, “IHE Transactions”, “Document Metadata Subscribe”)</w:t>
            </w:r>
          </w:p>
        </w:tc>
      </w:tr>
      <w:tr w:rsidR="006E7B7A" w:rsidRPr="00A03C55" w14:paraId="0B10C66B" w14:textId="77777777" w:rsidTr="008E3CF3">
        <w:trPr>
          <w:cantSplit/>
        </w:trPr>
        <w:tc>
          <w:tcPr>
            <w:tcW w:w="9666" w:type="dxa"/>
            <w:gridSpan w:val="4"/>
            <w:tcBorders>
              <w:bottom w:val="single" w:sz="4" w:space="0" w:color="auto"/>
            </w:tcBorders>
          </w:tcPr>
          <w:p w14:paraId="7D5D9B03" w14:textId="77777777" w:rsidR="006E7B7A" w:rsidRPr="00A03C55" w:rsidRDefault="006E7B7A" w:rsidP="008E3CF3">
            <w:pPr>
              <w:pStyle w:val="TableEntry"/>
              <w:rPr>
                <w:bCs/>
                <w:noProof w:val="0"/>
              </w:rPr>
            </w:pPr>
            <w:r w:rsidRPr="00A03C55">
              <w:rPr>
                <w:bCs/>
                <w:noProof w:val="0"/>
              </w:rPr>
              <w:t>Source (Document Metadata Subscriber) (1)</w:t>
            </w:r>
          </w:p>
        </w:tc>
      </w:tr>
      <w:tr w:rsidR="006E7B7A" w:rsidRPr="00A03C55" w14:paraId="0389F87E" w14:textId="77777777" w:rsidTr="008E3CF3">
        <w:trPr>
          <w:cantSplit/>
        </w:trPr>
        <w:tc>
          <w:tcPr>
            <w:tcW w:w="9666" w:type="dxa"/>
            <w:gridSpan w:val="4"/>
            <w:tcBorders>
              <w:bottom w:val="single" w:sz="4" w:space="0" w:color="auto"/>
            </w:tcBorders>
          </w:tcPr>
          <w:p w14:paraId="1D98A1F5" w14:textId="77777777" w:rsidR="006E7B7A" w:rsidRPr="00A03C55" w:rsidRDefault="006E7B7A" w:rsidP="008E3CF3">
            <w:pPr>
              <w:pStyle w:val="TableEntry"/>
              <w:rPr>
                <w:bCs/>
                <w:noProof w:val="0"/>
              </w:rPr>
            </w:pPr>
            <w:r w:rsidRPr="00A03C55">
              <w:rPr>
                <w:bCs/>
                <w:noProof w:val="0"/>
              </w:rPr>
              <w:t>Destination (Document Metadata Notification Broker) (1)</w:t>
            </w:r>
          </w:p>
        </w:tc>
      </w:tr>
      <w:tr w:rsidR="006E7B7A" w:rsidRPr="00A03C55" w14:paraId="513600A1" w14:textId="77777777" w:rsidTr="008E3CF3">
        <w:trPr>
          <w:cantSplit/>
        </w:trPr>
        <w:tc>
          <w:tcPr>
            <w:tcW w:w="9666" w:type="dxa"/>
            <w:gridSpan w:val="4"/>
            <w:tcBorders>
              <w:bottom w:val="single" w:sz="4" w:space="0" w:color="auto"/>
            </w:tcBorders>
          </w:tcPr>
          <w:p w14:paraId="5F0EADFF" w14:textId="77777777" w:rsidR="006E7B7A" w:rsidRPr="00A03C55" w:rsidRDefault="006E7B7A" w:rsidP="008E3CF3">
            <w:pPr>
              <w:pStyle w:val="TableEntry"/>
              <w:rPr>
                <w:bCs/>
                <w:noProof w:val="0"/>
              </w:rPr>
            </w:pPr>
            <w:r w:rsidRPr="00A03C55">
              <w:rPr>
                <w:bCs/>
                <w:noProof w:val="0"/>
              </w:rPr>
              <w:t>Audit Source (Document Metadata Notification Broker) (1)</w:t>
            </w:r>
          </w:p>
        </w:tc>
      </w:tr>
      <w:tr w:rsidR="001D3CBC" w:rsidRPr="00A03C55" w14:paraId="763DE4E0"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B2E31EB" w14:textId="2001386C" w:rsidR="001D3CBC" w:rsidRPr="00A03C55" w:rsidRDefault="001D3CBC" w:rsidP="008E3CF3">
            <w:pPr>
              <w:pStyle w:val="TableEntry"/>
              <w:rPr>
                <w:bCs/>
                <w:noProof w:val="0"/>
              </w:rPr>
            </w:pPr>
            <w:r w:rsidRPr="00A03C55">
              <w:rPr>
                <w:bCs/>
                <w:noProof w:val="0"/>
              </w:rPr>
              <w:t>Subscription (0..1)</w:t>
            </w:r>
          </w:p>
        </w:tc>
      </w:tr>
      <w:tr w:rsidR="006E7B7A" w:rsidRPr="00A03C55" w14:paraId="158BBFE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C2F708" w14:textId="77777777" w:rsidR="006E7B7A" w:rsidRPr="00A03C55" w:rsidRDefault="006E7B7A" w:rsidP="008E3CF3">
            <w:pPr>
              <w:pStyle w:val="TableEntry"/>
              <w:rPr>
                <w:bCs/>
                <w:noProof w:val="0"/>
              </w:rPr>
            </w:pPr>
            <w:r w:rsidRPr="00A03C55">
              <w:rPr>
                <w:bCs/>
                <w:noProof w:val="0"/>
              </w:rPr>
              <w:t>Patient (0..1)</w:t>
            </w:r>
          </w:p>
        </w:tc>
      </w:tr>
      <w:tr w:rsidR="006E7B7A" w:rsidRPr="00A03C55" w14:paraId="7AABF65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2D4CE9A4" w14:textId="15A805B8" w:rsidR="006E7B7A" w:rsidRPr="00A03C55" w:rsidRDefault="006E7B7A" w:rsidP="001D3CBC">
            <w:pPr>
              <w:pStyle w:val="TableEntry"/>
              <w:rPr>
                <w:bCs/>
                <w:noProof w:val="0"/>
              </w:rPr>
            </w:pPr>
            <w:r w:rsidRPr="00A03C55">
              <w:rPr>
                <w:bCs/>
                <w:noProof w:val="0"/>
              </w:rPr>
              <w:t>Query Parameters</w:t>
            </w:r>
            <w:r w:rsidR="001D3CBC" w:rsidRPr="00A03C55">
              <w:rPr>
                <w:noProof w:val="0"/>
              </w:rPr>
              <w:t xml:space="preserve"> </w:t>
            </w:r>
            <w:r w:rsidR="001D3CBC" w:rsidRPr="00A03C55">
              <w:rPr>
                <w:bCs/>
                <w:noProof w:val="0"/>
              </w:rPr>
              <w:t>(0..1) (required for Subscribe message, not used for Unsubscribe message)</w:t>
            </w:r>
          </w:p>
        </w:tc>
      </w:tr>
    </w:tbl>
    <w:p w14:paraId="3215750B" w14:textId="77777777" w:rsidR="006E7B7A" w:rsidRPr="00A03C55" w:rsidRDefault="006E7B7A" w:rsidP="006E7B7A">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7454A68" w14:textId="77777777" w:rsidTr="008E3CF3">
        <w:trPr>
          <w:cantSplit/>
        </w:trPr>
        <w:tc>
          <w:tcPr>
            <w:tcW w:w="1548" w:type="dxa"/>
            <w:vMerge w:val="restart"/>
            <w:tcBorders>
              <w:top w:val="single" w:sz="4" w:space="0" w:color="auto"/>
            </w:tcBorders>
          </w:tcPr>
          <w:p w14:paraId="7C37E4F5" w14:textId="77777777" w:rsidR="006E7B7A" w:rsidRPr="00A03C55" w:rsidRDefault="006E7B7A" w:rsidP="008E3CF3">
            <w:pPr>
              <w:pStyle w:val="TableEntryHeader"/>
              <w:rPr>
                <w:noProof w:val="0"/>
              </w:rPr>
            </w:pPr>
            <w:r w:rsidRPr="00A03C55">
              <w:rPr>
                <w:noProof w:val="0"/>
              </w:rPr>
              <w:t>Source</w:t>
            </w:r>
          </w:p>
          <w:p w14:paraId="07579387"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tcBorders>
              <w:top w:val="single" w:sz="4" w:space="0" w:color="auto"/>
            </w:tcBorders>
            <w:vAlign w:val="center"/>
          </w:tcPr>
          <w:p w14:paraId="45C353B8" w14:textId="77777777" w:rsidR="006E7B7A" w:rsidRPr="00A03C55" w:rsidRDefault="006E7B7A" w:rsidP="008E3CF3">
            <w:pPr>
              <w:pStyle w:val="TableEntry"/>
              <w:rPr>
                <w:i/>
                <w:noProof w:val="0"/>
                <w:sz w:val="16"/>
                <w:szCs w:val="16"/>
              </w:rPr>
            </w:pPr>
            <w:r w:rsidRPr="00A03C55">
              <w:rPr>
                <w:i/>
                <w:noProof w:val="0"/>
                <w:sz w:val="16"/>
                <w:szCs w:val="16"/>
              </w:rPr>
              <w:t>UserID</w:t>
            </w:r>
          </w:p>
        </w:tc>
        <w:tc>
          <w:tcPr>
            <w:tcW w:w="630" w:type="dxa"/>
            <w:tcBorders>
              <w:top w:val="single" w:sz="4" w:space="0" w:color="auto"/>
            </w:tcBorders>
            <w:vAlign w:val="center"/>
          </w:tcPr>
          <w:p w14:paraId="716FA41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62F6F5E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242C696" w14:textId="77777777" w:rsidTr="008E3CF3">
        <w:trPr>
          <w:cantSplit/>
        </w:trPr>
        <w:tc>
          <w:tcPr>
            <w:tcW w:w="1548" w:type="dxa"/>
            <w:vMerge/>
            <w:textDirection w:val="btLr"/>
            <w:vAlign w:val="center"/>
          </w:tcPr>
          <w:p w14:paraId="7844524B" w14:textId="77777777" w:rsidR="006E7B7A" w:rsidRPr="00A03C55" w:rsidRDefault="006E7B7A" w:rsidP="008E3CF3">
            <w:pPr>
              <w:pStyle w:val="TableLabel"/>
              <w:rPr>
                <w:noProof w:val="0"/>
                <w:sz w:val="16"/>
              </w:rPr>
            </w:pPr>
          </w:p>
        </w:tc>
        <w:tc>
          <w:tcPr>
            <w:tcW w:w="2520" w:type="dxa"/>
            <w:vAlign w:val="center"/>
          </w:tcPr>
          <w:p w14:paraId="7015F144"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14D5BEC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705BD7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0E434AC" w14:textId="77777777" w:rsidTr="008E3CF3">
        <w:trPr>
          <w:cantSplit/>
        </w:trPr>
        <w:tc>
          <w:tcPr>
            <w:tcW w:w="1548" w:type="dxa"/>
            <w:vMerge/>
            <w:textDirection w:val="btLr"/>
            <w:vAlign w:val="center"/>
          </w:tcPr>
          <w:p w14:paraId="36C95D75" w14:textId="77777777" w:rsidR="006E7B7A" w:rsidRPr="00A03C55" w:rsidRDefault="006E7B7A" w:rsidP="008E3CF3">
            <w:pPr>
              <w:pStyle w:val="TableLabel"/>
              <w:rPr>
                <w:noProof w:val="0"/>
                <w:sz w:val="16"/>
              </w:rPr>
            </w:pPr>
          </w:p>
        </w:tc>
        <w:tc>
          <w:tcPr>
            <w:tcW w:w="2520" w:type="dxa"/>
            <w:vAlign w:val="center"/>
          </w:tcPr>
          <w:p w14:paraId="661319BC"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05CF1F0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5E658A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F9D2BA6" w14:textId="77777777" w:rsidTr="008E3CF3">
        <w:trPr>
          <w:cantSplit/>
        </w:trPr>
        <w:tc>
          <w:tcPr>
            <w:tcW w:w="1548" w:type="dxa"/>
            <w:vMerge/>
            <w:textDirection w:val="btLr"/>
            <w:vAlign w:val="center"/>
          </w:tcPr>
          <w:p w14:paraId="6DC565E6" w14:textId="77777777" w:rsidR="006E7B7A" w:rsidRPr="00A03C55" w:rsidRDefault="006E7B7A" w:rsidP="008E3CF3">
            <w:pPr>
              <w:pStyle w:val="TableLabel"/>
              <w:rPr>
                <w:noProof w:val="0"/>
                <w:sz w:val="16"/>
              </w:rPr>
            </w:pPr>
          </w:p>
        </w:tc>
        <w:tc>
          <w:tcPr>
            <w:tcW w:w="2520" w:type="dxa"/>
            <w:vAlign w:val="center"/>
          </w:tcPr>
          <w:p w14:paraId="48E32A55"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4DDBC96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3CB76E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85BF030" w14:textId="77777777" w:rsidTr="008E3CF3">
        <w:trPr>
          <w:cantSplit/>
        </w:trPr>
        <w:tc>
          <w:tcPr>
            <w:tcW w:w="1548" w:type="dxa"/>
            <w:vMerge/>
            <w:textDirection w:val="btLr"/>
            <w:vAlign w:val="center"/>
          </w:tcPr>
          <w:p w14:paraId="3BA04DD5" w14:textId="77777777" w:rsidR="006E7B7A" w:rsidRPr="00A03C55" w:rsidRDefault="006E7B7A" w:rsidP="008E3CF3">
            <w:pPr>
              <w:pStyle w:val="TableLabel"/>
              <w:rPr>
                <w:noProof w:val="0"/>
                <w:sz w:val="16"/>
              </w:rPr>
            </w:pPr>
          </w:p>
        </w:tc>
        <w:tc>
          <w:tcPr>
            <w:tcW w:w="2520" w:type="dxa"/>
            <w:vAlign w:val="center"/>
          </w:tcPr>
          <w:p w14:paraId="0FD6A5A5"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389D666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96F92B5"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470C17E7" w14:textId="77777777" w:rsidTr="008E3CF3">
        <w:trPr>
          <w:cantSplit/>
        </w:trPr>
        <w:tc>
          <w:tcPr>
            <w:tcW w:w="1548" w:type="dxa"/>
            <w:vMerge/>
            <w:textDirection w:val="btLr"/>
            <w:vAlign w:val="center"/>
          </w:tcPr>
          <w:p w14:paraId="1A1A3163" w14:textId="77777777" w:rsidR="006E7B7A" w:rsidRPr="00A03C55" w:rsidRDefault="006E7B7A" w:rsidP="008E3CF3">
            <w:pPr>
              <w:pStyle w:val="TableLabel"/>
              <w:rPr>
                <w:noProof w:val="0"/>
                <w:sz w:val="16"/>
              </w:rPr>
            </w:pPr>
          </w:p>
        </w:tc>
        <w:tc>
          <w:tcPr>
            <w:tcW w:w="2520" w:type="dxa"/>
            <w:vAlign w:val="center"/>
          </w:tcPr>
          <w:p w14:paraId="79E57588"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72DAE90D"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32B814C"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169202BA" w14:textId="77777777" w:rsidTr="008E3CF3">
        <w:trPr>
          <w:cantSplit/>
        </w:trPr>
        <w:tc>
          <w:tcPr>
            <w:tcW w:w="1548" w:type="dxa"/>
            <w:vMerge/>
            <w:textDirection w:val="btLr"/>
            <w:vAlign w:val="center"/>
          </w:tcPr>
          <w:p w14:paraId="35FDC3D9" w14:textId="77777777" w:rsidR="006E7B7A" w:rsidRPr="00A03C55" w:rsidRDefault="006E7B7A" w:rsidP="008E3CF3">
            <w:pPr>
              <w:pStyle w:val="TableLabel"/>
              <w:rPr>
                <w:noProof w:val="0"/>
                <w:sz w:val="16"/>
              </w:rPr>
            </w:pPr>
          </w:p>
        </w:tc>
        <w:tc>
          <w:tcPr>
            <w:tcW w:w="2520" w:type="dxa"/>
            <w:vAlign w:val="center"/>
          </w:tcPr>
          <w:p w14:paraId="634F27E2"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6EB9F0F3"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6E5D9109"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609FA865"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36F0655" w14:textId="77777777" w:rsidTr="003462A5">
        <w:trPr>
          <w:cantSplit/>
        </w:trPr>
        <w:tc>
          <w:tcPr>
            <w:tcW w:w="1548" w:type="dxa"/>
            <w:vMerge w:val="restart"/>
          </w:tcPr>
          <w:p w14:paraId="04CC2838" w14:textId="77777777" w:rsidR="006E7B7A" w:rsidRPr="00A03C55" w:rsidRDefault="006E7B7A" w:rsidP="008E3CF3">
            <w:pPr>
              <w:pStyle w:val="TableEntryHeader"/>
              <w:rPr>
                <w:noProof w:val="0"/>
              </w:rPr>
            </w:pPr>
            <w:r w:rsidRPr="00A03C55">
              <w:rPr>
                <w:noProof w:val="0"/>
              </w:rPr>
              <w:t>Destination</w:t>
            </w:r>
          </w:p>
          <w:p w14:paraId="272FA3B8"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9A8863C"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01329513"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C8DB540"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0E03EF07" w14:textId="77777777" w:rsidTr="003462A5">
        <w:trPr>
          <w:cantSplit/>
        </w:trPr>
        <w:tc>
          <w:tcPr>
            <w:tcW w:w="1548" w:type="dxa"/>
            <w:vMerge/>
            <w:textDirection w:val="btLr"/>
            <w:vAlign w:val="center"/>
          </w:tcPr>
          <w:p w14:paraId="4552C50E" w14:textId="77777777" w:rsidR="006E7B7A" w:rsidRPr="00A03C55" w:rsidRDefault="006E7B7A" w:rsidP="008E3CF3">
            <w:pPr>
              <w:pStyle w:val="TableLabel"/>
              <w:rPr>
                <w:noProof w:val="0"/>
                <w:sz w:val="16"/>
              </w:rPr>
            </w:pPr>
          </w:p>
        </w:tc>
        <w:tc>
          <w:tcPr>
            <w:tcW w:w="2520" w:type="dxa"/>
            <w:vAlign w:val="center"/>
          </w:tcPr>
          <w:p w14:paraId="135E87F0"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2C91B5E4"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CFBAC0A"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6922911E" w14:textId="77777777" w:rsidTr="003462A5">
        <w:trPr>
          <w:cantSplit/>
        </w:trPr>
        <w:tc>
          <w:tcPr>
            <w:tcW w:w="1548" w:type="dxa"/>
            <w:vMerge/>
            <w:textDirection w:val="btLr"/>
            <w:vAlign w:val="center"/>
          </w:tcPr>
          <w:p w14:paraId="47F58887" w14:textId="77777777" w:rsidR="006E7B7A" w:rsidRPr="00A03C55" w:rsidRDefault="006E7B7A" w:rsidP="008E3CF3">
            <w:pPr>
              <w:pStyle w:val="TableLabel"/>
              <w:rPr>
                <w:noProof w:val="0"/>
                <w:sz w:val="16"/>
              </w:rPr>
            </w:pPr>
          </w:p>
        </w:tc>
        <w:tc>
          <w:tcPr>
            <w:tcW w:w="2520" w:type="dxa"/>
            <w:vAlign w:val="center"/>
          </w:tcPr>
          <w:p w14:paraId="31838A98"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1E68C41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438265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45BAD74" w14:textId="77777777" w:rsidTr="003462A5">
        <w:trPr>
          <w:cantSplit/>
        </w:trPr>
        <w:tc>
          <w:tcPr>
            <w:tcW w:w="1548" w:type="dxa"/>
            <w:vMerge/>
            <w:textDirection w:val="btLr"/>
            <w:vAlign w:val="center"/>
          </w:tcPr>
          <w:p w14:paraId="6E2625BB" w14:textId="77777777" w:rsidR="006E7B7A" w:rsidRPr="00A03C55" w:rsidRDefault="006E7B7A" w:rsidP="008E3CF3">
            <w:pPr>
              <w:pStyle w:val="TableLabel"/>
              <w:rPr>
                <w:noProof w:val="0"/>
                <w:sz w:val="16"/>
              </w:rPr>
            </w:pPr>
          </w:p>
        </w:tc>
        <w:tc>
          <w:tcPr>
            <w:tcW w:w="2520" w:type="dxa"/>
            <w:vAlign w:val="center"/>
          </w:tcPr>
          <w:p w14:paraId="48825E1C"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4C6136A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87AA6B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4EA7FC7" w14:textId="77777777" w:rsidTr="003462A5">
        <w:trPr>
          <w:cantSplit/>
        </w:trPr>
        <w:tc>
          <w:tcPr>
            <w:tcW w:w="1548" w:type="dxa"/>
            <w:vMerge/>
            <w:textDirection w:val="btLr"/>
            <w:vAlign w:val="center"/>
          </w:tcPr>
          <w:p w14:paraId="6C19FA3A" w14:textId="77777777" w:rsidR="006E7B7A" w:rsidRPr="00A03C55" w:rsidRDefault="006E7B7A" w:rsidP="008E3CF3">
            <w:pPr>
              <w:pStyle w:val="TableLabel"/>
              <w:rPr>
                <w:noProof w:val="0"/>
                <w:sz w:val="16"/>
              </w:rPr>
            </w:pPr>
          </w:p>
        </w:tc>
        <w:tc>
          <w:tcPr>
            <w:tcW w:w="2520" w:type="dxa"/>
            <w:vAlign w:val="center"/>
          </w:tcPr>
          <w:p w14:paraId="3BA18106"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3DDFAA0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488BC3FC" w14:textId="77777777" w:rsidR="006E7B7A" w:rsidRPr="00A03C55" w:rsidRDefault="006E7B7A" w:rsidP="008E3CF3">
            <w:pPr>
              <w:pStyle w:val="TableEntry"/>
              <w:rPr>
                <w:noProof w:val="0"/>
                <w:sz w:val="16"/>
                <w:szCs w:val="16"/>
              </w:rPr>
            </w:pPr>
            <w:r w:rsidRPr="00A03C55">
              <w:rPr>
                <w:noProof w:val="0"/>
                <w:sz w:val="16"/>
                <w:szCs w:val="16"/>
              </w:rPr>
              <w:t>EV(110152, DCM, “Destination”)</w:t>
            </w:r>
          </w:p>
        </w:tc>
      </w:tr>
      <w:tr w:rsidR="006E7B7A" w:rsidRPr="00A03C55" w14:paraId="42E42270" w14:textId="77777777" w:rsidTr="003462A5">
        <w:trPr>
          <w:cantSplit/>
        </w:trPr>
        <w:tc>
          <w:tcPr>
            <w:tcW w:w="1548" w:type="dxa"/>
            <w:vMerge/>
            <w:textDirection w:val="btLr"/>
            <w:vAlign w:val="center"/>
          </w:tcPr>
          <w:p w14:paraId="2334B7FB" w14:textId="77777777" w:rsidR="006E7B7A" w:rsidRPr="00A03C55" w:rsidRDefault="006E7B7A" w:rsidP="008E3CF3">
            <w:pPr>
              <w:pStyle w:val="TableLabel"/>
              <w:rPr>
                <w:noProof w:val="0"/>
                <w:sz w:val="16"/>
              </w:rPr>
            </w:pPr>
          </w:p>
        </w:tc>
        <w:tc>
          <w:tcPr>
            <w:tcW w:w="2520" w:type="dxa"/>
            <w:vAlign w:val="center"/>
          </w:tcPr>
          <w:p w14:paraId="3882E4FC"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1097785C"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DF1089D"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438BD987" w14:textId="77777777" w:rsidTr="003462A5">
        <w:trPr>
          <w:cantSplit/>
        </w:trPr>
        <w:tc>
          <w:tcPr>
            <w:tcW w:w="1548" w:type="dxa"/>
            <w:vMerge/>
            <w:textDirection w:val="btLr"/>
            <w:vAlign w:val="center"/>
          </w:tcPr>
          <w:p w14:paraId="4509ED64" w14:textId="77777777" w:rsidR="006E7B7A" w:rsidRPr="00A03C55" w:rsidRDefault="006E7B7A" w:rsidP="008E3CF3">
            <w:pPr>
              <w:pStyle w:val="TableLabel"/>
              <w:rPr>
                <w:noProof w:val="0"/>
                <w:sz w:val="16"/>
              </w:rPr>
            </w:pPr>
          </w:p>
        </w:tc>
        <w:tc>
          <w:tcPr>
            <w:tcW w:w="2520" w:type="dxa"/>
            <w:vAlign w:val="center"/>
          </w:tcPr>
          <w:p w14:paraId="28E4F2D7"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7244EFF4"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9B65947"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6724D6A0" w14:textId="77777777" w:rsidR="006E7B7A" w:rsidRPr="00A03C55"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470A979F" w14:textId="77777777" w:rsidTr="008E3CF3">
        <w:trPr>
          <w:cantSplit/>
        </w:trPr>
        <w:tc>
          <w:tcPr>
            <w:tcW w:w="1728" w:type="dxa"/>
            <w:vMerge w:val="restart"/>
            <w:tcBorders>
              <w:top w:val="single" w:sz="4" w:space="0" w:color="auto"/>
            </w:tcBorders>
          </w:tcPr>
          <w:p w14:paraId="0B4A9604" w14:textId="77777777" w:rsidR="006E7B7A" w:rsidRPr="00A03C55" w:rsidRDefault="006E7B7A" w:rsidP="008E3CF3">
            <w:pPr>
              <w:pStyle w:val="TableEntryHeader"/>
              <w:rPr>
                <w:noProof w:val="0"/>
              </w:rPr>
            </w:pPr>
            <w:r w:rsidRPr="00A03C55">
              <w:rPr>
                <w:noProof w:val="0"/>
              </w:rPr>
              <w:t>Audit Source</w:t>
            </w:r>
          </w:p>
          <w:p w14:paraId="4769BB6B"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tcBorders>
              <w:top w:val="single" w:sz="4" w:space="0" w:color="auto"/>
            </w:tcBorders>
            <w:vAlign w:val="center"/>
          </w:tcPr>
          <w:p w14:paraId="3E47D8E7"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6558F85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213D484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3D03843" w14:textId="77777777" w:rsidTr="008E3CF3">
        <w:trPr>
          <w:cantSplit/>
        </w:trPr>
        <w:tc>
          <w:tcPr>
            <w:tcW w:w="1728" w:type="dxa"/>
            <w:vMerge/>
            <w:textDirection w:val="btLr"/>
            <w:vAlign w:val="center"/>
          </w:tcPr>
          <w:p w14:paraId="7C6781B4" w14:textId="77777777" w:rsidR="006E7B7A" w:rsidRPr="00A03C55" w:rsidRDefault="006E7B7A" w:rsidP="008E3CF3">
            <w:pPr>
              <w:pStyle w:val="TableLabel"/>
              <w:rPr>
                <w:noProof w:val="0"/>
                <w:sz w:val="16"/>
              </w:rPr>
            </w:pPr>
          </w:p>
        </w:tc>
        <w:tc>
          <w:tcPr>
            <w:tcW w:w="2340" w:type="dxa"/>
            <w:vAlign w:val="center"/>
          </w:tcPr>
          <w:p w14:paraId="29E7D984"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3E9071F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67223B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50D15B9" w14:textId="77777777" w:rsidTr="008E3CF3">
        <w:trPr>
          <w:cantSplit/>
        </w:trPr>
        <w:tc>
          <w:tcPr>
            <w:tcW w:w="1728" w:type="dxa"/>
            <w:vMerge/>
            <w:textDirection w:val="btLr"/>
            <w:vAlign w:val="center"/>
          </w:tcPr>
          <w:p w14:paraId="060B1897" w14:textId="77777777" w:rsidR="006E7B7A" w:rsidRPr="00A03C55" w:rsidRDefault="006E7B7A" w:rsidP="008E3CF3">
            <w:pPr>
              <w:pStyle w:val="TableLabel"/>
              <w:rPr>
                <w:noProof w:val="0"/>
                <w:sz w:val="16"/>
              </w:rPr>
            </w:pPr>
          </w:p>
        </w:tc>
        <w:tc>
          <w:tcPr>
            <w:tcW w:w="2340" w:type="dxa"/>
            <w:vAlign w:val="center"/>
          </w:tcPr>
          <w:p w14:paraId="72BB1FCF"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0FC048E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EBA885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520722D0" w14:textId="1E593F1F" w:rsidR="006E7B7A" w:rsidRDefault="006E7B7A" w:rsidP="006E7B7A">
      <w:pPr>
        <w:pStyle w:val="BodyText"/>
      </w:pPr>
    </w:p>
    <w:p w14:paraId="60D7415B" w14:textId="77777777" w:rsidR="00371EA4" w:rsidRPr="00A03C55" w:rsidRDefault="00371EA4" w:rsidP="006E7B7A">
      <w:pPr>
        <w:pStyle w:val="BodyText"/>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880"/>
        <w:gridCol w:w="540"/>
        <w:gridCol w:w="4091"/>
      </w:tblGrid>
      <w:tr w:rsidR="001D3CBC" w:rsidRPr="00A03C55" w14:paraId="297A7400" w14:textId="77777777" w:rsidTr="001F250D">
        <w:tc>
          <w:tcPr>
            <w:tcW w:w="2065" w:type="dxa"/>
            <w:vMerge w:val="restart"/>
            <w:shd w:val="clear" w:color="auto" w:fill="auto"/>
          </w:tcPr>
          <w:p w14:paraId="58E6D883" w14:textId="77777777" w:rsidR="001D3CBC" w:rsidRPr="00A03C55" w:rsidRDefault="001D3CBC" w:rsidP="008759A2">
            <w:pPr>
              <w:pStyle w:val="TableEntryHeader"/>
              <w:keepNext w:val="0"/>
              <w:rPr>
                <w:noProof w:val="0"/>
              </w:rPr>
            </w:pPr>
            <w:r w:rsidRPr="00A03C55">
              <w:rPr>
                <w:noProof w:val="0"/>
              </w:rPr>
              <w:t>Subscription</w:t>
            </w:r>
          </w:p>
          <w:p w14:paraId="2B0CF41B" w14:textId="77777777" w:rsidR="001D3CBC" w:rsidRPr="00A03C55" w:rsidRDefault="001D3CBC" w:rsidP="00A063AC">
            <w:pPr>
              <w:pStyle w:val="TableEntryHeader"/>
              <w:rPr>
                <w:noProof w:val="0"/>
              </w:rPr>
            </w:pPr>
            <w:r w:rsidRPr="00A03C55">
              <w:rPr>
                <w:noProof w:val="0"/>
              </w:rPr>
              <w:t>(if known)</w:t>
            </w:r>
          </w:p>
          <w:p w14:paraId="2AFD7378" w14:textId="77777777" w:rsidR="001D3CBC" w:rsidRPr="00A03C55" w:rsidRDefault="001D3CBC" w:rsidP="003462A5">
            <w:pPr>
              <w:pStyle w:val="TableEntryHeader"/>
              <w:rPr>
                <w:bCs/>
                <w:noProof w:val="0"/>
                <w:sz w:val="12"/>
              </w:rPr>
            </w:pPr>
            <w:r w:rsidRPr="00A03C55">
              <w:rPr>
                <w:bCs/>
                <w:noProof w:val="0"/>
                <w:sz w:val="12"/>
              </w:rPr>
              <w:t xml:space="preserve"> (AuditMessage/</w:t>
            </w:r>
            <w:r w:rsidRPr="00A03C55">
              <w:rPr>
                <w:bCs/>
                <w:noProof w:val="0"/>
                <w:sz w:val="12"/>
              </w:rPr>
              <w:br/>
              <w:t>ParticipantObjectIdentification)</w:t>
            </w:r>
          </w:p>
        </w:tc>
        <w:tc>
          <w:tcPr>
            <w:tcW w:w="2880" w:type="dxa"/>
            <w:shd w:val="clear" w:color="auto" w:fill="auto"/>
          </w:tcPr>
          <w:p w14:paraId="58439D41" w14:textId="77777777" w:rsidR="001D3CBC" w:rsidRPr="00A03C55" w:rsidRDefault="001D3CBC" w:rsidP="003462A5">
            <w:pPr>
              <w:pStyle w:val="TableEntry"/>
              <w:rPr>
                <w:noProof w:val="0"/>
                <w:sz w:val="16"/>
                <w:szCs w:val="16"/>
              </w:rPr>
            </w:pPr>
            <w:r w:rsidRPr="00A03C55">
              <w:rPr>
                <w:noProof w:val="0"/>
                <w:sz w:val="16"/>
                <w:szCs w:val="16"/>
              </w:rPr>
              <w:t>ParticipantObjectTypeCode</w:t>
            </w:r>
          </w:p>
        </w:tc>
        <w:tc>
          <w:tcPr>
            <w:tcW w:w="540" w:type="dxa"/>
            <w:shd w:val="clear" w:color="auto" w:fill="auto"/>
          </w:tcPr>
          <w:p w14:paraId="34F4BE93"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2C3FDFD3" w14:textId="77777777" w:rsidR="001D3CBC" w:rsidRPr="00A03C55" w:rsidRDefault="001D3CBC" w:rsidP="003462A5">
            <w:pPr>
              <w:pStyle w:val="TableEntry"/>
              <w:rPr>
                <w:noProof w:val="0"/>
                <w:sz w:val="16"/>
                <w:szCs w:val="16"/>
              </w:rPr>
            </w:pPr>
            <w:r w:rsidRPr="00A03C55">
              <w:rPr>
                <w:noProof w:val="0"/>
                <w:sz w:val="16"/>
                <w:szCs w:val="16"/>
              </w:rPr>
              <w:t>“2” (system object)</w:t>
            </w:r>
          </w:p>
        </w:tc>
      </w:tr>
      <w:tr w:rsidR="001D3CBC" w:rsidRPr="00A03C55" w14:paraId="5C22AE02" w14:textId="77777777" w:rsidTr="001F250D">
        <w:tc>
          <w:tcPr>
            <w:tcW w:w="2065" w:type="dxa"/>
            <w:vMerge/>
            <w:shd w:val="clear" w:color="auto" w:fill="auto"/>
          </w:tcPr>
          <w:p w14:paraId="59C0EF60" w14:textId="77777777" w:rsidR="001D3CBC" w:rsidRPr="00A03C55" w:rsidRDefault="001D3CBC" w:rsidP="001F250D">
            <w:pPr>
              <w:pStyle w:val="BodyText"/>
              <w:rPr>
                <w:b/>
                <w:u w:val="single"/>
              </w:rPr>
            </w:pPr>
          </w:p>
        </w:tc>
        <w:tc>
          <w:tcPr>
            <w:tcW w:w="2880" w:type="dxa"/>
            <w:shd w:val="clear" w:color="auto" w:fill="auto"/>
          </w:tcPr>
          <w:p w14:paraId="59AC2BBC" w14:textId="77777777" w:rsidR="001D3CBC" w:rsidRPr="00A03C55" w:rsidRDefault="001D3CBC" w:rsidP="003462A5">
            <w:pPr>
              <w:pStyle w:val="TableEntry"/>
              <w:rPr>
                <w:noProof w:val="0"/>
                <w:sz w:val="16"/>
                <w:szCs w:val="16"/>
              </w:rPr>
            </w:pPr>
            <w:r w:rsidRPr="00A03C55">
              <w:rPr>
                <w:noProof w:val="0"/>
                <w:sz w:val="16"/>
                <w:szCs w:val="16"/>
              </w:rPr>
              <w:t>ParticipantObjectTypeCodeRole</w:t>
            </w:r>
          </w:p>
        </w:tc>
        <w:tc>
          <w:tcPr>
            <w:tcW w:w="540" w:type="dxa"/>
            <w:shd w:val="clear" w:color="auto" w:fill="auto"/>
          </w:tcPr>
          <w:p w14:paraId="3D16C0C9"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2CEEB1AB" w14:textId="77777777" w:rsidR="001D3CBC" w:rsidRPr="00A03C55" w:rsidRDefault="001D3CBC" w:rsidP="00A063AC">
            <w:pPr>
              <w:pStyle w:val="TableEntry"/>
              <w:rPr>
                <w:noProof w:val="0"/>
                <w:sz w:val="16"/>
                <w:szCs w:val="16"/>
              </w:rPr>
            </w:pPr>
            <w:r w:rsidRPr="00A03C55">
              <w:rPr>
                <w:noProof w:val="0"/>
                <w:sz w:val="16"/>
                <w:szCs w:val="16"/>
              </w:rPr>
              <w:t>“20” (job)</w:t>
            </w:r>
          </w:p>
        </w:tc>
      </w:tr>
      <w:tr w:rsidR="001D3CBC" w:rsidRPr="00A03C55" w14:paraId="37D9C6E7" w14:textId="77777777" w:rsidTr="001F250D">
        <w:tc>
          <w:tcPr>
            <w:tcW w:w="2065" w:type="dxa"/>
            <w:vMerge/>
            <w:shd w:val="clear" w:color="auto" w:fill="auto"/>
          </w:tcPr>
          <w:p w14:paraId="397A681B" w14:textId="77777777" w:rsidR="001D3CBC" w:rsidRPr="00A03C55" w:rsidRDefault="001D3CBC" w:rsidP="001F250D">
            <w:pPr>
              <w:pStyle w:val="BodyText"/>
              <w:rPr>
                <w:b/>
                <w:u w:val="single"/>
              </w:rPr>
            </w:pPr>
          </w:p>
        </w:tc>
        <w:tc>
          <w:tcPr>
            <w:tcW w:w="2880" w:type="dxa"/>
            <w:shd w:val="clear" w:color="auto" w:fill="auto"/>
          </w:tcPr>
          <w:p w14:paraId="27F8A46F" w14:textId="77777777" w:rsidR="001D3CBC" w:rsidRPr="00A03C55" w:rsidRDefault="001D3CBC" w:rsidP="003462A5">
            <w:pPr>
              <w:pStyle w:val="TableEntry"/>
              <w:rPr>
                <w:i/>
                <w:iCs/>
                <w:noProof w:val="0"/>
                <w:sz w:val="16"/>
                <w:szCs w:val="16"/>
              </w:rPr>
            </w:pPr>
            <w:r w:rsidRPr="00A03C55">
              <w:rPr>
                <w:i/>
                <w:iCs/>
                <w:noProof w:val="0"/>
                <w:sz w:val="16"/>
                <w:szCs w:val="16"/>
              </w:rPr>
              <w:t>ParticipantObjectDataLifeCycle</w:t>
            </w:r>
          </w:p>
        </w:tc>
        <w:tc>
          <w:tcPr>
            <w:tcW w:w="540" w:type="dxa"/>
            <w:shd w:val="clear" w:color="auto" w:fill="auto"/>
          </w:tcPr>
          <w:p w14:paraId="08C8FAE3"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214D91A9"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2807A0C4" w14:textId="77777777" w:rsidTr="001F250D">
        <w:tc>
          <w:tcPr>
            <w:tcW w:w="2065" w:type="dxa"/>
            <w:vMerge/>
            <w:shd w:val="clear" w:color="auto" w:fill="auto"/>
          </w:tcPr>
          <w:p w14:paraId="38B062D6" w14:textId="77777777" w:rsidR="001D3CBC" w:rsidRPr="00A03C55" w:rsidRDefault="001D3CBC" w:rsidP="001F250D">
            <w:pPr>
              <w:pStyle w:val="BodyText"/>
              <w:rPr>
                <w:b/>
                <w:u w:val="single"/>
              </w:rPr>
            </w:pPr>
          </w:p>
        </w:tc>
        <w:tc>
          <w:tcPr>
            <w:tcW w:w="2880" w:type="dxa"/>
            <w:shd w:val="clear" w:color="auto" w:fill="auto"/>
          </w:tcPr>
          <w:p w14:paraId="61CC7A31" w14:textId="77777777" w:rsidR="001D3CBC" w:rsidRPr="00A03C55" w:rsidRDefault="001D3CBC" w:rsidP="003462A5">
            <w:pPr>
              <w:pStyle w:val="TableEntry"/>
              <w:rPr>
                <w:noProof w:val="0"/>
                <w:sz w:val="16"/>
                <w:szCs w:val="16"/>
              </w:rPr>
            </w:pPr>
            <w:r w:rsidRPr="00A03C55">
              <w:rPr>
                <w:noProof w:val="0"/>
                <w:sz w:val="16"/>
                <w:szCs w:val="16"/>
              </w:rPr>
              <w:t>ParticipantObjectIDTypeCode</w:t>
            </w:r>
          </w:p>
        </w:tc>
        <w:tc>
          <w:tcPr>
            <w:tcW w:w="540" w:type="dxa"/>
            <w:shd w:val="clear" w:color="auto" w:fill="auto"/>
          </w:tcPr>
          <w:p w14:paraId="7C788A74"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3764907B" w14:textId="77777777" w:rsidR="001D3CBC" w:rsidRPr="00A03C55" w:rsidRDefault="001D3CBC" w:rsidP="003462A5">
            <w:pPr>
              <w:pStyle w:val="TableEntry"/>
              <w:rPr>
                <w:noProof w:val="0"/>
                <w:sz w:val="16"/>
                <w:szCs w:val="16"/>
              </w:rPr>
            </w:pPr>
            <w:r w:rsidRPr="00A03C55">
              <w:rPr>
                <w:noProof w:val="0"/>
                <w:sz w:val="16"/>
                <w:szCs w:val="16"/>
              </w:rPr>
              <w:t>EV(“ITI-52”, “IHE Transactions”, “Document Metadata Subscribe ”)</w:t>
            </w:r>
          </w:p>
        </w:tc>
      </w:tr>
      <w:tr w:rsidR="001D3CBC" w:rsidRPr="00A03C55" w14:paraId="4D6B50D8" w14:textId="77777777" w:rsidTr="001F250D">
        <w:tc>
          <w:tcPr>
            <w:tcW w:w="2065" w:type="dxa"/>
            <w:vMerge/>
            <w:shd w:val="clear" w:color="auto" w:fill="auto"/>
          </w:tcPr>
          <w:p w14:paraId="47AF5020" w14:textId="77777777" w:rsidR="001D3CBC" w:rsidRPr="00A03C55" w:rsidRDefault="001D3CBC" w:rsidP="001F250D">
            <w:pPr>
              <w:pStyle w:val="BodyText"/>
              <w:rPr>
                <w:b/>
                <w:u w:val="single"/>
              </w:rPr>
            </w:pPr>
          </w:p>
        </w:tc>
        <w:tc>
          <w:tcPr>
            <w:tcW w:w="2880" w:type="dxa"/>
            <w:shd w:val="clear" w:color="auto" w:fill="auto"/>
          </w:tcPr>
          <w:p w14:paraId="2BA1BC0F" w14:textId="77777777" w:rsidR="001D3CBC" w:rsidRPr="00A03C55" w:rsidRDefault="001D3CBC" w:rsidP="003462A5">
            <w:pPr>
              <w:pStyle w:val="TableEntry"/>
              <w:rPr>
                <w:i/>
                <w:iCs/>
                <w:noProof w:val="0"/>
                <w:sz w:val="16"/>
                <w:szCs w:val="16"/>
              </w:rPr>
            </w:pPr>
            <w:r w:rsidRPr="00A03C55">
              <w:rPr>
                <w:i/>
                <w:iCs/>
                <w:noProof w:val="0"/>
                <w:sz w:val="16"/>
                <w:szCs w:val="16"/>
              </w:rPr>
              <w:t>ParticipantObjectSensitivity</w:t>
            </w:r>
          </w:p>
        </w:tc>
        <w:tc>
          <w:tcPr>
            <w:tcW w:w="540" w:type="dxa"/>
            <w:shd w:val="clear" w:color="auto" w:fill="auto"/>
          </w:tcPr>
          <w:p w14:paraId="76B85C85"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19C248B0"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32D2A1C6" w14:textId="77777777" w:rsidTr="001F250D">
        <w:tc>
          <w:tcPr>
            <w:tcW w:w="2065" w:type="dxa"/>
            <w:vMerge/>
            <w:shd w:val="clear" w:color="auto" w:fill="auto"/>
          </w:tcPr>
          <w:p w14:paraId="29093E32" w14:textId="77777777" w:rsidR="001D3CBC" w:rsidRPr="00A03C55" w:rsidRDefault="001D3CBC" w:rsidP="001F250D">
            <w:pPr>
              <w:pStyle w:val="BodyText"/>
              <w:rPr>
                <w:b/>
                <w:u w:val="single"/>
              </w:rPr>
            </w:pPr>
          </w:p>
        </w:tc>
        <w:tc>
          <w:tcPr>
            <w:tcW w:w="2880" w:type="dxa"/>
            <w:shd w:val="clear" w:color="auto" w:fill="auto"/>
          </w:tcPr>
          <w:p w14:paraId="62A3C1D4" w14:textId="77777777" w:rsidR="001D3CBC" w:rsidRPr="00A03C55" w:rsidRDefault="001D3CBC" w:rsidP="003462A5">
            <w:pPr>
              <w:pStyle w:val="TableEntry"/>
              <w:rPr>
                <w:noProof w:val="0"/>
                <w:sz w:val="16"/>
                <w:szCs w:val="16"/>
              </w:rPr>
            </w:pPr>
            <w:r w:rsidRPr="00A03C55">
              <w:rPr>
                <w:noProof w:val="0"/>
                <w:sz w:val="16"/>
                <w:szCs w:val="16"/>
              </w:rPr>
              <w:t>ParticipantObjectID</w:t>
            </w:r>
          </w:p>
        </w:tc>
        <w:tc>
          <w:tcPr>
            <w:tcW w:w="540" w:type="dxa"/>
            <w:shd w:val="clear" w:color="auto" w:fill="auto"/>
          </w:tcPr>
          <w:p w14:paraId="3F4FCEA9"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73B811C4" w14:textId="77777777" w:rsidR="001D3CBC" w:rsidRPr="00A03C55" w:rsidRDefault="001D3CBC" w:rsidP="003462A5">
            <w:pPr>
              <w:pStyle w:val="TableEntry"/>
              <w:rPr>
                <w:noProof w:val="0"/>
                <w:sz w:val="16"/>
                <w:szCs w:val="16"/>
              </w:rPr>
            </w:pPr>
            <w:r w:rsidRPr="00A03C55">
              <w:rPr>
                <w:noProof w:val="0"/>
                <w:sz w:val="16"/>
                <w:szCs w:val="16"/>
              </w:rPr>
              <w:t>For the Subscribe Message, the URI contained in the &lt;wsnt:SubscriptionReference/wsa:Address/&gt;</w:t>
            </w:r>
          </w:p>
          <w:p w14:paraId="778E8D60" w14:textId="77777777" w:rsidR="001D3CBC" w:rsidRPr="00A03C55" w:rsidRDefault="001D3CBC" w:rsidP="00A063AC">
            <w:pPr>
              <w:pStyle w:val="TableEntry"/>
              <w:rPr>
                <w:noProof w:val="0"/>
                <w:sz w:val="16"/>
                <w:szCs w:val="16"/>
              </w:rPr>
            </w:pPr>
            <w:r w:rsidRPr="00A03C55">
              <w:rPr>
                <w:noProof w:val="0"/>
                <w:sz w:val="16"/>
                <w:szCs w:val="16"/>
              </w:rPr>
              <w:t>For the Unsubscribe message, the URI contained in the &lt;soap12:Header/wsa:Address/&gt;</w:t>
            </w:r>
          </w:p>
        </w:tc>
      </w:tr>
      <w:tr w:rsidR="001D3CBC" w:rsidRPr="00A03C55" w14:paraId="4389D7C7" w14:textId="77777777" w:rsidTr="001F250D">
        <w:tc>
          <w:tcPr>
            <w:tcW w:w="2065" w:type="dxa"/>
            <w:vMerge/>
            <w:shd w:val="clear" w:color="auto" w:fill="auto"/>
          </w:tcPr>
          <w:p w14:paraId="5594F32F" w14:textId="77777777" w:rsidR="001D3CBC" w:rsidRPr="00A03C55" w:rsidRDefault="001D3CBC" w:rsidP="001F250D">
            <w:pPr>
              <w:pStyle w:val="BodyText"/>
              <w:rPr>
                <w:b/>
                <w:u w:val="single"/>
              </w:rPr>
            </w:pPr>
          </w:p>
        </w:tc>
        <w:tc>
          <w:tcPr>
            <w:tcW w:w="2880" w:type="dxa"/>
            <w:shd w:val="clear" w:color="auto" w:fill="auto"/>
          </w:tcPr>
          <w:p w14:paraId="4E422C23" w14:textId="77777777" w:rsidR="001D3CBC" w:rsidRPr="00A03C55" w:rsidRDefault="001D3CBC" w:rsidP="003462A5">
            <w:pPr>
              <w:pStyle w:val="TableEntry"/>
              <w:rPr>
                <w:i/>
                <w:iCs/>
                <w:noProof w:val="0"/>
                <w:sz w:val="16"/>
                <w:szCs w:val="16"/>
              </w:rPr>
            </w:pPr>
            <w:r w:rsidRPr="00A03C55">
              <w:rPr>
                <w:i/>
                <w:iCs/>
                <w:noProof w:val="0"/>
                <w:sz w:val="16"/>
                <w:szCs w:val="16"/>
              </w:rPr>
              <w:t>ParticipantObjectName</w:t>
            </w:r>
          </w:p>
        </w:tc>
        <w:tc>
          <w:tcPr>
            <w:tcW w:w="540" w:type="dxa"/>
            <w:shd w:val="clear" w:color="auto" w:fill="auto"/>
          </w:tcPr>
          <w:p w14:paraId="5BA4214A"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429E0746"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5E2683FB" w14:textId="77777777" w:rsidTr="001F250D">
        <w:tc>
          <w:tcPr>
            <w:tcW w:w="2065" w:type="dxa"/>
            <w:vMerge/>
            <w:shd w:val="clear" w:color="auto" w:fill="auto"/>
          </w:tcPr>
          <w:p w14:paraId="1A27D4D9" w14:textId="77777777" w:rsidR="001D3CBC" w:rsidRPr="00A03C55" w:rsidRDefault="001D3CBC" w:rsidP="001F250D">
            <w:pPr>
              <w:pStyle w:val="BodyText"/>
              <w:rPr>
                <w:b/>
                <w:u w:val="single"/>
              </w:rPr>
            </w:pPr>
          </w:p>
        </w:tc>
        <w:tc>
          <w:tcPr>
            <w:tcW w:w="2880" w:type="dxa"/>
            <w:shd w:val="clear" w:color="auto" w:fill="auto"/>
          </w:tcPr>
          <w:p w14:paraId="051D3D5C" w14:textId="77777777" w:rsidR="001D3CBC" w:rsidRPr="00A03C55" w:rsidRDefault="001D3CBC" w:rsidP="003462A5">
            <w:pPr>
              <w:pStyle w:val="TableEntry"/>
              <w:rPr>
                <w:i/>
                <w:iCs/>
                <w:noProof w:val="0"/>
                <w:sz w:val="16"/>
                <w:szCs w:val="16"/>
              </w:rPr>
            </w:pPr>
            <w:r w:rsidRPr="00A03C55">
              <w:rPr>
                <w:i/>
                <w:iCs/>
                <w:noProof w:val="0"/>
                <w:sz w:val="16"/>
                <w:szCs w:val="16"/>
              </w:rPr>
              <w:t>ParticipantObjectQuery</w:t>
            </w:r>
          </w:p>
        </w:tc>
        <w:tc>
          <w:tcPr>
            <w:tcW w:w="540" w:type="dxa"/>
            <w:shd w:val="clear" w:color="auto" w:fill="auto"/>
          </w:tcPr>
          <w:p w14:paraId="4DC7B28F"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011A0460"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2677DA61" w14:textId="77777777" w:rsidTr="001F250D">
        <w:tc>
          <w:tcPr>
            <w:tcW w:w="2065" w:type="dxa"/>
            <w:vMerge/>
            <w:shd w:val="clear" w:color="auto" w:fill="auto"/>
          </w:tcPr>
          <w:p w14:paraId="06A21B5D" w14:textId="77777777" w:rsidR="001D3CBC" w:rsidRPr="00A03C55" w:rsidRDefault="001D3CBC" w:rsidP="001F250D">
            <w:pPr>
              <w:pStyle w:val="BodyText"/>
              <w:rPr>
                <w:b/>
                <w:u w:val="single"/>
              </w:rPr>
            </w:pPr>
          </w:p>
        </w:tc>
        <w:tc>
          <w:tcPr>
            <w:tcW w:w="2880" w:type="dxa"/>
            <w:shd w:val="clear" w:color="auto" w:fill="auto"/>
          </w:tcPr>
          <w:p w14:paraId="1400824C" w14:textId="77777777" w:rsidR="001D3CBC" w:rsidRPr="00A03C55" w:rsidRDefault="001D3CBC" w:rsidP="003462A5">
            <w:pPr>
              <w:pStyle w:val="TableEntry"/>
              <w:rPr>
                <w:i/>
                <w:iCs/>
                <w:noProof w:val="0"/>
                <w:sz w:val="16"/>
                <w:szCs w:val="16"/>
              </w:rPr>
            </w:pPr>
            <w:r w:rsidRPr="00A03C55">
              <w:rPr>
                <w:i/>
                <w:iCs/>
                <w:noProof w:val="0"/>
                <w:sz w:val="16"/>
                <w:szCs w:val="16"/>
              </w:rPr>
              <w:t>ParticipantObjectDetail</w:t>
            </w:r>
          </w:p>
        </w:tc>
        <w:tc>
          <w:tcPr>
            <w:tcW w:w="540" w:type="dxa"/>
            <w:shd w:val="clear" w:color="auto" w:fill="auto"/>
          </w:tcPr>
          <w:p w14:paraId="72936A55"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1C633F15" w14:textId="77777777" w:rsidR="001D3CBC" w:rsidRPr="00A03C55" w:rsidRDefault="001D3CBC" w:rsidP="00A063AC">
            <w:pPr>
              <w:pStyle w:val="TableEntry"/>
              <w:rPr>
                <w:i/>
                <w:iCs/>
                <w:noProof w:val="0"/>
                <w:sz w:val="16"/>
                <w:szCs w:val="16"/>
              </w:rPr>
            </w:pPr>
            <w:r w:rsidRPr="00A03C55">
              <w:rPr>
                <w:i/>
                <w:iCs/>
                <w:noProof w:val="0"/>
                <w:sz w:val="16"/>
                <w:szCs w:val="16"/>
              </w:rPr>
              <w:t>not specialized</w:t>
            </w:r>
          </w:p>
        </w:tc>
      </w:tr>
    </w:tbl>
    <w:p w14:paraId="694727FC" w14:textId="77777777" w:rsidR="001B7A7E" w:rsidRPr="00A03C55" w:rsidRDefault="001B7A7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11B48A19" w14:textId="77777777" w:rsidTr="008E3CF3">
        <w:trPr>
          <w:cantSplit/>
        </w:trPr>
        <w:tc>
          <w:tcPr>
            <w:tcW w:w="1548" w:type="dxa"/>
            <w:vMerge w:val="restart"/>
          </w:tcPr>
          <w:p w14:paraId="5C1489F9" w14:textId="48AC9F6A" w:rsidR="003570EE" w:rsidRPr="00A03C55" w:rsidRDefault="006E7B7A" w:rsidP="008E3CF3">
            <w:pPr>
              <w:pStyle w:val="TableEntryHeader"/>
              <w:rPr>
                <w:noProof w:val="0"/>
              </w:rPr>
            </w:pPr>
            <w:r w:rsidRPr="00A03C55">
              <w:rPr>
                <w:noProof w:val="0"/>
              </w:rPr>
              <w:t>Patient</w:t>
            </w:r>
          </w:p>
          <w:p w14:paraId="76CF5FC6" w14:textId="1AFE0481" w:rsidR="006E7B7A" w:rsidRPr="00A03C55" w:rsidRDefault="006E7B7A" w:rsidP="008E3CF3">
            <w:pPr>
              <w:pStyle w:val="TableEntryHeader"/>
              <w:rPr>
                <w:noProof w:val="0"/>
              </w:rPr>
            </w:pPr>
            <w:r w:rsidRPr="00A03C55">
              <w:rPr>
                <w:noProof w:val="0"/>
              </w:rPr>
              <w:t>(If known)</w:t>
            </w:r>
          </w:p>
          <w:p w14:paraId="0C9A2372"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104E9147"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3128017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6CE4185"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11C5D3EA" w14:textId="77777777" w:rsidTr="008E3CF3">
        <w:trPr>
          <w:cantSplit/>
        </w:trPr>
        <w:tc>
          <w:tcPr>
            <w:tcW w:w="1548" w:type="dxa"/>
            <w:vMerge/>
            <w:vAlign w:val="center"/>
          </w:tcPr>
          <w:p w14:paraId="5622A172" w14:textId="77777777" w:rsidR="006E7B7A" w:rsidRPr="00A03C55" w:rsidRDefault="006E7B7A" w:rsidP="008E3CF3">
            <w:pPr>
              <w:pStyle w:val="TableLabel"/>
              <w:rPr>
                <w:noProof w:val="0"/>
                <w:sz w:val="16"/>
              </w:rPr>
            </w:pPr>
          </w:p>
        </w:tc>
        <w:tc>
          <w:tcPr>
            <w:tcW w:w="2520" w:type="dxa"/>
            <w:vAlign w:val="center"/>
          </w:tcPr>
          <w:p w14:paraId="09986D61"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37A8E95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60CBD44"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6F8EA929" w14:textId="77777777" w:rsidTr="008E3CF3">
        <w:trPr>
          <w:cantSplit/>
        </w:trPr>
        <w:tc>
          <w:tcPr>
            <w:tcW w:w="1548" w:type="dxa"/>
            <w:vMerge/>
            <w:vAlign w:val="center"/>
          </w:tcPr>
          <w:p w14:paraId="6D5F754C" w14:textId="77777777" w:rsidR="006E7B7A" w:rsidRPr="00A03C55" w:rsidRDefault="006E7B7A" w:rsidP="008E3CF3">
            <w:pPr>
              <w:pStyle w:val="TableLabel"/>
              <w:rPr>
                <w:noProof w:val="0"/>
                <w:sz w:val="16"/>
              </w:rPr>
            </w:pPr>
          </w:p>
        </w:tc>
        <w:tc>
          <w:tcPr>
            <w:tcW w:w="2520" w:type="dxa"/>
            <w:vAlign w:val="center"/>
          </w:tcPr>
          <w:p w14:paraId="0223D4C8"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33A6ACF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C471F7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F534BE8" w14:textId="77777777" w:rsidTr="008E3CF3">
        <w:trPr>
          <w:cantSplit/>
        </w:trPr>
        <w:tc>
          <w:tcPr>
            <w:tcW w:w="1548" w:type="dxa"/>
            <w:vMerge/>
            <w:vAlign w:val="center"/>
          </w:tcPr>
          <w:p w14:paraId="4EFC8C0B" w14:textId="77777777" w:rsidR="006E7B7A" w:rsidRPr="00A03C55" w:rsidRDefault="006E7B7A" w:rsidP="008E3CF3">
            <w:pPr>
              <w:pStyle w:val="TableLabel"/>
              <w:rPr>
                <w:noProof w:val="0"/>
                <w:sz w:val="16"/>
              </w:rPr>
            </w:pPr>
          </w:p>
        </w:tc>
        <w:tc>
          <w:tcPr>
            <w:tcW w:w="2520" w:type="dxa"/>
            <w:vAlign w:val="center"/>
          </w:tcPr>
          <w:p w14:paraId="49956F77" w14:textId="77777777" w:rsidR="006E7B7A" w:rsidRPr="00A03C55" w:rsidRDefault="006E7B7A" w:rsidP="008E3CF3">
            <w:pPr>
              <w:pStyle w:val="TableEntry"/>
              <w:rPr>
                <w:i/>
                <w:noProof w:val="0"/>
                <w:sz w:val="16"/>
                <w:szCs w:val="16"/>
              </w:rPr>
            </w:pPr>
            <w:r w:rsidRPr="00A03C55">
              <w:rPr>
                <w:i/>
                <w:noProof w:val="0"/>
                <w:sz w:val="16"/>
                <w:szCs w:val="16"/>
              </w:rPr>
              <w:t>ParticipantObjectIDTypeCode</w:t>
            </w:r>
          </w:p>
        </w:tc>
        <w:tc>
          <w:tcPr>
            <w:tcW w:w="630" w:type="dxa"/>
            <w:vAlign w:val="center"/>
          </w:tcPr>
          <w:p w14:paraId="04E21089" w14:textId="77777777" w:rsidR="006E7B7A" w:rsidRPr="00A03C55" w:rsidRDefault="006E7B7A" w:rsidP="008E3CF3">
            <w:pPr>
              <w:pStyle w:val="TableEntry"/>
              <w:jc w:val="center"/>
              <w:rPr>
                <w:i/>
                <w:noProof w:val="0"/>
                <w:sz w:val="16"/>
                <w:szCs w:val="16"/>
              </w:rPr>
            </w:pPr>
            <w:r w:rsidRPr="00A03C55">
              <w:rPr>
                <w:i/>
                <w:noProof w:val="0"/>
                <w:sz w:val="16"/>
                <w:szCs w:val="16"/>
              </w:rPr>
              <w:t>M</w:t>
            </w:r>
          </w:p>
        </w:tc>
        <w:tc>
          <w:tcPr>
            <w:tcW w:w="4968" w:type="dxa"/>
            <w:vAlign w:val="center"/>
          </w:tcPr>
          <w:p w14:paraId="6FA1054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E30F3C8" w14:textId="77777777" w:rsidTr="008E3CF3">
        <w:trPr>
          <w:cantSplit/>
        </w:trPr>
        <w:tc>
          <w:tcPr>
            <w:tcW w:w="1548" w:type="dxa"/>
            <w:vMerge/>
            <w:vAlign w:val="center"/>
          </w:tcPr>
          <w:p w14:paraId="0993CD3D" w14:textId="77777777" w:rsidR="006E7B7A" w:rsidRPr="00A03C55" w:rsidRDefault="006E7B7A" w:rsidP="008E3CF3">
            <w:pPr>
              <w:pStyle w:val="TableLabel"/>
              <w:rPr>
                <w:noProof w:val="0"/>
                <w:sz w:val="16"/>
              </w:rPr>
            </w:pPr>
          </w:p>
        </w:tc>
        <w:tc>
          <w:tcPr>
            <w:tcW w:w="2520" w:type="dxa"/>
            <w:vAlign w:val="center"/>
          </w:tcPr>
          <w:p w14:paraId="06355B5B"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47FE5C65"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42B5A3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32B6007" w14:textId="77777777" w:rsidTr="008E3CF3">
        <w:trPr>
          <w:cantSplit/>
        </w:trPr>
        <w:tc>
          <w:tcPr>
            <w:tcW w:w="1548" w:type="dxa"/>
            <w:vMerge/>
            <w:vAlign w:val="center"/>
          </w:tcPr>
          <w:p w14:paraId="0705068B" w14:textId="77777777" w:rsidR="006E7B7A" w:rsidRPr="00A03C55" w:rsidRDefault="006E7B7A" w:rsidP="008E3CF3">
            <w:pPr>
              <w:pStyle w:val="AppendixHeading3"/>
              <w:rPr>
                <w:noProof w:val="0"/>
                <w:sz w:val="16"/>
              </w:rPr>
            </w:pPr>
          </w:p>
        </w:tc>
        <w:tc>
          <w:tcPr>
            <w:tcW w:w="2520" w:type="dxa"/>
            <w:vAlign w:val="center"/>
          </w:tcPr>
          <w:p w14:paraId="66D8AF87"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21D2AE41"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2A73AFC8"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313B1B69" w14:textId="77777777" w:rsidTr="008E3CF3">
        <w:trPr>
          <w:cantSplit/>
        </w:trPr>
        <w:tc>
          <w:tcPr>
            <w:tcW w:w="1548" w:type="dxa"/>
            <w:vMerge/>
            <w:vAlign w:val="center"/>
          </w:tcPr>
          <w:p w14:paraId="220FB440" w14:textId="77777777" w:rsidR="006E7B7A" w:rsidRPr="00A03C55" w:rsidRDefault="006E7B7A" w:rsidP="008E3CF3">
            <w:pPr>
              <w:pStyle w:val="TableLabel"/>
              <w:rPr>
                <w:noProof w:val="0"/>
                <w:sz w:val="16"/>
              </w:rPr>
            </w:pPr>
          </w:p>
        </w:tc>
        <w:tc>
          <w:tcPr>
            <w:tcW w:w="2520" w:type="dxa"/>
            <w:vAlign w:val="center"/>
          </w:tcPr>
          <w:p w14:paraId="4F82CE92" w14:textId="77777777" w:rsidR="006E7B7A" w:rsidRPr="00A03C55" w:rsidRDefault="006E7B7A" w:rsidP="008E3CF3">
            <w:pPr>
              <w:pStyle w:val="TableEntry"/>
              <w:rPr>
                <w:i/>
                <w:iCs/>
                <w:noProof w:val="0"/>
                <w:sz w:val="16"/>
                <w:szCs w:val="16"/>
              </w:rPr>
            </w:pPr>
            <w:r w:rsidRPr="00A03C55">
              <w:rPr>
                <w:i/>
                <w:iCs/>
                <w:noProof w:val="0"/>
                <w:sz w:val="16"/>
                <w:szCs w:val="16"/>
              </w:rPr>
              <w:t>ParticipantObjectName</w:t>
            </w:r>
          </w:p>
        </w:tc>
        <w:tc>
          <w:tcPr>
            <w:tcW w:w="630" w:type="dxa"/>
            <w:vAlign w:val="center"/>
          </w:tcPr>
          <w:p w14:paraId="683B904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01ADA7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98B178D" w14:textId="77777777" w:rsidTr="008E3CF3">
        <w:trPr>
          <w:cantSplit/>
        </w:trPr>
        <w:tc>
          <w:tcPr>
            <w:tcW w:w="1548" w:type="dxa"/>
            <w:vMerge/>
            <w:vAlign w:val="center"/>
          </w:tcPr>
          <w:p w14:paraId="4397565F" w14:textId="77777777" w:rsidR="006E7B7A" w:rsidRPr="00A03C55" w:rsidRDefault="006E7B7A" w:rsidP="008E3CF3">
            <w:pPr>
              <w:pStyle w:val="AppendixHeading3"/>
              <w:rPr>
                <w:noProof w:val="0"/>
                <w:sz w:val="16"/>
              </w:rPr>
            </w:pPr>
          </w:p>
        </w:tc>
        <w:tc>
          <w:tcPr>
            <w:tcW w:w="2520" w:type="dxa"/>
            <w:vAlign w:val="center"/>
          </w:tcPr>
          <w:p w14:paraId="1FD96271"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71A23A0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799FCF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16E9D4B" w14:textId="77777777" w:rsidTr="008E3CF3">
        <w:trPr>
          <w:cantSplit/>
        </w:trPr>
        <w:tc>
          <w:tcPr>
            <w:tcW w:w="1548" w:type="dxa"/>
            <w:vMerge/>
            <w:vAlign w:val="center"/>
          </w:tcPr>
          <w:p w14:paraId="18136B7E" w14:textId="77777777" w:rsidR="006E7B7A" w:rsidRPr="00A03C55" w:rsidRDefault="006E7B7A" w:rsidP="008E3CF3">
            <w:pPr>
              <w:pStyle w:val="TableLabel"/>
              <w:rPr>
                <w:noProof w:val="0"/>
                <w:sz w:val="16"/>
              </w:rPr>
            </w:pPr>
          </w:p>
        </w:tc>
        <w:tc>
          <w:tcPr>
            <w:tcW w:w="2520" w:type="dxa"/>
            <w:vAlign w:val="center"/>
          </w:tcPr>
          <w:p w14:paraId="3C0F907F"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3C273C2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83C03E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1BFEB843"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857"/>
        <w:gridCol w:w="810"/>
        <w:gridCol w:w="4451"/>
      </w:tblGrid>
      <w:tr w:rsidR="006E7B7A" w:rsidRPr="00A03C55" w14:paraId="27244588" w14:textId="77777777" w:rsidTr="005E29CE">
        <w:trPr>
          <w:cantSplit/>
        </w:trPr>
        <w:tc>
          <w:tcPr>
            <w:tcW w:w="1548" w:type="dxa"/>
            <w:vMerge w:val="restart"/>
          </w:tcPr>
          <w:p w14:paraId="48E74A75" w14:textId="77777777" w:rsidR="006E7B7A" w:rsidRPr="00A03C55" w:rsidRDefault="006E7B7A" w:rsidP="008E3CF3">
            <w:pPr>
              <w:pStyle w:val="TableEntryHeader"/>
              <w:rPr>
                <w:noProof w:val="0"/>
              </w:rPr>
            </w:pPr>
            <w:r w:rsidRPr="00A03C55">
              <w:rPr>
                <w:noProof w:val="0"/>
              </w:rPr>
              <w:t>Query Parameters</w:t>
            </w:r>
          </w:p>
          <w:p w14:paraId="6C203727"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857" w:type="dxa"/>
            <w:vAlign w:val="center"/>
          </w:tcPr>
          <w:p w14:paraId="2AF0CC67"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810" w:type="dxa"/>
            <w:vAlign w:val="center"/>
          </w:tcPr>
          <w:p w14:paraId="72DE615C"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5849ED5F" w14:textId="77777777" w:rsidR="006E7B7A" w:rsidRPr="00A03C55" w:rsidRDefault="006E7B7A" w:rsidP="008E3CF3">
            <w:pPr>
              <w:pStyle w:val="TableEntry"/>
              <w:rPr>
                <w:noProof w:val="0"/>
                <w:sz w:val="16"/>
                <w:szCs w:val="16"/>
              </w:rPr>
            </w:pPr>
            <w:r w:rsidRPr="00A03C55">
              <w:rPr>
                <w:noProof w:val="0"/>
                <w:sz w:val="16"/>
                <w:szCs w:val="16"/>
              </w:rPr>
              <w:t>“2” (system object)</w:t>
            </w:r>
          </w:p>
        </w:tc>
      </w:tr>
      <w:tr w:rsidR="006E7B7A" w:rsidRPr="00A03C55" w14:paraId="6C0B3FB4" w14:textId="77777777" w:rsidTr="005E29CE">
        <w:trPr>
          <w:cantSplit/>
        </w:trPr>
        <w:tc>
          <w:tcPr>
            <w:tcW w:w="1548" w:type="dxa"/>
            <w:vMerge/>
            <w:vAlign w:val="center"/>
          </w:tcPr>
          <w:p w14:paraId="358C3B16" w14:textId="77777777" w:rsidR="006E7B7A" w:rsidRPr="00A03C55" w:rsidRDefault="006E7B7A" w:rsidP="008E3CF3">
            <w:pPr>
              <w:pStyle w:val="TableLabel"/>
              <w:rPr>
                <w:noProof w:val="0"/>
                <w:sz w:val="16"/>
              </w:rPr>
            </w:pPr>
          </w:p>
        </w:tc>
        <w:tc>
          <w:tcPr>
            <w:tcW w:w="2857" w:type="dxa"/>
            <w:vAlign w:val="center"/>
          </w:tcPr>
          <w:p w14:paraId="5FC39C2C"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810" w:type="dxa"/>
            <w:vAlign w:val="center"/>
          </w:tcPr>
          <w:p w14:paraId="6E4B3460"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56253265" w14:textId="77777777" w:rsidR="006E7B7A" w:rsidRPr="00A03C55" w:rsidRDefault="006E7B7A" w:rsidP="008E3CF3">
            <w:pPr>
              <w:pStyle w:val="TableEntry"/>
              <w:rPr>
                <w:b/>
                <w:i/>
                <w:noProof w:val="0"/>
                <w:sz w:val="16"/>
                <w:szCs w:val="16"/>
              </w:rPr>
            </w:pPr>
            <w:r w:rsidRPr="00A03C55">
              <w:rPr>
                <w:noProof w:val="0"/>
                <w:sz w:val="16"/>
                <w:szCs w:val="16"/>
              </w:rPr>
              <w:t>“24” (query)</w:t>
            </w:r>
          </w:p>
        </w:tc>
      </w:tr>
      <w:tr w:rsidR="006E7B7A" w:rsidRPr="00A03C55" w14:paraId="593AF1E1" w14:textId="77777777" w:rsidTr="005E29CE">
        <w:trPr>
          <w:cantSplit/>
        </w:trPr>
        <w:tc>
          <w:tcPr>
            <w:tcW w:w="1548" w:type="dxa"/>
            <w:vMerge/>
            <w:vAlign w:val="center"/>
          </w:tcPr>
          <w:p w14:paraId="0697D5A1" w14:textId="77777777" w:rsidR="006E7B7A" w:rsidRPr="00A03C55" w:rsidRDefault="006E7B7A" w:rsidP="008E3CF3">
            <w:pPr>
              <w:pStyle w:val="TableLabel"/>
              <w:rPr>
                <w:noProof w:val="0"/>
                <w:sz w:val="16"/>
              </w:rPr>
            </w:pPr>
          </w:p>
        </w:tc>
        <w:tc>
          <w:tcPr>
            <w:tcW w:w="2857" w:type="dxa"/>
            <w:vAlign w:val="center"/>
          </w:tcPr>
          <w:p w14:paraId="09EB3112"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810" w:type="dxa"/>
            <w:vAlign w:val="center"/>
          </w:tcPr>
          <w:p w14:paraId="1EC6402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3696FB7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FA7CE46" w14:textId="77777777" w:rsidTr="005E29CE">
        <w:trPr>
          <w:cantSplit/>
        </w:trPr>
        <w:tc>
          <w:tcPr>
            <w:tcW w:w="1548" w:type="dxa"/>
            <w:vMerge/>
            <w:vAlign w:val="center"/>
          </w:tcPr>
          <w:p w14:paraId="455E2E2A" w14:textId="77777777" w:rsidR="006E7B7A" w:rsidRPr="00A03C55" w:rsidRDefault="006E7B7A" w:rsidP="008E3CF3">
            <w:pPr>
              <w:pStyle w:val="TableLabel"/>
              <w:rPr>
                <w:noProof w:val="0"/>
                <w:sz w:val="16"/>
              </w:rPr>
            </w:pPr>
          </w:p>
        </w:tc>
        <w:tc>
          <w:tcPr>
            <w:tcW w:w="2857" w:type="dxa"/>
            <w:vAlign w:val="center"/>
          </w:tcPr>
          <w:p w14:paraId="491DCA8A" w14:textId="77777777" w:rsidR="006E7B7A" w:rsidRPr="00A03C55" w:rsidRDefault="006E7B7A" w:rsidP="008E3CF3">
            <w:pPr>
              <w:pStyle w:val="TableEntry"/>
              <w:rPr>
                <w:noProof w:val="0"/>
                <w:sz w:val="16"/>
                <w:szCs w:val="16"/>
              </w:rPr>
            </w:pPr>
            <w:r w:rsidRPr="00A03C55">
              <w:rPr>
                <w:noProof w:val="0"/>
                <w:sz w:val="16"/>
                <w:szCs w:val="16"/>
              </w:rPr>
              <w:t>ParticipantObjectIDTypeCode</w:t>
            </w:r>
          </w:p>
        </w:tc>
        <w:tc>
          <w:tcPr>
            <w:tcW w:w="810" w:type="dxa"/>
            <w:vAlign w:val="center"/>
          </w:tcPr>
          <w:p w14:paraId="16EFDC5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tcPr>
          <w:p w14:paraId="0AE49EAB" w14:textId="77777777" w:rsidR="006E7B7A" w:rsidRPr="00A03C55" w:rsidRDefault="006E7B7A" w:rsidP="008E3CF3">
            <w:pPr>
              <w:pStyle w:val="TableEntry"/>
              <w:rPr>
                <w:noProof w:val="0"/>
                <w:sz w:val="16"/>
                <w:szCs w:val="16"/>
              </w:rPr>
            </w:pPr>
            <w:r w:rsidRPr="00A03C55">
              <w:rPr>
                <w:noProof w:val="0"/>
                <w:sz w:val="16"/>
                <w:szCs w:val="16"/>
              </w:rPr>
              <w:t>EV(“ITI-52”, “IHE Transactions”, “Document Metadata Subscribe”)</w:t>
            </w:r>
          </w:p>
        </w:tc>
      </w:tr>
      <w:tr w:rsidR="006E7B7A" w:rsidRPr="00A03C55" w14:paraId="4BC5E63B" w14:textId="77777777" w:rsidTr="005E29CE">
        <w:trPr>
          <w:cantSplit/>
        </w:trPr>
        <w:tc>
          <w:tcPr>
            <w:tcW w:w="1548" w:type="dxa"/>
            <w:vMerge/>
            <w:vAlign w:val="center"/>
          </w:tcPr>
          <w:p w14:paraId="63A1508F" w14:textId="77777777" w:rsidR="006E7B7A" w:rsidRPr="00A03C55" w:rsidRDefault="006E7B7A" w:rsidP="008E3CF3">
            <w:pPr>
              <w:pStyle w:val="TableLabel"/>
              <w:rPr>
                <w:noProof w:val="0"/>
                <w:sz w:val="16"/>
              </w:rPr>
            </w:pPr>
          </w:p>
        </w:tc>
        <w:tc>
          <w:tcPr>
            <w:tcW w:w="2857" w:type="dxa"/>
            <w:vAlign w:val="center"/>
          </w:tcPr>
          <w:p w14:paraId="3E9C64FA"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810" w:type="dxa"/>
            <w:vAlign w:val="center"/>
          </w:tcPr>
          <w:p w14:paraId="10DA9B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2D84693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6FADF2D" w14:textId="77777777" w:rsidTr="005E29CE">
        <w:trPr>
          <w:cantSplit/>
        </w:trPr>
        <w:tc>
          <w:tcPr>
            <w:tcW w:w="1548" w:type="dxa"/>
            <w:vMerge/>
            <w:vAlign w:val="center"/>
          </w:tcPr>
          <w:p w14:paraId="021E518F" w14:textId="77777777" w:rsidR="006E7B7A" w:rsidRPr="00A03C55" w:rsidRDefault="006E7B7A" w:rsidP="008E3CF3">
            <w:pPr>
              <w:pStyle w:val="AppendixHeading3"/>
              <w:rPr>
                <w:noProof w:val="0"/>
                <w:sz w:val="16"/>
              </w:rPr>
            </w:pPr>
          </w:p>
        </w:tc>
        <w:tc>
          <w:tcPr>
            <w:tcW w:w="2857" w:type="dxa"/>
            <w:vAlign w:val="center"/>
          </w:tcPr>
          <w:p w14:paraId="602B928B" w14:textId="77777777" w:rsidR="006E7B7A" w:rsidRPr="00A03C55" w:rsidRDefault="006E7B7A" w:rsidP="008E3CF3">
            <w:pPr>
              <w:pStyle w:val="TableEntry"/>
              <w:rPr>
                <w:iCs/>
                <w:noProof w:val="0"/>
                <w:sz w:val="16"/>
                <w:szCs w:val="16"/>
              </w:rPr>
            </w:pPr>
            <w:r w:rsidRPr="00A03C55">
              <w:rPr>
                <w:iCs/>
                <w:noProof w:val="0"/>
                <w:sz w:val="16"/>
                <w:szCs w:val="16"/>
              </w:rPr>
              <w:t>ParticipantObjectID</w:t>
            </w:r>
          </w:p>
        </w:tc>
        <w:tc>
          <w:tcPr>
            <w:tcW w:w="810" w:type="dxa"/>
            <w:vAlign w:val="center"/>
          </w:tcPr>
          <w:p w14:paraId="02A1D62A" w14:textId="69F01239" w:rsidR="006E7B7A" w:rsidRPr="00A03C55" w:rsidRDefault="001D3CBC" w:rsidP="008E3CF3">
            <w:pPr>
              <w:pStyle w:val="TableEntry"/>
              <w:jc w:val="center"/>
              <w:rPr>
                <w:i/>
                <w:iCs/>
                <w:noProof w:val="0"/>
                <w:sz w:val="16"/>
                <w:szCs w:val="16"/>
              </w:rPr>
            </w:pPr>
            <w:r w:rsidRPr="00A03C55">
              <w:rPr>
                <w:noProof w:val="0"/>
                <w:sz w:val="16"/>
                <w:szCs w:val="16"/>
              </w:rPr>
              <w:t>M</w:t>
            </w:r>
          </w:p>
        </w:tc>
        <w:tc>
          <w:tcPr>
            <w:tcW w:w="4451" w:type="dxa"/>
            <w:vAlign w:val="center"/>
          </w:tcPr>
          <w:p w14:paraId="15A1B073" w14:textId="216C7BFA" w:rsidR="006E7B7A" w:rsidRPr="00A03C55" w:rsidRDefault="00B91EBE" w:rsidP="008E3CF3">
            <w:pPr>
              <w:pStyle w:val="TableEntry"/>
              <w:rPr>
                <w:i/>
                <w:iCs/>
                <w:noProof w:val="0"/>
                <w:sz w:val="16"/>
                <w:szCs w:val="16"/>
              </w:rPr>
            </w:pPr>
            <w:r w:rsidRPr="00A03C55">
              <w:rPr>
                <w:iCs/>
                <w:noProof w:val="0"/>
                <w:sz w:val="16"/>
                <w:szCs w:val="16"/>
              </w:rPr>
              <w:t>The value of &lt;wsnt:Subscribe/wsnt:Filter/rim:AdhocQuery/@id/&gt;</w:t>
            </w:r>
          </w:p>
        </w:tc>
      </w:tr>
      <w:tr w:rsidR="006E7B7A" w:rsidRPr="00A03C55" w14:paraId="293A63A2" w14:textId="77777777" w:rsidTr="005E29CE">
        <w:trPr>
          <w:cantSplit/>
        </w:trPr>
        <w:tc>
          <w:tcPr>
            <w:tcW w:w="1548" w:type="dxa"/>
            <w:vMerge/>
            <w:vAlign w:val="center"/>
          </w:tcPr>
          <w:p w14:paraId="1150C96C" w14:textId="77777777" w:rsidR="006E7B7A" w:rsidRPr="00A03C55" w:rsidRDefault="006E7B7A" w:rsidP="008E3CF3">
            <w:pPr>
              <w:pStyle w:val="AppendixHeading3"/>
              <w:rPr>
                <w:noProof w:val="0"/>
                <w:sz w:val="16"/>
              </w:rPr>
            </w:pPr>
          </w:p>
        </w:tc>
        <w:tc>
          <w:tcPr>
            <w:tcW w:w="2857" w:type="dxa"/>
            <w:vAlign w:val="center"/>
          </w:tcPr>
          <w:p w14:paraId="634BE250" w14:textId="77777777" w:rsidR="006E7B7A" w:rsidRPr="00A03C55" w:rsidRDefault="006E7B7A" w:rsidP="008E3CF3">
            <w:pPr>
              <w:pStyle w:val="TableEntry"/>
              <w:rPr>
                <w:iCs/>
                <w:noProof w:val="0"/>
                <w:sz w:val="16"/>
                <w:szCs w:val="16"/>
              </w:rPr>
            </w:pPr>
            <w:r w:rsidRPr="00A03C55">
              <w:rPr>
                <w:iCs/>
                <w:noProof w:val="0"/>
                <w:sz w:val="16"/>
                <w:szCs w:val="16"/>
              </w:rPr>
              <w:t>ParticipantObjectQuery</w:t>
            </w:r>
          </w:p>
        </w:tc>
        <w:tc>
          <w:tcPr>
            <w:tcW w:w="810" w:type="dxa"/>
            <w:vAlign w:val="center"/>
          </w:tcPr>
          <w:p w14:paraId="71360C1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417B10A5" w14:textId="59DCF0D3" w:rsidR="006E7B7A" w:rsidRPr="00A03C55" w:rsidRDefault="00B91EBE" w:rsidP="008E3CF3">
            <w:pPr>
              <w:pStyle w:val="TableEntry"/>
              <w:rPr>
                <w:noProof w:val="0"/>
                <w:sz w:val="16"/>
                <w:szCs w:val="16"/>
              </w:rPr>
            </w:pPr>
            <w:r w:rsidRPr="00A03C55">
              <w:rPr>
                <w:noProof w:val="0"/>
                <w:sz w:val="16"/>
                <w:szCs w:val="16"/>
              </w:rPr>
              <w:t>The value of &lt;wsnt:Subscribe/&gt; element, base64 encoded.</w:t>
            </w:r>
          </w:p>
        </w:tc>
      </w:tr>
      <w:tr w:rsidR="006E7B7A" w:rsidRPr="00A03C55" w14:paraId="72D4AF58" w14:textId="77777777" w:rsidTr="005E29CE">
        <w:trPr>
          <w:cantSplit/>
        </w:trPr>
        <w:tc>
          <w:tcPr>
            <w:tcW w:w="1548" w:type="dxa"/>
            <w:vMerge/>
            <w:vAlign w:val="center"/>
          </w:tcPr>
          <w:p w14:paraId="400D0196" w14:textId="77777777" w:rsidR="006E7B7A" w:rsidRPr="00A03C55" w:rsidRDefault="006E7B7A" w:rsidP="008E3CF3">
            <w:pPr>
              <w:pStyle w:val="TableLabel"/>
              <w:rPr>
                <w:noProof w:val="0"/>
                <w:sz w:val="16"/>
              </w:rPr>
            </w:pPr>
          </w:p>
        </w:tc>
        <w:tc>
          <w:tcPr>
            <w:tcW w:w="2857" w:type="dxa"/>
            <w:vAlign w:val="center"/>
          </w:tcPr>
          <w:p w14:paraId="4E02B920"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810" w:type="dxa"/>
            <w:vAlign w:val="center"/>
          </w:tcPr>
          <w:p w14:paraId="5984CE1A"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56E38E3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6457C677" w14:textId="77777777" w:rsidR="006E7B7A" w:rsidRPr="00A03C55" w:rsidRDefault="006E7B7A" w:rsidP="006E7B7A">
      <w:pPr>
        <w:pStyle w:val="BodyText"/>
      </w:pPr>
    </w:p>
    <w:p w14:paraId="1665BB0B" w14:textId="77777777" w:rsidR="006E7B7A" w:rsidRPr="00A03C55" w:rsidRDefault="006E7B7A" w:rsidP="006E7B7A">
      <w:pPr>
        <w:pStyle w:val="Heading2"/>
        <w:numPr>
          <w:ilvl w:val="0"/>
          <w:numId w:val="0"/>
        </w:numPr>
        <w:rPr>
          <w:bCs/>
          <w:noProof w:val="0"/>
        </w:rPr>
      </w:pPr>
      <w:bookmarkStart w:id="1935" w:name="_Toc231117730"/>
      <w:bookmarkStart w:id="1936" w:name="_Toc237684763"/>
      <w:bookmarkStart w:id="1937" w:name="_Toc237767189"/>
      <w:bookmarkStart w:id="1938" w:name="_Toc363803051"/>
      <w:bookmarkStart w:id="1939" w:name="_Toc428454159"/>
      <w:bookmarkStart w:id="1940" w:name="_Toc331085226"/>
      <w:bookmarkStart w:id="1941" w:name="_Toc13773800"/>
      <w:r w:rsidRPr="00A03C55">
        <w:rPr>
          <w:bCs/>
          <w:noProof w:val="0"/>
        </w:rPr>
        <w:t>3.53 Document Metadata Notify</w:t>
      </w:r>
      <w:bookmarkEnd w:id="1935"/>
      <w:bookmarkEnd w:id="1936"/>
      <w:bookmarkEnd w:id="1937"/>
      <w:bookmarkEnd w:id="1938"/>
      <w:bookmarkEnd w:id="1939"/>
      <w:bookmarkEnd w:id="1940"/>
      <w:r w:rsidR="00903C21" w:rsidRPr="00A03C55">
        <w:rPr>
          <w:noProof w:val="0"/>
        </w:rPr>
        <w:t xml:space="preserve"> [ITI-53]</w:t>
      </w:r>
      <w:bookmarkEnd w:id="1941"/>
    </w:p>
    <w:p w14:paraId="57C5597B" w14:textId="08F3BC7A" w:rsidR="006E7B7A" w:rsidRPr="00A03C55" w:rsidRDefault="006E7B7A" w:rsidP="006E7B7A">
      <w:pPr>
        <w:pStyle w:val="BodyText"/>
      </w:pPr>
      <w:r w:rsidRPr="00A03C55">
        <w:t xml:space="preserve">This section corresponds to </w:t>
      </w:r>
      <w:r w:rsidR="00383577" w:rsidRPr="00A03C55">
        <w:t>t</w:t>
      </w:r>
      <w:r w:rsidRPr="00A03C55">
        <w:t xml:space="preserve">ransaction </w:t>
      </w:r>
      <w:r w:rsidR="00383577" w:rsidRPr="00A03C55">
        <w:t>[</w:t>
      </w:r>
      <w:r w:rsidRPr="00A03C55">
        <w:t>ITI-53</w:t>
      </w:r>
      <w:r w:rsidR="00383577" w:rsidRPr="00A03C55">
        <w:t>]</w:t>
      </w:r>
      <w:r w:rsidRPr="00A03C55">
        <w:t xml:space="preserve"> of the IHE IT Infrastructure Technical Framework. Transaction </w:t>
      </w:r>
      <w:r w:rsidR="00383577" w:rsidRPr="00A03C55">
        <w:t>[</w:t>
      </w:r>
      <w:r w:rsidRPr="00A03C55">
        <w:t>ITI-53</w:t>
      </w:r>
      <w:r w:rsidR="00383577" w:rsidRPr="00A03C55">
        <w:t>]</w:t>
      </w:r>
      <w:r w:rsidRPr="00A03C55">
        <w:t xml:space="preserve"> is used by the Document Metadata Notification Recipient and the Document Metadata Notification Broker </w:t>
      </w:r>
      <w:r w:rsidR="00022B42" w:rsidRPr="00A03C55">
        <w:t>Actor</w:t>
      </w:r>
      <w:r w:rsidRPr="00A03C55">
        <w:t>s.</w:t>
      </w:r>
    </w:p>
    <w:p w14:paraId="49069E46" w14:textId="77777777" w:rsidR="006E7B7A" w:rsidRPr="00A03C55" w:rsidRDefault="006E7B7A" w:rsidP="006E7B7A">
      <w:pPr>
        <w:pStyle w:val="Heading3"/>
        <w:numPr>
          <w:ilvl w:val="0"/>
          <w:numId w:val="0"/>
        </w:numPr>
        <w:rPr>
          <w:noProof w:val="0"/>
        </w:rPr>
      </w:pPr>
      <w:bookmarkStart w:id="1942" w:name="_Toc231117731"/>
      <w:bookmarkStart w:id="1943" w:name="_Toc237684764"/>
      <w:bookmarkStart w:id="1944" w:name="_Toc237767190"/>
      <w:bookmarkStart w:id="1945" w:name="_Toc363803052"/>
      <w:bookmarkStart w:id="1946" w:name="_Toc428454160"/>
      <w:bookmarkStart w:id="1947" w:name="_Toc331085227"/>
      <w:bookmarkStart w:id="1948" w:name="_Toc13773801"/>
      <w:r w:rsidRPr="00A03C55">
        <w:rPr>
          <w:noProof w:val="0"/>
        </w:rPr>
        <w:lastRenderedPageBreak/>
        <w:t>3.53.1 Scope</w:t>
      </w:r>
      <w:bookmarkEnd w:id="1942"/>
      <w:bookmarkEnd w:id="1943"/>
      <w:bookmarkEnd w:id="1944"/>
      <w:bookmarkEnd w:id="1945"/>
      <w:bookmarkEnd w:id="1946"/>
      <w:bookmarkEnd w:id="1947"/>
      <w:bookmarkEnd w:id="1948"/>
    </w:p>
    <w:p w14:paraId="1DF2AE10" w14:textId="77777777" w:rsidR="006E7B7A" w:rsidRPr="00A03C55" w:rsidRDefault="006E7B7A" w:rsidP="006E7B7A">
      <w:pPr>
        <w:pStyle w:val="BodyText"/>
      </w:pPr>
      <w:r w:rsidRPr="00A03C55">
        <w:t>This transaction delivers a notification from the Document Metadata Notification Broker to the Document Metadata Notification Recipient about an event which matches an existing subscription.</w:t>
      </w:r>
    </w:p>
    <w:p w14:paraId="020C4BFF" w14:textId="77777777" w:rsidR="006E7B7A" w:rsidRPr="00A03C55" w:rsidRDefault="006E7B7A" w:rsidP="006E7B7A">
      <w:pPr>
        <w:pStyle w:val="Heading3"/>
        <w:numPr>
          <w:ilvl w:val="0"/>
          <w:numId w:val="0"/>
        </w:numPr>
        <w:rPr>
          <w:noProof w:val="0"/>
        </w:rPr>
      </w:pPr>
      <w:bookmarkStart w:id="1949" w:name="_Toc231117732"/>
      <w:bookmarkStart w:id="1950" w:name="_Toc237684765"/>
      <w:bookmarkStart w:id="1951" w:name="_Toc237767191"/>
      <w:bookmarkStart w:id="1952" w:name="_Toc363803053"/>
      <w:bookmarkStart w:id="1953" w:name="_Toc428454161"/>
      <w:bookmarkStart w:id="1954" w:name="_Toc331085228"/>
      <w:bookmarkStart w:id="1955" w:name="_Toc13773802"/>
      <w:r w:rsidRPr="00A03C55">
        <w:rPr>
          <w:noProof w:val="0"/>
        </w:rPr>
        <w:t>3.53.2 Use Case Roles</w:t>
      </w:r>
      <w:bookmarkEnd w:id="1949"/>
      <w:bookmarkEnd w:id="1950"/>
      <w:bookmarkEnd w:id="1951"/>
      <w:bookmarkEnd w:id="1952"/>
      <w:bookmarkEnd w:id="1953"/>
      <w:bookmarkEnd w:id="1954"/>
      <w:bookmarkEnd w:id="1955"/>
    </w:p>
    <w:p w14:paraId="2CCC213F" w14:textId="77777777" w:rsidR="006E7B7A" w:rsidRPr="00A03C55" w:rsidRDefault="008E3CF3" w:rsidP="006E7B7A">
      <w:pPr>
        <w:jc w:val="center"/>
      </w:pPr>
      <w:r w:rsidRPr="00A03C55">
        <w:rPr>
          <w:noProof/>
          <w:lang w:eastAsia="fr-FR"/>
        </w:rPr>
        <w:drawing>
          <wp:inline distT="0" distB="0" distL="0" distR="0" wp14:anchorId="6A3109B9" wp14:editId="764EE6E2">
            <wp:extent cx="4389120" cy="1899285"/>
            <wp:effectExtent l="0" t="0" r="5080" b="5715"/>
            <wp:docPr id="91" name="Immagine 91" descr="dsub_u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ub_ucr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4389120" cy="1899285"/>
                    </a:xfrm>
                    <a:prstGeom prst="rect">
                      <a:avLst/>
                    </a:prstGeom>
                    <a:noFill/>
                    <a:ln>
                      <a:noFill/>
                    </a:ln>
                  </pic:spPr>
                </pic:pic>
              </a:graphicData>
            </a:graphic>
          </wp:inline>
        </w:drawing>
      </w:r>
    </w:p>
    <w:p w14:paraId="2E243CCA" w14:textId="77777777" w:rsidR="006E7B7A" w:rsidRPr="00A03C55" w:rsidRDefault="006E7B7A" w:rsidP="006E7B7A">
      <w:pPr>
        <w:pStyle w:val="BodyText"/>
      </w:pPr>
    </w:p>
    <w:p w14:paraId="3F3CE621" w14:textId="77777777" w:rsidR="006E7B7A" w:rsidRPr="00A03C55" w:rsidRDefault="006E7B7A" w:rsidP="00EC243F">
      <w:pPr>
        <w:rPr>
          <w:b/>
        </w:rPr>
      </w:pPr>
      <w:r w:rsidRPr="00A03C55">
        <w:rPr>
          <w:b/>
        </w:rPr>
        <w:t xml:space="preserve">Actor: </w:t>
      </w:r>
      <w:r w:rsidRPr="00A03C55">
        <w:t xml:space="preserve">Document Metadata Notification Broker </w:t>
      </w:r>
    </w:p>
    <w:p w14:paraId="1E55442D" w14:textId="77777777" w:rsidR="006E7B7A" w:rsidRPr="00A03C55" w:rsidRDefault="006E7B7A" w:rsidP="006E7B7A">
      <w:pPr>
        <w:rPr>
          <w:b/>
        </w:rPr>
      </w:pPr>
      <w:r w:rsidRPr="00A03C55">
        <w:rPr>
          <w:b/>
        </w:rPr>
        <w:t xml:space="preserve">Role: </w:t>
      </w:r>
      <w:r w:rsidRPr="00A03C55">
        <w:t>Sends notifications to subscribed Document Metadata Notification Recipients based on received Publish transactions</w:t>
      </w:r>
    </w:p>
    <w:p w14:paraId="48253110" w14:textId="77777777" w:rsidR="006E7B7A" w:rsidRPr="00A03C55" w:rsidRDefault="006E7B7A" w:rsidP="006E7B7A">
      <w:pPr>
        <w:rPr>
          <w:b/>
        </w:rPr>
      </w:pPr>
      <w:r w:rsidRPr="00A03C55">
        <w:rPr>
          <w:b/>
        </w:rPr>
        <w:t xml:space="preserve">Actor: </w:t>
      </w:r>
      <w:r w:rsidRPr="00A03C55">
        <w:t xml:space="preserve">Document Metadata Notification Recipient </w:t>
      </w:r>
    </w:p>
    <w:p w14:paraId="55D80DED" w14:textId="77777777" w:rsidR="006E7B7A" w:rsidRPr="00A03C55" w:rsidRDefault="006E7B7A" w:rsidP="006E7B7A">
      <w:pPr>
        <w:rPr>
          <w:b/>
        </w:rPr>
      </w:pPr>
      <w:r w:rsidRPr="00A03C55">
        <w:rPr>
          <w:b/>
        </w:rPr>
        <w:t xml:space="preserve">Role: </w:t>
      </w:r>
      <w:r w:rsidRPr="00A03C55">
        <w:t xml:space="preserve">Receives and processes notifications about events matching a set of filter expressions. </w:t>
      </w:r>
    </w:p>
    <w:p w14:paraId="5C9B1224" w14:textId="4EBA2737" w:rsidR="006E7B7A" w:rsidRPr="00A03C55" w:rsidRDefault="006E7B7A" w:rsidP="006E7B7A">
      <w:pPr>
        <w:pStyle w:val="Heading3"/>
        <w:numPr>
          <w:ilvl w:val="0"/>
          <w:numId w:val="0"/>
        </w:numPr>
        <w:rPr>
          <w:noProof w:val="0"/>
        </w:rPr>
      </w:pPr>
      <w:bookmarkStart w:id="1956" w:name="_Toc231117733"/>
      <w:bookmarkStart w:id="1957" w:name="_Toc237684766"/>
      <w:bookmarkStart w:id="1958" w:name="_Toc237767192"/>
      <w:bookmarkStart w:id="1959" w:name="_Toc363803054"/>
      <w:bookmarkStart w:id="1960" w:name="_Toc428454162"/>
      <w:bookmarkStart w:id="1961" w:name="_Toc331085229"/>
      <w:bookmarkStart w:id="1962" w:name="_Toc13773803"/>
      <w:r w:rsidRPr="00A03C55">
        <w:rPr>
          <w:noProof w:val="0"/>
        </w:rPr>
        <w:t>3.53.3 Referenced Standards</w:t>
      </w:r>
      <w:bookmarkEnd w:id="1956"/>
      <w:bookmarkEnd w:id="1957"/>
      <w:bookmarkEnd w:id="1958"/>
      <w:bookmarkEnd w:id="1959"/>
      <w:bookmarkEnd w:id="1960"/>
      <w:bookmarkEnd w:id="1961"/>
      <w:bookmarkEnd w:id="1962"/>
    </w:p>
    <w:p w14:paraId="4413CF23" w14:textId="77777777" w:rsidR="008E3CF3" w:rsidRPr="00A03C55" w:rsidRDefault="000F64B0" w:rsidP="00EC243F">
      <w:pPr>
        <w:pStyle w:val="ListBullet2"/>
        <w:numPr>
          <w:ilvl w:val="0"/>
          <w:numId w:val="2"/>
        </w:numPr>
      </w:pPr>
      <w:hyperlink r:id="rId267" w:history="1">
        <w:r w:rsidR="006E7B7A" w:rsidRPr="00A03C55">
          <w:rPr>
            <w:rStyle w:val="Hyperlink"/>
            <w:rFonts w:eastAsiaTheme="majorEastAsia"/>
          </w:rPr>
          <w:t>OASIS Web Services Notification Family of Standards</w:t>
        </w:r>
      </w:hyperlink>
      <w:r w:rsidR="006E7B7A" w:rsidRPr="00A03C55">
        <w:t xml:space="preserve"> </w:t>
      </w:r>
    </w:p>
    <w:p w14:paraId="46FE464F" w14:textId="77777777" w:rsidR="008E3CF3" w:rsidRPr="00A03C55" w:rsidRDefault="000F64B0" w:rsidP="00EC243F">
      <w:pPr>
        <w:pStyle w:val="ListBullet2"/>
        <w:numPr>
          <w:ilvl w:val="0"/>
          <w:numId w:val="2"/>
        </w:numPr>
      </w:pPr>
      <w:hyperlink r:id="rId268" w:history="1">
        <w:r w:rsidR="006E7B7A" w:rsidRPr="00A03C55">
          <w:rPr>
            <w:rStyle w:val="Hyperlink"/>
            <w:rFonts w:eastAsiaTheme="majorEastAsia"/>
          </w:rPr>
          <w:t>WS-BaseNotification 1.3 OASIS Standard</w:t>
        </w:r>
      </w:hyperlink>
      <w:r w:rsidR="006E7B7A" w:rsidRPr="00A03C55">
        <w:t xml:space="preserve"> </w:t>
      </w:r>
    </w:p>
    <w:p w14:paraId="23DC2150" w14:textId="77777777" w:rsidR="008E3CF3" w:rsidRPr="00A03C55" w:rsidRDefault="000F64B0" w:rsidP="00EC243F">
      <w:pPr>
        <w:pStyle w:val="ListBullet2"/>
        <w:numPr>
          <w:ilvl w:val="0"/>
          <w:numId w:val="2"/>
        </w:numPr>
      </w:pPr>
      <w:hyperlink r:id="rId269" w:history="1">
        <w:r w:rsidR="006E7B7A" w:rsidRPr="00A03C55">
          <w:rPr>
            <w:rStyle w:val="Hyperlink"/>
            <w:rFonts w:eastAsiaTheme="majorEastAsia"/>
          </w:rPr>
          <w:t>WS-BrokeredNotification 1.3 OASIS Standard</w:t>
        </w:r>
      </w:hyperlink>
      <w:r w:rsidR="006E7B7A" w:rsidRPr="00A03C55">
        <w:t xml:space="preserve"> </w:t>
      </w:r>
    </w:p>
    <w:p w14:paraId="4EF6C105" w14:textId="77777777" w:rsidR="008E3CF3" w:rsidRPr="00A03C55" w:rsidRDefault="000F64B0" w:rsidP="00EC243F">
      <w:pPr>
        <w:pStyle w:val="ListBullet2"/>
        <w:numPr>
          <w:ilvl w:val="0"/>
          <w:numId w:val="2"/>
        </w:numPr>
      </w:pPr>
      <w:hyperlink r:id="rId270" w:history="1">
        <w:r w:rsidR="006E7B7A" w:rsidRPr="00A03C55">
          <w:rPr>
            <w:rStyle w:val="Hyperlink"/>
            <w:rFonts w:eastAsiaTheme="majorEastAsia"/>
          </w:rPr>
          <w:t>WS-Topics 1.3 OASIS Standard</w:t>
        </w:r>
      </w:hyperlink>
      <w:r w:rsidR="006E7B7A" w:rsidRPr="00A03C55">
        <w:t xml:space="preserve"> </w:t>
      </w:r>
    </w:p>
    <w:p w14:paraId="6B57B72D" w14:textId="482D940B" w:rsidR="008E3CF3" w:rsidRPr="00A03C55" w:rsidRDefault="006E7B7A" w:rsidP="00EC243F">
      <w:pPr>
        <w:pStyle w:val="ListBullet2"/>
        <w:numPr>
          <w:ilvl w:val="0"/>
          <w:numId w:val="2"/>
        </w:numPr>
      </w:pPr>
      <w:r w:rsidRPr="00A03C55">
        <w:t>ITI TF-2b: 3.43.4.2.2</w:t>
      </w:r>
    </w:p>
    <w:p w14:paraId="1F1B3BCD" w14:textId="447C8C09" w:rsidR="008E3CF3" w:rsidRPr="00A03C55" w:rsidRDefault="006E7B7A" w:rsidP="00EC243F">
      <w:pPr>
        <w:pStyle w:val="ListBullet2"/>
        <w:numPr>
          <w:ilvl w:val="0"/>
          <w:numId w:val="2"/>
        </w:numPr>
      </w:pPr>
      <w:r w:rsidRPr="00A03C55">
        <w:t>ITI TF-2x: Appendix V</w:t>
      </w:r>
    </w:p>
    <w:p w14:paraId="72D1E416" w14:textId="1893FE9D" w:rsidR="006E7B7A" w:rsidRPr="00A03C55" w:rsidRDefault="006E7B7A" w:rsidP="006E7B7A">
      <w:pPr>
        <w:pStyle w:val="Heading3"/>
        <w:numPr>
          <w:ilvl w:val="0"/>
          <w:numId w:val="0"/>
        </w:numPr>
        <w:rPr>
          <w:noProof w:val="0"/>
        </w:rPr>
      </w:pPr>
      <w:bookmarkStart w:id="1963" w:name="_Toc231117734"/>
      <w:bookmarkStart w:id="1964" w:name="_Toc237684767"/>
      <w:bookmarkStart w:id="1965" w:name="_Toc237767193"/>
      <w:bookmarkStart w:id="1966" w:name="_Toc363803055"/>
      <w:bookmarkStart w:id="1967" w:name="_Toc428454163"/>
      <w:bookmarkStart w:id="1968" w:name="_Toc331085230"/>
      <w:bookmarkStart w:id="1969" w:name="_Toc13773804"/>
      <w:r w:rsidRPr="00A03C55">
        <w:rPr>
          <w:noProof w:val="0"/>
        </w:rPr>
        <w:lastRenderedPageBreak/>
        <w:t xml:space="preserve">3.53.4 </w:t>
      </w:r>
      <w:bookmarkEnd w:id="1963"/>
      <w:bookmarkEnd w:id="1964"/>
      <w:bookmarkEnd w:id="1965"/>
      <w:bookmarkEnd w:id="1966"/>
      <w:bookmarkEnd w:id="1967"/>
      <w:bookmarkEnd w:id="1968"/>
      <w:r w:rsidR="00A03C55">
        <w:rPr>
          <w:noProof w:val="0"/>
        </w:rPr>
        <w:t>Messages</w:t>
      </w:r>
      <w:bookmarkEnd w:id="1969"/>
    </w:p>
    <w:p w14:paraId="79281E2B" w14:textId="77777777" w:rsidR="006E7B7A" w:rsidRPr="00A03C55" w:rsidRDefault="008E3CF3" w:rsidP="006E7B7A">
      <w:pPr>
        <w:pStyle w:val="BodyText"/>
        <w:jc w:val="center"/>
      </w:pPr>
      <w:r w:rsidRPr="00A03C55">
        <w:rPr>
          <w:noProof/>
          <w:lang w:eastAsia="fr-FR"/>
        </w:rPr>
        <w:drawing>
          <wp:inline distT="0" distB="0" distL="0" distR="0" wp14:anchorId="4BFC536D" wp14:editId="2A196905">
            <wp:extent cx="3601085" cy="2398395"/>
            <wp:effectExtent l="0" t="0" r="5715" b="0"/>
            <wp:docPr id="92" name="Immagine 92" descr="DNotify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otify_ID"/>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3601085" cy="2398395"/>
                    </a:xfrm>
                    <a:prstGeom prst="rect">
                      <a:avLst/>
                    </a:prstGeom>
                    <a:noFill/>
                    <a:ln>
                      <a:noFill/>
                    </a:ln>
                  </pic:spPr>
                </pic:pic>
              </a:graphicData>
            </a:graphic>
          </wp:inline>
        </w:drawing>
      </w:r>
    </w:p>
    <w:p w14:paraId="131A5355" w14:textId="77777777" w:rsidR="006E7B7A" w:rsidRPr="00A03C55" w:rsidRDefault="006E7B7A" w:rsidP="00EC243F">
      <w:pPr>
        <w:pStyle w:val="FigureTitle"/>
        <w:rPr>
          <w:noProof w:val="0"/>
        </w:rPr>
      </w:pPr>
      <w:r w:rsidRPr="00A03C55">
        <w:rPr>
          <w:noProof w:val="0"/>
        </w:rPr>
        <w:t>Figure 3.53.4-1: Document Metadata Notify Sequence</w:t>
      </w:r>
    </w:p>
    <w:p w14:paraId="154956FA" w14:textId="77777777" w:rsidR="006E7B7A" w:rsidRPr="00A03C55" w:rsidRDefault="006E7B7A" w:rsidP="006E7B7A">
      <w:pPr>
        <w:pStyle w:val="Heading4"/>
        <w:numPr>
          <w:ilvl w:val="0"/>
          <w:numId w:val="0"/>
        </w:numPr>
        <w:rPr>
          <w:noProof w:val="0"/>
        </w:rPr>
      </w:pPr>
      <w:bookmarkStart w:id="1970" w:name="_Toc231117735"/>
      <w:bookmarkStart w:id="1971" w:name="_Toc363803056"/>
      <w:bookmarkStart w:id="1972" w:name="_Toc428454164"/>
      <w:r w:rsidRPr="00A03C55">
        <w:rPr>
          <w:noProof w:val="0"/>
        </w:rPr>
        <w:t xml:space="preserve">3.53.4.1 </w:t>
      </w:r>
      <w:bookmarkEnd w:id="1970"/>
      <w:r w:rsidRPr="00A03C55">
        <w:rPr>
          <w:noProof w:val="0"/>
        </w:rPr>
        <w:t>Notify Message</w:t>
      </w:r>
      <w:bookmarkEnd w:id="1971"/>
      <w:bookmarkEnd w:id="1972"/>
    </w:p>
    <w:p w14:paraId="399A6899" w14:textId="77777777" w:rsidR="006E7B7A" w:rsidRPr="00A03C55" w:rsidRDefault="006E7B7A" w:rsidP="006E7B7A">
      <w:pPr>
        <w:pStyle w:val="Heading5"/>
        <w:numPr>
          <w:ilvl w:val="0"/>
          <w:numId w:val="0"/>
        </w:numPr>
        <w:rPr>
          <w:noProof w:val="0"/>
        </w:rPr>
      </w:pPr>
      <w:bookmarkStart w:id="1973" w:name="_Toc231117736"/>
      <w:bookmarkStart w:id="1974" w:name="_Toc363803057"/>
      <w:r w:rsidRPr="00A03C55">
        <w:rPr>
          <w:noProof w:val="0"/>
        </w:rPr>
        <w:t>3.53.4.1.1 Trigger</w:t>
      </w:r>
      <w:bookmarkEnd w:id="1973"/>
      <w:bookmarkEnd w:id="1974"/>
    </w:p>
    <w:p w14:paraId="73AB7CC3" w14:textId="3C89EC12" w:rsidR="006E7B7A" w:rsidRPr="00A03C55" w:rsidRDefault="006E7B7A" w:rsidP="006E7B7A">
      <w:pPr>
        <w:pStyle w:val="BodyText"/>
      </w:pPr>
      <w:r w:rsidRPr="00A03C55">
        <w:t xml:space="preserve">When an event occurs where the topics of the event match the filter requirements of one or more existing subscriptions, the Document Metadata Notification Broker will trigger a Notification message to the corresponding Document Metadata Notification Recipient. The description of matching subscriptions to events can be found in </w:t>
      </w:r>
      <w:r w:rsidR="004233CE" w:rsidRPr="00A03C55">
        <w:t>Section</w:t>
      </w:r>
      <w:r w:rsidR="004233CE" w:rsidRPr="00A03C55" w:rsidDel="004233CE">
        <w:t xml:space="preserve"> </w:t>
      </w:r>
      <w:r w:rsidRPr="00A03C55">
        <w:t>3.52.5.2.</w:t>
      </w:r>
    </w:p>
    <w:p w14:paraId="14DE341C" w14:textId="77777777" w:rsidR="006E7B7A" w:rsidRPr="00A03C55" w:rsidRDefault="006E7B7A" w:rsidP="006E7B7A">
      <w:pPr>
        <w:pStyle w:val="Heading5"/>
        <w:numPr>
          <w:ilvl w:val="0"/>
          <w:numId w:val="0"/>
        </w:numPr>
        <w:rPr>
          <w:noProof w:val="0"/>
        </w:rPr>
      </w:pPr>
      <w:bookmarkStart w:id="1975" w:name="_Toc228782005"/>
      <w:bookmarkStart w:id="1976" w:name="_Toc363803058"/>
      <w:bookmarkStart w:id="1977" w:name="_Toc231117737"/>
      <w:r w:rsidRPr="00A03C55">
        <w:rPr>
          <w:noProof w:val="0"/>
        </w:rPr>
        <w:t>3.53.4.1.2 Message Semantics</w:t>
      </w:r>
      <w:bookmarkEnd w:id="1975"/>
      <w:bookmarkEnd w:id="1976"/>
    </w:p>
    <w:p w14:paraId="2B81E5F9" w14:textId="1155F168" w:rsidR="006E7B7A" w:rsidRPr="00A03C55" w:rsidRDefault="006E7B7A" w:rsidP="006E7B7A">
      <w:pPr>
        <w:pStyle w:val="BodyText"/>
      </w:pPr>
      <w:r w:rsidRPr="00A03C55">
        <w:t>The Notify message shall comply with the requirements in the WS-BaseNotification standard. Note that the value of the WS-Addressing Action element is prescribed in the standard, and differs from the requirements of ITI TF-2x:</w:t>
      </w:r>
      <w:r w:rsidR="00417BDF" w:rsidRPr="00A03C55">
        <w:t xml:space="preserve"> </w:t>
      </w:r>
      <w:r w:rsidRPr="00A03C55">
        <w:t xml:space="preserve">Appendix V. </w:t>
      </w:r>
    </w:p>
    <w:p w14:paraId="31604618" w14:textId="77777777" w:rsidR="006E7B7A" w:rsidRPr="00A03C55" w:rsidRDefault="006E7B7A" w:rsidP="006E7B7A">
      <w:pPr>
        <w:pStyle w:val="BodyText"/>
        <w:rPr>
          <w:lang w:eastAsia="it-IT"/>
        </w:rPr>
      </w:pPr>
      <w:r w:rsidRPr="00A03C55">
        <w:t xml:space="preserve">The Notify message convey in the </w:t>
      </w:r>
      <w:r w:rsidRPr="00A03C55">
        <w:rPr>
          <w:i/>
        </w:rPr>
        <w:t>wsnt:Notify/wsnt:NotificationMessage/wsnt:Message</w:t>
      </w:r>
      <w:r w:rsidRPr="00A03C55">
        <w:t xml:space="preserve"> the event that matched with a subscription. </w:t>
      </w:r>
      <w:r w:rsidRPr="00A03C55">
        <w:rPr>
          <w:lang w:eastAsia="it-IT"/>
        </w:rPr>
        <w:t>Depending on the event which triggered the notification, there may be one or more Document Entry Objects, Folder Objects, or SubmissionSet Objects</w:t>
      </w:r>
      <w:r w:rsidRPr="00A03C55">
        <w:rPr>
          <w:b/>
          <w:lang w:eastAsia="it-IT"/>
        </w:rPr>
        <w:t xml:space="preserve"> </w:t>
      </w:r>
      <w:r w:rsidRPr="00A03C55">
        <w:rPr>
          <w:lang w:eastAsia="it-IT"/>
        </w:rPr>
        <w:t xml:space="preserve">whose metadata matches the filter conditions of any particular subscription. This transaction defines the following structures for conveying a Notify message: </w:t>
      </w:r>
    </w:p>
    <w:p w14:paraId="556DC8E1" w14:textId="25730942" w:rsidR="006E7B7A" w:rsidRPr="00A03C55" w:rsidRDefault="006E7B7A" w:rsidP="006E7B7A">
      <w:pPr>
        <w:pStyle w:val="List2"/>
      </w:pPr>
      <w:r w:rsidRPr="00A03C55">
        <w:rPr>
          <w:b/>
        </w:rPr>
        <w:t>A Full Notification</w:t>
      </w:r>
      <w:r w:rsidRPr="00A03C55">
        <w:t xml:space="preserve">, which shall be sent if the subscription request included the topic ihe:FullDocumentEntry (see </w:t>
      </w:r>
      <w:r w:rsidR="004233CE" w:rsidRPr="00A03C55">
        <w:t>Section</w:t>
      </w:r>
      <w:r w:rsidR="004233CE" w:rsidRPr="00A03C55" w:rsidDel="004233CE">
        <w:t xml:space="preserve"> </w:t>
      </w:r>
      <w:r w:rsidRPr="00A03C55">
        <w:t xml:space="preserve">3.52.5.1). In this case, the notification shall consist of parts of the payload of a Register Document Set-b Transaction as defined in </w:t>
      </w:r>
      <w:r w:rsidR="004233CE" w:rsidRPr="00A03C55">
        <w:t>Section</w:t>
      </w:r>
      <w:r w:rsidR="004233CE" w:rsidRPr="00A03C55" w:rsidDel="004233CE">
        <w:t xml:space="preserve"> </w:t>
      </w:r>
      <w:r w:rsidRPr="00A03C55">
        <w:t xml:space="preserve">3.42.4.1. The </w:t>
      </w:r>
      <w:r w:rsidRPr="00A03C55">
        <w:rPr>
          <w:i/>
        </w:rPr>
        <w:t>&lt;lcm:SubmitObjectsRequest&gt;</w:t>
      </w:r>
      <w:r w:rsidRPr="00A03C55">
        <w:t xml:space="preserve"> element is the only child of the</w:t>
      </w:r>
      <w:r w:rsidRPr="00A03C55">
        <w:rPr>
          <w:b/>
        </w:rPr>
        <w:t xml:space="preserve"> </w:t>
      </w:r>
      <w:r w:rsidRPr="00A03C55">
        <w:rPr>
          <w:i/>
        </w:rPr>
        <w:t>wsnt:Notify/wsnt:NotificationMessage/wsnt:Message</w:t>
      </w:r>
      <w:r w:rsidRPr="00A03C55">
        <w:t xml:space="preserve"> element in this message. The </w:t>
      </w:r>
      <w:r w:rsidRPr="00A03C55">
        <w:rPr>
          <w:i/>
        </w:rPr>
        <w:t>&lt;rim:RegistryObjectList&gt;</w:t>
      </w:r>
      <w:r w:rsidRPr="00A03C55">
        <w:t xml:space="preserve"> element shall be the only child of the </w:t>
      </w:r>
      <w:r w:rsidRPr="00A03C55">
        <w:rPr>
          <w:i/>
        </w:rPr>
        <w:t>&lt;lcm:SubmitObjectsRequest&gt;</w:t>
      </w:r>
      <w:r w:rsidRPr="00A03C55">
        <w:t xml:space="preserve"> element. Only </w:t>
      </w:r>
      <w:r w:rsidRPr="00A03C55">
        <w:rPr>
          <w:i/>
        </w:rPr>
        <w:t>&lt;rim:ExtrinsicObject&gt;</w:t>
      </w:r>
      <w:r w:rsidRPr="00A03C55">
        <w:t xml:space="preserve"> elements representing Document Entries shall be sent within the </w:t>
      </w:r>
      <w:r w:rsidRPr="00A03C55">
        <w:rPr>
          <w:i/>
        </w:rPr>
        <w:t xml:space="preserve">&lt;rim:RegistryObjectList&gt; </w:t>
      </w:r>
      <w:r w:rsidRPr="00A03C55">
        <w:t xml:space="preserve">element. </w:t>
      </w:r>
    </w:p>
    <w:p w14:paraId="6FC0487C" w14:textId="5B4EE4C0" w:rsidR="006E7B7A" w:rsidRPr="00A03C55" w:rsidRDefault="006E7B7A" w:rsidP="006E7B7A">
      <w:pPr>
        <w:pStyle w:val="List2"/>
        <w:rPr>
          <w:lang w:eastAsia="it-IT"/>
        </w:rPr>
      </w:pPr>
      <w:r w:rsidRPr="00A03C55">
        <w:rPr>
          <w:b/>
          <w:lang w:eastAsia="it-IT"/>
        </w:rPr>
        <w:lastRenderedPageBreak/>
        <w:t>A Minimal Notification</w:t>
      </w:r>
      <w:r w:rsidRPr="00A03C55">
        <w:rPr>
          <w:lang w:eastAsia="it-IT"/>
        </w:rPr>
        <w:t xml:space="preserve">, which shall be sent if the subscription request included the topic ihe:MinimalDocumentEntry. </w:t>
      </w:r>
      <w:r w:rsidRPr="00A03C55">
        <w:t xml:space="preserve">In this case, the notification shall consist of parts of the payload of a Register Document Set-b </w:t>
      </w:r>
      <w:r w:rsidR="00060A31" w:rsidRPr="00A03C55">
        <w:t>t</w:t>
      </w:r>
      <w:r w:rsidRPr="00A03C55">
        <w:t xml:space="preserve">ransaction as defined in </w:t>
      </w:r>
      <w:r w:rsidR="004233CE" w:rsidRPr="00A03C55">
        <w:t>Section</w:t>
      </w:r>
      <w:r w:rsidRPr="00A03C55">
        <w:t xml:space="preserve"> 3.42.4.1. The </w:t>
      </w:r>
      <w:r w:rsidRPr="00A03C55">
        <w:rPr>
          <w:i/>
        </w:rPr>
        <w:t>&lt;lcm:SubmitObjectsRequest&gt;</w:t>
      </w:r>
      <w:r w:rsidRPr="00A03C55">
        <w:t xml:space="preserve"> element is the only child of the </w:t>
      </w:r>
      <w:r w:rsidRPr="00A03C55">
        <w:rPr>
          <w:i/>
        </w:rPr>
        <w:t>wsnt:Notify/wsnt:NotificationMessage/wsnt:Message</w:t>
      </w:r>
      <w:r w:rsidRPr="00A03C55">
        <w:t xml:space="preserve"> element in this message. The </w:t>
      </w:r>
      <w:r w:rsidRPr="00A03C55">
        <w:rPr>
          <w:i/>
        </w:rPr>
        <w:t>&lt;rim:RegistryObjectList&gt;</w:t>
      </w:r>
      <w:r w:rsidRPr="00A03C55">
        <w:t xml:space="preserve"> element shall be the only child of the </w:t>
      </w:r>
      <w:r w:rsidRPr="00A03C55">
        <w:rPr>
          <w:i/>
        </w:rPr>
        <w:t>&lt;lcm:SubmitObjectsRequest&gt;</w:t>
      </w:r>
      <w:r w:rsidRPr="00A03C55">
        <w:t xml:space="preserve"> element. Only </w:t>
      </w:r>
      <w:r w:rsidRPr="00A03C55">
        <w:rPr>
          <w:i/>
        </w:rPr>
        <w:t xml:space="preserve">&lt;rim:ObjectRef&gt; </w:t>
      </w:r>
      <w:r w:rsidRPr="00A03C55">
        <w:t xml:space="preserve">elements representing Document Entries shall be sent within the </w:t>
      </w:r>
      <w:r w:rsidRPr="00A03C55">
        <w:rPr>
          <w:i/>
        </w:rPr>
        <w:t>&lt;rim:RegistryObjectList&gt;</w:t>
      </w:r>
      <w:r w:rsidRPr="00A03C55">
        <w:t xml:space="preserve"> element.</w:t>
      </w:r>
      <w:r w:rsidRPr="00A03C55">
        <w:rPr>
          <w:lang w:eastAsia="it-IT"/>
        </w:rPr>
        <w:t xml:space="preserve"> </w:t>
      </w:r>
    </w:p>
    <w:p w14:paraId="3EA9BAB4" w14:textId="2CB56D23" w:rsidR="006E7B7A" w:rsidRPr="00A03C55" w:rsidRDefault="006E7B7A" w:rsidP="006E7B7A">
      <w:pPr>
        <w:pStyle w:val="List2"/>
      </w:pPr>
      <w:r w:rsidRPr="00A03C55">
        <w:rPr>
          <w:b/>
          <w:lang w:eastAsia="it-IT"/>
        </w:rPr>
        <w:t>A submissionSet Notification</w:t>
      </w:r>
      <w:r w:rsidRPr="00A03C55">
        <w:rPr>
          <w:lang w:eastAsia="it-IT"/>
        </w:rPr>
        <w:t xml:space="preserve">, which shall be sent if the subscription request included the topic ihe:SubmissionSetMetadata. In this case the response consists of parts of the payload of a Register Document Set-b Transaction as defined in </w:t>
      </w:r>
      <w:r w:rsidR="004233CE" w:rsidRPr="00A03C55">
        <w:t>Section</w:t>
      </w:r>
      <w:r w:rsidR="004233CE" w:rsidRPr="00A03C55" w:rsidDel="004233CE">
        <w:rPr>
          <w:lang w:eastAsia="it-IT"/>
        </w:rPr>
        <w:t xml:space="preserve"> </w:t>
      </w:r>
      <w:r w:rsidRPr="00A03C55">
        <w:rPr>
          <w:lang w:eastAsia="it-IT"/>
        </w:rPr>
        <w:t xml:space="preserve">3.42.4.1. The </w:t>
      </w:r>
      <w:r w:rsidRPr="00A03C55">
        <w:rPr>
          <w:i/>
          <w:lang w:eastAsia="it-IT"/>
        </w:rPr>
        <w:t>&lt;lcm:SubmitObjectsRequest&gt;</w:t>
      </w:r>
      <w:r w:rsidRPr="00A03C55">
        <w:rPr>
          <w:lang w:eastAsia="it-IT"/>
        </w:rPr>
        <w:t xml:space="preserve"> element is the only child of the </w:t>
      </w:r>
      <w:r w:rsidRPr="00A03C55">
        <w:rPr>
          <w:i/>
          <w:lang w:eastAsia="it-IT"/>
        </w:rPr>
        <w:t>wsnt:Notify/wsnt:NotificationMessage/wsnt:Message</w:t>
      </w:r>
      <w:r w:rsidRPr="00A03C55">
        <w:rPr>
          <w:lang w:eastAsia="it-IT"/>
        </w:rPr>
        <w:t xml:space="preserve"> element in this message. The </w:t>
      </w:r>
      <w:r w:rsidRPr="00A03C55">
        <w:rPr>
          <w:i/>
          <w:lang w:eastAsia="it-IT"/>
        </w:rPr>
        <w:t>&lt;rim:RegistryObjectList&gt;</w:t>
      </w:r>
      <w:r w:rsidRPr="00A03C55">
        <w:rPr>
          <w:lang w:eastAsia="it-IT"/>
        </w:rPr>
        <w:t xml:space="preserve"> element shall be the only child of the </w:t>
      </w:r>
      <w:r w:rsidRPr="00A03C55">
        <w:rPr>
          <w:i/>
          <w:lang w:eastAsia="it-IT"/>
        </w:rPr>
        <w:t>&lt;lcm:SubmitObjectsRequest&gt;</w:t>
      </w:r>
      <w:r w:rsidRPr="00A03C55">
        <w:rPr>
          <w:lang w:eastAsia="it-IT"/>
        </w:rPr>
        <w:t xml:space="preserve"> element. Only one </w:t>
      </w:r>
      <w:r w:rsidRPr="00A03C55">
        <w:rPr>
          <w:i/>
          <w:lang w:eastAsia="it-IT"/>
        </w:rPr>
        <w:t>&lt;rim:RegistryPackage&gt;</w:t>
      </w:r>
      <w:r w:rsidRPr="00A03C55">
        <w:rPr>
          <w:lang w:eastAsia="it-IT"/>
        </w:rPr>
        <w:t xml:space="preserve"> element representing the submissionSet object shall be sent within the </w:t>
      </w:r>
      <w:r w:rsidRPr="00A03C55">
        <w:rPr>
          <w:i/>
          <w:lang w:eastAsia="it-IT"/>
        </w:rPr>
        <w:t>&lt;rim:RegistryObjectList&gt;</w:t>
      </w:r>
      <w:r w:rsidRPr="00A03C55">
        <w:rPr>
          <w:lang w:eastAsia="it-IT"/>
        </w:rPr>
        <w:t xml:space="preserve"> element and shall be characterized by classification scheme: classificationScheme="urn:uuid:a54d6aa5-d40d-43f9-88c5-b4633d873bdd" (that represents an object of submissionSet type)</w:t>
      </w:r>
      <w:r w:rsidRPr="00A03C55">
        <w:t>.</w:t>
      </w:r>
    </w:p>
    <w:p w14:paraId="273B33B7" w14:textId="77777777" w:rsidR="006E7B7A" w:rsidRPr="00A03C55" w:rsidRDefault="006E7B7A" w:rsidP="006E7B7A">
      <w:pPr>
        <w:pStyle w:val="BodyText"/>
      </w:pPr>
      <w:r w:rsidRPr="00A03C55">
        <w:rPr>
          <w:lang w:eastAsia="it-IT"/>
        </w:rPr>
        <w:t xml:space="preserve">There shall be a single </w:t>
      </w:r>
      <w:r w:rsidRPr="00A03C55">
        <w:rPr>
          <w:i/>
          <w:lang w:eastAsia="it-IT"/>
        </w:rPr>
        <w:t>wsnt:Notify/wsnt:NotificationMessage/wsnt:Message</w:t>
      </w:r>
      <w:r w:rsidRPr="00A03C55">
        <w:rPr>
          <w:lang w:eastAsia="it-IT"/>
        </w:rPr>
        <w:t xml:space="preserve"> element in this transaction. If multiple objects need to be represented in a single notification, the WS-BaseNotification standard allows this to be </w:t>
      </w:r>
      <w:r w:rsidRPr="00A03C55">
        <w:t>done.</w:t>
      </w:r>
    </w:p>
    <w:p w14:paraId="253BB0D9" w14:textId="77777777" w:rsidR="006E7B7A" w:rsidRPr="00A03C55" w:rsidRDefault="006E7B7A" w:rsidP="006E7B7A">
      <w:pPr>
        <w:pStyle w:val="Heading5"/>
        <w:numPr>
          <w:ilvl w:val="0"/>
          <w:numId w:val="0"/>
        </w:numPr>
        <w:rPr>
          <w:noProof w:val="0"/>
        </w:rPr>
      </w:pPr>
      <w:bookmarkStart w:id="1978" w:name="_Toc231117738"/>
      <w:bookmarkStart w:id="1979" w:name="_Toc363803059"/>
      <w:bookmarkEnd w:id="1977"/>
      <w:r w:rsidRPr="00A03C55">
        <w:rPr>
          <w:noProof w:val="0"/>
        </w:rPr>
        <w:t>3.53.4.1.3 Expected Actions</w:t>
      </w:r>
      <w:bookmarkEnd w:id="1978"/>
      <w:bookmarkEnd w:id="1979"/>
    </w:p>
    <w:p w14:paraId="7DFC459A" w14:textId="77777777" w:rsidR="006E7B7A" w:rsidRPr="00A03C55" w:rsidRDefault="006E7B7A" w:rsidP="006E7B7A">
      <w:pPr>
        <w:pStyle w:val="BodyText"/>
        <w:rPr>
          <w:strike/>
          <w:szCs w:val="24"/>
        </w:rPr>
      </w:pPr>
      <w:r w:rsidRPr="00A03C55">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52071DCE" w14:textId="6B865986" w:rsidR="006E7B7A" w:rsidRPr="00A03C55" w:rsidRDefault="006E7B7A" w:rsidP="006E7B7A">
      <w:pPr>
        <w:pStyle w:val="BodyText"/>
      </w:pPr>
      <w:r w:rsidRPr="00A03C55">
        <w:t>The Document Metadata Notification Broker may send the filter conditions of the subscription, and/or the address (either a logical identifier or a service address url)</w:t>
      </w:r>
      <w:r w:rsidR="00022B42" w:rsidRPr="00A03C55" w:rsidDel="00022B42">
        <w:t xml:space="preserve"> </w:t>
      </w:r>
      <w:r w:rsidRPr="00A03C55">
        <w:t xml:space="preserve">of the Notification Broker that produces the notification. Both of these alternatives increase certain security risks, their use should be determined by local policy for security and confidentiality. </w:t>
      </w:r>
    </w:p>
    <w:p w14:paraId="42461C4C" w14:textId="77777777" w:rsidR="006E7B7A" w:rsidRPr="00A03C55" w:rsidRDefault="006E7B7A" w:rsidP="006E7B7A">
      <w:pPr>
        <w:pStyle w:val="Heading5"/>
        <w:numPr>
          <w:ilvl w:val="0"/>
          <w:numId w:val="0"/>
        </w:numPr>
        <w:rPr>
          <w:noProof w:val="0"/>
        </w:rPr>
      </w:pPr>
      <w:bookmarkStart w:id="1980" w:name="_Toc231117739"/>
      <w:bookmarkStart w:id="1981" w:name="_Toc363803060"/>
      <w:r w:rsidRPr="00A03C55">
        <w:rPr>
          <w:noProof w:val="0"/>
        </w:rPr>
        <w:t>3.53.4.1.4 Examples</w:t>
      </w:r>
      <w:bookmarkEnd w:id="1980"/>
      <w:bookmarkEnd w:id="1981"/>
    </w:p>
    <w:p w14:paraId="16B85B5D" w14:textId="77777777" w:rsidR="006E7B7A" w:rsidRPr="00A03C55" w:rsidRDefault="006E7B7A" w:rsidP="006E7B7A">
      <w:pPr>
        <w:pStyle w:val="Heading6"/>
        <w:numPr>
          <w:ilvl w:val="0"/>
          <w:numId w:val="0"/>
        </w:numPr>
        <w:rPr>
          <w:noProof w:val="0"/>
        </w:rPr>
      </w:pPr>
      <w:bookmarkStart w:id="1982" w:name="_Toc231117740"/>
      <w:bookmarkStart w:id="1983" w:name="_Toc363803061"/>
      <w:r w:rsidRPr="00A03C55">
        <w:rPr>
          <w:noProof w:val="0"/>
        </w:rPr>
        <w:t>3.53.4.1.4.1 Full Notification Example</w:t>
      </w:r>
      <w:bookmarkEnd w:id="1982"/>
      <w:r w:rsidRPr="00A03C55">
        <w:rPr>
          <w:noProof w:val="0"/>
        </w:rPr>
        <w:t xml:space="preserve"> (ihe:FullDocumentEntry)</w:t>
      </w:r>
      <w:bookmarkEnd w:id="1983"/>
    </w:p>
    <w:p w14:paraId="3995CAC3" w14:textId="77777777" w:rsidR="006E7B7A" w:rsidRPr="00A03C55" w:rsidRDefault="006E7B7A" w:rsidP="006E7B7A">
      <w:pPr>
        <w:pStyle w:val="BodyText"/>
      </w:pPr>
    </w:p>
    <w:p w14:paraId="42907BB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BE73CB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3111813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0796E61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4304A77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2498534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xmlns:lcm="urn:oasis:names:tc:ebxml-regrep:xsd:lcm:3.0"</w:t>
      </w:r>
    </w:p>
    <w:p w14:paraId="02C05BC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xmlns:rim="urn:oasis:names:tc:ebxml-regrep:xsd:rim:3.0"</w:t>
      </w:r>
    </w:p>
    <w:p w14:paraId="288CF07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  </w:t>
      </w:r>
      <w:r w:rsidRPr="00A03C55">
        <w:rPr>
          <w:sz w:val="16"/>
          <w:szCs w:val="16"/>
        </w:rPr>
        <w:lastRenderedPageBreak/>
        <w:t>urn:oasis:names:tc:ebxml-regrep:xsd:rim:3.0 ../schema/ebRS/rim.xsd" urn:oasis:names:tc:ebxml-regrep:xsd:lcm:3.0 ../schema/ebRS/lcm.xsd"&gt;</w:t>
      </w:r>
    </w:p>
    <w:p w14:paraId="41F156D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629DC95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&lt;a:Action&gt;http://docs.oasis-open.org/wsn/bw-2/NotificationConsumer/Notify&lt;/a:Action&gt;</w:t>
      </w:r>
    </w:p>
    <w:p w14:paraId="5A41771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&lt;a:MessageID&gt;382dcdca-8e87-9fdf-8446-48fd83bca93b&lt;/a:MessageID&gt;</w:t>
      </w:r>
    </w:p>
    <w:p w14:paraId="1C8212C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&lt;a:To&gt;https://NotificationRecipientServer/xdsBnotification&lt;/a:To&gt;</w:t>
      </w:r>
    </w:p>
    <w:p w14:paraId="451663C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06FFD30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1F50147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5E2E711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w:t>
      </w:r>
    </w:p>
    <w:p w14:paraId="36B5B1B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736E6C1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&lt;a:Address&gt;https://NotificationBrokerServer/Subscription/382dcdc7-8e84-9fdc-8443-48fd83bca938&lt;/a:Address&gt;</w:t>
      </w:r>
    </w:p>
    <w:p w14:paraId="6E36000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28AB093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&lt;wsnt:Topic Dialect="http://docs.oasis-open.org/wsn/t-1/TopicExpression/Simple"&gt;ihe:FullDocumentEntry&lt;/wsnt:Topic&gt;</w:t>
      </w:r>
    </w:p>
    <w:p w14:paraId="448C8D1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5F0E9C7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&lt;a:Address&gt;https://ProducerReference&lt;/a:Address&gt;</w:t>
      </w:r>
    </w:p>
    <w:p w14:paraId="4E94DED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4035A9A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65B9894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&lt;lcm:SubmitObjectsRequest&gt;</w:t>
      </w:r>
    </w:p>
    <w:p w14:paraId="19D4A2C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0D750C9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 id="Document01" mimeType="text/xml" objectType="urn:uuid:7edca82f-054d-47f2-a032-9b2a5b5186c1"&gt;</w:t>
      </w:r>
    </w:p>
    <w:p w14:paraId="5E7129C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365D0CE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&lt;rim:Classification classificationScheme="urn:uuid:2c6b8cb7-8b2a-4051-b291-b1ae6a575ef4" classifiedObject="Document01" nodeRepresentation="44950"&gt;</w:t>
      </w:r>
    </w:p>
    <w:p w14:paraId="2AC5416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6C69ED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&lt;rim:LocalizedString value="Appendectomy"/&gt;</w:t>
      </w:r>
    </w:p>
    <w:p w14:paraId="36DA303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6B79470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name="codingScheme"&gt;</w:t>
      </w:r>
    </w:p>
    <w:p w14:paraId="26A70AE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715AD3E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&lt;rim:Value&gt;CPT codes&lt;/rim:Value&gt;</w:t>
      </w:r>
    </w:p>
    <w:p w14:paraId="447F37E7"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5F9078C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447543C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&lt;/rim:Classification&gt;</w:t>
      </w:r>
    </w:p>
    <w:p w14:paraId="61B6F87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4366199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&lt;rim:ExternalIdentifier id="ei01" registryObject="Document01" identificationScheme="urn:uuid:58a6f841-87b3-4a3e-92fd-a8ffeff98427" value="'st3498702^^^&amp;amp;1.3.6.1.4.1.21367.2005.3.7&amp;amp;ISO'"&gt;</w:t>
      </w:r>
    </w:p>
    <w:p w14:paraId="3EF15A9A"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t xml:space="preserve">                           &lt;rim:Name&gt;</w:t>
      </w:r>
    </w:p>
    <w:p w14:paraId="4C2D93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&lt;rim:LocalizedString value="XDSDocumentEntry.patientId"/&gt;</w:t>
      </w:r>
    </w:p>
    <w:p w14:paraId="0B71E98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2C197F2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&lt;/rim:ExternalIdentifier&gt;</w:t>
      </w:r>
    </w:p>
    <w:p w14:paraId="6930704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024F737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&lt;rim:ExtrinsicObject&gt;</w:t>
      </w:r>
    </w:p>
    <w:p w14:paraId="3D0C52E6"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1CD518C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&lt;/lcm:SubmitObjectsRequest&gt;</w:t>
      </w:r>
    </w:p>
    <w:p w14:paraId="36243EE5"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278D9E4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w:t>
      </w:r>
    </w:p>
    <w:p w14:paraId="7EFEB1E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0BFC0B7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5F519E23"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592C9BDA" w14:textId="77777777" w:rsidR="006E7B7A" w:rsidRPr="00A03C55" w:rsidRDefault="006E7B7A" w:rsidP="006E7B7A">
      <w:pPr>
        <w:pStyle w:val="Heading6"/>
        <w:numPr>
          <w:ilvl w:val="0"/>
          <w:numId w:val="0"/>
        </w:numPr>
        <w:rPr>
          <w:noProof w:val="0"/>
        </w:rPr>
      </w:pPr>
      <w:bookmarkStart w:id="1984" w:name="_Toc231117741"/>
      <w:bookmarkStart w:id="1985" w:name="_Toc363803062"/>
      <w:r w:rsidRPr="00A03C55">
        <w:rPr>
          <w:noProof w:val="0"/>
        </w:rPr>
        <w:t>3.53.4.1.4.2 Minimal Notification Example</w:t>
      </w:r>
      <w:bookmarkEnd w:id="1984"/>
      <w:r w:rsidRPr="00A03C55">
        <w:rPr>
          <w:noProof w:val="0"/>
        </w:rPr>
        <w:t xml:space="preserve"> (ihe:MinimalDocumentEntry)</w:t>
      </w:r>
      <w:bookmarkEnd w:id="1985"/>
    </w:p>
    <w:p w14:paraId="1F63CCB2" w14:textId="77777777" w:rsidR="006E7B7A" w:rsidRPr="00A03C55" w:rsidRDefault="006E7B7A" w:rsidP="006E7B7A">
      <w:pPr>
        <w:pStyle w:val="BodyText"/>
      </w:pPr>
    </w:p>
    <w:p w14:paraId="52B07B9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578323A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5CFBB3E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3F3196E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6C76408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0F957DF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xmlns:xds="urn:ihe:iti:xds-b:2007"</w:t>
      </w:r>
    </w:p>
    <w:p w14:paraId="750F26C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xmlns:rim="urn:oasis:names:tc:ebxml-regrep:xsd:rim:3.0"</w:t>
      </w:r>
    </w:p>
    <w:p w14:paraId="614E9DC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 urn:ihe:iti:xds-b:2007 </w:t>
      </w:r>
      <w:r w:rsidRPr="00A03C55">
        <w:rPr>
          <w:sz w:val="16"/>
          <w:szCs w:val="16"/>
        </w:rPr>
        <w:lastRenderedPageBreak/>
        <w:t>../../schema/IHE/XDS.b_DocumentRepository.xsd urn:oasis:names:tc:ebxml-regrep:xsd:rim:3.0 ../../schema/ebRS/rim.xsd"&gt;</w:t>
      </w:r>
    </w:p>
    <w:p w14:paraId="2007588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54DBCAD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&lt;a:Action&gt;http://docs.oasis-open.org/wsn/bw-2/NotificationConsumer/Notify&lt;/a:Action&gt;</w:t>
      </w:r>
    </w:p>
    <w:p w14:paraId="0F029DB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&lt;a:MessageID&gt;382dcdca-8e87-9fdf-8446-48fd83bca93b&lt;/a:MessageID&gt;</w:t>
      </w:r>
    </w:p>
    <w:p w14:paraId="72691AA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&lt;a:To&gt;https://NotificationRecipientServer/xdsBnotification&lt;/a:To&gt;</w:t>
      </w:r>
    </w:p>
    <w:p w14:paraId="4530096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5EE4953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023C798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650F0C2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w:t>
      </w:r>
    </w:p>
    <w:p w14:paraId="0D5130E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7ECDA90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&lt;a:Address&gt;https://NotificationBrokerServer/Subscription/382dcdc7-8e84-9fdc-8443-48fd83bca938&lt;/a:Address&gt;</w:t>
      </w:r>
    </w:p>
    <w:p w14:paraId="32DADB6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111F87C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&lt;wsnt:Topic Dialect="http://docs.oasis-open.org/wsn/t-1/TopicExpression/Simple"&gt;ihe:MinimalDocumentEntry&lt;/wsnt:Topic&gt;</w:t>
      </w:r>
    </w:p>
    <w:p w14:paraId="01A8F88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4A53D4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&lt;a:Address&gt;https://ProducerReference&lt;/a:Address&gt;</w:t>
      </w:r>
    </w:p>
    <w:p w14:paraId="0CFD8B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75CEEBB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1E36BCC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&lt;lcm:SubmitObjectsRequest&gt;</w:t>
      </w:r>
    </w:p>
    <w:p w14:paraId="34F5EA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5924A04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r>
      <w:r w:rsidRPr="00A03C55">
        <w:rPr>
          <w:sz w:val="16"/>
          <w:szCs w:val="16"/>
        </w:rPr>
        <w:tab/>
        <w:t xml:space="preserve">       &lt;rim:ObjectRef id="urn:uuid:93606bcf-9494-43ec-9b4e-a7748d1a838d" /&gt;</w:t>
      </w:r>
    </w:p>
    <w:p w14:paraId="6D26846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r>
      <w:r w:rsidRPr="00A03C55">
        <w:rPr>
          <w:sz w:val="16"/>
          <w:szCs w:val="16"/>
        </w:rPr>
        <w:tab/>
        <w:t xml:space="preserve">   &lt;/rim:RegistryObjectList&gt;</w:t>
      </w:r>
    </w:p>
    <w:p w14:paraId="79B2933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t xml:space="preserve">         &lt;/lcm:SubmitObjectsRequest&gt;</w:t>
      </w:r>
    </w:p>
    <w:p w14:paraId="52C5EA7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0DC0901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w:t>
      </w:r>
    </w:p>
    <w:p w14:paraId="2F650A1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5241DE1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43F2E7B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58B0F209" w14:textId="77777777" w:rsidR="006E7B7A" w:rsidRPr="00A03C55" w:rsidRDefault="006E7B7A" w:rsidP="006E7B7A">
      <w:pPr>
        <w:pStyle w:val="Heading6"/>
        <w:numPr>
          <w:ilvl w:val="0"/>
          <w:numId w:val="0"/>
        </w:numPr>
        <w:rPr>
          <w:noProof w:val="0"/>
        </w:rPr>
      </w:pPr>
      <w:bookmarkStart w:id="1986" w:name="_Toc363803063"/>
      <w:bookmarkStart w:id="1987" w:name="_Toc231117742"/>
      <w:bookmarkStart w:id="1988" w:name="_Toc237684768"/>
      <w:bookmarkStart w:id="1989" w:name="_Toc237767194"/>
      <w:r w:rsidRPr="00A03C55">
        <w:rPr>
          <w:noProof w:val="0"/>
        </w:rPr>
        <w:t>3.53.4.1.4.3 SubmissionSet Notification Example (ihe:SubmissionSetMetadata)</w:t>
      </w:r>
      <w:bookmarkEnd w:id="1986"/>
    </w:p>
    <w:p w14:paraId="17421BD6" w14:textId="77777777" w:rsidR="006E7B7A" w:rsidRPr="00A03C55" w:rsidRDefault="006E7B7A" w:rsidP="006E7B7A">
      <w:pPr>
        <w:pStyle w:val="BodyText"/>
      </w:pPr>
    </w:p>
    <w:p w14:paraId="5E32AF0A" w14:textId="36538978"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r w:rsidRPr="00A03C55">
        <w:rPr>
          <w:sz w:val="16"/>
          <w:szCs w:val="16"/>
        </w:rPr>
        <w:br/>
        <w:t>&lt;s:Envelope xmlns:s="http://www.w3.org/2003/05/soap-envelope"</w:t>
      </w:r>
      <w:r w:rsidRPr="00A03C55">
        <w:rPr>
          <w:sz w:val="16"/>
          <w:szCs w:val="16"/>
        </w:rPr>
        <w:br/>
        <w:t xml:space="preserve">    xmlns:a="http://www.w3.org/2005/08/addressing"</w:t>
      </w:r>
      <w:r w:rsidRPr="00A03C55">
        <w:rPr>
          <w:sz w:val="16"/>
          <w:szCs w:val="16"/>
        </w:rPr>
        <w:br/>
        <w:t xml:space="preserve">    xmlns:xsi="http://www.w3.org/2001/XMLSchema-instance"</w:t>
      </w:r>
      <w:r w:rsidRPr="00A03C55">
        <w:rPr>
          <w:sz w:val="16"/>
          <w:szCs w:val="16"/>
        </w:rPr>
        <w:br/>
        <w:t xml:space="preserve">    xmlns:wsnt="http://docs.oasis-open.org/wsn/b-2"</w:t>
      </w:r>
      <w:r w:rsidRPr="00A03C55">
        <w:rPr>
          <w:sz w:val="16"/>
          <w:szCs w:val="16"/>
        </w:rPr>
        <w:br/>
        <w:t xml:space="preserve">    xmlns:lcm="urn:oasis:names:tc:ebxml-regrep:xsd:lcm:3.0"</w:t>
      </w:r>
      <w:r w:rsidRPr="00A03C55">
        <w:rPr>
          <w:sz w:val="16"/>
          <w:szCs w:val="16"/>
        </w:rPr>
        <w:br/>
        <w:t xml:space="preserve">    xmlns:rim="urn:oasis:names:tc:ebxml-regrep:xsd:rim:3.0" </w:t>
      </w:r>
      <w:r w:rsidRPr="00A03C55">
        <w:rPr>
          <w:sz w:val="16"/>
          <w:szCs w:val="16"/>
        </w:rPr>
        <w:b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r w:rsidRPr="00A03C55">
        <w:rPr>
          <w:sz w:val="16"/>
          <w:szCs w:val="16"/>
        </w:rPr>
        <w:br/>
        <w:t xml:space="preserve">    &lt;s:Header&gt;</w:t>
      </w:r>
      <w:r w:rsidRPr="00A03C55">
        <w:rPr>
          <w:sz w:val="16"/>
          <w:szCs w:val="16"/>
        </w:rPr>
        <w:br/>
        <w:t xml:space="preserve">        &lt;a:Action&gt;http://docs.oasis-open.org/wsn/bw-2/NotificationConsumer/Notify&lt;/a:Action&gt;</w:t>
      </w:r>
      <w:r w:rsidRPr="00A03C55">
        <w:rPr>
          <w:sz w:val="16"/>
          <w:szCs w:val="16"/>
        </w:rPr>
        <w:br/>
        <w:t xml:space="preserve">        &lt;a:MessageID&gt;382dcdca-8e87-9fdf-8446-48fd83bca93b&lt;/a:MessageID&gt;</w:t>
      </w:r>
      <w:r w:rsidRPr="00A03C55">
        <w:rPr>
          <w:sz w:val="16"/>
          <w:szCs w:val="16"/>
        </w:rPr>
        <w:br/>
        <w:t xml:space="preserve">        &lt;a:To&gt;https://NotificationRecipientServer/xdsBnotification&lt;/a:To&gt;</w:t>
      </w:r>
      <w:r w:rsidRPr="00A03C55">
        <w:rPr>
          <w:sz w:val="16"/>
          <w:szCs w:val="16"/>
        </w:rPr>
        <w:br/>
        <w:t xml:space="preserve">    &lt;/s:Header&gt;</w:t>
      </w:r>
      <w:r w:rsidRPr="00A03C55">
        <w:rPr>
          <w:sz w:val="16"/>
          <w:szCs w:val="16"/>
        </w:rPr>
        <w:br/>
        <w:t xml:space="preserve">    &lt;s:Body&gt;</w:t>
      </w:r>
      <w:r w:rsidRPr="00A03C55">
        <w:rPr>
          <w:sz w:val="16"/>
          <w:szCs w:val="16"/>
        </w:rPr>
        <w:br/>
        <w:t xml:space="preserve">        &lt;wsnt:Notify&gt;</w:t>
      </w:r>
      <w:r w:rsidRPr="00A03C55">
        <w:rPr>
          <w:sz w:val="16"/>
          <w:szCs w:val="16"/>
        </w:rPr>
        <w:br/>
        <w:t xml:space="preserve">            &lt;wsnt:NotificationMessage&gt;</w:t>
      </w:r>
      <w:r w:rsidRPr="00A03C55">
        <w:rPr>
          <w:sz w:val="16"/>
          <w:szCs w:val="16"/>
        </w:rPr>
        <w:br/>
        <w:t xml:space="preserve">                &lt;wsnt:SubscriptionReference&gt;</w:t>
      </w:r>
      <w:r w:rsidRPr="00A03C55">
        <w:rPr>
          <w:sz w:val="16"/>
          <w:szCs w:val="16"/>
        </w:rPr>
        <w:br/>
        <w:t xml:space="preserve">                    &lt;a:Address&gt;https://NotificationBrokerServer/Subscription/382dcdc7-8e84-9fdc-8443-48fd83bca938&lt;/a:Address&gt;</w:t>
      </w:r>
      <w:r w:rsidRPr="00A03C55">
        <w:rPr>
          <w:sz w:val="16"/>
          <w:szCs w:val="16"/>
        </w:rPr>
        <w:br/>
        <w:t xml:space="preserve">                &lt;/wsnt:SubscriptionReference&gt;</w:t>
      </w:r>
      <w:r w:rsidRPr="00A03C55">
        <w:rPr>
          <w:sz w:val="16"/>
          <w:szCs w:val="16"/>
        </w:rPr>
        <w:br/>
        <w:t xml:space="preserve">                &lt;wsnt:Topic Dialect="http://docs.oasis-open.org/wsn/t-1/TopicExpression/Simple"</w:t>
      </w:r>
      <w:r w:rsidRPr="00A03C55">
        <w:rPr>
          <w:sz w:val="16"/>
          <w:szCs w:val="16"/>
        </w:rPr>
        <w:br/>
        <w:t xml:space="preserve">                    &gt;ihe:SubmissionSetMetadata&lt;/wsnt:Topic&gt;</w:t>
      </w:r>
      <w:r w:rsidRPr="00A03C55">
        <w:rPr>
          <w:sz w:val="16"/>
          <w:szCs w:val="16"/>
        </w:rPr>
        <w:br/>
        <w:t xml:space="preserve">                &lt;wsnt:ProducerReference&gt;</w:t>
      </w:r>
      <w:r w:rsidRPr="00A03C55">
        <w:rPr>
          <w:sz w:val="16"/>
          <w:szCs w:val="16"/>
        </w:rPr>
        <w:br/>
        <w:t xml:space="preserve">                    &lt;a:Address&gt;https://ProducerReference&lt;/a:Address&gt;</w:t>
      </w:r>
      <w:r w:rsidRPr="00A03C55">
        <w:rPr>
          <w:sz w:val="16"/>
          <w:szCs w:val="16"/>
        </w:rPr>
        <w:br/>
        <w:t xml:space="preserve">                &lt;/wsnt:ProducerReference&gt;</w:t>
      </w:r>
      <w:r w:rsidRPr="00A03C55">
        <w:rPr>
          <w:sz w:val="16"/>
          <w:szCs w:val="16"/>
        </w:rPr>
        <w:br/>
        <w:t xml:space="preserve">                &lt;wsnt:Message&gt;</w:t>
      </w:r>
      <w:r w:rsidRPr="00A03C55">
        <w:rPr>
          <w:sz w:val="16"/>
          <w:szCs w:val="16"/>
        </w:rPr>
        <w:br/>
        <w:t xml:space="preserve">                    &lt;lcm:SubmitObjectsRequest</w:t>
      </w:r>
      <w:r w:rsidRPr="00A03C55">
        <w:rPr>
          <w:sz w:val="16"/>
          <w:szCs w:val="16"/>
        </w:rPr>
        <w:br/>
        <w:t xml:space="preserve">                        xsi:schemaLocation="urn:oasis:names:tc:ebxml-regrep:xsd:lcm:3.0 ../../schema/ebRS/lcm.xsd"</w:t>
      </w:r>
      <w:r w:rsidRPr="00A03C55">
        <w:rPr>
          <w:sz w:val="16"/>
          <w:szCs w:val="16"/>
        </w:rPr>
        <w:br/>
        <w:t xml:space="preserve">                        xmlns:lcm="urn:oasis:names:tc:ebxml-regrep:xsd:lcm:3.0"</w:t>
      </w:r>
      <w:r w:rsidRPr="00A03C55">
        <w:rPr>
          <w:sz w:val="16"/>
          <w:szCs w:val="16"/>
        </w:rPr>
        <w:br/>
      </w:r>
      <w:r w:rsidRPr="00A03C55">
        <w:rPr>
          <w:sz w:val="16"/>
          <w:szCs w:val="16"/>
        </w:rPr>
        <w:lastRenderedPageBreak/>
        <w:t xml:space="preserve">                        xmlns:xsi="http://www.w3.org/2001/XMLSchema-instance"</w:t>
      </w:r>
      <w:r w:rsidRPr="00A03C55">
        <w:rPr>
          <w:sz w:val="16"/>
          <w:szCs w:val="16"/>
        </w:rPr>
        <w:br/>
        <w:t xml:space="preserve">                        xmlns:rim="urn:oasis:names:tc:ebxml-regrep:xsd:rim:3.0"</w:t>
      </w:r>
      <w:r w:rsidRPr="00A03C55">
        <w:rPr>
          <w:sz w:val="16"/>
          <w:szCs w:val="16"/>
        </w:rPr>
        <w:br/>
        <w:t xml:space="preserve">                        xmlns:rs="urn:oasis:names:tc:ebxml-regrep:xsd:rs:3.0"&gt;</w:t>
      </w:r>
      <w:r w:rsidRPr="00A03C55">
        <w:rPr>
          <w:sz w:val="16"/>
          <w:szCs w:val="16"/>
        </w:rPr>
        <w:br/>
        <w:t xml:space="preserve">                        &lt;rim:RegistryObjectList&gt;</w:t>
      </w:r>
      <w:r w:rsidRPr="00A03C55">
        <w:rPr>
          <w:sz w:val="16"/>
          <w:szCs w:val="16"/>
        </w:rPr>
        <w:br/>
        <w:t xml:space="preserve">                            &lt;rim:RegistryPackage id="SubmissionSet01"&gt;</w:t>
      </w:r>
      <w:r w:rsidRPr="00A03C55">
        <w:rPr>
          <w:sz w:val="16"/>
          <w:szCs w:val="16"/>
        </w:rPr>
        <w:br/>
        <w:t xml:space="preserve">                                </w:t>
      </w:r>
      <w:r w:rsidRPr="00A03C55">
        <w:rPr>
          <w:sz w:val="16"/>
          <w:szCs w:val="16"/>
        </w:rPr>
        <w:br/>
        <w:t xml:space="preserve">                                &lt;!-- here all the SubmissionSet metadata --&gt;</w:t>
      </w:r>
      <w:r w:rsidRPr="00A03C55">
        <w:rPr>
          <w:sz w:val="16"/>
          <w:szCs w:val="16"/>
        </w:rPr>
        <w:br/>
        <w:t xml:space="preserve">                                    </w:t>
      </w:r>
      <w:r w:rsidRPr="00A03C55">
        <w:rPr>
          <w:sz w:val="16"/>
          <w:szCs w:val="16"/>
        </w:rPr>
        <w:br/>
        <w:t xml:space="preserve">                            &lt;/rim:RegistryPackage&gt;</w:t>
      </w:r>
      <w:r w:rsidRPr="00A03C55">
        <w:rPr>
          <w:sz w:val="16"/>
          <w:szCs w:val="16"/>
        </w:rPr>
        <w:br/>
        <w:t xml:space="preserve">                            &lt;rim:Classification id="cl10" classifiedObject="SubmissionSet01"</w:t>
      </w:r>
      <w:r w:rsidRPr="00A03C55">
        <w:rPr>
          <w:sz w:val="16"/>
          <w:szCs w:val="16"/>
        </w:rPr>
        <w:br/>
        <w:t xml:space="preserve">                                classificationNode="urn:uuid:a54d6aa5-d40d-43f9-88c5-b4633d873bdd"/&gt;</w:t>
      </w:r>
      <w:r w:rsidRPr="00A03C55">
        <w:rPr>
          <w:sz w:val="16"/>
          <w:szCs w:val="16"/>
        </w:rPr>
        <w:br/>
        <w:t xml:space="preserve">                        &lt;/rim:RegistryObjectList&gt;</w:t>
      </w:r>
      <w:r w:rsidRPr="00A03C55">
        <w:rPr>
          <w:sz w:val="16"/>
          <w:szCs w:val="16"/>
        </w:rPr>
        <w:br/>
        <w:t xml:space="preserve">                    &lt;/lcm:SubmitObjectsRequest&gt;</w:t>
      </w:r>
      <w:r w:rsidRPr="00A03C55">
        <w:rPr>
          <w:sz w:val="16"/>
          <w:szCs w:val="16"/>
        </w:rPr>
        <w:br/>
        <w:t xml:space="preserve">                &lt;/wsnt:Message&gt;</w:t>
      </w:r>
      <w:r w:rsidRPr="00A03C55">
        <w:rPr>
          <w:sz w:val="16"/>
          <w:szCs w:val="16"/>
        </w:rPr>
        <w:br/>
        <w:t xml:space="preserve">            &lt;/wsnt:NotificationMessage&gt;</w:t>
      </w:r>
      <w:r w:rsidRPr="00A03C55">
        <w:rPr>
          <w:sz w:val="16"/>
          <w:szCs w:val="16"/>
        </w:rPr>
        <w:br/>
        <w:t xml:space="preserve">        &lt;/wsnt:Notify&gt;</w:t>
      </w:r>
      <w:r w:rsidRPr="00A03C55">
        <w:rPr>
          <w:sz w:val="16"/>
          <w:szCs w:val="16"/>
        </w:rPr>
        <w:br/>
        <w:t xml:space="preserve">    &lt;/s:Body&gt;</w:t>
      </w:r>
      <w:r w:rsidRPr="00A03C55">
        <w:rPr>
          <w:sz w:val="16"/>
          <w:szCs w:val="16"/>
        </w:rPr>
        <w:br/>
        <w:t>&lt;/s:Envelope&gt;</w:t>
      </w:r>
    </w:p>
    <w:p w14:paraId="073859B4" w14:textId="77777777" w:rsidR="006E7B7A" w:rsidRPr="00A03C55" w:rsidRDefault="006E7B7A" w:rsidP="006E7B7A">
      <w:pPr>
        <w:pStyle w:val="Heading3"/>
        <w:numPr>
          <w:ilvl w:val="0"/>
          <w:numId w:val="0"/>
        </w:numPr>
        <w:rPr>
          <w:noProof w:val="0"/>
        </w:rPr>
      </w:pPr>
      <w:bookmarkStart w:id="1990" w:name="_Toc363803065"/>
      <w:bookmarkStart w:id="1991" w:name="_Toc428454165"/>
      <w:bookmarkStart w:id="1992" w:name="_Toc331085231"/>
      <w:bookmarkStart w:id="1993" w:name="_Toc13773805"/>
      <w:r w:rsidRPr="00A03C55">
        <w:rPr>
          <w:noProof w:val="0"/>
        </w:rPr>
        <w:t>3.53.5 Security Considerations</w:t>
      </w:r>
      <w:bookmarkEnd w:id="1987"/>
      <w:bookmarkEnd w:id="1988"/>
      <w:bookmarkEnd w:id="1989"/>
      <w:bookmarkEnd w:id="1990"/>
      <w:bookmarkEnd w:id="1991"/>
      <w:bookmarkEnd w:id="1992"/>
      <w:bookmarkEnd w:id="1993"/>
    </w:p>
    <w:p w14:paraId="17D60949" w14:textId="77777777" w:rsidR="006E7B7A" w:rsidRPr="00A03C55" w:rsidRDefault="006E7B7A" w:rsidP="006E7B7A">
      <w:pPr>
        <w:pStyle w:val="BodyText"/>
      </w:pPr>
      <w:r w:rsidRPr="00A03C55">
        <w:t>The risk assessment for the Document Metadata Notify transaction is described in t</w:t>
      </w:r>
      <w:r w:rsidRPr="00A03C55">
        <w:rPr>
          <w:szCs w:val="24"/>
        </w:rPr>
        <w:t xml:space="preserve">he risk assessment spreadsheet for the Document Metadata Subscription Profile, which is available from IHE at </w:t>
      </w:r>
      <w:hyperlink r:id="rId272" w:history="1">
        <w:r w:rsidRPr="00A03C55">
          <w:rPr>
            <w:rStyle w:val="Hyperlink"/>
            <w:rFonts w:eastAsiaTheme="majorEastAsia"/>
            <w:szCs w:val="24"/>
          </w:rPr>
          <w:t>http://wiki.ihe.net/images/4/46/DSUB_risk_assesment.xls</w:t>
        </w:r>
      </w:hyperlink>
      <w:r w:rsidRPr="00A03C55">
        <w:rPr>
          <w:szCs w:val="24"/>
        </w:rPr>
        <w:t xml:space="preserve">. </w:t>
      </w:r>
      <w:r w:rsidRPr="00A03C55">
        <w:t>The derived mitigations are as follows:</w:t>
      </w:r>
    </w:p>
    <w:p w14:paraId="092F0685" w14:textId="7E10F330" w:rsidR="006E7B7A" w:rsidRPr="00A03C55" w:rsidRDefault="006E7B7A" w:rsidP="006E7B7A">
      <w:pPr>
        <w:pStyle w:val="BodyText"/>
      </w:pPr>
      <w:r w:rsidRPr="00A03C55">
        <w:t>Document Metadata Notification Broker and Document Metadata Notification Recipients shall be grouped with a</w:t>
      </w:r>
      <w:r w:rsidR="005A7892" w:rsidRPr="00A03C55">
        <w:t xml:space="preserve"> </w:t>
      </w:r>
      <w:r w:rsidRPr="00A03C55">
        <w:t xml:space="preserve">Secure Node or Secure Application </w:t>
      </w:r>
      <w:r w:rsidR="004233CE" w:rsidRPr="00A03C55">
        <w:t>in the Audit Trail and Node Authentication (ATNA) Profile.</w:t>
      </w:r>
    </w:p>
    <w:p w14:paraId="6C19DD5A" w14:textId="77777777" w:rsidR="006E7B7A" w:rsidRPr="00A03C55" w:rsidRDefault="006E7B7A" w:rsidP="006E7B7A">
      <w:pPr>
        <w:pStyle w:val="BodyText"/>
      </w:pPr>
      <w:r w:rsidRPr="00A03C55">
        <w:t>The use of encrypted TLS is recommended when the transmission is not otherwise secured (e.g., transmission over a secure network)</w:t>
      </w:r>
    </w:p>
    <w:p w14:paraId="374DB903" w14:textId="7CAA765C" w:rsidR="006E7B7A" w:rsidRPr="00A03C55" w:rsidRDefault="006E7B7A" w:rsidP="006E7B7A">
      <w:pPr>
        <w:pStyle w:val="BodyText"/>
      </w:pPr>
      <w:r w:rsidRPr="00A03C55">
        <w:t xml:space="preserve">Additionally, it is recommended that the Document Metadata Notify transaction be associated with a SAML assertion outlining authorizations to the notification content so that the Document Metadata Notification Recipient will be able to enforce these authorizations (for example, see the </w:t>
      </w:r>
      <w:r w:rsidR="004233CE" w:rsidRPr="00A03C55">
        <w:t>Cross-Enterprise User Assertion (</w:t>
      </w:r>
      <w:r w:rsidRPr="00A03C55">
        <w:t>XUA</w:t>
      </w:r>
      <w:r w:rsidR="004233CE" w:rsidRPr="00A03C55">
        <w:t>)</w:t>
      </w:r>
      <w:r w:rsidRPr="00A03C55">
        <w:t xml:space="preserve"> Profile ITI TF-1:13). This recommendation is highly dependent on an XDS Affinity Domain managing roles for its users correctly as most of the authorizations will be based on roles.</w:t>
      </w:r>
    </w:p>
    <w:p w14:paraId="3BBF708C" w14:textId="77777777" w:rsidR="006E7B7A" w:rsidRPr="00A03C55" w:rsidRDefault="006E7B7A" w:rsidP="006E7B7A">
      <w:pPr>
        <w:pStyle w:val="Heading4"/>
        <w:numPr>
          <w:ilvl w:val="0"/>
          <w:numId w:val="0"/>
        </w:numPr>
        <w:rPr>
          <w:noProof w:val="0"/>
        </w:rPr>
      </w:pPr>
      <w:bookmarkStart w:id="1994" w:name="_Toc231117743"/>
      <w:bookmarkStart w:id="1995" w:name="_Toc363803066"/>
      <w:bookmarkStart w:id="1996" w:name="_Toc428454166"/>
      <w:r w:rsidRPr="00A03C55">
        <w:rPr>
          <w:noProof w:val="0"/>
        </w:rPr>
        <w:t>3.53.5.1 Audit Record Considerations</w:t>
      </w:r>
      <w:bookmarkEnd w:id="1994"/>
      <w:bookmarkEnd w:id="1995"/>
      <w:bookmarkEnd w:id="1996"/>
      <w:r w:rsidRPr="00A03C55">
        <w:rPr>
          <w:noProof w:val="0"/>
        </w:rPr>
        <w:t xml:space="preserve"> </w:t>
      </w:r>
    </w:p>
    <w:p w14:paraId="3A4D7723" w14:textId="1C256577" w:rsidR="006E7B7A" w:rsidRPr="00A03C55" w:rsidRDefault="006E7B7A" w:rsidP="006E7B7A">
      <w:pPr>
        <w:pStyle w:val="BodyText"/>
      </w:pPr>
      <w:r w:rsidRPr="00A03C55">
        <w:t xml:space="preserve">The Document Metadata Notify transaction is an Export event, as defined in ITI TF-2a: </w:t>
      </w:r>
      <w:r w:rsidR="00D370AE" w:rsidRPr="00A03C55">
        <w:t>Table 3.20.4.1.1.1-1</w:t>
      </w:r>
      <w:r w:rsidRPr="00A03C55">
        <w:t xml:space="preserve">. The actors involved in the transaction shall create audit data in conformance with DICOM Part 15 “Data Export”/”Data Import”, with the following exceptions. </w:t>
      </w:r>
    </w:p>
    <w:p w14:paraId="48E0501B" w14:textId="77777777" w:rsidR="006E7B7A" w:rsidRPr="00A03C55" w:rsidRDefault="006E7B7A" w:rsidP="006E7B7A">
      <w:pPr>
        <w:pStyle w:val="Heading5"/>
        <w:numPr>
          <w:ilvl w:val="0"/>
          <w:numId w:val="0"/>
        </w:numPr>
        <w:rPr>
          <w:noProof w:val="0"/>
        </w:rPr>
      </w:pPr>
      <w:bookmarkStart w:id="1997" w:name="_Toc231117744"/>
      <w:bookmarkStart w:id="1998" w:name="_Toc363803067"/>
      <w:r w:rsidRPr="00A03C55">
        <w:rPr>
          <w:noProof w:val="0"/>
        </w:rPr>
        <w:t>3.53.5.1.1 Document Metadata Notification Recipient audit message:</w:t>
      </w:r>
      <w:bookmarkEnd w:id="1997"/>
      <w:bookmarkEnd w:id="1998"/>
    </w:p>
    <w:p w14:paraId="77F0F664"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0B2DD1E4" w14:textId="77777777" w:rsidTr="008E3CF3">
        <w:trPr>
          <w:cantSplit/>
        </w:trPr>
        <w:tc>
          <w:tcPr>
            <w:tcW w:w="1458" w:type="dxa"/>
            <w:tcBorders>
              <w:bottom w:val="single" w:sz="4" w:space="0" w:color="auto"/>
            </w:tcBorders>
            <w:textDirection w:val="btLr"/>
            <w:vAlign w:val="center"/>
          </w:tcPr>
          <w:p w14:paraId="7229640B"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38EFF4CE"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688F5195" w14:textId="77777777" w:rsidR="006E7B7A" w:rsidRPr="00A03C55" w:rsidRDefault="006E7B7A" w:rsidP="008E3CF3">
            <w:pPr>
              <w:pStyle w:val="TableEntryHeader"/>
              <w:rPr>
                <w:noProof w:val="0"/>
                <w:kern w:val="28"/>
              </w:rPr>
            </w:pPr>
            <w:r w:rsidRPr="00A03C55">
              <w:rPr>
                <w:noProof w:val="0"/>
              </w:rPr>
              <w:t>Opt</w:t>
            </w:r>
          </w:p>
        </w:tc>
        <w:tc>
          <w:tcPr>
            <w:tcW w:w="4878" w:type="dxa"/>
            <w:tcBorders>
              <w:bottom w:val="single" w:sz="4" w:space="0" w:color="auto"/>
            </w:tcBorders>
            <w:vAlign w:val="center"/>
          </w:tcPr>
          <w:p w14:paraId="5D39BDA9"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2D68F0B5" w14:textId="77777777" w:rsidTr="008E3CF3">
        <w:trPr>
          <w:cantSplit/>
        </w:trPr>
        <w:tc>
          <w:tcPr>
            <w:tcW w:w="1458" w:type="dxa"/>
            <w:vMerge w:val="restart"/>
            <w:tcBorders>
              <w:top w:val="single" w:sz="4" w:space="0" w:color="auto"/>
            </w:tcBorders>
          </w:tcPr>
          <w:p w14:paraId="77D9D4F7" w14:textId="77777777" w:rsidR="006E7B7A" w:rsidRPr="00A03C55" w:rsidRDefault="006E7B7A" w:rsidP="008E3CF3">
            <w:pPr>
              <w:pStyle w:val="TableEntryHeader"/>
              <w:rPr>
                <w:noProof w:val="0"/>
              </w:rPr>
            </w:pPr>
            <w:r w:rsidRPr="00A03C55">
              <w:rPr>
                <w:noProof w:val="0"/>
              </w:rPr>
              <w:t>Event</w:t>
            </w:r>
          </w:p>
          <w:p w14:paraId="7ACC1052"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019B1F17"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37046E3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40057BBE" w14:textId="77777777" w:rsidR="006E7B7A" w:rsidRPr="00A03C55" w:rsidRDefault="006E7B7A" w:rsidP="008E3CF3">
            <w:pPr>
              <w:pStyle w:val="TableEntry"/>
              <w:rPr>
                <w:noProof w:val="0"/>
                <w:sz w:val="16"/>
                <w:szCs w:val="16"/>
              </w:rPr>
            </w:pPr>
            <w:r w:rsidRPr="00A03C55">
              <w:rPr>
                <w:noProof w:val="0"/>
                <w:sz w:val="16"/>
                <w:szCs w:val="16"/>
              </w:rPr>
              <w:t>EV(110107, DCM, “Import”)</w:t>
            </w:r>
          </w:p>
        </w:tc>
      </w:tr>
      <w:tr w:rsidR="006E7B7A" w:rsidRPr="00A03C55" w14:paraId="22AD2108" w14:textId="77777777" w:rsidTr="008E3CF3">
        <w:trPr>
          <w:cantSplit/>
        </w:trPr>
        <w:tc>
          <w:tcPr>
            <w:tcW w:w="1458" w:type="dxa"/>
            <w:vMerge/>
            <w:vAlign w:val="center"/>
          </w:tcPr>
          <w:p w14:paraId="2DE70A93" w14:textId="77777777" w:rsidR="006E7B7A" w:rsidRPr="00A03C55" w:rsidRDefault="006E7B7A" w:rsidP="008E3CF3">
            <w:pPr>
              <w:pStyle w:val="TableLabel"/>
              <w:rPr>
                <w:noProof w:val="0"/>
                <w:sz w:val="16"/>
              </w:rPr>
            </w:pPr>
          </w:p>
        </w:tc>
        <w:tc>
          <w:tcPr>
            <w:tcW w:w="2610" w:type="dxa"/>
            <w:vAlign w:val="center"/>
          </w:tcPr>
          <w:p w14:paraId="138D736F"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34922E7C"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670E179F" w14:textId="77777777" w:rsidR="006E7B7A" w:rsidRPr="00A03C55" w:rsidRDefault="006E7B7A" w:rsidP="008E3CF3">
            <w:pPr>
              <w:pStyle w:val="TableEntry"/>
              <w:rPr>
                <w:noProof w:val="0"/>
                <w:sz w:val="16"/>
                <w:szCs w:val="16"/>
              </w:rPr>
            </w:pPr>
            <w:r w:rsidRPr="00A03C55">
              <w:rPr>
                <w:noProof w:val="0"/>
                <w:sz w:val="16"/>
                <w:szCs w:val="16"/>
              </w:rPr>
              <w:t xml:space="preserve">“C” (Create) </w:t>
            </w:r>
          </w:p>
        </w:tc>
      </w:tr>
      <w:tr w:rsidR="006E7B7A" w:rsidRPr="00A03C55" w14:paraId="2EC33713" w14:textId="77777777" w:rsidTr="008E3CF3">
        <w:trPr>
          <w:cantSplit/>
        </w:trPr>
        <w:tc>
          <w:tcPr>
            <w:tcW w:w="1458" w:type="dxa"/>
            <w:vMerge/>
            <w:vAlign w:val="center"/>
          </w:tcPr>
          <w:p w14:paraId="66D8E374" w14:textId="77777777" w:rsidR="006E7B7A" w:rsidRPr="00A03C55" w:rsidRDefault="006E7B7A" w:rsidP="008E3CF3">
            <w:pPr>
              <w:pStyle w:val="TableLabel"/>
              <w:rPr>
                <w:noProof w:val="0"/>
                <w:sz w:val="16"/>
              </w:rPr>
            </w:pPr>
          </w:p>
        </w:tc>
        <w:tc>
          <w:tcPr>
            <w:tcW w:w="2610" w:type="dxa"/>
            <w:vAlign w:val="center"/>
          </w:tcPr>
          <w:p w14:paraId="299AD825"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3462D8B6"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4F208CB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1995800" w14:textId="77777777" w:rsidTr="008E3CF3">
        <w:trPr>
          <w:cantSplit/>
        </w:trPr>
        <w:tc>
          <w:tcPr>
            <w:tcW w:w="1458" w:type="dxa"/>
            <w:vMerge/>
            <w:vAlign w:val="center"/>
          </w:tcPr>
          <w:p w14:paraId="1224B1A4" w14:textId="77777777" w:rsidR="006E7B7A" w:rsidRPr="00A03C55" w:rsidRDefault="006E7B7A" w:rsidP="008E3CF3">
            <w:pPr>
              <w:pStyle w:val="TableLabel"/>
              <w:rPr>
                <w:noProof w:val="0"/>
                <w:sz w:val="16"/>
              </w:rPr>
            </w:pPr>
          </w:p>
        </w:tc>
        <w:tc>
          <w:tcPr>
            <w:tcW w:w="2610" w:type="dxa"/>
            <w:vAlign w:val="center"/>
          </w:tcPr>
          <w:p w14:paraId="24BF9CF9"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65F5BF5E"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FBB5AD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4182394" w14:textId="77777777" w:rsidTr="008E3CF3">
        <w:trPr>
          <w:cantSplit/>
        </w:trPr>
        <w:tc>
          <w:tcPr>
            <w:tcW w:w="1458" w:type="dxa"/>
            <w:vMerge/>
            <w:tcBorders>
              <w:bottom w:val="single" w:sz="4" w:space="0" w:color="auto"/>
            </w:tcBorders>
            <w:vAlign w:val="center"/>
          </w:tcPr>
          <w:p w14:paraId="22D1ED0A"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6A7F67FB"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34C4EFBC"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022DDA30" w14:textId="77777777" w:rsidR="006E7B7A" w:rsidRPr="00A03C55" w:rsidRDefault="006E7B7A" w:rsidP="008E3CF3">
            <w:pPr>
              <w:pStyle w:val="TableEntry"/>
              <w:rPr>
                <w:noProof w:val="0"/>
                <w:sz w:val="16"/>
                <w:szCs w:val="16"/>
              </w:rPr>
            </w:pPr>
            <w:r w:rsidRPr="00A03C55">
              <w:rPr>
                <w:noProof w:val="0"/>
                <w:sz w:val="16"/>
                <w:szCs w:val="16"/>
              </w:rPr>
              <w:t>EV(“ITI-53”, “IHE Transactions”, “Document Metadata Notify”)</w:t>
            </w:r>
          </w:p>
        </w:tc>
      </w:tr>
      <w:tr w:rsidR="006E7B7A" w:rsidRPr="00A03C55" w14:paraId="7CBB4B1F" w14:textId="77777777" w:rsidTr="008E3CF3">
        <w:trPr>
          <w:cantSplit/>
        </w:trPr>
        <w:tc>
          <w:tcPr>
            <w:tcW w:w="9666" w:type="dxa"/>
            <w:gridSpan w:val="4"/>
            <w:tcBorders>
              <w:bottom w:val="single" w:sz="4" w:space="0" w:color="auto"/>
            </w:tcBorders>
          </w:tcPr>
          <w:p w14:paraId="1D19AAD4" w14:textId="77777777" w:rsidR="006E7B7A" w:rsidRPr="00A03C55" w:rsidRDefault="006E7B7A" w:rsidP="008E3CF3">
            <w:pPr>
              <w:pStyle w:val="TableEntry"/>
              <w:rPr>
                <w:bCs/>
                <w:noProof w:val="0"/>
              </w:rPr>
            </w:pPr>
            <w:r w:rsidRPr="00A03C55">
              <w:rPr>
                <w:bCs/>
                <w:noProof w:val="0"/>
              </w:rPr>
              <w:t>Source (Document Metadata Notification Broker) (1)</w:t>
            </w:r>
          </w:p>
        </w:tc>
      </w:tr>
      <w:tr w:rsidR="006E7B7A" w:rsidRPr="00A03C55" w14:paraId="3A165388" w14:textId="77777777" w:rsidTr="008E3CF3">
        <w:trPr>
          <w:cantSplit/>
        </w:trPr>
        <w:tc>
          <w:tcPr>
            <w:tcW w:w="9666" w:type="dxa"/>
            <w:gridSpan w:val="4"/>
            <w:tcBorders>
              <w:bottom w:val="single" w:sz="4" w:space="0" w:color="auto"/>
            </w:tcBorders>
          </w:tcPr>
          <w:p w14:paraId="383DE8BC" w14:textId="77777777" w:rsidR="006E7B7A" w:rsidRPr="00A03C55" w:rsidRDefault="006E7B7A" w:rsidP="008E3CF3">
            <w:pPr>
              <w:pStyle w:val="TableEntry"/>
              <w:rPr>
                <w:bCs/>
                <w:noProof w:val="0"/>
              </w:rPr>
            </w:pPr>
            <w:r w:rsidRPr="00A03C55">
              <w:rPr>
                <w:bCs/>
                <w:noProof w:val="0"/>
              </w:rPr>
              <w:t>Destination (Document Metadata Notification Recipient) (1)</w:t>
            </w:r>
          </w:p>
        </w:tc>
      </w:tr>
      <w:tr w:rsidR="006E7B7A" w:rsidRPr="00A03C55" w14:paraId="67F2857B" w14:textId="77777777" w:rsidTr="008E3CF3">
        <w:trPr>
          <w:cantSplit/>
        </w:trPr>
        <w:tc>
          <w:tcPr>
            <w:tcW w:w="9666" w:type="dxa"/>
            <w:gridSpan w:val="4"/>
            <w:tcBorders>
              <w:bottom w:val="single" w:sz="4" w:space="0" w:color="auto"/>
            </w:tcBorders>
          </w:tcPr>
          <w:p w14:paraId="058F5D14" w14:textId="77777777" w:rsidR="006E7B7A" w:rsidRPr="00A03C55" w:rsidRDefault="006E7B7A" w:rsidP="008E3CF3">
            <w:pPr>
              <w:pStyle w:val="TableEntry"/>
              <w:rPr>
                <w:bCs/>
                <w:noProof w:val="0"/>
              </w:rPr>
            </w:pPr>
            <w:r w:rsidRPr="00A03C55">
              <w:rPr>
                <w:bCs/>
                <w:noProof w:val="0"/>
              </w:rPr>
              <w:t>Human Requestor (0..n)</w:t>
            </w:r>
          </w:p>
        </w:tc>
      </w:tr>
      <w:tr w:rsidR="006E7B7A" w:rsidRPr="00A03C55" w14:paraId="0116C0D8" w14:textId="77777777" w:rsidTr="008E3CF3">
        <w:trPr>
          <w:cantSplit/>
        </w:trPr>
        <w:tc>
          <w:tcPr>
            <w:tcW w:w="9666" w:type="dxa"/>
            <w:gridSpan w:val="4"/>
            <w:tcBorders>
              <w:bottom w:val="single" w:sz="4" w:space="0" w:color="auto"/>
            </w:tcBorders>
          </w:tcPr>
          <w:p w14:paraId="5DF7A8E2" w14:textId="77777777" w:rsidR="006E7B7A" w:rsidRPr="00A03C55" w:rsidRDefault="006E7B7A" w:rsidP="008E3CF3">
            <w:pPr>
              <w:pStyle w:val="TableEntry"/>
              <w:rPr>
                <w:bCs/>
                <w:noProof w:val="0"/>
              </w:rPr>
            </w:pPr>
            <w:r w:rsidRPr="00A03C55">
              <w:rPr>
                <w:bCs/>
                <w:noProof w:val="0"/>
              </w:rPr>
              <w:t>Audit Source (Document Metadata Notification Recipient) (1)</w:t>
            </w:r>
          </w:p>
        </w:tc>
      </w:tr>
      <w:tr w:rsidR="006E7B7A" w:rsidRPr="00A03C55" w14:paraId="118224C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60F0D0AB" w14:textId="77777777" w:rsidR="006E7B7A" w:rsidRPr="00A03C55" w:rsidRDefault="006E7B7A" w:rsidP="008E3CF3">
            <w:pPr>
              <w:pStyle w:val="TableEntry"/>
              <w:rPr>
                <w:bCs/>
                <w:noProof w:val="0"/>
              </w:rPr>
            </w:pPr>
            <w:r w:rsidRPr="00A03C55">
              <w:rPr>
                <w:bCs/>
                <w:noProof w:val="0"/>
              </w:rPr>
              <w:t>Patient (0..1)</w:t>
            </w:r>
          </w:p>
        </w:tc>
      </w:tr>
      <w:tr w:rsidR="006E7B7A" w:rsidRPr="00A03C55" w14:paraId="0B02DE1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48CA1134" w14:textId="61B23C67" w:rsidR="006E7B7A" w:rsidRPr="00A03C55" w:rsidRDefault="00B91EBE" w:rsidP="004D6A78">
            <w:pPr>
              <w:pStyle w:val="TableEntry"/>
              <w:rPr>
                <w:bCs/>
                <w:noProof w:val="0"/>
              </w:rPr>
            </w:pPr>
            <w:r w:rsidRPr="00A03C55">
              <w:rPr>
                <w:bCs/>
                <w:noProof w:val="0"/>
              </w:rPr>
              <w:t xml:space="preserve">DocumentEntry/SubmissionSet </w:t>
            </w:r>
            <w:r w:rsidR="006E7B7A" w:rsidRPr="00A03C55">
              <w:rPr>
                <w:bCs/>
                <w:noProof w:val="0"/>
              </w:rPr>
              <w:t xml:space="preserve">(1..n) </w:t>
            </w:r>
          </w:p>
        </w:tc>
      </w:tr>
    </w:tbl>
    <w:p w14:paraId="44C987A8" w14:textId="77777777" w:rsidR="006E7B7A" w:rsidRPr="00A03C55" w:rsidRDefault="006E7B7A" w:rsidP="006E7B7A">
      <w:pPr>
        <w:pStyle w:val="BodyText"/>
      </w:pPr>
      <w:r w:rsidRPr="00A03C55">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D1A8C1B" w14:textId="77777777" w:rsidTr="008E3CF3">
        <w:trPr>
          <w:cantSplit/>
        </w:trPr>
        <w:tc>
          <w:tcPr>
            <w:tcW w:w="1548" w:type="dxa"/>
            <w:vMerge w:val="restart"/>
          </w:tcPr>
          <w:p w14:paraId="02661DB7" w14:textId="77777777" w:rsidR="006E7B7A" w:rsidRPr="00A03C55" w:rsidRDefault="006E7B7A" w:rsidP="008E3CF3">
            <w:pPr>
              <w:pStyle w:val="TableEntryHeader"/>
              <w:rPr>
                <w:noProof w:val="0"/>
              </w:rPr>
            </w:pPr>
            <w:r w:rsidRPr="00A03C55">
              <w:rPr>
                <w:noProof w:val="0"/>
              </w:rPr>
              <w:t>Source</w:t>
            </w:r>
          </w:p>
          <w:p w14:paraId="228E9541"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30092B1"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580863F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4F1035B" w14:textId="77777777" w:rsidR="006E7B7A" w:rsidRPr="00A03C55" w:rsidRDefault="006E7B7A" w:rsidP="008E3CF3">
            <w:pPr>
              <w:pStyle w:val="TableEntry"/>
              <w:rPr>
                <w:noProof w:val="0"/>
                <w:sz w:val="16"/>
                <w:szCs w:val="16"/>
              </w:rPr>
            </w:pPr>
            <w:r w:rsidRPr="00A03C55">
              <w:rPr>
                <w:noProof w:val="0"/>
                <w:sz w:val="16"/>
                <w:szCs w:val="16"/>
              </w:rPr>
              <w:t>When WS-Addressing is used: &lt;From/&gt;</w:t>
            </w:r>
          </w:p>
        </w:tc>
      </w:tr>
      <w:tr w:rsidR="006E7B7A" w:rsidRPr="00A03C55" w14:paraId="765C9AA9" w14:textId="77777777" w:rsidTr="008E3CF3">
        <w:trPr>
          <w:cantSplit/>
        </w:trPr>
        <w:tc>
          <w:tcPr>
            <w:tcW w:w="1548" w:type="dxa"/>
            <w:vMerge/>
            <w:textDirection w:val="btLr"/>
            <w:vAlign w:val="center"/>
          </w:tcPr>
          <w:p w14:paraId="3E7DBDAD" w14:textId="77777777" w:rsidR="006E7B7A" w:rsidRPr="00A03C55" w:rsidRDefault="006E7B7A" w:rsidP="008E3CF3">
            <w:pPr>
              <w:pStyle w:val="TableLabel"/>
              <w:rPr>
                <w:noProof w:val="0"/>
                <w:sz w:val="16"/>
              </w:rPr>
            </w:pPr>
          </w:p>
        </w:tc>
        <w:tc>
          <w:tcPr>
            <w:tcW w:w="2520" w:type="dxa"/>
            <w:vAlign w:val="center"/>
          </w:tcPr>
          <w:p w14:paraId="78E275D4"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22CF3A02"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2F1191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9254BC8" w14:textId="77777777" w:rsidTr="008E3CF3">
        <w:trPr>
          <w:cantSplit/>
        </w:trPr>
        <w:tc>
          <w:tcPr>
            <w:tcW w:w="1548" w:type="dxa"/>
            <w:vMerge/>
            <w:textDirection w:val="btLr"/>
            <w:vAlign w:val="center"/>
          </w:tcPr>
          <w:p w14:paraId="59A649A5" w14:textId="77777777" w:rsidR="006E7B7A" w:rsidRPr="00A03C55" w:rsidRDefault="006E7B7A" w:rsidP="008E3CF3">
            <w:pPr>
              <w:pStyle w:val="TableLabel"/>
              <w:rPr>
                <w:noProof w:val="0"/>
                <w:sz w:val="16"/>
              </w:rPr>
            </w:pPr>
          </w:p>
        </w:tc>
        <w:tc>
          <w:tcPr>
            <w:tcW w:w="2520" w:type="dxa"/>
            <w:vAlign w:val="center"/>
          </w:tcPr>
          <w:p w14:paraId="5B642046"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2B36F56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67106F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6B8DDFD" w14:textId="77777777" w:rsidTr="008E3CF3">
        <w:trPr>
          <w:cantSplit/>
        </w:trPr>
        <w:tc>
          <w:tcPr>
            <w:tcW w:w="1548" w:type="dxa"/>
            <w:vMerge/>
            <w:textDirection w:val="btLr"/>
            <w:vAlign w:val="center"/>
          </w:tcPr>
          <w:p w14:paraId="56D922E1" w14:textId="77777777" w:rsidR="006E7B7A" w:rsidRPr="00A03C55" w:rsidRDefault="006E7B7A" w:rsidP="008E3CF3">
            <w:pPr>
              <w:pStyle w:val="TableLabel"/>
              <w:rPr>
                <w:noProof w:val="0"/>
                <w:sz w:val="16"/>
              </w:rPr>
            </w:pPr>
          </w:p>
        </w:tc>
        <w:tc>
          <w:tcPr>
            <w:tcW w:w="2520" w:type="dxa"/>
            <w:vAlign w:val="center"/>
          </w:tcPr>
          <w:p w14:paraId="631BE8CE"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40BF033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AEB7A1F"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1934123" w14:textId="77777777" w:rsidTr="008E3CF3">
        <w:trPr>
          <w:cantSplit/>
        </w:trPr>
        <w:tc>
          <w:tcPr>
            <w:tcW w:w="1548" w:type="dxa"/>
            <w:vMerge/>
            <w:textDirection w:val="btLr"/>
            <w:vAlign w:val="center"/>
          </w:tcPr>
          <w:p w14:paraId="6D290DF2" w14:textId="77777777" w:rsidR="006E7B7A" w:rsidRPr="00A03C55" w:rsidRDefault="006E7B7A" w:rsidP="008E3CF3">
            <w:pPr>
              <w:pStyle w:val="TableLabel"/>
              <w:rPr>
                <w:noProof w:val="0"/>
                <w:sz w:val="16"/>
              </w:rPr>
            </w:pPr>
          </w:p>
        </w:tc>
        <w:tc>
          <w:tcPr>
            <w:tcW w:w="2520" w:type="dxa"/>
            <w:vAlign w:val="center"/>
          </w:tcPr>
          <w:p w14:paraId="5B08F15A"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011FEE0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40FB3E56"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2030E584" w14:textId="77777777" w:rsidTr="008E3CF3">
        <w:trPr>
          <w:cantSplit/>
        </w:trPr>
        <w:tc>
          <w:tcPr>
            <w:tcW w:w="1548" w:type="dxa"/>
            <w:vMerge/>
            <w:textDirection w:val="btLr"/>
            <w:vAlign w:val="center"/>
          </w:tcPr>
          <w:p w14:paraId="09369D22" w14:textId="77777777" w:rsidR="006E7B7A" w:rsidRPr="00A03C55" w:rsidRDefault="006E7B7A" w:rsidP="008E3CF3">
            <w:pPr>
              <w:pStyle w:val="TableLabel"/>
              <w:rPr>
                <w:noProof w:val="0"/>
                <w:sz w:val="16"/>
              </w:rPr>
            </w:pPr>
          </w:p>
        </w:tc>
        <w:tc>
          <w:tcPr>
            <w:tcW w:w="2520" w:type="dxa"/>
            <w:vAlign w:val="center"/>
          </w:tcPr>
          <w:p w14:paraId="0F36C46C"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431A2283"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CAAD16B"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3307F646" w14:textId="77777777" w:rsidTr="008E3CF3">
        <w:trPr>
          <w:cantSplit/>
        </w:trPr>
        <w:tc>
          <w:tcPr>
            <w:tcW w:w="1548" w:type="dxa"/>
            <w:vMerge/>
            <w:textDirection w:val="btLr"/>
            <w:vAlign w:val="center"/>
          </w:tcPr>
          <w:p w14:paraId="0EE1C529" w14:textId="77777777" w:rsidR="006E7B7A" w:rsidRPr="00A03C55" w:rsidRDefault="006E7B7A" w:rsidP="008E3CF3">
            <w:pPr>
              <w:pStyle w:val="TableLabel"/>
              <w:rPr>
                <w:noProof w:val="0"/>
                <w:sz w:val="16"/>
              </w:rPr>
            </w:pPr>
          </w:p>
        </w:tc>
        <w:tc>
          <w:tcPr>
            <w:tcW w:w="2520" w:type="dxa"/>
            <w:vAlign w:val="center"/>
          </w:tcPr>
          <w:p w14:paraId="06555EF6"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1428A52A"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654ECA9"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37F9E0A"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44C1C1A" w14:textId="77777777" w:rsidTr="008E3CF3">
        <w:trPr>
          <w:cantSplit/>
        </w:trPr>
        <w:tc>
          <w:tcPr>
            <w:tcW w:w="1548" w:type="dxa"/>
            <w:vMerge w:val="restart"/>
            <w:tcBorders>
              <w:top w:val="single" w:sz="4" w:space="0" w:color="auto"/>
            </w:tcBorders>
          </w:tcPr>
          <w:p w14:paraId="61DED1D4" w14:textId="77777777" w:rsidR="006E7B7A" w:rsidRPr="00A03C55" w:rsidRDefault="006E7B7A" w:rsidP="00A726AB">
            <w:pPr>
              <w:pStyle w:val="TableEntryHeader"/>
              <w:rPr>
                <w:noProof w:val="0"/>
              </w:rPr>
            </w:pPr>
            <w:r w:rsidRPr="00A03C55">
              <w:rPr>
                <w:noProof w:val="0"/>
              </w:rPr>
              <w:t>Destination</w:t>
            </w:r>
          </w:p>
          <w:p w14:paraId="3C2496F2" w14:textId="77777777" w:rsidR="006E7B7A" w:rsidRPr="00A03C55" w:rsidRDefault="006E7B7A" w:rsidP="003462A5">
            <w:pPr>
              <w:pStyle w:val="TableEntryHeader"/>
              <w:rPr>
                <w:bCs/>
                <w:noProof w:val="0"/>
                <w:sz w:val="12"/>
                <w:szCs w:val="12"/>
              </w:rPr>
            </w:pPr>
            <w:r w:rsidRPr="00A03C55">
              <w:rPr>
                <w:bCs/>
                <w:noProof w:val="0"/>
                <w:sz w:val="12"/>
                <w:szCs w:val="12"/>
              </w:rPr>
              <w:t>AuditMessage/</w:t>
            </w:r>
            <w:r w:rsidRPr="00A03C55">
              <w:rPr>
                <w:bCs/>
                <w:noProof w:val="0"/>
                <w:sz w:val="12"/>
                <w:szCs w:val="12"/>
              </w:rPr>
              <w:br/>
            </w:r>
            <w:r w:rsidRPr="00A03C55">
              <w:rPr>
                <w:bCs/>
                <w:noProof w:val="0"/>
                <w:sz w:val="12"/>
              </w:rPr>
              <w:t>ActiveParticipant</w:t>
            </w:r>
          </w:p>
        </w:tc>
        <w:tc>
          <w:tcPr>
            <w:tcW w:w="2520" w:type="dxa"/>
            <w:tcBorders>
              <w:top w:val="single" w:sz="4" w:space="0" w:color="auto"/>
            </w:tcBorders>
            <w:vAlign w:val="center"/>
          </w:tcPr>
          <w:p w14:paraId="62BF8F17" w14:textId="77777777" w:rsidR="006E7B7A" w:rsidRPr="00A03C55" w:rsidRDefault="006E7B7A" w:rsidP="00A726AB">
            <w:pPr>
              <w:pStyle w:val="TableEntry"/>
              <w:keepNext/>
              <w:rPr>
                <w:i/>
                <w:noProof w:val="0"/>
                <w:sz w:val="16"/>
                <w:szCs w:val="16"/>
              </w:rPr>
            </w:pPr>
            <w:r w:rsidRPr="00A03C55">
              <w:rPr>
                <w:i/>
                <w:noProof w:val="0"/>
                <w:sz w:val="16"/>
                <w:szCs w:val="16"/>
              </w:rPr>
              <w:t>UserID</w:t>
            </w:r>
          </w:p>
        </w:tc>
        <w:tc>
          <w:tcPr>
            <w:tcW w:w="630" w:type="dxa"/>
            <w:tcBorders>
              <w:top w:val="single" w:sz="4" w:space="0" w:color="auto"/>
            </w:tcBorders>
            <w:vAlign w:val="center"/>
          </w:tcPr>
          <w:p w14:paraId="69E142A4" w14:textId="77777777" w:rsidR="006E7B7A" w:rsidRPr="00A03C55" w:rsidRDefault="006E7B7A" w:rsidP="00A726AB">
            <w:pPr>
              <w:pStyle w:val="TableEntry"/>
              <w:keepNext/>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01C66CE4" w14:textId="77777777" w:rsidR="006E7B7A" w:rsidRPr="00A03C55" w:rsidRDefault="006E7B7A" w:rsidP="00A726AB">
            <w:pPr>
              <w:pStyle w:val="TableEntry"/>
              <w:keepNext/>
              <w:rPr>
                <w:i/>
                <w:iCs/>
                <w:noProof w:val="0"/>
                <w:sz w:val="16"/>
                <w:szCs w:val="16"/>
              </w:rPr>
            </w:pPr>
            <w:r w:rsidRPr="00A03C55">
              <w:rPr>
                <w:i/>
                <w:iCs/>
                <w:noProof w:val="0"/>
                <w:sz w:val="16"/>
                <w:szCs w:val="16"/>
              </w:rPr>
              <w:t>not specialized</w:t>
            </w:r>
          </w:p>
        </w:tc>
      </w:tr>
      <w:tr w:rsidR="006E7B7A" w:rsidRPr="00A03C55" w14:paraId="18400B5F" w14:textId="77777777" w:rsidTr="008E3CF3">
        <w:trPr>
          <w:cantSplit/>
        </w:trPr>
        <w:tc>
          <w:tcPr>
            <w:tcW w:w="1548" w:type="dxa"/>
            <w:vMerge/>
            <w:textDirection w:val="btLr"/>
            <w:vAlign w:val="center"/>
          </w:tcPr>
          <w:p w14:paraId="66DEF0E7" w14:textId="77777777" w:rsidR="006E7B7A" w:rsidRPr="00A03C55" w:rsidRDefault="006E7B7A" w:rsidP="00A726AB">
            <w:pPr>
              <w:pStyle w:val="TableLabel"/>
              <w:rPr>
                <w:noProof w:val="0"/>
                <w:sz w:val="16"/>
              </w:rPr>
            </w:pPr>
          </w:p>
        </w:tc>
        <w:tc>
          <w:tcPr>
            <w:tcW w:w="2520" w:type="dxa"/>
            <w:vAlign w:val="center"/>
          </w:tcPr>
          <w:p w14:paraId="11CCCE80" w14:textId="77777777" w:rsidR="006E7B7A" w:rsidRPr="00A03C55" w:rsidRDefault="006E7B7A" w:rsidP="00A726AB">
            <w:pPr>
              <w:pStyle w:val="TableEntry"/>
              <w:keepNext/>
              <w:rPr>
                <w:noProof w:val="0"/>
                <w:sz w:val="16"/>
                <w:szCs w:val="16"/>
              </w:rPr>
            </w:pPr>
            <w:r w:rsidRPr="00A03C55">
              <w:rPr>
                <w:noProof w:val="0"/>
                <w:sz w:val="16"/>
                <w:szCs w:val="16"/>
              </w:rPr>
              <w:t>AlternativeUserID</w:t>
            </w:r>
          </w:p>
        </w:tc>
        <w:tc>
          <w:tcPr>
            <w:tcW w:w="630" w:type="dxa"/>
            <w:vAlign w:val="center"/>
          </w:tcPr>
          <w:p w14:paraId="791AAC49" w14:textId="77777777" w:rsidR="006E7B7A" w:rsidRPr="00A03C55" w:rsidRDefault="006E7B7A" w:rsidP="00A726AB">
            <w:pPr>
              <w:pStyle w:val="TableEntry"/>
              <w:keepNext/>
              <w:jc w:val="center"/>
              <w:rPr>
                <w:noProof w:val="0"/>
                <w:sz w:val="16"/>
                <w:szCs w:val="16"/>
              </w:rPr>
            </w:pPr>
            <w:r w:rsidRPr="00A03C55">
              <w:rPr>
                <w:noProof w:val="0"/>
                <w:sz w:val="16"/>
                <w:szCs w:val="16"/>
              </w:rPr>
              <w:t>M</w:t>
            </w:r>
          </w:p>
        </w:tc>
        <w:tc>
          <w:tcPr>
            <w:tcW w:w="4968" w:type="dxa"/>
            <w:vAlign w:val="center"/>
          </w:tcPr>
          <w:p w14:paraId="0F5057AC" w14:textId="77777777" w:rsidR="006E7B7A" w:rsidRPr="00A03C55" w:rsidRDefault="006E7B7A" w:rsidP="00A726AB">
            <w:pPr>
              <w:pStyle w:val="TableEntry"/>
              <w:keepNext/>
              <w:rPr>
                <w:noProof w:val="0"/>
                <w:sz w:val="16"/>
                <w:szCs w:val="16"/>
              </w:rPr>
            </w:pPr>
            <w:r w:rsidRPr="00A03C55">
              <w:rPr>
                <w:noProof w:val="0"/>
                <w:sz w:val="16"/>
                <w:szCs w:val="16"/>
              </w:rPr>
              <w:t>the process ID as used within the local operating system in the local system logs.</w:t>
            </w:r>
          </w:p>
        </w:tc>
      </w:tr>
      <w:tr w:rsidR="006E7B7A" w:rsidRPr="00A03C55" w14:paraId="506FDA7C" w14:textId="77777777" w:rsidTr="008E3CF3">
        <w:trPr>
          <w:cantSplit/>
        </w:trPr>
        <w:tc>
          <w:tcPr>
            <w:tcW w:w="1548" w:type="dxa"/>
            <w:vMerge/>
            <w:textDirection w:val="btLr"/>
            <w:vAlign w:val="center"/>
          </w:tcPr>
          <w:p w14:paraId="6C010397" w14:textId="77777777" w:rsidR="006E7B7A" w:rsidRPr="00A03C55" w:rsidRDefault="006E7B7A" w:rsidP="00A726AB">
            <w:pPr>
              <w:pStyle w:val="TableLabel"/>
              <w:rPr>
                <w:noProof w:val="0"/>
                <w:sz w:val="16"/>
              </w:rPr>
            </w:pPr>
          </w:p>
        </w:tc>
        <w:tc>
          <w:tcPr>
            <w:tcW w:w="2520" w:type="dxa"/>
            <w:vAlign w:val="center"/>
          </w:tcPr>
          <w:p w14:paraId="7DF3AE04" w14:textId="77777777" w:rsidR="006E7B7A" w:rsidRPr="00A03C55" w:rsidRDefault="006E7B7A" w:rsidP="00A726AB">
            <w:pPr>
              <w:pStyle w:val="TableEntry"/>
              <w:keepNext/>
              <w:rPr>
                <w:i/>
                <w:iCs/>
                <w:noProof w:val="0"/>
                <w:sz w:val="16"/>
                <w:szCs w:val="16"/>
              </w:rPr>
            </w:pPr>
            <w:r w:rsidRPr="00A03C55">
              <w:rPr>
                <w:i/>
                <w:iCs/>
                <w:noProof w:val="0"/>
                <w:sz w:val="16"/>
                <w:szCs w:val="16"/>
              </w:rPr>
              <w:t>UserName</w:t>
            </w:r>
          </w:p>
        </w:tc>
        <w:tc>
          <w:tcPr>
            <w:tcW w:w="630" w:type="dxa"/>
            <w:vAlign w:val="center"/>
          </w:tcPr>
          <w:p w14:paraId="0867BA88" w14:textId="77777777" w:rsidR="006E7B7A" w:rsidRPr="00A03C55" w:rsidRDefault="006E7B7A" w:rsidP="00A726AB">
            <w:pPr>
              <w:pStyle w:val="TableEntry"/>
              <w:keepNext/>
              <w:jc w:val="center"/>
              <w:rPr>
                <w:i/>
                <w:iCs/>
                <w:noProof w:val="0"/>
                <w:sz w:val="16"/>
                <w:szCs w:val="16"/>
              </w:rPr>
            </w:pPr>
            <w:r w:rsidRPr="00A03C55">
              <w:rPr>
                <w:i/>
                <w:iCs/>
                <w:noProof w:val="0"/>
                <w:sz w:val="16"/>
                <w:szCs w:val="16"/>
              </w:rPr>
              <w:t>U</w:t>
            </w:r>
          </w:p>
        </w:tc>
        <w:tc>
          <w:tcPr>
            <w:tcW w:w="4968" w:type="dxa"/>
            <w:vAlign w:val="center"/>
          </w:tcPr>
          <w:p w14:paraId="0E6B9640" w14:textId="77777777" w:rsidR="006E7B7A" w:rsidRPr="00A03C55" w:rsidRDefault="006E7B7A" w:rsidP="00A726AB">
            <w:pPr>
              <w:pStyle w:val="TableEntry"/>
              <w:keepNext/>
              <w:rPr>
                <w:i/>
                <w:iCs/>
                <w:noProof w:val="0"/>
                <w:sz w:val="16"/>
                <w:szCs w:val="16"/>
              </w:rPr>
            </w:pPr>
            <w:r w:rsidRPr="00A03C55">
              <w:rPr>
                <w:i/>
                <w:iCs/>
                <w:noProof w:val="0"/>
                <w:sz w:val="16"/>
                <w:szCs w:val="16"/>
              </w:rPr>
              <w:t>not specialized</w:t>
            </w:r>
          </w:p>
        </w:tc>
      </w:tr>
      <w:tr w:rsidR="006E7B7A" w:rsidRPr="00A03C55" w14:paraId="77E63158" w14:textId="77777777" w:rsidTr="008E3CF3">
        <w:trPr>
          <w:cantSplit/>
        </w:trPr>
        <w:tc>
          <w:tcPr>
            <w:tcW w:w="1548" w:type="dxa"/>
            <w:vMerge/>
            <w:textDirection w:val="btLr"/>
            <w:vAlign w:val="center"/>
          </w:tcPr>
          <w:p w14:paraId="6E1D9A97" w14:textId="77777777" w:rsidR="006E7B7A" w:rsidRPr="00A03C55" w:rsidRDefault="006E7B7A" w:rsidP="00A726AB">
            <w:pPr>
              <w:pStyle w:val="TableLabel"/>
              <w:rPr>
                <w:noProof w:val="0"/>
                <w:sz w:val="16"/>
              </w:rPr>
            </w:pPr>
          </w:p>
        </w:tc>
        <w:tc>
          <w:tcPr>
            <w:tcW w:w="2520" w:type="dxa"/>
            <w:vAlign w:val="center"/>
          </w:tcPr>
          <w:p w14:paraId="00C08101" w14:textId="77777777" w:rsidR="006E7B7A" w:rsidRPr="00A03C55" w:rsidRDefault="006E7B7A" w:rsidP="00A726AB">
            <w:pPr>
              <w:pStyle w:val="TableEntry"/>
              <w:keepNext/>
              <w:rPr>
                <w:i/>
                <w:iCs/>
                <w:noProof w:val="0"/>
                <w:sz w:val="16"/>
                <w:szCs w:val="16"/>
              </w:rPr>
            </w:pPr>
            <w:r w:rsidRPr="00A03C55">
              <w:rPr>
                <w:i/>
                <w:iCs/>
                <w:noProof w:val="0"/>
                <w:sz w:val="16"/>
                <w:szCs w:val="16"/>
              </w:rPr>
              <w:t>UserIsRequestor</w:t>
            </w:r>
          </w:p>
        </w:tc>
        <w:tc>
          <w:tcPr>
            <w:tcW w:w="630" w:type="dxa"/>
            <w:vAlign w:val="center"/>
          </w:tcPr>
          <w:p w14:paraId="7421B770" w14:textId="77777777" w:rsidR="006E7B7A" w:rsidRPr="00A03C55" w:rsidRDefault="006E7B7A" w:rsidP="00A726AB">
            <w:pPr>
              <w:pStyle w:val="TableEntry"/>
              <w:keepNext/>
              <w:jc w:val="center"/>
              <w:rPr>
                <w:i/>
                <w:iCs/>
                <w:noProof w:val="0"/>
                <w:sz w:val="16"/>
                <w:szCs w:val="16"/>
              </w:rPr>
            </w:pPr>
            <w:r w:rsidRPr="00A03C55">
              <w:rPr>
                <w:i/>
                <w:iCs/>
                <w:noProof w:val="0"/>
                <w:sz w:val="16"/>
                <w:szCs w:val="16"/>
              </w:rPr>
              <w:t>U</w:t>
            </w:r>
          </w:p>
        </w:tc>
        <w:tc>
          <w:tcPr>
            <w:tcW w:w="4968" w:type="dxa"/>
            <w:vAlign w:val="center"/>
          </w:tcPr>
          <w:p w14:paraId="4C8726BE" w14:textId="77777777" w:rsidR="006E7B7A" w:rsidRPr="00A03C55" w:rsidRDefault="006E7B7A" w:rsidP="00A726AB">
            <w:pPr>
              <w:pStyle w:val="TableEntry"/>
              <w:keepNext/>
              <w:rPr>
                <w:i/>
                <w:iCs/>
                <w:noProof w:val="0"/>
                <w:sz w:val="16"/>
                <w:szCs w:val="16"/>
              </w:rPr>
            </w:pPr>
            <w:r w:rsidRPr="00A03C55">
              <w:rPr>
                <w:i/>
                <w:iCs/>
                <w:noProof w:val="0"/>
                <w:sz w:val="16"/>
                <w:szCs w:val="16"/>
              </w:rPr>
              <w:t>not specialized</w:t>
            </w:r>
          </w:p>
        </w:tc>
      </w:tr>
      <w:tr w:rsidR="006E7B7A" w:rsidRPr="00A03C55" w14:paraId="0F408D2B" w14:textId="77777777" w:rsidTr="008E3CF3">
        <w:trPr>
          <w:cantSplit/>
        </w:trPr>
        <w:tc>
          <w:tcPr>
            <w:tcW w:w="1548" w:type="dxa"/>
            <w:vMerge/>
            <w:textDirection w:val="btLr"/>
            <w:vAlign w:val="center"/>
          </w:tcPr>
          <w:p w14:paraId="54FFF381" w14:textId="77777777" w:rsidR="006E7B7A" w:rsidRPr="00A03C55" w:rsidRDefault="006E7B7A" w:rsidP="00A726AB">
            <w:pPr>
              <w:pStyle w:val="TableLabel"/>
              <w:rPr>
                <w:noProof w:val="0"/>
                <w:sz w:val="16"/>
              </w:rPr>
            </w:pPr>
          </w:p>
        </w:tc>
        <w:tc>
          <w:tcPr>
            <w:tcW w:w="2520" w:type="dxa"/>
            <w:vAlign w:val="center"/>
          </w:tcPr>
          <w:p w14:paraId="7A2D837C" w14:textId="77777777" w:rsidR="006E7B7A" w:rsidRPr="00A03C55" w:rsidRDefault="006E7B7A" w:rsidP="00A726AB">
            <w:pPr>
              <w:pStyle w:val="TableEntry"/>
              <w:keepNext/>
              <w:rPr>
                <w:noProof w:val="0"/>
                <w:sz w:val="16"/>
                <w:szCs w:val="16"/>
              </w:rPr>
            </w:pPr>
            <w:r w:rsidRPr="00A03C55">
              <w:rPr>
                <w:noProof w:val="0"/>
                <w:sz w:val="16"/>
                <w:szCs w:val="16"/>
              </w:rPr>
              <w:t>RoleIDCode</w:t>
            </w:r>
          </w:p>
        </w:tc>
        <w:tc>
          <w:tcPr>
            <w:tcW w:w="630" w:type="dxa"/>
            <w:vAlign w:val="center"/>
          </w:tcPr>
          <w:p w14:paraId="3F1A3444" w14:textId="77777777" w:rsidR="006E7B7A" w:rsidRPr="00A03C55" w:rsidRDefault="006E7B7A" w:rsidP="00A726AB">
            <w:pPr>
              <w:pStyle w:val="TableEntry"/>
              <w:keepNext/>
              <w:jc w:val="center"/>
              <w:rPr>
                <w:noProof w:val="0"/>
                <w:sz w:val="16"/>
                <w:szCs w:val="16"/>
              </w:rPr>
            </w:pPr>
            <w:r w:rsidRPr="00A03C55">
              <w:rPr>
                <w:noProof w:val="0"/>
                <w:sz w:val="16"/>
                <w:szCs w:val="16"/>
              </w:rPr>
              <w:t>M</w:t>
            </w:r>
          </w:p>
        </w:tc>
        <w:tc>
          <w:tcPr>
            <w:tcW w:w="4968" w:type="dxa"/>
            <w:vAlign w:val="center"/>
          </w:tcPr>
          <w:p w14:paraId="6B53F73B" w14:textId="77777777" w:rsidR="006E7B7A" w:rsidRPr="00A03C55" w:rsidRDefault="006E7B7A" w:rsidP="00A726AB">
            <w:pPr>
              <w:pStyle w:val="TableEntry"/>
              <w:keepNext/>
              <w:rPr>
                <w:noProof w:val="0"/>
                <w:sz w:val="16"/>
                <w:szCs w:val="16"/>
              </w:rPr>
            </w:pPr>
            <w:r w:rsidRPr="00A03C55">
              <w:rPr>
                <w:noProof w:val="0"/>
                <w:sz w:val="16"/>
                <w:szCs w:val="16"/>
              </w:rPr>
              <w:t>EV(110152, DCM, “Destination”)</w:t>
            </w:r>
          </w:p>
        </w:tc>
      </w:tr>
      <w:tr w:rsidR="006E7B7A" w:rsidRPr="00A03C55" w14:paraId="5DB60479" w14:textId="77777777" w:rsidTr="008E3CF3">
        <w:trPr>
          <w:cantSplit/>
        </w:trPr>
        <w:tc>
          <w:tcPr>
            <w:tcW w:w="1548" w:type="dxa"/>
            <w:vMerge/>
            <w:textDirection w:val="btLr"/>
            <w:vAlign w:val="center"/>
          </w:tcPr>
          <w:p w14:paraId="3A74727A" w14:textId="77777777" w:rsidR="006E7B7A" w:rsidRPr="00A03C55" w:rsidRDefault="006E7B7A" w:rsidP="00A726AB">
            <w:pPr>
              <w:pStyle w:val="TableLabel"/>
              <w:rPr>
                <w:noProof w:val="0"/>
                <w:sz w:val="16"/>
              </w:rPr>
            </w:pPr>
          </w:p>
        </w:tc>
        <w:tc>
          <w:tcPr>
            <w:tcW w:w="2520" w:type="dxa"/>
            <w:vAlign w:val="center"/>
          </w:tcPr>
          <w:p w14:paraId="20589394" w14:textId="77777777" w:rsidR="006E7B7A" w:rsidRPr="00A03C55" w:rsidRDefault="006E7B7A" w:rsidP="00A726AB">
            <w:pPr>
              <w:pStyle w:val="TableEntry"/>
              <w:keepNext/>
              <w:rPr>
                <w:noProof w:val="0"/>
                <w:sz w:val="16"/>
                <w:szCs w:val="16"/>
              </w:rPr>
            </w:pPr>
            <w:r w:rsidRPr="00A03C55">
              <w:rPr>
                <w:noProof w:val="0"/>
                <w:sz w:val="16"/>
                <w:szCs w:val="16"/>
              </w:rPr>
              <w:t>NetworkAccessPointTypeCode</w:t>
            </w:r>
          </w:p>
        </w:tc>
        <w:tc>
          <w:tcPr>
            <w:tcW w:w="630" w:type="dxa"/>
            <w:vAlign w:val="center"/>
          </w:tcPr>
          <w:p w14:paraId="012265C4" w14:textId="77777777" w:rsidR="006E7B7A" w:rsidRPr="00A03C55" w:rsidRDefault="006E7B7A" w:rsidP="00A726AB">
            <w:pPr>
              <w:pStyle w:val="TableEntry"/>
              <w:keepNext/>
              <w:jc w:val="center"/>
              <w:rPr>
                <w:iCs/>
                <w:noProof w:val="0"/>
                <w:sz w:val="16"/>
                <w:szCs w:val="16"/>
              </w:rPr>
            </w:pPr>
            <w:r w:rsidRPr="00A03C55">
              <w:rPr>
                <w:iCs/>
                <w:noProof w:val="0"/>
                <w:sz w:val="16"/>
                <w:szCs w:val="16"/>
              </w:rPr>
              <w:t>M</w:t>
            </w:r>
          </w:p>
        </w:tc>
        <w:tc>
          <w:tcPr>
            <w:tcW w:w="4968" w:type="dxa"/>
            <w:vAlign w:val="center"/>
          </w:tcPr>
          <w:p w14:paraId="1FA6D13E" w14:textId="77777777" w:rsidR="006E7B7A" w:rsidRPr="00A03C55" w:rsidRDefault="006E7B7A" w:rsidP="00A726AB">
            <w:pPr>
              <w:pStyle w:val="TableEntry"/>
              <w:keepNext/>
              <w:rPr>
                <w:noProof w:val="0"/>
                <w:sz w:val="16"/>
                <w:szCs w:val="16"/>
              </w:rPr>
            </w:pPr>
            <w:r w:rsidRPr="00A03C55">
              <w:rPr>
                <w:noProof w:val="0"/>
                <w:sz w:val="16"/>
                <w:szCs w:val="16"/>
              </w:rPr>
              <w:t>“1” for machine (DNS) name, “2” for IP address</w:t>
            </w:r>
          </w:p>
        </w:tc>
      </w:tr>
      <w:tr w:rsidR="006E7B7A" w:rsidRPr="00A03C55" w14:paraId="50F65B62" w14:textId="77777777" w:rsidTr="008E3CF3">
        <w:trPr>
          <w:cantSplit/>
        </w:trPr>
        <w:tc>
          <w:tcPr>
            <w:tcW w:w="1548" w:type="dxa"/>
            <w:vMerge/>
            <w:textDirection w:val="btLr"/>
            <w:vAlign w:val="center"/>
          </w:tcPr>
          <w:p w14:paraId="2AD69034" w14:textId="77777777" w:rsidR="006E7B7A" w:rsidRPr="00A03C55" w:rsidRDefault="006E7B7A" w:rsidP="00A726AB">
            <w:pPr>
              <w:pStyle w:val="TableLabel"/>
              <w:rPr>
                <w:noProof w:val="0"/>
                <w:sz w:val="16"/>
              </w:rPr>
            </w:pPr>
          </w:p>
        </w:tc>
        <w:tc>
          <w:tcPr>
            <w:tcW w:w="2520" w:type="dxa"/>
            <w:vAlign w:val="center"/>
          </w:tcPr>
          <w:p w14:paraId="0466EED0" w14:textId="77777777" w:rsidR="006E7B7A" w:rsidRPr="00A03C55" w:rsidRDefault="006E7B7A" w:rsidP="00A726AB">
            <w:pPr>
              <w:pStyle w:val="TableEntry"/>
              <w:keepNext/>
              <w:rPr>
                <w:noProof w:val="0"/>
                <w:sz w:val="16"/>
                <w:szCs w:val="16"/>
              </w:rPr>
            </w:pPr>
            <w:r w:rsidRPr="00A03C55">
              <w:rPr>
                <w:noProof w:val="0"/>
                <w:sz w:val="16"/>
                <w:szCs w:val="16"/>
              </w:rPr>
              <w:t>NetworkAccessPointID</w:t>
            </w:r>
          </w:p>
        </w:tc>
        <w:tc>
          <w:tcPr>
            <w:tcW w:w="630" w:type="dxa"/>
            <w:vAlign w:val="center"/>
          </w:tcPr>
          <w:p w14:paraId="7BE465D2" w14:textId="77777777" w:rsidR="006E7B7A" w:rsidRPr="00A03C55" w:rsidRDefault="006E7B7A" w:rsidP="00A726AB">
            <w:pPr>
              <w:pStyle w:val="TableEntry"/>
              <w:keepNext/>
              <w:jc w:val="center"/>
              <w:rPr>
                <w:iCs/>
                <w:noProof w:val="0"/>
                <w:sz w:val="16"/>
                <w:szCs w:val="16"/>
              </w:rPr>
            </w:pPr>
            <w:r w:rsidRPr="00A03C55">
              <w:rPr>
                <w:iCs/>
                <w:noProof w:val="0"/>
                <w:sz w:val="16"/>
                <w:szCs w:val="16"/>
              </w:rPr>
              <w:t>M</w:t>
            </w:r>
          </w:p>
        </w:tc>
        <w:tc>
          <w:tcPr>
            <w:tcW w:w="4968" w:type="dxa"/>
            <w:vAlign w:val="center"/>
          </w:tcPr>
          <w:p w14:paraId="04231557" w14:textId="77777777" w:rsidR="006E7B7A" w:rsidRPr="00A03C55" w:rsidRDefault="006E7B7A" w:rsidP="00A726AB">
            <w:pPr>
              <w:pStyle w:val="TableEntry"/>
              <w:keepNext/>
              <w:rPr>
                <w:noProof w:val="0"/>
                <w:sz w:val="16"/>
                <w:szCs w:val="16"/>
              </w:rPr>
            </w:pPr>
            <w:r w:rsidRPr="00A03C55">
              <w:rPr>
                <w:noProof w:val="0"/>
                <w:sz w:val="16"/>
                <w:szCs w:val="16"/>
              </w:rPr>
              <w:t>The machine name or IP address</w:t>
            </w:r>
          </w:p>
        </w:tc>
      </w:tr>
    </w:tbl>
    <w:p w14:paraId="161CA1F6"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4CC078C9" w14:textId="77777777" w:rsidTr="008E3CF3">
        <w:trPr>
          <w:cantSplit/>
        </w:trPr>
        <w:tc>
          <w:tcPr>
            <w:tcW w:w="1548" w:type="dxa"/>
            <w:vMerge w:val="restart"/>
          </w:tcPr>
          <w:p w14:paraId="637E084C" w14:textId="77777777" w:rsidR="006E7B7A" w:rsidRPr="00A03C55" w:rsidRDefault="006E7B7A" w:rsidP="008E3CF3">
            <w:pPr>
              <w:pStyle w:val="TableEntryHeader"/>
              <w:rPr>
                <w:noProof w:val="0"/>
              </w:rPr>
            </w:pPr>
            <w:r w:rsidRPr="00A03C55">
              <w:rPr>
                <w:noProof w:val="0"/>
              </w:rPr>
              <w:t>Human Requestor (if known)</w:t>
            </w:r>
          </w:p>
          <w:p w14:paraId="751132B5"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FD3478F"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576D11E3"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E54229C" w14:textId="77777777" w:rsidR="006E7B7A" w:rsidRPr="00A03C55" w:rsidRDefault="006E7B7A" w:rsidP="008E3CF3">
            <w:pPr>
              <w:pStyle w:val="TableEntry"/>
              <w:rPr>
                <w:noProof w:val="0"/>
                <w:sz w:val="16"/>
                <w:szCs w:val="16"/>
              </w:rPr>
            </w:pPr>
            <w:r w:rsidRPr="00A03C55">
              <w:rPr>
                <w:noProof w:val="0"/>
                <w:sz w:val="16"/>
                <w:szCs w:val="16"/>
              </w:rPr>
              <w:t>Identity of the human that initiated the transaction.</w:t>
            </w:r>
          </w:p>
        </w:tc>
      </w:tr>
      <w:tr w:rsidR="006E7B7A" w:rsidRPr="00A03C55" w14:paraId="68F2F2E6" w14:textId="77777777" w:rsidTr="008E3CF3">
        <w:trPr>
          <w:cantSplit/>
        </w:trPr>
        <w:tc>
          <w:tcPr>
            <w:tcW w:w="1548" w:type="dxa"/>
            <w:vMerge/>
            <w:textDirection w:val="btLr"/>
            <w:vAlign w:val="center"/>
          </w:tcPr>
          <w:p w14:paraId="0EE6A71E" w14:textId="77777777" w:rsidR="006E7B7A" w:rsidRPr="00A03C55" w:rsidRDefault="006E7B7A" w:rsidP="008E3CF3">
            <w:pPr>
              <w:pStyle w:val="TableLabel"/>
              <w:rPr>
                <w:noProof w:val="0"/>
                <w:sz w:val="16"/>
              </w:rPr>
            </w:pPr>
          </w:p>
        </w:tc>
        <w:tc>
          <w:tcPr>
            <w:tcW w:w="2520" w:type="dxa"/>
            <w:vAlign w:val="center"/>
          </w:tcPr>
          <w:p w14:paraId="41A5D32F"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11A38F2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AB6FC1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F29E94B" w14:textId="77777777" w:rsidTr="008E3CF3">
        <w:trPr>
          <w:cantSplit/>
        </w:trPr>
        <w:tc>
          <w:tcPr>
            <w:tcW w:w="1548" w:type="dxa"/>
            <w:vMerge/>
            <w:textDirection w:val="btLr"/>
            <w:vAlign w:val="center"/>
          </w:tcPr>
          <w:p w14:paraId="4B5D3FE4" w14:textId="77777777" w:rsidR="006E7B7A" w:rsidRPr="00A03C55" w:rsidRDefault="006E7B7A" w:rsidP="008E3CF3">
            <w:pPr>
              <w:pStyle w:val="TableLabel"/>
              <w:rPr>
                <w:noProof w:val="0"/>
                <w:sz w:val="16"/>
              </w:rPr>
            </w:pPr>
          </w:p>
        </w:tc>
        <w:tc>
          <w:tcPr>
            <w:tcW w:w="2520" w:type="dxa"/>
            <w:vAlign w:val="center"/>
          </w:tcPr>
          <w:p w14:paraId="5368DB9A"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78BD919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B8818B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3833984" w14:textId="77777777" w:rsidTr="008E3CF3">
        <w:trPr>
          <w:cantSplit/>
        </w:trPr>
        <w:tc>
          <w:tcPr>
            <w:tcW w:w="1548" w:type="dxa"/>
            <w:vMerge/>
            <w:textDirection w:val="btLr"/>
            <w:vAlign w:val="center"/>
          </w:tcPr>
          <w:p w14:paraId="15E7CBE6" w14:textId="77777777" w:rsidR="006E7B7A" w:rsidRPr="00A03C55" w:rsidRDefault="006E7B7A" w:rsidP="008E3CF3">
            <w:pPr>
              <w:pStyle w:val="TableLabel"/>
              <w:rPr>
                <w:noProof w:val="0"/>
                <w:sz w:val="16"/>
              </w:rPr>
            </w:pPr>
          </w:p>
        </w:tc>
        <w:tc>
          <w:tcPr>
            <w:tcW w:w="2520" w:type="dxa"/>
            <w:vAlign w:val="center"/>
          </w:tcPr>
          <w:p w14:paraId="7885EE60"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4516BF1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4AD32D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18DC3BC" w14:textId="77777777" w:rsidTr="008E3CF3">
        <w:trPr>
          <w:cantSplit/>
        </w:trPr>
        <w:tc>
          <w:tcPr>
            <w:tcW w:w="1548" w:type="dxa"/>
            <w:vMerge/>
            <w:textDirection w:val="btLr"/>
            <w:vAlign w:val="center"/>
          </w:tcPr>
          <w:p w14:paraId="6C4262A1" w14:textId="77777777" w:rsidR="006E7B7A" w:rsidRPr="00A03C55" w:rsidRDefault="006E7B7A" w:rsidP="008E3CF3">
            <w:pPr>
              <w:pStyle w:val="TableLabel"/>
              <w:rPr>
                <w:noProof w:val="0"/>
                <w:sz w:val="16"/>
              </w:rPr>
            </w:pPr>
          </w:p>
        </w:tc>
        <w:tc>
          <w:tcPr>
            <w:tcW w:w="2520" w:type="dxa"/>
            <w:vAlign w:val="center"/>
          </w:tcPr>
          <w:p w14:paraId="49CEA6FC"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17E8EBFD" w14:textId="77777777" w:rsidR="006E7B7A" w:rsidRPr="00A03C55" w:rsidRDefault="006E7B7A" w:rsidP="008E3CF3">
            <w:pPr>
              <w:pStyle w:val="TableEntry"/>
              <w:jc w:val="center"/>
              <w:rPr>
                <w:noProof w:val="0"/>
                <w:sz w:val="16"/>
                <w:szCs w:val="16"/>
              </w:rPr>
            </w:pPr>
            <w:r w:rsidRPr="00A03C55">
              <w:rPr>
                <w:noProof w:val="0"/>
                <w:sz w:val="16"/>
                <w:szCs w:val="16"/>
              </w:rPr>
              <w:t>U</w:t>
            </w:r>
          </w:p>
        </w:tc>
        <w:tc>
          <w:tcPr>
            <w:tcW w:w="4968" w:type="dxa"/>
            <w:vAlign w:val="center"/>
          </w:tcPr>
          <w:p w14:paraId="5DB2059A" w14:textId="77777777" w:rsidR="006E7B7A" w:rsidRPr="00A03C55" w:rsidRDefault="006E7B7A" w:rsidP="008E3CF3">
            <w:pPr>
              <w:pStyle w:val="TableEntry"/>
              <w:rPr>
                <w:noProof w:val="0"/>
                <w:sz w:val="16"/>
                <w:szCs w:val="16"/>
              </w:rPr>
            </w:pPr>
            <w:r w:rsidRPr="00A03C55">
              <w:rPr>
                <w:noProof w:val="0"/>
                <w:sz w:val="16"/>
                <w:szCs w:val="16"/>
              </w:rPr>
              <w:t>Access Control role(s) the user holds that allows this transaction.</w:t>
            </w:r>
          </w:p>
        </w:tc>
      </w:tr>
      <w:tr w:rsidR="006E7B7A" w:rsidRPr="00A03C55" w14:paraId="15B230BB" w14:textId="77777777" w:rsidTr="008E3CF3">
        <w:trPr>
          <w:cantSplit/>
        </w:trPr>
        <w:tc>
          <w:tcPr>
            <w:tcW w:w="1548" w:type="dxa"/>
            <w:vMerge/>
            <w:textDirection w:val="btLr"/>
            <w:vAlign w:val="center"/>
          </w:tcPr>
          <w:p w14:paraId="069AAE29" w14:textId="77777777" w:rsidR="006E7B7A" w:rsidRPr="00A03C55" w:rsidRDefault="006E7B7A" w:rsidP="008E3CF3">
            <w:pPr>
              <w:pStyle w:val="TableLabel"/>
              <w:rPr>
                <w:noProof w:val="0"/>
                <w:sz w:val="16"/>
              </w:rPr>
            </w:pPr>
          </w:p>
        </w:tc>
        <w:tc>
          <w:tcPr>
            <w:tcW w:w="2520" w:type="dxa"/>
            <w:vAlign w:val="center"/>
          </w:tcPr>
          <w:p w14:paraId="77180A79" w14:textId="77777777" w:rsidR="006E7B7A" w:rsidRPr="00A03C55" w:rsidRDefault="006E7B7A" w:rsidP="008E3CF3">
            <w:pPr>
              <w:pStyle w:val="TableEntry"/>
              <w:rPr>
                <w:i/>
                <w:iCs/>
                <w:noProof w:val="0"/>
                <w:sz w:val="16"/>
                <w:szCs w:val="16"/>
              </w:rPr>
            </w:pPr>
            <w:r w:rsidRPr="00A03C55">
              <w:rPr>
                <w:i/>
                <w:iCs/>
                <w:noProof w:val="0"/>
                <w:sz w:val="16"/>
                <w:szCs w:val="16"/>
              </w:rPr>
              <w:t>NetworkAccessPointTypeCode</w:t>
            </w:r>
          </w:p>
        </w:tc>
        <w:tc>
          <w:tcPr>
            <w:tcW w:w="630" w:type="dxa"/>
            <w:vAlign w:val="center"/>
          </w:tcPr>
          <w:p w14:paraId="7056AAE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7E7764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4D55A9" w14:textId="77777777" w:rsidTr="008E3CF3">
        <w:trPr>
          <w:cantSplit/>
        </w:trPr>
        <w:tc>
          <w:tcPr>
            <w:tcW w:w="1548" w:type="dxa"/>
            <w:vMerge/>
            <w:textDirection w:val="btLr"/>
            <w:vAlign w:val="center"/>
          </w:tcPr>
          <w:p w14:paraId="700437B8" w14:textId="77777777" w:rsidR="006E7B7A" w:rsidRPr="00A03C55" w:rsidRDefault="006E7B7A" w:rsidP="008E3CF3">
            <w:pPr>
              <w:pStyle w:val="BodyTextIndent"/>
            </w:pPr>
          </w:p>
        </w:tc>
        <w:tc>
          <w:tcPr>
            <w:tcW w:w="2520" w:type="dxa"/>
            <w:vAlign w:val="center"/>
          </w:tcPr>
          <w:p w14:paraId="6CDA7A1D" w14:textId="77777777" w:rsidR="006E7B7A" w:rsidRPr="00A03C55" w:rsidRDefault="006E7B7A" w:rsidP="008E3CF3">
            <w:pPr>
              <w:pStyle w:val="TableEntry"/>
              <w:rPr>
                <w:i/>
                <w:noProof w:val="0"/>
                <w:sz w:val="16"/>
                <w:szCs w:val="16"/>
              </w:rPr>
            </w:pPr>
            <w:r w:rsidRPr="00A03C55">
              <w:rPr>
                <w:i/>
                <w:noProof w:val="0"/>
                <w:sz w:val="16"/>
                <w:szCs w:val="16"/>
              </w:rPr>
              <w:t>NetworkAccessPointID</w:t>
            </w:r>
          </w:p>
        </w:tc>
        <w:tc>
          <w:tcPr>
            <w:tcW w:w="630" w:type="dxa"/>
            <w:vAlign w:val="center"/>
          </w:tcPr>
          <w:p w14:paraId="148B968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A19C95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63DC0C6F"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631E0844" w14:textId="77777777" w:rsidTr="008E3CF3">
        <w:trPr>
          <w:cantSplit/>
        </w:trPr>
        <w:tc>
          <w:tcPr>
            <w:tcW w:w="1728" w:type="dxa"/>
            <w:vMerge w:val="restart"/>
            <w:tcBorders>
              <w:top w:val="single" w:sz="4" w:space="0" w:color="auto"/>
            </w:tcBorders>
          </w:tcPr>
          <w:p w14:paraId="0BD5E893" w14:textId="77777777" w:rsidR="006E7B7A" w:rsidRPr="00A03C55" w:rsidRDefault="006E7B7A" w:rsidP="008E3CF3">
            <w:pPr>
              <w:pStyle w:val="TableEntryHeader"/>
              <w:rPr>
                <w:noProof w:val="0"/>
              </w:rPr>
            </w:pPr>
            <w:r w:rsidRPr="00A03C55">
              <w:rPr>
                <w:noProof w:val="0"/>
              </w:rPr>
              <w:t>Audit Source</w:t>
            </w:r>
          </w:p>
          <w:p w14:paraId="2848189C"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tcBorders>
              <w:top w:val="single" w:sz="4" w:space="0" w:color="auto"/>
            </w:tcBorders>
            <w:vAlign w:val="center"/>
          </w:tcPr>
          <w:p w14:paraId="70E4DDE7"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1721E0D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09BAECE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67AB691" w14:textId="77777777" w:rsidTr="008E3CF3">
        <w:trPr>
          <w:cantSplit/>
        </w:trPr>
        <w:tc>
          <w:tcPr>
            <w:tcW w:w="1728" w:type="dxa"/>
            <w:vMerge/>
            <w:textDirection w:val="btLr"/>
            <w:vAlign w:val="center"/>
          </w:tcPr>
          <w:p w14:paraId="12301011" w14:textId="77777777" w:rsidR="006E7B7A" w:rsidRPr="00A03C55" w:rsidRDefault="006E7B7A" w:rsidP="008E3CF3">
            <w:pPr>
              <w:pStyle w:val="TableLabel"/>
              <w:rPr>
                <w:noProof w:val="0"/>
                <w:sz w:val="16"/>
              </w:rPr>
            </w:pPr>
          </w:p>
        </w:tc>
        <w:tc>
          <w:tcPr>
            <w:tcW w:w="2340" w:type="dxa"/>
            <w:vAlign w:val="center"/>
          </w:tcPr>
          <w:p w14:paraId="58E51D36"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689E93E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69E003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D5267BF" w14:textId="77777777" w:rsidTr="008E3CF3">
        <w:trPr>
          <w:cantSplit/>
        </w:trPr>
        <w:tc>
          <w:tcPr>
            <w:tcW w:w="1728" w:type="dxa"/>
            <w:vMerge/>
            <w:textDirection w:val="btLr"/>
            <w:vAlign w:val="center"/>
          </w:tcPr>
          <w:p w14:paraId="7CBA8CD3" w14:textId="77777777" w:rsidR="006E7B7A" w:rsidRPr="00A03C55" w:rsidRDefault="006E7B7A" w:rsidP="008E3CF3">
            <w:pPr>
              <w:pStyle w:val="TableLabel"/>
              <w:rPr>
                <w:noProof w:val="0"/>
                <w:sz w:val="16"/>
              </w:rPr>
            </w:pPr>
          </w:p>
        </w:tc>
        <w:tc>
          <w:tcPr>
            <w:tcW w:w="2340" w:type="dxa"/>
            <w:vAlign w:val="center"/>
          </w:tcPr>
          <w:p w14:paraId="1BB964AE"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32581B9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92722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A8BE0C3"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6B330EC9" w14:textId="77777777" w:rsidTr="008E3CF3">
        <w:trPr>
          <w:cantSplit/>
        </w:trPr>
        <w:tc>
          <w:tcPr>
            <w:tcW w:w="1548" w:type="dxa"/>
            <w:vMerge w:val="restart"/>
            <w:tcBorders>
              <w:top w:val="single" w:sz="4" w:space="0" w:color="auto"/>
            </w:tcBorders>
          </w:tcPr>
          <w:p w14:paraId="40790180" w14:textId="0DC421C6" w:rsidR="003570EE" w:rsidRPr="00A03C55" w:rsidRDefault="006E7B7A" w:rsidP="008E3CF3">
            <w:pPr>
              <w:pStyle w:val="TableEntryHeader"/>
              <w:rPr>
                <w:noProof w:val="0"/>
              </w:rPr>
            </w:pPr>
            <w:r w:rsidRPr="00A03C55">
              <w:rPr>
                <w:noProof w:val="0"/>
              </w:rPr>
              <w:lastRenderedPageBreak/>
              <w:t>Patient</w:t>
            </w:r>
          </w:p>
          <w:p w14:paraId="533A5694" w14:textId="7D3B54ED" w:rsidR="006E7B7A" w:rsidRPr="00A03C55" w:rsidRDefault="006E7B7A" w:rsidP="008E3CF3">
            <w:pPr>
              <w:pStyle w:val="TableEntryHeader"/>
              <w:rPr>
                <w:noProof w:val="0"/>
              </w:rPr>
            </w:pPr>
            <w:r w:rsidRPr="00A03C55">
              <w:rPr>
                <w:noProof w:val="0"/>
              </w:rPr>
              <w:t>(if-known)</w:t>
            </w:r>
          </w:p>
          <w:p w14:paraId="00185F62"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tcBorders>
              <w:top w:val="single" w:sz="4" w:space="0" w:color="auto"/>
            </w:tcBorders>
            <w:vAlign w:val="center"/>
          </w:tcPr>
          <w:p w14:paraId="420FF07E"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tcBorders>
              <w:top w:val="single" w:sz="4" w:space="0" w:color="auto"/>
            </w:tcBorders>
            <w:vAlign w:val="center"/>
          </w:tcPr>
          <w:p w14:paraId="7889ECF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tcBorders>
              <w:top w:val="single" w:sz="4" w:space="0" w:color="auto"/>
            </w:tcBorders>
            <w:vAlign w:val="center"/>
          </w:tcPr>
          <w:p w14:paraId="5E548304"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1FB5DF3C" w14:textId="77777777" w:rsidTr="008E3CF3">
        <w:trPr>
          <w:cantSplit/>
        </w:trPr>
        <w:tc>
          <w:tcPr>
            <w:tcW w:w="1548" w:type="dxa"/>
            <w:vMerge/>
            <w:vAlign w:val="center"/>
          </w:tcPr>
          <w:p w14:paraId="20CB2929" w14:textId="77777777" w:rsidR="006E7B7A" w:rsidRPr="00A03C55" w:rsidRDefault="006E7B7A" w:rsidP="008E3CF3">
            <w:pPr>
              <w:pStyle w:val="TableLabel"/>
              <w:rPr>
                <w:noProof w:val="0"/>
                <w:sz w:val="16"/>
              </w:rPr>
            </w:pPr>
          </w:p>
        </w:tc>
        <w:tc>
          <w:tcPr>
            <w:tcW w:w="2520" w:type="dxa"/>
            <w:vAlign w:val="center"/>
          </w:tcPr>
          <w:p w14:paraId="2CF6D25A"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13F092F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F4330DA"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61A25C90" w14:textId="77777777" w:rsidTr="008E3CF3">
        <w:trPr>
          <w:cantSplit/>
        </w:trPr>
        <w:tc>
          <w:tcPr>
            <w:tcW w:w="1548" w:type="dxa"/>
            <w:vMerge/>
            <w:vAlign w:val="center"/>
          </w:tcPr>
          <w:p w14:paraId="1F41B194" w14:textId="77777777" w:rsidR="006E7B7A" w:rsidRPr="00A03C55" w:rsidRDefault="006E7B7A" w:rsidP="008E3CF3">
            <w:pPr>
              <w:pStyle w:val="TableLabel"/>
              <w:rPr>
                <w:noProof w:val="0"/>
                <w:sz w:val="16"/>
              </w:rPr>
            </w:pPr>
          </w:p>
        </w:tc>
        <w:tc>
          <w:tcPr>
            <w:tcW w:w="2520" w:type="dxa"/>
            <w:vAlign w:val="center"/>
          </w:tcPr>
          <w:p w14:paraId="364637C2"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3ED5E1C5"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E4329A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2D629D0" w14:textId="77777777" w:rsidTr="008E3CF3">
        <w:trPr>
          <w:cantSplit/>
        </w:trPr>
        <w:tc>
          <w:tcPr>
            <w:tcW w:w="1548" w:type="dxa"/>
            <w:vMerge/>
            <w:vAlign w:val="center"/>
          </w:tcPr>
          <w:p w14:paraId="2CC5D92E" w14:textId="77777777" w:rsidR="006E7B7A" w:rsidRPr="00A03C55" w:rsidRDefault="006E7B7A" w:rsidP="008E3CF3">
            <w:pPr>
              <w:pStyle w:val="TableLabel"/>
              <w:rPr>
                <w:noProof w:val="0"/>
                <w:sz w:val="16"/>
              </w:rPr>
            </w:pPr>
          </w:p>
        </w:tc>
        <w:tc>
          <w:tcPr>
            <w:tcW w:w="2520" w:type="dxa"/>
            <w:vAlign w:val="center"/>
          </w:tcPr>
          <w:p w14:paraId="3D297D86" w14:textId="77777777" w:rsidR="006E7B7A" w:rsidRPr="00A03C55" w:rsidRDefault="006E7B7A" w:rsidP="008E3CF3">
            <w:pPr>
              <w:pStyle w:val="TableEntry"/>
              <w:rPr>
                <w:i/>
                <w:noProof w:val="0"/>
                <w:sz w:val="16"/>
                <w:szCs w:val="16"/>
              </w:rPr>
            </w:pPr>
            <w:r w:rsidRPr="00A03C55">
              <w:rPr>
                <w:i/>
                <w:noProof w:val="0"/>
                <w:sz w:val="16"/>
                <w:szCs w:val="16"/>
              </w:rPr>
              <w:t>ParticipantObjectIDTypeCode</w:t>
            </w:r>
          </w:p>
        </w:tc>
        <w:tc>
          <w:tcPr>
            <w:tcW w:w="630" w:type="dxa"/>
            <w:vAlign w:val="center"/>
          </w:tcPr>
          <w:p w14:paraId="7BC13FEA" w14:textId="77777777" w:rsidR="006E7B7A" w:rsidRPr="00A03C55" w:rsidRDefault="006E7B7A" w:rsidP="008E3CF3">
            <w:pPr>
              <w:pStyle w:val="TableEntry"/>
              <w:jc w:val="center"/>
              <w:rPr>
                <w:i/>
                <w:noProof w:val="0"/>
                <w:sz w:val="16"/>
                <w:szCs w:val="16"/>
              </w:rPr>
            </w:pPr>
            <w:r w:rsidRPr="00A03C55">
              <w:rPr>
                <w:i/>
                <w:noProof w:val="0"/>
                <w:sz w:val="16"/>
                <w:szCs w:val="16"/>
              </w:rPr>
              <w:t>M</w:t>
            </w:r>
          </w:p>
        </w:tc>
        <w:tc>
          <w:tcPr>
            <w:tcW w:w="4968" w:type="dxa"/>
            <w:vAlign w:val="center"/>
          </w:tcPr>
          <w:p w14:paraId="3FBDE3B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D0382DA" w14:textId="77777777" w:rsidTr="008E3CF3">
        <w:trPr>
          <w:cantSplit/>
        </w:trPr>
        <w:tc>
          <w:tcPr>
            <w:tcW w:w="1548" w:type="dxa"/>
            <w:vMerge/>
            <w:vAlign w:val="center"/>
          </w:tcPr>
          <w:p w14:paraId="1D0F0933" w14:textId="77777777" w:rsidR="006E7B7A" w:rsidRPr="00A03C55" w:rsidRDefault="006E7B7A" w:rsidP="008E3CF3">
            <w:pPr>
              <w:pStyle w:val="TableLabel"/>
              <w:rPr>
                <w:noProof w:val="0"/>
                <w:sz w:val="16"/>
              </w:rPr>
            </w:pPr>
          </w:p>
        </w:tc>
        <w:tc>
          <w:tcPr>
            <w:tcW w:w="2520" w:type="dxa"/>
            <w:vAlign w:val="center"/>
          </w:tcPr>
          <w:p w14:paraId="64E0AE16"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1A83638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D8EDEB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768D7BE" w14:textId="77777777" w:rsidTr="008E3CF3">
        <w:trPr>
          <w:cantSplit/>
        </w:trPr>
        <w:tc>
          <w:tcPr>
            <w:tcW w:w="1548" w:type="dxa"/>
            <w:vMerge/>
            <w:vAlign w:val="center"/>
          </w:tcPr>
          <w:p w14:paraId="7ABFB3A4" w14:textId="77777777" w:rsidR="006E7B7A" w:rsidRPr="00A03C55" w:rsidRDefault="006E7B7A" w:rsidP="008E3CF3">
            <w:pPr>
              <w:pStyle w:val="AppendixHeading3"/>
              <w:rPr>
                <w:noProof w:val="0"/>
                <w:sz w:val="16"/>
              </w:rPr>
            </w:pPr>
          </w:p>
        </w:tc>
        <w:tc>
          <w:tcPr>
            <w:tcW w:w="2520" w:type="dxa"/>
            <w:vAlign w:val="center"/>
          </w:tcPr>
          <w:p w14:paraId="275BA19A"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015350B7"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744C1FB2"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1FDC1FA2" w14:textId="77777777" w:rsidTr="008E3CF3">
        <w:trPr>
          <w:cantSplit/>
        </w:trPr>
        <w:tc>
          <w:tcPr>
            <w:tcW w:w="1548" w:type="dxa"/>
            <w:vMerge/>
            <w:vAlign w:val="center"/>
          </w:tcPr>
          <w:p w14:paraId="7C295E93" w14:textId="77777777" w:rsidR="006E7B7A" w:rsidRPr="00A03C55" w:rsidRDefault="006E7B7A" w:rsidP="008E3CF3">
            <w:pPr>
              <w:pStyle w:val="TableLabel"/>
              <w:rPr>
                <w:noProof w:val="0"/>
                <w:sz w:val="16"/>
              </w:rPr>
            </w:pPr>
          </w:p>
        </w:tc>
        <w:tc>
          <w:tcPr>
            <w:tcW w:w="2520" w:type="dxa"/>
            <w:vAlign w:val="center"/>
          </w:tcPr>
          <w:p w14:paraId="5A1E2357" w14:textId="77777777" w:rsidR="006E7B7A" w:rsidRPr="00A03C55" w:rsidRDefault="006E7B7A" w:rsidP="008E3CF3">
            <w:pPr>
              <w:pStyle w:val="TableEntry"/>
              <w:rPr>
                <w:i/>
                <w:iCs/>
                <w:noProof w:val="0"/>
                <w:sz w:val="16"/>
                <w:szCs w:val="16"/>
              </w:rPr>
            </w:pPr>
            <w:r w:rsidRPr="00A03C55">
              <w:rPr>
                <w:i/>
                <w:iCs/>
                <w:noProof w:val="0"/>
                <w:sz w:val="16"/>
                <w:szCs w:val="16"/>
              </w:rPr>
              <w:t>ParticipantObjectName</w:t>
            </w:r>
          </w:p>
        </w:tc>
        <w:tc>
          <w:tcPr>
            <w:tcW w:w="630" w:type="dxa"/>
            <w:vAlign w:val="center"/>
          </w:tcPr>
          <w:p w14:paraId="513E96D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92DDF4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DCB9A73" w14:textId="77777777" w:rsidTr="008E3CF3">
        <w:trPr>
          <w:cantSplit/>
        </w:trPr>
        <w:tc>
          <w:tcPr>
            <w:tcW w:w="1548" w:type="dxa"/>
            <w:vMerge/>
            <w:vAlign w:val="center"/>
          </w:tcPr>
          <w:p w14:paraId="5AB64618" w14:textId="77777777" w:rsidR="006E7B7A" w:rsidRPr="00A03C55" w:rsidRDefault="006E7B7A" w:rsidP="008E3CF3">
            <w:pPr>
              <w:pStyle w:val="AppendixHeading3"/>
              <w:rPr>
                <w:noProof w:val="0"/>
                <w:sz w:val="16"/>
              </w:rPr>
            </w:pPr>
          </w:p>
        </w:tc>
        <w:tc>
          <w:tcPr>
            <w:tcW w:w="2520" w:type="dxa"/>
            <w:vAlign w:val="center"/>
          </w:tcPr>
          <w:p w14:paraId="1DABE20F"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660C1D0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9C2B5F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6949A50" w14:textId="77777777" w:rsidTr="008E3CF3">
        <w:trPr>
          <w:cantSplit/>
        </w:trPr>
        <w:tc>
          <w:tcPr>
            <w:tcW w:w="1548" w:type="dxa"/>
            <w:vMerge/>
            <w:vAlign w:val="center"/>
          </w:tcPr>
          <w:p w14:paraId="46F0FFD3" w14:textId="77777777" w:rsidR="006E7B7A" w:rsidRPr="00A03C55" w:rsidRDefault="006E7B7A" w:rsidP="008E3CF3">
            <w:pPr>
              <w:pStyle w:val="TableLabel"/>
              <w:rPr>
                <w:noProof w:val="0"/>
                <w:sz w:val="16"/>
              </w:rPr>
            </w:pPr>
          </w:p>
        </w:tc>
        <w:tc>
          <w:tcPr>
            <w:tcW w:w="2520" w:type="dxa"/>
            <w:vAlign w:val="center"/>
          </w:tcPr>
          <w:p w14:paraId="26931786"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73FA29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F0F3C9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C2A8D6A" w14:textId="77777777" w:rsidR="00B91EBE" w:rsidRPr="00A03C55" w:rsidRDefault="00B91EB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914"/>
        <w:gridCol w:w="843"/>
        <w:gridCol w:w="4361"/>
      </w:tblGrid>
      <w:tr w:rsidR="006E7B7A" w:rsidRPr="00A03C55" w14:paraId="4CE8AC4D" w14:textId="77777777" w:rsidTr="005E29CE">
        <w:trPr>
          <w:cantSplit/>
        </w:trPr>
        <w:tc>
          <w:tcPr>
            <w:tcW w:w="1548" w:type="dxa"/>
            <w:vMerge w:val="restart"/>
            <w:tcBorders>
              <w:top w:val="single" w:sz="4" w:space="0" w:color="auto"/>
            </w:tcBorders>
          </w:tcPr>
          <w:p w14:paraId="2BB14F71" w14:textId="434EECEC" w:rsidR="006E7B7A" w:rsidRPr="00A03C55" w:rsidRDefault="006E7B7A" w:rsidP="008E3CF3">
            <w:pPr>
              <w:pStyle w:val="TableEntryHeader"/>
              <w:rPr>
                <w:noProof w:val="0"/>
              </w:rPr>
            </w:pPr>
            <w:r w:rsidRPr="00A03C55">
              <w:rPr>
                <w:noProof w:val="0"/>
              </w:rPr>
              <w:t>Document</w:t>
            </w:r>
            <w:r w:rsidR="00B91EBE" w:rsidRPr="00A03C55">
              <w:rPr>
                <w:noProof w:val="0"/>
              </w:rPr>
              <w:t>Entry</w:t>
            </w:r>
            <w:r w:rsidRPr="00A03C55">
              <w:rPr>
                <w:noProof w:val="0"/>
              </w:rPr>
              <w:t xml:space="preserve"> </w:t>
            </w:r>
          </w:p>
          <w:p w14:paraId="4C4163B0" w14:textId="77777777" w:rsidR="006E7B7A" w:rsidRPr="00A03C55" w:rsidRDefault="006E7B7A" w:rsidP="008E3CF3">
            <w:pPr>
              <w:pStyle w:val="TableEntryHeader"/>
              <w:rPr>
                <w:noProof w:val="0"/>
              </w:rPr>
            </w:pPr>
            <w:r w:rsidRPr="00A03C55">
              <w:rPr>
                <w:noProof w:val="0"/>
              </w:rPr>
              <w:t xml:space="preserve">SubmissionSet </w:t>
            </w:r>
          </w:p>
          <w:p w14:paraId="039A3547"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914" w:type="dxa"/>
            <w:tcBorders>
              <w:top w:val="single" w:sz="4" w:space="0" w:color="auto"/>
            </w:tcBorders>
            <w:vAlign w:val="center"/>
          </w:tcPr>
          <w:p w14:paraId="4DFA8C34"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843" w:type="dxa"/>
            <w:tcBorders>
              <w:top w:val="single" w:sz="4" w:space="0" w:color="auto"/>
            </w:tcBorders>
            <w:vAlign w:val="center"/>
          </w:tcPr>
          <w:p w14:paraId="1FE19590"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361" w:type="dxa"/>
            <w:tcBorders>
              <w:top w:val="single" w:sz="4" w:space="0" w:color="auto"/>
            </w:tcBorders>
            <w:vAlign w:val="center"/>
          </w:tcPr>
          <w:p w14:paraId="2C3373A8" w14:textId="45E3F885" w:rsidR="006E7B7A" w:rsidRPr="00A03C55" w:rsidRDefault="006E7B7A" w:rsidP="00B91EBE">
            <w:pPr>
              <w:pStyle w:val="TableEntry"/>
              <w:rPr>
                <w:noProof w:val="0"/>
                <w:sz w:val="16"/>
                <w:szCs w:val="16"/>
              </w:rPr>
            </w:pPr>
            <w:r w:rsidRPr="00A03C55">
              <w:rPr>
                <w:noProof w:val="0"/>
                <w:sz w:val="16"/>
                <w:szCs w:val="16"/>
              </w:rPr>
              <w:t>“2” (</w:t>
            </w:r>
            <w:r w:rsidR="00B91EBE" w:rsidRPr="00A03C55">
              <w:rPr>
                <w:noProof w:val="0"/>
                <w:sz w:val="16"/>
                <w:szCs w:val="16"/>
              </w:rPr>
              <w:t>system object</w:t>
            </w:r>
            <w:r w:rsidRPr="00A03C55">
              <w:rPr>
                <w:noProof w:val="0"/>
                <w:sz w:val="16"/>
                <w:szCs w:val="16"/>
              </w:rPr>
              <w:t>)</w:t>
            </w:r>
          </w:p>
        </w:tc>
      </w:tr>
      <w:tr w:rsidR="006E7B7A" w:rsidRPr="00A03C55" w14:paraId="61AF3A5E" w14:textId="77777777" w:rsidTr="005E29CE">
        <w:trPr>
          <w:cantSplit/>
        </w:trPr>
        <w:tc>
          <w:tcPr>
            <w:tcW w:w="1548" w:type="dxa"/>
            <w:vMerge/>
            <w:vAlign w:val="center"/>
          </w:tcPr>
          <w:p w14:paraId="1526EFA0" w14:textId="77777777" w:rsidR="006E7B7A" w:rsidRPr="00A03C55" w:rsidRDefault="006E7B7A" w:rsidP="008E3CF3">
            <w:pPr>
              <w:pStyle w:val="TableLabel"/>
              <w:rPr>
                <w:noProof w:val="0"/>
                <w:sz w:val="16"/>
              </w:rPr>
            </w:pPr>
          </w:p>
        </w:tc>
        <w:tc>
          <w:tcPr>
            <w:tcW w:w="2914" w:type="dxa"/>
            <w:vAlign w:val="center"/>
          </w:tcPr>
          <w:p w14:paraId="11C384F3"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843" w:type="dxa"/>
            <w:vAlign w:val="center"/>
          </w:tcPr>
          <w:p w14:paraId="14D01E1F" w14:textId="77777777" w:rsidR="006E7B7A" w:rsidRPr="00A03C55" w:rsidRDefault="006E7B7A" w:rsidP="00ED4370">
            <w:pPr>
              <w:pStyle w:val="TableEntry"/>
              <w:jc w:val="center"/>
              <w:rPr>
                <w:noProof w:val="0"/>
                <w:sz w:val="16"/>
                <w:szCs w:val="16"/>
              </w:rPr>
            </w:pPr>
            <w:r w:rsidRPr="00A03C55">
              <w:rPr>
                <w:noProof w:val="0"/>
                <w:sz w:val="16"/>
                <w:szCs w:val="16"/>
              </w:rPr>
              <w:t>M</w:t>
            </w:r>
          </w:p>
        </w:tc>
        <w:tc>
          <w:tcPr>
            <w:tcW w:w="4361" w:type="dxa"/>
            <w:vAlign w:val="center"/>
          </w:tcPr>
          <w:p w14:paraId="0F203573" w14:textId="77777777" w:rsidR="006E7B7A" w:rsidRPr="00A03C55" w:rsidRDefault="006E7B7A" w:rsidP="008E3CF3">
            <w:pPr>
              <w:pStyle w:val="TableEntry"/>
              <w:rPr>
                <w:b/>
                <w:i/>
                <w:noProof w:val="0"/>
                <w:sz w:val="16"/>
                <w:szCs w:val="16"/>
              </w:rPr>
            </w:pPr>
            <w:r w:rsidRPr="00A03C55">
              <w:rPr>
                <w:noProof w:val="0"/>
                <w:sz w:val="16"/>
                <w:szCs w:val="16"/>
              </w:rPr>
              <w:t>“3” (report)</w:t>
            </w:r>
          </w:p>
        </w:tc>
      </w:tr>
      <w:tr w:rsidR="006E7B7A" w:rsidRPr="00A03C55" w14:paraId="6F16A58C" w14:textId="77777777" w:rsidTr="005E29CE">
        <w:trPr>
          <w:cantSplit/>
        </w:trPr>
        <w:tc>
          <w:tcPr>
            <w:tcW w:w="1548" w:type="dxa"/>
            <w:vMerge/>
            <w:vAlign w:val="center"/>
          </w:tcPr>
          <w:p w14:paraId="1A5F0DD4" w14:textId="77777777" w:rsidR="006E7B7A" w:rsidRPr="00A03C55" w:rsidRDefault="006E7B7A" w:rsidP="008E3CF3">
            <w:pPr>
              <w:pStyle w:val="TableLabel"/>
              <w:rPr>
                <w:noProof w:val="0"/>
                <w:sz w:val="16"/>
              </w:rPr>
            </w:pPr>
          </w:p>
        </w:tc>
        <w:tc>
          <w:tcPr>
            <w:tcW w:w="2914" w:type="dxa"/>
            <w:vAlign w:val="center"/>
          </w:tcPr>
          <w:p w14:paraId="4BA24426"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843" w:type="dxa"/>
            <w:vAlign w:val="center"/>
          </w:tcPr>
          <w:p w14:paraId="2B1D403F" w14:textId="77777777" w:rsidR="006E7B7A" w:rsidRPr="00A03C55" w:rsidRDefault="006E7B7A"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1C366D9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CE5C40C" w14:textId="77777777" w:rsidTr="005E29CE">
        <w:trPr>
          <w:cantSplit/>
        </w:trPr>
        <w:tc>
          <w:tcPr>
            <w:tcW w:w="1548" w:type="dxa"/>
            <w:vMerge/>
            <w:vAlign w:val="center"/>
          </w:tcPr>
          <w:p w14:paraId="52D9E372" w14:textId="77777777" w:rsidR="006E7B7A" w:rsidRPr="00A03C55" w:rsidRDefault="006E7B7A" w:rsidP="008E3CF3">
            <w:pPr>
              <w:pStyle w:val="TableLabel"/>
              <w:rPr>
                <w:noProof w:val="0"/>
                <w:sz w:val="16"/>
              </w:rPr>
            </w:pPr>
          </w:p>
        </w:tc>
        <w:tc>
          <w:tcPr>
            <w:tcW w:w="2914" w:type="dxa"/>
            <w:vAlign w:val="center"/>
          </w:tcPr>
          <w:p w14:paraId="0BF7625C" w14:textId="77777777" w:rsidR="006E7B7A" w:rsidRPr="00A03C55" w:rsidRDefault="006E7B7A" w:rsidP="008E3CF3">
            <w:pPr>
              <w:pStyle w:val="TableEntry"/>
              <w:rPr>
                <w:noProof w:val="0"/>
                <w:sz w:val="16"/>
                <w:szCs w:val="16"/>
              </w:rPr>
            </w:pPr>
            <w:r w:rsidRPr="00A03C55">
              <w:rPr>
                <w:noProof w:val="0"/>
                <w:sz w:val="16"/>
                <w:szCs w:val="16"/>
              </w:rPr>
              <w:t>ParticipantObjectIDTypeCode</w:t>
            </w:r>
          </w:p>
        </w:tc>
        <w:tc>
          <w:tcPr>
            <w:tcW w:w="843" w:type="dxa"/>
            <w:vAlign w:val="center"/>
          </w:tcPr>
          <w:p w14:paraId="2C852403" w14:textId="77777777" w:rsidR="006E7B7A" w:rsidRPr="00A03C55" w:rsidRDefault="006E7B7A" w:rsidP="00ED4370">
            <w:pPr>
              <w:pStyle w:val="TableEntry"/>
              <w:jc w:val="center"/>
              <w:rPr>
                <w:noProof w:val="0"/>
                <w:sz w:val="16"/>
                <w:szCs w:val="16"/>
              </w:rPr>
            </w:pPr>
            <w:r w:rsidRPr="00A03C55">
              <w:rPr>
                <w:noProof w:val="0"/>
                <w:sz w:val="16"/>
                <w:szCs w:val="16"/>
              </w:rPr>
              <w:t>M</w:t>
            </w:r>
          </w:p>
        </w:tc>
        <w:tc>
          <w:tcPr>
            <w:tcW w:w="4361" w:type="dxa"/>
            <w:vAlign w:val="center"/>
          </w:tcPr>
          <w:p w14:paraId="00D87DF3" w14:textId="77777777" w:rsidR="00B91EBE" w:rsidRPr="00A03C55" w:rsidRDefault="00B91EBE" w:rsidP="00B91EBE">
            <w:pPr>
              <w:pStyle w:val="TableEntry"/>
              <w:rPr>
                <w:noProof w:val="0"/>
                <w:sz w:val="16"/>
                <w:szCs w:val="16"/>
              </w:rPr>
            </w:pPr>
            <w:r w:rsidRPr="00A03C55">
              <w:rPr>
                <w:noProof w:val="0"/>
                <w:sz w:val="16"/>
                <w:szCs w:val="16"/>
              </w:rPr>
              <w:t>The Document Metadata Notification Recipient shall include one of the following values, depending on the specific object in the message:</w:t>
            </w:r>
          </w:p>
          <w:p w14:paraId="0C647A52" w14:textId="77777777" w:rsidR="00B91EBE" w:rsidRPr="00A03C55" w:rsidRDefault="00B91EBE" w:rsidP="00B91EBE">
            <w:pPr>
              <w:pStyle w:val="TableEntry"/>
              <w:rPr>
                <w:noProof w:val="0"/>
                <w:sz w:val="16"/>
                <w:szCs w:val="16"/>
              </w:rPr>
            </w:pPr>
            <w:r w:rsidRPr="00A03C55">
              <w:rPr>
                <w:noProof w:val="0"/>
                <w:sz w:val="16"/>
                <w:szCs w:val="16"/>
              </w:rPr>
              <w:t>EV("urn:uuid:7edca82f-054d-47f2-a032-9b2a5b5186c1”, “IHE XDS Metadata”, “document entry object type”)</w:t>
            </w:r>
          </w:p>
          <w:p w14:paraId="05B54142" w14:textId="77777777" w:rsidR="00B91EBE" w:rsidRPr="00A03C55" w:rsidRDefault="00B91EBE" w:rsidP="00B91EBE">
            <w:pPr>
              <w:pStyle w:val="TableEntry"/>
              <w:rPr>
                <w:noProof w:val="0"/>
                <w:sz w:val="16"/>
                <w:szCs w:val="16"/>
              </w:rPr>
            </w:pPr>
            <w:r w:rsidRPr="00A03C55">
              <w:rPr>
                <w:noProof w:val="0"/>
                <w:sz w:val="16"/>
                <w:szCs w:val="16"/>
              </w:rPr>
              <w:t>EV(“urn:uuid:34268e47-fdf5-41a6-ba33-82133c465248”, “IHE XDS Metadata”, “on-demand document entry object type”)</w:t>
            </w:r>
          </w:p>
          <w:p w14:paraId="30B73167" w14:textId="77777777" w:rsidR="006E7B7A" w:rsidRPr="00A03C55" w:rsidRDefault="00B91EBE" w:rsidP="008E3CF3">
            <w:pPr>
              <w:pStyle w:val="TableEntry"/>
              <w:rPr>
                <w:noProof w:val="0"/>
                <w:sz w:val="16"/>
                <w:szCs w:val="16"/>
              </w:rPr>
            </w:pPr>
            <w:r w:rsidRPr="00A03C55">
              <w:rPr>
                <w:noProof w:val="0"/>
                <w:sz w:val="16"/>
                <w:szCs w:val="16"/>
              </w:rPr>
              <w:t>EV(</w:t>
            </w:r>
            <w:r w:rsidR="00971C90" w:rsidRPr="00A03C55">
              <w:rPr>
                <w:noProof w:val="0"/>
                <w:sz w:val="16"/>
                <w:szCs w:val="16"/>
              </w:rPr>
              <w:t>“</w:t>
            </w:r>
            <w:r w:rsidRPr="00A03C55">
              <w:rPr>
                <w:noProof w:val="0"/>
                <w:sz w:val="16"/>
                <w:szCs w:val="16"/>
              </w:rPr>
              <w:t>urn:uuid:a54d6aa5-d40d-43f9-88c5-b4633d873bdd”, “IHE XDS Metadata”, ”submission set classification node”)</w:t>
            </w:r>
          </w:p>
          <w:p w14:paraId="1E9DCF64" w14:textId="77777777" w:rsidR="00971C90" w:rsidRPr="00A03C55" w:rsidRDefault="00971C90" w:rsidP="008E3CF3">
            <w:pPr>
              <w:pStyle w:val="TableEntry"/>
              <w:rPr>
                <w:noProof w:val="0"/>
                <w:sz w:val="16"/>
                <w:szCs w:val="16"/>
              </w:rPr>
            </w:pPr>
          </w:p>
          <w:p w14:paraId="17673194" w14:textId="06767452" w:rsidR="00971C90" w:rsidRPr="00A03C55" w:rsidRDefault="00971C90" w:rsidP="008E3CF3">
            <w:pPr>
              <w:pStyle w:val="TableEntry"/>
              <w:rPr>
                <w:rFonts w:ascii="Arial" w:hAnsi="Arial"/>
                <w:noProof w:val="0"/>
                <w:kern w:val="28"/>
                <w:sz w:val="16"/>
                <w:szCs w:val="16"/>
                <w:lang w:eastAsia="it-IT"/>
              </w:rPr>
            </w:pPr>
            <w:r w:rsidRPr="00A03C55">
              <w:rPr>
                <w:noProof w:val="0"/>
                <w:sz w:val="16"/>
                <w:szCs w:val="16"/>
              </w:rPr>
              <w:t>If the specific object type cannot be determined the Document Metadata Notification Recipient shall use: EV(“urn:ihe:iti:2017:ObjectRef”, “IHE XDS Metadata”, “registry object reference”)</w:t>
            </w:r>
          </w:p>
        </w:tc>
      </w:tr>
      <w:tr w:rsidR="006E7B7A" w:rsidRPr="00A03C55" w14:paraId="453DE033" w14:textId="77777777" w:rsidTr="005E29CE">
        <w:trPr>
          <w:cantSplit/>
        </w:trPr>
        <w:tc>
          <w:tcPr>
            <w:tcW w:w="1548" w:type="dxa"/>
            <w:vMerge/>
            <w:vAlign w:val="center"/>
          </w:tcPr>
          <w:p w14:paraId="459EE390" w14:textId="77777777" w:rsidR="006E7B7A" w:rsidRPr="00A03C55" w:rsidRDefault="006E7B7A" w:rsidP="008E3CF3">
            <w:pPr>
              <w:pStyle w:val="TableLabel"/>
              <w:rPr>
                <w:noProof w:val="0"/>
                <w:sz w:val="16"/>
              </w:rPr>
            </w:pPr>
          </w:p>
        </w:tc>
        <w:tc>
          <w:tcPr>
            <w:tcW w:w="2914" w:type="dxa"/>
            <w:vAlign w:val="center"/>
          </w:tcPr>
          <w:p w14:paraId="7B8CF808"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843" w:type="dxa"/>
            <w:vAlign w:val="center"/>
          </w:tcPr>
          <w:p w14:paraId="6A143A3F" w14:textId="77777777" w:rsidR="006E7B7A" w:rsidRPr="00A03C55" w:rsidRDefault="006E7B7A"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250B801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163025E" w14:textId="77777777" w:rsidTr="005E29CE">
        <w:trPr>
          <w:cantSplit/>
        </w:trPr>
        <w:tc>
          <w:tcPr>
            <w:tcW w:w="1548" w:type="dxa"/>
            <w:vMerge/>
            <w:vAlign w:val="center"/>
          </w:tcPr>
          <w:p w14:paraId="71CEE94E" w14:textId="77777777" w:rsidR="006E7B7A" w:rsidRPr="00A03C55" w:rsidRDefault="006E7B7A" w:rsidP="008E3CF3">
            <w:pPr>
              <w:pStyle w:val="AppendixHeading3"/>
              <w:rPr>
                <w:noProof w:val="0"/>
                <w:sz w:val="16"/>
              </w:rPr>
            </w:pPr>
          </w:p>
        </w:tc>
        <w:tc>
          <w:tcPr>
            <w:tcW w:w="2914" w:type="dxa"/>
            <w:vAlign w:val="center"/>
          </w:tcPr>
          <w:p w14:paraId="29D93AF1"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843" w:type="dxa"/>
            <w:vAlign w:val="center"/>
          </w:tcPr>
          <w:p w14:paraId="0DB6EEB8" w14:textId="77777777" w:rsidR="006E7B7A" w:rsidRPr="00A03C55" w:rsidRDefault="006E7B7A" w:rsidP="00ED4370">
            <w:pPr>
              <w:pStyle w:val="TableEntry"/>
              <w:jc w:val="center"/>
              <w:rPr>
                <w:iCs/>
                <w:noProof w:val="0"/>
                <w:sz w:val="16"/>
                <w:szCs w:val="16"/>
              </w:rPr>
            </w:pPr>
            <w:r w:rsidRPr="00A03C55">
              <w:rPr>
                <w:iCs/>
                <w:noProof w:val="0"/>
                <w:sz w:val="16"/>
                <w:szCs w:val="16"/>
              </w:rPr>
              <w:t>M</w:t>
            </w:r>
          </w:p>
        </w:tc>
        <w:tc>
          <w:tcPr>
            <w:tcW w:w="4361" w:type="dxa"/>
          </w:tcPr>
          <w:p w14:paraId="582A7F50" w14:textId="7A646855" w:rsidR="006E7B7A" w:rsidRPr="00A03C55" w:rsidRDefault="00B91EBE" w:rsidP="008E3CF3">
            <w:pPr>
              <w:pStyle w:val="TableEntry"/>
              <w:rPr>
                <w:noProof w:val="0"/>
                <w:sz w:val="16"/>
                <w:szCs w:val="16"/>
              </w:rPr>
            </w:pPr>
            <w:r w:rsidRPr="00A03C55">
              <w:rPr>
                <w:noProof w:val="0"/>
                <w:sz w:val="16"/>
                <w:szCs w:val="16"/>
              </w:rPr>
              <w:t>The value of the object's EntryUUID attribute.</w:t>
            </w:r>
          </w:p>
        </w:tc>
      </w:tr>
      <w:tr w:rsidR="006E7B7A" w:rsidRPr="00A03C55" w14:paraId="6E3B3661" w14:textId="77777777" w:rsidTr="005E29CE">
        <w:trPr>
          <w:cantSplit/>
        </w:trPr>
        <w:tc>
          <w:tcPr>
            <w:tcW w:w="1548" w:type="dxa"/>
            <w:vMerge/>
            <w:vAlign w:val="center"/>
          </w:tcPr>
          <w:p w14:paraId="7E5EB5F9" w14:textId="77777777" w:rsidR="006E7B7A" w:rsidRPr="00A03C55" w:rsidRDefault="006E7B7A" w:rsidP="008E3CF3">
            <w:pPr>
              <w:pStyle w:val="TableLabel"/>
              <w:rPr>
                <w:noProof w:val="0"/>
                <w:sz w:val="16"/>
              </w:rPr>
            </w:pPr>
          </w:p>
        </w:tc>
        <w:tc>
          <w:tcPr>
            <w:tcW w:w="2914" w:type="dxa"/>
            <w:vAlign w:val="center"/>
          </w:tcPr>
          <w:p w14:paraId="12780BF8" w14:textId="77777777" w:rsidR="006E7B7A" w:rsidRPr="00A03C55" w:rsidRDefault="006E7B7A" w:rsidP="008C3C96">
            <w:pPr>
              <w:pStyle w:val="TableEntry"/>
              <w:rPr>
                <w:i/>
                <w:iCs/>
                <w:noProof w:val="0"/>
                <w:sz w:val="16"/>
              </w:rPr>
            </w:pPr>
            <w:r w:rsidRPr="00A03C55">
              <w:rPr>
                <w:i/>
                <w:iCs/>
                <w:noProof w:val="0"/>
                <w:sz w:val="16"/>
              </w:rPr>
              <w:t>ParticipantObjectName</w:t>
            </w:r>
          </w:p>
        </w:tc>
        <w:tc>
          <w:tcPr>
            <w:tcW w:w="843" w:type="dxa"/>
            <w:vAlign w:val="center"/>
          </w:tcPr>
          <w:p w14:paraId="226FDBF9" w14:textId="3850610D" w:rsidR="006E7B7A" w:rsidRPr="00A03C55" w:rsidRDefault="00B91EBE"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38569FBF" w14:textId="20E9DA96" w:rsidR="006E7B7A" w:rsidRPr="00A03C55" w:rsidRDefault="00B91EBE" w:rsidP="008E3CF3">
            <w:pPr>
              <w:pStyle w:val="TableEntry"/>
              <w:rPr>
                <w:noProof w:val="0"/>
                <w:sz w:val="16"/>
                <w:szCs w:val="16"/>
              </w:rPr>
            </w:pPr>
            <w:r w:rsidRPr="00A03C55">
              <w:rPr>
                <w:i/>
                <w:iCs/>
                <w:noProof w:val="0"/>
                <w:sz w:val="16"/>
                <w:szCs w:val="16"/>
              </w:rPr>
              <w:t>not specialized</w:t>
            </w:r>
          </w:p>
        </w:tc>
      </w:tr>
      <w:tr w:rsidR="006E7B7A" w:rsidRPr="00A03C55" w14:paraId="72F755E3" w14:textId="77777777" w:rsidTr="005E29CE">
        <w:trPr>
          <w:cantSplit/>
        </w:trPr>
        <w:tc>
          <w:tcPr>
            <w:tcW w:w="1548" w:type="dxa"/>
            <w:vMerge/>
            <w:vAlign w:val="center"/>
          </w:tcPr>
          <w:p w14:paraId="70A218D4" w14:textId="77777777" w:rsidR="006E7B7A" w:rsidRPr="00A03C55" w:rsidRDefault="006E7B7A" w:rsidP="008E3CF3">
            <w:pPr>
              <w:pStyle w:val="AppendixHeading3"/>
              <w:rPr>
                <w:noProof w:val="0"/>
                <w:sz w:val="16"/>
              </w:rPr>
            </w:pPr>
          </w:p>
        </w:tc>
        <w:tc>
          <w:tcPr>
            <w:tcW w:w="2914" w:type="dxa"/>
            <w:vAlign w:val="center"/>
          </w:tcPr>
          <w:p w14:paraId="159F64F2"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843" w:type="dxa"/>
            <w:vAlign w:val="center"/>
          </w:tcPr>
          <w:p w14:paraId="1EF048FF" w14:textId="77777777" w:rsidR="006E7B7A" w:rsidRPr="00A03C55" w:rsidRDefault="006E7B7A"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032D112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6C51985" w14:textId="77777777" w:rsidTr="005E29CE">
        <w:trPr>
          <w:cantSplit/>
        </w:trPr>
        <w:tc>
          <w:tcPr>
            <w:tcW w:w="1548" w:type="dxa"/>
            <w:vMerge/>
            <w:vAlign w:val="center"/>
          </w:tcPr>
          <w:p w14:paraId="15A6CE12" w14:textId="77777777" w:rsidR="006E7B7A" w:rsidRPr="00A03C55" w:rsidRDefault="006E7B7A" w:rsidP="008E3CF3">
            <w:pPr>
              <w:pStyle w:val="TableLabel"/>
              <w:rPr>
                <w:noProof w:val="0"/>
                <w:sz w:val="16"/>
              </w:rPr>
            </w:pPr>
          </w:p>
        </w:tc>
        <w:tc>
          <w:tcPr>
            <w:tcW w:w="2914" w:type="dxa"/>
            <w:vAlign w:val="center"/>
          </w:tcPr>
          <w:p w14:paraId="3B3C429C"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843" w:type="dxa"/>
            <w:vAlign w:val="center"/>
          </w:tcPr>
          <w:p w14:paraId="11D42BBF" w14:textId="09923B5D" w:rsidR="006E7B7A" w:rsidRPr="00A03C55" w:rsidRDefault="00B91EBE" w:rsidP="00ED4370">
            <w:pPr>
              <w:pStyle w:val="TableEntry"/>
              <w:jc w:val="center"/>
              <w:rPr>
                <w:i/>
                <w:iCs/>
                <w:noProof w:val="0"/>
                <w:sz w:val="16"/>
                <w:szCs w:val="16"/>
              </w:rPr>
            </w:pPr>
            <w:r w:rsidRPr="00A03C55">
              <w:rPr>
                <w:iCs/>
                <w:noProof w:val="0"/>
                <w:sz w:val="16"/>
                <w:szCs w:val="16"/>
              </w:rPr>
              <w:t>C</w:t>
            </w:r>
          </w:p>
        </w:tc>
        <w:tc>
          <w:tcPr>
            <w:tcW w:w="4361" w:type="dxa"/>
            <w:vAlign w:val="center"/>
          </w:tcPr>
          <w:p w14:paraId="430ABE27" w14:textId="7EA80B6E" w:rsidR="00B91EBE" w:rsidRPr="00A03C55" w:rsidRDefault="00B91EBE" w:rsidP="00B91EBE">
            <w:pPr>
              <w:pStyle w:val="TableEntry"/>
              <w:rPr>
                <w:iCs/>
                <w:noProof w:val="0"/>
                <w:sz w:val="16"/>
                <w:szCs w:val="16"/>
              </w:rPr>
            </w:pPr>
            <w:r w:rsidRPr="00A03C55">
              <w:rPr>
                <w:iCs/>
                <w:noProof w:val="0"/>
                <w:sz w:val="16"/>
                <w:szCs w:val="16"/>
              </w:rPr>
              <w:t>This element is required, if known:</w:t>
            </w:r>
          </w:p>
          <w:p w14:paraId="0E2DB743" w14:textId="77777777" w:rsidR="00B91EBE" w:rsidRPr="00A03C55" w:rsidRDefault="00B91EBE" w:rsidP="00B91EBE">
            <w:pPr>
              <w:pStyle w:val="TableEntry"/>
              <w:rPr>
                <w:iCs/>
                <w:noProof w:val="0"/>
                <w:sz w:val="16"/>
                <w:szCs w:val="16"/>
              </w:rPr>
            </w:pPr>
            <w:r w:rsidRPr="00A03C55">
              <w:rPr>
                <w:iCs/>
                <w:noProof w:val="0"/>
                <w:sz w:val="16"/>
                <w:szCs w:val="16"/>
              </w:rPr>
              <w:t>Type: “urn:ihe:iti:xca:2010:homeCommunityId” (literal string)</w:t>
            </w:r>
          </w:p>
          <w:p w14:paraId="139F0665" w14:textId="0ADC37B2" w:rsidR="006E7B7A" w:rsidRPr="00A03C55" w:rsidRDefault="00B91EBE" w:rsidP="00B91EBE">
            <w:pPr>
              <w:pStyle w:val="TableEntry"/>
              <w:rPr>
                <w:i/>
                <w:iCs/>
                <w:noProof w:val="0"/>
                <w:sz w:val="16"/>
                <w:szCs w:val="16"/>
              </w:rPr>
            </w:pPr>
            <w:r w:rsidRPr="00A03C55">
              <w:rPr>
                <w:iCs/>
                <w:noProof w:val="0"/>
                <w:sz w:val="16"/>
                <w:szCs w:val="16"/>
              </w:rPr>
              <w:t>Value: value of the homeCommunityId</w:t>
            </w:r>
          </w:p>
        </w:tc>
      </w:tr>
    </w:tbl>
    <w:p w14:paraId="6270F26F" w14:textId="77777777" w:rsidR="006E7B7A" w:rsidRPr="00A03C55" w:rsidRDefault="006E7B7A" w:rsidP="006E7B7A">
      <w:pPr>
        <w:pStyle w:val="BodyText"/>
      </w:pPr>
      <w:bookmarkStart w:id="1999" w:name="_Toc231117745"/>
      <w:bookmarkStart w:id="2000" w:name="_Toc363803068"/>
    </w:p>
    <w:p w14:paraId="2211747A" w14:textId="77777777" w:rsidR="006E7B7A" w:rsidRPr="00A03C55" w:rsidRDefault="006E7B7A" w:rsidP="006E7B7A">
      <w:pPr>
        <w:pStyle w:val="Heading5"/>
        <w:numPr>
          <w:ilvl w:val="0"/>
          <w:numId w:val="0"/>
        </w:numPr>
        <w:rPr>
          <w:noProof w:val="0"/>
        </w:rPr>
      </w:pPr>
      <w:r w:rsidRPr="00A03C55">
        <w:rPr>
          <w:noProof w:val="0"/>
        </w:rPr>
        <w:t>3.53.5.1.2 Document Metadata Notification Broker audit message:</w:t>
      </w:r>
      <w:bookmarkEnd w:id="1999"/>
      <w:bookmarkEnd w:id="200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4D564D04" w14:textId="77777777" w:rsidTr="008E3CF3">
        <w:trPr>
          <w:cantSplit/>
        </w:trPr>
        <w:tc>
          <w:tcPr>
            <w:tcW w:w="1458" w:type="dxa"/>
            <w:tcBorders>
              <w:bottom w:val="single" w:sz="4" w:space="0" w:color="auto"/>
            </w:tcBorders>
            <w:textDirection w:val="btLr"/>
            <w:vAlign w:val="center"/>
          </w:tcPr>
          <w:p w14:paraId="12AE323B"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3FC9C6F8"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3AE2E126" w14:textId="77777777" w:rsidR="006E7B7A" w:rsidRPr="00A03C55" w:rsidRDefault="006E7B7A" w:rsidP="008E3CF3">
            <w:pPr>
              <w:pStyle w:val="TableEntryHeader"/>
              <w:rPr>
                <w:noProof w:val="0"/>
                <w:kern w:val="28"/>
              </w:rPr>
            </w:pPr>
            <w:r w:rsidRPr="00A03C55">
              <w:rPr>
                <w:noProof w:val="0"/>
              </w:rPr>
              <w:t>Opt</w:t>
            </w:r>
          </w:p>
        </w:tc>
        <w:tc>
          <w:tcPr>
            <w:tcW w:w="4878" w:type="dxa"/>
            <w:tcBorders>
              <w:bottom w:val="single" w:sz="4" w:space="0" w:color="auto"/>
            </w:tcBorders>
            <w:vAlign w:val="center"/>
          </w:tcPr>
          <w:p w14:paraId="2CE44C77"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6D257D73" w14:textId="77777777" w:rsidTr="008E3CF3">
        <w:trPr>
          <w:cantSplit/>
        </w:trPr>
        <w:tc>
          <w:tcPr>
            <w:tcW w:w="1458" w:type="dxa"/>
            <w:vMerge w:val="restart"/>
            <w:tcBorders>
              <w:top w:val="single" w:sz="4" w:space="0" w:color="auto"/>
            </w:tcBorders>
          </w:tcPr>
          <w:p w14:paraId="02D57FDA" w14:textId="77777777" w:rsidR="006E7B7A" w:rsidRPr="00A03C55" w:rsidRDefault="006E7B7A" w:rsidP="008E3CF3">
            <w:pPr>
              <w:pStyle w:val="TableEntryHeader"/>
              <w:rPr>
                <w:noProof w:val="0"/>
              </w:rPr>
            </w:pPr>
            <w:r w:rsidRPr="00A03C55">
              <w:rPr>
                <w:noProof w:val="0"/>
              </w:rPr>
              <w:t>Event</w:t>
            </w:r>
          </w:p>
          <w:p w14:paraId="5396892A"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5118E83A"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4391CCF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4B71F088" w14:textId="77777777" w:rsidR="006E7B7A" w:rsidRPr="00A03C55" w:rsidRDefault="006E7B7A" w:rsidP="008E3CF3">
            <w:pPr>
              <w:pStyle w:val="TableEntry"/>
              <w:rPr>
                <w:noProof w:val="0"/>
                <w:sz w:val="16"/>
                <w:szCs w:val="16"/>
              </w:rPr>
            </w:pPr>
            <w:r w:rsidRPr="00A03C55">
              <w:rPr>
                <w:noProof w:val="0"/>
                <w:sz w:val="16"/>
                <w:szCs w:val="16"/>
              </w:rPr>
              <w:t>EV(110106, DCM, “Export”)</w:t>
            </w:r>
          </w:p>
        </w:tc>
      </w:tr>
      <w:tr w:rsidR="006E7B7A" w:rsidRPr="00A03C55" w14:paraId="03F254CD" w14:textId="77777777" w:rsidTr="008E3CF3">
        <w:trPr>
          <w:cantSplit/>
        </w:trPr>
        <w:tc>
          <w:tcPr>
            <w:tcW w:w="1458" w:type="dxa"/>
            <w:vMerge/>
            <w:vAlign w:val="center"/>
          </w:tcPr>
          <w:p w14:paraId="524AA222" w14:textId="77777777" w:rsidR="006E7B7A" w:rsidRPr="00A03C55" w:rsidRDefault="006E7B7A" w:rsidP="008E3CF3">
            <w:pPr>
              <w:pStyle w:val="TableLabel"/>
              <w:rPr>
                <w:noProof w:val="0"/>
                <w:sz w:val="16"/>
              </w:rPr>
            </w:pPr>
          </w:p>
        </w:tc>
        <w:tc>
          <w:tcPr>
            <w:tcW w:w="2610" w:type="dxa"/>
            <w:vAlign w:val="center"/>
          </w:tcPr>
          <w:p w14:paraId="143AC7D9"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2E118CF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725A0EAF" w14:textId="77777777" w:rsidR="006E7B7A" w:rsidRPr="00A03C55" w:rsidRDefault="006E7B7A" w:rsidP="008E3CF3">
            <w:pPr>
              <w:pStyle w:val="TableEntry"/>
              <w:rPr>
                <w:noProof w:val="0"/>
                <w:sz w:val="16"/>
                <w:szCs w:val="16"/>
              </w:rPr>
            </w:pPr>
            <w:r w:rsidRPr="00A03C55">
              <w:rPr>
                <w:noProof w:val="0"/>
                <w:sz w:val="16"/>
                <w:szCs w:val="16"/>
              </w:rPr>
              <w:t xml:space="preserve">“R” (Read) </w:t>
            </w:r>
          </w:p>
        </w:tc>
      </w:tr>
      <w:tr w:rsidR="006E7B7A" w:rsidRPr="00A03C55" w14:paraId="3AFF9E01" w14:textId="77777777" w:rsidTr="008E3CF3">
        <w:trPr>
          <w:cantSplit/>
        </w:trPr>
        <w:tc>
          <w:tcPr>
            <w:tcW w:w="1458" w:type="dxa"/>
            <w:vMerge/>
            <w:vAlign w:val="center"/>
          </w:tcPr>
          <w:p w14:paraId="02ABEE74" w14:textId="77777777" w:rsidR="006E7B7A" w:rsidRPr="00A03C55" w:rsidRDefault="006E7B7A" w:rsidP="008E3CF3">
            <w:pPr>
              <w:pStyle w:val="TableLabel"/>
              <w:rPr>
                <w:noProof w:val="0"/>
                <w:sz w:val="16"/>
              </w:rPr>
            </w:pPr>
          </w:p>
        </w:tc>
        <w:tc>
          <w:tcPr>
            <w:tcW w:w="2610" w:type="dxa"/>
            <w:vAlign w:val="center"/>
          </w:tcPr>
          <w:p w14:paraId="18E7918A"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06C713DC"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E51964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FF23C3D" w14:textId="77777777" w:rsidTr="008E3CF3">
        <w:trPr>
          <w:cantSplit/>
        </w:trPr>
        <w:tc>
          <w:tcPr>
            <w:tcW w:w="1458" w:type="dxa"/>
            <w:vMerge/>
            <w:vAlign w:val="center"/>
          </w:tcPr>
          <w:p w14:paraId="7B5D4F45" w14:textId="77777777" w:rsidR="006E7B7A" w:rsidRPr="00A03C55" w:rsidRDefault="006E7B7A" w:rsidP="008E3CF3">
            <w:pPr>
              <w:pStyle w:val="TableLabel"/>
              <w:rPr>
                <w:noProof w:val="0"/>
                <w:sz w:val="16"/>
              </w:rPr>
            </w:pPr>
          </w:p>
        </w:tc>
        <w:tc>
          <w:tcPr>
            <w:tcW w:w="2610" w:type="dxa"/>
            <w:vAlign w:val="center"/>
          </w:tcPr>
          <w:p w14:paraId="45B71223"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1B3F9D29"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727CFC9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88A8A1D" w14:textId="77777777" w:rsidTr="008E3CF3">
        <w:trPr>
          <w:cantSplit/>
        </w:trPr>
        <w:tc>
          <w:tcPr>
            <w:tcW w:w="1458" w:type="dxa"/>
            <w:vMerge/>
            <w:tcBorders>
              <w:bottom w:val="single" w:sz="4" w:space="0" w:color="auto"/>
            </w:tcBorders>
            <w:vAlign w:val="center"/>
          </w:tcPr>
          <w:p w14:paraId="4AFDC9D9"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053573EF"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6EAD531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0A598D33" w14:textId="77777777" w:rsidR="006E7B7A" w:rsidRPr="00A03C55" w:rsidRDefault="006E7B7A" w:rsidP="008E3CF3">
            <w:pPr>
              <w:pStyle w:val="TableEntry"/>
              <w:rPr>
                <w:noProof w:val="0"/>
                <w:sz w:val="16"/>
                <w:szCs w:val="16"/>
              </w:rPr>
            </w:pPr>
            <w:r w:rsidRPr="00A03C55">
              <w:rPr>
                <w:noProof w:val="0"/>
                <w:sz w:val="16"/>
                <w:szCs w:val="16"/>
              </w:rPr>
              <w:t>EV(“ITI-53”, “IHE Transactions”, “Document Metadata Notify”)</w:t>
            </w:r>
          </w:p>
        </w:tc>
      </w:tr>
      <w:tr w:rsidR="006E7B7A" w:rsidRPr="00A03C55" w14:paraId="0B1F15B9" w14:textId="77777777" w:rsidTr="008E3CF3">
        <w:trPr>
          <w:cantSplit/>
        </w:trPr>
        <w:tc>
          <w:tcPr>
            <w:tcW w:w="9666" w:type="dxa"/>
            <w:gridSpan w:val="4"/>
            <w:tcBorders>
              <w:bottom w:val="single" w:sz="4" w:space="0" w:color="auto"/>
            </w:tcBorders>
          </w:tcPr>
          <w:p w14:paraId="65E130EE" w14:textId="77777777" w:rsidR="006E7B7A" w:rsidRPr="00A03C55" w:rsidRDefault="006E7B7A" w:rsidP="008E3CF3">
            <w:pPr>
              <w:pStyle w:val="TableEntry"/>
              <w:rPr>
                <w:bCs/>
                <w:noProof w:val="0"/>
              </w:rPr>
            </w:pPr>
            <w:r w:rsidRPr="00A03C55">
              <w:rPr>
                <w:bCs/>
                <w:noProof w:val="0"/>
              </w:rPr>
              <w:t>Source (Document Metadata Notification Broker) (1)</w:t>
            </w:r>
          </w:p>
        </w:tc>
      </w:tr>
      <w:tr w:rsidR="006E7B7A" w:rsidRPr="00A03C55" w14:paraId="509EB191" w14:textId="77777777" w:rsidTr="008E3CF3">
        <w:trPr>
          <w:cantSplit/>
        </w:trPr>
        <w:tc>
          <w:tcPr>
            <w:tcW w:w="9666" w:type="dxa"/>
            <w:gridSpan w:val="4"/>
            <w:tcBorders>
              <w:bottom w:val="single" w:sz="4" w:space="0" w:color="auto"/>
            </w:tcBorders>
          </w:tcPr>
          <w:p w14:paraId="429105F7" w14:textId="77777777" w:rsidR="006E7B7A" w:rsidRPr="00A03C55" w:rsidRDefault="006E7B7A" w:rsidP="008E3CF3">
            <w:pPr>
              <w:pStyle w:val="TableEntry"/>
              <w:rPr>
                <w:bCs/>
                <w:noProof w:val="0"/>
              </w:rPr>
            </w:pPr>
            <w:r w:rsidRPr="00A03C55">
              <w:rPr>
                <w:bCs/>
                <w:noProof w:val="0"/>
              </w:rPr>
              <w:t>Destination (Document Metadata Notification Recipient) (1)</w:t>
            </w:r>
          </w:p>
        </w:tc>
      </w:tr>
      <w:tr w:rsidR="006E7B7A" w:rsidRPr="00A03C55" w14:paraId="1D3BF323" w14:textId="77777777" w:rsidTr="008E3CF3">
        <w:trPr>
          <w:cantSplit/>
        </w:trPr>
        <w:tc>
          <w:tcPr>
            <w:tcW w:w="9666" w:type="dxa"/>
            <w:gridSpan w:val="4"/>
            <w:tcBorders>
              <w:bottom w:val="single" w:sz="4" w:space="0" w:color="auto"/>
            </w:tcBorders>
          </w:tcPr>
          <w:p w14:paraId="730EE389" w14:textId="77777777" w:rsidR="006E7B7A" w:rsidRPr="00A03C55" w:rsidRDefault="006E7B7A" w:rsidP="008E3CF3">
            <w:pPr>
              <w:pStyle w:val="TableEntry"/>
              <w:rPr>
                <w:bCs/>
                <w:noProof w:val="0"/>
              </w:rPr>
            </w:pPr>
            <w:r w:rsidRPr="00A03C55">
              <w:rPr>
                <w:bCs/>
                <w:noProof w:val="0"/>
              </w:rPr>
              <w:t>Audit Source (Document Metadata Notification Broker) (1)</w:t>
            </w:r>
          </w:p>
        </w:tc>
      </w:tr>
      <w:tr w:rsidR="006E7B7A" w:rsidRPr="00A03C55" w14:paraId="1E821887"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EB3CA4" w14:textId="5F062E71" w:rsidR="006E7B7A" w:rsidRPr="00A03C55" w:rsidRDefault="006E7B7A" w:rsidP="008E3CF3">
            <w:pPr>
              <w:pStyle w:val="TableEntry"/>
              <w:rPr>
                <w:bCs/>
                <w:noProof w:val="0"/>
              </w:rPr>
            </w:pPr>
            <w:r w:rsidRPr="00A03C55">
              <w:rPr>
                <w:bCs/>
                <w:noProof w:val="0"/>
              </w:rPr>
              <w:lastRenderedPageBreak/>
              <w:t>Document</w:t>
            </w:r>
            <w:r w:rsidR="00CF1E2E" w:rsidRPr="00A03C55">
              <w:rPr>
                <w:bCs/>
                <w:noProof w:val="0"/>
              </w:rPr>
              <w:t>Entry/SubmissionSet</w:t>
            </w:r>
            <w:r w:rsidRPr="00A03C55">
              <w:rPr>
                <w:bCs/>
                <w:noProof w:val="0"/>
              </w:rPr>
              <w:t xml:space="preserve"> (1..n) </w:t>
            </w:r>
          </w:p>
        </w:tc>
      </w:tr>
    </w:tbl>
    <w:p w14:paraId="418D0AE2" w14:textId="77777777" w:rsidR="006E7B7A" w:rsidRPr="00A03C55" w:rsidRDefault="006E7B7A" w:rsidP="006E7B7A">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215B072D" w14:textId="77777777" w:rsidTr="008E3CF3">
        <w:trPr>
          <w:cantSplit/>
        </w:trPr>
        <w:tc>
          <w:tcPr>
            <w:tcW w:w="1548" w:type="dxa"/>
            <w:vMerge w:val="restart"/>
            <w:tcBorders>
              <w:top w:val="single" w:sz="4" w:space="0" w:color="auto"/>
            </w:tcBorders>
          </w:tcPr>
          <w:p w14:paraId="5AE769D3" w14:textId="77777777" w:rsidR="006E7B7A" w:rsidRPr="00A03C55" w:rsidRDefault="006E7B7A" w:rsidP="008E3CF3">
            <w:pPr>
              <w:pStyle w:val="TableEntryHeader"/>
              <w:rPr>
                <w:noProof w:val="0"/>
              </w:rPr>
            </w:pPr>
            <w:r w:rsidRPr="00A03C55">
              <w:rPr>
                <w:noProof w:val="0"/>
              </w:rPr>
              <w:t>Source</w:t>
            </w:r>
          </w:p>
          <w:p w14:paraId="7AD3A8CD"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tcBorders>
              <w:top w:val="single" w:sz="4" w:space="0" w:color="auto"/>
            </w:tcBorders>
            <w:vAlign w:val="center"/>
          </w:tcPr>
          <w:p w14:paraId="24FFC8EB"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tcBorders>
              <w:top w:val="single" w:sz="4" w:space="0" w:color="auto"/>
            </w:tcBorders>
            <w:vAlign w:val="center"/>
          </w:tcPr>
          <w:p w14:paraId="03CBB05F" w14:textId="77777777" w:rsidR="006E7B7A" w:rsidRPr="00A03C55" w:rsidRDefault="006E7B7A" w:rsidP="008E3CF3">
            <w:pPr>
              <w:pStyle w:val="TableEntry"/>
              <w:jc w:val="center"/>
              <w:rPr>
                <w:i/>
                <w:iCs/>
                <w:noProof w:val="0"/>
                <w:sz w:val="16"/>
                <w:szCs w:val="16"/>
              </w:rPr>
            </w:pPr>
            <w:r w:rsidRPr="00A03C55">
              <w:rPr>
                <w:noProof w:val="0"/>
                <w:sz w:val="16"/>
                <w:szCs w:val="16"/>
              </w:rPr>
              <w:t>M</w:t>
            </w:r>
          </w:p>
        </w:tc>
        <w:tc>
          <w:tcPr>
            <w:tcW w:w="4968" w:type="dxa"/>
            <w:tcBorders>
              <w:top w:val="single" w:sz="4" w:space="0" w:color="auto"/>
            </w:tcBorders>
            <w:vAlign w:val="center"/>
          </w:tcPr>
          <w:p w14:paraId="3839ED8D" w14:textId="77777777" w:rsidR="006E7B7A" w:rsidRPr="00A03C55" w:rsidRDefault="006E7B7A" w:rsidP="008E3CF3">
            <w:pPr>
              <w:pStyle w:val="TableEntry"/>
              <w:rPr>
                <w:noProof w:val="0"/>
                <w:sz w:val="16"/>
                <w:szCs w:val="16"/>
              </w:rPr>
            </w:pPr>
            <w:r w:rsidRPr="00A03C55">
              <w:rPr>
                <w:noProof w:val="0"/>
                <w:sz w:val="16"/>
                <w:szCs w:val="16"/>
              </w:rPr>
              <w:t>When WS-Addressing is used: &lt;From/&gt;</w:t>
            </w:r>
          </w:p>
        </w:tc>
      </w:tr>
      <w:tr w:rsidR="006E7B7A" w:rsidRPr="00A03C55" w14:paraId="2F9453E9" w14:textId="77777777" w:rsidTr="008E3CF3">
        <w:trPr>
          <w:cantSplit/>
        </w:trPr>
        <w:tc>
          <w:tcPr>
            <w:tcW w:w="1548" w:type="dxa"/>
            <w:vMerge/>
            <w:textDirection w:val="btLr"/>
            <w:vAlign w:val="center"/>
          </w:tcPr>
          <w:p w14:paraId="3C2F11BB" w14:textId="77777777" w:rsidR="006E7B7A" w:rsidRPr="00A03C55" w:rsidRDefault="006E7B7A" w:rsidP="008E3CF3">
            <w:pPr>
              <w:pStyle w:val="TableLabel"/>
              <w:rPr>
                <w:noProof w:val="0"/>
                <w:sz w:val="16"/>
              </w:rPr>
            </w:pPr>
          </w:p>
        </w:tc>
        <w:tc>
          <w:tcPr>
            <w:tcW w:w="2520" w:type="dxa"/>
            <w:vAlign w:val="center"/>
          </w:tcPr>
          <w:p w14:paraId="74C7F83D" w14:textId="77777777" w:rsidR="006E7B7A" w:rsidRPr="00A03C55" w:rsidRDefault="006E7B7A" w:rsidP="008E3CF3">
            <w:pPr>
              <w:pStyle w:val="TableEntry"/>
              <w:rPr>
                <w:noProof w:val="0"/>
                <w:sz w:val="16"/>
                <w:szCs w:val="16"/>
              </w:rPr>
            </w:pPr>
            <w:r w:rsidRPr="00A03C55">
              <w:rPr>
                <w:noProof w:val="0"/>
                <w:sz w:val="16"/>
                <w:szCs w:val="16"/>
              </w:rPr>
              <w:t>AlternativeUserID</w:t>
            </w:r>
          </w:p>
        </w:tc>
        <w:tc>
          <w:tcPr>
            <w:tcW w:w="630" w:type="dxa"/>
            <w:vAlign w:val="center"/>
          </w:tcPr>
          <w:p w14:paraId="368B3D0A" w14:textId="77777777" w:rsidR="006E7B7A" w:rsidRPr="00A03C55" w:rsidRDefault="006E7B7A" w:rsidP="008E3CF3">
            <w:pPr>
              <w:pStyle w:val="TableEntry"/>
              <w:jc w:val="center"/>
              <w:rPr>
                <w:i/>
                <w:iCs/>
                <w:noProof w:val="0"/>
                <w:sz w:val="16"/>
                <w:szCs w:val="16"/>
              </w:rPr>
            </w:pPr>
            <w:r w:rsidRPr="00A03C55">
              <w:rPr>
                <w:noProof w:val="0"/>
                <w:sz w:val="16"/>
                <w:szCs w:val="16"/>
              </w:rPr>
              <w:t>M</w:t>
            </w:r>
          </w:p>
        </w:tc>
        <w:tc>
          <w:tcPr>
            <w:tcW w:w="4968" w:type="dxa"/>
            <w:vAlign w:val="center"/>
          </w:tcPr>
          <w:p w14:paraId="16B16C4C" w14:textId="77777777" w:rsidR="006E7B7A" w:rsidRPr="00A03C55" w:rsidRDefault="006E7B7A" w:rsidP="008E3CF3">
            <w:pPr>
              <w:pStyle w:val="TableEntry"/>
              <w:rPr>
                <w:noProof w:val="0"/>
                <w:sz w:val="16"/>
                <w:szCs w:val="16"/>
              </w:rPr>
            </w:pPr>
            <w:r w:rsidRPr="00A03C55">
              <w:rPr>
                <w:noProof w:val="0"/>
                <w:sz w:val="16"/>
                <w:szCs w:val="16"/>
              </w:rPr>
              <w:t>the process ID as used within the local operating system in the local system logs.</w:t>
            </w:r>
          </w:p>
        </w:tc>
      </w:tr>
      <w:tr w:rsidR="006E7B7A" w:rsidRPr="00A03C55" w14:paraId="0209E859" w14:textId="77777777" w:rsidTr="008E3CF3">
        <w:trPr>
          <w:cantSplit/>
        </w:trPr>
        <w:tc>
          <w:tcPr>
            <w:tcW w:w="1548" w:type="dxa"/>
            <w:vMerge/>
            <w:textDirection w:val="btLr"/>
            <w:vAlign w:val="center"/>
          </w:tcPr>
          <w:p w14:paraId="6863E33D" w14:textId="77777777" w:rsidR="006E7B7A" w:rsidRPr="00A03C55" w:rsidRDefault="006E7B7A" w:rsidP="008E3CF3">
            <w:pPr>
              <w:pStyle w:val="TableLabel"/>
              <w:rPr>
                <w:noProof w:val="0"/>
                <w:sz w:val="16"/>
              </w:rPr>
            </w:pPr>
          </w:p>
        </w:tc>
        <w:tc>
          <w:tcPr>
            <w:tcW w:w="2520" w:type="dxa"/>
            <w:vAlign w:val="center"/>
          </w:tcPr>
          <w:p w14:paraId="5B1193F1"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4C657D4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C833EB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EADE7BB" w14:textId="77777777" w:rsidTr="008E3CF3">
        <w:trPr>
          <w:cantSplit/>
        </w:trPr>
        <w:tc>
          <w:tcPr>
            <w:tcW w:w="1548" w:type="dxa"/>
            <w:vMerge/>
            <w:textDirection w:val="btLr"/>
            <w:vAlign w:val="center"/>
          </w:tcPr>
          <w:p w14:paraId="5123472B" w14:textId="77777777" w:rsidR="006E7B7A" w:rsidRPr="00A03C55" w:rsidRDefault="006E7B7A" w:rsidP="008E3CF3">
            <w:pPr>
              <w:pStyle w:val="TableLabel"/>
              <w:rPr>
                <w:noProof w:val="0"/>
                <w:sz w:val="16"/>
              </w:rPr>
            </w:pPr>
          </w:p>
        </w:tc>
        <w:tc>
          <w:tcPr>
            <w:tcW w:w="2520" w:type="dxa"/>
            <w:vAlign w:val="center"/>
          </w:tcPr>
          <w:p w14:paraId="516E163D"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0757F5E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482882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F90281" w14:textId="77777777" w:rsidTr="008E3CF3">
        <w:trPr>
          <w:cantSplit/>
        </w:trPr>
        <w:tc>
          <w:tcPr>
            <w:tcW w:w="1548" w:type="dxa"/>
            <w:vMerge/>
            <w:textDirection w:val="btLr"/>
            <w:vAlign w:val="center"/>
          </w:tcPr>
          <w:p w14:paraId="609FC72D" w14:textId="77777777" w:rsidR="006E7B7A" w:rsidRPr="00A03C55" w:rsidRDefault="006E7B7A" w:rsidP="008E3CF3">
            <w:pPr>
              <w:pStyle w:val="TableLabel"/>
              <w:rPr>
                <w:noProof w:val="0"/>
                <w:sz w:val="16"/>
              </w:rPr>
            </w:pPr>
          </w:p>
        </w:tc>
        <w:tc>
          <w:tcPr>
            <w:tcW w:w="2520" w:type="dxa"/>
            <w:vAlign w:val="center"/>
          </w:tcPr>
          <w:p w14:paraId="6CA8E5CF"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2685159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A99D7CF"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5F6A5C31" w14:textId="77777777" w:rsidTr="008E3CF3">
        <w:trPr>
          <w:cantSplit/>
        </w:trPr>
        <w:tc>
          <w:tcPr>
            <w:tcW w:w="1548" w:type="dxa"/>
            <w:vMerge/>
            <w:textDirection w:val="btLr"/>
            <w:vAlign w:val="center"/>
          </w:tcPr>
          <w:p w14:paraId="1DE1F4B1" w14:textId="77777777" w:rsidR="006E7B7A" w:rsidRPr="00A03C55" w:rsidRDefault="006E7B7A" w:rsidP="008E3CF3">
            <w:pPr>
              <w:pStyle w:val="TableLabel"/>
              <w:rPr>
                <w:noProof w:val="0"/>
                <w:sz w:val="16"/>
              </w:rPr>
            </w:pPr>
          </w:p>
        </w:tc>
        <w:tc>
          <w:tcPr>
            <w:tcW w:w="2520" w:type="dxa"/>
            <w:vAlign w:val="center"/>
          </w:tcPr>
          <w:p w14:paraId="0074FE60"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234F54B6"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3571878F"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58552A74" w14:textId="77777777" w:rsidTr="008E3CF3">
        <w:trPr>
          <w:cantSplit/>
        </w:trPr>
        <w:tc>
          <w:tcPr>
            <w:tcW w:w="1548" w:type="dxa"/>
            <w:vMerge/>
            <w:textDirection w:val="btLr"/>
            <w:vAlign w:val="center"/>
          </w:tcPr>
          <w:p w14:paraId="0E5FA0DD" w14:textId="77777777" w:rsidR="006E7B7A" w:rsidRPr="00A03C55" w:rsidRDefault="006E7B7A" w:rsidP="008E3CF3">
            <w:pPr>
              <w:pStyle w:val="TableLabel"/>
              <w:rPr>
                <w:noProof w:val="0"/>
                <w:sz w:val="16"/>
              </w:rPr>
            </w:pPr>
          </w:p>
        </w:tc>
        <w:tc>
          <w:tcPr>
            <w:tcW w:w="2520" w:type="dxa"/>
            <w:vAlign w:val="center"/>
          </w:tcPr>
          <w:p w14:paraId="05AB08B1"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0D792FF1"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D30E885"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64A92F5"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59150E0" w14:textId="77777777" w:rsidTr="008E3CF3">
        <w:trPr>
          <w:cantSplit/>
        </w:trPr>
        <w:tc>
          <w:tcPr>
            <w:tcW w:w="1548" w:type="dxa"/>
            <w:vMerge w:val="restart"/>
          </w:tcPr>
          <w:p w14:paraId="05F4B3A6" w14:textId="77777777" w:rsidR="006E7B7A" w:rsidRPr="00A03C55" w:rsidRDefault="006E7B7A" w:rsidP="008E3CF3">
            <w:pPr>
              <w:pStyle w:val="TableEntryHeader"/>
              <w:rPr>
                <w:noProof w:val="0"/>
              </w:rPr>
            </w:pPr>
            <w:r w:rsidRPr="00A03C55">
              <w:rPr>
                <w:noProof w:val="0"/>
              </w:rPr>
              <w:t>Destination</w:t>
            </w:r>
          </w:p>
          <w:p w14:paraId="179C9756"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D668246" w14:textId="77777777" w:rsidR="006E7B7A" w:rsidRPr="00A03C55" w:rsidRDefault="006E7B7A" w:rsidP="008E3CF3">
            <w:pPr>
              <w:pStyle w:val="TableEntry"/>
              <w:rPr>
                <w:i/>
                <w:noProof w:val="0"/>
                <w:sz w:val="16"/>
                <w:szCs w:val="16"/>
              </w:rPr>
            </w:pPr>
            <w:r w:rsidRPr="00A03C55">
              <w:rPr>
                <w:i/>
                <w:noProof w:val="0"/>
                <w:sz w:val="16"/>
                <w:szCs w:val="16"/>
              </w:rPr>
              <w:t>UserID</w:t>
            </w:r>
          </w:p>
        </w:tc>
        <w:tc>
          <w:tcPr>
            <w:tcW w:w="630" w:type="dxa"/>
            <w:vAlign w:val="center"/>
          </w:tcPr>
          <w:p w14:paraId="10A0B4F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04A184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8E6D18C" w14:textId="77777777" w:rsidTr="008E3CF3">
        <w:trPr>
          <w:cantSplit/>
        </w:trPr>
        <w:tc>
          <w:tcPr>
            <w:tcW w:w="1548" w:type="dxa"/>
            <w:vMerge/>
            <w:textDirection w:val="btLr"/>
            <w:vAlign w:val="center"/>
          </w:tcPr>
          <w:p w14:paraId="22D8845C" w14:textId="77777777" w:rsidR="006E7B7A" w:rsidRPr="00A03C55" w:rsidRDefault="006E7B7A" w:rsidP="008E3CF3">
            <w:pPr>
              <w:pStyle w:val="TableLabel"/>
              <w:rPr>
                <w:noProof w:val="0"/>
                <w:sz w:val="16"/>
              </w:rPr>
            </w:pPr>
          </w:p>
        </w:tc>
        <w:tc>
          <w:tcPr>
            <w:tcW w:w="2520" w:type="dxa"/>
            <w:vAlign w:val="center"/>
          </w:tcPr>
          <w:p w14:paraId="675A7D42"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158443E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E2D3F6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B03F1B8" w14:textId="77777777" w:rsidTr="008E3CF3">
        <w:trPr>
          <w:cantSplit/>
        </w:trPr>
        <w:tc>
          <w:tcPr>
            <w:tcW w:w="1548" w:type="dxa"/>
            <w:vMerge/>
            <w:textDirection w:val="btLr"/>
            <w:vAlign w:val="center"/>
          </w:tcPr>
          <w:p w14:paraId="4A01D45B" w14:textId="77777777" w:rsidR="006E7B7A" w:rsidRPr="00A03C55" w:rsidRDefault="006E7B7A" w:rsidP="008E3CF3">
            <w:pPr>
              <w:pStyle w:val="TableLabel"/>
              <w:rPr>
                <w:noProof w:val="0"/>
                <w:sz w:val="16"/>
              </w:rPr>
            </w:pPr>
          </w:p>
        </w:tc>
        <w:tc>
          <w:tcPr>
            <w:tcW w:w="2520" w:type="dxa"/>
            <w:vAlign w:val="center"/>
          </w:tcPr>
          <w:p w14:paraId="433C817F"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0340C832"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74CDE9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39959BD" w14:textId="77777777" w:rsidTr="008E3CF3">
        <w:trPr>
          <w:cantSplit/>
        </w:trPr>
        <w:tc>
          <w:tcPr>
            <w:tcW w:w="1548" w:type="dxa"/>
            <w:vMerge/>
            <w:textDirection w:val="btLr"/>
            <w:vAlign w:val="center"/>
          </w:tcPr>
          <w:p w14:paraId="315CE66D" w14:textId="77777777" w:rsidR="006E7B7A" w:rsidRPr="00A03C55" w:rsidRDefault="006E7B7A" w:rsidP="008E3CF3">
            <w:pPr>
              <w:pStyle w:val="TableLabel"/>
              <w:rPr>
                <w:noProof w:val="0"/>
                <w:sz w:val="16"/>
              </w:rPr>
            </w:pPr>
          </w:p>
        </w:tc>
        <w:tc>
          <w:tcPr>
            <w:tcW w:w="2520" w:type="dxa"/>
            <w:vAlign w:val="center"/>
          </w:tcPr>
          <w:p w14:paraId="5400C17B" w14:textId="77777777" w:rsidR="006E7B7A" w:rsidRPr="00A03C55" w:rsidRDefault="006E7B7A" w:rsidP="008E3CF3">
            <w:pPr>
              <w:pStyle w:val="TableEntry"/>
              <w:rPr>
                <w:i/>
                <w:noProof w:val="0"/>
                <w:sz w:val="16"/>
                <w:szCs w:val="16"/>
              </w:rPr>
            </w:pPr>
            <w:r w:rsidRPr="00A03C55">
              <w:rPr>
                <w:i/>
                <w:noProof w:val="0"/>
                <w:sz w:val="16"/>
                <w:szCs w:val="16"/>
              </w:rPr>
              <w:t>UserIsRequestor</w:t>
            </w:r>
          </w:p>
        </w:tc>
        <w:tc>
          <w:tcPr>
            <w:tcW w:w="630" w:type="dxa"/>
            <w:vAlign w:val="center"/>
          </w:tcPr>
          <w:p w14:paraId="3C0B7C6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FAF4FE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1E0E0F1" w14:textId="77777777" w:rsidTr="008E3CF3">
        <w:trPr>
          <w:cantSplit/>
        </w:trPr>
        <w:tc>
          <w:tcPr>
            <w:tcW w:w="1548" w:type="dxa"/>
            <w:vMerge/>
            <w:textDirection w:val="btLr"/>
            <w:vAlign w:val="center"/>
          </w:tcPr>
          <w:p w14:paraId="4D147510" w14:textId="77777777" w:rsidR="006E7B7A" w:rsidRPr="00A03C55" w:rsidRDefault="006E7B7A" w:rsidP="008E3CF3">
            <w:pPr>
              <w:pStyle w:val="TableLabel"/>
              <w:rPr>
                <w:noProof w:val="0"/>
                <w:sz w:val="16"/>
              </w:rPr>
            </w:pPr>
          </w:p>
        </w:tc>
        <w:tc>
          <w:tcPr>
            <w:tcW w:w="2520" w:type="dxa"/>
            <w:vAlign w:val="center"/>
          </w:tcPr>
          <w:p w14:paraId="24DBB2A4"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1B61108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5C3C170" w14:textId="77777777" w:rsidR="006E7B7A" w:rsidRPr="00A03C55" w:rsidRDefault="006E7B7A" w:rsidP="008E3CF3">
            <w:pPr>
              <w:pStyle w:val="TableEntry"/>
              <w:rPr>
                <w:noProof w:val="0"/>
                <w:sz w:val="16"/>
                <w:szCs w:val="16"/>
              </w:rPr>
            </w:pPr>
            <w:r w:rsidRPr="00A03C55">
              <w:rPr>
                <w:noProof w:val="0"/>
                <w:sz w:val="16"/>
                <w:szCs w:val="16"/>
              </w:rPr>
              <w:t>EV(110152, DCM, “Destination”)</w:t>
            </w:r>
          </w:p>
        </w:tc>
      </w:tr>
      <w:tr w:rsidR="006E7B7A" w:rsidRPr="00A03C55" w14:paraId="77EC20D4" w14:textId="77777777" w:rsidTr="008E3CF3">
        <w:trPr>
          <w:cantSplit/>
        </w:trPr>
        <w:tc>
          <w:tcPr>
            <w:tcW w:w="1548" w:type="dxa"/>
            <w:vMerge/>
            <w:textDirection w:val="btLr"/>
            <w:vAlign w:val="center"/>
          </w:tcPr>
          <w:p w14:paraId="5B22761C" w14:textId="77777777" w:rsidR="006E7B7A" w:rsidRPr="00A03C55" w:rsidRDefault="006E7B7A" w:rsidP="008E3CF3">
            <w:pPr>
              <w:pStyle w:val="TableLabel"/>
              <w:rPr>
                <w:noProof w:val="0"/>
                <w:sz w:val="16"/>
              </w:rPr>
            </w:pPr>
          </w:p>
        </w:tc>
        <w:tc>
          <w:tcPr>
            <w:tcW w:w="2520" w:type="dxa"/>
            <w:vAlign w:val="center"/>
          </w:tcPr>
          <w:p w14:paraId="5419F40D"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02B47570"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6009ED94"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1B5CC73F" w14:textId="77777777" w:rsidTr="008E3CF3">
        <w:trPr>
          <w:cantSplit/>
        </w:trPr>
        <w:tc>
          <w:tcPr>
            <w:tcW w:w="1548" w:type="dxa"/>
            <w:vMerge/>
            <w:textDirection w:val="btLr"/>
            <w:vAlign w:val="center"/>
          </w:tcPr>
          <w:p w14:paraId="38B46299" w14:textId="77777777" w:rsidR="006E7B7A" w:rsidRPr="00A03C55" w:rsidRDefault="006E7B7A" w:rsidP="008E3CF3">
            <w:pPr>
              <w:pStyle w:val="TableLabel"/>
              <w:rPr>
                <w:noProof w:val="0"/>
                <w:sz w:val="16"/>
              </w:rPr>
            </w:pPr>
          </w:p>
        </w:tc>
        <w:tc>
          <w:tcPr>
            <w:tcW w:w="2520" w:type="dxa"/>
            <w:vAlign w:val="center"/>
          </w:tcPr>
          <w:p w14:paraId="7B374B8A"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1359E3AC"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A7FFEBE"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154780E"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74458A3E" w14:textId="77777777" w:rsidTr="008E3CF3">
        <w:trPr>
          <w:cantSplit/>
        </w:trPr>
        <w:tc>
          <w:tcPr>
            <w:tcW w:w="1548" w:type="dxa"/>
            <w:vMerge w:val="restart"/>
            <w:tcBorders>
              <w:top w:val="single" w:sz="4" w:space="0" w:color="auto"/>
            </w:tcBorders>
          </w:tcPr>
          <w:p w14:paraId="308E8575" w14:textId="77777777" w:rsidR="006E7B7A" w:rsidRPr="00A03C55" w:rsidRDefault="006E7B7A" w:rsidP="008E3CF3">
            <w:pPr>
              <w:pStyle w:val="TableEntryHeader"/>
              <w:rPr>
                <w:noProof w:val="0"/>
              </w:rPr>
            </w:pPr>
            <w:r w:rsidRPr="00A03C55">
              <w:rPr>
                <w:noProof w:val="0"/>
              </w:rPr>
              <w:t>Audit Source</w:t>
            </w:r>
          </w:p>
          <w:p w14:paraId="66A2A135"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520" w:type="dxa"/>
            <w:tcBorders>
              <w:top w:val="single" w:sz="4" w:space="0" w:color="auto"/>
            </w:tcBorders>
            <w:vAlign w:val="center"/>
          </w:tcPr>
          <w:p w14:paraId="080F67F1"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52133B6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46DBAB4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F0CDB98" w14:textId="77777777" w:rsidTr="008E3CF3">
        <w:trPr>
          <w:cantSplit/>
        </w:trPr>
        <w:tc>
          <w:tcPr>
            <w:tcW w:w="1548" w:type="dxa"/>
            <w:vMerge/>
            <w:textDirection w:val="btLr"/>
            <w:vAlign w:val="center"/>
          </w:tcPr>
          <w:p w14:paraId="2AD55E1E" w14:textId="77777777" w:rsidR="006E7B7A" w:rsidRPr="00A03C55" w:rsidRDefault="006E7B7A" w:rsidP="008E3CF3">
            <w:pPr>
              <w:pStyle w:val="TableLabel"/>
              <w:rPr>
                <w:noProof w:val="0"/>
                <w:sz w:val="16"/>
              </w:rPr>
            </w:pPr>
          </w:p>
        </w:tc>
        <w:tc>
          <w:tcPr>
            <w:tcW w:w="2520" w:type="dxa"/>
            <w:vAlign w:val="center"/>
          </w:tcPr>
          <w:p w14:paraId="56886676"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49CF943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B7693B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1F41ACB" w14:textId="77777777" w:rsidTr="008E3CF3">
        <w:trPr>
          <w:cantSplit/>
        </w:trPr>
        <w:tc>
          <w:tcPr>
            <w:tcW w:w="1548" w:type="dxa"/>
            <w:vMerge/>
            <w:textDirection w:val="btLr"/>
            <w:vAlign w:val="center"/>
          </w:tcPr>
          <w:p w14:paraId="3B513E72" w14:textId="77777777" w:rsidR="006E7B7A" w:rsidRPr="00A03C55" w:rsidRDefault="006E7B7A" w:rsidP="008E3CF3">
            <w:pPr>
              <w:pStyle w:val="TableLabel"/>
              <w:rPr>
                <w:noProof w:val="0"/>
                <w:sz w:val="16"/>
              </w:rPr>
            </w:pPr>
          </w:p>
        </w:tc>
        <w:tc>
          <w:tcPr>
            <w:tcW w:w="2520" w:type="dxa"/>
            <w:vAlign w:val="center"/>
          </w:tcPr>
          <w:p w14:paraId="36D5684B"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340EC6A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5E80AD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AA97AA6" w14:textId="77777777" w:rsidR="00CF1E2E" w:rsidRPr="00A03C55" w:rsidRDefault="00CF1E2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A03C55" w14:paraId="30EB6973" w14:textId="77777777" w:rsidTr="005E29CE">
        <w:trPr>
          <w:cantSplit/>
        </w:trPr>
        <w:tc>
          <w:tcPr>
            <w:tcW w:w="1795" w:type="dxa"/>
            <w:vMerge w:val="restart"/>
          </w:tcPr>
          <w:p w14:paraId="0889FF0B" w14:textId="71BED24C" w:rsidR="006E7B7A" w:rsidRPr="00A03C55" w:rsidRDefault="006E7B7A" w:rsidP="00A063AC">
            <w:pPr>
              <w:pStyle w:val="TableEntryHeader"/>
              <w:rPr>
                <w:noProof w:val="0"/>
              </w:rPr>
            </w:pPr>
            <w:r w:rsidRPr="00A03C55">
              <w:rPr>
                <w:noProof w:val="0"/>
              </w:rPr>
              <w:t>Document</w:t>
            </w:r>
            <w:r w:rsidR="00CF1E2E" w:rsidRPr="00A03C55">
              <w:rPr>
                <w:noProof w:val="0"/>
              </w:rPr>
              <w:t>Entry</w:t>
            </w:r>
            <w:r w:rsidRPr="00A03C55">
              <w:rPr>
                <w:noProof w:val="0"/>
              </w:rPr>
              <w:t xml:space="preserve"> SubmissionSet </w:t>
            </w:r>
          </w:p>
          <w:p w14:paraId="310A0F5B" w14:textId="77777777" w:rsidR="006E7B7A" w:rsidRPr="00A03C55" w:rsidRDefault="006E7B7A" w:rsidP="008E3CF3">
            <w:pPr>
              <w:pStyle w:val="TableEntryHeader"/>
              <w:rPr>
                <w:noProof w:val="0"/>
              </w:rPr>
            </w:pPr>
          </w:p>
          <w:p w14:paraId="69FBDF09"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790" w:type="dxa"/>
            <w:vAlign w:val="center"/>
          </w:tcPr>
          <w:p w14:paraId="7EA85952"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1B77A510"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58041D78" w14:textId="4096904A" w:rsidR="006E7B7A" w:rsidRPr="00A03C55" w:rsidRDefault="006E7B7A" w:rsidP="00CF1E2E">
            <w:pPr>
              <w:pStyle w:val="TableEntry"/>
              <w:rPr>
                <w:noProof w:val="0"/>
                <w:sz w:val="16"/>
                <w:szCs w:val="16"/>
              </w:rPr>
            </w:pPr>
            <w:r w:rsidRPr="00A03C55">
              <w:rPr>
                <w:noProof w:val="0"/>
                <w:sz w:val="16"/>
                <w:szCs w:val="16"/>
              </w:rPr>
              <w:t>“2” (</w:t>
            </w:r>
            <w:r w:rsidR="00CF1E2E" w:rsidRPr="00A03C55">
              <w:rPr>
                <w:noProof w:val="0"/>
                <w:sz w:val="16"/>
                <w:szCs w:val="16"/>
              </w:rPr>
              <w:t>system object</w:t>
            </w:r>
            <w:r w:rsidRPr="00A03C55">
              <w:rPr>
                <w:noProof w:val="0"/>
                <w:sz w:val="16"/>
                <w:szCs w:val="16"/>
              </w:rPr>
              <w:t>)</w:t>
            </w:r>
          </w:p>
        </w:tc>
      </w:tr>
      <w:tr w:rsidR="006E7B7A" w:rsidRPr="00A03C55" w14:paraId="71C930E2" w14:textId="77777777" w:rsidTr="005E29CE">
        <w:trPr>
          <w:cantSplit/>
        </w:trPr>
        <w:tc>
          <w:tcPr>
            <w:tcW w:w="1795" w:type="dxa"/>
            <w:vMerge/>
            <w:vAlign w:val="center"/>
          </w:tcPr>
          <w:p w14:paraId="523926FC" w14:textId="77777777" w:rsidR="006E7B7A" w:rsidRPr="00A03C55" w:rsidRDefault="006E7B7A" w:rsidP="008E3CF3">
            <w:pPr>
              <w:pStyle w:val="TableLabel"/>
              <w:rPr>
                <w:noProof w:val="0"/>
                <w:sz w:val="16"/>
              </w:rPr>
            </w:pPr>
          </w:p>
        </w:tc>
        <w:tc>
          <w:tcPr>
            <w:tcW w:w="2790" w:type="dxa"/>
            <w:vAlign w:val="center"/>
          </w:tcPr>
          <w:p w14:paraId="759972F3"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1ADBD994"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7F36BBA2" w14:textId="77777777" w:rsidR="006E7B7A" w:rsidRPr="00A03C55" w:rsidRDefault="006E7B7A" w:rsidP="008E3CF3">
            <w:pPr>
              <w:pStyle w:val="TableEntry"/>
              <w:rPr>
                <w:b/>
                <w:i/>
                <w:noProof w:val="0"/>
                <w:sz w:val="16"/>
                <w:szCs w:val="16"/>
              </w:rPr>
            </w:pPr>
            <w:r w:rsidRPr="00A03C55">
              <w:rPr>
                <w:noProof w:val="0"/>
                <w:sz w:val="16"/>
                <w:szCs w:val="16"/>
              </w:rPr>
              <w:t>“3” (report)</w:t>
            </w:r>
          </w:p>
        </w:tc>
      </w:tr>
      <w:tr w:rsidR="006E7B7A" w:rsidRPr="00A03C55" w14:paraId="50D73E70" w14:textId="77777777" w:rsidTr="005E29CE">
        <w:trPr>
          <w:cantSplit/>
        </w:trPr>
        <w:tc>
          <w:tcPr>
            <w:tcW w:w="1795" w:type="dxa"/>
            <w:vMerge/>
            <w:vAlign w:val="center"/>
          </w:tcPr>
          <w:p w14:paraId="4E6531D5" w14:textId="77777777" w:rsidR="006E7B7A" w:rsidRPr="00A03C55" w:rsidRDefault="006E7B7A" w:rsidP="008E3CF3">
            <w:pPr>
              <w:pStyle w:val="TableLabel"/>
              <w:rPr>
                <w:noProof w:val="0"/>
                <w:sz w:val="16"/>
              </w:rPr>
            </w:pPr>
          </w:p>
        </w:tc>
        <w:tc>
          <w:tcPr>
            <w:tcW w:w="2790" w:type="dxa"/>
            <w:vAlign w:val="center"/>
          </w:tcPr>
          <w:p w14:paraId="1B35893B"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6FDE4F8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3E9E0FF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D928791" w14:textId="77777777" w:rsidTr="005E29CE">
        <w:trPr>
          <w:cantSplit/>
        </w:trPr>
        <w:tc>
          <w:tcPr>
            <w:tcW w:w="1795" w:type="dxa"/>
            <w:vMerge/>
            <w:vAlign w:val="center"/>
          </w:tcPr>
          <w:p w14:paraId="6C832201" w14:textId="77777777" w:rsidR="006E7B7A" w:rsidRPr="00A03C55" w:rsidRDefault="006E7B7A" w:rsidP="008E3CF3">
            <w:pPr>
              <w:pStyle w:val="TableLabel"/>
              <w:rPr>
                <w:noProof w:val="0"/>
                <w:sz w:val="16"/>
              </w:rPr>
            </w:pPr>
          </w:p>
        </w:tc>
        <w:tc>
          <w:tcPr>
            <w:tcW w:w="2790" w:type="dxa"/>
            <w:vAlign w:val="center"/>
          </w:tcPr>
          <w:p w14:paraId="7DBC7FF6" w14:textId="77777777" w:rsidR="006E7B7A" w:rsidRPr="00A03C55" w:rsidRDefault="006E7B7A" w:rsidP="008E3CF3">
            <w:pPr>
              <w:pStyle w:val="TableEntry"/>
              <w:rPr>
                <w:noProof w:val="0"/>
                <w:sz w:val="16"/>
                <w:szCs w:val="16"/>
              </w:rPr>
            </w:pPr>
            <w:r w:rsidRPr="00A03C55">
              <w:rPr>
                <w:noProof w:val="0"/>
                <w:sz w:val="16"/>
                <w:szCs w:val="16"/>
              </w:rPr>
              <w:t>ParticipantObjectIDTypeCode</w:t>
            </w:r>
          </w:p>
        </w:tc>
        <w:tc>
          <w:tcPr>
            <w:tcW w:w="630" w:type="dxa"/>
            <w:vAlign w:val="center"/>
          </w:tcPr>
          <w:p w14:paraId="43860D75"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4702A28F" w14:textId="0FCB87C1" w:rsidR="00CF1E2E" w:rsidRPr="00A03C55" w:rsidRDefault="00CF1E2E" w:rsidP="00CF1E2E">
            <w:pPr>
              <w:pStyle w:val="TableEntry"/>
              <w:rPr>
                <w:noProof w:val="0"/>
                <w:sz w:val="16"/>
                <w:szCs w:val="16"/>
              </w:rPr>
            </w:pPr>
            <w:r w:rsidRPr="00A03C55">
              <w:rPr>
                <w:noProof w:val="0"/>
                <w:sz w:val="16"/>
                <w:szCs w:val="16"/>
              </w:rPr>
              <w:t>The Document Metadata Notification Broker shall include one of the following values, depending on the specific object in the message:</w:t>
            </w:r>
          </w:p>
          <w:p w14:paraId="4B232FB9" w14:textId="77777777" w:rsidR="00CF1E2E" w:rsidRPr="00A03C55" w:rsidRDefault="00CF1E2E" w:rsidP="00CF1E2E">
            <w:pPr>
              <w:pStyle w:val="TableEntry"/>
              <w:rPr>
                <w:noProof w:val="0"/>
                <w:sz w:val="16"/>
                <w:szCs w:val="16"/>
              </w:rPr>
            </w:pPr>
            <w:r w:rsidRPr="00A03C55">
              <w:rPr>
                <w:noProof w:val="0"/>
                <w:sz w:val="16"/>
                <w:szCs w:val="16"/>
              </w:rPr>
              <w:t>EV("urn:uuid:7edca82f-054d-47f2-a032-9b2a5b5186c1”, “IHE XDS Metadata”, “document entry object type”)</w:t>
            </w:r>
          </w:p>
          <w:p w14:paraId="1FEABC01" w14:textId="77777777" w:rsidR="00CF1E2E" w:rsidRPr="00A03C55" w:rsidRDefault="00CF1E2E" w:rsidP="00CF1E2E">
            <w:pPr>
              <w:pStyle w:val="TableEntry"/>
              <w:rPr>
                <w:noProof w:val="0"/>
                <w:sz w:val="16"/>
                <w:szCs w:val="16"/>
              </w:rPr>
            </w:pPr>
            <w:r w:rsidRPr="00A03C55">
              <w:rPr>
                <w:noProof w:val="0"/>
                <w:sz w:val="16"/>
                <w:szCs w:val="16"/>
              </w:rPr>
              <w:t>EV(“urn:uuid:34268e47-fdf5-41a6-ba33-82133c465248”, “IHE XDS Metadata”, “on-demand document entry object type”)</w:t>
            </w:r>
          </w:p>
          <w:p w14:paraId="4E1F9B38" w14:textId="0B3B2624" w:rsidR="006E7B7A" w:rsidRPr="00A03C55" w:rsidRDefault="00CF1E2E" w:rsidP="00CF1E2E">
            <w:pPr>
              <w:pStyle w:val="TableEntry"/>
              <w:rPr>
                <w:noProof w:val="0"/>
                <w:sz w:val="16"/>
                <w:szCs w:val="16"/>
              </w:rPr>
            </w:pPr>
            <w:r w:rsidRPr="00A03C55">
              <w:rPr>
                <w:noProof w:val="0"/>
                <w:sz w:val="16"/>
                <w:szCs w:val="16"/>
              </w:rPr>
              <w:t>EV(urn:uuid:a54d6aa5-d40d-43f9-88c5-b4633d873bdd”, “IHE XDS Metadata”, ”submission set classification node”)</w:t>
            </w:r>
          </w:p>
        </w:tc>
      </w:tr>
      <w:tr w:rsidR="006E7B7A" w:rsidRPr="00A03C55" w14:paraId="5CB39388" w14:textId="77777777" w:rsidTr="005E29CE">
        <w:trPr>
          <w:cantSplit/>
        </w:trPr>
        <w:tc>
          <w:tcPr>
            <w:tcW w:w="1795" w:type="dxa"/>
            <w:vMerge/>
            <w:vAlign w:val="center"/>
          </w:tcPr>
          <w:p w14:paraId="69677F71" w14:textId="77777777" w:rsidR="006E7B7A" w:rsidRPr="00A03C55" w:rsidRDefault="006E7B7A" w:rsidP="008E3CF3">
            <w:pPr>
              <w:pStyle w:val="TableLabel"/>
              <w:rPr>
                <w:noProof w:val="0"/>
                <w:sz w:val="16"/>
              </w:rPr>
            </w:pPr>
          </w:p>
        </w:tc>
        <w:tc>
          <w:tcPr>
            <w:tcW w:w="2790" w:type="dxa"/>
            <w:vAlign w:val="center"/>
          </w:tcPr>
          <w:p w14:paraId="429113FA"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52B8364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0008626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5010C9A" w14:textId="77777777" w:rsidTr="005E29CE">
        <w:trPr>
          <w:cantSplit/>
        </w:trPr>
        <w:tc>
          <w:tcPr>
            <w:tcW w:w="1795" w:type="dxa"/>
            <w:vMerge/>
            <w:vAlign w:val="center"/>
          </w:tcPr>
          <w:p w14:paraId="702FB640" w14:textId="77777777" w:rsidR="006E7B7A" w:rsidRPr="00A03C55" w:rsidRDefault="006E7B7A" w:rsidP="008E3CF3">
            <w:pPr>
              <w:pStyle w:val="AppendixHeading3"/>
              <w:rPr>
                <w:noProof w:val="0"/>
                <w:sz w:val="16"/>
              </w:rPr>
            </w:pPr>
          </w:p>
        </w:tc>
        <w:tc>
          <w:tcPr>
            <w:tcW w:w="2790" w:type="dxa"/>
            <w:vAlign w:val="center"/>
          </w:tcPr>
          <w:p w14:paraId="716FA7AA"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63800CAE"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451" w:type="dxa"/>
          </w:tcPr>
          <w:p w14:paraId="612A0B51" w14:textId="0E23B648" w:rsidR="006E7B7A" w:rsidRPr="00A03C55" w:rsidRDefault="00CF1E2E" w:rsidP="008E3CF3">
            <w:pPr>
              <w:pStyle w:val="TableEntry"/>
              <w:rPr>
                <w:noProof w:val="0"/>
                <w:sz w:val="16"/>
                <w:szCs w:val="16"/>
              </w:rPr>
            </w:pPr>
            <w:r w:rsidRPr="00A03C55">
              <w:rPr>
                <w:noProof w:val="0"/>
                <w:sz w:val="16"/>
                <w:szCs w:val="16"/>
              </w:rPr>
              <w:t>The value of the object's EntryUUID attribute.</w:t>
            </w:r>
          </w:p>
        </w:tc>
      </w:tr>
      <w:tr w:rsidR="006E7B7A" w:rsidRPr="00A03C55" w14:paraId="39D46990" w14:textId="77777777" w:rsidTr="005E29CE">
        <w:trPr>
          <w:cantSplit/>
        </w:trPr>
        <w:tc>
          <w:tcPr>
            <w:tcW w:w="1795" w:type="dxa"/>
            <w:vMerge/>
            <w:vAlign w:val="center"/>
          </w:tcPr>
          <w:p w14:paraId="344D322F" w14:textId="77777777" w:rsidR="006E7B7A" w:rsidRPr="00A03C55" w:rsidRDefault="006E7B7A" w:rsidP="008E3CF3">
            <w:pPr>
              <w:pStyle w:val="TableLabel"/>
              <w:rPr>
                <w:noProof w:val="0"/>
                <w:sz w:val="16"/>
              </w:rPr>
            </w:pPr>
          </w:p>
        </w:tc>
        <w:tc>
          <w:tcPr>
            <w:tcW w:w="2790" w:type="dxa"/>
            <w:vAlign w:val="center"/>
          </w:tcPr>
          <w:p w14:paraId="108AFE6F" w14:textId="77777777" w:rsidR="006E7B7A" w:rsidRPr="00A03C55" w:rsidRDefault="006E7B7A" w:rsidP="008C3C96">
            <w:pPr>
              <w:pStyle w:val="TableEntry"/>
              <w:rPr>
                <w:i/>
                <w:iCs/>
                <w:noProof w:val="0"/>
                <w:sz w:val="16"/>
              </w:rPr>
            </w:pPr>
            <w:r w:rsidRPr="00A03C55">
              <w:rPr>
                <w:i/>
                <w:iCs/>
                <w:noProof w:val="0"/>
                <w:sz w:val="16"/>
              </w:rPr>
              <w:t>ParticipantObjectName</w:t>
            </w:r>
          </w:p>
        </w:tc>
        <w:tc>
          <w:tcPr>
            <w:tcW w:w="630" w:type="dxa"/>
            <w:vAlign w:val="center"/>
          </w:tcPr>
          <w:p w14:paraId="3F4F9522" w14:textId="0B14A05B" w:rsidR="006E7B7A" w:rsidRPr="00A03C55" w:rsidRDefault="00CF1E2E" w:rsidP="008E3CF3">
            <w:pPr>
              <w:pStyle w:val="TableEntry"/>
              <w:jc w:val="center"/>
              <w:rPr>
                <w:noProof w:val="0"/>
                <w:sz w:val="16"/>
                <w:szCs w:val="16"/>
              </w:rPr>
            </w:pPr>
            <w:r w:rsidRPr="00A03C55">
              <w:rPr>
                <w:i/>
                <w:iCs/>
                <w:noProof w:val="0"/>
                <w:sz w:val="16"/>
                <w:szCs w:val="16"/>
              </w:rPr>
              <w:t>U</w:t>
            </w:r>
          </w:p>
        </w:tc>
        <w:tc>
          <w:tcPr>
            <w:tcW w:w="4451" w:type="dxa"/>
            <w:vAlign w:val="center"/>
          </w:tcPr>
          <w:p w14:paraId="6B1904A7" w14:textId="31587F61" w:rsidR="006E7B7A" w:rsidRPr="00A03C55" w:rsidRDefault="00CF1E2E" w:rsidP="008E3CF3">
            <w:pPr>
              <w:pStyle w:val="TableEntry"/>
              <w:rPr>
                <w:noProof w:val="0"/>
                <w:sz w:val="16"/>
                <w:szCs w:val="16"/>
              </w:rPr>
            </w:pPr>
            <w:r w:rsidRPr="00A03C55">
              <w:rPr>
                <w:i/>
                <w:iCs/>
                <w:noProof w:val="0"/>
                <w:sz w:val="16"/>
                <w:szCs w:val="16"/>
              </w:rPr>
              <w:t>not specialized</w:t>
            </w:r>
          </w:p>
        </w:tc>
      </w:tr>
      <w:tr w:rsidR="006E7B7A" w:rsidRPr="00A03C55" w14:paraId="3F991A11" w14:textId="77777777" w:rsidTr="005E29CE">
        <w:trPr>
          <w:cantSplit/>
        </w:trPr>
        <w:tc>
          <w:tcPr>
            <w:tcW w:w="1795" w:type="dxa"/>
            <w:vMerge/>
            <w:vAlign w:val="center"/>
          </w:tcPr>
          <w:p w14:paraId="24E28C8F" w14:textId="77777777" w:rsidR="006E7B7A" w:rsidRPr="00A03C55" w:rsidRDefault="006E7B7A" w:rsidP="008E3CF3">
            <w:pPr>
              <w:pStyle w:val="AppendixHeading3"/>
              <w:rPr>
                <w:noProof w:val="0"/>
                <w:sz w:val="16"/>
              </w:rPr>
            </w:pPr>
          </w:p>
        </w:tc>
        <w:tc>
          <w:tcPr>
            <w:tcW w:w="2790" w:type="dxa"/>
            <w:vAlign w:val="center"/>
          </w:tcPr>
          <w:p w14:paraId="22371C39"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37427B1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0C7A018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1C476C6" w14:textId="77777777" w:rsidTr="005E29CE">
        <w:trPr>
          <w:cantSplit/>
        </w:trPr>
        <w:tc>
          <w:tcPr>
            <w:tcW w:w="1795" w:type="dxa"/>
            <w:vMerge/>
            <w:vAlign w:val="center"/>
          </w:tcPr>
          <w:p w14:paraId="6F89D457" w14:textId="77777777" w:rsidR="006E7B7A" w:rsidRPr="00A03C55" w:rsidRDefault="006E7B7A" w:rsidP="008E3CF3">
            <w:pPr>
              <w:pStyle w:val="TableLabel"/>
              <w:rPr>
                <w:noProof w:val="0"/>
                <w:sz w:val="16"/>
              </w:rPr>
            </w:pPr>
          </w:p>
        </w:tc>
        <w:tc>
          <w:tcPr>
            <w:tcW w:w="2790" w:type="dxa"/>
            <w:vAlign w:val="center"/>
          </w:tcPr>
          <w:p w14:paraId="15A40977"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510BD772" w14:textId="7E56DB30" w:rsidR="006E7B7A" w:rsidRPr="00A03C55" w:rsidRDefault="00CF1E2E" w:rsidP="008E3CF3">
            <w:pPr>
              <w:pStyle w:val="TableEntry"/>
              <w:jc w:val="center"/>
              <w:rPr>
                <w:i/>
                <w:iCs/>
                <w:noProof w:val="0"/>
                <w:sz w:val="16"/>
                <w:szCs w:val="16"/>
              </w:rPr>
            </w:pPr>
            <w:r w:rsidRPr="00A03C55">
              <w:rPr>
                <w:noProof w:val="0"/>
                <w:sz w:val="16"/>
                <w:szCs w:val="16"/>
              </w:rPr>
              <w:t>C</w:t>
            </w:r>
          </w:p>
        </w:tc>
        <w:tc>
          <w:tcPr>
            <w:tcW w:w="4451" w:type="dxa"/>
            <w:vAlign w:val="center"/>
          </w:tcPr>
          <w:p w14:paraId="26763D12" w14:textId="2B1B682F" w:rsidR="00CF1E2E" w:rsidRPr="00A03C55" w:rsidRDefault="00CF1E2E" w:rsidP="00CF1E2E">
            <w:pPr>
              <w:pStyle w:val="TableEntry"/>
              <w:rPr>
                <w:iCs/>
                <w:noProof w:val="0"/>
                <w:sz w:val="16"/>
                <w:szCs w:val="16"/>
              </w:rPr>
            </w:pPr>
            <w:r w:rsidRPr="00A03C55">
              <w:rPr>
                <w:iCs/>
                <w:noProof w:val="0"/>
                <w:sz w:val="16"/>
                <w:szCs w:val="16"/>
              </w:rPr>
              <w:t>This element is required, if known:</w:t>
            </w:r>
          </w:p>
          <w:p w14:paraId="21119B28" w14:textId="77777777" w:rsidR="00CF1E2E" w:rsidRPr="00A03C55" w:rsidRDefault="00CF1E2E" w:rsidP="00CF1E2E">
            <w:pPr>
              <w:pStyle w:val="TableEntry"/>
              <w:rPr>
                <w:iCs/>
                <w:noProof w:val="0"/>
                <w:sz w:val="16"/>
                <w:szCs w:val="16"/>
              </w:rPr>
            </w:pPr>
            <w:r w:rsidRPr="00A03C55">
              <w:rPr>
                <w:iCs/>
                <w:noProof w:val="0"/>
                <w:sz w:val="16"/>
                <w:szCs w:val="16"/>
              </w:rPr>
              <w:t>Type: “urn:ihe:iti:xca:2010:homeCommunityId” (literal string)</w:t>
            </w:r>
          </w:p>
          <w:p w14:paraId="4E55199D" w14:textId="3B7A092D" w:rsidR="006E7B7A" w:rsidRPr="00A03C55" w:rsidRDefault="00CF1E2E" w:rsidP="00CF1E2E">
            <w:pPr>
              <w:pStyle w:val="TableEntry"/>
              <w:rPr>
                <w:i/>
                <w:iCs/>
                <w:noProof w:val="0"/>
                <w:sz w:val="16"/>
                <w:szCs w:val="16"/>
              </w:rPr>
            </w:pPr>
            <w:r w:rsidRPr="00A03C55">
              <w:rPr>
                <w:iCs/>
                <w:noProof w:val="0"/>
                <w:sz w:val="16"/>
                <w:szCs w:val="16"/>
              </w:rPr>
              <w:t>Value: value of the homeCommunityId</w:t>
            </w:r>
          </w:p>
        </w:tc>
      </w:tr>
    </w:tbl>
    <w:p w14:paraId="590D627E" w14:textId="77777777" w:rsidR="006E7B7A" w:rsidRPr="00A03C55" w:rsidRDefault="006E7B7A" w:rsidP="006E7B7A">
      <w:pPr>
        <w:pStyle w:val="BodyText"/>
      </w:pPr>
    </w:p>
    <w:p w14:paraId="7188706F" w14:textId="77777777" w:rsidR="006E7B7A" w:rsidRPr="00A03C55" w:rsidRDefault="006E7B7A" w:rsidP="006E7B7A">
      <w:pPr>
        <w:pStyle w:val="Heading2"/>
        <w:numPr>
          <w:ilvl w:val="0"/>
          <w:numId w:val="0"/>
        </w:numPr>
        <w:rPr>
          <w:bCs/>
          <w:noProof w:val="0"/>
        </w:rPr>
      </w:pPr>
      <w:bookmarkStart w:id="2001" w:name="_Toc231117746"/>
      <w:bookmarkStart w:id="2002" w:name="_Toc237684769"/>
      <w:bookmarkStart w:id="2003" w:name="_Toc237767195"/>
      <w:bookmarkStart w:id="2004" w:name="_Toc363803069"/>
      <w:bookmarkStart w:id="2005" w:name="_Toc428454167"/>
      <w:bookmarkStart w:id="2006" w:name="_Toc331085232"/>
      <w:bookmarkStart w:id="2007" w:name="_Toc13773806"/>
      <w:r w:rsidRPr="00A03C55">
        <w:rPr>
          <w:bCs/>
          <w:noProof w:val="0"/>
        </w:rPr>
        <w:lastRenderedPageBreak/>
        <w:t>3.54 Document Metadata Publish</w:t>
      </w:r>
      <w:bookmarkEnd w:id="2001"/>
      <w:bookmarkEnd w:id="2002"/>
      <w:bookmarkEnd w:id="2003"/>
      <w:bookmarkEnd w:id="2004"/>
      <w:bookmarkEnd w:id="2005"/>
      <w:bookmarkEnd w:id="2006"/>
      <w:r w:rsidR="00903C21" w:rsidRPr="00A03C55">
        <w:rPr>
          <w:noProof w:val="0"/>
        </w:rPr>
        <w:t xml:space="preserve"> [ITI-54]</w:t>
      </w:r>
      <w:bookmarkEnd w:id="2007"/>
    </w:p>
    <w:p w14:paraId="1A4E4B69" w14:textId="49FC0440" w:rsidR="006E7B7A" w:rsidRPr="00A03C55" w:rsidRDefault="006E7B7A" w:rsidP="006E7B7A">
      <w:pPr>
        <w:pStyle w:val="BodyText"/>
      </w:pPr>
      <w:r w:rsidRPr="00A03C55">
        <w:t xml:space="preserve">This section corresponds to </w:t>
      </w:r>
      <w:r w:rsidR="00383577" w:rsidRPr="00A03C55">
        <w:t>t</w:t>
      </w:r>
      <w:r w:rsidRPr="00A03C55">
        <w:t xml:space="preserve">ransaction </w:t>
      </w:r>
      <w:r w:rsidR="00383577" w:rsidRPr="00A03C55">
        <w:t>[</w:t>
      </w:r>
      <w:r w:rsidRPr="00A03C55">
        <w:t>ITI-54</w:t>
      </w:r>
      <w:r w:rsidR="00383577" w:rsidRPr="00A03C55">
        <w:t>]</w:t>
      </w:r>
      <w:r w:rsidRPr="00A03C55">
        <w:t xml:space="preserve"> of the IHE IT Infrastructure Technical Framework. Transaction </w:t>
      </w:r>
      <w:r w:rsidR="00383577" w:rsidRPr="00A03C55">
        <w:t>[</w:t>
      </w:r>
      <w:r w:rsidRPr="00A03C55">
        <w:t>ITI-54</w:t>
      </w:r>
      <w:r w:rsidR="00383577" w:rsidRPr="00A03C55">
        <w:t>]</w:t>
      </w:r>
      <w:r w:rsidRPr="00A03C55">
        <w:t xml:space="preserve"> is used by the Document Metadata Notification Broker and Document Metadata Publisher </w:t>
      </w:r>
      <w:r w:rsidR="00022B42" w:rsidRPr="00A03C55">
        <w:t>Actor</w:t>
      </w:r>
      <w:r w:rsidRPr="00A03C55">
        <w:t>s.</w:t>
      </w:r>
    </w:p>
    <w:p w14:paraId="48AFC300" w14:textId="77777777" w:rsidR="006E7B7A" w:rsidRPr="00A03C55" w:rsidRDefault="006E7B7A" w:rsidP="006E7B7A">
      <w:pPr>
        <w:pStyle w:val="Heading3"/>
        <w:numPr>
          <w:ilvl w:val="0"/>
          <w:numId w:val="0"/>
        </w:numPr>
        <w:rPr>
          <w:noProof w:val="0"/>
        </w:rPr>
      </w:pPr>
      <w:bookmarkStart w:id="2008" w:name="_1010245687"/>
      <w:bookmarkStart w:id="2009" w:name="_1010245793"/>
      <w:bookmarkStart w:id="2010" w:name="_1010246280"/>
      <w:bookmarkStart w:id="2011" w:name="_1010252996"/>
      <w:bookmarkStart w:id="2012" w:name="_1011391201"/>
      <w:bookmarkStart w:id="2013" w:name="_1015286351"/>
      <w:bookmarkStart w:id="2014" w:name="_1015739564"/>
      <w:bookmarkStart w:id="2015" w:name="_1015740649"/>
      <w:bookmarkStart w:id="2016" w:name="_1015740901"/>
      <w:bookmarkStart w:id="2017" w:name="_1015741088"/>
      <w:bookmarkStart w:id="2018" w:name="_1015741477"/>
      <w:bookmarkStart w:id="2019" w:name="_1041174535"/>
      <w:bookmarkStart w:id="2020" w:name="_1111175735"/>
      <w:bookmarkStart w:id="2021" w:name="_1111175856"/>
      <w:bookmarkStart w:id="2022" w:name="_1112613959"/>
      <w:bookmarkStart w:id="2023" w:name="_1069012980"/>
      <w:bookmarkStart w:id="2024" w:name="_1073329242"/>
      <w:bookmarkStart w:id="2025" w:name="_1112782476"/>
      <w:bookmarkStart w:id="2026" w:name="_1112784331"/>
      <w:bookmarkStart w:id="2027" w:name="_Toc231117747"/>
      <w:bookmarkStart w:id="2028" w:name="_Toc237684770"/>
      <w:bookmarkStart w:id="2029" w:name="_Toc237767196"/>
      <w:bookmarkStart w:id="2030" w:name="_Toc363803070"/>
      <w:bookmarkStart w:id="2031" w:name="_Toc428454168"/>
      <w:bookmarkStart w:id="2032" w:name="_Toc331085233"/>
      <w:bookmarkStart w:id="2033" w:name="_Toc137738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r w:rsidRPr="00A03C55">
        <w:rPr>
          <w:noProof w:val="0"/>
        </w:rPr>
        <w:t>3.54.1 Scope</w:t>
      </w:r>
      <w:bookmarkEnd w:id="2027"/>
      <w:bookmarkEnd w:id="2028"/>
      <w:bookmarkEnd w:id="2029"/>
      <w:bookmarkEnd w:id="2030"/>
      <w:bookmarkEnd w:id="2031"/>
      <w:bookmarkEnd w:id="2032"/>
      <w:bookmarkEnd w:id="2033"/>
    </w:p>
    <w:p w14:paraId="19D8B842" w14:textId="77777777" w:rsidR="006E7B7A" w:rsidRPr="00A03C55" w:rsidRDefault="006E7B7A" w:rsidP="006E7B7A">
      <w:pPr>
        <w:pStyle w:val="BodyText"/>
      </w:pPr>
      <w:r w:rsidRPr="00A03C55">
        <w:t xml:space="preserve">This transaction delivers information from the Document Metadata Publisher to the Document Metadata Notification Broker about an event which may have a subscription. </w:t>
      </w:r>
      <w:r w:rsidRPr="00A03C55">
        <w:rPr>
          <w:szCs w:val="18"/>
        </w:rPr>
        <w:t>The WS Brokered Notification Publisher Registration requirements are out of scope for this transaction.</w:t>
      </w:r>
    </w:p>
    <w:p w14:paraId="2A218CFA" w14:textId="77777777" w:rsidR="006E7B7A" w:rsidRPr="00A03C55" w:rsidRDefault="006E7B7A" w:rsidP="006E7B7A">
      <w:pPr>
        <w:pStyle w:val="Heading3"/>
        <w:numPr>
          <w:ilvl w:val="0"/>
          <w:numId w:val="0"/>
        </w:numPr>
        <w:rPr>
          <w:noProof w:val="0"/>
        </w:rPr>
      </w:pPr>
      <w:bookmarkStart w:id="2034" w:name="_Toc231117748"/>
      <w:bookmarkStart w:id="2035" w:name="_Toc237684771"/>
      <w:bookmarkStart w:id="2036" w:name="_Toc237767197"/>
      <w:bookmarkStart w:id="2037" w:name="_Toc363803071"/>
      <w:bookmarkStart w:id="2038" w:name="_Toc428454169"/>
      <w:bookmarkStart w:id="2039" w:name="_Toc331085234"/>
      <w:bookmarkStart w:id="2040" w:name="_Toc13773808"/>
      <w:r w:rsidRPr="00A03C55">
        <w:rPr>
          <w:noProof w:val="0"/>
        </w:rPr>
        <w:t>3.54.2 Use Case Roles</w:t>
      </w:r>
      <w:bookmarkEnd w:id="2034"/>
      <w:bookmarkEnd w:id="2035"/>
      <w:bookmarkEnd w:id="2036"/>
      <w:bookmarkEnd w:id="2037"/>
      <w:bookmarkEnd w:id="2038"/>
      <w:bookmarkEnd w:id="2039"/>
      <w:bookmarkEnd w:id="2040"/>
    </w:p>
    <w:p w14:paraId="642A13DB" w14:textId="77777777" w:rsidR="006E7B7A" w:rsidRPr="00A03C55" w:rsidRDefault="008E3CF3" w:rsidP="003462A5">
      <w:pPr>
        <w:pStyle w:val="BodyText"/>
        <w:jc w:val="center"/>
      </w:pPr>
      <w:r w:rsidRPr="00A03C55">
        <w:rPr>
          <w:noProof/>
          <w:lang w:eastAsia="fr-FR"/>
        </w:rPr>
        <w:drawing>
          <wp:inline distT="0" distB="0" distL="0" distR="0" wp14:anchorId="2BDEB84A" wp14:editId="1A50AFB3">
            <wp:extent cx="4192270" cy="1899285"/>
            <wp:effectExtent l="0" t="0" r="0" b="5715"/>
            <wp:docPr id="93" name="Immagine 93" descr="dsub_u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ub_ucr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192270" cy="1899285"/>
                    </a:xfrm>
                    <a:prstGeom prst="rect">
                      <a:avLst/>
                    </a:prstGeom>
                    <a:noFill/>
                    <a:ln>
                      <a:noFill/>
                    </a:ln>
                  </pic:spPr>
                </pic:pic>
              </a:graphicData>
            </a:graphic>
          </wp:inline>
        </w:drawing>
      </w:r>
    </w:p>
    <w:p w14:paraId="3D48ABE0" w14:textId="77777777" w:rsidR="006E7B7A" w:rsidRPr="00A03C55" w:rsidRDefault="006E7B7A" w:rsidP="003462A5">
      <w:pPr>
        <w:keepNext/>
      </w:pPr>
      <w:r w:rsidRPr="00A03C55">
        <w:rPr>
          <w:b/>
        </w:rPr>
        <w:t xml:space="preserve">Actor: </w:t>
      </w:r>
      <w:r w:rsidRPr="00A03C55">
        <w:t xml:space="preserve">Document Metadata Notification Broker </w:t>
      </w:r>
    </w:p>
    <w:p w14:paraId="27F678C2" w14:textId="77777777" w:rsidR="006E7B7A" w:rsidRPr="00A03C55" w:rsidRDefault="006E7B7A" w:rsidP="006E7B7A">
      <w:r w:rsidRPr="00A03C55">
        <w:rPr>
          <w:b/>
        </w:rPr>
        <w:t xml:space="preserve">Role: </w:t>
      </w:r>
      <w:r w:rsidRPr="00A03C55">
        <w:t>Receives and processes information about events for which there may be a subscription.</w:t>
      </w:r>
    </w:p>
    <w:p w14:paraId="35836FC9" w14:textId="77777777" w:rsidR="006E7B7A" w:rsidRPr="00A03C55" w:rsidRDefault="006E7B7A" w:rsidP="006E7B7A">
      <w:pPr>
        <w:rPr>
          <w:b/>
        </w:rPr>
      </w:pPr>
      <w:r w:rsidRPr="00A03C55">
        <w:rPr>
          <w:b/>
        </w:rPr>
        <w:t xml:space="preserve">Actor: </w:t>
      </w:r>
      <w:r w:rsidRPr="00A03C55">
        <w:t xml:space="preserve">Document Metadata Publisher </w:t>
      </w:r>
    </w:p>
    <w:p w14:paraId="0E644C89" w14:textId="77777777" w:rsidR="006E7B7A" w:rsidRPr="00A03C55" w:rsidRDefault="006E7B7A" w:rsidP="006E7B7A">
      <w:pPr>
        <w:rPr>
          <w:b/>
        </w:rPr>
      </w:pPr>
      <w:r w:rsidRPr="00A03C55">
        <w:rPr>
          <w:b/>
        </w:rPr>
        <w:t xml:space="preserve">Role: </w:t>
      </w:r>
      <w:r w:rsidRPr="00A03C55">
        <w:t xml:space="preserve">Publishes information to the Document Metadata Notification Broker when applicable events occur for which a subscription may exist. </w:t>
      </w:r>
    </w:p>
    <w:p w14:paraId="38D8E76E" w14:textId="77777777" w:rsidR="006E7B7A" w:rsidRPr="00A03C55" w:rsidRDefault="006E7B7A" w:rsidP="006E7B7A">
      <w:pPr>
        <w:pStyle w:val="Heading3"/>
        <w:numPr>
          <w:ilvl w:val="0"/>
          <w:numId w:val="0"/>
        </w:numPr>
        <w:rPr>
          <w:noProof w:val="0"/>
        </w:rPr>
      </w:pPr>
      <w:bookmarkStart w:id="2041" w:name="_Toc231117749"/>
      <w:bookmarkStart w:id="2042" w:name="_Toc237684772"/>
      <w:bookmarkStart w:id="2043" w:name="_Toc237767198"/>
      <w:bookmarkStart w:id="2044" w:name="_Toc363803072"/>
      <w:bookmarkStart w:id="2045" w:name="_Toc428454170"/>
      <w:bookmarkStart w:id="2046" w:name="_Toc331085235"/>
      <w:bookmarkStart w:id="2047" w:name="_Toc13773809"/>
      <w:r w:rsidRPr="00A03C55">
        <w:rPr>
          <w:noProof w:val="0"/>
        </w:rPr>
        <w:t>3.54.3 Referenced Standards</w:t>
      </w:r>
      <w:bookmarkEnd w:id="2041"/>
      <w:bookmarkEnd w:id="2042"/>
      <w:bookmarkEnd w:id="2043"/>
      <w:bookmarkEnd w:id="2044"/>
      <w:bookmarkEnd w:id="2045"/>
      <w:bookmarkEnd w:id="2046"/>
      <w:bookmarkEnd w:id="2047"/>
    </w:p>
    <w:p w14:paraId="7433419F" w14:textId="77777777" w:rsidR="008E3CF3" w:rsidRPr="00A03C55" w:rsidRDefault="000F64B0" w:rsidP="00EC243F">
      <w:pPr>
        <w:pStyle w:val="ListBullet2"/>
        <w:numPr>
          <w:ilvl w:val="0"/>
          <w:numId w:val="2"/>
        </w:numPr>
      </w:pPr>
      <w:hyperlink r:id="rId274" w:history="1">
        <w:r w:rsidR="006E7B7A" w:rsidRPr="00A03C55">
          <w:rPr>
            <w:rStyle w:val="Hyperlink"/>
            <w:rFonts w:eastAsiaTheme="majorEastAsia"/>
          </w:rPr>
          <w:t>OASIS Web Services Notification Family of Standards</w:t>
        </w:r>
      </w:hyperlink>
      <w:r w:rsidR="006E7B7A" w:rsidRPr="00A03C55">
        <w:t xml:space="preserve"> </w:t>
      </w:r>
    </w:p>
    <w:p w14:paraId="6D6968B8" w14:textId="77777777" w:rsidR="008E3CF3" w:rsidRPr="00A03C55" w:rsidRDefault="000F64B0" w:rsidP="00EC243F">
      <w:pPr>
        <w:pStyle w:val="ListBullet2"/>
        <w:numPr>
          <w:ilvl w:val="0"/>
          <w:numId w:val="2"/>
        </w:numPr>
      </w:pPr>
      <w:hyperlink r:id="rId275" w:history="1">
        <w:r w:rsidR="006E7B7A" w:rsidRPr="00A03C55">
          <w:rPr>
            <w:rStyle w:val="Hyperlink"/>
            <w:rFonts w:eastAsiaTheme="majorEastAsia"/>
          </w:rPr>
          <w:t>WS-BaseNotification 1.3 OASIS Standard</w:t>
        </w:r>
      </w:hyperlink>
      <w:r w:rsidR="006E7B7A" w:rsidRPr="00A03C55">
        <w:t xml:space="preserve"> </w:t>
      </w:r>
    </w:p>
    <w:p w14:paraId="7FE353B3" w14:textId="77777777" w:rsidR="008E3CF3" w:rsidRPr="00A03C55" w:rsidRDefault="000F64B0" w:rsidP="00EC243F">
      <w:pPr>
        <w:pStyle w:val="ListBullet2"/>
        <w:numPr>
          <w:ilvl w:val="0"/>
          <w:numId w:val="2"/>
        </w:numPr>
      </w:pPr>
      <w:hyperlink r:id="rId276" w:history="1">
        <w:r w:rsidR="006E7B7A" w:rsidRPr="00A03C55">
          <w:rPr>
            <w:rStyle w:val="Hyperlink"/>
            <w:rFonts w:eastAsiaTheme="majorEastAsia"/>
          </w:rPr>
          <w:t>WS-BrokeredNotification 1.3 OASIS Standard</w:t>
        </w:r>
      </w:hyperlink>
      <w:r w:rsidR="006E7B7A" w:rsidRPr="00A03C55">
        <w:t xml:space="preserve"> </w:t>
      </w:r>
    </w:p>
    <w:p w14:paraId="4F0EF9C8" w14:textId="77777777" w:rsidR="008E3CF3" w:rsidRPr="00A03C55" w:rsidRDefault="000F64B0" w:rsidP="00EC243F">
      <w:pPr>
        <w:pStyle w:val="ListBullet2"/>
        <w:numPr>
          <w:ilvl w:val="0"/>
          <w:numId w:val="2"/>
        </w:numPr>
      </w:pPr>
      <w:hyperlink r:id="rId277" w:history="1">
        <w:r w:rsidR="006E7B7A" w:rsidRPr="00A03C55">
          <w:rPr>
            <w:rStyle w:val="Hyperlink"/>
            <w:rFonts w:eastAsiaTheme="majorEastAsia"/>
          </w:rPr>
          <w:t>WS-Topics 1.3 OASIS Standard</w:t>
        </w:r>
      </w:hyperlink>
      <w:r w:rsidR="006E7B7A" w:rsidRPr="00A03C55">
        <w:t xml:space="preserve"> </w:t>
      </w:r>
    </w:p>
    <w:p w14:paraId="0C913BF6" w14:textId="1649DA7B" w:rsidR="008E3CF3" w:rsidRPr="00A03C55" w:rsidRDefault="006E7B7A" w:rsidP="00EC243F">
      <w:pPr>
        <w:pStyle w:val="ListBullet2"/>
        <w:numPr>
          <w:ilvl w:val="0"/>
          <w:numId w:val="2"/>
        </w:numPr>
        <w:rPr>
          <w:bCs/>
          <w:szCs w:val="24"/>
        </w:rPr>
      </w:pPr>
      <w:r w:rsidRPr="00A03C55">
        <w:rPr>
          <w:szCs w:val="24"/>
        </w:rPr>
        <w:t xml:space="preserve">ITI TF-2b: </w:t>
      </w:r>
      <w:r w:rsidRPr="00A03C55">
        <w:rPr>
          <w:bCs/>
          <w:szCs w:val="24"/>
        </w:rPr>
        <w:t xml:space="preserve">3.43.4.2.2 </w:t>
      </w:r>
    </w:p>
    <w:p w14:paraId="3AB5F8BA" w14:textId="2415CC09" w:rsidR="008E3CF3" w:rsidRPr="00A03C55" w:rsidRDefault="006E7B7A" w:rsidP="00EC243F">
      <w:pPr>
        <w:pStyle w:val="ListBullet2"/>
        <w:numPr>
          <w:ilvl w:val="0"/>
          <w:numId w:val="2"/>
        </w:numPr>
        <w:rPr>
          <w:szCs w:val="24"/>
        </w:rPr>
      </w:pPr>
      <w:r w:rsidRPr="00A03C55">
        <w:rPr>
          <w:bCs/>
          <w:szCs w:val="24"/>
        </w:rPr>
        <w:t>ITI TF-2x: Appendix V</w:t>
      </w:r>
      <w:r w:rsidRPr="00A03C55">
        <w:rPr>
          <w:szCs w:val="24"/>
        </w:rPr>
        <w:t xml:space="preserve"> </w:t>
      </w:r>
    </w:p>
    <w:p w14:paraId="7213BF6C" w14:textId="0B5DC370" w:rsidR="006E7B7A" w:rsidRPr="00A03C55" w:rsidRDefault="006E7B7A" w:rsidP="006E7B7A">
      <w:pPr>
        <w:pStyle w:val="Heading3"/>
        <w:numPr>
          <w:ilvl w:val="0"/>
          <w:numId w:val="0"/>
        </w:numPr>
        <w:rPr>
          <w:noProof w:val="0"/>
        </w:rPr>
      </w:pPr>
      <w:bookmarkStart w:id="2048" w:name="_Toc231117750"/>
      <w:bookmarkStart w:id="2049" w:name="_Toc237684773"/>
      <w:bookmarkStart w:id="2050" w:name="_Toc237767199"/>
      <w:bookmarkStart w:id="2051" w:name="_Toc363803073"/>
      <w:bookmarkStart w:id="2052" w:name="_Toc428454171"/>
      <w:bookmarkStart w:id="2053" w:name="_Toc331085236"/>
      <w:bookmarkStart w:id="2054" w:name="_Toc13773810"/>
      <w:r w:rsidRPr="00A03C55">
        <w:rPr>
          <w:noProof w:val="0"/>
        </w:rPr>
        <w:lastRenderedPageBreak/>
        <w:t xml:space="preserve">3.54.4 </w:t>
      </w:r>
      <w:bookmarkEnd w:id="2048"/>
      <w:bookmarkEnd w:id="2049"/>
      <w:bookmarkEnd w:id="2050"/>
      <w:bookmarkEnd w:id="2051"/>
      <w:bookmarkEnd w:id="2052"/>
      <w:bookmarkEnd w:id="2053"/>
      <w:r w:rsidR="00A03C55">
        <w:rPr>
          <w:noProof w:val="0"/>
        </w:rPr>
        <w:t>Messages</w:t>
      </w:r>
      <w:bookmarkEnd w:id="2054"/>
    </w:p>
    <w:p w14:paraId="7AA399DA" w14:textId="77777777" w:rsidR="006E7B7A" w:rsidRPr="00A03C55" w:rsidRDefault="008E3CF3" w:rsidP="006E7B7A">
      <w:pPr>
        <w:keepNext/>
        <w:jc w:val="center"/>
      </w:pPr>
      <w:r w:rsidRPr="00A03C55">
        <w:rPr>
          <w:noProof/>
          <w:lang w:eastAsia="fr-FR"/>
        </w:rPr>
        <w:drawing>
          <wp:inline distT="0" distB="0" distL="0" distR="0" wp14:anchorId="24711E13" wp14:editId="229B93A6">
            <wp:extent cx="3587115" cy="2398395"/>
            <wp:effectExtent l="0" t="0" r="0" b="0"/>
            <wp:docPr id="94" name="Immagine 94" descr="DPublish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ublish_ID"/>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587115" cy="2398395"/>
                    </a:xfrm>
                    <a:prstGeom prst="rect">
                      <a:avLst/>
                    </a:prstGeom>
                    <a:noFill/>
                    <a:ln>
                      <a:noFill/>
                    </a:ln>
                  </pic:spPr>
                </pic:pic>
              </a:graphicData>
            </a:graphic>
          </wp:inline>
        </w:drawing>
      </w:r>
    </w:p>
    <w:p w14:paraId="715237B4" w14:textId="77777777" w:rsidR="006E7B7A" w:rsidRPr="00A03C55" w:rsidRDefault="006E7B7A" w:rsidP="00EC243F">
      <w:pPr>
        <w:pStyle w:val="FigureTitle"/>
        <w:rPr>
          <w:noProof w:val="0"/>
        </w:rPr>
      </w:pPr>
      <w:r w:rsidRPr="00A03C55">
        <w:rPr>
          <w:noProof w:val="0"/>
        </w:rPr>
        <w:t>Figure 3.54.4-1: Document Metadata Publish Sequence</w:t>
      </w:r>
    </w:p>
    <w:p w14:paraId="1B294F97" w14:textId="77777777" w:rsidR="006E7B7A" w:rsidRPr="00A03C55" w:rsidRDefault="006E7B7A" w:rsidP="006E7B7A">
      <w:pPr>
        <w:pStyle w:val="Heading4"/>
        <w:numPr>
          <w:ilvl w:val="0"/>
          <w:numId w:val="0"/>
        </w:numPr>
        <w:rPr>
          <w:noProof w:val="0"/>
        </w:rPr>
      </w:pPr>
      <w:bookmarkStart w:id="2055" w:name="_Toc231117751"/>
      <w:bookmarkStart w:id="2056" w:name="_Toc363803074"/>
      <w:bookmarkStart w:id="2057" w:name="_Toc428454172"/>
      <w:r w:rsidRPr="00A03C55">
        <w:rPr>
          <w:noProof w:val="0"/>
        </w:rPr>
        <w:t xml:space="preserve">3.54.4.1 </w:t>
      </w:r>
      <w:bookmarkEnd w:id="2055"/>
      <w:r w:rsidRPr="00A03C55">
        <w:rPr>
          <w:noProof w:val="0"/>
        </w:rPr>
        <w:t>Notify Message</w:t>
      </w:r>
      <w:bookmarkEnd w:id="2056"/>
      <w:bookmarkEnd w:id="2057"/>
    </w:p>
    <w:p w14:paraId="1ADF1FE9" w14:textId="77777777" w:rsidR="006E7B7A" w:rsidRPr="00A03C55" w:rsidRDefault="006E7B7A" w:rsidP="006E7B7A">
      <w:pPr>
        <w:pStyle w:val="Heading5"/>
        <w:numPr>
          <w:ilvl w:val="0"/>
          <w:numId w:val="0"/>
        </w:numPr>
        <w:rPr>
          <w:noProof w:val="0"/>
        </w:rPr>
      </w:pPr>
      <w:bookmarkStart w:id="2058" w:name="_Toc231117752"/>
      <w:bookmarkStart w:id="2059" w:name="_Toc363803075"/>
      <w:r w:rsidRPr="00A03C55">
        <w:rPr>
          <w:noProof w:val="0"/>
        </w:rPr>
        <w:t>3.54.4.1.1 Trigger</w:t>
      </w:r>
      <w:bookmarkEnd w:id="2058"/>
      <w:bookmarkEnd w:id="2059"/>
    </w:p>
    <w:p w14:paraId="7CD7EF21" w14:textId="77777777" w:rsidR="006E7B7A" w:rsidRPr="00A03C55" w:rsidRDefault="006E7B7A" w:rsidP="006E7B7A">
      <w:pPr>
        <w:pStyle w:val="BodyText"/>
      </w:pPr>
      <w:r w:rsidRPr="00A03C55">
        <w:t xml:space="preserve">When an event occurs for which a subscription may exist, the Document Metadata Publisher will trigger a Notification message to the Document Metadata Notification Broker. Events that could trigger a notification are publication of or update to a DocumentEntry or SubmissionSet. </w:t>
      </w:r>
    </w:p>
    <w:p w14:paraId="02FDBBC1" w14:textId="77777777" w:rsidR="006E7B7A" w:rsidRPr="00A03C55" w:rsidRDefault="006E7B7A" w:rsidP="006E7B7A">
      <w:pPr>
        <w:pStyle w:val="Heading5"/>
        <w:numPr>
          <w:ilvl w:val="0"/>
          <w:numId w:val="0"/>
        </w:numPr>
        <w:rPr>
          <w:noProof w:val="0"/>
        </w:rPr>
      </w:pPr>
      <w:bookmarkStart w:id="2060" w:name="_Toc231117753"/>
      <w:bookmarkStart w:id="2061" w:name="_Toc363803076"/>
      <w:r w:rsidRPr="00A03C55">
        <w:rPr>
          <w:noProof w:val="0"/>
        </w:rPr>
        <w:t>3.54.4.1.2 Message Semantics</w:t>
      </w:r>
      <w:bookmarkEnd w:id="2060"/>
      <w:bookmarkEnd w:id="2061"/>
    </w:p>
    <w:p w14:paraId="5B188AD7" w14:textId="0D9A8C35" w:rsidR="006E7B7A" w:rsidRPr="00A03C55" w:rsidRDefault="006E7B7A" w:rsidP="006E7B7A">
      <w:pPr>
        <w:pStyle w:val="BodyText"/>
      </w:pPr>
      <w:r w:rsidRPr="00A03C55">
        <w:t xml:space="preserve">The Document Metadata Publisher shall use a Notify message to communicate published objects to the Document Metadata Notification Broker Actor. </w:t>
      </w:r>
    </w:p>
    <w:p w14:paraId="57934EFF" w14:textId="77777777" w:rsidR="006E7B7A" w:rsidRPr="00A03C55" w:rsidRDefault="006E7B7A" w:rsidP="006E7B7A">
      <w:pPr>
        <w:pStyle w:val="BodyText"/>
      </w:pPr>
      <w:r w:rsidRPr="00A03C55">
        <w:t xml:space="preserve">This message shall have one </w:t>
      </w:r>
      <w:r w:rsidRPr="00A03C55">
        <w:rPr>
          <w:i/>
        </w:rPr>
        <w:t xml:space="preserve">&lt;NotificationMessage&gt; </w:t>
      </w:r>
      <w:r w:rsidRPr="00A03C55">
        <w:t xml:space="preserve">element. </w:t>
      </w:r>
    </w:p>
    <w:p w14:paraId="494A64E7" w14:textId="77777777" w:rsidR="006E7B7A" w:rsidRPr="00A03C55" w:rsidRDefault="006E7B7A" w:rsidP="006E7B7A">
      <w:pPr>
        <w:pStyle w:val="BodyText"/>
      </w:pPr>
      <w:r w:rsidRPr="00A03C55">
        <w:t>This element SHALL have two child elements:</w:t>
      </w:r>
    </w:p>
    <w:p w14:paraId="460DCAB5" w14:textId="77777777" w:rsidR="008E3CF3" w:rsidRPr="00A03C55" w:rsidRDefault="006E7B7A" w:rsidP="00EC243F">
      <w:pPr>
        <w:pStyle w:val="ListBullet2"/>
        <w:numPr>
          <w:ilvl w:val="0"/>
          <w:numId w:val="2"/>
        </w:numPr>
      </w:pPr>
      <w:r w:rsidRPr="00A03C55">
        <w:rPr>
          <w:i/>
        </w:rPr>
        <w:t xml:space="preserve">&lt;ProducerReference&gt; </w:t>
      </w:r>
      <w:r w:rsidRPr="00A03C55">
        <w:t>that identifies the source of the data published. This element conveys the value of the SubmissionSet.sourceId attribute. This attribute shall contain a URI, for example “urn:oid:1.2.3.4.5”.</w:t>
      </w:r>
    </w:p>
    <w:p w14:paraId="1A2664F6" w14:textId="77777777" w:rsidR="008E3CF3" w:rsidRPr="00A03C55" w:rsidRDefault="006E7B7A" w:rsidP="00EC243F">
      <w:pPr>
        <w:pStyle w:val="ListBullet2"/>
        <w:numPr>
          <w:ilvl w:val="0"/>
          <w:numId w:val="2"/>
        </w:numPr>
      </w:pPr>
      <w:r w:rsidRPr="00A03C55">
        <w:rPr>
          <w:i/>
        </w:rPr>
        <w:t>&lt;Message&gt;</w:t>
      </w:r>
      <w:r w:rsidRPr="00A03C55">
        <w:t xml:space="preserve"> that identifies published objects. This element shall have a single child element </w:t>
      </w:r>
      <w:r w:rsidRPr="00A03C55">
        <w:rPr>
          <w:i/>
        </w:rPr>
        <w:t>&lt;lcm:SubmitObjectsRequest&gt;</w:t>
      </w:r>
      <w:r w:rsidRPr="00A03C55">
        <w:t xml:space="preserve"> that has only one child element </w:t>
      </w:r>
      <w:r w:rsidRPr="00A03C55">
        <w:rPr>
          <w:i/>
        </w:rPr>
        <w:t>&lt;rim:RegistryObjectList&gt;.</w:t>
      </w:r>
      <w:r w:rsidRPr="00A03C55">
        <w:t xml:space="preserve"> This element conveys a list of SubmissionSet, Folder, and DocumentEntry objects.</w:t>
      </w:r>
    </w:p>
    <w:p w14:paraId="4DFBF7B9" w14:textId="7D017915" w:rsidR="006E7B7A" w:rsidRPr="00A03C55" w:rsidRDefault="006E7B7A" w:rsidP="006E7B7A">
      <w:pPr>
        <w:pStyle w:val="Note"/>
      </w:pPr>
      <w:r w:rsidRPr="00A03C55">
        <w:t xml:space="preserve">Note: SubmissionSet objects are constructed from </w:t>
      </w:r>
      <w:r w:rsidRPr="00A03C55">
        <w:rPr>
          <w:i/>
        </w:rPr>
        <w:t xml:space="preserve">&lt;rim:RegistryObject&gt; </w:t>
      </w:r>
      <w:r w:rsidRPr="00A03C55">
        <w:t xml:space="preserve">elements and must include the </w:t>
      </w:r>
      <w:r w:rsidRPr="00A03C55">
        <w:rPr>
          <w:i/>
        </w:rPr>
        <w:t>&lt;rim:Classification&gt;</w:t>
      </w:r>
      <w:r w:rsidRPr="00A03C55">
        <w:t>.</w:t>
      </w:r>
    </w:p>
    <w:p w14:paraId="565B638D" w14:textId="77777777" w:rsidR="006E7B7A" w:rsidRPr="00A03C55" w:rsidRDefault="006E7B7A" w:rsidP="006E7B7A">
      <w:pPr>
        <w:pStyle w:val="BodyText"/>
      </w:pPr>
      <w:r w:rsidRPr="00A03C55">
        <w:t>Note that there is no subscription information in the Notify message in the Publish transaction.</w:t>
      </w:r>
    </w:p>
    <w:p w14:paraId="0B06EEEB" w14:textId="77777777" w:rsidR="006E7B7A" w:rsidRPr="00A03C55" w:rsidRDefault="006E7B7A" w:rsidP="006E7B7A">
      <w:pPr>
        <w:pStyle w:val="Heading5"/>
        <w:numPr>
          <w:ilvl w:val="0"/>
          <w:numId w:val="0"/>
        </w:numPr>
        <w:rPr>
          <w:noProof w:val="0"/>
        </w:rPr>
      </w:pPr>
      <w:bookmarkStart w:id="2062" w:name="_Toc231117754"/>
      <w:bookmarkStart w:id="2063" w:name="_Toc363803077"/>
      <w:r w:rsidRPr="00A03C55">
        <w:rPr>
          <w:noProof w:val="0"/>
        </w:rPr>
        <w:t>3.54.4.1.3 Expected Actions</w:t>
      </w:r>
      <w:bookmarkEnd w:id="2062"/>
      <w:bookmarkEnd w:id="2063"/>
    </w:p>
    <w:p w14:paraId="240866EB" w14:textId="77777777" w:rsidR="006E7B7A" w:rsidRPr="00A03C55" w:rsidRDefault="006E7B7A" w:rsidP="006E7B7A">
      <w:pPr>
        <w:pStyle w:val="BodyText"/>
      </w:pPr>
      <w:r w:rsidRPr="00A03C55">
        <w:t>The Notify message shall comply with the requirements in the WS-BaseNotification standard.</w:t>
      </w:r>
    </w:p>
    <w:p w14:paraId="71610C07" w14:textId="77777777" w:rsidR="006E7B7A" w:rsidRPr="00A03C55" w:rsidRDefault="006E7B7A" w:rsidP="006E7B7A">
      <w:pPr>
        <w:pStyle w:val="BodyText"/>
      </w:pPr>
      <w:r w:rsidRPr="00A03C55">
        <w:lastRenderedPageBreak/>
        <w:t>The Document Metadata Notification Broker shall evaluate the Publish transaction, and if there are matching subscriptions, it shall send the corresponding Notification transaction to the appropriate Document Metadata Notification Recipients.</w:t>
      </w:r>
    </w:p>
    <w:p w14:paraId="33174D66" w14:textId="77777777" w:rsidR="006E7B7A" w:rsidRPr="00A03C55" w:rsidRDefault="006E7B7A" w:rsidP="006E7B7A">
      <w:pPr>
        <w:pStyle w:val="Heading5"/>
        <w:numPr>
          <w:ilvl w:val="0"/>
          <w:numId w:val="0"/>
        </w:numPr>
        <w:rPr>
          <w:noProof w:val="0"/>
        </w:rPr>
      </w:pPr>
      <w:bookmarkStart w:id="2064" w:name="_Toc231117755"/>
      <w:bookmarkStart w:id="2065" w:name="_Toc363803078"/>
      <w:r w:rsidRPr="00A03C55">
        <w:rPr>
          <w:noProof w:val="0"/>
        </w:rPr>
        <w:t>3.54.4.1.4 Example</w:t>
      </w:r>
      <w:bookmarkEnd w:id="2064"/>
      <w:bookmarkEnd w:id="2065"/>
    </w:p>
    <w:p w14:paraId="2001086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62AC937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11A2F91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343B3A5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5F3A7BB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61A9005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xmlns:ihe="urn:ihe:iti:pub-sub:2008"</w:t>
      </w:r>
    </w:p>
    <w:p w14:paraId="2B7EA97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xmlns:rim="urn:oasis:names:tc:ebxml-regrep:xsd:rim:3.0"</w:t>
      </w:r>
    </w:p>
    <w:p w14:paraId="3537822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 urn:ihe:iti:pub-sub:2008 ../schema/IHE/XDS.b_PublishSubscribe.xsd urn:oasis:names:tc:ebxml-regrep:xsd:rim:3.0 ../schema/ebRS/rim.xsd"&gt;</w:t>
      </w:r>
    </w:p>
    <w:p w14:paraId="2D8A240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27943FE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&lt;a:Action&gt;http://docs.oasis-open.org/wsn/bw-2/NotificationConsumer/Notify&lt;/a:Action&gt;</w:t>
      </w:r>
    </w:p>
    <w:p w14:paraId="7D63B52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&lt;a:MessageID&gt;382dcdca-8e87-9fdf-8446-48fd83bca93b&lt;/a:MessageID&gt;</w:t>
      </w:r>
    </w:p>
    <w:p w14:paraId="7529F3F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&lt;a:To&gt;https://NotificationBroker/xdsBpublish&lt;/a:To&gt;</w:t>
      </w:r>
    </w:p>
    <w:p w14:paraId="6580E6D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1D24315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1086177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033F4544" w14:textId="3C8F24CC"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 </w:t>
      </w:r>
    </w:p>
    <w:p w14:paraId="2D51000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177B84A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&lt;a:Address&gt;urn:oid:1.2.3.4.5&lt;/a:Address&gt;</w:t>
      </w:r>
    </w:p>
    <w:p w14:paraId="789C152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16E3DB3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3E5CF43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&lt;lcm:SubmitObjectsRequest&gt;</w:t>
      </w:r>
    </w:p>
    <w:p w14:paraId="0F10CC4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1279766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 The list of extrinsic objects --&gt;</w:t>
      </w:r>
    </w:p>
    <w:p w14:paraId="58C0AA4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 id="Document01" mimeType="text/xml" objectType="urn:uuid:7edca82f-054d-47f2-a032-9b2a5b5186c1"&gt;</w:t>
      </w:r>
    </w:p>
    <w:p w14:paraId="72525E7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
    <w:p w14:paraId="5CFE8C7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&lt;/rim:ExtrinsicObject&gt;</w:t>
      </w:r>
    </w:p>
    <w:p w14:paraId="2C5F82A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 The list of RegistryPackage objects --&gt;</w:t>
      </w:r>
      <w:r w:rsidRPr="00A03C55">
        <w:rPr>
          <w:sz w:val="16"/>
          <w:szCs w:val="16"/>
        </w:rPr>
        <w:br/>
        <w:t xml:space="preserve">                            &lt;rim:RegistryPackage objectType="urn:oasis:names:tc:ebxml-regrep:ObjectType:RegistryObject:RegistryPackage" id="Submission01"&gt;</w:t>
      </w:r>
      <w:r w:rsidRPr="00A03C55">
        <w:rPr>
          <w:sz w:val="16"/>
          <w:szCs w:val="16"/>
        </w:rPr>
        <w:br/>
        <w:t xml:space="preserve">                                &lt;rim:Classification classificationNode="urn:uuid:a54d6aa5-d40d-43f9-88c5-b4633d873bdd" classifiedObject="Submission01" objectType="urn:oasis:names:tc:ebxml-regrep:ObjectType:RegistryObject:Classification" id="classification01"/&gt;</w:t>
      </w:r>
      <w:r w:rsidRPr="00A03C55">
        <w:rPr>
          <w:sz w:val="16"/>
          <w:szCs w:val="16"/>
        </w:rPr>
        <w:br/>
        <w:t xml:space="preserve">                            &lt;/rim:RegistryPackage&gt;</w:t>
      </w:r>
      <w:r w:rsidRPr="00A03C55">
        <w:rPr>
          <w:sz w:val="16"/>
          <w:szCs w:val="16"/>
        </w:rPr>
        <w:br/>
        <w:t xml:space="preserve">                            &lt;rim:RegistryPackage objectType="urn:oasis:names:tc:ebxml-regrep:ObjectType:RegistryObject:RegistryPackage" id="Folder01"&gt;</w:t>
      </w:r>
      <w:r w:rsidRPr="00A03C55">
        <w:rPr>
          <w:sz w:val="16"/>
          <w:szCs w:val="16"/>
        </w:rPr>
        <w:br/>
        <w:t xml:space="preserve">                                &lt;rim:Classification classificationNode="urn:uuid:d9d542f3-6cc4-48b6-8870-ea235fbc94c2" classifiedObject="Folder01" objectType="urn:oasis:names:tc:ebxml-regrep:ObjectType:RegistryObject:Classification" id="classification02"/&gt;</w:t>
      </w:r>
      <w:r w:rsidRPr="00A03C55">
        <w:rPr>
          <w:sz w:val="16"/>
          <w:szCs w:val="16"/>
        </w:rPr>
        <w:br/>
        <w:t xml:space="preserve">                            &lt;/rim:RegistryPackage&gt;</w:t>
      </w:r>
    </w:p>
    <w:p w14:paraId="672511B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1424B44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&lt;/lcm:SubmitObjectsRequest&gt;</w:t>
      </w:r>
    </w:p>
    <w:p w14:paraId="5F23EC3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002ADD1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w:t>
      </w:r>
    </w:p>
    <w:p w14:paraId="076FA7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616C2BB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0DD58AE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543D6C8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p>
    <w:p w14:paraId="537A010A" w14:textId="77777777" w:rsidR="006E7B7A" w:rsidRPr="00A03C55" w:rsidRDefault="006E7B7A" w:rsidP="006E7B7A">
      <w:pPr>
        <w:pStyle w:val="Heading3"/>
        <w:numPr>
          <w:ilvl w:val="0"/>
          <w:numId w:val="0"/>
        </w:numPr>
        <w:rPr>
          <w:noProof w:val="0"/>
        </w:rPr>
      </w:pPr>
      <w:bookmarkStart w:id="2066" w:name="_Toc231117756"/>
      <w:bookmarkStart w:id="2067" w:name="_Toc237684774"/>
      <w:bookmarkStart w:id="2068" w:name="_Toc237767200"/>
      <w:bookmarkStart w:id="2069" w:name="_Toc363803079"/>
      <w:bookmarkStart w:id="2070" w:name="_Toc428454173"/>
      <w:bookmarkStart w:id="2071" w:name="_Toc331085237"/>
      <w:bookmarkStart w:id="2072" w:name="_Toc13773811"/>
      <w:r w:rsidRPr="00A03C55">
        <w:rPr>
          <w:noProof w:val="0"/>
        </w:rPr>
        <w:t>3.54.5 Security Considerations</w:t>
      </w:r>
      <w:bookmarkEnd w:id="2066"/>
      <w:bookmarkEnd w:id="2067"/>
      <w:bookmarkEnd w:id="2068"/>
      <w:bookmarkEnd w:id="2069"/>
      <w:bookmarkEnd w:id="2070"/>
      <w:bookmarkEnd w:id="2071"/>
      <w:bookmarkEnd w:id="2072"/>
    </w:p>
    <w:p w14:paraId="0A86AFBB" w14:textId="77777777" w:rsidR="006E7B7A" w:rsidRPr="00A03C55" w:rsidRDefault="006E7B7A" w:rsidP="006E7B7A">
      <w:pPr>
        <w:pStyle w:val="BodyText"/>
      </w:pPr>
      <w:r w:rsidRPr="00A03C55">
        <w:t>The risk assessment for the Document Metadata Publish transaction is described in t</w:t>
      </w:r>
      <w:r w:rsidRPr="00A03C55">
        <w:rPr>
          <w:szCs w:val="24"/>
        </w:rPr>
        <w:t xml:space="preserve">he risk assessment spreadsheet for the Document Metadata Subscription Profile, which is available from </w:t>
      </w:r>
      <w:r w:rsidRPr="00A03C55">
        <w:rPr>
          <w:szCs w:val="24"/>
        </w:rPr>
        <w:lastRenderedPageBreak/>
        <w:t xml:space="preserve">IHE at </w:t>
      </w:r>
      <w:hyperlink r:id="rId279" w:history="1">
        <w:r w:rsidRPr="00A03C55">
          <w:rPr>
            <w:rStyle w:val="Hyperlink"/>
            <w:rFonts w:eastAsiaTheme="majorEastAsia"/>
            <w:szCs w:val="24"/>
          </w:rPr>
          <w:t>http://wiki.ihe.net/images/4/46/DSUB_risk_assesment.xls</w:t>
        </w:r>
      </w:hyperlink>
      <w:r w:rsidRPr="00A03C55">
        <w:rPr>
          <w:szCs w:val="24"/>
        </w:rPr>
        <w:t xml:space="preserve">. </w:t>
      </w:r>
      <w:r w:rsidRPr="00A03C55">
        <w:t>The derived mitigations are as follows:</w:t>
      </w:r>
    </w:p>
    <w:p w14:paraId="6C105D44" w14:textId="3AEA4F2C" w:rsidR="008E3CF3" w:rsidRPr="00A03C55" w:rsidRDefault="006E7B7A" w:rsidP="00EC243F">
      <w:pPr>
        <w:pStyle w:val="ListBullet2"/>
        <w:numPr>
          <w:ilvl w:val="0"/>
          <w:numId w:val="2"/>
        </w:numPr>
      </w:pPr>
      <w:r w:rsidRPr="00A03C55">
        <w:t xml:space="preserve">The Document Metadata Publisher and the Document Metadata Notification Broker shall be grouped with a Secure Node or Secure Application </w:t>
      </w:r>
      <w:r w:rsidR="005A7892" w:rsidRPr="00A03C55">
        <w:t>in the Audit Trail and Node Authentication (ATNA) Profile.</w:t>
      </w:r>
    </w:p>
    <w:p w14:paraId="4AD6ECB8" w14:textId="77777777" w:rsidR="008E3CF3" w:rsidRPr="00A03C55" w:rsidRDefault="006E7B7A" w:rsidP="00EC243F">
      <w:pPr>
        <w:pStyle w:val="ListBullet2"/>
        <w:numPr>
          <w:ilvl w:val="0"/>
          <w:numId w:val="2"/>
        </w:numPr>
      </w:pPr>
      <w:r w:rsidRPr="00A03C55">
        <w:t>The use of encrypted TLS is recommended when the transmission is not otherwise secured (e.g., transmission over a secure network)</w:t>
      </w:r>
    </w:p>
    <w:p w14:paraId="324421CA" w14:textId="77777777" w:rsidR="006E7B7A" w:rsidRPr="00A03C55" w:rsidRDefault="006E7B7A" w:rsidP="006E7B7A">
      <w:pPr>
        <w:pStyle w:val="Heading4"/>
        <w:numPr>
          <w:ilvl w:val="0"/>
          <w:numId w:val="0"/>
        </w:numPr>
        <w:rPr>
          <w:noProof w:val="0"/>
        </w:rPr>
      </w:pPr>
      <w:bookmarkStart w:id="2073" w:name="_Toc231117757"/>
      <w:bookmarkStart w:id="2074" w:name="_Toc363803080"/>
      <w:bookmarkStart w:id="2075" w:name="_Toc428454174"/>
      <w:r w:rsidRPr="00A03C55">
        <w:rPr>
          <w:noProof w:val="0"/>
        </w:rPr>
        <w:t>3.54.5.1 Audit Record Considerations</w:t>
      </w:r>
      <w:bookmarkEnd w:id="2073"/>
      <w:bookmarkEnd w:id="2074"/>
      <w:bookmarkEnd w:id="2075"/>
      <w:r w:rsidRPr="00A03C55">
        <w:rPr>
          <w:noProof w:val="0"/>
        </w:rPr>
        <w:t xml:space="preserve"> </w:t>
      </w:r>
    </w:p>
    <w:p w14:paraId="7AD11F24" w14:textId="734131BC" w:rsidR="006E7B7A" w:rsidRPr="00A03C55" w:rsidRDefault="006E7B7A" w:rsidP="006E7B7A">
      <w:pPr>
        <w:pStyle w:val="BodyText"/>
      </w:pPr>
      <w:r w:rsidRPr="00A03C55">
        <w:t xml:space="preserve">The Document Metadata Publish Transaction is an Export event, as defined in ITI TF-2a: </w:t>
      </w:r>
      <w:r w:rsidR="00D370AE" w:rsidRPr="00A03C55">
        <w:t>Table 3.20.4.1.1.1-1</w:t>
      </w:r>
      <w:r w:rsidRPr="00A03C55">
        <w:t xml:space="preserve">. The actors involved in the transaction shall create audit data in conformance with DICOM Part 15 “Data Export”/”Data Import”, with the following exceptions. </w:t>
      </w:r>
    </w:p>
    <w:p w14:paraId="6D0215C9" w14:textId="77777777" w:rsidR="003570EE" w:rsidRPr="00A03C55" w:rsidRDefault="003570EE" w:rsidP="006E7B7A">
      <w:pPr>
        <w:pStyle w:val="BodyText"/>
      </w:pPr>
    </w:p>
    <w:p w14:paraId="43A4A356" w14:textId="77777777" w:rsidR="006E7B7A" w:rsidRPr="00A03C55" w:rsidRDefault="006E7B7A" w:rsidP="006E7B7A">
      <w:pPr>
        <w:pStyle w:val="Heading5"/>
        <w:numPr>
          <w:ilvl w:val="0"/>
          <w:numId w:val="0"/>
        </w:numPr>
        <w:rPr>
          <w:noProof w:val="0"/>
        </w:rPr>
      </w:pPr>
      <w:bookmarkStart w:id="2076" w:name="_Toc231117758"/>
      <w:bookmarkStart w:id="2077" w:name="_Toc363803081"/>
      <w:r w:rsidRPr="00A03C55">
        <w:rPr>
          <w:noProof w:val="0"/>
        </w:rPr>
        <w:t>3.54.5.1.1 Document Metadata Publisher Audit Message:</w:t>
      </w:r>
      <w:bookmarkEnd w:id="2076"/>
      <w:bookmarkEnd w:id="2077"/>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6D94375A" w14:textId="77777777" w:rsidTr="008E3CF3">
        <w:trPr>
          <w:cantSplit/>
        </w:trPr>
        <w:tc>
          <w:tcPr>
            <w:tcW w:w="1458" w:type="dxa"/>
            <w:tcBorders>
              <w:bottom w:val="single" w:sz="4" w:space="0" w:color="auto"/>
            </w:tcBorders>
            <w:textDirection w:val="btLr"/>
            <w:vAlign w:val="center"/>
          </w:tcPr>
          <w:p w14:paraId="1E1AEC71"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09ED687F"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73CE8183" w14:textId="77777777" w:rsidR="006E7B7A" w:rsidRPr="00A03C55" w:rsidRDefault="006E7B7A" w:rsidP="008E3CF3">
            <w:pPr>
              <w:pStyle w:val="TableEntryHeader"/>
              <w:rPr>
                <w:noProof w:val="0"/>
                <w:kern w:val="28"/>
              </w:rPr>
            </w:pPr>
            <w:r w:rsidRPr="00A03C55">
              <w:rPr>
                <w:noProof w:val="0"/>
              </w:rPr>
              <w:t>Opt</w:t>
            </w:r>
          </w:p>
        </w:tc>
        <w:tc>
          <w:tcPr>
            <w:tcW w:w="4878" w:type="dxa"/>
            <w:tcBorders>
              <w:bottom w:val="single" w:sz="4" w:space="0" w:color="auto"/>
            </w:tcBorders>
            <w:vAlign w:val="center"/>
          </w:tcPr>
          <w:p w14:paraId="544B7354"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1FCF0EDF" w14:textId="77777777" w:rsidTr="008E3CF3">
        <w:trPr>
          <w:cantSplit/>
        </w:trPr>
        <w:tc>
          <w:tcPr>
            <w:tcW w:w="1458" w:type="dxa"/>
            <w:vMerge w:val="restart"/>
            <w:tcBorders>
              <w:top w:val="single" w:sz="4" w:space="0" w:color="auto"/>
            </w:tcBorders>
          </w:tcPr>
          <w:p w14:paraId="6A1C6FBA" w14:textId="77777777" w:rsidR="006E7B7A" w:rsidRPr="00A03C55" w:rsidRDefault="006E7B7A" w:rsidP="008E3CF3">
            <w:pPr>
              <w:pStyle w:val="TableEntryHeader"/>
              <w:rPr>
                <w:noProof w:val="0"/>
              </w:rPr>
            </w:pPr>
            <w:r w:rsidRPr="00A03C55">
              <w:rPr>
                <w:noProof w:val="0"/>
              </w:rPr>
              <w:t>Event</w:t>
            </w:r>
          </w:p>
          <w:p w14:paraId="5FF73279"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2958281F"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3607F0C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69ACA8A7" w14:textId="77777777" w:rsidR="006E7B7A" w:rsidRPr="00A03C55" w:rsidRDefault="006E7B7A" w:rsidP="008E3CF3">
            <w:pPr>
              <w:pStyle w:val="TableEntry"/>
              <w:rPr>
                <w:noProof w:val="0"/>
                <w:sz w:val="16"/>
                <w:szCs w:val="16"/>
              </w:rPr>
            </w:pPr>
            <w:r w:rsidRPr="00A03C55">
              <w:rPr>
                <w:noProof w:val="0"/>
                <w:sz w:val="16"/>
                <w:szCs w:val="16"/>
              </w:rPr>
              <w:t>EV(110106, DCM, “Export”)</w:t>
            </w:r>
          </w:p>
        </w:tc>
      </w:tr>
      <w:tr w:rsidR="006E7B7A" w:rsidRPr="00A03C55" w14:paraId="198A7D88" w14:textId="77777777" w:rsidTr="008E3CF3">
        <w:trPr>
          <w:cantSplit/>
        </w:trPr>
        <w:tc>
          <w:tcPr>
            <w:tcW w:w="1458" w:type="dxa"/>
            <w:vMerge/>
            <w:vAlign w:val="center"/>
          </w:tcPr>
          <w:p w14:paraId="657A52AE" w14:textId="77777777" w:rsidR="006E7B7A" w:rsidRPr="00A03C55" w:rsidRDefault="006E7B7A" w:rsidP="008E3CF3">
            <w:pPr>
              <w:pStyle w:val="TableLabel"/>
              <w:rPr>
                <w:noProof w:val="0"/>
                <w:sz w:val="16"/>
              </w:rPr>
            </w:pPr>
          </w:p>
        </w:tc>
        <w:tc>
          <w:tcPr>
            <w:tcW w:w="2610" w:type="dxa"/>
            <w:vAlign w:val="center"/>
          </w:tcPr>
          <w:p w14:paraId="20C2DCF7"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6EA3BDF4"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1ABB2BC2" w14:textId="77777777" w:rsidR="006E7B7A" w:rsidRPr="00A03C55" w:rsidRDefault="006E7B7A" w:rsidP="008E3CF3">
            <w:pPr>
              <w:pStyle w:val="TableEntry"/>
              <w:rPr>
                <w:noProof w:val="0"/>
                <w:sz w:val="16"/>
                <w:szCs w:val="16"/>
              </w:rPr>
            </w:pPr>
            <w:r w:rsidRPr="00A03C55">
              <w:rPr>
                <w:noProof w:val="0"/>
                <w:sz w:val="16"/>
                <w:szCs w:val="16"/>
              </w:rPr>
              <w:t xml:space="preserve">“R” (Read) </w:t>
            </w:r>
          </w:p>
        </w:tc>
      </w:tr>
      <w:tr w:rsidR="006E7B7A" w:rsidRPr="00A03C55" w14:paraId="67C59DF8" w14:textId="77777777" w:rsidTr="008E3CF3">
        <w:trPr>
          <w:cantSplit/>
        </w:trPr>
        <w:tc>
          <w:tcPr>
            <w:tcW w:w="1458" w:type="dxa"/>
            <w:vMerge/>
            <w:vAlign w:val="center"/>
          </w:tcPr>
          <w:p w14:paraId="70FE8BE4" w14:textId="77777777" w:rsidR="006E7B7A" w:rsidRPr="00A03C55" w:rsidRDefault="006E7B7A" w:rsidP="008E3CF3">
            <w:pPr>
              <w:pStyle w:val="TableLabel"/>
              <w:rPr>
                <w:noProof w:val="0"/>
                <w:sz w:val="16"/>
              </w:rPr>
            </w:pPr>
          </w:p>
        </w:tc>
        <w:tc>
          <w:tcPr>
            <w:tcW w:w="2610" w:type="dxa"/>
            <w:vAlign w:val="center"/>
          </w:tcPr>
          <w:p w14:paraId="7049A096"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53A296F2"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F85B6E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10BA5F5" w14:textId="77777777" w:rsidTr="008E3CF3">
        <w:trPr>
          <w:cantSplit/>
        </w:trPr>
        <w:tc>
          <w:tcPr>
            <w:tcW w:w="1458" w:type="dxa"/>
            <w:vMerge/>
            <w:vAlign w:val="center"/>
          </w:tcPr>
          <w:p w14:paraId="234A10D5" w14:textId="77777777" w:rsidR="006E7B7A" w:rsidRPr="00A03C55" w:rsidRDefault="006E7B7A" w:rsidP="008E3CF3">
            <w:pPr>
              <w:pStyle w:val="TableLabel"/>
              <w:rPr>
                <w:noProof w:val="0"/>
                <w:sz w:val="16"/>
              </w:rPr>
            </w:pPr>
          </w:p>
        </w:tc>
        <w:tc>
          <w:tcPr>
            <w:tcW w:w="2610" w:type="dxa"/>
            <w:vAlign w:val="center"/>
          </w:tcPr>
          <w:p w14:paraId="6B7477C5"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6E23A9D7"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69377EE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59A1928" w14:textId="77777777" w:rsidTr="008E3CF3">
        <w:trPr>
          <w:cantSplit/>
        </w:trPr>
        <w:tc>
          <w:tcPr>
            <w:tcW w:w="1458" w:type="dxa"/>
            <w:vMerge/>
            <w:tcBorders>
              <w:bottom w:val="single" w:sz="4" w:space="0" w:color="auto"/>
            </w:tcBorders>
            <w:vAlign w:val="center"/>
          </w:tcPr>
          <w:p w14:paraId="06EA532B"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66853DB5"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209D459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4C83567F" w14:textId="77777777" w:rsidR="006E7B7A" w:rsidRPr="00A03C55" w:rsidRDefault="006E7B7A" w:rsidP="008E3CF3">
            <w:pPr>
              <w:pStyle w:val="TableEntry"/>
              <w:rPr>
                <w:noProof w:val="0"/>
                <w:sz w:val="16"/>
                <w:szCs w:val="16"/>
              </w:rPr>
            </w:pPr>
            <w:r w:rsidRPr="00A03C55">
              <w:rPr>
                <w:noProof w:val="0"/>
                <w:sz w:val="16"/>
                <w:szCs w:val="16"/>
              </w:rPr>
              <w:t>EV(“ITI-54”, “IHE Transactions”, “Document Metadata Publish”)</w:t>
            </w:r>
          </w:p>
        </w:tc>
      </w:tr>
      <w:tr w:rsidR="006E7B7A" w:rsidRPr="00A03C55" w14:paraId="6FF1961C" w14:textId="77777777" w:rsidTr="008E3CF3">
        <w:trPr>
          <w:cantSplit/>
        </w:trPr>
        <w:tc>
          <w:tcPr>
            <w:tcW w:w="9666" w:type="dxa"/>
            <w:gridSpan w:val="4"/>
            <w:tcBorders>
              <w:bottom w:val="single" w:sz="4" w:space="0" w:color="auto"/>
            </w:tcBorders>
          </w:tcPr>
          <w:p w14:paraId="63C3F742" w14:textId="77777777" w:rsidR="006E7B7A" w:rsidRPr="00A03C55" w:rsidRDefault="006E7B7A" w:rsidP="008E3CF3">
            <w:pPr>
              <w:pStyle w:val="TableEntry"/>
              <w:rPr>
                <w:bCs/>
                <w:noProof w:val="0"/>
              </w:rPr>
            </w:pPr>
            <w:r w:rsidRPr="00A03C55">
              <w:rPr>
                <w:bCs/>
                <w:noProof w:val="0"/>
              </w:rPr>
              <w:t>Source (Document Metadata Publisher) (1)</w:t>
            </w:r>
          </w:p>
        </w:tc>
      </w:tr>
      <w:tr w:rsidR="006E7B7A" w:rsidRPr="00A03C55" w14:paraId="2719714C" w14:textId="77777777" w:rsidTr="008E3CF3">
        <w:trPr>
          <w:cantSplit/>
        </w:trPr>
        <w:tc>
          <w:tcPr>
            <w:tcW w:w="9666" w:type="dxa"/>
            <w:gridSpan w:val="4"/>
            <w:tcBorders>
              <w:bottom w:val="single" w:sz="4" w:space="0" w:color="auto"/>
            </w:tcBorders>
          </w:tcPr>
          <w:p w14:paraId="2218A909" w14:textId="77777777" w:rsidR="006E7B7A" w:rsidRPr="00A03C55" w:rsidRDefault="006E7B7A" w:rsidP="008E3CF3">
            <w:pPr>
              <w:pStyle w:val="TableEntry"/>
              <w:rPr>
                <w:bCs/>
                <w:noProof w:val="0"/>
              </w:rPr>
            </w:pPr>
            <w:r w:rsidRPr="00A03C55">
              <w:rPr>
                <w:bCs/>
                <w:noProof w:val="0"/>
              </w:rPr>
              <w:t>Human Requestor (0..n)</w:t>
            </w:r>
          </w:p>
        </w:tc>
      </w:tr>
      <w:tr w:rsidR="006E7B7A" w:rsidRPr="00A03C55" w14:paraId="54A3637E" w14:textId="77777777" w:rsidTr="008E3CF3">
        <w:trPr>
          <w:cantSplit/>
        </w:trPr>
        <w:tc>
          <w:tcPr>
            <w:tcW w:w="9666" w:type="dxa"/>
            <w:gridSpan w:val="4"/>
            <w:tcBorders>
              <w:bottom w:val="single" w:sz="4" w:space="0" w:color="auto"/>
            </w:tcBorders>
          </w:tcPr>
          <w:p w14:paraId="161C3ED6" w14:textId="77777777" w:rsidR="006E7B7A" w:rsidRPr="00A03C55" w:rsidRDefault="006E7B7A" w:rsidP="008E3CF3">
            <w:pPr>
              <w:pStyle w:val="TableEntry"/>
              <w:rPr>
                <w:bCs/>
                <w:noProof w:val="0"/>
                <w:szCs w:val="16"/>
              </w:rPr>
            </w:pPr>
            <w:r w:rsidRPr="00A03C55">
              <w:rPr>
                <w:bCs/>
                <w:noProof w:val="0"/>
              </w:rPr>
              <w:t>Destination (Document Metadata Notification Broker) (1)</w:t>
            </w:r>
            <w:r w:rsidRPr="00A03C55">
              <w:rPr>
                <w:bCs/>
                <w:noProof w:val="0"/>
                <w:szCs w:val="16"/>
              </w:rPr>
              <w:t xml:space="preserve"> </w:t>
            </w:r>
          </w:p>
        </w:tc>
      </w:tr>
      <w:tr w:rsidR="006E7B7A" w:rsidRPr="00A03C55" w14:paraId="2078F86B" w14:textId="77777777" w:rsidTr="008E3CF3">
        <w:trPr>
          <w:cantSplit/>
        </w:trPr>
        <w:tc>
          <w:tcPr>
            <w:tcW w:w="9666" w:type="dxa"/>
            <w:gridSpan w:val="4"/>
            <w:tcBorders>
              <w:bottom w:val="single" w:sz="4" w:space="0" w:color="auto"/>
            </w:tcBorders>
          </w:tcPr>
          <w:p w14:paraId="1B2CCB1E" w14:textId="77777777" w:rsidR="006E7B7A" w:rsidRPr="00A03C55" w:rsidRDefault="006E7B7A" w:rsidP="008E3CF3">
            <w:pPr>
              <w:pStyle w:val="TableEntry"/>
              <w:rPr>
                <w:bCs/>
                <w:noProof w:val="0"/>
              </w:rPr>
            </w:pPr>
            <w:r w:rsidRPr="00A03C55">
              <w:rPr>
                <w:bCs/>
                <w:noProof w:val="0"/>
              </w:rPr>
              <w:t>Audit Source (Document Metadata Publisher) (1)</w:t>
            </w:r>
          </w:p>
        </w:tc>
      </w:tr>
      <w:tr w:rsidR="006E7B7A" w:rsidRPr="00A03C55" w14:paraId="1378D2F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5BDEF564" w14:textId="77777777" w:rsidR="006E7B7A" w:rsidRPr="00A03C55" w:rsidRDefault="006E7B7A" w:rsidP="008E3CF3">
            <w:pPr>
              <w:pStyle w:val="TableEntry"/>
              <w:rPr>
                <w:bCs/>
                <w:noProof w:val="0"/>
              </w:rPr>
            </w:pPr>
            <w:r w:rsidRPr="00A03C55">
              <w:rPr>
                <w:bCs/>
                <w:noProof w:val="0"/>
              </w:rPr>
              <w:t>Patient (0..1)</w:t>
            </w:r>
          </w:p>
        </w:tc>
      </w:tr>
      <w:tr w:rsidR="006E7B7A" w:rsidRPr="00A03C55" w14:paraId="173E12C3"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D42658A" w14:textId="64D12D0E" w:rsidR="006E7B7A" w:rsidRPr="00A03C55" w:rsidRDefault="006E7B7A" w:rsidP="008E3CF3">
            <w:pPr>
              <w:pStyle w:val="TableEntry"/>
              <w:rPr>
                <w:bCs/>
                <w:noProof w:val="0"/>
              </w:rPr>
            </w:pPr>
            <w:r w:rsidRPr="00A03C55">
              <w:rPr>
                <w:bCs/>
                <w:noProof w:val="0"/>
              </w:rPr>
              <w:t>Document</w:t>
            </w:r>
            <w:r w:rsidR="00CF1E2E" w:rsidRPr="00A03C55">
              <w:rPr>
                <w:bCs/>
                <w:noProof w:val="0"/>
              </w:rPr>
              <w:t>Entry/SubmissionSet</w:t>
            </w:r>
            <w:r w:rsidRPr="00A03C55">
              <w:rPr>
                <w:bCs/>
                <w:noProof w:val="0"/>
              </w:rPr>
              <w:t xml:space="preserve"> (1..n) </w:t>
            </w:r>
          </w:p>
        </w:tc>
      </w:tr>
    </w:tbl>
    <w:p w14:paraId="382B9BF1" w14:textId="77777777" w:rsidR="006E7B7A" w:rsidRPr="00A03C55" w:rsidRDefault="006E7B7A" w:rsidP="00EC243F">
      <w:pPr>
        <w:pStyle w:val="BodyText"/>
        <w:keepNext/>
        <w:rPr>
          <w:b/>
          <w:i/>
        </w:rPr>
      </w:pPr>
      <w:r w:rsidRPr="00A03C55">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558FE355" w14:textId="77777777" w:rsidTr="008E3CF3">
        <w:trPr>
          <w:cantSplit/>
        </w:trPr>
        <w:tc>
          <w:tcPr>
            <w:tcW w:w="1548" w:type="dxa"/>
            <w:vMerge w:val="restart"/>
          </w:tcPr>
          <w:p w14:paraId="7C0A3454" w14:textId="77777777" w:rsidR="006E7B7A" w:rsidRPr="00A03C55" w:rsidRDefault="006E7B7A" w:rsidP="008E3CF3">
            <w:pPr>
              <w:pStyle w:val="TableEntryHeader"/>
              <w:rPr>
                <w:noProof w:val="0"/>
              </w:rPr>
            </w:pPr>
            <w:r w:rsidRPr="00A03C55">
              <w:rPr>
                <w:noProof w:val="0"/>
              </w:rPr>
              <w:t>Source</w:t>
            </w:r>
          </w:p>
          <w:p w14:paraId="2E867B2B"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782FF5D0" w14:textId="77777777" w:rsidR="006E7B7A" w:rsidRPr="00A03C55" w:rsidRDefault="006E7B7A" w:rsidP="008E3CF3">
            <w:pPr>
              <w:pStyle w:val="TableEntry"/>
              <w:rPr>
                <w:i/>
                <w:noProof w:val="0"/>
                <w:sz w:val="16"/>
                <w:szCs w:val="16"/>
              </w:rPr>
            </w:pPr>
            <w:r w:rsidRPr="00A03C55">
              <w:rPr>
                <w:i/>
                <w:noProof w:val="0"/>
                <w:sz w:val="16"/>
                <w:szCs w:val="16"/>
              </w:rPr>
              <w:t>UserID</w:t>
            </w:r>
          </w:p>
        </w:tc>
        <w:tc>
          <w:tcPr>
            <w:tcW w:w="630" w:type="dxa"/>
            <w:vAlign w:val="center"/>
          </w:tcPr>
          <w:p w14:paraId="62F61A8E" w14:textId="77777777" w:rsidR="006E7B7A" w:rsidRPr="00A03C55" w:rsidRDefault="006E7B7A" w:rsidP="008E3CF3">
            <w:pPr>
              <w:pStyle w:val="TableEntry"/>
              <w:rPr>
                <w:i/>
                <w:iCs/>
                <w:noProof w:val="0"/>
                <w:sz w:val="16"/>
                <w:szCs w:val="16"/>
              </w:rPr>
            </w:pPr>
            <w:r w:rsidRPr="00A03C55">
              <w:rPr>
                <w:i/>
                <w:iCs/>
                <w:noProof w:val="0"/>
                <w:sz w:val="16"/>
                <w:szCs w:val="16"/>
              </w:rPr>
              <w:t>U</w:t>
            </w:r>
          </w:p>
        </w:tc>
        <w:tc>
          <w:tcPr>
            <w:tcW w:w="4968" w:type="dxa"/>
            <w:vAlign w:val="center"/>
          </w:tcPr>
          <w:p w14:paraId="1665AC4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611312B" w14:textId="77777777" w:rsidTr="008E3CF3">
        <w:trPr>
          <w:cantSplit/>
        </w:trPr>
        <w:tc>
          <w:tcPr>
            <w:tcW w:w="1548" w:type="dxa"/>
            <w:vMerge/>
            <w:textDirection w:val="btLr"/>
            <w:vAlign w:val="center"/>
          </w:tcPr>
          <w:p w14:paraId="0C111A29" w14:textId="77777777" w:rsidR="006E7B7A" w:rsidRPr="00A03C55" w:rsidRDefault="006E7B7A" w:rsidP="008E3CF3">
            <w:pPr>
              <w:pStyle w:val="TableLabel"/>
              <w:rPr>
                <w:noProof w:val="0"/>
                <w:sz w:val="16"/>
              </w:rPr>
            </w:pPr>
          </w:p>
        </w:tc>
        <w:tc>
          <w:tcPr>
            <w:tcW w:w="2520" w:type="dxa"/>
            <w:vAlign w:val="center"/>
          </w:tcPr>
          <w:p w14:paraId="0725480D" w14:textId="77777777" w:rsidR="006E7B7A" w:rsidRPr="00A03C55" w:rsidRDefault="006E7B7A" w:rsidP="008E3CF3">
            <w:pPr>
              <w:pStyle w:val="TableEntry"/>
              <w:rPr>
                <w:noProof w:val="0"/>
                <w:sz w:val="16"/>
                <w:szCs w:val="16"/>
              </w:rPr>
            </w:pPr>
            <w:r w:rsidRPr="00A03C55">
              <w:rPr>
                <w:noProof w:val="0"/>
                <w:sz w:val="16"/>
                <w:szCs w:val="16"/>
              </w:rPr>
              <w:t>AlternativeUserID</w:t>
            </w:r>
          </w:p>
        </w:tc>
        <w:tc>
          <w:tcPr>
            <w:tcW w:w="630" w:type="dxa"/>
            <w:vAlign w:val="center"/>
          </w:tcPr>
          <w:p w14:paraId="3C49D43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75E41DA"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55F30602" w14:textId="77777777" w:rsidTr="008E3CF3">
        <w:trPr>
          <w:cantSplit/>
        </w:trPr>
        <w:tc>
          <w:tcPr>
            <w:tcW w:w="1548" w:type="dxa"/>
            <w:vMerge/>
            <w:textDirection w:val="btLr"/>
            <w:vAlign w:val="center"/>
          </w:tcPr>
          <w:p w14:paraId="0C982AE5" w14:textId="77777777" w:rsidR="006E7B7A" w:rsidRPr="00A03C55" w:rsidRDefault="006E7B7A" w:rsidP="008E3CF3">
            <w:pPr>
              <w:pStyle w:val="TableLabel"/>
              <w:rPr>
                <w:noProof w:val="0"/>
                <w:sz w:val="16"/>
              </w:rPr>
            </w:pPr>
          </w:p>
        </w:tc>
        <w:tc>
          <w:tcPr>
            <w:tcW w:w="2520" w:type="dxa"/>
            <w:vAlign w:val="center"/>
          </w:tcPr>
          <w:p w14:paraId="44B258CD"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0905808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31F61A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C0DB90A" w14:textId="77777777" w:rsidTr="008E3CF3">
        <w:trPr>
          <w:cantSplit/>
        </w:trPr>
        <w:tc>
          <w:tcPr>
            <w:tcW w:w="1548" w:type="dxa"/>
            <w:vMerge/>
            <w:textDirection w:val="btLr"/>
            <w:vAlign w:val="center"/>
          </w:tcPr>
          <w:p w14:paraId="673A6499" w14:textId="77777777" w:rsidR="006E7B7A" w:rsidRPr="00A03C55" w:rsidRDefault="006E7B7A" w:rsidP="008E3CF3">
            <w:pPr>
              <w:pStyle w:val="TableLabel"/>
              <w:rPr>
                <w:noProof w:val="0"/>
                <w:sz w:val="16"/>
              </w:rPr>
            </w:pPr>
          </w:p>
        </w:tc>
        <w:tc>
          <w:tcPr>
            <w:tcW w:w="2520" w:type="dxa"/>
            <w:vAlign w:val="center"/>
          </w:tcPr>
          <w:p w14:paraId="463234AC"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0F1B845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DB035D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987A538" w14:textId="77777777" w:rsidTr="008E3CF3">
        <w:trPr>
          <w:cantSplit/>
        </w:trPr>
        <w:tc>
          <w:tcPr>
            <w:tcW w:w="1548" w:type="dxa"/>
            <w:vMerge/>
            <w:textDirection w:val="btLr"/>
            <w:vAlign w:val="center"/>
          </w:tcPr>
          <w:p w14:paraId="1580A939" w14:textId="77777777" w:rsidR="006E7B7A" w:rsidRPr="00A03C55" w:rsidRDefault="006E7B7A" w:rsidP="008E3CF3">
            <w:pPr>
              <w:pStyle w:val="TableLabel"/>
              <w:rPr>
                <w:noProof w:val="0"/>
                <w:sz w:val="16"/>
              </w:rPr>
            </w:pPr>
          </w:p>
        </w:tc>
        <w:tc>
          <w:tcPr>
            <w:tcW w:w="2520" w:type="dxa"/>
            <w:vAlign w:val="center"/>
          </w:tcPr>
          <w:p w14:paraId="03E8BB77"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126C69D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4256459"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6EF2E37A" w14:textId="77777777" w:rsidTr="008E3CF3">
        <w:trPr>
          <w:cantSplit/>
        </w:trPr>
        <w:tc>
          <w:tcPr>
            <w:tcW w:w="1548" w:type="dxa"/>
            <w:vMerge/>
            <w:textDirection w:val="btLr"/>
            <w:vAlign w:val="center"/>
          </w:tcPr>
          <w:p w14:paraId="33DA04A0" w14:textId="77777777" w:rsidR="006E7B7A" w:rsidRPr="00A03C55" w:rsidRDefault="006E7B7A" w:rsidP="008E3CF3">
            <w:pPr>
              <w:pStyle w:val="TableLabel"/>
              <w:rPr>
                <w:noProof w:val="0"/>
                <w:sz w:val="16"/>
              </w:rPr>
            </w:pPr>
          </w:p>
        </w:tc>
        <w:tc>
          <w:tcPr>
            <w:tcW w:w="2520" w:type="dxa"/>
            <w:vAlign w:val="center"/>
          </w:tcPr>
          <w:p w14:paraId="4DF03934"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13CF59E2"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4B7EC5A"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5221A2E4" w14:textId="77777777" w:rsidTr="008E3CF3">
        <w:trPr>
          <w:cantSplit/>
        </w:trPr>
        <w:tc>
          <w:tcPr>
            <w:tcW w:w="1548" w:type="dxa"/>
            <w:vMerge/>
            <w:textDirection w:val="btLr"/>
            <w:vAlign w:val="center"/>
          </w:tcPr>
          <w:p w14:paraId="770DB4A8" w14:textId="77777777" w:rsidR="006E7B7A" w:rsidRPr="00A03C55" w:rsidRDefault="006E7B7A" w:rsidP="008E3CF3">
            <w:pPr>
              <w:pStyle w:val="TableLabel"/>
              <w:rPr>
                <w:noProof w:val="0"/>
                <w:sz w:val="16"/>
              </w:rPr>
            </w:pPr>
          </w:p>
        </w:tc>
        <w:tc>
          <w:tcPr>
            <w:tcW w:w="2520" w:type="dxa"/>
            <w:vAlign w:val="center"/>
          </w:tcPr>
          <w:p w14:paraId="63D87C40"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0323A0C2"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08DAEF79"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09EE41F" w14:textId="5DACD6C0" w:rsidR="00371EA4" w:rsidRDefault="00371EA4" w:rsidP="006E7B7A">
      <w:pPr>
        <w:pStyle w:val="BodyText"/>
      </w:pPr>
    </w:p>
    <w:p w14:paraId="4AB773FE" w14:textId="1E76B42E" w:rsidR="00371EA4" w:rsidRDefault="00371EA4" w:rsidP="006E7B7A">
      <w:pPr>
        <w:pStyle w:val="BodyText"/>
      </w:pPr>
    </w:p>
    <w:p w14:paraId="4AEB0361" w14:textId="15942244" w:rsidR="00371EA4" w:rsidRDefault="00371EA4" w:rsidP="006E7B7A">
      <w:pPr>
        <w:pStyle w:val="BodyText"/>
      </w:pPr>
    </w:p>
    <w:p w14:paraId="6EF3424C" w14:textId="77777777" w:rsidR="00371EA4" w:rsidRPr="00A03C55" w:rsidRDefault="00371EA4" w:rsidP="006E7B7A">
      <w:pPr>
        <w:pStyle w:val="BodyText"/>
      </w:pPr>
    </w:p>
    <w:p w14:paraId="17809E1E" w14:textId="77777777" w:rsidR="00BF0E97" w:rsidRPr="00A03C55" w:rsidRDefault="00BF0E97"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23FDFC35" w14:textId="77777777" w:rsidTr="008E3CF3">
        <w:trPr>
          <w:cantSplit/>
        </w:trPr>
        <w:tc>
          <w:tcPr>
            <w:tcW w:w="1548" w:type="dxa"/>
            <w:vMerge w:val="restart"/>
          </w:tcPr>
          <w:p w14:paraId="24843F67" w14:textId="77777777" w:rsidR="006E7B7A" w:rsidRPr="00A03C55" w:rsidRDefault="006E7B7A" w:rsidP="008E3CF3">
            <w:pPr>
              <w:pStyle w:val="TableEntryHeader"/>
              <w:rPr>
                <w:noProof w:val="0"/>
              </w:rPr>
            </w:pPr>
            <w:r w:rsidRPr="00A03C55">
              <w:rPr>
                <w:noProof w:val="0"/>
              </w:rPr>
              <w:t>Human Requestor (if known)</w:t>
            </w:r>
          </w:p>
          <w:p w14:paraId="00812A2A" w14:textId="77777777" w:rsidR="006E7B7A" w:rsidRPr="00A03C55" w:rsidRDefault="006E7B7A" w:rsidP="003462A5">
            <w:pPr>
              <w:pStyle w:val="TableEntryHeader"/>
              <w:rPr>
                <w:bCs/>
                <w:noProof w:val="0"/>
                <w:sz w:val="12"/>
              </w:rPr>
            </w:pPr>
            <w:r w:rsidRPr="00A03C55">
              <w:rPr>
                <w:bCs/>
                <w:noProof w:val="0"/>
                <w:sz w:val="12"/>
                <w:szCs w:val="12"/>
              </w:rPr>
              <w:t>AuditMessage/</w:t>
            </w:r>
            <w:r w:rsidRPr="00A03C55">
              <w:rPr>
                <w:bCs/>
                <w:noProof w:val="0"/>
                <w:sz w:val="12"/>
                <w:szCs w:val="12"/>
              </w:rPr>
              <w:br/>
            </w:r>
            <w:r w:rsidRPr="00A03C55">
              <w:rPr>
                <w:bCs/>
                <w:noProof w:val="0"/>
                <w:sz w:val="12"/>
              </w:rPr>
              <w:t>ActiveParticipant</w:t>
            </w:r>
          </w:p>
        </w:tc>
        <w:tc>
          <w:tcPr>
            <w:tcW w:w="2520" w:type="dxa"/>
            <w:vAlign w:val="center"/>
          </w:tcPr>
          <w:p w14:paraId="763B3544"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587771C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953EED3" w14:textId="77777777" w:rsidR="006E7B7A" w:rsidRPr="00A03C55" w:rsidRDefault="006E7B7A" w:rsidP="008E3CF3">
            <w:pPr>
              <w:pStyle w:val="TableEntry"/>
              <w:rPr>
                <w:noProof w:val="0"/>
                <w:sz w:val="16"/>
                <w:szCs w:val="16"/>
              </w:rPr>
            </w:pPr>
            <w:r w:rsidRPr="00A03C55">
              <w:rPr>
                <w:noProof w:val="0"/>
                <w:sz w:val="16"/>
                <w:szCs w:val="16"/>
              </w:rPr>
              <w:t>Identity of the human that initiated the transaction.</w:t>
            </w:r>
          </w:p>
        </w:tc>
      </w:tr>
      <w:tr w:rsidR="006E7B7A" w:rsidRPr="00A03C55" w14:paraId="1095CA46" w14:textId="77777777" w:rsidTr="008E3CF3">
        <w:trPr>
          <w:cantSplit/>
        </w:trPr>
        <w:tc>
          <w:tcPr>
            <w:tcW w:w="1548" w:type="dxa"/>
            <w:vMerge/>
            <w:textDirection w:val="btLr"/>
            <w:vAlign w:val="center"/>
          </w:tcPr>
          <w:p w14:paraId="61C131ED" w14:textId="77777777" w:rsidR="006E7B7A" w:rsidRPr="00A03C55" w:rsidRDefault="006E7B7A" w:rsidP="008E3CF3">
            <w:pPr>
              <w:pStyle w:val="TableLabel"/>
              <w:rPr>
                <w:noProof w:val="0"/>
                <w:sz w:val="16"/>
              </w:rPr>
            </w:pPr>
          </w:p>
        </w:tc>
        <w:tc>
          <w:tcPr>
            <w:tcW w:w="2520" w:type="dxa"/>
            <w:vAlign w:val="center"/>
          </w:tcPr>
          <w:p w14:paraId="4BA54589"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1E697CF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FEB4A7F"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367EFAB" w14:textId="77777777" w:rsidTr="008E3CF3">
        <w:trPr>
          <w:cantSplit/>
        </w:trPr>
        <w:tc>
          <w:tcPr>
            <w:tcW w:w="1548" w:type="dxa"/>
            <w:vMerge/>
            <w:textDirection w:val="btLr"/>
            <w:vAlign w:val="center"/>
          </w:tcPr>
          <w:p w14:paraId="5D7D94A1" w14:textId="77777777" w:rsidR="006E7B7A" w:rsidRPr="00A03C55" w:rsidRDefault="006E7B7A" w:rsidP="008E3CF3">
            <w:pPr>
              <w:pStyle w:val="TableLabel"/>
              <w:rPr>
                <w:noProof w:val="0"/>
                <w:sz w:val="16"/>
              </w:rPr>
            </w:pPr>
          </w:p>
        </w:tc>
        <w:tc>
          <w:tcPr>
            <w:tcW w:w="2520" w:type="dxa"/>
            <w:vAlign w:val="center"/>
          </w:tcPr>
          <w:p w14:paraId="35BBBCFB"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7E4DB08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5798EC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AC671CD" w14:textId="77777777" w:rsidTr="008E3CF3">
        <w:trPr>
          <w:cantSplit/>
        </w:trPr>
        <w:tc>
          <w:tcPr>
            <w:tcW w:w="1548" w:type="dxa"/>
            <w:vMerge/>
            <w:textDirection w:val="btLr"/>
            <w:vAlign w:val="center"/>
          </w:tcPr>
          <w:p w14:paraId="65623881" w14:textId="77777777" w:rsidR="006E7B7A" w:rsidRPr="00A03C55" w:rsidRDefault="006E7B7A" w:rsidP="008E3CF3">
            <w:pPr>
              <w:pStyle w:val="TableLabel"/>
              <w:rPr>
                <w:noProof w:val="0"/>
                <w:sz w:val="16"/>
              </w:rPr>
            </w:pPr>
          </w:p>
        </w:tc>
        <w:tc>
          <w:tcPr>
            <w:tcW w:w="2520" w:type="dxa"/>
            <w:vAlign w:val="center"/>
          </w:tcPr>
          <w:p w14:paraId="041E8E59"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2347ABE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F9965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C7CEB02" w14:textId="77777777" w:rsidTr="008E3CF3">
        <w:trPr>
          <w:cantSplit/>
        </w:trPr>
        <w:tc>
          <w:tcPr>
            <w:tcW w:w="1548" w:type="dxa"/>
            <w:vMerge/>
            <w:textDirection w:val="btLr"/>
            <w:vAlign w:val="center"/>
          </w:tcPr>
          <w:p w14:paraId="7A088349" w14:textId="77777777" w:rsidR="006E7B7A" w:rsidRPr="00A03C55" w:rsidRDefault="006E7B7A" w:rsidP="008E3CF3">
            <w:pPr>
              <w:pStyle w:val="TableLabel"/>
              <w:rPr>
                <w:noProof w:val="0"/>
                <w:sz w:val="16"/>
              </w:rPr>
            </w:pPr>
          </w:p>
        </w:tc>
        <w:tc>
          <w:tcPr>
            <w:tcW w:w="2520" w:type="dxa"/>
            <w:vAlign w:val="center"/>
          </w:tcPr>
          <w:p w14:paraId="33A1821A"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5608FF94" w14:textId="77777777" w:rsidR="006E7B7A" w:rsidRPr="00A03C55" w:rsidRDefault="006E7B7A" w:rsidP="008E3CF3">
            <w:pPr>
              <w:pStyle w:val="TableEntry"/>
              <w:jc w:val="center"/>
              <w:rPr>
                <w:noProof w:val="0"/>
                <w:sz w:val="16"/>
                <w:szCs w:val="16"/>
              </w:rPr>
            </w:pPr>
            <w:r w:rsidRPr="00A03C55">
              <w:rPr>
                <w:noProof w:val="0"/>
                <w:sz w:val="16"/>
                <w:szCs w:val="16"/>
              </w:rPr>
              <w:t>U</w:t>
            </w:r>
          </w:p>
        </w:tc>
        <w:tc>
          <w:tcPr>
            <w:tcW w:w="4968" w:type="dxa"/>
            <w:vAlign w:val="center"/>
          </w:tcPr>
          <w:p w14:paraId="3241AC54" w14:textId="77777777" w:rsidR="006E7B7A" w:rsidRPr="00A03C55" w:rsidRDefault="006E7B7A" w:rsidP="008E3CF3">
            <w:pPr>
              <w:pStyle w:val="TableEntry"/>
              <w:rPr>
                <w:noProof w:val="0"/>
                <w:sz w:val="16"/>
                <w:szCs w:val="16"/>
              </w:rPr>
            </w:pPr>
            <w:r w:rsidRPr="00A03C55">
              <w:rPr>
                <w:noProof w:val="0"/>
                <w:sz w:val="16"/>
                <w:szCs w:val="16"/>
              </w:rPr>
              <w:t>Access Control role(s) the user holds that allows this transaction.</w:t>
            </w:r>
          </w:p>
        </w:tc>
      </w:tr>
      <w:tr w:rsidR="006E7B7A" w:rsidRPr="00A03C55" w14:paraId="12854ED4" w14:textId="77777777" w:rsidTr="008E3CF3">
        <w:trPr>
          <w:cantSplit/>
        </w:trPr>
        <w:tc>
          <w:tcPr>
            <w:tcW w:w="1548" w:type="dxa"/>
            <w:vMerge/>
            <w:textDirection w:val="btLr"/>
            <w:vAlign w:val="center"/>
          </w:tcPr>
          <w:p w14:paraId="7F50730E" w14:textId="77777777" w:rsidR="006E7B7A" w:rsidRPr="00A03C55" w:rsidRDefault="006E7B7A" w:rsidP="008E3CF3">
            <w:pPr>
              <w:pStyle w:val="TableLabel"/>
              <w:rPr>
                <w:noProof w:val="0"/>
                <w:sz w:val="16"/>
              </w:rPr>
            </w:pPr>
          </w:p>
        </w:tc>
        <w:tc>
          <w:tcPr>
            <w:tcW w:w="2520" w:type="dxa"/>
            <w:vAlign w:val="center"/>
          </w:tcPr>
          <w:p w14:paraId="4C5ADD4A" w14:textId="77777777" w:rsidR="006E7B7A" w:rsidRPr="00A03C55" w:rsidRDefault="006E7B7A" w:rsidP="008E3CF3">
            <w:pPr>
              <w:pStyle w:val="TableEntry"/>
              <w:rPr>
                <w:i/>
                <w:iCs/>
                <w:noProof w:val="0"/>
                <w:sz w:val="16"/>
                <w:szCs w:val="16"/>
              </w:rPr>
            </w:pPr>
            <w:r w:rsidRPr="00A03C55">
              <w:rPr>
                <w:i/>
                <w:iCs/>
                <w:noProof w:val="0"/>
                <w:sz w:val="16"/>
                <w:szCs w:val="16"/>
              </w:rPr>
              <w:t>NetworkAccessPointTypeCode</w:t>
            </w:r>
          </w:p>
        </w:tc>
        <w:tc>
          <w:tcPr>
            <w:tcW w:w="630" w:type="dxa"/>
            <w:vAlign w:val="center"/>
          </w:tcPr>
          <w:p w14:paraId="54E84DC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EFD9D3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356DF7F" w14:textId="77777777" w:rsidTr="008E3CF3">
        <w:trPr>
          <w:cantSplit/>
        </w:trPr>
        <w:tc>
          <w:tcPr>
            <w:tcW w:w="1548" w:type="dxa"/>
            <w:vMerge/>
            <w:textDirection w:val="btLr"/>
            <w:vAlign w:val="center"/>
          </w:tcPr>
          <w:p w14:paraId="1F2DDAA2" w14:textId="77777777" w:rsidR="006E7B7A" w:rsidRPr="00A03C55" w:rsidRDefault="006E7B7A" w:rsidP="008E3CF3">
            <w:pPr>
              <w:pStyle w:val="TableLabel"/>
              <w:rPr>
                <w:noProof w:val="0"/>
                <w:sz w:val="16"/>
              </w:rPr>
            </w:pPr>
          </w:p>
        </w:tc>
        <w:tc>
          <w:tcPr>
            <w:tcW w:w="2520" w:type="dxa"/>
            <w:vAlign w:val="center"/>
          </w:tcPr>
          <w:p w14:paraId="3D29347F" w14:textId="77777777" w:rsidR="006E7B7A" w:rsidRPr="00A03C55" w:rsidRDefault="006E7B7A" w:rsidP="008E3CF3">
            <w:pPr>
              <w:pStyle w:val="TableEntry"/>
              <w:rPr>
                <w:i/>
                <w:iCs/>
                <w:noProof w:val="0"/>
                <w:sz w:val="16"/>
                <w:szCs w:val="16"/>
              </w:rPr>
            </w:pPr>
            <w:r w:rsidRPr="00A03C55">
              <w:rPr>
                <w:i/>
                <w:iCs/>
                <w:noProof w:val="0"/>
                <w:sz w:val="16"/>
                <w:szCs w:val="16"/>
              </w:rPr>
              <w:t>NetworkAccessPointID</w:t>
            </w:r>
          </w:p>
        </w:tc>
        <w:tc>
          <w:tcPr>
            <w:tcW w:w="630" w:type="dxa"/>
            <w:vAlign w:val="center"/>
          </w:tcPr>
          <w:p w14:paraId="70CFB61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B8974E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06C8BE51"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278B34F6" w14:textId="77777777" w:rsidTr="008E3CF3">
        <w:trPr>
          <w:cantSplit/>
        </w:trPr>
        <w:tc>
          <w:tcPr>
            <w:tcW w:w="1548" w:type="dxa"/>
            <w:vMerge w:val="restart"/>
            <w:tcBorders>
              <w:top w:val="single" w:sz="4" w:space="0" w:color="auto"/>
            </w:tcBorders>
          </w:tcPr>
          <w:p w14:paraId="5E39DF39" w14:textId="77777777" w:rsidR="006E7B7A" w:rsidRPr="00A03C55" w:rsidRDefault="006E7B7A" w:rsidP="008E3CF3">
            <w:pPr>
              <w:pStyle w:val="TableEntryHeader"/>
              <w:rPr>
                <w:noProof w:val="0"/>
              </w:rPr>
            </w:pPr>
            <w:r w:rsidRPr="00A03C55">
              <w:rPr>
                <w:noProof w:val="0"/>
              </w:rPr>
              <w:t>Destination</w:t>
            </w:r>
          </w:p>
          <w:p w14:paraId="6D357794"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tcBorders>
              <w:top w:val="single" w:sz="4" w:space="0" w:color="auto"/>
            </w:tcBorders>
            <w:vAlign w:val="center"/>
          </w:tcPr>
          <w:p w14:paraId="37395BDB"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tcBorders>
              <w:top w:val="single" w:sz="4" w:space="0" w:color="auto"/>
            </w:tcBorders>
            <w:vAlign w:val="center"/>
          </w:tcPr>
          <w:p w14:paraId="2E85BA66" w14:textId="6662F2DF" w:rsidR="006E7B7A" w:rsidRPr="00A03C55" w:rsidRDefault="00E744E9" w:rsidP="008E3CF3">
            <w:pPr>
              <w:pStyle w:val="TableEntry"/>
              <w:jc w:val="center"/>
              <w:rPr>
                <w:noProof w:val="0"/>
                <w:sz w:val="16"/>
                <w:szCs w:val="16"/>
              </w:rPr>
            </w:pPr>
            <w:r w:rsidRPr="00A03C55">
              <w:rPr>
                <w:noProof w:val="0"/>
                <w:sz w:val="16"/>
                <w:szCs w:val="16"/>
              </w:rPr>
              <w:t>M</w:t>
            </w:r>
          </w:p>
        </w:tc>
        <w:tc>
          <w:tcPr>
            <w:tcW w:w="4968" w:type="dxa"/>
            <w:tcBorders>
              <w:top w:val="single" w:sz="4" w:space="0" w:color="auto"/>
            </w:tcBorders>
            <w:vAlign w:val="center"/>
          </w:tcPr>
          <w:p w14:paraId="5B4CACBA"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7873B183" w14:textId="77777777" w:rsidTr="008E3CF3">
        <w:trPr>
          <w:cantSplit/>
        </w:trPr>
        <w:tc>
          <w:tcPr>
            <w:tcW w:w="1548" w:type="dxa"/>
            <w:vMerge/>
            <w:textDirection w:val="btLr"/>
            <w:vAlign w:val="center"/>
          </w:tcPr>
          <w:p w14:paraId="227B8F98" w14:textId="77777777" w:rsidR="006E7B7A" w:rsidRPr="00A03C55" w:rsidRDefault="006E7B7A" w:rsidP="008E3CF3">
            <w:pPr>
              <w:pStyle w:val="TableLabel"/>
              <w:rPr>
                <w:noProof w:val="0"/>
                <w:sz w:val="16"/>
              </w:rPr>
            </w:pPr>
          </w:p>
        </w:tc>
        <w:tc>
          <w:tcPr>
            <w:tcW w:w="2520" w:type="dxa"/>
            <w:vAlign w:val="center"/>
          </w:tcPr>
          <w:p w14:paraId="794085F8"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3B606D6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D531C5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94A471E" w14:textId="77777777" w:rsidTr="008E3CF3">
        <w:trPr>
          <w:cantSplit/>
        </w:trPr>
        <w:tc>
          <w:tcPr>
            <w:tcW w:w="1548" w:type="dxa"/>
            <w:vMerge/>
            <w:textDirection w:val="btLr"/>
            <w:vAlign w:val="center"/>
          </w:tcPr>
          <w:p w14:paraId="096DE282" w14:textId="77777777" w:rsidR="006E7B7A" w:rsidRPr="00A03C55" w:rsidRDefault="006E7B7A" w:rsidP="008E3CF3">
            <w:pPr>
              <w:pStyle w:val="TableLabel"/>
              <w:rPr>
                <w:noProof w:val="0"/>
                <w:sz w:val="16"/>
              </w:rPr>
            </w:pPr>
          </w:p>
        </w:tc>
        <w:tc>
          <w:tcPr>
            <w:tcW w:w="2520" w:type="dxa"/>
            <w:vAlign w:val="center"/>
          </w:tcPr>
          <w:p w14:paraId="579748B4"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61CCF31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E95863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C1B5DA1" w14:textId="77777777" w:rsidTr="008E3CF3">
        <w:trPr>
          <w:cantSplit/>
        </w:trPr>
        <w:tc>
          <w:tcPr>
            <w:tcW w:w="1548" w:type="dxa"/>
            <w:vMerge/>
            <w:textDirection w:val="btLr"/>
            <w:vAlign w:val="center"/>
          </w:tcPr>
          <w:p w14:paraId="519715A6" w14:textId="77777777" w:rsidR="006E7B7A" w:rsidRPr="00A03C55" w:rsidRDefault="006E7B7A" w:rsidP="008E3CF3">
            <w:pPr>
              <w:pStyle w:val="TableLabel"/>
              <w:rPr>
                <w:noProof w:val="0"/>
                <w:sz w:val="16"/>
              </w:rPr>
            </w:pPr>
          </w:p>
        </w:tc>
        <w:tc>
          <w:tcPr>
            <w:tcW w:w="2520" w:type="dxa"/>
            <w:vAlign w:val="center"/>
          </w:tcPr>
          <w:p w14:paraId="2C2673A6" w14:textId="77777777" w:rsidR="006E7B7A" w:rsidRPr="00A03C55" w:rsidRDefault="006E7B7A" w:rsidP="008E3CF3">
            <w:pPr>
              <w:pStyle w:val="TableEntry"/>
              <w:rPr>
                <w:i/>
                <w:noProof w:val="0"/>
                <w:sz w:val="16"/>
                <w:szCs w:val="16"/>
              </w:rPr>
            </w:pPr>
            <w:r w:rsidRPr="00A03C55">
              <w:rPr>
                <w:i/>
                <w:noProof w:val="0"/>
                <w:sz w:val="16"/>
                <w:szCs w:val="16"/>
              </w:rPr>
              <w:t>UserIsRequestor</w:t>
            </w:r>
          </w:p>
        </w:tc>
        <w:tc>
          <w:tcPr>
            <w:tcW w:w="630" w:type="dxa"/>
            <w:vAlign w:val="center"/>
          </w:tcPr>
          <w:p w14:paraId="5A2F61D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6C8B02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4FA2CC" w14:textId="77777777" w:rsidTr="008E3CF3">
        <w:trPr>
          <w:cantSplit/>
        </w:trPr>
        <w:tc>
          <w:tcPr>
            <w:tcW w:w="1548" w:type="dxa"/>
            <w:vMerge/>
            <w:textDirection w:val="btLr"/>
            <w:vAlign w:val="center"/>
          </w:tcPr>
          <w:p w14:paraId="00E3B492" w14:textId="77777777" w:rsidR="006E7B7A" w:rsidRPr="00A03C55" w:rsidRDefault="006E7B7A" w:rsidP="008E3CF3">
            <w:pPr>
              <w:pStyle w:val="TableLabel"/>
              <w:rPr>
                <w:noProof w:val="0"/>
                <w:sz w:val="16"/>
              </w:rPr>
            </w:pPr>
          </w:p>
        </w:tc>
        <w:tc>
          <w:tcPr>
            <w:tcW w:w="2520" w:type="dxa"/>
            <w:vAlign w:val="center"/>
          </w:tcPr>
          <w:p w14:paraId="3A92F8AA"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335A715E"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2FBBFFC3" w14:textId="77777777" w:rsidR="006E7B7A" w:rsidRPr="00A03C55" w:rsidRDefault="006E7B7A" w:rsidP="008E3CF3">
            <w:pPr>
              <w:pStyle w:val="TableEntry"/>
              <w:rPr>
                <w:noProof w:val="0"/>
                <w:sz w:val="16"/>
                <w:szCs w:val="16"/>
              </w:rPr>
            </w:pPr>
            <w:r w:rsidRPr="00A03C55">
              <w:rPr>
                <w:noProof w:val="0"/>
                <w:sz w:val="16"/>
                <w:szCs w:val="16"/>
              </w:rPr>
              <w:t>EV(110152, DCM, “Destination”)</w:t>
            </w:r>
          </w:p>
        </w:tc>
      </w:tr>
      <w:tr w:rsidR="006E7B7A" w:rsidRPr="00A03C55" w14:paraId="682D12AA" w14:textId="77777777" w:rsidTr="008E3CF3">
        <w:trPr>
          <w:cantSplit/>
        </w:trPr>
        <w:tc>
          <w:tcPr>
            <w:tcW w:w="1548" w:type="dxa"/>
            <w:vMerge/>
            <w:textDirection w:val="btLr"/>
            <w:vAlign w:val="center"/>
          </w:tcPr>
          <w:p w14:paraId="3C254679" w14:textId="77777777" w:rsidR="006E7B7A" w:rsidRPr="00A03C55" w:rsidRDefault="006E7B7A" w:rsidP="008E3CF3">
            <w:pPr>
              <w:pStyle w:val="TableLabel"/>
              <w:rPr>
                <w:noProof w:val="0"/>
                <w:sz w:val="16"/>
              </w:rPr>
            </w:pPr>
          </w:p>
        </w:tc>
        <w:tc>
          <w:tcPr>
            <w:tcW w:w="2520" w:type="dxa"/>
            <w:vAlign w:val="center"/>
          </w:tcPr>
          <w:p w14:paraId="7D0D6C0A"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06F6C4E8"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43ECA2C4"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3B8D5BA8" w14:textId="77777777" w:rsidTr="008E3CF3">
        <w:trPr>
          <w:cantSplit/>
        </w:trPr>
        <w:tc>
          <w:tcPr>
            <w:tcW w:w="1548" w:type="dxa"/>
            <w:vMerge/>
            <w:textDirection w:val="btLr"/>
            <w:vAlign w:val="center"/>
          </w:tcPr>
          <w:p w14:paraId="2431FF51" w14:textId="77777777" w:rsidR="006E7B7A" w:rsidRPr="00A03C55" w:rsidRDefault="006E7B7A" w:rsidP="008E3CF3">
            <w:pPr>
              <w:pStyle w:val="TableLabel"/>
              <w:rPr>
                <w:noProof w:val="0"/>
                <w:sz w:val="16"/>
              </w:rPr>
            </w:pPr>
          </w:p>
        </w:tc>
        <w:tc>
          <w:tcPr>
            <w:tcW w:w="2520" w:type="dxa"/>
            <w:vAlign w:val="center"/>
          </w:tcPr>
          <w:p w14:paraId="2D1C8E0F"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3B82A1CD"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D8612D6"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3902138C" w14:textId="77777777" w:rsidR="006E7B7A" w:rsidRPr="00A03C55"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066A8021" w14:textId="77777777" w:rsidTr="008E3CF3">
        <w:trPr>
          <w:cantSplit/>
        </w:trPr>
        <w:tc>
          <w:tcPr>
            <w:tcW w:w="1728" w:type="dxa"/>
            <w:vMerge w:val="restart"/>
            <w:tcBorders>
              <w:top w:val="single" w:sz="4" w:space="0" w:color="auto"/>
            </w:tcBorders>
          </w:tcPr>
          <w:p w14:paraId="1FB4C1B2" w14:textId="77777777" w:rsidR="006E7B7A" w:rsidRPr="00A03C55" w:rsidRDefault="006E7B7A" w:rsidP="008E3CF3">
            <w:pPr>
              <w:pStyle w:val="TableEntryHeader"/>
              <w:rPr>
                <w:noProof w:val="0"/>
              </w:rPr>
            </w:pPr>
            <w:r w:rsidRPr="00A03C55">
              <w:rPr>
                <w:noProof w:val="0"/>
              </w:rPr>
              <w:t>Audit Source</w:t>
            </w:r>
          </w:p>
          <w:p w14:paraId="7477895A"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tcBorders>
              <w:top w:val="single" w:sz="4" w:space="0" w:color="auto"/>
            </w:tcBorders>
            <w:vAlign w:val="center"/>
          </w:tcPr>
          <w:p w14:paraId="28DD2AAC"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47BACE6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648CBE3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E52ADAB" w14:textId="77777777" w:rsidTr="008E3CF3">
        <w:trPr>
          <w:cantSplit/>
        </w:trPr>
        <w:tc>
          <w:tcPr>
            <w:tcW w:w="1728" w:type="dxa"/>
            <w:vMerge/>
            <w:textDirection w:val="btLr"/>
            <w:vAlign w:val="center"/>
          </w:tcPr>
          <w:p w14:paraId="3EC22949" w14:textId="77777777" w:rsidR="006E7B7A" w:rsidRPr="00A03C55" w:rsidRDefault="006E7B7A" w:rsidP="008E3CF3">
            <w:pPr>
              <w:pStyle w:val="TableLabel"/>
              <w:rPr>
                <w:noProof w:val="0"/>
                <w:sz w:val="16"/>
              </w:rPr>
            </w:pPr>
          </w:p>
        </w:tc>
        <w:tc>
          <w:tcPr>
            <w:tcW w:w="2340" w:type="dxa"/>
            <w:vAlign w:val="center"/>
          </w:tcPr>
          <w:p w14:paraId="39B6B14F"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30BCEAB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A85E94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2500406" w14:textId="77777777" w:rsidTr="008E3CF3">
        <w:trPr>
          <w:cantSplit/>
        </w:trPr>
        <w:tc>
          <w:tcPr>
            <w:tcW w:w="1728" w:type="dxa"/>
            <w:vMerge/>
            <w:textDirection w:val="btLr"/>
            <w:vAlign w:val="center"/>
          </w:tcPr>
          <w:p w14:paraId="24DD5C67" w14:textId="77777777" w:rsidR="006E7B7A" w:rsidRPr="00A03C55" w:rsidRDefault="006E7B7A" w:rsidP="008E3CF3">
            <w:pPr>
              <w:pStyle w:val="TableLabel"/>
              <w:rPr>
                <w:noProof w:val="0"/>
                <w:sz w:val="16"/>
              </w:rPr>
            </w:pPr>
          </w:p>
        </w:tc>
        <w:tc>
          <w:tcPr>
            <w:tcW w:w="2340" w:type="dxa"/>
            <w:vAlign w:val="center"/>
          </w:tcPr>
          <w:p w14:paraId="5B2EA8BE"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280C6C3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FA183F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144D6CE3" w14:textId="0679148E" w:rsidR="001B7A7E" w:rsidRPr="00A03C55" w:rsidRDefault="001B7A7E"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5668D8BE" w14:textId="77777777" w:rsidTr="008E3CF3">
        <w:trPr>
          <w:cantSplit/>
        </w:trPr>
        <w:tc>
          <w:tcPr>
            <w:tcW w:w="1548" w:type="dxa"/>
            <w:vMerge w:val="restart"/>
          </w:tcPr>
          <w:p w14:paraId="64D04CE5" w14:textId="77777777" w:rsidR="001B7A7E" w:rsidRPr="00A03C55" w:rsidRDefault="006E7B7A" w:rsidP="008E3CF3">
            <w:pPr>
              <w:pStyle w:val="TableEntryHeader"/>
              <w:rPr>
                <w:noProof w:val="0"/>
              </w:rPr>
            </w:pPr>
            <w:r w:rsidRPr="00A03C55">
              <w:rPr>
                <w:noProof w:val="0"/>
              </w:rPr>
              <w:t>Patient</w:t>
            </w:r>
          </w:p>
          <w:p w14:paraId="68191DD7" w14:textId="5A837DD9" w:rsidR="006E7B7A" w:rsidRPr="00A03C55" w:rsidRDefault="006E7B7A" w:rsidP="008E3CF3">
            <w:pPr>
              <w:pStyle w:val="TableEntryHeader"/>
              <w:rPr>
                <w:noProof w:val="0"/>
              </w:rPr>
            </w:pPr>
            <w:r w:rsidRPr="00A03C55">
              <w:rPr>
                <w:noProof w:val="0"/>
              </w:rPr>
              <w:t>(if-known)</w:t>
            </w:r>
          </w:p>
          <w:p w14:paraId="269ABD90"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19670BD7"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213DF85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16E1001"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4A2CB08E" w14:textId="77777777" w:rsidTr="008E3CF3">
        <w:trPr>
          <w:cantSplit/>
        </w:trPr>
        <w:tc>
          <w:tcPr>
            <w:tcW w:w="1548" w:type="dxa"/>
            <w:vMerge/>
            <w:vAlign w:val="center"/>
          </w:tcPr>
          <w:p w14:paraId="0F4FDDD3" w14:textId="77777777" w:rsidR="006E7B7A" w:rsidRPr="00A03C55" w:rsidRDefault="006E7B7A" w:rsidP="008E3CF3">
            <w:pPr>
              <w:pStyle w:val="TableLabel"/>
              <w:rPr>
                <w:noProof w:val="0"/>
                <w:sz w:val="16"/>
              </w:rPr>
            </w:pPr>
          </w:p>
        </w:tc>
        <w:tc>
          <w:tcPr>
            <w:tcW w:w="2520" w:type="dxa"/>
            <w:vAlign w:val="center"/>
          </w:tcPr>
          <w:p w14:paraId="05FD913E"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6BB9A3BB"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4BCB1D37"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5365F1C5" w14:textId="77777777" w:rsidTr="008E3CF3">
        <w:trPr>
          <w:cantSplit/>
        </w:trPr>
        <w:tc>
          <w:tcPr>
            <w:tcW w:w="1548" w:type="dxa"/>
            <w:vMerge/>
            <w:vAlign w:val="center"/>
          </w:tcPr>
          <w:p w14:paraId="2F7E0ECE" w14:textId="77777777" w:rsidR="006E7B7A" w:rsidRPr="00A03C55" w:rsidRDefault="006E7B7A" w:rsidP="008E3CF3">
            <w:pPr>
              <w:pStyle w:val="TableLabel"/>
              <w:rPr>
                <w:noProof w:val="0"/>
                <w:sz w:val="16"/>
              </w:rPr>
            </w:pPr>
          </w:p>
        </w:tc>
        <w:tc>
          <w:tcPr>
            <w:tcW w:w="2520" w:type="dxa"/>
            <w:vAlign w:val="center"/>
          </w:tcPr>
          <w:p w14:paraId="120AB8CD"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40603A4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6A8C3A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8679A42" w14:textId="77777777" w:rsidTr="008E3CF3">
        <w:trPr>
          <w:cantSplit/>
        </w:trPr>
        <w:tc>
          <w:tcPr>
            <w:tcW w:w="1548" w:type="dxa"/>
            <w:vMerge/>
            <w:vAlign w:val="center"/>
          </w:tcPr>
          <w:p w14:paraId="08F8FD31" w14:textId="77777777" w:rsidR="006E7B7A" w:rsidRPr="00A03C55" w:rsidRDefault="006E7B7A" w:rsidP="008E3CF3">
            <w:pPr>
              <w:pStyle w:val="TableLabel"/>
              <w:rPr>
                <w:noProof w:val="0"/>
                <w:sz w:val="16"/>
              </w:rPr>
            </w:pPr>
          </w:p>
        </w:tc>
        <w:tc>
          <w:tcPr>
            <w:tcW w:w="2520" w:type="dxa"/>
            <w:vAlign w:val="center"/>
          </w:tcPr>
          <w:p w14:paraId="5316067C" w14:textId="77777777" w:rsidR="006E7B7A" w:rsidRPr="00A03C55" w:rsidRDefault="006E7B7A" w:rsidP="008E3CF3">
            <w:pPr>
              <w:pStyle w:val="TableEntry"/>
              <w:rPr>
                <w:i/>
                <w:noProof w:val="0"/>
                <w:sz w:val="16"/>
                <w:szCs w:val="16"/>
              </w:rPr>
            </w:pPr>
            <w:r w:rsidRPr="00A03C55">
              <w:rPr>
                <w:i/>
                <w:noProof w:val="0"/>
                <w:sz w:val="16"/>
                <w:szCs w:val="16"/>
              </w:rPr>
              <w:t>ParticipantObjectIDTypeCode</w:t>
            </w:r>
          </w:p>
        </w:tc>
        <w:tc>
          <w:tcPr>
            <w:tcW w:w="630" w:type="dxa"/>
            <w:vAlign w:val="center"/>
          </w:tcPr>
          <w:p w14:paraId="0F039A0B"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183947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D26E06" w14:textId="77777777" w:rsidTr="008E3CF3">
        <w:trPr>
          <w:cantSplit/>
        </w:trPr>
        <w:tc>
          <w:tcPr>
            <w:tcW w:w="1548" w:type="dxa"/>
            <w:vMerge/>
            <w:vAlign w:val="center"/>
          </w:tcPr>
          <w:p w14:paraId="6995BC54" w14:textId="77777777" w:rsidR="006E7B7A" w:rsidRPr="00A03C55" w:rsidRDefault="006E7B7A" w:rsidP="008E3CF3">
            <w:pPr>
              <w:pStyle w:val="TableLabel"/>
              <w:rPr>
                <w:noProof w:val="0"/>
                <w:sz w:val="16"/>
              </w:rPr>
            </w:pPr>
          </w:p>
        </w:tc>
        <w:tc>
          <w:tcPr>
            <w:tcW w:w="2520" w:type="dxa"/>
            <w:vAlign w:val="center"/>
          </w:tcPr>
          <w:p w14:paraId="3066C100"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7106F8B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380448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D1CEC07" w14:textId="77777777" w:rsidTr="008E3CF3">
        <w:trPr>
          <w:cantSplit/>
        </w:trPr>
        <w:tc>
          <w:tcPr>
            <w:tcW w:w="1548" w:type="dxa"/>
            <w:vMerge/>
            <w:vAlign w:val="center"/>
          </w:tcPr>
          <w:p w14:paraId="55D3BABD" w14:textId="77777777" w:rsidR="006E7B7A" w:rsidRPr="00A03C55" w:rsidRDefault="006E7B7A" w:rsidP="008E3CF3">
            <w:pPr>
              <w:pStyle w:val="AppendixHeading3"/>
              <w:rPr>
                <w:noProof w:val="0"/>
                <w:sz w:val="16"/>
              </w:rPr>
            </w:pPr>
          </w:p>
        </w:tc>
        <w:tc>
          <w:tcPr>
            <w:tcW w:w="2520" w:type="dxa"/>
            <w:vAlign w:val="center"/>
          </w:tcPr>
          <w:p w14:paraId="36AFC757"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107F36EA"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7B6A6E78"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1DE12DCF" w14:textId="77777777" w:rsidTr="008E3CF3">
        <w:trPr>
          <w:cantSplit/>
        </w:trPr>
        <w:tc>
          <w:tcPr>
            <w:tcW w:w="1548" w:type="dxa"/>
            <w:vMerge/>
            <w:vAlign w:val="center"/>
          </w:tcPr>
          <w:p w14:paraId="19979AE4" w14:textId="77777777" w:rsidR="006E7B7A" w:rsidRPr="00A03C55" w:rsidRDefault="006E7B7A" w:rsidP="008E3CF3">
            <w:pPr>
              <w:pStyle w:val="TableLabel"/>
              <w:rPr>
                <w:noProof w:val="0"/>
                <w:sz w:val="16"/>
              </w:rPr>
            </w:pPr>
          </w:p>
        </w:tc>
        <w:tc>
          <w:tcPr>
            <w:tcW w:w="2520" w:type="dxa"/>
            <w:vAlign w:val="center"/>
          </w:tcPr>
          <w:p w14:paraId="681DE834" w14:textId="77777777" w:rsidR="006E7B7A" w:rsidRPr="00A03C55" w:rsidRDefault="006E7B7A" w:rsidP="008E3CF3">
            <w:pPr>
              <w:pStyle w:val="TableEntry"/>
              <w:rPr>
                <w:i/>
                <w:iCs/>
                <w:noProof w:val="0"/>
                <w:sz w:val="16"/>
                <w:szCs w:val="16"/>
              </w:rPr>
            </w:pPr>
            <w:r w:rsidRPr="00A03C55">
              <w:rPr>
                <w:i/>
                <w:iCs/>
                <w:noProof w:val="0"/>
                <w:sz w:val="16"/>
                <w:szCs w:val="16"/>
              </w:rPr>
              <w:t>ParticipantObjectName</w:t>
            </w:r>
          </w:p>
        </w:tc>
        <w:tc>
          <w:tcPr>
            <w:tcW w:w="630" w:type="dxa"/>
            <w:vAlign w:val="center"/>
          </w:tcPr>
          <w:p w14:paraId="5E6208C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1F6A33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00DC65B" w14:textId="77777777" w:rsidTr="008E3CF3">
        <w:trPr>
          <w:cantSplit/>
        </w:trPr>
        <w:tc>
          <w:tcPr>
            <w:tcW w:w="1548" w:type="dxa"/>
            <w:vMerge/>
            <w:vAlign w:val="center"/>
          </w:tcPr>
          <w:p w14:paraId="62A71F29" w14:textId="77777777" w:rsidR="006E7B7A" w:rsidRPr="00A03C55" w:rsidRDefault="006E7B7A" w:rsidP="008E3CF3">
            <w:pPr>
              <w:pStyle w:val="AppendixHeading3"/>
              <w:rPr>
                <w:noProof w:val="0"/>
                <w:sz w:val="16"/>
              </w:rPr>
            </w:pPr>
          </w:p>
        </w:tc>
        <w:tc>
          <w:tcPr>
            <w:tcW w:w="2520" w:type="dxa"/>
            <w:vAlign w:val="center"/>
          </w:tcPr>
          <w:p w14:paraId="4063543E"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3DA39B0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87F207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BEB73B9" w14:textId="77777777" w:rsidTr="008E3CF3">
        <w:trPr>
          <w:cantSplit/>
        </w:trPr>
        <w:tc>
          <w:tcPr>
            <w:tcW w:w="1548" w:type="dxa"/>
            <w:vMerge/>
            <w:vAlign w:val="center"/>
          </w:tcPr>
          <w:p w14:paraId="3B7F6953" w14:textId="77777777" w:rsidR="006E7B7A" w:rsidRPr="00A03C55" w:rsidRDefault="006E7B7A" w:rsidP="008E3CF3">
            <w:pPr>
              <w:pStyle w:val="TableLabel"/>
              <w:rPr>
                <w:noProof w:val="0"/>
                <w:sz w:val="16"/>
              </w:rPr>
            </w:pPr>
          </w:p>
        </w:tc>
        <w:tc>
          <w:tcPr>
            <w:tcW w:w="2520" w:type="dxa"/>
            <w:vAlign w:val="center"/>
          </w:tcPr>
          <w:p w14:paraId="21F86DF2"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529E99C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97D6DD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2C356E7" w14:textId="77777777" w:rsidR="006E7B7A" w:rsidRPr="00A03C55" w:rsidRDefault="006E7B7A"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A03C55" w14:paraId="70E50CED" w14:textId="77777777" w:rsidTr="005E29CE">
        <w:trPr>
          <w:cantSplit/>
        </w:trPr>
        <w:tc>
          <w:tcPr>
            <w:tcW w:w="1795" w:type="dxa"/>
            <w:vMerge w:val="restart"/>
          </w:tcPr>
          <w:p w14:paraId="3A4CC6AD" w14:textId="2E6EB596" w:rsidR="00C56932" w:rsidRPr="00A03C55" w:rsidRDefault="006E7B7A" w:rsidP="008E3CF3">
            <w:pPr>
              <w:pStyle w:val="TableEntryHeader"/>
              <w:rPr>
                <w:noProof w:val="0"/>
              </w:rPr>
            </w:pPr>
            <w:r w:rsidRPr="00A03C55">
              <w:rPr>
                <w:noProof w:val="0"/>
              </w:rPr>
              <w:t>Document</w:t>
            </w:r>
            <w:r w:rsidR="00C56932" w:rsidRPr="00A03C55">
              <w:rPr>
                <w:noProof w:val="0"/>
              </w:rPr>
              <w:t>Entry</w:t>
            </w:r>
          </w:p>
          <w:p w14:paraId="3AE99577" w14:textId="387D9A6B" w:rsidR="006E7B7A" w:rsidRPr="00A03C55" w:rsidRDefault="00C56932" w:rsidP="008E3CF3">
            <w:pPr>
              <w:pStyle w:val="TableEntryHeader"/>
              <w:rPr>
                <w:noProof w:val="0"/>
              </w:rPr>
            </w:pPr>
            <w:r w:rsidRPr="00A03C55">
              <w:rPr>
                <w:noProof w:val="0"/>
              </w:rPr>
              <w:t>SubmissionSet</w:t>
            </w:r>
            <w:r w:rsidR="006E7B7A" w:rsidRPr="00A03C55">
              <w:rPr>
                <w:noProof w:val="0"/>
              </w:rPr>
              <w:t xml:space="preserve"> </w:t>
            </w:r>
          </w:p>
          <w:p w14:paraId="2E17BCE4"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790" w:type="dxa"/>
            <w:vAlign w:val="center"/>
          </w:tcPr>
          <w:p w14:paraId="5FB63551"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6C2850F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61B8280B" w14:textId="77777777" w:rsidR="006E7B7A" w:rsidRPr="00A03C55" w:rsidRDefault="006E7B7A" w:rsidP="008E3CF3">
            <w:pPr>
              <w:pStyle w:val="TableEntry"/>
              <w:rPr>
                <w:noProof w:val="0"/>
                <w:sz w:val="16"/>
                <w:szCs w:val="16"/>
              </w:rPr>
            </w:pPr>
            <w:r w:rsidRPr="00A03C55">
              <w:rPr>
                <w:noProof w:val="0"/>
                <w:sz w:val="16"/>
                <w:szCs w:val="16"/>
              </w:rPr>
              <w:t>“2” (System)</w:t>
            </w:r>
          </w:p>
        </w:tc>
      </w:tr>
      <w:tr w:rsidR="006E7B7A" w:rsidRPr="00A03C55" w14:paraId="7E5BC429" w14:textId="77777777" w:rsidTr="005E29CE">
        <w:trPr>
          <w:cantSplit/>
        </w:trPr>
        <w:tc>
          <w:tcPr>
            <w:tcW w:w="1795" w:type="dxa"/>
            <w:vMerge/>
            <w:vAlign w:val="center"/>
          </w:tcPr>
          <w:p w14:paraId="1E2DE59F" w14:textId="77777777" w:rsidR="006E7B7A" w:rsidRPr="00A03C55" w:rsidRDefault="006E7B7A" w:rsidP="008E3CF3">
            <w:pPr>
              <w:pStyle w:val="TableLabel"/>
              <w:rPr>
                <w:noProof w:val="0"/>
                <w:sz w:val="16"/>
              </w:rPr>
            </w:pPr>
          </w:p>
        </w:tc>
        <w:tc>
          <w:tcPr>
            <w:tcW w:w="2790" w:type="dxa"/>
            <w:vAlign w:val="center"/>
          </w:tcPr>
          <w:p w14:paraId="61CED29C"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5672A04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067CD749" w14:textId="77777777" w:rsidR="006E7B7A" w:rsidRPr="00A03C55" w:rsidRDefault="006E7B7A" w:rsidP="008E3CF3">
            <w:pPr>
              <w:pStyle w:val="TableEntry"/>
              <w:rPr>
                <w:b/>
                <w:i/>
                <w:noProof w:val="0"/>
                <w:sz w:val="16"/>
                <w:szCs w:val="16"/>
              </w:rPr>
            </w:pPr>
            <w:r w:rsidRPr="00A03C55">
              <w:rPr>
                <w:noProof w:val="0"/>
                <w:sz w:val="16"/>
                <w:szCs w:val="16"/>
              </w:rPr>
              <w:t>“3” (report)</w:t>
            </w:r>
          </w:p>
        </w:tc>
      </w:tr>
      <w:tr w:rsidR="006E7B7A" w:rsidRPr="00A03C55" w14:paraId="4FC32391" w14:textId="77777777" w:rsidTr="005E29CE">
        <w:trPr>
          <w:cantSplit/>
        </w:trPr>
        <w:tc>
          <w:tcPr>
            <w:tcW w:w="1795" w:type="dxa"/>
            <w:vMerge/>
            <w:vAlign w:val="center"/>
          </w:tcPr>
          <w:p w14:paraId="21816563" w14:textId="77777777" w:rsidR="006E7B7A" w:rsidRPr="00A03C55" w:rsidRDefault="006E7B7A" w:rsidP="008E3CF3">
            <w:pPr>
              <w:pStyle w:val="TableLabel"/>
              <w:rPr>
                <w:noProof w:val="0"/>
                <w:sz w:val="16"/>
              </w:rPr>
            </w:pPr>
          </w:p>
        </w:tc>
        <w:tc>
          <w:tcPr>
            <w:tcW w:w="2790" w:type="dxa"/>
            <w:vAlign w:val="center"/>
          </w:tcPr>
          <w:p w14:paraId="7C1B509E"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3EF0AC7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32144C6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65611F6" w14:textId="77777777" w:rsidTr="005E29CE">
        <w:trPr>
          <w:cantSplit/>
        </w:trPr>
        <w:tc>
          <w:tcPr>
            <w:tcW w:w="1795" w:type="dxa"/>
            <w:vMerge/>
            <w:vAlign w:val="center"/>
          </w:tcPr>
          <w:p w14:paraId="0C3854F6" w14:textId="77777777" w:rsidR="006E7B7A" w:rsidRPr="00A03C55" w:rsidRDefault="006E7B7A" w:rsidP="008E3CF3">
            <w:pPr>
              <w:pStyle w:val="TableLabel"/>
              <w:rPr>
                <w:noProof w:val="0"/>
                <w:sz w:val="16"/>
              </w:rPr>
            </w:pPr>
          </w:p>
        </w:tc>
        <w:tc>
          <w:tcPr>
            <w:tcW w:w="2790" w:type="dxa"/>
            <w:vAlign w:val="center"/>
          </w:tcPr>
          <w:p w14:paraId="68200854" w14:textId="77777777" w:rsidR="006E7B7A" w:rsidRPr="00A03C55" w:rsidRDefault="006E7B7A" w:rsidP="008E3CF3">
            <w:pPr>
              <w:pStyle w:val="TableEntry"/>
              <w:rPr>
                <w:noProof w:val="0"/>
                <w:sz w:val="16"/>
                <w:szCs w:val="16"/>
              </w:rPr>
            </w:pPr>
            <w:r w:rsidRPr="00A03C55">
              <w:rPr>
                <w:noProof w:val="0"/>
                <w:sz w:val="16"/>
                <w:szCs w:val="16"/>
              </w:rPr>
              <w:t>ParticipantObjectIDTypeCode</w:t>
            </w:r>
          </w:p>
        </w:tc>
        <w:tc>
          <w:tcPr>
            <w:tcW w:w="630" w:type="dxa"/>
            <w:vAlign w:val="center"/>
          </w:tcPr>
          <w:p w14:paraId="2FEC69B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7BE63D4D" w14:textId="643BDE32" w:rsidR="0049285A" w:rsidRPr="00A03C55" w:rsidRDefault="0049285A" w:rsidP="003462A5">
            <w:pPr>
              <w:pStyle w:val="TableEntry"/>
              <w:rPr>
                <w:noProof w:val="0"/>
                <w:sz w:val="16"/>
                <w:szCs w:val="16"/>
              </w:rPr>
            </w:pPr>
            <w:r w:rsidRPr="00A03C55">
              <w:rPr>
                <w:noProof w:val="0"/>
                <w:sz w:val="16"/>
                <w:szCs w:val="16"/>
              </w:rPr>
              <w:t>The Document Metadata Publisher shall include one of the following values, depending on the specific object in the message:</w:t>
            </w:r>
          </w:p>
          <w:p w14:paraId="4ACAB5F2" w14:textId="77777777" w:rsidR="0049285A" w:rsidRPr="00A03C55" w:rsidRDefault="0049285A" w:rsidP="003462A5">
            <w:pPr>
              <w:pStyle w:val="TableEntry"/>
              <w:rPr>
                <w:noProof w:val="0"/>
                <w:sz w:val="16"/>
                <w:szCs w:val="16"/>
              </w:rPr>
            </w:pPr>
            <w:r w:rsidRPr="00A03C55">
              <w:rPr>
                <w:noProof w:val="0"/>
                <w:sz w:val="16"/>
                <w:szCs w:val="16"/>
              </w:rPr>
              <w:t>EV("urn:uuid:7edca82f-054d-47f2-a032-9b2a5b5186c1”, “IHE XDS Metadata”, “document entry object type”)</w:t>
            </w:r>
          </w:p>
          <w:p w14:paraId="5DB2F23C" w14:textId="77777777" w:rsidR="0049285A" w:rsidRPr="00A03C55" w:rsidRDefault="0049285A" w:rsidP="003462A5">
            <w:pPr>
              <w:pStyle w:val="TableEntry"/>
              <w:rPr>
                <w:noProof w:val="0"/>
                <w:sz w:val="16"/>
                <w:szCs w:val="16"/>
              </w:rPr>
            </w:pPr>
            <w:r w:rsidRPr="00A03C55">
              <w:rPr>
                <w:noProof w:val="0"/>
                <w:sz w:val="16"/>
                <w:szCs w:val="16"/>
              </w:rPr>
              <w:t>EV(“urn:uuid:34268e47-fdf5-41a6-ba33-82133c465248”, “IHE XDS Metadata”, “on-demand document entry object type”)</w:t>
            </w:r>
          </w:p>
          <w:p w14:paraId="1BA14EBB" w14:textId="3503C229" w:rsidR="006E7B7A" w:rsidRPr="00A03C55" w:rsidRDefault="0049285A" w:rsidP="0049285A">
            <w:pPr>
              <w:pStyle w:val="TableEntry"/>
              <w:rPr>
                <w:iCs/>
                <w:noProof w:val="0"/>
                <w:sz w:val="16"/>
                <w:szCs w:val="16"/>
              </w:rPr>
            </w:pPr>
            <w:r w:rsidRPr="00A03C55">
              <w:rPr>
                <w:iCs/>
                <w:noProof w:val="0"/>
                <w:sz w:val="16"/>
                <w:szCs w:val="16"/>
              </w:rPr>
              <w:t>EV(urn:uuid:a54d6aa5-d40d-43f9-88c5-b4633d873bdd”, “IHE XDS Metadata”, ”submission set classification node”)</w:t>
            </w:r>
          </w:p>
        </w:tc>
      </w:tr>
      <w:tr w:rsidR="006E7B7A" w:rsidRPr="00A03C55" w14:paraId="6C92A1EB" w14:textId="77777777" w:rsidTr="005E29CE">
        <w:trPr>
          <w:cantSplit/>
        </w:trPr>
        <w:tc>
          <w:tcPr>
            <w:tcW w:w="1795" w:type="dxa"/>
            <w:vMerge/>
            <w:vAlign w:val="center"/>
          </w:tcPr>
          <w:p w14:paraId="7EFBBC6A" w14:textId="77777777" w:rsidR="006E7B7A" w:rsidRPr="00A03C55" w:rsidRDefault="006E7B7A" w:rsidP="008E3CF3">
            <w:pPr>
              <w:pStyle w:val="TableLabel"/>
              <w:rPr>
                <w:noProof w:val="0"/>
                <w:sz w:val="16"/>
              </w:rPr>
            </w:pPr>
          </w:p>
        </w:tc>
        <w:tc>
          <w:tcPr>
            <w:tcW w:w="2790" w:type="dxa"/>
            <w:vAlign w:val="center"/>
          </w:tcPr>
          <w:p w14:paraId="1A783B9A"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119337A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57C99CD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BC9C708" w14:textId="77777777" w:rsidTr="005E29CE">
        <w:trPr>
          <w:cantSplit/>
        </w:trPr>
        <w:tc>
          <w:tcPr>
            <w:tcW w:w="1795" w:type="dxa"/>
            <w:vMerge/>
            <w:vAlign w:val="center"/>
          </w:tcPr>
          <w:p w14:paraId="505AAEF4" w14:textId="77777777" w:rsidR="006E7B7A" w:rsidRPr="00A03C55" w:rsidRDefault="006E7B7A" w:rsidP="008E3CF3">
            <w:pPr>
              <w:pStyle w:val="AppendixHeading3"/>
              <w:rPr>
                <w:noProof w:val="0"/>
                <w:sz w:val="16"/>
              </w:rPr>
            </w:pPr>
          </w:p>
        </w:tc>
        <w:tc>
          <w:tcPr>
            <w:tcW w:w="2790" w:type="dxa"/>
            <w:vAlign w:val="center"/>
          </w:tcPr>
          <w:p w14:paraId="41F6A6C6"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2E68D57E"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451" w:type="dxa"/>
          </w:tcPr>
          <w:p w14:paraId="06D31B44" w14:textId="017FE293" w:rsidR="006E7B7A" w:rsidRPr="00A03C55" w:rsidRDefault="0049285A" w:rsidP="008E3CF3">
            <w:pPr>
              <w:pStyle w:val="TableEntry"/>
              <w:rPr>
                <w:noProof w:val="0"/>
                <w:sz w:val="16"/>
                <w:szCs w:val="16"/>
              </w:rPr>
            </w:pPr>
            <w:r w:rsidRPr="00A03C55">
              <w:rPr>
                <w:noProof w:val="0"/>
                <w:sz w:val="16"/>
                <w:szCs w:val="16"/>
              </w:rPr>
              <w:t>The value of the object's EntryUUID attribute.</w:t>
            </w:r>
          </w:p>
        </w:tc>
      </w:tr>
      <w:tr w:rsidR="006E7B7A" w:rsidRPr="00A03C55" w14:paraId="33183100" w14:textId="77777777" w:rsidTr="005E29CE">
        <w:trPr>
          <w:cantSplit/>
        </w:trPr>
        <w:tc>
          <w:tcPr>
            <w:tcW w:w="1795" w:type="dxa"/>
            <w:vMerge/>
            <w:vAlign w:val="center"/>
          </w:tcPr>
          <w:p w14:paraId="36E57B1D" w14:textId="77777777" w:rsidR="006E7B7A" w:rsidRPr="00A03C55" w:rsidRDefault="006E7B7A" w:rsidP="008E3CF3">
            <w:pPr>
              <w:pStyle w:val="TableLabel"/>
              <w:rPr>
                <w:noProof w:val="0"/>
                <w:sz w:val="16"/>
              </w:rPr>
            </w:pPr>
          </w:p>
        </w:tc>
        <w:tc>
          <w:tcPr>
            <w:tcW w:w="2790" w:type="dxa"/>
            <w:vAlign w:val="center"/>
          </w:tcPr>
          <w:p w14:paraId="1CB0CF18" w14:textId="77777777" w:rsidR="006E7B7A" w:rsidRPr="00A03C55" w:rsidRDefault="006E7B7A" w:rsidP="003462A5">
            <w:pPr>
              <w:pStyle w:val="TableEntry"/>
              <w:rPr>
                <w:i/>
                <w:iCs/>
                <w:noProof w:val="0"/>
                <w:sz w:val="16"/>
                <w:szCs w:val="16"/>
              </w:rPr>
            </w:pPr>
            <w:r w:rsidRPr="00A03C55">
              <w:rPr>
                <w:i/>
                <w:iCs/>
                <w:noProof w:val="0"/>
                <w:sz w:val="16"/>
                <w:szCs w:val="16"/>
              </w:rPr>
              <w:t>ParticipantObjectName</w:t>
            </w:r>
          </w:p>
        </w:tc>
        <w:tc>
          <w:tcPr>
            <w:tcW w:w="630" w:type="dxa"/>
            <w:vAlign w:val="center"/>
          </w:tcPr>
          <w:p w14:paraId="4605911A" w14:textId="1BD8A5C2" w:rsidR="006E7B7A" w:rsidRPr="00A03C55" w:rsidRDefault="0049285A" w:rsidP="008E3CF3">
            <w:pPr>
              <w:pStyle w:val="TableEntry"/>
              <w:jc w:val="center"/>
              <w:rPr>
                <w:noProof w:val="0"/>
                <w:sz w:val="16"/>
                <w:szCs w:val="16"/>
              </w:rPr>
            </w:pPr>
            <w:r w:rsidRPr="00A03C55">
              <w:rPr>
                <w:i/>
                <w:iCs/>
                <w:noProof w:val="0"/>
                <w:sz w:val="16"/>
                <w:szCs w:val="16"/>
              </w:rPr>
              <w:t>U</w:t>
            </w:r>
          </w:p>
        </w:tc>
        <w:tc>
          <w:tcPr>
            <w:tcW w:w="4451" w:type="dxa"/>
            <w:vAlign w:val="center"/>
          </w:tcPr>
          <w:p w14:paraId="5E9C73ED" w14:textId="615BD54C" w:rsidR="006E7B7A" w:rsidRPr="00A03C55" w:rsidRDefault="0049285A" w:rsidP="008E3CF3">
            <w:pPr>
              <w:pStyle w:val="TableEntry"/>
              <w:rPr>
                <w:noProof w:val="0"/>
                <w:sz w:val="16"/>
                <w:szCs w:val="16"/>
              </w:rPr>
            </w:pPr>
            <w:r w:rsidRPr="00A03C55">
              <w:rPr>
                <w:i/>
                <w:iCs/>
                <w:noProof w:val="0"/>
                <w:sz w:val="16"/>
                <w:szCs w:val="16"/>
              </w:rPr>
              <w:t>not specialized</w:t>
            </w:r>
          </w:p>
        </w:tc>
      </w:tr>
      <w:tr w:rsidR="006E7B7A" w:rsidRPr="00A03C55" w14:paraId="79467B20" w14:textId="77777777" w:rsidTr="005E29CE">
        <w:trPr>
          <w:cantSplit/>
        </w:trPr>
        <w:tc>
          <w:tcPr>
            <w:tcW w:w="1795" w:type="dxa"/>
            <w:vMerge/>
            <w:vAlign w:val="center"/>
          </w:tcPr>
          <w:p w14:paraId="421CA80A" w14:textId="77777777" w:rsidR="006E7B7A" w:rsidRPr="00A03C55" w:rsidRDefault="006E7B7A" w:rsidP="008E3CF3">
            <w:pPr>
              <w:pStyle w:val="AppendixHeading3"/>
              <w:rPr>
                <w:noProof w:val="0"/>
                <w:sz w:val="16"/>
              </w:rPr>
            </w:pPr>
          </w:p>
        </w:tc>
        <w:tc>
          <w:tcPr>
            <w:tcW w:w="2790" w:type="dxa"/>
            <w:vAlign w:val="center"/>
          </w:tcPr>
          <w:p w14:paraId="606755B5"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774FE4E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4F0E790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8FDDBAB" w14:textId="77777777" w:rsidTr="005E29CE">
        <w:trPr>
          <w:cantSplit/>
        </w:trPr>
        <w:tc>
          <w:tcPr>
            <w:tcW w:w="1795" w:type="dxa"/>
            <w:vMerge/>
            <w:vAlign w:val="center"/>
          </w:tcPr>
          <w:p w14:paraId="1FEE7C8E" w14:textId="77777777" w:rsidR="006E7B7A" w:rsidRPr="00A03C55" w:rsidRDefault="006E7B7A" w:rsidP="008E3CF3">
            <w:pPr>
              <w:pStyle w:val="TableLabel"/>
              <w:rPr>
                <w:noProof w:val="0"/>
                <w:sz w:val="16"/>
              </w:rPr>
            </w:pPr>
          </w:p>
        </w:tc>
        <w:tc>
          <w:tcPr>
            <w:tcW w:w="2790" w:type="dxa"/>
            <w:vAlign w:val="center"/>
          </w:tcPr>
          <w:p w14:paraId="1B2D05DE" w14:textId="77777777" w:rsidR="006E7B7A" w:rsidRPr="00A03C55" w:rsidRDefault="006E7B7A" w:rsidP="008E3CF3">
            <w:pPr>
              <w:pStyle w:val="TableEntry"/>
              <w:rPr>
                <w:iCs/>
                <w:noProof w:val="0"/>
                <w:sz w:val="16"/>
                <w:szCs w:val="16"/>
              </w:rPr>
            </w:pPr>
            <w:r w:rsidRPr="00A03C55">
              <w:rPr>
                <w:iCs/>
                <w:noProof w:val="0"/>
                <w:sz w:val="16"/>
                <w:szCs w:val="16"/>
              </w:rPr>
              <w:t>ParticipantObjectDetail</w:t>
            </w:r>
          </w:p>
        </w:tc>
        <w:tc>
          <w:tcPr>
            <w:tcW w:w="630" w:type="dxa"/>
            <w:vAlign w:val="center"/>
          </w:tcPr>
          <w:p w14:paraId="2946C48E" w14:textId="1B12ABF0" w:rsidR="006E7B7A" w:rsidRPr="00A03C55" w:rsidRDefault="0049285A" w:rsidP="008E3CF3">
            <w:pPr>
              <w:pStyle w:val="TableEntry"/>
              <w:jc w:val="center"/>
              <w:rPr>
                <w:i/>
                <w:iCs/>
                <w:noProof w:val="0"/>
                <w:sz w:val="16"/>
                <w:szCs w:val="16"/>
              </w:rPr>
            </w:pPr>
            <w:r w:rsidRPr="00A03C55">
              <w:rPr>
                <w:noProof w:val="0"/>
                <w:sz w:val="16"/>
                <w:szCs w:val="16"/>
              </w:rPr>
              <w:t>C</w:t>
            </w:r>
          </w:p>
        </w:tc>
        <w:tc>
          <w:tcPr>
            <w:tcW w:w="4451" w:type="dxa"/>
            <w:vAlign w:val="center"/>
          </w:tcPr>
          <w:p w14:paraId="2AE130DB" w14:textId="56BD507C" w:rsidR="0049285A" w:rsidRPr="00A03C55" w:rsidRDefault="0049285A" w:rsidP="003462A5">
            <w:pPr>
              <w:pStyle w:val="TableEntry"/>
              <w:rPr>
                <w:noProof w:val="0"/>
                <w:sz w:val="16"/>
                <w:szCs w:val="16"/>
              </w:rPr>
            </w:pPr>
            <w:r w:rsidRPr="00A03C55">
              <w:rPr>
                <w:noProof w:val="0"/>
                <w:sz w:val="16"/>
                <w:szCs w:val="16"/>
              </w:rPr>
              <w:t>This element is required, if known:</w:t>
            </w:r>
          </w:p>
          <w:p w14:paraId="1C1BFF61" w14:textId="77777777" w:rsidR="0049285A" w:rsidRPr="00A03C55" w:rsidRDefault="0049285A" w:rsidP="003462A5">
            <w:pPr>
              <w:pStyle w:val="TableEntry"/>
              <w:rPr>
                <w:noProof w:val="0"/>
                <w:sz w:val="16"/>
                <w:szCs w:val="16"/>
              </w:rPr>
            </w:pPr>
            <w:r w:rsidRPr="00A03C55">
              <w:rPr>
                <w:noProof w:val="0"/>
                <w:sz w:val="16"/>
                <w:szCs w:val="16"/>
              </w:rPr>
              <w:t>Type: “urn:ihe:iti:xca:2010:homeCommunityId” (literal string)</w:t>
            </w:r>
          </w:p>
          <w:p w14:paraId="1AEF4A30" w14:textId="7920DA17" w:rsidR="006E7B7A" w:rsidRPr="00A03C55" w:rsidRDefault="0049285A" w:rsidP="00A063AC">
            <w:pPr>
              <w:pStyle w:val="TableEntry"/>
              <w:rPr>
                <w:noProof w:val="0"/>
                <w:sz w:val="16"/>
                <w:szCs w:val="16"/>
              </w:rPr>
            </w:pPr>
            <w:r w:rsidRPr="00A03C55">
              <w:rPr>
                <w:noProof w:val="0"/>
                <w:sz w:val="16"/>
                <w:szCs w:val="16"/>
              </w:rPr>
              <w:t>Value: value of the homeCommunityId</w:t>
            </w:r>
          </w:p>
        </w:tc>
      </w:tr>
    </w:tbl>
    <w:p w14:paraId="6661CE81" w14:textId="77777777" w:rsidR="001B7A7E" w:rsidRPr="00A03C55" w:rsidRDefault="001B7A7E" w:rsidP="003462A5">
      <w:pPr>
        <w:pStyle w:val="BodyText"/>
      </w:pPr>
      <w:bookmarkStart w:id="2078" w:name="_Toc231117759"/>
      <w:bookmarkStart w:id="2079" w:name="_Toc363803082"/>
    </w:p>
    <w:p w14:paraId="6DE10CDB" w14:textId="77777777" w:rsidR="006E7B7A" w:rsidRPr="00A03C55" w:rsidRDefault="006E7B7A" w:rsidP="006E7B7A">
      <w:pPr>
        <w:pStyle w:val="Heading5"/>
        <w:numPr>
          <w:ilvl w:val="0"/>
          <w:numId w:val="0"/>
        </w:numPr>
        <w:rPr>
          <w:noProof w:val="0"/>
        </w:rPr>
      </w:pPr>
      <w:r w:rsidRPr="00A03C55">
        <w:rPr>
          <w:noProof w:val="0"/>
        </w:rPr>
        <w:t>3.54.5.1.2 Document Metadata Notification Broker audit message:</w:t>
      </w:r>
      <w:bookmarkEnd w:id="2078"/>
      <w:bookmarkEnd w:id="2079"/>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101E8A2E" w14:textId="77777777" w:rsidTr="008E3CF3">
        <w:trPr>
          <w:cantSplit/>
        </w:trPr>
        <w:tc>
          <w:tcPr>
            <w:tcW w:w="1458" w:type="dxa"/>
            <w:tcBorders>
              <w:bottom w:val="single" w:sz="4" w:space="0" w:color="auto"/>
            </w:tcBorders>
            <w:textDirection w:val="btLr"/>
            <w:vAlign w:val="center"/>
          </w:tcPr>
          <w:p w14:paraId="6DB71050"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2F9B67D"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60DAA2C3" w14:textId="77777777" w:rsidR="006E7B7A" w:rsidRPr="00A03C55" w:rsidRDefault="006E7B7A" w:rsidP="008E3CF3">
            <w:pPr>
              <w:pStyle w:val="TableEntryHeader"/>
              <w:rPr>
                <w:noProof w:val="0"/>
                <w:kern w:val="28"/>
              </w:rPr>
            </w:pPr>
            <w:r w:rsidRPr="00A03C55">
              <w:rPr>
                <w:noProof w:val="0"/>
              </w:rPr>
              <w:t>Opt</w:t>
            </w:r>
          </w:p>
        </w:tc>
        <w:tc>
          <w:tcPr>
            <w:tcW w:w="4878" w:type="dxa"/>
            <w:tcBorders>
              <w:bottom w:val="single" w:sz="4" w:space="0" w:color="auto"/>
            </w:tcBorders>
            <w:vAlign w:val="center"/>
          </w:tcPr>
          <w:p w14:paraId="3EA30C60"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038A5FDC" w14:textId="77777777" w:rsidTr="008E3CF3">
        <w:trPr>
          <w:cantSplit/>
        </w:trPr>
        <w:tc>
          <w:tcPr>
            <w:tcW w:w="1458" w:type="dxa"/>
            <w:vMerge w:val="restart"/>
            <w:tcBorders>
              <w:top w:val="single" w:sz="4" w:space="0" w:color="auto"/>
            </w:tcBorders>
          </w:tcPr>
          <w:p w14:paraId="7EA7CF3D" w14:textId="77777777" w:rsidR="006E7B7A" w:rsidRPr="00A03C55" w:rsidRDefault="006E7B7A" w:rsidP="008E3CF3">
            <w:pPr>
              <w:pStyle w:val="TableEntryHeader"/>
              <w:rPr>
                <w:noProof w:val="0"/>
              </w:rPr>
            </w:pPr>
            <w:r w:rsidRPr="00A03C55">
              <w:rPr>
                <w:noProof w:val="0"/>
              </w:rPr>
              <w:t>Event</w:t>
            </w:r>
          </w:p>
          <w:p w14:paraId="06C650C6"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011567EB"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2D404763" w14:textId="77777777" w:rsidR="006E7B7A" w:rsidRPr="00A03C55" w:rsidRDefault="006E7B7A" w:rsidP="008E3CF3">
            <w:pPr>
              <w:pStyle w:val="TableEntry"/>
              <w:rPr>
                <w:noProof w:val="0"/>
                <w:sz w:val="16"/>
                <w:szCs w:val="16"/>
              </w:rPr>
            </w:pPr>
            <w:r w:rsidRPr="00A03C55">
              <w:rPr>
                <w:noProof w:val="0"/>
                <w:sz w:val="16"/>
                <w:szCs w:val="16"/>
              </w:rPr>
              <w:t>M</w:t>
            </w:r>
          </w:p>
        </w:tc>
        <w:tc>
          <w:tcPr>
            <w:tcW w:w="4878" w:type="dxa"/>
            <w:tcBorders>
              <w:top w:val="single" w:sz="4" w:space="0" w:color="auto"/>
            </w:tcBorders>
            <w:vAlign w:val="center"/>
          </w:tcPr>
          <w:p w14:paraId="15FF7078" w14:textId="77777777" w:rsidR="006E7B7A" w:rsidRPr="00A03C55" w:rsidRDefault="006E7B7A" w:rsidP="008E3CF3">
            <w:pPr>
              <w:pStyle w:val="TableEntry"/>
              <w:rPr>
                <w:noProof w:val="0"/>
                <w:sz w:val="16"/>
                <w:szCs w:val="16"/>
              </w:rPr>
            </w:pPr>
            <w:r w:rsidRPr="00A03C55">
              <w:rPr>
                <w:noProof w:val="0"/>
                <w:sz w:val="16"/>
                <w:szCs w:val="16"/>
              </w:rPr>
              <w:t>EV(110107, DCM, “Import”)</w:t>
            </w:r>
          </w:p>
        </w:tc>
      </w:tr>
      <w:tr w:rsidR="006E7B7A" w:rsidRPr="00A03C55" w14:paraId="21D82422" w14:textId="77777777" w:rsidTr="008E3CF3">
        <w:trPr>
          <w:cantSplit/>
        </w:trPr>
        <w:tc>
          <w:tcPr>
            <w:tcW w:w="1458" w:type="dxa"/>
            <w:vMerge/>
            <w:vAlign w:val="center"/>
          </w:tcPr>
          <w:p w14:paraId="6E8C35DA" w14:textId="77777777" w:rsidR="006E7B7A" w:rsidRPr="00A03C55" w:rsidRDefault="006E7B7A" w:rsidP="008E3CF3">
            <w:pPr>
              <w:pStyle w:val="TableLabel"/>
              <w:rPr>
                <w:noProof w:val="0"/>
                <w:sz w:val="16"/>
              </w:rPr>
            </w:pPr>
          </w:p>
        </w:tc>
        <w:tc>
          <w:tcPr>
            <w:tcW w:w="2610" w:type="dxa"/>
            <w:vAlign w:val="center"/>
          </w:tcPr>
          <w:p w14:paraId="13FAD3DD"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189E711F" w14:textId="77777777" w:rsidR="006E7B7A" w:rsidRPr="00A03C55" w:rsidRDefault="006E7B7A" w:rsidP="008E3CF3">
            <w:pPr>
              <w:pStyle w:val="TableEntry"/>
              <w:rPr>
                <w:noProof w:val="0"/>
                <w:sz w:val="16"/>
                <w:szCs w:val="16"/>
              </w:rPr>
            </w:pPr>
            <w:r w:rsidRPr="00A03C55">
              <w:rPr>
                <w:noProof w:val="0"/>
                <w:sz w:val="16"/>
                <w:szCs w:val="16"/>
              </w:rPr>
              <w:t>M</w:t>
            </w:r>
          </w:p>
        </w:tc>
        <w:tc>
          <w:tcPr>
            <w:tcW w:w="4878" w:type="dxa"/>
          </w:tcPr>
          <w:p w14:paraId="11666FB5" w14:textId="77777777" w:rsidR="006E7B7A" w:rsidRPr="00A03C55" w:rsidRDefault="006E7B7A" w:rsidP="008E3CF3">
            <w:pPr>
              <w:pStyle w:val="TableEntry"/>
              <w:rPr>
                <w:noProof w:val="0"/>
                <w:sz w:val="16"/>
                <w:szCs w:val="16"/>
              </w:rPr>
            </w:pPr>
            <w:r w:rsidRPr="00A03C55">
              <w:rPr>
                <w:noProof w:val="0"/>
                <w:sz w:val="16"/>
                <w:szCs w:val="16"/>
              </w:rPr>
              <w:t xml:space="preserve">“C” (Create) </w:t>
            </w:r>
          </w:p>
        </w:tc>
      </w:tr>
      <w:tr w:rsidR="006E7B7A" w:rsidRPr="00A03C55" w14:paraId="68BBC622" w14:textId="77777777" w:rsidTr="008E3CF3">
        <w:trPr>
          <w:cantSplit/>
        </w:trPr>
        <w:tc>
          <w:tcPr>
            <w:tcW w:w="1458" w:type="dxa"/>
            <w:vMerge/>
            <w:vAlign w:val="center"/>
          </w:tcPr>
          <w:p w14:paraId="7BEEFAB9" w14:textId="77777777" w:rsidR="006E7B7A" w:rsidRPr="00A03C55" w:rsidRDefault="006E7B7A" w:rsidP="008E3CF3">
            <w:pPr>
              <w:pStyle w:val="TableLabel"/>
              <w:rPr>
                <w:noProof w:val="0"/>
                <w:sz w:val="16"/>
              </w:rPr>
            </w:pPr>
          </w:p>
        </w:tc>
        <w:tc>
          <w:tcPr>
            <w:tcW w:w="2610" w:type="dxa"/>
            <w:vAlign w:val="center"/>
          </w:tcPr>
          <w:p w14:paraId="1A158B43"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478C4D26" w14:textId="77777777" w:rsidR="006E7B7A" w:rsidRPr="00A03C55" w:rsidRDefault="006E7B7A" w:rsidP="008E3CF3">
            <w:pPr>
              <w:pStyle w:val="TableEntry"/>
              <w:rPr>
                <w:i/>
                <w:iCs/>
                <w:noProof w:val="0"/>
                <w:sz w:val="16"/>
                <w:szCs w:val="16"/>
              </w:rPr>
            </w:pPr>
            <w:r w:rsidRPr="00A03C55">
              <w:rPr>
                <w:i/>
                <w:iCs/>
                <w:noProof w:val="0"/>
                <w:sz w:val="16"/>
                <w:szCs w:val="16"/>
              </w:rPr>
              <w:t>M</w:t>
            </w:r>
          </w:p>
        </w:tc>
        <w:tc>
          <w:tcPr>
            <w:tcW w:w="4878" w:type="dxa"/>
            <w:vAlign w:val="center"/>
          </w:tcPr>
          <w:p w14:paraId="6C78936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2AFC228" w14:textId="77777777" w:rsidTr="008E3CF3">
        <w:trPr>
          <w:cantSplit/>
        </w:trPr>
        <w:tc>
          <w:tcPr>
            <w:tcW w:w="1458" w:type="dxa"/>
            <w:vMerge/>
            <w:vAlign w:val="center"/>
          </w:tcPr>
          <w:p w14:paraId="06ACFFF7" w14:textId="77777777" w:rsidR="006E7B7A" w:rsidRPr="00A03C55" w:rsidRDefault="006E7B7A" w:rsidP="008E3CF3">
            <w:pPr>
              <w:pStyle w:val="TableLabel"/>
              <w:rPr>
                <w:noProof w:val="0"/>
                <w:sz w:val="16"/>
              </w:rPr>
            </w:pPr>
          </w:p>
        </w:tc>
        <w:tc>
          <w:tcPr>
            <w:tcW w:w="2610" w:type="dxa"/>
            <w:vAlign w:val="center"/>
          </w:tcPr>
          <w:p w14:paraId="35E452A4"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134321FE" w14:textId="77777777" w:rsidR="006E7B7A" w:rsidRPr="00A03C55" w:rsidRDefault="006E7B7A" w:rsidP="008E3CF3">
            <w:pPr>
              <w:pStyle w:val="TableEntry"/>
              <w:rPr>
                <w:i/>
                <w:iCs/>
                <w:noProof w:val="0"/>
                <w:sz w:val="16"/>
                <w:szCs w:val="16"/>
              </w:rPr>
            </w:pPr>
            <w:r w:rsidRPr="00A03C55">
              <w:rPr>
                <w:i/>
                <w:iCs/>
                <w:noProof w:val="0"/>
                <w:sz w:val="16"/>
                <w:szCs w:val="16"/>
              </w:rPr>
              <w:t>M</w:t>
            </w:r>
          </w:p>
        </w:tc>
        <w:tc>
          <w:tcPr>
            <w:tcW w:w="4878" w:type="dxa"/>
            <w:vAlign w:val="center"/>
          </w:tcPr>
          <w:p w14:paraId="117BBA8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98A8E2E" w14:textId="77777777" w:rsidTr="008E3CF3">
        <w:trPr>
          <w:cantSplit/>
        </w:trPr>
        <w:tc>
          <w:tcPr>
            <w:tcW w:w="1458" w:type="dxa"/>
            <w:vMerge/>
            <w:tcBorders>
              <w:bottom w:val="single" w:sz="4" w:space="0" w:color="auto"/>
            </w:tcBorders>
            <w:vAlign w:val="center"/>
          </w:tcPr>
          <w:p w14:paraId="3BB84EB3"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8AFFE86"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02C417D3" w14:textId="77777777" w:rsidR="006E7B7A" w:rsidRPr="00A03C55" w:rsidRDefault="006E7B7A" w:rsidP="008E3CF3">
            <w:pPr>
              <w:pStyle w:val="TableEntry"/>
              <w:rPr>
                <w:noProof w:val="0"/>
                <w:sz w:val="16"/>
                <w:szCs w:val="16"/>
              </w:rPr>
            </w:pPr>
            <w:r w:rsidRPr="00A03C55">
              <w:rPr>
                <w:noProof w:val="0"/>
                <w:sz w:val="16"/>
                <w:szCs w:val="16"/>
              </w:rPr>
              <w:t>M</w:t>
            </w:r>
          </w:p>
        </w:tc>
        <w:tc>
          <w:tcPr>
            <w:tcW w:w="4878" w:type="dxa"/>
            <w:tcBorders>
              <w:bottom w:val="single" w:sz="4" w:space="0" w:color="auto"/>
            </w:tcBorders>
            <w:vAlign w:val="center"/>
          </w:tcPr>
          <w:p w14:paraId="37D2B585" w14:textId="77777777" w:rsidR="006E7B7A" w:rsidRPr="00A03C55" w:rsidRDefault="006E7B7A" w:rsidP="008E3CF3">
            <w:pPr>
              <w:pStyle w:val="TableEntry"/>
              <w:rPr>
                <w:noProof w:val="0"/>
                <w:sz w:val="16"/>
                <w:szCs w:val="16"/>
              </w:rPr>
            </w:pPr>
            <w:r w:rsidRPr="00A03C55">
              <w:rPr>
                <w:noProof w:val="0"/>
                <w:sz w:val="16"/>
                <w:szCs w:val="16"/>
              </w:rPr>
              <w:t>EV(“ITI-54”, “IHE Transactions”, “Document Metadata Publish”)</w:t>
            </w:r>
          </w:p>
        </w:tc>
      </w:tr>
      <w:tr w:rsidR="006E7B7A" w:rsidRPr="00A03C55" w14:paraId="3794F441" w14:textId="77777777" w:rsidTr="008E3CF3">
        <w:trPr>
          <w:cantSplit/>
        </w:trPr>
        <w:tc>
          <w:tcPr>
            <w:tcW w:w="9666" w:type="dxa"/>
            <w:gridSpan w:val="4"/>
            <w:tcBorders>
              <w:bottom w:val="single" w:sz="4" w:space="0" w:color="auto"/>
            </w:tcBorders>
          </w:tcPr>
          <w:p w14:paraId="437D438B" w14:textId="77777777" w:rsidR="006E7B7A" w:rsidRPr="00A03C55" w:rsidRDefault="006E7B7A" w:rsidP="008E3CF3">
            <w:pPr>
              <w:pStyle w:val="TableEntry"/>
              <w:rPr>
                <w:bCs/>
                <w:noProof w:val="0"/>
              </w:rPr>
            </w:pPr>
            <w:r w:rsidRPr="00A03C55">
              <w:rPr>
                <w:bCs/>
                <w:noProof w:val="0"/>
              </w:rPr>
              <w:t>Source (Document Metadata Publisher) (1)</w:t>
            </w:r>
          </w:p>
        </w:tc>
      </w:tr>
      <w:tr w:rsidR="006E7B7A" w:rsidRPr="00A03C55" w14:paraId="7139EC53" w14:textId="77777777" w:rsidTr="008E3CF3">
        <w:trPr>
          <w:cantSplit/>
        </w:trPr>
        <w:tc>
          <w:tcPr>
            <w:tcW w:w="9666" w:type="dxa"/>
            <w:gridSpan w:val="4"/>
            <w:tcBorders>
              <w:bottom w:val="single" w:sz="4" w:space="0" w:color="auto"/>
            </w:tcBorders>
          </w:tcPr>
          <w:p w14:paraId="686B2366" w14:textId="77777777" w:rsidR="006E7B7A" w:rsidRPr="00A03C55" w:rsidRDefault="006E7B7A" w:rsidP="008E3CF3">
            <w:pPr>
              <w:pStyle w:val="TableEntry"/>
              <w:rPr>
                <w:bCs/>
                <w:noProof w:val="0"/>
              </w:rPr>
            </w:pPr>
            <w:r w:rsidRPr="00A03C55">
              <w:rPr>
                <w:bCs/>
                <w:noProof w:val="0"/>
              </w:rPr>
              <w:t>Destination (Document Metadata Notification Broker) (1)</w:t>
            </w:r>
          </w:p>
        </w:tc>
      </w:tr>
      <w:tr w:rsidR="006E7B7A" w:rsidRPr="00A03C55" w14:paraId="74A373C6" w14:textId="77777777" w:rsidTr="008E3CF3">
        <w:trPr>
          <w:cantSplit/>
        </w:trPr>
        <w:tc>
          <w:tcPr>
            <w:tcW w:w="9666" w:type="dxa"/>
            <w:gridSpan w:val="4"/>
            <w:tcBorders>
              <w:bottom w:val="single" w:sz="4" w:space="0" w:color="auto"/>
            </w:tcBorders>
          </w:tcPr>
          <w:p w14:paraId="562C180C" w14:textId="77777777" w:rsidR="006E7B7A" w:rsidRPr="00A03C55" w:rsidRDefault="006E7B7A" w:rsidP="008E3CF3">
            <w:pPr>
              <w:pStyle w:val="TableEntry"/>
              <w:rPr>
                <w:bCs/>
                <w:noProof w:val="0"/>
              </w:rPr>
            </w:pPr>
            <w:r w:rsidRPr="00A03C55">
              <w:rPr>
                <w:bCs/>
                <w:noProof w:val="0"/>
              </w:rPr>
              <w:t>Audit Source (Document Metadata Notification Broker) (1)</w:t>
            </w:r>
          </w:p>
        </w:tc>
      </w:tr>
      <w:tr w:rsidR="006E7B7A" w:rsidRPr="00A03C55" w14:paraId="5CE94A94"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D9D76F4" w14:textId="00FEE7A0" w:rsidR="006E7B7A" w:rsidRPr="00A03C55" w:rsidRDefault="006E7B7A" w:rsidP="008E3CF3">
            <w:pPr>
              <w:pStyle w:val="TableEntry"/>
              <w:rPr>
                <w:bCs/>
                <w:noProof w:val="0"/>
              </w:rPr>
            </w:pPr>
            <w:r w:rsidRPr="00A03C55">
              <w:rPr>
                <w:bCs/>
                <w:noProof w:val="0"/>
              </w:rPr>
              <w:t>Document</w:t>
            </w:r>
            <w:r w:rsidR="00487A12" w:rsidRPr="00A03C55">
              <w:rPr>
                <w:bCs/>
                <w:noProof w:val="0"/>
              </w:rPr>
              <w:t>Entry/SubmissionSet</w:t>
            </w:r>
            <w:r w:rsidRPr="00A03C55">
              <w:rPr>
                <w:bCs/>
                <w:noProof w:val="0"/>
              </w:rPr>
              <w:t xml:space="preserve"> (1..n) </w:t>
            </w:r>
          </w:p>
        </w:tc>
      </w:tr>
    </w:tbl>
    <w:p w14:paraId="656C6651" w14:textId="77777777" w:rsidR="006E7B7A" w:rsidRPr="002F763C" w:rsidRDefault="006E7B7A">
      <w:pPr>
        <w:pStyle w:val="BodyText"/>
      </w:pPr>
      <w:r w:rsidRPr="00AE5A09">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611A9945" w14:textId="77777777" w:rsidTr="008E3CF3">
        <w:trPr>
          <w:cantSplit/>
        </w:trPr>
        <w:tc>
          <w:tcPr>
            <w:tcW w:w="1548" w:type="dxa"/>
            <w:vMerge w:val="restart"/>
            <w:tcBorders>
              <w:top w:val="single" w:sz="4" w:space="0" w:color="auto"/>
            </w:tcBorders>
          </w:tcPr>
          <w:p w14:paraId="0A9E1E26" w14:textId="77777777" w:rsidR="006E7B7A" w:rsidRPr="00A03C55" w:rsidRDefault="006E7B7A" w:rsidP="008E3CF3">
            <w:pPr>
              <w:pStyle w:val="TableEntryHeader"/>
              <w:rPr>
                <w:noProof w:val="0"/>
              </w:rPr>
            </w:pPr>
            <w:r w:rsidRPr="00A03C55">
              <w:rPr>
                <w:noProof w:val="0"/>
              </w:rPr>
              <w:t>Source</w:t>
            </w:r>
          </w:p>
          <w:p w14:paraId="6EF760C8"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tcBorders>
              <w:top w:val="single" w:sz="4" w:space="0" w:color="auto"/>
            </w:tcBorders>
            <w:vAlign w:val="center"/>
          </w:tcPr>
          <w:p w14:paraId="2348D5B7" w14:textId="77777777" w:rsidR="006E7B7A" w:rsidRPr="00A03C55" w:rsidRDefault="006E7B7A" w:rsidP="008600F3">
            <w:pPr>
              <w:pStyle w:val="TableEntry"/>
              <w:rPr>
                <w:i/>
                <w:iCs/>
                <w:noProof w:val="0"/>
                <w:sz w:val="16"/>
              </w:rPr>
            </w:pPr>
            <w:r w:rsidRPr="00A03C55">
              <w:rPr>
                <w:i/>
                <w:iCs/>
                <w:noProof w:val="0"/>
                <w:sz w:val="16"/>
              </w:rPr>
              <w:t>UserID</w:t>
            </w:r>
          </w:p>
        </w:tc>
        <w:tc>
          <w:tcPr>
            <w:tcW w:w="630" w:type="dxa"/>
            <w:tcBorders>
              <w:top w:val="single" w:sz="4" w:space="0" w:color="auto"/>
            </w:tcBorders>
            <w:vAlign w:val="center"/>
          </w:tcPr>
          <w:p w14:paraId="3C3B871A"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52BABE1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A22C032" w14:textId="77777777" w:rsidTr="008E3CF3">
        <w:trPr>
          <w:cantSplit/>
        </w:trPr>
        <w:tc>
          <w:tcPr>
            <w:tcW w:w="1548" w:type="dxa"/>
            <w:vMerge/>
            <w:textDirection w:val="btLr"/>
            <w:vAlign w:val="center"/>
          </w:tcPr>
          <w:p w14:paraId="5476D903" w14:textId="77777777" w:rsidR="006E7B7A" w:rsidRPr="00A03C55" w:rsidRDefault="006E7B7A" w:rsidP="008E3CF3">
            <w:pPr>
              <w:pStyle w:val="TableLabel"/>
              <w:rPr>
                <w:noProof w:val="0"/>
                <w:sz w:val="16"/>
              </w:rPr>
            </w:pPr>
          </w:p>
        </w:tc>
        <w:tc>
          <w:tcPr>
            <w:tcW w:w="2520" w:type="dxa"/>
            <w:vAlign w:val="center"/>
          </w:tcPr>
          <w:p w14:paraId="6E7025F9"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5F6DB22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E583CD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0876430" w14:textId="77777777" w:rsidTr="008E3CF3">
        <w:trPr>
          <w:cantSplit/>
        </w:trPr>
        <w:tc>
          <w:tcPr>
            <w:tcW w:w="1548" w:type="dxa"/>
            <w:vMerge/>
            <w:textDirection w:val="btLr"/>
            <w:vAlign w:val="center"/>
          </w:tcPr>
          <w:p w14:paraId="523431ED" w14:textId="77777777" w:rsidR="006E7B7A" w:rsidRPr="00A03C55" w:rsidRDefault="006E7B7A" w:rsidP="008E3CF3">
            <w:pPr>
              <w:pStyle w:val="TableLabel"/>
              <w:rPr>
                <w:noProof w:val="0"/>
                <w:sz w:val="16"/>
              </w:rPr>
            </w:pPr>
          </w:p>
        </w:tc>
        <w:tc>
          <w:tcPr>
            <w:tcW w:w="2520" w:type="dxa"/>
            <w:vAlign w:val="center"/>
          </w:tcPr>
          <w:p w14:paraId="376C434A"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4F5E40D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DE9E1C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F4CD906" w14:textId="77777777" w:rsidTr="008E3CF3">
        <w:trPr>
          <w:cantSplit/>
        </w:trPr>
        <w:tc>
          <w:tcPr>
            <w:tcW w:w="1548" w:type="dxa"/>
            <w:vMerge/>
            <w:textDirection w:val="btLr"/>
            <w:vAlign w:val="center"/>
          </w:tcPr>
          <w:p w14:paraId="251B57A3" w14:textId="77777777" w:rsidR="006E7B7A" w:rsidRPr="00A03C55" w:rsidRDefault="006E7B7A" w:rsidP="008E3CF3">
            <w:pPr>
              <w:pStyle w:val="TableLabel"/>
              <w:rPr>
                <w:noProof w:val="0"/>
                <w:sz w:val="16"/>
              </w:rPr>
            </w:pPr>
          </w:p>
        </w:tc>
        <w:tc>
          <w:tcPr>
            <w:tcW w:w="2520" w:type="dxa"/>
            <w:vAlign w:val="center"/>
          </w:tcPr>
          <w:p w14:paraId="24FDC5A8" w14:textId="77777777" w:rsidR="006E7B7A" w:rsidRPr="00A03C55" w:rsidRDefault="006E7B7A" w:rsidP="008E3CF3">
            <w:pPr>
              <w:pStyle w:val="TableEntry"/>
              <w:rPr>
                <w:i/>
                <w:noProof w:val="0"/>
                <w:sz w:val="16"/>
                <w:szCs w:val="16"/>
              </w:rPr>
            </w:pPr>
            <w:r w:rsidRPr="00A03C55">
              <w:rPr>
                <w:i/>
                <w:noProof w:val="0"/>
                <w:sz w:val="16"/>
                <w:szCs w:val="16"/>
              </w:rPr>
              <w:t>UserIsRequestor</w:t>
            </w:r>
          </w:p>
        </w:tc>
        <w:tc>
          <w:tcPr>
            <w:tcW w:w="630" w:type="dxa"/>
            <w:vAlign w:val="center"/>
          </w:tcPr>
          <w:p w14:paraId="369495C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D429B4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9B4B16D" w14:textId="77777777" w:rsidTr="008E3CF3">
        <w:trPr>
          <w:cantSplit/>
        </w:trPr>
        <w:tc>
          <w:tcPr>
            <w:tcW w:w="1548" w:type="dxa"/>
            <w:vMerge/>
            <w:textDirection w:val="btLr"/>
            <w:vAlign w:val="center"/>
          </w:tcPr>
          <w:p w14:paraId="422EA55A" w14:textId="77777777" w:rsidR="006E7B7A" w:rsidRPr="00A03C55" w:rsidRDefault="006E7B7A" w:rsidP="008E3CF3">
            <w:pPr>
              <w:pStyle w:val="TableLabel"/>
              <w:rPr>
                <w:noProof w:val="0"/>
                <w:sz w:val="16"/>
              </w:rPr>
            </w:pPr>
          </w:p>
        </w:tc>
        <w:tc>
          <w:tcPr>
            <w:tcW w:w="2520" w:type="dxa"/>
            <w:vAlign w:val="center"/>
          </w:tcPr>
          <w:p w14:paraId="128A5660"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60204AD5"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1E3C2CA"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10DAF56E" w14:textId="77777777" w:rsidTr="008E3CF3">
        <w:trPr>
          <w:cantSplit/>
        </w:trPr>
        <w:tc>
          <w:tcPr>
            <w:tcW w:w="1548" w:type="dxa"/>
            <w:vMerge/>
            <w:textDirection w:val="btLr"/>
            <w:vAlign w:val="center"/>
          </w:tcPr>
          <w:p w14:paraId="1407679C" w14:textId="77777777" w:rsidR="006E7B7A" w:rsidRPr="00A03C55" w:rsidRDefault="006E7B7A" w:rsidP="008E3CF3">
            <w:pPr>
              <w:pStyle w:val="TableLabel"/>
              <w:rPr>
                <w:noProof w:val="0"/>
                <w:sz w:val="16"/>
              </w:rPr>
            </w:pPr>
          </w:p>
        </w:tc>
        <w:tc>
          <w:tcPr>
            <w:tcW w:w="2520" w:type="dxa"/>
            <w:vAlign w:val="center"/>
          </w:tcPr>
          <w:p w14:paraId="7B1E8A4F"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5DACF335"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4EFB117E"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0EE02B4D" w14:textId="77777777" w:rsidTr="008E3CF3">
        <w:trPr>
          <w:cantSplit/>
        </w:trPr>
        <w:tc>
          <w:tcPr>
            <w:tcW w:w="1548" w:type="dxa"/>
            <w:vMerge/>
            <w:textDirection w:val="btLr"/>
            <w:vAlign w:val="center"/>
          </w:tcPr>
          <w:p w14:paraId="3B062A98" w14:textId="77777777" w:rsidR="006E7B7A" w:rsidRPr="00A03C55" w:rsidRDefault="006E7B7A" w:rsidP="008E3CF3">
            <w:pPr>
              <w:pStyle w:val="TableLabel"/>
              <w:rPr>
                <w:noProof w:val="0"/>
                <w:sz w:val="16"/>
              </w:rPr>
            </w:pPr>
          </w:p>
        </w:tc>
        <w:tc>
          <w:tcPr>
            <w:tcW w:w="2520" w:type="dxa"/>
            <w:vAlign w:val="center"/>
          </w:tcPr>
          <w:p w14:paraId="769CD472"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798F0156"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E333E0B"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48E9F3D3"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7AD02FAA" w14:textId="77777777" w:rsidTr="008E3CF3">
        <w:trPr>
          <w:cantSplit/>
        </w:trPr>
        <w:tc>
          <w:tcPr>
            <w:tcW w:w="1548" w:type="dxa"/>
            <w:vMerge w:val="restart"/>
          </w:tcPr>
          <w:p w14:paraId="523BD119" w14:textId="77777777" w:rsidR="006E7B7A" w:rsidRPr="00A03C55" w:rsidRDefault="006E7B7A" w:rsidP="008E3CF3">
            <w:pPr>
              <w:pStyle w:val="TableEntryHeader"/>
              <w:rPr>
                <w:noProof w:val="0"/>
              </w:rPr>
            </w:pPr>
            <w:r w:rsidRPr="00A03C55">
              <w:rPr>
                <w:noProof w:val="0"/>
              </w:rPr>
              <w:t>Destination</w:t>
            </w:r>
          </w:p>
          <w:p w14:paraId="5BD1980D"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2C3211D"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62DA08B6" w14:textId="7D0C4E64" w:rsidR="006E7B7A" w:rsidRPr="00A03C55" w:rsidRDefault="00E744E9" w:rsidP="008E3CF3">
            <w:pPr>
              <w:pStyle w:val="TableEntry"/>
              <w:jc w:val="center"/>
              <w:rPr>
                <w:noProof w:val="0"/>
                <w:sz w:val="16"/>
                <w:szCs w:val="16"/>
              </w:rPr>
            </w:pPr>
            <w:r w:rsidRPr="00A03C55">
              <w:rPr>
                <w:noProof w:val="0"/>
                <w:sz w:val="16"/>
                <w:szCs w:val="16"/>
              </w:rPr>
              <w:t>M</w:t>
            </w:r>
          </w:p>
        </w:tc>
        <w:tc>
          <w:tcPr>
            <w:tcW w:w="4968" w:type="dxa"/>
            <w:vAlign w:val="center"/>
          </w:tcPr>
          <w:p w14:paraId="618D0A47"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0EDC23F6" w14:textId="77777777" w:rsidTr="008E3CF3">
        <w:trPr>
          <w:cantSplit/>
        </w:trPr>
        <w:tc>
          <w:tcPr>
            <w:tcW w:w="1548" w:type="dxa"/>
            <w:vMerge/>
            <w:textDirection w:val="btLr"/>
            <w:vAlign w:val="center"/>
          </w:tcPr>
          <w:p w14:paraId="1FC17FDA" w14:textId="77777777" w:rsidR="006E7B7A" w:rsidRPr="00A03C55" w:rsidRDefault="006E7B7A" w:rsidP="008E3CF3">
            <w:pPr>
              <w:pStyle w:val="TableLabel"/>
              <w:rPr>
                <w:noProof w:val="0"/>
                <w:sz w:val="16"/>
              </w:rPr>
            </w:pPr>
          </w:p>
        </w:tc>
        <w:tc>
          <w:tcPr>
            <w:tcW w:w="2520" w:type="dxa"/>
            <w:vAlign w:val="center"/>
          </w:tcPr>
          <w:p w14:paraId="5D5281AB"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41457528"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968" w:type="dxa"/>
            <w:vAlign w:val="center"/>
          </w:tcPr>
          <w:p w14:paraId="20AC58EC"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25237199" w14:textId="77777777" w:rsidTr="008E3CF3">
        <w:trPr>
          <w:cantSplit/>
        </w:trPr>
        <w:tc>
          <w:tcPr>
            <w:tcW w:w="1548" w:type="dxa"/>
            <w:vMerge/>
            <w:textDirection w:val="btLr"/>
            <w:vAlign w:val="center"/>
          </w:tcPr>
          <w:p w14:paraId="2E5C601F" w14:textId="77777777" w:rsidR="006E7B7A" w:rsidRPr="00A03C55" w:rsidRDefault="006E7B7A" w:rsidP="008E3CF3">
            <w:pPr>
              <w:pStyle w:val="TableLabel"/>
              <w:rPr>
                <w:noProof w:val="0"/>
                <w:sz w:val="16"/>
              </w:rPr>
            </w:pPr>
          </w:p>
        </w:tc>
        <w:tc>
          <w:tcPr>
            <w:tcW w:w="2520" w:type="dxa"/>
            <w:vAlign w:val="center"/>
          </w:tcPr>
          <w:p w14:paraId="28E0513E"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4099720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9B8E48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E4C732E" w14:textId="77777777" w:rsidTr="008E3CF3">
        <w:trPr>
          <w:cantSplit/>
        </w:trPr>
        <w:tc>
          <w:tcPr>
            <w:tcW w:w="1548" w:type="dxa"/>
            <w:vMerge/>
            <w:textDirection w:val="btLr"/>
            <w:vAlign w:val="center"/>
          </w:tcPr>
          <w:p w14:paraId="5BC9C5A9" w14:textId="77777777" w:rsidR="006E7B7A" w:rsidRPr="00A03C55" w:rsidRDefault="006E7B7A" w:rsidP="008E3CF3">
            <w:pPr>
              <w:pStyle w:val="TableLabel"/>
              <w:rPr>
                <w:noProof w:val="0"/>
                <w:sz w:val="16"/>
              </w:rPr>
            </w:pPr>
          </w:p>
        </w:tc>
        <w:tc>
          <w:tcPr>
            <w:tcW w:w="2520" w:type="dxa"/>
            <w:vAlign w:val="center"/>
          </w:tcPr>
          <w:p w14:paraId="66B0BE62"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2584953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A5D09C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B4AD3C1" w14:textId="77777777" w:rsidTr="008E3CF3">
        <w:trPr>
          <w:cantSplit/>
        </w:trPr>
        <w:tc>
          <w:tcPr>
            <w:tcW w:w="1548" w:type="dxa"/>
            <w:vMerge/>
            <w:textDirection w:val="btLr"/>
            <w:vAlign w:val="center"/>
          </w:tcPr>
          <w:p w14:paraId="25EB706C" w14:textId="77777777" w:rsidR="006E7B7A" w:rsidRPr="00A03C55" w:rsidRDefault="006E7B7A" w:rsidP="008E3CF3">
            <w:pPr>
              <w:pStyle w:val="TableLabel"/>
              <w:rPr>
                <w:noProof w:val="0"/>
                <w:sz w:val="16"/>
              </w:rPr>
            </w:pPr>
          </w:p>
        </w:tc>
        <w:tc>
          <w:tcPr>
            <w:tcW w:w="2520" w:type="dxa"/>
            <w:vAlign w:val="center"/>
          </w:tcPr>
          <w:p w14:paraId="5444A85D"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68FBDC6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2143A62D" w14:textId="77777777" w:rsidR="006E7B7A" w:rsidRPr="00A03C55" w:rsidRDefault="006E7B7A" w:rsidP="008E3CF3">
            <w:pPr>
              <w:pStyle w:val="TableEntry"/>
              <w:rPr>
                <w:noProof w:val="0"/>
                <w:sz w:val="16"/>
                <w:szCs w:val="16"/>
              </w:rPr>
            </w:pPr>
            <w:r w:rsidRPr="00A03C55">
              <w:rPr>
                <w:noProof w:val="0"/>
                <w:sz w:val="16"/>
                <w:szCs w:val="16"/>
              </w:rPr>
              <w:t>EV(110152, DCM, “Destination”)</w:t>
            </w:r>
          </w:p>
        </w:tc>
      </w:tr>
      <w:tr w:rsidR="006E7B7A" w:rsidRPr="00A03C55" w14:paraId="551A0475" w14:textId="77777777" w:rsidTr="008E3CF3">
        <w:trPr>
          <w:cantSplit/>
        </w:trPr>
        <w:tc>
          <w:tcPr>
            <w:tcW w:w="1548" w:type="dxa"/>
            <w:vMerge/>
            <w:textDirection w:val="btLr"/>
            <w:vAlign w:val="center"/>
          </w:tcPr>
          <w:p w14:paraId="40AA70EC" w14:textId="77777777" w:rsidR="006E7B7A" w:rsidRPr="00A03C55" w:rsidRDefault="006E7B7A" w:rsidP="008E3CF3">
            <w:pPr>
              <w:pStyle w:val="TableLabel"/>
              <w:rPr>
                <w:noProof w:val="0"/>
                <w:sz w:val="16"/>
              </w:rPr>
            </w:pPr>
          </w:p>
        </w:tc>
        <w:tc>
          <w:tcPr>
            <w:tcW w:w="2520" w:type="dxa"/>
            <w:vAlign w:val="center"/>
          </w:tcPr>
          <w:p w14:paraId="65BAF775"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50B428A8"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2A88971D"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18069CE3" w14:textId="77777777" w:rsidTr="008E3CF3">
        <w:trPr>
          <w:cantSplit/>
        </w:trPr>
        <w:tc>
          <w:tcPr>
            <w:tcW w:w="1548" w:type="dxa"/>
            <w:vMerge/>
            <w:textDirection w:val="btLr"/>
            <w:vAlign w:val="center"/>
          </w:tcPr>
          <w:p w14:paraId="6229DCEF" w14:textId="77777777" w:rsidR="006E7B7A" w:rsidRPr="00A03C55" w:rsidRDefault="006E7B7A" w:rsidP="008E3CF3">
            <w:pPr>
              <w:pStyle w:val="TableLabel"/>
              <w:rPr>
                <w:noProof w:val="0"/>
                <w:sz w:val="16"/>
              </w:rPr>
            </w:pPr>
          </w:p>
        </w:tc>
        <w:tc>
          <w:tcPr>
            <w:tcW w:w="2520" w:type="dxa"/>
            <w:vAlign w:val="center"/>
          </w:tcPr>
          <w:p w14:paraId="7B0DB442"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57C93658"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D36BD3C"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0BD6E21"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4AC0AFC9" w14:textId="77777777" w:rsidTr="008E3CF3">
        <w:trPr>
          <w:cantSplit/>
        </w:trPr>
        <w:tc>
          <w:tcPr>
            <w:tcW w:w="1728" w:type="dxa"/>
            <w:vMerge w:val="restart"/>
            <w:tcBorders>
              <w:top w:val="single" w:sz="4" w:space="0" w:color="auto"/>
            </w:tcBorders>
          </w:tcPr>
          <w:p w14:paraId="0E36D4A3" w14:textId="77777777" w:rsidR="006E7B7A" w:rsidRPr="00A03C55" w:rsidRDefault="006E7B7A" w:rsidP="008E3CF3">
            <w:pPr>
              <w:pStyle w:val="TableEntryHeader"/>
              <w:rPr>
                <w:noProof w:val="0"/>
              </w:rPr>
            </w:pPr>
            <w:r w:rsidRPr="00A03C55">
              <w:rPr>
                <w:noProof w:val="0"/>
              </w:rPr>
              <w:t>Audit Source</w:t>
            </w:r>
          </w:p>
          <w:p w14:paraId="68883339" w14:textId="77777777" w:rsidR="006E7B7A" w:rsidRPr="00A03C55" w:rsidRDefault="006E7B7A" w:rsidP="003462A5">
            <w:pPr>
              <w:pStyle w:val="TableEntryHeader"/>
              <w:rPr>
                <w:bCs/>
                <w:noProof w:val="0"/>
                <w:sz w:val="12"/>
                <w:szCs w:val="12"/>
              </w:rPr>
            </w:pPr>
            <w:r w:rsidRPr="00A03C55">
              <w:rPr>
                <w:bCs/>
                <w:noProof w:val="0"/>
                <w:sz w:val="12"/>
                <w:szCs w:val="12"/>
              </w:rPr>
              <w:t>AuditMessage/</w:t>
            </w:r>
            <w:r w:rsidRPr="00A03C55">
              <w:rPr>
                <w:bCs/>
                <w:noProof w:val="0"/>
                <w:sz w:val="12"/>
                <w:szCs w:val="12"/>
              </w:rPr>
              <w:br/>
              <w:t>Audi</w:t>
            </w:r>
            <w:r w:rsidRPr="00A03C55">
              <w:rPr>
                <w:bCs/>
                <w:noProof w:val="0"/>
                <w:sz w:val="12"/>
              </w:rPr>
              <w:t>tSourceIdentification</w:t>
            </w:r>
          </w:p>
        </w:tc>
        <w:tc>
          <w:tcPr>
            <w:tcW w:w="2340" w:type="dxa"/>
            <w:tcBorders>
              <w:top w:val="single" w:sz="4" w:space="0" w:color="auto"/>
            </w:tcBorders>
            <w:vAlign w:val="center"/>
          </w:tcPr>
          <w:p w14:paraId="4C2212E2"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523B47A2"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4738026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C4D4B55" w14:textId="77777777" w:rsidTr="008E3CF3">
        <w:trPr>
          <w:cantSplit/>
        </w:trPr>
        <w:tc>
          <w:tcPr>
            <w:tcW w:w="1728" w:type="dxa"/>
            <w:vMerge/>
            <w:textDirection w:val="btLr"/>
            <w:vAlign w:val="center"/>
          </w:tcPr>
          <w:p w14:paraId="5D249CB7" w14:textId="77777777" w:rsidR="006E7B7A" w:rsidRPr="00A03C55" w:rsidRDefault="006E7B7A" w:rsidP="008E3CF3">
            <w:pPr>
              <w:pStyle w:val="TableLabel"/>
              <w:rPr>
                <w:noProof w:val="0"/>
                <w:sz w:val="16"/>
              </w:rPr>
            </w:pPr>
          </w:p>
        </w:tc>
        <w:tc>
          <w:tcPr>
            <w:tcW w:w="2340" w:type="dxa"/>
            <w:vAlign w:val="center"/>
          </w:tcPr>
          <w:p w14:paraId="609D0B7E"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03CEDA0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18E548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030C9D9" w14:textId="77777777" w:rsidTr="008E3CF3">
        <w:trPr>
          <w:cantSplit/>
        </w:trPr>
        <w:tc>
          <w:tcPr>
            <w:tcW w:w="1728" w:type="dxa"/>
            <w:vMerge/>
            <w:textDirection w:val="btLr"/>
            <w:vAlign w:val="center"/>
          </w:tcPr>
          <w:p w14:paraId="7C4FCD9F" w14:textId="77777777" w:rsidR="006E7B7A" w:rsidRPr="00A03C55" w:rsidRDefault="006E7B7A" w:rsidP="008E3CF3">
            <w:pPr>
              <w:pStyle w:val="TableLabel"/>
              <w:rPr>
                <w:noProof w:val="0"/>
                <w:sz w:val="16"/>
              </w:rPr>
            </w:pPr>
          </w:p>
        </w:tc>
        <w:tc>
          <w:tcPr>
            <w:tcW w:w="2340" w:type="dxa"/>
            <w:vAlign w:val="center"/>
          </w:tcPr>
          <w:p w14:paraId="1C90537C"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67DF86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530120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1DCD3E4" w14:textId="77777777" w:rsidR="001B7A7E" w:rsidRPr="00A03C55" w:rsidRDefault="001B7A7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720"/>
        <w:gridCol w:w="4361"/>
      </w:tblGrid>
      <w:tr w:rsidR="006E7B7A" w:rsidRPr="00A03C55" w14:paraId="714CCA08" w14:textId="77777777" w:rsidTr="005E29CE">
        <w:trPr>
          <w:cantSplit/>
        </w:trPr>
        <w:tc>
          <w:tcPr>
            <w:tcW w:w="1795" w:type="dxa"/>
            <w:vMerge w:val="restart"/>
          </w:tcPr>
          <w:p w14:paraId="452203AB" w14:textId="44F3995A" w:rsidR="00C56932" w:rsidRPr="00A03C55" w:rsidRDefault="006E7B7A" w:rsidP="008E3CF3">
            <w:pPr>
              <w:pStyle w:val="TableEntryHeader"/>
              <w:rPr>
                <w:noProof w:val="0"/>
              </w:rPr>
            </w:pPr>
            <w:r w:rsidRPr="00A03C55">
              <w:rPr>
                <w:noProof w:val="0"/>
              </w:rPr>
              <w:lastRenderedPageBreak/>
              <w:t>Document</w:t>
            </w:r>
            <w:r w:rsidR="00C56932" w:rsidRPr="00A03C55">
              <w:rPr>
                <w:noProof w:val="0"/>
              </w:rPr>
              <w:t>Entry</w:t>
            </w:r>
          </w:p>
          <w:p w14:paraId="765D0545" w14:textId="37C59058" w:rsidR="006E7B7A" w:rsidRPr="00A03C55" w:rsidRDefault="00C56932" w:rsidP="008E3CF3">
            <w:pPr>
              <w:pStyle w:val="TableEntryHeader"/>
              <w:rPr>
                <w:noProof w:val="0"/>
              </w:rPr>
            </w:pPr>
            <w:r w:rsidRPr="00A03C55">
              <w:rPr>
                <w:noProof w:val="0"/>
              </w:rPr>
              <w:t>SubmissionSet</w:t>
            </w:r>
          </w:p>
          <w:p w14:paraId="69A00F9D"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790" w:type="dxa"/>
            <w:vAlign w:val="center"/>
          </w:tcPr>
          <w:p w14:paraId="3C83FB70" w14:textId="77777777" w:rsidR="006E7B7A" w:rsidRPr="00A03C55" w:rsidRDefault="006E7B7A" w:rsidP="00A063AC">
            <w:pPr>
              <w:pStyle w:val="TableEntry"/>
              <w:rPr>
                <w:noProof w:val="0"/>
                <w:sz w:val="16"/>
                <w:szCs w:val="16"/>
              </w:rPr>
            </w:pPr>
            <w:r w:rsidRPr="00A03C55">
              <w:rPr>
                <w:noProof w:val="0"/>
                <w:sz w:val="16"/>
                <w:szCs w:val="16"/>
              </w:rPr>
              <w:t>ParticipantObjectTypeCode</w:t>
            </w:r>
          </w:p>
        </w:tc>
        <w:tc>
          <w:tcPr>
            <w:tcW w:w="720" w:type="dxa"/>
            <w:vAlign w:val="center"/>
          </w:tcPr>
          <w:p w14:paraId="2E51C5C4"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vAlign w:val="center"/>
          </w:tcPr>
          <w:p w14:paraId="121CAE06" w14:textId="77777777" w:rsidR="006E7B7A" w:rsidRPr="00A03C55" w:rsidRDefault="006E7B7A" w:rsidP="00A063AC">
            <w:pPr>
              <w:pStyle w:val="TableEntry"/>
              <w:rPr>
                <w:noProof w:val="0"/>
                <w:sz w:val="16"/>
                <w:szCs w:val="16"/>
              </w:rPr>
            </w:pPr>
            <w:r w:rsidRPr="00A03C55">
              <w:rPr>
                <w:noProof w:val="0"/>
                <w:sz w:val="16"/>
                <w:szCs w:val="16"/>
              </w:rPr>
              <w:t>“2” (System)</w:t>
            </w:r>
          </w:p>
        </w:tc>
      </w:tr>
      <w:tr w:rsidR="006E7B7A" w:rsidRPr="00A03C55" w14:paraId="437E49C1" w14:textId="77777777" w:rsidTr="005E29CE">
        <w:trPr>
          <w:cantSplit/>
        </w:trPr>
        <w:tc>
          <w:tcPr>
            <w:tcW w:w="1795" w:type="dxa"/>
            <w:vMerge/>
            <w:vAlign w:val="center"/>
          </w:tcPr>
          <w:p w14:paraId="29EF9B67" w14:textId="77777777" w:rsidR="006E7B7A" w:rsidRPr="00A03C55" w:rsidRDefault="006E7B7A" w:rsidP="008E3CF3">
            <w:pPr>
              <w:pStyle w:val="TableLabel"/>
              <w:rPr>
                <w:noProof w:val="0"/>
                <w:sz w:val="16"/>
              </w:rPr>
            </w:pPr>
          </w:p>
        </w:tc>
        <w:tc>
          <w:tcPr>
            <w:tcW w:w="2790" w:type="dxa"/>
            <w:vAlign w:val="center"/>
          </w:tcPr>
          <w:p w14:paraId="68299A0E" w14:textId="77777777" w:rsidR="006E7B7A" w:rsidRPr="00A03C55" w:rsidRDefault="006E7B7A" w:rsidP="00A063AC">
            <w:pPr>
              <w:pStyle w:val="TableEntry"/>
              <w:rPr>
                <w:noProof w:val="0"/>
                <w:sz w:val="16"/>
                <w:szCs w:val="16"/>
              </w:rPr>
            </w:pPr>
            <w:r w:rsidRPr="00A03C55">
              <w:rPr>
                <w:noProof w:val="0"/>
                <w:sz w:val="16"/>
                <w:szCs w:val="16"/>
              </w:rPr>
              <w:t>ParticipantObjectTypeCodeRole</w:t>
            </w:r>
          </w:p>
        </w:tc>
        <w:tc>
          <w:tcPr>
            <w:tcW w:w="720" w:type="dxa"/>
            <w:vAlign w:val="center"/>
          </w:tcPr>
          <w:p w14:paraId="1F07EA8C"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vAlign w:val="center"/>
          </w:tcPr>
          <w:p w14:paraId="0DBDC013" w14:textId="77777777" w:rsidR="006E7B7A" w:rsidRPr="00A03C55" w:rsidRDefault="006E7B7A" w:rsidP="00A063AC">
            <w:pPr>
              <w:pStyle w:val="TableEntry"/>
              <w:rPr>
                <w:noProof w:val="0"/>
                <w:sz w:val="16"/>
                <w:szCs w:val="16"/>
              </w:rPr>
            </w:pPr>
            <w:r w:rsidRPr="00A03C55">
              <w:rPr>
                <w:noProof w:val="0"/>
                <w:sz w:val="16"/>
                <w:szCs w:val="16"/>
              </w:rPr>
              <w:t>“3” (report)</w:t>
            </w:r>
          </w:p>
        </w:tc>
      </w:tr>
      <w:tr w:rsidR="006E7B7A" w:rsidRPr="00A03C55" w14:paraId="3E52C115" w14:textId="77777777" w:rsidTr="005E29CE">
        <w:trPr>
          <w:cantSplit/>
        </w:trPr>
        <w:tc>
          <w:tcPr>
            <w:tcW w:w="1795" w:type="dxa"/>
            <w:vMerge/>
            <w:vAlign w:val="center"/>
          </w:tcPr>
          <w:p w14:paraId="5EE05B6F" w14:textId="77777777" w:rsidR="006E7B7A" w:rsidRPr="00A03C55" w:rsidRDefault="006E7B7A" w:rsidP="008E3CF3">
            <w:pPr>
              <w:pStyle w:val="TableLabel"/>
              <w:rPr>
                <w:noProof w:val="0"/>
                <w:sz w:val="16"/>
              </w:rPr>
            </w:pPr>
          </w:p>
        </w:tc>
        <w:tc>
          <w:tcPr>
            <w:tcW w:w="2790" w:type="dxa"/>
            <w:vAlign w:val="center"/>
          </w:tcPr>
          <w:p w14:paraId="6020A7DC" w14:textId="77777777" w:rsidR="006E7B7A" w:rsidRPr="00A03C55" w:rsidRDefault="006E7B7A" w:rsidP="00A063AC">
            <w:pPr>
              <w:pStyle w:val="TableEntry"/>
              <w:rPr>
                <w:i/>
                <w:iCs/>
                <w:noProof w:val="0"/>
                <w:sz w:val="16"/>
                <w:szCs w:val="16"/>
              </w:rPr>
            </w:pPr>
            <w:r w:rsidRPr="00A03C55">
              <w:rPr>
                <w:i/>
                <w:iCs/>
                <w:noProof w:val="0"/>
                <w:sz w:val="16"/>
                <w:szCs w:val="16"/>
              </w:rPr>
              <w:t>ParticipantObjectDataLifeCycle</w:t>
            </w:r>
          </w:p>
        </w:tc>
        <w:tc>
          <w:tcPr>
            <w:tcW w:w="720" w:type="dxa"/>
            <w:vAlign w:val="center"/>
          </w:tcPr>
          <w:p w14:paraId="5FD48A65" w14:textId="670624A0" w:rsidR="006E7B7A" w:rsidRPr="00A03C55" w:rsidRDefault="00C56932" w:rsidP="003462A5">
            <w:pPr>
              <w:pStyle w:val="TableEntry"/>
              <w:rPr>
                <w:i/>
                <w:iCs/>
                <w:noProof w:val="0"/>
                <w:sz w:val="16"/>
                <w:szCs w:val="16"/>
              </w:rPr>
            </w:pPr>
            <w:r w:rsidRPr="00A03C55">
              <w:rPr>
                <w:i/>
                <w:iCs/>
                <w:noProof w:val="0"/>
                <w:sz w:val="16"/>
                <w:szCs w:val="16"/>
              </w:rPr>
              <w:t>U</w:t>
            </w:r>
          </w:p>
        </w:tc>
        <w:tc>
          <w:tcPr>
            <w:tcW w:w="4361" w:type="dxa"/>
            <w:vAlign w:val="center"/>
          </w:tcPr>
          <w:p w14:paraId="77CE3EF9" w14:textId="104C7672" w:rsidR="006E7B7A" w:rsidRPr="00A03C55" w:rsidRDefault="00C56932" w:rsidP="00A063AC">
            <w:pPr>
              <w:pStyle w:val="TableEntry"/>
              <w:rPr>
                <w:i/>
                <w:iCs/>
                <w:noProof w:val="0"/>
                <w:sz w:val="16"/>
                <w:szCs w:val="16"/>
              </w:rPr>
            </w:pPr>
            <w:r w:rsidRPr="00A03C55">
              <w:rPr>
                <w:i/>
                <w:iCs/>
                <w:noProof w:val="0"/>
                <w:sz w:val="16"/>
                <w:szCs w:val="16"/>
              </w:rPr>
              <w:t>not specialized</w:t>
            </w:r>
            <w:r w:rsidRPr="00A03C55" w:rsidDel="00C56932">
              <w:rPr>
                <w:i/>
                <w:iCs/>
                <w:noProof w:val="0"/>
                <w:sz w:val="16"/>
                <w:szCs w:val="16"/>
              </w:rPr>
              <w:t xml:space="preserve"> </w:t>
            </w:r>
          </w:p>
        </w:tc>
      </w:tr>
      <w:tr w:rsidR="006E7B7A" w:rsidRPr="00A03C55" w14:paraId="49245DC7" w14:textId="77777777" w:rsidTr="005E29CE">
        <w:trPr>
          <w:cantSplit/>
        </w:trPr>
        <w:tc>
          <w:tcPr>
            <w:tcW w:w="1795" w:type="dxa"/>
            <w:vMerge/>
            <w:vAlign w:val="center"/>
          </w:tcPr>
          <w:p w14:paraId="07C60864" w14:textId="77777777" w:rsidR="006E7B7A" w:rsidRPr="00A03C55" w:rsidRDefault="006E7B7A" w:rsidP="008E3CF3">
            <w:pPr>
              <w:pStyle w:val="TableLabel"/>
              <w:rPr>
                <w:noProof w:val="0"/>
                <w:sz w:val="16"/>
              </w:rPr>
            </w:pPr>
          </w:p>
        </w:tc>
        <w:tc>
          <w:tcPr>
            <w:tcW w:w="2790" w:type="dxa"/>
            <w:vAlign w:val="center"/>
          </w:tcPr>
          <w:p w14:paraId="533C9BED" w14:textId="77777777" w:rsidR="006E7B7A" w:rsidRPr="00A03C55" w:rsidRDefault="006E7B7A" w:rsidP="00A063AC">
            <w:pPr>
              <w:pStyle w:val="TableEntry"/>
              <w:rPr>
                <w:noProof w:val="0"/>
                <w:sz w:val="16"/>
                <w:szCs w:val="16"/>
              </w:rPr>
            </w:pPr>
            <w:r w:rsidRPr="00A03C55">
              <w:rPr>
                <w:noProof w:val="0"/>
                <w:sz w:val="16"/>
                <w:szCs w:val="16"/>
              </w:rPr>
              <w:t>ParticipantObjectIDTypeCode</w:t>
            </w:r>
          </w:p>
        </w:tc>
        <w:tc>
          <w:tcPr>
            <w:tcW w:w="720" w:type="dxa"/>
            <w:vAlign w:val="center"/>
          </w:tcPr>
          <w:p w14:paraId="5736A465"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vAlign w:val="center"/>
          </w:tcPr>
          <w:p w14:paraId="1D53E3BA" w14:textId="5274028D" w:rsidR="00C56932" w:rsidRPr="00A03C55" w:rsidRDefault="00C56932" w:rsidP="003462A5">
            <w:pPr>
              <w:pStyle w:val="TableEntry"/>
              <w:rPr>
                <w:noProof w:val="0"/>
                <w:sz w:val="16"/>
                <w:szCs w:val="16"/>
              </w:rPr>
            </w:pPr>
            <w:r w:rsidRPr="00A03C55">
              <w:rPr>
                <w:noProof w:val="0"/>
                <w:sz w:val="16"/>
                <w:szCs w:val="16"/>
              </w:rPr>
              <w:t>The Document Metadata Notification Broker shall include one of the following values, depending on the specific object in the message:</w:t>
            </w:r>
          </w:p>
          <w:p w14:paraId="36540D6B" w14:textId="77777777" w:rsidR="00C56932" w:rsidRPr="00A03C55" w:rsidRDefault="00C56932" w:rsidP="00A063AC">
            <w:pPr>
              <w:pStyle w:val="TableEntry"/>
              <w:rPr>
                <w:noProof w:val="0"/>
                <w:sz w:val="16"/>
                <w:szCs w:val="16"/>
              </w:rPr>
            </w:pPr>
            <w:r w:rsidRPr="00A03C55">
              <w:rPr>
                <w:noProof w:val="0"/>
                <w:sz w:val="16"/>
                <w:szCs w:val="16"/>
              </w:rPr>
              <w:t>EV("urn:uuid:7edca82f-054d-47f2-a032-9b2a5b5186c1”, “IHE XDS Metadata”, “document entry object type”)</w:t>
            </w:r>
          </w:p>
          <w:p w14:paraId="51939A36" w14:textId="77777777" w:rsidR="00C56932" w:rsidRPr="00A03C55" w:rsidRDefault="00C56932" w:rsidP="003462A5">
            <w:pPr>
              <w:pStyle w:val="TableEntry"/>
              <w:rPr>
                <w:noProof w:val="0"/>
                <w:sz w:val="16"/>
                <w:szCs w:val="16"/>
              </w:rPr>
            </w:pPr>
            <w:r w:rsidRPr="00A03C55">
              <w:rPr>
                <w:noProof w:val="0"/>
                <w:sz w:val="16"/>
                <w:szCs w:val="16"/>
              </w:rPr>
              <w:t>EV(“urn:uuid:34268e47-fdf5-41a6-ba33-82133c465248”, “IHE XDS Metadata”, “on-demand document entry object type”)</w:t>
            </w:r>
          </w:p>
          <w:p w14:paraId="664D939A" w14:textId="6068BD72" w:rsidR="006E7B7A" w:rsidRPr="00A03C55" w:rsidRDefault="00C56932" w:rsidP="00A063AC">
            <w:pPr>
              <w:pStyle w:val="TableEntry"/>
              <w:rPr>
                <w:noProof w:val="0"/>
                <w:sz w:val="16"/>
                <w:szCs w:val="16"/>
              </w:rPr>
            </w:pPr>
            <w:r w:rsidRPr="00A03C55">
              <w:rPr>
                <w:noProof w:val="0"/>
                <w:sz w:val="16"/>
                <w:szCs w:val="16"/>
              </w:rPr>
              <w:t>EV(urn:uuid:a54d6aa5-d40d-43f9-88c5-b4633d873bdd”, “IHE XDS Metadata”, ”submission set classification node”)</w:t>
            </w:r>
          </w:p>
        </w:tc>
      </w:tr>
      <w:tr w:rsidR="006E7B7A" w:rsidRPr="00A03C55" w14:paraId="5BCF6BEF" w14:textId="77777777" w:rsidTr="005E29CE">
        <w:trPr>
          <w:cantSplit/>
        </w:trPr>
        <w:tc>
          <w:tcPr>
            <w:tcW w:w="1795" w:type="dxa"/>
            <w:vMerge/>
            <w:vAlign w:val="center"/>
          </w:tcPr>
          <w:p w14:paraId="132E652D" w14:textId="77777777" w:rsidR="006E7B7A" w:rsidRPr="00A03C55" w:rsidRDefault="006E7B7A" w:rsidP="008E3CF3">
            <w:pPr>
              <w:pStyle w:val="TableLabel"/>
              <w:rPr>
                <w:noProof w:val="0"/>
                <w:sz w:val="16"/>
              </w:rPr>
            </w:pPr>
          </w:p>
        </w:tc>
        <w:tc>
          <w:tcPr>
            <w:tcW w:w="2790" w:type="dxa"/>
            <w:vAlign w:val="center"/>
          </w:tcPr>
          <w:p w14:paraId="75EC2691" w14:textId="77777777" w:rsidR="006E7B7A" w:rsidRPr="00A03C55" w:rsidRDefault="006E7B7A" w:rsidP="00A063AC">
            <w:pPr>
              <w:pStyle w:val="TableEntry"/>
              <w:rPr>
                <w:i/>
                <w:iCs/>
                <w:noProof w:val="0"/>
                <w:sz w:val="16"/>
                <w:szCs w:val="16"/>
              </w:rPr>
            </w:pPr>
            <w:r w:rsidRPr="00A03C55">
              <w:rPr>
                <w:i/>
                <w:iCs/>
                <w:noProof w:val="0"/>
                <w:sz w:val="16"/>
                <w:szCs w:val="16"/>
              </w:rPr>
              <w:t>ParticipantObjectSensitivity</w:t>
            </w:r>
          </w:p>
        </w:tc>
        <w:tc>
          <w:tcPr>
            <w:tcW w:w="720" w:type="dxa"/>
            <w:vAlign w:val="center"/>
          </w:tcPr>
          <w:p w14:paraId="7F9083DB" w14:textId="77777777" w:rsidR="006E7B7A" w:rsidRPr="00A03C55" w:rsidRDefault="006E7B7A" w:rsidP="003462A5">
            <w:pPr>
              <w:pStyle w:val="TableEntry"/>
              <w:rPr>
                <w:i/>
                <w:iCs/>
                <w:noProof w:val="0"/>
                <w:sz w:val="16"/>
                <w:szCs w:val="16"/>
              </w:rPr>
            </w:pPr>
            <w:r w:rsidRPr="00A03C55">
              <w:rPr>
                <w:i/>
                <w:iCs/>
                <w:noProof w:val="0"/>
                <w:sz w:val="16"/>
                <w:szCs w:val="16"/>
              </w:rPr>
              <w:t>U</w:t>
            </w:r>
          </w:p>
        </w:tc>
        <w:tc>
          <w:tcPr>
            <w:tcW w:w="4361" w:type="dxa"/>
            <w:vAlign w:val="center"/>
          </w:tcPr>
          <w:p w14:paraId="661F5A13" w14:textId="77777777" w:rsidR="006E7B7A" w:rsidRPr="00A03C55" w:rsidRDefault="006E7B7A" w:rsidP="00A063AC">
            <w:pPr>
              <w:pStyle w:val="TableEntry"/>
              <w:rPr>
                <w:i/>
                <w:iCs/>
                <w:noProof w:val="0"/>
                <w:sz w:val="16"/>
                <w:szCs w:val="16"/>
              </w:rPr>
            </w:pPr>
            <w:r w:rsidRPr="00A03C55">
              <w:rPr>
                <w:i/>
                <w:iCs/>
                <w:noProof w:val="0"/>
                <w:sz w:val="16"/>
                <w:szCs w:val="16"/>
              </w:rPr>
              <w:t>not specialized</w:t>
            </w:r>
          </w:p>
        </w:tc>
      </w:tr>
      <w:tr w:rsidR="006E7B7A" w:rsidRPr="00A03C55" w14:paraId="07D4D7ED" w14:textId="77777777" w:rsidTr="005E29CE">
        <w:trPr>
          <w:cantSplit/>
        </w:trPr>
        <w:tc>
          <w:tcPr>
            <w:tcW w:w="1795" w:type="dxa"/>
            <w:vMerge/>
            <w:vAlign w:val="center"/>
          </w:tcPr>
          <w:p w14:paraId="3F6C9248" w14:textId="77777777" w:rsidR="006E7B7A" w:rsidRPr="00A03C55" w:rsidRDefault="006E7B7A" w:rsidP="008E3CF3">
            <w:pPr>
              <w:pStyle w:val="AppendixHeading3"/>
              <w:rPr>
                <w:noProof w:val="0"/>
                <w:sz w:val="16"/>
              </w:rPr>
            </w:pPr>
          </w:p>
        </w:tc>
        <w:tc>
          <w:tcPr>
            <w:tcW w:w="2790" w:type="dxa"/>
            <w:vAlign w:val="center"/>
          </w:tcPr>
          <w:p w14:paraId="4334A18F" w14:textId="77777777" w:rsidR="006E7B7A" w:rsidRPr="00A03C55" w:rsidRDefault="006E7B7A" w:rsidP="00A063AC">
            <w:pPr>
              <w:pStyle w:val="TableEntry"/>
              <w:rPr>
                <w:noProof w:val="0"/>
                <w:sz w:val="16"/>
                <w:szCs w:val="16"/>
              </w:rPr>
            </w:pPr>
            <w:r w:rsidRPr="00A03C55">
              <w:rPr>
                <w:noProof w:val="0"/>
                <w:sz w:val="16"/>
                <w:szCs w:val="16"/>
              </w:rPr>
              <w:t>ParticipantObjectID</w:t>
            </w:r>
          </w:p>
        </w:tc>
        <w:tc>
          <w:tcPr>
            <w:tcW w:w="720" w:type="dxa"/>
            <w:vAlign w:val="center"/>
          </w:tcPr>
          <w:p w14:paraId="5526B6C7"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tcPr>
          <w:p w14:paraId="493EC33D" w14:textId="4792C47F" w:rsidR="006E7B7A" w:rsidRPr="00A03C55" w:rsidRDefault="00487A12" w:rsidP="00A063AC">
            <w:pPr>
              <w:pStyle w:val="TableEntry"/>
              <w:rPr>
                <w:noProof w:val="0"/>
                <w:sz w:val="16"/>
                <w:szCs w:val="16"/>
              </w:rPr>
            </w:pPr>
            <w:r w:rsidRPr="00A03C55">
              <w:rPr>
                <w:noProof w:val="0"/>
                <w:sz w:val="16"/>
                <w:szCs w:val="16"/>
              </w:rPr>
              <w:t>The value of the object's EntryUUID attribute.</w:t>
            </w:r>
          </w:p>
        </w:tc>
      </w:tr>
      <w:tr w:rsidR="006E7B7A" w:rsidRPr="00A03C55" w14:paraId="3765575B" w14:textId="77777777" w:rsidTr="005E29CE">
        <w:trPr>
          <w:cantSplit/>
        </w:trPr>
        <w:tc>
          <w:tcPr>
            <w:tcW w:w="1795" w:type="dxa"/>
            <w:vMerge/>
            <w:vAlign w:val="center"/>
          </w:tcPr>
          <w:p w14:paraId="0B6C4DA2" w14:textId="77777777" w:rsidR="006E7B7A" w:rsidRPr="00A03C55" w:rsidRDefault="006E7B7A" w:rsidP="008E3CF3">
            <w:pPr>
              <w:pStyle w:val="TableLabel"/>
              <w:rPr>
                <w:noProof w:val="0"/>
                <w:sz w:val="16"/>
              </w:rPr>
            </w:pPr>
          </w:p>
        </w:tc>
        <w:tc>
          <w:tcPr>
            <w:tcW w:w="2790" w:type="dxa"/>
            <w:vAlign w:val="center"/>
          </w:tcPr>
          <w:p w14:paraId="54EAEB9C" w14:textId="77777777" w:rsidR="006E7B7A" w:rsidRPr="00A03C55" w:rsidRDefault="006E7B7A" w:rsidP="003462A5">
            <w:pPr>
              <w:pStyle w:val="TableEntry"/>
              <w:rPr>
                <w:i/>
                <w:iCs/>
                <w:noProof w:val="0"/>
                <w:sz w:val="16"/>
                <w:szCs w:val="16"/>
              </w:rPr>
            </w:pPr>
            <w:r w:rsidRPr="00A03C55">
              <w:rPr>
                <w:i/>
                <w:iCs/>
                <w:noProof w:val="0"/>
                <w:sz w:val="16"/>
                <w:szCs w:val="16"/>
              </w:rPr>
              <w:t>ParticipantObjectName</w:t>
            </w:r>
          </w:p>
        </w:tc>
        <w:tc>
          <w:tcPr>
            <w:tcW w:w="720" w:type="dxa"/>
            <w:vAlign w:val="center"/>
          </w:tcPr>
          <w:p w14:paraId="535D9C82" w14:textId="6F8EE346" w:rsidR="006E7B7A" w:rsidRPr="00A03C55" w:rsidRDefault="00FB63A5" w:rsidP="003462A5">
            <w:pPr>
              <w:pStyle w:val="TableEntry"/>
              <w:rPr>
                <w:i/>
                <w:iCs/>
                <w:noProof w:val="0"/>
                <w:sz w:val="16"/>
                <w:szCs w:val="16"/>
              </w:rPr>
            </w:pPr>
            <w:r w:rsidRPr="00A03C55">
              <w:rPr>
                <w:i/>
                <w:iCs/>
                <w:noProof w:val="0"/>
                <w:sz w:val="16"/>
                <w:szCs w:val="16"/>
              </w:rPr>
              <w:t>U</w:t>
            </w:r>
          </w:p>
        </w:tc>
        <w:tc>
          <w:tcPr>
            <w:tcW w:w="4361" w:type="dxa"/>
            <w:vAlign w:val="center"/>
          </w:tcPr>
          <w:p w14:paraId="494A0317" w14:textId="5EE4D734" w:rsidR="006E7B7A" w:rsidRPr="00A03C55" w:rsidRDefault="00FB63A5" w:rsidP="00A063AC">
            <w:pPr>
              <w:pStyle w:val="TableEntry"/>
              <w:rPr>
                <w:i/>
                <w:iCs/>
                <w:noProof w:val="0"/>
                <w:sz w:val="16"/>
                <w:szCs w:val="16"/>
              </w:rPr>
            </w:pPr>
            <w:r w:rsidRPr="00A03C55">
              <w:rPr>
                <w:i/>
                <w:iCs/>
                <w:noProof w:val="0"/>
                <w:sz w:val="16"/>
                <w:szCs w:val="16"/>
              </w:rPr>
              <w:t>not specialized</w:t>
            </w:r>
          </w:p>
        </w:tc>
      </w:tr>
      <w:tr w:rsidR="006E7B7A" w:rsidRPr="00A03C55" w14:paraId="09F03714" w14:textId="77777777" w:rsidTr="005E29CE">
        <w:trPr>
          <w:cantSplit/>
        </w:trPr>
        <w:tc>
          <w:tcPr>
            <w:tcW w:w="1795" w:type="dxa"/>
            <w:vMerge/>
            <w:vAlign w:val="center"/>
          </w:tcPr>
          <w:p w14:paraId="45D51B45" w14:textId="77777777" w:rsidR="006E7B7A" w:rsidRPr="00A03C55" w:rsidRDefault="006E7B7A" w:rsidP="008E3CF3">
            <w:pPr>
              <w:pStyle w:val="AppendixHeading3"/>
              <w:rPr>
                <w:noProof w:val="0"/>
                <w:sz w:val="16"/>
              </w:rPr>
            </w:pPr>
          </w:p>
        </w:tc>
        <w:tc>
          <w:tcPr>
            <w:tcW w:w="2790" w:type="dxa"/>
            <w:vAlign w:val="center"/>
          </w:tcPr>
          <w:p w14:paraId="1B83FE69" w14:textId="77777777" w:rsidR="006E7B7A" w:rsidRPr="00A03C55" w:rsidRDefault="006E7B7A" w:rsidP="00A063AC">
            <w:pPr>
              <w:pStyle w:val="TableEntry"/>
              <w:rPr>
                <w:i/>
                <w:iCs/>
                <w:noProof w:val="0"/>
                <w:sz w:val="16"/>
                <w:szCs w:val="16"/>
              </w:rPr>
            </w:pPr>
            <w:r w:rsidRPr="00A03C55">
              <w:rPr>
                <w:i/>
                <w:iCs/>
                <w:noProof w:val="0"/>
                <w:sz w:val="16"/>
                <w:szCs w:val="16"/>
              </w:rPr>
              <w:t>ParticipantObjectQuery</w:t>
            </w:r>
          </w:p>
        </w:tc>
        <w:tc>
          <w:tcPr>
            <w:tcW w:w="720" w:type="dxa"/>
            <w:vAlign w:val="center"/>
          </w:tcPr>
          <w:p w14:paraId="31C3BB8A" w14:textId="77777777" w:rsidR="006E7B7A" w:rsidRPr="00A03C55" w:rsidRDefault="006E7B7A" w:rsidP="003462A5">
            <w:pPr>
              <w:pStyle w:val="TableEntry"/>
              <w:rPr>
                <w:i/>
                <w:iCs/>
                <w:noProof w:val="0"/>
                <w:sz w:val="16"/>
                <w:szCs w:val="16"/>
              </w:rPr>
            </w:pPr>
            <w:r w:rsidRPr="00A03C55">
              <w:rPr>
                <w:i/>
                <w:iCs/>
                <w:noProof w:val="0"/>
                <w:sz w:val="16"/>
                <w:szCs w:val="16"/>
              </w:rPr>
              <w:t>U</w:t>
            </w:r>
          </w:p>
        </w:tc>
        <w:tc>
          <w:tcPr>
            <w:tcW w:w="4361" w:type="dxa"/>
            <w:vAlign w:val="center"/>
          </w:tcPr>
          <w:p w14:paraId="3CFE7C38" w14:textId="77777777" w:rsidR="006E7B7A" w:rsidRPr="00A03C55" w:rsidRDefault="006E7B7A" w:rsidP="00A063AC">
            <w:pPr>
              <w:pStyle w:val="TableEntry"/>
              <w:rPr>
                <w:i/>
                <w:iCs/>
                <w:noProof w:val="0"/>
                <w:sz w:val="16"/>
                <w:szCs w:val="16"/>
              </w:rPr>
            </w:pPr>
            <w:r w:rsidRPr="00A03C55">
              <w:rPr>
                <w:i/>
                <w:iCs/>
                <w:noProof w:val="0"/>
                <w:sz w:val="16"/>
                <w:szCs w:val="16"/>
              </w:rPr>
              <w:t>not specialized</w:t>
            </w:r>
          </w:p>
        </w:tc>
      </w:tr>
      <w:tr w:rsidR="006E7B7A" w:rsidRPr="00A03C55" w14:paraId="4463613F" w14:textId="77777777" w:rsidTr="005E29CE">
        <w:trPr>
          <w:cantSplit/>
        </w:trPr>
        <w:tc>
          <w:tcPr>
            <w:tcW w:w="1795" w:type="dxa"/>
            <w:vMerge/>
            <w:vAlign w:val="center"/>
          </w:tcPr>
          <w:p w14:paraId="5F7DBFB9" w14:textId="77777777" w:rsidR="006E7B7A" w:rsidRPr="00A03C55" w:rsidRDefault="006E7B7A" w:rsidP="008E3CF3">
            <w:pPr>
              <w:pStyle w:val="TableLabel"/>
              <w:rPr>
                <w:noProof w:val="0"/>
                <w:sz w:val="16"/>
              </w:rPr>
            </w:pPr>
          </w:p>
        </w:tc>
        <w:tc>
          <w:tcPr>
            <w:tcW w:w="2790" w:type="dxa"/>
            <w:vAlign w:val="center"/>
          </w:tcPr>
          <w:p w14:paraId="763104A7" w14:textId="77777777" w:rsidR="006E7B7A" w:rsidRPr="00A03C55" w:rsidRDefault="006E7B7A" w:rsidP="00A063AC">
            <w:pPr>
              <w:pStyle w:val="TableEntry"/>
              <w:rPr>
                <w:noProof w:val="0"/>
                <w:sz w:val="16"/>
                <w:szCs w:val="16"/>
              </w:rPr>
            </w:pPr>
            <w:r w:rsidRPr="00A03C55">
              <w:rPr>
                <w:noProof w:val="0"/>
                <w:sz w:val="16"/>
                <w:szCs w:val="16"/>
              </w:rPr>
              <w:t>ParticipantObjectDetail</w:t>
            </w:r>
          </w:p>
        </w:tc>
        <w:tc>
          <w:tcPr>
            <w:tcW w:w="720" w:type="dxa"/>
            <w:vAlign w:val="center"/>
          </w:tcPr>
          <w:p w14:paraId="518C82D0" w14:textId="0C20BF49" w:rsidR="006E7B7A" w:rsidRPr="00A03C55" w:rsidRDefault="00487A12" w:rsidP="003462A5">
            <w:pPr>
              <w:pStyle w:val="TableEntry"/>
              <w:rPr>
                <w:noProof w:val="0"/>
                <w:sz w:val="16"/>
                <w:szCs w:val="16"/>
              </w:rPr>
            </w:pPr>
            <w:r w:rsidRPr="00A03C55">
              <w:rPr>
                <w:noProof w:val="0"/>
                <w:sz w:val="16"/>
                <w:szCs w:val="16"/>
              </w:rPr>
              <w:t>C</w:t>
            </w:r>
          </w:p>
        </w:tc>
        <w:tc>
          <w:tcPr>
            <w:tcW w:w="4361" w:type="dxa"/>
            <w:vAlign w:val="center"/>
          </w:tcPr>
          <w:p w14:paraId="5F8F2EEF" w14:textId="64891DD7" w:rsidR="00FB63A5" w:rsidRPr="00A03C55" w:rsidRDefault="00FB63A5" w:rsidP="003462A5">
            <w:pPr>
              <w:pStyle w:val="TableEntry"/>
              <w:rPr>
                <w:noProof w:val="0"/>
                <w:sz w:val="16"/>
                <w:szCs w:val="16"/>
              </w:rPr>
            </w:pPr>
            <w:r w:rsidRPr="00A03C55">
              <w:rPr>
                <w:noProof w:val="0"/>
                <w:sz w:val="16"/>
                <w:szCs w:val="16"/>
              </w:rPr>
              <w:t>This element is required, if known:</w:t>
            </w:r>
          </w:p>
          <w:p w14:paraId="1308714D" w14:textId="77777777" w:rsidR="00FB63A5" w:rsidRPr="00A03C55" w:rsidRDefault="00FB63A5" w:rsidP="003462A5">
            <w:pPr>
              <w:pStyle w:val="TableEntry"/>
              <w:rPr>
                <w:noProof w:val="0"/>
                <w:sz w:val="16"/>
                <w:szCs w:val="16"/>
              </w:rPr>
            </w:pPr>
            <w:r w:rsidRPr="00A03C55">
              <w:rPr>
                <w:noProof w:val="0"/>
                <w:sz w:val="16"/>
                <w:szCs w:val="16"/>
              </w:rPr>
              <w:t>Type: “urn:ihe:iti:xca:2010:homeCommunityId” (literal string)</w:t>
            </w:r>
          </w:p>
          <w:p w14:paraId="1683410E" w14:textId="45EF4EB8" w:rsidR="006E7B7A" w:rsidRPr="00A03C55" w:rsidRDefault="00FB63A5" w:rsidP="00A063AC">
            <w:pPr>
              <w:pStyle w:val="TableEntry"/>
              <w:rPr>
                <w:noProof w:val="0"/>
                <w:sz w:val="16"/>
                <w:szCs w:val="16"/>
              </w:rPr>
            </w:pPr>
            <w:r w:rsidRPr="00A03C55">
              <w:rPr>
                <w:noProof w:val="0"/>
                <w:sz w:val="16"/>
                <w:szCs w:val="16"/>
              </w:rPr>
              <w:t>Value: value of the homeCommunityId</w:t>
            </w:r>
          </w:p>
        </w:tc>
      </w:tr>
    </w:tbl>
    <w:p w14:paraId="2EB9D513" w14:textId="77777777" w:rsidR="006E7B7A" w:rsidRPr="00A03C55" w:rsidRDefault="006E7B7A" w:rsidP="00151BBA">
      <w:bookmarkStart w:id="2080" w:name="_MON_1334248986"/>
      <w:bookmarkStart w:id="2081" w:name="_MON_1310036990"/>
      <w:bookmarkStart w:id="2082" w:name="_Toc363744565"/>
      <w:bookmarkStart w:id="2083" w:name="_Toc363744633"/>
      <w:bookmarkStart w:id="2084" w:name="Scope_2"/>
      <w:bookmarkStart w:id="2085" w:name="Use_Case_Roles_2"/>
      <w:bookmarkStart w:id="2086" w:name="Referenced_Standards_2"/>
      <w:bookmarkStart w:id="2087" w:name="Interaction_Diagram_2"/>
      <w:bookmarkStart w:id="2088" w:name="Notification"/>
      <w:bookmarkStart w:id="2089" w:name="Trigger_7"/>
      <w:bookmarkStart w:id="2090" w:name="Message_Semantics_7"/>
      <w:bookmarkStart w:id="2091" w:name="Expected_Actions_7"/>
      <w:bookmarkStart w:id="2092" w:name="Example_7"/>
      <w:bookmarkStart w:id="2093" w:name="Subscription_Topics_and_Filter_Expressio"/>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p>
    <w:p w14:paraId="2A3004E8" w14:textId="77777777" w:rsidR="007A1F44" w:rsidRPr="00A03C55" w:rsidRDefault="007A1F44" w:rsidP="001B289C">
      <w:pPr>
        <w:pStyle w:val="Heading2"/>
        <w:numPr>
          <w:ilvl w:val="0"/>
          <w:numId w:val="0"/>
        </w:numPr>
        <w:tabs>
          <w:tab w:val="clear" w:pos="2160"/>
        </w:tabs>
        <w:rPr>
          <w:noProof w:val="0"/>
        </w:rPr>
      </w:pPr>
      <w:bookmarkStart w:id="2094" w:name="_Toc394657714"/>
      <w:bookmarkStart w:id="2095" w:name="_Toc398544389"/>
      <w:bookmarkStart w:id="2096" w:name="_Toc398718019"/>
      <w:bookmarkStart w:id="2097" w:name="_Toc13773812"/>
      <w:bookmarkStart w:id="2098" w:name="_Toc269214507"/>
      <w:r w:rsidRPr="00A03C55">
        <w:rPr>
          <w:noProof w:val="0"/>
        </w:rPr>
        <w:t>3.55 Cross Gateway Patient Discovery</w:t>
      </w:r>
      <w:bookmarkEnd w:id="2094"/>
      <w:bookmarkEnd w:id="2095"/>
      <w:bookmarkEnd w:id="2096"/>
      <w:r w:rsidR="00903C21" w:rsidRPr="00A03C55">
        <w:rPr>
          <w:noProof w:val="0"/>
        </w:rPr>
        <w:t xml:space="preserve"> [ITI-55]</w:t>
      </w:r>
      <w:bookmarkEnd w:id="2097"/>
    </w:p>
    <w:p w14:paraId="0F390B4E" w14:textId="580783A9" w:rsidR="007A1F44" w:rsidRPr="00A03C55" w:rsidRDefault="007A1F44" w:rsidP="001B289C">
      <w:pPr>
        <w:pStyle w:val="BodyText"/>
      </w:pPr>
      <w:r w:rsidRPr="00A03C55">
        <w:t xml:space="preserve">This section corresponds to </w:t>
      </w:r>
      <w:r w:rsidR="00E77430" w:rsidRPr="00A03C55">
        <w:t>transaction</w:t>
      </w:r>
      <w:r w:rsidRPr="00A03C55">
        <w:t xml:space="preserve"> </w:t>
      </w:r>
      <w:r w:rsidR="00383577" w:rsidRPr="00A03C55">
        <w:t>[</w:t>
      </w:r>
      <w:r w:rsidR="00E77430" w:rsidRPr="00A03C55">
        <w:t>ITI-</w:t>
      </w:r>
      <w:r w:rsidRPr="00A03C55">
        <w:t>55</w:t>
      </w:r>
      <w:r w:rsidR="00383577" w:rsidRPr="00A03C55">
        <w:t>]</w:t>
      </w:r>
      <w:r w:rsidRPr="00A03C55">
        <w:t xml:space="preserve"> of the IHE ITI Technical Framework. Transaction </w:t>
      </w:r>
      <w:r w:rsidR="00383577" w:rsidRPr="00A03C55">
        <w:t>[</w:t>
      </w:r>
      <w:r w:rsidR="00E77430" w:rsidRPr="00A03C55">
        <w:t>ITI-</w:t>
      </w:r>
      <w:r w:rsidRPr="00A03C55">
        <w:t>55</w:t>
      </w:r>
      <w:r w:rsidR="00383577" w:rsidRPr="00A03C55">
        <w:t>]</w:t>
      </w:r>
      <w:r w:rsidRPr="00A03C55">
        <w:t xml:space="preserve"> is used by the Initiating Gateway and Responding Gateway </w:t>
      </w:r>
      <w:r w:rsidR="00232E9F" w:rsidRPr="00A03C55">
        <w:t>Actor</w:t>
      </w:r>
      <w:r w:rsidRPr="00A03C55">
        <w:t>s.</w:t>
      </w:r>
    </w:p>
    <w:p w14:paraId="1A736CB4" w14:textId="77777777" w:rsidR="007A1F44" w:rsidRPr="00A03C55" w:rsidRDefault="007A1F44" w:rsidP="001B289C">
      <w:pPr>
        <w:pStyle w:val="Heading3"/>
        <w:numPr>
          <w:ilvl w:val="0"/>
          <w:numId w:val="0"/>
        </w:numPr>
        <w:tabs>
          <w:tab w:val="clear" w:pos="2160"/>
          <w:tab w:val="clear" w:pos="2880"/>
        </w:tabs>
        <w:rPr>
          <w:noProof w:val="0"/>
        </w:rPr>
      </w:pPr>
      <w:bookmarkStart w:id="2099" w:name="_Toc394657715"/>
      <w:bookmarkStart w:id="2100" w:name="_Toc398544390"/>
      <w:bookmarkStart w:id="2101" w:name="_Toc398718020"/>
      <w:bookmarkStart w:id="2102" w:name="_Toc13773813"/>
      <w:r w:rsidRPr="00A03C55">
        <w:rPr>
          <w:noProof w:val="0"/>
        </w:rPr>
        <w:t>3.55.1 Scope</w:t>
      </w:r>
      <w:bookmarkEnd w:id="2099"/>
      <w:bookmarkEnd w:id="2100"/>
      <w:bookmarkEnd w:id="2101"/>
      <w:bookmarkEnd w:id="2102"/>
    </w:p>
    <w:p w14:paraId="591E062A" w14:textId="77777777" w:rsidR="007A1F44" w:rsidRPr="00A03C55" w:rsidRDefault="007A1F44" w:rsidP="001B289C">
      <w:pPr>
        <w:pStyle w:val="BodyText"/>
      </w:pPr>
      <w:r w:rsidRPr="00A03C55">
        <w:t>The Cross Gateway Patient Discovery transaction supports the ability for Initiating Gateways and Responding Gateways to discover mutually known patients. This transaction assumes an environment where patient data is well described and high quality demographic data is available.</w:t>
      </w:r>
    </w:p>
    <w:p w14:paraId="6FDF4BC0" w14:textId="77777777" w:rsidR="007A1F44" w:rsidRPr="00A03C55" w:rsidRDefault="007A1F44" w:rsidP="001B289C">
      <w:pPr>
        <w:pStyle w:val="BodyText"/>
      </w:pPr>
      <w:r w:rsidRPr="00A03C55">
        <w:t>Because the transaction supports the mutual discovery of patients it can be seen as having dual purposes.</w:t>
      </w:r>
    </w:p>
    <w:p w14:paraId="646A046D" w14:textId="77777777" w:rsidR="008E3CF3" w:rsidRPr="00A03C55" w:rsidRDefault="007A1F44" w:rsidP="00EC243F">
      <w:pPr>
        <w:pStyle w:val="ListBullet2"/>
      </w:pPr>
      <w:r w:rsidRPr="00A03C55">
        <w:t>To support a query by the Initiating Gateway requesting a demographically matching patient from within the Responding Gateway’s community.</w:t>
      </w:r>
    </w:p>
    <w:p w14:paraId="5238B738" w14:textId="77777777" w:rsidR="008E3CF3" w:rsidRPr="00A03C55" w:rsidRDefault="007A1F44" w:rsidP="00EC243F">
      <w:pPr>
        <w:pStyle w:val="ListBullet2"/>
      </w:pPr>
      <w:r w:rsidRPr="00A03C55">
        <w:t>To support a feed to Responding Gateway announcing that the patient is known by the Initiating Gateway’s community.</w:t>
      </w:r>
    </w:p>
    <w:p w14:paraId="64D9AF37" w14:textId="77777777" w:rsidR="007A1F44" w:rsidRPr="00A03C55" w:rsidRDefault="007A1F44" w:rsidP="001B289C">
      <w:pPr>
        <w:pStyle w:val="BodyText"/>
      </w:pPr>
      <w:r w:rsidRPr="00A03C55">
        <w:t>This dual nature of the transaction is chosen for scalability purposes, as demographic matching algorithms are expensive on a large scale and once a match is identified it is important that both the initiating and responding sides of the transaction can use the results of that successful match.</w:t>
      </w:r>
    </w:p>
    <w:p w14:paraId="0E23C2F3" w14:textId="77777777" w:rsidR="007A1F44" w:rsidRPr="00A03C55" w:rsidRDefault="007A1F44" w:rsidP="001B289C">
      <w:pPr>
        <w:pStyle w:val="BodyText"/>
      </w:pPr>
      <w:r w:rsidRPr="00A03C55">
        <w:t>The Cross Gateway Patient Discovery transaction has several modes, useful in different environments:</w:t>
      </w:r>
    </w:p>
    <w:p w14:paraId="0CFAA252" w14:textId="77777777" w:rsidR="008E3CF3" w:rsidRPr="00A03C55" w:rsidRDefault="007A1F44" w:rsidP="00EC243F">
      <w:pPr>
        <w:pStyle w:val="ListBullet2"/>
      </w:pPr>
      <w:r w:rsidRPr="00A03C55">
        <w:lastRenderedPageBreak/>
        <w:t>Demographic Query only mode – in this mode only the demographics of the patient are included in the request. The initiating community does not have, or does not choose to specify, a patient identifier for use by the Responding Gateway.</w:t>
      </w:r>
    </w:p>
    <w:p w14:paraId="0631E68E" w14:textId="77777777" w:rsidR="008E3CF3" w:rsidRPr="00A03C55" w:rsidRDefault="007A1F44" w:rsidP="00EC243F">
      <w:pPr>
        <w:pStyle w:val="ListBullet2"/>
      </w:pPr>
      <w:r w:rsidRPr="00A03C55">
        <w:t>Demographic Query and Feed – in this mode both the demographic and initiating community identifier are included in the request.</w:t>
      </w:r>
    </w:p>
    <w:p w14:paraId="436682FE" w14:textId="77777777" w:rsidR="008E3CF3" w:rsidRPr="00A03C55" w:rsidRDefault="007A1F44" w:rsidP="00EC243F">
      <w:pPr>
        <w:pStyle w:val="ListBullet2"/>
      </w:pPr>
      <w:r w:rsidRPr="00A03C55">
        <w:t>Shared/national Patient Identifier Query and Feed – in this mode only a shared/national identifier is specified. Demographics are not necessary because matching can be done on the identifier alone.</w:t>
      </w:r>
    </w:p>
    <w:p w14:paraId="4EBC26F6" w14:textId="77777777" w:rsidR="007A1F44" w:rsidRPr="00A03C55" w:rsidRDefault="007A1F44" w:rsidP="001B289C">
      <w:r w:rsidRPr="00A03C55">
        <w:t>This transaction can be used synchronously and asynchronously.</w:t>
      </w:r>
    </w:p>
    <w:p w14:paraId="232F794B" w14:textId="7B4ABBE9" w:rsidR="007A1F44" w:rsidRPr="00A03C55" w:rsidRDefault="007A1F44" w:rsidP="001B289C">
      <w:pPr>
        <w:pStyle w:val="BodyText"/>
      </w:pPr>
      <w:r w:rsidRPr="00A03C55">
        <w:t>The Cross Gateway Patient Discovery request asks for information about patients whose demographic data match data provided in the query message. The request is received by the Responding Gateway Actor. The Responding Gateway indicates in its response whether the community has knowledge of a patient matching the set of demographic data and, if a match is found, returns the demographics known by the responding community. If more than one match is found the Responding Gateway has the option of providing a list</w:t>
      </w:r>
      <w:r w:rsidRPr="00A03C55">
        <w:rPr>
          <w:rStyle w:val="FootnoteReference"/>
        </w:rPr>
        <w:footnoteReference w:id="3"/>
      </w:r>
      <w:r w:rsidRPr="00A03C55">
        <w:t xml:space="preserve"> of matching patients or returning nothing. When nothing is returned the Responding Gateway may include in the response a set of additional demographic attributes which, if supplied, would aid in disambiguating the multiple matches.</w:t>
      </w:r>
    </w:p>
    <w:p w14:paraId="6F4D087C" w14:textId="77777777" w:rsidR="007A1F44" w:rsidRPr="00A03C55" w:rsidRDefault="007A1F44" w:rsidP="001B289C">
      <w:pPr>
        <w:pStyle w:val="BodyText"/>
      </w:pPr>
      <w:r w:rsidRPr="00A03C55">
        <w:t xml:space="preserve">In the case of a match, the Responding Gateway may further update its own cache to indicate that the initiating community knows this patient and should be queried if data for this patient is desired. </w:t>
      </w:r>
    </w:p>
    <w:p w14:paraId="794B7FDE" w14:textId="77777777" w:rsidR="007A1F44" w:rsidRPr="00A03C55" w:rsidRDefault="007A1F44" w:rsidP="001B289C">
      <w:pPr>
        <w:pStyle w:val="BodyText"/>
      </w:pPr>
      <w:r w:rsidRPr="00A03C55">
        <w:t>The criteria used for demographic matching is defined by policy and not specified here, but fully enabled by the transaction.</w:t>
      </w:r>
    </w:p>
    <w:p w14:paraId="60756D8B" w14:textId="77777777" w:rsidR="007A1F44" w:rsidRPr="00A03C55" w:rsidRDefault="007A1F44" w:rsidP="001B289C">
      <w:pPr>
        <w:pStyle w:val="Heading3"/>
        <w:numPr>
          <w:ilvl w:val="0"/>
          <w:numId w:val="0"/>
        </w:numPr>
        <w:tabs>
          <w:tab w:val="clear" w:pos="2160"/>
          <w:tab w:val="clear" w:pos="2880"/>
        </w:tabs>
        <w:rPr>
          <w:noProof w:val="0"/>
        </w:rPr>
      </w:pPr>
      <w:bookmarkStart w:id="2103" w:name="_Toc394657716"/>
      <w:bookmarkStart w:id="2104" w:name="_Toc398544391"/>
      <w:bookmarkStart w:id="2105" w:name="_Toc398718021"/>
      <w:bookmarkStart w:id="2106" w:name="_Toc13773814"/>
      <w:r w:rsidRPr="00A03C55">
        <w:rPr>
          <w:noProof w:val="0"/>
        </w:rPr>
        <w:t>3.55.2 Use Case Roles</w:t>
      </w:r>
      <w:bookmarkEnd w:id="2103"/>
      <w:bookmarkEnd w:id="2104"/>
      <w:bookmarkEnd w:id="2105"/>
      <w:bookmarkEnd w:id="2106"/>
    </w:p>
    <w:bookmarkStart w:id="2107" w:name="_MON_1303715022"/>
    <w:bookmarkEnd w:id="2107"/>
    <w:p w14:paraId="13F85E1E" w14:textId="77777777" w:rsidR="007A1F44" w:rsidRPr="00A03C55" w:rsidRDefault="00886A83" w:rsidP="001B289C">
      <w:pPr>
        <w:pStyle w:val="BodyText"/>
        <w:jc w:val="center"/>
      </w:pPr>
      <w:r w:rsidRPr="00A03C55">
        <w:rPr>
          <w:noProof/>
        </w:rPr>
        <w:object w:dxaOrig="5430" w:dyaOrig="1935" w14:anchorId="76778844">
          <v:shape id="_x0000_i1031" type="#_x0000_t75" alt="" style="width:298.1pt;height:118.8pt;mso-width-percent:0;mso-height-percent:0;mso-width-percent:0;mso-height-percent:0" o:ole="" o:preferrelative="f" fillcolor="window">
            <v:imagedata r:id="rId280" o:title="" cropbottom="-66823f" cropright="-48313f"/>
            <o:lock v:ext="edit" aspectratio="f"/>
          </v:shape>
          <o:OLEObject Type="Embed" ProgID="Word.Picture.8" ShapeID="_x0000_i1031" DrawAspect="Content" ObjectID="_1648459684" r:id="rId281"/>
        </w:object>
      </w:r>
    </w:p>
    <w:p w14:paraId="3A3F589A" w14:textId="77777777" w:rsidR="007A1F44" w:rsidRPr="00A03C55" w:rsidRDefault="007A1F44" w:rsidP="001B289C">
      <w:pPr>
        <w:pStyle w:val="BodyText"/>
      </w:pPr>
    </w:p>
    <w:p w14:paraId="2B36CC29" w14:textId="77777777" w:rsidR="007A1F44" w:rsidRPr="00A03C55" w:rsidRDefault="007A1F44" w:rsidP="00D372D5">
      <w:pPr>
        <w:keepNext/>
      </w:pPr>
      <w:r w:rsidRPr="00A03C55">
        <w:rPr>
          <w:b/>
        </w:rPr>
        <w:lastRenderedPageBreak/>
        <w:t>Actor:</w:t>
      </w:r>
      <w:r w:rsidRPr="00A03C55">
        <w:t xml:space="preserve"> Initiating Gateway</w:t>
      </w:r>
    </w:p>
    <w:p w14:paraId="70430DEB" w14:textId="7D17CEAE" w:rsidR="007A1F44" w:rsidRPr="00A03C55" w:rsidRDefault="007A1F44" w:rsidP="001B289C">
      <w:pPr>
        <w:pStyle w:val="BodyText"/>
      </w:pPr>
      <w:r w:rsidRPr="00A03C55">
        <w:rPr>
          <w:b/>
        </w:rPr>
        <w:t>Role:</w:t>
      </w:r>
      <w:r w:rsidRPr="00A03C55">
        <w:t xml:space="preserve"> Requests the Responding Gateway to indicate whether the community has knowledge of a patient matching a set of demographic criteria.</w:t>
      </w:r>
    </w:p>
    <w:p w14:paraId="5779E615" w14:textId="1560DEED" w:rsidR="007A1F44" w:rsidRPr="00A03C55" w:rsidRDefault="007A1F44" w:rsidP="001B289C">
      <w:pPr>
        <w:pStyle w:val="BodyTextIndent"/>
      </w:pPr>
      <w:r w:rsidRPr="00A03C55">
        <w:rPr>
          <w:rStyle w:val="BodyTextChar"/>
          <w:b/>
          <w:bCs/>
        </w:rPr>
        <w:t>Corresponding HL7 v3 Application Roles</w:t>
      </w:r>
      <w:r w:rsidRPr="00A03C55">
        <w:t>:</w:t>
      </w:r>
      <w:r w:rsidR="00952DDA" w:rsidRPr="00A03C55">
        <w:t xml:space="preserve"> </w:t>
      </w:r>
    </w:p>
    <w:p w14:paraId="7A7C9B40" w14:textId="77777777" w:rsidR="007A1F44" w:rsidRPr="00A03C55" w:rsidRDefault="007A1F44" w:rsidP="001B289C">
      <w:pPr>
        <w:pStyle w:val="BodyTextIndent"/>
      </w:pPr>
      <w:r w:rsidRPr="00A03C55">
        <w:t>Person Registry Query Placer (PRPA_AR201303UV02)</w:t>
      </w:r>
    </w:p>
    <w:p w14:paraId="195CEE79" w14:textId="77777777" w:rsidR="007A1F44" w:rsidRPr="00A03C55" w:rsidRDefault="007A1F44" w:rsidP="001B289C">
      <w:r w:rsidRPr="00A03C55">
        <w:rPr>
          <w:b/>
        </w:rPr>
        <w:t>Actor:</w:t>
      </w:r>
      <w:r w:rsidRPr="00A03C55">
        <w:t xml:space="preserve"> Responding Gateway</w:t>
      </w:r>
    </w:p>
    <w:p w14:paraId="1D355420" w14:textId="4054EB5C" w:rsidR="007A1F44" w:rsidRPr="00A03C55" w:rsidRDefault="007A1F44" w:rsidP="001B289C">
      <w:pPr>
        <w:pStyle w:val="BodyText"/>
      </w:pPr>
      <w:r w:rsidRPr="00A03C55">
        <w:rPr>
          <w:b/>
        </w:rPr>
        <w:t>Role:</w:t>
      </w:r>
      <w:r w:rsidRPr="00A03C55">
        <w:t xml:space="preserve"> If a demographics match is found, returns demographics known by the responding community. If more than one match is found the Responding Gateway has the option of providing a small list of matching patients or returning no match. In the case of no match, the Responding Gateway may provide a list of additional demographic attributes needed to disambiguate multiple matches.</w:t>
      </w:r>
    </w:p>
    <w:p w14:paraId="21E923FF" w14:textId="14D60A48" w:rsidR="007A1F44" w:rsidRPr="00A03C55" w:rsidRDefault="007A1F44" w:rsidP="001B289C">
      <w:pPr>
        <w:pStyle w:val="BodyTextIndent"/>
        <w:rPr>
          <w:b/>
          <w:bCs/>
        </w:rPr>
      </w:pPr>
      <w:r w:rsidRPr="00A03C55">
        <w:rPr>
          <w:b/>
          <w:bCs/>
        </w:rPr>
        <w:t>Corresponding HL7 v3 Application Roles:</w:t>
      </w:r>
    </w:p>
    <w:p w14:paraId="0816B559" w14:textId="77777777" w:rsidR="007A1F44" w:rsidRPr="00A03C55" w:rsidRDefault="007A1F44" w:rsidP="001B289C">
      <w:pPr>
        <w:pStyle w:val="BodyTextIndent"/>
      </w:pPr>
      <w:r w:rsidRPr="00A03C55">
        <w:t>Person Registry Query Fulfiller (PRPA_AR201304UV02)</w:t>
      </w:r>
    </w:p>
    <w:p w14:paraId="6A37C449" w14:textId="77777777" w:rsidR="007A1F44" w:rsidRPr="00A03C55" w:rsidRDefault="007A1F44" w:rsidP="001B289C">
      <w:pPr>
        <w:pStyle w:val="Heading3"/>
        <w:numPr>
          <w:ilvl w:val="0"/>
          <w:numId w:val="0"/>
        </w:numPr>
        <w:tabs>
          <w:tab w:val="clear" w:pos="2160"/>
          <w:tab w:val="clear" w:pos="2880"/>
        </w:tabs>
        <w:rPr>
          <w:noProof w:val="0"/>
        </w:rPr>
      </w:pPr>
      <w:bookmarkStart w:id="2108" w:name="_Toc394657717"/>
      <w:bookmarkStart w:id="2109" w:name="_Toc398544392"/>
      <w:bookmarkStart w:id="2110" w:name="_Toc398718022"/>
      <w:bookmarkStart w:id="2111" w:name="_Toc13773815"/>
      <w:r w:rsidRPr="00A03C55">
        <w:rPr>
          <w:noProof w:val="0"/>
        </w:rPr>
        <w:t>3.55.3 Referenced Standard</w:t>
      </w:r>
      <w:bookmarkEnd w:id="2108"/>
      <w:bookmarkEnd w:id="2109"/>
      <w:bookmarkEnd w:id="2110"/>
      <w:bookmarkEnd w:id="2111"/>
    </w:p>
    <w:p w14:paraId="7872241F" w14:textId="6840B73E" w:rsidR="007A1F44" w:rsidRPr="00A03C55" w:rsidRDefault="007A1F44" w:rsidP="001B289C">
      <w:pPr>
        <w:pStyle w:val="BodyText"/>
      </w:pPr>
      <w:r w:rsidRPr="00A03C55">
        <w:t xml:space="preserve">HL7 Version 3 Edition 2008, Patient Administration DSTU, Patient Topic (found at </w:t>
      </w:r>
      <w:hyperlink r:id="rId282" w:anchor="V32008" w:history="1">
        <w:r w:rsidRPr="002F763C">
          <w:rPr>
            <w:rStyle w:val="Hyperlink"/>
          </w:rPr>
          <w:t>http://www.hl7.org/memonly/downloads/v3edition.cfm#V32008</w:t>
        </w:r>
      </w:hyperlink>
      <w:r w:rsidRPr="00A03C55">
        <w:t>)</w:t>
      </w:r>
    </w:p>
    <w:p w14:paraId="4DE09FEA" w14:textId="77777777" w:rsidR="007A1F44" w:rsidRPr="00A03C55" w:rsidRDefault="007A1F44" w:rsidP="001B289C">
      <w:pPr>
        <w:pStyle w:val="BodyText"/>
      </w:pPr>
      <w:r w:rsidRPr="00A03C55">
        <w:t>Implementers of this transaction shall comply with all requirements described in ITI TF-2x: Appendix V Web Services for IHE Transactions</w:t>
      </w:r>
    </w:p>
    <w:p w14:paraId="3D63A827" w14:textId="5BA0C377" w:rsidR="007A1F44" w:rsidRDefault="007A1F44" w:rsidP="001B289C">
      <w:pPr>
        <w:pStyle w:val="Heading3"/>
        <w:numPr>
          <w:ilvl w:val="0"/>
          <w:numId w:val="0"/>
        </w:numPr>
        <w:tabs>
          <w:tab w:val="clear" w:pos="2160"/>
          <w:tab w:val="clear" w:pos="2880"/>
        </w:tabs>
        <w:rPr>
          <w:noProof w:val="0"/>
        </w:rPr>
      </w:pPr>
      <w:bookmarkStart w:id="2112" w:name="_Toc394657718"/>
      <w:bookmarkStart w:id="2113" w:name="_Toc398544393"/>
      <w:bookmarkStart w:id="2114" w:name="_Toc398718023"/>
      <w:bookmarkStart w:id="2115" w:name="_Toc13773816"/>
      <w:r w:rsidRPr="00A03C55">
        <w:rPr>
          <w:noProof w:val="0"/>
        </w:rPr>
        <w:t xml:space="preserve">3.55.4 </w:t>
      </w:r>
      <w:bookmarkEnd w:id="2112"/>
      <w:bookmarkEnd w:id="2113"/>
      <w:bookmarkEnd w:id="2114"/>
      <w:r w:rsidR="00A03C55">
        <w:rPr>
          <w:noProof w:val="0"/>
        </w:rPr>
        <w:t>Messages</w:t>
      </w:r>
      <w:bookmarkEnd w:id="2115"/>
    </w:p>
    <w:bookmarkStart w:id="2116" w:name="_MON_1359888793"/>
    <w:bookmarkStart w:id="2117" w:name="_MON_1359888953"/>
    <w:bookmarkStart w:id="2118" w:name="_MON_1359889075"/>
    <w:bookmarkStart w:id="2119" w:name="_MON_1375085419"/>
    <w:bookmarkStart w:id="2120" w:name="_MON_1303715344"/>
    <w:bookmarkStart w:id="2121" w:name="_MON_1309691439"/>
    <w:bookmarkEnd w:id="2116"/>
    <w:bookmarkEnd w:id="2117"/>
    <w:bookmarkEnd w:id="2118"/>
    <w:bookmarkEnd w:id="2119"/>
    <w:bookmarkEnd w:id="2120"/>
    <w:bookmarkEnd w:id="2121"/>
    <w:bookmarkStart w:id="2122" w:name="_MON_1311049165"/>
    <w:bookmarkEnd w:id="2122"/>
    <w:p w14:paraId="3336B955" w14:textId="0DDD0262" w:rsidR="007A1F44" w:rsidRDefault="00886A83" w:rsidP="00AE5A09">
      <w:pPr>
        <w:pStyle w:val="BodyText"/>
        <w:jc w:val="center"/>
      </w:pPr>
      <w:r w:rsidRPr="00A03C55">
        <w:rPr>
          <w:noProof/>
        </w:rPr>
        <w:object w:dxaOrig="8080" w:dyaOrig="3600" w14:anchorId="098855BB">
          <v:shape id="_x0000_i1030" type="#_x0000_t75" alt="" style="width:295.2pt;height:240.5pt;mso-width-percent:0;mso-height-percent:0;mso-width-percent:0;mso-height-percent:0" o:ole="" fillcolor="window">
            <v:imagedata r:id="rId283" o:title="" cropbottom="-10486f" cropleft="16175f" cropright="5840f"/>
          </v:shape>
          <o:OLEObject Type="Embed" ProgID="Word.Picture.8" ShapeID="_x0000_i1030" DrawAspect="Content" ObjectID="_1648459685" r:id="rId284"/>
        </w:object>
      </w:r>
    </w:p>
    <w:p w14:paraId="320AD6AD" w14:textId="44CD1DF1" w:rsidR="00AE5A09" w:rsidRPr="00A03C55" w:rsidRDefault="00AE5A09" w:rsidP="00AE5A09">
      <w:pPr>
        <w:pStyle w:val="FigureTitle"/>
        <w:rPr>
          <w:noProof w:val="0"/>
        </w:rPr>
      </w:pPr>
      <w:r>
        <w:t>Figure 3.55.4-1: Interaction Diagram</w:t>
      </w:r>
    </w:p>
    <w:p w14:paraId="5570D190"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123" w:name="_Toc398544394"/>
      <w:r w:rsidRPr="00A03C55">
        <w:rPr>
          <w:noProof w:val="0"/>
        </w:rPr>
        <w:lastRenderedPageBreak/>
        <w:t>3.55.4.1 Cross Gateway Patient Discovery Request</w:t>
      </w:r>
      <w:bookmarkEnd w:id="2123"/>
    </w:p>
    <w:p w14:paraId="6424596D" w14:textId="77777777" w:rsidR="007A1F44" w:rsidRPr="00A03C55" w:rsidRDefault="007A1F44" w:rsidP="001B289C">
      <w:pPr>
        <w:pStyle w:val="BodyText"/>
      </w:pPr>
      <w:r w:rsidRPr="00A03C55">
        <w:t xml:space="preserve">The Cross Gateway Patient Discovery Request is implemented using the HL7 Patient Registry Query by Demographics (PRPA_MT201306UV02) message. </w:t>
      </w:r>
    </w:p>
    <w:p w14:paraId="61879BD0"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3.55.4.1.1 Trigger Events</w:t>
      </w:r>
    </w:p>
    <w:p w14:paraId="2A716603" w14:textId="77777777" w:rsidR="007A1F44" w:rsidRPr="00A03C55" w:rsidRDefault="007A1F44" w:rsidP="001B289C">
      <w:pPr>
        <w:pStyle w:val="BodyText"/>
      </w:pPr>
      <w:r w:rsidRPr="00A03C55">
        <w:t>The initiating community needs to determine whether a patient is known by another community. Specific possible trigger events include, but are not limited to:</w:t>
      </w:r>
    </w:p>
    <w:p w14:paraId="5B6346B2" w14:textId="77777777" w:rsidR="008E3CF3" w:rsidRPr="00A03C55" w:rsidRDefault="007A1F44" w:rsidP="003462A5">
      <w:pPr>
        <w:pStyle w:val="ListBullet2"/>
      </w:pPr>
      <w:r w:rsidRPr="00A03C55">
        <w:t>The initiating community registers a new patient who has permitted sharing of healthcare data with external communities.</w:t>
      </w:r>
    </w:p>
    <w:p w14:paraId="0A9C110E" w14:textId="77777777" w:rsidR="008E3CF3" w:rsidRPr="00A03C55" w:rsidRDefault="007A1F44" w:rsidP="003462A5">
      <w:pPr>
        <w:pStyle w:val="ListBullet2"/>
      </w:pPr>
      <w:r w:rsidRPr="00A03C55">
        <w:t>A healthcare provider within the community requests that records regarding a particular patient be accessed from a particular external community or all external communities known.</w:t>
      </w:r>
    </w:p>
    <w:p w14:paraId="2046F944"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3.55.4.1.2 Message Semantics</w:t>
      </w:r>
    </w:p>
    <w:p w14:paraId="5DD55B80" w14:textId="77777777" w:rsidR="007A1F44" w:rsidRPr="00A03C55" w:rsidRDefault="007A1F44" w:rsidP="001B289C">
      <w:pPr>
        <w:pStyle w:val="BodyText"/>
      </w:pPr>
      <w:r w:rsidRPr="00A03C55">
        <w:t xml:space="preserve">The components of the Patient Registry Query by Demographics message with cardinality greater than 0 (as shown below) are required, and the detailed description of the message is provided in </w:t>
      </w:r>
      <w:r w:rsidR="00292B01" w:rsidRPr="00A03C55">
        <w:t>Sections</w:t>
      </w:r>
      <w:r w:rsidRPr="00A03C55">
        <w:t xml:space="preserve"> 3.55.4.1.2.1 to 3.55.4.1.2.3. </w:t>
      </w:r>
    </w:p>
    <w:p w14:paraId="5D24275F" w14:textId="77777777" w:rsidR="007A1F44" w:rsidRPr="00A03C55" w:rsidRDefault="007A1F44" w:rsidP="001B289C">
      <w:pPr>
        <w:pStyle w:val="BodyText"/>
      </w:pPr>
      <w:r w:rsidRPr="00A03C55">
        <w:t>For each element which is required, the element shall be specified by the Initiating Gateway in the request and shall be used by the Responding Gateway as part of its demographic matching algorithm.</w:t>
      </w:r>
    </w:p>
    <w:p w14:paraId="4F075A9A" w14:textId="77777777" w:rsidR="007A1F44" w:rsidRPr="00A03C55" w:rsidRDefault="007A1F44" w:rsidP="001B289C">
      <w:pPr>
        <w:pStyle w:val="BodyText"/>
      </w:pPr>
      <w:r w:rsidRPr="00A03C55">
        <w:t>For each element which is optional the element does not need to be specified by the Initiating Gateway in the request but, if specified, shall be used by the Responding Gateway as part of its demographic matching algorithm.</w:t>
      </w:r>
    </w:p>
    <w:p w14:paraId="682B9FC8" w14:textId="77777777" w:rsidR="007A1F44" w:rsidRPr="00A03C55" w:rsidRDefault="007A1F44" w:rsidP="001B289C">
      <w:pPr>
        <w:pStyle w:val="BodyText"/>
      </w:pPr>
      <w:r w:rsidRPr="00A03C55">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C9DB3B0" w14:textId="77777777" w:rsidR="007A1F44" w:rsidRPr="00A03C55" w:rsidRDefault="007A1F44" w:rsidP="00FC2358">
      <w:pPr>
        <w:pStyle w:val="BodyText"/>
      </w:pPr>
      <w:r w:rsidRPr="00A03C55">
        <w:t xml:space="preserve">The Initiating Gateway may specify a duration value in the SOAP Header element of the request. This value suggests to the Responding Gateway a length of time that the Initiating Gateway recommends caching any correlation resulting from the interaction. The duration value is specified in the SOAP Header using the CorrelationTimeToLive element and contains a value conformant with the xs:duration type defined in http://www.w3.org/TR/xmlschema-2/#duration. If no CorrelationTimeToLive element is specified in the SOAP Header the Responding Gateway shall interpret this as a recommendation against caching, unless a mutually agreed policy states otherwise. </w:t>
      </w:r>
    </w:p>
    <w:p w14:paraId="790366B0" w14:textId="77777777" w:rsidR="007A1F44" w:rsidRPr="00A03C55" w:rsidRDefault="007A1F44" w:rsidP="001B289C">
      <w:pPr>
        <w:pStyle w:val="BodyText"/>
      </w:pPr>
      <w:r w:rsidRPr="00A03C55">
        <w:t>An example of specifying the CorrelationTimeToLive element follows, which recommends caching of 7 days.</w:t>
      </w:r>
    </w:p>
    <w:p w14:paraId="1287629B" w14:textId="77777777" w:rsidR="007A1F44" w:rsidRPr="00A03C55" w:rsidRDefault="007A1F44" w:rsidP="001B289C">
      <w:pPr>
        <w:pStyle w:val="StylePlainText8ptBoxSinglesolidlineAuto05ptLin"/>
      </w:pPr>
      <w:r w:rsidRPr="00A03C55">
        <w:t>&lt;xcpd:CorrelationTimeToLive&gt;P0Y0M7D&lt;/xcpd:CorrelationTimeToLive&gt;</w:t>
      </w:r>
    </w:p>
    <w:p w14:paraId="6EDE80BD"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lastRenderedPageBreak/>
        <w:t xml:space="preserve">3.55.4.1.2.1 Major Components of the Patient Registry Query by Demographics </w:t>
      </w:r>
    </w:p>
    <w:p w14:paraId="68FDC7D9" w14:textId="77777777" w:rsidR="007A1F44" w:rsidRPr="00A03C55" w:rsidRDefault="007A1F44" w:rsidP="001B289C">
      <w:pPr>
        <w:pStyle w:val="BodyText"/>
        <w:rPr>
          <w:rStyle w:val="Strong"/>
          <w:bCs/>
        </w:rPr>
      </w:pPr>
      <w:r w:rsidRPr="00A03C55">
        <w:rPr>
          <w:rStyle w:val="Strong"/>
          <w:bCs/>
        </w:rPr>
        <w:t>LivingSubjectName Parameter</w:t>
      </w:r>
    </w:p>
    <w:p w14:paraId="6AE8ACF7" w14:textId="77777777" w:rsidR="007A1F44" w:rsidRPr="00A03C55" w:rsidRDefault="007A1F44" w:rsidP="001B289C">
      <w:pPr>
        <w:pStyle w:val="BodyText"/>
      </w:pPr>
      <w:r w:rsidRPr="00A03C55">
        <w:t xml:space="preserve">This required parameter specifies the name of the person whose information is being queried. If multiple instances of LivingSubjectName are provided, the receiver shall consider them as possible alternatives, logically connected with an "or". Within each LivingSubjectName element, a single person name (PN) data item shall be specified in the LivingSubjectName.value attribute. An Initiating Gateway may specify all, or only a subset of the name parts within the PN data type (e.g., family name). The use attribute of the value element shall not be set to "SRCH". </w:t>
      </w:r>
    </w:p>
    <w:p w14:paraId="7B407776" w14:textId="77777777" w:rsidR="007A1F44" w:rsidRPr="00A03C55" w:rsidRDefault="007A1F44" w:rsidP="001B289C">
      <w:pPr>
        <w:pStyle w:val="BodyText"/>
        <w:rPr>
          <w:rStyle w:val="Strong"/>
          <w:bCs/>
        </w:rPr>
      </w:pPr>
      <w:r w:rsidRPr="00A03C55">
        <w:rPr>
          <w:rStyle w:val="Strong"/>
          <w:bCs/>
        </w:rPr>
        <w:t>LivingSubjectAdministrativeGender Parameter</w:t>
      </w:r>
    </w:p>
    <w:p w14:paraId="7333F442" w14:textId="77777777" w:rsidR="007A1F44" w:rsidRPr="00A03C55" w:rsidRDefault="007A1F44" w:rsidP="001B289C">
      <w:pPr>
        <w:pStyle w:val="BodyText"/>
      </w:pPr>
      <w:r w:rsidRPr="00A03C55">
        <w:t xml:space="preserve">This optional parameter specifies the administrative gender of the person whose information is being queried. For this parameter item, a single administrative gender code shall be specified in the LivingSubjectAdministrativeGender.value attribute. </w:t>
      </w:r>
    </w:p>
    <w:p w14:paraId="2B2E74B3" w14:textId="77777777" w:rsidR="007A1F44" w:rsidRPr="00A03C55" w:rsidRDefault="007A1F44" w:rsidP="001B289C">
      <w:pPr>
        <w:pStyle w:val="BodyText"/>
        <w:rPr>
          <w:rStyle w:val="Strong"/>
          <w:bCs/>
        </w:rPr>
      </w:pPr>
      <w:r w:rsidRPr="00A03C55">
        <w:rPr>
          <w:rStyle w:val="Strong"/>
          <w:bCs/>
        </w:rPr>
        <w:t>LivingSubjectBirthTime Parameter</w:t>
      </w:r>
    </w:p>
    <w:p w14:paraId="303FC015" w14:textId="77777777" w:rsidR="007A1F44" w:rsidRPr="00A03C55" w:rsidRDefault="007A1F44" w:rsidP="001B289C">
      <w:pPr>
        <w:pStyle w:val="BodyText"/>
      </w:pPr>
      <w:r w:rsidRPr="00A03C55">
        <w:t>This required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18B8C34B" w14:textId="77777777" w:rsidR="007A1F44" w:rsidRPr="00A03C55" w:rsidRDefault="007A1F44" w:rsidP="001B289C">
      <w:pPr>
        <w:pStyle w:val="BodyText"/>
        <w:rPr>
          <w:rStyle w:val="Strong"/>
          <w:bCs/>
        </w:rPr>
      </w:pPr>
      <w:r w:rsidRPr="00A03C55">
        <w:rPr>
          <w:rStyle w:val="Strong"/>
          <w:bCs/>
        </w:rPr>
        <w:t>PatientAddress Parameter</w:t>
      </w:r>
    </w:p>
    <w:p w14:paraId="0328C9AD" w14:textId="77777777" w:rsidR="007A1F44" w:rsidRPr="00A03C55" w:rsidRDefault="007A1F44" w:rsidP="001B289C">
      <w:pPr>
        <w:pStyle w:val="BodyText"/>
      </w:pPr>
      <w:r w:rsidRPr="00A03C55">
        <w:t>This optional parameter specifies one or more addresses associated with the person whose information is being queried.</w:t>
      </w:r>
    </w:p>
    <w:p w14:paraId="4ECD9284" w14:textId="77777777" w:rsidR="007A1F44" w:rsidRPr="00A03C55" w:rsidRDefault="007A1F44" w:rsidP="001B289C">
      <w:pPr>
        <w:pStyle w:val="BodyText"/>
        <w:rPr>
          <w:rStyle w:val="Strong"/>
          <w:bCs/>
        </w:rPr>
      </w:pPr>
      <w:r w:rsidRPr="00A03C55">
        <w:rPr>
          <w:rStyle w:val="Strong"/>
          <w:bCs/>
        </w:rPr>
        <w:t>LivingSubjectId Parameter</w:t>
      </w:r>
    </w:p>
    <w:p w14:paraId="3F7AB34A" w14:textId="77777777" w:rsidR="007A1F44" w:rsidRPr="00A03C55" w:rsidRDefault="007A1F44" w:rsidP="008C3C96">
      <w:pPr>
        <w:pStyle w:val="BodyText"/>
      </w:pPr>
      <w:r w:rsidRPr="00A03C55">
        <w:t>This optional repeating parameter specifies an identifier associated with the patient whose information is being queried (e.g., a local identifier, or an account identifier). If this parameter is specified, LivingSubjectName and LivingSubjectBirthTime are optional. This feature allows this query to be used when a national/shared patient identifier is known. The identifier specified in the LivingSubjectId.value attribute is expressed using the II data type. Please see ITI TF-2x: Appendix E for the use of the II data type for patient identifiers.</w:t>
      </w:r>
    </w:p>
    <w:p w14:paraId="613CE67D" w14:textId="77777777" w:rsidR="007A1F44" w:rsidRPr="00A03C55" w:rsidRDefault="007A1F44" w:rsidP="008C3C96">
      <w:pPr>
        <w:pStyle w:val="BodyText"/>
      </w:pPr>
      <w:r w:rsidRPr="00A03C55">
        <w:t>The Initiating Gateway has the option of designating one of the identifiers in LivingSubjectId as the patient identifier that the Responding Gateway may use in an XCA Cross Gateway Query to the community represented by the Initiating Gateway</w:t>
      </w:r>
      <w:r w:rsidR="00292B01" w:rsidRPr="00A03C55">
        <w:t xml:space="preserve"> (s</w:t>
      </w:r>
      <w:r w:rsidRPr="00A03C55">
        <w:t xml:space="preserve">ee </w:t>
      </w:r>
      <w:r w:rsidR="00292B01" w:rsidRPr="00A03C55">
        <w:t xml:space="preserve">Section </w:t>
      </w:r>
      <w:r w:rsidRPr="00A03C55">
        <w:t>3.55.4.1.2.4</w:t>
      </w:r>
      <w:r w:rsidR="00292B01" w:rsidRPr="00A03C55">
        <w:t>)</w:t>
      </w:r>
      <w:r w:rsidRPr="00A03C55">
        <w:t xml:space="preserve"> .</w:t>
      </w:r>
    </w:p>
    <w:p w14:paraId="7863239F" w14:textId="77777777" w:rsidR="007A1F44" w:rsidRPr="00A03C55" w:rsidRDefault="007A1F44" w:rsidP="008C3C96">
      <w:pPr>
        <w:pStyle w:val="BodyText"/>
        <w:rPr>
          <w:rStyle w:val="Strong"/>
          <w:bCs/>
        </w:rPr>
      </w:pPr>
      <w:r w:rsidRPr="00A03C55">
        <w:rPr>
          <w:rStyle w:val="Strong"/>
          <w:bCs/>
        </w:rPr>
        <w:t>LivingSubjectBirthPlaceAddress Parameter</w:t>
      </w:r>
    </w:p>
    <w:p w14:paraId="0E5A7F47" w14:textId="77777777" w:rsidR="007A1F44" w:rsidRPr="00A03C55" w:rsidRDefault="007A1F44" w:rsidP="008C3C96">
      <w:pPr>
        <w:pStyle w:val="BodyText"/>
      </w:pPr>
      <w:bookmarkStart w:id="2124" w:name="OLE_LINK5"/>
      <w:bookmarkStart w:id="2125" w:name="OLE_LINK6"/>
      <w:r w:rsidRPr="00A03C55">
        <w:t>This optional parameter specifies the birth address of the patient.</w:t>
      </w:r>
    </w:p>
    <w:bookmarkEnd w:id="2124"/>
    <w:bookmarkEnd w:id="2125"/>
    <w:p w14:paraId="40D18BA7" w14:textId="77777777" w:rsidR="007A1F44" w:rsidRPr="00A03C55" w:rsidRDefault="007A1F44" w:rsidP="008C3C96">
      <w:pPr>
        <w:pStyle w:val="BodyText"/>
        <w:rPr>
          <w:rStyle w:val="Strong"/>
          <w:bCs/>
        </w:rPr>
      </w:pPr>
      <w:r w:rsidRPr="00A03C55">
        <w:rPr>
          <w:rStyle w:val="Strong"/>
          <w:bCs/>
        </w:rPr>
        <w:t>LivingSubjectBirthPlaceName Parameter</w:t>
      </w:r>
    </w:p>
    <w:p w14:paraId="41E75CBC" w14:textId="77777777" w:rsidR="007A1F44" w:rsidRPr="00A03C55" w:rsidRDefault="007A1F44" w:rsidP="008C3C96">
      <w:pPr>
        <w:pStyle w:val="BodyText"/>
      </w:pPr>
      <w:r w:rsidRPr="00A03C55">
        <w:t>This optional parameter specifies the name of the entity (like hospital name) where the patient was born.</w:t>
      </w:r>
    </w:p>
    <w:p w14:paraId="63DD74AE" w14:textId="77777777" w:rsidR="007A1F44" w:rsidRPr="00A03C55" w:rsidRDefault="007A1F44" w:rsidP="008C3C96">
      <w:pPr>
        <w:pStyle w:val="BodyText"/>
        <w:rPr>
          <w:rStyle w:val="Strong"/>
          <w:bCs/>
        </w:rPr>
      </w:pPr>
      <w:r w:rsidRPr="00A03C55">
        <w:rPr>
          <w:rStyle w:val="Strong"/>
          <w:bCs/>
        </w:rPr>
        <w:t>MothersMaidenName Parameter</w:t>
      </w:r>
    </w:p>
    <w:p w14:paraId="41D235FD" w14:textId="77777777" w:rsidR="007A1F44" w:rsidRPr="00A03C55" w:rsidRDefault="007A1F44" w:rsidP="008C3C96">
      <w:pPr>
        <w:pStyle w:val="BodyText"/>
      </w:pPr>
      <w:r w:rsidRPr="00A03C55">
        <w:t xml:space="preserve">This optional parameter specifies the maiden name of the mother of the person whose information is being queried. For this parameter item, a single person name (PN) data item shall </w:t>
      </w:r>
      <w:r w:rsidRPr="00A03C55">
        <w:lastRenderedPageBreak/>
        <w:t>be specified in the Person.value attribute. Within the PN data type, the given name and family name may be specified. The use attribute of the value element shall not be set to "SRCH"</w:t>
      </w:r>
    </w:p>
    <w:p w14:paraId="386E11A3" w14:textId="77777777" w:rsidR="007A1F44" w:rsidRPr="00A03C55" w:rsidRDefault="007A1F44" w:rsidP="008C3C96">
      <w:pPr>
        <w:pStyle w:val="BodyText"/>
        <w:rPr>
          <w:rStyle w:val="Strong"/>
          <w:bCs/>
        </w:rPr>
      </w:pPr>
      <w:r w:rsidRPr="00A03C55">
        <w:rPr>
          <w:rStyle w:val="Strong"/>
          <w:bCs/>
        </w:rPr>
        <w:t>PatientTelecom</w:t>
      </w:r>
    </w:p>
    <w:p w14:paraId="71A7752D" w14:textId="77777777" w:rsidR="007A1F44" w:rsidRPr="00A03C55" w:rsidRDefault="007A1F44" w:rsidP="008C3C96">
      <w:pPr>
        <w:pStyle w:val="BodyText"/>
      </w:pPr>
      <w:r w:rsidRPr="00A03C55">
        <w:t>This optional parameter specifies a telecommunication address or addresses for communication with the patient.</w:t>
      </w:r>
    </w:p>
    <w:p w14:paraId="40472CD1" w14:textId="77777777" w:rsidR="007A1F44" w:rsidRPr="00A03C55" w:rsidRDefault="007A1F44" w:rsidP="008C3C96">
      <w:pPr>
        <w:pStyle w:val="BodyText"/>
        <w:rPr>
          <w:rStyle w:val="Strong"/>
          <w:bCs/>
        </w:rPr>
      </w:pPr>
      <w:r w:rsidRPr="00A03C55">
        <w:rPr>
          <w:rStyle w:val="Strong"/>
          <w:bCs/>
        </w:rPr>
        <w:t>PrincipalCareProviderId</w:t>
      </w:r>
    </w:p>
    <w:p w14:paraId="058F364E" w14:textId="77777777" w:rsidR="007A1F44" w:rsidRPr="00A03C55" w:rsidRDefault="007A1F44" w:rsidP="008C3C96">
      <w:pPr>
        <w:pStyle w:val="BodyText"/>
      </w:pPr>
      <w:r w:rsidRPr="00A03C55">
        <w:t>This optional parameter specifies the care provider identifier of a person who has been assigned as the principal care provider of this patient. The requestor may specify multiple PrincipalCareProviderId elements which the responder shall consider as possible alternatives, logically connected with an "or". Within each PrincipalCareProviderId element, a single identifier shall be specified in the PrincipalCareProviderId.value attribute.</w:t>
      </w:r>
    </w:p>
    <w:p w14:paraId="622302C9"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3.55.4.1.2.2 Message Information Model of the Patient Registry Query by Demographics Message</w:t>
      </w:r>
    </w:p>
    <w:p w14:paraId="742EB88D" w14:textId="77777777" w:rsidR="007A1F44" w:rsidRPr="00A03C55" w:rsidRDefault="007A1F44" w:rsidP="001B289C">
      <w:pPr>
        <w:pStyle w:val="BodyText"/>
      </w:pPr>
      <w:r w:rsidRPr="00A03C55">
        <w:t xml:space="preserve">Below is the Message Information Model for the Query by Demographics message, as restricted for this transaction. The purpose of the model is to describe the data elements relevant for this transaction. It is a strict subset of the </w:t>
      </w:r>
      <w:r w:rsidRPr="00A03C55">
        <w:rPr>
          <w:i/>
          <w:iCs/>
        </w:rPr>
        <w:t>Patient Registry Query by Demographics (PRPA_RM201306UV02) RMIM</w:t>
      </w:r>
      <w:r w:rsidRPr="00A03C55">
        <w:t xml:space="preserve">. </w:t>
      </w:r>
    </w:p>
    <w:p w14:paraId="3F6AE9C4" w14:textId="77777777" w:rsidR="007A1F44" w:rsidRPr="00A03C55" w:rsidRDefault="007A1F44" w:rsidP="001B289C">
      <w:pPr>
        <w:pStyle w:val="BodyText"/>
      </w:pPr>
      <w:r w:rsidRPr="00A03C55">
        <w:t>The base RMIM can be found on the HL7 V3 2008 Edition CD at Edition2008/domains/uvpa/editable/PRPA_RM201306UV.htm. The following restrictions were made on the original RMIMs to arrive at the restricted model:</w:t>
      </w:r>
    </w:p>
    <w:p w14:paraId="0396D774" w14:textId="77777777" w:rsidR="008E3CF3" w:rsidRPr="00A03C55" w:rsidRDefault="007A1F44" w:rsidP="00EC243F">
      <w:pPr>
        <w:pStyle w:val="ListBullet2"/>
      </w:pPr>
      <w:r w:rsidRPr="00A03C55">
        <w:t>The optional attributes ParameterList.id, MatchCriterionList.id, QueryByParameter responseElementGroupId, QueryByParameter.modifyCode, and QueryByParameter.executionAndDeliveryTime were omitted from the model.</w:t>
      </w:r>
    </w:p>
    <w:p w14:paraId="4CD4290C" w14:textId="77777777" w:rsidR="008E3CF3" w:rsidRPr="00A03C55" w:rsidRDefault="007A1F44" w:rsidP="00EC243F">
      <w:pPr>
        <w:pStyle w:val="ListBullet2"/>
      </w:pPr>
      <w:r w:rsidRPr="00A03C55">
        <w:t>QueryByParameter.responsePriorityCode is required and is either I (Immediate) or D (Deferred). See Section 3.55.6.2 for use of Deferred.</w:t>
      </w:r>
    </w:p>
    <w:p w14:paraId="02379C23" w14:textId="77777777" w:rsidR="008E3CF3" w:rsidRPr="00A03C55" w:rsidRDefault="007A1F44" w:rsidP="00EC243F">
      <w:pPr>
        <w:pStyle w:val="ListBullet2"/>
      </w:pPr>
      <w:r w:rsidRPr="00A03C55">
        <w:t>QueryByParameter.responseModalityCode is required and is fixed to R (Real Time).</w:t>
      </w:r>
    </w:p>
    <w:p w14:paraId="2A6D97F9" w14:textId="77777777" w:rsidR="008E3CF3" w:rsidRPr="00A03C55" w:rsidRDefault="007A1F44" w:rsidP="00EC243F">
      <w:pPr>
        <w:pStyle w:val="ListBullet2"/>
      </w:pPr>
      <w:r w:rsidRPr="00A03C55">
        <w:t>QueryByParameter.statusCode is defaulted to "new".</w:t>
      </w:r>
    </w:p>
    <w:p w14:paraId="496BFA35" w14:textId="77777777" w:rsidR="008E3CF3" w:rsidRPr="00A03C55" w:rsidRDefault="007A1F44" w:rsidP="00EC243F">
      <w:pPr>
        <w:pStyle w:val="ListBullet2"/>
      </w:pPr>
      <w:r w:rsidRPr="00A03C55">
        <w:t>The data type of MatchAlgorithm.value is constrained to ST.</w:t>
      </w:r>
    </w:p>
    <w:p w14:paraId="4E6AB06D" w14:textId="77777777" w:rsidR="008E3CF3" w:rsidRPr="00A03C55" w:rsidRDefault="007A1F44" w:rsidP="00EC243F">
      <w:pPr>
        <w:pStyle w:val="ListBullet2"/>
      </w:pPr>
      <w:r w:rsidRPr="00A03C55">
        <w:t>The data type of MinimumDegreeMatch.value is constrained to INT between 0 and 100.</w:t>
      </w:r>
    </w:p>
    <w:p w14:paraId="6DFF1206" w14:textId="77777777" w:rsidR="008E3CF3" w:rsidRPr="00A03C55" w:rsidRDefault="007A1F44" w:rsidP="00EC243F">
      <w:pPr>
        <w:pStyle w:val="ListBullet2"/>
      </w:pPr>
      <w:r w:rsidRPr="00A03C55">
        <w:t>The data type of LivingSubjectName.value is constrained to PN.</w:t>
      </w:r>
    </w:p>
    <w:p w14:paraId="6D635482" w14:textId="77777777" w:rsidR="008E3CF3" w:rsidRPr="00A03C55" w:rsidRDefault="007A1F44" w:rsidP="00EC243F">
      <w:pPr>
        <w:pStyle w:val="ListBullet2"/>
      </w:pPr>
      <w:r w:rsidRPr="00A03C55">
        <w:t>The optional SortControl was omitted from the model.</w:t>
      </w:r>
    </w:p>
    <w:p w14:paraId="16ADE176" w14:textId="77777777" w:rsidR="008E3CF3" w:rsidRPr="00A03C55" w:rsidRDefault="007A1F44" w:rsidP="00EC243F">
      <w:pPr>
        <w:pStyle w:val="ListBullet2"/>
      </w:pPr>
      <w:r w:rsidRPr="00A03C55">
        <w:t>The optional MatchWeight was omitted from the model.</w:t>
      </w:r>
    </w:p>
    <w:p w14:paraId="27AF2471" w14:textId="77777777" w:rsidR="008E3CF3" w:rsidRPr="00A03C55" w:rsidRDefault="007A1F44" w:rsidP="00EC243F">
      <w:pPr>
        <w:pStyle w:val="ListBullet2"/>
      </w:pPr>
      <w:r w:rsidRPr="00A03C55">
        <w:t>The following optional parameters were omitted from the model:</w:t>
      </w:r>
    </w:p>
    <w:p w14:paraId="0515BBDA" w14:textId="77777777" w:rsidR="008E3CF3" w:rsidRPr="00A03C55" w:rsidRDefault="007A1F44" w:rsidP="007E4121">
      <w:pPr>
        <w:pStyle w:val="ListBullet3"/>
        <w:numPr>
          <w:ilvl w:val="0"/>
          <w:numId w:val="14"/>
        </w:numPr>
      </w:pPr>
      <w:r w:rsidRPr="00A03C55">
        <w:t>PatientStatusCode</w:t>
      </w:r>
    </w:p>
    <w:p w14:paraId="2DD44189" w14:textId="77777777" w:rsidR="008E3CF3" w:rsidRPr="00A03C55" w:rsidRDefault="007A1F44" w:rsidP="007E4121">
      <w:pPr>
        <w:pStyle w:val="ListBullet3"/>
        <w:numPr>
          <w:ilvl w:val="0"/>
          <w:numId w:val="14"/>
        </w:numPr>
      </w:pPr>
      <w:r w:rsidRPr="00A03C55">
        <w:t>LivingSubjectDeceaseTime</w:t>
      </w:r>
    </w:p>
    <w:p w14:paraId="42E2E61B" w14:textId="77777777" w:rsidR="008E3CF3" w:rsidRPr="00A03C55" w:rsidRDefault="007A1F44" w:rsidP="007E4121">
      <w:pPr>
        <w:pStyle w:val="ListBullet3"/>
        <w:numPr>
          <w:ilvl w:val="0"/>
          <w:numId w:val="14"/>
        </w:numPr>
      </w:pPr>
      <w:r w:rsidRPr="00A03C55">
        <w:lastRenderedPageBreak/>
        <w:t>OtherIDsScopingOrganization</w:t>
      </w:r>
    </w:p>
    <w:p w14:paraId="15A282A3" w14:textId="77777777" w:rsidR="008E3CF3" w:rsidRPr="00A03C55" w:rsidRDefault="007A1F44" w:rsidP="007E4121">
      <w:pPr>
        <w:pStyle w:val="ListBullet3"/>
        <w:numPr>
          <w:ilvl w:val="0"/>
          <w:numId w:val="14"/>
        </w:numPr>
      </w:pPr>
      <w:r w:rsidRPr="00A03C55">
        <w:t>initialQuantity</w:t>
      </w:r>
    </w:p>
    <w:p w14:paraId="167A5F1D" w14:textId="77777777" w:rsidR="008E3CF3" w:rsidRPr="00A03C55" w:rsidRDefault="007A1F44" w:rsidP="007E4121">
      <w:pPr>
        <w:pStyle w:val="ListBullet3"/>
        <w:numPr>
          <w:ilvl w:val="0"/>
          <w:numId w:val="14"/>
        </w:numPr>
      </w:pPr>
      <w:r w:rsidRPr="00A03C55">
        <w:t>initialQuantityCode</w:t>
      </w:r>
    </w:p>
    <w:p w14:paraId="6F9FA257" w14:textId="77777777" w:rsidR="007A1F44" w:rsidRPr="00A03C55" w:rsidRDefault="007A1F44" w:rsidP="001B289C">
      <w:pPr>
        <w:pStyle w:val="BodyText"/>
      </w:pPr>
      <w:r w:rsidRPr="00A03C55">
        <w:t>The attributes of this model are described in the following table:</w:t>
      </w:r>
    </w:p>
    <w:p w14:paraId="5A23D665" w14:textId="77777777" w:rsidR="007A1F44" w:rsidRPr="00A03C55" w:rsidRDefault="00D139D9" w:rsidP="00D372D5">
      <w:pPr>
        <w:pStyle w:val="BodyText"/>
        <w:jc w:val="center"/>
      </w:pPr>
      <w:r w:rsidRPr="00A03C55">
        <w:rPr>
          <w:noProof/>
          <w:lang w:eastAsia="fr-FR"/>
        </w:rPr>
        <w:drawing>
          <wp:inline distT="0" distB="0" distL="0" distR="0" wp14:anchorId="7EE05985" wp14:editId="7FD73EB8">
            <wp:extent cx="5788660" cy="3840480"/>
            <wp:effectExtent l="0" t="0" r="2540" b="0"/>
            <wp:docPr id="61" name="Picture 1057" descr="PatientRegistryQueryByDemographics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PatientRegistryQueryByDemographicsMessage"/>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788660" cy="3840480"/>
                    </a:xfrm>
                    <a:prstGeom prst="rect">
                      <a:avLst/>
                    </a:prstGeom>
                    <a:noFill/>
                    <a:ln>
                      <a:noFill/>
                    </a:ln>
                  </pic:spPr>
                </pic:pic>
              </a:graphicData>
            </a:graphic>
          </wp:inline>
        </w:drawing>
      </w:r>
    </w:p>
    <w:p w14:paraId="2BE4C506" w14:textId="53EA964F" w:rsidR="007A1F44" w:rsidRPr="00A03C55" w:rsidRDefault="007A1F44" w:rsidP="00352B95">
      <w:pPr>
        <w:pStyle w:val="FigureTitle"/>
        <w:rPr>
          <w:noProof w:val="0"/>
        </w:rPr>
      </w:pPr>
      <w:r w:rsidRPr="00A03C55">
        <w:rPr>
          <w:noProof w:val="0"/>
        </w:rPr>
        <w:t>Figure 3.55.4.1.2</w:t>
      </w:r>
      <w:r w:rsidR="00400994" w:rsidRPr="00A03C55">
        <w:rPr>
          <w:noProof w:val="0"/>
        </w:rPr>
        <w:t>.2</w:t>
      </w:r>
      <w:r w:rsidRPr="00A03C55">
        <w:rPr>
          <w:noProof w:val="0"/>
        </w:rPr>
        <w:t>-1: Patient Registry Query by Demographics Message</w:t>
      </w:r>
    </w:p>
    <w:p w14:paraId="4C1B5259" w14:textId="719A6F13" w:rsidR="007A1F44" w:rsidRPr="00A03C55" w:rsidRDefault="007A1F44" w:rsidP="001B289C">
      <w:pPr>
        <w:pStyle w:val="TableTitle"/>
        <w:rPr>
          <w:noProof w:val="0"/>
        </w:rPr>
      </w:pPr>
      <w:r w:rsidRPr="00A03C55">
        <w:rPr>
          <w:noProof w:val="0"/>
        </w:rPr>
        <w:t>Table 3.55.4.1.2</w:t>
      </w:r>
      <w:r w:rsidR="00400994" w:rsidRPr="00A03C55">
        <w:rPr>
          <w:noProof w:val="0"/>
        </w:rPr>
        <w:t>.2</w:t>
      </w:r>
      <w:r w:rsidRPr="00A03C55">
        <w:rPr>
          <w:noProof w:val="0"/>
        </w:rPr>
        <w:t>-1:</w:t>
      </w:r>
      <w:r w:rsidR="00400994" w:rsidRPr="00A03C55">
        <w:rPr>
          <w:noProof w:val="0"/>
        </w:rPr>
        <w:t xml:space="preserve"> Model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94"/>
        <w:gridCol w:w="4656"/>
      </w:tblGrid>
      <w:tr w:rsidR="007A1F44" w:rsidRPr="00A03C55" w14:paraId="165D11EB" w14:textId="77777777" w:rsidTr="003462A5">
        <w:trPr>
          <w:cantSplit/>
          <w:tblHeader/>
        </w:trPr>
        <w:tc>
          <w:tcPr>
            <w:tcW w:w="4788" w:type="dxa"/>
            <w:shd w:val="clear" w:color="auto" w:fill="D9D9D9"/>
          </w:tcPr>
          <w:p w14:paraId="72132E64" w14:textId="77777777" w:rsidR="007A1F44" w:rsidRPr="00A03C55" w:rsidRDefault="007A1F44" w:rsidP="00AE2B59">
            <w:pPr>
              <w:pStyle w:val="TableEntry"/>
              <w:rPr>
                <w:b/>
                <w:noProof w:val="0"/>
              </w:rPr>
            </w:pPr>
            <w:r w:rsidRPr="00A03C55">
              <w:rPr>
                <w:b/>
                <w:noProof w:val="0"/>
              </w:rPr>
              <w:t>PRPA_HD201306IHE</w:t>
            </w:r>
            <w:r w:rsidRPr="00A03C55">
              <w:rPr>
                <w:b/>
                <w:noProof w:val="0"/>
              </w:rPr>
              <w:br/>
              <w:t>Patient Registry Query by Demographics</w:t>
            </w:r>
          </w:p>
        </w:tc>
        <w:tc>
          <w:tcPr>
            <w:tcW w:w="4788" w:type="dxa"/>
            <w:shd w:val="clear" w:color="auto" w:fill="D9D9D9"/>
          </w:tcPr>
          <w:p w14:paraId="64E7941C" w14:textId="77777777" w:rsidR="007A1F44" w:rsidRPr="00A03C55" w:rsidRDefault="007A1F44" w:rsidP="00AE2B59">
            <w:pPr>
              <w:pStyle w:val="TableEntry"/>
              <w:rPr>
                <w:b/>
                <w:noProof w:val="0"/>
              </w:rPr>
            </w:pPr>
            <w:r w:rsidRPr="00A03C55">
              <w:rPr>
                <w:b/>
                <w:noProof w:val="0"/>
              </w:rPr>
              <w:t>This HMD extract defines the message used to query a community for patients matching a set of demographics information.</w:t>
            </w:r>
          </w:p>
          <w:p w14:paraId="2329D1A9" w14:textId="4E5D7DBF" w:rsidR="007A1F44" w:rsidRPr="00A03C55" w:rsidRDefault="007A1F44" w:rsidP="00AE2B59">
            <w:pPr>
              <w:pStyle w:val="TableEntry"/>
              <w:rPr>
                <w:b/>
                <w:noProof w:val="0"/>
              </w:rPr>
            </w:pPr>
            <w:r w:rsidRPr="00A03C55">
              <w:rPr>
                <w:b/>
                <w:noProof w:val="0"/>
              </w:rPr>
              <w:t>Derived from Figure 3.55.4.1.2</w:t>
            </w:r>
            <w:r w:rsidR="00400994" w:rsidRPr="00A03C55">
              <w:rPr>
                <w:b/>
                <w:noProof w:val="0"/>
              </w:rPr>
              <w:t>.2</w:t>
            </w:r>
            <w:r w:rsidRPr="00A03C55">
              <w:rPr>
                <w:b/>
                <w:noProof w:val="0"/>
              </w:rPr>
              <w:t>-1 (PRPA_RM201306IHEXCPD)</w:t>
            </w:r>
          </w:p>
        </w:tc>
      </w:tr>
      <w:tr w:rsidR="007A1F44" w:rsidRPr="00A03C55" w14:paraId="03DAD845" w14:textId="77777777" w:rsidTr="003462A5">
        <w:trPr>
          <w:cantSplit/>
        </w:trPr>
        <w:tc>
          <w:tcPr>
            <w:tcW w:w="4788" w:type="dxa"/>
          </w:tcPr>
          <w:p w14:paraId="0B852FD4" w14:textId="77777777" w:rsidR="007A1F44" w:rsidRPr="00A03C55" w:rsidRDefault="007A1F44" w:rsidP="00AE2B59">
            <w:pPr>
              <w:pStyle w:val="TableEntry"/>
              <w:rPr>
                <w:b/>
                <w:noProof w:val="0"/>
              </w:rPr>
            </w:pPr>
            <w:r w:rsidRPr="00A03C55">
              <w:rPr>
                <w:b/>
                <w:noProof w:val="0"/>
              </w:rPr>
              <w:t>QueryByParameter</w:t>
            </w:r>
          </w:p>
        </w:tc>
        <w:tc>
          <w:tcPr>
            <w:tcW w:w="4788" w:type="dxa"/>
          </w:tcPr>
          <w:p w14:paraId="0F88881F" w14:textId="77777777" w:rsidR="007A1F44" w:rsidRPr="00A03C55" w:rsidRDefault="007A1F44" w:rsidP="00AE2B59">
            <w:pPr>
              <w:pStyle w:val="TableEntry"/>
              <w:rPr>
                <w:noProof w:val="0"/>
              </w:rPr>
            </w:pPr>
            <w:r w:rsidRPr="00A03C55">
              <w:rPr>
                <w:noProof w:val="0"/>
              </w:rPr>
              <w:t>The entry point for the domain content in this query</w:t>
            </w:r>
          </w:p>
        </w:tc>
      </w:tr>
      <w:tr w:rsidR="007A1F44" w:rsidRPr="00A03C55" w14:paraId="1368070A" w14:textId="77777777" w:rsidTr="003462A5">
        <w:trPr>
          <w:cantSplit/>
        </w:trPr>
        <w:tc>
          <w:tcPr>
            <w:tcW w:w="4788" w:type="dxa"/>
          </w:tcPr>
          <w:p w14:paraId="7DA77BB8" w14:textId="77777777" w:rsidR="007A1F44" w:rsidRPr="00A03C55" w:rsidRDefault="007A1F44" w:rsidP="00AE2B59">
            <w:pPr>
              <w:pStyle w:val="TableEntry"/>
              <w:rPr>
                <w:noProof w:val="0"/>
              </w:rPr>
            </w:pPr>
            <w:r w:rsidRPr="00A03C55">
              <w:rPr>
                <w:noProof w:val="0"/>
              </w:rPr>
              <w:t>queryId [1..1]</w:t>
            </w:r>
            <w:r w:rsidRPr="00A03C55">
              <w:rPr>
                <w:noProof w:val="0"/>
              </w:rPr>
              <w:br/>
            </w:r>
            <w:hyperlink r:id="rId286" w:anchor="QueryByParameter-cls" w:history="1">
              <w:r w:rsidRPr="00A03C55">
                <w:rPr>
                  <w:noProof w:val="0"/>
                </w:rPr>
                <w:t>QueryByParameter</w:t>
              </w:r>
            </w:hyperlink>
            <w:r w:rsidRPr="00A03C55">
              <w:rPr>
                <w:noProof w:val="0"/>
              </w:rPr>
              <w:t> (</w:t>
            </w:r>
            <w:hyperlink r:id="rId287" w:anchor="dt-II" w:history="1">
              <w:r w:rsidRPr="00A03C55">
                <w:rPr>
                  <w:noProof w:val="0"/>
                </w:rPr>
                <w:t>II</w:t>
              </w:r>
            </w:hyperlink>
            <w:r w:rsidRPr="00A03C55">
              <w:rPr>
                <w:noProof w:val="0"/>
              </w:rPr>
              <w:t>)</w:t>
            </w:r>
          </w:p>
        </w:tc>
        <w:tc>
          <w:tcPr>
            <w:tcW w:w="4788" w:type="dxa"/>
          </w:tcPr>
          <w:p w14:paraId="1D424BF0" w14:textId="77777777" w:rsidR="007A1F44" w:rsidRPr="00A03C55" w:rsidRDefault="007A1F44" w:rsidP="00AE2B59">
            <w:pPr>
              <w:pStyle w:val="TableEntry"/>
              <w:rPr>
                <w:noProof w:val="0"/>
              </w:rPr>
            </w:pPr>
            <w:r w:rsidRPr="00A03C55">
              <w:rPr>
                <w:noProof w:val="0"/>
              </w:rPr>
              <w:t>Unique identifier for the query</w:t>
            </w:r>
          </w:p>
        </w:tc>
      </w:tr>
      <w:tr w:rsidR="007A1F44" w:rsidRPr="00A03C55" w14:paraId="01BA6B69" w14:textId="77777777" w:rsidTr="003462A5">
        <w:trPr>
          <w:cantSplit/>
        </w:trPr>
        <w:tc>
          <w:tcPr>
            <w:tcW w:w="4788" w:type="dxa"/>
          </w:tcPr>
          <w:p w14:paraId="18E2BDBD" w14:textId="77777777" w:rsidR="007A1F44" w:rsidRPr="00A03C55" w:rsidRDefault="007A1F44" w:rsidP="00AE2B59">
            <w:pPr>
              <w:pStyle w:val="TableEntry"/>
              <w:rPr>
                <w:noProof w:val="0"/>
              </w:rPr>
            </w:pPr>
            <w:r w:rsidRPr="00A03C55">
              <w:rPr>
                <w:noProof w:val="0"/>
              </w:rPr>
              <w:t>statusCode [1..1] (M)</w:t>
            </w:r>
            <w:r w:rsidRPr="00A03C55">
              <w:rPr>
                <w:noProof w:val="0"/>
              </w:rPr>
              <w:br/>
            </w:r>
            <w:hyperlink r:id="rId288" w:anchor="QueryByParameter-cls" w:history="1">
              <w:r w:rsidRPr="00A03C55">
                <w:rPr>
                  <w:noProof w:val="0"/>
                </w:rPr>
                <w:t>QueryByParameter</w:t>
              </w:r>
            </w:hyperlink>
            <w:r w:rsidRPr="00A03C55">
              <w:rPr>
                <w:noProof w:val="0"/>
              </w:rPr>
              <w:t> (</w:t>
            </w:r>
            <w:hyperlink r:id="rId289" w:anchor="dt-CS" w:history="1">
              <w:r w:rsidRPr="00A03C55">
                <w:rPr>
                  <w:noProof w:val="0"/>
                </w:rPr>
                <w:t>CS</w:t>
              </w:r>
            </w:hyperlink>
            <w:r w:rsidRPr="00A03C55">
              <w:rPr>
                <w:noProof w:val="0"/>
              </w:rPr>
              <w:t>) {CNE:</w:t>
            </w:r>
            <w:hyperlink r:id="rId290" w:anchor="QueryStatusCode" w:history="1">
              <w:r w:rsidRPr="00A03C55">
                <w:rPr>
                  <w:noProof w:val="0"/>
                </w:rPr>
                <w:t>QueryStatusCode</w:t>
              </w:r>
            </w:hyperlink>
            <w:r w:rsidRPr="00A03C55">
              <w:rPr>
                <w:noProof w:val="0"/>
              </w:rPr>
              <w:t>, fixed value="new"}</w:t>
            </w:r>
          </w:p>
        </w:tc>
        <w:tc>
          <w:tcPr>
            <w:tcW w:w="4788" w:type="dxa"/>
          </w:tcPr>
          <w:p w14:paraId="4D95AA7D" w14:textId="77777777" w:rsidR="007A1F44" w:rsidRPr="00A03C55" w:rsidRDefault="007A1F44" w:rsidP="00AE2B59">
            <w:pPr>
              <w:pStyle w:val="TableEntry"/>
              <w:rPr>
                <w:noProof w:val="0"/>
              </w:rPr>
            </w:pPr>
            <w:r w:rsidRPr="00A03C55">
              <w:rPr>
                <w:noProof w:val="0"/>
              </w:rPr>
              <w:t>The status of the query, shall be "new"</w:t>
            </w:r>
          </w:p>
        </w:tc>
      </w:tr>
      <w:tr w:rsidR="007A1F44" w:rsidRPr="00A03C55" w14:paraId="53EB4D65" w14:textId="77777777" w:rsidTr="003462A5">
        <w:trPr>
          <w:cantSplit/>
        </w:trPr>
        <w:tc>
          <w:tcPr>
            <w:tcW w:w="4788" w:type="dxa"/>
          </w:tcPr>
          <w:p w14:paraId="67B74122" w14:textId="77777777" w:rsidR="007A1F44" w:rsidRPr="00A03C55" w:rsidRDefault="007A1F44" w:rsidP="00AE2B59">
            <w:pPr>
              <w:pStyle w:val="TableEntry"/>
              <w:rPr>
                <w:noProof w:val="0"/>
              </w:rPr>
            </w:pPr>
            <w:r w:rsidRPr="00A03C55">
              <w:rPr>
                <w:noProof w:val="0"/>
              </w:rPr>
              <w:t>responseModalityCode [1..1]</w:t>
            </w:r>
            <w:r w:rsidRPr="00A03C55">
              <w:rPr>
                <w:noProof w:val="0"/>
              </w:rPr>
              <w:br/>
            </w:r>
            <w:hyperlink r:id="rId291" w:anchor="QueryByParameter-cls" w:history="1">
              <w:r w:rsidRPr="00A03C55">
                <w:rPr>
                  <w:noProof w:val="0"/>
                </w:rPr>
                <w:t>QueryByParameter</w:t>
              </w:r>
            </w:hyperlink>
            <w:r w:rsidRPr="00A03C55">
              <w:rPr>
                <w:noProof w:val="0"/>
              </w:rPr>
              <w:t> (</w:t>
            </w:r>
            <w:hyperlink r:id="rId292" w:anchor="dt-CS" w:history="1">
              <w:r w:rsidRPr="00A03C55">
                <w:rPr>
                  <w:noProof w:val="0"/>
                </w:rPr>
                <w:t>CS</w:t>
              </w:r>
            </w:hyperlink>
            <w:r w:rsidRPr="00A03C55">
              <w:rPr>
                <w:noProof w:val="0"/>
              </w:rPr>
              <w:t>) {CNE:</w:t>
            </w:r>
            <w:hyperlink r:id="rId293" w:anchor="ResponseModality" w:history="1">
              <w:r w:rsidRPr="00A03C55">
                <w:rPr>
                  <w:noProof w:val="0"/>
                </w:rPr>
                <w:t>ResponseModality</w:t>
              </w:r>
            </w:hyperlink>
            <w:r w:rsidRPr="00A03C55">
              <w:rPr>
                <w:noProof w:val="0"/>
              </w:rPr>
              <w:t>, fixed value="R"}</w:t>
            </w:r>
          </w:p>
        </w:tc>
        <w:tc>
          <w:tcPr>
            <w:tcW w:w="4788" w:type="dxa"/>
          </w:tcPr>
          <w:p w14:paraId="7C4A92B6" w14:textId="77777777" w:rsidR="007A1F44" w:rsidRPr="00A03C55" w:rsidRDefault="007A1F44" w:rsidP="00AE2B59">
            <w:pPr>
              <w:pStyle w:val="TableEntry"/>
              <w:rPr>
                <w:noProof w:val="0"/>
              </w:rPr>
            </w:pPr>
            <w:r w:rsidRPr="00A03C55">
              <w:rPr>
                <w:noProof w:val="0"/>
              </w:rPr>
              <w:t>The mode of the response – always real-time.</w:t>
            </w:r>
          </w:p>
        </w:tc>
      </w:tr>
      <w:tr w:rsidR="007A1F44" w:rsidRPr="00A03C55" w14:paraId="5B7BA54B" w14:textId="77777777" w:rsidTr="003462A5">
        <w:trPr>
          <w:cantSplit/>
        </w:trPr>
        <w:tc>
          <w:tcPr>
            <w:tcW w:w="4788" w:type="dxa"/>
          </w:tcPr>
          <w:p w14:paraId="05051082" w14:textId="77777777" w:rsidR="007A1F44" w:rsidRPr="00A03C55" w:rsidRDefault="007A1F44" w:rsidP="00AE2B59">
            <w:pPr>
              <w:pStyle w:val="TableEntry"/>
              <w:rPr>
                <w:noProof w:val="0"/>
              </w:rPr>
            </w:pPr>
            <w:r w:rsidRPr="00A03C55">
              <w:rPr>
                <w:noProof w:val="0"/>
              </w:rPr>
              <w:lastRenderedPageBreak/>
              <w:t>responsePriorityCode [1..1]</w:t>
            </w:r>
            <w:r w:rsidRPr="00A03C55">
              <w:rPr>
                <w:noProof w:val="0"/>
              </w:rPr>
              <w:br/>
            </w:r>
            <w:hyperlink r:id="rId294" w:anchor="QueryByParameter-cls" w:history="1">
              <w:r w:rsidRPr="00A03C55">
                <w:rPr>
                  <w:noProof w:val="0"/>
                </w:rPr>
                <w:t>QueryByParameter</w:t>
              </w:r>
            </w:hyperlink>
            <w:r w:rsidRPr="00A03C55">
              <w:rPr>
                <w:noProof w:val="0"/>
              </w:rPr>
              <w:t> (</w:t>
            </w:r>
            <w:hyperlink r:id="rId295" w:anchor="dt-CS" w:history="1">
              <w:r w:rsidRPr="00A03C55">
                <w:rPr>
                  <w:noProof w:val="0"/>
                </w:rPr>
                <w:t>CS</w:t>
              </w:r>
            </w:hyperlink>
            <w:r w:rsidRPr="00A03C55">
              <w:rPr>
                <w:noProof w:val="0"/>
              </w:rPr>
              <w:t>) {CNE:</w:t>
            </w:r>
            <w:hyperlink r:id="rId296" w:anchor="QueryPriority" w:history="1">
              <w:r w:rsidRPr="00A03C55">
                <w:rPr>
                  <w:noProof w:val="0"/>
                </w:rPr>
                <w:t>QueryPriority</w:t>
              </w:r>
            </w:hyperlink>
            <w:r w:rsidRPr="00A03C55">
              <w:rPr>
                <w:noProof w:val="0"/>
              </w:rPr>
              <w:t>}</w:t>
            </w:r>
          </w:p>
        </w:tc>
        <w:tc>
          <w:tcPr>
            <w:tcW w:w="4788" w:type="dxa"/>
          </w:tcPr>
          <w:p w14:paraId="2E570586" w14:textId="77777777" w:rsidR="007A1F44" w:rsidRPr="00A03C55" w:rsidRDefault="007A1F44" w:rsidP="0000031C">
            <w:pPr>
              <w:pStyle w:val="TableEntry"/>
              <w:rPr>
                <w:noProof w:val="0"/>
              </w:rPr>
            </w:pPr>
            <w:r w:rsidRPr="00A03C55">
              <w:rPr>
                <w:noProof w:val="0"/>
              </w:rPr>
              <w:t>Either “I” or “D” shall be specified. “I” (Immediate) indicates that the Responding Gateway is required to send an immediate response. “D” (Deferred) indicates the Responding Gateway is required to send a deferred response, see Section 3.55.6.2.</w:t>
            </w:r>
          </w:p>
        </w:tc>
      </w:tr>
      <w:tr w:rsidR="007A1F44" w:rsidRPr="00A03C55" w14:paraId="61813A3A" w14:textId="77777777" w:rsidTr="003462A5">
        <w:trPr>
          <w:cantSplit/>
        </w:trPr>
        <w:tc>
          <w:tcPr>
            <w:tcW w:w="4788" w:type="dxa"/>
          </w:tcPr>
          <w:p w14:paraId="31811041" w14:textId="77777777" w:rsidR="007A1F44" w:rsidRPr="00A03C55" w:rsidRDefault="007A1F44" w:rsidP="00AE2B59">
            <w:pPr>
              <w:pStyle w:val="TableEntry"/>
              <w:rPr>
                <w:noProof w:val="0"/>
              </w:rPr>
            </w:pPr>
            <w:r w:rsidRPr="00A03C55">
              <w:rPr>
                <w:noProof w:val="0"/>
              </w:rPr>
              <w:t>initialQuantity [0..1]</w:t>
            </w:r>
            <w:r w:rsidRPr="00A03C55">
              <w:rPr>
                <w:noProof w:val="0"/>
              </w:rPr>
              <w:br/>
            </w:r>
            <w:hyperlink r:id="rId297" w:anchor="QueryByParameter-cls" w:history="1">
              <w:r w:rsidRPr="00A03C55">
                <w:rPr>
                  <w:noProof w:val="0"/>
                </w:rPr>
                <w:t>QueryByParameter</w:t>
              </w:r>
            </w:hyperlink>
            <w:r w:rsidRPr="00A03C55">
              <w:rPr>
                <w:noProof w:val="0"/>
              </w:rPr>
              <w:t> (</w:t>
            </w:r>
            <w:hyperlink r:id="rId298" w:anchor="dt-INT" w:history="1">
              <w:r w:rsidRPr="00A03C55">
                <w:rPr>
                  <w:noProof w:val="0"/>
                </w:rPr>
                <w:t>INT</w:t>
              </w:r>
            </w:hyperlink>
            <w:r w:rsidRPr="00A03C55">
              <w:rPr>
                <w:noProof w:val="0"/>
              </w:rPr>
              <w:t>)</w:t>
            </w:r>
          </w:p>
        </w:tc>
        <w:tc>
          <w:tcPr>
            <w:tcW w:w="4788" w:type="dxa"/>
          </w:tcPr>
          <w:p w14:paraId="3F595791" w14:textId="77777777" w:rsidR="007A1F44" w:rsidRPr="00A03C55" w:rsidRDefault="007A1F44" w:rsidP="00AE2B59">
            <w:pPr>
              <w:pStyle w:val="TableEntry"/>
              <w:rPr>
                <w:noProof w:val="0"/>
              </w:rPr>
            </w:pPr>
            <w:r w:rsidRPr="00A03C55">
              <w:rPr>
                <w:noProof w:val="0"/>
              </w:rPr>
              <w:t>Not supported, any value will be ignored by responder.</w:t>
            </w:r>
          </w:p>
        </w:tc>
      </w:tr>
      <w:tr w:rsidR="007A1F44" w:rsidRPr="00A03C55" w14:paraId="5C3F162C" w14:textId="77777777" w:rsidTr="003462A5">
        <w:trPr>
          <w:cantSplit/>
        </w:trPr>
        <w:tc>
          <w:tcPr>
            <w:tcW w:w="4788" w:type="dxa"/>
          </w:tcPr>
          <w:p w14:paraId="35A3BA22" w14:textId="77777777" w:rsidR="007A1F44" w:rsidRPr="00A03C55" w:rsidRDefault="007A1F44" w:rsidP="00AE2B59">
            <w:pPr>
              <w:pStyle w:val="TableEntry"/>
              <w:rPr>
                <w:noProof w:val="0"/>
              </w:rPr>
            </w:pPr>
            <w:r w:rsidRPr="00A03C55">
              <w:rPr>
                <w:noProof w:val="0"/>
              </w:rPr>
              <w:t>initialQuantityCode [0..1]</w:t>
            </w:r>
            <w:r w:rsidRPr="00A03C55">
              <w:rPr>
                <w:noProof w:val="0"/>
              </w:rPr>
              <w:br/>
            </w:r>
            <w:hyperlink r:id="rId299" w:anchor="QueryByParameter-cls" w:history="1">
              <w:r w:rsidRPr="00A03C55">
                <w:rPr>
                  <w:noProof w:val="0"/>
                </w:rPr>
                <w:t>QueryByParameter</w:t>
              </w:r>
            </w:hyperlink>
            <w:r w:rsidRPr="00A03C55">
              <w:rPr>
                <w:noProof w:val="0"/>
              </w:rPr>
              <w:t> (</w:t>
            </w:r>
            <w:hyperlink r:id="rId300" w:anchor="dt-CE" w:history="1">
              <w:r w:rsidRPr="00A03C55">
                <w:rPr>
                  <w:noProof w:val="0"/>
                </w:rPr>
                <w:t>CE</w:t>
              </w:r>
            </w:hyperlink>
            <w:r w:rsidRPr="00A03C55">
              <w:rPr>
                <w:noProof w:val="0"/>
              </w:rPr>
              <w:t>) {CWE:</w:t>
            </w:r>
            <w:hyperlink r:id="rId301" w:anchor="QueryRequestLimit" w:history="1">
              <w:r w:rsidRPr="00A03C55">
                <w:rPr>
                  <w:noProof w:val="0"/>
                </w:rPr>
                <w:t>QueryRequestLimit</w:t>
              </w:r>
            </w:hyperlink>
            <w:r w:rsidRPr="00A03C55">
              <w:rPr>
                <w:noProof w:val="0"/>
              </w:rPr>
              <w:t>, default="RD"}</w:t>
            </w:r>
          </w:p>
        </w:tc>
        <w:tc>
          <w:tcPr>
            <w:tcW w:w="4788" w:type="dxa"/>
          </w:tcPr>
          <w:p w14:paraId="652875E1" w14:textId="77777777" w:rsidR="007A1F44" w:rsidRPr="00A03C55" w:rsidRDefault="007A1F44" w:rsidP="00AE2B59">
            <w:pPr>
              <w:pStyle w:val="TableEntry"/>
              <w:rPr>
                <w:noProof w:val="0"/>
              </w:rPr>
            </w:pPr>
            <w:r w:rsidRPr="00A03C55">
              <w:rPr>
                <w:noProof w:val="0"/>
              </w:rPr>
              <w:t>Not supported, any value will be ignored by responder.</w:t>
            </w:r>
          </w:p>
        </w:tc>
      </w:tr>
      <w:tr w:rsidR="007A1F44" w:rsidRPr="00A03C55" w14:paraId="4837424C" w14:textId="77777777" w:rsidTr="003462A5">
        <w:trPr>
          <w:cantSplit/>
        </w:trPr>
        <w:tc>
          <w:tcPr>
            <w:tcW w:w="4788" w:type="dxa"/>
          </w:tcPr>
          <w:p w14:paraId="7B42833A" w14:textId="77777777" w:rsidR="007A1F44" w:rsidRPr="00A03C55" w:rsidRDefault="007A1F44" w:rsidP="00AE2B59">
            <w:pPr>
              <w:pStyle w:val="TableEntry"/>
              <w:rPr>
                <w:b/>
                <w:noProof w:val="0"/>
              </w:rPr>
            </w:pPr>
            <w:r w:rsidRPr="00A03C55">
              <w:rPr>
                <w:b/>
                <w:noProof w:val="0"/>
              </w:rPr>
              <w:t>MatchAlgorithm</w:t>
            </w:r>
          </w:p>
        </w:tc>
        <w:tc>
          <w:tcPr>
            <w:tcW w:w="4788" w:type="dxa"/>
          </w:tcPr>
          <w:p w14:paraId="41B141D4" w14:textId="7255282C" w:rsidR="007A1F44" w:rsidRPr="00A03C55" w:rsidRDefault="007A1F44" w:rsidP="004D6A78">
            <w:pPr>
              <w:pStyle w:val="TableEntry"/>
              <w:rPr>
                <w:noProof w:val="0"/>
              </w:rPr>
            </w:pPr>
            <w:r w:rsidRPr="00A03C55">
              <w:rPr>
                <w:noProof w:val="0"/>
              </w:rPr>
              <w:t>This parameter conveys instructions to the Responding Gateway specifying the preferred matching algorithm to use and may be ignored</w:t>
            </w:r>
          </w:p>
        </w:tc>
      </w:tr>
      <w:tr w:rsidR="007A1F44" w:rsidRPr="00A03C55" w14:paraId="1B287051" w14:textId="77777777" w:rsidTr="003462A5">
        <w:trPr>
          <w:cantSplit/>
        </w:trPr>
        <w:tc>
          <w:tcPr>
            <w:tcW w:w="4788" w:type="dxa"/>
          </w:tcPr>
          <w:p w14:paraId="0AF7471D" w14:textId="77777777" w:rsidR="007A1F44" w:rsidRPr="00A03C55" w:rsidRDefault="007A1F44" w:rsidP="00AE2B59">
            <w:pPr>
              <w:pStyle w:val="TableEntry"/>
              <w:rPr>
                <w:noProof w:val="0"/>
              </w:rPr>
            </w:pPr>
            <w:r w:rsidRPr="00A03C55">
              <w:rPr>
                <w:noProof w:val="0"/>
              </w:rPr>
              <w:t>value [1..1]</w:t>
            </w:r>
            <w:r w:rsidRPr="00A03C55">
              <w:rPr>
                <w:noProof w:val="0"/>
              </w:rPr>
              <w:br/>
            </w:r>
            <w:hyperlink r:id="rId302" w:anchor="ParameterItem-cls" w:history="1">
              <w:r w:rsidRPr="00A03C55">
                <w:rPr>
                  <w:noProof w:val="0"/>
                </w:rPr>
                <w:t>ParameterItem</w:t>
              </w:r>
            </w:hyperlink>
            <w:r w:rsidRPr="00A03C55">
              <w:rPr>
                <w:noProof w:val="0"/>
              </w:rPr>
              <w:t xml:space="preserve"> (ST) </w:t>
            </w:r>
          </w:p>
        </w:tc>
        <w:tc>
          <w:tcPr>
            <w:tcW w:w="4788" w:type="dxa"/>
          </w:tcPr>
          <w:p w14:paraId="4B6FCD6B" w14:textId="77777777" w:rsidR="007A1F44" w:rsidRPr="00A03C55" w:rsidRDefault="007A1F44" w:rsidP="00AE2B59">
            <w:pPr>
              <w:pStyle w:val="TableEntry"/>
              <w:rPr>
                <w:noProof w:val="0"/>
              </w:rPr>
            </w:pPr>
            <w:r w:rsidRPr="00A03C55">
              <w:rPr>
                <w:noProof w:val="0"/>
              </w:rPr>
              <w:t>The name of the algorithm</w:t>
            </w:r>
          </w:p>
        </w:tc>
      </w:tr>
      <w:tr w:rsidR="007A1F44" w:rsidRPr="00A03C55" w14:paraId="0F995DEB" w14:textId="77777777" w:rsidTr="003462A5">
        <w:trPr>
          <w:cantSplit/>
        </w:trPr>
        <w:tc>
          <w:tcPr>
            <w:tcW w:w="4788" w:type="dxa"/>
          </w:tcPr>
          <w:p w14:paraId="7969A339"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03" w:anchor="ParameterItem-cls" w:history="1">
              <w:r w:rsidRPr="00A03C55">
                <w:rPr>
                  <w:noProof w:val="0"/>
                </w:rPr>
                <w:t>ParameterItem</w:t>
              </w:r>
            </w:hyperlink>
            <w:r w:rsidRPr="00A03C55">
              <w:rPr>
                <w:noProof w:val="0"/>
              </w:rPr>
              <w:t> (</w:t>
            </w:r>
            <w:hyperlink r:id="rId304" w:anchor="dt-ST" w:history="1">
              <w:r w:rsidRPr="00A03C55">
                <w:rPr>
                  <w:noProof w:val="0"/>
                </w:rPr>
                <w:t>ST</w:t>
              </w:r>
            </w:hyperlink>
            <w:r w:rsidRPr="00A03C55">
              <w:rPr>
                <w:noProof w:val="0"/>
              </w:rPr>
              <w:t>){default= "MatchAlgorithm"}</w:t>
            </w:r>
          </w:p>
        </w:tc>
        <w:tc>
          <w:tcPr>
            <w:tcW w:w="4788" w:type="dxa"/>
          </w:tcPr>
          <w:p w14:paraId="64A7ACB4" w14:textId="77777777" w:rsidR="007A1F44" w:rsidRPr="00A03C55" w:rsidRDefault="007A1F44" w:rsidP="00AE2B59">
            <w:pPr>
              <w:pStyle w:val="TableEntry"/>
              <w:rPr>
                <w:noProof w:val="0"/>
              </w:rPr>
            </w:pPr>
          </w:p>
        </w:tc>
      </w:tr>
      <w:tr w:rsidR="007A1F44" w:rsidRPr="00A03C55" w14:paraId="02204780" w14:textId="77777777" w:rsidTr="003462A5">
        <w:trPr>
          <w:cantSplit/>
        </w:trPr>
        <w:tc>
          <w:tcPr>
            <w:tcW w:w="4788" w:type="dxa"/>
          </w:tcPr>
          <w:p w14:paraId="09B4C2C3" w14:textId="77777777" w:rsidR="007A1F44" w:rsidRPr="00A03C55" w:rsidRDefault="007A1F44" w:rsidP="00AE2B59">
            <w:pPr>
              <w:pStyle w:val="TableEntry"/>
              <w:rPr>
                <w:b/>
                <w:noProof w:val="0"/>
              </w:rPr>
            </w:pPr>
            <w:r w:rsidRPr="00A03C55">
              <w:rPr>
                <w:b/>
                <w:noProof w:val="0"/>
              </w:rPr>
              <w:t>MinimumDegreeMatch</w:t>
            </w:r>
          </w:p>
        </w:tc>
        <w:tc>
          <w:tcPr>
            <w:tcW w:w="4788" w:type="dxa"/>
          </w:tcPr>
          <w:p w14:paraId="76A063C4" w14:textId="47F30CC8" w:rsidR="007A1F44" w:rsidRPr="00A03C55" w:rsidRDefault="007A1F44" w:rsidP="004D6A78">
            <w:pPr>
              <w:pStyle w:val="TableEntry"/>
              <w:rPr>
                <w:noProof w:val="0"/>
              </w:rPr>
            </w:pPr>
            <w:r w:rsidRPr="00A03C55">
              <w:rPr>
                <w:noProof w:val="0"/>
              </w:rPr>
              <w:t>This parameter conveys instructions to the Responding Gateway specifying minimum degree of match to use in filtering results and may be ignored</w:t>
            </w:r>
          </w:p>
        </w:tc>
      </w:tr>
      <w:tr w:rsidR="007A1F44" w:rsidRPr="00A03C55" w14:paraId="2BB5EA49" w14:textId="77777777" w:rsidTr="003462A5">
        <w:trPr>
          <w:cantSplit/>
        </w:trPr>
        <w:tc>
          <w:tcPr>
            <w:tcW w:w="4788" w:type="dxa"/>
          </w:tcPr>
          <w:p w14:paraId="2B639F31" w14:textId="77777777" w:rsidR="007A1F44" w:rsidRPr="00A03C55" w:rsidRDefault="007A1F44" w:rsidP="00AE2B59">
            <w:pPr>
              <w:pStyle w:val="TableEntry"/>
              <w:rPr>
                <w:noProof w:val="0"/>
              </w:rPr>
            </w:pPr>
            <w:r w:rsidRPr="00A03C55">
              <w:rPr>
                <w:noProof w:val="0"/>
              </w:rPr>
              <w:t>value [1..1]</w:t>
            </w:r>
            <w:r w:rsidRPr="00A03C55">
              <w:rPr>
                <w:noProof w:val="0"/>
              </w:rPr>
              <w:br/>
            </w:r>
            <w:hyperlink r:id="rId305" w:anchor="ParameterItem-cls" w:history="1">
              <w:r w:rsidRPr="00A03C55">
                <w:rPr>
                  <w:noProof w:val="0"/>
                </w:rPr>
                <w:t>ParameterItem</w:t>
              </w:r>
            </w:hyperlink>
            <w:r w:rsidRPr="00A03C55">
              <w:rPr>
                <w:noProof w:val="0"/>
              </w:rPr>
              <w:t xml:space="preserve"> (INT) </w:t>
            </w:r>
          </w:p>
        </w:tc>
        <w:tc>
          <w:tcPr>
            <w:tcW w:w="4788" w:type="dxa"/>
          </w:tcPr>
          <w:p w14:paraId="27DEDC4B" w14:textId="77777777" w:rsidR="007A1F44" w:rsidRPr="00A03C55" w:rsidRDefault="007A1F44" w:rsidP="00AE2B59">
            <w:pPr>
              <w:pStyle w:val="TableEntry"/>
              <w:rPr>
                <w:noProof w:val="0"/>
              </w:rPr>
            </w:pPr>
            <w:r w:rsidRPr="00A03C55">
              <w:rPr>
                <w:noProof w:val="0"/>
              </w:rPr>
              <w:t>The numeric value of the degree of match. Shall be value between 0 and 100 .</w:t>
            </w:r>
          </w:p>
        </w:tc>
      </w:tr>
      <w:tr w:rsidR="007A1F44" w:rsidRPr="00A03C55" w14:paraId="329AC811" w14:textId="77777777" w:rsidTr="003462A5">
        <w:trPr>
          <w:cantSplit/>
        </w:trPr>
        <w:tc>
          <w:tcPr>
            <w:tcW w:w="4788" w:type="dxa"/>
          </w:tcPr>
          <w:p w14:paraId="7CE9BF78"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06" w:anchor="ParameterItem-cls" w:history="1">
              <w:r w:rsidRPr="00A03C55">
                <w:rPr>
                  <w:noProof w:val="0"/>
                </w:rPr>
                <w:t>ParameterItem</w:t>
              </w:r>
            </w:hyperlink>
            <w:r w:rsidRPr="00A03C55">
              <w:rPr>
                <w:noProof w:val="0"/>
              </w:rPr>
              <w:t> (</w:t>
            </w:r>
            <w:hyperlink r:id="rId307" w:anchor="dt-ST" w:history="1">
              <w:r w:rsidRPr="00A03C55">
                <w:rPr>
                  <w:noProof w:val="0"/>
                </w:rPr>
                <w:t>ST</w:t>
              </w:r>
            </w:hyperlink>
            <w:r w:rsidRPr="00A03C55">
              <w:rPr>
                <w:noProof w:val="0"/>
              </w:rPr>
              <w:t>){default= "MinimumDegreeMatch"}</w:t>
            </w:r>
          </w:p>
        </w:tc>
        <w:tc>
          <w:tcPr>
            <w:tcW w:w="4788" w:type="dxa"/>
          </w:tcPr>
          <w:p w14:paraId="2E634D57" w14:textId="77777777" w:rsidR="007A1F44" w:rsidRPr="00A03C55" w:rsidRDefault="007A1F44" w:rsidP="00AE2B59">
            <w:pPr>
              <w:pStyle w:val="TableEntry"/>
              <w:rPr>
                <w:noProof w:val="0"/>
              </w:rPr>
            </w:pPr>
          </w:p>
        </w:tc>
      </w:tr>
      <w:tr w:rsidR="007A1F44" w:rsidRPr="00A03C55" w14:paraId="584D62BF" w14:textId="77777777" w:rsidTr="003462A5">
        <w:trPr>
          <w:cantSplit/>
        </w:trPr>
        <w:tc>
          <w:tcPr>
            <w:tcW w:w="4788" w:type="dxa"/>
          </w:tcPr>
          <w:p w14:paraId="76F9F642" w14:textId="77777777" w:rsidR="007A1F44" w:rsidRPr="00A03C55" w:rsidRDefault="007A1F44" w:rsidP="00AE2B59">
            <w:pPr>
              <w:pStyle w:val="TableEntry"/>
              <w:rPr>
                <w:b/>
                <w:noProof w:val="0"/>
              </w:rPr>
            </w:pPr>
            <w:r w:rsidRPr="00A03C55">
              <w:rPr>
                <w:b/>
                <w:noProof w:val="0"/>
              </w:rPr>
              <w:t>LivingSubjectAdministrativeGender</w:t>
            </w:r>
          </w:p>
        </w:tc>
        <w:tc>
          <w:tcPr>
            <w:tcW w:w="4788" w:type="dxa"/>
          </w:tcPr>
          <w:p w14:paraId="6E694A1E" w14:textId="77777777" w:rsidR="007A1F44" w:rsidRPr="00A03C55" w:rsidRDefault="007A1F44" w:rsidP="00AE2B59">
            <w:pPr>
              <w:pStyle w:val="TableEntry"/>
              <w:rPr>
                <w:noProof w:val="0"/>
              </w:rPr>
            </w:pPr>
            <w:r w:rsidRPr="00A03C55">
              <w:rPr>
                <w:noProof w:val="0"/>
              </w:rPr>
              <w:t>This query parameter is a code representing the administrative gender of a person in a patient registry.</w:t>
            </w:r>
          </w:p>
        </w:tc>
      </w:tr>
      <w:tr w:rsidR="007A1F44" w:rsidRPr="00A03C55" w14:paraId="7ACFBF75" w14:textId="77777777" w:rsidTr="003462A5">
        <w:trPr>
          <w:cantSplit/>
        </w:trPr>
        <w:tc>
          <w:tcPr>
            <w:tcW w:w="4788" w:type="dxa"/>
          </w:tcPr>
          <w:p w14:paraId="2BD23159" w14:textId="77777777" w:rsidR="007A1F44" w:rsidRPr="00A03C55" w:rsidRDefault="007A1F44" w:rsidP="00AE2B59">
            <w:pPr>
              <w:pStyle w:val="TableEntry"/>
              <w:rPr>
                <w:noProof w:val="0"/>
              </w:rPr>
            </w:pPr>
            <w:r w:rsidRPr="00A03C55">
              <w:rPr>
                <w:noProof w:val="0"/>
              </w:rPr>
              <w:t>value [1..1]</w:t>
            </w:r>
            <w:r w:rsidRPr="00A03C55">
              <w:rPr>
                <w:noProof w:val="0"/>
              </w:rPr>
              <w:br/>
            </w:r>
            <w:hyperlink r:id="rId308" w:anchor="ParameterItem-cls" w:history="1">
              <w:r w:rsidRPr="00A03C55">
                <w:rPr>
                  <w:noProof w:val="0"/>
                </w:rPr>
                <w:t>ParameterItem</w:t>
              </w:r>
            </w:hyperlink>
            <w:r w:rsidRPr="00A03C55">
              <w:rPr>
                <w:noProof w:val="0"/>
              </w:rPr>
              <w:t> (</w:t>
            </w:r>
            <w:hyperlink r:id="rId309" w:anchor="dt-CE" w:history="1">
              <w:r w:rsidRPr="00A03C55">
                <w:rPr>
                  <w:noProof w:val="0"/>
                </w:rPr>
                <w:t>CE</w:t>
              </w:r>
            </w:hyperlink>
            <w:r w:rsidRPr="00A03C55">
              <w:rPr>
                <w:noProof w:val="0"/>
              </w:rPr>
              <w:t>) {CWE:</w:t>
            </w:r>
            <w:hyperlink r:id="rId310" w:anchor="AdministrativeGender" w:history="1">
              <w:r w:rsidRPr="00A03C55">
                <w:rPr>
                  <w:noProof w:val="0"/>
                </w:rPr>
                <w:t>AdministrativeGender</w:t>
              </w:r>
            </w:hyperlink>
            <w:r w:rsidRPr="00A03C55">
              <w:rPr>
                <w:noProof w:val="0"/>
              </w:rPr>
              <w:t>}</w:t>
            </w:r>
          </w:p>
        </w:tc>
        <w:tc>
          <w:tcPr>
            <w:tcW w:w="4788" w:type="dxa"/>
          </w:tcPr>
          <w:p w14:paraId="39BBF5C1" w14:textId="77777777" w:rsidR="007A1F44" w:rsidRPr="00A03C55" w:rsidRDefault="007A1F44" w:rsidP="00AE2B59">
            <w:pPr>
              <w:pStyle w:val="TableEntry"/>
              <w:rPr>
                <w:noProof w:val="0"/>
              </w:rPr>
            </w:pPr>
          </w:p>
        </w:tc>
      </w:tr>
      <w:tr w:rsidR="007A1F44" w:rsidRPr="00A03C55" w14:paraId="30FD29D5" w14:textId="77777777" w:rsidTr="003462A5">
        <w:trPr>
          <w:cantSplit/>
        </w:trPr>
        <w:tc>
          <w:tcPr>
            <w:tcW w:w="4788" w:type="dxa"/>
          </w:tcPr>
          <w:p w14:paraId="0EF0DD40"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11" w:anchor="ParameterItem-cls" w:history="1">
              <w:r w:rsidRPr="00A03C55">
                <w:rPr>
                  <w:noProof w:val="0"/>
                </w:rPr>
                <w:t>ParameterItem</w:t>
              </w:r>
            </w:hyperlink>
            <w:r w:rsidRPr="00A03C55">
              <w:rPr>
                <w:noProof w:val="0"/>
              </w:rPr>
              <w:t> (</w:t>
            </w:r>
            <w:hyperlink r:id="rId312" w:anchor="dt-ST" w:history="1">
              <w:r w:rsidRPr="00A03C55">
                <w:rPr>
                  <w:noProof w:val="0"/>
                </w:rPr>
                <w:t>ST</w:t>
              </w:r>
            </w:hyperlink>
            <w:r w:rsidRPr="00A03C55">
              <w:rPr>
                <w:noProof w:val="0"/>
              </w:rPr>
              <w:t>){default= "LivingSubject.administrativeGender"}</w:t>
            </w:r>
          </w:p>
        </w:tc>
        <w:tc>
          <w:tcPr>
            <w:tcW w:w="4788" w:type="dxa"/>
          </w:tcPr>
          <w:p w14:paraId="49648989" w14:textId="77777777" w:rsidR="007A1F44" w:rsidRPr="00A03C55" w:rsidRDefault="007A1F44" w:rsidP="00AE2B59">
            <w:pPr>
              <w:pStyle w:val="TableEntry"/>
              <w:rPr>
                <w:noProof w:val="0"/>
              </w:rPr>
            </w:pPr>
          </w:p>
        </w:tc>
      </w:tr>
      <w:tr w:rsidR="007A1F44" w:rsidRPr="00A03C55" w14:paraId="41AE555E" w14:textId="77777777" w:rsidTr="003462A5">
        <w:trPr>
          <w:cantSplit/>
        </w:trPr>
        <w:tc>
          <w:tcPr>
            <w:tcW w:w="4788" w:type="dxa"/>
          </w:tcPr>
          <w:p w14:paraId="7B3A9AC8" w14:textId="77777777" w:rsidR="007A1F44" w:rsidRPr="00A03C55" w:rsidRDefault="007A1F44" w:rsidP="00AE2B59">
            <w:pPr>
              <w:pStyle w:val="TableEntry"/>
              <w:rPr>
                <w:b/>
                <w:noProof w:val="0"/>
              </w:rPr>
            </w:pPr>
            <w:r w:rsidRPr="00A03C55">
              <w:rPr>
                <w:b/>
                <w:noProof w:val="0"/>
              </w:rPr>
              <w:t>LivingSubjectBirthTime</w:t>
            </w:r>
          </w:p>
        </w:tc>
        <w:tc>
          <w:tcPr>
            <w:tcW w:w="4788" w:type="dxa"/>
          </w:tcPr>
          <w:p w14:paraId="1250D2A9" w14:textId="77777777" w:rsidR="007A1F44" w:rsidRPr="00A03C55" w:rsidRDefault="007A1F44" w:rsidP="00AE2B59">
            <w:pPr>
              <w:pStyle w:val="TableEntry"/>
              <w:rPr>
                <w:noProof w:val="0"/>
              </w:rPr>
            </w:pPr>
            <w:r w:rsidRPr="00A03C55">
              <w:rPr>
                <w:noProof w:val="0"/>
              </w:rPr>
              <w:t xml:space="preserve">This query parameter is the birth date of a living subject. </w:t>
            </w:r>
          </w:p>
        </w:tc>
      </w:tr>
      <w:tr w:rsidR="007A1F44" w:rsidRPr="00A03C55" w14:paraId="2F72D41F" w14:textId="77777777" w:rsidTr="003462A5">
        <w:trPr>
          <w:cantSplit/>
        </w:trPr>
        <w:tc>
          <w:tcPr>
            <w:tcW w:w="4788" w:type="dxa"/>
          </w:tcPr>
          <w:p w14:paraId="580DC4EC" w14:textId="77777777" w:rsidR="007A1F44" w:rsidRPr="00A03C55" w:rsidRDefault="007A1F44" w:rsidP="00AE2B59">
            <w:pPr>
              <w:pStyle w:val="TableEntry"/>
              <w:rPr>
                <w:noProof w:val="0"/>
              </w:rPr>
            </w:pPr>
            <w:r w:rsidRPr="00A03C55">
              <w:rPr>
                <w:noProof w:val="0"/>
              </w:rPr>
              <w:t>value [1..1]</w:t>
            </w:r>
            <w:r w:rsidRPr="00A03C55">
              <w:rPr>
                <w:noProof w:val="0"/>
              </w:rPr>
              <w:br/>
            </w:r>
            <w:hyperlink r:id="rId313" w:anchor="ParameterItem-cls" w:history="1">
              <w:r w:rsidRPr="00A03C55">
                <w:rPr>
                  <w:noProof w:val="0"/>
                </w:rPr>
                <w:t>ParameterItem</w:t>
              </w:r>
            </w:hyperlink>
            <w:r w:rsidRPr="00A03C55">
              <w:rPr>
                <w:noProof w:val="0"/>
              </w:rPr>
              <w:t> (</w:t>
            </w:r>
            <w:hyperlink r:id="rId314" w:anchor="dt-IVL" w:history="1">
              <w:r w:rsidRPr="00A03C55">
                <w:rPr>
                  <w:noProof w:val="0"/>
                </w:rPr>
                <w:t>IVL</w:t>
              </w:r>
            </w:hyperlink>
            <w:r w:rsidRPr="00A03C55">
              <w:rPr>
                <w:noProof w:val="0"/>
              </w:rPr>
              <w:t>&lt;</w:t>
            </w:r>
            <w:hyperlink r:id="rId315" w:anchor="dt-TS" w:history="1">
              <w:r w:rsidRPr="00A03C55">
                <w:rPr>
                  <w:noProof w:val="0"/>
                </w:rPr>
                <w:t>TS</w:t>
              </w:r>
            </w:hyperlink>
            <w:r w:rsidRPr="00A03C55">
              <w:rPr>
                <w:noProof w:val="0"/>
              </w:rPr>
              <w:t>&gt;)</w:t>
            </w:r>
          </w:p>
        </w:tc>
        <w:tc>
          <w:tcPr>
            <w:tcW w:w="4788" w:type="dxa"/>
          </w:tcPr>
          <w:p w14:paraId="23488068" w14:textId="77777777" w:rsidR="007A1F44" w:rsidRPr="00A03C55" w:rsidRDefault="007A1F44" w:rsidP="00AE2B59">
            <w:pPr>
              <w:pStyle w:val="TableEntry"/>
              <w:rPr>
                <w:noProof w:val="0"/>
              </w:rPr>
            </w:pPr>
            <w:r w:rsidRPr="00A03C55">
              <w:rPr>
                <w:noProof w:val="0"/>
              </w:rPr>
              <w:t>A date or date range. This parameter can convey an exact moment (e.g., January 1, 1960 @ 03:00:00 EST), an approximate date (e.g., January 1960), or even a range of dates (e.g., December 1, 1959 through March 31, 1960).</w:t>
            </w:r>
          </w:p>
        </w:tc>
      </w:tr>
      <w:tr w:rsidR="007A1F44" w:rsidRPr="00A03C55" w14:paraId="4846274A" w14:textId="77777777" w:rsidTr="003462A5">
        <w:trPr>
          <w:cantSplit/>
        </w:trPr>
        <w:tc>
          <w:tcPr>
            <w:tcW w:w="4788" w:type="dxa"/>
          </w:tcPr>
          <w:p w14:paraId="634087E5"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16" w:anchor="ParameterItem-cls" w:history="1">
              <w:r w:rsidRPr="00A03C55">
                <w:rPr>
                  <w:noProof w:val="0"/>
                </w:rPr>
                <w:t>ParameterItem</w:t>
              </w:r>
            </w:hyperlink>
            <w:r w:rsidRPr="00A03C55">
              <w:rPr>
                <w:noProof w:val="0"/>
              </w:rPr>
              <w:t> (</w:t>
            </w:r>
            <w:hyperlink r:id="rId317" w:anchor="dt-ST" w:history="1">
              <w:r w:rsidRPr="00A03C55">
                <w:rPr>
                  <w:noProof w:val="0"/>
                </w:rPr>
                <w:t>ST</w:t>
              </w:r>
            </w:hyperlink>
            <w:r w:rsidRPr="00A03C55">
              <w:rPr>
                <w:noProof w:val="0"/>
              </w:rPr>
              <w:t>){default= "LivingSubject.birthTime"}</w:t>
            </w:r>
          </w:p>
        </w:tc>
        <w:tc>
          <w:tcPr>
            <w:tcW w:w="4788" w:type="dxa"/>
          </w:tcPr>
          <w:p w14:paraId="3DAA45D7" w14:textId="77777777" w:rsidR="007A1F44" w:rsidRPr="00A03C55" w:rsidRDefault="007A1F44" w:rsidP="00AE2B59">
            <w:pPr>
              <w:pStyle w:val="TableEntry"/>
              <w:rPr>
                <w:noProof w:val="0"/>
              </w:rPr>
            </w:pPr>
          </w:p>
        </w:tc>
      </w:tr>
      <w:tr w:rsidR="007A1F44" w:rsidRPr="00A03C55" w14:paraId="6F992616" w14:textId="77777777" w:rsidTr="003462A5">
        <w:trPr>
          <w:cantSplit/>
        </w:trPr>
        <w:tc>
          <w:tcPr>
            <w:tcW w:w="4788" w:type="dxa"/>
          </w:tcPr>
          <w:p w14:paraId="465E2816" w14:textId="77777777" w:rsidR="007A1F44" w:rsidRPr="00A03C55" w:rsidRDefault="007A1F44" w:rsidP="00AE2B59">
            <w:pPr>
              <w:pStyle w:val="TableEntry"/>
              <w:rPr>
                <w:b/>
                <w:noProof w:val="0"/>
              </w:rPr>
            </w:pPr>
            <w:r w:rsidRPr="00A03C55">
              <w:rPr>
                <w:b/>
                <w:noProof w:val="0"/>
              </w:rPr>
              <w:t>LivingSubjectId</w:t>
            </w:r>
          </w:p>
        </w:tc>
        <w:tc>
          <w:tcPr>
            <w:tcW w:w="4788" w:type="dxa"/>
          </w:tcPr>
          <w:p w14:paraId="2534A48B" w14:textId="77777777" w:rsidR="007A1F44" w:rsidRPr="00A03C55" w:rsidRDefault="007A1F44" w:rsidP="00AE2B59">
            <w:pPr>
              <w:pStyle w:val="TableEntry"/>
              <w:rPr>
                <w:noProof w:val="0"/>
              </w:rPr>
            </w:pPr>
          </w:p>
        </w:tc>
      </w:tr>
      <w:tr w:rsidR="007A1F44" w:rsidRPr="00A03C55" w14:paraId="19817AB6" w14:textId="77777777" w:rsidTr="003462A5">
        <w:trPr>
          <w:cantSplit/>
        </w:trPr>
        <w:tc>
          <w:tcPr>
            <w:tcW w:w="4788" w:type="dxa"/>
          </w:tcPr>
          <w:p w14:paraId="6156FFAB" w14:textId="77777777" w:rsidR="007A1F44" w:rsidRPr="00A03C55" w:rsidRDefault="007A1F44" w:rsidP="00AE2B59">
            <w:pPr>
              <w:pStyle w:val="TableEntry"/>
              <w:rPr>
                <w:noProof w:val="0"/>
              </w:rPr>
            </w:pPr>
            <w:r w:rsidRPr="00A03C55">
              <w:rPr>
                <w:noProof w:val="0"/>
              </w:rPr>
              <w:t>value [1..*] (M)</w:t>
            </w:r>
            <w:r w:rsidRPr="00A03C55">
              <w:rPr>
                <w:noProof w:val="0"/>
              </w:rPr>
              <w:br/>
            </w:r>
            <w:hyperlink r:id="rId318" w:anchor="ParameterItem-cls" w:history="1">
              <w:r w:rsidRPr="00A03C55">
                <w:rPr>
                  <w:noProof w:val="0"/>
                </w:rPr>
                <w:t>ParameterItem</w:t>
              </w:r>
            </w:hyperlink>
            <w:r w:rsidRPr="00A03C55">
              <w:rPr>
                <w:noProof w:val="0"/>
              </w:rPr>
              <w:t> (</w:t>
            </w:r>
            <w:hyperlink r:id="rId319" w:anchor="dt-II" w:history="1">
              <w:r w:rsidRPr="00A03C55">
                <w:rPr>
                  <w:noProof w:val="0"/>
                </w:rPr>
                <w:t>II</w:t>
              </w:r>
            </w:hyperlink>
            <w:r w:rsidRPr="00A03C55">
              <w:rPr>
                <w:noProof w:val="0"/>
              </w:rPr>
              <w:t>)</w:t>
            </w:r>
          </w:p>
        </w:tc>
        <w:tc>
          <w:tcPr>
            <w:tcW w:w="4788" w:type="dxa"/>
          </w:tcPr>
          <w:p w14:paraId="619B2FB1" w14:textId="77777777" w:rsidR="007A1F44" w:rsidRPr="00A03C55" w:rsidRDefault="007A1F44" w:rsidP="0000031C">
            <w:pPr>
              <w:pStyle w:val="TableEntry"/>
              <w:rPr>
                <w:noProof w:val="0"/>
              </w:rPr>
            </w:pPr>
            <w:r w:rsidRPr="00A03C55">
              <w:rPr>
                <w:noProof w:val="0"/>
              </w:rPr>
              <w:t xml:space="preserve">A patient identifier, used to assist in finding a match for the query and, when so designated by the Initiating Gateway, used by the Responding Gateway in a XCA Cross Gateway Query directed to the Community designated by the homeCommunityId value specified in the Control Act Wrapper – see </w:t>
            </w:r>
            <w:r w:rsidR="00292B01" w:rsidRPr="00A03C55">
              <w:rPr>
                <w:noProof w:val="0"/>
              </w:rPr>
              <w:t>Section</w:t>
            </w:r>
            <w:r w:rsidRPr="00A03C55">
              <w:rPr>
                <w:noProof w:val="0"/>
              </w:rPr>
              <w:t xml:space="preserve"> 3.55.4.1.2.4.</w:t>
            </w:r>
          </w:p>
        </w:tc>
      </w:tr>
      <w:tr w:rsidR="007A1F44" w:rsidRPr="00A03C55" w14:paraId="5B703FC8" w14:textId="77777777" w:rsidTr="003462A5">
        <w:trPr>
          <w:cantSplit/>
        </w:trPr>
        <w:tc>
          <w:tcPr>
            <w:tcW w:w="4788" w:type="dxa"/>
          </w:tcPr>
          <w:p w14:paraId="174D50B1"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20" w:anchor="ParameterItem-cls" w:history="1">
              <w:r w:rsidRPr="00A03C55">
                <w:rPr>
                  <w:noProof w:val="0"/>
                </w:rPr>
                <w:t>ParameterItem</w:t>
              </w:r>
            </w:hyperlink>
            <w:r w:rsidRPr="00A03C55">
              <w:rPr>
                <w:noProof w:val="0"/>
              </w:rPr>
              <w:t> (</w:t>
            </w:r>
            <w:hyperlink r:id="rId321" w:anchor="dt-ST" w:history="1">
              <w:r w:rsidRPr="00A03C55">
                <w:rPr>
                  <w:noProof w:val="0"/>
                </w:rPr>
                <w:t>ST</w:t>
              </w:r>
            </w:hyperlink>
            <w:r w:rsidRPr="00A03C55">
              <w:rPr>
                <w:noProof w:val="0"/>
              </w:rPr>
              <w:t>){default= "LivingSubject.id"}</w:t>
            </w:r>
          </w:p>
        </w:tc>
        <w:tc>
          <w:tcPr>
            <w:tcW w:w="4788" w:type="dxa"/>
          </w:tcPr>
          <w:p w14:paraId="0C1D4F1A" w14:textId="77777777" w:rsidR="007A1F44" w:rsidRPr="00A03C55" w:rsidRDefault="007A1F44" w:rsidP="00AE2B59">
            <w:pPr>
              <w:pStyle w:val="TableEntry"/>
              <w:rPr>
                <w:noProof w:val="0"/>
              </w:rPr>
            </w:pPr>
          </w:p>
        </w:tc>
      </w:tr>
      <w:tr w:rsidR="007A1F44" w:rsidRPr="00A03C55" w14:paraId="67E8566F" w14:textId="77777777" w:rsidTr="003462A5">
        <w:trPr>
          <w:cantSplit/>
        </w:trPr>
        <w:tc>
          <w:tcPr>
            <w:tcW w:w="4788" w:type="dxa"/>
          </w:tcPr>
          <w:p w14:paraId="7C4BC35B" w14:textId="77777777" w:rsidR="007A1F44" w:rsidRPr="00A03C55" w:rsidRDefault="007A1F44" w:rsidP="00AE2B59">
            <w:pPr>
              <w:pStyle w:val="TableEntry"/>
              <w:rPr>
                <w:b/>
                <w:noProof w:val="0"/>
              </w:rPr>
            </w:pPr>
            <w:r w:rsidRPr="00A03C55">
              <w:rPr>
                <w:b/>
                <w:noProof w:val="0"/>
              </w:rPr>
              <w:lastRenderedPageBreak/>
              <w:t>LivingSubjectName</w:t>
            </w:r>
          </w:p>
        </w:tc>
        <w:tc>
          <w:tcPr>
            <w:tcW w:w="4788" w:type="dxa"/>
          </w:tcPr>
          <w:p w14:paraId="019262E3" w14:textId="77777777" w:rsidR="007A1F44" w:rsidRPr="00A03C55" w:rsidRDefault="007A1F44" w:rsidP="00AE2B59">
            <w:pPr>
              <w:pStyle w:val="TableEntry"/>
              <w:rPr>
                <w:noProof w:val="0"/>
              </w:rPr>
            </w:pPr>
            <w:r w:rsidRPr="00A03C55">
              <w:rPr>
                <w:noProof w:val="0"/>
              </w:rPr>
              <w:t>This query parameter is the name of a person. If multiple instances of LivingSubjectName are provided, the receiver must consider them as possible alternatives, logically connected with an "or".</w:t>
            </w:r>
          </w:p>
        </w:tc>
      </w:tr>
      <w:tr w:rsidR="007A1F44" w:rsidRPr="00A03C55" w14:paraId="7AF8B5AF" w14:textId="77777777" w:rsidTr="003462A5">
        <w:trPr>
          <w:cantSplit/>
        </w:trPr>
        <w:tc>
          <w:tcPr>
            <w:tcW w:w="4788" w:type="dxa"/>
          </w:tcPr>
          <w:p w14:paraId="5748D477" w14:textId="77777777" w:rsidR="007A1F44" w:rsidRPr="00A03C55" w:rsidRDefault="007A1F44" w:rsidP="00AE2B59">
            <w:pPr>
              <w:pStyle w:val="TableEntry"/>
              <w:rPr>
                <w:noProof w:val="0"/>
              </w:rPr>
            </w:pPr>
            <w:r w:rsidRPr="00A03C55">
              <w:rPr>
                <w:noProof w:val="0"/>
              </w:rPr>
              <w:t>value [1..1]</w:t>
            </w:r>
            <w:r w:rsidRPr="00A03C55">
              <w:rPr>
                <w:noProof w:val="0"/>
              </w:rPr>
              <w:br/>
            </w:r>
            <w:hyperlink r:id="rId322" w:anchor="ParameterItem-cls" w:history="1">
              <w:r w:rsidRPr="00A03C55">
                <w:rPr>
                  <w:noProof w:val="0"/>
                </w:rPr>
                <w:t>ParameterItem</w:t>
              </w:r>
            </w:hyperlink>
            <w:r w:rsidRPr="00A03C55">
              <w:rPr>
                <w:noProof w:val="0"/>
              </w:rPr>
              <w:t xml:space="preserve"> (PN) </w:t>
            </w:r>
          </w:p>
        </w:tc>
        <w:tc>
          <w:tcPr>
            <w:tcW w:w="4788" w:type="dxa"/>
          </w:tcPr>
          <w:p w14:paraId="200BAD01" w14:textId="77777777" w:rsidR="007A1F44" w:rsidRPr="00A03C55" w:rsidRDefault="007A1F44" w:rsidP="00AE2B59">
            <w:pPr>
              <w:pStyle w:val="TableEntry"/>
              <w:rPr>
                <w:noProof w:val="0"/>
              </w:rPr>
            </w:pPr>
            <w:r w:rsidRPr="00A03C55">
              <w:rPr>
                <w:noProof w:val="0"/>
              </w:rPr>
              <w:t>Only one instance of the value element is allowed. Only some of the name parts may be populated. If, for example, only the family and given name parts of a person's name are sent, then the query would match all persons with that family name and given name regardless of their initials. The use attribute of the value element shall not be set to "SRCH".</w:t>
            </w:r>
          </w:p>
        </w:tc>
      </w:tr>
      <w:tr w:rsidR="007A1F44" w:rsidRPr="00A03C55" w14:paraId="01499982" w14:textId="77777777" w:rsidTr="003462A5">
        <w:trPr>
          <w:cantSplit/>
        </w:trPr>
        <w:tc>
          <w:tcPr>
            <w:tcW w:w="4788" w:type="dxa"/>
          </w:tcPr>
          <w:p w14:paraId="325EEEDD"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23" w:anchor="ParameterItem-cls" w:history="1">
              <w:r w:rsidRPr="00A03C55">
                <w:rPr>
                  <w:noProof w:val="0"/>
                </w:rPr>
                <w:t>ParameterItem</w:t>
              </w:r>
            </w:hyperlink>
            <w:r w:rsidRPr="00A03C55">
              <w:rPr>
                <w:noProof w:val="0"/>
              </w:rPr>
              <w:t> (</w:t>
            </w:r>
            <w:hyperlink r:id="rId324" w:anchor="dt-ST" w:history="1">
              <w:r w:rsidRPr="00A03C55">
                <w:rPr>
                  <w:noProof w:val="0"/>
                </w:rPr>
                <w:t>ST</w:t>
              </w:r>
            </w:hyperlink>
            <w:r w:rsidRPr="00A03C55">
              <w:rPr>
                <w:noProof w:val="0"/>
              </w:rPr>
              <w:t>){default= "LivingSubject.name"}</w:t>
            </w:r>
          </w:p>
        </w:tc>
        <w:tc>
          <w:tcPr>
            <w:tcW w:w="4788" w:type="dxa"/>
          </w:tcPr>
          <w:p w14:paraId="7EFE6A86" w14:textId="77777777" w:rsidR="007A1F44" w:rsidRPr="00A03C55" w:rsidRDefault="007A1F44" w:rsidP="00AE2B59">
            <w:pPr>
              <w:pStyle w:val="TableEntry"/>
              <w:rPr>
                <w:noProof w:val="0"/>
              </w:rPr>
            </w:pPr>
          </w:p>
        </w:tc>
      </w:tr>
      <w:tr w:rsidR="007A1F44" w:rsidRPr="00A03C55" w14:paraId="1EBF946F" w14:textId="77777777" w:rsidTr="003462A5">
        <w:trPr>
          <w:cantSplit/>
        </w:trPr>
        <w:tc>
          <w:tcPr>
            <w:tcW w:w="4788" w:type="dxa"/>
          </w:tcPr>
          <w:p w14:paraId="7F92C965" w14:textId="77777777" w:rsidR="007A1F44" w:rsidRPr="00A03C55" w:rsidRDefault="007A1F44" w:rsidP="00AE2B59">
            <w:pPr>
              <w:pStyle w:val="TableEntry"/>
              <w:rPr>
                <w:b/>
                <w:noProof w:val="0"/>
              </w:rPr>
            </w:pPr>
            <w:r w:rsidRPr="00A03C55">
              <w:rPr>
                <w:b/>
                <w:noProof w:val="0"/>
              </w:rPr>
              <w:t>PatientAddress</w:t>
            </w:r>
          </w:p>
        </w:tc>
        <w:tc>
          <w:tcPr>
            <w:tcW w:w="4788" w:type="dxa"/>
          </w:tcPr>
          <w:p w14:paraId="3D45183C" w14:textId="77777777" w:rsidR="007A1F44" w:rsidRPr="00A03C55" w:rsidRDefault="007A1F44" w:rsidP="00AE2B59">
            <w:pPr>
              <w:pStyle w:val="TableEntry"/>
              <w:rPr>
                <w:noProof w:val="0"/>
              </w:rPr>
            </w:pPr>
            <w:r w:rsidRPr="00A03C55">
              <w:rPr>
                <w:noProof w:val="0"/>
              </w:rPr>
              <w:t>This query parameter is a postal address for corresponding with a patient. There shall be only a single PatientAddress element.</w:t>
            </w:r>
          </w:p>
        </w:tc>
      </w:tr>
      <w:tr w:rsidR="007A1F44" w:rsidRPr="00A03C55" w14:paraId="728F6EC2" w14:textId="77777777" w:rsidTr="003462A5">
        <w:trPr>
          <w:cantSplit/>
        </w:trPr>
        <w:tc>
          <w:tcPr>
            <w:tcW w:w="4788" w:type="dxa"/>
          </w:tcPr>
          <w:p w14:paraId="36AE299C" w14:textId="77777777" w:rsidR="007A1F44" w:rsidRPr="00A03C55" w:rsidRDefault="007A1F44" w:rsidP="00AE2B59">
            <w:pPr>
              <w:pStyle w:val="TableEntry"/>
              <w:rPr>
                <w:noProof w:val="0"/>
              </w:rPr>
            </w:pPr>
            <w:r w:rsidRPr="00A03C55">
              <w:rPr>
                <w:noProof w:val="0"/>
              </w:rPr>
              <w:t>value [1..*]</w:t>
            </w:r>
            <w:r w:rsidRPr="00A03C55">
              <w:rPr>
                <w:noProof w:val="0"/>
              </w:rPr>
              <w:br/>
            </w:r>
            <w:hyperlink r:id="rId325" w:anchor="ParameterItem-cls" w:history="1">
              <w:r w:rsidRPr="00A03C55">
                <w:rPr>
                  <w:noProof w:val="0"/>
                </w:rPr>
                <w:t>ParameterItem</w:t>
              </w:r>
            </w:hyperlink>
            <w:r w:rsidRPr="00A03C55">
              <w:rPr>
                <w:noProof w:val="0"/>
              </w:rPr>
              <w:t> (</w:t>
            </w:r>
            <w:hyperlink r:id="rId326" w:anchor="dt-II" w:history="1">
              <w:r w:rsidRPr="00A03C55">
                <w:rPr>
                  <w:noProof w:val="0"/>
                </w:rPr>
                <w:t>AD</w:t>
              </w:r>
            </w:hyperlink>
            <w:r w:rsidRPr="00A03C55">
              <w:rPr>
                <w:noProof w:val="0"/>
              </w:rPr>
              <w:t xml:space="preserve">) </w:t>
            </w:r>
          </w:p>
        </w:tc>
        <w:tc>
          <w:tcPr>
            <w:tcW w:w="4788" w:type="dxa"/>
          </w:tcPr>
          <w:p w14:paraId="527F23DB" w14:textId="77777777" w:rsidR="007A1F44" w:rsidRPr="00A03C55" w:rsidRDefault="007A1F44" w:rsidP="00AE2B59">
            <w:pPr>
              <w:pStyle w:val="TableEntry"/>
              <w:rPr>
                <w:noProof w:val="0"/>
              </w:rPr>
            </w:pPr>
            <w:r w:rsidRPr="00A03C55">
              <w:rPr>
                <w:noProof w:val="0"/>
              </w:rPr>
              <w:t>Multiple instances of the value element within a Patient Address may be specified and are combined with OR logic.</w:t>
            </w:r>
          </w:p>
        </w:tc>
      </w:tr>
      <w:tr w:rsidR="007A1F44" w:rsidRPr="00A03C55" w14:paraId="1A1E68EC" w14:textId="77777777" w:rsidTr="003462A5">
        <w:trPr>
          <w:cantSplit/>
        </w:trPr>
        <w:tc>
          <w:tcPr>
            <w:tcW w:w="4788" w:type="dxa"/>
          </w:tcPr>
          <w:p w14:paraId="0398FF64"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27" w:anchor="ParameterItem-cls" w:history="1">
              <w:r w:rsidRPr="00A03C55">
                <w:rPr>
                  <w:noProof w:val="0"/>
                </w:rPr>
                <w:t>ParameterItem</w:t>
              </w:r>
            </w:hyperlink>
            <w:r w:rsidRPr="00A03C55">
              <w:rPr>
                <w:noProof w:val="0"/>
              </w:rPr>
              <w:t> (</w:t>
            </w:r>
            <w:hyperlink r:id="rId328" w:anchor="dt-ST" w:history="1">
              <w:r w:rsidRPr="00A03C55">
                <w:rPr>
                  <w:noProof w:val="0"/>
                </w:rPr>
                <w:t>ST</w:t>
              </w:r>
            </w:hyperlink>
            <w:r w:rsidRPr="00A03C55">
              <w:rPr>
                <w:noProof w:val="0"/>
              </w:rPr>
              <w:t>){default= "Patient.addr"}</w:t>
            </w:r>
          </w:p>
        </w:tc>
        <w:tc>
          <w:tcPr>
            <w:tcW w:w="4788" w:type="dxa"/>
          </w:tcPr>
          <w:p w14:paraId="1F8A5CFF" w14:textId="77777777" w:rsidR="007A1F44" w:rsidRPr="00A03C55" w:rsidRDefault="007A1F44" w:rsidP="00AE2B59">
            <w:pPr>
              <w:pStyle w:val="TableEntry"/>
              <w:rPr>
                <w:noProof w:val="0"/>
              </w:rPr>
            </w:pPr>
          </w:p>
        </w:tc>
      </w:tr>
      <w:tr w:rsidR="007A1F44" w:rsidRPr="00A03C55" w14:paraId="1DC53510" w14:textId="77777777" w:rsidTr="003462A5">
        <w:trPr>
          <w:cantSplit/>
        </w:trPr>
        <w:tc>
          <w:tcPr>
            <w:tcW w:w="4788" w:type="dxa"/>
          </w:tcPr>
          <w:p w14:paraId="1BABE7C0" w14:textId="77777777" w:rsidR="007A1F44" w:rsidRPr="00A03C55" w:rsidRDefault="007A1F44" w:rsidP="00AE2B59">
            <w:pPr>
              <w:pStyle w:val="TableEntry"/>
              <w:rPr>
                <w:b/>
                <w:noProof w:val="0"/>
              </w:rPr>
            </w:pPr>
            <w:r w:rsidRPr="00A03C55">
              <w:rPr>
                <w:b/>
                <w:noProof w:val="0"/>
              </w:rPr>
              <w:t xml:space="preserve">LivingSubjectBirthPlaceAddress </w:t>
            </w:r>
          </w:p>
        </w:tc>
        <w:tc>
          <w:tcPr>
            <w:tcW w:w="4788" w:type="dxa"/>
          </w:tcPr>
          <w:p w14:paraId="2CE66534" w14:textId="523E249B" w:rsidR="007A1F44" w:rsidRPr="00A03C55" w:rsidRDefault="007A1F44" w:rsidP="00AE2B59">
            <w:pPr>
              <w:pStyle w:val="TableEntry"/>
              <w:rPr>
                <w:noProof w:val="0"/>
              </w:rPr>
            </w:pPr>
            <w:r w:rsidRPr="00A03C55">
              <w:rPr>
                <w:noProof w:val="0"/>
              </w:rPr>
              <w:t>This query parameter is a patient's birthplace represented as an address</w:t>
            </w:r>
            <w:r w:rsidR="00952DDA" w:rsidRPr="00A03C55">
              <w:rPr>
                <w:noProof w:val="0"/>
              </w:rPr>
              <w:t xml:space="preserve"> </w:t>
            </w:r>
          </w:p>
        </w:tc>
      </w:tr>
      <w:tr w:rsidR="007A1F44" w:rsidRPr="00A03C55" w14:paraId="652A67D8" w14:textId="77777777" w:rsidTr="003462A5">
        <w:trPr>
          <w:cantSplit/>
        </w:trPr>
        <w:tc>
          <w:tcPr>
            <w:tcW w:w="4788" w:type="dxa"/>
          </w:tcPr>
          <w:p w14:paraId="319170FE" w14:textId="77777777" w:rsidR="007A1F44" w:rsidRPr="00A03C55" w:rsidRDefault="007A1F44" w:rsidP="00AE2B59">
            <w:pPr>
              <w:pStyle w:val="TableEntry"/>
              <w:rPr>
                <w:noProof w:val="0"/>
              </w:rPr>
            </w:pPr>
            <w:r w:rsidRPr="00A03C55">
              <w:rPr>
                <w:noProof w:val="0"/>
              </w:rPr>
              <w:t>value [1..*]</w:t>
            </w:r>
            <w:r w:rsidRPr="00A03C55">
              <w:rPr>
                <w:noProof w:val="0"/>
              </w:rPr>
              <w:br/>
              <w:t>ParameterItem (SET&lt;AD&gt;)</w:t>
            </w:r>
          </w:p>
        </w:tc>
        <w:tc>
          <w:tcPr>
            <w:tcW w:w="4788" w:type="dxa"/>
          </w:tcPr>
          <w:p w14:paraId="33A8935F" w14:textId="77777777" w:rsidR="007A1F44" w:rsidRPr="00A03C55" w:rsidRDefault="007A1F44" w:rsidP="00AE2B59">
            <w:pPr>
              <w:pStyle w:val="TableEntry"/>
              <w:rPr>
                <w:noProof w:val="0"/>
              </w:rPr>
            </w:pPr>
          </w:p>
        </w:tc>
      </w:tr>
      <w:tr w:rsidR="007A1F44" w:rsidRPr="00A03C55" w14:paraId="5890142A" w14:textId="77777777" w:rsidTr="003462A5">
        <w:trPr>
          <w:cantSplit/>
        </w:trPr>
        <w:tc>
          <w:tcPr>
            <w:tcW w:w="4788" w:type="dxa"/>
          </w:tcPr>
          <w:p w14:paraId="26DEBC7C" w14:textId="77777777" w:rsidR="007A1F44" w:rsidRPr="00A03C55" w:rsidRDefault="007A1F44" w:rsidP="00AE2B59">
            <w:pPr>
              <w:pStyle w:val="TableEntry"/>
              <w:rPr>
                <w:noProof w:val="0"/>
              </w:rPr>
            </w:pPr>
            <w:r w:rsidRPr="00A03C55">
              <w:rPr>
                <w:noProof w:val="0"/>
              </w:rPr>
              <w:t>semanticsText [1..1]</w:t>
            </w:r>
            <w:r w:rsidRPr="00A03C55">
              <w:rPr>
                <w:noProof w:val="0"/>
              </w:rPr>
              <w:br/>
              <w:t>ParameterItem (ST){default= "LivingSubject.BirthPlace.Addr"}</w:t>
            </w:r>
          </w:p>
        </w:tc>
        <w:tc>
          <w:tcPr>
            <w:tcW w:w="4788" w:type="dxa"/>
          </w:tcPr>
          <w:p w14:paraId="49F1B3EB" w14:textId="77777777" w:rsidR="007A1F44" w:rsidRPr="00A03C55" w:rsidRDefault="007A1F44" w:rsidP="00AE2B59">
            <w:pPr>
              <w:pStyle w:val="TableEntry"/>
              <w:rPr>
                <w:noProof w:val="0"/>
              </w:rPr>
            </w:pPr>
          </w:p>
        </w:tc>
      </w:tr>
      <w:tr w:rsidR="007A1F44" w:rsidRPr="00A03C55" w14:paraId="6E50F9B4" w14:textId="77777777" w:rsidTr="003462A5">
        <w:trPr>
          <w:cantSplit/>
        </w:trPr>
        <w:tc>
          <w:tcPr>
            <w:tcW w:w="4788" w:type="dxa"/>
          </w:tcPr>
          <w:p w14:paraId="2A626846" w14:textId="77777777" w:rsidR="007A1F44" w:rsidRPr="00A03C55" w:rsidRDefault="007A1F44" w:rsidP="00AE2B59">
            <w:pPr>
              <w:pStyle w:val="TableEntry"/>
              <w:rPr>
                <w:b/>
                <w:noProof w:val="0"/>
              </w:rPr>
            </w:pPr>
            <w:r w:rsidRPr="00A03C55">
              <w:rPr>
                <w:b/>
                <w:noProof w:val="0"/>
              </w:rPr>
              <w:t>LivingSubjectBirthPlaceName</w:t>
            </w:r>
          </w:p>
        </w:tc>
        <w:tc>
          <w:tcPr>
            <w:tcW w:w="4788" w:type="dxa"/>
          </w:tcPr>
          <w:p w14:paraId="1C47172E" w14:textId="350F20E1" w:rsidR="007A1F44" w:rsidRPr="00A03C55" w:rsidRDefault="007A1F44" w:rsidP="00AE2B59">
            <w:pPr>
              <w:pStyle w:val="TableEntry"/>
              <w:rPr>
                <w:noProof w:val="0"/>
              </w:rPr>
            </w:pPr>
            <w:r w:rsidRPr="00A03C55">
              <w:rPr>
                <w:noProof w:val="0"/>
              </w:rPr>
              <w:t>This query parameter is a patient's birthplace represented as a place name</w:t>
            </w:r>
            <w:r w:rsidR="00952DDA" w:rsidRPr="00A03C55">
              <w:rPr>
                <w:noProof w:val="0"/>
              </w:rPr>
              <w:t xml:space="preserve"> </w:t>
            </w:r>
          </w:p>
        </w:tc>
      </w:tr>
      <w:tr w:rsidR="007A1F44" w:rsidRPr="00A03C55" w14:paraId="0B419D0D" w14:textId="77777777" w:rsidTr="003462A5">
        <w:trPr>
          <w:cantSplit/>
        </w:trPr>
        <w:tc>
          <w:tcPr>
            <w:tcW w:w="4788" w:type="dxa"/>
          </w:tcPr>
          <w:p w14:paraId="33885EDC" w14:textId="77777777" w:rsidR="007A1F44" w:rsidRPr="00A03C55" w:rsidRDefault="007A1F44" w:rsidP="00AE2B59">
            <w:pPr>
              <w:pStyle w:val="TableEntry"/>
              <w:rPr>
                <w:noProof w:val="0"/>
              </w:rPr>
            </w:pPr>
            <w:r w:rsidRPr="00A03C55">
              <w:rPr>
                <w:noProof w:val="0"/>
              </w:rPr>
              <w:t>value [1..*]</w:t>
            </w:r>
            <w:r w:rsidRPr="00A03C55">
              <w:rPr>
                <w:noProof w:val="0"/>
              </w:rPr>
              <w:br/>
              <w:t>ParameterItem (SET&lt;EN&gt;)</w:t>
            </w:r>
          </w:p>
        </w:tc>
        <w:tc>
          <w:tcPr>
            <w:tcW w:w="4788" w:type="dxa"/>
          </w:tcPr>
          <w:p w14:paraId="11ABEA21" w14:textId="77777777" w:rsidR="007A1F44" w:rsidRPr="00A03C55" w:rsidRDefault="007A1F44" w:rsidP="00AE2B59">
            <w:pPr>
              <w:pStyle w:val="TableEntry"/>
              <w:rPr>
                <w:noProof w:val="0"/>
              </w:rPr>
            </w:pPr>
          </w:p>
        </w:tc>
      </w:tr>
      <w:tr w:rsidR="007A1F44" w:rsidRPr="00A03C55" w14:paraId="29EFECE4" w14:textId="77777777" w:rsidTr="003462A5">
        <w:trPr>
          <w:cantSplit/>
        </w:trPr>
        <w:tc>
          <w:tcPr>
            <w:tcW w:w="4788" w:type="dxa"/>
          </w:tcPr>
          <w:p w14:paraId="6F32C3E0" w14:textId="77777777" w:rsidR="007A1F44" w:rsidRPr="00A03C55" w:rsidRDefault="007A1F44" w:rsidP="00AE2B59">
            <w:pPr>
              <w:pStyle w:val="TableEntry"/>
              <w:rPr>
                <w:noProof w:val="0"/>
              </w:rPr>
            </w:pPr>
            <w:r w:rsidRPr="00A03C55">
              <w:rPr>
                <w:noProof w:val="0"/>
              </w:rPr>
              <w:t>semanticsText [1..1]</w:t>
            </w:r>
            <w:r w:rsidRPr="00A03C55">
              <w:rPr>
                <w:noProof w:val="0"/>
              </w:rPr>
              <w:br/>
              <w:t>ParameterItem (ST){default= "LivingSubject.BirthPlace.Place.Name"}</w:t>
            </w:r>
          </w:p>
        </w:tc>
        <w:tc>
          <w:tcPr>
            <w:tcW w:w="4788" w:type="dxa"/>
          </w:tcPr>
          <w:p w14:paraId="09916582" w14:textId="77777777" w:rsidR="007A1F44" w:rsidRPr="00A03C55" w:rsidRDefault="007A1F44" w:rsidP="00AE2B59">
            <w:pPr>
              <w:pStyle w:val="TableEntry"/>
              <w:rPr>
                <w:noProof w:val="0"/>
              </w:rPr>
            </w:pPr>
          </w:p>
        </w:tc>
      </w:tr>
      <w:tr w:rsidR="007A1F44" w:rsidRPr="00A03C55" w14:paraId="24745DE1" w14:textId="77777777" w:rsidTr="003462A5">
        <w:trPr>
          <w:cantSplit/>
        </w:trPr>
        <w:tc>
          <w:tcPr>
            <w:tcW w:w="4788" w:type="dxa"/>
          </w:tcPr>
          <w:p w14:paraId="745FB74C" w14:textId="77777777" w:rsidR="007A1F44" w:rsidRPr="00A03C55" w:rsidRDefault="007A1F44" w:rsidP="00AE2B59">
            <w:pPr>
              <w:pStyle w:val="TableEntry"/>
              <w:rPr>
                <w:noProof w:val="0"/>
              </w:rPr>
            </w:pPr>
            <w:r w:rsidRPr="00A03C55">
              <w:rPr>
                <w:rStyle w:val="Strong"/>
                <w:bCs/>
                <w:noProof w:val="0"/>
              </w:rPr>
              <w:t>PrincipalCareProviderId</w:t>
            </w:r>
          </w:p>
        </w:tc>
        <w:tc>
          <w:tcPr>
            <w:tcW w:w="4788" w:type="dxa"/>
          </w:tcPr>
          <w:p w14:paraId="1707E1F6" w14:textId="77777777" w:rsidR="007A1F44" w:rsidRPr="00A03C55" w:rsidRDefault="007A1F44" w:rsidP="00AE2B59">
            <w:pPr>
              <w:pStyle w:val="TableEntry"/>
              <w:rPr>
                <w:noProof w:val="0"/>
              </w:rPr>
            </w:pPr>
            <w:r w:rsidRPr="00A03C55">
              <w:rPr>
                <w:noProof w:val="0"/>
              </w:rPr>
              <w:t>This query parameter is the care provider identifier of a person who has been assigned as the principal care provider of this patient. The requestor may specify multiple PrincipalCareProviderId elements which responder shall consider as possible alternatives, logically connected with an "or".</w:t>
            </w:r>
          </w:p>
        </w:tc>
      </w:tr>
      <w:tr w:rsidR="007A1F44" w:rsidRPr="00A03C55" w14:paraId="74168C35" w14:textId="77777777" w:rsidTr="003462A5">
        <w:trPr>
          <w:cantSplit/>
        </w:trPr>
        <w:tc>
          <w:tcPr>
            <w:tcW w:w="4788" w:type="dxa"/>
          </w:tcPr>
          <w:p w14:paraId="1F424D78" w14:textId="77777777" w:rsidR="007A1F44" w:rsidRPr="00A03C55" w:rsidRDefault="007A1F44" w:rsidP="00AE2B59">
            <w:pPr>
              <w:pStyle w:val="TableEntry"/>
              <w:rPr>
                <w:noProof w:val="0"/>
              </w:rPr>
            </w:pPr>
            <w:r w:rsidRPr="00A03C55">
              <w:rPr>
                <w:noProof w:val="0"/>
              </w:rPr>
              <w:t>value [1..1]</w:t>
            </w:r>
            <w:r w:rsidRPr="00A03C55">
              <w:rPr>
                <w:noProof w:val="0"/>
              </w:rPr>
              <w:br/>
              <w:t>ParameterItem (II)</w:t>
            </w:r>
          </w:p>
        </w:tc>
        <w:tc>
          <w:tcPr>
            <w:tcW w:w="4788" w:type="dxa"/>
          </w:tcPr>
          <w:p w14:paraId="4DA2A812" w14:textId="77777777" w:rsidR="007A1F44" w:rsidRPr="00A03C55" w:rsidRDefault="007A1F44" w:rsidP="00AE2B59">
            <w:pPr>
              <w:pStyle w:val="TableEntry"/>
              <w:rPr>
                <w:noProof w:val="0"/>
              </w:rPr>
            </w:pPr>
            <w:r w:rsidRPr="00A03C55">
              <w:rPr>
                <w:noProof w:val="0"/>
              </w:rPr>
              <w:t>There shall have only one id in the “value” attribute.</w:t>
            </w:r>
          </w:p>
        </w:tc>
      </w:tr>
      <w:tr w:rsidR="007A1F44" w:rsidRPr="00A03C55" w14:paraId="2F01A344" w14:textId="77777777" w:rsidTr="003462A5">
        <w:trPr>
          <w:cantSplit/>
        </w:trPr>
        <w:tc>
          <w:tcPr>
            <w:tcW w:w="4788" w:type="dxa"/>
          </w:tcPr>
          <w:p w14:paraId="200DCD02" w14:textId="77777777" w:rsidR="007A1F44" w:rsidRPr="00A03C55" w:rsidRDefault="007A1F44" w:rsidP="00AE2B59">
            <w:pPr>
              <w:pStyle w:val="TableEntry"/>
              <w:rPr>
                <w:noProof w:val="0"/>
              </w:rPr>
            </w:pPr>
            <w:r w:rsidRPr="00A03C55">
              <w:rPr>
                <w:noProof w:val="0"/>
              </w:rPr>
              <w:t>semanticsText [1..1]</w:t>
            </w:r>
            <w:r w:rsidRPr="00A03C55">
              <w:rPr>
                <w:noProof w:val="0"/>
              </w:rPr>
              <w:br/>
              <w:t>ParameterItem (ST){default= "AssignedProvider.id"}</w:t>
            </w:r>
          </w:p>
        </w:tc>
        <w:tc>
          <w:tcPr>
            <w:tcW w:w="4788" w:type="dxa"/>
          </w:tcPr>
          <w:p w14:paraId="4C7E9407" w14:textId="77777777" w:rsidR="007A1F44" w:rsidRPr="00A03C55" w:rsidRDefault="007A1F44" w:rsidP="00AE2B59">
            <w:pPr>
              <w:pStyle w:val="TableEntry"/>
              <w:rPr>
                <w:noProof w:val="0"/>
              </w:rPr>
            </w:pPr>
          </w:p>
        </w:tc>
      </w:tr>
      <w:tr w:rsidR="007A1F44" w:rsidRPr="00A03C55" w14:paraId="5BC65C66" w14:textId="77777777" w:rsidTr="003462A5">
        <w:trPr>
          <w:cantSplit/>
        </w:trPr>
        <w:tc>
          <w:tcPr>
            <w:tcW w:w="4788" w:type="dxa"/>
          </w:tcPr>
          <w:p w14:paraId="6CE12F8F" w14:textId="77777777" w:rsidR="007A1F44" w:rsidRPr="00A03C55" w:rsidRDefault="007A1F44" w:rsidP="00AE2B59">
            <w:pPr>
              <w:pStyle w:val="TableEntry"/>
              <w:rPr>
                <w:b/>
                <w:noProof w:val="0"/>
              </w:rPr>
            </w:pPr>
            <w:r w:rsidRPr="00A03C55">
              <w:rPr>
                <w:b/>
                <w:noProof w:val="0"/>
              </w:rPr>
              <w:lastRenderedPageBreak/>
              <w:t>MothersMaidenName</w:t>
            </w:r>
          </w:p>
        </w:tc>
        <w:tc>
          <w:tcPr>
            <w:tcW w:w="4788" w:type="dxa"/>
          </w:tcPr>
          <w:p w14:paraId="15EA6236" w14:textId="77777777" w:rsidR="007A1F44" w:rsidRPr="00A03C55" w:rsidRDefault="007A1F44" w:rsidP="00AE2B59">
            <w:pPr>
              <w:pStyle w:val="TableEntry"/>
              <w:rPr>
                <w:noProof w:val="0"/>
              </w:rPr>
            </w:pPr>
            <w:r w:rsidRPr="00A03C55">
              <w:rPr>
                <w:noProof w:val="0"/>
              </w:rPr>
              <w:t xml:space="preserve">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EntityNamePartQualifier of "birth" for the person who is the player in a PersonalRelationship of type of "mother" to the focal person. </w:t>
            </w:r>
          </w:p>
        </w:tc>
      </w:tr>
      <w:tr w:rsidR="007A1F44" w:rsidRPr="00A03C55" w14:paraId="143B9D8D" w14:textId="77777777" w:rsidTr="003462A5">
        <w:trPr>
          <w:cantSplit/>
        </w:trPr>
        <w:tc>
          <w:tcPr>
            <w:tcW w:w="4788" w:type="dxa"/>
          </w:tcPr>
          <w:p w14:paraId="63D3AA64" w14:textId="77777777" w:rsidR="007A1F44" w:rsidRPr="00A03C55" w:rsidRDefault="007A1F44" w:rsidP="00AE2B59">
            <w:pPr>
              <w:pStyle w:val="TableEntry"/>
              <w:rPr>
                <w:noProof w:val="0"/>
              </w:rPr>
            </w:pPr>
            <w:r w:rsidRPr="00A03C55">
              <w:rPr>
                <w:noProof w:val="0"/>
              </w:rPr>
              <w:t>value [1..1]</w:t>
            </w:r>
            <w:r w:rsidRPr="00A03C55">
              <w:rPr>
                <w:noProof w:val="0"/>
              </w:rPr>
              <w:br/>
            </w:r>
            <w:hyperlink r:id="rId329" w:anchor="ParameterItem-cls" w:history="1">
              <w:r w:rsidRPr="00A03C55">
                <w:rPr>
                  <w:rStyle w:val="Hyperlink"/>
                  <w:noProof w:val="0"/>
                  <w:szCs w:val="16"/>
                </w:rPr>
                <w:t>ParameterItem</w:t>
              </w:r>
            </w:hyperlink>
            <w:r w:rsidRPr="00A03C55">
              <w:rPr>
                <w:noProof w:val="0"/>
              </w:rPr>
              <w:t> (</w:t>
            </w:r>
            <w:hyperlink r:id="rId330" w:anchor="dt-PN" w:history="1">
              <w:r w:rsidRPr="00A03C55">
                <w:rPr>
                  <w:rStyle w:val="Hyperlink"/>
                  <w:noProof w:val="0"/>
                  <w:szCs w:val="16"/>
                </w:rPr>
                <w:t>PN</w:t>
              </w:r>
            </w:hyperlink>
            <w:r w:rsidRPr="00A03C55">
              <w:rPr>
                <w:noProof w:val="0"/>
              </w:rPr>
              <w:t>)</w:t>
            </w:r>
          </w:p>
        </w:tc>
        <w:tc>
          <w:tcPr>
            <w:tcW w:w="4788" w:type="dxa"/>
          </w:tcPr>
          <w:p w14:paraId="4A3CA966" w14:textId="77777777" w:rsidR="007A1F44" w:rsidRPr="00A03C55" w:rsidRDefault="007A1F44" w:rsidP="00AE2B59">
            <w:pPr>
              <w:pStyle w:val="TableEntry"/>
              <w:rPr>
                <w:noProof w:val="0"/>
              </w:rPr>
            </w:pPr>
            <w:r w:rsidRPr="00A03C55">
              <w:rPr>
                <w:noProof w:val="0"/>
              </w:rPr>
              <w:t>A person name. In this case it may consist of only the given name part, the family name part, or both.</w:t>
            </w:r>
          </w:p>
        </w:tc>
      </w:tr>
      <w:tr w:rsidR="007A1F44" w:rsidRPr="00A03C55" w14:paraId="346755AC" w14:textId="77777777" w:rsidTr="003462A5">
        <w:trPr>
          <w:cantSplit/>
        </w:trPr>
        <w:tc>
          <w:tcPr>
            <w:tcW w:w="4788" w:type="dxa"/>
          </w:tcPr>
          <w:p w14:paraId="4E17E87D"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31" w:anchor="ParameterItem-cls" w:history="1">
              <w:r w:rsidRPr="00A03C55">
                <w:rPr>
                  <w:rStyle w:val="Hyperlink"/>
                  <w:noProof w:val="0"/>
                  <w:szCs w:val="16"/>
                </w:rPr>
                <w:t>ParameterItem</w:t>
              </w:r>
            </w:hyperlink>
            <w:r w:rsidRPr="00A03C55">
              <w:rPr>
                <w:noProof w:val="0"/>
              </w:rPr>
              <w:t> (</w:t>
            </w:r>
            <w:hyperlink r:id="rId332" w:anchor="dt-ST" w:history="1">
              <w:r w:rsidRPr="00A03C55">
                <w:rPr>
                  <w:rStyle w:val="Hyperlink"/>
                  <w:noProof w:val="0"/>
                  <w:szCs w:val="16"/>
                </w:rPr>
                <w:t>ST</w:t>
              </w:r>
            </w:hyperlink>
            <w:r w:rsidRPr="00A03C55">
              <w:rPr>
                <w:noProof w:val="0"/>
              </w:rPr>
              <w:t>){default= "Person.MothersMaidenName"}</w:t>
            </w:r>
          </w:p>
        </w:tc>
        <w:tc>
          <w:tcPr>
            <w:tcW w:w="4788" w:type="dxa"/>
          </w:tcPr>
          <w:p w14:paraId="063EDB15" w14:textId="77777777" w:rsidR="007A1F44" w:rsidRPr="00A03C55" w:rsidRDefault="007A1F44" w:rsidP="00AE2B59">
            <w:pPr>
              <w:pStyle w:val="TableEntry"/>
              <w:rPr>
                <w:noProof w:val="0"/>
              </w:rPr>
            </w:pPr>
          </w:p>
        </w:tc>
      </w:tr>
      <w:tr w:rsidR="007A1F44" w:rsidRPr="00A03C55" w14:paraId="0C734A53" w14:textId="77777777" w:rsidTr="003462A5">
        <w:trPr>
          <w:cantSplit/>
        </w:trPr>
        <w:tc>
          <w:tcPr>
            <w:tcW w:w="4788" w:type="dxa"/>
          </w:tcPr>
          <w:p w14:paraId="7B4E854B" w14:textId="77777777" w:rsidR="007A1F44" w:rsidRPr="00A03C55" w:rsidRDefault="007A1F44" w:rsidP="00AE2B59">
            <w:pPr>
              <w:pStyle w:val="TableEntry"/>
              <w:rPr>
                <w:b/>
                <w:noProof w:val="0"/>
              </w:rPr>
            </w:pPr>
            <w:r w:rsidRPr="00A03C55">
              <w:rPr>
                <w:b/>
                <w:noProof w:val="0"/>
              </w:rPr>
              <w:t>PatientTelecom</w:t>
            </w:r>
          </w:p>
        </w:tc>
        <w:tc>
          <w:tcPr>
            <w:tcW w:w="4788" w:type="dxa"/>
          </w:tcPr>
          <w:p w14:paraId="0E5C77F9" w14:textId="77777777" w:rsidR="007A1F44" w:rsidRPr="00A03C55" w:rsidRDefault="007A1F44" w:rsidP="00AE2B59">
            <w:pPr>
              <w:pStyle w:val="TableEntry"/>
              <w:rPr>
                <w:noProof w:val="0"/>
              </w:rPr>
            </w:pPr>
            <w:r w:rsidRPr="00A03C55">
              <w:rPr>
                <w:noProof w:val="0"/>
              </w:rPr>
              <w:t>This query parameter is a telecommunications address for communicating with a living subject in the context of the target patient registry. It could be a telephone number, fax number or even an email address. There shall be only a single PatientTelecom element.</w:t>
            </w:r>
          </w:p>
        </w:tc>
      </w:tr>
      <w:tr w:rsidR="007A1F44" w:rsidRPr="00A03C55" w14:paraId="25E4CD17" w14:textId="77777777" w:rsidTr="003462A5">
        <w:trPr>
          <w:cantSplit/>
        </w:trPr>
        <w:tc>
          <w:tcPr>
            <w:tcW w:w="4788" w:type="dxa"/>
          </w:tcPr>
          <w:p w14:paraId="3DF714D7" w14:textId="77777777" w:rsidR="007A1F44" w:rsidRPr="00A03C55" w:rsidRDefault="007A1F44" w:rsidP="00AE2B59">
            <w:pPr>
              <w:pStyle w:val="TableEntry"/>
              <w:rPr>
                <w:noProof w:val="0"/>
              </w:rPr>
            </w:pPr>
            <w:r w:rsidRPr="00A03C55">
              <w:rPr>
                <w:noProof w:val="0"/>
              </w:rPr>
              <w:t>value [1..*]</w:t>
            </w:r>
            <w:r w:rsidRPr="00A03C55">
              <w:rPr>
                <w:noProof w:val="0"/>
              </w:rPr>
              <w:br/>
            </w:r>
            <w:hyperlink r:id="rId333" w:anchor="ParameterItem-cls" w:history="1">
              <w:r w:rsidRPr="00A03C55">
                <w:rPr>
                  <w:rStyle w:val="Hyperlink"/>
                  <w:noProof w:val="0"/>
                  <w:szCs w:val="16"/>
                </w:rPr>
                <w:t>ParameterItem</w:t>
              </w:r>
            </w:hyperlink>
            <w:r w:rsidRPr="00A03C55">
              <w:rPr>
                <w:noProof w:val="0"/>
              </w:rPr>
              <w:t> (</w:t>
            </w:r>
            <w:hyperlink r:id="rId334" w:anchor="dt-TEL" w:history="1">
              <w:r w:rsidRPr="00A03C55">
                <w:rPr>
                  <w:rStyle w:val="Hyperlink"/>
                  <w:noProof w:val="0"/>
                  <w:szCs w:val="16"/>
                </w:rPr>
                <w:t>TEL</w:t>
              </w:r>
            </w:hyperlink>
            <w:r w:rsidRPr="00A03C55">
              <w:rPr>
                <w:noProof w:val="0"/>
              </w:rPr>
              <w:t>)</w:t>
            </w:r>
          </w:p>
        </w:tc>
        <w:tc>
          <w:tcPr>
            <w:tcW w:w="4788" w:type="dxa"/>
          </w:tcPr>
          <w:p w14:paraId="4AE748E8" w14:textId="77777777" w:rsidR="007A1F44" w:rsidRPr="00A03C55" w:rsidRDefault="007A1F44" w:rsidP="00AE2B59">
            <w:pPr>
              <w:pStyle w:val="TableEntry"/>
              <w:rPr>
                <w:noProof w:val="0"/>
              </w:rPr>
            </w:pPr>
            <w:r w:rsidRPr="00A03C55">
              <w:rPr>
                <w:noProof w:val="0"/>
              </w:rPr>
              <w:t>A telecommunications address. The scheme attribute specifies whether this is a telephone number, fax number, email address, etc. Multiple instances of the value element within a PatientTelecom may be specified and are combined with OR logic.</w:t>
            </w:r>
          </w:p>
        </w:tc>
      </w:tr>
      <w:tr w:rsidR="007A1F44" w:rsidRPr="00A03C55" w14:paraId="40B37510" w14:textId="77777777" w:rsidTr="003462A5">
        <w:trPr>
          <w:cantSplit/>
        </w:trPr>
        <w:tc>
          <w:tcPr>
            <w:tcW w:w="4788" w:type="dxa"/>
          </w:tcPr>
          <w:p w14:paraId="559CB8E8"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35" w:anchor="ParameterItem-cls" w:history="1">
              <w:r w:rsidRPr="00A03C55">
                <w:rPr>
                  <w:rStyle w:val="Hyperlink"/>
                  <w:noProof w:val="0"/>
                  <w:szCs w:val="16"/>
                </w:rPr>
                <w:t>ParameterItem</w:t>
              </w:r>
            </w:hyperlink>
            <w:r w:rsidRPr="00A03C55">
              <w:rPr>
                <w:noProof w:val="0"/>
              </w:rPr>
              <w:t> (</w:t>
            </w:r>
            <w:hyperlink r:id="rId336" w:anchor="dt-ST" w:history="1">
              <w:r w:rsidRPr="00A03C55">
                <w:rPr>
                  <w:rStyle w:val="Hyperlink"/>
                  <w:noProof w:val="0"/>
                  <w:szCs w:val="16"/>
                </w:rPr>
                <w:t>ST</w:t>
              </w:r>
            </w:hyperlink>
            <w:r w:rsidRPr="00A03C55">
              <w:rPr>
                <w:noProof w:val="0"/>
              </w:rPr>
              <w:t>){default= "Patient.telecom"}</w:t>
            </w:r>
          </w:p>
        </w:tc>
        <w:tc>
          <w:tcPr>
            <w:tcW w:w="4788" w:type="dxa"/>
          </w:tcPr>
          <w:p w14:paraId="786E760B" w14:textId="77777777" w:rsidR="007A1F44" w:rsidRPr="00A03C55" w:rsidRDefault="007A1F44" w:rsidP="00AE2B59">
            <w:pPr>
              <w:pStyle w:val="TableEntry"/>
              <w:rPr>
                <w:noProof w:val="0"/>
              </w:rPr>
            </w:pPr>
          </w:p>
        </w:tc>
      </w:tr>
    </w:tbl>
    <w:p w14:paraId="3F9EC466" w14:textId="77777777" w:rsidR="007A1F44" w:rsidRPr="00A03C55" w:rsidRDefault="007A1F44" w:rsidP="001B289C">
      <w:pPr>
        <w:pStyle w:val="BodyText"/>
      </w:pPr>
    </w:p>
    <w:p w14:paraId="48E151E0"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3.55.4.1.2.3 Control Act and Transmission Wrappers</w:t>
      </w:r>
    </w:p>
    <w:p w14:paraId="5D562100" w14:textId="67C800EC" w:rsidR="007A1F44" w:rsidRPr="00A03C55" w:rsidRDefault="007A1F44" w:rsidP="001B289C">
      <w:pPr>
        <w:pStyle w:val="BodyText"/>
      </w:pPr>
      <w:r w:rsidRPr="00A03C55">
        <w:t>Please see ITI TF-2x: Appendix O for details on the IHE guidelines for implementing the wrappers. Table 3.55.4.1.2</w:t>
      </w:r>
      <w:r w:rsidR="00F141BB" w:rsidRPr="00A03C55">
        <w:t>.3</w:t>
      </w:r>
      <w:r w:rsidRPr="00A03C55">
        <w:t>-</w:t>
      </w:r>
      <w:r w:rsidR="00F141BB" w:rsidRPr="00A03C55">
        <w:t>1</w:t>
      </w:r>
      <w:r w:rsidRPr="00A03C55">
        <w:t xml:space="preserve"> contains the Transmission and Control Act wrappers used for this interaction, and the associated constraints.</w:t>
      </w:r>
    </w:p>
    <w:p w14:paraId="4C3CD87D" w14:textId="7ED858FD" w:rsidR="007A1F44" w:rsidRPr="00A03C55" w:rsidRDefault="007A1F44" w:rsidP="001B289C">
      <w:pPr>
        <w:pStyle w:val="TableTitle"/>
        <w:rPr>
          <w:noProof w:val="0"/>
        </w:rPr>
      </w:pPr>
      <w:r w:rsidRPr="00A03C55">
        <w:rPr>
          <w:noProof w:val="0"/>
        </w:rPr>
        <w:t>Table 3.55.4.1.2</w:t>
      </w:r>
      <w:r w:rsidR="00F141BB" w:rsidRPr="00A03C55">
        <w:rPr>
          <w:noProof w:val="0"/>
        </w:rPr>
        <w:t>.3</w:t>
      </w:r>
      <w:r w:rsidRPr="00A03C55">
        <w:rPr>
          <w:noProof w:val="0"/>
        </w:rPr>
        <w:t>-</w:t>
      </w:r>
      <w:r w:rsidR="00F141BB" w:rsidRPr="00A03C55">
        <w:rPr>
          <w:noProof w:val="0"/>
        </w:rPr>
        <w:t>1</w:t>
      </w:r>
      <w:r w:rsidRPr="00A03C55">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00"/>
        <w:gridCol w:w="4602"/>
      </w:tblGrid>
      <w:tr w:rsidR="007A1F44" w:rsidRPr="00A03C55" w14:paraId="4AF94A43" w14:textId="77777777" w:rsidTr="00AE2B59">
        <w:trPr>
          <w:cantSplit/>
          <w:tblHeader/>
          <w:jc w:val="center"/>
        </w:trPr>
        <w:tc>
          <w:tcPr>
            <w:tcW w:w="4098" w:type="dxa"/>
            <w:shd w:val="clear" w:color="auto" w:fill="D9D9D9"/>
          </w:tcPr>
          <w:p w14:paraId="554A04EE" w14:textId="77777777" w:rsidR="007A1F44" w:rsidRPr="00A03C55" w:rsidRDefault="007A1F44" w:rsidP="00A063AC">
            <w:pPr>
              <w:pStyle w:val="TableEntryHeader"/>
              <w:rPr>
                <w:noProof w:val="0"/>
              </w:rPr>
            </w:pPr>
            <w:r w:rsidRPr="00A03C55">
              <w:rPr>
                <w:noProof w:val="0"/>
              </w:rPr>
              <w:t>Transmission Wrapper</w:t>
            </w:r>
          </w:p>
        </w:tc>
        <w:tc>
          <w:tcPr>
            <w:tcW w:w="4711" w:type="dxa"/>
            <w:shd w:val="clear" w:color="auto" w:fill="D9D9D9"/>
          </w:tcPr>
          <w:p w14:paraId="13AC1048"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11CE36A5" w14:textId="77777777" w:rsidTr="00AE2B59">
        <w:trPr>
          <w:jc w:val="center"/>
        </w:trPr>
        <w:tc>
          <w:tcPr>
            <w:tcW w:w="4098" w:type="dxa"/>
          </w:tcPr>
          <w:p w14:paraId="58A2B758" w14:textId="77777777" w:rsidR="007A1F44" w:rsidRPr="00A03C55" w:rsidRDefault="007A1F44" w:rsidP="00AE2B59">
            <w:pPr>
              <w:pStyle w:val="TableEntry"/>
              <w:rPr>
                <w:noProof w:val="0"/>
              </w:rPr>
            </w:pPr>
            <w:r w:rsidRPr="00A03C55">
              <w:rPr>
                <w:noProof w:val="0"/>
              </w:rPr>
              <w:t xml:space="preserve">MCCI_MT000100UV01 - Send Message Payload </w:t>
            </w:r>
          </w:p>
        </w:tc>
        <w:tc>
          <w:tcPr>
            <w:tcW w:w="4711" w:type="dxa"/>
          </w:tcPr>
          <w:p w14:paraId="75607DFD" w14:textId="77777777" w:rsidR="007A1F44" w:rsidRPr="00A03C55" w:rsidRDefault="007A1F44" w:rsidP="00AE2B59">
            <w:pPr>
              <w:pStyle w:val="TableEntry"/>
              <w:rPr>
                <w:bCs/>
                <w:noProof w:val="0"/>
              </w:rPr>
            </w:pPr>
            <w:r w:rsidRPr="00A03C55">
              <w:rPr>
                <w:bCs/>
                <w:noProof w:val="0"/>
              </w:rPr>
              <w:t xml:space="preserve">QUQI_MT021001UV01 - Query Control Act Request : Query By Parameter </w:t>
            </w:r>
          </w:p>
        </w:tc>
      </w:tr>
      <w:tr w:rsidR="007A1F44" w:rsidRPr="00A03C55" w14:paraId="794A00C3" w14:textId="77777777" w:rsidTr="00AE2B59">
        <w:trPr>
          <w:jc w:val="center"/>
        </w:trPr>
        <w:tc>
          <w:tcPr>
            <w:tcW w:w="4098" w:type="dxa"/>
          </w:tcPr>
          <w:p w14:paraId="2F13026D" w14:textId="77777777" w:rsidR="007A1F44" w:rsidRPr="00A03C55" w:rsidRDefault="007A1F44" w:rsidP="00AE2B59">
            <w:pPr>
              <w:pStyle w:val="TableEntry"/>
              <w:rPr>
                <w:noProof w:val="0"/>
              </w:rPr>
            </w:pPr>
            <w:r w:rsidRPr="00A03C55">
              <w:rPr>
                <w:noProof w:val="0"/>
              </w:rPr>
              <w:t>The value of interactionId shall be set to PRPA_IN201305UV02</w:t>
            </w:r>
          </w:p>
          <w:p w14:paraId="0750E911" w14:textId="77777777" w:rsidR="007A1F44" w:rsidRPr="00A03C55" w:rsidRDefault="007A1F44" w:rsidP="00AE2B59">
            <w:pPr>
              <w:pStyle w:val="TableEntry"/>
              <w:rPr>
                <w:noProof w:val="0"/>
              </w:rPr>
            </w:pPr>
            <w:r w:rsidRPr="00A03C55">
              <w:rPr>
                <w:noProof w:val="0"/>
              </w:rPr>
              <w:t>The value of processingModeCode shall be set to T</w:t>
            </w:r>
          </w:p>
          <w:p w14:paraId="4609E002" w14:textId="77777777" w:rsidR="007A1F44" w:rsidRPr="00A03C55" w:rsidRDefault="007A1F44" w:rsidP="00AE2B59">
            <w:pPr>
              <w:pStyle w:val="TableEntry"/>
              <w:rPr>
                <w:noProof w:val="0"/>
              </w:rPr>
            </w:pPr>
            <w:r w:rsidRPr="00A03C55">
              <w:rPr>
                <w:noProof w:val="0"/>
              </w:rPr>
              <w:t>The acceptAckCode shall be set to AL</w:t>
            </w:r>
          </w:p>
          <w:p w14:paraId="03E3745D" w14:textId="77777777" w:rsidR="007A1F44" w:rsidRPr="00A03C55" w:rsidRDefault="007A1F44" w:rsidP="00AE2B59">
            <w:pPr>
              <w:pStyle w:val="TableEntry"/>
              <w:rPr>
                <w:noProof w:val="0"/>
              </w:rPr>
            </w:pPr>
            <w:r w:rsidRPr="00A03C55">
              <w:rPr>
                <w:noProof w:val="0"/>
              </w:rPr>
              <w:t>There shall be only one receiver Device</w:t>
            </w:r>
          </w:p>
          <w:p w14:paraId="47F3B9C6" w14:textId="77777777" w:rsidR="007A1F44" w:rsidRPr="00A03C55" w:rsidRDefault="007A1F44" w:rsidP="00AE2B59">
            <w:pPr>
              <w:pStyle w:val="TableEntry"/>
              <w:rPr>
                <w:noProof w:val="0"/>
              </w:rPr>
            </w:pPr>
          </w:p>
        </w:tc>
        <w:tc>
          <w:tcPr>
            <w:tcW w:w="4711" w:type="dxa"/>
          </w:tcPr>
          <w:p w14:paraId="6C2ABE4A" w14:textId="77777777" w:rsidR="007A1F44" w:rsidRPr="00A03C55" w:rsidRDefault="007A1F44" w:rsidP="00AE2B59">
            <w:pPr>
              <w:pStyle w:val="TableEntry"/>
              <w:rPr>
                <w:noProof w:val="0"/>
              </w:rPr>
            </w:pPr>
            <w:r w:rsidRPr="00A03C55">
              <w:rPr>
                <w:noProof w:val="0"/>
              </w:rPr>
              <w:t>The value of ControlActProcess.moodCode shall be set to EVN</w:t>
            </w:r>
          </w:p>
          <w:p w14:paraId="3ED30329" w14:textId="77777777" w:rsidR="007A1F44" w:rsidRPr="00A03C55" w:rsidRDefault="007A1F44" w:rsidP="00AE2B59">
            <w:pPr>
              <w:pStyle w:val="TableEntry"/>
              <w:rPr>
                <w:noProof w:val="0"/>
              </w:rPr>
            </w:pPr>
            <w:r w:rsidRPr="00A03C55">
              <w:rPr>
                <w:noProof w:val="0"/>
              </w:rPr>
              <w:t>The trigger event code in ControlActProcess.code shall be set to PRPA_TE201305UV02</w:t>
            </w:r>
          </w:p>
          <w:p w14:paraId="402D137C" w14:textId="77777777" w:rsidR="007A1F44" w:rsidRPr="00A03C55" w:rsidRDefault="007A1F44" w:rsidP="00AE2B59">
            <w:pPr>
              <w:pStyle w:val="TableEntry"/>
              <w:rPr>
                <w:noProof w:val="0"/>
              </w:rPr>
            </w:pPr>
            <w:r w:rsidRPr="00A03C55">
              <w:rPr>
                <w:noProof w:val="0"/>
              </w:rPr>
              <w:t>If an authorOrPerformer participation is present, the value of authorOrPerformer.typeCode SHALL be set to AUT</w:t>
            </w:r>
          </w:p>
          <w:p w14:paraId="1C5162DA" w14:textId="77777777" w:rsidR="007A1F44" w:rsidRPr="00A03C55" w:rsidRDefault="007A1F44" w:rsidP="00AE2B59">
            <w:pPr>
              <w:pStyle w:val="TableEntry"/>
              <w:rPr>
                <w:noProof w:val="0"/>
              </w:rPr>
            </w:pPr>
          </w:p>
        </w:tc>
      </w:tr>
    </w:tbl>
    <w:p w14:paraId="17887444" w14:textId="448B97DE" w:rsidR="007A1F44" w:rsidRPr="00A03C55" w:rsidRDefault="007A1F44" w:rsidP="001B289C">
      <w:pPr>
        <w:pStyle w:val="BodyText"/>
      </w:pPr>
      <w:r w:rsidRPr="00A03C55">
        <w:lastRenderedPageBreak/>
        <w:t xml:space="preserve">The composite message schemas which describe the full payload of this interaction, including the wrappers, can be found </w:t>
      </w:r>
      <w:del w:id="2126" w:author="Lynn Felhofer" w:date="2020-03-23T16:17:00Z">
        <w:r w:rsidRPr="00A03C55" w:rsidDel="00392918">
          <w:delText xml:space="preserve">online on the </w:delText>
        </w:r>
      </w:del>
      <w:del w:id="2127" w:author="Lynn Felhofer" w:date="2020-03-23T15:54:00Z">
        <w:r w:rsidRPr="00A03C55" w:rsidDel="00FD6681">
          <w:delText>IHE FTP site</w:delText>
        </w:r>
      </w:del>
      <w:del w:id="2128" w:author="Lynn Felhofer" w:date="2020-03-23T16:17:00Z">
        <w:r w:rsidRPr="00A03C55" w:rsidDel="00392918">
          <w:delText>,</w:delText>
        </w:r>
      </w:del>
      <w:ins w:id="2129" w:author="Lynn Felhofer" w:date="2020-03-23T16:17:00Z">
        <w:r w:rsidR="00392918">
          <w:t xml:space="preserve">online: </w:t>
        </w:r>
      </w:ins>
      <w:r w:rsidRPr="00A03C55">
        <w:t xml:space="preserve"> see ITI TF-2x: Appendix W</w:t>
      </w:r>
      <w:r w:rsidR="00957CD8" w:rsidRPr="00A03C55">
        <w:t xml:space="preserve">. </w:t>
      </w:r>
      <w:r w:rsidR="009110D3" w:rsidRPr="00A03C55">
        <w:t>T</w:t>
      </w:r>
      <w:r w:rsidRPr="00A03C55">
        <w:t>he schemas from the HL7 V3 2008 Normative Edition can be found at:</w:t>
      </w:r>
    </w:p>
    <w:p w14:paraId="68E10C99" w14:textId="77777777" w:rsidR="007A1F44" w:rsidRPr="00A03C55" w:rsidRDefault="007A1F44" w:rsidP="001B289C">
      <w:pPr>
        <w:pStyle w:val="BodyText"/>
      </w:pPr>
      <w:r w:rsidRPr="00A03C55">
        <w:t>Edition2008/processable/multicacheschemas/PRPA_IN201305UV02.xsd)</w:t>
      </w:r>
    </w:p>
    <w:p w14:paraId="1CAD36C1"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3.55.4.1.2.4 Values used by Responding Gateway for a reverse Cross Gateway Query</w:t>
      </w:r>
    </w:p>
    <w:p w14:paraId="3C1A568A" w14:textId="77777777" w:rsidR="007A1F44" w:rsidRPr="00A03C55" w:rsidRDefault="007A1F44" w:rsidP="001B289C">
      <w:pPr>
        <w:pStyle w:val="BodyText"/>
      </w:pPr>
      <w:r w:rsidRPr="00A03C55">
        <w:t>The Initiating Gateway shall specify two values in the request which allow the responding community to generate a reverse Cross Gateway Query in search of data about the patient identified in the Cross Gateway Patient Discovery request. The two values are homeCommunityId and community patient id assigning authority.</w:t>
      </w:r>
    </w:p>
    <w:p w14:paraId="5976D076" w14:textId="77777777" w:rsidR="007A1F44" w:rsidRPr="00A03C55" w:rsidRDefault="007A1F44" w:rsidP="00ED4370">
      <w:pPr>
        <w:pStyle w:val="BodyText"/>
      </w:pPr>
      <w:r w:rsidRPr="00A03C55">
        <w:t xml:space="preserve">homeCommunityId – this value is a globally unique identifier for a community – further defined in </w:t>
      </w:r>
      <w:r w:rsidR="00292B01" w:rsidRPr="00A03C55">
        <w:t>Section</w:t>
      </w:r>
      <w:r w:rsidRPr="00A03C55">
        <w:t xml:space="preserve"> 3.38.4.1.2.1. The Initiating Gateway shall specify this value in the Cross Gateway Patient Discovery request unless the Initiating Gateway is not grouped with a Responding Gateway.</w:t>
      </w:r>
    </w:p>
    <w:p w14:paraId="3E282106" w14:textId="77777777" w:rsidR="007A1F44" w:rsidRPr="00A03C55" w:rsidRDefault="007A1F44" w:rsidP="00ED4370">
      <w:pPr>
        <w:pStyle w:val="BodyText"/>
      </w:pPr>
      <w:r w:rsidRPr="00A03C55">
        <w:t xml:space="preserve">The Responding Gateway uses the homeCommunityId to obtain the Web Services endpoint of services that provide access to data in the Initiating Gateway’s community. </w:t>
      </w:r>
    </w:p>
    <w:p w14:paraId="2487BB13" w14:textId="77777777" w:rsidR="007A1F44" w:rsidRPr="00A03C55" w:rsidRDefault="007A1F44" w:rsidP="00ED4370">
      <w:pPr>
        <w:pStyle w:val="BodyText"/>
      </w:pPr>
      <w:r w:rsidRPr="00A03C55">
        <w:t xml:space="preserve">The homeCommunityId is specified as the id element within the Organization associated with the device of the sender. The id element designating the homeCommunityId shall have only the root element the contents of which is the homeCommunityId. </w:t>
      </w:r>
    </w:p>
    <w:p w14:paraId="06207DDB" w14:textId="77777777" w:rsidR="0024701A" w:rsidRPr="00A03C55" w:rsidRDefault="0024701A" w:rsidP="00ED4370">
      <w:pPr>
        <w:pStyle w:val="BodyText"/>
      </w:pPr>
    </w:p>
    <w:p w14:paraId="2788E5A5" w14:textId="77777777" w:rsidR="007A1F44" w:rsidRPr="00A03C55" w:rsidRDefault="00D139D9" w:rsidP="00ED4370">
      <w:pPr>
        <w:pStyle w:val="BodyText"/>
      </w:pPr>
      <w:r w:rsidRPr="00A03C55">
        <w:rPr>
          <w:noProof/>
          <w:lang w:eastAsia="fr-FR"/>
        </w:rPr>
        <w:drawing>
          <wp:inline distT="0" distB="0" distL="0" distR="0" wp14:anchorId="7F8E1F56" wp14:editId="0A55283F">
            <wp:extent cx="5859145" cy="3573145"/>
            <wp:effectExtent l="0" t="0" r="8255" b="8255"/>
            <wp:docPr id="62" name="Picture 9" descr="MCCI_RM000100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CI_RM000100UV"/>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859145" cy="3573145"/>
                    </a:xfrm>
                    <a:prstGeom prst="rect">
                      <a:avLst/>
                    </a:prstGeom>
                    <a:noFill/>
                    <a:ln>
                      <a:noFill/>
                    </a:ln>
                  </pic:spPr>
                </pic:pic>
              </a:graphicData>
            </a:graphic>
          </wp:inline>
        </w:drawing>
      </w:r>
    </w:p>
    <w:p w14:paraId="49DEAF6D" w14:textId="77777777" w:rsidR="007A1F44" w:rsidRPr="00A03C55" w:rsidRDefault="007A1F44" w:rsidP="001B289C">
      <w:pPr>
        <w:pStyle w:val="FigureTitle"/>
        <w:rPr>
          <w:noProof w:val="0"/>
        </w:rPr>
      </w:pPr>
      <w:r w:rsidRPr="00A03C55">
        <w:rPr>
          <w:noProof w:val="0"/>
        </w:rPr>
        <w:t>Figure 3.55.4.1.2.4-1: Send Message Payload</w:t>
      </w:r>
    </w:p>
    <w:p w14:paraId="41D8D311" w14:textId="77777777" w:rsidR="007A1F44" w:rsidRPr="00A03C55" w:rsidRDefault="007A1F44" w:rsidP="001B289C">
      <w:pPr>
        <w:pStyle w:val="BodyText"/>
      </w:pPr>
      <w:r w:rsidRPr="00A03C55">
        <w:lastRenderedPageBreak/>
        <w:t>An example of specifying the homeCommunityId element follows, where homeCommunityId=1.2.3.</w:t>
      </w:r>
    </w:p>
    <w:p w14:paraId="362609B8" w14:textId="77777777" w:rsidR="007A1F44" w:rsidRPr="00A03C55" w:rsidRDefault="007A1F44" w:rsidP="003462A5">
      <w:pPr>
        <w:pStyle w:val="BodyText"/>
      </w:pPr>
    </w:p>
    <w:p w14:paraId="6C4FA9D0" w14:textId="77777777" w:rsidR="007A1F44" w:rsidRPr="00A03C55" w:rsidRDefault="007A1F44" w:rsidP="001B289C">
      <w:pPr>
        <w:pStyle w:val="StylePlainText8ptBoxSinglesolidlineAuto05ptLin"/>
      </w:pPr>
      <w:r w:rsidRPr="00A03C55">
        <w:t xml:space="preserve">    &lt;sender typeCode="SND"&gt;</w:t>
      </w:r>
    </w:p>
    <w:p w14:paraId="473285D3" w14:textId="77777777" w:rsidR="007A1F44" w:rsidRPr="00A03C55" w:rsidRDefault="007A1F44" w:rsidP="001B289C">
      <w:pPr>
        <w:pStyle w:val="StylePlainText8ptBoxSinglesolidlineAuto05ptLin"/>
      </w:pPr>
      <w:r w:rsidRPr="00A03C55">
        <w:t xml:space="preserve">        &lt;device classCode="DEV" determinerCode="INSTANCE"&gt;</w:t>
      </w:r>
    </w:p>
    <w:p w14:paraId="7844D3D4" w14:textId="77777777" w:rsidR="007A1F44" w:rsidRPr="00A03C55" w:rsidRDefault="007A1F44" w:rsidP="001B289C">
      <w:pPr>
        <w:pStyle w:val="StylePlainText8ptBoxSinglesolidlineAuto05ptLin"/>
      </w:pPr>
      <w:r w:rsidRPr="00A03C55">
        <w:t xml:space="preserve">            &lt;id root="1.2.840.114350.1.13.999.567"/&gt;</w:t>
      </w:r>
    </w:p>
    <w:p w14:paraId="037F669A" w14:textId="77777777" w:rsidR="007A1F44" w:rsidRPr="00A03C55" w:rsidRDefault="007A1F44" w:rsidP="001B289C">
      <w:pPr>
        <w:pStyle w:val="StylePlainText8ptBoxSinglesolidlineAuto05ptLin"/>
      </w:pPr>
      <w:r w:rsidRPr="00A03C55">
        <w:t xml:space="preserve">            &lt;asAgent classCode="AGNT"&gt;</w:t>
      </w:r>
    </w:p>
    <w:p w14:paraId="498FDBB7" w14:textId="77777777" w:rsidR="007A1F44" w:rsidRPr="00A03C55" w:rsidRDefault="007A1F44" w:rsidP="001B289C">
      <w:pPr>
        <w:pStyle w:val="StylePlainText8ptBoxSinglesolidlineAuto05ptLin"/>
      </w:pPr>
      <w:r w:rsidRPr="00A03C55">
        <w:t xml:space="preserve">            </w:t>
      </w:r>
      <w:r w:rsidRPr="00A03C55">
        <w:tab/>
        <w:t>&lt;representedOrganization classCode="ORG" determinerCode="INSTANCE"&gt;</w:t>
      </w:r>
    </w:p>
    <w:p w14:paraId="2EECD70B" w14:textId="77777777" w:rsidR="007A1F44" w:rsidRPr="00A03C55" w:rsidRDefault="007A1F44" w:rsidP="001B289C">
      <w:pPr>
        <w:pStyle w:val="StylePlainText8ptBoxSinglesolidlineAuto05ptLin"/>
      </w:pPr>
      <w:r w:rsidRPr="00A03C55">
        <w:tab/>
      </w:r>
      <w:r w:rsidRPr="00A03C55">
        <w:tab/>
        <w:t xml:space="preserve">       &lt;!-- homeCommunityId=urn:oid:1.2.3 --&gt;</w:t>
      </w:r>
    </w:p>
    <w:p w14:paraId="4F02997C" w14:textId="77777777" w:rsidR="007A1F44" w:rsidRPr="00A03C55" w:rsidRDefault="007A1F44" w:rsidP="001B289C">
      <w:pPr>
        <w:pStyle w:val="StylePlainText8ptBoxSinglesolidlineAuto05ptLin"/>
      </w:pPr>
      <w:r w:rsidRPr="00A03C55">
        <w:t xml:space="preserve">            </w:t>
      </w:r>
      <w:r w:rsidRPr="00A03C55">
        <w:tab/>
      </w:r>
      <w:r w:rsidRPr="00A03C55">
        <w:tab/>
        <w:t>&lt;id root="1.2.3"/&gt;</w:t>
      </w:r>
    </w:p>
    <w:p w14:paraId="31C717BE" w14:textId="77777777" w:rsidR="007A1F44" w:rsidRPr="00A03C55" w:rsidRDefault="007A1F44" w:rsidP="001B289C">
      <w:pPr>
        <w:pStyle w:val="StylePlainText8ptBoxSinglesolidlineAuto05ptLin"/>
      </w:pPr>
      <w:r w:rsidRPr="00A03C55">
        <w:t xml:space="preserve">            </w:t>
      </w:r>
      <w:r w:rsidRPr="00A03C55">
        <w:tab/>
        <w:t>&lt;/representedOrganization&gt;</w:t>
      </w:r>
    </w:p>
    <w:p w14:paraId="3DE6AADE" w14:textId="77777777" w:rsidR="007A1F44" w:rsidRPr="00A03C55" w:rsidRDefault="007A1F44" w:rsidP="001B289C">
      <w:pPr>
        <w:pStyle w:val="StylePlainText8ptBoxSinglesolidlineAuto05ptLin"/>
      </w:pPr>
      <w:r w:rsidRPr="00A03C55">
        <w:t xml:space="preserve">            &lt;/asAgent&gt;</w:t>
      </w:r>
    </w:p>
    <w:p w14:paraId="5535CE21" w14:textId="77777777" w:rsidR="007A1F44" w:rsidRPr="00A03C55" w:rsidRDefault="007A1F44" w:rsidP="001B289C">
      <w:pPr>
        <w:pStyle w:val="StylePlainText8ptBoxSinglesolidlineAuto05ptLin"/>
      </w:pPr>
      <w:r w:rsidRPr="00A03C55">
        <w:t xml:space="preserve">        &lt;/device&gt;</w:t>
      </w:r>
    </w:p>
    <w:p w14:paraId="0C31ACC5" w14:textId="77777777" w:rsidR="007A1F44" w:rsidRPr="00A03C55" w:rsidRDefault="007A1F44" w:rsidP="001B289C">
      <w:pPr>
        <w:pStyle w:val="StylePlainText8ptBoxSinglesolidlineAuto05ptLin"/>
      </w:pPr>
      <w:r w:rsidRPr="00A03C55">
        <w:t xml:space="preserve">    &lt;/sender&gt;</w:t>
      </w:r>
    </w:p>
    <w:p w14:paraId="68BDC0CE" w14:textId="77777777" w:rsidR="007A1F44" w:rsidRPr="00A03C55" w:rsidRDefault="007A1F44" w:rsidP="001B289C">
      <w:pPr>
        <w:pStyle w:val="BodyText"/>
      </w:pPr>
      <w:r w:rsidRPr="00A03C55">
        <w:rPr>
          <w:rStyle w:val="Strong"/>
          <w:bCs/>
        </w:rPr>
        <w:t>Community patient id assigning authority</w:t>
      </w:r>
      <w:r w:rsidRPr="00A03C55">
        <w:t xml:space="preserve"> – this value designates the assigning authority for the patient identifier to be used within a reverse Cross Gateway Query. This value is not the assigning authority for all patient identifiers used by that community, but only the patient identifier used for the patient identified in the query. The Initiating Gateway shall be capable of specifying this value in the Cross Gateway Patient Discovery request. </w:t>
      </w:r>
    </w:p>
    <w:p w14:paraId="529A845D" w14:textId="77777777" w:rsidR="007A1F44" w:rsidRPr="00A03C55" w:rsidRDefault="007A1F44" w:rsidP="001B289C">
      <w:r w:rsidRPr="00A03C55">
        <w:t xml:space="preserve">The Responding Gateway may use the specified assigning authority to identify which of the LivingSubjectID values to use in a reverse Cross Gateway Query. </w:t>
      </w:r>
    </w:p>
    <w:p w14:paraId="0CD4C259" w14:textId="77777777" w:rsidR="007A1F44" w:rsidRPr="00A03C55" w:rsidRDefault="007A1F44" w:rsidP="001B289C">
      <w:pPr>
        <w:pStyle w:val="BodyText"/>
      </w:pPr>
      <w:r w:rsidRPr="00A03C55">
        <w:t>The community patient id assigning authority is specified as the id element within the assignedDevice associated with the authorOrPerformer element. The id element designating the community patient id assigning authority shall have only the root element, the contents of which designate the assigning authority of the LivingSubjectId to be used in the reverse Cross Gateway Query.</w:t>
      </w:r>
    </w:p>
    <w:p w14:paraId="59308CA6" w14:textId="5910F678" w:rsidR="007A1F44" w:rsidRPr="00A03C55" w:rsidRDefault="007A1F44" w:rsidP="001B289C">
      <w:pPr>
        <w:pStyle w:val="BodyText"/>
      </w:pPr>
      <w:r w:rsidRPr="00A03C55">
        <w:t>An example of specifying the community patient id assigning authority element follows, where the assigning authority specified is 1.2.840.114350.1.13.99997.2.3412 (see highlighted text) which identifies the first LivingSubjectID (root="1.2.840.114350.1.13.99997.2.3412" extension="1234") as the patient identifier to be used in a reverse Cross Gateway Query. In essence, the highlighted text must match to designate the patient identifier.</w:t>
      </w:r>
    </w:p>
    <w:p w14:paraId="36909E9D" w14:textId="77777777" w:rsidR="007A1F44" w:rsidRPr="00A03C55" w:rsidRDefault="007A1F44" w:rsidP="003462A5">
      <w:pPr>
        <w:pStyle w:val="BodyText"/>
      </w:pPr>
    </w:p>
    <w:p w14:paraId="6521AC7F" w14:textId="77777777" w:rsidR="007A1F44" w:rsidRPr="00A03C55" w:rsidRDefault="007A1F44" w:rsidP="001B289C">
      <w:pPr>
        <w:pStyle w:val="StylePlainText8ptBoxSinglesolidlineAuto05ptLin"/>
      </w:pPr>
      <w:r w:rsidRPr="00A03C55">
        <w:t xml:space="preserve">    &lt;controlActProcess  classCode="CACT" moodCode="EVN"&gt;</w:t>
      </w:r>
    </w:p>
    <w:p w14:paraId="57E37E92" w14:textId="77777777" w:rsidR="007A1F44" w:rsidRPr="00A03C55" w:rsidRDefault="007A1F44" w:rsidP="001B289C">
      <w:pPr>
        <w:pStyle w:val="StylePlainText8ptBoxSinglesolidlineAuto05ptLin"/>
      </w:pPr>
      <w:r w:rsidRPr="00A03C55">
        <w:t xml:space="preserve">        &lt;code code="PRPA_TE201305UV02" codeSystem="2.16.840.1.113883.1.6"/&gt;</w:t>
      </w:r>
    </w:p>
    <w:p w14:paraId="4D7B793C" w14:textId="77777777" w:rsidR="007A1F44" w:rsidRPr="00A03C55" w:rsidRDefault="007A1F44" w:rsidP="001B289C">
      <w:pPr>
        <w:pStyle w:val="StylePlainText8ptBoxSinglesolidlineAuto05ptLin"/>
      </w:pPr>
      <w:r w:rsidRPr="00A03C55">
        <w:t xml:space="preserve">        &lt;!-- Identifies the first LivingSubjectID in the parameterList as the patient</w:t>
      </w:r>
    </w:p>
    <w:p w14:paraId="14E6D69B" w14:textId="77777777" w:rsidR="007A1F44" w:rsidRPr="00A03C55" w:rsidRDefault="007A1F44" w:rsidP="001B289C">
      <w:pPr>
        <w:pStyle w:val="StylePlainText8ptBoxSinglesolidlineAuto05ptLin"/>
      </w:pPr>
      <w:r w:rsidRPr="00A03C55">
        <w:t xml:space="preserve">             Identifier to be used by responder in a reverse Cross Gateway Query --&gt;</w:t>
      </w:r>
    </w:p>
    <w:p w14:paraId="76C3A9AF" w14:textId="77777777" w:rsidR="007A1F44" w:rsidRPr="00A03C55" w:rsidRDefault="007A1F44" w:rsidP="001B289C">
      <w:pPr>
        <w:pStyle w:val="StylePlainText8ptBoxSinglesolidlineAuto05ptLin"/>
      </w:pPr>
      <w:r w:rsidRPr="00A03C55">
        <w:t xml:space="preserve">        &lt;authorOrPerformer typeCode="AUT"&gt; </w:t>
      </w:r>
    </w:p>
    <w:p w14:paraId="4B519350" w14:textId="77777777" w:rsidR="007A1F44" w:rsidRPr="00A03C55" w:rsidRDefault="007A1F44" w:rsidP="001B289C">
      <w:pPr>
        <w:pStyle w:val="StylePlainText8ptBoxSinglesolidlineAuto05ptLin"/>
      </w:pPr>
      <w:r w:rsidRPr="00A03C55">
        <w:t xml:space="preserve">        </w:t>
      </w:r>
      <w:r w:rsidRPr="00A03C55">
        <w:tab/>
        <w:t>&lt;assignedDevice&gt;</w:t>
      </w:r>
    </w:p>
    <w:p w14:paraId="138D3DE8" w14:textId="77777777" w:rsidR="007A1F44" w:rsidRPr="00A03C55" w:rsidRDefault="007A1F44" w:rsidP="001B289C">
      <w:pPr>
        <w:pStyle w:val="StylePlainText8ptBoxSinglesolidlineAuto05ptLin"/>
      </w:pPr>
      <w:r w:rsidRPr="00A03C55">
        <w:t xml:space="preserve">        </w:t>
      </w:r>
      <w:r w:rsidRPr="00A03C55">
        <w:tab/>
      </w:r>
      <w:r w:rsidRPr="00A03C55">
        <w:tab/>
        <w:t>&lt;id root="</w:t>
      </w:r>
      <w:r w:rsidRPr="00A03C55">
        <w:rPr>
          <w:rStyle w:val="Strong"/>
          <w:b w:val="0"/>
          <w:bCs/>
        </w:rPr>
        <w:t>1.2.840.114350.1.13.99997.2.3412</w:t>
      </w:r>
      <w:r w:rsidRPr="00A03C55">
        <w:t xml:space="preserve">"/&gt;  </w:t>
      </w:r>
    </w:p>
    <w:p w14:paraId="2C8C9897" w14:textId="77777777" w:rsidR="007A1F44" w:rsidRPr="00A03C55" w:rsidRDefault="007A1F44" w:rsidP="001B289C">
      <w:pPr>
        <w:pStyle w:val="StylePlainText8ptBoxSinglesolidlineAuto05ptLin"/>
      </w:pPr>
      <w:r w:rsidRPr="00A03C55">
        <w:t xml:space="preserve">        </w:t>
      </w:r>
      <w:r w:rsidRPr="00A03C55">
        <w:tab/>
        <w:t>&lt;/assignedDevice&gt;</w:t>
      </w:r>
    </w:p>
    <w:p w14:paraId="28C6B23F" w14:textId="77777777" w:rsidR="007A1F44" w:rsidRPr="00A03C55" w:rsidRDefault="007A1F44" w:rsidP="001B289C">
      <w:pPr>
        <w:pStyle w:val="StylePlainText8ptBoxSinglesolidlineAuto05ptLin"/>
      </w:pPr>
      <w:r w:rsidRPr="00A03C55">
        <w:t xml:space="preserve">        &lt;/authorOrPerformer&gt;</w:t>
      </w:r>
    </w:p>
    <w:p w14:paraId="69B0E91C" w14:textId="190B0151" w:rsidR="007A1F44" w:rsidRPr="00A03C55" w:rsidRDefault="007A1F44" w:rsidP="001B289C">
      <w:pPr>
        <w:pStyle w:val="StylePlainText8ptBoxSinglesolidlineAuto05ptLin"/>
      </w:pPr>
    </w:p>
    <w:p w14:paraId="42EBC94A" w14:textId="77777777" w:rsidR="007A1F44" w:rsidRPr="00A03C55" w:rsidRDefault="007A1F44" w:rsidP="001B289C">
      <w:pPr>
        <w:pStyle w:val="StylePlainText8ptBoxSinglesolidlineAuto05ptLin"/>
      </w:pPr>
      <w:r w:rsidRPr="00A03C55">
        <w:t xml:space="preserve">        &lt;queryByParameter&gt;</w:t>
      </w:r>
    </w:p>
    <w:p w14:paraId="6A95E7DC" w14:textId="77777777" w:rsidR="007A1F44" w:rsidRPr="00A03C55" w:rsidRDefault="007A1F44" w:rsidP="001B289C">
      <w:pPr>
        <w:pStyle w:val="StylePlainText8ptBoxSinglesolidlineAuto05ptLin"/>
      </w:pPr>
      <w:r w:rsidRPr="00A03C55">
        <w:t xml:space="preserve">            &lt;queryId root="1.2.840.114350.1.13.28.1.18.5.999" extension="18204"/&gt;</w:t>
      </w:r>
    </w:p>
    <w:p w14:paraId="13ECC3CF" w14:textId="77777777" w:rsidR="007A1F44" w:rsidRPr="00A03C55" w:rsidRDefault="007A1F44" w:rsidP="001B289C">
      <w:pPr>
        <w:pStyle w:val="StylePlainText8ptBoxSinglesolidlineAuto05ptLin"/>
      </w:pPr>
      <w:r w:rsidRPr="00A03C55">
        <w:t xml:space="preserve">            &lt;statusCode code="new"/&gt;</w:t>
      </w:r>
    </w:p>
    <w:p w14:paraId="7D208A5A" w14:textId="77777777" w:rsidR="007A1F44" w:rsidRPr="00A03C55" w:rsidRDefault="007A1F44" w:rsidP="001B289C">
      <w:pPr>
        <w:pStyle w:val="StylePlainText8ptBoxSinglesolidlineAuto05ptLin"/>
      </w:pPr>
      <w:r w:rsidRPr="00A03C55">
        <w:lastRenderedPageBreak/>
        <w:t xml:space="preserve">            &lt;parameterList&gt;</w:t>
      </w:r>
    </w:p>
    <w:p w14:paraId="64689AB3" w14:textId="77777777" w:rsidR="007A1F44" w:rsidRPr="00A03C55" w:rsidRDefault="007A1F44" w:rsidP="001B289C">
      <w:pPr>
        <w:pStyle w:val="StylePlainText8ptBoxSinglesolidlineAuto05ptLin"/>
      </w:pPr>
      <w:r w:rsidRPr="00A03C55">
        <w:t xml:space="preserve">                &lt;livingSubjectBirthTime&gt;</w:t>
      </w:r>
    </w:p>
    <w:p w14:paraId="1C03B68C" w14:textId="77777777" w:rsidR="007A1F44" w:rsidRPr="00A03C55" w:rsidRDefault="007A1F44" w:rsidP="001B289C">
      <w:pPr>
        <w:pStyle w:val="StylePlainText8ptBoxSinglesolidlineAuto05ptLin"/>
      </w:pPr>
      <w:r w:rsidRPr="00A03C55">
        <w:t xml:space="preserve">                   &lt;value value="19630804"/&gt;</w:t>
      </w:r>
    </w:p>
    <w:p w14:paraId="557ED374" w14:textId="77777777" w:rsidR="007A1F44" w:rsidRPr="00A03C55" w:rsidRDefault="007A1F44" w:rsidP="001B289C">
      <w:pPr>
        <w:pStyle w:val="StylePlainText8ptBoxSinglesolidlineAuto05ptLin"/>
      </w:pPr>
      <w:r w:rsidRPr="00A03C55">
        <w:t xml:space="preserve">                   &lt;semanticsText&gt;LivingSubject..birthTime&lt;/semanticsText&gt;</w:t>
      </w:r>
    </w:p>
    <w:p w14:paraId="7D82E4A0" w14:textId="77777777" w:rsidR="007A1F44" w:rsidRPr="00A03C55" w:rsidRDefault="007A1F44" w:rsidP="001B289C">
      <w:pPr>
        <w:pStyle w:val="StylePlainText8ptBoxSinglesolidlineAuto05ptLin"/>
      </w:pPr>
      <w:r w:rsidRPr="00A03C55">
        <w:t xml:space="preserve">               &lt;/livingSubjectBirthTime&gt;</w:t>
      </w:r>
    </w:p>
    <w:p w14:paraId="2189C603" w14:textId="77777777" w:rsidR="007A1F44" w:rsidRPr="00A03C55" w:rsidRDefault="007A1F44" w:rsidP="001B289C">
      <w:pPr>
        <w:pStyle w:val="StylePlainText8ptBoxSinglesolidlineAuto05ptLin"/>
      </w:pPr>
      <w:r w:rsidRPr="00A03C55">
        <w:t xml:space="preserve">                &lt;livingSubjectName&gt;</w:t>
      </w:r>
    </w:p>
    <w:p w14:paraId="3D7E2C8B" w14:textId="77777777" w:rsidR="007A1F44" w:rsidRPr="00A03C55" w:rsidRDefault="007A1F44" w:rsidP="001B289C">
      <w:pPr>
        <w:pStyle w:val="StylePlainText8ptBoxSinglesolidlineAuto05ptLin"/>
      </w:pPr>
      <w:r w:rsidRPr="00A03C55">
        <w:t xml:space="preserve">                    &lt;value&gt;</w:t>
      </w:r>
    </w:p>
    <w:p w14:paraId="2C7FA6F7" w14:textId="77777777" w:rsidR="007A1F44" w:rsidRPr="00A03C55" w:rsidRDefault="007A1F44" w:rsidP="001B289C">
      <w:pPr>
        <w:pStyle w:val="StylePlainText8ptBoxSinglesolidlineAuto05ptLin"/>
      </w:pPr>
      <w:r w:rsidRPr="00A03C55">
        <w:t xml:space="preserve">                        &lt;given&gt;Jimmy&lt;/given&gt;</w:t>
      </w:r>
    </w:p>
    <w:p w14:paraId="38351CBC" w14:textId="77777777" w:rsidR="007A1F44" w:rsidRPr="00A03C55" w:rsidRDefault="007A1F44" w:rsidP="001B289C">
      <w:pPr>
        <w:pStyle w:val="StylePlainText8ptBoxSinglesolidlineAuto05ptLin"/>
      </w:pPr>
      <w:r w:rsidRPr="00A03C55">
        <w:t xml:space="preserve">                        &lt;family&gt;Jones&lt;/family&gt;</w:t>
      </w:r>
    </w:p>
    <w:p w14:paraId="689C2B51" w14:textId="77777777" w:rsidR="007A1F44" w:rsidRPr="00A03C55" w:rsidRDefault="007A1F44" w:rsidP="001B289C">
      <w:pPr>
        <w:pStyle w:val="StylePlainText8ptBoxSinglesolidlineAuto05ptLin"/>
      </w:pPr>
      <w:r w:rsidRPr="00A03C55">
        <w:t xml:space="preserve">                    &lt;/value&gt;</w:t>
      </w:r>
    </w:p>
    <w:p w14:paraId="4A36A628" w14:textId="77777777" w:rsidR="007A1F44" w:rsidRPr="00A03C55" w:rsidRDefault="007A1F44" w:rsidP="001B289C">
      <w:pPr>
        <w:pStyle w:val="StylePlainText8ptBoxSinglesolidlineAuto05ptLin"/>
      </w:pPr>
      <w:r w:rsidRPr="00A03C55">
        <w:t xml:space="preserve">                    &lt;semanticsText&gt;LivingSubject.name&lt;/semanticsText&gt;</w:t>
      </w:r>
    </w:p>
    <w:p w14:paraId="2D911D4E" w14:textId="563E50AC" w:rsidR="007A1F44" w:rsidRPr="00A03C55" w:rsidRDefault="007A1F44" w:rsidP="001B289C">
      <w:pPr>
        <w:pStyle w:val="StylePlainText8ptBoxSinglesolidlineAuto05ptLin"/>
      </w:pPr>
      <w:r w:rsidRPr="00A03C55">
        <w:t xml:space="preserve">                &lt;/livingSubjectName&gt; </w:t>
      </w:r>
    </w:p>
    <w:p w14:paraId="331E0BD5" w14:textId="77777777" w:rsidR="007A1F44" w:rsidRPr="00A03C55" w:rsidRDefault="007A1F44" w:rsidP="001B289C">
      <w:pPr>
        <w:pStyle w:val="StylePlainText8ptBoxSinglesolidlineAuto05ptLin"/>
      </w:pPr>
      <w:r w:rsidRPr="00A03C55">
        <w:t xml:space="preserve">                &lt;LivingSubjectId&gt;</w:t>
      </w:r>
    </w:p>
    <w:p w14:paraId="22B8C3B2" w14:textId="77777777" w:rsidR="007A1F44" w:rsidRPr="00A03C55" w:rsidRDefault="007A1F44" w:rsidP="001B289C">
      <w:pPr>
        <w:pStyle w:val="StylePlainText8ptBoxSinglesolidlineAuto05ptLin"/>
      </w:pPr>
      <w:r w:rsidRPr="00A03C55">
        <w:t xml:space="preserve">                  &lt;value root="</w:t>
      </w:r>
      <w:r w:rsidRPr="00A03C55">
        <w:rPr>
          <w:rStyle w:val="Strong"/>
          <w:b w:val="0"/>
          <w:bCs/>
        </w:rPr>
        <w:t>1.2.840.114350.1.13.99997.2.3412</w:t>
      </w:r>
      <w:r w:rsidRPr="00A03C55">
        <w:t>" extension="1234"/&gt;</w:t>
      </w:r>
    </w:p>
    <w:p w14:paraId="25384AEC" w14:textId="77777777" w:rsidR="007A1F44" w:rsidRPr="00A03C55" w:rsidRDefault="007A1F44" w:rsidP="001B289C">
      <w:pPr>
        <w:pStyle w:val="StylePlainText8ptBoxSinglesolidlineAuto05ptLin"/>
      </w:pPr>
      <w:r w:rsidRPr="00A03C55">
        <w:t xml:space="preserve">                  &lt;semanticsText&gt;LivingSubject.id&lt;/semanticsText&gt;</w:t>
      </w:r>
    </w:p>
    <w:p w14:paraId="7B9F0F9B" w14:textId="77777777" w:rsidR="007A1F44" w:rsidRPr="00A03C55" w:rsidRDefault="007A1F44" w:rsidP="001B289C">
      <w:pPr>
        <w:pStyle w:val="StylePlainText8ptBoxSinglesolidlineAuto05ptLin"/>
      </w:pPr>
      <w:r w:rsidRPr="00A03C55">
        <w:t xml:space="preserve">                &lt;/LivingSubjectId&gt;</w:t>
      </w:r>
    </w:p>
    <w:p w14:paraId="20269F47" w14:textId="77777777" w:rsidR="007A1F44" w:rsidRPr="00A03C55" w:rsidRDefault="007A1F44" w:rsidP="001B289C">
      <w:pPr>
        <w:pStyle w:val="StylePlainText8ptBoxSinglesolidlineAuto05ptLin"/>
      </w:pPr>
      <w:r w:rsidRPr="00A03C55">
        <w:t xml:space="preserve">                &lt;LivingSubjectId&gt;</w:t>
      </w:r>
    </w:p>
    <w:p w14:paraId="04B924EA" w14:textId="77777777" w:rsidR="007A1F44" w:rsidRPr="00A03C55" w:rsidRDefault="007A1F44" w:rsidP="001B289C">
      <w:pPr>
        <w:pStyle w:val="StylePlainText8ptBoxSinglesolidlineAuto05ptLin"/>
      </w:pPr>
      <w:r w:rsidRPr="00A03C55">
        <w:t xml:space="preserve">                    &lt;value root="2.16.840.1.113883.4.1" extension="58910"/&gt;</w:t>
      </w:r>
    </w:p>
    <w:p w14:paraId="4DC9C860" w14:textId="77777777" w:rsidR="007A1F44" w:rsidRPr="00A03C55" w:rsidRDefault="007A1F44" w:rsidP="001B289C">
      <w:pPr>
        <w:pStyle w:val="StylePlainText8ptBoxSinglesolidlineAuto05ptLin"/>
      </w:pPr>
      <w:r w:rsidRPr="00A03C55">
        <w:t xml:space="preserve">                    &lt;semanticsText&gt;LivingSubject.id&lt;/semanticsText&gt;</w:t>
      </w:r>
    </w:p>
    <w:p w14:paraId="5118DA86" w14:textId="77777777" w:rsidR="007A1F44" w:rsidRPr="00A03C55" w:rsidRDefault="007A1F44" w:rsidP="001B289C">
      <w:pPr>
        <w:pStyle w:val="StylePlainText8ptBoxSinglesolidlineAuto05ptLin"/>
      </w:pPr>
      <w:r w:rsidRPr="00A03C55">
        <w:t xml:space="preserve">                &lt;/LivingSubjectId&gt;</w:t>
      </w:r>
    </w:p>
    <w:p w14:paraId="418423BE" w14:textId="77777777" w:rsidR="007A1F44" w:rsidRPr="00A03C55" w:rsidRDefault="007A1F44" w:rsidP="001B289C">
      <w:pPr>
        <w:pStyle w:val="StylePlainText8ptBoxSinglesolidlineAuto05ptLin"/>
      </w:pPr>
      <w:r w:rsidRPr="00A03C55">
        <w:t xml:space="preserve">            &lt;/parameterList&gt;</w:t>
      </w:r>
    </w:p>
    <w:p w14:paraId="055BFA6E" w14:textId="77777777" w:rsidR="007A1F44" w:rsidRPr="00A03C55" w:rsidRDefault="007A1F44" w:rsidP="001B289C">
      <w:pPr>
        <w:pStyle w:val="StylePlainText8ptBoxSinglesolidlineAuto05ptLin"/>
      </w:pPr>
      <w:r w:rsidRPr="00A03C55">
        <w:t xml:space="preserve">        &lt;/queryByParameter&gt;</w:t>
      </w:r>
    </w:p>
    <w:p w14:paraId="34A30F99" w14:textId="77777777" w:rsidR="007A1F44" w:rsidRPr="00A03C55" w:rsidRDefault="007A1F44" w:rsidP="001B289C">
      <w:pPr>
        <w:pStyle w:val="StylePlainText8ptBoxSinglesolidlineAuto05ptLin"/>
      </w:pPr>
      <w:r w:rsidRPr="00A03C55">
        <w:t xml:space="preserve">    &lt;/controlActProcess&gt;</w:t>
      </w:r>
    </w:p>
    <w:p w14:paraId="2E6C8B26" w14:textId="77777777" w:rsidR="007A1F44" w:rsidRPr="00A03C55" w:rsidRDefault="007A1F44" w:rsidP="001B289C">
      <w:pPr>
        <w:pStyle w:val="BodyText"/>
        <w:rPr>
          <w:rStyle w:val="Strong"/>
          <w:bCs/>
        </w:rPr>
      </w:pPr>
      <w:r w:rsidRPr="00A03C55">
        <w:rPr>
          <w:rStyle w:val="Strong"/>
          <w:bCs/>
        </w:rPr>
        <w:t>Comparison of homeCommunityId and assigning authority</w:t>
      </w:r>
    </w:p>
    <w:p w14:paraId="1522F943" w14:textId="7ACC5200" w:rsidR="007A1F44" w:rsidRPr="00A03C55" w:rsidRDefault="007A1F44" w:rsidP="008C3C96">
      <w:pPr>
        <w:pStyle w:val="BodyText"/>
      </w:pPr>
      <w:r w:rsidRPr="00A03C55">
        <w:t>The value of homeCommunityId is an OID which may, or may not, also be an assigning authority. An assigning authority is designated by an OID and issues identifiers, in this case patient identifiers. A community’s patient identifier assigning authority issues patient identifiers for patients managed by the community. It is possible for there to be more than one patient identifier assigning authority in a community. The Initiating Gateway must specify the right patient identifier assigning authority for the patient being described. There is only one homeCommunityId per community. This OID may also be used by the community as the patient identifier assigning authority, but this is not required and should not be expected. While both values are OIDs</w:t>
      </w:r>
      <w:r w:rsidR="005B2412" w:rsidRPr="00A03C55">
        <w:t>,</w:t>
      </w:r>
      <w:r w:rsidRPr="00A03C55">
        <w:t xml:space="preserve"> they have no necessary relationship. In general it is expected that the homeCommunityId will be assigned by an organization which governs the interaction among communities. In many countries this will be facilitated by the government who will manage the community level agreements necessary for sharing and also assign homeCommunityIds. An assigning authority has no expected level of management, and there may be multiple patient identifier assigning authorities within a community. </w:t>
      </w:r>
    </w:p>
    <w:p w14:paraId="79C14B9D"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3.55.4.1.3 Expected Actions</w:t>
      </w:r>
    </w:p>
    <w:p w14:paraId="077EC2CB" w14:textId="77777777" w:rsidR="007A1F44" w:rsidRPr="00A03C55" w:rsidRDefault="007A1F44" w:rsidP="001B289C">
      <w:pPr>
        <w:pStyle w:val="BodyText"/>
      </w:pPr>
      <w:r w:rsidRPr="00A03C55">
        <w:t xml:space="preserve">If responsePriorityCode is “I” the Responding Gateway shall return a Find Candidates Response message as specified in </w:t>
      </w:r>
      <w:r w:rsidR="00292B01" w:rsidRPr="00A03C55">
        <w:t>Section</w:t>
      </w:r>
      <w:r w:rsidRPr="00A03C55">
        <w:t xml:space="preserve"> 3.55.4.2. The response message uses the Application Acknowledgement transmission wrapper, as specified in ITI TF-2x: O.1.3, and no other acknowledgments are part of this the transaction.</w:t>
      </w:r>
    </w:p>
    <w:p w14:paraId="2503A9DC" w14:textId="77777777" w:rsidR="007A1F44" w:rsidRPr="00A03C55" w:rsidRDefault="007A1F44" w:rsidP="001B289C">
      <w:pPr>
        <w:pStyle w:val="BodyText"/>
      </w:pPr>
      <w:r w:rsidRPr="00A03C55">
        <w:lastRenderedPageBreak/>
        <w:t>If responsePriorityCode is “D” and the Responding Gateway does not support the Deferred Response Option, it shall return an application error in the HL7 V3 Accept Acknowledgement with acknowledgeDetail to indicate Unsupported Processing Mode.</w:t>
      </w:r>
    </w:p>
    <w:p w14:paraId="189814AC" w14:textId="77777777" w:rsidR="007A1F44" w:rsidRPr="00A03C55" w:rsidRDefault="007A1F44" w:rsidP="001B289C">
      <w:pPr>
        <w:pStyle w:val="StylePlainText8ptBoxSinglesolidlineAuto05ptLin"/>
      </w:pPr>
    </w:p>
    <w:p w14:paraId="1D5DC35B" w14:textId="77777777" w:rsidR="007A1F44" w:rsidRPr="00A03C55" w:rsidRDefault="007A1F44" w:rsidP="001B289C">
      <w:pPr>
        <w:pStyle w:val="StylePlainText8ptBoxSinglesolidlineAuto05ptLin"/>
      </w:pPr>
      <w:r w:rsidRPr="00A03C55">
        <w:t>&lt;MCCI_IN000002UV01 …</w:t>
      </w:r>
    </w:p>
    <w:p w14:paraId="311C4EBB" w14:textId="77777777" w:rsidR="007A1F44" w:rsidRPr="00A03C55" w:rsidRDefault="007A1F44" w:rsidP="001B289C">
      <w:pPr>
        <w:pStyle w:val="StylePlainText8ptBoxSinglesolidlineAuto05ptLin"/>
      </w:pPr>
      <w:r w:rsidRPr="00A03C55">
        <w:tab/>
        <w:t>( . . . )</w:t>
      </w:r>
    </w:p>
    <w:p w14:paraId="26051927" w14:textId="77777777" w:rsidR="007A1F44" w:rsidRPr="00A03C55" w:rsidRDefault="007A1F44" w:rsidP="001B289C">
      <w:pPr>
        <w:pStyle w:val="StylePlainText8ptBoxSinglesolidlineAuto05ptLin"/>
      </w:pPr>
      <w:r w:rsidRPr="00A03C55">
        <w:t xml:space="preserve">    &lt;acknowledgement&gt;</w:t>
      </w:r>
    </w:p>
    <w:p w14:paraId="2CA2B001" w14:textId="77777777" w:rsidR="007A1F44" w:rsidRPr="00A03C55" w:rsidRDefault="007A1F44" w:rsidP="001B289C">
      <w:pPr>
        <w:pStyle w:val="StylePlainText8ptBoxSinglesolidlineAuto05ptLin"/>
      </w:pPr>
      <w:r w:rsidRPr="00A03C55">
        <w:t xml:space="preserve">        &lt;typeCode code="AE"/&gt;</w:t>
      </w:r>
    </w:p>
    <w:p w14:paraId="7846F119" w14:textId="77777777" w:rsidR="007A1F44" w:rsidRPr="00A03C55" w:rsidRDefault="007A1F44" w:rsidP="001B289C">
      <w:pPr>
        <w:pStyle w:val="StylePlainText8ptBoxSinglesolidlineAuto05ptLin"/>
      </w:pPr>
      <w:r w:rsidRPr="00A03C55">
        <w:t xml:space="preserve">        &lt;targetMessage&gt;</w:t>
      </w:r>
    </w:p>
    <w:p w14:paraId="549C4B02" w14:textId="77777777" w:rsidR="007A1F44" w:rsidRPr="00A03C55" w:rsidRDefault="007A1F44" w:rsidP="001B289C">
      <w:pPr>
        <w:pStyle w:val="StylePlainText8ptBoxSinglesolidlineAuto05ptLin"/>
      </w:pPr>
      <w:r w:rsidRPr="00A03C55">
        <w:t xml:space="preserve">            &lt;id root="22a0f9e0-4454-11dc-a6be-3603d6866807"/&gt;</w:t>
      </w:r>
    </w:p>
    <w:p w14:paraId="0AF6808B" w14:textId="77777777" w:rsidR="007A1F44" w:rsidRPr="00A03C55" w:rsidRDefault="007A1F44" w:rsidP="001B289C">
      <w:pPr>
        <w:pStyle w:val="StylePlainText8ptBoxSinglesolidlineAuto05ptLin"/>
      </w:pPr>
      <w:r w:rsidRPr="00A03C55">
        <w:t xml:space="preserve">        &lt;/targetMessage&gt;</w:t>
      </w:r>
    </w:p>
    <w:p w14:paraId="2DAE0ECB" w14:textId="77777777" w:rsidR="007A1F44" w:rsidRPr="00A03C55" w:rsidRDefault="007A1F44" w:rsidP="001B289C">
      <w:pPr>
        <w:pStyle w:val="StylePlainText8ptBoxSinglesolidlineAuto05ptLin"/>
      </w:pPr>
      <w:r w:rsidRPr="00A03C55">
        <w:t xml:space="preserve">        &lt;acknowledgementDetail typeCode="E"&gt;</w:t>
      </w:r>
    </w:p>
    <w:p w14:paraId="097A415D" w14:textId="77777777" w:rsidR="007A1F44" w:rsidRPr="00A03C55" w:rsidRDefault="007A1F44" w:rsidP="001B289C">
      <w:pPr>
        <w:pStyle w:val="StylePlainText8ptBoxSinglesolidlineAuto05ptLin"/>
      </w:pPr>
      <w:r w:rsidRPr="00A03C55">
        <w:t xml:space="preserve">            &lt;code code="NS250" displayName="Unsupported processing mode"/&gt;</w:t>
      </w:r>
    </w:p>
    <w:p w14:paraId="322A486E" w14:textId="77777777" w:rsidR="007A1F44" w:rsidRPr="00A03C55" w:rsidRDefault="007A1F44" w:rsidP="001B289C">
      <w:pPr>
        <w:pStyle w:val="StylePlainText8ptBoxSinglesolidlineAuto05ptLin"/>
      </w:pPr>
      <w:r w:rsidRPr="00A03C55">
        <w:t xml:space="preserve">            &lt;text&gt;Deferred Response not supported.&lt;/text&gt;</w:t>
      </w:r>
    </w:p>
    <w:p w14:paraId="1B296DEB" w14:textId="77777777" w:rsidR="007A1F44" w:rsidRPr="00A03C55" w:rsidRDefault="007A1F44" w:rsidP="001B289C">
      <w:pPr>
        <w:pStyle w:val="StylePlainText8ptBoxSinglesolidlineAuto05ptLin"/>
      </w:pPr>
      <w:r w:rsidRPr="00A03C55">
        <w:t xml:space="preserve">        &lt;/acknowledgementDetail&gt;</w:t>
      </w:r>
    </w:p>
    <w:p w14:paraId="1F6A8E90" w14:textId="77777777" w:rsidR="007A1F44" w:rsidRPr="00A03C55" w:rsidRDefault="007A1F44" w:rsidP="001B289C">
      <w:pPr>
        <w:pStyle w:val="StylePlainText8ptBoxSinglesolidlineAuto05ptLin"/>
      </w:pPr>
      <w:r w:rsidRPr="00A03C55">
        <w:t xml:space="preserve">    &lt;/acknowledgement&gt;</w:t>
      </w:r>
    </w:p>
    <w:p w14:paraId="55EBFB02" w14:textId="77777777" w:rsidR="007A1F44" w:rsidRPr="00A03C55" w:rsidRDefault="007A1F44" w:rsidP="001B289C">
      <w:pPr>
        <w:pStyle w:val="StylePlainText8ptBoxSinglesolidlineAuto05ptLin"/>
      </w:pPr>
      <w:r w:rsidRPr="00A03C55">
        <w:t>&lt;/MCCI_IN000002UV01&gt;</w:t>
      </w:r>
    </w:p>
    <w:p w14:paraId="59096D9E" w14:textId="77777777" w:rsidR="007A1F44" w:rsidRPr="00A03C55" w:rsidRDefault="007A1F44" w:rsidP="001B289C">
      <w:pPr>
        <w:pStyle w:val="StylePlainText8ptBoxSinglesolidlineAuto05ptLin"/>
      </w:pPr>
    </w:p>
    <w:p w14:paraId="59BF23D5" w14:textId="77777777" w:rsidR="007A1F44" w:rsidRPr="00A03C55" w:rsidRDefault="007A1F44" w:rsidP="001B289C">
      <w:pPr>
        <w:pStyle w:val="BodyText"/>
      </w:pPr>
      <w:r w:rsidRPr="00A03C55">
        <w:t xml:space="preserve">If the Responding Gateway supports the Deferred Response Option, it shall respond as described in </w:t>
      </w:r>
      <w:r w:rsidR="00292B01" w:rsidRPr="00A03C55">
        <w:t xml:space="preserve">Section </w:t>
      </w:r>
      <w:r w:rsidRPr="00A03C55">
        <w:t>3.55.6.2.</w:t>
      </w:r>
    </w:p>
    <w:p w14:paraId="14CE8FA1" w14:textId="77777777" w:rsidR="007A1F44" w:rsidRPr="00A03C55" w:rsidRDefault="007A1F44" w:rsidP="001B289C">
      <w:pPr>
        <w:pStyle w:val="BodyText"/>
      </w:pPr>
      <w:r w:rsidRPr="00A03C55">
        <w:t xml:space="preserve">If the Responding Gateway is unable to process the request due to an internal error, such as the local Master Patient Index system is offline, the Responding Gateway shall return an application error as described in </w:t>
      </w:r>
      <w:r w:rsidR="00292B01" w:rsidRPr="00A03C55">
        <w:t xml:space="preserve">Section </w:t>
      </w:r>
      <w:r w:rsidRPr="00A03C55">
        <w:t>3.55.4.2.3 Case 5.</w:t>
      </w:r>
    </w:p>
    <w:p w14:paraId="5368C085" w14:textId="77777777" w:rsidR="007A1F44" w:rsidRPr="00A03C55" w:rsidRDefault="007A1F44" w:rsidP="001B289C">
      <w:r w:rsidRPr="00A03C55">
        <w:t xml:space="preserve">The community associated with the Responding Gateway may make use of the homeCommunityId and community patient identifier assigning authority by initiating a Cross Gateway Query. See </w:t>
      </w:r>
      <w:r w:rsidR="00292B01" w:rsidRPr="00A03C55">
        <w:t>Section</w:t>
      </w:r>
      <w:r w:rsidRPr="00A03C55">
        <w:t xml:space="preserve"> 3.55.4.1.2.4 for more information. This provisioning of the Responding Gateway community may be cached indefinitely, but efforts are needed to ensure that changes are properly reflected. For more detail about this issue refer to </w:t>
      </w:r>
      <w:r w:rsidR="00292B01" w:rsidRPr="00A03C55">
        <w:t xml:space="preserve">Section </w:t>
      </w:r>
      <w:r w:rsidRPr="00A03C55">
        <w:t>3.55.4.2.3.1.</w:t>
      </w:r>
    </w:p>
    <w:p w14:paraId="74AE8E85" w14:textId="77777777" w:rsidR="007A1F44" w:rsidRPr="00A03C55" w:rsidRDefault="007A1F44" w:rsidP="00D372D5">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3.55.4.1.3.1 Query Parameter Processing</w:t>
      </w:r>
    </w:p>
    <w:p w14:paraId="679E8D35" w14:textId="2FA9C4EE" w:rsidR="007A1F44" w:rsidRPr="00A03C55" w:rsidRDefault="007A1F44" w:rsidP="001B289C">
      <w:pPr>
        <w:pStyle w:val="BodyText"/>
      </w:pPr>
      <w:r w:rsidRPr="00A03C55">
        <w:t>The Responding Gateway shall be capable of accepting, searching on, and responding with attributes in the Query Person by Demographics message.</w:t>
      </w:r>
    </w:p>
    <w:p w14:paraId="489C2510" w14:textId="77777777" w:rsidR="007A1F44" w:rsidRPr="00A03C55" w:rsidRDefault="007A1F44" w:rsidP="001B289C">
      <w:pPr>
        <w:pStyle w:val="BodyText"/>
      </w:pPr>
      <w:r w:rsidRPr="00A03C55">
        <w:t>Handling of phonetic issues, alternate spellings, upper and lower case, accented characters, etc., if deemed appropriate, is to be supported by the Responding Gateway rather than by the Initiating Gateway. The Responding Gateway shall return any matches to the query parameters that reflect a high degree of match, after consideration of all policy constraints; IHE does not further specify matching requirements, except as already discussed in the LivingSubjectName parameter description.</w:t>
      </w:r>
    </w:p>
    <w:p w14:paraId="2946A57D"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130" w:name="_Toc398544395"/>
      <w:r w:rsidRPr="00A03C55">
        <w:rPr>
          <w:noProof w:val="0"/>
        </w:rPr>
        <w:t>3.55.4.2 Cross Gateway Patient Discovery Response</w:t>
      </w:r>
      <w:bookmarkEnd w:id="2130"/>
    </w:p>
    <w:p w14:paraId="16477B9D" w14:textId="4CDADA65" w:rsidR="007A1F44" w:rsidRPr="00A03C55" w:rsidRDefault="007A1F44" w:rsidP="001B289C">
      <w:pPr>
        <w:pStyle w:val="BodyText"/>
      </w:pPr>
      <w:r w:rsidRPr="00A03C55">
        <w:t>The Cross Gateway Patient Discovery Response is implemented using the HL7 Patient Registry Find Candidates Response</w:t>
      </w:r>
      <w:r w:rsidR="00F141BB" w:rsidRPr="00A03C55">
        <w:t xml:space="preserve"> </w:t>
      </w:r>
      <w:r w:rsidRPr="00A03C55">
        <w:t>message</w:t>
      </w:r>
      <w:r w:rsidR="00F141BB" w:rsidRPr="00A03C55">
        <w:t xml:space="preserve"> (PRPA_MT201310UV02)</w:t>
      </w:r>
      <w:r w:rsidRPr="00A03C55">
        <w:t xml:space="preserve">. </w:t>
      </w:r>
    </w:p>
    <w:p w14:paraId="4F5DE949"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lastRenderedPageBreak/>
        <w:t>3.55.4.2.1 Trigger Events</w:t>
      </w:r>
    </w:p>
    <w:p w14:paraId="60CB78A6" w14:textId="1EF4AE43" w:rsidR="007A1F44" w:rsidRPr="00A03C55" w:rsidRDefault="007A1F44" w:rsidP="001B289C">
      <w:pPr>
        <w:pStyle w:val="BodyText"/>
      </w:pPr>
      <w:r w:rsidRPr="00A03C55">
        <w:t xml:space="preserve">The Patient Registry Find Candidates Response message (PRPA_MT201310UV02) is sent by the Responding Gateway in response to the query (PRPA_MT201306UV02) message previously received. </w:t>
      </w:r>
    </w:p>
    <w:p w14:paraId="78E05E0E"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3.55.4.2.2 Message Semantics</w:t>
      </w:r>
    </w:p>
    <w:p w14:paraId="5285328D" w14:textId="77777777" w:rsidR="007A1F44" w:rsidRPr="00A03C55" w:rsidRDefault="007A1F44" w:rsidP="001B289C">
      <w:pPr>
        <w:pStyle w:val="BodyText"/>
      </w:pPr>
      <w:r w:rsidRPr="00A03C55">
        <w:t xml:space="preserve">The components of the message with cardinality greater than 0 (as shown below) are required, and the detailed description of the message is provided in </w:t>
      </w:r>
      <w:r w:rsidR="00292B01" w:rsidRPr="00A03C55">
        <w:t>Section</w:t>
      </w:r>
      <w:r w:rsidR="00A2230D" w:rsidRPr="00A03C55">
        <w:t>s</w:t>
      </w:r>
      <w:r w:rsidRPr="00A03C55">
        <w:t xml:space="preserve"> 3.55.4.2.2.1 to 3.55.4.2.2.7. All other attributes of the message are optional.</w:t>
      </w:r>
    </w:p>
    <w:p w14:paraId="5AF1219D" w14:textId="77777777" w:rsidR="007A1F44" w:rsidRPr="00A03C55" w:rsidRDefault="007A1F44" w:rsidP="001B289C">
      <w:pPr>
        <w:pStyle w:val="BodyText"/>
      </w:pPr>
      <w:r w:rsidRPr="00A03C55">
        <w:t>For each element that is required this means that it shall be provided by Responding Gateway, unless not available, and shall be accepted by requestor but requestor is not required to process the value in any way, only accept it without any error.</w:t>
      </w:r>
    </w:p>
    <w:p w14:paraId="6FA36E6E" w14:textId="77777777" w:rsidR="007A1F44" w:rsidRPr="00A03C55" w:rsidRDefault="007A1F44" w:rsidP="00FC2358">
      <w:pPr>
        <w:pStyle w:val="BodyText"/>
      </w:pPr>
      <w:r w:rsidRPr="00A03C55">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BD06F77" w14:textId="77777777" w:rsidR="007A1F44" w:rsidRPr="00A03C55" w:rsidRDefault="007A1F44" w:rsidP="00B21B36">
      <w:pPr>
        <w:pStyle w:val="BodyText"/>
      </w:pPr>
      <w:r w:rsidRPr="00A03C55">
        <w:t xml:space="preserve">The Responding Gateway may specify a duration value in the SOAP Header element of the response. This value suggests to the Initiating Gateway a length of time that the Responding Gateway recommends caching any correlation resulting from the interaction. The duration value is specified in the SOAP Header using the CorrelationTimeToLive element and contains a value conformant with the xs:duration type defined in http://www.w3.org/TR/xmlschema-2/#duration. If no CorrelationTimeToLive element is specified in the SOAP Header the Initiating Gateway shall interpret this as a recommendation against caching, unless a mutually agreed policy states otherwise. </w:t>
      </w:r>
    </w:p>
    <w:p w14:paraId="36510BA9" w14:textId="77777777" w:rsidR="007A1F44" w:rsidRPr="00A03C55" w:rsidRDefault="007A1F44" w:rsidP="001B289C">
      <w:pPr>
        <w:pStyle w:val="BodyText"/>
      </w:pPr>
      <w:r w:rsidRPr="00A03C55">
        <w:t>An example of specifying the CorrelationTimeToLive element follows, which recommends caching of 7 days.</w:t>
      </w:r>
    </w:p>
    <w:p w14:paraId="5E392DBB" w14:textId="77777777" w:rsidR="007A1F44" w:rsidRPr="00A03C55" w:rsidRDefault="007A1F44" w:rsidP="001B289C">
      <w:pPr>
        <w:pStyle w:val="StylePlainText8ptBoxSinglesolidlineAuto05ptLin"/>
      </w:pPr>
      <w:r w:rsidRPr="00A03C55">
        <w:t>&lt;xcpd:CorrelationTimeToLive&gt;P0Y0M7D&lt;/xcpd:CorrelationTimeToLive&gt;</w:t>
      </w:r>
    </w:p>
    <w:p w14:paraId="529C48E2"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3.55.4.2.2.1 Major Components of the Patient Registry Find Candidates Response Message</w:t>
      </w:r>
    </w:p>
    <w:p w14:paraId="50A4D9CC" w14:textId="77777777" w:rsidR="007A1F44" w:rsidRPr="00A03C55" w:rsidRDefault="007A1F44" w:rsidP="001B289C">
      <w:pPr>
        <w:pStyle w:val="BodyText"/>
      </w:pPr>
      <w:r w:rsidRPr="00A03C55">
        <w:t xml:space="preserve">This message shares all the major components of the Patient Activate/Revise messages, as described in </w:t>
      </w:r>
      <w:r w:rsidR="00292B01" w:rsidRPr="00A03C55">
        <w:t>Section</w:t>
      </w:r>
      <w:r w:rsidRPr="00A03C55">
        <w:t xml:space="preserve"> 3.44.4.1.2.1. The only additional component is the QueryMatchObservation class.</w:t>
      </w:r>
    </w:p>
    <w:p w14:paraId="5F443CD3" w14:textId="77777777" w:rsidR="007A1F44" w:rsidRPr="00A03C55" w:rsidRDefault="007A1F44" w:rsidP="001B289C">
      <w:pPr>
        <w:pStyle w:val="BodyText"/>
        <w:rPr>
          <w:rStyle w:val="Strong"/>
          <w:bCs/>
        </w:rPr>
      </w:pPr>
      <w:r w:rsidRPr="00A03C55">
        <w:rPr>
          <w:rStyle w:val="Strong"/>
          <w:bCs/>
        </w:rPr>
        <w:t>Query Match Observation</w:t>
      </w:r>
    </w:p>
    <w:p w14:paraId="57DE6310" w14:textId="77777777" w:rsidR="007A1F44" w:rsidRPr="00A03C55" w:rsidRDefault="007A1F44" w:rsidP="001B289C">
      <w:pPr>
        <w:pStyle w:val="BodyText"/>
      </w:pPr>
      <w:r w:rsidRPr="00A03C55">
        <w:t xml:space="preserve">The </w:t>
      </w:r>
      <w:r w:rsidRPr="00A03C55">
        <w:rPr>
          <w:rStyle w:val="PlainTextChar"/>
          <w:rFonts w:cs="Courier New"/>
        </w:rPr>
        <w:t>QueryMatchObservation</w:t>
      </w:r>
      <w:r w:rsidRPr="00A03C55">
        <w:t xml:space="preserve"> class is used to convey information about the quality of the match for each record returned by the query response. </w:t>
      </w:r>
    </w:p>
    <w:p w14:paraId="098B32AF"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lastRenderedPageBreak/>
        <w:t>3.55.4.2.2.2 Message Information Model of the Patient Registry Find Candidates Response Message</w:t>
      </w:r>
    </w:p>
    <w:p w14:paraId="3C241D32" w14:textId="77777777" w:rsidR="007A1F44" w:rsidRPr="00A03C55" w:rsidRDefault="007A1F44" w:rsidP="001B289C">
      <w:pPr>
        <w:pStyle w:val="BodyText"/>
      </w:pPr>
      <w:r w:rsidRPr="00A03C55">
        <w:t xml:space="preserve">Below is the Message Information Model for the Patient Registry Find Candidates Response message, as restricted for this transaction. The purpose of the model is to describe the data elements relevant for this transaction. It is a strict common subset of the Patient Registry Find Candidates Response (PRPA_RM201310UV02) RMIM. </w:t>
      </w:r>
    </w:p>
    <w:p w14:paraId="5080D4CA" w14:textId="77777777" w:rsidR="007A1F44" w:rsidRPr="00A03C55" w:rsidRDefault="007A1F44" w:rsidP="001B289C">
      <w:pPr>
        <w:pStyle w:val="BodyText"/>
      </w:pPr>
      <w:r w:rsidRPr="00A03C55">
        <w:t>The base RMIM can be found on the HL7 V3 2008 Edition CD at Edition2008/domains/uvpa/editable/PRPA_RM201310UV.htm. The following restrictions were made on the original RMIMs to arrive at the restricted model:</w:t>
      </w:r>
    </w:p>
    <w:p w14:paraId="79702A1D" w14:textId="77777777" w:rsidR="008E3CF3" w:rsidRPr="00A03C55" w:rsidRDefault="007A1F44" w:rsidP="00EC243F">
      <w:pPr>
        <w:pStyle w:val="ListBullet2"/>
      </w:pPr>
      <w:r w:rsidRPr="00A03C55">
        <w:t>The focal entity choice is restricted to be only a person</w:t>
      </w:r>
    </w:p>
    <w:p w14:paraId="5F0C877B" w14:textId="77777777" w:rsidR="008E3CF3" w:rsidRPr="00A03C55" w:rsidRDefault="007A1F44" w:rsidP="00EC243F">
      <w:pPr>
        <w:pStyle w:val="ListBullet2"/>
      </w:pPr>
      <w:r w:rsidRPr="00A03C55">
        <w:t xml:space="preserve">The relationship holder of the personal relationship is restricted to be a person (using CMET COCT_MT030207UV) </w:t>
      </w:r>
    </w:p>
    <w:p w14:paraId="7EB657B7" w14:textId="77777777" w:rsidR="008E3CF3" w:rsidRPr="00A03C55" w:rsidRDefault="007A1F44" w:rsidP="00EC243F">
      <w:pPr>
        <w:pStyle w:val="ListBullet2"/>
      </w:pPr>
      <w:r w:rsidRPr="00A03C55">
        <w:t>The following roles are omitted:</w:t>
      </w:r>
    </w:p>
    <w:p w14:paraId="3450061C" w14:textId="77777777" w:rsidR="008E3CF3" w:rsidRPr="00A03C55" w:rsidRDefault="007A1F44" w:rsidP="007E4121">
      <w:pPr>
        <w:pStyle w:val="ListBullet3"/>
        <w:numPr>
          <w:ilvl w:val="0"/>
          <w:numId w:val="14"/>
        </w:numPr>
      </w:pPr>
      <w:r w:rsidRPr="00A03C55">
        <w:t>asPatientOfOtherProvider</w:t>
      </w:r>
    </w:p>
    <w:p w14:paraId="7D07391C" w14:textId="77777777" w:rsidR="008E3CF3" w:rsidRPr="00A03C55" w:rsidRDefault="007A1F44" w:rsidP="007E4121">
      <w:pPr>
        <w:pStyle w:val="ListBullet3"/>
        <w:numPr>
          <w:ilvl w:val="0"/>
          <w:numId w:val="14"/>
        </w:numPr>
      </w:pPr>
      <w:r w:rsidRPr="00A03C55">
        <w:t>guarantor</w:t>
      </w:r>
    </w:p>
    <w:p w14:paraId="1926D851" w14:textId="77777777" w:rsidR="008E3CF3" w:rsidRPr="00A03C55" w:rsidRDefault="007A1F44" w:rsidP="007E4121">
      <w:pPr>
        <w:pStyle w:val="ListBullet3"/>
        <w:numPr>
          <w:ilvl w:val="0"/>
          <w:numId w:val="14"/>
        </w:numPr>
      </w:pPr>
      <w:r w:rsidRPr="00A03C55">
        <w:t>guardian</w:t>
      </w:r>
    </w:p>
    <w:p w14:paraId="024559B2" w14:textId="77777777" w:rsidR="008E3CF3" w:rsidRPr="00A03C55" w:rsidRDefault="007A1F44" w:rsidP="007E4121">
      <w:pPr>
        <w:pStyle w:val="ListBullet3"/>
        <w:numPr>
          <w:ilvl w:val="0"/>
          <w:numId w:val="14"/>
        </w:numPr>
      </w:pPr>
      <w:r w:rsidRPr="00A03C55">
        <w:t>contactParty</w:t>
      </w:r>
    </w:p>
    <w:p w14:paraId="398EB2F8" w14:textId="77777777" w:rsidR="008E3CF3" w:rsidRPr="00A03C55" w:rsidRDefault="007A1F44" w:rsidP="007E4121">
      <w:pPr>
        <w:pStyle w:val="ListBullet3"/>
        <w:numPr>
          <w:ilvl w:val="0"/>
          <w:numId w:val="14"/>
        </w:numPr>
      </w:pPr>
      <w:r w:rsidRPr="00A03C55">
        <w:t>asMember</w:t>
      </w:r>
    </w:p>
    <w:p w14:paraId="32749B81" w14:textId="77777777" w:rsidR="008E3CF3" w:rsidRPr="00A03C55" w:rsidRDefault="007A1F44" w:rsidP="007E4121">
      <w:pPr>
        <w:pStyle w:val="ListBullet3"/>
        <w:numPr>
          <w:ilvl w:val="0"/>
          <w:numId w:val="14"/>
        </w:numPr>
      </w:pPr>
      <w:r w:rsidRPr="00A03C55">
        <w:t>careGiver</w:t>
      </w:r>
    </w:p>
    <w:p w14:paraId="3E7E7250" w14:textId="77777777" w:rsidR="008E3CF3" w:rsidRPr="00A03C55" w:rsidRDefault="007A1F44" w:rsidP="007E4121">
      <w:pPr>
        <w:pStyle w:val="ListBullet3"/>
        <w:numPr>
          <w:ilvl w:val="0"/>
          <w:numId w:val="14"/>
        </w:numPr>
      </w:pPr>
      <w:r w:rsidRPr="00A03C55">
        <w:t>asStudent</w:t>
      </w:r>
    </w:p>
    <w:p w14:paraId="13F447B9" w14:textId="77777777" w:rsidR="007A1F44" w:rsidRPr="00A03C55" w:rsidRDefault="007A1F44" w:rsidP="001B289C">
      <w:pPr>
        <w:pStyle w:val="BodyText"/>
      </w:pPr>
      <w:r w:rsidRPr="00A03C55">
        <w:t>The following participations are omitted:</w:t>
      </w:r>
    </w:p>
    <w:p w14:paraId="1D7043D3" w14:textId="77777777" w:rsidR="008E3CF3" w:rsidRPr="00A03C55" w:rsidRDefault="007A1F44" w:rsidP="00EC243F">
      <w:pPr>
        <w:pStyle w:val="ListBullet2"/>
      </w:pPr>
      <w:r w:rsidRPr="00A03C55">
        <w:t>subjectOf2 (administrativeObservation)</w:t>
      </w:r>
    </w:p>
    <w:p w14:paraId="76E6B14B" w14:textId="77777777" w:rsidR="008E3CF3" w:rsidRPr="00A03C55" w:rsidRDefault="007A1F44" w:rsidP="00EC243F">
      <w:pPr>
        <w:pStyle w:val="ListBullet2"/>
      </w:pPr>
      <w:r w:rsidRPr="00A03C55">
        <w:t>coveredPartyOf (coverage)</w:t>
      </w:r>
    </w:p>
    <w:p w14:paraId="0B2C7A91" w14:textId="77777777" w:rsidR="007A1F44" w:rsidRPr="00A03C55" w:rsidRDefault="007A1F44" w:rsidP="00D372D5">
      <w:pPr>
        <w:pStyle w:val="BodyText"/>
      </w:pPr>
    </w:p>
    <w:p w14:paraId="4466CAF1" w14:textId="77777777" w:rsidR="007A1F44" w:rsidRPr="00A03C55" w:rsidRDefault="00D139D9" w:rsidP="00D372D5">
      <w:pPr>
        <w:pStyle w:val="BodyText"/>
        <w:jc w:val="center"/>
      </w:pPr>
      <w:r w:rsidRPr="00A03C55">
        <w:rPr>
          <w:noProof/>
          <w:lang w:eastAsia="fr-FR"/>
        </w:rPr>
        <w:lastRenderedPageBreak/>
        <w:drawing>
          <wp:inline distT="0" distB="0" distL="0" distR="0" wp14:anchorId="7FF5B20E" wp14:editId="0FBCB3A2">
            <wp:extent cx="5894070" cy="2736215"/>
            <wp:effectExtent l="0" t="0" r="0" b="6985"/>
            <wp:docPr id="63" name="Picture 10" descr="PRPA_RM201310UV-IHE-X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PA_RM201310UV-IHE-XCPI"/>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894070" cy="2736215"/>
                    </a:xfrm>
                    <a:prstGeom prst="rect">
                      <a:avLst/>
                    </a:prstGeom>
                    <a:noFill/>
                    <a:ln>
                      <a:noFill/>
                    </a:ln>
                  </pic:spPr>
                </pic:pic>
              </a:graphicData>
            </a:graphic>
          </wp:inline>
        </w:drawing>
      </w:r>
    </w:p>
    <w:p w14:paraId="36845738" w14:textId="36695DC0" w:rsidR="007A1F44" w:rsidRPr="00A03C55" w:rsidRDefault="007A1F44" w:rsidP="001B289C">
      <w:pPr>
        <w:pStyle w:val="FigureTitle"/>
        <w:rPr>
          <w:noProof w:val="0"/>
        </w:rPr>
      </w:pPr>
      <w:r w:rsidRPr="00A03C55">
        <w:rPr>
          <w:noProof w:val="0"/>
        </w:rPr>
        <w:t>Figure 3.55.4.2.2</w:t>
      </w:r>
      <w:r w:rsidR="00F141BB" w:rsidRPr="00A03C55">
        <w:rPr>
          <w:noProof w:val="0"/>
        </w:rPr>
        <w:t>.2</w:t>
      </w:r>
      <w:r w:rsidRPr="00A03C55">
        <w:rPr>
          <w:noProof w:val="0"/>
        </w:rPr>
        <w:t>-1: Patient Registry Find Candidates Response Message</w:t>
      </w:r>
    </w:p>
    <w:p w14:paraId="4A6004AC" w14:textId="19A1ACFC" w:rsidR="007A1F44" w:rsidRPr="00A03C55" w:rsidRDefault="007A1F44" w:rsidP="001B289C">
      <w:pPr>
        <w:pStyle w:val="BodyText"/>
      </w:pPr>
      <w:r w:rsidRPr="00A03C55">
        <w:t>The attributes of this model are described in the following table. Note that CMETs are not discussed, as the HL7 definitions for them are being used.</w:t>
      </w:r>
    </w:p>
    <w:p w14:paraId="60A01FA3" w14:textId="352C9EF6" w:rsidR="007A1F44" w:rsidRPr="00A03C55" w:rsidRDefault="007A1F44" w:rsidP="001B289C">
      <w:pPr>
        <w:pStyle w:val="TableTitle"/>
        <w:rPr>
          <w:noProof w:val="0"/>
        </w:rPr>
      </w:pPr>
      <w:r w:rsidRPr="00A03C55">
        <w:rPr>
          <w:noProof w:val="0"/>
        </w:rPr>
        <w:t>Table 3.55.4.2.2</w:t>
      </w:r>
      <w:r w:rsidR="00F141BB" w:rsidRPr="00A03C55">
        <w:rPr>
          <w:noProof w:val="0"/>
        </w:rPr>
        <w:t>.2</w:t>
      </w:r>
      <w:r w:rsidRPr="00A03C55">
        <w:rPr>
          <w:noProof w:val="0"/>
        </w:rPr>
        <w:t>-1: Attributes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gridCol w:w="3870"/>
      </w:tblGrid>
      <w:tr w:rsidR="007A1F44" w:rsidRPr="00A03C55" w14:paraId="48902312" w14:textId="77777777" w:rsidTr="003462A5">
        <w:trPr>
          <w:cantSplit/>
          <w:trHeight w:val="525"/>
          <w:tblHeader/>
        </w:trPr>
        <w:tc>
          <w:tcPr>
            <w:tcW w:w="5328" w:type="dxa"/>
            <w:shd w:val="clear" w:color="auto" w:fill="D9D9D9"/>
          </w:tcPr>
          <w:p w14:paraId="79EA9DC2" w14:textId="77777777" w:rsidR="007A1F44" w:rsidRPr="00A03C55" w:rsidRDefault="007A1F44" w:rsidP="00AE2B59">
            <w:pPr>
              <w:pStyle w:val="TableEntry"/>
              <w:rPr>
                <w:b/>
                <w:noProof w:val="0"/>
              </w:rPr>
            </w:pPr>
            <w:r w:rsidRPr="00A03C55">
              <w:rPr>
                <w:b/>
                <w:noProof w:val="0"/>
              </w:rPr>
              <w:t>PRPA_HD201310IHE</w:t>
            </w:r>
            <w:r w:rsidRPr="00A03C55">
              <w:rPr>
                <w:b/>
                <w:noProof w:val="0"/>
              </w:rPr>
              <w:br/>
              <w:t>Patient Registry Find Candidates Response</w:t>
            </w:r>
          </w:p>
        </w:tc>
        <w:tc>
          <w:tcPr>
            <w:tcW w:w="3870" w:type="dxa"/>
            <w:shd w:val="clear" w:color="auto" w:fill="D9D9D9"/>
          </w:tcPr>
          <w:p w14:paraId="38B30ABF" w14:textId="77777777" w:rsidR="007A1F44" w:rsidRPr="00A03C55" w:rsidRDefault="007A1F44" w:rsidP="00AE2B59">
            <w:pPr>
              <w:pStyle w:val="TableEntry"/>
              <w:rPr>
                <w:b/>
                <w:noProof w:val="0"/>
              </w:rPr>
            </w:pPr>
            <w:r w:rsidRPr="00A03C55">
              <w:rPr>
                <w:b/>
                <w:noProof w:val="0"/>
              </w:rPr>
              <w:t>This HMD extract defines the message used to return records from a patient registry in response to a Find Candidates Query.</w:t>
            </w:r>
          </w:p>
          <w:p w14:paraId="47B0112F" w14:textId="31E6D2AF" w:rsidR="007A1F44" w:rsidRPr="00A03C55" w:rsidRDefault="007A1F44" w:rsidP="00AE2B59">
            <w:pPr>
              <w:pStyle w:val="TableEntry"/>
              <w:rPr>
                <w:b/>
                <w:noProof w:val="0"/>
              </w:rPr>
            </w:pPr>
            <w:r w:rsidRPr="00A03C55">
              <w:rPr>
                <w:b/>
                <w:noProof w:val="0"/>
              </w:rPr>
              <w:t>Derived from Figure 3.55.4.2.2</w:t>
            </w:r>
            <w:r w:rsidR="00F141BB" w:rsidRPr="00A03C55">
              <w:rPr>
                <w:b/>
                <w:noProof w:val="0"/>
              </w:rPr>
              <w:t>.2</w:t>
            </w:r>
            <w:r w:rsidRPr="00A03C55">
              <w:rPr>
                <w:b/>
                <w:noProof w:val="0"/>
              </w:rPr>
              <w:t>-1 (PRPA_RM201310IHE)</w:t>
            </w:r>
          </w:p>
        </w:tc>
      </w:tr>
      <w:tr w:rsidR="007A1F44" w:rsidRPr="00A03C55" w14:paraId="7E1E239A" w14:textId="77777777" w:rsidTr="003462A5">
        <w:trPr>
          <w:cantSplit/>
        </w:trPr>
        <w:tc>
          <w:tcPr>
            <w:tcW w:w="5328" w:type="dxa"/>
          </w:tcPr>
          <w:p w14:paraId="5C9E5210" w14:textId="77777777" w:rsidR="007A1F44" w:rsidRPr="00A03C55" w:rsidRDefault="007A1F44" w:rsidP="00AE2B59">
            <w:pPr>
              <w:pStyle w:val="TableEntry"/>
              <w:rPr>
                <w:b/>
                <w:noProof w:val="0"/>
              </w:rPr>
            </w:pPr>
            <w:r w:rsidRPr="00A03C55">
              <w:rPr>
                <w:b/>
                <w:noProof w:val="0"/>
              </w:rPr>
              <w:t>Patient</w:t>
            </w:r>
          </w:p>
        </w:tc>
        <w:tc>
          <w:tcPr>
            <w:tcW w:w="3870" w:type="dxa"/>
          </w:tcPr>
          <w:p w14:paraId="40BF1890" w14:textId="77777777" w:rsidR="007A1F44" w:rsidRPr="00A03C55" w:rsidRDefault="007A1F44" w:rsidP="00AE2B59">
            <w:pPr>
              <w:pStyle w:val="TableEntry"/>
              <w:rPr>
                <w:noProof w:val="0"/>
              </w:rPr>
            </w:pPr>
            <w:r w:rsidRPr="00A03C55">
              <w:rPr>
                <w:noProof w:val="0"/>
              </w:rPr>
              <w:t>The primary record for the focal person</w:t>
            </w:r>
          </w:p>
        </w:tc>
      </w:tr>
      <w:tr w:rsidR="007A1F44" w:rsidRPr="00A03C55" w14:paraId="574E8AFE" w14:textId="77777777" w:rsidTr="003462A5">
        <w:trPr>
          <w:cantSplit/>
        </w:trPr>
        <w:tc>
          <w:tcPr>
            <w:tcW w:w="5328" w:type="dxa"/>
          </w:tcPr>
          <w:p w14:paraId="6548BC3C" w14:textId="77777777" w:rsidR="007A1F44" w:rsidRPr="00A03C55" w:rsidRDefault="007A1F44" w:rsidP="00AE2B59">
            <w:pPr>
              <w:pStyle w:val="TableEntry"/>
              <w:rPr>
                <w:noProof w:val="0"/>
              </w:rPr>
            </w:pPr>
            <w:r w:rsidRPr="00A03C55">
              <w:rPr>
                <w:noProof w:val="0"/>
              </w:rPr>
              <w:t>classCode [1..1] (M)</w:t>
            </w:r>
          </w:p>
          <w:p w14:paraId="326A3C37" w14:textId="77777777" w:rsidR="007A1F44" w:rsidRPr="00A03C55" w:rsidRDefault="007A1F44" w:rsidP="00AE2B59">
            <w:pPr>
              <w:pStyle w:val="TableEntry"/>
              <w:rPr>
                <w:noProof w:val="0"/>
              </w:rPr>
            </w:pPr>
            <w:r w:rsidRPr="00A03C55">
              <w:rPr>
                <w:noProof w:val="0"/>
              </w:rPr>
              <w:t>Patient (CS) {CNE:PAT}</w:t>
            </w:r>
          </w:p>
        </w:tc>
        <w:tc>
          <w:tcPr>
            <w:tcW w:w="3870" w:type="dxa"/>
          </w:tcPr>
          <w:p w14:paraId="3094CB78" w14:textId="77777777" w:rsidR="007A1F44" w:rsidRPr="00A03C55" w:rsidRDefault="007A1F44" w:rsidP="00AE2B59">
            <w:pPr>
              <w:pStyle w:val="TableEntry"/>
              <w:rPr>
                <w:noProof w:val="0"/>
              </w:rPr>
            </w:pPr>
            <w:r w:rsidRPr="00A03C55">
              <w:rPr>
                <w:noProof w:val="0"/>
              </w:rPr>
              <w:t>Structural attribute; this is a "patient" role</w:t>
            </w:r>
          </w:p>
        </w:tc>
      </w:tr>
      <w:tr w:rsidR="007A1F44" w:rsidRPr="00A03C55" w14:paraId="6F6D05B2" w14:textId="77777777" w:rsidTr="003462A5">
        <w:trPr>
          <w:cantSplit/>
        </w:trPr>
        <w:tc>
          <w:tcPr>
            <w:tcW w:w="5328" w:type="dxa"/>
          </w:tcPr>
          <w:p w14:paraId="7B37084A" w14:textId="77777777" w:rsidR="007A1F44" w:rsidRPr="00A03C55" w:rsidRDefault="007A1F44" w:rsidP="00AE2B59">
            <w:pPr>
              <w:pStyle w:val="TableEntry"/>
              <w:rPr>
                <w:noProof w:val="0"/>
              </w:rPr>
            </w:pPr>
            <w:r w:rsidRPr="00A03C55">
              <w:rPr>
                <w:noProof w:val="0"/>
              </w:rPr>
              <w:t xml:space="preserve">id [1..1] (M) </w:t>
            </w:r>
          </w:p>
          <w:p w14:paraId="0945ECCE" w14:textId="77777777" w:rsidR="007A1F44" w:rsidRPr="00A03C55" w:rsidRDefault="007A1F44" w:rsidP="00AE2B59">
            <w:pPr>
              <w:pStyle w:val="TableEntry"/>
              <w:rPr>
                <w:noProof w:val="0"/>
              </w:rPr>
            </w:pPr>
            <w:r w:rsidRPr="00A03C55">
              <w:rPr>
                <w:noProof w:val="0"/>
              </w:rPr>
              <w:t>Patient (</w:t>
            </w:r>
            <w:hyperlink r:id="rId339" w:anchor="dt-SET" w:history="1">
              <w:r w:rsidRPr="00A03C55">
                <w:rPr>
                  <w:noProof w:val="0"/>
                </w:rPr>
                <w:t>SET</w:t>
              </w:r>
            </w:hyperlink>
            <w:r w:rsidRPr="00A03C55">
              <w:rPr>
                <w:noProof w:val="0"/>
              </w:rPr>
              <w:t>&lt;</w:t>
            </w:r>
            <w:hyperlink r:id="rId340" w:anchor="dt-II" w:history="1">
              <w:r w:rsidRPr="00A03C55">
                <w:rPr>
                  <w:noProof w:val="0"/>
                </w:rPr>
                <w:t>II</w:t>
              </w:r>
            </w:hyperlink>
            <w:r w:rsidRPr="00A03C55">
              <w:rPr>
                <w:noProof w:val="0"/>
              </w:rPr>
              <w:t xml:space="preserve">&gt;) </w:t>
            </w:r>
          </w:p>
        </w:tc>
        <w:tc>
          <w:tcPr>
            <w:tcW w:w="3870" w:type="dxa"/>
          </w:tcPr>
          <w:p w14:paraId="5A9A604B" w14:textId="77777777" w:rsidR="007A1F44" w:rsidRPr="00A03C55" w:rsidRDefault="007A1F44" w:rsidP="00AE2B59">
            <w:pPr>
              <w:pStyle w:val="TableEntry"/>
              <w:rPr>
                <w:noProof w:val="0"/>
              </w:rPr>
            </w:pPr>
            <w:r w:rsidRPr="00A03C55">
              <w:rPr>
                <w:noProof w:val="0"/>
              </w:rPr>
              <w:t>The Patient Identifier to be used in subsequent XCA Cross Gateway Query transactions related to this patient when sent to the Responding Gateway sending the response. All other patient identifiers shall be specified in the OtherIDs.id attribute.</w:t>
            </w:r>
          </w:p>
        </w:tc>
      </w:tr>
      <w:tr w:rsidR="007A1F44" w:rsidRPr="00A03C55" w14:paraId="683E5880" w14:textId="77777777" w:rsidTr="003462A5">
        <w:trPr>
          <w:cantSplit/>
        </w:trPr>
        <w:tc>
          <w:tcPr>
            <w:tcW w:w="5328" w:type="dxa"/>
          </w:tcPr>
          <w:p w14:paraId="44805F72" w14:textId="77777777" w:rsidR="007A1F44" w:rsidRPr="00A03C55" w:rsidRDefault="007A1F44" w:rsidP="00AE2B59">
            <w:pPr>
              <w:pStyle w:val="TableEntry"/>
              <w:rPr>
                <w:noProof w:val="0"/>
              </w:rPr>
            </w:pPr>
            <w:r w:rsidRPr="00A03C55">
              <w:rPr>
                <w:noProof w:val="0"/>
              </w:rPr>
              <w:t>statusCode [1..1]</w:t>
            </w:r>
          </w:p>
          <w:p w14:paraId="0BDA73E8" w14:textId="77777777" w:rsidR="007A1F44" w:rsidRPr="00A03C55" w:rsidRDefault="007A1F44" w:rsidP="00AE2B59">
            <w:pPr>
              <w:pStyle w:val="TableEntry"/>
              <w:rPr>
                <w:noProof w:val="0"/>
              </w:rPr>
            </w:pPr>
            <w:r w:rsidRPr="00A03C55">
              <w:rPr>
                <w:noProof w:val="0"/>
              </w:rPr>
              <w:t>Patient (CS) {CNE:active, fixed value= "active"}</w:t>
            </w:r>
          </w:p>
        </w:tc>
        <w:tc>
          <w:tcPr>
            <w:tcW w:w="3870" w:type="dxa"/>
          </w:tcPr>
          <w:p w14:paraId="569D3670" w14:textId="77777777" w:rsidR="007A1F44" w:rsidRPr="00A03C55" w:rsidRDefault="007A1F44" w:rsidP="00AE2B59">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0C8A83FF" w14:textId="77777777" w:rsidTr="003462A5">
        <w:trPr>
          <w:cantSplit/>
        </w:trPr>
        <w:tc>
          <w:tcPr>
            <w:tcW w:w="5328" w:type="dxa"/>
          </w:tcPr>
          <w:p w14:paraId="3AD62355" w14:textId="77777777" w:rsidR="007A1F44" w:rsidRPr="00A03C55" w:rsidRDefault="007A1F44" w:rsidP="00AE2B59">
            <w:pPr>
              <w:pStyle w:val="TableEntry"/>
              <w:rPr>
                <w:noProof w:val="0"/>
              </w:rPr>
            </w:pPr>
            <w:r w:rsidRPr="00A03C55">
              <w:rPr>
                <w:noProof w:val="0"/>
              </w:rPr>
              <w:t>confidentialityCode [0..*]</w:t>
            </w:r>
          </w:p>
          <w:p w14:paraId="44163EE2" w14:textId="77777777" w:rsidR="007A1F44" w:rsidRPr="00A03C55" w:rsidRDefault="007A1F44" w:rsidP="00AE2B59">
            <w:pPr>
              <w:pStyle w:val="TableEntry"/>
              <w:rPr>
                <w:noProof w:val="0"/>
              </w:rPr>
            </w:pPr>
            <w:r w:rsidRPr="00A03C55">
              <w:rPr>
                <w:noProof w:val="0"/>
              </w:rPr>
              <w:t>Patient (SET&lt;CE&gt;) {CWE:Confidentiality}</w:t>
            </w:r>
          </w:p>
        </w:tc>
        <w:tc>
          <w:tcPr>
            <w:tcW w:w="3870" w:type="dxa"/>
          </w:tcPr>
          <w:p w14:paraId="24773720" w14:textId="6A7601EE" w:rsidR="007A1F44" w:rsidRPr="00A03C55" w:rsidRDefault="007A1F44" w:rsidP="00AE2B59">
            <w:pPr>
              <w:pStyle w:val="TableEntry"/>
              <w:rPr>
                <w:noProof w:val="0"/>
              </w:rPr>
            </w:pPr>
            <w:r w:rsidRPr="00A03C55">
              <w:rPr>
                <w:noProof w:val="0"/>
              </w:rPr>
              <w:t>Value(s) that control the disclosure of information about this living subject as a patient</w:t>
            </w:r>
            <w:r w:rsidR="00952DDA" w:rsidRPr="00A03C55">
              <w:rPr>
                <w:noProof w:val="0"/>
              </w:rPr>
              <w:t xml:space="preserve"> </w:t>
            </w:r>
          </w:p>
        </w:tc>
      </w:tr>
      <w:tr w:rsidR="007A1F44" w:rsidRPr="00A03C55" w14:paraId="3FB180A2" w14:textId="77777777" w:rsidTr="003462A5">
        <w:trPr>
          <w:cantSplit/>
        </w:trPr>
        <w:tc>
          <w:tcPr>
            <w:tcW w:w="5328" w:type="dxa"/>
          </w:tcPr>
          <w:p w14:paraId="38F6780C" w14:textId="77777777" w:rsidR="007A1F44" w:rsidRPr="00A03C55" w:rsidRDefault="007A1F44" w:rsidP="00AE2B59">
            <w:pPr>
              <w:pStyle w:val="TableEntry"/>
              <w:rPr>
                <w:noProof w:val="0"/>
              </w:rPr>
            </w:pPr>
            <w:r w:rsidRPr="00A03C55">
              <w:rPr>
                <w:noProof w:val="0"/>
              </w:rPr>
              <w:t>veryImportantPersonCode [0..1]</w:t>
            </w:r>
          </w:p>
          <w:p w14:paraId="626836DB" w14:textId="77777777" w:rsidR="007A1F44" w:rsidRPr="00A03C55" w:rsidRDefault="007A1F44" w:rsidP="00AE2B59">
            <w:pPr>
              <w:pStyle w:val="TableEntry"/>
              <w:rPr>
                <w:noProof w:val="0"/>
              </w:rPr>
            </w:pPr>
            <w:r w:rsidRPr="00A03C55">
              <w:rPr>
                <w:noProof w:val="0"/>
              </w:rPr>
              <w:t>Patient (CE) {CWE:PatientImportance}</w:t>
            </w:r>
          </w:p>
        </w:tc>
        <w:tc>
          <w:tcPr>
            <w:tcW w:w="3870" w:type="dxa"/>
          </w:tcPr>
          <w:p w14:paraId="530D48DF" w14:textId="77777777" w:rsidR="007A1F44" w:rsidRPr="00A03C55" w:rsidRDefault="007A1F44" w:rsidP="00AE2B59">
            <w:pPr>
              <w:pStyle w:val="TableEntry"/>
              <w:rPr>
                <w:noProof w:val="0"/>
              </w:rPr>
            </w:pPr>
            <w:r w:rsidRPr="00A03C55">
              <w:rPr>
                <w:noProof w:val="0"/>
              </w:rPr>
              <w:t>A code specifying the patient's special status granted by the scoper organization, often resulting in preferred treatment and special considerations. Examples include board member, diplomat.</w:t>
            </w:r>
          </w:p>
        </w:tc>
      </w:tr>
      <w:tr w:rsidR="007A1F44" w:rsidRPr="00A03C55" w14:paraId="5117FC17" w14:textId="77777777" w:rsidTr="003462A5">
        <w:trPr>
          <w:cantSplit/>
        </w:trPr>
        <w:tc>
          <w:tcPr>
            <w:tcW w:w="5328" w:type="dxa"/>
          </w:tcPr>
          <w:p w14:paraId="17A096BA" w14:textId="77777777" w:rsidR="007A1F44" w:rsidRPr="00A03C55" w:rsidRDefault="007A1F44" w:rsidP="00AE2B59">
            <w:pPr>
              <w:pStyle w:val="TableEntry"/>
              <w:rPr>
                <w:b/>
                <w:noProof w:val="0"/>
              </w:rPr>
            </w:pPr>
            <w:r w:rsidRPr="00A03C55">
              <w:rPr>
                <w:b/>
                <w:noProof w:val="0"/>
              </w:rPr>
              <w:lastRenderedPageBreak/>
              <w:t>Person</w:t>
            </w:r>
          </w:p>
        </w:tc>
        <w:tc>
          <w:tcPr>
            <w:tcW w:w="3870" w:type="dxa"/>
          </w:tcPr>
          <w:p w14:paraId="06C3292D" w14:textId="77777777" w:rsidR="007A1F44" w:rsidRPr="00A03C55" w:rsidRDefault="007A1F44" w:rsidP="00AE2B59">
            <w:pPr>
              <w:pStyle w:val="TableEntry"/>
              <w:rPr>
                <w:noProof w:val="0"/>
              </w:rPr>
            </w:pPr>
            <w:r w:rsidRPr="00A03C55">
              <w:rPr>
                <w:noProof w:val="0"/>
              </w:rPr>
              <w:t>A subtype of LivingSubject representing a human being</w:t>
            </w:r>
          </w:p>
          <w:p w14:paraId="080F6164" w14:textId="77777777" w:rsidR="007A1F44" w:rsidRPr="00A03C55" w:rsidRDefault="007A1F44" w:rsidP="00AE2B59">
            <w:pPr>
              <w:pStyle w:val="TableEntry"/>
              <w:rPr>
                <w:noProof w:val="0"/>
              </w:rPr>
            </w:pPr>
            <w:r w:rsidRPr="00A03C55">
              <w:rPr>
                <w:noProof w:val="0"/>
              </w:rPr>
              <w:t>Either Person.name or Patient.id must be non-null</w:t>
            </w:r>
          </w:p>
        </w:tc>
      </w:tr>
      <w:tr w:rsidR="007A1F44" w:rsidRPr="00A03C55" w14:paraId="0E0F2428" w14:textId="77777777" w:rsidTr="003462A5">
        <w:trPr>
          <w:cantSplit/>
        </w:trPr>
        <w:tc>
          <w:tcPr>
            <w:tcW w:w="5328" w:type="dxa"/>
          </w:tcPr>
          <w:p w14:paraId="202ED221" w14:textId="77777777" w:rsidR="007A1F44" w:rsidRPr="00A03C55" w:rsidRDefault="007A1F44" w:rsidP="00AE2B59">
            <w:pPr>
              <w:pStyle w:val="TableEntry"/>
              <w:rPr>
                <w:noProof w:val="0"/>
              </w:rPr>
            </w:pPr>
            <w:r w:rsidRPr="00A03C55">
              <w:rPr>
                <w:noProof w:val="0"/>
              </w:rPr>
              <w:t>classCode [1..1] (M)</w:t>
            </w:r>
          </w:p>
          <w:p w14:paraId="3F3FF250" w14:textId="77777777" w:rsidR="007A1F44" w:rsidRPr="00A03C55" w:rsidRDefault="007A1F44" w:rsidP="00AE2B59">
            <w:pPr>
              <w:pStyle w:val="TableEntry"/>
              <w:rPr>
                <w:noProof w:val="0"/>
              </w:rPr>
            </w:pPr>
            <w:r w:rsidRPr="00A03C55">
              <w:rPr>
                <w:noProof w:val="0"/>
              </w:rPr>
              <w:t>Person (CS) {CNE:PSN, fixed value= "PSN"}</w:t>
            </w:r>
          </w:p>
        </w:tc>
        <w:tc>
          <w:tcPr>
            <w:tcW w:w="3870" w:type="dxa"/>
          </w:tcPr>
          <w:p w14:paraId="133FB4FE" w14:textId="77777777" w:rsidR="007A1F44" w:rsidRPr="00A03C55" w:rsidRDefault="007A1F44" w:rsidP="00AE2B59">
            <w:pPr>
              <w:pStyle w:val="TableEntry"/>
              <w:rPr>
                <w:noProof w:val="0"/>
              </w:rPr>
            </w:pPr>
            <w:r w:rsidRPr="00A03C55">
              <w:rPr>
                <w:noProof w:val="0"/>
              </w:rPr>
              <w:t>Structural attribute; this is a "person" entity</w:t>
            </w:r>
          </w:p>
        </w:tc>
      </w:tr>
      <w:tr w:rsidR="007A1F44" w:rsidRPr="00A03C55" w14:paraId="4D8C809B" w14:textId="77777777" w:rsidTr="003462A5">
        <w:trPr>
          <w:cantSplit/>
        </w:trPr>
        <w:tc>
          <w:tcPr>
            <w:tcW w:w="5328" w:type="dxa"/>
          </w:tcPr>
          <w:p w14:paraId="75EAC8A0" w14:textId="77777777" w:rsidR="007A1F44" w:rsidRPr="00A03C55" w:rsidRDefault="007A1F44" w:rsidP="00AE2B59">
            <w:pPr>
              <w:pStyle w:val="TableEntry"/>
              <w:rPr>
                <w:noProof w:val="0"/>
              </w:rPr>
            </w:pPr>
            <w:r w:rsidRPr="00A03C55">
              <w:rPr>
                <w:noProof w:val="0"/>
              </w:rPr>
              <w:t>determinerCode [1..1] (M)</w:t>
            </w:r>
          </w:p>
          <w:p w14:paraId="4B1FA7DF" w14:textId="77777777" w:rsidR="007A1F44" w:rsidRPr="00A03C55" w:rsidRDefault="007A1F44" w:rsidP="00AE2B59">
            <w:pPr>
              <w:pStyle w:val="TableEntry"/>
              <w:rPr>
                <w:noProof w:val="0"/>
              </w:rPr>
            </w:pPr>
            <w:r w:rsidRPr="00A03C55">
              <w:rPr>
                <w:noProof w:val="0"/>
              </w:rPr>
              <w:t>Person (CS) {CNE:INSTANCE, fixed value= "INSTANCE"}</w:t>
            </w:r>
          </w:p>
        </w:tc>
        <w:tc>
          <w:tcPr>
            <w:tcW w:w="3870" w:type="dxa"/>
          </w:tcPr>
          <w:p w14:paraId="1877F8B2" w14:textId="77777777" w:rsidR="007A1F44" w:rsidRPr="00A03C55" w:rsidRDefault="007A1F44" w:rsidP="00AE2B59">
            <w:pPr>
              <w:pStyle w:val="TableEntry"/>
              <w:rPr>
                <w:noProof w:val="0"/>
              </w:rPr>
            </w:pPr>
            <w:r w:rsidRPr="00A03C55">
              <w:rPr>
                <w:noProof w:val="0"/>
              </w:rPr>
              <w:t>Structural attribute; this is a specific person</w:t>
            </w:r>
          </w:p>
        </w:tc>
      </w:tr>
      <w:tr w:rsidR="007A1F44" w:rsidRPr="00A03C55" w14:paraId="57D7F0DC" w14:textId="77777777" w:rsidTr="003462A5">
        <w:trPr>
          <w:cantSplit/>
        </w:trPr>
        <w:tc>
          <w:tcPr>
            <w:tcW w:w="5328" w:type="dxa"/>
          </w:tcPr>
          <w:p w14:paraId="222EA023" w14:textId="77777777" w:rsidR="007A1F44" w:rsidRPr="00A03C55" w:rsidRDefault="007A1F44" w:rsidP="00AE2B59">
            <w:pPr>
              <w:pStyle w:val="TableEntry"/>
              <w:rPr>
                <w:noProof w:val="0"/>
              </w:rPr>
            </w:pPr>
            <w:r w:rsidRPr="00A03C55">
              <w:rPr>
                <w:noProof w:val="0"/>
              </w:rPr>
              <w:t>name [1..*]</w:t>
            </w:r>
          </w:p>
          <w:p w14:paraId="71C232C8" w14:textId="77777777" w:rsidR="007A1F44" w:rsidRPr="00A03C55" w:rsidRDefault="007A1F44" w:rsidP="00AE2B59">
            <w:pPr>
              <w:pStyle w:val="TableEntry"/>
              <w:rPr>
                <w:noProof w:val="0"/>
              </w:rPr>
            </w:pPr>
            <w:r w:rsidRPr="00A03C55">
              <w:rPr>
                <w:noProof w:val="0"/>
              </w:rPr>
              <w:t>Person (BAG&lt;PN&gt;)</w:t>
            </w:r>
          </w:p>
        </w:tc>
        <w:tc>
          <w:tcPr>
            <w:tcW w:w="3870" w:type="dxa"/>
          </w:tcPr>
          <w:p w14:paraId="42231B37" w14:textId="77777777" w:rsidR="007A1F44" w:rsidRPr="00A03C55" w:rsidRDefault="007A1F44" w:rsidP="00AE2B59">
            <w:pPr>
              <w:pStyle w:val="TableEntry"/>
              <w:rPr>
                <w:noProof w:val="0"/>
              </w:rPr>
            </w:pPr>
            <w:r w:rsidRPr="00A03C55">
              <w:rPr>
                <w:noProof w:val="0"/>
              </w:rPr>
              <w:t>Name(s) for this person. May be null i.e., &lt;name nullFlavor=”NA”/&gt; only if the request contained only a patient identifier and no demographic data.</w:t>
            </w:r>
          </w:p>
        </w:tc>
      </w:tr>
      <w:tr w:rsidR="007A1F44" w:rsidRPr="00A03C55" w14:paraId="20E6F997" w14:textId="77777777" w:rsidTr="003462A5">
        <w:trPr>
          <w:cantSplit/>
        </w:trPr>
        <w:tc>
          <w:tcPr>
            <w:tcW w:w="5328" w:type="dxa"/>
          </w:tcPr>
          <w:p w14:paraId="124006A2" w14:textId="77777777" w:rsidR="007A1F44" w:rsidRPr="00A03C55" w:rsidRDefault="007A1F44" w:rsidP="00AE2B59">
            <w:pPr>
              <w:pStyle w:val="TableEntry"/>
              <w:rPr>
                <w:noProof w:val="0"/>
              </w:rPr>
            </w:pPr>
            <w:r w:rsidRPr="00A03C55">
              <w:rPr>
                <w:noProof w:val="0"/>
              </w:rPr>
              <w:t>telecom [0..*]</w:t>
            </w:r>
          </w:p>
          <w:p w14:paraId="3D4B3F1B" w14:textId="77777777" w:rsidR="007A1F44" w:rsidRPr="00A03C55" w:rsidRDefault="007A1F44" w:rsidP="00AE2B59">
            <w:pPr>
              <w:pStyle w:val="TableEntry"/>
              <w:rPr>
                <w:noProof w:val="0"/>
              </w:rPr>
            </w:pPr>
            <w:r w:rsidRPr="00A03C55">
              <w:rPr>
                <w:noProof w:val="0"/>
              </w:rPr>
              <w:t>Person (BAG&lt;TEL&gt;)</w:t>
            </w:r>
          </w:p>
        </w:tc>
        <w:tc>
          <w:tcPr>
            <w:tcW w:w="3870" w:type="dxa"/>
          </w:tcPr>
          <w:p w14:paraId="0AC0C8E0" w14:textId="77777777" w:rsidR="007A1F44" w:rsidRPr="00A03C55" w:rsidRDefault="007A1F44" w:rsidP="00AE2B59">
            <w:pPr>
              <w:pStyle w:val="TableEntry"/>
              <w:rPr>
                <w:noProof w:val="0"/>
              </w:rPr>
            </w:pPr>
            <w:r w:rsidRPr="00A03C55">
              <w:rPr>
                <w:noProof w:val="0"/>
              </w:rPr>
              <w:t>Telecommunication address(es) for communicating with this person</w:t>
            </w:r>
          </w:p>
        </w:tc>
      </w:tr>
      <w:tr w:rsidR="007A1F44" w:rsidRPr="00A03C55" w14:paraId="45366767" w14:textId="77777777" w:rsidTr="003462A5">
        <w:trPr>
          <w:cantSplit/>
        </w:trPr>
        <w:tc>
          <w:tcPr>
            <w:tcW w:w="5328" w:type="dxa"/>
          </w:tcPr>
          <w:p w14:paraId="5801E2E1" w14:textId="77777777" w:rsidR="007A1F44" w:rsidRPr="00A03C55" w:rsidRDefault="007A1F44" w:rsidP="00AE2B59">
            <w:pPr>
              <w:pStyle w:val="TableEntry"/>
              <w:rPr>
                <w:noProof w:val="0"/>
              </w:rPr>
            </w:pPr>
            <w:r w:rsidRPr="00A03C55">
              <w:rPr>
                <w:noProof w:val="0"/>
              </w:rPr>
              <w:t>administrativeGenderCode [0..1]</w:t>
            </w:r>
          </w:p>
          <w:p w14:paraId="5B69C773" w14:textId="77777777" w:rsidR="007A1F44" w:rsidRPr="00A03C55" w:rsidRDefault="007A1F44" w:rsidP="00AE2B59">
            <w:pPr>
              <w:pStyle w:val="TableEntry"/>
              <w:rPr>
                <w:noProof w:val="0"/>
              </w:rPr>
            </w:pPr>
            <w:r w:rsidRPr="00A03C55">
              <w:rPr>
                <w:noProof w:val="0"/>
              </w:rPr>
              <w:t>Person (CE) {CWE:AdministrativeGender}</w:t>
            </w:r>
          </w:p>
        </w:tc>
        <w:tc>
          <w:tcPr>
            <w:tcW w:w="3870" w:type="dxa"/>
          </w:tcPr>
          <w:p w14:paraId="04156E55" w14:textId="77777777" w:rsidR="007A1F44" w:rsidRPr="00A03C55" w:rsidRDefault="007A1F44" w:rsidP="00AE2B59">
            <w:pPr>
              <w:pStyle w:val="TableEntry"/>
              <w:rPr>
                <w:noProof w:val="0"/>
              </w:rPr>
            </w:pPr>
            <w:r w:rsidRPr="00A03C55">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A03C55" w14:paraId="62984328" w14:textId="77777777" w:rsidTr="003462A5">
        <w:trPr>
          <w:cantSplit/>
        </w:trPr>
        <w:tc>
          <w:tcPr>
            <w:tcW w:w="5328" w:type="dxa"/>
          </w:tcPr>
          <w:p w14:paraId="5329C0EB" w14:textId="77777777" w:rsidR="007A1F44" w:rsidRPr="00A03C55" w:rsidRDefault="007A1F44" w:rsidP="00AE2B59">
            <w:pPr>
              <w:pStyle w:val="TableEntry"/>
              <w:rPr>
                <w:noProof w:val="0"/>
              </w:rPr>
            </w:pPr>
            <w:r w:rsidRPr="00A03C55">
              <w:rPr>
                <w:noProof w:val="0"/>
              </w:rPr>
              <w:t>birthTime [0..1]</w:t>
            </w:r>
          </w:p>
          <w:p w14:paraId="03DAE3CC" w14:textId="77777777" w:rsidR="007A1F44" w:rsidRPr="00A03C55" w:rsidRDefault="007A1F44" w:rsidP="00AE2B59">
            <w:pPr>
              <w:pStyle w:val="TableEntry"/>
              <w:rPr>
                <w:noProof w:val="0"/>
              </w:rPr>
            </w:pPr>
            <w:r w:rsidRPr="00A03C55">
              <w:rPr>
                <w:noProof w:val="0"/>
              </w:rPr>
              <w:t>Person (TS)</w:t>
            </w:r>
          </w:p>
        </w:tc>
        <w:tc>
          <w:tcPr>
            <w:tcW w:w="3870" w:type="dxa"/>
          </w:tcPr>
          <w:p w14:paraId="7F61B636" w14:textId="77777777" w:rsidR="007A1F44" w:rsidRPr="00A03C55" w:rsidRDefault="007A1F44" w:rsidP="00AE2B59">
            <w:pPr>
              <w:pStyle w:val="TableEntry"/>
              <w:rPr>
                <w:noProof w:val="0"/>
              </w:rPr>
            </w:pPr>
            <w:r w:rsidRPr="00A03C55">
              <w:rPr>
                <w:noProof w:val="0"/>
              </w:rPr>
              <w:t>The date and time this person was born</w:t>
            </w:r>
          </w:p>
        </w:tc>
      </w:tr>
      <w:tr w:rsidR="007A1F44" w:rsidRPr="00A03C55" w14:paraId="1A9E86B0" w14:textId="77777777" w:rsidTr="003462A5">
        <w:trPr>
          <w:cantSplit/>
        </w:trPr>
        <w:tc>
          <w:tcPr>
            <w:tcW w:w="5328" w:type="dxa"/>
          </w:tcPr>
          <w:p w14:paraId="06553405" w14:textId="77777777" w:rsidR="007A1F44" w:rsidRPr="00A03C55" w:rsidRDefault="007A1F44" w:rsidP="00AE2B59">
            <w:pPr>
              <w:pStyle w:val="TableEntry"/>
              <w:rPr>
                <w:noProof w:val="0"/>
              </w:rPr>
            </w:pPr>
            <w:r w:rsidRPr="00A03C55">
              <w:rPr>
                <w:noProof w:val="0"/>
              </w:rPr>
              <w:t>birthPlace</w:t>
            </w:r>
          </w:p>
        </w:tc>
        <w:tc>
          <w:tcPr>
            <w:tcW w:w="3870" w:type="dxa"/>
          </w:tcPr>
          <w:p w14:paraId="0DB9592B" w14:textId="77777777" w:rsidR="007A1F44" w:rsidRPr="00A03C55" w:rsidRDefault="007A1F44" w:rsidP="00AE2B59">
            <w:pPr>
              <w:pStyle w:val="TableEntry"/>
              <w:rPr>
                <w:noProof w:val="0"/>
              </w:rPr>
            </w:pPr>
          </w:p>
        </w:tc>
      </w:tr>
      <w:tr w:rsidR="007A1F44" w:rsidRPr="00A03C55" w14:paraId="2003621A" w14:textId="77777777" w:rsidTr="003462A5">
        <w:trPr>
          <w:cantSplit/>
        </w:trPr>
        <w:tc>
          <w:tcPr>
            <w:tcW w:w="5328" w:type="dxa"/>
          </w:tcPr>
          <w:p w14:paraId="4EA1CD07" w14:textId="77777777" w:rsidR="007A1F44" w:rsidRPr="00A03C55" w:rsidRDefault="007A1F44" w:rsidP="00AE2B59">
            <w:pPr>
              <w:pStyle w:val="TableEntry"/>
              <w:rPr>
                <w:noProof w:val="0"/>
              </w:rPr>
            </w:pPr>
            <w:r w:rsidRPr="00A03C55">
              <w:rPr>
                <w:noProof w:val="0"/>
              </w:rPr>
              <w:t>deceasedInd [0..1]</w:t>
            </w:r>
          </w:p>
          <w:p w14:paraId="30435D23" w14:textId="77777777" w:rsidR="007A1F44" w:rsidRPr="00A03C55" w:rsidRDefault="007A1F44" w:rsidP="00AE2B59">
            <w:pPr>
              <w:pStyle w:val="TableEntry"/>
              <w:rPr>
                <w:noProof w:val="0"/>
              </w:rPr>
            </w:pPr>
            <w:r w:rsidRPr="00A03C55">
              <w:rPr>
                <w:noProof w:val="0"/>
              </w:rPr>
              <w:t>Person (BL)</w:t>
            </w:r>
          </w:p>
        </w:tc>
        <w:tc>
          <w:tcPr>
            <w:tcW w:w="3870" w:type="dxa"/>
          </w:tcPr>
          <w:p w14:paraId="2358C828" w14:textId="77777777" w:rsidR="007A1F44" w:rsidRPr="00A03C55" w:rsidRDefault="007A1F44" w:rsidP="00AE2B59">
            <w:pPr>
              <w:pStyle w:val="TableEntry"/>
              <w:rPr>
                <w:noProof w:val="0"/>
              </w:rPr>
            </w:pPr>
            <w:r w:rsidRPr="00A03C55">
              <w:rPr>
                <w:noProof w:val="0"/>
              </w:rPr>
              <w:t>An indication that this person is dead</w:t>
            </w:r>
          </w:p>
        </w:tc>
      </w:tr>
      <w:tr w:rsidR="007A1F44" w:rsidRPr="00A03C55" w14:paraId="5962742E" w14:textId="77777777" w:rsidTr="003462A5">
        <w:trPr>
          <w:cantSplit/>
        </w:trPr>
        <w:tc>
          <w:tcPr>
            <w:tcW w:w="5328" w:type="dxa"/>
          </w:tcPr>
          <w:p w14:paraId="3CD7426F" w14:textId="77777777" w:rsidR="007A1F44" w:rsidRPr="00A03C55" w:rsidRDefault="007A1F44" w:rsidP="00AE2B59">
            <w:pPr>
              <w:pStyle w:val="TableEntry"/>
              <w:rPr>
                <w:noProof w:val="0"/>
              </w:rPr>
            </w:pPr>
            <w:r w:rsidRPr="00A03C55">
              <w:rPr>
                <w:noProof w:val="0"/>
              </w:rPr>
              <w:t>deceasedTime [0..1]</w:t>
            </w:r>
          </w:p>
          <w:p w14:paraId="291C5EA3" w14:textId="77777777" w:rsidR="007A1F44" w:rsidRPr="00A03C55" w:rsidRDefault="007A1F44" w:rsidP="00AE2B59">
            <w:pPr>
              <w:pStyle w:val="TableEntry"/>
              <w:rPr>
                <w:noProof w:val="0"/>
              </w:rPr>
            </w:pPr>
            <w:r w:rsidRPr="00A03C55">
              <w:rPr>
                <w:noProof w:val="0"/>
              </w:rPr>
              <w:t>Person (TS)</w:t>
            </w:r>
          </w:p>
        </w:tc>
        <w:tc>
          <w:tcPr>
            <w:tcW w:w="3870" w:type="dxa"/>
          </w:tcPr>
          <w:p w14:paraId="4067638A" w14:textId="77777777" w:rsidR="007A1F44" w:rsidRPr="00A03C55" w:rsidRDefault="007A1F44" w:rsidP="00AE2B59">
            <w:pPr>
              <w:pStyle w:val="TableEntry"/>
              <w:rPr>
                <w:noProof w:val="0"/>
              </w:rPr>
            </w:pPr>
            <w:r w:rsidRPr="00A03C55">
              <w:rPr>
                <w:noProof w:val="0"/>
              </w:rPr>
              <w:t>The date and time this person died</w:t>
            </w:r>
          </w:p>
        </w:tc>
      </w:tr>
      <w:tr w:rsidR="007A1F44" w:rsidRPr="00A03C55" w14:paraId="33FB01D9" w14:textId="77777777" w:rsidTr="003462A5">
        <w:trPr>
          <w:cantSplit/>
        </w:trPr>
        <w:tc>
          <w:tcPr>
            <w:tcW w:w="5328" w:type="dxa"/>
          </w:tcPr>
          <w:p w14:paraId="310FFAC1" w14:textId="77777777" w:rsidR="007A1F44" w:rsidRPr="00A03C55" w:rsidRDefault="007A1F44" w:rsidP="00AE2B59">
            <w:pPr>
              <w:pStyle w:val="TableEntry"/>
              <w:rPr>
                <w:noProof w:val="0"/>
              </w:rPr>
            </w:pPr>
            <w:r w:rsidRPr="00A03C55">
              <w:rPr>
                <w:noProof w:val="0"/>
              </w:rPr>
              <w:t>multipleBirthInd [0..1]</w:t>
            </w:r>
          </w:p>
          <w:p w14:paraId="4D13831F" w14:textId="77777777" w:rsidR="007A1F44" w:rsidRPr="00A03C55" w:rsidRDefault="007A1F44" w:rsidP="00AE2B59">
            <w:pPr>
              <w:pStyle w:val="TableEntry"/>
              <w:rPr>
                <w:noProof w:val="0"/>
              </w:rPr>
            </w:pPr>
            <w:r w:rsidRPr="00A03C55">
              <w:rPr>
                <w:noProof w:val="0"/>
              </w:rPr>
              <w:t>Person (BL)</w:t>
            </w:r>
          </w:p>
        </w:tc>
        <w:tc>
          <w:tcPr>
            <w:tcW w:w="3870" w:type="dxa"/>
          </w:tcPr>
          <w:p w14:paraId="009A2145" w14:textId="77777777" w:rsidR="007A1F44" w:rsidRPr="00A03C55" w:rsidRDefault="007A1F44" w:rsidP="00AE2B59">
            <w:pPr>
              <w:pStyle w:val="TableEntry"/>
              <w:rPr>
                <w:noProof w:val="0"/>
              </w:rPr>
            </w:pPr>
            <w:r w:rsidRPr="00A03C55">
              <w:rPr>
                <w:noProof w:val="0"/>
              </w:rPr>
              <w:t>An indication that this person was part of a multiple birth</w:t>
            </w:r>
          </w:p>
        </w:tc>
      </w:tr>
      <w:tr w:rsidR="007A1F44" w:rsidRPr="00A03C55" w14:paraId="76A86249" w14:textId="77777777" w:rsidTr="003462A5">
        <w:trPr>
          <w:cantSplit/>
        </w:trPr>
        <w:tc>
          <w:tcPr>
            <w:tcW w:w="5328" w:type="dxa"/>
          </w:tcPr>
          <w:p w14:paraId="3F82BB00" w14:textId="77777777" w:rsidR="007A1F44" w:rsidRPr="00A03C55" w:rsidRDefault="007A1F44" w:rsidP="00AE2B59">
            <w:pPr>
              <w:pStyle w:val="TableEntry"/>
              <w:rPr>
                <w:noProof w:val="0"/>
              </w:rPr>
            </w:pPr>
            <w:r w:rsidRPr="00A03C55">
              <w:rPr>
                <w:noProof w:val="0"/>
              </w:rPr>
              <w:t>multipleBirthOrderNumber [0..1]</w:t>
            </w:r>
          </w:p>
          <w:p w14:paraId="154CB3D3" w14:textId="77777777" w:rsidR="007A1F44" w:rsidRPr="00A03C55" w:rsidRDefault="007A1F44" w:rsidP="00AE2B59">
            <w:pPr>
              <w:pStyle w:val="TableEntry"/>
              <w:rPr>
                <w:noProof w:val="0"/>
              </w:rPr>
            </w:pPr>
            <w:r w:rsidRPr="00A03C55">
              <w:rPr>
                <w:noProof w:val="0"/>
              </w:rPr>
              <w:t>Person (INT)</w:t>
            </w:r>
          </w:p>
        </w:tc>
        <w:tc>
          <w:tcPr>
            <w:tcW w:w="3870" w:type="dxa"/>
          </w:tcPr>
          <w:p w14:paraId="3A9B6617" w14:textId="77777777" w:rsidR="007A1F44" w:rsidRPr="00A03C55" w:rsidRDefault="007A1F44" w:rsidP="00AE2B59">
            <w:pPr>
              <w:pStyle w:val="TableEntry"/>
              <w:rPr>
                <w:noProof w:val="0"/>
              </w:rPr>
            </w:pPr>
            <w:r w:rsidRPr="00A03C55">
              <w:rPr>
                <w:noProof w:val="0"/>
              </w:rPr>
              <w:t>The order in which this person was born if part of a multiple birth</w:t>
            </w:r>
          </w:p>
        </w:tc>
      </w:tr>
      <w:tr w:rsidR="007A1F44" w:rsidRPr="00A03C55" w14:paraId="73B7BF26" w14:textId="77777777" w:rsidTr="003462A5">
        <w:trPr>
          <w:cantSplit/>
        </w:trPr>
        <w:tc>
          <w:tcPr>
            <w:tcW w:w="5328" w:type="dxa"/>
          </w:tcPr>
          <w:p w14:paraId="34CF73DF" w14:textId="77777777" w:rsidR="007A1F44" w:rsidRPr="00A03C55" w:rsidRDefault="007A1F44" w:rsidP="00AE2B59">
            <w:pPr>
              <w:pStyle w:val="TableEntry"/>
              <w:rPr>
                <w:noProof w:val="0"/>
              </w:rPr>
            </w:pPr>
            <w:r w:rsidRPr="00A03C55">
              <w:rPr>
                <w:noProof w:val="0"/>
              </w:rPr>
              <w:t>addr [0..*]</w:t>
            </w:r>
          </w:p>
          <w:p w14:paraId="159CF47A" w14:textId="77777777" w:rsidR="007A1F44" w:rsidRPr="00A03C55" w:rsidRDefault="007A1F44" w:rsidP="00AE2B59">
            <w:pPr>
              <w:pStyle w:val="TableEntry"/>
              <w:rPr>
                <w:noProof w:val="0"/>
              </w:rPr>
            </w:pPr>
            <w:r w:rsidRPr="00A03C55">
              <w:rPr>
                <w:noProof w:val="0"/>
              </w:rPr>
              <w:t>Person (BAG&lt;AD&gt;)</w:t>
            </w:r>
          </w:p>
        </w:tc>
        <w:tc>
          <w:tcPr>
            <w:tcW w:w="3870" w:type="dxa"/>
          </w:tcPr>
          <w:p w14:paraId="415BA438" w14:textId="77777777" w:rsidR="007A1F44" w:rsidRPr="00A03C55" w:rsidRDefault="007A1F44" w:rsidP="00AE2B59">
            <w:pPr>
              <w:pStyle w:val="TableEntry"/>
              <w:rPr>
                <w:noProof w:val="0"/>
              </w:rPr>
            </w:pPr>
            <w:r w:rsidRPr="00A03C55">
              <w:rPr>
                <w:noProof w:val="0"/>
              </w:rPr>
              <w:t>Address(es) for corresponding with this person</w:t>
            </w:r>
          </w:p>
        </w:tc>
      </w:tr>
      <w:tr w:rsidR="007A1F44" w:rsidRPr="00A03C55" w14:paraId="40C50037" w14:textId="77777777" w:rsidTr="003462A5">
        <w:trPr>
          <w:cantSplit/>
        </w:trPr>
        <w:tc>
          <w:tcPr>
            <w:tcW w:w="5328" w:type="dxa"/>
          </w:tcPr>
          <w:p w14:paraId="6B2D0798" w14:textId="77777777" w:rsidR="007A1F44" w:rsidRPr="00A03C55" w:rsidRDefault="007A1F44" w:rsidP="00AE2B59">
            <w:pPr>
              <w:pStyle w:val="TableEntry"/>
              <w:rPr>
                <w:noProof w:val="0"/>
              </w:rPr>
            </w:pPr>
            <w:r w:rsidRPr="00A03C55">
              <w:rPr>
                <w:noProof w:val="0"/>
              </w:rPr>
              <w:t>maritalStatusCode [0..1]</w:t>
            </w:r>
          </w:p>
          <w:p w14:paraId="3989368C" w14:textId="77777777" w:rsidR="007A1F44" w:rsidRPr="00A03C55" w:rsidRDefault="007A1F44" w:rsidP="00AE2B59">
            <w:pPr>
              <w:pStyle w:val="TableEntry"/>
              <w:rPr>
                <w:noProof w:val="0"/>
              </w:rPr>
            </w:pPr>
            <w:r w:rsidRPr="00A03C55">
              <w:rPr>
                <w:noProof w:val="0"/>
              </w:rPr>
              <w:t>Person (CE) {CWE:MaritalStatus}</w:t>
            </w:r>
          </w:p>
        </w:tc>
        <w:tc>
          <w:tcPr>
            <w:tcW w:w="3870" w:type="dxa"/>
          </w:tcPr>
          <w:p w14:paraId="5FFE7B17" w14:textId="77777777" w:rsidR="007A1F44" w:rsidRPr="00A03C55" w:rsidRDefault="007A1F44" w:rsidP="00AE2B59">
            <w:pPr>
              <w:pStyle w:val="TableEntry"/>
              <w:rPr>
                <w:noProof w:val="0"/>
              </w:rPr>
            </w:pPr>
            <w:r w:rsidRPr="00A03C55">
              <w:rPr>
                <w:noProof w:val="0"/>
              </w:rPr>
              <w:t>A value representing the domestic partnership status of this person</w:t>
            </w:r>
          </w:p>
        </w:tc>
      </w:tr>
      <w:tr w:rsidR="007A1F44" w:rsidRPr="00A03C55" w14:paraId="2D8EDE3E" w14:textId="77777777" w:rsidTr="003462A5">
        <w:trPr>
          <w:cantSplit/>
        </w:trPr>
        <w:tc>
          <w:tcPr>
            <w:tcW w:w="5328" w:type="dxa"/>
          </w:tcPr>
          <w:p w14:paraId="60A6162B" w14:textId="77777777" w:rsidR="007A1F44" w:rsidRPr="00A03C55" w:rsidRDefault="007A1F44" w:rsidP="00AE2B59">
            <w:pPr>
              <w:pStyle w:val="TableEntry"/>
              <w:rPr>
                <w:noProof w:val="0"/>
              </w:rPr>
            </w:pPr>
            <w:r w:rsidRPr="00A03C55">
              <w:rPr>
                <w:noProof w:val="0"/>
              </w:rPr>
              <w:t>religiousAffiliationCode [0..1]</w:t>
            </w:r>
          </w:p>
          <w:p w14:paraId="5EAD67CE" w14:textId="77777777" w:rsidR="007A1F44" w:rsidRPr="00A03C55" w:rsidRDefault="007A1F44" w:rsidP="00AE2B59">
            <w:pPr>
              <w:pStyle w:val="TableEntry"/>
              <w:rPr>
                <w:noProof w:val="0"/>
              </w:rPr>
            </w:pPr>
            <w:r w:rsidRPr="00A03C55">
              <w:rPr>
                <w:noProof w:val="0"/>
              </w:rPr>
              <w:t>Person (CE) {CWE:ReligiousAffiliation}</w:t>
            </w:r>
          </w:p>
        </w:tc>
        <w:tc>
          <w:tcPr>
            <w:tcW w:w="3870" w:type="dxa"/>
          </w:tcPr>
          <w:p w14:paraId="3D74312A" w14:textId="77777777" w:rsidR="007A1F44" w:rsidRPr="00A03C55" w:rsidRDefault="007A1F44" w:rsidP="00AE2B59">
            <w:pPr>
              <w:pStyle w:val="TableEntry"/>
              <w:rPr>
                <w:noProof w:val="0"/>
              </w:rPr>
            </w:pPr>
            <w:r w:rsidRPr="00A03C55">
              <w:rPr>
                <w:noProof w:val="0"/>
              </w:rPr>
              <w:t>A value representing the primary religious preference of this person</w:t>
            </w:r>
          </w:p>
        </w:tc>
      </w:tr>
      <w:tr w:rsidR="007A1F44" w:rsidRPr="00A03C55" w14:paraId="20911354" w14:textId="77777777" w:rsidTr="003462A5">
        <w:trPr>
          <w:cantSplit/>
        </w:trPr>
        <w:tc>
          <w:tcPr>
            <w:tcW w:w="5328" w:type="dxa"/>
          </w:tcPr>
          <w:p w14:paraId="5CF0BD06" w14:textId="77777777" w:rsidR="007A1F44" w:rsidRPr="00A03C55" w:rsidRDefault="007A1F44" w:rsidP="00AE2B59">
            <w:pPr>
              <w:pStyle w:val="TableEntry"/>
              <w:rPr>
                <w:noProof w:val="0"/>
              </w:rPr>
            </w:pPr>
            <w:r w:rsidRPr="00A03C55">
              <w:rPr>
                <w:noProof w:val="0"/>
              </w:rPr>
              <w:t>raceCode [0..*]</w:t>
            </w:r>
          </w:p>
          <w:p w14:paraId="1A907A7B" w14:textId="77777777" w:rsidR="007A1F44" w:rsidRPr="00A03C55" w:rsidRDefault="007A1F44" w:rsidP="00AE2B59">
            <w:pPr>
              <w:pStyle w:val="TableEntry"/>
              <w:rPr>
                <w:noProof w:val="0"/>
              </w:rPr>
            </w:pPr>
            <w:r w:rsidRPr="00A03C55">
              <w:rPr>
                <w:noProof w:val="0"/>
              </w:rPr>
              <w:t>Person (SET&lt;CE&gt;) {CWE:Race}</w:t>
            </w:r>
          </w:p>
        </w:tc>
        <w:tc>
          <w:tcPr>
            <w:tcW w:w="3870" w:type="dxa"/>
          </w:tcPr>
          <w:p w14:paraId="33B7785B" w14:textId="77777777" w:rsidR="007A1F44" w:rsidRPr="00A03C55" w:rsidRDefault="007A1F44" w:rsidP="00AE2B59">
            <w:pPr>
              <w:pStyle w:val="TableEntry"/>
              <w:rPr>
                <w:noProof w:val="0"/>
              </w:rPr>
            </w:pPr>
            <w:r w:rsidRPr="00A03C55">
              <w:rPr>
                <w:noProof w:val="0"/>
              </w:rPr>
              <w:t>A set of values representing the races of this person</w:t>
            </w:r>
          </w:p>
        </w:tc>
      </w:tr>
      <w:tr w:rsidR="007A1F44" w:rsidRPr="00A03C55" w14:paraId="2ABD3DB9" w14:textId="77777777" w:rsidTr="003462A5">
        <w:trPr>
          <w:cantSplit/>
        </w:trPr>
        <w:tc>
          <w:tcPr>
            <w:tcW w:w="5328" w:type="dxa"/>
          </w:tcPr>
          <w:p w14:paraId="789F2FF0" w14:textId="77777777" w:rsidR="007A1F44" w:rsidRPr="00A03C55" w:rsidRDefault="007A1F44" w:rsidP="00AE2B59">
            <w:pPr>
              <w:pStyle w:val="TableEntry"/>
              <w:rPr>
                <w:noProof w:val="0"/>
              </w:rPr>
            </w:pPr>
            <w:r w:rsidRPr="00A03C55">
              <w:rPr>
                <w:noProof w:val="0"/>
              </w:rPr>
              <w:t>ethnicGroupCode [0..*]</w:t>
            </w:r>
          </w:p>
          <w:p w14:paraId="0DFF13C2" w14:textId="77777777" w:rsidR="007A1F44" w:rsidRPr="00A03C55" w:rsidRDefault="007A1F44" w:rsidP="00AE2B59">
            <w:pPr>
              <w:pStyle w:val="TableEntry"/>
              <w:rPr>
                <w:noProof w:val="0"/>
              </w:rPr>
            </w:pPr>
            <w:r w:rsidRPr="00A03C55">
              <w:rPr>
                <w:noProof w:val="0"/>
              </w:rPr>
              <w:t>Person (SET&lt;CE&gt;) {CWE:Ethnicity}</w:t>
            </w:r>
          </w:p>
        </w:tc>
        <w:tc>
          <w:tcPr>
            <w:tcW w:w="3870" w:type="dxa"/>
          </w:tcPr>
          <w:p w14:paraId="0DA5BFD6" w14:textId="77777777" w:rsidR="007A1F44" w:rsidRPr="00A03C55" w:rsidRDefault="007A1F44" w:rsidP="00AE2B59">
            <w:pPr>
              <w:pStyle w:val="TableEntry"/>
              <w:rPr>
                <w:noProof w:val="0"/>
              </w:rPr>
            </w:pPr>
            <w:r w:rsidRPr="00A03C55">
              <w:rPr>
                <w:noProof w:val="0"/>
              </w:rPr>
              <w:t>A set of values representing the ethnic groups of this person</w:t>
            </w:r>
          </w:p>
        </w:tc>
      </w:tr>
      <w:tr w:rsidR="007A1F44" w:rsidRPr="00A03C55" w14:paraId="6C00AEE3" w14:textId="77777777" w:rsidTr="003462A5">
        <w:trPr>
          <w:cantSplit/>
        </w:trPr>
        <w:tc>
          <w:tcPr>
            <w:tcW w:w="5328" w:type="dxa"/>
          </w:tcPr>
          <w:p w14:paraId="38F5B8E6" w14:textId="77777777" w:rsidR="007A1F44" w:rsidRPr="00A03C55" w:rsidRDefault="007A1F44" w:rsidP="00AE2B59">
            <w:pPr>
              <w:pStyle w:val="TableEntry"/>
              <w:rPr>
                <w:b/>
                <w:noProof w:val="0"/>
              </w:rPr>
            </w:pPr>
            <w:r w:rsidRPr="00A03C55">
              <w:rPr>
                <w:b/>
                <w:noProof w:val="0"/>
              </w:rPr>
              <w:t>OtherIDs</w:t>
            </w:r>
          </w:p>
        </w:tc>
        <w:tc>
          <w:tcPr>
            <w:tcW w:w="3870" w:type="dxa"/>
          </w:tcPr>
          <w:p w14:paraId="45C32F76" w14:textId="77777777" w:rsidR="007A1F44" w:rsidRPr="00A03C55" w:rsidRDefault="007A1F44" w:rsidP="00AE2B59">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52005295" w14:textId="77777777" w:rsidTr="003462A5">
        <w:trPr>
          <w:cantSplit/>
        </w:trPr>
        <w:tc>
          <w:tcPr>
            <w:tcW w:w="5328" w:type="dxa"/>
          </w:tcPr>
          <w:p w14:paraId="71421F51" w14:textId="77777777" w:rsidR="007A1F44" w:rsidRPr="00A03C55" w:rsidRDefault="007A1F44" w:rsidP="00AE2B59">
            <w:pPr>
              <w:pStyle w:val="TableEntry"/>
              <w:rPr>
                <w:noProof w:val="0"/>
              </w:rPr>
            </w:pPr>
            <w:r w:rsidRPr="00A03C55">
              <w:rPr>
                <w:noProof w:val="0"/>
              </w:rPr>
              <w:lastRenderedPageBreak/>
              <w:t>classCode [1..1] (M)</w:t>
            </w:r>
          </w:p>
          <w:p w14:paraId="10B85326" w14:textId="77777777" w:rsidR="007A1F44" w:rsidRPr="00A03C55" w:rsidRDefault="007A1F44" w:rsidP="00AE2B59">
            <w:pPr>
              <w:pStyle w:val="TableEntry"/>
              <w:rPr>
                <w:noProof w:val="0"/>
              </w:rPr>
            </w:pPr>
            <w:r w:rsidRPr="00A03C55">
              <w:rPr>
                <w:noProof w:val="0"/>
              </w:rPr>
              <w:t>Role (CS) {CNE:ROL}</w:t>
            </w:r>
          </w:p>
        </w:tc>
        <w:tc>
          <w:tcPr>
            <w:tcW w:w="3870" w:type="dxa"/>
          </w:tcPr>
          <w:p w14:paraId="0A5AA1DD" w14:textId="77777777" w:rsidR="007A1F44" w:rsidRPr="00A03C55" w:rsidRDefault="007A1F44" w:rsidP="00AE2B59">
            <w:pPr>
              <w:pStyle w:val="TableEntry"/>
              <w:rPr>
                <w:noProof w:val="0"/>
              </w:rPr>
            </w:pPr>
            <w:r w:rsidRPr="00A03C55">
              <w:rPr>
                <w:noProof w:val="0"/>
              </w:rPr>
              <w:t>Structural attribute. This can be any specialization of "role" except for Citizen, or Employee.,</w:t>
            </w:r>
          </w:p>
        </w:tc>
      </w:tr>
      <w:tr w:rsidR="007A1F44" w:rsidRPr="00A03C55" w14:paraId="062FF8CB" w14:textId="77777777" w:rsidTr="003462A5">
        <w:trPr>
          <w:cantSplit/>
        </w:trPr>
        <w:tc>
          <w:tcPr>
            <w:tcW w:w="5328" w:type="dxa"/>
          </w:tcPr>
          <w:p w14:paraId="716CF9EA" w14:textId="77777777" w:rsidR="007A1F44" w:rsidRPr="00A03C55" w:rsidRDefault="007A1F44" w:rsidP="00AE2B59">
            <w:pPr>
              <w:pStyle w:val="TableEntry"/>
              <w:rPr>
                <w:noProof w:val="0"/>
              </w:rPr>
            </w:pPr>
            <w:r w:rsidRPr="00A03C55">
              <w:rPr>
                <w:noProof w:val="0"/>
              </w:rPr>
              <w:t>id [1..*] (M)</w:t>
            </w:r>
          </w:p>
          <w:p w14:paraId="7CBC7366" w14:textId="77777777" w:rsidR="007A1F44" w:rsidRPr="00A03C55" w:rsidRDefault="007A1F44" w:rsidP="00AE2B59">
            <w:pPr>
              <w:pStyle w:val="TableEntry"/>
              <w:rPr>
                <w:noProof w:val="0"/>
              </w:rPr>
            </w:pPr>
            <w:r w:rsidRPr="00A03C55">
              <w:rPr>
                <w:noProof w:val="0"/>
              </w:rPr>
              <w:t>Role (SET&lt;II&gt;)</w:t>
            </w:r>
          </w:p>
        </w:tc>
        <w:tc>
          <w:tcPr>
            <w:tcW w:w="3870" w:type="dxa"/>
          </w:tcPr>
          <w:p w14:paraId="64A417BF" w14:textId="77777777" w:rsidR="007A1F44" w:rsidRPr="00A03C55" w:rsidRDefault="007A1F44" w:rsidP="00AE2B59">
            <w:pPr>
              <w:pStyle w:val="TableEntry"/>
              <w:rPr>
                <w:noProof w:val="0"/>
              </w:rPr>
            </w:pPr>
            <w:r w:rsidRPr="00A03C55">
              <w:rPr>
                <w:noProof w:val="0"/>
              </w:rPr>
              <w:t xml:space="preserve">One or more identifiers issued to the focal person by the associated scopingOrganization (e.g., identifiers from a different Patient Identity Domain). </w:t>
            </w:r>
          </w:p>
        </w:tc>
      </w:tr>
      <w:tr w:rsidR="007A1F44" w:rsidRPr="00A03C55" w14:paraId="403093C2" w14:textId="77777777" w:rsidTr="003462A5">
        <w:trPr>
          <w:cantSplit/>
        </w:trPr>
        <w:tc>
          <w:tcPr>
            <w:tcW w:w="5328" w:type="dxa"/>
          </w:tcPr>
          <w:p w14:paraId="796847A1" w14:textId="77777777" w:rsidR="007A1F44" w:rsidRPr="00A03C55" w:rsidRDefault="007A1F44" w:rsidP="00AE2B59">
            <w:pPr>
              <w:pStyle w:val="TableEntry"/>
              <w:rPr>
                <w:b/>
                <w:noProof w:val="0"/>
              </w:rPr>
            </w:pPr>
            <w:r w:rsidRPr="00A03C55">
              <w:rPr>
                <w:b/>
                <w:noProof w:val="0"/>
              </w:rPr>
              <w:t>PersonalRelationship</w:t>
            </w:r>
          </w:p>
        </w:tc>
        <w:tc>
          <w:tcPr>
            <w:tcW w:w="3870" w:type="dxa"/>
          </w:tcPr>
          <w:p w14:paraId="3090DB0F" w14:textId="77777777" w:rsidR="007A1F44" w:rsidRPr="00A03C55" w:rsidRDefault="007A1F44" w:rsidP="00AE2B59">
            <w:pPr>
              <w:pStyle w:val="TableEntry"/>
              <w:rPr>
                <w:noProof w:val="0"/>
              </w:rPr>
            </w:pPr>
            <w:r w:rsidRPr="00A03C55">
              <w:rPr>
                <w:noProof w:val="0"/>
              </w:rPr>
              <w:t>A personal relationship between the focal living subject and another living subject</w:t>
            </w:r>
          </w:p>
        </w:tc>
      </w:tr>
      <w:tr w:rsidR="007A1F44" w:rsidRPr="00A03C55" w14:paraId="21DCF602" w14:textId="77777777" w:rsidTr="003462A5">
        <w:trPr>
          <w:cantSplit/>
        </w:trPr>
        <w:tc>
          <w:tcPr>
            <w:tcW w:w="5328" w:type="dxa"/>
          </w:tcPr>
          <w:p w14:paraId="22A153FE" w14:textId="77777777" w:rsidR="007A1F44" w:rsidRPr="00A03C55" w:rsidRDefault="007A1F44" w:rsidP="00AE2B59">
            <w:pPr>
              <w:pStyle w:val="TableEntry"/>
              <w:rPr>
                <w:noProof w:val="0"/>
              </w:rPr>
            </w:pPr>
            <w:r w:rsidRPr="00A03C55">
              <w:rPr>
                <w:noProof w:val="0"/>
              </w:rPr>
              <w:t>classCode [1..1] (M)</w:t>
            </w:r>
          </w:p>
          <w:p w14:paraId="221FFAF0" w14:textId="77777777" w:rsidR="007A1F44" w:rsidRPr="00A03C55" w:rsidRDefault="007A1F44" w:rsidP="00AE2B59">
            <w:pPr>
              <w:pStyle w:val="TableEntry"/>
              <w:rPr>
                <w:noProof w:val="0"/>
              </w:rPr>
            </w:pPr>
            <w:r w:rsidRPr="00A03C55">
              <w:rPr>
                <w:noProof w:val="0"/>
              </w:rPr>
              <w:t>Role (CS) {CNE:PRS, fixed value= "PRS"}</w:t>
            </w:r>
          </w:p>
        </w:tc>
        <w:tc>
          <w:tcPr>
            <w:tcW w:w="3870" w:type="dxa"/>
          </w:tcPr>
          <w:p w14:paraId="3FEA7D7D" w14:textId="77777777" w:rsidR="007A1F44" w:rsidRPr="00A03C55" w:rsidRDefault="007A1F44" w:rsidP="00AE2B59">
            <w:pPr>
              <w:pStyle w:val="TableEntry"/>
              <w:rPr>
                <w:noProof w:val="0"/>
              </w:rPr>
            </w:pPr>
            <w:r w:rsidRPr="00A03C55">
              <w:rPr>
                <w:noProof w:val="0"/>
              </w:rPr>
              <w:t>Structural attribute; this is a "personal relationship" role</w:t>
            </w:r>
          </w:p>
        </w:tc>
      </w:tr>
      <w:tr w:rsidR="007A1F44" w:rsidRPr="00A03C55" w14:paraId="3EEF165C" w14:textId="77777777" w:rsidTr="003462A5">
        <w:trPr>
          <w:cantSplit/>
        </w:trPr>
        <w:tc>
          <w:tcPr>
            <w:tcW w:w="5328" w:type="dxa"/>
          </w:tcPr>
          <w:p w14:paraId="34D67D26" w14:textId="77777777" w:rsidR="007A1F44" w:rsidRPr="00A03C55" w:rsidRDefault="007A1F44" w:rsidP="00AE2B59">
            <w:pPr>
              <w:pStyle w:val="TableEntry"/>
              <w:rPr>
                <w:noProof w:val="0"/>
              </w:rPr>
            </w:pPr>
            <w:r w:rsidRPr="00A03C55">
              <w:rPr>
                <w:noProof w:val="0"/>
              </w:rPr>
              <w:t>id [0..*]</w:t>
            </w:r>
          </w:p>
          <w:p w14:paraId="238BED27" w14:textId="77777777" w:rsidR="007A1F44" w:rsidRPr="00A03C55" w:rsidRDefault="000F64B0" w:rsidP="00AE2B59">
            <w:pPr>
              <w:pStyle w:val="TableEntry"/>
              <w:rPr>
                <w:noProof w:val="0"/>
              </w:rPr>
            </w:pPr>
            <w:hyperlink r:id="rId341" w:anchor="Role-cls" w:history="1">
              <w:r w:rsidR="007A1F44" w:rsidRPr="00A03C55">
                <w:rPr>
                  <w:rStyle w:val="Hyperlink"/>
                  <w:noProof w:val="0"/>
                  <w:szCs w:val="18"/>
                </w:rPr>
                <w:t>Role</w:t>
              </w:r>
            </w:hyperlink>
            <w:r w:rsidR="007A1F44" w:rsidRPr="00A03C55">
              <w:rPr>
                <w:noProof w:val="0"/>
              </w:rPr>
              <w:t> (</w:t>
            </w:r>
            <w:hyperlink r:id="rId342" w:anchor="dt-SET" w:history="1">
              <w:r w:rsidR="007A1F44" w:rsidRPr="00A03C55">
                <w:rPr>
                  <w:rStyle w:val="Hyperlink"/>
                  <w:noProof w:val="0"/>
                  <w:szCs w:val="18"/>
                </w:rPr>
                <w:t>SET</w:t>
              </w:r>
            </w:hyperlink>
            <w:r w:rsidR="007A1F44" w:rsidRPr="00A03C55">
              <w:rPr>
                <w:noProof w:val="0"/>
              </w:rPr>
              <w:t>&lt;</w:t>
            </w:r>
            <w:hyperlink r:id="rId343" w:anchor="dt-II" w:history="1">
              <w:r w:rsidR="007A1F44" w:rsidRPr="00A03C55">
                <w:rPr>
                  <w:rStyle w:val="Hyperlink"/>
                  <w:noProof w:val="0"/>
                  <w:szCs w:val="18"/>
                </w:rPr>
                <w:t>II</w:t>
              </w:r>
            </w:hyperlink>
            <w:r w:rsidR="007A1F44" w:rsidRPr="00A03C55">
              <w:rPr>
                <w:noProof w:val="0"/>
              </w:rPr>
              <w:t xml:space="preserve">&gt;) </w:t>
            </w:r>
          </w:p>
        </w:tc>
        <w:tc>
          <w:tcPr>
            <w:tcW w:w="3870" w:type="dxa"/>
          </w:tcPr>
          <w:p w14:paraId="4A15BC8C" w14:textId="77777777" w:rsidR="007A1F44" w:rsidRPr="00A03C55" w:rsidRDefault="007A1F44" w:rsidP="00AE2B59">
            <w:pPr>
              <w:pStyle w:val="TableEntry"/>
              <w:rPr>
                <w:noProof w:val="0"/>
              </w:rPr>
            </w:pPr>
            <w:r w:rsidRPr="00A03C55">
              <w:rPr>
                <w:noProof w:val="0"/>
              </w:rPr>
              <w:t>Identifier(s) for this personal relationship</w:t>
            </w:r>
          </w:p>
        </w:tc>
      </w:tr>
      <w:tr w:rsidR="007A1F44" w:rsidRPr="00A03C55" w14:paraId="5CE4CCC8" w14:textId="77777777" w:rsidTr="003462A5">
        <w:trPr>
          <w:cantSplit/>
        </w:trPr>
        <w:tc>
          <w:tcPr>
            <w:tcW w:w="5328" w:type="dxa"/>
          </w:tcPr>
          <w:p w14:paraId="7539968B" w14:textId="77777777" w:rsidR="007A1F44" w:rsidRPr="00A03C55" w:rsidRDefault="007A1F44" w:rsidP="00AE2B59">
            <w:pPr>
              <w:pStyle w:val="TableEntry"/>
              <w:rPr>
                <w:noProof w:val="0"/>
              </w:rPr>
            </w:pPr>
            <w:r w:rsidRPr="00A03C55">
              <w:rPr>
                <w:noProof w:val="0"/>
              </w:rPr>
              <w:t>code [1..1] (M)</w:t>
            </w:r>
          </w:p>
          <w:p w14:paraId="3D514B81" w14:textId="77777777" w:rsidR="007A1F44" w:rsidRPr="00A03C55" w:rsidRDefault="007A1F44" w:rsidP="00AE2B59">
            <w:pPr>
              <w:pStyle w:val="TableEntry"/>
              <w:rPr>
                <w:noProof w:val="0"/>
              </w:rPr>
            </w:pPr>
            <w:r w:rsidRPr="00A03C55">
              <w:rPr>
                <w:noProof w:val="0"/>
              </w:rPr>
              <w:t>Role (CE) {CWE:PersonalRelationshipRoleType}</w:t>
            </w:r>
          </w:p>
        </w:tc>
        <w:tc>
          <w:tcPr>
            <w:tcW w:w="3870" w:type="dxa"/>
          </w:tcPr>
          <w:p w14:paraId="72CA7B30" w14:textId="4C35051E" w:rsidR="007A1F44" w:rsidRPr="00A03C55" w:rsidRDefault="007A1F44" w:rsidP="00AE2B59">
            <w:pPr>
              <w:pStyle w:val="TableEntry"/>
              <w:rPr>
                <w:noProof w:val="0"/>
              </w:rPr>
            </w:pPr>
            <w:r w:rsidRPr="00A03C55">
              <w:rPr>
                <w:noProof w:val="0"/>
              </w:rPr>
              <w:t>A required value specifying the type of personal relationship between the relationshipHolder and the scoping living subject drawn from the PersonalRelationshipRoleType domain, for example, spouse, parent, unrelated friend</w:t>
            </w:r>
            <w:r w:rsidR="00952DDA" w:rsidRPr="00A03C55">
              <w:rPr>
                <w:noProof w:val="0"/>
              </w:rPr>
              <w:t xml:space="preserve"> </w:t>
            </w:r>
          </w:p>
        </w:tc>
      </w:tr>
      <w:tr w:rsidR="007A1F44" w:rsidRPr="00A03C55" w14:paraId="3FDF8CDA" w14:textId="77777777" w:rsidTr="003462A5">
        <w:trPr>
          <w:cantSplit/>
        </w:trPr>
        <w:tc>
          <w:tcPr>
            <w:tcW w:w="5328" w:type="dxa"/>
          </w:tcPr>
          <w:p w14:paraId="509107AC" w14:textId="77777777" w:rsidR="007A1F44" w:rsidRPr="00A03C55" w:rsidRDefault="007A1F44" w:rsidP="00AE2B59">
            <w:pPr>
              <w:pStyle w:val="TableEntry"/>
              <w:rPr>
                <w:b/>
                <w:noProof w:val="0"/>
              </w:rPr>
            </w:pPr>
            <w:r w:rsidRPr="00A03C55">
              <w:rPr>
                <w:b/>
                <w:noProof w:val="0"/>
              </w:rPr>
              <w:t>Citizen</w:t>
            </w:r>
          </w:p>
        </w:tc>
        <w:tc>
          <w:tcPr>
            <w:tcW w:w="3870" w:type="dxa"/>
          </w:tcPr>
          <w:p w14:paraId="66E0245A" w14:textId="77777777" w:rsidR="007A1F44" w:rsidRPr="00A03C55" w:rsidRDefault="007A1F44" w:rsidP="00AE2B59">
            <w:pPr>
              <w:pStyle w:val="TableEntry"/>
              <w:rPr>
                <w:noProof w:val="0"/>
              </w:rPr>
            </w:pPr>
            <w:r w:rsidRPr="00A03C55">
              <w:rPr>
                <w:noProof w:val="0"/>
              </w:rPr>
              <w:t>Used to capture person information relating to citizenship.</w:t>
            </w:r>
          </w:p>
        </w:tc>
      </w:tr>
      <w:tr w:rsidR="007A1F44" w:rsidRPr="00A03C55" w14:paraId="72FB966A" w14:textId="77777777" w:rsidTr="003462A5">
        <w:trPr>
          <w:cantSplit/>
        </w:trPr>
        <w:tc>
          <w:tcPr>
            <w:tcW w:w="5328" w:type="dxa"/>
          </w:tcPr>
          <w:p w14:paraId="7E2B6035" w14:textId="77777777" w:rsidR="007A1F44" w:rsidRPr="00A03C55" w:rsidRDefault="007A1F44" w:rsidP="00AE2B59">
            <w:pPr>
              <w:pStyle w:val="TableEntry"/>
              <w:rPr>
                <w:bCs/>
                <w:noProof w:val="0"/>
              </w:rPr>
            </w:pPr>
            <w:r w:rsidRPr="00A03C55">
              <w:rPr>
                <w:bCs/>
                <w:noProof w:val="0"/>
              </w:rPr>
              <w:t>classCode [1..1] (M)</w:t>
            </w:r>
          </w:p>
          <w:p w14:paraId="6116C95D" w14:textId="77777777" w:rsidR="007A1F44" w:rsidRPr="00A03C55" w:rsidRDefault="007A1F44" w:rsidP="00AE2B59">
            <w:pPr>
              <w:pStyle w:val="TableEntry"/>
              <w:rPr>
                <w:bCs/>
                <w:noProof w:val="0"/>
              </w:rPr>
            </w:pPr>
            <w:r w:rsidRPr="00A03C55">
              <w:rPr>
                <w:bCs/>
                <w:noProof w:val="0"/>
              </w:rPr>
              <w:t>Role (CS) {CNE:CIT, fixed value= "CIT"}</w:t>
            </w:r>
          </w:p>
        </w:tc>
        <w:tc>
          <w:tcPr>
            <w:tcW w:w="3870" w:type="dxa"/>
          </w:tcPr>
          <w:p w14:paraId="4237D538" w14:textId="77777777" w:rsidR="007A1F44" w:rsidRPr="00A03C55" w:rsidRDefault="007A1F44" w:rsidP="00AE2B59">
            <w:pPr>
              <w:pStyle w:val="TableEntry"/>
              <w:rPr>
                <w:noProof w:val="0"/>
              </w:rPr>
            </w:pPr>
            <w:r w:rsidRPr="00A03C55">
              <w:rPr>
                <w:noProof w:val="0"/>
              </w:rPr>
              <w:t>Structural attribute; this is a "citizen" role</w:t>
            </w:r>
          </w:p>
        </w:tc>
      </w:tr>
      <w:tr w:rsidR="007A1F44" w:rsidRPr="00A03C55" w14:paraId="08F128CA" w14:textId="77777777" w:rsidTr="003462A5">
        <w:trPr>
          <w:cantSplit/>
        </w:trPr>
        <w:tc>
          <w:tcPr>
            <w:tcW w:w="5328" w:type="dxa"/>
          </w:tcPr>
          <w:p w14:paraId="38C64EE1" w14:textId="77777777" w:rsidR="007A1F44" w:rsidRPr="00A03C55" w:rsidRDefault="007A1F44" w:rsidP="00AE2B59">
            <w:pPr>
              <w:pStyle w:val="TableEntry"/>
              <w:rPr>
                <w:noProof w:val="0"/>
              </w:rPr>
            </w:pPr>
            <w:r w:rsidRPr="00A03C55">
              <w:rPr>
                <w:noProof w:val="0"/>
              </w:rPr>
              <w:t>id [0..*]</w:t>
            </w:r>
          </w:p>
          <w:p w14:paraId="2ACCD6A5" w14:textId="77777777" w:rsidR="007A1F44" w:rsidRPr="00A03C55" w:rsidRDefault="007A1F44" w:rsidP="00AE2B59">
            <w:pPr>
              <w:pStyle w:val="TableEntry"/>
              <w:rPr>
                <w:noProof w:val="0"/>
              </w:rPr>
            </w:pPr>
            <w:r w:rsidRPr="00A03C55">
              <w:rPr>
                <w:noProof w:val="0"/>
              </w:rPr>
              <w:t>Role (SET&lt;II&gt;)</w:t>
            </w:r>
          </w:p>
        </w:tc>
        <w:tc>
          <w:tcPr>
            <w:tcW w:w="3870" w:type="dxa"/>
          </w:tcPr>
          <w:p w14:paraId="0F5347AB" w14:textId="29121AD4" w:rsidR="007A1F44" w:rsidRPr="00A03C55" w:rsidRDefault="007A1F44" w:rsidP="00AE2B59">
            <w:pPr>
              <w:pStyle w:val="TableEntry"/>
              <w:rPr>
                <w:noProof w:val="0"/>
              </w:rPr>
            </w:pPr>
            <w:r w:rsidRPr="00A03C55">
              <w:rPr>
                <w:noProof w:val="0"/>
              </w:rPr>
              <w:t>Identifier(s) for the focal person as a citizen of a nation</w:t>
            </w:r>
            <w:r w:rsidR="00952DDA" w:rsidRPr="00A03C55">
              <w:rPr>
                <w:noProof w:val="0"/>
              </w:rPr>
              <w:t xml:space="preserve"> </w:t>
            </w:r>
          </w:p>
        </w:tc>
      </w:tr>
      <w:tr w:rsidR="007A1F44" w:rsidRPr="00A03C55" w14:paraId="076FF82B" w14:textId="77777777" w:rsidTr="003462A5">
        <w:trPr>
          <w:cantSplit/>
        </w:trPr>
        <w:tc>
          <w:tcPr>
            <w:tcW w:w="5328" w:type="dxa"/>
          </w:tcPr>
          <w:p w14:paraId="26B693AB" w14:textId="77777777" w:rsidR="007A1F44" w:rsidRPr="00A03C55" w:rsidRDefault="007A1F44" w:rsidP="00AE2B59">
            <w:pPr>
              <w:pStyle w:val="TableEntry"/>
              <w:rPr>
                <w:b/>
                <w:noProof w:val="0"/>
              </w:rPr>
            </w:pPr>
            <w:r w:rsidRPr="00A03C55">
              <w:rPr>
                <w:b/>
                <w:bCs/>
                <w:noProof w:val="0"/>
              </w:rPr>
              <w:t>Nation</w:t>
            </w:r>
          </w:p>
        </w:tc>
        <w:tc>
          <w:tcPr>
            <w:tcW w:w="3870" w:type="dxa"/>
          </w:tcPr>
          <w:p w14:paraId="454BC922" w14:textId="77777777" w:rsidR="007A1F44" w:rsidRPr="00A03C55" w:rsidRDefault="007A1F44" w:rsidP="00AE2B59">
            <w:pPr>
              <w:pStyle w:val="TableEntry"/>
              <w:rPr>
                <w:noProof w:val="0"/>
              </w:rPr>
            </w:pPr>
            <w:r w:rsidRPr="00A03C55">
              <w:rPr>
                <w:noProof w:val="0"/>
              </w:rPr>
              <w:t>A politically organized body of people bonded by territory and known as a nation.</w:t>
            </w:r>
          </w:p>
        </w:tc>
      </w:tr>
      <w:tr w:rsidR="007A1F44" w:rsidRPr="00A03C55" w14:paraId="2C02843E" w14:textId="77777777" w:rsidTr="003462A5">
        <w:trPr>
          <w:cantSplit/>
        </w:trPr>
        <w:tc>
          <w:tcPr>
            <w:tcW w:w="5328" w:type="dxa"/>
          </w:tcPr>
          <w:p w14:paraId="6D9042CA" w14:textId="77777777" w:rsidR="007A1F44" w:rsidRPr="00A03C55" w:rsidRDefault="007A1F44" w:rsidP="00AE2B59">
            <w:pPr>
              <w:pStyle w:val="TableEntry"/>
              <w:rPr>
                <w:noProof w:val="0"/>
              </w:rPr>
            </w:pPr>
            <w:r w:rsidRPr="00A03C55">
              <w:rPr>
                <w:noProof w:val="0"/>
              </w:rPr>
              <w:t>classCode [1..1] (M)</w:t>
            </w:r>
          </w:p>
          <w:p w14:paraId="525F2FED" w14:textId="77777777" w:rsidR="007A1F44" w:rsidRPr="00A03C55" w:rsidRDefault="007A1F44" w:rsidP="00AE2B59">
            <w:pPr>
              <w:pStyle w:val="TableEntry"/>
              <w:rPr>
                <w:noProof w:val="0"/>
              </w:rPr>
            </w:pPr>
            <w:r w:rsidRPr="00A03C55">
              <w:rPr>
                <w:noProof w:val="0"/>
              </w:rPr>
              <w:t>Organization (CS) {CNE:NAT, fixed value= "NAT"}</w:t>
            </w:r>
          </w:p>
        </w:tc>
        <w:tc>
          <w:tcPr>
            <w:tcW w:w="3870" w:type="dxa"/>
          </w:tcPr>
          <w:p w14:paraId="28BE6A58" w14:textId="77777777" w:rsidR="007A1F44" w:rsidRPr="00A03C55" w:rsidRDefault="007A1F44" w:rsidP="00AE2B59">
            <w:pPr>
              <w:pStyle w:val="TableEntry"/>
              <w:rPr>
                <w:noProof w:val="0"/>
              </w:rPr>
            </w:pPr>
            <w:r w:rsidRPr="00A03C55">
              <w:rPr>
                <w:noProof w:val="0"/>
              </w:rPr>
              <w:t>Structural attribute; this is a 'nation' type of entity</w:t>
            </w:r>
          </w:p>
        </w:tc>
      </w:tr>
      <w:tr w:rsidR="007A1F44" w:rsidRPr="00A03C55" w14:paraId="4093C36D" w14:textId="77777777" w:rsidTr="003462A5">
        <w:trPr>
          <w:cantSplit/>
        </w:trPr>
        <w:tc>
          <w:tcPr>
            <w:tcW w:w="5328" w:type="dxa"/>
          </w:tcPr>
          <w:p w14:paraId="779802EE" w14:textId="77777777" w:rsidR="007A1F44" w:rsidRPr="00A03C55" w:rsidRDefault="007A1F44" w:rsidP="00AE2B59">
            <w:pPr>
              <w:pStyle w:val="TableEntry"/>
              <w:rPr>
                <w:noProof w:val="0"/>
              </w:rPr>
            </w:pPr>
            <w:r w:rsidRPr="00A03C55">
              <w:rPr>
                <w:noProof w:val="0"/>
              </w:rPr>
              <w:t>determinerCode [1..1] (M)</w:t>
            </w:r>
          </w:p>
          <w:p w14:paraId="1DB55E72" w14:textId="77777777" w:rsidR="007A1F44" w:rsidRPr="00A03C55" w:rsidRDefault="007A1F44" w:rsidP="00AE2B59">
            <w:pPr>
              <w:pStyle w:val="TableEntry"/>
              <w:rPr>
                <w:noProof w:val="0"/>
              </w:rPr>
            </w:pPr>
            <w:r w:rsidRPr="00A03C55">
              <w:rPr>
                <w:noProof w:val="0"/>
              </w:rPr>
              <w:t>Organization (CS) {CNE:INSTANCE, fixed value= "INSTANCE"}</w:t>
            </w:r>
          </w:p>
        </w:tc>
        <w:tc>
          <w:tcPr>
            <w:tcW w:w="3870" w:type="dxa"/>
          </w:tcPr>
          <w:p w14:paraId="51F50A2A" w14:textId="77777777" w:rsidR="007A1F44" w:rsidRPr="00A03C55" w:rsidRDefault="007A1F44" w:rsidP="00AE2B59">
            <w:pPr>
              <w:pStyle w:val="TableEntry"/>
              <w:rPr>
                <w:noProof w:val="0"/>
              </w:rPr>
            </w:pPr>
            <w:r w:rsidRPr="00A03C55">
              <w:rPr>
                <w:noProof w:val="0"/>
              </w:rPr>
              <w:t>Structural attribute; this is a specific entity</w:t>
            </w:r>
          </w:p>
        </w:tc>
      </w:tr>
      <w:tr w:rsidR="007A1F44" w:rsidRPr="00A03C55" w14:paraId="50EBB007" w14:textId="77777777" w:rsidTr="003462A5">
        <w:trPr>
          <w:cantSplit/>
        </w:trPr>
        <w:tc>
          <w:tcPr>
            <w:tcW w:w="5328" w:type="dxa"/>
          </w:tcPr>
          <w:p w14:paraId="7FBD0216" w14:textId="77777777" w:rsidR="007A1F44" w:rsidRPr="00A03C55" w:rsidRDefault="007A1F44" w:rsidP="00AE2B59">
            <w:pPr>
              <w:pStyle w:val="TableEntry"/>
              <w:rPr>
                <w:noProof w:val="0"/>
              </w:rPr>
            </w:pPr>
            <w:r w:rsidRPr="00A03C55">
              <w:rPr>
                <w:noProof w:val="0"/>
              </w:rPr>
              <w:t>code [1..1] (M)</w:t>
            </w:r>
          </w:p>
          <w:p w14:paraId="11060FDD" w14:textId="77777777" w:rsidR="007A1F44" w:rsidRPr="00A03C55" w:rsidRDefault="007A1F44" w:rsidP="00AE2B59">
            <w:pPr>
              <w:pStyle w:val="TableEntry"/>
              <w:rPr>
                <w:noProof w:val="0"/>
              </w:rPr>
            </w:pPr>
            <w:r w:rsidRPr="00A03C55">
              <w:rPr>
                <w:noProof w:val="0"/>
              </w:rPr>
              <w:t>Organization (CD) {CWE:NationEntityType}</w:t>
            </w:r>
          </w:p>
        </w:tc>
        <w:tc>
          <w:tcPr>
            <w:tcW w:w="3870" w:type="dxa"/>
          </w:tcPr>
          <w:p w14:paraId="309B4D27" w14:textId="77777777" w:rsidR="007A1F44" w:rsidRPr="00A03C55" w:rsidRDefault="007A1F44" w:rsidP="00AE2B59">
            <w:pPr>
              <w:pStyle w:val="TableEntry"/>
              <w:rPr>
                <w:noProof w:val="0"/>
              </w:rPr>
            </w:pPr>
            <w:r w:rsidRPr="00A03C55">
              <w:rPr>
                <w:noProof w:val="0"/>
              </w:rPr>
              <w:t>A value that identifies a nation state</w:t>
            </w:r>
          </w:p>
        </w:tc>
      </w:tr>
      <w:tr w:rsidR="007A1F44" w:rsidRPr="00A03C55" w14:paraId="4FE1170D" w14:textId="77777777" w:rsidTr="003462A5">
        <w:trPr>
          <w:cantSplit/>
        </w:trPr>
        <w:tc>
          <w:tcPr>
            <w:tcW w:w="5328" w:type="dxa"/>
          </w:tcPr>
          <w:p w14:paraId="7CCCD4BB" w14:textId="77777777" w:rsidR="007A1F44" w:rsidRPr="00A03C55" w:rsidRDefault="007A1F44" w:rsidP="00AE2B59">
            <w:pPr>
              <w:pStyle w:val="TableEntry"/>
              <w:rPr>
                <w:noProof w:val="0"/>
              </w:rPr>
            </w:pPr>
            <w:r w:rsidRPr="00A03C55">
              <w:rPr>
                <w:noProof w:val="0"/>
              </w:rPr>
              <w:t>name [0..1]</w:t>
            </w:r>
          </w:p>
          <w:p w14:paraId="590A021E" w14:textId="77777777" w:rsidR="007A1F44" w:rsidRPr="00A03C55" w:rsidRDefault="007A1F44" w:rsidP="00AE2B59">
            <w:pPr>
              <w:pStyle w:val="TableEntry"/>
              <w:rPr>
                <w:noProof w:val="0"/>
              </w:rPr>
            </w:pPr>
            <w:r w:rsidRPr="00A03C55">
              <w:rPr>
                <w:noProof w:val="0"/>
              </w:rPr>
              <w:t>Organization (ON)</w:t>
            </w:r>
          </w:p>
        </w:tc>
        <w:tc>
          <w:tcPr>
            <w:tcW w:w="3870" w:type="dxa"/>
          </w:tcPr>
          <w:p w14:paraId="70002039" w14:textId="77777777" w:rsidR="007A1F44" w:rsidRPr="00A03C55" w:rsidRDefault="007A1F44" w:rsidP="00AE2B59">
            <w:pPr>
              <w:pStyle w:val="TableEntry"/>
              <w:rPr>
                <w:noProof w:val="0"/>
              </w:rPr>
            </w:pPr>
            <w:r w:rsidRPr="00A03C55">
              <w:rPr>
                <w:noProof w:val="0"/>
              </w:rPr>
              <w:t>A non-unique textual identifier or moniker for this nation</w:t>
            </w:r>
          </w:p>
        </w:tc>
      </w:tr>
      <w:tr w:rsidR="007A1F44" w:rsidRPr="00A03C55" w14:paraId="0BB1E834" w14:textId="77777777" w:rsidTr="003462A5">
        <w:trPr>
          <w:cantSplit/>
        </w:trPr>
        <w:tc>
          <w:tcPr>
            <w:tcW w:w="5328" w:type="dxa"/>
          </w:tcPr>
          <w:p w14:paraId="093E40BE" w14:textId="77777777" w:rsidR="007A1F44" w:rsidRPr="00A03C55" w:rsidRDefault="007A1F44" w:rsidP="00AE2B59">
            <w:pPr>
              <w:pStyle w:val="TableEntry"/>
              <w:rPr>
                <w:b/>
                <w:noProof w:val="0"/>
              </w:rPr>
            </w:pPr>
            <w:r w:rsidRPr="00A03C55">
              <w:rPr>
                <w:b/>
                <w:bCs/>
                <w:noProof w:val="0"/>
              </w:rPr>
              <w:t>Employee</w:t>
            </w:r>
          </w:p>
        </w:tc>
        <w:tc>
          <w:tcPr>
            <w:tcW w:w="3870" w:type="dxa"/>
          </w:tcPr>
          <w:p w14:paraId="34466588" w14:textId="77777777" w:rsidR="007A1F44" w:rsidRPr="00A03C55" w:rsidRDefault="007A1F44" w:rsidP="00AE2B59">
            <w:pPr>
              <w:pStyle w:val="TableEntry"/>
              <w:rPr>
                <w:noProof w:val="0"/>
              </w:rPr>
            </w:pPr>
            <w:r w:rsidRPr="00A03C55">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A03C55" w14:paraId="6C161934" w14:textId="77777777" w:rsidTr="003462A5">
        <w:trPr>
          <w:cantSplit/>
        </w:trPr>
        <w:tc>
          <w:tcPr>
            <w:tcW w:w="5328" w:type="dxa"/>
          </w:tcPr>
          <w:p w14:paraId="4325C58B" w14:textId="77777777" w:rsidR="007A1F44" w:rsidRPr="00A03C55" w:rsidRDefault="007A1F44" w:rsidP="00AE2B59">
            <w:pPr>
              <w:pStyle w:val="TableEntry"/>
              <w:rPr>
                <w:bCs/>
                <w:noProof w:val="0"/>
              </w:rPr>
            </w:pPr>
            <w:r w:rsidRPr="00A03C55">
              <w:rPr>
                <w:bCs/>
                <w:noProof w:val="0"/>
              </w:rPr>
              <w:t>classCode [1..1] (M)</w:t>
            </w:r>
          </w:p>
          <w:p w14:paraId="1B18373F" w14:textId="77777777" w:rsidR="007A1F44" w:rsidRPr="00A03C55" w:rsidRDefault="007A1F44" w:rsidP="00AE2B59">
            <w:pPr>
              <w:pStyle w:val="TableEntry"/>
              <w:rPr>
                <w:bCs/>
                <w:noProof w:val="0"/>
              </w:rPr>
            </w:pPr>
            <w:r w:rsidRPr="00A03C55">
              <w:rPr>
                <w:bCs/>
                <w:noProof w:val="0"/>
              </w:rPr>
              <w:t>Employee (CS) {CNE:EMP}</w:t>
            </w:r>
          </w:p>
        </w:tc>
        <w:tc>
          <w:tcPr>
            <w:tcW w:w="3870" w:type="dxa"/>
          </w:tcPr>
          <w:p w14:paraId="0B0C25E3" w14:textId="369C0312" w:rsidR="007A1F44" w:rsidRPr="00A03C55" w:rsidRDefault="007A1F44" w:rsidP="00AE2B59">
            <w:pPr>
              <w:pStyle w:val="TableEntry"/>
              <w:rPr>
                <w:noProof w:val="0"/>
              </w:rPr>
            </w:pPr>
            <w:r w:rsidRPr="00A03C55">
              <w:rPr>
                <w:noProof w:val="0"/>
              </w:rPr>
              <w:t>Structural attribute; this is an "employee" role</w:t>
            </w:r>
            <w:r w:rsidR="00952DDA" w:rsidRPr="00A03C55">
              <w:rPr>
                <w:noProof w:val="0"/>
              </w:rPr>
              <w:t xml:space="preserve"> </w:t>
            </w:r>
          </w:p>
        </w:tc>
      </w:tr>
      <w:tr w:rsidR="007A1F44" w:rsidRPr="00A03C55" w14:paraId="079406F7" w14:textId="77777777" w:rsidTr="003462A5">
        <w:trPr>
          <w:cantSplit/>
        </w:trPr>
        <w:tc>
          <w:tcPr>
            <w:tcW w:w="5328" w:type="dxa"/>
          </w:tcPr>
          <w:p w14:paraId="26D1D262" w14:textId="77777777" w:rsidR="007A1F44" w:rsidRPr="00A03C55" w:rsidRDefault="007A1F44" w:rsidP="00AE2B59">
            <w:pPr>
              <w:pStyle w:val="TableEntry"/>
              <w:rPr>
                <w:noProof w:val="0"/>
              </w:rPr>
            </w:pPr>
            <w:r w:rsidRPr="00A03C55">
              <w:rPr>
                <w:noProof w:val="0"/>
              </w:rPr>
              <w:lastRenderedPageBreak/>
              <w:t>statusCode [0..1]</w:t>
            </w:r>
          </w:p>
          <w:p w14:paraId="5A80C20E" w14:textId="77777777" w:rsidR="007A1F44" w:rsidRPr="00A03C55" w:rsidRDefault="007A1F44" w:rsidP="00AE2B59">
            <w:pPr>
              <w:pStyle w:val="TableEntry"/>
              <w:rPr>
                <w:noProof w:val="0"/>
              </w:rPr>
            </w:pPr>
            <w:r w:rsidRPr="00A03C55">
              <w:rPr>
                <w:noProof w:val="0"/>
              </w:rPr>
              <w:t>Employee (CS) {CNE:RoleStatus}</w:t>
            </w:r>
          </w:p>
        </w:tc>
        <w:tc>
          <w:tcPr>
            <w:tcW w:w="3870" w:type="dxa"/>
          </w:tcPr>
          <w:p w14:paraId="18A185BB" w14:textId="77777777" w:rsidR="007A1F44" w:rsidRPr="00A03C55" w:rsidRDefault="007A1F44" w:rsidP="00AE2B59">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091A5A73" w14:textId="77777777" w:rsidTr="003462A5">
        <w:trPr>
          <w:cantSplit/>
        </w:trPr>
        <w:tc>
          <w:tcPr>
            <w:tcW w:w="5328" w:type="dxa"/>
          </w:tcPr>
          <w:p w14:paraId="54DBF5C4" w14:textId="77777777" w:rsidR="007A1F44" w:rsidRPr="00A03C55" w:rsidRDefault="007A1F44" w:rsidP="00AE2B59">
            <w:pPr>
              <w:pStyle w:val="TableEntry"/>
              <w:rPr>
                <w:noProof w:val="0"/>
              </w:rPr>
            </w:pPr>
            <w:r w:rsidRPr="00A03C55">
              <w:rPr>
                <w:noProof w:val="0"/>
              </w:rPr>
              <w:t>occupationCode [0..1]</w:t>
            </w:r>
          </w:p>
          <w:p w14:paraId="15703759" w14:textId="77777777" w:rsidR="007A1F44" w:rsidRPr="00A03C55" w:rsidRDefault="007A1F44" w:rsidP="00AE2B59">
            <w:pPr>
              <w:pStyle w:val="TableEntry"/>
              <w:rPr>
                <w:noProof w:val="0"/>
              </w:rPr>
            </w:pPr>
            <w:r w:rsidRPr="00A03C55">
              <w:rPr>
                <w:noProof w:val="0"/>
              </w:rPr>
              <w:t>Employee (CE) {CWE:EmployeeOccupationCode}</w:t>
            </w:r>
          </w:p>
        </w:tc>
        <w:tc>
          <w:tcPr>
            <w:tcW w:w="3870" w:type="dxa"/>
          </w:tcPr>
          <w:p w14:paraId="0D080E54" w14:textId="77777777" w:rsidR="007A1F44" w:rsidRPr="00A03C55" w:rsidRDefault="007A1F44" w:rsidP="00AE2B59">
            <w:pPr>
              <w:pStyle w:val="TableEntry"/>
              <w:rPr>
                <w:noProof w:val="0"/>
              </w:rPr>
            </w:pPr>
            <w:r w:rsidRPr="00A03C55">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A03C55" w14:paraId="30FA5C8F" w14:textId="77777777" w:rsidTr="003462A5">
        <w:trPr>
          <w:cantSplit/>
        </w:trPr>
        <w:tc>
          <w:tcPr>
            <w:tcW w:w="5328" w:type="dxa"/>
          </w:tcPr>
          <w:p w14:paraId="530CAE84" w14:textId="77777777" w:rsidR="007A1F44" w:rsidRPr="00A03C55" w:rsidRDefault="007A1F44" w:rsidP="00AE2B59">
            <w:pPr>
              <w:pStyle w:val="TableEntry"/>
              <w:rPr>
                <w:b/>
                <w:noProof w:val="0"/>
              </w:rPr>
            </w:pPr>
            <w:r w:rsidRPr="00A03C55">
              <w:rPr>
                <w:b/>
                <w:noProof w:val="0"/>
              </w:rPr>
              <w:t>LanguageCommunication</w:t>
            </w:r>
          </w:p>
        </w:tc>
        <w:tc>
          <w:tcPr>
            <w:tcW w:w="3870" w:type="dxa"/>
          </w:tcPr>
          <w:p w14:paraId="288FD565" w14:textId="77777777" w:rsidR="007A1F44" w:rsidRPr="00A03C55" w:rsidRDefault="007A1F44" w:rsidP="00AE2B59">
            <w:pPr>
              <w:pStyle w:val="TableEntry"/>
              <w:rPr>
                <w:noProof w:val="0"/>
              </w:rPr>
            </w:pPr>
            <w:r w:rsidRPr="00A03C55">
              <w:rPr>
                <w:noProof w:val="0"/>
              </w:rPr>
              <w:t>A language communication capability of the focal person</w:t>
            </w:r>
          </w:p>
        </w:tc>
      </w:tr>
      <w:tr w:rsidR="007A1F44" w:rsidRPr="00A03C55" w14:paraId="37317302" w14:textId="77777777" w:rsidTr="003462A5">
        <w:trPr>
          <w:cantSplit/>
        </w:trPr>
        <w:tc>
          <w:tcPr>
            <w:tcW w:w="5328" w:type="dxa"/>
          </w:tcPr>
          <w:p w14:paraId="0FBD9DC3" w14:textId="77777777" w:rsidR="007A1F44" w:rsidRPr="00A03C55" w:rsidRDefault="007A1F44" w:rsidP="00AE2B59">
            <w:pPr>
              <w:pStyle w:val="TableEntry"/>
              <w:rPr>
                <w:noProof w:val="0"/>
              </w:rPr>
            </w:pPr>
            <w:r w:rsidRPr="00A03C55">
              <w:rPr>
                <w:noProof w:val="0"/>
              </w:rPr>
              <w:t>languageCode [1..1] (M)</w:t>
            </w:r>
          </w:p>
          <w:p w14:paraId="785A0413" w14:textId="77777777" w:rsidR="007A1F44" w:rsidRPr="00A03C55" w:rsidRDefault="007A1F44" w:rsidP="00AE2B59">
            <w:pPr>
              <w:pStyle w:val="TableEntry"/>
              <w:rPr>
                <w:noProof w:val="0"/>
              </w:rPr>
            </w:pPr>
            <w:r w:rsidRPr="00A03C55">
              <w:rPr>
                <w:noProof w:val="0"/>
              </w:rPr>
              <w:t>LanguageCommunication (CE) {CWE:HumanLanguage}</w:t>
            </w:r>
          </w:p>
        </w:tc>
        <w:tc>
          <w:tcPr>
            <w:tcW w:w="3870" w:type="dxa"/>
          </w:tcPr>
          <w:p w14:paraId="305B3C9F" w14:textId="77777777" w:rsidR="007A1F44" w:rsidRPr="00A03C55" w:rsidRDefault="007A1F44" w:rsidP="00AE2B59">
            <w:pPr>
              <w:pStyle w:val="TableEntry"/>
              <w:rPr>
                <w:noProof w:val="0"/>
              </w:rPr>
            </w:pPr>
            <w:r w:rsidRPr="00A03C55">
              <w:rPr>
                <w:noProof w:val="0"/>
              </w:rPr>
              <w:t>A value representing a language for which the focal person has some level of proficiency for written or spoken communication. Examples: Spanish, Italian, German, English, American Sign</w:t>
            </w:r>
          </w:p>
        </w:tc>
      </w:tr>
      <w:tr w:rsidR="007A1F44" w:rsidRPr="00A03C55" w14:paraId="409E62D3" w14:textId="77777777" w:rsidTr="003462A5">
        <w:trPr>
          <w:cantSplit/>
        </w:trPr>
        <w:tc>
          <w:tcPr>
            <w:tcW w:w="5328" w:type="dxa"/>
          </w:tcPr>
          <w:p w14:paraId="7F15E5FF" w14:textId="77777777" w:rsidR="007A1F44" w:rsidRPr="00A03C55" w:rsidRDefault="007A1F44" w:rsidP="00AE2B59">
            <w:pPr>
              <w:pStyle w:val="TableEntry"/>
              <w:rPr>
                <w:noProof w:val="0"/>
              </w:rPr>
            </w:pPr>
            <w:r w:rsidRPr="00A03C55">
              <w:rPr>
                <w:noProof w:val="0"/>
              </w:rPr>
              <w:t>preferenceInd [0..1]</w:t>
            </w:r>
          </w:p>
          <w:p w14:paraId="0625526A" w14:textId="77777777" w:rsidR="007A1F44" w:rsidRPr="00A03C55" w:rsidRDefault="007A1F44" w:rsidP="00AE2B59">
            <w:pPr>
              <w:pStyle w:val="TableEntry"/>
              <w:rPr>
                <w:noProof w:val="0"/>
              </w:rPr>
            </w:pPr>
            <w:r w:rsidRPr="00A03C55">
              <w:rPr>
                <w:noProof w:val="0"/>
              </w:rPr>
              <w:t>LanguageCommunication (BL)</w:t>
            </w:r>
          </w:p>
        </w:tc>
        <w:tc>
          <w:tcPr>
            <w:tcW w:w="3870" w:type="dxa"/>
          </w:tcPr>
          <w:p w14:paraId="60D759D6" w14:textId="77777777" w:rsidR="007A1F44" w:rsidRPr="00A03C55" w:rsidRDefault="007A1F44" w:rsidP="00AE2B59">
            <w:pPr>
              <w:pStyle w:val="TableEntry"/>
              <w:rPr>
                <w:noProof w:val="0"/>
              </w:rPr>
            </w:pPr>
            <w:r w:rsidRPr="00A03C55">
              <w:rPr>
                <w:noProof w:val="0"/>
              </w:rPr>
              <w:t>An indicator specifying whether or not this language is preferred by the focal person for the associated mode</w:t>
            </w:r>
          </w:p>
        </w:tc>
      </w:tr>
      <w:tr w:rsidR="007A1F44" w:rsidRPr="00A03C55" w14:paraId="55C3132C" w14:textId="77777777" w:rsidTr="003462A5">
        <w:trPr>
          <w:cantSplit/>
        </w:trPr>
        <w:tc>
          <w:tcPr>
            <w:tcW w:w="5328" w:type="dxa"/>
          </w:tcPr>
          <w:p w14:paraId="17420AB4" w14:textId="77777777" w:rsidR="007A1F44" w:rsidRPr="00A03C55" w:rsidRDefault="007A1F44" w:rsidP="00AE2B59">
            <w:pPr>
              <w:pStyle w:val="TableEntry"/>
              <w:rPr>
                <w:noProof w:val="0"/>
              </w:rPr>
            </w:pPr>
            <w:r w:rsidRPr="00A03C55">
              <w:rPr>
                <w:noProof w:val="0"/>
              </w:rPr>
              <w:t>QueryMatchObservation</w:t>
            </w:r>
          </w:p>
        </w:tc>
        <w:tc>
          <w:tcPr>
            <w:tcW w:w="3870" w:type="dxa"/>
          </w:tcPr>
          <w:p w14:paraId="5BA14AE5" w14:textId="77777777" w:rsidR="007A1F44" w:rsidRPr="00A03C55" w:rsidRDefault="007A1F44" w:rsidP="00AE2B59">
            <w:pPr>
              <w:pStyle w:val="TableEntry"/>
              <w:rPr>
                <w:noProof w:val="0"/>
              </w:rPr>
            </w:pPr>
            <w:r w:rsidRPr="00A03C55">
              <w:rPr>
                <w:noProof w:val="0"/>
              </w:rPr>
              <w:t>Used to convey information about the quality of the match for each record.</w:t>
            </w:r>
          </w:p>
        </w:tc>
      </w:tr>
      <w:tr w:rsidR="007A1F44" w:rsidRPr="00A03C55" w14:paraId="11346D63" w14:textId="77777777" w:rsidTr="003462A5">
        <w:trPr>
          <w:cantSplit/>
        </w:trPr>
        <w:tc>
          <w:tcPr>
            <w:tcW w:w="5328" w:type="dxa"/>
          </w:tcPr>
          <w:p w14:paraId="37C372F9" w14:textId="176B89B3" w:rsidR="007A1F44" w:rsidRPr="00A03C55" w:rsidRDefault="007A1F44" w:rsidP="00AE2B59">
            <w:pPr>
              <w:pStyle w:val="TableEntry"/>
              <w:rPr>
                <w:noProof w:val="0"/>
              </w:rPr>
            </w:pPr>
            <w:r w:rsidRPr="00A03C55">
              <w:rPr>
                <w:noProof w:val="0"/>
              </w:rPr>
              <w:t>classCode [1..1] (M)</w:t>
            </w:r>
            <w:r w:rsidRPr="00A03C55">
              <w:rPr>
                <w:noProof w:val="0"/>
              </w:rPr>
              <w:br/>
            </w:r>
            <w:hyperlink r:id="rId344" w:anchor="Observation-cls" w:history="1">
              <w:r w:rsidRPr="00A03C55">
                <w:rPr>
                  <w:noProof w:val="0"/>
                </w:rPr>
                <w:t>Observation</w:t>
              </w:r>
            </w:hyperlink>
            <w:r w:rsidRPr="00A03C55">
              <w:rPr>
                <w:noProof w:val="0"/>
              </w:rPr>
              <w:t> (</w:t>
            </w:r>
            <w:hyperlink r:id="rId345" w:anchor="dt-CS" w:history="1">
              <w:r w:rsidRPr="00A03C55">
                <w:rPr>
                  <w:noProof w:val="0"/>
                </w:rPr>
                <w:t>CS</w:t>
              </w:r>
            </w:hyperlink>
            <w:r w:rsidRPr="00A03C55">
              <w:rPr>
                <w:noProof w:val="0"/>
              </w:rPr>
              <w:t>) {CNE:</w:t>
            </w:r>
            <w:r w:rsidRPr="00A03C55">
              <w:rPr>
                <w:noProof w:val="0"/>
                <w:sz w:val="24"/>
              </w:rPr>
              <w:t>http://hl7.org/v3ballot2007may/html/infrastructure/vocabulary/ActClass.htm - ActClass</w:t>
            </w:r>
            <w:r w:rsidRPr="00A03C55">
              <w:rPr>
                <w:noProof w:val="0"/>
              </w:rPr>
              <w:t>, default= "OBS"}</w:t>
            </w:r>
          </w:p>
        </w:tc>
        <w:tc>
          <w:tcPr>
            <w:tcW w:w="3870" w:type="dxa"/>
          </w:tcPr>
          <w:p w14:paraId="601E9B30" w14:textId="77777777" w:rsidR="007A1F44" w:rsidRPr="00A03C55" w:rsidRDefault="007A1F44" w:rsidP="00AE2B59">
            <w:pPr>
              <w:pStyle w:val="TableEntry"/>
              <w:rPr>
                <w:noProof w:val="0"/>
              </w:rPr>
            </w:pPr>
            <w:r w:rsidRPr="00A03C55">
              <w:rPr>
                <w:noProof w:val="0"/>
              </w:rPr>
              <w:t>Structural attribute – this is an observation</w:t>
            </w:r>
          </w:p>
        </w:tc>
      </w:tr>
      <w:tr w:rsidR="007A1F44" w:rsidRPr="00A03C55" w14:paraId="18435AB2" w14:textId="77777777" w:rsidTr="003462A5">
        <w:trPr>
          <w:cantSplit/>
          <w:trHeight w:val="648"/>
        </w:trPr>
        <w:tc>
          <w:tcPr>
            <w:tcW w:w="5328" w:type="dxa"/>
          </w:tcPr>
          <w:p w14:paraId="2355267D" w14:textId="443552A6" w:rsidR="007A1F44" w:rsidRPr="00A03C55" w:rsidRDefault="007A1F44" w:rsidP="00AE2B59">
            <w:pPr>
              <w:pStyle w:val="TableEntry"/>
              <w:rPr>
                <w:noProof w:val="0"/>
              </w:rPr>
            </w:pPr>
            <w:r w:rsidRPr="00A03C55">
              <w:rPr>
                <w:noProof w:val="0"/>
              </w:rPr>
              <w:t>moodCode [1..1] (M)</w:t>
            </w:r>
            <w:r w:rsidRPr="00A03C55">
              <w:rPr>
                <w:noProof w:val="0"/>
              </w:rPr>
              <w:br/>
            </w:r>
            <w:hyperlink r:id="rId346" w:anchor="Observation-cls" w:history="1">
              <w:r w:rsidRPr="00A03C55">
                <w:rPr>
                  <w:noProof w:val="0"/>
                </w:rPr>
                <w:t>Observation</w:t>
              </w:r>
            </w:hyperlink>
            <w:r w:rsidRPr="00A03C55">
              <w:rPr>
                <w:noProof w:val="0"/>
              </w:rPr>
              <w:t> (</w:t>
            </w:r>
            <w:hyperlink r:id="rId347" w:anchor="dt-CS" w:history="1">
              <w:r w:rsidRPr="00A03C55">
                <w:rPr>
                  <w:noProof w:val="0"/>
                </w:rPr>
                <w:t>CS</w:t>
              </w:r>
            </w:hyperlink>
            <w:r w:rsidRPr="00A03C55">
              <w:rPr>
                <w:noProof w:val="0"/>
              </w:rPr>
              <w:t>) {CNE:</w:t>
            </w:r>
            <w:r w:rsidRPr="00A03C55">
              <w:rPr>
                <w:noProof w:val="0"/>
                <w:sz w:val="24"/>
              </w:rPr>
              <w:t>http://hl7.org/v3ballot2007may/html/infrastructure/vocabulary/ActMood.htm - ActMood</w:t>
            </w:r>
            <w:r w:rsidRPr="00A03C55">
              <w:rPr>
                <w:noProof w:val="0"/>
              </w:rPr>
              <w:t>, default= "EVN"}</w:t>
            </w:r>
          </w:p>
        </w:tc>
        <w:tc>
          <w:tcPr>
            <w:tcW w:w="3870" w:type="dxa"/>
          </w:tcPr>
          <w:p w14:paraId="14B253BE" w14:textId="77777777" w:rsidR="007A1F44" w:rsidRPr="00A03C55" w:rsidRDefault="007A1F44" w:rsidP="00AE2B59">
            <w:pPr>
              <w:pStyle w:val="TableEntry"/>
              <w:rPr>
                <w:noProof w:val="0"/>
              </w:rPr>
            </w:pPr>
            <w:r w:rsidRPr="00A03C55">
              <w:rPr>
                <w:noProof w:val="0"/>
              </w:rPr>
              <w:t>Structural attribute – this is an event</w:t>
            </w:r>
          </w:p>
        </w:tc>
      </w:tr>
      <w:tr w:rsidR="007A1F44" w:rsidRPr="00A03C55" w14:paraId="77D7F0A3" w14:textId="77777777" w:rsidTr="003462A5">
        <w:trPr>
          <w:cantSplit/>
        </w:trPr>
        <w:tc>
          <w:tcPr>
            <w:tcW w:w="5328" w:type="dxa"/>
          </w:tcPr>
          <w:p w14:paraId="6AFB1AC1" w14:textId="77777777" w:rsidR="007A1F44" w:rsidRPr="00A03C55" w:rsidRDefault="007A1F44" w:rsidP="00AE2B59">
            <w:pPr>
              <w:pStyle w:val="TableEntry"/>
              <w:rPr>
                <w:noProof w:val="0"/>
              </w:rPr>
            </w:pPr>
            <w:r w:rsidRPr="00A03C55">
              <w:rPr>
                <w:noProof w:val="0"/>
              </w:rPr>
              <w:t>code [1..1] (M)</w:t>
            </w:r>
            <w:r w:rsidRPr="00A03C55">
              <w:rPr>
                <w:noProof w:val="0"/>
              </w:rPr>
              <w:br/>
            </w:r>
            <w:hyperlink r:id="rId348" w:anchor="Observation-cls" w:history="1">
              <w:r w:rsidRPr="00A03C55">
                <w:rPr>
                  <w:noProof w:val="0"/>
                </w:rPr>
                <w:t>Observation</w:t>
              </w:r>
            </w:hyperlink>
            <w:r w:rsidRPr="00A03C55">
              <w:rPr>
                <w:noProof w:val="0"/>
              </w:rPr>
              <w:t> (</w:t>
            </w:r>
            <w:hyperlink r:id="rId349" w:anchor="dt-CD" w:history="1">
              <w:r w:rsidRPr="00A03C55">
                <w:rPr>
                  <w:noProof w:val="0"/>
                </w:rPr>
                <w:t>CD</w:t>
              </w:r>
            </w:hyperlink>
            <w:r w:rsidRPr="00A03C55">
              <w:rPr>
                <w:noProof w:val="0"/>
              </w:rPr>
              <w:t>) {CWE:QueryMatchObservationType}</w:t>
            </w:r>
          </w:p>
        </w:tc>
        <w:tc>
          <w:tcPr>
            <w:tcW w:w="3870" w:type="dxa"/>
          </w:tcPr>
          <w:p w14:paraId="3E3E51E1" w14:textId="77777777" w:rsidR="007A1F44" w:rsidRPr="00A03C55" w:rsidRDefault="007A1F44" w:rsidP="00AE2B59">
            <w:pPr>
              <w:pStyle w:val="TableEntry"/>
              <w:rPr>
                <w:noProof w:val="0"/>
              </w:rPr>
            </w:pPr>
            <w:r w:rsidRPr="00A03C55">
              <w:rPr>
                <w:noProof w:val="0"/>
              </w:rPr>
              <w:t>A code, identifying this observation as a query match observation.</w:t>
            </w:r>
          </w:p>
        </w:tc>
      </w:tr>
      <w:tr w:rsidR="007A1F44" w:rsidRPr="00A03C55" w14:paraId="4AD28EC7" w14:textId="77777777" w:rsidTr="003462A5">
        <w:trPr>
          <w:cantSplit/>
        </w:trPr>
        <w:tc>
          <w:tcPr>
            <w:tcW w:w="5328" w:type="dxa"/>
          </w:tcPr>
          <w:p w14:paraId="32379D7E" w14:textId="77777777" w:rsidR="007A1F44" w:rsidRPr="00A03C55" w:rsidRDefault="007A1F44" w:rsidP="00AE2B59">
            <w:pPr>
              <w:pStyle w:val="TableEntry"/>
              <w:rPr>
                <w:noProof w:val="0"/>
              </w:rPr>
            </w:pPr>
            <w:r w:rsidRPr="00A03C55">
              <w:rPr>
                <w:noProof w:val="0"/>
              </w:rPr>
              <w:t>value [1..1] (M)</w:t>
            </w:r>
            <w:r w:rsidRPr="00A03C55">
              <w:rPr>
                <w:noProof w:val="0"/>
              </w:rPr>
              <w:br/>
              <w:t>QueryMatch</w:t>
            </w:r>
            <w:hyperlink r:id="rId350" w:anchor="Observation-cls" w:history="1">
              <w:r w:rsidRPr="00A03C55">
                <w:rPr>
                  <w:noProof w:val="0"/>
                </w:rPr>
                <w:t>Observation</w:t>
              </w:r>
            </w:hyperlink>
            <w:r w:rsidRPr="00A03C55">
              <w:rPr>
                <w:noProof w:val="0"/>
              </w:rPr>
              <w:t> (INT)</w:t>
            </w:r>
          </w:p>
        </w:tc>
        <w:tc>
          <w:tcPr>
            <w:tcW w:w="3870" w:type="dxa"/>
          </w:tcPr>
          <w:p w14:paraId="1AA1C36B" w14:textId="77777777" w:rsidR="007A1F44" w:rsidRPr="00A03C55" w:rsidRDefault="007A1F44" w:rsidP="00AE2B59">
            <w:pPr>
              <w:pStyle w:val="TableEntry"/>
              <w:rPr>
                <w:noProof w:val="0"/>
              </w:rPr>
            </w:pPr>
            <w:r w:rsidRPr="00A03C55">
              <w:rPr>
                <w:noProof w:val="0"/>
              </w:rPr>
              <w:t>A numeric value indicating the quality of match for this record. It shall correspond to the MinimumDegreeMatch.value attribute of the original query, and it shall have the same meaning (e.g., percentage, indicating confidence in the match).</w:t>
            </w:r>
          </w:p>
        </w:tc>
      </w:tr>
    </w:tbl>
    <w:p w14:paraId="0ABC36E5" w14:textId="77777777" w:rsidR="007A1F44" w:rsidRPr="00A03C55" w:rsidRDefault="007A1F44" w:rsidP="003462A5">
      <w:pPr>
        <w:pStyle w:val="BodyText"/>
      </w:pPr>
    </w:p>
    <w:p w14:paraId="7192B76B"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lastRenderedPageBreak/>
        <w:t>3.55.4.2.2.3 Control Act and Transmission Wrappers</w:t>
      </w:r>
    </w:p>
    <w:p w14:paraId="4AD417ED" w14:textId="3D4D0949" w:rsidR="007A1F44" w:rsidRPr="00A03C55" w:rsidRDefault="007A1F44" w:rsidP="001B289C">
      <w:pPr>
        <w:pStyle w:val="BodyText"/>
      </w:pPr>
      <w:r w:rsidRPr="00A03C55">
        <w:t xml:space="preserve">Please see ITI TF-2X: Appendix O for details on the IHE guidelines for implementing the wrappers. </w:t>
      </w:r>
      <w:bookmarkStart w:id="2131" w:name="OLE_LINK18"/>
      <w:r w:rsidRPr="00A03C55">
        <w:t>Table 3.</w:t>
      </w:r>
      <w:r w:rsidR="006B03A7" w:rsidRPr="00A03C55">
        <w:t>55</w:t>
      </w:r>
      <w:r w:rsidRPr="00A03C55">
        <w:t>.4.</w:t>
      </w:r>
      <w:r w:rsidR="00F141BB" w:rsidRPr="00A03C55">
        <w:t>2.2.3</w:t>
      </w:r>
      <w:r w:rsidRPr="00A03C55">
        <w:t>-</w:t>
      </w:r>
      <w:r w:rsidR="00F141BB" w:rsidRPr="00A03C55">
        <w:t>1</w:t>
      </w:r>
      <w:bookmarkEnd w:id="2131"/>
      <w:r w:rsidRPr="00A03C55">
        <w:t xml:space="preserve"> contains the Transmission and Control Act wrappers used for this interaction, and the associated constraints.</w:t>
      </w:r>
    </w:p>
    <w:p w14:paraId="45A6A8FA" w14:textId="311022C9" w:rsidR="007A1F44" w:rsidRPr="00A03C55" w:rsidRDefault="007A1F44" w:rsidP="001B289C">
      <w:pPr>
        <w:pStyle w:val="TableTitle"/>
        <w:rPr>
          <w:noProof w:val="0"/>
        </w:rPr>
      </w:pPr>
      <w:r w:rsidRPr="00A03C55">
        <w:rPr>
          <w:noProof w:val="0"/>
        </w:rPr>
        <w:t>Table 3.55.4.</w:t>
      </w:r>
      <w:r w:rsidR="00866930" w:rsidRPr="00A03C55">
        <w:rPr>
          <w:noProof w:val="0"/>
        </w:rPr>
        <w:t>2</w:t>
      </w:r>
      <w:r w:rsidRPr="00A03C55">
        <w:rPr>
          <w:noProof w:val="0"/>
        </w:rPr>
        <w:t>.2</w:t>
      </w:r>
      <w:r w:rsidR="00F141BB" w:rsidRPr="00A03C55">
        <w:rPr>
          <w:noProof w:val="0"/>
        </w:rPr>
        <w:t>.3</w:t>
      </w:r>
      <w:r w:rsidRPr="00A03C55">
        <w:rPr>
          <w:noProof w:val="0"/>
        </w:rPr>
        <w:t>-</w:t>
      </w:r>
      <w:r w:rsidR="00F141BB" w:rsidRPr="00A03C55">
        <w:rPr>
          <w:noProof w:val="0"/>
        </w:rPr>
        <w:t>1</w:t>
      </w:r>
      <w:r w:rsidRPr="00A03C55">
        <w:rPr>
          <w:noProof w:val="0"/>
        </w:rPr>
        <w:t>: Wrappers and Constraints</w:t>
      </w:r>
    </w:p>
    <w:tbl>
      <w:tblPr>
        <w:tblW w:w="46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4"/>
        <w:gridCol w:w="4613"/>
      </w:tblGrid>
      <w:tr w:rsidR="007A1F44" w:rsidRPr="00A03C55" w14:paraId="623B9D19" w14:textId="77777777" w:rsidTr="002F763C">
        <w:trPr>
          <w:cantSplit/>
          <w:tblHeader/>
          <w:jc w:val="center"/>
        </w:trPr>
        <w:tc>
          <w:tcPr>
            <w:tcW w:w="4174" w:type="dxa"/>
            <w:shd w:val="clear" w:color="auto" w:fill="D9D9D9"/>
          </w:tcPr>
          <w:p w14:paraId="25AD5C68" w14:textId="77777777" w:rsidR="007A1F44" w:rsidRPr="00A03C55" w:rsidRDefault="007A1F44" w:rsidP="00A063AC">
            <w:pPr>
              <w:pStyle w:val="TableEntryHeader"/>
              <w:rPr>
                <w:noProof w:val="0"/>
              </w:rPr>
            </w:pPr>
            <w:r w:rsidRPr="00A03C55">
              <w:rPr>
                <w:noProof w:val="0"/>
              </w:rPr>
              <w:t>Transmission Wrapper</w:t>
            </w:r>
          </w:p>
        </w:tc>
        <w:tc>
          <w:tcPr>
            <w:tcW w:w="4613" w:type="dxa"/>
            <w:shd w:val="clear" w:color="auto" w:fill="D9D9D9"/>
          </w:tcPr>
          <w:p w14:paraId="06BED69B"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5BCA36C8" w14:textId="77777777" w:rsidTr="002F763C">
        <w:trPr>
          <w:cantSplit/>
          <w:jc w:val="center"/>
        </w:trPr>
        <w:tc>
          <w:tcPr>
            <w:tcW w:w="4174" w:type="dxa"/>
          </w:tcPr>
          <w:p w14:paraId="2406A90B" w14:textId="77777777" w:rsidR="007A1F44" w:rsidRPr="00A03C55" w:rsidRDefault="007A1F44" w:rsidP="00AE2B59">
            <w:pPr>
              <w:pStyle w:val="TableEntry"/>
              <w:rPr>
                <w:noProof w:val="0"/>
              </w:rPr>
            </w:pPr>
            <w:r w:rsidRPr="00A03C55">
              <w:rPr>
                <w:noProof w:val="0"/>
              </w:rPr>
              <w:t>MCCI_MT000300UV01 – Send Application Acknowledgement</w:t>
            </w:r>
          </w:p>
        </w:tc>
        <w:tc>
          <w:tcPr>
            <w:tcW w:w="4613" w:type="dxa"/>
          </w:tcPr>
          <w:p w14:paraId="2E8FC01F" w14:textId="77777777" w:rsidR="007A1F44" w:rsidRPr="00A03C55" w:rsidRDefault="007A1F44" w:rsidP="00AE2B59">
            <w:pPr>
              <w:pStyle w:val="TableEntry"/>
              <w:rPr>
                <w:noProof w:val="0"/>
              </w:rPr>
            </w:pPr>
            <w:r w:rsidRPr="00A03C55">
              <w:rPr>
                <w:noProof w:val="0"/>
              </w:rPr>
              <w:t>MFMI_MT700711UV01 – Master File/Registry Query Response Control Act (Role Subject)</w:t>
            </w:r>
          </w:p>
        </w:tc>
      </w:tr>
      <w:tr w:rsidR="007A1F44" w:rsidRPr="00A03C55" w14:paraId="13665D79" w14:textId="77777777" w:rsidTr="002F763C">
        <w:trPr>
          <w:cantSplit/>
          <w:jc w:val="center"/>
        </w:trPr>
        <w:tc>
          <w:tcPr>
            <w:tcW w:w="4174" w:type="dxa"/>
          </w:tcPr>
          <w:p w14:paraId="77A48878" w14:textId="77777777" w:rsidR="007A1F44" w:rsidRPr="00A03C55" w:rsidRDefault="007A1F44" w:rsidP="00AE2B59">
            <w:pPr>
              <w:pStyle w:val="TableEntry"/>
              <w:rPr>
                <w:noProof w:val="0"/>
              </w:rPr>
            </w:pPr>
            <w:r w:rsidRPr="00A03C55">
              <w:rPr>
                <w:noProof w:val="0"/>
              </w:rPr>
              <w:t>The value of interactionId shall be set to PRPA_IN201306UV02</w:t>
            </w:r>
          </w:p>
          <w:p w14:paraId="7E14606C" w14:textId="77777777" w:rsidR="007A1F44" w:rsidRPr="00A03C55" w:rsidRDefault="007A1F44" w:rsidP="00AE2B59">
            <w:pPr>
              <w:pStyle w:val="TableEntry"/>
              <w:rPr>
                <w:noProof w:val="0"/>
              </w:rPr>
            </w:pPr>
            <w:r w:rsidRPr="00A03C55">
              <w:rPr>
                <w:noProof w:val="0"/>
              </w:rPr>
              <w:t>The value of processingModeCode shall be set to T</w:t>
            </w:r>
          </w:p>
          <w:p w14:paraId="6EC400C0" w14:textId="77777777" w:rsidR="007A1F44" w:rsidRPr="00A03C55" w:rsidRDefault="007A1F44" w:rsidP="00AE2B59">
            <w:pPr>
              <w:pStyle w:val="TableEntry"/>
              <w:rPr>
                <w:noProof w:val="0"/>
              </w:rPr>
            </w:pPr>
            <w:r w:rsidRPr="00A03C55">
              <w:rPr>
                <w:noProof w:val="0"/>
              </w:rPr>
              <w:t>The acceptAckCode shall be set to NE</w:t>
            </w:r>
          </w:p>
          <w:p w14:paraId="705DA6C8" w14:textId="77777777" w:rsidR="007A1F44" w:rsidRPr="00A03C55" w:rsidRDefault="007A1F44" w:rsidP="00AE2B59">
            <w:pPr>
              <w:pStyle w:val="TableEntry"/>
              <w:rPr>
                <w:noProof w:val="0"/>
              </w:rPr>
            </w:pPr>
            <w:r w:rsidRPr="00A03C55">
              <w:rPr>
                <w:noProof w:val="0"/>
              </w:rPr>
              <w:t>There shall be only one receiver Device</w:t>
            </w:r>
          </w:p>
          <w:p w14:paraId="53D42930" w14:textId="77777777" w:rsidR="007A1F44" w:rsidRPr="00A03C55" w:rsidRDefault="007A1F44" w:rsidP="00AE2B59">
            <w:pPr>
              <w:pStyle w:val="TableEntry"/>
              <w:rPr>
                <w:noProof w:val="0"/>
              </w:rPr>
            </w:pPr>
          </w:p>
        </w:tc>
        <w:tc>
          <w:tcPr>
            <w:tcW w:w="4613" w:type="dxa"/>
          </w:tcPr>
          <w:p w14:paraId="0D3CEAE3" w14:textId="77777777" w:rsidR="007A1F44" w:rsidRPr="00A03C55" w:rsidRDefault="007A1F44" w:rsidP="00AE2B59">
            <w:pPr>
              <w:pStyle w:val="TableEntry"/>
              <w:rPr>
                <w:noProof w:val="0"/>
              </w:rPr>
            </w:pPr>
            <w:r w:rsidRPr="00A03C55">
              <w:rPr>
                <w:noProof w:val="0"/>
              </w:rPr>
              <w:t>The value of ControlActProcess.moodCode shall be set to EVN</w:t>
            </w:r>
          </w:p>
          <w:p w14:paraId="750BAEC6" w14:textId="77777777" w:rsidR="007A1F44" w:rsidRPr="00A03C55" w:rsidRDefault="007A1F44" w:rsidP="00AE2B59">
            <w:pPr>
              <w:pStyle w:val="TableEntry"/>
              <w:rPr>
                <w:noProof w:val="0"/>
              </w:rPr>
            </w:pPr>
            <w:r w:rsidRPr="00A03C55">
              <w:rPr>
                <w:noProof w:val="0"/>
              </w:rPr>
              <w:t>The trigger event code in ControlActProcess.code shall be set to PRPA_TE201306UV02</w:t>
            </w:r>
          </w:p>
          <w:p w14:paraId="5C3CD77E" w14:textId="77777777" w:rsidR="007A1F44" w:rsidRPr="00A03C55" w:rsidRDefault="007A1F44" w:rsidP="00AE2B59">
            <w:pPr>
              <w:pStyle w:val="TableEntry"/>
              <w:rPr>
                <w:noProof w:val="0"/>
              </w:rPr>
            </w:pPr>
            <w:r w:rsidRPr="00A03C55">
              <w:rPr>
                <w:noProof w:val="0"/>
              </w:rPr>
              <w:t>There shall be zero or more RegistrationEvents present in this message.</w:t>
            </w:r>
          </w:p>
          <w:p w14:paraId="2523D677" w14:textId="77777777" w:rsidR="007A1F44" w:rsidRPr="00A03C55" w:rsidRDefault="007A1F44" w:rsidP="00AE2B59">
            <w:pPr>
              <w:pStyle w:val="TableEntry"/>
              <w:rPr>
                <w:noProof w:val="0"/>
              </w:rPr>
            </w:pPr>
            <w:r w:rsidRPr="00A03C55">
              <w:rPr>
                <w:noProof w:val="0"/>
              </w:rPr>
              <w:t>For each matching record returned, there shall be exactly one RegistrationEvent present in this message.</w:t>
            </w:r>
          </w:p>
          <w:p w14:paraId="6AE756F7" w14:textId="77777777" w:rsidR="007A1F44" w:rsidRPr="00A03C55" w:rsidRDefault="007A1F44" w:rsidP="00AE2B59">
            <w:pPr>
              <w:pStyle w:val="TableEntry"/>
              <w:rPr>
                <w:noProof w:val="0"/>
              </w:rPr>
            </w:pPr>
            <w:r w:rsidRPr="00A03C55">
              <w:rPr>
                <w:noProof w:val="0"/>
              </w:rPr>
              <w:t>If a RegistrationEvent is part of the message, there shall be exactly one Patient role present in the payload.</w:t>
            </w:r>
          </w:p>
          <w:p w14:paraId="4800235D" w14:textId="77777777" w:rsidR="007A1F44" w:rsidRPr="00A03C55" w:rsidRDefault="007A1F44" w:rsidP="00AE2B59">
            <w:pPr>
              <w:pStyle w:val="TableEntry"/>
              <w:rPr>
                <w:noProof w:val="0"/>
              </w:rPr>
            </w:pPr>
            <w:r w:rsidRPr="00A03C55">
              <w:rPr>
                <w:noProof w:val="0"/>
              </w:rPr>
              <w:t>There shall be no replacementOf act-relationship present in this message</w:t>
            </w:r>
          </w:p>
          <w:p w14:paraId="48597456" w14:textId="77777777" w:rsidR="007A1F44" w:rsidRPr="00A03C55" w:rsidRDefault="007A1F44" w:rsidP="00AE2B59">
            <w:pPr>
              <w:pStyle w:val="TableEntry"/>
              <w:rPr>
                <w:noProof w:val="0"/>
              </w:rPr>
            </w:pPr>
            <w:r w:rsidRPr="00A03C55">
              <w:rPr>
                <w:noProof w:val="0"/>
              </w:rPr>
              <w:t>The QueryAck.resultTotalQuantity, QueryAck.resultCurrentQuantity, and QueryAck.resultRemainingQuantity attributes shall not be populated.</w:t>
            </w:r>
          </w:p>
          <w:p w14:paraId="2AD0E102" w14:textId="77777777" w:rsidR="007A1F44" w:rsidRPr="00A03C55" w:rsidRDefault="007A1F44" w:rsidP="00AE2B59">
            <w:pPr>
              <w:pStyle w:val="TableEntry"/>
              <w:rPr>
                <w:noProof w:val="0"/>
              </w:rPr>
            </w:pPr>
            <w:r w:rsidRPr="00A03C55">
              <w:rPr>
                <w:noProof w:val="0"/>
              </w:rPr>
              <w:t>There shall be a QueryByParameter copy of the original query which shall be in the control act wrapper following the queryAck element.</w:t>
            </w:r>
          </w:p>
          <w:p w14:paraId="2A54D46F" w14:textId="77777777" w:rsidR="007A1F44" w:rsidRPr="00A03C55" w:rsidRDefault="007A1F44" w:rsidP="00AE2B59">
            <w:pPr>
              <w:pStyle w:val="TableEntry"/>
              <w:ind w:left="0"/>
              <w:rPr>
                <w:noProof w:val="0"/>
              </w:rPr>
            </w:pPr>
          </w:p>
        </w:tc>
      </w:tr>
    </w:tbl>
    <w:p w14:paraId="3DEAAC79" w14:textId="5CE77C64" w:rsidR="007A1F44" w:rsidRPr="00A03C55" w:rsidRDefault="007A1F44" w:rsidP="001B289C">
      <w:pPr>
        <w:pStyle w:val="BodyText"/>
      </w:pPr>
      <w:r w:rsidRPr="00A03C55">
        <w:t xml:space="preserve">The composite message schemas which describe the full payload of this interaction, including the wrappers, can be found </w:t>
      </w:r>
      <w:del w:id="2132" w:author="Lynn Felhofer" w:date="2020-03-23T16:17:00Z">
        <w:r w:rsidRPr="00A03C55" w:rsidDel="00392918">
          <w:delText xml:space="preserve">online on the </w:delText>
        </w:r>
      </w:del>
      <w:del w:id="2133" w:author="Lynn Felhofer" w:date="2020-03-23T15:54:00Z">
        <w:r w:rsidRPr="00A03C55" w:rsidDel="00FD6681">
          <w:delText>IHE FTP site</w:delText>
        </w:r>
      </w:del>
      <w:del w:id="2134" w:author="Lynn Felhofer" w:date="2020-03-23T16:17:00Z">
        <w:r w:rsidRPr="00A03C55" w:rsidDel="00392918">
          <w:delText>,</w:delText>
        </w:r>
      </w:del>
      <w:ins w:id="2135" w:author="Lynn Felhofer" w:date="2020-03-23T16:17:00Z">
        <w:r w:rsidR="00392918">
          <w:t xml:space="preserve">online: </w:t>
        </w:r>
      </w:ins>
      <w:r w:rsidRPr="00A03C55">
        <w:t xml:space="preserve"> see Appendix W</w:t>
      </w:r>
      <w:r w:rsidR="00957CD8" w:rsidRPr="00A03C55">
        <w:t xml:space="preserve">. </w:t>
      </w:r>
      <w:r w:rsidR="008F460B" w:rsidRPr="00A03C55">
        <w:t>T</w:t>
      </w:r>
      <w:r w:rsidRPr="00A03C55">
        <w:t>he schemas from the HL7 V3 2008 Normative Edition can be found at:</w:t>
      </w:r>
    </w:p>
    <w:p w14:paraId="6EE77E89" w14:textId="5313599A" w:rsidR="007A1F44" w:rsidRPr="00A03C55" w:rsidRDefault="007A1F44" w:rsidP="001B289C">
      <w:pPr>
        <w:pStyle w:val="BodyText"/>
      </w:pPr>
      <w:r w:rsidRPr="00A03C55">
        <w:t>Edition2008/processable/multicacheschemas/PRPA_IN201306UV02.xsd.</w:t>
      </w:r>
    </w:p>
    <w:p w14:paraId="41EE5324"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3.55.4.2.2.4 Specifying homeCommunityId in Response</w:t>
      </w:r>
    </w:p>
    <w:p w14:paraId="6EF87234" w14:textId="77777777" w:rsidR="007A1F44" w:rsidRPr="00A03C55" w:rsidRDefault="007A1F44" w:rsidP="001B289C">
      <w:pPr>
        <w:pStyle w:val="BodyText"/>
      </w:pPr>
      <w:r w:rsidRPr="00A03C55">
        <w:t xml:space="preserve">The homeCommunityId is a globally unique identifier for a community – further defined in </w:t>
      </w:r>
      <w:r w:rsidR="00292B01" w:rsidRPr="00A03C55">
        <w:t>Section</w:t>
      </w:r>
      <w:r w:rsidRPr="00A03C55">
        <w:t xml:space="preserve"> 3.38.4.1.2.1. The Responding Gateway shall specify this value within every RegistrationEvent element in the Cross Gateway Patient Discovery response. </w:t>
      </w:r>
    </w:p>
    <w:p w14:paraId="4C4224D5" w14:textId="77777777" w:rsidR="007A1F44" w:rsidRPr="00A03C55" w:rsidRDefault="007A1F44" w:rsidP="001B289C">
      <w:pPr>
        <w:pStyle w:val="BodyText"/>
      </w:pPr>
      <w:r w:rsidRPr="00A03C55">
        <w:t>The Responding Gateway may specify the same homeCommunityId in every RegistrationEvent, or may specify different homeCommunityId’s. The Initiating Gateway shall interpret multiple RegistrationEvents as follows:</w:t>
      </w:r>
    </w:p>
    <w:p w14:paraId="208BE79B" w14:textId="77777777" w:rsidR="008E3CF3" w:rsidRPr="00A03C55" w:rsidRDefault="007A1F44" w:rsidP="00EC243F">
      <w:pPr>
        <w:pStyle w:val="ListBullet2"/>
      </w:pPr>
      <w:r w:rsidRPr="00A03C55">
        <w:t>Multiple RegistrationEvents with the same homeCommunityId represent multiple matches within the homeCommunityId identified community. The Initiating Gateway may choose one of the matches to use for subsequent processing.</w:t>
      </w:r>
    </w:p>
    <w:p w14:paraId="3240F230" w14:textId="77777777" w:rsidR="008E3CF3" w:rsidRPr="00A03C55" w:rsidRDefault="007A1F44" w:rsidP="00EC243F">
      <w:pPr>
        <w:pStyle w:val="ListBullet2"/>
      </w:pPr>
      <w:r w:rsidRPr="00A03C55">
        <w:lastRenderedPageBreak/>
        <w:t>Each set of RegistrationEvents with the same homeComunityId represents a different possible source for documents, so in order to get the complete list of relevant documents for the patient, the Initiating Gateway shall select at least one RegistrationEvent from each set with the same homeCommunityId and use the resulting collection of patient identifiers for subsequent processing. See ITI TF-1: 27.3.2.2 for an introduction to this environment.</w:t>
      </w:r>
    </w:p>
    <w:p w14:paraId="0097DCDB" w14:textId="77777777" w:rsidR="007A1F44" w:rsidRPr="00A03C55" w:rsidRDefault="007A1F44" w:rsidP="001B289C">
      <w:pPr>
        <w:pStyle w:val="BodyText"/>
      </w:pPr>
      <w:r w:rsidRPr="00A03C55">
        <w:t>The homeCommunityId is specified as the id element within the assignedEntity of the custodian of the RegistrationEvent. The id element designating the homeCommunityId shall have only the root element, the contents of which is the homeCommunityId.</w:t>
      </w:r>
    </w:p>
    <w:p w14:paraId="5D0060A0" w14:textId="77777777" w:rsidR="007A1F44" w:rsidRPr="00A03C55" w:rsidRDefault="007A1F44" w:rsidP="001B289C">
      <w:pPr>
        <w:pStyle w:val="BodyText"/>
      </w:pPr>
      <w:r w:rsidRPr="00A03C55">
        <w:t>The following example shows part of a response specifying a homeCommunityId value of urn:oid:1.2.840.114350.1.13.99998.8734.</w:t>
      </w:r>
    </w:p>
    <w:p w14:paraId="7287B443" w14:textId="77777777" w:rsidR="007A1F44" w:rsidRPr="00A03C55" w:rsidRDefault="007A1F44" w:rsidP="001B289C">
      <w:pPr>
        <w:pStyle w:val="BodyText"/>
      </w:pPr>
    </w:p>
    <w:p w14:paraId="5B1B6759" w14:textId="77777777" w:rsidR="007A1F44" w:rsidRPr="00A03C55" w:rsidRDefault="007A1F44" w:rsidP="001B289C">
      <w:pPr>
        <w:pStyle w:val="StylePlainText8ptBoxSinglesolidlineAuto05ptLin"/>
      </w:pPr>
      <w:r w:rsidRPr="00A03C55">
        <w:t xml:space="preserve">   &lt;subject typeCode="SUBJ"&gt;</w:t>
      </w:r>
    </w:p>
    <w:p w14:paraId="4558A8A8" w14:textId="77777777" w:rsidR="007A1F44" w:rsidRPr="00A03C55" w:rsidRDefault="007A1F44" w:rsidP="001B289C">
      <w:pPr>
        <w:pStyle w:val="StylePlainText8ptBoxSinglesolidlineAuto05ptLin"/>
      </w:pPr>
      <w:r w:rsidRPr="00A03C55">
        <w:t xml:space="preserve">       &lt;registrationEvent classCode="REG" moodCode="EVN"&gt;</w:t>
      </w:r>
    </w:p>
    <w:p w14:paraId="754B2160" w14:textId="77777777" w:rsidR="007A1F44" w:rsidRPr="00A03C55" w:rsidRDefault="007A1F44" w:rsidP="001B289C">
      <w:pPr>
        <w:pStyle w:val="StylePlainText8ptBoxSinglesolidlineAuto05ptLin"/>
      </w:pPr>
      <w:r w:rsidRPr="00A03C55">
        <w:t xml:space="preserve">           &lt;id nullFlavor="NA"/&gt;</w:t>
      </w:r>
    </w:p>
    <w:p w14:paraId="5E4C52BD" w14:textId="77777777" w:rsidR="007A1F44" w:rsidRPr="00A03C55" w:rsidRDefault="007A1F44" w:rsidP="001B289C">
      <w:pPr>
        <w:pStyle w:val="StylePlainText8ptBoxSinglesolidlineAuto05ptLin"/>
      </w:pPr>
      <w:r w:rsidRPr="00A03C55">
        <w:t xml:space="preserve">           &lt;statusCode code="active"/&gt;</w:t>
      </w:r>
    </w:p>
    <w:p w14:paraId="310F0809" w14:textId="77777777" w:rsidR="007A1F44" w:rsidRPr="00A03C55" w:rsidRDefault="007A1F44" w:rsidP="001B289C">
      <w:pPr>
        <w:pStyle w:val="StylePlainText8ptBoxSinglesolidlineAuto05ptLin"/>
      </w:pPr>
      <w:r w:rsidRPr="00A03C55">
        <w:t xml:space="preserve">           &lt;subject1 typeCode="SBJ"&gt;</w:t>
      </w:r>
    </w:p>
    <w:p w14:paraId="28B3FFE9" w14:textId="77777777" w:rsidR="007A1F44" w:rsidRPr="00A03C55" w:rsidRDefault="007A1F44" w:rsidP="001B289C">
      <w:pPr>
        <w:pStyle w:val="StylePlainText8ptBoxSinglesolidlineAuto05ptLin"/>
      </w:pPr>
      <w:r w:rsidRPr="00A03C55">
        <w:t xml:space="preserve">               …  (details of the matching patient)</w:t>
      </w:r>
    </w:p>
    <w:p w14:paraId="1C6D61CB" w14:textId="77777777" w:rsidR="007A1F44" w:rsidRPr="00A03C55" w:rsidRDefault="007A1F44" w:rsidP="001B289C">
      <w:pPr>
        <w:pStyle w:val="StylePlainText8ptBoxSinglesolidlineAuto05ptLin"/>
      </w:pPr>
      <w:r w:rsidRPr="00A03C55">
        <w:t xml:space="preserve">           &lt;/subject1&gt;</w:t>
      </w:r>
    </w:p>
    <w:p w14:paraId="2B4D5B8D" w14:textId="77777777" w:rsidR="007A1F44" w:rsidRPr="00A03C55" w:rsidRDefault="007A1F44" w:rsidP="001B289C">
      <w:pPr>
        <w:pStyle w:val="StylePlainText8ptBoxSinglesolidlineAuto05ptLin"/>
      </w:pPr>
      <w:r w:rsidRPr="00A03C55">
        <w:t xml:space="preserve">           &lt;custodian typeCode="CST"&gt;</w:t>
      </w:r>
    </w:p>
    <w:p w14:paraId="51BDE98B" w14:textId="77777777" w:rsidR="007A1F44" w:rsidRPr="00A03C55" w:rsidRDefault="007A1F44" w:rsidP="001B289C">
      <w:pPr>
        <w:pStyle w:val="StylePlainText8ptBoxSinglesolidlineAuto05ptLin"/>
      </w:pPr>
      <w:r w:rsidRPr="00A03C55">
        <w:t xml:space="preserve">               &lt;assignedEntity classCode="ASSIGNED"&gt;</w:t>
      </w:r>
    </w:p>
    <w:p w14:paraId="7DB5519C" w14:textId="77777777" w:rsidR="007A1F44" w:rsidRPr="00A03C55" w:rsidRDefault="007A1F44" w:rsidP="001B289C">
      <w:pPr>
        <w:pStyle w:val="StylePlainText8ptBoxSinglesolidlineAuto05ptLin"/>
      </w:pPr>
      <w:r w:rsidRPr="00A03C55">
        <w:t xml:space="preserve">                   &lt;id root="1.2.840.114350.1.13.99998.8734"/&gt;</w:t>
      </w:r>
    </w:p>
    <w:p w14:paraId="3008BEE4" w14:textId="77777777" w:rsidR="007A1F44" w:rsidRPr="00A03C55" w:rsidRDefault="007A1F44" w:rsidP="001B289C">
      <w:pPr>
        <w:pStyle w:val="StylePlainText8ptBoxSinglesolidlineAuto05ptLin"/>
      </w:pPr>
      <w:r w:rsidRPr="00A03C55">
        <w:t xml:space="preserve">                  &lt;code code="SupportsHealthDataLocator" </w:t>
      </w:r>
    </w:p>
    <w:p w14:paraId="5A8FF5FC" w14:textId="77777777" w:rsidR="007A1F44" w:rsidRPr="00A03C55" w:rsidRDefault="007A1F44" w:rsidP="001B289C">
      <w:pPr>
        <w:pStyle w:val="StylePlainText8ptBoxSinglesolidlineAuto05ptLin"/>
      </w:pPr>
      <w:r w:rsidRPr="00A03C55">
        <w:t xml:space="preserve">                        codeSystem="1.3.6.1.4.1.19376.1.2.27.2"/&gt;</w:t>
      </w:r>
    </w:p>
    <w:p w14:paraId="5FDCB77C" w14:textId="77777777" w:rsidR="007A1F44" w:rsidRPr="00A03C55" w:rsidRDefault="007A1F44" w:rsidP="001B289C">
      <w:pPr>
        <w:pStyle w:val="StylePlainText8ptBoxSinglesolidlineAuto05ptLin"/>
      </w:pPr>
      <w:r w:rsidRPr="00A03C55">
        <w:t xml:space="preserve">               &lt;/assignedEntity&gt;</w:t>
      </w:r>
    </w:p>
    <w:p w14:paraId="31780250" w14:textId="77777777" w:rsidR="007A1F44" w:rsidRPr="00A03C55" w:rsidRDefault="007A1F44" w:rsidP="001B289C">
      <w:pPr>
        <w:pStyle w:val="StylePlainText8ptBoxSinglesolidlineAuto05ptLin"/>
      </w:pPr>
      <w:r w:rsidRPr="00A03C55">
        <w:t xml:space="preserve">           &lt;/custodian&gt;</w:t>
      </w:r>
    </w:p>
    <w:p w14:paraId="63FD90F9" w14:textId="77777777" w:rsidR="007A1F44" w:rsidRPr="00A03C55" w:rsidRDefault="007A1F44" w:rsidP="001B289C">
      <w:pPr>
        <w:pStyle w:val="StylePlainText8ptBoxSinglesolidlineAuto05ptLin"/>
      </w:pPr>
      <w:r w:rsidRPr="00A03C55">
        <w:t xml:space="preserve">       &lt;/registrationEvent&gt;</w:t>
      </w:r>
    </w:p>
    <w:p w14:paraId="11AF9F77" w14:textId="77777777" w:rsidR="007A1F44" w:rsidRPr="00A03C55" w:rsidRDefault="007A1F44" w:rsidP="001B289C">
      <w:pPr>
        <w:pStyle w:val="StylePlainText8ptBoxSinglesolidlineAuto05ptLin"/>
      </w:pPr>
      <w:r w:rsidRPr="00A03C55">
        <w:t xml:space="preserve">   &lt;/subject&gt;</w:t>
      </w:r>
    </w:p>
    <w:p w14:paraId="19854723"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highlight w:val="cyan"/>
        </w:rPr>
      </w:pPr>
      <w:r w:rsidRPr="00A03C55">
        <w:rPr>
          <w:noProof w:val="0"/>
        </w:rPr>
        <w:t>3.55.4.2.2.5 Specifying support as a Health Data Locator</w:t>
      </w:r>
    </w:p>
    <w:p w14:paraId="06A563A9" w14:textId="371241C5" w:rsidR="007A1F44" w:rsidRPr="00A03C55" w:rsidRDefault="007A1F44" w:rsidP="001B289C">
      <w:pPr>
        <w:pStyle w:val="BodyText"/>
        <w:rPr>
          <w:highlight w:val="cyan"/>
        </w:rPr>
      </w:pPr>
      <w:r w:rsidRPr="00A03C55">
        <w:t>The Responding Gateway shall specify its support for this patient as a Health Data Locator. This specification is a coded value within the assignedEntity of the custodian of the RegistrationEvent. The valid codes for this designation are described in Table 3.55.4.</w:t>
      </w:r>
      <w:r w:rsidR="007B2310" w:rsidRPr="00A03C55">
        <w:t>2.2.5</w:t>
      </w:r>
      <w:r w:rsidRPr="00A03C55">
        <w:t>-</w:t>
      </w:r>
      <w:r w:rsidR="007B2310" w:rsidRPr="00A03C55">
        <w:t>1</w:t>
      </w:r>
      <w:r w:rsidRPr="00A03C55">
        <w:t>. The codeSystem for these code elements is 1.3.6.1.4.1.19376.1.2.27.2.</w:t>
      </w:r>
    </w:p>
    <w:p w14:paraId="11ED01C5" w14:textId="777D2F84" w:rsidR="007A1F44" w:rsidRPr="00A03C55" w:rsidRDefault="007A1F44" w:rsidP="001B289C">
      <w:pPr>
        <w:pStyle w:val="TableTitle"/>
        <w:rPr>
          <w:noProof w:val="0"/>
        </w:rPr>
      </w:pPr>
      <w:r w:rsidRPr="00A03C55">
        <w:rPr>
          <w:noProof w:val="0"/>
        </w:rPr>
        <w:t>Table 3.55.4.</w:t>
      </w:r>
      <w:r w:rsidR="007B2310" w:rsidRPr="00A03C55">
        <w:rPr>
          <w:noProof w:val="0"/>
        </w:rPr>
        <w:t>2</w:t>
      </w:r>
      <w:r w:rsidRPr="00A03C55">
        <w:rPr>
          <w:noProof w:val="0"/>
        </w:rPr>
        <w:t>.2</w:t>
      </w:r>
      <w:r w:rsidR="007B2310" w:rsidRPr="00A03C55">
        <w:rPr>
          <w:noProof w:val="0"/>
        </w:rPr>
        <w:t>.5</w:t>
      </w:r>
      <w:r w:rsidRPr="00A03C55">
        <w:rPr>
          <w:noProof w:val="0"/>
        </w:rPr>
        <w:t>-</w:t>
      </w:r>
      <w:r w:rsidR="007B2310" w:rsidRPr="00A03C55">
        <w:rPr>
          <w:noProof w:val="0"/>
        </w:rPr>
        <w:t>1</w:t>
      </w:r>
      <w:r w:rsidRPr="00A03C55">
        <w:rPr>
          <w:noProof w:val="0"/>
        </w:rPr>
        <w:t>: Coded values for codeSystem=1.3.6.1.4.1.19376.1.2.27.2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8"/>
        <w:gridCol w:w="5662"/>
      </w:tblGrid>
      <w:tr w:rsidR="007A1F44" w:rsidRPr="00A03C55" w14:paraId="3471B380" w14:textId="77777777" w:rsidTr="00AE2B59">
        <w:trPr>
          <w:cantSplit/>
          <w:tblHeader/>
        </w:trPr>
        <w:tc>
          <w:tcPr>
            <w:tcW w:w="3688" w:type="dxa"/>
            <w:shd w:val="clear" w:color="auto" w:fill="D9D9D9"/>
          </w:tcPr>
          <w:p w14:paraId="4C699EF5" w14:textId="77777777" w:rsidR="007A1F44" w:rsidRPr="00A03C55" w:rsidRDefault="007A1F44" w:rsidP="00A53067">
            <w:pPr>
              <w:pStyle w:val="TableEntryHeader"/>
              <w:rPr>
                <w:noProof w:val="0"/>
              </w:rPr>
            </w:pPr>
            <w:r w:rsidRPr="00A03C55">
              <w:rPr>
                <w:noProof w:val="0"/>
              </w:rPr>
              <w:t>Value for code</w:t>
            </w:r>
          </w:p>
        </w:tc>
        <w:tc>
          <w:tcPr>
            <w:tcW w:w="5662" w:type="dxa"/>
            <w:shd w:val="clear" w:color="auto" w:fill="D9D9D9"/>
          </w:tcPr>
          <w:p w14:paraId="0B040648" w14:textId="77777777" w:rsidR="007A1F44" w:rsidRPr="00A03C55" w:rsidRDefault="007A1F44" w:rsidP="00A53067">
            <w:pPr>
              <w:pStyle w:val="TableEntryHeader"/>
              <w:rPr>
                <w:noProof w:val="0"/>
              </w:rPr>
            </w:pPr>
            <w:r w:rsidRPr="00A03C55">
              <w:rPr>
                <w:noProof w:val="0"/>
              </w:rPr>
              <w:t>Meaning of code</w:t>
            </w:r>
          </w:p>
        </w:tc>
      </w:tr>
      <w:tr w:rsidR="007A1F44" w:rsidRPr="00A03C55" w14:paraId="134F0B0F" w14:textId="77777777" w:rsidTr="00AE2B59">
        <w:tc>
          <w:tcPr>
            <w:tcW w:w="3688" w:type="dxa"/>
          </w:tcPr>
          <w:p w14:paraId="090009F3" w14:textId="77777777" w:rsidR="007A1F44" w:rsidRPr="00A03C55" w:rsidRDefault="007A1F44" w:rsidP="00AE2B59">
            <w:pPr>
              <w:pStyle w:val="TableEntry"/>
              <w:rPr>
                <w:noProof w:val="0"/>
              </w:rPr>
            </w:pPr>
            <w:r w:rsidRPr="00A03C55">
              <w:rPr>
                <w:noProof w:val="0"/>
              </w:rPr>
              <w:t>NotHealthDataLocator</w:t>
            </w:r>
          </w:p>
        </w:tc>
        <w:tc>
          <w:tcPr>
            <w:tcW w:w="5662" w:type="dxa"/>
          </w:tcPr>
          <w:p w14:paraId="618A5796" w14:textId="77777777" w:rsidR="007A1F44" w:rsidRPr="00A03C55" w:rsidRDefault="007A1F44" w:rsidP="00AE2B59">
            <w:pPr>
              <w:pStyle w:val="TableEntry"/>
              <w:rPr>
                <w:noProof w:val="0"/>
              </w:rPr>
            </w:pPr>
            <w:r w:rsidRPr="00A03C55">
              <w:rPr>
                <w:noProof w:val="0"/>
              </w:rPr>
              <w:t>This community does not maintain externally available location information about this patient and will respond with no data to a Patient Location Query transaction related to this patient.</w:t>
            </w:r>
          </w:p>
        </w:tc>
      </w:tr>
    </w:tbl>
    <w:p w14:paraId="5A67F1B3" w14:textId="77777777" w:rsidR="007A1F44" w:rsidRPr="00A03C55" w:rsidRDefault="007A1F44" w:rsidP="001B289C">
      <w:pPr>
        <w:pStyle w:val="BodyText"/>
      </w:pPr>
      <w:r w:rsidRPr="00A03C55">
        <w:t>The following example shows part of a response specifying no support for Health Data Locator:</w:t>
      </w:r>
    </w:p>
    <w:p w14:paraId="60B04328" w14:textId="77777777" w:rsidR="007A1F44" w:rsidRPr="00A03C55" w:rsidRDefault="007A1F44" w:rsidP="003462A5">
      <w:pPr>
        <w:pStyle w:val="BodyText"/>
      </w:pPr>
    </w:p>
    <w:p w14:paraId="650D3B48" w14:textId="77777777" w:rsidR="007A1F44" w:rsidRPr="00A03C55" w:rsidRDefault="007A1F44" w:rsidP="001B289C">
      <w:pPr>
        <w:pStyle w:val="StylePlainText8ptBoxSinglesolidlineAuto05ptLin"/>
      </w:pPr>
      <w:r w:rsidRPr="00A03C55">
        <w:t xml:space="preserve">   &lt;subject typeCode="SUBJ"&gt;</w:t>
      </w:r>
    </w:p>
    <w:p w14:paraId="47A82C9F" w14:textId="77777777" w:rsidR="007A1F44" w:rsidRPr="00A03C55" w:rsidRDefault="007A1F44" w:rsidP="001B289C">
      <w:pPr>
        <w:pStyle w:val="StylePlainText8ptBoxSinglesolidlineAuto05ptLin"/>
      </w:pPr>
      <w:r w:rsidRPr="00A03C55">
        <w:t xml:space="preserve">       &lt;registrationEvent classCode="REG" moodCode="EVN"&gt;</w:t>
      </w:r>
    </w:p>
    <w:p w14:paraId="19C4A615" w14:textId="77777777" w:rsidR="007A1F44" w:rsidRPr="00A03C55" w:rsidRDefault="007A1F44" w:rsidP="001B289C">
      <w:pPr>
        <w:pStyle w:val="StylePlainText8ptBoxSinglesolidlineAuto05ptLin"/>
      </w:pPr>
      <w:r w:rsidRPr="00A03C55">
        <w:t xml:space="preserve">           &lt;id nullFlavor="NA"/&gt;</w:t>
      </w:r>
    </w:p>
    <w:p w14:paraId="282430B2" w14:textId="77777777" w:rsidR="007A1F44" w:rsidRPr="00A03C55" w:rsidRDefault="007A1F44" w:rsidP="001B289C">
      <w:pPr>
        <w:pStyle w:val="StylePlainText8ptBoxSinglesolidlineAuto05ptLin"/>
      </w:pPr>
      <w:r w:rsidRPr="00A03C55">
        <w:lastRenderedPageBreak/>
        <w:t xml:space="preserve">           &lt;statusCode code="active"/&gt;</w:t>
      </w:r>
    </w:p>
    <w:p w14:paraId="0F6CF7EE" w14:textId="77777777" w:rsidR="007A1F44" w:rsidRPr="00A03C55" w:rsidRDefault="007A1F44" w:rsidP="001B289C">
      <w:pPr>
        <w:pStyle w:val="StylePlainText8ptBoxSinglesolidlineAuto05ptLin"/>
      </w:pPr>
      <w:r w:rsidRPr="00A03C55">
        <w:t xml:space="preserve">           &lt;subject1 typeCode="SBJ"&gt;</w:t>
      </w:r>
    </w:p>
    <w:p w14:paraId="62702213" w14:textId="77777777" w:rsidR="007A1F44" w:rsidRPr="00A03C55" w:rsidRDefault="007A1F44" w:rsidP="001B289C">
      <w:pPr>
        <w:pStyle w:val="StylePlainText8ptBoxSinglesolidlineAuto05ptLin"/>
      </w:pPr>
      <w:r w:rsidRPr="00A03C55">
        <w:t xml:space="preserve">               …  (details of the matching patient)</w:t>
      </w:r>
    </w:p>
    <w:p w14:paraId="02D83116" w14:textId="77777777" w:rsidR="007A1F44" w:rsidRPr="00A03C55" w:rsidRDefault="007A1F44" w:rsidP="001B289C">
      <w:pPr>
        <w:pStyle w:val="StylePlainText8ptBoxSinglesolidlineAuto05ptLin"/>
      </w:pPr>
      <w:r w:rsidRPr="00A03C55">
        <w:t xml:space="preserve">           &lt;/subject1&gt;</w:t>
      </w:r>
    </w:p>
    <w:p w14:paraId="3ADFC7F9" w14:textId="77777777" w:rsidR="007A1F44" w:rsidRPr="00A03C55" w:rsidRDefault="007A1F44" w:rsidP="001B289C">
      <w:pPr>
        <w:pStyle w:val="StylePlainText8ptBoxSinglesolidlineAuto05ptLin"/>
      </w:pPr>
      <w:r w:rsidRPr="00A03C55">
        <w:t xml:space="preserve">           &lt;custodian typeCode="CST"&gt;</w:t>
      </w:r>
    </w:p>
    <w:p w14:paraId="36077107" w14:textId="77777777" w:rsidR="007A1F44" w:rsidRPr="00A03C55" w:rsidRDefault="007A1F44" w:rsidP="001B289C">
      <w:pPr>
        <w:pStyle w:val="StylePlainText8ptBoxSinglesolidlineAuto05ptLin"/>
      </w:pPr>
      <w:r w:rsidRPr="00A03C55">
        <w:t xml:space="preserve">               &lt;assignedEntity classCode="ASSIGNED"&gt;</w:t>
      </w:r>
    </w:p>
    <w:p w14:paraId="5687F4A8" w14:textId="77777777" w:rsidR="007A1F44" w:rsidRPr="00A03C55" w:rsidRDefault="007A1F44" w:rsidP="001B289C">
      <w:pPr>
        <w:pStyle w:val="StylePlainText8ptBoxSinglesolidlineAuto05ptLin"/>
      </w:pPr>
      <w:r w:rsidRPr="00A03C55">
        <w:t xml:space="preserve">                   &lt;id root="1.2.840.114350.1.13.99998.8734"/&gt;</w:t>
      </w:r>
    </w:p>
    <w:p w14:paraId="38C1A613" w14:textId="77777777" w:rsidR="007A1F44" w:rsidRPr="00A03C55" w:rsidRDefault="007A1F44" w:rsidP="001B289C">
      <w:pPr>
        <w:pStyle w:val="StylePlainText8ptBoxSinglesolidlineAuto05ptLin"/>
      </w:pPr>
      <w:r w:rsidRPr="00A03C55">
        <w:t xml:space="preserve">                  &lt;code code="NotHealthDataLocator" </w:t>
      </w:r>
    </w:p>
    <w:p w14:paraId="780D06F5" w14:textId="77777777" w:rsidR="007A1F44" w:rsidRPr="00A03C55" w:rsidRDefault="007A1F44" w:rsidP="001B289C">
      <w:pPr>
        <w:pStyle w:val="StylePlainText8ptBoxSinglesolidlineAuto05ptLin"/>
      </w:pPr>
      <w:r w:rsidRPr="00A03C55">
        <w:t xml:space="preserve">                        codeSystem="1.3.6.1.4.1.19376.1.2.27.2"/&gt;</w:t>
      </w:r>
    </w:p>
    <w:p w14:paraId="26D0DFF7" w14:textId="77777777" w:rsidR="007A1F44" w:rsidRPr="00A03C55" w:rsidRDefault="007A1F44" w:rsidP="001B289C">
      <w:pPr>
        <w:pStyle w:val="StylePlainText8ptBoxSinglesolidlineAuto05ptLin"/>
      </w:pPr>
      <w:r w:rsidRPr="00A03C55">
        <w:t xml:space="preserve">               &lt;/assignedEntity&gt;</w:t>
      </w:r>
    </w:p>
    <w:p w14:paraId="362CBD0E" w14:textId="77777777" w:rsidR="007A1F44" w:rsidRPr="00A03C55" w:rsidRDefault="007A1F44" w:rsidP="001B289C">
      <w:pPr>
        <w:pStyle w:val="StylePlainText8ptBoxSinglesolidlineAuto05ptLin"/>
      </w:pPr>
      <w:r w:rsidRPr="00A03C55">
        <w:t xml:space="preserve">           &lt;/custodian&gt;</w:t>
      </w:r>
    </w:p>
    <w:p w14:paraId="6D5D9002" w14:textId="77777777" w:rsidR="007A1F44" w:rsidRPr="00A03C55" w:rsidRDefault="007A1F44" w:rsidP="001B289C">
      <w:pPr>
        <w:pStyle w:val="StylePlainText8ptBoxSinglesolidlineAuto05ptLin"/>
      </w:pPr>
      <w:r w:rsidRPr="00A03C55">
        <w:t xml:space="preserve">       &lt;/registrationEvent&gt;</w:t>
      </w:r>
    </w:p>
    <w:p w14:paraId="396A9955" w14:textId="77777777" w:rsidR="007A1F44" w:rsidRPr="00A03C55" w:rsidRDefault="007A1F44" w:rsidP="001B289C">
      <w:pPr>
        <w:pStyle w:val="StylePlainText8ptBoxSinglesolidlineAuto05ptLin"/>
      </w:pPr>
      <w:r w:rsidRPr="00A03C55">
        <w:t xml:space="preserve">   &lt;/subject&gt;</w:t>
      </w:r>
    </w:p>
    <w:p w14:paraId="49892E6A"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3.55.4.2.2.6 Special handling for more attributes requested</w:t>
      </w:r>
    </w:p>
    <w:p w14:paraId="2EC67EDC" w14:textId="77777777" w:rsidR="007A1F44" w:rsidRPr="00A03C55" w:rsidRDefault="007A1F44" w:rsidP="001B289C">
      <w:pPr>
        <w:pStyle w:val="BodyText"/>
      </w:pPr>
      <w:r w:rsidRPr="00A03C55">
        <w:t>The Responding Gateway has the option of informing the Initiating Gateway when additional demographic attributes may result in a match. This would most often be used in cases where the security and privacy policies do not allow release of patient data unless and until there is a level of assurance that the same patient is referenced. In this case the Responding Gateway cannot return a matching patient or patients because the level of assurance is not great enough. If the Initiating Gateway were able to specify further demographic attributes the Responding Gateway might have greater assurance of the match and thus be able to return the match information.</w:t>
      </w:r>
    </w:p>
    <w:p w14:paraId="0FFD9C69" w14:textId="1DA06DA2" w:rsidR="007A1F44" w:rsidRPr="00A03C55" w:rsidRDefault="007A1F44" w:rsidP="001B289C">
      <w:pPr>
        <w:pStyle w:val="BodyText"/>
      </w:pPr>
      <w:r w:rsidRPr="00A03C55">
        <w:t>To indicate this situation in its response</w:t>
      </w:r>
      <w:r w:rsidR="006E54AB" w:rsidRPr="00A03C55">
        <w:t>,</w:t>
      </w:r>
      <w:r w:rsidRPr="00A03C55">
        <w:t xml:space="preserve"> the Responding Gateway codes a DetectedIssueEvent within the controlActProcess element, where the code in the actOrderRequired element references one of the coded elements described in Table 3.55.4.</w:t>
      </w:r>
      <w:r w:rsidR="006E54AB" w:rsidRPr="00A03C55">
        <w:t>2</w:t>
      </w:r>
      <w:r w:rsidRPr="00A03C55">
        <w:t>.2</w:t>
      </w:r>
      <w:r w:rsidR="006E54AB" w:rsidRPr="00A03C55">
        <w:t>.6</w:t>
      </w:r>
      <w:r w:rsidRPr="00A03C55">
        <w:t>-</w:t>
      </w:r>
      <w:r w:rsidR="006E54AB" w:rsidRPr="00A03C55">
        <w:t>1</w:t>
      </w:r>
      <w:r w:rsidRPr="00A03C55">
        <w:t>. There may be as many triggerFor elements, each of them containing an ActOrderRequired element, as needed to code the attributes which would increase the assurance of the match. The codeSystem for these code elements is 1.3.6.1.4.1.19376.1.2.27.1.</w:t>
      </w:r>
    </w:p>
    <w:bookmarkStart w:id="2136" w:name="_MON_1302072041"/>
    <w:bookmarkStart w:id="2137" w:name="_MON_1302072051"/>
    <w:bookmarkStart w:id="2138" w:name="_MON_1302072081"/>
    <w:bookmarkStart w:id="2139" w:name="_MON_1305112484"/>
    <w:bookmarkStart w:id="2140" w:name="_MON_1302071257"/>
    <w:bookmarkStart w:id="2141" w:name="_MON_1302071359"/>
    <w:bookmarkEnd w:id="2136"/>
    <w:bookmarkEnd w:id="2137"/>
    <w:bookmarkEnd w:id="2138"/>
    <w:bookmarkEnd w:id="2139"/>
    <w:bookmarkEnd w:id="2140"/>
    <w:bookmarkEnd w:id="2141"/>
    <w:bookmarkStart w:id="2142" w:name="_MON_1302072031"/>
    <w:bookmarkEnd w:id="2142"/>
    <w:p w14:paraId="0F661D7F" w14:textId="2E9AA889" w:rsidR="007A1F44" w:rsidRPr="00A03C55" w:rsidRDefault="00886A83" w:rsidP="00D372D5">
      <w:pPr>
        <w:pStyle w:val="BodyText"/>
        <w:jc w:val="center"/>
      </w:pPr>
      <w:r w:rsidRPr="00A03C55">
        <w:rPr>
          <w:noProof/>
        </w:rPr>
        <w:object w:dxaOrig="12239" w:dyaOrig="4022" w14:anchorId="5C63CB31">
          <v:shape id="_x0000_i1029" type="#_x0000_t75" alt="" style="width:761.05pt;height:148.3pt;mso-width-percent:0;mso-height-percent:0;mso-width-percent:0;mso-height-percent:0" o:ole="">
            <v:imagedata r:id="rId351" o:title="" cropbottom="-4220f" cropleft="-155f" cropright="-56053f"/>
          </v:shape>
          <o:OLEObject Type="Embed" ProgID="Word.Picture.8" ShapeID="_x0000_i1029" DrawAspect="Content" ObjectID="_1648459686" r:id="rId352"/>
        </w:object>
      </w:r>
      <w:r w:rsidR="007A1F44" w:rsidRPr="00A03C55">
        <w:rPr>
          <w:rStyle w:val="FigureTitleChar1"/>
          <w:noProof w:val="0"/>
        </w:rPr>
        <w:t>Figure 3.55.4.2.2</w:t>
      </w:r>
      <w:r w:rsidR="006E54AB" w:rsidRPr="00A03C55">
        <w:rPr>
          <w:rStyle w:val="FigureTitleChar1"/>
          <w:noProof w:val="0"/>
        </w:rPr>
        <w:t>.6</w:t>
      </w:r>
      <w:r w:rsidR="007A1F44" w:rsidRPr="00A03C55">
        <w:rPr>
          <w:rStyle w:val="FigureTitleChar1"/>
          <w:noProof w:val="0"/>
        </w:rPr>
        <w:t>-</w:t>
      </w:r>
      <w:r w:rsidR="006E54AB" w:rsidRPr="00A03C55">
        <w:rPr>
          <w:rStyle w:val="FigureTitleChar1"/>
          <w:noProof w:val="0"/>
        </w:rPr>
        <w:t>1</w:t>
      </w:r>
      <w:r w:rsidR="007A1F44" w:rsidRPr="00A03C55">
        <w:rPr>
          <w:rStyle w:val="FigureTitleChar1"/>
          <w:noProof w:val="0"/>
        </w:rPr>
        <w:t>: RMIM for DetectedIssueEvent</w:t>
      </w:r>
    </w:p>
    <w:p w14:paraId="4AE5F6FB" w14:textId="037A4CE3" w:rsidR="007A1F44" w:rsidRPr="00A03C55" w:rsidRDefault="007A1F44" w:rsidP="001B289C">
      <w:pPr>
        <w:pStyle w:val="TableTitle"/>
        <w:rPr>
          <w:noProof w:val="0"/>
        </w:rPr>
      </w:pPr>
      <w:r w:rsidRPr="00A03C55">
        <w:rPr>
          <w:noProof w:val="0"/>
        </w:rPr>
        <w:t>Table 3.55.4.</w:t>
      </w:r>
      <w:r w:rsidR="006E54AB" w:rsidRPr="00A03C55">
        <w:rPr>
          <w:noProof w:val="0"/>
        </w:rPr>
        <w:t>2</w:t>
      </w:r>
      <w:r w:rsidRPr="00A03C55">
        <w:rPr>
          <w:noProof w:val="0"/>
        </w:rPr>
        <w:t>.2</w:t>
      </w:r>
      <w:r w:rsidR="006E54AB" w:rsidRPr="00A03C55">
        <w:rPr>
          <w:noProof w:val="0"/>
        </w:rPr>
        <w:t>.6</w:t>
      </w:r>
      <w:r w:rsidRPr="00A03C55">
        <w:rPr>
          <w:noProof w:val="0"/>
        </w:rPr>
        <w:t>-</w:t>
      </w:r>
      <w:r w:rsidR="006E54AB" w:rsidRPr="00A03C55">
        <w:rPr>
          <w:noProof w:val="0"/>
        </w:rPr>
        <w:t>1</w:t>
      </w:r>
      <w:r w:rsidRPr="00A03C55">
        <w:rPr>
          <w:noProof w:val="0"/>
        </w:rPr>
        <w:t>: Coded values for codeSystem=1.3.6.1.4.1.19376.1.2.27.1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610"/>
      </w:tblGrid>
      <w:tr w:rsidR="007A1F44" w:rsidRPr="00A03C55" w14:paraId="523AD3DD" w14:textId="77777777" w:rsidTr="00AE2B59">
        <w:trPr>
          <w:cantSplit/>
          <w:tblHeader/>
        </w:trPr>
        <w:tc>
          <w:tcPr>
            <w:tcW w:w="3740" w:type="dxa"/>
            <w:shd w:val="clear" w:color="auto" w:fill="D9D9D9"/>
          </w:tcPr>
          <w:p w14:paraId="7340D2C6" w14:textId="77777777" w:rsidR="007A1F44" w:rsidRPr="00A03C55" w:rsidRDefault="007A1F44" w:rsidP="00A53067">
            <w:pPr>
              <w:pStyle w:val="TableEntryHeader"/>
              <w:rPr>
                <w:noProof w:val="0"/>
              </w:rPr>
            </w:pPr>
            <w:r w:rsidRPr="00A03C55">
              <w:rPr>
                <w:noProof w:val="0"/>
              </w:rPr>
              <w:t>Value for code</w:t>
            </w:r>
          </w:p>
        </w:tc>
        <w:tc>
          <w:tcPr>
            <w:tcW w:w="5836" w:type="dxa"/>
            <w:shd w:val="clear" w:color="auto" w:fill="D9D9D9"/>
          </w:tcPr>
          <w:p w14:paraId="18E2DCBC" w14:textId="77777777" w:rsidR="007A1F44" w:rsidRPr="00A03C55" w:rsidRDefault="007A1F44" w:rsidP="00A53067">
            <w:pPr>
              <w:pStyle w:val="TableEntryHeader"/>
              <w:rPr>
                <w:noProof w:val="0"/>
              </w:rPr>
            </w:pPr>
            <w:r w:rsidRPr="00A03C55">
              <w:rPr>
                <w:noProof w:val="0"/>
              </w:rPr>
              <w:t>Meaning of code</w:t>
            </w:r>
          </w:p>
        </w:tc>
      </w:tr>
      <w:tr w:rsidR="007A1F44" w:rsidRPr="00A03C55" w14:paraId="00E9BC5F" w14:textId="77777777" w:rsidTr="00AE2B59">
        <w:tc>
          <w:tcPr>
            <w:tcW w:w="3740" w:type="dxa"/>
          </w:tcPr>
          <w:p w14:paraId="35DEAEA3" w14:textId="77777777" w:rsidR="007A1F44" w:rsidRPr="00A03C55" w:rsidRDefault="007A1F44" w:rsidP="00AE2B59">
            <w:pPr>
              <w:pStyle w:val="TableEntry"/>
              <w:rPr>
                <w:noProof w:val="0"/>
              </w:rPr>
            </w:pPr>
            <w:r w:rsidRPr="00A03C55">
              <w:rPr>
                <w:noProof w:val="0"/>
              </w:rPr>
              <w:t>LivingSubjectAdministrativeGenderRequested</w:t>
            </w:r>
          </w:p>
        </w:tc>
        <w:tc>
          <w:tcPr>
            <w:tcW w:w="5836" w:type="dxa"/>
          </w:tcPr>
          <w:p w14:paraId="3ADE6587" w14:textId="77777777" w:rsidR="007A1F44" w:rsidRPr="00A03C55" w:rsidRDefault="007A1F44" w:rsidP="00AE2B59">
            <w:pPr>
              <w:pStyle w:val="TableEntry"/>
              <w:rPr>
                <w:noProof w:val="0"/>
              </w:rPr>
            </w:pPr>
            <w:r w:rsidRPr="00A03C55">
              <w:rPr>
                <w:noProof w:val="0"/>
              </w:rPr>
              <w:t>Requests the LivingSubjectAdministrativeGender attribute be specified</w:t>
            </w:r>
          </w:p>
        </w:tc>
      </w:tr>
      <w:tr w:rsidR="007A1F44" w:rsidRPr="00A03C55" w14:paraId="0BC0EAC5" w14:textId="77777777" w:rsidTr="00AE2B59">
        <w:tc>
          <w:tcPr>
            <w:tcW w:w="3740" w:type="dxa"/>
          </w:tcPr>
          <w:p w14:paraId="21EC3133" w14:textId="77777777" w:rsidR="007A1F44" w:rsidRPr="00A03C55" w:rsidRDefault="007A1F44" w:rsidP="00AE2B59">
            <w:pPr>
              <w:pStyle w:val="TableEntry"/>
              <w:rPr>
                <w:noProof w:val="0"/>
              </w:rPr>
            </w:pPr>
            <w:r w:rsidRPr="00A03C55">
              <w:rPr>
                <w:noProof w:val="0"/>
              </w:rPr>
              <w:t>PatientAddressRequested</w:t>
            </w:r>
          </w:p>
        </w:tc>
        <w:tc>
          <w:tcPr>
            <w:tcW w:w="5836" w:type="dxa"/>
          </w:tcPr>
          <w:p w14:paraId="7D283D34" w14:textId="77777777" w:rsidR="007A1F44" w:rsidRPr="00A03C55" w:rsidRDefault="007A1F44" w:rsidP="00AE2B59">
            <w:pPr>
              <w:pStyle w:val="TableEntry"/>
              <w:rPr>
                <w:noProof w:val="0"/>
              </w:rPr>
            </w:pPr>
            <w:r w:rsidRPr="00A03C55">
              <w:rPr>
                <w:noProof w:val="0"/>
              </w:rPr>
              <w:t>Requests the PatientAddress attribute be specified</w:t>
            </w:r>
          </w:p>
        </w:tc>
      </w:tr>
      <w:tr w:rsidR="007A1F44" w:rsidRPr="00A03C55" w14:paraId="6A395DA9" w14:textId="77777777" w:rsidTr="00AE2B59">
        <w:tc>
          <w:tcPr>
            <w:tcW w:w="3740" w:type="dxa"/>
          </w:tcPr>
          <w:p w14:paraId="02FB2E9C" w14:textId="77777777" w:rsidR="007A1F44" w:rsidRPr="00A03C55" w:rsidRDefault="007A1F44" w:rsidP="00AE2B59">
            <w:pPr>
              <w:pStyle w:val="TableEntry"/>
              <w:rPr>
                <w:noProof w:val="0"/>
              </w:rPr>
            </w:pPr>
            <w:r w:rsidRPr="00A03C55">
              <w:rPr>
                <w:noProof w:val="0"/>
              </w:rPr>
              <w:lastRenderedPageBreak/>
              <w:t>PatientTelecomRequested</w:t>
            </w:r>
          </w:p>
        </w:tc>
        <w:tc>
          <w:tcPr>
            <w:tcW w:w="5836" w:type="dxa"/>
          </w:tcPr>
          <w:p w14:paraId="7937BC22" w14:textId="77777777" w:rsidR="007A1F44" w:rsidRPr="00A03C55" w:rsidRDefault="007A1F44" w:rsidP="00AE2B59">
            <w:pPr>
              <w:pStyle w:val="TableEntry"/>
              <w:rPr>
                <w:noProof w:val="0"/>
              </w:rPr>
            </w:pPr>
            <w:r w:rsidRPr="00A03C55">
              <w:rPr>
                <w:noProof w:val="0"/>
              </w:rPr>
              <w:t>Requests the PatientTelecom attribute be specified</w:t>
            </w:r>
          </w:p>
        </w:tc>
      </w:tr>
      <w:tr w:rsidR="007A1F44" w:rsidRPr="00A03C55" w14:paraId="57E94C27" w14:textId="77777777" w:rsidTr="00AE2B59">
        <w:tc>
          <w:tcPr>
            <w:tcW w:w="3740" w:type="dxa"/>
          </w:tcPr>
          <w:p w14:paraId="35CB1029" w14:textId="77777777" w:rsidR="007A1F44" w:rsidRPr="00A03C55" w:rsidRDefault="007A1F44" w:rsidP="00AE2B59">
            <w:pPr>
              <w:pStyle w:val="TableEntry"/>
              <w:rPr>
                <w:noProof w:val="0"/>
              </w:rPr>
            </w:pPr>
            <w:r w:rsidRPr="00A03C55">
              <w:rPr>
                <w:noProof w:val="0"/>
              </w:rPr>
              <w:t>LivingSubjectBirthPlaceNameRequested</w:t>
            </w:r>
          </w:p>
        </w:tc>
        <w:tc>
          <w:tcPr>
            <w:tcW w:w="5836" w:type="dxa"/>
          </w:tcPr>
          <w:p w14:paraId="4A37C0B9" w14:textId="77777777" w:rsidR="007A1F44" w:rsidRPr="00A03C55" w:rsidRDefault="007A1F44" w:rsidP="00AE2B59">
            <w:pPr>
              <w:pStyle w:val="TableEntry"/>
              <w:rPr>
                <w:noProof w:val="0"/>
              </w:rPr>
            </w:pPr>
            <w:r w:rsidRPr="00A03C55">
              <w:rPr>
                <w:noProof w:val="0"/>
              </w:rPr>
              <w:t>Requests the LivingSubjectBirthPlaceName attribute be specified</w:t>
            </w:r>
          </w:p>
        </w:tc>
      </w:tr>
      <w:tr w:rsidR="007A1F44" w:rsidRPr="00A03C55" w14:paraId="2A14682F" w14:textId="77777777" w:rsidTr="00AE2B59">
        <w:tc>
          <w:tcPr>
            <w:tcW w:w="3740" w:type="dxa"/>
          </w:tcPr>
          <w:p w14:paraId="2C1B50EE" w14:textId="77777777" w:rsidR="007A1F44" w:rsidRPr="00A03C55" w:rsidRDefault="007A1F44" w:rsidP="00AE2B59">
            <w:pPr>
              <w:pStyle w:val="TableEntry"/>
              <w:rPr>
                <w:noProof w:val="0"/>
              </w:rPr>
            </w:pPr>
            <w:r w:rsidRPr="00A03C55">
              <w:rPr>
                <w:noProof w:val="0"/>
              </w:rPr>
              <w:t>LivingSubjectBirthPlaceAddressRequested</w:t>
            </w:r>
          </w:p>
        </w:tc>
        <w:tc>
          <w:tcPr>
            <w:tcW w:w="5836" w:type="dxa"/>
          </w:tcPr>
          <w:p w14:paraId="2EFC8F5B" w14:textId="77777777" w:rsidR="007A1F44" w:rsidRPr="00A03C55" w:rsidRDefault="007A1F44" w:rsidP="00AE2B59">
            <w:pPr>
              <w:pStyle w:val="TableEntry"/>
              <w:rPr>
                <w:noProof w:val="0"/>
              </w:rPr>
            </w:pPr>
            <w:r w:rsidRPr="00A03C55">
              <w:rPr>
                <w:noProof w:val="0"/>
              </w:rPr>
              <w:t>Requests the LivingSubjectBirthPlaceAddress attribute be specified</w:t>
            </w:r>
          </w:p>
        </w:tc>
      </w:tr>
      <w:tr w:rsidR="007A1F44" w:rsidRPr="00A03C55" w14:paraId="4EDCD65B" w14:textId="77777777" w:rsidTr="00AE2B59">
        <w:tc>
          <w:tcPr>
            <w:tcW w:w="3740" w:type="dxa"/>
          </w:tcPr>
          <w:p w14:paraId="6BED898B" w14:textId="77777777" w:rsidR="007A1F44" w:rsidRPr="00A03C55" w:rsidRDefault="007A1F44" w:rsidP="00AE2B59">
            <w:pPr>
              <w:pStyle w:val="TableEntry"/>
              <w:rPr>
                <w:noProof w:val="0"/>
              </w:rPr>
            </w:pPr>
            <w:r w:rsidRPr="00A03C55">
              <w:rPr>
                <w:noProof w:val="0"/>
              </w:rPr>
              <w:t>MothersMaidenNameRequested</w:t>
            </w:r>
          </w:p>
        </w:tc>
        <w:tc>
          <w:tcPr>
            <w:tcW w:w="5836" w:type="dxa"/>
          </w:tcPr>
          <w:p w14:paraId="12C29BB9" w14:textId="77777777" w:rsidR="007A1F44" w:rsidRPr="00A03C55" w:rsidRDefault="007A1F44" w:rsidP="00AE2B59">
            <w:pPr>
              <w:pStyle w:val="TableEntry"/>
              <w:rPr>
                <w:noProof w:val="0"/>
              </w:rPr>
            </w:pPr>
            <w:r w:rsidRPr="00A03C55">
              <w:rPr>
                <w:noProof w:val="0"/>
              </w:rPr>
              <w:t>Requests the MothersMaidenName attribute be specified</w:t>
            </w:r>
          </w:p>
        </w:tc>
      </w:tr>
    </w:tbl>
    <w:p w14:paraId="09184C36" w14:textId="77777777" w:rsidR="007A1F44" w:rsidRPr="00A03C55" w:rsidRDefault="007A1F44" w:rsidP="001B289C">
      <w:pPr>
        <w:pStyle w:val="BodyText"/>
      </w:pPr>
      <w:r w:rsidRPr="00A03C55">
        <w:t>The following example shows part of a response requesting the PatientAddress and PatientTelecom attributes.</w:t>
      </w:r>
    </w:p>
    <w:p w14:paraId="04305D5B" w14:textId="77777777" w:rsidR="007A1F44" w:rsidRPr="00A03C55" w:rsidRDefault="007A1F44" w:rsidP="001B289C">
      <w:pPr>
        <w:pStyle w:val="PlainText"/>
        <w:spacing w:before="0"/>
        <w:rPr>
          <w:sz w:val="18"/>
          <w:szCs w:val="18"/>
        </w:rPr>
      </w:pPr>
      <w:r w:rsidRPr="00A03C55">
        <w:rPr>
          <w:sz w:val="18"/>
          <w:szCs w:val="18"/>
        </w:rPr>
        <w:t>&lt;detectedIssueEvent classCode="ALRT" moodCode="EVN"&gt;</w:t>
      </w:r>
    </w:p>
    <w:p w14:paraId="4E7A2634" w14:textId="77777777" w:rsidR="007A1F44" w:rsidRPr="00A03C55" w:rsidRDefault="007A1F44" w:rsidP="001B289C">
      <w:pPr>
        <w:pStyle w:val="PlainText"/>
        <w:spacing w:before="0"/>
        <w:rPr>
          <w:sz w:val="18"/>
          <w:szCs w:val="18"/>
        </w:rPr>
      </w:pPr>
      <w:r w:rsidRPr="00A03C55">
        <w:rPr>
          <w:sz w:val="18"/>
          <w:szCs w:val="18"/>
        </w:rPr>
        <w:t xml:space="preserve">  &lt;code code="ActAdministrativeDetectedIssueCode" codeSystem="2.16.840.1.113883.5.4"/&gt;</w:t>
      </w:r>
    </w:p>
    <w:p w14:paraId="3F1870EF" w14:textId="77777777" w:rsidR="007A1F44" w:rsidRPr="00A03C55" w:rsidRDefault="007A1F44" w:rsidP="001B289C">
      <w:pPr>
        <w:pStyle w:val="PlainText"/>
        <w:spacing w:before="0"/>
        <w:rPr>
          <w:sz w:val="18"/>
          <w:szCs w:val="18"/>
        </w:rPr>
      </w:pPr>
      <w:r w:rsidRPr="00A03C55">
        <w:rPr>
          <w:sz w:val="18"/>
          <w:szCs w:val="18"/>
        </w:rPr>
        <w:t xml:space="preserve">  &lt;triggerFor typeCode="TRIG"&gt;</w:t>
      </w:r>
    </w:p>
    <w:p w14:paraId="27B144B6" w14:textId="77777777" w:rsidR="007A1F44" w:rsidRPr="00A03C55" w:rsidRDefault="007A1F44" w:rsidP="001B289C">
      <w:pPr>
        <w:pStyle w:val="PlainText"/>
        <w:spacing w:before="0"/>
        <w:rPr>
          <w:sz w:val="18"/>
          <w:szCs w:val="18"/>
        </w:rPr>
      </w:pPr>
      <w:r w:rsidRPr="00A03C55">
        <w:rPr>
          <w:sz w:val="18"/>
          <w:szCs w:val="18"/>
        </w:rPr>
        <w:t xml:space="preserve">    &lt;actOrderRequired classCode="ACT" moodCode="RQO"&gt;</w:t>
      </w:r>
    </w:p>
    <w:p w14:paraId="56A5C352" w14:textId="4DCB6298" w:rsidR="007A1F44" w:rsidRPr="00A03C55" w:rsidRDefault="007A1F44" w:rsidP="001B289C">
      <w:pPr>
        <w:pStyle w:val="PlainText"/>
        <w:spacing w:before="0"/>
        <w:rPr>
          <w:sz w:val="18"/>
          <w:szCs w:val="18"/>
        </w:rPr>
      </w:pPr>
      <w:r w:rsidRPr="00A03C55">
        <w:rPr>
          <w:sz w:val="18"/>
          <w:szCs w:val="18"/>
        </w:rPr>
        <w:tab/>
        <w:t xml:space="preserve">&lt;code code="PatientAddressRequested” codeSystem="1.3.6.1.4.1.19376.1.2.27.1"/&gt; </w:t>
      </w:r>
    </w:p>
    <w:p w14:paraId="30430C63" w14:textId="77777777" w:rsidR="007A1F44" w:rsidRPr="00A03C55" w:rsidRDefault="007A1F44" w:rsidP="001B289C">
      <w:pPr>
        <w:pStyle w:val="PlainText"/>
        <w:spacing w:before="0"/>
        <w:rPr>
          <w:sz w:val="18"/>
          <w:szCs w:val="18"/>
        </w:rPr>
      </w:pPr>
      <w:r w:rsidRPr="00A03C55">
        <w:rPr>
          <w:sz w:val="18"/>
          <w:szCs w:val="18"/>
        </w:rPr>
        <w:t xml:space="preserve">    &lt;/actOrderRequired&gt;</w:t>
      </w:r>
    </w:p>
    <w:p w14:paraId="173F0583" w14:textId="77777777" w:rsidR="007A1F44" w:rsidRPr="00A03C55" w:rsidRDefault="007A1F44" w:rsidP="001B289C">
      <w:pPr>
        <w:pStyle w:val="PlainText"/>
        <w:spacing w:before="0"/>
        <w:rPr>
          <w:sz w:val="18"/>
          <w:szCs w:val="18"/>
        </w:rPr>
      </w:pPr>
      <w:r w:rsidRPr="00A03C55">
        <w:rPr>
          <w:sz w:val="18"/>
          <w:szCs w:val="18"/>
        </w:rPr>
        <w:t xml:space="preserve">  &lt;/triggerFor&gt;</w:t>
      </w:r>
    </w:p>
    <w:p w14:paraId="67C33A5E" w14:textId="77777777" w:rsidR="007A1F44" w:rsidRPr="00A03C55" w:rsidRDefault="007A1F44" w:rsidP="001B289C">
      <w:pPr>
        <w:pStyle w:val="PlainText"/>
        <w:spacing w:before="0"/>
        <w:rPr>
          <w:sz w:val="18"/>
          <w:szCs w:val="18"/>
        </w:rPr>
      </w:pPr>
      <w:r w:rsidRPr="00A03C55">
        <w:rPr>
          <w:sz w:val="18"/>
          <w:szCs w:val="18"/>
        </w:rPr>
        <w:t xml:space="preserve">  &lt;triggerFor typeCode="TRIG"&gt;</w:t>
      </w:r>
    </w:p>
    <w:p w14:paraId="47A328CD" w14:textId="77777777" w:rsidR="007A1F44" w:rsidRPr="00A03C55" w:rsidRDefault="007A1F44" w:rsidP="001B289C">
      <w:pPr>
        <w:pStyle w:val="PlainText"/>
        <w:spacing w:before="0"/>
        <w:rPr>
          <w:sz w:val="18"/>
          <w:szCs w:val="18"/>
        </w:rPr>
      </w:pPr>
      <w:r w:rsidRPr="00A03C55">
        <w:rPr>
          <w:sz w:val="18"/>
          <w:szCs w:val="18"/>
        </w:rPr>
        <w:t xml:space="preserve">    &lt;actOrderRequired classCode="ACT" moodCode="RQO"&gt;</w:t>
      </w:r>
    </w:p>
    <w:p w14:paraId="59611597" w14:textId="0E924CF8" w:rsidR="007A1F44" w:rsidRPr="00A03C55" w:rsidRDefault="007A1F44" w:rsidP="001B289C">
      <w:pPr>
        <w:pStyle w:val="PlainText"/>
        <w:spacing w:before="0"/>
        <w:rPr>
          <w:sz w:val="18"/>
          <w:szCs w:val="18"/>
        </w:rPr>
      </w:pPr>
      <w:r w:rsidRPr="00A03C55">
        <w:rPr>
          <w:sz w:val="18"/>
          <w:szCs w:val="18"/>
        </w:rPr>
        <w:t xml:space="preserve">      &lt;code code="PatientTelecomRequested” codeSystem="1.3.6.1.4.1.19376.1.2.27.1"/&gt; </w:t>
      </w:r>
    </w:p>
    <w:p w14:paraId="7C8628E1" w14:textId="77777777" w:rsidR="007A1F44" w:rsidRPr="00A03C55" w:rsidRDefault="007A1F44" w:rsidP="001B289C">
      <w:pPr>
        <w:pStyle w:val="PlainText"/>
        <w:spacing w:before="0"/>
        <w:rPr>
          <w:sz w:val="18"/>
          <w:szCs w:val="18"/>
        </w:rPr>
      </w:pPr>
      <w:r w:rsidRPr="00A03C55">
        <w:rPr>
          <w:sz w:val="18"/>
          <w:szCs w:val="18"/>
        </w:rPr>
        <w:t xml:space="preserve">    &lt;/actOrderRequired&gt;</w:t>
      </w:r>
    </w:p>
    <w:p w14:paraId="41DB3693" w14:textId="77777777" w:rsidR="007A1F44" w:rsidRPr="00A03C55" w:rsidRDefault="007A1F44" w:rsidP="001B289C">
      <w:pPr>
        <w:pStyle w:val="PlainText"/>
        <w:spacing w:before="0"/>
        <w:rPr>
          <w:sz w:val="18"/>
          <w:szCs w:val="18"/>
        </w:rPr>
      </w:pPr>
      <w:r w:rsidRPr="00A03C55">
        <w:rPr>
          <w:sz w:val="18"/>
          <w:szCs w:val="18"/>
        </w:rPr>
        <w:t xml:space="preserve">  &lt;/triggerFor&gt;</w:t>
      </w:r>
    </w:p>
    <w:p w14:paraId="11C9828B" w14:textId="77777777" w:rsidR="007A1F44" w:rsidRPr="00A03C55" w:rsidRDefault="007A1F44" w:rsidP="001B289C">
      <w:pPr>
        <w:pStyle w:val="PlainText"/>
        <w:spacing w:before="0"/>
        <w:rPr>
          <w:sz w:val="18"/>
          <w:szCs w:val="18"/>
        </w:rPr>
      </w:pPr>
      <w:r w:rsidRPr="00A03C55">
        <w:rPr>
          <w:sz w:val="18"/>
          <w:szCs w:val="18"/>
        </w:rPr>
        <w:t>&lt;/detectedIssueEvent&gt;</w:t>
      </w:r>
    </w:p>
    <w:p w14:paraId="7AA1B980"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3.55.4.2.2.7 Specify details about problems handling request</w:t>
      </w:r>
    </w:p>
    <w:p w14:paraId="29566DBF" w14:textId="77777777" w:rsidR="007A1F44" w:rsidRPr="00A03C55" w:rsidRDefault="007A1F44" w:rsidP="001B289C">
      <w:pPr>
        <w:pStyle w:val="BodyText"/>
      </w:pPr>
      <w:r w:rsidRPr="00A03C55">
        <w:t>The Responding Gateway has the option of informing the Initiating Gateway with some detail regarding a problem handling the request.</w:t>
      </w:r>
    </w:p>
    <w:p w14:paraId="326F066C" w14:textId="261B77B4" w:rsidR="007A1F44" w:rsidRPr="00A03C55" w:rsidRDefault="007A1F44" w:rsidP="001B289C">
      <w:pPr>
        <w:pStyle w:val="BodyText"/>
      </w:pPr>
      <w:r w:rsidRPr="00A03C55">
        <w:t>The Responding Gateway may code a DetectedIssueEvent within the controlActProcess element, where the code in the detectedIssueManagement element references one of the coded elements described in Table 3.55.4.</w:t>
      </w:r>
      <w:r w:rsidR="004A59E9" w:rsidRPr="00A03C55">
        <w:t>2</w:t>
      </w:r>
      <w:r w:rsidRPr="00A03C55">
        <w:t>.2</w:t>
      </w:r>
      <w:r w:rsidR="004A59E9" w:rsidRPr="00A03C55">
        <w:t>.7</w:t>
      </w:r>
      <w:r w:rsidRPr="00A03C55">
        <w:t>-</w:t>
      </w:r>
      <w:r w:rsidR="004A59E9" w:rsidRPr="00A03C55">
        <w:t>1</w:t>
      </w:r>
      <w:r w:rsidRPr="00A03C55">
        <w:t>. The codeSystem for these code elements is 1.3.6.1.4.1.19376.1.2.27.3.</w:t>
      </w:r>
    </w:p>
    <w:p w14:paraId="6856332D" w14:textId="5B341729" w:rsidR="007A1F44" w:rsidRPr="00A03C55" w:rsidRDefault="007A1F44" w:rsidP="001B289C">
      <w:pPr>
        <w:pStyle w:val="TableTitle"/>
        <w:rPr>
          <w:noProof w:val="0"/>
        </w:rPr>
      </w:pPr>
      <w:r w:rsidRPr="00A03C55">
        <w:rPr>
          <w:noProof w:val="0"/>
        </w:rPr>
        <w:t>Table 3.55.4.</w:t>
      </w:r>
      <w:r w:rsidR="004A59E9" w:rsidRPr="00A03C55">
        <w:rPr>
          <w:noProof w:val="0"/>
        </w:rPr>
        <w:t>2</w:t>
      </w:r>
      <w:r w:rsidRPr="00A03C55">
        <w:rPr>
          <w:noProof w:val="0"/>
        </w:rPr>
        <w:t>.2</w:t>
      </w:r>
      <w:r w:rsidR="004A59E9" w:rsidRPr="00A03C55">
        <w:rPr>
          <w:noProof w:val="0"/>
        </w:rPr>
        <w:t>.7</w:t>
      </w:r>
      <w:r w:rsidRPr="00A03C55">
        <w:rPr>
          <w:noProof w:val="0"/>
        </w:rPr>
        <w:t>-</w:t>
      </w:r>
      <w:r w:rsidR="004A59E9" w:rsidRPr="00A03C55">
        <w:rPr>
          <w:noProof w:val="0"/>
        </w:rPr>
        <w:t>1</w:t>
      </w:r>
      <w:r w:rsidRPr="00A03C55">
        <w:rPr>
          <w:noProof w:val="0"/>
        </w:rPr>
        <w:t>: Coded values for codeSystem=1.3.6.1.4.1.19376.1.2.27.3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4"/>
        <w:gridCol w:w="5676"/>
      </w:tblGrid>
      <w:tr w:rsidR="007A1F44" w:rsidRPr="00A03C55" w14:paraId="580BDC6D" w14:textId="77777777" w:rsidTr="003462A5">
        <w:trPr>
          <w:cantSplit/>
          <w:tblHeader/>
        </w:trPr>
        <w:tc>
          <w:tcPr>
            <w:tcW w:w="3740" w:type="dxa"/>
            <w:shd w:val="clear" w:color="auto" w:fill="D9D9D9" w:themeFill="background1" w:themeFillShade="D9"/>
          </w:tcPr>
          <w:p w14:paraId="4DF62C4C" w14:textId="52C7FB5A" w:rsidR="007A1F44" w:rsidRPr="00A03C55" w:rsidRDefault="007A1F44" w:rsidP="00A53067">
            <w:pPr>
              <w:pStyle w:val="TableEntryHeader"/>
              <w:rPr>
                <w:noProof w:val="0"/>
              </w:rPr>
            </w:pPr>
            <w:r w:rsidRPr="00A03C55">
              <w:rPr>
                <w:noProof w:val="0"/>
              </w:rPr>
              <w:t>Value for code</w:t>
            </w:r>
          </w:p>
        </w:tc>
        <w:tc>
          <w:tcPr>
            <w:tcW w:w="5836" w:type="dxa"/>
            <w:shd w:val="clear" w:color="auto" w:fill="D9D9D9" w:themeFill="background1" w:themeFillShade="D9"/>
          </w:tcPr>
          <w:p w14:paraId="780E4F79" w14:textId="77777777" w:rsidR="007A1F44" w:rsidRPr="00A03C55" w:rsidRDefault="007A1F44" w:rsidP="00A53067">
            <w:pPr>
              <w:pStyle w:val="TableEntryHeader"/>
              <w:rPr>
                <w:noProof w:val="0"/>
              </w:rPr>
            </w:pPr>
            <w:r w:rsidRPr="00A03C55">
              <w:rPr>
                <w:noProof w:val="0"/>
              </w:rPr>
              <w:t>Meaning of code</w:t>
            </w:r>
          </w:p>
        </w:tc>
      </w:tr>
      <w:tr w:rsidR="007A1F44" w:rsidRPr="00A03C55" w14:paraId="29A5D112" w14:textId="77777777" w:rsidTr="00AE2B59">
        <w:tc>
          <w:tcPr>
            <w:tcW w:w="3740" w:type="dxa"/>
          </w:tcPr>
          <w:p w14:paraId="5A142B05" w14:textId="77777777" w:rsidR="007A1F44" w:rsidRPr="00A03C55" w:rsidRDefault="007A1F44" w:rsidP="00AE2B59">
            <w:pPr>
              <w:pStyle w:val="TableEntry"/>
              <w:rPr>
                <w:noProof w:val="0"/>
              </w:rPr>
            </w:pPr>
            <w:r w:rsidRPr="00A03C55">
              <w:rPr>
                <w:noProof w:val="0"/>
              </w:rPr>
              <w:t>ResponderBusy</w:t>
            </w:r>
          </w:p>
        </w:tc>
        <w:tc>
          <w:tcPr>
            <w:tcW w:w="5836" w:type="dxa"/>
          </w:tcPr>
          <w:p w14:paraId="52C34E75" w14:textId="77777777" w:rsidR="007A1F44" w:rsidRPr="00A03C55" w:rsidRDefault="007A1F44" w:rsidP="00AE2B59">
            <w:pPr>
              <w:pStyle w:val="TableEntry"/>
              <w:rPr>
                <w:noProof w:val="0"/>
              </w:rPr>
            </w:pPr>
            <w:r w:rsidRPr="00A03C55">
              <w:rPr>
                <w:noProof w:val="0"/>
              </w:rPr>
              <w:t xml:space="preserve">The responder was not able to process the request because it is currently overloaded. </w:t>
            </w:r>
          </w:p>
        </w:tc>
      </w:tr>
      <w:tr w:rsidR="007A1F44" w:rsidRPr="00A03C55" w14:paraId="6F55F83B" w14:textId="77777777" w:rsidTr="00AE2B59">
        <w:tc>
          <w:tcPr>
            <w:tcW w:w="3740" w:type="dxa"/>
          </w:tcPr>
          <w:p w14:paraId="59526EF6" w14:textId="77777777" w:rsidR="007A1F44" w:rsidRPr="00A03C55" w:rsidRDefault="007A1F44" w:rsidP="00AE2B59">
            <w:pPr>
              <w:pStyle w:val="TableEntry"/>
              <w:rPr>
                <w:noProof w:val="0"/>
              </w:rPr>
            </w:pPr>
            <w:r w:rsidRPr="00A03C55">
              <w:rPr>
                <w:noProof w:val="0"/>
              </w:rPr>
              <w:t>AnswerNotAvailable</w:t>
            </w:r>
          </w:p>
        </w:tc>
        <w:tc>
          <w:tcPr>
            <w:tcW w:w="5836" w:type="dxa"/>
          </w:tcPr>
          <w:p w14:paraId="4A77C1E3" w14:textId="77777777" w:rsidR="007A1F44" w:rsidRPr="00A03C55" w:rsidRDefault="007A1F44" w:rsidP="00AE2B59">
            <w:pPr>
              <w:pStyle w:val="TableEntry"/>
              <w:rPr>
                <w:noProof w:val="0"/>
              </w:rPr>
            </w:pPr>
            <w:r w:rsidRPr="00A03C55">
              <w:rPr>
                <w:noProof w:val="0"/>
              </w:rPr>
              <w:t>The answer is not available. Human intervention may be needed.</w:t>
            </w:r>
          </w:p>
        </w:tc>
      </w:tr>
      <w:tr w:rsidR="007A1F44" w:rsidRPr="00A03C55" w14:paraId="71441BAE" w14:textId="77777777" w:rsidTr="00AE2B59">
        <w:tc>
          <w:tcPr>
            <w:tcW w:w="3740" w:type="dxa"/>
          </w:tcPr>
          <w:p w14:paraId="5020D64F" w14:textId="77777777" w:rsidR="007A1F44" w:rsidRPr="00A03C55" w:rsidRDefault="007A1F44" w:rsidP="00AE2B59">
            <w:pPr>
              <w:pStyle w:val="TableEntry"/>
              <w:rPr>
                <w:noProof w:val="0"/>
              </w:rPr>
            </w:pPr>
            <w:r w:rsidRPr="00A03C55">
              <w:rPr>
                <w:noProof w:val="0"/>
              </w:rPr>
              <w:t>InternalError</w:t>
            </w:r>
          </w:p>
        </w:tc>
        <w:tc>
          <w:tcPr>
            <w:tcW w:w="5836" w:type="dxa"/>
          </w:tcPr>
          <w:p w14:paraId="16CA7DAD" w14:textId="77777777" w:rsidR="007A1F44" w:rsidRPr="00A03C55" w:rsidRDefault="007A1F44" w:rsidP="00AE2B59">
            <w:pPr>
              <w:pStyle w:val="TableEntry"/>
              <w:rPr>
                <w:noProof w:val="0"/>
              </w:rPr>
            </w:pPr>
            <w:r w:rsidRPr="00A03C55">
              <w:rPr>
                <w:noProof w:val="0"/>
              </w:rPr>
              <w:t>The responder was not able to respond due to an internal error or inconsistency.</w:t>
            </w:r>
          </w:p>
        </w:tc>
      </w:tr>
    </w:tbl>
    <w:p w14:paraId="5CE6C723" w14:textId="77777777" w:rsidR="007A1F44" w:rsidRPr="00A03C55" w:rsidRDefault="007A1F44" w:rsidP="001B289C">
      <w:pPr>
        <w:pStyle w:val="BodyText"/>
      </w:pPr>
    </w:p>
    <w:p w14:paraId="1C727D55" w14:textId="77777777" w:rsidR="007A1F44" w:rsidRPr="00A03C55" w:rsidRDefault="007A1F44" w:rsidP="001B289C">
      <w:pPr>
        <w:pStyle w:val="BodyText"/>
      </w:pPr>
      <w:r w:rsidRPr="00A03C55">
        <w:t>The following example shows part of a response specifying that the responder is busy.</w:t>
      </w:r>
    </w:p>
    <w:p w14:paraId="5AB4D7C1" w14:textId="77777777" w:rsidR="007A1F44" w:rsidRPr="00A03C55" w:rsidRDefault="007A1F44" w:rsidP="001B289C">
      <w:pPr>
        <w:pStyle w:val="StylePlainText8ptBoxSinglesolidlineAuto05ptLin"/>
      </w:pPr>
      <w:r w:rsidRPr="00A03C55">
        <w:t>&lt;detectedIssueEvent classCode="ALRT" moodCode="EVN"&gt;</w:t>
      </w:r>
    </w:p>
    <w:p w14:paraId="66C5E333" w14:textId="77777777" w:rsidR="007A1F44" w:rsidRPr="00A03C55" w:rsidRDefault="007A1F44" w:rsidP="001B289C">
      <w:pPr>
        <w:pStyle w:val="StylePlainText8ptBoxSinglesolidlineAuto05ptLin"/>
      </w:pPr>
      <w:r w:rsidRPr="00A03C55">
        <w:t xml:space="preserve">  &lt;code code="ActAdministrativeDetectedIssueCode" codeSystem="2.16.840.1.113883.5.4"/&gt;</w:t>
      </w:r>
    </w:p>
    <w:p w14:paraId="50A9FE6F" w14:textId="77777777" w:rsidR="007A1F44" w:rsidRPr="00A03C55" w:rsidRDefault="007A1F44" w:rsidP="001B289C">
      <w:pPr>
        <w:pStyle w:val="StylePlainText8ptBoxSinglesolidlineAuto05ptLin"/>
      </w:pPr>
      <w:r w:rsidRPr="00A03C55">
        <w:t xml:space="preserve">  &lt;mitigatedBy typeCode="MITGT"&gt;</w:t>
      </w:r>
    </w:p>
    <w:p w14:paraId="2492B92D" w14:textId="77777777" w:rsidR="007A1F44" w:rsidRPr="00A03C55" w:rsidRDefault="007A1F44" w:rsidP="001B289C">
      <w:pPr>
        <w:pStyle w:val="StylePlainText8ptBoxSinglesolidlineAuto05ptLin"/>
      </w:pPr>
      <w:r w:rsidRPr="00A03C55">
        <w:t xml:space="preserve">    &lt;detectedIssueManagement classCode="ACT" moodCode="EVN"&gt;</w:t>
      </w:r>
    </w:p>
    <w:p w14:paraId="2BD6A673" w14:textId="5D02A022" w:rsidR="007A1F44" w:rsidRPr="00A03C55" w:rsidRDefault="007A1F44" w:rsidP="001B289C">
      <w:pPr>
        <w:pStyle w:val="StylePlainText8ptBoxSinglesolidlineAuto05ptLin"/>
      </w:pPr>
      <w:r w:rsidRPr="00A03C55">
        <w:tab/>
        <w:t xml:space="preserve">&lt;code code="ResponderBusy” codeSystem="1.3.6.1.4.1.19376.1.2.27.3"/&gt; </w:t>
      </w:r>
    </w:p>
    <w:p w14:paraId="64BC5EF8" w14:textId="77777777" w:rsidR="007A1F44" w:rsidRPr="00A03C55" w:rsidRDefault="007A1F44" w:rsidP="001B289C">
      <w:pPr>
        <w:pStyle w:val="StylePlainText8ptBoxSinglesolidlineAuto05ptLin"/>
      </w:pPr>
      <w:r w:rsidRPr="00A03C55">
        <w:t xml:space="preserve">    &lt;/detectedIssueManagement&gt;</w:t>
      </w:r>
    </w:p>
    <w:p w14:paraId="29943E17" w14:textId="77777777" w:rsidR="007A1F44" w:rsidRPr="00A03C55" w:rsidRDefault="007A1F44" w:rsidP="001B289C">
      <w:pPr>
        <w:pStyle w:val="StylePlainText8ptBoxSinglesolidlineAuto05ptLin"/>
      </w:pPr>
      <w:r w:rsidRPr="00A03C55">
        <w:t xml:space="preserve">  &lt;/mitigatedBy&gt;</w:t>
      </w:r>
    </w:p>
    <w:p w14:paraId="371EC4B5" w14:textId="77777777" w:rsidR="007A1F44" w:rsidRPr="00A03C55" w:rsidRDefault="007A1F44" w:rsidP="001B289C">
      <w:pPr>
        <w:pStyle w:val="StylePlainText8ptBoxSinglesolidlineAuto05ptLin"/>
      </w:pPr>
      <w:r w:rsidRPr="00A03C55">
        <w:t>&lt;/detectedIssueEvent&gt;</w:t>
      </w:r>
    </w:p>
    <w:p w14:paraId="326D311E"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lastRenderedPageBreak/>
        <w:t>3.55.4.2.3 Expected Actions</w:t>
      </w:r>
    </w:p>
    <w:p w14:paraId="22020BD0" w14:textId="48C61C88" w:rsidR="007A1F44" w:rsidRPr="00A03C55" w:rsidRDefault="007A1F44" w:rsidP="001B289C">
      <w:pPr>
        <w:pStyle w:val="BodyText"/>
      </w:pPr>
      <w:r w:rsidRPr="00A03C55">
        <w:t>The Initiating Gateway shall accept a SOAP fault representing a transmission error. An internal error in the Responding Gateway is covered under Case 5. The Initiating Gateway shall act on a valid query response as described by the following 5 cases:</w:t>
      </w:r>
    </w:p>
    <w:p w14:paraId="438C0214" w14:textId="7341619F" w:rsidR="007A1F44" w:rsidRPr="00A03C55" w:rsidRDefault="007A1F44" w:rsidP="001B289C">
      <w:pPr>
        <w:pStyle w:val="BodyText"/>
      </w:pPr>
      <w:r w:rsidRPr="00A03C55">
        <w:rPr>
          <w:rStyle w:val="Strong"/>
          <w:bCs/>
        </w:rPr>
        <w:t>Case 1:</w:t>
      </w:r>
      <w:r w:rsidRPr="00A03C55">
        <w:t xml:space="preserve"> The Responding Gateway finds exactly one patient record matching the criteria sent in the query parameters. </w:t>
      </w:r>
    </w:p>
    <w:p w14:paraId="6D389919" w14:textId="77777777" w:rsidR="007A1F44" w:rsidRPr="00A03C55" w:rsidRDefault="007A1F44" w:rsidP="001B289C">
      <w:pPr>
        <w:pStyle w:val="BodyText"/>
      </w:pPr>
      <w:r w:rsidRPr="00A03C55">
        <w:rPr>
          <w:rStyle w:val="Strong"/>
          <w:bCs/>
        </w:rPr>
        <w:t>AA</w:t>
      </w:r>
      <w:r w:rsidRPr="00A03C55">
        <w:t xml:space="preserve"> (application accept) is returned in Acknowledgement.typeCode (transmission wrapper).</w:t>
      </w:r>
    </w:p>
    <w:p w14:paraId="2F563A23" w14:textId="77777777" w:rsidR="007A1F44" w:rsidRPr="00A03C55" w:rsidRDefault="007A1F44" w:rsidP="001B289C">
      <w:pPr>
        <w:pStyle w:val="BodyText"/>
      </w:pPr>
      <w:r w:rsidRPr="00A03C55">
        <w:rPr>
          <w:rStyle w:val="Strong"/>
          <w:bCs/>
        </w:rPr>
        <w:t>OK</w:t>
      </w:r>
      <w:r w:rsidRPr="00A03C55">
        <w:t xml:space="preserve"> (data found, no errors) is returned in QueryAck.queryResponseCode (control act wrapper)</w:t>
      </w:r>
    </w:p>
    <w:p w14:paraId="1A01137B" w14:textId="13809768" w:rsidR="007A1F44" w:rsidRPr="00A03C55" w:rsidRDefault="007A1F44" w:rsidP="001B289C">
      <w:pPr>
        <w:pStyle w:val="BodyText"/>
      </w:pPr>
      <w:r w:rsidRPr="00A03C55">
        <w:t>One RegistrationEvent (and the associated Patient role, subject of that event) is returned from the patient information source for the patient record found. The community associated with the Initiating Gateway may use the patient demographics and identifiers to run an independent matching algorithm to ensure the quality of the match</w:t>
      </w:r>
      <w:r w:rsidR="00903C21" w:rsidRPr="00A03C55">
        <w:t>. If the Initiating Gateway is grouped with an XCA Initiating Gateway, it may</w:t>
      </w:r>
      <w:r w:rsidRPr="00A03C55">
        <w:t xml:space="preserve"> use the designated patient identifier in a Cross Gateway Query to get information about records related to the patient</w:t>
      </w:r>
      <w:r w:rsidR="00903C21" w:rsidRPr="00A03C55">
        <w:t xml:space="preserve">. This grouped Initiating Gateway shall be able to handle situations where the homeCommunityId in the response is different than the original homeCommunityId used to identify the XCPD Responding Gateway. In particular, the Initiating Gateway should use the new homeCommunityId to look up a potentially different endpoint. The Initiating Gateway may also choose to </w:t>
      </w:r>
      <w:r w:rsidRPr="00A03C55">
        <w:t xml:space="preserve">cache the correlation for future use (see </w:t>
      </w:r>
      <w:r w:rsidR="00292B01" w:rsidRPr="00A03C55">
        <w:t>Section</w:t>
      </w:r>
      <w:r w:rsidRPr="00A03C55">
        <w:t xml:space="preserve"> 3.55.4.2.3.1 for more information about caching).</w:t>
      </w:r>
    </w:p>
    <w:p w14:paraId="36550317" w14:textId="2E4B1742" w:rsidR="007A1F44" w:rsidRPr="00A03C55" w:rsidRDefault="007A1F44" w:rsidP="001B289C">
      <w:pPr>
        <w:pStyle w:val="BodyText"/>
      </w:pPr>
      <w:r w:rsidRPr="00A03C55">
        <w:rPr>
          <w:rStyle w:val="Strong"/>
          <w:bCs/>
        </w:rPr>
        <w:t>Case 2:</w:t>
      </w:r>
      <w:r w:rsidRPr="00A03C55">
        <w:t xml:space="preserve"> The Responding Gateway finds more than one patient close to matching the criteria sent in the query parameters and the policy allows returning multiple.</w:t>
      </w:r>
    </w:p>
    <w:p w14:paraId="7664660A" w14:textId="77777777" w:rsidR="007A1F44" w:rsidRPr="00A03C55" w:rsidRDefault="007A1F44" w:rsidP="001B289C">
      <w:pPr>
        <w:pStyle w:val="BodyText"/>
      </w:pPr>
      <w:r w:rsidRPr="00A03C55">
        <w:rPr>
          <w:rStyle w:val="Strong"/>
          <w:bCs/>
        </w:rPr>
        <w:t>AA</w:t>
      </w:r>
      <w:r w:rsidRPr="00A03C55">
        <w:t xml:space="preserve"> (application accept) is returned in Acknowledgement.typeCode (transmission wrapper).</w:t>
      </w:r>
    </w:p>
    <w:p w14:paraId="04AB81ED" w14:textId="77777777" w:rsidR="007A1F44" w:rsidRPr="00A03C55" w:rsidRDefault="007A1F44" w:rsidP="001B289C">
      <w:pPr>
        <w:pStyle w:val="BodyText"/>
      </w:pPr>
      <w:r w:rsidRPr="00A03C55">
        <w:rPr>
          <w:rStyle w:val="Strong"/>
          <w:bCs/>
        </w:rPr>
        <w:t>OK</w:t>
      </w:r>
      <w:r w:rsidRPr="00A03C55">
        <w:t xml:space="preserve"> (data found, no errors) is returned in QueryAck.queryResponseCode (control act wrapper)</w:t>
      </w:r>
    </w:p>
    <w:p w14:paraId="42A410FA" w14:textId="77777777" w:rsidR="007A1F44" w:rsidRPr="00A03C55" w:rsidRDefault="007A1F44" w:rsidP="001B289C">
      <w:pPr>
        <w:pStyle w:val="BodyText"/>
      </w:pPr>
      <w:r w:rsidRPr="00A03C55">
        <w:t>One RegistrationEvent (and the associated Patient role, subject of that event) is returned for each patient record found. The community associated with the Initiating Gateway may run its own matching algorithm to select from the list of returned patients. If a correlation is found</w:t>
      </w:r>
      <w:r w:rsidR="00903C21" w:rsidRPr="00A03C55">
        <w:t>,</w:t>
      </w:r>
      <w:r w:rsidRPr="00A03C55">
        <w:t xml:space="preserve"> the Responding Gateway may continue as if only one entry had been returned</w:t>
      </w:r>
      <w:r w:rsidR="00903C21" w:rsidRPr="00A03C55">
        <w:t>, see Case 1</w:t>
      </w:r>
      <w:r w:rsidRPr="00A03C55">
        <w:t>. If a correlation is still not clear it is expected that human intervention is required, depending on the policies of the Initiating Gateway’s community.</w:t>
      </w:r>
    </w:p>
    <w:p w14:paraId="2B2C2349" w14:textId="11C81A9E" w:rsidR="007A1F44" w:rsidRPr="00A03C55" w:rsidRDefault="007A1F44" w:rsidP="001B289C">
      <w:pPr>
        <w:pStyle w:val="BodyText"/>
      </w:pPr>
      <w:r w:rsidRPr="00A03C55">
        <w:rPr>
          <w:rStyle w:val="Strong"/>
          <w:bCs/>
        </w:rPr>
        <w:t>Case 3:</w:t>
      </w:r>
      <w:r w:rsidRPr="00A03C55">
        <w:t xml:space="preserve"> The Responding Gateway finds more than one patient close to matching the criteria sent in the query parameters but no matches close enough for the necessary assurance level and more attributes might allow the Responding Gateway to return a match.</w:t>
      </w:r>
    </w:p>
    <w:p w14:paraId="5752608A" w14:textId="77777777" w:rsidR="007A1F44" w:rsidRPr="00A03C55" w:rsidRDefault="007A1F44" w:rsidP="001B289C">
      <w:pPr>
        <w:pStyle w:val="BodyText"/>
      </w:pPr>
      <w:r w:rsidRPr="00A03C55">
        <w:rPr>
          <w:rStyle w:val="Strong"/>
          <w:bCs/>
        </w:rPr>
        <w:t>AA</w:t>
      </w:r>
      <w:r w:rsidRPr="00A03C55">
        <w:t xml:space="preserve"> (application accept) is returned in Acknowledgement.typeCode (transmission wrapper).</w:t>
      </w:r>
    </w:p>
    <w:p w14:paraId="0E4E70BE" w14:textId="77777777" w:rsidR="007A1F44" w:rsidRPr="00A03C55" w:rsidRDefault="007A1F44" w:rsidP="001B289C">
      <w:pPr>
        <w:pStyle w:val="BodyText"/>
      </w:pPr>
      <w:r w:rsidRPr="00A03C55">
        <w:rPr>
          <w:rStyle w:val="Strong"/>
          <w:bCs/>
        </w:rPr>
        <w:t>OK</w:t>
      </w:r>
      <w:r w:rsidRPr="00A03C55">
        <w:t xml:space="preserve"> (data found, no errors) is returned in QueryAck.queryResponseCode (control act wrapper)</w:t>
      </w:r>
    </w:p>
    <w:p w14:paraId="7247DDFF" w14:textId="77777777" w:rsidR="007A1F44" w:rsidRPr="00A03C55" w:rsidRDefault="007A1F44" w:rsidP="001B289C">
      <w:pPr>
        <w:pStyle w:val="BodyText"/>
      </w:pPr>
      <w:r w:rsidRPr="00A03C55">
        <w:t xml:space="preserve">No RegistrationEvent is returned in the response, but the Responding Gateway provides a suggestion in terms of demographics that may help identify a match. The mechanism for specifying the suggestion is detailed in </w:t>
      </w:r>
      <w:r w:rsidR="00292B01" w:rsidRPr="00A03C55">
        <w:t>Section</w:t>
      </w:r>
      <w:r w:rsidRPr="00A03C55">
        <w:t xml:space="preserve"> 3.55.4.2.2.6 for description of coding of the response. The Initiating Gateway may use this feedback to initiate a new Cross Gateway Patient Discovery request including the requested additional attributes. </w:t>
      </w:r>
    </w:p>
    <w:p w14:paraId="4A1C6996" w14:textId="44B1D87E" w:rsidR="007A1F44" w:rsidRPr="00A03C55" w:rsidRDefault="007A1F44" w:rsidP="001B289C">
      <w:pPr>
        <w:pStyle w:val="BodyText"/>
      </w:pPr>
      <w:r w:rsidRPr="00A03C55">
        <w:rPr>
          <w:rStyle w:val="Strong"/>
          <w:bCs/>
        </w:rPr>
        <w:lastRenderedPageBreak/>
        <w:t>Case 4:</w:t>
      </w:r>
      <w:r w:rsidRPr="00A03C55">
        <w:t xml:space="preserve"> The Responding Gateway finds no patients anywhere close to matching the criteria sent in the query parameters.</w:t>
      </w:r>
    </w:p>
    <w:p w14:paraId="3F0B7356" w14:textId="77777777" w:rsidR="007A1F44" w:rsidRPr="00A03C55" w:rsidRDefault="007A1F44" w:rsidP="001B289C">
      <w:pPr>
        <w:pStyle w:val="BodyText"/>
      </w:pPr>
      <w:r w:rsidRPr="00A03C55">
        <w:rPr>
          <w:rStyle w:val="Strong"/>
          <w:bCs/>
        </w:rPr>
        <w:t>AA</w:t>
      </w:r>
      <w:r w:rsidRPr="00A03C55">
        <w:t xml:space="preserve"> (application accept) is returned in Acknowledgement.typeCode (transmission wrapper).</w:t>
      </w:r>
    </w:p>
    <w:p w14:paraId="35548DE6" w14:textId="77777777" w:rsidR="007A1F44" w:rsidRPr="00A03C55" w:rsidRDefault="007A1F44" w:rsidP="001B289C">
      <w:pPr>
        <w:pStyle w:val="BodyText"/>
      </w:pPr>
      <w:r w:rsidRPr="00A03C55">
        <w:rPr>
          <w:rStyle w:val="Strong"/>
          <w:bCs/>
        </w:rPr>
        <w:t>NF</w:t>
      </w:r>
      <w:r w:rsidRPr="00A03C55">
        <w:t xml:space="preserve"> (data found, no errors) is returned in QueryAck.queryResponseCode (control act wrapper)</w:t>
      </w:r>
    </w:p>
    <w:p w14:paraId="07D47A5D" w14:textId="77777777" w:rsidR="007A1F44" w:rsidRPr="00A03C55" w:rsidRDefault="007A1F44" w:rsidP="001B289C">
      <w:pPr>
        <w:pStyle w:val="BodyText"/>
      </w:pPr>
      <w:r w:rsidRPr="00A03C55">
        <w:t xml:space="preserve">There is no RegistrationEvent returned in the response. The Initiating Gateway can assume this patient has no healthcare information held by the community represented by the Responding Gateway. This lack of correlation may be cached, see </w:t>
      </w:r>
      <w:r w:rsidR="00292B01" w:rsidRPr="00A03C55">
        <w:t>Section</w:t>
      </w:r>
      <w:r w:rsidRPr="00A03C55">
        <w:t xml:space="preserve"> 3.55.4.2.3.1 for more information about caching.</w:t>
      </w:r>
    </w:p>
    <w:p w14:paraId="7D66F209" w14:textId="6060D92E" w:rsidR="007A1F44" w:rsidRPr="00A03C55" w:rsidRDefault="007A1F44" w:rsidP="001B289C">
      <w:pPr>
        <w:pStyle w:val="BodyText"/>
      </w:pPr>
      <w:r w:rsidRPr="00A03C55">
        <w:rPr>
          <w:rStyle w:val="Strong"/>
          <w:bCs/>
        </w:rPr>
        <w:t>Case 5:</w:t>
      </w:r>
      <w:r w:rsidRPr="00A03C55">
        <w:t xml:space="preserve"> The Responding Gateway is unable to satisfy the request. This may be because the request came synchronously and an asynchronous request may be feasible, or because the Responding Gateway is overloaded with other requests and does not expect to answer for a significant period of time. It may also be that the Responding Gateway may need some manual configuration update to authorize responder or another error occurred while the Responding Gateway was processing the message payload.</w:t>
      </w:r>
    </w:p>
    <w:p w14:paraId="71604292" w14:textId="77777777" w:rsidR="007A1F44" w:rsidRPr="00A03C55" w:rsidRDefault="007A1F44" w:rsidP="001B289C">
      <w:pPr>
        <w:pStyle w:val="BodyText"/>
      </w:pPr>
      <w:r w:rsidRPr="00A03C55">
        <w:rPr>
          <w:rStyle w:val="Strong"/>
          <w:bCs/>
        </w:rPr>
        <w:t>AE</w:t>
      </w:r>
      <w:r w:rsidRPr="00A03C55">
        <w:t xml:space="preserve"> (application error) is returned in Acknowledgement.typeCode (transmission wrapper).</w:t>
      </w:r>
    </w:p>
    <w:p w14:paraId="14E6CC42" w14:textId="77777777" w:rsidR="007A1F44" w:rsidRPr="00A03C55" w:rsidRDefault="007A1F44" w:rsidP="001B289C">
      <w:pPr>
        <w:pStyle w:val="BodyText"/>
      </w:pPr>
      <w:r w:rsidRPr="00A03C55">
        <w:rPr>
          <w:rStyle w:val="Strong"/>
          <w:bCs/>
        </w:rPr>
        <w:t>AE</w:t>
      </w:r>
      <w:r w:rsidRPr="00A03C55">
        <w:t xml:space="preserve"> (application error) is returned in QueryAck.queryResponseCode (control act wrapper)</w:t>
      </w:r>
    </w:p>
    <w:p w14:paraId="7536C522" w14:textId="77777777" w:rsidR="007A1F44" w:rsidRPr="00A03C55" w:rsidRDefault="007A1F44" w:rsidP="001B289C">
      <w:pPr>
        <w:pStyle w:val="BodyText"/>
      </w:pPr>
      <w:r w:rsidRPr="00A03C55">
        <w:t xml:space="preserve">There is no RegistrationEvent returned in the response. See </w:t>
      </w:r>
      <w:r w:rsidR="00292B01" w:rsidRPr="00A03C55">
        <w:t>Section</w:t>
      </w:r>
      <w:r w:rsidRPr="00A03C55">
        <w:t xml:space="preserve"> 3.55.4.2.2.7 for more information about coding errors for this case.</w:t>
      </w:r>
    </w:p>
    <w:p w14:paraId="51359C4A"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3.55.4.2.3.1 Caching (Informative)</w:t>
      </w:r>
    </w:p>
    <w:p w14:paraId="10B9B54D" w14:textId="77777777" w:rsidR="007A1F44" w:rsidRPr="00A03C55" w:rsidRDefault="007A1F44" w:rsidP="001B289C">
      <w:pPr>
        <w:pStyle w:val="BodyText"/>
      </w:pPr>
      <w:r w:rsidRPr="00A03C55">
        <w:t xml:space="preserve">This section presents some considerations regarding caching of information learned through the Cross Gateway Patient Discovery transaction. There are no requirements regarding caching of the information, as this is a complex issue and must be addressed as part of deployment. The caching resulting from receiving and responding to the query is not updating any local information but only saving a record in a cache if so desired. </w:t>
      </w:r>
    </w:p>
    <w:p w14:paraId="3F6D0C76" w14:textId="77777777" w:rsidR="007A1F44" w:rsidRPr="00A03C55" w:rsidRDefault="007A1F44" w:rsidP="001B289C">
      <w:pPr>
        <w:pStyle w:val="BodyText"/>
      </w:pPr>
      <w:r w:rsidRPr="00A03C55">
        <w:t xml:space="preserve">Both the requesting and responding side of the Cross Gateway Patient Discovery transaction gain knowledge through this transaction. That knowledge may be used immediately, by sending a Cross Gateway Query transaction, or may be cached for use at some other time (or both). This section addresses caching considerations when the Cross Gateway Patient Discovery transaction is used in the Demographic Query and Feed mode. Other modes are a simplification of this mode with corresponding simplifications of the considerations presented. </w:t>
      </w:r>
    </w:p>
    <w:p w14:paraId="5583DB44" w14:textId="77777777" w:rsidR="007A1F44" w:rsidRPr="00A03C55" w:rsidRDefault="007A1F44" w:rsidP="001B289C">
      <w:pPr>
        <w:pStyle w:val="BodyText"/>
      </w:pPr>
      <w:r w:rsidRPr="00A03C55">
        <w:t>The knowledge gained on both sides can be represented as a tuple:</w:t>
      </w:r>
    </w:p>
    <w:p w14:paraId="3E7F95B9" w14:textId="77777777" w:rsidR="008E3CF3" w:rsidRPr="00A03C55" w:rsidRDefault="007A1F44" w:rsidP="007E4121">
      <w:pPr>
        <w:pStyle w:val="ListNumber"/>
        <w:numPr>
          <w:ilvl w:val="0"/>
          <w:numId w:val="25"/>
        </w:numPr>
        <w:tabs>
          <w:tab w:val="left" w:pos="900"/>
        </w:tabs>
        <w:ind w:left="900" w:hanging="540"/>
        <w:contextualSpacing w:val="0"/>
      </w:pPr>
      <w:r w:rsidRPr="00A03C55">
        <w:t>LocalPid – Local patient identifier and demographics associated with that identifier</w:t>
      </w:r>
    </w:p>
    <w:p w14:paraId="3F9FA1C4" w14:textId="77777777" w:rsidR="008E3CF3" w:rsidRPr="00A03C55" w:rsidRDefault="007A1F44" w:rsidP="007E4121">
      <w:pPr>
        <w:pStyle w:val="ListNumber"/>
        <w:numPr>
          <w:ilvl w:val="0"/>
          <w:numId w:val="25"/>
        </w:numPr>
        <w:ind w:left="900" w:hanging="540"/>
        <w:contextualSpacing w:val="0"/>
      </w:pPr>
      <w:r w:rsidRPr="00A03C55">
        <w:t>ExternalCommunityId – The homeCommunityId of another community.</w:t>
      </w:r>
    </w:p>
    <w:p w14:paraId="6A0DA196" w14:textId="77777777" w:rsidR="008E3CF3" w:rsidRPr="00A03C55" w:rsidRDefault="007A1F44" w:rsidP="007E4121">
      <w:pPr>
        <w:pStyle w:val="ListNumber"/>
        <w:numPr>
          <w:ilvl w:val="0"/>
          <w:numId w:val="25"/>
        </w:numPr>
        <w:ind w:left="900" w:hanging="540"/>
        <w:contextualSpacing w:val="0"/>
      </w:pPr>
      <w:r w:rsidRPr="00A03C55">
        <w:t>ExternalPid – The patient identifier for the same patient as LocalPid within the community identified by ExternalCommunityId. This identifier also has associated demographics</w:t>
      </w:r>
    </w:p>
    <w:p w14:paraId="27FCD8FA" w14:textId="77777777" w:rsidR="007A1F44" w:rsidRPr="00A03C55" w:rsidRDefault="007A1F44" w:rsidP="001B289C">
      <w:r w:rsidRPr="00A03C55">
        <w:t>For the Initiating Gateway the ExternalPid may be null indicating that the community represented by ExternalCommunityId has no correlating patient identifier available.</w:t>
      </w:r>
    </w:p>
    <w:p w14:paraId="2A1CAE5C" w14:textId="77777777" w:rsidR="007A1F44" w:rsidRPr="00A03C55" w:rsidRDefault="007A1F44" w:rsidP="001B289C">
      <w:pPr>
        <w:pStyle w:val="BodyText"/>
      </w:pPr>
      <w:r w:rsidRPr="00A03C55">
        <w:lastRenderedPageBreak/>
        <w:t xml:space="preserve">The tuple represents a correlation, or lack thereof, of patients in a pair of communities. The validity of this correlation may degrade over time, as changes in demographics, merge/link events and new patient registrations affect the correlation. </w:t>
      </w:r>
    </w:p>
    <w:p w14:paraId="2959DA76" w14:textId="77777777" w:rsidR="007A1F44" w:rsidRPr="00A03C55" w:rsidRDefault="007A1F44" w:rsidP="001B289C">
      <w:pPr>
        <w:rPr>
          <w:rStyle w:val="Strong"/>
          <w:bCs/>
        </w:rPr>
      </w:pPr>
      <w:r w:rsidRPr="00A03C55">
        <w:rPr>
          <w:rStyle w:val="Strong"/>
          <w:bCs/>
        </w:rPr>
        <w:t>Local changes in demographics, merge/link</w:t>
      </w:r>
    </w:p>
    <w:p w14:paraId="771EAEF0" w14:textId="77777777" w:rsidR="007A1F44" w:rsidRPr="00A03C55" w:rsidRDefault="007A1F44" w:rsidP="001B289C">
      <w:r w:rsidRPr="00A03C55">
        <w:t>When a local change in demographics or a merge/link event affects the LocalPid, the community may initiate a Cross Gateway Patient Discovery request to validate the correlation.</w:t>
      </w:r>
    </w:p>
    <w:p w14:paraId="6F2A37BA" w14:textId="77777777" w:rsidR="007A1F44" w:rsidRPr="00A03C55" w:rsidRDefault="007A1F44" w:rsidP="001B289C">
      <w:pPr>
        <w:rPr>
          <w:rStyle w:val="Strong"/>
          <w:bCs/>
        </w:rPr>
      </w:pPr>
      <w:r w:rsidRPr="00A03C55">
        <w:rPr>
          <w:rStyle w:val="Strong"/>
          <w:bCs/>
        </w:rPr>
        <w:t>External changes in demographics, merge/link</w:t>
      </w:r>
    </w:p>
    <w:p w14:paraId="41A8D53A" w14:textId="77777777" w:rsidR="007A1F44" w:rsidRPr="00A03C55" w:rsidRDefault="007A1F44" w:rsidP="001B289C">
      <w:r w:rsidRPr="00A03C55">
        <w:t xml:space="preserve">When an external change in demographics or merge/link event occurs, the external community may initiate a Cross Gateway Patient Discovery request which, when received, can be used to re-assess the correlation and adjust accordingly. Mutually agreed policies for use of the </w:t>
      </w:r>
      <w:r w:rsidRPr="00A03C55">
        <w:rPr>
          <w:iCs/>
          <w:color w:val="000000"/>
        </w:rPr>
        <w:t>CorrelationTimeToLive SOAP header may enable greater assurance that changes are reflected when needed.</w:t>
      </w:r>
    </w:p>
    <w:p w14:paraId="0508F940" w14:textId="77777777" w:rsidR="007A1F44" w:rsidRPr="00A03C55" w:rsidRDefault="007A1F44" w:rsidP="003462A5">
      <w:pPr>
        <w:keepNext/>
        <w:rPr>
          <w:rStyle w:val="Strong"/>
          <w:bCs/>
        </w:rPr>
      </w:pPr>
      <w:r w:rsidRPr="00A03C55">
        <w:rPr>
          <w:rStyle w:val="Strong"/>
          <w:bCs/>
        </w:rPr>
        <w:t>New patient registrations</w:t>
      </w:r>
    </w:p>
    <w:p w14:paraId="444EC44C" w14:textId="77777777" w:rsidR="007A1F44" w:rsidRPr="00A03C55" w:rsidRDefault="007A1F44" w:rsidP="00D372D5">
      <w:pPr>
        <w:pStyle w:val="BodyText"/>
      </w:pPr>
      <w:r w:rsidRPr="00A03C55">
        <w:t>When the Initiating Gateway’s community discovers the lack of correlation to its local patient (ExternalPid null) it may monitor incoming Cross Gateway Patient Discovery transactions in order to discover later if that patient has arrived in the Responding Gateway’s community.</w:t>
      </w:r>
    </w:p>
    <w:p w14:paraId="1CCD6C5B" w14:textId="77777777" w:rsidR="007A1F44" w:rsidRPr="00A03C55" w:rsidRDefault="007A1F44" w:rsidP="001B289C">
      <w:pPr>
        <w:pStyle w:val="Heading3"/>
        <w:numPr>
          <w:ilvl w:val="0"/>
          <w:numId w:val="0"/>
        </w:numPr>
        <w:tabs>
          <w:tab w:val="clear" w:pos="2160"/>
          <w:tab w:val="clear" w:pos="2880"/>
        </w:tabs>
        <w:rPr>
          <w:noProof w:val="0"/>
        </w:rPr>
      </w:pPr>
      <w:bookmarkStart w:id="2143" w:name="_Toc394657719"/>
      <w:bookmarkStart w:id="2144" w:name="_Toc398544396"/>
      <w:bookmarkStart w:id="2145" w:name="_Toc398718024"/>
      <w:bookmarkStart w:id="2146" w:name="_Toc13773817"/>
      <w:r w:rsidRPr="00A03C55">
        <w:rPr>
          <w:noProof w:val="0"/>
        </w:rPr>
        <w:t>3.55.5 Security Considerations</w:t>
      </w:r>
      <w:bookmarkEnd w:id="2143"/>
      <w:bookmarkEnd w:id="2144"/>
      <w:bookmarkEnd w:id="2145"/>
      <w:bookmarkEnd w:id="2146"/>
    </w:p>
    <w:p w14:paraId="0FC2A33F" w14:textId="77777777" w:rsidR="007A1F44" w:rsidRPr="00A03C55" w:rsidRDefault="007A1F44" w:rsidP="001B289C">
      <w:pPr>
        <w:pStyle w:val="BodyText"/>
      </w:pPr>
      <w:r w:rsidRPr="00A03C55">
        <w:t>No transaction specific security considerations.</w:t>
      </w:r>
    </w:p>
    <w:p w14:paraId="38FD669A"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147" w:name="_Toc398544397"/>
      <w:r w:rsidRPr="00A03C55">
        <w:rPr>
          <w:noProof w:val="0"/>
        </w:rPr>
        <w:t>3.55.5.1 Security Audit Considerations</w:t>
      </w:r>
      <w:bookmarkEnd w:id="2147"/>
    </w:p>
    <w:p w14:paraId="6C55FD0E" w14:textId="23CAA64B" w:rsidR="007A1F44" w:rsidRPr="00A03C55" w:rsidRDefault="007A1F44" w:rsidP="001B289C">
      <w:r w:rsidRPr="00A03C55">
        <w:t xml:space="preserve">The Cross Gateway Patient Discovery </w:t>
      </w:r>
      <w:r w:rsidR="00E77430" w:rsidRPr="00A03C55">
        <w:t>transaction</w:t>
      </w:r>
      <w:r w:rsidRPr="00A03C55">
        <w:t xml:space="preserve"> is a Query Information event as defined in ITI TF-2a: 3.20.</w:t>
      </w:r>
      <w:r w:rsidR="006B64BA" w:rsidRPr="00A03C55">
        <w:t>4.1.1.1</w:t>
      </w:r>
      <w:r w:rsidRPr="00A03C55">
        <w:t xml:space="preserve">-1. </w:t>
      </w:r>
    </w:p>
    <w:p w14:paraId="39D9FD7E" w14:textId="77777777" w:rsidR="007A1F44" w:rsidRPr="00A03C55" w:rsidRDefault="007A1F44" w:rsidP="001B289C">
      <w:r w:rsidRPr="00A03C55">
        <w:t>The actors involved shall record audit events according to the following:</w:t>
      </w:r>
    </w:p>
    <w:p w14:paraId="7ADEAAE7" w14:textId="7E78B03E" w:rsidR="007A1F44" w:rsidRPr="00A03C55" w:rsidRDefault="007A1F44" w:rsidP="00D372D5">
      <w:pPr>
        <w:pStyle w:val="Heading5"/>
        <w:numPr>
          <w:ilvl w:val="0"/>
          <w:numId w:val="0"/>
        </w:numPr>
        <w:tabs>
          <w:tab w:val="clear" w:pos="2160"/>
          <w:tab w:val="clear" w:pos="2880"/>
          <w:tab w:val="clear" w:pos="3600"/>
          <w:tab w:val="clear" w:pos="4320"/>
        </w:tabs>
        <w:rPr>
          <w:noProof w:val="0"/>
        </w:rPr>
      </w:pPr>
      <w:r w:rsidRPr="00A03C55">
        <w:rPr>
          <w:noProof w:val="0"/>
        </w:rPr>
        <w:t>3.55.5.1.1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263A3AE7" w14:textId="77777777" w:rsidTr="003462A5">
        <w:trPr>
          <w:cantSplit/>
        </w:trPr>
        <w:tc>
          <w:tcPr>
            <w:tcW w:w="1458" w:type="dxa"/>
            <w:textDirection w:val="btLr"/>
            <w:vAlign w:val="center"/>
          </w:tcPr>
          <w:p w14:paraId="4B4F61D8" w14:textId="77777777" w:rsidR="007A1F44" w:rsidRPr="00A03C55" w:rsidRDefault="007A1F44" w:rsidP="00D372D5">
            <w:pPr>
              <w:pStyle w:val="TableEntry"/>
              <w:rPr>
                <w:noProof w:val="0"/>
              </w:rPr>
            </w:pPr>
          </w:p>
        </w:tc>
        <w:tc>
          <w:tcPr>
            <w:tcW w:w="2610" w:type="dxa"/>
            <w:shd w:val="clear" w:color="auto" w:fill="D9D9D9" w:themeFill="background1" w:themeFillShade="D9"/>
            <w:vAlign w:val="center"/>
          </w:tcPr>
          <w:p w14:paraId="3F69741C" w14:textId="77777777" w:rsidR="007A1F44" w:rsidRPr="00A03C55" w:rsidRDefault="007A1F44" w:rsidP="003462A5">
            <w:pPr>
              <w:pStyle w:val="TableEntryHeader"/>
              <w:rPr>
                <w:noProof w:val="0"/>
              </w:rPr>
            </w:pPr>
            <w:r w:rsidRPr="00A03C55">
              <w:rPr>
                <w:noProof w:val="0"/>
              </w:rPr>
              <w:t>Field Name</w:t>
            </w:r>
          </w:p>
        </w:tc>
        <w:tc>
          <w:tcPr>
            <w:tcW w:w="720" w:type="dxa"/>
            <w:shd w:val="clear" w:color="auto" w:fill="D9D9D9" w:themeFill="background1" w:themeFillShade="D9"/>
            <w:vAlign w:val="center"/>
          </w:tcPr>
          <w:p w14:paraId="4B982B71" w14:textId="77777777" w:rsidR="007A1F44" w:rsidRPr="00A03C55" w:rsidRDefault="007A1F44" w:rsidP="003462A5">
            <w:pPr>
              <w:pStyle w:val="TableEntryHeader"/>
              <w:rPr>
                <w:noProof w:val="0"/>
              </w:rPr>
            </w:pPr>
            <w:r w:rsidRPr="00A03C55">
              <w:rPr>
                <w:noProof w:val="0"/>
              </w:rPr>
              <w:t>Opt</w:t>
            </w:r>
          </w:p>
        </w:tc>
        <w:tc>
          <w:tcPr>
            <w:tcW w:w="4878" w:type="dxa"/>
            <w:shd w:val="clear" w:color="auto" w:fill="D9D9D9" w:themeFill="background1" w:themeFillShade="D9"/>
            <w:vAlign w:val="center"/>
          </w:tcPr>
          <w:p w14:paraId="27C75CA7" w14:textId="77777777" w:rsidR="007A1F44" w:rsidRPr="00A03C55" w:rsidRDefault="007A1F44" w:rsidP="003462A5">
            <w:pPr>
              <w:pStyle w:val="TableEntryHeader"/>
              <w:rPr>
                <w:noProof w:val="0"/>
              </w:rPr>
            </w:pPr>
            <w:r w:rsidRPr="00A03C55">
              <w:rPr>
                <w:noProof w:val="0"/>
              </w:rPr>
              <w:t>Value Constraints</w:t>
            </w:r>
          </w:p>
        </w:tc>
      </w:tr>
      <w:tr w:rsidR="007A1F44" w:rsidRPr="00A03C55" w14:paraId="212BBCA5" w14:textId="77777777" w:rsidTr="00D372D5">
        <w:trPr>
          <w:cantSplit/>
        </w:trPr>
        <w:tc>
          <w:tcPr>
            <w:tcW w:w="1458" w:type="dxa"/>
            <w:vMerge w:val="restart"/>
          </w:tcPr>
          <w:p w14:paraId="22F2674B" w14:textId="77777777" w:rsidR="007A1F44" w:rsidRPr="00A03C55" w:rsidRDefault="007A1F44" w:rsidP="00A063AC">
            <w:pPr>
              <w:pStyle w:val="TableEntryHeader"/>
              <w:rPr>
                <w:noProof w:val="0"/>
              </w:rPr>
            </w:pPr>
            <w:r w:rsidRPr="00A03C55">
              <w:rPr>
                <w:noProof w:val="0"/>
              </w:rPr>
              <w:t>Event</w:t>
            </w:r>
          </w:p>
          <w:p w14:paraId="487164A3"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412EAA7D" w14:textId="77777777" w:rsidR="007A1F44" w:rsidRPr="00A03C55" w:rsidRDefault="007A1F44" w:rsidP="00AE2B59">
            <w:pPr>
              <w:pStyle w:val="TableEntry"/>
              <w:rPr>
                <w:noProof w:val="0"/>
                <w:sz w:val="16"/>
              </w:rPr>
            </w:pPr>
            <w:r w:rsidRPr="00A03C55">
              <w:rPr>
                <w:noProof w:val="0"/>
                <w:sz w:val="16"/>
              </w:rPr>
              <w:t>EventID</w:t>
            </w:r>
          </w:p>
        </w:tc>
        <w:tc>
          <w:tcPr>
            <w:tcW w:w="720" w:type="dxa"/>
            <w:vAlign w:val="center"/>
          </w:tcPr>
          <w:p w14:paraId="364F5F1E"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1E00D658" w14:textId="77777777" w:rsidR="007A1F44" w:rsidRPr="00A03C55" w:rsidRDefault="007A1F44" w:rsidP="00AE2B59">
            <w:pPr>
              <w:pStyle w:val="TableEntry"/>
              <w:rPr>
                <w:noProof w:val="0"/>
                <w:sz w:val="16"/>
              </w:rPr>
            </w:pPr>
            <w:r w:rsidRPr="00A03C55">
              <w:rPr>
                <w:noProof w:val="0"/>
                <w:sz w:val="16"/>
              </w:rPr>
              <w:t>EV(110112, DCM, “Query”)</w:t>
            </w:r>
          </w:p>
        </w:tc>
      </w:tr>
      <w:tr w:rsidR="007A1F44" w:rsidRPr="00A03C55" w14:paraId="73CD0294" w14:textId="77777777" w:rsidTr="00AE2B59">
        <w:trPr>
          <w:cantSplit/>
        </w:trPr>
        <w:tc>
          <w:tcPr>
            <w:tcW w:w="1458" w:type="dxa"/>
            <w:vMerge/>
            <w:vAlign w:val="center"/>
          </w:tcPr>
          <w:p w14:paraId="25F0D524" w14:textId="77777777" w:rsidR="007A1F44" w:rsidRPr="00A03C55" w:rsidRDefault="007A1F44" w:rsidP="00AE2B59">
            <w:pPr>
              <w:pStyle w:val="TableLabel"/>
              <w:rPr>
                <w:noProof w:val="0"/>
                <w:sz w:val="16"/>
              </w:rPr>
            </w:pPr>
          </w:p>
        </w:tc>
        <w:tc>
          <w:tcPr>
            <w:tcW w:w="2610" w:type="dxa"/>
            <w:vAlign w:val="center"/>
          </w:tcPr>
          <w:p w14:paraId="232D9FB2" w14:textId="77777777" w:rsidR="007A1F44" w:rsidRPr="00A03C55" w:rsidRDefault="007A1F44" w:rsidP="00AE2B59">
            <w:pPr>
              <w:pStyle w:val="TableEntry"/>
              <w:rPr>
                <w:noProof w:val="0"/>
                <w:sz w:val="16"/>
              </w:rPr>
            </w:pPr>
            <w:r w:rsidRPr="00A03C55">
              <w:rPr>
                <w:noProof w:val="0"/>
                <w:sz w:val="16"/>
              </w:rPr>
              <w:t>EventActionCode</w:t>
            </w:r>
          </w:p>
        </w:tc>
        <w:tc>
          <w:tcPr>
            <w:tcW w:w="720" w:type="dxa"/>
            <w:vAlign w:val="center"/>
          </w:tcPr>
          <w:p w14:paraId="28542C6F" w14:textId="77777777" w:rsidR="007A1F44" w:rsidRPr="00A03C55" w:rsidRDefault="007A1F44" w:rsidP="00AE2B59">
            <w:pPr>
              <w:pStyle w:val="TableEntry"/>
              <w:jc w:val="center"/>
              <w:rPr>
                <w:noProof w:val="0"/>
                <w:sz w:val="16"/>
              </w:rPr>
            </w:pPr>
            <w:r w:rsidRPr="00A03C55">
              <w:rPr>
                <w:noProof w:val="0"/>
                <w:sz w:val="16"/>
              </w:rPr>
              <w:t>M</w:t>
            </w:r>
          </w:p>
        </w:tc>
        <w:tc>
          <w:tcPr>
            <w:tcW w:w="4878" w:type="dxa"/>
          </w:tcPr>
          <w:p w14:paraId="40395DB7" w14:textId="77777777" w:rsidR="007A1F44" w:rsidRPr="00A03C55" w:rsidRDefault="007A1F44" w:rsidP="00AE2B59">
            <w:pPr>
              <w:pStyle w:val="TableEntry"/>
              <w:rPr>
                <w:noProof w:val="0"/>
                <w:sz w:val="16"/>
              </w:rPr>
            </w:pPr>
            <w:r w:rsidRPr="00A03C55">
              <w:rPr>
                <w:noProof w:val="0"/>
                <w:sz w:val="16"/>
              </w:rPr>
              <w:t xml:space="preserve">“E” (Execute) </w:t>
            </w:r>
          </w:p>
        </w:tc>
      </w:tr>
      <w:tr w:rsidR="007A1F44" w:rsidRPr="00A03C55" w14:paraId="514CAD90" w14:textId="77777777" w:rsidTr="00AE2B59">
        <w:trPr>
          <w:cantSplit/>
        </w:trPr>
        <w:tc>
          <w:tcPr>
            <w:tcW w:w="1458" w:type="dxa"/>
            <w:vMerge/>
            <w:vAlign w:val="center"/>
          </w:tcPr>
          <w:p w14:paraId="1AE8E473" w14:textId="77777777" w:rsidR="007A1F44" w:rsidRPr="00A03C55" w:rsidRDefault="007A1F44" w:rsidP="00AE2B59">
            <w:pPr>
              <w:pStyle w:val="TableLabel"/>
              <w:rPr>
                <w:noProof w:val="0"/>
                <w:sz w:val="16"/>
              </w:rPr>
            </w:pPr>
          </w:p>
        </w:tc>
        <w:tc>
          <w:tcPr>
            <w:tcW w:w="2610" w:type="dxa"/>
            <w:vAlign w:val="center"/>
          </w:tcPr>
          <w:p w14:paraId="7390CCD7" w14:textId="77777777" w:rsidR="007A1F44" w:rsidRPr="00A03C55" w:rsidRDefault="007A1F44" w:rsidP="00AE2B59">
            <w:pPr>
              <w:pStyle w:val="TableEntry"/>
              <w:rPr>
                <w:i/>
                <w:iCs/>
                <w:noProof w:val="0"/>
                <w:sz w:val="16"/>
              </w:rPr>
            </w:pPr>
            <w:r w:rsidRPr="00A03C55">
              <w:rPr>
                <w:i/>
                <w:iCs/>
                <w:noProof w:val="0"/>
                <w:sz w:val="16"/>
              </w:rPr>
              <w:t>EventDateTime</w:t>
            </w:r>
          </w:p>
        </w:tc>
        <w:tc>
          <w:tcPr>
            <w:tcW w:w="720" w:type="dxa"/>
            <w:vAlign w:val="center"/>
          </w:tcPr>
          <w:p w14:paraId="150F55BC"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0858CA11"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609CEBC" w14:textId="77777777" w:rsidTr="00AE2B59">
        <w:trPr>
          <w:cantSplit/>
        </w:trPr>
        <w:tc>
          <w:tcPr>
            <w:tcW w:w="1458" w:type="dxa"/>
            <w:vMerge/>
            <w:vAlign w:val="center"/>
          </w:tcPr>
          <w:p w14:paraId="05AB60C8" w14:textId="77777777" w:rsidR="007A1F44" w:rsidRPr="00A03C55" w:rsidRDefault="007A1F44" w:rsidP="00AE2B59">
            <w:pPr>
              <w:pStyle w:val="TableLabel"/>
              <w:rPr>
                <w:noProof w:val="0"/>
                <w:sz w:val="16"/>
              </w:rPr>
            </w:pPr>
          </w:p>
        </w:tc>
        <w:tc>
          <w:tcPr>
            <w:tcW w:w="2610" w:type="dxa"/>
            <w:vAlign w:val="center"/>
          </w:tcPr>
          <w:p w14:paraId="1AAC889D" w14:textId="77777777" w:rsidR="007A1F44" w:rsidRPr="00A03C55" w:rsidRDefault="007A1F44" w:rsidP="00AE2B59">
            <w:pPr>
              <w:pStyle w:val="TableEntry"/>
              <w:rPr>
                <w:i/>
                <w:iCs/>
                <w:noProof w:val="0"/>
                <w:sz w:val="16"/>
              </w:rPr>
            </w:pPr>
            <w:r w:rsidRPr="00A03C55">
              <w:rPr>
                <w:i/>
                <w:iCs/>
                <w:noProof w:val="0"/>
                <w:sz w:val="16"/>
              </w:rPr>
              <w:t>EventOutcomeIndicator</w:t>
            </w:r>
          </w:p>
        </w:tc>
        <w:tc>
          <w:tcPr>
            <w:tcW w:w="720" w:type="dxa"/>
            <w:vAlign w:val="center"/>
          </w:tcPr>
          <w:p w14:paraId="6801AC19"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23343CB6"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78F6550" w14:textId="77777777" w:rsidTr="00AE2B59">
        <w:trPr>
          <w:cantSplit/>
        </w:trPr>
        <w:tc>
          <w:tcPr>
            <w:tcW w:w="1458" w:type="dxa"/>
            <w:vMerge/>
            <w:vAlign w:val="center"/>
          </w:tcPr>
          <w:p w14:paraId="614CDA1C" w14:textId="77777777" w:rsidR="007A1F44" w:rsidRPr="00A03C55" w:rsidRDefault="007A1F44" w:rsidP="00AE2B59">
            <w:pPr>
              <w:pStyle w:val="TableLabel"/>
              <w:rPr>
                <w:noProof w:val="0"/>
                <w:sz w:val="16"/>
              </w:rPr>
            </w:pPr>
          </w:p>
        </w:tc>
        <w:tc>
          <w:tcPr>
            <w:tcW w:w="2610" w:type="dxa"/>
            <w:vAlign w:val="center"/>
          </w:tcPr>
          <w:p w14:paraId="5C585FE1" w14:textId="77777777" w:rsidR="007A1F44" w:rsidRPr="00A03C55" w:rsidRDefault="007A1F44" w:rsidP="00AE2B59">
            <w:pPr>
              <w:pStyle w:val="TableEntry"/>
              <w:rPr>
                <w:noProof w:val="0"/>
                <w:sz w:val="16"/>
              </w:rPr>
            </w:pPr>
            <w:r w:rsidRPr="00A03C55">
              <w:rPr>
                <w:noProof w:val="0"/>
                <w:sz w:val="16"/>
              </w:rPr>
              <w:t>EventTypeCode</w:t>
            </w:r>
          </w:p>
        </w:tc>
        <w:tc>
          <w:tcPr>
            <w:tcW w:w="720" w:type="dxa"/>
            <w:vAlign w:val="center"/>
          </w:tcPr>
          <w:p w14:paraId="4563104E"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04756AD0" w14:textId="77777777" w:rsidR="007A1F44" w:rsidRPr="00A03C55" w:rsidRDefault="007A1F44" w:rsidP="00AE2B59">
            <w:pPr>
              <w:pStyle w:val="TableEntry"/>
              <w:rPr>
                <w:noProof w:val="0"/>
                <w:sz w:val="16"/>
              </w:rPr>
            </w:pPr>
            <w:r w:rsidRPr="00A03C55">
              <w:rPr>
                <w:noProof w:val="0"/>
                <w:sz w:val="16"/>
              </w:rPr>
              <w:t>EV(“ITI-55”, “IHE Transactions”, “Cross Gateway Patient Discovery”)</w:t>
            </w:r>
          </w:p>
        </w:tc>
      </w:tr>
      <w:tr w:rsidR="007A1F44" w:rsidRPr="00A03C55" w14:paraId="662FB37E" w14:textId="77777777" w:rsidTr="00AE2B59">
        <w:trPr>
          <w:cantSplit/>
        </w:trPr>
        <w:tc>
          <w:tcPr>
            <w:tcW w:w="9666" w:type="dxa"/>
            <w:gridSpan w:val="4"/>
          </w:tcPr>
          <w:p w14:paraId="432E66EF" w14:textId="77777777" w:rsidR="007A1F44" w:rsidRPr="00A03C55" w:rsidRDefault="007A1F44" w:rsidP="003462A5">
            <w:pPr>
              <w:pStyle w:val="TableEntry"/>
              <w:rPr>
                <w:b/>
                <w:noProof w:val="0"/>
                <w:sz w:val="16"/>
              </w:rPr>
            </w:pPr>
            <w:r w:rsidRPr="00A03C55">
              <w:rPr>
                <w:noProof w:val="0"/>
                <w:sz w:val="16"/>
              </w:rPr>
              <w:t>Source (Initiating Gateway) (1)</w:t>
            </w:r>
          </w:p>
        </w:tc>
      </w:tr>
      <w:tr w:rsidR="007A1F44" w:rsidRPr="00A03C55" w14:paraId="2C7D81E5" w14:textId="77777777" w:rsidTr="00AE2B59">
        <w:trPr>
          <w:cantSplit/>
        </w:trPr>
        <w:tc>
          <w:tcPr>
            <w:tcW w:w="9666" w:type="dxa"/>
            <w:gridSpan w:val="4"/>
          </w:tcPr>
          <w:p w14:paraId="4F05CC5A" w14:textId="77777777" w:rsidR="007A1F44" w:rsidRPr="00A03C55" w:rsidRDefault="007A1F44" w:rsidP="003462A5">
            <w:pPr>
              <w:pStyle w:val="TableEntry"/>
              <w:rPr>
                <w:b/>
                <w:noProof w:val="0"/>
                <w:sz w:val="16"/>
                <w:szCs w:val="16"/>
              </w:rPr>
            </w:pPr>
            <w:r w:rsidRPr="00A03C55">
              <w:rPr>
                <w:noProof w:val="0"/>
                <w:sz w:val="16"/>
                <w:szCs w:val="16"/>
              </w:rPr>
              <w:t>Human Requestor (0..n)</w:t>
            </w:r>
          </w:p>
        </w:tc>
      </w:tr>
      <w:tr w:rsidR="007A1F44" w:rsidRPr="00A03C55" w14:paraId="517C6B07" w14:textId="77777777" w:rsidTr="00AE2B59">
        <w:trPr>
          <w:cantSplit/>
        </w:trPr>
        <w:tc>
          <w:tcPr>
            <w:tcW w:w="9666" w:type="dxa"/>
            <w:gridSpan w:val="4"/>
          </w:tcPr>
          <w:p w14:paraId="65ED08ED" w14:textId="77777777" w:rsidR="007A1F44" w:rsidRPr="00A03C55" w:rsidRDefault="007A1F44" w:rsidP="003462A5">
            <w:pPr>
              <w:pStyle w:val="TableEntry"/>
              <w:rPr>
                <w:b/>
                <w:noProof w:val="0"/>
                <w:sz w:val="16"/>
              </w:rPr>
            </w:pPr>
            <w:r w:rsidRPr="00A03C55">
              <w:rPr>
                <w:noProof w:val="0"/>
                <w:sz w:val="16"/>
              </w:rPr>
              <w:t>Destination (Responding Gateway) (1)</w:t>
            </w:r>
          </w:p>
        </w:tc>
      </w:tr>
      <w:tr w:rsidR="007A1F44" w:rsidRPr="00A03C55" w14:paraId="28406631" w14:textId="77777777" w:rsidTr="00AE2B59">
        <w:trPr>
          <w:cantSplit/>
        </w:trPr>
        <w:tc>
          <w:tcPr>
            <w:tcW w:w="9666" w:type="dxa"/>
            <w:gridSpan w:val="4"/>
          </w:tcPr>
          <w:p w14:paraId="2D22B9D8" w14:textId="77777777" w:rsidR="007A1F44" w:rsidRPr="00A03C55" w:rsidRDefault="007A1F44" w:rsidP="003462A5">
            <w:pPr>
              <w:pStyle w:val="TableEntry"/>
              <w:rPr>
                <w:b/>
                <w:noProof w:val="0"/>
                <w:sz w:val="16"/>
              </w:rPr>
            </w:pPr>
            <w:r w:rsidRPr="00A03C55">
              <w:rPr>
                <w:noProof w:val="0"/>
                <w:sz w:val="16"/>
              </w:rPr>
              <w:t>Audit Source (Initiating Gateway) (1)</w:t>
            </w:r>
          </w:p>
        </w:tc>
      </w:tr>
      <w:tr w:rsidR="007A1F44" w:rsidRPr="00A03C55" w14:paraId="2DED674A" w14:textId="77777777" w:rsidTr="00AE2B59">
        <w:trPr>
          <w:cantSplit/>
        </w:trPr>
        <w:tc>
          <w:tcPr>
            <w:tcW w:w="9666" w:type="dxa"/>
            <w:gridSpan w:val="4"/>
          </w:tcPr>
          <w:p w14:paraId="499D2DA8" w14:textId="770E485C" w:rsidR="007A1F44" w:rsidRPr="00A03C55" w:rsidRDefault="007A1F44" w:rsidP="003462A5">
            <w:pPr>
              <w:pStyle w:val="TableEntry"/>
              <w:rPr>
                <w:b/>
                <w:noProof w:val="0"/>
                <w:sz w:val="16"/>
              </w:rPr>
            </w:pPr>
            <w:r w:rsidRPr="00A03C55">
              <w:rPr>
                <w:noProof w:val="0"/>
                <w:sz w:val="16"/>
              </w:rPr>
              <w:t>Patient (0) No patient identifiers are included in this audit message.</w:t>
            </w:r>
            <w:r w:rsidRPr="00A03C55" w:rsidDel="00CD1CDB">
              <w:rPr>
                <w:noProof w:val="0"/>
                <w:sz w:val="16"/>
              </w:rPr>
              <w:t xml:space="preserve"> </w:t>
            </w:r>
          </w:p>
        </w:tc>
      </w:tr>
      <w:tr w:rsidR="007A1F44" w:rsidRPr="00A03C55" w14:paraId="2C986924" w14:textId="77777777" w:rsidTr="00AE2B59">
        <w:trPr>
          <w:cantSplit/>
        </w:trPr>
        <w:tc>
          <w:tcPr>
            <w:tcW w:w="9666" w:type="dxa"/>
            <w:gridSpan w:val="4"/>
          </w:tcPr>
          <w:p w14:paraId="07A052E2" w14:textId="7C8998D2" w:rsidR="007A1F44" w:rsidRPr="00A03C55" w:rsidRDefault="007A1F44" w:rsidP="003462A5">
            <w:pPr>
              <w:pStyle w:val="TableEntry"/>
              <w:rPr>
                <w:b/>
                <w:noProof w:val="0"/>
                <w:sz w:val="16"/>
              </w:rPr>
            </w:pPr>
            <w:r w:rsidRPr="00A03C55">
              <w:rPr>
                <w:noProof w:val="0"/>
                <w:sz w:val="16"/>
              </w:rPr>
              <w:t>Query Parameters</w:t>
            </w:r>
            <w:r w:rsidR="000221EB" w:rsidRPr="00A03C55">
              <w:rPr>
                <w:noProof w:val="0"/>
                <w:sz w:val="16"/>
              </w:rPr>
              <w:t xml:space="preserve"> </w:t>
            </w:r>
            <w:r w:rsidRPr="00A03C55">
              <w:rPr>
                <w:noProof w:val="0"/>
                <w:sz w:val="16"/>
              </w:rPr>
              <w:t>(1)</w:t>
            </w:r>
          </w:p>
        </w:tc>
      </w:tr>
    </w:tbl>
    <w:p w14:paraId="3A3C74F4" w14:textId="77777777" w:rsidR="00BF0E97" w:rsidRPr="00A03C55" w:rsidRDefault="00BF0E97" w:rsidP="00D372D5">
      <w:pPr>
        <w:pStyle w:val="BodyText"/>
      </w:pPr>
    </w:p>
    <w:p w14:paraId="4D626D03" w14:textId="77777777" w:rsidR="00BF0E97" w:rsidRPr="00A03C55" w:rsidRDefault="00BF0E97" w:rsidP="00D372D5">
      <w:pPr>
        <w:pStyle w:val="BodyText"/>
      </w:pPr>
    </w:p>
    <w:p w14:paraId="6E065707" w14:textId="61D89895" w:rsidR="007A1F44" w:rsidRPr="00A03C55" w:rsidRDefault="007A1F44" w:rsidP="00D372D5">
      <w:pPr>
        <w:pStyle w:val="BodyText"/>
        <w:rPr>
          <w:b/>
          <w:i/>
        </w:rPr>
      </w:pPr>
      <w:r w:rsidRPr="00A03C55">
        <w:lastRenderedPageBreak/>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0962227" w14:textId="77777777" w:rsidTr="00AE2B59">
        <w:trPr>
          <w:cantSplit/>
        </w:trPr>
        <w:tc>
          <w:tcPr>
            <w:tcW w:w="1548" w:type="dxa"/>
            <w:vMerge w:val="restart"/>
          </w:tcPr>
          <w:p w14:paraId="0445964A" w14:textId="77777777" w:rsidR="007A1F44" w:rsidRPr="00A03C55" w:rsidRDefault="007A1F44" w:rsidP="00A063AC">
            <w:pPr>
              <w:pStyle w:val="TableEntryHeader"/>
              <w:rPr>
                <w:noProof w:val="0"/>
              </w:rPr>
            </w:pPr>
            <w:r w:rsidRPr="00A03C55">
              <w:rPr>
                <w:noProof w:val="0"/>
              </w:rPr>
              <w:t>Source</w:t>
            </w:r>
          </w:p>
          <w:p w14:paraId="7CA35A57"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1CDA40F"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691B8F04" w14:textId="77777777" w:rsidR="007A1F44" w:rsidRPr="00A03C55" w:rsidRDefault="007A1F44" w:rsidP="00AE2B59">
            <w:pPr>
              <w:pStyle w:val="TableEntry"/>
              <w:jc w:val="center"/>
              <w:rPr>
                <w:i/>
                <w:iCs/>
                <w:noProof w:val="0"/>
                <w:sz w:val="16"/>
              </w:rPr>
            </w:pPr>
            <w:r w:rsidRPr="00A03C55">
              <w:rPr>
                <w:noProof w:val="0"/>
                <w:sz w:val="16"/>
              </w:rPr>
              <w:t>M</w:t>
            </w:r>
          </w:p>
        </w:tc>
        <w:tc>
          <w:tcPr>
            <w:tcW w:w="4968" w:type="dxa"/>
            <w:vAlign w:val="center"/>
          </w:tcPr>
          <w:p w14:paraId="614A75CD" w14:textId="77777777" w:rsidR="007A1F44" w:rsidRPr="00A03C55" w:rsidRDefault="007A1F44" w:rsidP="00B703A5">
            <w:pPr>
              <w:pStyle w:val="TableEntry"/>
              <w:rPr>
                <w:i/>
                <w:iCs/>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2D2963D3" w14:textId="77777777" w:rsidTr="00AE2B59">
        <w:trPr>
          <w:cantSplit/>
        </w:trPr>
        <w:tc>
          <w:tcPr>
            <w:tcW w:w="1548" w:type="dxa"/>
            <w:vMerge/>
            <w:textDirection w:val="btLr"/>
            <w:vAlign w:val="center"/>
          </w:tcPr>
          <w:p w14:paraId="1AA8DC21" w14:textId="77777777" w:rsidR="007A1F44" w:rsidRPr="00A03C55" w:rsidRDefault="007A1F44" w:rsidP="00AE2B59">
            <w:pPr>
              <w:pStyle w:val="TableLabel"/>
              <w:rPr>
                <w:noProof w:val="0"/>
                <w:sz w:val="16"/>
              </w:rPr>
            </w:pPr>
          </w:p>
        </w:tc>
        <w:tc>
          <w:tcPr>
            <w:tcW w:w="2520" w:type="dxa"/>
            <w:vAlign w:val="center"/>
          </w:tcPr>
          <w:p w14:paraId="5B11AD0A" w14:textId="77777777" w:rsidR="007A1F44" w:rsidRPr="00A03C55" w:rsidRDefault="007A1F44" w:rsidP="00AE2B59">
            <w:pPr>
              <w:pStyle w:val="TableEntry"/>
              <w:rPr>
                <w:noProof w:val="0"/>
                <w:sz w:val="16"/>
              </w:rPr>
            </w:pPr>
            <w:r w:rsidRPr="00A03C55">
              <w:rPr>
                <w:noProof w:val="0"/>
                <w:sz w:val="16"/>
              </w:rPr>
              <w:t>AlternativeUserID</w:t>
            </w:r>
          </w:p>
        </w:tc>
        <w:tc>
          <w:tcPr>
            <w:tcW w:w="630" w:type="dxa"/>
            <w:vAlign w:val="center"/>
          </w:tcPr>
          <w:p w14:paraId="50282FD0"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0BF122F" w14:textId="77777777" w:rsidR="007A1F44" w:rsidRPr="00A03C55" w:rsidRDefault="007A1F44" w:rsidP="00AE2B59">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C18CD7D" w14:textId="77777777" w:rsidTr="00AE2B59">
        <w:trPr>
          <w:cantSplit/>
        </w:trPr>
        <w:tc>
          <w:tcPr>
            <w:tcW w:w="1548" w:type="dxa"/>
            <w:vMerge/>
            <w:textDirection w:val="btLr"/>
            <w:vAlign w:val="center"/>
          </w:tcPr>
          <w:p w14:paraId="27E76BD2" w14:textId="77777777" w:rsidR="007A1F44" w:rsidRPr="00A03C55" w:rsidRDefault="007A1F44" w:rsidP="00AE2B59">
            <w:pPr>
              <w:pStyle w:val="TableLabel"/>
              <w:rPr>
                <w:noProof w:val="0"/>
                <w:sz w:val="16"/>
              </w:rPr>
            </w:pPr>
          </w:p>
        </w:tc>
        <w:tc>
          <w:tcPr>
            <w:tcW w:w="2520" w:type="dxa"/>
            <w:vAlign w:val="center"/>
          </w:tcPr>
          <w:p w14:paraId="74202CC8"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1162D82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80B7F21"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2E2A71E8" w14:textId="77777777" w:rsidTr="00AE2B59">
        <w:trPr>
          <w:cantSplit/>
        </w:trPr>
        <w:tc>
          <w:tcPr>
            <w:tcW w:w="1548" w:type="dxa"/>
            <w:vMerge/>
            <w:textDirection w:val="btLr"/>
            <w:vAlign w:val="center"/>
          </w:tcPr>
          <w:p w14:paraId="2E8FE63D" w14:textId="77777777" w:rsidR="007A1F44" w:rsidRPr="00A03C55" w:rsidRDefault="007A1F44" w:rsidP="00AE2B59">
            <w:pPr>
              <w:pStyle w:val="TableLabel"/>
              <w:rPr>
                <w:noProof w:val="0"/>
                <w:sz w:val="16"/>
              </w:rPr>
            </w:pPr>
          </w:p>
        </w:tc>
        <w:tc>
          <w:tcPr>
            <w:tcW w:w="2520" w:type="dxa"/>
            <w:vAlign w:val="center"/>
          </w:tcPr>
          <w:p w14:paraId="618083FB" w14:textId="77777777" w:rsidR="007A1F44" w:rsidRPr="00A03C55" w:rsidRDefault="007A1F44" w:rsidP="00D530C1">
            <w:pPr>
              <w:pStyle w:val="TableEntry"/>
              <w:rPr>
                <w:i/>
                <w:iCs/>
                <w:noProof w:val="0"/>
                <w:sz w:val="16"/>
              </w:rPr>
            </w:pPr>
            <w:r w:rsidRPr="00A03C55">
              <w:rPr>
                <w:i/>
                <w:iCs/>
                <w:noProof w:val="0"/>
                <w:sz w:val="16"/>
              </w:rPr>
              <w:t>UserIsRequestor</w:t>
            </w:r>
          </w:p>
        </w:tc>
        <w:tc>
          <w:tcPr>
            <w:tcW w:w="630" w:type="dxa"/>
            <w:vAlign w:val="center"/>
          </w:tcPr>
          <w:p w14:paraId="1A541B83" w14:textId="77777777" w:rsidR="007A1F44" w:rsidRPr="00A03C55" w:rsidRDefault="007A1F44" w:rsidP="00AE2B59">
            <w:pPr>
              <w:pStyle w:val="TableEntry"/>
              <w:jc w:val="center"/>
              <w:rPr>
                <w:iCs/>
                <w:noProof w:val="0"/>
                <w:sz w:val="16"/>
              </w:rPr>
            </w:pPr>
            <w:r w:rsidRPr="00A03C55">
              <w:rPr>
                <w:i/>
                <w:iCs/>
                <w:noProof w:val="0"/>
                <w:sz w:val="16"/>
              </w:rPr>
              <w:t>U</w:t>
            </w:r>
          </w:p>
        </w:tc>
        <w:tc>
          <w:tcPr>
            <w:tcW w:w="4968" w:type="dxa"/>
            <w:vAlign w:val="center"/>
          </w:tcPr>
          <w:p w14:paraId="27B03693"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333483E0" w14:textId="77777777" w:rsidTr="00AE2B59">
        <w:trPr>
          <w:cantSplit/>
        </w:trPr>
        <w:tc>
          <w:tcPr>
            <w:tcW w:w="1548" w:type="dxa"/>
            <w:vMerge/>
            <w:textDirection w:val="btLr"/>
            <w:vAlign w:val="center"/>
          </w:tcPr>
          <w:p w14:paraId="2D609637" w14:textId="77777777" w:rsidR="007A1F44" w:rsidRPr="00A03C55" w:rsidRDefault="007A1F44" w:rsidP="00AE2B59">
            <w:pPr>
              <w:pStyle w:val="TableLabel"/>
              <w:rPr>
                <w:noProof w:val="0"/>
                <w:sz w:val="16"/>
              </w:rPr>
            </w:pPr>
          </w:p>
        </w:tc>
        <w:tc>
          <w:tcPr>
            <w:tcW w:w="2520" w:type="dxa"/>
            <w:vAlign w:val="center"/>
          </w:tcPr>
          <w:p w14:paraId="6D6F9A03"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6D7463B7"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252262C9" w14:textId="77777777" w:rsidR="007A1F44" w:rsidRPr="00A03C55" w:rsidRDefault="007A1F44" w:rsidP="00AE2B59">
            <w:pPr>
              <w:pStyle w:val="TableEntry"/>
              <w:rPr>
                <w:noProof w:val="0"/>
                <w:sz w:val="16"/>
              </w:rPr>
            </w:pPr>
            <w:r w:rsidRPr="00A03C55">
              <w:rPr>
                <w:noProof w:val="0"/>
                <w:sz w:val="16"/>
              </w:rPr>
              <w:t>EV(110153, DCM, “Source”)</w:t>
            </w:r>
          </w:p>
        </w:tc>
      </w:tr>
      <w:tr w:rsidR="007A1F44" w:rsidRPr="00A03C55" w14:paraId="003E718B" w14:textId="77777777" w:rsidTr="00AE2B59">
        <w:trPr>
          <w:cantSplit/>
        </w:trPr>
        <w:tc>
          <w:tcPr>
            <w:tcW w:w="1548" w:type="dxa"/>
            <w:vMerge/>
            <w:textDirection w:val="btLr"/>
            <w:vAlign w:val="center"/>
          </w:tcPr>
          <w:p w14:paraId="00B3ED77" w14:textId="77777777" w:rsidR="007A1F44" w:rsidRPr="00A03C55" w:rsidRDefault="007A1F44" w:rsidP="00AE2B59">
            <w:pPr>
              <w:pStyle w:val="TableLabel"/>
              <w:rPr>
                <w:noProof w:val="0"/>
                <w:sz w:val="16"/>
              </w:rPr>
            </w:pPr>
          </w:p>
        </w:tc>
        <w:tc>
          <w:tcPr>
            <w:tcW w:w="2520" w:type="dxa"/>
            <w:vAlign w:val="center"/>
          </w:tcPr>
          <w:p w14:paraId="11A98D7B"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30A55159"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512E8202"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07D372C5" w14:textId="77777777" w:rsidTr="00AE2B59">
        <w:trPr>
          <w:cantSplit/>
        </w:trPr>
        <w:tc>
          <w:tcPr>
            <w:tcW w:w="1548" w:type="dxa"/>
            <w:vMerge/>
            <w:textDirection w:val="btLr"/>
            <w:vAlign w:val="center"/>
          </w:tcPr>
          <w:p w14:paraId="76967F04" w14:textId="77777777" w:rsidR="007A1F44" w:rsidRPr="00A03C55" w:rsidRDefault="007A1F44" w:rsidP="00AE2B59">
            <w:pPr>
              <w:pStyle w:val="TableLabel"/>
              <w:rPr>
                <w:noProof w:val="0"/>
                <w:sz w:val="16"/>
              </w:rPr>
            </w:pPr>
          </w:p>
        </w:tc>
        <w:tc>
          <w:tcPr>
            <w:tcW w:w="2520" w:type="dxa"/>
            <w:vAlign w:val="center"/>
          </w:tcPr>
          <w:p w14:paraId="0693AC07" w14:textId="77777777" w:rsidR="007A1F44" w:rsidRPr="00A03C55" w:rsidRDefault="007A1F44" w:rsidP="00D530C1">
            <w:pPr>
              <w:pStyle w:val="TableEntry"/>
              <w:rPr>
                <w:iCs/>
                <w:noProof w:val="0"/>
                <w:sz w:val="16"/>
              </w:rPr>
            </w:pPr>
            <w:r w:rsidRPr="00A03C55">
              <w:rPr>
                <w:iCs/>
                <w:noProof w:val="0"/>
                <w:sz w:val="16"/>
              </w:rPr>
              <w:t>NetworkAccessPointID</w:t>
            </w:r>
          </w:p>
        </w:tc>
        <w:tc>
          <w:tcPr>
            <w:tcW w:w="630" w:type="dxa"/>
            <w:vAlign w:val="center"/>
          </w:tcPr>
          <w:p w14:paraId="6A3B35DF" w14:textId="77777777" w:rsidR="007A1F44" w:rsidRPr="00A03C55" w:rsidRDefault="007A1F44" w:rsidP="00A74D2C">
            <w:pPr>
              <w:pStyle w:val="TableEntry"/>
              <w:jc w:val="center"/>
              <w:rPr>
                <w:iCs/>
                <w:noProof w:val="0"/>
                <w:sz w:val="16"/>
              </w:rPr>
            </w:pPr>
            <w:r w:rsidRPr="00A03C55">
              <w:rPr>
                <w:iCs/>
                <w:noProof w:val="0"/>
                <w:sz w:val="16"/>
              </w:rPr>
              <w:t>M</w:t>
            </w:r>
          </w:p>
        </w:tc>
        <w:tc>
          <w:tcPr>
            <w:tcW w:w="4968" w:type="dxa"/>
            <w:vAlign w:val="center"/>
          </w:tcPr>
          <w:p w14:paraId="7C8EA817" w14:textId="77777777" w:rsidR="007A1F44" w:rsidRPr="00A03C55" w:rsidRDefault="007A1F44" w:rsidP="008D5528">
            <w:pPr>
              <w:pStyle w:val="TableEntry"/>
              <w:rPr>
                <w:noProof w:val="0"/>
                <w:sz w:val="16"/>
              </w:rPr>
            </w:pPr>
            <w:r w:rsidRPr="00A03C55">
              <w:rPr>
                <w:noProof w:val="0"/>
                <w:sz w:val="16"/>
              </w:rPr>
              <w:t>The machine name or IP address.</w:t>
            </w:r>
          </w:p>
        </w:tc>
      </w:tr>
    </w:tbl>
    <w:p w14:paraId="6BF0FD0D" w14:textId="77777777" w:rsidR="00A552D0" w:rsidRPr="00A03C55" w:rsidRDefault="00A552D0" w:rsidP="00D372D5">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8"/>
        <w:gridCol w:w="2510"/>
        <w:gridCol w:w="623"/>
        <w:gridCol w:w="4679"/>
      </w:tblGrid>
      <w:tr w:rsidR="007A1F44" w:rsidRPr="00A03C55" w14:paraId="6C54BC28" w14:textId="77777777" w:rsidTr="00D372D5">
        <w:trPr>
          <w:cantSplit/>
        </w:trPr>
        <w:tc>
          <w:tcPr>
            <w:tcW w:w="1548" w:type="dxa"/>
            <w:vMerge w:val="restart"/>
          </w:tcPr>
          <w:p w14:paraId="0B743565" w14:textId="77777777" w:rsidR="007A1F44" w:rsidRPr="00A03C55" w:rsidRDefault="007A1F44" w:rsidP="00A063AC">
            <w:pPr>
              <w:pStyle w:val="TableEntryHeader"/>
              <w:rPr>
                <w:noProof w:val="0"/>
              </w:rPr>
            </w:pPr>
            <w:r w:rsidRPr="00A03C55">
              <w:rPr>
                <w:noProof w:val="0"/>
              </w:rPr>
              <w:t>Human Requestor (if known)</w:t>
            </w:r>
          </w:p>
          <w:p w14:paraId="04312D33"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D9FB845" w14:textId="77777777" w:rsidR="007A1F44" w:rsidRPr="00A03C55" w:rsidRDefault="007A1F44" w:rsidP="00D372D5">
            <w:pPr>
              <w:pStyle w:val="TableEntry"/>
              <w:rPr>
                <w:noProof w:val="0"/>
                <w:sz w:val="16"/>
              </w:rPr>
            </w:pPr>
            <w:r w:rsidRPr="00A03C55">
              <w:rPr>
                <w:noProof w:val="0"/>
                <w:sz w:val="16"/>
              </w:rPr>
              <w:t>UserID</w:t>
            </w:r>
          </w:p>
        </w:tc>
        <w:tc>
          <w:tcPr>
            <w:tcW w:w="630" w:type="dxa"/>
            <w:vAlign w:val="center"/>
          </w:tcPr>
          <w:p w14:paraId="236D187E" w14:textId="77777777" w:rsidR="007A1F44" w:rsidRPr="00A03C55" w:rsidRDefault="007A1F44" w:rsidP="00D372D5">
            <w:pPr>
              <w:pStyle w:val="TableEntry"/>
              <w:rPr>
                <w:noProof w:val="0"/>
                <w:sz w:val="16"/>
              </w:rPr>
            </w:pPr>
            <w:r w:rsidRPr="00A03C55">
              <w:rPr>
                <w:noProof w:val="0"/>
                <w:sz w:val="16"/>
              </w:rPr>
              <w:t>M</w:t>
            </w:r>
          </w:p>
        </w:tc>
        <w:tc>
          <w:tcPr>
            <w:tcW w:w="4878" w:type="dxa"/>
            <w:vAlign w:val="center"/>
          </w:tcPr>
          <w:p w14:paraId="2B516321" w14:textId="77777777" w:rsidR="007A1F44" w:rsidRPr="00A03C55" w:rsidRDefault="007A1F44" w:rsidP="00D372D5">
            <w:pPr>
              <w:pStyle w:val="TableEntry"/>
              <w:rPr>
                <w:noProof w:val="0"/>
                <w:sz w:val="16"/>
              </w:rPr>
            </w:pPr>
            <w:r w:rsidRPr="00A03C55">
              <w:rPr>
                <w:noProof w:val="0"/>
                <w:sz w:val="16"/>
              </w:rPr>
              <w:t>Identity of the human that initiated the transaction.</w:t>
            </w:r>
          </w:p>
        </w:tc>
      </w:tr>
      <w:tr w:rsidR="007A1F44" w:rsidRPr="00A03C55" w14:paraId="7EBF10CC" w14:textId="77777777" w:rsidTr="00D372D5">
        <w:tc>
          <w:tcPr>
            <w:tcW w:w="1548" w:type="dxa"/>
            <w:vMerge/>
          </w:tcPr>
          <w:p w14:paraId="09C33C33" w14:textId="77777777" w:rsidR="007A1F44" w:rsidRPr="00A03C55" w:rsidRDefault="007A1F44" w:rsidP="00B27045"/>
        </w:tc>
        <w:tc>
          <w:tcPr>
            <w:tcW w:w="2520" w:type="dxa"/>
            <w:vAlign w:val="center"/>
          </w:tcPr>
          <w:p w14:paraId="21E93923" w14:textId="77777777" w:rsidR="007A1F44" w:rsidRPr="00A03C55" w:rsidRDefault="007A1F44" w:rsidP="00D372D5">
            <w:pPr>
              <w:pStyle w:val="TableEntry"/>
              <w:rPr>
                <w:i/>
                <w:iCs/>
                <w:noProof w:val="0"/>
                <w:sz w:val="16"/>
              </w:rPr>
            </w:pPr>
            <w:r w:rsidRPr="00A03C55">
              <w:rPr>
                <w:i/>
                <w:iCs/>
                <w:noProof w:val="0"/>
                <w:sz w:val="16"/>
              </w:rPr>
              <w:t>AlternativeUserID</w:t>
            </w:r>
          </w:p>
        </w:tc>
        <w:tc>
          <w:tcPr>
            <w:tcW w:w="630" w:type="dxa"/>
            <w:vAlign w:val="center"/>
          </w:tcPr>
          <w:p w14:paraId="0B41A792"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70C633D3"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05BCBB27" w14:textId="77777777" w:rsidTr="00D372D5">
        <w:tc>
          <w:tcPr>
            <w:tcW w:w="1548" w:type="dxa"/>
            <w:vMerge/>
          </w:tcPr>
          <w:p w14:paraId="02F458BA" w14:textId="77777777" w:rsidR="007A1F44" w:rsidRPr="00A03C55" w:rsidRDefault="007A1F44" w:rsidP="00B27045"/>
        </w:tc>
        <w:tc>
          <w:tcPr>
            <w:tcW w:w="2520" w:type="dxa"/>
            <w:vAlign w:val="center"/>
          </w:tcPr>
          <w:p w14:paraId="72FC795C" w14:textId="77777777" w:rsidR="007A1F44" w:rsidRPr="00A03C55" w:rsidRDefault="007A1F44" w:rsidP="00D372D5">
            <w:pPr>
              <w:pStyle w:val="TableEntry"/>
              <w:rPr>
                <w:i/>
                <w:iCs/>
                <w:noProof w:val="0"/>
                <w:sz w:val="16"/>
              </w:rPr>
            </w:pPr>
            <w:r w:rsidRPr="00A03C55">
              <w:rPr>
                <w:i/>
                <w:iCs/>
                <w:noProof w:val="0"/>
                <w:sz w:val="16"/>
              </w:rPr>
              <w:t>UserName</w:t>
            </w:r>
          </w:p>
        </w:tc>
        <w:tc>
          <w:tcPr>
            <w:tcW w:w="630" w:type="dxa"/>
            <w:vAlign w:val="center"/>
          </w:tcPr>
          <w:p w14:paraId="5AC8BB8E"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61D00E2D"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3EAFAE42" w14:textId="77777777" w:rsidTr="00D372D5">
        <w:tc>
          <w:tcPr>
            <w:tcW w:w="1548" w:type="dxa"/>
            <w:vMerge/>
          </w:tcPr>
          <w:p w14:paraId="346482BD" w14:textId="77777777" w:rsidR="007A1F44" w:rsidRPr="00A03C55" w:rsidRDefault="007A1F44" w:rsidP="00B27045"/>
        </w:tc>
        <w:tc>
          <w:tcPr>
            <w:tcW w:w="2520" w:type="dxa"/>
            <w:vAlign w:val="center"/>
          </w:tcPr>
          <w:p w14:paraId="0EF84FA6" w14:textId="77777777" w:rsidR="007A1F44" w:rsidRPr="00A03C55" w:rsidRDefault="007A1F44" w:rsidP="00D372D5">
            <w:pPr>
              <w:pStyle w:val="TableEntry"/>
              <w:rPr>
                <w:i/>
                <w:iCs/>
                <w:noProof w:val="0"/>
                <w:sz w:val="16"/>
              </w:rPr>
            </w:pPr>
            <w:r w:rsidRPr="00A03C55">
              <w:rPr>
                <w:i/>
                <w:iCs/>
                <w:noProof w:val="0"/>
                <w:sz w:val="16"/>
              </w:rPr>
              <w:t>UserIsRequestor</w:t>
            </w:r>
          </w:p>
        </w:tc>
        <w:tc>
          <w:tcPr>
            <w:tcW w:w="630" w:type="dxa"/>
            <w:vAlign w:val="center"/>
          </w:tcPr>
          <w:p w14:paraId="6714559D"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12255EB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8D7DC79" w14:textId="77777777" w:rsidTr="00D372D5">
        <w:tc>
          <w:tcPr>
            <w:tcW w:w="1548" w:type="dxa"/>
            <w:vMerge/>
          </w:tcPr>
          <w:p w14:paraId="74BCE5A7" w14:textId="77777777" w:rsidR="007A1F44" w:rsidRPr="00A03C55" w:rsidRDefault="007A1F44" w:rsidP="00B27045"/>
        </w:tc>
        <w:tc>
          <w:tcPr>
            <w:tcW w:w="2520" w:type="dxa"/>
            <w:vAlign w:val="center"/>
          </w:tcPr>
          <w:p w14:paraId="0DC3230B" w14:textId="77777777" w:rsidR="007A1F44" w:rsidRPr="00A03C55" w:rsidRDefault="007A1F44" w:rsidP="00D372D5">
            <w:pPr>
              <w:pStyle w:val="TableEntry"/>
              <w:rPr>
                <w:noProof w:val="0"/>
                <w:sz w:val="16"/>
              </w:rPr>
            </w:pPr>
            <w:r w:rsidRPr="00A03C55">
              <w:rPr>
                <w:noProof w:val="0"/>
                <w:sz w:val="16"/>
              </w:rPr>
              <w:t>RoleIDCode</w:t>
            </w:r>
          </w:p>
        </w:tc>
        <w:tc>
          <w:tcPr>
            <w:tcW w:w="630" w:type="dxa"/>
            <w:vAlign w:val="center"/>
          </w:tcPr>
          <w:p w14:paraId="12241BB7" w14:textId="77777777" w:rsidR="007A1F44" w:rsidRPr="00A03C55" w:rsidRDefault="007A1F44" w:rsidP="00D372D5">
            <w:pPr>
              <w:pStyle w:val="TableEntry"/>
              <w:rPr>
                <w:noProof w:val="0"/>
                <w:sz w:val="16"/>
              </w:rPr>
            </w:pPr>
            <w:r w:rsidRPr="00A03C55">
              <w:rPr>
                <w:noProof w:val="0"/>
                <w:sz w:val="16"/>
              </w:rPr>
              <w:t>U</w:t>
            </w:r>
          </w:p>
        </w:tc>
        <w:tc>
          <w:tcPr>
            <w:tcW w:w="4878" w:type="dxa"/>
            <w:vAlign w:val="center"/>
          </w:tcPr>
          <w:p w14:paraId="0E47F03C" w14:textId="77777777" w:rsidR="007A1F44" w:rsidRPr="00A03C55" w:rsidRDefault="007A1F44" w:rsidP="00D372D5">
            <w:pPr>
              <w:pStyle w:val="TableEntry"/>
              <w:rPr>
                <w:noProof w:val="0"/>
                <w:sz w:val="16"/>
              </w:rPr>
            </w:pPr>
            <w:r w:rsidRPr="00A03C55">
              <w:rPr>
                <w:noProof w:val="0"/>
                <w:sz w:val="16"/>
              </w:rPr>
              <w:t>Access Control role(s) the user holds that allows this transaction.</w:t>
            </w:r>
          </w:p>
        </w:tc>
      </w:tr>
      <w:tr w:rsidR="007A1F44" w:rsidRPr="00A03C55" w14:paraId="17489106" w14:textId="77777777" w:rsidTr="00D372D5">
        <w:tc>
          <w:tcPr>
            <w:tcW w:w="1548" w:type="dxa"/>
            <w:vMerge/>
          </w:tcPr>
          <w:p w14:paraId="0C321462" w14:textId="77777777" w:rsidR="007A1F44" w:rsidRPr="00A03C55" w:rsidRDefault="007A1F44" w:rsidP="00B27045"/>
        </w:tc>
        <w:tc>
          <w:tcPr>
            <w:tcW w:w="2520" w:type="dxa"/>
            <w:vAlign w:val="center"/>
          </w:tcPr>
          <w:p w14:paraId="7844A1FB" w14:textId="77777777" w:rsidR="007A1F44" w:rsidRPr="00A03C55" w:rsidRDefault="007A1F44" w:rsidP="00D372D5">
            <w:pPr>
              <w:pStyle w:val="TableEntry"/>
              <w:rPr>
                <w:i/>
                <w:iCs/>
                <w:noProof w:val="0"/>
                <w:sz w:val="16"/>
              </w:rPr>
            </w:pPr>
            <w:r w:rsidRPr="00A03C55">
              <w:rPr>
                <w:i/>
                <w:iCs/>
                <w:noProof w:val="0"/>
                <w:sz w:val="16"/>
              </w:rPr>
              <w:t>NetworkAccessPointTypeCode</w:t>
            </w:r>
          </w:p>
        </w:tc>
        <w:tc>
          <w:tcPr>
            <w:tcW w:w="630" w:type="dxa"/>
            <w:vAlign w:val="center"/>
          </w:tcPr>
          <w:p w14:paraId="7C0704BA"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344D5F2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460770F7" w14:textId="77777777" w:rsidTr="00D372D5">
        <w:tc>
          <w:tcPr>
            <w:tcW w:w="1548" w:type="dxa"/>
            <w:vMerge/>
          </w:tcPr>
          <w:p w14:paraId="55F04096" w14:textId="77777777" w:rsidR="007A1F44" w:rsidRPr="00A03C55" w:rsidRDefault="007A1F44" w:rsidP="00B27045"/>
        </w:tc>
        <w:tc>
          <w:tcPr>
            <w:tcW w:w="2520" w:type="dxa"/>
            <w:vAlign w:val="center"/>
          </w:tcPr>
          <w:p w14:paraId="7CEA972D" w14:textId="77777777" w:rsidR="007A1F44" w:rsidRPr="00A03C55" w:rsidRDefault="007A1F44" w:rsidP="00D372D5">
            <w:pPr>
              <w:pStyle w:val="TableEntry"/>
              <w:rPr>
                <w:i/>
                <w:iCs/>
                <w:noProof w:val="0"/>
                <w:sz w:val="16"/>
              </w:rPr>
            </w:pPr>
            <w:r w:rsidRPr="00A03C55">
              <w:rPr>
                <w:i/>
                <w:iCs/>
                <w:noProof w:val="0"/>
                <w:sz w:val="16"/>
              </w:rPr>
              <w:t>NetworkAccessPointID</w:t>
            </w:r>
          </w:p>
        </w:tc>
        <w:tc>
          <w:tcPr>
            <w:tcW w:w="630" w:type="dxa"/>
            <w:vAlign w:val="center"/>
          </w:tcPr>
          <w:p w14:paraId="4EB68DA3"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4C647C75"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2685931E"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E0A5722" w14:textId="77777777" w:rsidTr="00D372D5">
        <w:trPr>
          <w:cantSplit/>
        </w:trPr>
        <w:tc>
          <w:tcPr>
            <w:tcW w:w="1548" w:type="dxa"/>
            <w:vMerge w:val="restart"/>
          </w:tcPr>
          <w:p w14:paraId="6D69A223" w14:textId="77777777" w:rsidR="007A1F44" w:rsidRPr="00A03C55" w:rsidRDefault="007A1F44" w:rsidP="00A063AC">
            <w:pPr>
              <w:pStyle w:val="TableEntryHeader"/>
              <w:rPr>
                <w:noProof w:val="0"/>
              </w:rPr>
            </w:pPr>
            <w:r w:rsidRPr="00A03C55">
              <w:rPr>
                <w:noProof w:val="0"/>
              </w:rPr>
              <w:t>Destination</w:t>
            </w:r>
          </w:p>
          <w:p w14:paraId="087E1A6B"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8C83E87"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6513C211"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4208FE23"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30AA36EF" w14:textId="77777777" w:rsidTr="00AE2B59">
        <w:trPr>
          <w:cantSplit/>
        </w:trPr>
        <w:tc>
          <w:tcPr>
            <w:tcW w:w="1548" w:type="dxa"/>
            <w:vMerge/>
            <w:textDirection w:val="btLr"/>
            <w:vAlign w:val="center"/>
          </w:tcPr>
          <w:p w14:paraId="1DBDAC10" w14:textId="77777777" w:rsidR="007A1F44" w:rsidRPr="00A03C55" w:rsidRDefault="007A1F44" w:rsidP="00AE2B59">
            <w:pPr>
              <w:pStyle w:val="TableLabel"/>
              <w:rPr>
                <w:noProof w:val="0"/>
                <w:sz w:val="16"/>
              </w:rPr>
            </w:pPr>
          </w:p>
        </w:tc>
        <w:tc>
          <w:tcPr>
            <w:tcW w:w="2520" w:type="dxa"/>
            <w:vAlign w:val="center"/>
          </w:tcPr>
          <w:p w14:paraId="107EAD45" w14:textId="77777777" w:rsidR="007A1F44" w:rsidRPr="00A03C55" w:rsidRDefault="007A1F44" w:rsidP="00AE2B59">
            <w:pPr>
              <w:pStyle w:val="TableEntry"/>
              <w:rPr>
                <w:i/>
                <w:iCs/>
                <w:noProof w:val="0"/>
                <w:sz w:val="16"/>
              </w:rPr>
            </w:pPr>
            <w:r w:rsidRPr="00A03C55">
              <w:rPr>
                <w:i/>
                <w:iCs/>
                <w:noProof w:val="0"/>
                <w:sz w:val="16"/>
              </w:rPr>
              <w:t>AlternativeUserID</w:t>
            </w:r>
          </w:p>
        </w:tc>
        <w:tc>
          <w:tcPr>
            <w:tcW w:w="630" w:type="dxa"/>
            <w:vAlign w:val="center"/>
          </w:tcPr>
          <w:p w14:paraId="66C9E02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69A9C2F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6C765745" w14:textId="77777777" w:rsidTr="00AE2B59">
        <w:trPr>
          <w:cantSplit/>
        </w:trPr>
        <w:tc>
          <w:tcPr>
            <w:tcW w:w="1548" w:type="dxa"/>
            <w:vMerge/>
            <w:textDirection w:val="btLr"/>
            <w:vAlign w:val="center"/>
          </w:tcPr>
          <w:p w14:paraId="0D0A2C32" w14:textId="77777777" w:rsidR="007A1F44" w:rsidRPr="00A03C55" w:rsidRDefault="007A1F44" w:rsidP="00AE2B59">
            <w:pPr>
              <w:pStyle w:val="TableLabel"/>
              <w:rPr>
                <w:noProof w:val="0"/>
                <w:sz w:val="16"/>
              </w:rPr>
            </w:pPr>
          </w:p>
        </w:tc>
        <w:tc>
          <w:tcPr>
            <w:tcW w:w="2520" w:type="dxa"/>
            <w:vAlign w:val="center"/>
          </w:tcPr>
          <w:p w14:paraId="5A4E2492"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02DDEDE7"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6FC69DF"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5C01D196" w14:textId="77777777" w:rsidTr="00AE2B59">
        <w:trPr>
          <w:cantSplit/>
        </w:trPr>
        <w:tc>
          <w:tcPr>
            <w:tcW w:w="1548" w:type="dxa"/>
            <w:vMerge/>
            <w:textDirection w:val="btLr"/>
            <w:vAlign w:val="center"/>
          </w:tcPr>
          <w:p w14:paraId="12FED8F2" w14:textId="77777777" w:rsidR="007A1F44" w:rsidRPr="00A03C55" w:rsidRDefault="007A1F44" w:rsidP="00AE2B59">
            <w:pPr>
              <w:pStyle w:val="TableLabel"/>
              <w:rPr>
                <w:noProof w:val="0"/>
                <w:sz w:val="16"/>
              </w:rPr>
            </w:pPr>
          </w:p>
        </w:tc>
        <w:tc>
          <w:tcPr>
            <w:tcW w:w="2520" w:type="dxa"/>
            <w:vAlign w:val="center"/>
          </w:tcPr>
          <w:p w14:paraId="55D57E86" w14:textId="77777777" w:rsidR="007A1F44" w:rsidRPr="00A03C55" w:rsidRDefault="007A1F44" w:rsidP="00AE2B59">
            <w:pPr>
              <w:pStyle w:val="TableEntry"/>
              <w:rPr>
                <w:iCs/>
                <w:noProof w:val="0"/>
                <w:sz w:val="16"/>
              </w:rPr>
            </w:pPr>
            <w:r w:rsidRPr="00A03C55">
              <w:rPr>
                <w:iCs/>
                <w:noProof w:val="0"/>
                <w:sz w:val="16"/>
              </w:rPr>
              <w:t>UserIsRequestor</w:t>
            </w:r>
          </w:p>
        </w:tc>
        <w:tc>
          <w:tcPr>
            <w:tcW w:w="630" w:type="dxa"/>
            <w:vAlign w:val="center"/>
          </w:tcPr>
          <w:p w14:paraId="7A63C6DF"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0D1644D"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56B9C862" w14:textId="77777777" w:rsidTr="00AE2B59">
        <w:trPr>
          <w:cantSplit/>
        </w:trPr>
        <w:tc>
          <w:tcPr>
            <w:tcW w:w="1548" w:type="dxa"/>
            <w:vMerge/>
            <w:textDirection w:val="btLr"/>
            <w:vAlign w:val="center"/>
          </w:tcPr>
          <w:p w14:paraId="4CD24BBF" w14:textId="77777777" w:rsidR="007A1F44" w:rsidRPr="00A03C55" w:rsidRDefault="007A1F44" w:rsidP="00AE2B59">
            <w:pPr>
              <w:pStyle w:val="TableLabel"/>
              <w:rPr>
                <w:noProof w:val="0"/>
                <w:sz w:val="16"/>
              </w:rPr>
            </w:pPr>
          </w:p>
        </w:tc>
        <w:tc>
          <w:tcPr>
            <w:tcW w:w="2520" w:type="dxa"/>
            <w:vAlign w:val="center"/>
          </w:tcPr>
          <w:p w14:paraId="3AB0B993"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28CC186B"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8D17672" w14:textId="77777777" w:rsidR="007A1F44" w:rsidRPr="00A03C55" w:rsidRDefault="007A1F44" w:rsidP="00AE2B59">
            <w:pPr>
              <w:pStyle w:val="TableEntry"/>
              <w:rPr>
                <w:noProof w:val="0"/>
                <w:sz w:val="16"/>
              </w:rPr>
            </w:pPr>
            <w:r w:rsidRPr="00A03C55">
              <w:rPr>
                <w:noProof w:val="0"/>
                <w:sz w:val="16"/>
              </w:rPr>
              <w:t>EV(110152, DCM, “Destination”)</w:t>
            </w:r>
          </w:p>
        </w:tc>
      </w:tr>
      <w:tr w:rsidR="007A1F44" w:rsidRPr="00A03C55" w14:paraId="3B51D044" w14:textId="77777777" w:rsidTr="00AE2B59">
        <w:trPr>
          <w:cantSplit/>
        </w:trPr>
        <w:tc>
          <w:tcPr>
            <w:tcW w:w="1548" w:type="dxa"/>
            <w:vMerge/>
            <w:textDirection w:val="btLr"/>
            <w:vAlign w:val="center"/>
          </w:tcPr>
          <w:p w14:paraId="304930B1" w14:textId="77777777" w:rsidR="007A1F44" w:rsidRPr="00A03C55" w:rsidRDefault="007A1F44" w:rsidP="00AE2B59">
            <w:pPr>
              <w:pStyle w:val="TableLabel"/>
              <w:rPr>
                <w:noProof w:val="0"/>
                <w:sz w:val="16"/>
              </w:rPr>
            </w:pPr>
          </w:p>
        </w:tc>
        <w:tc>
          <w:tcPr>
            <w:tcW w:w="2520" w:type="dxa"/>
            <w:vAlign w:val="center"/>
          </w:tcPr>
          <w:p w14:paraId="02DDCF05"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125BA8B1"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16358C8"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00DDD061" w14:textId="77777777" w:rsidTr="00D372D5">
        <w:trPr>
          <w:cantSplit/>
        </w:trPr>
        <w:tc>
          <w:tcPr>
            <w:tcW w:w="1548" w:type="dxa"/>
            <w:vMerge/>
            <w:textDirection w:val="btLr"/>
            <w:vAlign w:val="center"/>
          </w:tcPr>
          <w:p w14:paraId="4CAF91DA" w14:textId="77777777" w:rsidR="007A1F44" w:rsidRPr="00A03C55" w:rsidRDefault="007A1F44" w:rsidP="00AE2B59">
            <w:pPr>
              <w:pStyle w:val="TableLabel"/>
              <w:rPr>
                <w:noProof w:val="0"/>
                <w:sz w:val="16"/>
              </w:rPr>
            </w:pPr>
          </w:p>
        </w:tc>
        <w:tc>
          <w:tcPr>
            <w:tcW w:w="2520" w:type="dxa"/>
            <w:vAlign w:val="center"/>
          </w:tcPr>
          <w:p w14:paraId="067B272C"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3D9A87B2"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C5480CB" w14:textId="77777777" w:rsidR="007A1F44" w:rsidRPr="00A03C55" w:rsidRDefault="007A1F44" w:rsidP="00AE2B59">
            <w:pPr>
              <w:pStyle w:val="TableEntry"/>
              <w:rPr>
                <w:noProof w:val="0"/>
                <w:sz w:val="16"/>
              </w:rPr>
            </w:pPr>
            <w:r w:rsidRPr="00A03C55">
              <w:rPr>
                <w:noProof w:val="0"/>
                <w:sz w:val="16"/>
              </w:rPr>
              <w:t>The machine name or IP address.</w:t>
            </w:r>
          </w:p>
        </w:tc>
      </w:tr>
    </w:tbl>
    <w:p w14:paraId="588FCA9D"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721693F" w14:textId="77777777" w:rsidTr="00AE2B59">
        <w:trPr>
          <w:cantSplit/>
        </w:trPr>
        <w:tc>
          <w:tcPr>
            <w:tcW w:w="1728" w:type="dxa"/>
            <w:vMerge w:val="restart"/>
          </w:tcPr>
          <w:p w14:paraId="1F5CDDC7" w14:textId="77777777" w:rsidR="007A1F44" w:rsidRPr="00A03C55" w:rsidRDefault="007A1F44" w:rsidP="00A063AC">
            <w:pPr>
              <w:pStyle w:val="TableEntryHeader"/>
              <w:rPr>
                <w:noProof w:val="0"/>
              </w:rPr>
            </w:pPr>
            <w:r w:rsidRPr="00A03C55">
              <w:rPr>
                <w:noProof w:val="0"/>
              </w:rPr>
              <w:t>Audit Source</w:t>
            </w:r>
          </w:p>
          <w:p w14:paraId="48B4DA15"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5D1F39B5" w14:textId="77777777" w:rsidR="007A1F44" w:rsidRPr="00A03C55" w:rsidRDefault="007A1F44" w:rsidP="00AE2B59">
            <w:pPr>
              <w:pStyle w:val="TableEntry"/>
              <w:rPr>
                <w:i/>
                <w:iCs/>
                <w:noProof w:val="0"/>
                <w:sz w:val="16"/>
              </w:rPr>
            </w:pPr>
            <w:r w:rsidRPr="00A03C55">
              <w:rPr>
                <w:i/>
                <w:iCs/>
                <w:noProof w:val="0"/>
                <w:sz w:val="16"/>
              </w:rPr>
              <w:t>AuditSourceID</w:t>
            </w:r>
          </w:p>
        </w:tc>
        <w:tc>
          <w:tcPr>
            <w:tcW w:w="630" w:type="dxa"/>
            <w:vAlign w:val="center"/>
          </w:tcPr>
          <w:p w14:paraId="11F5CC0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DA17C11"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0308DEA9" w14:textId="77777777" w:rsidTr="00AE2B59">
        <w:trPr>
          <w:cantSplit/>
        </w:trPr>
        <w:tc>
          <w:tcPr>
            <w:tcW w:w="1728" w:type="dxa"/>
            <w:vMerge/>
            <w:textDirection w:val="btLr"/>
            <w:vAlign w:val="center"/>
          </w:tcPr>
          <w:p w14:paraId="37CF8442" w14:textId="77777777" w:rsidR="007A1F44" w:rsidRPr="00A03C55" w:rsidRDefault="007A1F44" w:rsidP="00AE2B59">
            <w:pPr>
              <w:pStyle w:val="TableLabel"/>
              <w:rPr>
                <w:noProof w:val="0"/>
                <w:sz w:val="16"/>
              </w:rPr>
            </w:pPr>
          </w:p>
        </w:tc>
        <w:tc>
          <w:tcPr>
            <w:tcW w:w="2340" w:type="dxa"/>
            <w:vAlign w:val="center"/>
          </w:tcPr>
          <w:p w14:paraId="2F11A0CF" w14:textId="77777777" w:rsidR="007A1F44" w:rsidRPr="00A03C55" w:rsidRDefault="007A1F44" w:rsidP="00AE2B59">
            <w:pPr>
              <w:pStyle w:val="TableEntry"/>
              <w:rPr>
                <w:i/>
                <w:iCs/>
                <w:noProof w:val="0"/>
                <w:sz w:val="16"/>
              </w:rPr>
            </w:pPr>
            <w:r w:rsidRPr="00A03C55">
              <w:rPr>
                <w:i/>
                <w:iCs/>
                <w:noProof w:val="0"/>
                <w:sz w:val="16"/>
              </w:rPr>
              <w:t>AuditEnterpriseSiteID</w:t>
            </w:r>
          </w:p>
        </w:tc>
        <w:tc>
          <w:tcPr>
            <w:tcW w:w="630" w:type="dxa"/>
            <w:vAlign w:val="center"/>
          </w:tcPr>
          <w:p w14:paraId="5252EDF4"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27F91CA"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D25B80E" w14:textId="77777777" w:rsidTr="00AE2B59">
        <w:trPr>
          <w:cantSplit/>
        </w:trPr>
        <w:tc>
          <w:tcPr>
            <w:tcW w:w="1728" w:type="dxa"/>
            <w:vMerge/>
            <w:textDirection w:val="btLr"/>
            <w:vAlign w:val="center"/>
          </w:tcPr>
          <w:p w14:paraId="06529892" w14:textId="77777777" w:rsidR="007A1F44" w:rsidRPr="00A03C55" w:rsidRDefault="007A1F44" w:rsidP="00AE2B59">
            <w:pPr>
              <w:pStyle w:val="TableLabel"/>
              <w:rPr>
                <w:noProof w:val="0"/>
                <w:sz w:val="16"/>
              </w:rPr>
            </w:pPr>
          </w:p>
        </w:tc>
        <w:tc>
          <w:tcPr>
            <w:tcW w:w="2340" w:type="dxa"/>
            <w:vAlign w:val="center"/>
          </w:tcPr>
          <w:p w14:paraId="29B3BBBC" w14:textId="77777777" w:rsidR="007A1F44" w:rsidRPr="00A03C55" w:rsidRDefault="007A1F44" w:rsidP="00AE2B59">
            <w:pPr>
              <w:pStyle w:val="TableEntry"/>
              <w:rPr>
                <w:i/>
                <w:iCs/>
                <w:noProof w:val="0"/>
                <w:sz w:val="16"/>
              </w:rPr>
            </w:pPr>
            <w:r w:rsidRPr="00A03C55">
              <w:rPr>
                <w:i/>
                <w:iCs/>
                <w:noProof w:val="0"/>
                <w:sz w:val="16"/>
              </w:rPr>
              <w:t>AuditSourceTypeCode</w:t>
            </w:r>
          </w:p>
        </w:tc>
        <w:tc>
          <w:tcPr>
            <w:tcW w:w="630" w:type="dxa"/>
            <w:vAlign w:val="center"/>
          </w:tcPr>
          <w:p w14:paraId="6F35E996"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024F0955"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B12B114"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255B061" w14:textId="77777777" w:rsidTr="00D372D5">
        <w:trPr>
          <w:cantSplit/>
        </w:trPr>
        <w:tc>
          <w:tcPr>
            <w:tcW w:w="1548" w:type="dxa"/>
            <w:vMerge w:val="restart"/>
          </w:tcPr>
          <w:p w14:paraId="37201B64" w14:textId="77777777" w:rsidR="007A1F44" w:rsidRPr="00A03C55" w:rsidRDefault="007A1F44" w:rsidP="00A063AC">
            <w:pPr>
              <w:pStyle w:val="TableEntryHeader"/>
              <w:rPr>
                <w:noProof w:val="0"/>
              </w:rPr>
            </w:pPr>
            <w:r w:rsidRPr="00A03C55">
              <w:rPr>
                <w:noProof w:val="0"/>
              </w:rPr>
              <w:t>Query Parameters</w:t>
            </w:r>
          </w:p>
          <w:p w14:paraId="65C79DF9" w14:textId="77777777" w:rsidR="007A1F44" w:rsidRPr="00A03C55" w:rsidRDefault="007A1F44" w:rsidP="00D372D5">
            <w:pPr>
              <w:pStyle w:val="TableEntryHeader"/>
              <w:rPr>
                <w:bCs/>
                <w:noProof w:val="0"/>
                <w:sz w:val="12"/>
                <w:szCs w:val="16"/>
              </w:rPr>
            </w:pPr>
            <w:r w:rsidRPr="00A03C55">
              <w:rPr>
                <w:bCs/>
                <w:noProof w:val="0"/>
                <w:sz w:val="12"/>
              </w:rPr>
              <w:t>(AuditMessage/</w:t>
            </w:r>
            <w:r w:rsidRPr="00A03C55">
              <w:rPr>
                <w:bCs/>
                <w:noProof w:val="0"/>
                <w:sz w:val="12"/>
              </w:rPr>
              <w:br/>
              <w:t>ParticipantObjectIdentification)</w:t>
            </w:r>
          </w:p>
        </w:tc>
        <w:tc>
          <w:tcPr>
            <w:tcW w:w="2520" w:type="dxa"/>
            <w:vAlign w:val="center"/>
          </w:tcPr>
          <w:p w14:paraId="360440B6" w14:textId="77777777" w:rsidR="007A1F44" w:rsidRPr="00A03C55" w:rsidRDefault="007A1F44" w:rsidP="00AE2B59">
            <w:pPr>
              <w:pStyle w:val="TableEntry"/>
              <w:rPr>
                <w:noProof w:val="0"/>
                <w:sz w:val="16"/>
                <w:szCs w:val="16"/>
              </w:rPr>
            </w:pPr>
            <w:r w:rsidRPr="00A03C55">
              <w:rPr>
                <w:noProof w:val="0"/>
                <w:sz w:val="16"/>
                <w:szCs w:val="16"/>
              </w:rPr>
              <w:t>ParticipantObjectTypeCode</w:t>
            </w:r>
          </w:p>
        </w:tc>
        <w:tc>
          <w:tcPr>
            <w:tcW w:w="630" w:type="dxa"/>
            <w:vAlign w:val="center"/>
          </w:tcPr>
          <w:p w14:paraId="5C334521" w14:textId="77777777" w:rsidR="007A1F44" w:rsidRPr="00A03C55" w:rsidRDefault="007A1F44">
            <w:pPr>
              <w:pStyle w:val="TableEntry"/>
              <w:rPr>
                <w:noProof w:val="0"/>
                <w:sz w:val="16"/>
              </w:rPr>
            </w:pPr>
            <w:r w:rsidRPr="00A03C55">
              <w:rPr>
                <w:noProof w:val="0"/>
                <w:sz w:val="16"/>
              </w:rPr>
              <w:t>M</w:t>
            </w:r>
          </w:p>
        </w:tc>
        <w:tc>
          <w:tcPr>
            <w:tcW w:w="4968" w:type="dxa"/>
            <w:vAlign w:val="center"/>
          </w:tcPr>
          <w:p w14:paraId="35EFF9FA" w14:textId="77777777" w:rsidR="007A1F44" w:rsidRPr="00A03C55" w:rsidRDefault="007A1F44" w:rsidP="00AE2B59">
            <w:pPr>
              <w:pStyle w:val="TableEntry"/>
              <w:rPr>
                <w:noProof w:val="0"/>
                <w:sz w:val="16"/>
                <w:szCs w:val="16"/>
              </w:rPr>
            </w:pPr>
            <w:r w:rsidRPr="00A03C55">
              <w:rPr>
                <w:noProof w:val="0"/>
                <w:sz w:val="16"/>
                <w:szCs w:val="16"/>
              </w:rPr>
              <w:t>“2” (system object)</w:t>
            </w:r>
          </w:p>
        </w:tc>
      </w:tr>
      <w:tr w:rsidR="007A1F44" w:rsidRPr="00A03C55" w14:paraId="0457D509" w14:textId="77777777" w:rsidTr="00AE2B59">
        <w:trPr>
          <w:cantSplit/>
        </w:trPr>
        <w:tc>
          <w:tcPr>
            <w:tcW w:w="1548" w:type="dxa"/>
            <w:vMerge/>
            <w:vAlign w:val="center"/>
          </w:tcPr>
          <w:p w14:paraId="3C5C5ACC" w14:textId="77777777" w:rsidR="007A1F44" w:rsidRPr="00A03C55" w:rsidRDefault="007A1F44" w:rsidP="00AE2B59"/>
        </w:tc>
        <w:tc>
          <w:tcPr>
            <w:tcW w:w="2520" w:type="dxa"/>
            <w:vAlign w:val="center"/>
          </w:tcPr>
          <w:p w14:paraId="3E140A9E" w14:textId="77777777" w:rsidR="007A1F44" w:rsidRPr="00A03C55" w:rsidRDefault="007A1F44" w:rsidP="00AE2B59">
            <w:pPr>
              <w:pStyle w:val="TableEntry"/>
              <w:rPr>
                <w:noProof w:val="0"/>
                <w:sz w:val="16"/>
                <w:szCs w:val="16"/>
              </w:rPr>
            </w:pPr>
            <w:r w:rsidRPr="00A03C55">
              <w:rPr>
                <w:noProof w:val="0"/>
                <w:sz w:val="16"/>
                <w:szCs w:val="16"/>
              </w:rPr>
              <w:t>ParticipantObjectTypeCodeRole</w:t>
            </w:r>
          </w:p>
        </w:tc>
        <w:tc>
          <w:tcPr>
            <w:tcW w:w="630" w:type="dxa"/>
            <w:vAlign w:val="center"/>
          </w:tcPr>
          <w:p w14:paraId="21E82651" w14:textId="77777777" w:rsidR="007A1F44" w:rsidRPr="00A03C55" w:rsidRDefault="007A1F44">
            <w:pPr>
              <w:pStyle w:val="TableEntry"/>
              <w:rPr>
                <w:noProof w:val="0"/>
                <w:sz w:val="16"/>
              </w:rPr>
            </w:pPr>
            <w:r w:rsidRPr="00A03C55">
              <w:rPr>
                <w:noProof w:val="0"/>
                <w:sz w:val="16"/>
              </w:rPr>
              <w:t>M</w:t>
            </w:r>
          </w:p>
        </w:tc>
        <w:tc>
          <w:tcPr>
            <w:tcW w:w="4968" w:type="dxa"/>
            <w:vAlign w:val="center"/>
          </w:tcPr>
          <w:p w14:paraId="6212BFE0" w14:textId="77777777" w:rsidR="007A1F44" w:rsidRPr="00A03C55" w:rsidRDefault="007A1F44" w:rsidP="00AE2B59">
            <w:pPr>
              <w:pStyle w:val="TableEntry"/>
              <w:rPr>
                <w:noProof w:val="0"/>
                <w:sz w:val="16"/>
                <w:szCs w:val="16"/>
              </w:rPr>
            </w:pPr>
            <w:r w:rsidRPr="00A03C55">
              <w:rPr>
                <w:noProof w:val="0"/>
                <w:sz w:val="16"/>
                <w:szCs w:val="16"/>
              </w:rPr>
              <w:t>“24” (query)</w:t>
            </w:r>
          </w:p>
        </w:tc>
      </w:tr>
      <w:tr w:rsidR="007A1F44" w:rsidRPr="00A03C55" w14:paraId="3AD20A69" w14:textId="77777777" w:rsidTr="00AE2B59">
        <w:trPr>
          <w:cantSplit/>
        </w:trPr>
        <w:tc>
          <w:tcPr>
            <w:tcW w:w="1548" w:type="dxa"/>
            <w:vMerge/>
            <w:vAlign w:val="center"/>
          </w:tcPr>
          <w:p w14:paraId="389479E2" w14:textId="77777777" w:rsidR="007A1F44" w:rsidRPr="00A03C55" w:rsidRDefault="007A1F44" w:rsidP="00AE2B59"/>
        </w:tc>
        <w:tc>
          <w:tcPr>
            <w:tcW w:w="2520" w:type="dxa"/>
            <w:vAlign w:val="center"/>
          </w:tcPr>
          <w:p w14:paraId="3314B51C" w14:textId="77777777" w:rsidR="007A1F44" w:rsidRPr="00A03C55" w:rsidRDefault="007A1F44" w:rsidP="0063062C">
            <w:pPr>
              <w:pStyle w:val="TableEntry"/>
              <w:rPr>
                <w:i/>
                <w:iCs/>
                <w:noProof w:val="0"/>
                <w:sz w:val="16"/>
              </w:rPr>
            </w:pPr>
            <w:r w:rsidRPr="00A03C55">
              <w:rPr>
                <w:i/>
                <w:iCs/>
                <w:noProof w:val="0"/>
                <w:sz w:val="16"/>
              </w:rPr>
              <w:t>ParticipantObjectDataLifeCycle</w:t>
            </w:r>
          </w:p>
        </w:tc>
        <w:tc>
          <w:tcPr>
            <w:tcW w:w="630" w:type="dxa"/>
            <w:vAlign w:val="center"/>
          </w:tcPr>
          <w:p w14:paraId="3C74BD20" w14:textId="77777777" w:rsidR="007A1F44" w:rsidRPr="00A03C55" w:rsidRDefault="007A1F44">
            <w:pPr>
              <w:pStyle w:val="TableEntry"/>
              <w:rPr>
                <w:i/>
                <w:noProof w:val="0"/>
                <w:sz w:val="16"/>
              </w:rPr>
            </w:pPr>
            <w:r w:rsidRPr="00A03C55">
              <w:rPr>
                <w:i/>
                <w:noProof w:val="0"/>
                <w:sz w:val="16"/>
              </w:rPr>
              <w:t>U</w:t>
            </w:r>
          </w:p>
        </w:tc>
        <w:tc>
          <w:tcPr>
            <w:tcW w:w="4968" w:type="dxa"/>
            <w:vAlign w:val="center"/>
          </w:tcPr>
          <w:p w14:paraId="6588592D"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2E4DB7F5" w14:textId="77777777" w:rsidTr="00AE2B59">
        <w:trPr>
          <w:cantSplit/>
        </w:trPr>
        <w:tc>
          <w:tcPr>
            <w:tcW w:w="1548" w:type="dxa"/>
            <w:vMerge/>
            <w:vAlign w:val="center"/>
          </w:tcPr>
          <w:p w14:paraId="26E629AD" w14:textId="77777777" w:rsidR="007A1F44" w:rsidRPr="00A03C55" w:rsidRDefault="007A1F44" w:rsidP="00AE2B59"/>
        </w:tc>
        <w:tc>
          <w:tcPr>
            <w:tcW w:w="2520" w:type="dxa"/>
            <w:vAlign w:val="center"/>
          </w:tcPr>
          <w:p w14:paraId="66D988EB" w14:textId="77777777" w:rsidR="007A1F44" w:rsidRPr="00A03C55" w:rsidRDefault="007A1F44" w:rsidP="00AE2B59">
            <w:pPr>
              <w:pStyle w:val="TableEntry"/>
              <w:rPr>
                <w:noProof w:val="0"/>
                <w:sz w:val="16"/>
                <w:szCs w:val="16"/>
              </w:rPr>
            </w:pPr>
            <w:r w:rsidRPr="00A03C55">
              <w:rPr>
                <w:noProof w:val="0"/>
                <w:sz w:val="16"/>
                <w:szCs w:val="16"/>
              </w:rPr>
              <w:t>ParticipantObjectIDTypeCode</w:t>
            </w:r>
          </w:p>
        </w:tc>
        <w:tc>
          <w:tcPr>
            <w:tcW w:w="630" w:type="dxa"/>
            <w:vAlign w:val="center"/>
          </w:tcPr>
          <w:p w14:paraId="42668C9E" w14:textId="77777777" w:rsidR="007A1F44" w:rsidRPr="00A03C55" w:rsidRDefault="007A1F44">
            <w:pPr>
              <w:pStyle w:val="TableEntry"/>
              <w:rPr>
                <w:noProof w:val="0"/>
                <w:sz w:val="16"/>
              </w:rPr>
            </w:pPr>
            <w:r w:rsidRPr="00A03C55">
              <w:rPr>
                <w:noProof w:val="0"/>
                <w:sz w:val="16"/>
              </w:rPr>
              <w:t>M</w:t>
            </w:r>
          </w:p>
        </w:tc>
        <w:tc>
          <w:tcPr>
            <w:tcW w:w="4968" w:type="dxa"/>
          </w:tcPr>
          <w:p w14:paraId="732D5CCA" w14:textId="77777777" w:rsidR="007A1F44" w:rsidRPr="00A03C55" w:rsidRDefault="007A1F44" w:rsidP="00AE2B59">
            <w:pPr>
              <w:pStyle w:val="TableEntry"/>
              <w:rPr>
                <w:noProof w:val="0"/>
                <w:sz w:val="16"/>
                <w:szCs w:val="16"/>
              </w:rPr>
            </w:pPr>
            <w:r w:rsidRPr="00A03C55">
              <w:rPr>
                <w:noProof w:val="0"/>
                <w:sz w:val="16"/>
                <w:szCs w:val="16"/>
              </w:rPr>
              <w:t>EV(“ITI-55, “IHE Transactions”, “Cross Gateway Patient Discovery”)</w:t>
            </w:r>
          </w:p>
        </w:tc>
      </w:tr>
      <w:tr w:rsidR="007A1F44" w:rsidRPr="00A03C55" w14:paraId="7A288FD9" w14:textId="77777777" w:rsidTr="00AE2B59">
        <w:trPr>
          <w:cantSplit/>
        </w:trPr>
        <w:tc>
          <w:tcPr>
            <w:tcW w:w="1548" w:type="dxa"/>
            <w:vMerge/>
            <w:vAlign w:val="center"/>
          </w:tcPr>
          <w:p w14:paraId="7696EE2B" w14:textId="77777777" w:rsidR="007A1F44" w:rsidRPr="00A03C55" w:rsidRDefault="007A1F44" w:rsidP="00AE2B59"/>
        </w:tc>
        <w:tc>
          <w:tcPr>
            <w:tcW w:w="2520" w:type="dxa"/>
            <w:vAlign w:val="center"/>
          </w:tcPr>
          <w:p w14:paraId="173BE25B" w14:textId="77777777" w:rsidR="007A1F44" w:rsidRPr="00A03C55" w:rsidRDefault="007A1F44" w:rsidP="0063062C">
            <w:pPr>
              <w:pStyle w:val="TableEntry"/>
              <w:rPr>
                <w:i/>
                <w:iCs/>
                <w:noProof w:val="0"/>
                <w:sz w:val="16"/>
              </w:rPr>
            </w:pPr>
            <w:r w:rsidRPr="00A03C55">
              <w:rPr>
                <w:i/>
                <w:iCs/>
                <w:noProof w:val="0"/>
                <w:sz w:val="16"/>
              </w:rPr>
              <w:t>ParticipantObjectSensitivity</w:t>
            </w:r>
          </w:p>
        </w:tc>
        <w:tc>
          <w:tcPr>
            <w:tcW w:w="630" w:type="dxa"/>
            <w:vAlign w:val="center"/>
          </w:tcPr>
          <w:p w14:paraId="6F6784EA" w14:textId="77777777" w:rsidR="007A1F44" w:rsidRPr="00A03C55" w:rsidRDefault="007A1F44">
            <w:pPr>
              <w:pStyle w:val="TableEntry"/>
              <w:rPr>
                <w:i/>
                <w:noProof w:val="0"/>
                <w:sz w:val="16"/>
              </w:rPr>
            </w:pPr>
            <w:r w:rsidRPr="00A03C55">
              <w:rPr>
                <w:i/>
                <w:noProof w:val="0"/>
                <w:sz w:val="16"/>
              </w:rPr>
              <w:t>U</w:t>
            </w:r>
          </w:p>
        </w:tc>
        <w:tc>
          <w:tcPr>
            <w:tcW w:w="4968" w:type="dxa"/>
            <w:vAlign w:val="center"/>
          </w:tcPr>
          <w:p w14:paraId="7162E643"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7BBFE453" w14:textId="77777777" w:rsidTr="00AE2B59">
        <w:trPr>
          <w:cantSplit/>
        </w:trPr>
        <w:tc>
          <w:tcPr>
            <w:tcW w:w="1548" w:type="dxa"/>
            <w:vMerge/>
            <w:vAlign w:val="center"/>
          </w:tcPr>
          <w:p w14:paraId="01236D40" w14:textId="77777777" w:rsidR="007A1F44" w:rsidRPr="00A03C55" w:rsidRDefault="007A1F44" w:rsidP="00AE2B59"/>
        </w:tc>
        <w:tc>
          <w:tcPr>
            <w:tcW w:w="2520" w:type="dxa"/>
            <w:vAlign w:val="center"/>
          </w:tcPr>
          <w:p w14:paraId="4722D5A4" w14:textId="77777777" w:rsidR="007A1F44" w:rsidRPr="00A03C55" w:rsidRDefault="007A1F44" w:rsidP="0063062C">
            <w:pPr>
              <w:pStyle w:val="TableEntry"/>
              <w:rPr>
                <w:i/>
                <w:iCs/>
                <w:noProof w:val="0"/>
                <w:sz w:val="16"/>
              </w:rPr>
            </w:pPr>
            <w:r w:rsidRPr="00A03C55">
              <w:rPr>
                <w:i/>
                <w:iCs/>
                <w:noProof w:val="0"/>
                <w:sz w:val="16"/>
              </w:rPr>
              <w:t>ParticipantObjectID</w:t>
            </w:r>
          </w:p>
        </w:tc>
        <w:tc>
          <w:tcPr>
            <w:tcW w:w="630" w:type="dxa"/>
            <w:vAlign w:val="center"/>
          </w:tcPr>
          <w:p w14:paraId="1E6AC08F" w14:textId="77777777" w:rsidR="007A1F44" w:rsidRPr="00A03C55" w:rsidRDefault="007A1F44">
            <w:pPr>
              <w:pStyle w:val="TableEntry"/>
              <w:rPr>
                <w:i/>
                <w:noProof w:val="0"/>
                <w:sz w:val="16"/>
              </w:rPr>
            </w:pPr>
            <w:r w:rsidRPr="00A03C55">
              <w:rPr>
                <w:i/>
                <w:noProof w:val="0"/>
                <w:sz w:val="16"/>
              </w:rPr>
              <w:t>U</w:t>
            </w:r>
          </w:p>
        </w:tc>
        <w:tc>
          <w:tcPr>
            <w:tcW w:w="4968" w:type="dxa"/>
          </w:tcPr>
          <w:p w14:paraId="0069F3F0" w14:textId="77777777" w:rsidR="007A1F44" w:rsidRPr="00A03C55" w:rsidRDefault="007A1F44" w:rsidP="0063062C">
            <w:pPr>
              <w:pStyle w:val="TableEntry"/>
              <w:rPr>
                <w:i/>
                <w:iCs/>
                <w:noProof w:val="0"/>
                <w:sz w:val="16"/>
              </w:rPr>
            </w:pPr>
            <w:r w:rsidRPr="00A03C55">
              <w:rPr>
                <w:i/>
                <w:iCs/>
                <w:noProof w:val="0"/>
                <w:sz w:val="16"/>
              </w:rPr>
              <w:t>not specialized</w:t>
            </w:r>
            <w:r w:rsidRPr="00A03C55" w:rsidDel="00CD1CDB">
              <w:rPr>
                <w:i/>
                <w:iCs/>
                <w:noProof w:val="0"/>
                <w:sz w:val="16"/>
              </w:rPr>
              <w:t xml:space="preserve"> </w:t>
            </w:r>
          </w:p>
        </w:tc>
      </w:tr>
      <w:tr w:rsidR="007A1F44" w:rsidRPr="00A03C55" w14:paraId="713528F8" w14:textId="77777777" w:rsidTr="00AE2B59">
        <w:trPr>
          <w:cantSplit/>
        </w:trPr>
        <w:tc>
          <w:tcPr>
            <w:tcW w:w="1548" w:type="dxa"/>
            <w:vMerge/>
            <w:vAlign w:val="center"/>
          </w:tcPr>
          <w:p w14:paraId="0BA72F74" w14:textId="77777777" w:rsidR="007A1F44" w:rsidRPr="00A03C55" w:rsidRDefault="007A1F44" w:rsidP="00AE2B59"/>
        </w:tc>
        <w:tc>
          <w:tcPr>
            <w:tcW w:w="2520" w:type="dxa"/>
            <w:vAlign w:val="center"/>
          </w:tcPr>
          <w:p w14:paraId="27D43B33" w14:textId="77777777" w:rsidR="007A1F44" w:rsidRPr="00A03C55" w:rsidRDefault="007A1F44" w:rsidP="00AE2B59">
            <w:pPr>
              <w:pStyle w:val="TableEntry"/>
              <w:rPr>
                <w:i/>
                <w:noProof w:val="0"/>
                <w:sz w:val="16"/>
                <w:szCs w:val="16"/>
              </w:rPr>
            </w:pPr>
            <w:r w:rsidRPr="00A03C55">
              <w:rPr>
                <w:i/>
                <w:noProof w:val="0"/>
                <w:sz w:val="16"/>
                <w:szCs w:val="16"/>
              </w:rPr>
              <w:t>ParticipantObjectName</w:t>
            </w:r>
          </w:p>
        </w:tc>
        <w:tc>
          <w:tcPr>
            <w:tcW w:w="630" w:type="dxa"/>
            <w:vAlign w:val="center"/>
          </w:tcPr>
          <w:p w14:paraId="13EFE700" w14:textId="77777777" w:rsidR="007A1F44" w:rsidRPr="00A03C55" w:rsidRDefault="007A1F44" w:rsidP="006C18FA">
            <w:pPr>
              <w:pStyle w:val="TableEntry"/>
              <w:rPr>
                <w:i/>
                <w:noProof w:val="0"/>
                <w:sz w:val="16"/>
              </w:rPr>
            </w:pPr>
            <w:r w:rsidRPr="00A03C55">
              <w:rPr>
                <w:i/>
                <w:noProof w:val="0"/>
                <w:sz w:val="16"/>
              </w:rPr>
              <w:t>U</w:t>
            </w:r>
          </w:p>
        </w:tc>
        <w:tc>
          <w:tcPr>
            <w:tcW w:w="4968" w:type="dxa"/>
            <w:vAlign w:val="center"/>
          </w:tcPr>
          <w:p w14:paraId="757DABCF" w14:textId="77777777" w:rsidR="007A1F44" w:rsidRPr="00A03C55" w:rsidRDefault="007A1F44" w:rsidP="00AE2B59">
            <w:pPr>
              <w:pStyle w:val="TableEntry"/>
              <w:rPr>
                <w:i/>
                <w:noProof w:val="0"/>
                <w:sz w:val="16"/>
                <w:szCs w:val="16"/>
              </w:rPr>
            </w:pPr>
            <w:r w:rsidRPr="00A03C55">
              <w:rPr>
                <w:i/>
                <w:iCs/>
                <w:noProof w:val="0"/>
                <w:sz w:val="16"/>
              </w:rPr>
              <w:t>not specialized</w:t>
            </w:r>
          </w:p>
        </w:tc>
      </w:tr>
      <w:tr w:rsidR="007A1F44" w:rsidRPr="00A03C55" w14:paraId="5AF68DDB" w14:textId="77777777" w:rsidTr="00AE2B59">
        <w:trPr>
          <w:cantSplit/>
        </w:trPr>
        <w:tc>
          <w:tcPr>
            <w:tcW w:w="1548" w:type="dxa"/>
            <w:vMerge/>
            <w:vAlign w:val="center"/>
          </w:tcPr>
          <w:p w14:paraId="1F71AD34" w14:textId="77777777" w:rsidR="007A1F44" w:rsidRPr="00A03C55" w:rsidRDefault="007A1F44" w:rsidP="00AE2B59"/>
        </w:tc>
        <w:tc>
          <w:tcPr>
            <w:tcW w:w="2520" w:type="dxa"/>
            <w:vAlign w:val="center"/>
          </w:tcPr>
          <w:p w14:paraId="670E6826" w14:textId="77777777" w:rsidR="007A1F44" w:rsidRPr="00A03C55" w:rsidRDefault="007A1F44" w:rsidP="00AE2B59">
            <w:pPr>
              <w:pStyle w:val="TableEntry"/>
              <w:rPr>
                <w:noProof w:val="0"/>
                <w:sz w:val="16"/>
                <w:szCs w:val="16"/>
              </w:rPr>
            </w:pPr>
            <w:r w:rsidRPr="00A03C55">
              <w:rPr>
                <w:noProof w:val="0"/>
                <w:sz w:val="16"/>
                <w:szCs w:val="16"/>
              </w:rPr>
              <w:t>ParticipantObjectQuery</w:t>
            </w:r>
          </w:p>
        </w:tc>
        <w:tc>
          <w:tcPr>
            <w:tcW w:w="630" w:type="dxa"/>
            <w:vAlign w:val="center"/>
          </w:tcPr>
          <w:p w14:paraId="2EBE65DA" w14:textId="77777777" w:rsidR="007A1F44" w:rsidRPr="00A03C55" w:rsidRDefault="007A1F44">
            <w:pPr>
              <w:pStyle w:val="TableEntry"/>
              <w:rPr>
                <w:noProof w:val="0"/>
                <w:sz w:val="16"/>
              </w:rPr>
            </w:pPr>
            <w:r w:rsidRPr="00A03C55">
              <w:rPr>
                <w:noProof w:val="0"/>
                <w:sz w:val="16"/>
              </w:rPr>
              <w:t>M</w:t>
            </w:r>
          </w:p>
        </w:tc>
        <w:tc>
          <w:tcPr>
            <w:tcW w:w="4968" w:type="dxa"/>
            <w:vAlign w:val="center"/>
          </w:tcPr>
          <w:p w14:paraId="59563330" w14:textId="77777777" w:rsidR="007A1F44" w:rsidRPr="00A03C55" w:rsidRDefault="007A1F44" w:rsidP="00AE2B59">
            <w:pPr>
              <w:pStyle w:val="TableEntry"/>
              <w:rPr>
                <w:noProof w:val="0"/>
                <w:sz w:val="16"/>
                <w:szCs w:val="16"/>
              </w:rPr>
            </w:pPr>
            <w:r w:rsidRPr="00A03C55">
              <w:rPr>
                <w:noProof w:val="0"/>
                <w:sz w:val="16"/>
                <w:szCs w:val="16"/>
              </w:rPr>
              <w:t xml:space="preserve">the </w:t>
            </w:r>
            <w:bookmarkStart w:id="2148" w:name="OLE_LINK7"/>
            <w:bookmarkStart w:id="2149" w:name="OLE_LINK8"/>
            <w:r w:rsidRPr="00A03C55">
              <w:rPr>
                <w:noProof w:val="0"/>
                <w:sz w:val="16"/>
                <w:szCs w:val="16"/>
              </w:rPr>
              <w:t>QueryByParameter segment of the query</w:t>
            </w:r>
            <w:bookmarkEnd w:id="2148"/>
            <w:bookmarkEnd w:id="2149"/>
            <w:r w:rsidRPr="00A03C55">
              <w:rPr>
                <w:noProof w:val="0"/>
                <w:sz w:val="16"/>
                <w:szCs w:val="16"/>
              </w:rPr>
              <w:t>, base64 encoded.</w:t>
            </w:r>
          </w:p>
        </w:tc>
      </w:tr>
      <w:tr w:rsidR="007A1F44" w:rsidRPr="00A03C55" w14:paraId="6ABE1941" w14:textId="77777777" w:rsidTr="00AE2B59">
        <w:trPr>
          <w:cantSplit/>
        </w:trPr>
        <w:tc>
          <w:tcPr>
            <w:tcW w:w="1548" w:type="dxa"/>
            <w:vMerge/>
            <w:vAlign w:val="center"/>
          </w:tcPr>
          <w:p w14:paraId="3FACE718" w14:textId="77777777" w:rsidR="007A1F44" w:rsidRPr="00A03C55" w:rsidRDefault="007A1F44" w:rsidP="00AE2B59"/>
        </w:tc>
        <w:tc>
          <w:tcPr>
            <w:tcW w:w="2520" w:type="dxa"/>
            <w:vAlign w:val="center"/>
          </w:tcPr>
          <w:p w14:paraId="672A6A12" w14:textId="77777777" w:rsidR="007A1F44" w:rsidRPr="00A03C55" w:rsidRDefault="007A1F44" w:rsidP="0063062C">
            <w:pPr>
              <w:pStyle w:val="TableEntry"/>
              <w:rPr>
                <w:iCs/>
                <w:noProof w:val="0"/>
                <w:sz w:val="16"/>
              </w:rPr>
            </w:pPr>
            <w:r w:rsidRPr="00A03C55">
              <w:rPr>
                <w:iCs/>
                <w:noProof w:val="0"/>
                <w:sz w:val="16"/>
              </w:rPr>
              <w:t>ParticipantObjectDetail</w:t>
            </w:r>
          </w:p>
        </w:tc>
        <w:tc>
          <w:tcPr>
            <w:tcW w:w="630" w:type="dxa"/>
            <w:vAlign w:val="center"/>
          </w:tcPr>
          <w:p w14:paraId="61341306" w14:textId="77777777" w:rsidR="007A1F44" w:rsidRPr="00A03C55" w:rsidRDefault="006D168D" w:rsidP="006C18FA">
            <w:pPr>
              <w:pStyle w:val="TableEntry"/>
              <w:rPr>
                <w:noProof w:val="0"/>
                <w:sz w:val="16"/>
              </w:rPr>
            </w:pPr>
            <w:r w:rsidRPr="00A03C55">
              <w:rPr>
                <w:noProof w:val="0"/>
                <w:sz w:val="16"/>
              </w:rPr>
              <w:t>M</w:t>
            </w:r>
          </w:p>
        </w:tc>
        <w:tc>
          <w:tcPr>
            <w:tcW w:w="4968" w:type="dxa"/>
            <w:vAlign w:val="center"/>
          </w:tcPr>
          <w:p w14:paraId="25CAA8E5" w14:textId="77777777" w:rsidR="007A1F44" w:rsidRPr="00A03C55" w:rsidRDefault="007A1F44" w:rsidP="00B703A5">
            <w:pPr>
              <w:pStyle w:val="TableEntry"/>
              <w:rPr>
                <w:noProof w:val="0"/>
                <w:sz w:val="16"/>
                <w:szCs w:val="16"/>
              </w:rPr>
            </w:pPr>
            <w:r w:rsidRPr="00A03C55">
              <w:rPr>
                <w:noProof w:val="0"/>
                <w:sz w:val="16"/>
                <w:szCs w:val="16"/>
              </w:rPr>
              <w:t>The value of “ihe:homeCommunityID” as the value of the attribute type and the value of the homeCommunityID as the value of the attribute value.</w:t>
            </w:r>
          </w:p>
        </w:tc>
      </w:tr>
    </w:tbl>
    <w:p w14:paraId="4AF12B98" w14:textId="77777777" w:rsidR="0024701A" w:rsidRPr="00A03C55" w:rsidRDefault="0024701A" w:rsidP="00D372D5">
      <w:pPr>
        <w:pStyle w:val="BodyText"/>
      </w:pPr>
    </w:p>
    <w:p w14:paraId="21224EE5" w14:textId="79FAEBC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lastRenderedPageBreak/>
        <w:t>3.55.5.1.2 Responding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0966065F" w14:textId="77777777" w:rsidTr="003462A5">
        <w:trPr>
          <w:cantSplit/>
        </w:trPr>
        <w:tc>
          <w:tcPr>
            <w:tcW w:w="1458" w:type="dxa"/>
            <w:textDirection w:val="btLr"/>
            <w:vAlign w:val="center"/>
          </w:tcPr>
          <w:p w14:paraId="3C397784" w14:textId="77777777" w:rsidR="007A1F44" w:rsidRPr="00A03C55" w:rsidRDefault="007A1F44" w:rsidP="00D372D5">
            <w:pPr>
              <w:pStyle w:val="TableEntry"/>
              <w:rPr>
                <w:noProof w:val="0"/>
              </w:rPr>
            </w:pPr>
          </w:p>
        </w:tc>
        <w:tc>
          <w:tcPr>
            <w:tcW w:w="2610" w:type="dxa"/>
            <w:shd w:val="clear" w:color="auto" w:fill="D9D9D9" w:themeFill="background1" w:themeFillShade="D9"/>
            <w:vAlign w:val="center"/>
          </w:tcPr>
          <w:p w14:paraId="03AAD202" w14:textId="77777777" w:rsidR="007A1F44" w:rsidRPr="00A03C55" w:rsidRDefault="007A1F44" w:rsidP="003462A5">
            <w:pPr>
              <w:pStyle w:val="TableEntryHeader"/>
              <w:rPr>
                <w:noProof w:val="0"/>
              </w:rPr>
            </w:pPr>
            <w:r w:rsidRPr="00A03C55">
              <w:rPr>
                <w:noProof w:val="0"/>
              </w:rPr>
              <w:t>Field Name</w:t>
            </w:r>
          </w:p>
        </w:tc>
        <w:tc>
          <w:tcPr>
            <w:tcW w:w="720" w:type="dxa"/>
            <w:shd w:val="clear" w:color="auto" w:fill="D9D9D9" w:themeFill="background1" w:themeFillShade="D9"/>
            <w:vAlign w:val="center"/>
          </w:tcPr>
          <w:p w14:paraId="4B473C0A" w14:textId="77777777" w:rsidR="007A1F44" w:rsidRPr="00A03C55" w:rsidRDefault="007A1F44" w:rsidP="003462A5">
            <w:pPr>
              <w:pStyle w:val="TableEntryHeader"/>
              <w:rPr>
                <w:noProof w:val="0"/>
              </w:rPr>
            </w:pPr>
            <w:r w:rsidRPr="00A03C55">
              <w:rPr>
                <w:noProof w:val="0"/>
              </w:rPr>
              <w:t>Opt</w:t>
            </w:r>
          </w:p>
        </w:tc>
        <w:tc>
          <w:tcPr>
            <w:tcW w:w="4878" w:type="dxa"/>
            <w:shd w:val="clear" w:color="auto" w:fill="D9D9D9" w:themeFill="background1" w:themeFillShade="D9"/>
            <w:vAlign w:val="center"/>
          </w:tcPr>
          <w:p w14:paraId="06D73702" w14:textId="77777777" w:rsidR="007A1F44" w:rsidRPr="00A03C55" w:rsidRDefault="007A1F44" w:rsidP="003462A5">
            <w:pPr>
              <w:pStyle w:val="TableEntryHeader"/>
              <w:rPr>
                <w:noProof w:val="0"/>
              </w:rPr>
            </w:pPr>
            <w:r w:rsidRPr="00A03C55">
              <w:rPr>
                <w:noProof w:val="0"/>
              </w:rPr>
              <w:t>Value Constraints</w:t>
            </w:r>
          </w:p>
        </w:tc>
      </w:tr>
      <w:tr w:rsidR="007A1F44" w:rsidRPr="00A03C55" w14:paraId="07FAA757" w14:textId="77777777" w:rsidTr="00D372D5">
        <w:trPr>
          <w:cantSplit/>
        </w:trPr>
        <w:tc>
          <w:tcPr>
            <w:tcW w:w="1458" w:type="dxa"/>
            <w:vMerge w:val="restart"/>
          </w:tcPr>
          <w:p w14:paraId="2A0F184B" w14:textId="77777777" w:rsidR="007A1F44" w:rsidRPr="00A03C55" w:rsidRDefault="007A1F44" w:rsidP="00A063AC">
            <w:pPr>
              <w:pStyle w:val="TableEntryHeader"/>
              <w:rPr>
                <w:noProof w:val="0"/>
              </w:rPr>
            </w:pPr>
            <w:r w:rsidRPr="00A03C55">
              <w:rPr>
                <w:noProof w:val="0"/>
              </w:rPr>
              <w:t>Event</w:t>
            </w:r>
          </w:p>
          <w:p w14:paraId="2023CE6A"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18B271D5" w14:textId="77777777" w:rsidR="007A1F44" w:rsidRPr="00A03C55" w:rsidRDefault="007A1F44" w:rsidP="00AE2B59">
            <w:pPr>
              <w:pStyle w:val="TableEntry"/>
              <w:rPr>
                <w:noProof w:val="0"/>
                <w:sz w:val="16"/>
              </w:rPr>
            </w:pPr>
            <w:r w:rsidRPr="00A03C55">
              <w:rPr>
                <w:noProof w:val="0"/>
                <w:sz w:val="16"/>
              </w:rPr>
              <w:t>EventID</w:t>
            </w:r>
          </w:p>
        </w:tc>
        <w:tc>
          <w:tcPr>
            <w:tcW w:w="720" w:type="dxa"/>
            <w:vAlign w:val="center"/>
          </w:tcPr>
          <w:p w14:paraId="10C5AA22"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0A1CA535" w14:textId="77777777" w:rsidR="007A1F44" w:rsidRPr="00A03C55" w:rsidRDefault="007A1F44" w:rsidP="00AE2B59">
            <w:pPr>
              <w:pStyle w:val="TableEntry"/>
              <w:rPr>
                <w:noProof w:val="0"/>
                <w:sz w:val="16"/>
              </w:rPr>
            </w:pPr>
            <w:r w:rsidRPr="00A03C55">
              <w:rPr>
                <w:noProof w:val="0"/>
                <w:sz w:val="16"/>
              </w:rPr>
              <w:t>EV(110112, DCM, “Query”)</w:t>
            </w:r>
          </w:p>
        </w:tc>
      </w:tr>
      <w:tr w:rsidR="007A1F44" w:rsidRPr="00A03C55" w14:paraId="7C475249" w14:textId="77777777" w:rsidTr="00AE2B59">
        <w:trPr>
          <w:cantSplit/>
        </w:trPr>
        <w:tc>
          <w:tcPr>
            <w:tcW w:w="1458" w:type="dxa"/>
            <w:vMerge/>
            <w:vAlign w:val="center"/>
          </w:tcPr>
          <w:p w14:paraId="35F27A37" w14:textId="77777777" w:rsidR="007A1F44" w:rsidRPr="00A03C55" w:rsidRDefault="007A1F44" w:rsidP="00AE2B59">
            <w:pPr>
              <w:pStyle w:val="TableLabel"/>
              <w:rPr>
                <w:noProof w:val="0"/>
                <w:sz w:val="16"/>
              </w:rPr>
            </w:pPr>
          </w:p>
        </w:tc>
        <w:tc>
          <w:tcPr>
            <w:tcW w:w="2610" w:type="dxa"/>
            <w:vAlign w:val="center"/>
          </w:tcPr>
          <w:p w14:paraId="32476001" w14:textId="77777777" w:rsidR="007A1F44" w:rsidRPr="00A03C55" w:rsidRDefault="007A1F44" w:rsidP="00AE2B59">
            <w:pPr>
              <w:pStyle w:val="TableEntry"/>
              <w:rPr>
                <w:noProof w:val="0"/>
                <w:sz w:val="16"/>
              </w:rPr>
            </w:pPr>
            <w:r w:rsidRPr="00A03C55">
              <w:rPr>
                <w:noProof w:val="0"/>
                <w:sz w:val="16"/>
              </w:rPr>
              <w:t>EventActionCode</w:t>
            </w:r>
          </w:p>
        </w:tc>
        <w:tc>
          <w:tcPr>
            <w:tcW w:w="720" w:type="dxa"/>
            <w:vAlign w:val="center"/>
          </w:tcPr>
          <w:p w14:paraId="773ADFE6" w14:textId="77777777" w:rsidR="007A1F44" w:rsidRPr="00A03C55" w:rsidRDefault="007A1F44" w:rsidP="00AE2B59">
            <w:pPr>
              <w:pStyle w:val="TableEntry"/>
              <w:jc w:val="center"/>
              <w:rPr>
                <w:noProof w:val="0"/>
                <w:sz w:val="16"/>
              </w:rPr>
            </w:pPr>
            <w:r w:rsidRPr="00A03C55">
              <w:rPr>
                <w:noProof w:val="0"/>
                <w:sz w:val="16"/>
              </w:rPr>
              <w:t>M</w:t>
            </w:r>
          </w:p>
        </w:tc>
        <w:tc>
          <w:tcPr>
            <w:tcW w:w="4878" w:type="dxa"/>
          </w:tcPr>
          <w:p w14:paraId="28AC7D15" w14:textId="77777777" w:rsidR="007A1F44" w:rsidRPr="00A03C55" w:rsidRDefault="007A1F44" w:rsidP="00AE2B59">
            <w:pPr>
              <w:pStyle w:val="TableEntry"/>
              <w:rPr>
                <w:noProof w:val="0"/>
                <w:sz w:val="16"/>
              </w:rPr>
            </w:pPr>
            <w:r w:rsidRPr="00A03C55">
              <w:rPr>
                <w:noProof w:val="0"/>
                <w:sz w:val="16"/>
              </w:rPr>
              <w:t xml:space="preserve">“E” (Execute) </w:t>
            </w:r>
          </w:p>
        </w:tc>
      </w:tr>
      <w:tr w:rsidR="007A1F44" w:rsidRPr="00A03C55" w14:paraId="261B1046" w14:textId="77777777" w:rsidTr="00AE2B59">
        <w:trPr>
          <w:cantSplit/>
        </w:trPr>
        <w:tc>
          <w:tcPr>
            <w:tcW w:w="1458" w:type="dxa"/>
            <w:vMerge/>
            <w:vAlign w:val="center"/>
          </w:tcPr>
          <w:p w14:paraId="572CBB8C" w14:textId="77777777" w:rsidR="007A1F44" w:rsidRPr="00A03C55" w:rsidRDefault="007A1F44" w:rsidP="00AE2B59">
            <w:pPr>
              <w:pStyle w:val="TableLabel"/>
              <w:rPr>
                <w:noProof w:val="0"/>
                <w:sz w:val="16"/>
              </w:rPr>
            </w:pPr>
          </w:p>
        </w:tc>
        <w:tc>
          <w:tcPr>
            <w:tcW w:w="2610" w:type="dxa"/>
            <w:vAlign w:val="center"/>
          </w:tcPr>
          <w:p w14:paraId="6A23BB9B" w14:textId="77777777" w:rsidR="007A1F44" w:rsidRPr="00A03C55" w:rsidRDefault="007A1F44" w:rsidP="00AE2B59">
            <w:pPr>
              <w:pStyle w:val="TableEntry"/>
              <w:rPr>
                <w:i/>
                <w:iCs/>
                <w:noProof w:val="0"/>
                <w:sz w:val="16"/>
              </w:rPr>
            </w:pPr>
            <w:r w:rsidRPr="00A03C55">
              <w:rPr>
                <w:i/>
                <w:iCs/>
                <w:noProof w:val="0"/>
                <w:sz w:val="16"/>
              </w:rPr>
              <w:t>EventDateTime</w:t>
            </w:r>
          </w:p>
        </w:tc>
        <w:tc>
          <w:tcPr>
            <w:tcW w:w="720" w:type="dxa"/>
            <w:vAlign w:val="center"/>
          </w:tcPr>
          <w:p w14:paraId="77E109AA"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0F3CAF3A"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15E9AC9" w14:textId="77777777" w:rsidTr="00AE2B59">
        <w:trPr>
          <w:cantSplit/>
        </w:trPr>
        <w:tc>
          <w:tcPr>
            <w:tcW w:w="1458" w:type="dxa"/>
            <w:vMerge/>
            <w:vAlign w:val="center"/>
          </w:tcPr>
          <w:p w14:paraId="774C1CDA" w14:textId="77777777" w:rsidR="007A1F44" w:rsidRPr="00A03C55" w:rsidRDefault="007A1F44" w:rsidP="00AE2B59">
            <w:pPr>
              <w:pStyle w:val="TableLabel"/>
              <w:rPr>
                <w:noProof w:val="0"/>
                <w:sz w:val="16"/>
              </w:rPr>
            </w:pPr>
          </w:p>
        </w:tc>
        <w:tc>
          <w:tcPr>
            <w:tcW w:w="2610" w:type="dxa"/>
            <w:vAlign w:val="center"/>
          </w:tcPr>
          <w:p w14:paraId="3DFBC5B7" w14:textId="77777777" w:rsidR="007A1F44" w:rsidRPr="00A03C55" w:rsidRDefault="007A1F44" w:rsidP="00AE2B59">
            <w:pPr>
              <w:pStyle w:val="TableEntry"/>
              <w:rPr>
                <w:i/>
                <w:iCs/>
                <w:noProof w:val="0"/>
                <w:sz w:val="16"/>
              </w:rPr>
            </w:pPr>
            <w:r w:rsidRPr="00A03C55">
              <w:rPr>
                <w:i/>
                <w:iCs/>
                <w:noProof w:val="0"/>
                <w:sz w:val="16"/>
              </w:rPr>
              <w:t>EventOutcomeIndicator</w:t>
            </w:r>
          </w:p>
        </w:tc>
        <w:tc>
          <w:tcPr>
            <w:tcW w:w="720" w:type="dxa"/>
            <w:vAlign w:val="center"/>
          </w:tcPr>
          <w:p w14:paraId="7EDCD452"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78CA3BA1"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FB2FB92" w14:textId="77777777" w:rsidTr="00AE2B59">
        <w:trPr>
          <w:cantSplit/>
        </w:trPr>
        <w:tc>
          <w:tcPr>
            <w:tcW w:w="1458" w:type="dxa"/>
            <w:vMerge/>
            <w:vAlign w:val="center"/>
          </w:tcPr>
          <w:p w14:paraId="2564B7E9" w14:textId="77777777" w:rsidR="007A1F44" w:rsidRPr="00A03C55" w:rsidRDefault="007A1F44" w:rsidP="00AE2B59">
            <w:pPr>
              <w:pStyle w:val="TableLabel"/>
              <w:rPr>
                <w:noProof w:val="0"/>
                <w:sz w:val="16"/>
              </w:rPr>
            </w:pPr>
          </w:p>
        </w:tc>
        <w:tc>
          <w:tcPr>
            <w:tcW w:w="2610" w:type="dxa"/>
            <w:vAlign w:val="center"/>
          </w:tcPr>
          <w:p w14:paraId="23F0238A" w14:textId="77777777" w:rsidR="007A1F44" w:rsidRPr="00A03C55" w:rsidRDefault="007A1F44" w:rsidP="00AE2B59">
            <w:pPr>
              <w:pStyle w:val="TableEntry"/>
              <w:rPr>
                <w:noProof w:val="0"/>
                <w:sz w:val="16"/>
              </w:rPr>
            </w:pPr>
            <w:r w:rsidRPr="00A03C55">
              <w:rPr>
                <w:noProof w:val="0"/>
                <w:sz w:val="16"/>
              </w:rPr>
              <w:t>EventTypeCode</w:t>
            </w:r>
          </w:p>
        </w:tc>
        <w:tc>
          <w:tcPr>
            <w:tcW w:w="720" w:type="dxa"/>
            <w:vAlign w:val="center"/>
          </w:tcPr>
          <w:p w14:paraId="4E902575"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0AF9E42B" w14:textId="77777777" w:rsidR="007A1F44" w:rsidRPr="00A03C55" w:rsidRDefault="007A1F44" w:rsidP="00AE2B59">
            <w:pPr>
              <w:pStyle w:val="TableEntry"/>
              <w:rPr>
                <w:noProof w:val="0"/>
                <w:sz w:val="16"/>
              </w:rPr>
            </w:pPr>
            <w:r w:rsidRPr="00A03C55">
              <w:rPr>
                <w:noProof w:val="0"/>
                <w:sz w:val="16"/>
              </w:rPr>
              <w:t>EV(“ITI-55”, “IHE Transactions”, “Cross Gateway Patient Discovery”)</w:t>
            </w:r>
          </w:p>
        </w:tc>
      </w:tr>
      <w:tr w:rsidR="007A1F44" w:rsidRPr="00A03C55" w14:paraId="78FC3CE4" w14:textId="77777777" w:rsidTr="00AE2B59">
        <w:trPr>
          <w:cantSplit/>
        </w:trPr>
        <w:tc>
          <w:tcPr>
            <w:tcW w:w="9666" w:type="dxa"/>
            <w:gridSpan w:val="4"/>
          </w:tcPr>
          <w:p w14:paraId="0069E17E" w14:textId="77777777" w:rsidR="007A1F44" w:rsidRPr="00A03C55" w:rsidRDefault="007A1F44" w:rsidP="003462A5">
            <w:pPr>
              <w:pStyle w:val="TableEntry"/>
              <w:rPr>
                <w:noProof w:val="0"/>
              </w:rPr>
            </w:pPr>
            <w:r w:rsidRPr="00A03C55">
              <w:rPr>
                <w:noProof w:val="0"/>
              </w:rPr>
              <w:t>Source (Initiating Gateway) (1)</w:t>
            </w:r>
          </w:p>
        </w:tc>
      </w:tr>
      <w:tr w:rsidR="007A1F44" w:rsidRPr="00A03C55" w14:paraId="76068CBE" w14:textId="77777777" w:rsidTr="00AE2B59">
        <w:trPr>
          <w:cantSplit/>
        </w:trPr>
        <w:tc>
          <w:tcPr>
            <w:tcW w:w="9666" w:type="dxa"/>
            <w:gridSpan w:val="4"/>
          </w:tcPr>
          <w:p w14:paraId="7FB8F7C7" w14:textId="77777777" w:rsidR="007A1F44" w:rsidRPr="00A03C55" w:rsidRDefault="007A1F44" w:rsidP="003462A5">
            <w:pPr>
              <w:pStyle w:val="TableEntry"/>
              <w:rPr>
                <w:noProof w:val="0"/>
              </w:rPr>
            </w:pPr>
            <w:r w:rsidRPr="00A03C55">
              <w:rPr>
                <w:noProof w:val="0"/>
              </w:rPr>
              <w:t>Destination (Responding Gateway) (1)</w:t>
            </w:r>
          </w:p>
        </w:tc>
      </w:tr>
      <w:tr w:rsidR="007A1F44" w:rsidRPr="00A03C55" w14:paraId="157425A1" w14:textId="77777777" w:rsidTr="00AE2B59">
        <w:trPr>
          <w:cantSplit/>
        </w:trPr>
        <w:tc>
          <w:tcPr>
            <w:tcW w:w="9666" w:type="dxa"/>
            <w:gridSpan w:val="4"/>
          </w:tcPr>
          <w:p w14:paraId="7452542D" w14:textId="77777777" w:rsidR="007A1F44" w:rsidRPr="00A03C55" w:rsidRDefault="007A1F44" w:rsidP="003462A5">
            <w:pPr>
              <w:pStyle w:val="TableEntry"/>
              <w:rPr>
                <w:noProof w:val="0"/>
              </w:rPr>
            </w:pPr>
            <w:r w:rsidRPr="00A03C55">
              <w:rPr>
                <w:noProof w:val="0"/>
              </w:rPr>
              <w:t>Audit Source (Responding Gateway) (1)</w:t>
            </w:r>
          </w:p>
        </w:tc>
      </w:tr>
      <w:tr w:rsidR="007A1F44" w:rsidRPr="00A03C55" w14:paraId="25491CA8" w14:textId="77777777" w:rsidTr="00AE2B59">
        <w:trPr>
          <w:cantSplit/>
        </w:trPr>
        <w:tc>
          <w:tcPr>
            <w:tcW w:w="9666" w:type="dxa"/>
            <w:gridSpan w:val="4"/>
          </w:tcPr>
          <w:p w14:paraId="23D45EE4" w14:textId="2A3422F6" w:rsidR="007A1F44" w:rsidRPr="00A03C55" w:rsidRDefault="007A1F44" w:rsidP="003462A5">
            <w:pPr>
              <w:pStyle w:val="TableEntry"/>
              <w:rPr>
                <w:noProof w:val="0"/>
              </w:rPr>
            </w:pPr>
            <w:r w:rsidRPr="00A03C55">
              <w:rPr>
                <w:noProof w:val="0"/>
              </w:rPr>
              <w:t>Patient (0..n) one for each patient whose demographic information was returned in the response.</w:t>
            </w:r>
          </w:p>
        </w:tc>
      </w:tr>
      <w:tr w:rsidR="007A1F44" w:rsidRPr="00A03C55" w14:paraId="3FECF295" w14:textId="77777777" w:rsidTr="00AE2B59">
        <w:trPr>
          <w:cantSplit/>
        </w:trPr>
        <w:tc>
          <w:tcPr>
            <w:tcW w:w="9666" w:type="dxa"/>
            <w:gridSpan w:val="4"/>
          </w:tcPr>
          <w:p w14:paraId="00DD2BFB" w14:textId="0F4D9AF3" w:rsidR="007A1F44" w:rsidRPr="00A03C55" w:rsidRDefault="007A1F44" w:rsidP="003462A5">
            <w:pPr>
              <w:pStyle w:val="TableEntry"/>
              <w:rPr>
                <w:noProof w:val="0"/>
              </w:rPr>
            </w:pPr>
            <w:r w:rsidRPr="00A03C55">
              <w:rPr>
                <w:noProof w:val="0"/>
              </w:rPr>
              <w:t>Query Parameters</w:t>
            </w:r>
            <w:r w:rsidR="000221EB" w:rsidRPr="00A03C55">
              <w:rPr>
                <w:noProof w:val="0"/>
              </w:rPr>
              <w:t xml:space="preserve"> </w:t>
            </w:r>
            <w:r w:rsidRPr="00A03C55">
              <w:rPr>
                <w:noProof w:val="0"/>
              </w:rPr>
              <w:t>(1)</w:t>
            </w:r>
          </w:p>
        </w:tc>
      </w:tr>
    </w:tbl>
    <w:p w14:paraId="00231307"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99278E3" w14:textId="77777777" w:rsidTr="00AE7F6E">
        <w:trPr>
          <w:cantSplit/>
        </w:trPr>
        <w:tc>
          <w:tcPr>
            <w:tcW w:w="1548" w:type="dxa"/>
            <w:vMerge w:val="restart"/>
          </w:tcPr>
          <w:p w14:paraId="5C9DAAC4" w14:textId="77777777" w:rsidR="007A1F44" w:rsidRPr="00A03C55" w:rsidRDefault="007A1F44" w:rsidP="00A063AC">
            <w:pPr>
              <w:pStyle w:val="TableEntryHeader"/>
              <w:rPr>
                <w:noProof w:val="0"/>
              </w:rPr>
            </w:pPr>
            <w:r w:rsidRPr="00A03C55">
              <w:rPr>
                <w:noProof w:val="0"/>
              </w:rPr>
              <w:t>Source</w:t>
            </w:r>
          </w:p>
          <w:p w14:paraId="27ACF606" w14:textId="77777777" w:rsidR="007A1F44" w:rsidRPr="00A03C55" w:rsidRDefault="007A1F44" w:rsidP="00AE7F6E">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1671DB8"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5BEBF801" w14:textId="77777777" w:rsidR="007A1F44" w:rsidRPr="00A03C55" w:rsidRDefault="007A1F44" w:rsidP="00AE2B59">
            <w:pPr>
              <w:pStyle w:val="TableEntry"/>
              <w:jc w:val="center"/>
              <w:rPr>
                <w:i/>
                <w:iCs/>
                <w:noProof w:val="0"/>
                <w:sz w:val="16"/>
              </w:rPr>
            </w:pPr>
            <w:r w:rsidRPr="00A03C55">
              <w:rPr>
                <w:noProof w:val="0"/>
                <w:sz w:val="16"/>
              </w:rPr>
              <w:t>M</w:t>
            </w:r>
          </w:p>
        </w:tc>
        <w:tc>
          <w:tcPr>
            <w:tcW w:w="4968" w:type="dxa"/>
            <w:vAlign w:val="center"/>
          </w:tcPr>
          <w:p w14:paraId="0696283E" w14:textId="77777777" w:rsidR="007A1F44" w:rsidRPr="00A03C55" w:rsidRDefault="007A1F44" w:rsidP="00D372D5">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2A824661" w14:textId="77777777" w:rsidTr="00AE2B59">
        <w:trPr>
          <w:cantSplit/>
        </w:trPr>
        <w:tc>
          <w:tcPr>
            <w:tcW w:w="1548" w:type="dxa"/>
            <w:vMerge/>
            <w:textDirection w:val="btLr"/>
            <w:vAlign w:val="center"/>
          </w:tcPr>
          <w:p w14:paraId="1334764F" w14:textId="77777777" w:rsidR="007A1F44" w:rsidRPr="00A03C55" w:rsidRDefault="007A1F44" w:rsidP="00AE2B59">
            <w:pPr>
              <w:pStyle w:val="TableLabel"/>
              <w:rPr>
                <w:noProof w:val="0"/>
                <w:sz w:val="16"/>
              </w:rPr>
            </w:pPr>
          </w:p>
        </w:tc>
        <w:tc>
          <w:tcPr>
            <w:tcW w:w="2520" w:type="dxa"/>
            <w:vAlign w:val="center"/>
          </w:tcPr>
          <w:p w14:paraId="5EAB6002" w14:textId="77777777" w:rsidR="007A1F44" w:rsidRPr="00A03C55" w:rsidRDefault="007A1F44" w:rsidP="00D530C1">
            <w:pPr>
              <w:pStyle w:val="TableEntry"/>
              <w:rPr>
                <w:i/>
                <w:iCs/>
                <w:noProof w:val="0"/>
                <w:sz w:val="16"/>
              </w:rPr>
            </w:pPr>
            <w:r w:rsidRPr="00A03C55">
              <w:rPr>
                <w:i/>
                <w:iCs/>
                <w:noProof w:val="0"/>
                <w:sz w:val="16"/>
              </w:rPr>
              <w:t>AlternativeUserID</w:t>
            </w:r>
          </w:p>
        </w:tc>
        <w:tc>
          <w:tcPr>
            <w:tcW w:w="630" w:type="dxa"/>
            <w:vAlign w:val="center"/>
          </w:tcPr>
          <w:p w14:paraId="6F8F061D"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CEA7B1F"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2D468C3" w14:textId="77777777" w:rsidTr="00AE2B59">
        <w:trPr>
          <w:cantSplit/>
        </w:trPr>
        <w:tc>
          <w:tcPr>
            <w:tcW w:w="1548" w:type="dxa"/>
            <w:vMerge/>
            <w:textDirection w:val="btLr"/>
            <w:vAlign w:val="center"/>
          </w:tcPr>
          <w:p w14:paraId="62D2C337" w14:textId="77777777" w:rsidR="007A1F44" w:rsidRPr="00A03C55" w:rsidRDefault="007A1F44" w:rsidP="00AE2B59">
            <w:pPr>
              <w:pStyle w:val="TableLabel"/>
              <w:rPr>
                <w:noProof w:val="0"/>
                <w:sz w:val="16"/>
              </w:rPr>
            </w:pPr>
          </w:p>
        </w:tc>
        <w:tc>
          <w:tcPr>
            <w:tcW w:w="2520" w:type="dxa"/>
            <w:vAlign w:val="center"/>
          </w:tcPr>
          <w:p w14:paraId="4A97F5DD"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42BFF3CE"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8F8FB7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037877D" w14:textId="77777777" w:rsidTr="00AE2B59">
        <w:trPr>
          <w:cantSplit/>
        </w:trPr>
        <w:tc>
          <w:tcPr>
            <w:tcW w:w="1548" w:type="dxa"/>
            <w:vMerge/>
            <w:textDirection w:val="btLr"/>
            <w:vAlign w:val="center"/>
          </w:tcPr>
          <w:p w14:paraId="09C3DAD5" w14:textId="77777777" w:rsidR="007A1F44" w:rsidRPr="00A03C55" w:rsidRDefault="007A1F44" w:rsidP="00AE2B59">
            <w:pPr>
              <w:pStyle w:val="TableLabel"/>
              <w:rPr>
                <w:noProof w:val="0"/>
                <w:sz w:val="16"/>
              </w:rPr>
            </w:pPr>
          </w:p>
        </w:tc>
        <w:tc>
          <w:tcPr>
            <w:tcW w:w="2520" w:type="dxa"/>
            <w:vAlign w:val="center"/>
          </w:tcPr>
          <w:p w14:paraId="39AED6A0" w14:textId="77777777" w:rsidR="007A1F44" w:rsidRPr="00A03C55" w:rsidRDefault="007A1F44" w:rsidP="008600F3">
            <w:pPr>
              <w:pStyle w:val="TableEntry"/>
              <w:rPr>
                <w:i/>
                <w:iCs/>
                <w:noProof w:val="0"/>
                <w:sz w:val="16"/>
              </w:rPr>
            </w:pPr>
            <w:r w:rsidRPr="00A03C55">
              <w:rPr>
                <w:i/>
                <w:iCs/>
                <w:noProof w:val="0"/>
                <w:sz w:val="16"/>
              </w:rPr>
              <w:t>UserIsRequestor</w:t>
            </w:r>
          </w:p>
        </w:tc>
        <w:tc>
          <w:tcPr>
            <w:tcW w:w="630" w:type="dxa"/>
            <w:vAlign w:val="center"/>
          </w:tcPr>
          <w:p w14:paraId="036C8947" w14:textId="77777777" w:rsidR="007A1F44" w:rsidRPr="00A03C55" w:rsidRDefault="007A1F44" w:rsidP="00AE2B59">
            <w:pPr>
              <w:pStyle w:val="TableEntry"/>
              <w:jc w:val="center"/>
              <w:rPr>
                <w:iCs/>
                <w:noProof w:val="0"/>
                <w:sz w:val="16"/>
              </w:rPr>
            </w:pPr>
            <w:r w:rsidRPr="00A03C55">
              <w:rPr>
                <w:i/>
                <w:iCs/>
                <w:noProof w:val="0"/>
                <w:sz w:val="16"/>
              </w:rPr>
              <w:t>U</w:t>
            </w:r>
          </w:p>
        </w:tc>
        <w:tc>
          <w:tcPr>
            <w:tcW w:w="4968" w:type="dxa"/>
            <w:vAlign w:val="center"/>
          </w:tcPr>
          <w:p w14:paraId="75DB1167"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34362C29" w14:textId="77777777" w:rsidTr="00AE2B59">
        <w:trPr>
          <w:cantSplit/>
        </w:trPr>
        <w:tc>
          <w:tcPr>
            <w:tcW w:w="1548" w:type="dxa"/>
            <w:vMerge/>
            <w:textDirection w:val="btLr"/>
            <w:vAlign w:val="center"/>
          </w:tcPr>
          <w:p w14:paraId="1D55B5FB" w14:textId="77777777" w:rsidR="007A1F44" w:rsidRPr="00A03C55" w:rsidRDefault="007A1F44" w:rsidP="00AE2B59">
            <w:pPr>
              <w:pStyle w:val="TableLabel"/>
              <w:rPr>
                <w:noProof w:val="0"/>
                <w:sz w:val="16"/>
              </w:rPr>
            </w:pPr>
          </w:p>
        </w:tc>
        <w:tc>
          <w:tcPr>
            <w:tcW w:w="2520" w:type="dxa"/>
            <w:vAlign w:val="center"/>
          </w:tcPr>
          <w:p w14:paraId="7C33237D"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50E57349"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0D84A18C" w14:textId="77777777" w:rsidR="007A1F44" w:rsidRPr="00A03C55" w:rsidRDefault="007A1F44" w:rsidP="00AE2B59">
            <w:pPr>
              <w:pStyle w:val="TableEntry"/>
              <w:rPr>
                <w:noProof w:val="0"/>
                <w:sz w:val="16"/>
              </w:rPr>
            </w:pPr>
            <w:r w:rsidRPr="00A03C55">
              <w:rPr>
                <w:noProof w:val="0"/>
                <w:sz w:val="16"/>
              </w:rPr>
              <w:t>EV(110153, DCM, “Source”)</w:t>
            </w:r>
          </w:p>
        </w:tc>
      </w:tr>
      <w:tr w:rsidR="007A1F44" w:rsidRPr="00A03C55" w14:paraId="622E1B97" w14:textId="77777777" w:rsidTr="00AE2B59">
        <w:trPr>
          <w:cantSplit/>
        </w:trPr>
        <w:tc>
          <w:tcPr>
            <w:tcW w:w="1548" w:type="dxa"/>
            <w:vMerge/>
            <w:textDirection w:val="btLr"/>
            <w:vAlign w:val="center"/>
          </w:tcPr>
          <w:p w14:paraId="1D48F27E" w14:textId="77777777" w:rsidR="007A1F44" w:rsidRPr="00A03C55" w:rsidRDefault="007A1F44" w:rsidP="00AE2B59">
            <w:pPr>
              <w:pStyle w:val="TableLabel"/>
              <w:rPr>
                <w:noProof w:val="0"/>
                <w:sz w:val="16"/>
              </w:rPr>
            </w:pPr>
          </w:p>
        </w:tc>
        <w:tc>
          <w:tcPr>
            <w:tcW w:w="2520" w:type="dxa"/>
            <w:vAlign w:val="center"/>
          </w:tcPr>
          <w:p w14:paraId="128B9E33"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1140B683"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AA68AF7"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1CE35DB3" w14:textId="77777777" w:rsidTr="00B703A5">
        <w:trPr>
          <w:cantSplit/>
          <w:trHeight w:val="54"/>
        </w:trPr>
        <w:tc>
          <w:tcPr>
            <w:tcW w:w="1548" w:type="dxa"/>
            <w:vMerge/>
            <w:textDirection w:val="btLr"/>
            <w:vAlign w:val="center"/>
          </w:tcPr>
          <w:p w14:paraId="1DE5656C" w14:textId="77777777" w:rsidR="007A1F44" w:rsidRPr="00A03C55" w:rsidRDefault="007A1F44" w:rsidP="00AE2B59">
            <w:pPr>
              <w:pStyle w:val="TableLabel"/>
              <w:rPr>
                <w:noProof w:val="0"/>
                <w:sz w:val="16"/>
              </w:rPr>
            </w:pPr>
          </w:p>
        </w:tc>
        <w:tc>
          <w:tcPr>
            <w:tcW w:w="2520" w:type="dxa"/>
            <w:vAlign w:val="center"/>
          </w:tcPr>
          <w:p w14:paraId="0470937D"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6DD6DF2D"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73CA719" w14:textId="77777777" w:rsidR="007A1F44" w:rsidRPr="00A03C55" w:rsidRDefault="007A1F44" w:rsidP="00AE2B59">
            <w:pPr>
              <w:pStyle w:val="TableEntry"/>
              <w:rPr>
                <w:noProof w:val="0"/>
                <w:sz w:val="16"/>
              </w:rPr>
            </w:pPr>
            <w:r w:rsidRPr="00A03C55">
              <w:rPr>
                <w:noProof w:val="0"/>
                <w:sz w:val="16"/>
              </w:rPr>
              <w:t>The machine name or IP address.</w:t>
            </w:r>
          </w:p>
        </w:tc>
      </w:tr>
    </w:tbl>
    <w:p w14:paraId="598E59EB"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7E15B34" w14:textId="77777777" w:rsidTr="00D372D5">
        <w:trPr>
          <w:cantSplit/>
        </w:trPr>
        <w:tc>
          <w:tcPr>
            <w:tcW w:w="1548" w:type="dxa"/>
            <w:vMerge w:val="restart"/>
          </w:tcPr>
          <w:p w14:paraId="451C678F" w14:textId="77777777" w:rsidR="007A1F44" w:rsidRPr="00A03C55" w:rsidRDefault="007A1F44" w:rsidP="00A063AC">
            <w:pPr>
              <w:pStyle w:val="TableEntryHeader"/>
              <w:rPr>
                <w:noProof w:val="0"/>
              </w:rPr>
            </w:pPr>
            <w:r w:rsidRPr="00A03C55">
              <w:rPr>
                <w:noProof w:val="0"/>
              </w:rPr>
              <w:t>Destination</w:t>
            </w:r>
          </w:p>
          <w:p w14:paraId="6DBDB4F5"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1D41D4E"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61750E61"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2B57F4B"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010A6819" w14:textId="77777777" w:rsidTr="00AE2B59">
        <w:trPr>
          <w:cantSplit/>
        </w:trPr>
        <w:tc>
          <w:tcPr>
            <w:tcW w:w="1548" w:type="dxa"/>
            <w:vMerge/>
            <w:textDirection w:val="btLr"/>
            <w:vAlign w:val="center"/>
          </w:tcPr>
          <w:p w14:paraId="4B74B680" w14:textId="77777777" w:rsidR="007A1F44" w:rsidRPr="00A03C55" w:rsidRDefault="007A1F44" w:rsidP="00AE2B59">
            <w:pPr>
              <w:pStyle w:val="TableLabel"/>
              <w:rPr>
                <w:noProof w:val="0"/>
                <w:sz w:val="16"/>
              </w:rPr>
            </w:pPr>
          </w:p>
        </w:tc>
        <w:tc>
          <w:tcPr>
            <w:tcW w:w="2520" w:type="dxa"/>
            <w:vAlign w:val="center"/>
          </w:tcPr>
          <w:p w14:paraId="578A39D2" w14:textId="77777777" w:rsidR="007A1F44" w:rsidRPr="00A03C55" w:rsidRDefault="007A1F44" w:rsidP="00AE2B59">
            <w:pPr>
              <w:pStyle w:val="TableEntry"/>
              <w:rPr>
                <w:i/>
                <w:iCs/>
                <w:noProof w:val="0"/>
                <w:sz w:val="16"/>
              </w:rPr>
            </w:pPr>
            <w:r w:rsidRPr="00A03C55">
              <w:rPr>
                <w:i/>
                <w:iCs/>
                <w:noProof w:val="0"/>
                <w:sz w:val="16"/>
              </w:rPr>
              <w:t>AlternativeUserID</w:t>
            </w:r>
          </w:p>
        </w:tc>
        <w:tc>
          <w:tcPr>
            <w:tcW w:w="630" w:type="dxa"/>
            <w:vAlign w:val="center"/>
          </w:tcPr>
          <w:p w14:paraId="6CD907A6"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5D076DC1" w14:textId="77777777" w:rsidR="007A1F44" w:rsidRPr="00A03C55" w:rsidRDefault="007A1F44" w:rsidP="00AE2B59">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F7EDDA3" w14:textId="77777777" w:rsidTr="00AE2B59">
        <w:trPr>
          <w:cantSplit/>
        </w:trPr>
        <w:tc>
          <w:tcPr>
            <w:tcW w:w="1548" w:type="dxa"/>
            <w:vMerge/>
            <w:textDirection w:val="btLr"/>
            <w:vAlign w:val="center"/>
          </w:tcPr>
          <w:p w14:paraId="0748388A" w14:textId="77777777" w:rsidR="007A1F44" w:rsidRPr="00A03C55" w:rsidRDefault="007A1F44" w:rsidP="00AE2B59">
            <w:pPr>
              <w:pStyle w:val="TableLabel"/>
              <w:rPr>
                <w:noProof w:val="0"/>
                <w:sz w:val="16"/>
              </w:rPr>
            </w:pPr>
          </w:p>
        </w:tc>
        <w:tc>
          <w:tcPr>
            <w:tcW w:w="2520" w:type="dxa"/>
            <w:vAlign w:val="center"/>
          </w:tcPr>
          <w:p w14:paraId="78ADB51C"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3B09FA9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08DFDF1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CCED371" w14:textId="77777777" w:rsidTr="00AE2B59">
        <w:trPr>
          <w:cantSplit/>
        </w:trPr>
        <w:tc>
          <w:tcPr>
            <w:tcW w:w="1548" w:type="dxa"/>
            <w:vMerge/>
            <w:textDirection w:val="btLr"/>
            <w:vAlign w:val="center"/>
          </w:tcPr>
          <w:p w14:paraId="11096CFE" w14:textId="77777777" w:rsidR="007A1F44" w:rsidRPr="00A03C55" w:rsidRDefault="007A1F44" w:rsidP="00AE2B59">
            <w:pPr>
              <w:pStyle w:val="TableLabel"/>
              <w:rPr>
                <w:noProof w:val="0"/>
                <w:sz w:val="16"/>
              </w:rPr>
            </w:pPr>
          </w:p>
        </w:tc>
        <w:tc>
          <w:tcPr>
            <w:tcW w:w="2520" w:type="dxa"/>
            <w:vAlign w:val="center"/>
          </w:tcPr>
          <w:p w14:paraId="31A6F749" w14:textId="77777777" w:rsidR="007A1F44" w:rsidRPr="00A03C55" w:rsidRDefault="007A1F44" w:rsidP="00AE2B59">
            <w:pPr>
              <w:pStyle w:val="TableEntry"/>
              <w:rPr>
                <w:iCs/>
                <w:noProof w:val="0"/>
                <w:sz w:val="16"/>
              </w:rPr>
            </w:pPr>
            <w:r w:rsidRPr="00A03C55">
              <w:rPr>
                <w:iCs/>
                <w:noProof w:val="0"/>
                <w:sz w:val="16"/>
              </w:rPr>
              <w:t>UserIsRequestor</w:t>
            </w:r>
          </w:p>
        </w:tc>
        <w:tc>
          <w:tcPr>
            <w:tcW w:w="630" w:type="dxa"/>
            <w:vAlign w:val="center"/>
          </w:tcPr>
          <w:p w14:paraId="6D696909"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FEF5CFA"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7F3B0463" w14:textId="77777777" w:rsidTr="00AE2B59">
        <w:trPr>
          <w:cantSplit/>
        </w:trPr>
        <w:tc>
          <w:tcPr>
            <w:tcW w:w="1548" w:type="dxa"/>
            <w:vMerge/>
            <w:textDirection w:val="btLr"/>
            <w:vAlign w:val="center"/>
          </w:tcPr>
          <w:p w14:paraId="459249D4" w14:textId="77777777" w:rsidR="007A1F44" w:rsidRPr="00A03C55" w:rsidRDefault="007A1F44" w:rsidP="00AE2B59">
            <w:pPr>
              <w:pStyle w:val="TableLabel"/>
              <w:rPr>
                <w:noProof w:val="0"/>
                <w:sz w:val="16"/>
              </w:rPr>
            </w:pPr>
          </w:p>
        </w:tc>
        <w:tc>
          <w:tcPr>
            <w:tcW w:w="2520" w:type="dxa"/>
            <w:vAlign w:val="center"/>
          </w:tcPr>
          <w:p w14:paraId="18271133"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2DCB9A6F"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6F0640B" w14:textId="77777777" w:rsidR="007A1F44" w:rsidRPr="00A03C55" w:rsidRDefault="007A1F44" w:rsidP="00AE2B59">
            <w:pPr>
              <w:pStyle w:val="TableEntry"/>
              <w:rPr>
                <w:noProof w:val="0"/>
                <w:sz w:val="16"/>
              </w:rPr>
            </w:pPr>
            <w:r w:rsidRPr="00A03C55">
              <w:rPr>
                <w:noProof w:val="0"/>
                <w:sz w:val="16"/>
              </w:rPr>
              <w:t>EV(110152, DCM, “Destination”)</w:t>
            </w:r>
          </w:p>
        </w:tc>
      </w:tr>
      <w:tr w:rsidR="007A1F44" w:rsidRPr="00A03C55" w14:paraId="789DBD10" w14:textId="77777777" w:rsidTr="00AE2B59">
        <w:trPr>
          <w:cantSplit/>
        </w:trPr>
        <w:tc>
          <w:tcPr>
            <w:tcW w:w="1548" w:type="dxa"/>
            <w:vMerge/>
            <w:textDirection w:val="btLr"/>
            <w:vAlign w:val="center"/>
          </w:tcPr>
          <w:p w14:paraId="162436B0" w14:textId="77777777" w:rsidR="007A1F44" w:rsidRPr="00A03C55" w:rsidRDefault="007A1F44" w:rsidP="00AE2B59">
            <w:pPr>
              <w:pStyle w:val="TableLabel"/>
              <w:rPr>
                <w:noProof w:val="0"/>
                <w:sz w:val="16"/>
              </w:rPr>
            </w:pPr>
          </w:p>
        </w:tc>
        <w:tc>
          <w:tcPr>
            <w:tcW w:w="2520" w:type="dxa"/>
            <w:vAlign w:val="center"/>
          </w:tcPr>
          <w:p w14:paraId="0652C6FF"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30A8DBEF"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590A3B9C"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1D669E11" w14:textId="77777777" w:rsidTr="00D372D5">
        <w:trPr>
          <w:cantSplit/>
        </w:trPr>
        <w:tc>
          <w:tcPr>
            <w:tcW w:w="1548" w:type="dxa"/>
            <w:vMerge/>
            <w:textDirection w:val="btLr"/>
            <w:vAlign w:val="center"/>
          </w:tcPr>
          <w:p w14:paraId="566B1682" w14:textId="77777777" w:rsidR="007A1F44" w:rsidRPr="00A03C55" w:rsidRDefault="007A1F44" w:rsidP="00AE2B59">
            <w:pPr>
              <w:pStyle w:val="TableLabel"/>
              <w:rPr>
                <w:noProof w:val="0"/>
                <w:sz w:val="16"/>
              </w:rPr>
            </w:pPr>
          </w:p>
        </w:tc>
        <w:tc>
          <w:tcPr>
            <w:tcW w:w="2520" w:type="dxa"/>
            <w:vAlign w:val="center"/>
          </w:tcPr>
          <w:p w14:paraId="654B5144"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157987F4"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26164D8" w14:textId="77777777" w:rsidR="007A1F44" w:rsidRPr="00A03C55" w:rsidRDefault="007A1F44" w:rsidP="00AE2B59">
            <w:pPr>
              <w:pStyle w:val="TableEntry"/>
              <w:rPr>
                <w:noProof w:val="0"/>
                <w:sz w:val="16"/>
              </w:rPr>
            </w:pPr>
            <w:r w:rsidRPr="00A03C55">
              <w:rPr>
                <w:noProof w:val="0"/>
                <w:sz w:val="16"/>
              </w:rPr>
              <w:t>The machine name or IP address.</w:t>
            </w:r>
          </w:p>
        </w:tc>
      </w:tr>
    </w:tbl>
    <w:p w14:paraId="04CAC5BA"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63BE1C2" w14:textId="77777777" w:rsidTr="00AE2B59">
        <w:trPr>
          <w:cantSplit/>
        </w:trPr>
        <w:tc>
          <w:tcPr>
            <w:tcW w:w="1728" w:type="dxa"/>
            <w:vMerge w:val="restart"/>
          </w:tcPr>
          <w:p w14:paraId="721011FC" w14:textId="77777777" w:rsidR="007A1F44" w:rsidRPr="00A03C55" w:rsidRDefault="007A1F44" w:rsidP="00A063AC">
            <w:pPr>
              <w:pStyle w:val="TableEntryHeader"/>
              <w:rPr>
                <w:noProof w:val="0"/>
              </w:rPr>
            </w:pPr>
            <w:r w:rsidRPr="00A03C55">
              <w:rPr>
                <w:noProof w:val="0"/>
              </w:rPr>
              <w:t>Audit Source</w:t>
            </w:r>
          </w:p>
          <w:p w14:paraId="6D8EF132"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1FC806B9" w14:textId="77777777" w:rsidR="007A1F44" w:rsidRPr="00A03C55" w:rsidRDefault="007A1F44" w:rsidP="00AE2B59">
            <w:pPr>
              <w:pStyle w:val="TableEntry"/>
              <w:rPr>
                <w:i/>
                <w:iCs/>
                <w:noProof w:val="0"/>
                <w:sz w:val="16"/>
              </w:rPr>
            </w:pPr>
            <w:r w:rsidRPr="00A03C55">
              <w:rPr>
                <w:i/>
                <w:iCs/>
                <w:noProof w:val="0"/>
                <w:sz w:val="16"/>
              </w:rPr>
              <w:t>AuditSourceID</w:t>
            </w:r>
          </w:p>
        </w:tc>
        <w:tc>
          <w:tcPr>
            <w:tcW w:w="630" w:type="dxa"/>
            <w:vAlign w:val="center"/>
          </w:tcPr>
          <w:p w14:paraId="57B6AEE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6611A55"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6EAF3FFF" w14:textId="77777777" w:rsidTr="00AE2B59">
        <w:trPr>
          <w:cantSplit/>
        </w:trPr>
        <w:tc>
          <w:tcPr>
            <w:tcW w:w="1728" w:type="dxa"/>
            <w:vMerge/>
            <w:textDirection w:val="btLr"/>
            <w:vAlign w:val="center"/>
          </w:tcPr>
          <w:p w14:paraId="62508FC3" w14:textId="77777777" w:rsidR="007A1F44" w:rsidRPr="00A03C55" w:rsidRDefault="007A1F44" w:rsidP="00AE2B59">
            <w:pPr>
              <w:pStyle w:val="TableLabel"/>
              <w:rPr>
                <w:noProof w:val="0"/>
                <w:sz w:val="16"/>
              </w:rPr>
            </w:pPr>
          </w:p>
        </w:tc>
        <w:tc>
          <w:tcPr>
            <w:tcW w:w="2340" w:type="dxa"/>
            <w:vAlign w:val="center"/>
          </w:tcPr>
          <w:p w14:paraId="47A82633" w14:textId="77777777" w:rsidR="007A1F44" w:rsidRPr="00A03C55" w:rsidRDefault="007A1F44" w:rsidP="00AE2B59">
            <w:pPr>
              <w:pStyle w:val="TableEntry"/>
              <w:rPr>
                <w:i/>
                <w:iCs/>
                <w:noProof w:val="0"/>
                <w:sz w:val="16"/>
              </w:rPr>
            </w:pPr>
            <w:r w:rsidRPr="00A03C55">
              <w:rPr>
                <w:i/>
                <w:iCs/>
                <w:noProof w:val="0"/>
                <w:sz w:val="16"/>
              </w:rPr>
              <w:t>AuditEnterpriseSiteID</w:t>
            </w:r>
          </w:p>
        </w:tc>
        <w:tc>
          <w:tcPr>
            <w:tcW w:w="630" w:type="dxa"/>
            <w:vAlign w:val="center"/>
          </w:tcPr>
          <w:p w14:paraId="18CE3DC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3B23FD0A"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FC90B64" w14:textId="77777777" w:rsidTr="00AE2B59">
        <w:trPr>
          <w:cantSplit/>
        </w:trPr>
        <w:tc>
          <w:tcPr>
            <w:tcW w:w="1728" w:type="dxa"/>
            <w:vMerge/>
            <w:textDirection w:val="btLr"/>
            <w:vAlign w:val="center"/>
          </w:tcPr>
          <w:p w14:paraId="543711E5" w14:textId="77777777" w:rsidR="007A1F44" w:rsidRPr="00A03C55" w:rsidRDefault="007A1F44" w:rsidP="00AE2B59">
            <w:pPr>
              <w:pStyle w:val="TableLabel"/>
              <w:rPr>
                <w:noProof w:val="0"/>
                <w:sz w:val="16"/>
              </w:rPr>
            </w:pPr>
          </w:p>
        </w:tc>
        <w:tc>
          <w:tcPr>
            <w:tcW w:w="2340" w:type="dxa"/>
            <w:vAlign w:val="center"/>
          </w:tcPr>
          <w:p w14:paraId="5FB66C8F" w14:textId="77777777" w:rsidR="007A1F44" w:rsidRPr="00A03C55" w:rsidRDefault="007A1F44" w:rsidP="00AE2B59">
            <w:pPr>
              <w:pStyle w:val="TableEntry"/>
              <w:rPr>
                <w:i/>
                <w:iCs/>
                <w:noProof w:val="0"/>
                <w:sz w:val="16"/>
              </w:rPr>
            </w:pPr>
            <w:r w:rsidRPr="00A03C55">
              <w:rPr>
                <w:i/>
                <w:iCs/>
                <w:noProof w:val="0"/>
                <w:sz w:val="16"/>
              </w:rPr>
              <w:t>AuditSourceTypeCode</w:t>
            </w:r>
          </w:p>
        </w:tc>
        <w:tc>
          <w:tcPr>
            <w:tcW w:w="630" w:type="dxa"/>
            <w:vAlign w:val="center"/>
          </w:tcPr>
          <w:p w14:paraId="746F9924"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7852E932"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4BC8C444" w14:textId="77777777" w:rsidR="0024701A" w:rsidRPr="00A03C55" w:rsidRDefault="0024701A"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AC05986" w14:textId="77777777" w:rsidTr="00D372D5">
        <w:trPr>
          <w:cantSplit/>
        </w:trPr>
        <w:tc>
          <w:tcPr>
            <w:tcW w:w="1548" w:type="dxa"/>
            <w:vMerge w:val="restart"/>
          </w:tcPr>
          <w:p w14:paraId="701E4E0D" w14:textId="77777777" w:rsidR="007A1F44" w:rsidRPr="00A03C55" w:rsidRDefault="007A1F44" w:rsidP="00A063AC">
            <w:pPr>
              <w:pStyle w:val="TableEntryHeader"/>
              <w:rPr>
                <w:noProof w:val="0"/>
              </w:rPr>
            </w:pPr>
            <w:r w:rsidRPr="00A03C55">
              <w:rPr>
                <w:noProof w:val="0"/>
              </w:rPr>
              <w:lastRenderedPageBreak/>
              <w:t>Patient</w:t>
            </w:r>
          </w:p>
          <w:p w14:paraId="55A53166" w14:textId="77777777" w:rsidR="007A1F44" w:rsidRPr="00A03C55" w:rsidRDefault="007A1F44">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3D64E674" w14:textId="77777777" w:rsidR="007A1F44" w:rsidRPr="00A03C55" w:rsidRDefault="007A1F44" w:rsidP="00AE2B59">
            <w:pPr>
              <w:pStyle w:val="TableEntry"/>
              <w:rPr>
                <w:noProof w:val="0"/>
                <w:sz w:val="16"/>
                <w:szCs w:val="16"/>
              </w:rPr>
            </w:pPr>
            <w:r w:rsidRPr="00A03C55">
              <w:rPr>
                <w:noProof w:val="0"/>
                <w:sz w:val="16"/>
                <w:szCs w:val="16"/>
              </w:rPr>
              <w:t>ParticipantObjectTypeCode</w:t>
            </w:r>
          </w:p>
        </w:tc>
        <w:tc>
          <w:tcPr>
            <w:tcW w:w="630" w:type="dxa"/>
            <w:vAlign w:val="center"/>
          </w:tcPr>
          <w:p w14:paraId="62E9C628"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3D63DA74" w14:textId="77777777" w:rsidR="007A1F44" w:rsidRPr="00A03C55" w:rsidRDefault="007A1F44" w:rsidP="00AE2B59">
            <w:pPr>
              <w:pStyle w:val="TableEntry"/>
              <w:rPr>
                <w:noProof w:val="0"/>
                <w:sz w:val="16"/>
                <w:szCs w:val="16"/>
              </w:rPr>
            </w:pPr>
            <w:r w:rsidRPr="00A03C55">
              <w:rPr>
                <w:noProof w:val="0"/>
                <w:sz w:val="16"/>
                <w:szCs w:val="16"/>
              </w:rPr>
              <w:t>“1” (Person)</w:t>
            </w:r>
          </w:p>
        </w:tc>
      </w:tr>
      <w:tr w:rsidR="007A1F44" w:rsidRPr="00A03C55" w14:paraId="5AFAA816" w14:textId="77777777" w:rsidTr="00AE2B59">
        <w:trPr>
          <w:cantSplit/>
        </w:trPr>
        <w:tc>
          <w:tcPr>
            <w:tcW w:w="1548" w:type="dxa"/>
            <w:vMerge/>
            <w:vAlign w:val="center"/>
          </w:tcPr>
          <w:p w14:paraId="00374B2A" w14:textId="77777777" w:rsidR="007A1F44" w:rsidRPr="00A03C55" w:rsidRDefault="007A1F44" w:rsidP="00AE2B59">
            <w:pPr>
              <w:pStyle w:val="TableLabel"/>
              <w:rPr>
                <w:noProof w:val="0"/>
              </w:rPr>
            </w:pPr>
          </w:p>
        </w:tc>
        <w:tc>
          <w:tcPr>
            <w:tcW w:w="2520" w:type="dxa"/>
            <w:vAlign w:val="center"/>
          </w:tcPr>
          <w:p w14:paraId="644B49CC" w14:textId="77777777" w:rsidR="007A1F44" w:rsidRPr="00A03C55" w:rsidRDefault="007A1F44" w:rsidP="00AE2B59">
            <w:pPr>
              <w:pStyle w:val="TableEntry"/>
              <w:rPr>
                <w:noProof w:val="0"/>
                <w:sz w:val="16"/>
                <w:szCs w:val="16"/>
              </w:rPr>
            </w:pPr>
            <w:r w:rsidRPr="00A03C55">
              <w:rPr>
                <w:noProof w:val="0"/>
                <w:sz w:val="16"/>
                <w:szCs w:val="16"/>
              </w:rPr>
              <w:t>ParticipantObjectTypeCodeRole</w:t>
            </w:r>
          </w:p>
        </w:tc>
        <w:tc>
          <w:tcPr>
            <w:tcW w:w="630" w:type="dxa"/>
            <w:vAlign w:val="center"/>
          </w:tcPr>
          <w:p w14:paraId="375AF22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37087844" w14:textId="77777777" w:rsidR="007A1F44" w:rsidRPr="00A03C55" w:rsidRDefault="007A1F44" w:rsidP="00AE2B59">
            <w:pPr>
              <w:pStyle w:val="TableEntry"/>
              <w:rPr>
                <w:noProof w:val="0"/>
                <w:sz w:val="16"/>
                <w:szCs w:val="16"/>
              </w:rPr>
            </w:pPr>
            <w:r w:rsidRPr="00A03C55">
              <w:rPr>
                <w:noProof w:val="0"/>
                <w:sz w:val="16"/>
                <w:szCs w:val="16"/>
              </w:rPr>
              <w:t>“1” (Patient)</w:t>
            </w:r>
          </w:p>
        </w:tc>
      </w:tr>
      <w:tr w:rsidR="007A1F44" w:rsidRPr="00A03C55" w14:paraId="59CBDAC3" w14:textId="77777777" w:rsidTr="00AE2B59">
        <w:trPr>
          <w:cantSplit/>
        </w:trPr>
        <w:tc>
          <w:tcPr>
            <w:tcW w:w="1548" w:type="dxa"/>
            <w:vMerge/>
            <w:vAlign w:val="center"/>
          </w:tcPr>
          <w:p w14:paraId="5D0F3699" w14:textId="77777777" w:rsidR="007A1F44" w:rsidRPr="00A03C55" w:rsidRDefault="007A1F44" w:rsidP="00AE2B59">
            <w:pPr>
              <w:pStyle w:val="TableLabel"/>
              <w:rPr>
                <w:noProof w:val="0"/>
              </w:rPr>
            </w:pPr>
          </w:p>
        </w:tc>
        <w:tc>
          <w:tcPr>
            <w:tcW w:w="2520" w:type="dxa"/>
            <w:vAlign w:val="center"/>
          </w:tcPr>
          <w:p w14:paraId="2BAE66EC" w14:textId="77777777" w:rsidR="007A1F44" w:rsidRPr="00A03C55" w:rsidRDefault="007A1F44" w:rsidP="0063062C">
            <w:pPr>
              <w:pStyle w:val="TableEntry"/>
              <w:rPr>
                <w:i/>
                <w:iCs/>
                <w:noProof w:val="0"/>
                <w:sz w:val="16"/>
              </w:rPr>
            </w:pPr>
            <w:r w:rsidRPr="00A03C55">
              <w:rPr>
                <w:i/>
                <w:iCs/>
                <w:noProof w:val="0"/>
                <w:sz w:val="16"/>
              </w:rPr>
              <w:t>ParticipantObjectDataLifeCycle</w:t>
            </w:r>
          </w:p>
        </w:tc>
        <w:tc>
          <w:tcPr>
            <w:tcW w:w="630" w:type="dxa"/>
            <w:vAlign w:val="center"/>
          </w:tcPr>
          <w:p w14:paraId="5CAF2F51"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47B7307C"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26A67516" w14:textId="77777777" w:rsidTr="00AE2B59">
        <w:trPr>
          <w:cantSplit/>
        </w:trPr>
        <w:tc>
          <w:tcPr>
            <w:tcW w:w="1548" w:type="dxa"/>
            <w:vMerge/>
            <w:vAlign w:val="center"/>
          </w:tcPr>
          <w:p w14:paraId="7C94633F" w14:textId="77777777" w:rsidR="007A1F44" w:rsidRPr="00A03C55" w:rsidRDefault="007A1F44" w:rsidP="00AE2B59">
            <w:pPr>
              <w:pStyle w:val="TableLabel"/>
              <w:rPr>
                <w:noProof w:val="0"/>
              </w:rPr>
            </w:pPr>
          </w:p>
        </w:tc>
        <w:tc>
          <w:tcPr>
            <w:tcW w:w="2520" w:type="dxa"/>
            <w:vAlign w:val="center"/>
          </w:tcPr>
          <w:p w14:paraId="63B0641E" w14:textId="77777777" w:rsidR="007A1F44" w:rsidRPr="00A03C55" w:rsidRDefault="007A1F44" w:rsidP="00AE2B59">
            <w:pPr>
              <w:pStyle w:val="TableEntry"/>
              <w:rPr>
                <w:i/>
                <w:noProof w:val="0"/>
                <w:sz w:val="16"/>
                <w:szCs w:val="16"/>
              </w:rPr>
            </w:pPr>
            <w:r w:rsidRPr="00A03C55">
              <w:rPr>
                <w:i/>
                <w:noProof w:val="0"/>
                <w:sz w:val="16"/>
                <w:szCs w:val="16"/>
              </w:rPr>
              <w:t>ParticipantObjectIDTypeCode</w:t>
            </w:r>
          </w:p>
        </w:tc>
        <w:tc>
          <w:tcPr>
            <w:tcW w:w="630" w:type="dxa"/>
            <w:vAlign w:val="center"/>
          </w:tcPr>
          <w:p w14:paraId="00FDB309" w14:textId="77777777" w:rsidR="007A1F44" w:rsidRPr="00A03C55" w:rsidRDefault="007A1F44" w:rsidP="00AE2B59">
            <w:pPr>
              <w:pStyle w:val="TableEntry"/>
              <w:rPr>
                <w:i/>
                <w:noProof w:val="0"/>
                <w:sz w:val="16"/>
                <w:szCs w:val="16"/>
              </w:rPr>
            </w:pPr>
            <w:r w:rsidRPr="00A03C55">
              <w:rPr>
                <w:i/>
                <w:noProof w:val="0"/>
                <w:sz w:val="16"/>
                <w:szCs w:val="16"/>
              </w:rPr>
              <w:t>M</w:t>
            </w:r>
          </w:p>
        </w:tc>
        <w:tc>
          <w:tcPr>
            <w:tcW w:w="4968" w:type="dxa"/>
            <w:vAlign w:val="center"/>
          </w:tcPr>
          <w:p w14:paraId="1FCA1579" w14:textId="77777777" w:rsidR="007A1F44" w:rsidRPr="00A03C55" w:rsidRDefault="00383381">
            <w:pPr>
              <w:pStyle w:val="TableEntry"/>
              <w:rPr>
                <w:noProof w:val="0"/>
                <w:sz w:val="16"/>
                <w:szCs w:val="16"/>
              </w:rPr>
            </w:pPr>
            <w:r w:rsidRPr="00A03C55">
              <w:rPr>
                <w:i/>
                <w:iCs/>
                <w:noProof w:val="0"/>
                <w:sz w:val="16"/>
                <w:szCs w:val="16"/>
              </w:rPr>
              <w:t>n</w:t>
            </w:r>
            <w:r w:rsidR="007A1F44" w:rsidRPr="00A03C55">
              <w:rPr>
                <w:i/>
                <w:iCs/>
                <w:noProof w:val="0"/>
                <w:sz w:val="16"/>
                <w:szCs w:val="16"/>
              </w:rPr>
              <w:t>ot specialized</w:t>
            </w:r>
          </w:p>
        </w:tc>
      </w:tr>
      <w:tr w:rsidR="007A1F44" w:rsidRPr="00A03C55" w14:paraId="2C46C18A" w14:textId="77777777" w:rsidTr="00AE2B59">
        <w:trPr>
          <w:cantSplit/>
        </w:trPr>
        <w:tc>
          <w:tcPr>
            <w:tcW w:w="1548" w:type="dxa"/>
            <w:vMerge/>
            <w:vAlign w:val="center"/>
          </w:tcPr>
          <w:p w14:paraId="5AE69FD3" w14:textId="77777777" w:rsidR="007A1F44" w:rsidRPr="00A03C55" w:rsidRDefault="007A1F44" w:rsidP="00AE2B59">
            <w:pPr>
              <w:pStyle w:val="TableLabel"/>
              <w:rPr>
                <w:noProof w:val="0"/>
              </w:rPr>
            </w:pPr>
          </w:p>
        </w:tc>
        <w:tc>
          <w:tcPr>
            <w:tcW w:w="2520" w:type="dxa"/>
            <w:vAlign w:val="center"/>
          </w:tcPr>
          <w:p w14:paraId="5C8E4724" w14:textId="77777777" w:rsidR="007A1F44" w:rsidRPr="00A03C55" w:rsidRDefault="007A1F44" w:rsidP="0063062C">
            <w:pPr>
              <w:pStyle w:val="TableEntry"/>
              <w:rPr>
                <w:i/>
                <w:iCs/>
                <w:noProof w:val="0"/>
                <w:sz w:val="16"/>
              </w:rPr>
            </w:pPr>
            <w:r w:rsidRPr="00A03C55">
              <w:rPr>
                <w:i/>
                <w:iCs/>
                <w:noProof w:val="0"/>
                <w:sz w:val="16"/>
              </w:rPr>
              <w:t>ParticipantObjectSensitivity</w:t>
            </w:r>
          </w:p>
        </w:tc>
        <w:tc>
          <w:tcPr>
            <w:tcW w:w="630" w:type="dxa"/>
            <w:vAlign w:val="center"/>
          </w:tcPr>
          <w:p w14:paraId="594C1E5F"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58360ABC"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4876CAA3" w14:textId="77777777" w:rsidTr="00AE2B59">
        <w:trPr>
          <w:cantSplit/>
        </w:trPr>
        <w:tc>
          <w:tcPr>
            <w:tcW w:w="1548" w:type="dxa"/>
            <w:vMerge/>
            <w:vAlign w:val="center"/>
          </w:tcPr>
          <w:p w14:paraId="317B8C8C" w14:textId="77777777" w:rsidR="007A1F44" w:rsidRPr="00A03C55" w:rsidRDefault="007A1F44" w:rsidP="00AE2B59">
            <w:pPr>
              <w:pStyle w:val="TableLabel"/>
              <w:rPr>
                <w:noProof w:val="0"/>
              </w:rPr>
            </w:pPr>
          </w:p>
        </w:tc>
        <w:tc>
          <w:tcPr>
            <w:tcW w:w="2520" w:type="dxa"/>
            <w:vAlign w:val="center"/>
          </w:tcPr>
          <w:p w14:paraId="6BCBA049" w14:textId="77777777" w:rsidR="007A1F44" w:rsidRPr="00A03C55" w:rsidRDefault="007A1F44" w:rsidP="00AE2B59">
            <w:pPr>
              <w:pStyle w:val="TableEntry"/>
              <w:rPr>
                <w:noProof w:val="0"/>
                <w:sz w:val="16"/>
                <w:szCs w:val="16"/>
              </w:rPr>
            </w:pPr>
            <w:r w:rsidRPr="00A03C55">
              <w:rPr>
                <w:noProof w:val="0"/>
                <w:sz w:val="16"/>
                <w:szCs w:val="16"/>
              </w:rPr>
              <w:t>ParticipantObjectID</w:t>
            </w:r>
          </w:p>
        </w:tc>
        <w:tc>
          <w:tcPr>
            <w:tcW w:w="630" w:type="dxa"/>
            <w:vAlign w:val="center"/>
          </w:tcPr>
          <w:p w14:paraId="7DD11105"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tcPr>
          <w:p w14:paraId="5886DA6F" w14:textId="77777777" w:rsidR="007A1F44" w:rsidRPr="00A03C55" w:rsidRDefault="007A1F44" w:rsidP="00AE2B59">
            <w:pPr>
              <w:pStyle w:val="TableEntry"/>
              <w:rPr>
                <w:noProof w:val="0"/>
                <w:sz w:val="16"/>
                <w:szCs w:val="16"/>
              </w:rPr>
            </w:pPr>
            <w:r w:rsidRPr="00A03C55">
              <w:rPr>
                <w:noProof w:val="0"/>
                <w:sz w:val="16"/>
                <w:szCs w:val="16"/>
              </w:rPr>
              <w:t xml:space="preserve">The patient ID in HL7 CX format. </w:t>
            </w:r>
          </w:p>
        </w:tc>
      </w:tr>
      <w:tr w:rsidR="007A1F44" w:rsidRPr="00A03C55" w14:paraId="1D795A56" w14:textId="77777777" w:rsidTr="00AE2B59">
        <w:trPr>
          <w:cantSplit/>
        </w:trPr>
        <w:tc>
          <w:tcPr>
            <w:tcW w:w="1548" w:type="dxa"/>
            <w:vMerge/>
            <w:vAlign w:val="center"/>
          </w:tcPr>
          <w:p w14:paraId="1048A1CA" w14:textId="77777777" w:rsidR="007A1F44" w:rsidRPr="00A03C55" w:rsidRDefault="007A1F44" w:rsidP="00AE2B59">
            <w:pPr>
              <w:pStyle w:val="TableLabel"/>
              <w:rPr>
                <w:noProof w:val="0"/>
              </w:rPr>
            </w:pPr>
          </w:p>
        </w:tc>
        <w:tc>
          <w:tcPr>
            <w:tcW w:w="2520" w:type="dxa"/>
            <w:vAlign w:val="center"/>
          </w:tcPr>
          <w:p w14:paraId="4D737C4D" w14:textId="77777777" w:rsidR="007A1F44" w:rsidRPr="00A03C55" w:rsidRDefault="007A1F44" w:rsidP="0063062C">
            <w:pPr>
              <w:pStyle w:val="TableEntry"/>
              <w:rPr>
                <w:i/>
                <w:iCs/>
                <w:noProof w:val="0"/>
                <w:sz w:val="16"/>
              </w:rPr>
            </w:pPr>
            <w:r w:rsidRPr="00A03C55">
              <w:rPr>
                <w:i/>
                <w:iCs/>
                <w:noProof w:val="0"/>
                <w:sz w:val="16"/>
              </w:rPr>
              <w:t>ParticipantObjectName</w:t>
            </w:r>
          </w:p>
        </w:tc>
        <w:tc>
          <w:tcPr>
            <w:tcW w:w="630" w:type="dxa"/>
            <w:vAlign w:val="center"/>
          </w:tcPr>
          <w:p w14:paraId="62747F78"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2A4B1535"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5BCAB68C" w14:textId="77777777" w:rsidTr="00AE2B59">
        <w:trPr>
          <w:cantSplit/>
        </w:trPr>
        <w:tc>
          <w:tcPr>
            <w:tcW w:w="1548" w:type="dxa"/>
            <w:vMerge/>
            <w:vAlign w:val="center"/>
          </w:tcPr>
          <w:p w14:paraId="538B650A" w14:textId="77777777" w:rsidR="007A1F44" w:rsidRPr="00A03C55" w:rsidRDefault="007A1F44" w:rsidP="00AE2B59">
            <w:pPr>
              <w:pStyle w:val="TableLabel"/>
              <w:rPr>
                <w:noProof w:val="0"/>
              </w:rPr>
            </w:pPr>
          </w:p>
        </w:tc>
        <w:tc>
          <w:tcPr>
            <w:tcW w:w="2520" w:type="dxa"/>
            <w:vAlign w:val="center"/>
          </w:tcPr>
          <w:p w14:paraId="25B01BA2" w14:textId="77777777" w:rsidR="007A1F44" w:rsidRPr="00A03C55" w:rsidRDefault="007A1F44" w:rsidP="0063062C">
            <w:pPr>
              <w:pStyle w:val="TableEntry"/>
              <w:rPr>
                <w:i/>
                <w:iCs/>
                <w:noProof w:val="0"/>
                <w:sz w:val="16"/>
              </w:rPr>
            </w:pPr>
            <w:r w:rsidRPr="00A03C55">
              <w:rPr>
                <w:i/>
                <w:iCs/>
                <w:noProof w:val="0"/>
                <w:sz w:val="16"/>
              </w:rPr>
              <w:t>ParticipantObjectQuery</w:t>
            </w:r>
          </w:p>
        </w:tc>
        <w:tc>
          <w:tcPr>
            <w:tcW w:w="630" w:type="dxa"/>
            <w:vAlign w:val="center"/>
          </w:tcPr>
          <w:p w14:paraId="7020D803"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370BD3D7"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518E966C" w14:textId="77777777" w:rsidTr="00AE2B59">
        <w:trPr>
          <w:cantSplit/>
        </w:trPr>
        <w:tc>
          <w:tcPr>
            <w:tcW w:w="1548" w:type="dxa"/>
            <w:vMerge/>
            <w:vAlign w:val="center"/>
          </w:tcPr>
          <w:p w14:paraId="0AC9F1BA" w14:textId="77777777" w:rsidR="007A1F44" w:rsidRPr="00A03C55" w:rsidRDefault="007A1F44" w:rsidP="00AE2B59">
            <w:pPr>
              <w:pStyle w:val="TableLabel"/>
              <w:rPr>
                <w:noProof w:val="0"/>
              </w:rPr>
            </w:pPr>
          </w:p>
        </w:tc>
        <w:tc>
          <w:tcPr>
            <w:tcW w:w="2520" w:type="dxa"/>
            <w:vAlign w:val="center"/>
          </w:tcPr>
          <w:p w14:paraId="004B3062" w14:textId="77777777" w:rsidR="007A1F44" w:rsidRPr="00A03C55" w:rsidRDefault="007A1F44" w:rsidP="0063062C">
            <w:pPr>
              <w:pStyle w:val="TableEntry"/>
              <w:rPr>
                <w:i/>
                <w:iCs/>
                <w:noProof w:val="0"/>
                <w:sz w:val="16"/>
              </w:rPr>
            </w:pPr>
            <w:r w:rsidRPr="00A03C55">
              <w:rPr>
                <w:i/>
                <w:iCs/>
                <w:noProof w:val="0"/>
                <w:sz w:val="16"/>
              </w:rPr>
              <w:t>ParticipantObjectDetail</w:t>
            </w:r>
          </w:p>
        </w:tc>
        <w:tc>
          <w:tcPr>
            <w:tcW w:w="630" w:type="dxa"/>
            <w:vAlign w:val="center"/>
          </w:tcPr>
          <w:p w14:paraId="5F8BE1D6"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1463BE77" w14:textId="77777777" w:rsidR="007A1F44" w:rsidRPr="00A03C55" w:rsidRDefault="007A1F44" w:rsidP="0063062C">
            <w:pPr>
              <w:pStyle w:val="TableEntry"/>
              <w:rPr>
                <w:i/>
                <w:iCs/>
                <w:noProof w:val="0"/>
                <w:sz w:val="16"/>
              </w:rPr>
            </w:pPr>
            <w:r w:rsidRPr="00A03C55">
              <w:rPr>
                <w:i/>
                <w:iCs/>
                <w:noProof w:val="0"/>
                <w:sz w:val="16"/>
              </w:rPr>
              <w:t>not specialized</w:t>
            </w:r>
          </w:p>
        </w:tc>
      </w:tr>
    </w:tbl>
    <w:p w14:paraId="6A11FF9B" w14:textId="77777777" w:rsidR="00A552D0" w:rsidRPr="00A03C55"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6C6A08A" w14:textId="77777777" w:rsidTr="00D372D5">
        <w:trPr>
          <w:cantSplit/>
        </w:trPr>
        <w:tc>
          <w:tcPr>
            <w:tcW w:w="1548" w:type="dxa"/>
            <w:vMerge w:val="restart"/>
          </w:tcPr>
          <w:p w14:paraId="7E7DD4B9" w14:textId="77777777" w:rsidR="007A1F44" w:rsidRPr="00A03C55" w:rsidRDefault="007A1F44" w:rsidP="00A063AC">
            <w:pPr>
              <w:pStyle w:val="TableEntryHeader"/>
              <w:rPr>
                <w:noProof w:val="0"/>
              </w:rPr>
            </w:pPr>
            <w:r w:rsidRPr="00A03C55">
              <w:rPr>
                <w:noProof w:val="0"/>
              </w:rPr>
              <w:t>Query Parameters</w:t>
            </w:r>
          </w:p>
          <w:p w14:paraId="3C56B205" w14:textId="77777777" w:rsidR="007A1F44" w:rsidRPr="00A03C55" w:rsidRDefault="007A1F44" w:rsidP="00D372D5">
            <w:pPr>
              <w:pStyle w:val="TableEntryHeader"/>
              <w:rPr>
                <w:bCs/>
                <w:noProof w:val="0"/>
                <w:sz w:val="12"/>
                <w:szCs w:val="16"/>
              </w:rPr>
            </w:pPr>
            <w:r w:rsidRPr="00A03C55">
              <w:rPr>
                <w:bCs/>
                <w:noProof w:val="0"/>
                <w:sz w:val="12"/>
              </w:rPr>
              <w:t>(AuditMessage/</w:t>
            </w:r>
            <w:r w:rsidRPr="00A03C55">
              <w:rPr>
                <w:bCs/>
                <w:noProof w:val="0"/>
                <w:sz w:val="12"/>
              </w:rPr>
              <w:br/>
              <w:t>ParticipantObjectIdentification)</w:t>
            </w:r>
          </w:p>
        </w:tc>
        <w:tc>
          <w:tcPr>
            <w:tcW w:w="2520" w:type="dxa"/>
            <w:vAlign w:val="center"/>
          </w:tcPr>
          <w:p w14:paraId="64F84A8C" w14:textId="77777777" w:rsidR="007A1F44" w:rsidRPr="00A03C55" w:rsidRDefault="007A1F44" w:rsidP="00AE2B59">
            <w:pPr>
              <w:pStyle w:val="TableEntry"/>
              <w:rPr>
                <w:noProof w:val="0"/>
                <w:sz w:val="16"/>
                <w:szCs w:val="16"/>
              </w:rPr>
            </w:pPr>
            <w:r w:rsidRPr="00A03C55">
              <w:rPr>
                <w:noProof w:val="0"/>
                <w:sz w:val="16"/>
                <w:szCs w:val="16"/>
              </w:rPr>
              <w:t>ParticipantObjectTypeCode</w:t>
            </w:r>
          </w:p>
        </w:tc>
        <w:tc>
          <w:tcPr>
            <w:tcW w:w="630" w:type="dxa"/>
            <w:vAlign w:val="center"/>
          </w:tcPr>
          <w:p w14:paraId="2450C9CF"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4A5AC1B9" w14:textId="77777777" w:rsidR="007A1F44" w:rsidRPr="00A03C55" w:rsidRDefault="007A1F44" w:rsidP="00AE2B59">
            <w:pPr>
              <w:pStyle w:val="TableEntry"/>
              <w:rPr>
                <w:noProof w:val="0"/>
                <w:sz w:val="16"/>
                <w:szCs w:val="16"/>
              </w:rPr>
            </w:pPr>
            <w:r w:rsidRPr="00A03C55">
              <w:rPr>
                <w:noProof w:val="0"/>
                <w:sz w:val="16"/>
                <w:szCs w:val="16"/>
              </w:rPr>
              <w:t>“2” (system object)</w:t>
            </w:r>
          </w:p>
        </w:tc>
      </w:tr>
      <w:tr w:rsidR="007A1F44" w:rsidRPr="00A03C55" w14:paraId="060DA67C" w14:textId="77777777" w:rsidTr="00AE2B59">
        <w:trPr>
          <w:cantSplit/>
        </w:trPr>
        <w:tc>
          <w:tcPr>
            <w:tcW w:w="1548" w:type="dxa"/>
            <w:vMerge/>
            <w:vAlign w:val="center"/>
          </w:tcPr>
          <w:p w14:paraId="5D0988CD" w14:textId="77777777" w:rsidR="007A1F44" w:rsidRPr="00A03C55" w:rsidRDefault="007A1F44" w:rsidP="00AE2B59"/>
        </w:tc>
        <w:tc>
          <w:tcPr>
            <w:tcW w:w="2520" w:type="dxa"/>
            <w:vAlign w:val="center"/>
          </w:tcPr>
          <w:p w14:paraId="51D202ED" w14:textId="77777777" w:rsidR="007A1F44" w:rsidRPr="00A03C55" w:rsidRDefault="007A1F44" w:rsidP="00AE2B59">
            <w:pPr>
              <w:pStyle w:val="TableEntry"/>
              <w:rPr>
                <w:noProof w:val="0"/>
                <w:sz w:val="16"/>
                <w:szCs w:val="16"/>
              </w:rPr>
            </w:pPr>
            <w:r w:rsidRPr="00A03C55">
              <w:rPr>
                <w:noProof w:val="0"/>
                <w:sz w:val="16"/>
                <w:szCs w:val="16"/>
              </w:rPr>
              <w:t>ParticipantObjectTypeCodeRole</w:t>
            </w:r>
          </w:p>
        </w:tc>
        <w:tc>
          <w:tcPr>
            <w:tcW w:w="630" w:type="dxa"/>
            <w:vAlign w:val="center"/>
          </w:tcPr>
          <w:p w14:paraId="00C731DE"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74D0B71C" w14:textId="77777777" w:rsidR="007A1F44" w:rsidRPr="00A03C55" w:rsidRDefault="007A1F44" w:rsidP="00AE2B59">
            <w:pPr>
              <w:pStyle w:val="TableEntry"/>
              <w:rPr>
                <w:noProof w:val="0"/>
                <w:sz w:val="16"/>
                <w:szCs w:val="16"/>
              </w:rPr>
            </w:pPr>
            <w:r w:rsidRPr="00A03C55">
              <w:rPr>
                <w:noProof w:val="0"/>
                <w:sz w:val="16"/>
                <w:szCs w:val="16"/>
              </w:rPr>
              <w:t>“24” (query)</w:t>
            </w:r>
          </w:p>
        </w:tc>
      </w:tr>
      <w:tr w:rsidR="007A1F44" w:rsidRPr="00A03C55" w14:paraId="393A51AF" w14:textId="77777777" w:rsidTr="00AE2B59">
        <w:trPr>
          <w:cantSplit/>
        </w:trPr>
        <w:tc>
          <w:tcPr>
            <w:tcW w:w="1548" w:type="dxa"/>
            <w:vMerge/>
            <w:vAlign w:val="center"/>
          </w:tcPr>
          <w:p w14:paraId="54B8A50F" w14:textId="77777777" w:rsidR="007A1F44" w:rsidRPr="00A03C55" w:rsidRDefault="007A1F44" w:rsidP="00AE2B59"/>
        </w:tc>
        <w:tc>
          <w:tcPr>
            <w:tcW w:w="2520" w:type="dxa"/>
            <w:vAlign w:val="center"/>
          </w:tcPr>
          <w:p w14:paraId="4AA10B43" w14:textId="77777777" w:rsidR="007A1F44" w:rsidRPr="00A03C55" w:rsidRDefault="007A1F44" w:rsidP="0063062C">
            <w:pPr>
              <w:pStyle w:val="TableEntry"/>
              <w:rPr>
                <w:i/>
                <w:iCs/>
                <w:noProof w:val="0"/>
                <w:sz w:val="16"/>
              </w:rPr>
            </w:pPr>
            <w:r w:rsidRPr="00A03C55">
              <w:rPr>
                <w:i/>
                <w:iCs/>
                <w:noProof w:val="0"/>
                <w:sz w:val="16"/>
              </w:rPr>
              <w:t>ParticipantObjectDataLifeCycle</w:t>
            </w:r>
          </w:p>
        </w:tc>
        <w:tc>
          <w:tcPr>
            <w:tcW w:w="630" w:type="dxa"/>
            <w:vAlign w:val="center"/>
          </w:tcPr>
          <w:p w14:paraId="1F39E8E0"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0BA7A38F"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04725857" w14:textId="77777777" w:rsidTr="00AE2B59">
        <w:trPr>
          <w:cantSplit/>
        </w:trPr>
        <w:tc>
          <w:tcPr>
            <w:tcW w:w="1548" w:type="dxa"/>
            <w:vMerge/>
            <w:vAlign w:val="center"/>
          </w:tcPr>
          <w:p w14:paraId="0D5C6AEA" w14:textId="77777777" w:rsidR="007A1F44" w:rsidRPr="00A03C55" w:rsidRDefault="007A1F44" w:rsidP="00AE2B59"/>
        </w:tc>
        <w:tc>
          <w:tcPr>
            <w:tcW w:w="2520" w:type="dxa"/>
            <w:vAlign w:val="center"/>
          </w:tcPr>
          <w:p w14:paraId="2D7E394C" w14:textId="77777777" w:rsidR="007A1F44" w:rsidRPr="00A03C55" w:rsidRDefault="007A1F44" w:rsidP="00AE2B59">
            <w:pPr>
              <w:pStyle w:val="TableEntry"/>
              <w:rPr>
                <w:noProof w:val="0"/>
                <w:sz w:val="16"/>
                <w:szCs w:val="16"/>
              </w:rPr>
            </w:pPr>
            <w:r w:rsidRPr="00A03C55">
              <w:rPr>
                <w:noProof w:val="0"/>
                <w:sz w:val="16"/>
                <w:szCs w:val="16"/>
              </w:rPr>
              <w:t>ParticipantObjectIDTypeCode</w:t>
            </w:r>
          </w:p>
        </w:tc>
        <w:tc>
          <w:tcPr>
            <w:tcW w:w="630" w:type="dxa"/>
            <w:vAlign w:val="center"/>
          </w:tcPr>
          <w:p w14:paraId="5E68EB7B"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tcPr>
          <w:p w14:paraId="7A1EA379" w14:textId="77777777" w:rsidR="007A1F44" w:rsidRPr="00A03C55" w:rsidRDefault="007A1F44" w:rsidP="00AE2B59">
            <w:pPr>
              <w:pStyle w:val="TableEntry"/>
              <w:rPr>
                <w:noProof w:val="0"/>
                <w:sz w:val="16"/>
                <w:szCs w:val="16"/>
              </w:rPr>
            </w:pPr>
            <w:r w:rsidRPr="00A03C55">
              <w:rPr>
                <w:noProof w:val="0"/>
                <w:sz w:val="16"/>
                <w:szCs w:val="16"/>
              </w:rPr>
              <w:t>EV(“ITI-55”, “IHE Transactions”, “Cross Gateway Patient Discovery”)</w:t>
            </w:r>
          </w:p>
        </w:tc>
      </w:tr>
      <w:tr w:rsidR="007A1F44" w:rsidRPr="00A03C55" w14:paraId="5B2BBBFD" w14:textId="77777777" w:rsidTr="00AE2B59">
        <w:trPr>
          <w:cantSplit/>
        </w:trPr>
        <w:tc>
          <w:tcPr>
            <w:tcW w:w="1548" w:type="dxa"/>
            <w:vMerge/>
            <w:vAlign w:val="center"/>
          </w:tcPr>
          <w:p w14:paraId="31B3ACFD" w14:textId="77777777" w:rsidR="007A1F44" w:rsidRPr="00A03C55" w:rsidRDefault="007A1F44" w:rsidP="00AE2B59"/>
        </w:tc>
        <w:tc>
          <w:tcPr>
            <w:tcW w:w="2520" w:type="dxa"/>
            <w:vAlign w:val="center"/>
          </w:tcPr>
          <w:p w14:paraId="55004644" w14:textId="77777777" w:rsidR="007A1F44" w:rsidRPr="00A03C55" w:rsidRDefault="007A1F44" w:rsidP="0063062C">
            <w:pPr>
              <w:pStyle w:val="TableEntry"/>
              <w:rPr>
                <w:i/>
                <w:iCs/>
                <w:noProof w:val="0"/>
                <w:sz w:val="16"/>
              </w:rPr>
            </w:pPr>
            <w:r w:rsidRPr="00A03C55">
              <w:rPr>
                <w:i/>
                <w:iCs/>
                <w:noProof w:val="0"/>
                <w:sz w:val="16"/>
              </w:rPr>
              <w:t>ParticipantObjectSensitivity</w:t>
            </w:r>
          </w:p>
        </w:tc>
        <w:tc>
          <w:tcPr>
            <w:tcW w:w="630" w:type="dxa"/>
            <w:vAlign w:val="center"/>
          </w:tcPr>
          <w:p w14:paraId="06948F2D"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0C45571D"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4A4EF496" w14:textId="77777777" w:rsidTr="00AE2B59">
        <w:trPr>
          <w:cantSplit/>
        </w:trPr>
        <w:tc>
          <w:tcPr>
            <w:tcW w:w="1548" w:type="dxa"/>
            <w:vMerge/>
            <w:vAlign w:val="center"/>
          </w:tcPr>
          <w:p w14:paraId="37D7CB8D" w14:textId="77777777" w:rsidR="007A1F44" w:rsidRPr="00A03C55" w:rsidRDefault="007A1F44" w:rsidP="00AE2B59"/>
        </w:tc>
        <w:tc>
          <w:tcPr>
            <w:tcW w:w="2520" w:type="dxa"/>
            <w:vAlign w:val="center"/>
          </w:tcPr>
          <w:p w14:paraId="6CA8B69D" w14:textId="77777777" w:rsidR="007A1F44" w:rsidRPr="00A03C55" w:rsidRDefault="007A1F44" w:rsidP="0063062C">
            <w:pPr>
              <w:pStyle w:val="TableEntry"/>
              <w:rPr>
                <w:i/>
                <w:iCs/>
                <w:noProof w:val="0"/>
                <w:sz w:val="16"/>
              </w:rPr>
            </w:pPr>
            <w:r w:rsidRPr="00A03C55">
              <w:rPr>
                <w:i/>
                <w:iCs/>
                <w:noProof w:val="0"/>
                <w:sz w:val="16"/>
              </w:rPr>
              <w:t>ParticipantObjectID</w:t>
            </w:r>
          </w:p>
        </w:tc>
        <w:tc>
          <w:tcPr>
            <w:tcW w:w="630" w:type="dxa"/>
            <w:vAlign w:val="center"/>
          </w:tcPr>
          <w:p w14:paraId="1F728F70" w14:textId="77777777" w:rsidR="007A1F44" w:rsidRPr="00A03C55" w:rsidRDefault="007A1F44" w:rsidP="0063062C">
            <w:pPr>
              <w:pStyle w:val="TableEntry"/>
              <w:rPr>
                <w:i/>
                <w:iCs/>
                <w:noProof w:val="0"/>
                <w:sz w:val="16"/>
              </w:rPr>
            </w:pPr>
            <w:r w:rsidRPr="00A03C55">
              <w:rPr>
                <w:i/>
                <w:iCs/>
                <w:noProof w:val="0"/>
                <w:sz w:val="16"/>
              </w:rPr>
              <w:t>U</w:t>
            </w:r>
          </w:p>
        </w:tc>
        <w:tc>
          <w:tcPr>
            <w:tcW w:w="4968" w:type="dxa"/>
          </w:tcPr>
          <w:p w14:paraId="08F56C78" w14:textId="77777777" w:rsidR="007A1F44" w:rsidRPr="00A03C55" w:rsidRDefault="006D168D" w:rsidP="0063062C">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6003FDC9" w14:textId="77777777" w:rsidTr="00AE2B59">
        <w:trPr>
          <w:cantSplit/>
        </w:trPr>
        <w:tc>
          <w:tcPr>
            <w:tcW w:w="1548" w:type="dxa"/>
            <w:vMerge/>
            <w:vAlign w:val="center"/>
          </w:tcPr>
          <w:p w14:paraId="5209F2C9" w14:textId="77777777" w:rsidR="007A1F44" w:rsidRPr="00A03C55" w:rsidRDefault="007A1F44" w:rsidP="00AE2B59"/>
        </w:tc>
        <w:tc>
          <w:tcPr>
            <w:tcW w:w="2520" w:type="dxa"/>
            <w:vAlign w:val="center"/>
          </w:tcPr>
          <w:p w14:paraId="62B3F01E" w14:textId="77777777" w:rsidR="007A1F44" w:rsidRPr="00A03C55" w:rsidRDefault="007A1F44" w:rsidP="00AE2B59">
            <w:pPr>
              <w:pStyle w:val="TableEntry"/>
              <w:rPr>
                <w:i/>
                <w:noProof w:val="0"/>
                <w:sz w:val="16"/>
                <w:szCs w:val="16"/>
              </w:rPr>
            </w:pPr>
            <w:r w:rsidRPr="00A03C55">
              <w:rPr>
                <w:i/>
                <w:noProof w:val="0"/>
                <w:sz w:val="16"/>
                <w:szCs w:val="16"/>
              </w:rPr>
              <w:t>ParticipantObjectName</w:t>
            </w:r>
          </w:p>
        </w:tc>
        <w:tc>
          <w:tcPr>
            <w:tcW w:w="630" w:type="dxa"/>
            <w:vAlign w:val="center"/>
          </w:tcPr>
          <w:p w14:paraId="2C0FACB4" w14:textId="77777777" w:rsidR="007A1F44" w:rsidRPr="00A03C55" w:rsidRDefault="007A1F44" w:rsidP="00AE2B59">
            <w:pPr>
              <w:pStyle w:val="TableEntry"/>
              <w:rPr>
                <w:i/>
                <w:noProof w:val="0"/>
                <w:sz w:val="16"/>
                <w:szCs w:val="16"/>
              </w:rPr>
            </w:pPr>
            <w:r w:rsidRPr="00A03C55">
              <w:rPr>
                <w:i/>
                <w:noProof w:val="0"/>
                <w:sz w:val="16"/>
                <w:szCs w:val="16"/>
              </w:rPr>
              <w:t>U</w:t>
            </w:r>
          </w:p>
        </w:tc>
        <w:tc>
          <w:tcPr>
            <w:tcW w:w="4968" w:type="dxa"/>
            <w:vAlign w:val="center"/>
          </w:tcPr>
          <w:p w14:paraId="70614E41" w14:textId="77777777" w:rsidR="007A1F44" w:rsidRPr="00A03C55" w:rsidRDefault="007A1F44" w:rsidP="00AE2B59">
            <w:pPr>
              <w:pStyle w:val="TableEntry"/>
              <w:rPr>
                <w:noProof w:val="0"/>
                <w:sz w:val="16"/>
                <w:szCs w:val="16"/>
              </w:rPr>
            </w:pPr>
            <w:r w:rsidRPr="00A03C55">
              <w:rPr>
                <w:i/>
                <w:iCs/>
                <w:noProof w:val="0"/>
                <w:sz w:val="16"/>
              </w:rPr>
              <w:t>not specialized</w:t>
            </w:r>
          </w:p>
        </w:tc>
      </w:tr>
      <w:tr w:rsidR="007A1F44" w:rsidRPr="00A03C55" w14:paraId="29F0AA3E" w14:textId="77777777" w:rsidTr="00AE2B59">
        <w:trPr>
          <w:cantSplit/>
        </w:trPr>
        <w:tc>
          <w:tcPr>
            <w:tcW w:w="1548" w:type="dxa"/>
            <w:vMerge/>
            <w:vAlign w:val="center"/>
          </w:tcPr>
          <w:p w14:paraId="142BF0B3" w14:textId="77777777" w:rsidR="007A1F44" w:rsidRPr="00A03C55" w:rsidRDefault="007A1F44" w:rsidP="00AE2B59"/>
        </w:tc>
        <w:tc>
          <w:tcPr>
            <w:tcW w:w="2520" w:type="dxa"/>
            <w:vAlign w:val="center"/>
          </w:tcPr>
          <w:p w14:paraId="74BDACFC" w14:textId="77777777" w:rsidR="007A1F44" w:rsidRPr="00A03C55" w:rsidRDefault="007A1F44" w:rsidP="00AE2B59">
            <w:pPr>
              <w:pStyle w:val="TableEntry"/>
              <w:rPr>
                <w:noProof w:val="0"/>
                <w:sz w:val="16"/>
                <w:szCs w:val="16"/>
              </w:rPr>
            </w:pPr>
            <w:r w:rsidRPr="00A03C55">
              <w:rPr>
                <w:noProof w:val="0"/>
                <w:sz w:val="16"/>
                <w:szCs w:val="16"/>
              </w:rPr>
              <w:t>ParticipantObjectQuery</w:t>
            </w:r>
          </w:p>
        </w:tc>
        <w:tc>
          <w:tcPr>
            <w:tcW w:w="630" w:type="dxa"/>
            <w:vAlign w:val="center"/>
          </w:tcPr>
          <w:p w14:paraId="2BA234F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08D68D20" w14:textId="77777777" w:rsidR="007A1F44" w:rsidRPr="00A03C55" w:rsidRDefault="007A1F44" w:rsidP="00AE2B59">
            <w:pPr>
              <w:pStyle w:val="TableEntry"/>
              <w:rPr>
                <w:noProof w:val="0"/>
                <w:sz w:val="16"/>
                <w:szCs w:val="16"/>
              </w:rPr>
            </w:pPr>
            <w:r w:rsidRPr="00A03C55">
              <w:rPr>
                <w:noProof w:val="0"/>
                <w:sz w:val="16"/>
                <w:szCs w:val="16"/>
              </w:rPr>
              <w:t>the QueryByParameter segment of the query, base64 encoded.</w:t>
            </w:r>
          </w:p>
        </w:tc>
      </w:tr>
      <w:tr w:rsidR="007A1F44" w:rsidRPr="00A03C55" w14:paraId="622F2362" w14:textId="77777777" w:rsidTr="00AE2B59">
        <w:trPr>
          <w:cantSplit/>
        </w:trPr>
        <w:tc>
          <w:tcPr>
            <w:tcW w:w="1548" w:type="dxa"/>
            <w:vMerge/>
            <w:vAlign w:val="center"/>
          </w:tcPr>
          <w:p w14:paraId="10BFC70C" w14:textId="77777777" w:rsidR="007A1F44" w:rsidRPr="00A03C55" w:rsidRDefault="007A1F44" w:rsidP="00AE2B59"/>
        </w:tc>
        <w:tc>
          <w:tcPr>
            <w:tcW w:w="2520" w:type="dxa"/>
            <w:vAlign w:val="center"/>
          </w:tcPr>
          <w:p w14:paraId="2843C584" w14:textId="77777777" w:rsidR="007A1F44" w:rsidRPr="00A03C55" w:rsidRDefault="007A1F44" w:rsidP="0063062C">
            <w:pPr>
              <w:pStyle w:val="TableEntry"/>
              <w:rPr>
                <w:iCs/>
                <w:noProof w:val="0"/>
                <w:sz w:val="16"/>
              </w:rPr>
            </w:pPr>
            <w:r w:rsidRPr="00A03C55">
              <w:rPr>
                <w:iCs/>
                <w:noProof w:val="0"/>
                <w:sz w:val="16"/>
              </w:rPr>
              <w:t>ParticipantObjectDetail</w:t>
            </w:r>
          </w:p>
        </w:tc>
        <w:tc>
          <w:tcPr>
            <w:tcW w:w="630" w:type="dxa"/>
            <w:vAlign w:val="center"/>
          </w:tcPr>
          <w:p w14:paraId="4AFD2E99" w14:textId="77777777" w:rsidR="008E3CF3" w:rsidRPr="00A03C55"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Cs/>
                <w:noProof w:val="0"/>
                <w:kern w:val="28"/>
                <w:sz w:val="16"/>
              </w:rPr>
            </w:pPr>
            <w:r w:rsidRPr="00A03C55">
              <w:rPr>
                <w:iCs/>
                <w:noProof w:val="0"/>
                <w:sz w:val="16"/>
              </w:rPr>
              <w:t>M</w:t>
            </w:r>
          </w:p>
        </w:tc>
        <w:tc>
          <w:tcPr>
            <w:tcW w:w="4968" w:type="dxa"/>
            <w:vAlign w:val="center"/>
          </w:tcPr>
          <w:p w14:paraId="6DF16EA8" w14:textId="77777777" w:rsidR="007A1F44" w:rsidRPr="00A03C55" w:rsidRDefault="007A1F44" w:rsidP="00B703A5">
            <w:pPr>
              <w:pStyle w:val="TableEntry"/>
              <w:rPr>
                <w:noProof w:val="0"/>
                <w:sz w:val="16"/>
                <w:szCs w:val="16"/>
              </w:rPr>
            </w:pPr>
            <w:r w:rsidRPr="00A03C55">
              <w:rPr>
                <w:noProof w:val="0"/>
                <w:sz w:val="16"/>
                <w:szCs w:val="16"/>
              </w:rPr>
              <w:t>The value of “ihe:homeCommunityID” as the value of the attribute type and the value of the homeCommunityID as the value of the attribute value.</w:t>
            </w:r>
          </w:p>
        </w:tc>
      </w:tr>
    </w:tbl>
    <w:p w14:paraId="456D4649" w14:textId="77777777" w:rsidR="007A1F44" w:rsidRPr="00A03C55" w:rsidRDefault="007A1F44" w:rsidP="001B289C">
      <w:pPr>
        <w:pStyle w:val="BodyText"/>
      </w:pPr>
    </w:p>
    <w:p w14:paraId="0C2E36A4" w14:textId="77777777" w:rsidR="007A1F44" w:rsidRPr="00A03C55" w:rsidRDefault="007A1F44" w:rsidP="001B289C">
      <w:pPr>
        <w:pStyle w:val="Heading3"/>
        <w:numPr>
          <w:ilvl w:val="0"/>
          <w:numId w:val="0"/>
        </w:numPr>
        <w:tabs>
          <w:tab w:val="clear" w:pos="2160"/>
          <w:tab w:val="clear" w:pos="2880"/>
        </w:tabs>
        <w:rPr>
          <w:noProof w:val="0"/>
        </w:rPr>
      </w:pPr>
      <w:bookmarkStart w:id="2150" w:name="_Toc394657720"/>
      <w:bookmarkStart w:id="2151" w:name="_Toc398544398"/>
      <w:bookmarkStart w:id="2152" w:name="_Toc398718025"/>
      <w:bookmarkStart w:id="2153" w:name="_Toc13773818"/>
      <w:r w:rsidRPr="00A03C55">
        <w:rPr>
          <w:noProof w:val="0"/>
        </w:rPr>
        <w:t>3.55.6 Protocol Requirements</w:t>
      </w:r>
      <w:bookmarkEnd w:id="2150"/>
      <w:bookmarkEnd w:id="2151"/>
      <w:bookmarkEnd w:id="2152"/>
      <w:bookmarkEnd w:id="2153"/>
    </w:p>
    <w:p w14:paraId="63F2D611" w14:textId="77777777" w:rsidR="007A1F44" w:rsidRPr="00A03C55" w:rsidRDefault="007A1F44" w:rsidP="001B289C">
      <w:pPr>
        <w:pStyle w:val="BodyText"/>
      </w:pPr>
      <w:r w:rsidRPr="00A03C55">
        <w:t xml:space="preserve">The Cross Gateway Patient Discovery request and response will be transmitted using Synchronous or Asynchronous Web Services Exchange, according to the requirements specified in ITI TF-2x: Appendix V. If the Deferred Response Option is being used the request and response will be transmitted as described in </w:t>
      </w:r>
      <w:r w:rsidR="00292B01" w:rsidRPr="00A03C55">
        <w:t xml:space="preserve">Section </w:t>
      </w:r>
      <w:r w:rsidRPr="00A03C55">
        <w:t>3.55.6.2.</w:t>
      </w:r>
    </w:p>
    <w:p w14:paraId="760B359F" w14:textId="77777777" w:rsidR="007A1F44" w:rsidRPr="00A03C55" w:rsidRDefault="007A1F44" w:rsidP="001B289C">
      <w:pPr>
        <w:pStyle w:val="BodyText"/>
      </w:pPr>
      <w:r w:rsidRPr="00A03C55">
        <w:t>The following WSDL naming conventions shall apply:</w:t>
      </w:r>
    </w:p>
    <w:p w14:paraId="271500BC" w14:textId="77777777" w:rsidR="007A1F44" w:rsidRPr="00A03C55" w:rsidRDefault="007A1F44" w:rsidP="001B289C">
      <w:pPr>
        <w:spacing w:before="0"/>
        <w:rPr>
          <w:rFonts w:ascii="Courier New" w:hAnsi="Courier New"/>
          <w:sz w:val="20"/>
        </w:rPr>
      </w:pPr>
      <w:r w:rsidRPr="00A03C55">
        <w:tab/>
      </w:r>
      <w:r w:rsidRPr="00A03C55">
        <w:rPr>
          <w:rFonts w:ascii="Courier New" w:hAnsi="Courier New"/>
          <w:sz w:val="20"/>
        </w:rPr>
        <w:t>query message    -&gt; "</w:t>
      </w:r>
      <w:r w:rsidRPr="00A03C55">
        <w:rPr>
          <w:rStyle w:val="Strong"/>
          <w:rFonts w:ascii="Courier New" w:hAnsi="Courier New" w:cs="Courier New"/>
          <w:b w:val="0"/>
          <w:bCs/>
          <w:sz w:val="20"/>
        </w:rPr>
        <w:t>PRPA_IN201305UV02</w:t>
      </w:r>
      <w:r w:rsidRPr="00A03C55">
        <w:rPr>
          <w:rFonts w:ascii="Courier New" w:hAnsi="Courier New"/>
          <w:sz w:val="20"/>
        </w:rPr>
        <w:t>_Message"</w:t>
      </w:r>
    </w:p>
    <w:p w14:paraId="6BC9FC65" w14:textId="77777777" w:rsidR="007A1F44" w:rsidRPr="00A03C55" w:rsidRDefault="007A1F44" w:rsidP="001B289C">
      <w:pPr>
        <w:pStyle w:val="BodyText"/>
      </w:pPr>
      <w:r w:rsidRPr="00A03C55">
        <w:t>The following WSDL snippet describes the type for this message:</w:t>
      </w:r>
    </w:p>
    <w:p w14:paraId="3EE48F33" w14:textId="77777777" w:rsidR="007A1F44" w:rsidRPr="00A03C55" w:rsidRDefault="007A1F44" w:rsidP="001B289C">
      <w:pPr>
        <w:pStyle w:val="StylePlainText8ptBoxSinglesolidlineAuto05ptLin"/>
      </w:pPr>
      <w:r w:rsidRPr="00A03C55">
        <w:tab/>
        <w:t>…</w:t>
      </w:r>
    </w:p>
    <w:p w14:paraId="61566F91" w14:textId="77777777" w:rsidR="007A1F44" w:rsidRPr="00A03C55" w:rsidRDefault="007A1F44" w:rsidP="001B289C">
      <w:pPr>
        <w:pStyle w:val="StylePlainText8ptBoxSinglesolidlineAuto05ptLin"/>
        <w:rPr>
          <w:rFonts w:cs="Courier New"/>
        </w:rPr>
      </w:pPr>
      <w:r w:rsidRPr="00A03C55">
        <w:t xml:space="preserve"> </w:t>
      </w:r>
      <w:r w:rsidRPr="00A03C55">
        <w:rPr>
          <w:rFonts w:cs="Courier New"/>
        </w:rPr>
        <w:t>&lt;types&gt;</w:t>
      </w:r>
    </w:p>
    <w:p w14:paraId="4C02F7EC" w14:textId="77777777" w:rsidR="007A1F44" w:rsidRPr="00A03C55" w:rsidRDefault="007A1F44" w:rsidP="001B289C">
      <w:pPr>
        <w:pStyle w:val="StylePlainText8ptBoxSinglesolidlineAuto05ptLin"/>
        <w:rPr>
          <w:rFonts w:cs="Courier New"/>
        </w:rPr>
      </w:pPr>
      <w:r w:rsidRPr="00A03C55">
        <w:rPr>
          <w:rFonts w:cs="Courier New"/>
        </w:rPr>
        <w:t>&lt;xsd:schema elementFormDefault="qualified" targetNamespace="urn:hl7-org:v3"</w:t>
      </w:r>
    </w:p>
    <w:p w14:paraId="28EE084E" w14:textId="77777777" w:rsidR="007A1F44" w:rsidRPr="00A03C55" w:rsidRDefault="007A1F44" w:rsidP="001B289C">
      <w:pPr>
        <w:pStyle w:val="StylePlainText8ptBoxSinglesolidlineAuto05ptLin"/>
        <w:rPr>
          <w:rFonts w:cs="Courier New"/>
        </w:rPr>
      </w:pPr>
      <w:r w:rsidRPr="00A03C55">
        <w:rPr>
          <w:rFonts w:cs="Courier New"/>
        </w:rPr>
        <w:t>xmlns:hl7="urn:hl7-org:v3"&gt;</w:t>
      </w:r>
    </w:p>
    <w:p w14:paraId="4EC15D92" w14:textId="77777777" w:rsidR="007A1F44" w:rsidRPr="00A03C55" w:rsidRDefault="007A1F44" w:rsidP="001B289C">
      <w:pPr>
        <w:pStyle w:val="StylePlainText8ptBoxSinglesolidlineAuto05ptLin"/>
        <w:rPr>
          <w:rFonts w:cs="Courier New"/>
        </w:rPr>
      </w:pPr>
      <w:r w:rsidRPr="00A03C55">
        <w:rPr>
          <w:rFonts w:cs="Courier New"/>
        </w:rPr>
        <w:t>&lt;!-- Include the message schema --&gt;</w:t>
      </w:r>
    </w:p>
    <w:p w14:paraId="6B2F7D95" w14:textId="77777777" w:rsidR="007A1F44" w:rsidRPr="00A03C55" w:rsidRDefault="007A1F44" w:rsidP="001B289C">
      <w:pPr>
        <w:pStyle w:val="StylePlainText8ptBoxSinglesolidlineAuto05ptLin"/>
        <w:rPr>
          <w:rFonts w:cs="Courier New"/>
        </w:rPr>
      </w:pPr>
      <w:r w:rsidRPr="00A03C55">
        <w:rPr>
          <w:rFonts w:cs="Courier New"/>
        </w:rPr>
        <w:t>&lt;xsd:import namespace="urn:hl7-org:v3" schemaLocation="../schema/HL7V3/NE2008/multicacheschemas/PRPA_IN201305UV02.xsd"/&gt;</w:t>
      </w:r>
    </w:p>
    <w:p w14:paraId="17F1AB47" w14:textId="77777777" w:rsidR="007A1F44" w:rsidRPr="00A03C55" w:rsidRDefault="007A1F44" w:rsidP="001B289C">
      <w:pPr>
        <w:pStyle w:val="StylePlainText8ptBoxSinglesolidlineAuto05ptLin"/>
        <w:rPr>
          <w:rFonts w:cs="Courier New"/>
        </w:rPr>
      </w:pPr>
      <w:r w:rsidRPr="00A03C55">
        <w:rPr>
          <w:rFonts w:cs="Courier New"/>
        </w:rPr>
        <w:t>&lt;xsd:element name="PRPA_IN201305UV02"/&gt;</w:t>
      </w:r>
    </w:p>
    <w:p w14:paraId="2D4476DF" w14:textId="77777777" w:rsidR="007A1F44" w:rsidRPr="00A03C55" w:rsidRDefault="007A1F44" w:rsidP="001B289C">
      <w:pPr>
        <w:pStyle w:val="StylePlainText8ptBoxSinglesolidlineAuto05ptLin"/>
        <w:rPr>
          <w:rFonts w:cs="Courier New"/>
        </w:rPr>
      </w:pPr>
      <w:r w:rsidRPr="00A03C55">
        <w:rPr>
          <w:rFonts w:cs="Courier New"/>
        </w:rPr>
        <w:t>&lt;/xsd:schema&gt;</w:t>
      </w:r>
    </w:p>
    <w:p w14:paraId="369105B4" w14:textId="77777777" w:rsidR="007A1F44" w:rsidRPr="00A03C55" w:rsidRDefault="007A1F44" w:rsidP="001B289C">
      <w:pPr>
        <w:pStyle w:val="StylePlainText8ptBoxSinglesolidlineAuto05ptLin"/>
        <w:rPr>
          <w:rFonts w:cs="Courier New"/>
        </w:rPr>
      </w:pPr>
      <w:r w:rsidRPr="00A03C55">
        <w:rPr>
          <w:rFonts w:cs="Courier New"/>
        </w:rPr>
        <w:t xml:space="preserve">  &lt;/types&gt;</w:t>
      </w:r>
    </w:p>
    <w:p w14:paraId="7494A92C" w14:textId="77777777" w:rsidR="007A1F44" w:rsidRPr="00A03C55" w:rsidRDefault="007A1F44" w:rsidP="001B289C">
      <w:pPr>
        <w:pStyle w:val="StylePlainText8ptBoxSinglesolidlineAuto05ptLin"/>
        <w:rPr>
          <w:rFonts w:cs="Courier New"/>
        </w:rPr>
      </w:pPr>
      <w:r w:rsidRPr="00A03C55">
        <w:rPr>
          <w:rFonts w:cs="Courier New"/>
        </w:rPr>
        <w:t>…</w:t>
      </w:r>
    </w:p>
    <w:p w14:paraId="062AF493" w14:textId="77777777" w:rsidR="007A1F44" w:rsidRPr="00A03C55" w:rsidRDefault="007A1F44" w:rsidP="001B289C">
      <w:pPr>
        <w:pStyle w:val="StylePlainText8ptBoxSinglesolidlineAuto05ptLin"/>
        <w:rPr>
          <w:rFonts w:ascii="Times New Roman" w:hAnsi="Times New Roman"/>
          <w:sz w:val="24"/>
          <w:szCs w:val="24"/>
        </w:rPr>
      </w:pPr>
      <w:r w:rsidRPr="00A03C55">
        <w:rPr>
          <w:rFonts w:ascii="Times New Roman" w:hAnsi="Times New Roman"/>
          <w:sz w:val="24"/>
          <w:szCs w:val="24"/>
        </w:rPr>
        <w:t>The message is described by the following snippet:</w:t>
      </w:r>
    </w:p>
    <w:p w14:paraId="38F55AFC" w14:textId="77777777" w:rsidR="007A1F44" w:rsidRPr="00A03C55" w:rsidRDefault="007A1F44" w:rsidP="001B289C">
      <w:pPr>
        <w:pStyle w:val="StylePlainText8ptBoxSinglesolidlineAuto05ptLin"/>
      </w:pPr>
      <w:r w:rsidRPr="00A03C55">
        <w:tab/>
        <w:t>…</w:t>
      </w:r>
    </w:p>
    <w:p w14:paraId="37B03623" w14:textId="77777777" w:rsidR="007A1F44" w:rsidRPr="00A03C55" w:rsidRDefault="007A1F44" w:rsidP="001B289C">
      <w:pPr>
        <w:pStyle w:val="StylePlainText8ptBoxSinglesolidlineAuto05ptLin"/>
        <w:rPr>
          <w:rFonts w:cs="Courier New"/>
        </w:rPr>
      </w:pPr>
      <w:r w:rsidRPr="00A03C55">
        <w:rPr>
          <w:rFonts w:cs="Courier New"/>
        </w:rPr>
        <w:t xml:space="preserve">  &lt;message name="PRPA_IN201305UV02_Message"&gt;</w:t>
      </w:r>
    </w:p>
    <w:p w14:paraId="7E19A637" w14:textId="77777777" w:rsidR="007A1F44" w:rsidRPr="00A03C55" w:rsidRDefault="007A1F44" w:rsidP="001B289C">
      <w:pPr>
        <w:pStyle w:val="StylePlainText8ptBoxSinglesolidlineAuto05ptLin"/>
        <w:rPr>
          <w:rFonts w:cs="Courier New"/>
        </w:rPr>
      </w:pPr>
      <w:r w:rsidRPr="00A03C55">
        <w:rPr>
          <w:rFonts w:cs="Courier New"/>
        </w:rPr>
        <w:t>&lt;part element="hl7:PRPA_IN201305UV02" name="Body"/&gt;</w:t>
      </w:r>
    </w:p>
    <w:p w14:paraId="390A9374" w14:textId="77777777" w:rsidR="007A1F44" w:rsidRPr="00A03C55" w:rsidRDefault="007A1F44" w:rsidP="001B289C">
      <w:pPr>
        <w:pStyle w:val="StylePlainText8ptBoxSinglesolidlineAuto05ptLin"/>
        <w:rPr>
          <w:rFonts w:cs="Courier New"/>
        </w:rPr>
      </w:pPr>
      <w:r w:rsidRPr="00A03C55">
        <w:rPr>
          <w:rFonts w:cs="Courier New"/>
        </w:rPr>
        <w:lastRenderedPageBreak/>
        <w:t xml:space="preserve">  &lt;/message&gt;</w:t>
      </w:r>
    </w:p>
    <w:p w14:paraId="65C78C33" w14:textId="77777777" w:rsidR="007A1F44" w:rsidRPr="00A03C55" w:rsidRDefault="007A1F44" w:rsidP="001B289C">
      <w:pPr>
        <w:pStyle w:val="StylePlainText8ptBoxSinglesolidlineAuto05ptLin"/>
      </w:pPr>
      <w:r w:rsidRPr="00A03C55">
        <w:tab/>
        <w:t>…</w:t>
      </w:r>
    </w:p>
    <w:p w14:paraId="335A702C" w14:textId="2D2DFFF9" w:rsidR="007A1F44" w:rsidRPr="00A03C55" w:rsidRDefault="007A1F44" w:rsidP="001B289C">
      <w:pPr>
        <w:pStyle w:val="Heading4"/>
        <w:numPr>
          <w:ilvl w:val="0"/>
          <w:numId w:val="0"/>
        </w:numPr>
        <w:tabs>
          <w:tab w:val="clear" w:pos="2160"/>
          <w:tab w:val="clear" w:pos="2880"/>
          <w:tab w:val="clear" w:pos="3600"/>
        </w:tabs>
        <w:rPr>
          <w:noProof w:val="0"/>
        </w:rPr>
      </w:pPr>
      <w:bookmarkStart w:id="2154" w:name="_Toc398544399"/>
      <w:r w:rsidRPr="00A03C55">
        <w:rPr>
          <w:noProof w:val="0"/>
        </w:rPr>
        <w:t>3.55.6.1 Web Services Port Type and Binding Definitions</w:t>
      </w:r>
      <w:bookmarkEnd w:id="2154"/>
    </w:p>
    <w:p w14:paraId="2F8E1430" w14:textId="77777777" w:rsidR="007A1F44" w:rsidRPr="00A03C55" w:rsidRDefault="007A1F44" w:rsidP="001B289C">
      <w:pPr>
        <w:pStyle w:val="BodyText"/>
        <w:rPr>
          <w:b/>
        </w:rPr>
      </w:pPr>
      <w:r w:rsidRPr="00A03C55">
        <w:rPr>
          <w:b/>
        </w:rPr>
        <w:t>Responding Gateway:</w:t>
      </w:r>
    </w:p>
    <w:p w14:paraId="78A944DC" w14:textId="77777777" w:rsidR="007A1F44" w:rsidRPr="00A03C55" w:rsidRDefault="007A1F44" w:rsidP="001B289C">
      <w:pPr>
        <w:pStyle w:val="BodyText"/>
        <w:rPr>
          <w:b/>
        </w:rPr>
      </w:pPr>
      <w:r w:rsidRPr="00A03C55">
        <w:rPr>
          <w:b/>
        </w:rPr>
        <w:t>IHE-WSP201) The attribute /wsdl:definitions/@name SHALL be “RespondingGateway”.</w:t>
      </w:r>
    </w:p>
    <w:p w14:paraId="10C39A72" w14:textId="77777777" w:rsidR="007A1F44" w:rsidRPr="00A03C55" w:rsidRDefault="007A1F44" w:rsidP="001B289C">
      <w:pPr>
        <w:pStyle w:val="BodyText"/>
      </w:pPr>
      <w:r w:rsidRPr="00A03C55">
        <w:t>The following WSDL naming conventions shall apply:</w:t>
      </w:r>
    </w:p>
    <w:p w14:paraId="3B08B7E5" w14:textId="77777777" w:rsidR="007A1F44" w:rsidRPr="00A03C55" w:rsidRDefault="007A1F44" w:rsidP="001B289C">
      <w:pPr>
        <w:spacing w:before="0"/>
        <w:rPr>
          <w:rFonts w:ascii="Courier New" w:hAnsi="Courier New"/>
          <w:sz w:val="20"/>
        </w:rPr>
      </w:pPr>
      <w:r w:rsidRPr="00A03C55">
        <w:tab/>
      </w:r>
      <w:r w:rsidRPr="00A03C55">
        <w:rPr>
          <w:rFonts w:ascii="Courier New" w:hAnsi="Courier New"/>
          <w:sz w:val="20"/>
        </w:rPr>
        <w:t>wsdl:definitions/@name="RespondingGateway":</w:t>
      </w:r>
    </w:p>
    <w:p w14:paraId="588393AC" w14:textId="77777777" w:rsidR="007A1F44" w:rsidRPr="00A03C55" w:rsidRDefault="007A1F44" w:rsidP="001B289C">
      <w:pPr>
        <w:spacing w:before="0"/>
        <w:rPr>
          <w:rFonts w:ascii="Courier New" w:hAnsi="Courier New"/>
          <w:sz w:val="20"/>
        </w:rPr>
      </w:pPr>
      <w:r w:rsidRPr="00A03C55">
        <w:rPr>
          <w:rFonts w:ascii="Courier New" w:hAnsi="Courier New"/>
          <w:sz w:val="20"/>
        </w:rPr>
        <w:tab/>
        <w:t>ITI-55 query                 -&gt; "</w:t>
      </w:r>
      <w:r w:rsidRPr="00A03C55">
        <w:rPr>
          <w:rStyle w:val="Strong"/>
          <w:rFonts w:ascii="Courier New" w:hAnsi="Courier New" w:cs="Courier New"/>
          <w:b w:val="0"/>
          <w:bCs/>
          <w:sz w:val="20"/>
        </w:rPr>
        <w:t>PRPA_IN201305UV02</w:t>
      </w:r>
      <w:r w:rsidRPr="00A03C55">
        <w:rPr>
          <w:rFonts w:ascii="Courier New" w:hAnsi="Courier New"/>
          <w:sz w:val="20"/>
        </w:rPr>
        <w:t>_Message"</w:t>
      </w:r>
    </w:p>
    <w:p w14:paraId="4AC51243" w14:textId="77777777" w:rsidR="007A1F44" w:rsidRPr="00A03C55" w:rsidRDefault="007A1F44" w:rsidP="001B289C">
      <w:pPr>
        <w:spacing w:before="0"/>
        <w:rPr>
          <w:rFonts w:ascii="Courier New" w:hAnsi="Courier New"/>
          <w:sz w:val="20"/>
        </w:rPr>
      </w:pPr>
      <w:r w:rsidRPr="00A03C55">
        <w:rPr>
          <w:rFonts w:ascii="Courier New" w:hAnsi="Courier New"/>
          <w:sz w:val="20"/>
        </w:rPr>
        <w:tab/>
        <w:t xml:space="preserve">ITI-55 response              -&gt; </w:t>
      </w:r>
      <w:r w:rsidRPr="00A03C55">
        <w:rPr>
          <w:rStyle w:val="Strong"/>
          <w:rFonts w:ascii="Courier New" w:hAnsi="Courier New"/>
          <w:b w:val="0"/>
          <w:sz w:val="20"/>
        </w:rPr>
        <w:t>"</w:t>
      </w:r>
      <w:r w:rsidRPr="00A03C55">
        <w:rPr>
          <w:rStyle w:val="Strong"/>
          <w:rFonts w:ascii="Courier New" w:hAnsi="Courier New"/>
          <w:b w:val="0"/>
          <w:bCs/>
          <w:sz w:val="20"/>
        </w:rPr>
        <w:t>PRPA_IN201306UV02</w:t>
      </w:r>
      <w:r w:rsidRPr="00A03C55">
        <w:rPr>
          <w:rFonts w:ascii="Courier New" w:hAnsi="Courier New"/>
          <w:sz w:val="20"/>
        </w:rPr>
        <w:t>_Message"</w:t>
      </w:r>
    </w:p>
    <w:p w14:paraId="055A79F2" w14:textId="77777777" w:rsidR="007A1F44" w:rsidRPr="00A03C55" w:rsidRDefault="007A1F44" w:rsidP="001B289C">
      <w:pPr>
        <w:spacing w:before="0"/>
        <w:rPr>
          <w:rFonts w:ascii="Courier New" w:hAnsi="Courier New"/>
          <w:sz w:val="20"/>
        </w:rPr>
      </w:pPr>
      <w:r w:rsidRPr="00A03C55">
        <w:rPr>
          <w:rFonts w:ascii="Courier New" w:hAnsi="Courier New"/>
          <w:sz w:val="20"/>
        </w:rPr>
        <w:tab/>
        <w:t>accept acknowledgement       -&gt; "</w:t>
      </w:r>
      <w:r w:rsidRPr="00A03C55">
        <w:rPr>
          <w:rStyle w:val="Strong"/>
          <w:rFonts w:ascii="Courier New" w:hAnsi="Courier New"/>
          <w:b w:val="0"/>
          <w:bCs/>
          <w:sz w:val="20"/>
        </w:rPr>
        <w:t>MCCI_IN000002UV01</w:t>
      </w:r>
      <w:r w:rsidRPr="00A03C55">
        <w:rPr>
          <w:rFonts w:ascii="Courier New" w:hAnsi="Courier New"/>
          <w:sz w:val="20"/>
        </w:rPr>
        <w:t>_Message"</w:t>
      </w:r>
    </w:p>
    <w:p w14:paraId="7B04F813" w14:textId="77777777" w:rsidR="007A1F44" w:rsidRPr="00A03C55" w:rsidRDefault="007A1F44" w:rsidP="001B289C">
      <w:pPr>
        <w:spacing w:before="0"/>
        <w:rPr>
          <w:rFonts w:ascii="Courier New" w:hAnsi="Courier New"/>
          <w:sz w:val="20"/>
        </w:rPr>
      </w:pPr>
      <w:r w:rsidRPr="00A03C55">
        <w:rPr>
          <w:rFonts w:ascii="Courier New" w:hAnsi="Courier New"/>
          <w:sz w:val="20"/>
        </w:rPr>
        <w:tab/>
        <w:t>portType                     -&gt; "RespondingGateway_PortType"</w:t>
      </w:r>
    </w:p>
    <w:p w14:paraId="08ADF5D4" w14:textId="77777777" w:rsidR="007A1F44" w:rsidRPr="00A03C55" w:rsidRDefault="007A1F44" w:rsidP="001B289C">
      <w:pPr>
        <w:spacing w:before="0"/>
        <w:rPr>
          <w:rFonts w:ascii="Courier New" w:hAnsi="Courier New"/>
          <w:sz w:val="20"/>
        </w:rPr>
      </w:pPr>
      <w:r w:rsidRPr="00A03C55">
        <w:rPr>
          <w:rFonts w:ascii="Courier New" w:hAnsi="Courier New"/>
          <w:sz w:val="20"/>
        </w:rPr>
        <w:tab/>
        <w:t>ITI-55 operation             -&gt; "RespondingGateway_PRPA_IN201305UV02"</w:t>
      </w:r>
    </w:p>
    <w:p w14:paraId="14BC827C" w14:textId="77777777" w:rsidR="007A1F44" w:rsidRPr="00A03C55" w:rsidRDefault="007A1F44" w:rsidP="001B289C">
      <w:pPr>
        <w:spacing w:before="0"/>
        <w:rPr>
          <w:rFonts w:ascii="Courier New" w:hAnsi="Courier New"/>
          <w:sz w:val="20"/>
        </w:rPr>
      </w:pPr>
      <w:r w:rsidRPr="00A03C55">
        <w:rPr>
          <w:rFonts w:ascii="Courier New" w:hAnsi="Courier New"/>
          <w:sz w:val="20"/>
        </w:rPr>
        <w:tab/>
        <w:t xml:space="preserve">ITI-55 Deferred Response operation -&gt; </w:t>
      </w:r>
    </w:p>
    <w:p w14:paraId="1EE698EE" w14:textId="77777777" w:rsidR="007A1F44" w:rsidRPr="00A03C55" w:rsidRDefault="007A1F44" w:rsidP="001B289C">
      <w:pPr>
        <w:spacing w:before="0"/>
        <w:ind w:left="2880" w:firstLine="720"/>
        <w:rPr>
          <w:rFonts w:ascii="Courier New" w:hAnsi="Courier New"/>
          <w:sz w:val="20"/>
        </w:rPr>
      </w:pPr>
      <w:r w:rsidRPr="00A03C55">
        <w:rPr>
          <w:rFonts w:ascii="Courier New" w:hAnsi="Courier New"/>
          <w:sz w:val="20"/>
        </w:rPr>
        <w:t>“RespondingGateway_Deferred_PRPA_IN201305UV02”</w:t>
      </w:r>
    </w:p>
    <w:p w14:paraId="0F8599B0"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binding             -&gt; "RespondingGateway_Binding_Soap12"</w:t>
      </w:r>
    </w:p>
    <w:p w14:paraId="1365A365"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port                -&gt; "RespondingGateway_Port_Soap12"</w:t>
      </w:r>
    </w:p>
    <w:p w14:paraId="3D3A24D8" w14:textId="77777777" w:rsidR="007A1F44" w:rsidRPr="00A03C55" w:rsidRDefault="007A1F44" w:rsidP="003462A5">
      <w:pPr>
        <w:pStyle w:val="BodyText"/>
      </w:pPr>
    </w:p>
    <w:p w14:paraId="7AA4536C" w14:textId="77777777" w:rsidR="007A1F44" w:rsidRPr="00A03C55" w:rsidRDefault="007A1F44" w:rsidP="001B289C">
      <w:pPr>
        <w:pStyle w:val="BodyText"/>
        <w:rPr>
          <w:b/>
        </w:rPr>
      </w:pPr>
      <w:r w:rsidRPr="00A03C55">
        <w:rPr>
          <w:b/>
        </w:rPr>
        <w:t>Initiating Gateway:</w:t>
      </w:r>
    </w:p>
    <w:p w14:paraId="0D215817" w14:textId="77777777" w:rsidR="007A1F44" w:rsidRPr="00A03C55" w:rsidRDefault="007A1F44" w:rsidP="001B289C">
      <w:pPr>
        <w:rPr>
          <w:b/>
        </w:rPr>
      </w:pPr>
      <w:r w:rsidRPr="00A03C55">
        <w:rPr>
          <w:b/>
        </w:rPr>
        <w:t>IHE-WSP201) The attribute /wsdl:definitions/@name SHALL be “InitiatingGateway”.</w:t>
      </w:r>
    </w:p>
    <w:p w14:paraId="533D1597" w14:textId="77777777" w:rsidR="007A1F44" w:rsidRPr="00A03C55" w:rsidRDefault="007A1F44" w:rsidP="001B289C">
      <w:r w:rsidRPr="00A03C55">
        <w:t>The following WSDL naming conventions shall apply:</w:t>
      </w:r>
    </w:p>
    <w:p w14:paraId="69721446" w14:textId="77777777" w:rsidR="007A1F44" w:rsidRPr="00A03C55" w:rsidRDefault="007A1F44" w:rsidP="001B289C">
      <w:pPr>
        <w:spacing w:before="0"/>
        <w:rPr>
          <w:rFonts w:ascii="Courier New" w:hAnsi="Courier New"/>
          <w:sz w:val="20"/>
        </w:rPr>
      </w:pPr>
      <w:r w:rsidRPr="00A03C55">
        <w:tab/>
      </w:r>
      <w:r w:rsidRPr="00A03C55">
        <w:rPr>
          <w:rFonts w:ascii="Courier New" w:hAnsi="Courier New"/>
          <w:sz w:val="20"/>
        </w:rPr>
        <w:t>wsdl:definitions/@name="InitiatingGateway":</w:t>
      </w:r>
    </w:p>
    <w:p w14:paraId="5880BA23" w14:textId="77777777" w:rsidR="007A1F44" w:rsidRPr="00A03C55" w:rsidRDefault="007A1F44" w:rsidP="001B289C">
      <w:pPr>
        <w:spacing w:before="0"/>
        <w:rPr>
          <w:rFonts w:ascii="Courier New" w:hAnsi="Courier New"/>
          <w:sz w:val="20"/>
        </w:rPr>
      </w:pPr>
      <w:r w:rsidRPr="00A03C55">
        <w:rPr>
          <w:rFonts w:ascii="Courier New" w:hAnsi="Courier New"/>
          <w:sz w:val="20"/>
        </w:rPr>
        <w:tab/>
        <w:t>ITI-55 response              -&gt; "PRPA_IN201306UV02_Message"</w:t>
      </w:r>
    </w:p>
    <w:p w14:paraId="5D71C274" w14:textId="77777777" w:rsidR="007A1F44" w:rsidRPr="00A03C55" w:rsidRDefault="007A1F44" w:rsidP="001B289C">
      <w:pPr>
        <w:spacing w:before="0"/>
        <w:rPr>
          <w:rFonts w:ascii="Courier New" w:hAnsi="Courier New"/>
          <w:sz w:val="20"/>
        </w:rPr>
      </w:pPr>
      <w:r w:rsidRPr="00A03C55">
        <w:rPr>
          <w:rFonts w:ascii="Courier New" w:hAnsi="Courier New"/>
          <w:sz w:val="20"/>
        </w:rPr>
        <w:tab/>
        <w:t>accept acknowledgement       -&gt; "MCCI_IN000002UV01_Message"</w:t>
      </w:r>
    </w:p>
    <w:p w14:paraId="703DD200" w14:textId="77777777" w:rsidR="007A1F44" w:rsidRPr="00A03C55" w:rsidRDefault="007A1F44" w:rsidP="001B289C">
      <w:pPr>
        <w:spacing w:before="0"/>
        <w:rPr>
          <w:rFonts w:ascii="Courier New" w:hAnsi="Courier New"/>
          <w:sz w:val="20"/>
        </w:rPr>
      </w:pPr>
      <w:r w:rsidRPr="00A03C55">
        <w:rPr>
          <w:rFonts w:ascii="Courier New" w:hAnsi="Courier New"/>
          <w:sz w:val="20"/>
        </w:rPr>
        <w:tab/>
        <w:t>portType                     -&gt; "InitiatingGateway_PortType"</w:t>
      </w:r>
    </w:p>
    <w:p w14:paraId="0EAE3F7E" w14:textId="77777777" w:rsidR="007A1F44" w:rsidRPr="00A03C55" w:rsidRDefault="007A1F44" w:rsidP="001B289C">
      <w:pPr>
        <w:spacing w:before="0"/>
        <w:ind w:left="720"/>
        <w:rPr>
          <w:rFonts w:ascii="Courier New" w:hAnsi="Courier New"/>
          <w:sz w:val="20"/>
        </w:rPr>
      </w:pPr>
      <w:r w:rsidRPr="00A03C55">
        <w:rPr>
          <w:rFonts w:ascii="Courier New" w:hAnsi="Courier New"/>
          <w:sz w:val="20"/>
        </w:rPr>
        <w:t xml:space="preserve">ITI-55 Deferred Response operation -&gt; </w:t>
      </w:r>
    </w:p>
    <w:p w14:paraId="4DC6710E" w14:textId="77777777" w:rsidR="007A1F44" w:rsidRPr="00A03C55" w:rsidRDefault="007A1F44" w:rsidP="001B289C">
      <w:pPr>
        <w:spacing w:before="0"/>
        <w:ind w:left="2880" w:firstLine="720"/>
        <w:rPr>
          <w:rFonts w:ascii="Courier New" w:hAnsi="Courier New"/>
          <w:b/>
          <w:sz w:val="20"/>
          <w:u w:val="single"/>
        </w:rPr>
      </w:pPr>
      <w:r w:rsidRPr="00A03C55">
        <w:rPr>
          <w:rFonts w:ascii="Courier New" w:hAnsi="Courier New"/>
          <w:sz w:val="20"/>
        </w:rPr>
        <w:t>“InitiatingGateway_Deferred_PRPA_IN201306UV02”</w:t>
      </w:r>
    </w:p>
    <w:p w14:paraId="50EC0D56"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binding             -&gt; "InitiatingGateway_Binding_Soap12"</w:t>
      </w:r>
    </w:p>
    <w:p w14:paraId="0AC881A0"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port                -&gt; "InitiatingGateway_Port_Soap12"</w:t>
      </w:r>
    </w:p>
    <w:p w14:paraId="49218162" w14:textId="77777777" w:rsidR="007A1F44" w:rsidRPr="00A03C55" w:rsidRDefault="007A1F44" w:rsidP="003462A5">
      <w:pPr>
        <w:pStyle w:val="BodyText"/>
      </w:pPr>
    </w:p>
    <w:p w14:paraId="256D7787" w14:textId="77777777" w:rsidR="007A1F44" w:rsidRPr="00A03C55" w:rsidRDefault="007A1F44" w:rsidP="001B289C">
      <w:pPr>
        <w:pStyle w:val="BodyText"/>
      </w:pPr>
      <w:r w:rsidRPr="00A03C55">
        <w:t xml:space="preserve">The following WSDL snippets specify the Cross Gateway Patient Discovery Query Port Type and Binding definitions, according to the requirements specified in ITI TF-2x: Appendix V. </w:t>
      </w:r>
    </w:p>
    <w:p w14:paraId="738F313C"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3.55.6.1.1 Port Type</w:t>
      </w:r>
    </w:p>
    <w:p w14:paraId="5760B7AB" w14:textId="77777777" w:rsidR="007A1F44" w:rsidRPr="00A03C55" w:rsidRDefault="007A1F44" w:rsidP="003462A5">
      <w:pPr>
        <w:pStyle w:val="BodyText"/>
      </w:pPr>
    </w:p>
    <w:p w14:paraId="3472F21D" w14:textId="77777777" w:rsidR="007A1F44" w:rsidRPr="00A03C55" w:rsidRDefault="007A1F44" w:rsidP="003462A5">
      <w:pPr>
        <w:pStyle w:val="BodyText"/>
      </w:pPr>
      <w:r w:rsidRPr="00A03C55">
        <w:rPr>
          <w:b/>
        </w:rPr>
        <w:t>Responding Gateway:</w:t>
      </w:r>
    </w:p>
    <w:p w14:paraId="1606C82E" w14:textId="77777777" w:rsidR="007A1F44" w:rsidRPr="00A03C55" w:rsidRDefault="007A1F44" w:rsidP="001B289C">
      <w:pPr>
        <w:pStyle w:val="StylePlainText8ptBoxSinglesolidlineAuto05ptLin"/>
      </w:pPr>
      <w:r w:rsidRPr="00A03C55">
        <w:t xml:space="preserve">  &lt;portType name="RespondingGateway_PortType"&gt;</w:t>
      </w:r>
    </w:p>
    <w:p w14:paraId="1D3A4CB4" w14:textId="77777777" w:rsidR="007A1F44" w:rsidRPr="00A03C55" w:rsidRDefault="007A1F44" w:rsidP="001B289C">
      <w:pPr>
        <w:pStyle w:val="StylePlainText8ptBoxSinglesolidlineAuto05ptLin"/>
      </w:pPr>
      <w:r w:rsidRPr="00A03C55">
        <w:t xml:space="preserve"> </w:t>
      </w:r>
      <w:r w:rsidRPr="00A03C55">
        <w:tab/>
        <w:t>&lt;operation name="RespondingGateway_PRPA_IN201305UV02"&gt;</w:t>
      </w:r>
    </w:p>
    <w:p w14:paraId="609D4D83" w14:textId="77777777" w:rsidR="007A1F44" w:rsidRPr="00A03C55" w:rsidRDefault="007A1F44" w:rsidP="001B289C">
      <w:pPr>
        <w:pStyle w:val="StylePlainText8ptBoxSinglesolidlineAuto05ptLin"/>
        <w:rPr>
          <w:szCs w:val="16"/>
        </w:rPr>
      </w:pPr>
      <w:r w:rsidRPr="00A03C55">
        <w:t xml:space="preserve">&lt;input </w:t>
      </w:r>
      <w:r w:rsidRPr="00A03C55">
        <w:rPr>
          <w:szCs w:val="16"/>
        </w:rPr>
        <w:t>message="tns:</w:t>
      </w:r>
      <w:r w:rsidRPr="00A03C55">
        <w:rPr>
          <w:rStyle w:val="Strong"/>
          <w:rFonts w:cs="Courier New"/>
          <w:b w:val="0"/>
          <w:bCs/>
          <w:szCs w:val="16"/>
        </w:rPr>
        <w:t>PRPA_IN201305UV02</w:t>
      </w:r>
      <w:r w:rsidRPr="00A03C55">
        <w:rPr>
          <w:szCs w:val="16"/>
        </w:rPr>
        <w:t>_Message" wsaw:Action="urn:hl7-org:v3:</w:t>
      </w:r>
      <w:r w:rsidRPr="00A03C55">
        <w:rPr>
          <w:rStyle w:val="Strong"/>
          <w:rFonts w:cs="Courier New"/>
          <w:b w:val="0"/>
          <w:bCs/>
          <w:szCs w:val="16"/>
        </w:rPr>
        <w:t>PRPA_IN201305UV02:CrossGatewayPatientDiscovery</w:t>
      </w:r>
      <w:r w:rsidRPr="00A03C55">
        <w:rPr>
          <w:szCs w:val="16"/>
        </w:rPr>
        <w:t>"/&gt;</w:t>
      </w:r>
    </w:p>
    <w:p w14:paraId="0DB3764E" w14:textId="77777777" w:rsidR="007A1F44" w:rsidRPr="00A03C55" w:rsidRDefault="007A1F44" w:rsidP="001B289C">
      <w:pPr>
        <w:pStyle w:val="StylePlainText8ptBoxSinglesolidlineAuto05ptLin"/>
        <w:rPr>
          <w:szCs w:val="16"/>
        </w:rPr>
      </w:pPr>
      <w:r w:rsidRPr="00A03C55">
        <w:rPr>
          <w:szCs w:val="16"/>
        </w:rPr>
        <w:t>&lt;output message="tns:</w:t>
      </w:r>
      <w:r w:rsidRPr="00A03C55">
        <w:rPr>
          <w:rStyle w:val="Strong"/>
          <w:rFonts w:cs="Courier New"/>
          <w:b w:val="0"/>
          <w:bCs/>
          <w:szCs w:val="16"/>
        </w:rPr>
        <w:t>PRPA_IN201306UV02</w:t>
      </w:r>
      <w:r w:rsidRPr="00A03C55">
        <w:rPr>
          <w:szCs w:val="16"/>
        </w:rPr>
        <w:t>_Message" wsaw:Action="urn:hl7-org:v3:</w:t>
      </w:r>
      <w:r w:rsidRPr="00A03C55">
        <w:rPr>
          <w:rStyle w:val="Strong"/>
          <w:rFonts w:cs="Courier New"/>
          <w:b w:val="0"/>
          <w:bCs/>
          <w:szCs w:val="16"/>
        </w:rPr>
        <w:t>PRPA_IN201306UV02:CrossGatewayPatientDiscovery</w:t>
      </w:r>
      <w:r w:rsidRPr="00A03C55">
        <w:rPr>
          <w:szCs w:val="16"/>
        </w:rPr>
        <w:t>"/&gt;</w:t>
      </w:r>
    </w:p>
    <w:p w14:paraId="38CE4E67" w14:textId="77777777" w:rsidR="007A1F44" w:rsidRPr="00A03C55" w:rsidRDefault="007A1F44" w:rsidP="001B289C">
      <w:pPr>
        <w:pStyle w:val="StylePlainText8ptBoxSinglesolidlineAuto05ptLin"/>
      </w:pPr>
      <w:r w:rsidRPr="00A03C55">
        <w:t>&lt;/operation&gt;</w:t>
      </w:r>
    </w:p>
    <w:p w14:paraId="5DA28482" w14:textId="77777777" w:rsidR="007A1F44" w:rsidRPr="00A03C55" w:rsidRDefault="007A1F44" w:rsidP="001B289C">
      <w:pPr>
        <w:pStyle w:val="StylePlainText8ptBoxSinglesolidlineAuto05ptLin"/>
      </w:pPr>
      <w:r w:rsidRPr="00A03C55">
        <w:t>&lt;operation name="RespondingGateway_Deferred_PRPA_IN201305UV02"&gt;</w:t>
      </w:r>
    </w:p>
    <w:p w14:paraId="3EC246D1" w14:textId="77777777" w:rsidR="007A1F44" w:rsidRPr="00A03C55" w:rsidRDefault="007A1F44" w:rsidP="001B289C">
      <w:pPr>
        <w:pStyle w:val="StylePlainText8ptBoxSinglesolidlineAuto05ptLin"/>
      </w:pPr>
      <w:r w:rsidRPr="00A03C55">
        <w:t>&lt;input message="tns:PRPA_IN201305UV02_Message" wsaw:Action="urn:hl7-org:v3:PRPA_IN201305UV02:Deferred:CrossGatewayPatientDiscovery"/&gt;</w:t>
      </w:r>
    </w:p>
    <w:p w14:paraId="3E23A6BA" w14:textId="77777777" w:rsidR="007A1F44" w:rsidRPr="00A03C55" w:rsidRDefault="007A1F44" w:rsidP="001B289C">
      <w:pPr>
        <w:pStyle w:val="StylePlainText8ptBoxSinglesolidlineAuto05ptLin"/>
      </w:pPr>
      <w:r w:rsidRPr="00A03C55">
        <w:lastRenderedPageBreak/>
        <w:t>&lt;output message="tns:MCCI_IN000002UV01_Message" wsaw:Action="urn:hl7-org:v3:MCCI_IN000002UV01"/&gt;</w:t>
      </w:r>
    </w:p>
    <w:p w14:paraId="78C00F80" w14:textId="77777777" w:rsidR="007A1F44" w:rsidRPr="00A03C55" w:rsidRDefault="007A1F44" w:rsidP="001B289C">
      <w:pPr>
        <w:pStyle w:val="StylePlainText8ptBoxSinglesolidlineAuto05ptLin"/>
      </w:pPr>
      <w:r w:rsidRPr="00A03C55">
        <w:t>&lt;/operation&gt;</w:t>
      </w:r>
    </w:p>
    <w:p w14:paraId="7B1F8AD9" w14:textId="77777777" w:rsidR="007A1F44" w:rsidRPr="00A03C55" w:rsidRDefault="007A1F44" w:rsidP="001B289C">
      <w:pPr>
        <w:pStyle w:val="StylePlainText8ptBoxSinglesolidlineAuto05ptLin"/>
      </w:pPr>
      <w:r w:rsidRPr="00A03C55">
        <w:t>&lt;/portType&gt;</w:t>
      </w:r>
    </w:p>
    <w:p w14:paraId="1D415952" w14:textId="77777777" w:rsidR="00A552D0" w:rsidRPr="00A03C55" w:rsidRDefault="00A552D0" w:rsidP="003462A5">
      <w:pPr>
        <w:pStyle w:val="BodyText"/>
      </w:pPr>
    </w:p>
    <w:p w14:paraId="2379FE5E" w14:textId="77777777" w:rsidR="007A1F44" w:rsidRPr="00A03C55" w:rsidRDefault="007A1F44" w:rsidP="003462A5">
      <w:pPr>
        <w:pStyle w:val="BodyText"/>
        <w:rPr>
          <w:b/>
          <w:bCs/>
        </w:rPr>
      </w:pPr>
      <w:r w:rsidRPr="00A03C55">
        <w:rPr>
          <w:b/>
          <w:bCs/>
        </w:rPr>
        <w:t>Initiating Gateway:</w:t>
      </w:r>
    </w:p>
    <w:p w14:paraId="5EF53167" w14:textId="77777777" w:rsidR="007A1F44" w:rsidRPr="00A03C55" w:rsidRDefault="007A1F44" w:rsidP="001B289C">
      <w:pPr>
        <w:pStyle w:val="StylePlainText8ptBoxSinglesolidlineAuto05ptLin"/>
      </w:pPr>
      <w:r w:rsidRPr="00A03C55">
        <w:t>&lt;portType name="InitiatingGatewayDeferredResponse_PortType"&gt;</w:t>
      </w:r>
    </w:p>
    <w:p w14:paraId="7F75211E" w14:textId="77777777" w:rsidR="007A1F44" w:rsidRPr="00A03C55" w:rsidRDefault="007A1F44" w:rsidP="001B289C">
      <w:pPr>
        <w:pStyle w:val="StylePlainText8ptBoxSinglesolidlineAuto05ptLin"/>
      </w:pPr>
      <w:r w:rsidRPr="00A03C55">
        <w:tab/>
        <w:t>&lt;operation name="InitiatingGateway_Deferred_PRPA_IN201306UV02"&gt;</w:t>
      </w:r>
    </w:p>
    <w:p w14:paraId="4B8480E5" w14:textId="77777777" w:rsidR="007A1F44" w:rsidRPr="00A03C55" w:rsidRDefault="007A1F44" w:rsidP="001B289C">
      <w:pPr>
        <w:pStyle w:val="StylePlainText8ptBoxSinglesolidlineAuto05ptLin"/>
      </w:pPr>
      <w:r w:rsidRPr="00A03C55">
        <w:tab/>
      </w:r>
      <w:r w:rsidRPr="00A03C55">
        <w:tab/>
        <w:t>&lt;input message="tns:PRPA_IN201306UV02_Message" wsaw:Action="urn:hl7-org:v3:PRPA_IN201306UV02:Deferred:CrossGatewayPatientDiscovery"/&gt;</w:t>
      </w:r>
    </w:p>
    <w:p w14:paraId="3551BAEB" w14:textId="77777777" w:rsidR="007A1F44" w:rsidRPr="00A03C55" w:rsidRDefault="007A1F44" w:rsidP="001B289C">
      <w:pPr>
        <w:pStyle w:val="StylePlainText8ptBoxSinglesolidlineAuto05ptLin"/>
      </w:pPr>
      <w:r w:rsidRPr="00A03C55">
        <w:tab/>
      </w:r>
      <w:r w:rsidRPr="00A03C55">
        <w:tab/>
        <w:t>&lt;output message="tns:MCCI_IN000002UV01_Message" wsaw:Action="urn:hl7-org:v3:MCCI_IN000002UV01"/&gt;</w:t>
      </w:r>
    </w:p>
    <w:p w14:paraId="1B7C882A" w14:textId="77777777" w:rsidR="007A1F44" w:rsidRPr="00A03C55" w:rsidRDefault="007A1F44" w:rsidP="001B289C">
      <w:pPr>
        <w:pStyle w:val="StylePlainText8ptBoxSinglesolidlineAuto05ptLin"/>
      </w:pPr>
      <w:r w:rsidRPr="00A03C55">
        <w:tab/>
        <w:t>&lt;/operation&gt;</w:t>
      </w:r>
    </w:p>
    <w:p w14:paraId="13806EFB" w14:textId="77777777" w:rsidR="007A1F44" w:rsidRPr="00A03C55" w:rsidRDefault="007A1F44" w:rsidP="001B289C">
      <w:pPr>
        <w:pStyle w:val="StylePlainText8ptBoxSinglesolidlineAuto05ptLin"/>
      </w:pPr>
      <w:r w:rsidRPr="00A03C55">
        <w:t>&lt;/portType&gt;</w:t>
      </w:r>
    </w:p>
    <w:p w14:paraId="412E3DBE" w14:textId="77777777" w:rsidR="007A1F44" w:rsidRPr="00A03C55" w:rsidRDefault="007A1F44" w:rsidP="001B289C">
      <w:pPr>
        <w:pStyle w:val="StylePlainText8ptBoxSinglesolidlineAuto05ptLin"/>
      </w:pPr>
    </w:p>
    <w:p w14:paraId="26038275"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3.55.6.1.2 Bindings</w:t>
      </w:r>
    </w:p>
    <w:p w14:paraId="6FB09393" w14:textId="77777777" w:rsidR="007A1F44" w:rsidRPr="00A03C55" w:rsidRDefault="007A1F44" w:rsidP="001B289C">
      <w:pPr>
        <w:pStyle w:val="BodyText"/>
      </w:pPr>
      <w:r w:rsidRPr="00A03C55">
        <w:t>SOAP 1.2 binding:</w:t>
      </w:r>
    </w:p>
    <w:p w14:paraId="641A5CC5" w14:textId="77777777" w:rsidR="007A1F44" w:rsidRPr="00A03C55" w:rsidRDefault="007A1F44" w:rsidP="003462A5">
      <w:pPr>
        <w:pStyle w:val="BodyText"/>
        <w:rPr>
          <w:rFonts w:cs="Courier New"/>
          <w:b/>
          <w:bCs/>
        </w:rPr>
      </w:pPr>
      <w:r w:rsidRPr="00A03C55">
        <w:rPr>
          <w:b/>
          <w:bCs/>
        </w:rPr>
        <w:t>Responding Gateway:</w:t>
      </w:r>
    </w:p>
    <w:p w14:paraId="6265E0D5" w14:textId="77777777" w:rsidR="007A1F44" w:rsidRPr="00A03C55" w:rsidRDefault="007A1F44" w:rsidP="001B289C">
      <w:pPr>
        <w:pStyle w:val="StylePlainText8ptBoxSinglesolidlineAuto05ptLin"/>
      </w:pPr>
      <w:r w:rsidRPr="00A03C55">
        <w:t>…</w:t>
      </w:r>
    </w:p>
    <w:p w14:paraId="796F4176" w14:textId="77777777" w:rsidR="007A1F44" w:rsidRPr="00A03C55" w:rsidRDefault="007A1F44" w:rsidP="001B289C">
      <w:pPr>
        <w:pStyle w:val="StylePlainText8ptBoxSinglesolidlineAuto05ptLin"/>
      </w:pPr>
      <w:r w:rsidRPr="00A03C55">
        <w:t xml:space="preserve">  &lt;binding name="RespondingGateway_Binding_Soap12" type="RespondingGateway_PortType"&gt;</w:t>
      </w:r>
    </w:p>
    <w:p w14:paraId="3C2F5643" w14:textId="77777777" w:rsidR="007A1F44" w:rsidRPr="00A03C55" w:rsidRDefault="007A1F44" w:rsidP="001B289C">
      <w:pPr>
        <w:pStyle w:val="StylePlainText8ptBoxSinglesolidlineAuto05ptLin"/>
      </w:pPr>
      <w:r w:rsidRPr="00A03C55">
        <w:t xml:space="preserve">    &lt;wsoap12:binding style="document" transport="http://schemas.xmlsoap.org/soap/http"/&gt;</w:t>
      </w:r>
    </w:p>
    <w:p w14:paraId="7F0D0EB2" w14:textId="77777777" w:rsidR="007A1F44" w:rsidRPr="00A03C55" w:rsidRDefault="007A1F44" w:rsidP="001B289C">
      <w:pPr>
        <w:pStyle w:val="StylePlainText8ptBoxSinglesolidlineAuto05ptLin"/>
      </w:pPr>
      <w:r w:rsidRPr="00A03C55">
        <w:t xml:space="preserve">    &lt;operation name="RespondingGateway_PRPA_IN201305UV02"&gt;</w:t>
      </w:r>
    </w:p>
    <w:p w14:paraId="32F9B202" w14:textId="130ADB07" w:rsidR="007A1F44" w:rsidRPr="00A03C55" w:rsidRDefault="007A1F44" w:rsidP="001B289C">
      <w:pPr>
        <w:pStyle w:val="StylePlainText8ptBoxSinglesolidlineAuto05ptLin"/>
      </w:pPr>
      <w:r w:rsidRPr="00A03C55">
        <w:t xml:space="preserve">      &lt;wsoap12:operation </w:t>
      </w:r>
      <w:r w:rsidR="00342326" w:rsidRPr="00A03C55">
        <w:t>soapActionRequired="false"</w:t>
      </w:r>
      <w:r w:rsidRPr="00A03C55">
        <w:t>/&gt;</w:t>
      </w:r>
    </w:p>
    <w:p w14:paraId="302ECD92" w14:textId="77777777" w:rsidR="007A1F44" w:rsidRPr="00A03C55" w:rsidRDefault="007A1F44" w:rsidP="001B289C">
      <w:pPr>
        <w:pStyle w:val="StylePlainText8ptBoxSinglesolidlineAuto05ptLin"/>
      </w:pPr>
      <w:r w:rsidRPr="00A03C55">
        <w:tab/>
        <w:t>&lt;input&gt;</w:t>
      </w:r>
    </w:p>
    <w:p w14:paraId="0E912186" w14:textId="77777777" w:rsidR="007A1F44" w:rsidRPr="00A03C55" w:rsidRDefault="007A1F44" w:rsidP="001B289C">
      <w:pPr>
        <w:pStyle w:val="StylePlainText8ptBoxSinglesolidlineAuto05ptLin"/>
      </w:pPr>
      <w:r w:rsidRPr="00A03C55">
        <w:t xml:space="preserve">        &lt;wsoap12:body use="literal"/&gt;</w:t>
      </w:r>
    </w:p>
    <w:p w14:paraId="70BFD018" w14:textId="77777777" w:rsidR="007A1F44" w:rsidRPr="00A03C55" w:rsidRDefault="007A1F44" w:rsidP="001B289C">
      <w:pPr>
        <w:pStyle w:val="StylePlainText8ptBoxSinglesolidlineAuto05ptLin"/>
      </w:pPr>
      <w:r w:rsidRPr="00A03C55">
        <w:t xml:space="preserve">      &lt;/input&gt;</w:t>
      </w:r>
    </w:p>
    <w:p w14:paraId="099F0E53" w14:textId="77777777" w:rsidR="007A1F44" w:rsidRPr="00A03C55" w:rsidRDefault="007A1F44" w:rsidP="001B289C">
      <w:pPr>
        <w:pStyle w:val="StylePlainText8ptBoxSinglesolidlineAuto05ptLin"/>
      </w:pPr>
      <w:r w:rsidRPr="00A03C55">
        <w:t xml:space="preserve">      &lt;output&gt;</w:t>
      </w:r>
    </w:p>
    <w:p w14:paraId="35F54551" w14:textId="77777777" w:rsidR="007A1F44" w:rsidRPr="00A03C55" w:rsidRDefault="007A1F44" w:rsidP="001B289C">
      <w:pPr>
        <w:pStyle w:val="StylePlainText8ptBoxSinglesolidlineAuto05ptLin"/>
      </w:pPr>
      <w:r w:rsidRPr="00A03C55">
        <w:t xml:space="preserve">        &lt;wsoap12:body use="literal"/&gt;</w:t>
      </w:r>
    </w:p>
    <w:p w14:paraId="1D7112FD" w14:textId="77777777" w:rsidR="007A1F44" w:rsidRPr="00A03C55" w:rsidRDefault="007A1F44" w:rsidP="001B289C">
      <w:pPr>
        <w:pStyle w:val="StylePlainText8ptBoxSinglesolidlineAuto05ptLin"/>
      </w:pPr>
      <w:r w:rsidRPr="00A03C55">
        <w:t xml:space="preserve">      &lt;/output&gt;</w:t>
      </w:r>
    </w:p>
    <w:p w14:paraId="15F2303B" w14:textId="77777777" w:rsidR="007A1F44" w:rsidRPr="00A03C55" w:rsidRDefault="007A1F44" w:rsidP="001B289C">
      <w:pPr>
        <w:pStyle w:val="StylePlainText8ptBoxSinglesolidlineAuto05ptLin"/>
      </w:pPr>
      <w:r w:rsidRPr="00A03C55">
        <w:t xml:space="preserve">    &lt;/operation&gt;</w:t>
      </w:r>
    </w:p>
    <w:p w14:paraId="07310361" w14:textId="77777777" w:rsidR="007A1F44" w:rsidRPr="00A03C55" w:rsidRDefault="007A1F44" w:rsidP="001B289C">
      <w:pPr>
        <w:pStyle w:val="StylePlainText8ptBoxSinglesolidlineAuto05ptLin"/>
      </w:pPr>
      <w:r w:rsidRPr="00A03C55">
        <w:t xml:space="preserve">    &lt;operation name="RespondingGateway_Deferred_PRPA_IN201305UV02"&gt;</w:t>
      </w:r>
    </w:p>
    <w:p w14:paraId="7E5B5FB3" w14:textId="228148A7" w:rsidR="007A1F44" w:rsidRPr="00A03C55" w:rsidRDefault="007A1F44" w:rsidP="001B289C">
      <w:pPr>
        <w:pStyle w:val="StylePlainText8ptBoxSinglesolidlineAuto05ptLin"/>
      </w:pPr>
      <w:r w:rsidRPr="00A03C55">
        <w:tab/>
        <w:t xml:space="preserve">&lt;wsoap12:operation </w:t>
      </w:r>
      <w:r w:rsidR="00342326" w:rsidRPr="00A03C55">
        <w:t>soapActionRequired="false"</w:t>
      </w:r>
      <w:r w:rsidRPr="00A03C55">
        <w:t>/&gt;</w:t>
      </w:r>
    </w:p>
    <w:p w14:paraId="12735077" w14:textId="77777777" w:rsidR="007A1F44" w:rsidRPr="00A03C55" w:rsidRDefault="007A1F44" w:rsidP="001B289C">
      <w:pPr>
        <w:pStyle w:val="StylePlainText8ptBoxSinglesolidlineAuto05ptLin"/>
      </w:pPr>
      <w:r w:rsidRPr="00A03C55">
        <w:tab/>
        <w:t>&lt;input&gt;</w:t>
      </w:r>
    </w:p>
    <w:p w14:paraId="6CE29136" w14:textId="77777777" w:rsidR="007A1F44" w:rsidRPr="00A03C55" w:rsidRDefault="007A1F44" w:rsidP="001B289C">
      <w:pPr>
        <w:pStyle w:val="StylePlainText8ptBoxSinglesolidlineAuto05ptLin"/>
      </w:pPr>
      <w:r w:rsidRPr="00A03C55">
        <w:tab/>
        <w:t>&lt;wsoap12:body use="literal"/&gt;</w:t>
      </w:r>
    </w:p>
    <w:p w14:paraId="4AE9B65C" w14:textId="77777777" w:rsidR="007A1F44" w:rsidRPr="00A03C55" w:rsidRDefault="007A1F44" w:rsidP="001B289C">
      <w:pPr>
        <w:pStyle w:val="StylePlainText8ptBoxSinglesolidlineAuto05ptLin"/>
      </w:pPr>
      <w:r w:rsidRPr="00A03C55">
        <w:tab/>
        <w:t>&lt;/input&gt;</w:t>
      </w:r>
    </w:p>
    <w:p w14:paraId="0305B713" w14:textId="77777777" w:rsidR="007A1F44" w:rsidRPr="00A03C55" w:rsidRDefault="007A1F44" w:rsidP="001B289C">
      <w:pPr>
        <w:pStyle w:val="StylePlainText8ptBoxSinglesolidlineAuto05ptLin"/>
      </w:pPr>
      <w:r w:rsidRPr="00A03C55">
        <w:tab/>
        <w:t>&lt;output&gt;</w:t>
      </w:r>
    </w:p>
    <w:p w14:paraId="0D4D0A9A" w14:textId="77777777" w:rsidR="007A1F44" w:rsidRPr="00A03C55" w:rsidRDefault="007A1F44" w:rsidP="001B289C">
      <w:pPr>
        <w:pStyle w:val="StylePlainText8ptBoxSinglesolidlineAuto05ptLin"/>
      </w:pPr>
      <w:r w:rsidRPr="00A03C55">
        <w:tab/>
        <w:t>&lt;wsoap12:body use="literal"/&gt;</w:t>
      </w:r>
    </w:p>
    <w:p w14:paraId="5F9C805A" w14:textId="77777777" w:rsidR="007A1F44" w:rsidRPr="00A03C55" w:rsidRDefault="007A1F44" w:rsidP="001B289C">
      <w:pPr>
        <w:pStyle w:val="StylePlainText8ptBoxSinglesolidlineAuto05ptLin"/>
      </w:pPr>
      <w:r w:rsidRPr="00A03C55">
        <w:tab/>
        <w:t>&lt;/output&gt;</w:t>
      </w:r>
    </w:p>
    <w:p w14:paraId="11F4D554" w14:textId="77777777" w:rsidR="007A1F44" w:rsidRPr="00A03C55" w:rsidRDefault="007A1F44" w:rsidP="001B289C">
      <w:pPr>
        <w:pStyle w:val="StylePlainText8ptBoxSinglesolidlineAuto05ptLin"/>
      </w:pPr>
      <w:r w:rsidRPr="00A03C55">
        <w:t xml:space="preserve">   &lt;/operation&gt;</w:t>
      </w:r>
    </w:p>
    <w:p w14:paraId="78A8BD7F" w14:textId="77777777" w:rsidR="007A1F44" w:rsidRPr="00A03C55" w:rsidRDefault="007A1F44" w:rsidP="001B289C">
      <w:pPr>
        <w:pStyle w:val="StylePlainText8ptBoxSinglesolidlineAuto05ptLin"/>
      </w:pPr>
      <w:r w:rsidRPr="00A03C55">
        <w:t xml:space="preserve">  &lt;/binding&gt;</w:t>
      </w:r>
    </w:p>
    <w:p w14:paraId="7C7AA400" w14:textId="77777777" w:rsidR="007A1F44" w:rsidRPr="00A03C55" w:rsidRDefault="007A1F44" w:rsidP="001B289C">
      <w:pPr>
        <w:pStyle w:val="StylePlainText8ptBoxSinglesolidlineAuto05ptLin"/>
      </w:pPr>
      <w:r w:rsidRPr="00A03C55">
        <w:t>…</w:t>
      </w:r>
    </w:p>
    <w:p w14:paraId="07F27F60" w14:textId="77777777" w:rsidR="007A1F44" w:rsidRPr="00A03C55" w:rsidRDefault="007A1F44" w:rsidP="00ED4370">
      <w:pPr>
        <w:pStyle w:val="BodyText"/>
      </w:pPr>
    </w:p>
    <w:p w14:paraId="7D0D4496" w14:textId="77777777" w:rsidR="007A1F44" w:rsidRPr="00A03C55" w:rsidRDefault="007A1F44" w:rsidP="003462A5">
      <w:pPr>
        <w:keepNext/>
        <w:spacing w:before="0"/>
        <w:rPr>
          <w:b/>
        </w:rPr>
      </w:pPr>
      <w:r w:rsidRPr="00A03C55">
        <w:rPr>
          <w:b/>
        </w:rPr>
        <w:lastRenderedPageBreak/>
        <w:t>Initiating Gateway:</w:t>
      </w:r>
    </w:p>
    <w:p w14:paraId="010D2FF9" w14:textId="77777777" w:rsidR="007A1F44" w:rsidRPr="00A03C55" w:rsidRDefault="007A1F44" w:rsidP="00D372D5">
      <w:pPr>
        <w:pStyle w:val="StylePlainText8ptBoxSinglesolidlineAuto05ptLin"/>
        <w:keepNext/>
      </w:pPr>
      <w:r w:rsidRPr="00A03C55">
        <w:t>…</w:t>
      </w:r>
    </w:p>
    <w:p w14:paraId="71F61222" w14:textId="77777777" w:rsidR="007A1F44" w:rsidRPr="00A03C55" w:rsidRDefault="007A1F44" w:rsidP="00D372D5">
      <w:pPr>
        <w:pStyle w:val="StylePlainText8ptBoxSinglesolidlineAuto05ptLin"/>
        <w:keepNext/>
      </w:pPr>
      <w:r w:rsidRPr="00A03C55">
        <w:t xml:space="preserve">  &lt;binding name="InitiatingGatewayDeferredResponse_Binding" type="tns:InitiatingGatewayDeferredResponse_PortType"&gt;</w:t>
      </w:r>
    </w:p>
    <w:p w14:paraId="0822A8C7" w14:textId="77777777" w:rsidR="007A1F44" w:rsidRPr="00A03C55" w:rsidRDefault="007A1F44" w:rsidP="00D372D5">
      <w:pPr>
        <w:pStyle w:val="StylePlainText8ptBoxSinglesolidlineAuto05ptLin"/>
        <w:keepNext/>
      </w:pPr>
      <w:r w:rsidRPr="00A03C55">
        <w:tab/>
        <w:t>&lt;soap12:binding style="document" transport="http://schemas.xmlsoap.org/soap/http"/&gt;</w:t>
      </w:r>
    </w:p>
    <w:p w14:paraId="34B19410" w14:textId="77777777" w:rsidR="007A1F44" w:rsidRPr="00A03C55" w:rsidRDefault="007A1F44" w:rsidP="00D372D5">
      <w:pPr>
        <w:pStyle w:val="StylePlainText8ptBoxSinglesolidlineAuto05ptLin"/>
        <w:keepNext/>
      </w:pPr>
      <w:r w:rsidRPr="00A03C55">
        <w:tab/>
        <w:t>&lt;operation name="InitiatingGateway_Deferred_PRPA_IN201306UV02"&gt;</w:t>
      </w:r>
    </w:p>
    <w:p w14:paraId="1B8A0561" w14:textId="54CCEF7B" w:rsidR="007A1F44" w:rsidRPr="00A03C55" w:rsidRDefault="007A1F44" w:rsidP="00D372D5">
      <w:pPr>
        <w:pStyle w:val="StylePlainText8ptBoxSinglesolidlineAuto05ptLin"/>
        <w:keepNext/>
      </w:pPr>
      <w:r w:rsidRPr="00A03C55">
        <w:tab/>
      </w:r>
      <w:r w:rsidRPr="00A03C55">
        <w:tab/>
        <w:t xml:space="preserve">&lt;soap12:operation </w:t>
      </w:r>
      <w:r w:rsidR="00342326" w:rsidRPr="00A03C55">
        <w:t>soapActionRequired="false"</w:t>
      </w:r>
      <w:r w:rsidRPr="00A03C55">
        <w:t>/&gt;</w:t>
      </w:r>
    </w:p>
    <w:p w14:paraId="18FD0C5E" w14:textId="77777777" w:rsidR="007A1F44" w:rsidRPr="00A03C55" w:rsidRDefault="007A1F44" w:rsidP="00D372D5">
      <w:pPr>
        <w:pStyle w:val="StylePlainText8ptBoxSinglesolidlineAuto05ptLin"/>
        <w:keepNext/>
      </w:pPr>
      <w:r w:rsidRPr="00A03C55">
        <w:tab/>
      </w:r>
      <w:r w:rsidRPr="00A03C55">
        <w:tab/>
        <w:t>&lt;input&gt;</w:t>
      </w:r>
    </w:p>
    <w:p w14:paraId="3ED0397B" w14:textId="77777777" w:rsidR="007A1F44" w:rsidRPr="00A03C55" w:rsidRDefault="007A1F44" w:rsidP="00D372D5">
      <w:pPr>
        <w:pStyle w:val="StylePlainText8ptBoxSinglesolidlineAuto05ptLin"/>
        <w:keepNext/>
      </w:pPr>
      <w:r w:rsidRPr="00A03C55">
        <w:tab/>
      </w:r>
      <w:r w:rsidRPr="00A03C55">
        <w:tab/>
      </w:r>
      <w:r w:rsidRPr="00A03C55">
        <w:tab/>
        <w:t>&lt;soap12:body use="literal"/&gt;</w:t>
      </w:r>
    </w:p>
    <w:p w14:paraId="5539FA86" w14:textId="77777777" w:rsidR="007A1F44" w:rsidRPr="00A03C55" w:rsidRDefault="007A1F44" w:rsidP="00D372D5">
      <w:pPr>
        <w:pStyle w:val="StylePlainText8ptBoxSinglesolidlineAuto05ptLin"/>
        <w:keepNext/>
      </w:pPr>
      <w:r w:rsidRPr="00A03C55">
        <w:tab/>
      </w:r>
      <w:r w:rsidRPr="00A03C55">
        <w:tab/>
        <w:t>&lt;/input&gt;</w:t>
      </w:r>
    </w:p>
    <w:p w14:paraId="2C4CD487" w14:textId="77777777" w:rsidR="007A1F44" w:rsidRPr="00A03C55" w:rsidRDefault="007A1F44" w:rsidP="00D372D5">
      <w:pPr>
        <w:pStyle w:val="StylePlainText8ptBoxSinglesolidlineAuto05ptLin"/>
        <w:keepNext/>
      </w:pPr>
      <w:r w:rsidRPr="00A03C55">
        <w:tab/>
      </w:r>
      <w:r w:rsidRPr="00A03C55">
        <w:tab/>
        <w:t>&lt;output&gt;</w:t>
      </w:r>
    </w:p>
    <w:p w14:paraId="1A81FD76" w14:textId="77777777" w:rsidR="007A1F44" w:rsidRPr="00A03C55" w:rsidRDefault="007A1F44" w:rsidP="00D372D5">
      <w:pPr>
        <w:pStyle w:val="StylePlainText8ptBoxSinglesolidlineAuto05ptLin"/>
        <w:keepNext/>
      </w:pPr>
      <w:r w:rsidRPr="00A03C55">
        <w:tab/>
      </w:r>
      <w:r w:rsidRPr="00A03C55">
        <w:tab/>
      </w:r>
      <w:r w:rsidRPr="00A03C55">
        <w:tab/>
        <w:t>&lt;soap12:body use="literal"/&gt;</w:t>
      </w:r>
    </w:p>
    <w:p w14:paraId="07E5571C" w14:textId="77777777" w:rsidR="007A1F44" w:rsidRPr="00A03C55" w:rsidRDefault="007A1F44" w:rsidP="00D372D5">
      <w:pPr>
        <w:pStyle w:val="StylePlainText8ptBoxSinglesolidlineAuto05ptLin"/>
        <w:keepNext/>
      </w:pPr>
      <w:r w:rsidRPr="00A03C55">
        <w:tab/>
      </w:r>
      <w:r w:rsidRPr="00A03C55">
        <w:tab/>
        <w:t>&lt;/output&gt;</w:t>
      </w:r>
    </w:p>
    <w:p w14:paraId="044B8C57" w14:textId="77777777" w:rsidR="007A1F44" w:rsidRPr="00A03C55" w:rsidRDefault="007A1F44" w:rsidP="00D372D5">
      <w:pPr>
        <w:pStyle w:val="StylePlainText8ptBoxSinglesolidlineAuto05ptLin"/>
        <w:keepNext/>
      </w:pPr>
      <w:r w:rsidRPr="00A03C55">
        <w:tab/>
        <w:t>&lt;operation&gt;</w:t>
      </w:r>
    </w:p>
    <w:p w14:paraId="61539DCD" w14:textId="77777777" w:rsidR="007A1F44" w:rsidRPr="00A03C55" w:rsidRDefault="007A1F44" w:rsidP="00D372D5">
      <w:pPr>
        <w:pStyle w:val="StylePlainText8ptBoxSinglesolidlineAuto05ptLin"/>
        <w:keepNext/>
      </w:pPr>
      <w:r w:rsidRPr="00A03C55">
        <w:t>&lt;/binding&gt;</w:t>
      </w:r>
    </w:p>
    <w:p w14:paraId="5FD9A427" w14:textId="77777777" w:rsidR="007A1F44" w:rsidRPr="00A03C55" w:rsidRDefault="007A1F44" w:rsidP="00D372D5">
      <w:pPr>
        <w:pStyle w:val="StylePlainText8ptBoxSinglesolidlineAuto05ptLin"/>
        <w:keepNext/>
      </w:pPr>
      <w:r w:rsidRPr="00A03C55">
        <w:t>…</w:t>
      </w:r>
    </w:p>
    <w:p w14:paraId="3B7B4E79" w14:textId="77777777" w:rsidR="007A1F44" w:rsidRPr="00A03C55" w:rsidRDefault="007A1F44" w:rsidP="00A53067">
      <w:pPr>
        <w:pStyle w:val="BodyText"/>
      </w:pPr>
    </w:p>
    <w:p w14:paraId="047E5DCA" w14:textId="73C18BF6" w:rsidR="007A1F44" w:rsidRPr="00A03C55" w:rsidRDefault="007A1F44" w:rsidP="00A53067">
      <w:pPr>
        <w:pStyle w:val="BodyText"/>
      </w:pPr>
      <w:r w:rsidRPr="00A03C55">
        <w:rPr>
          <w:rStyle w:val="CharChar"/>
          <w:noProof w:val="0"/>
        </w:rPr>
        <w:t xml:space="preserve">Informative WSDL for the Responding Gateway is available </w:t>
      </w:r>
      <w:del w:id="2155" w:author="Lynn Felhofer" w:date="2020-03-23T16:17:00Z">
        <w:r w:rsidRPr="00A03C55" w:rsidDel="00392918">
          <w:rPr>
            <w:rStyle w:val="CharChar"/>
            <w:noProof w:val="0"/>
          </w:rPr>
          <w:delText xml:space="preserve">online on the </w:delText>
        </w:r>
      </w:del>
      <w:del w:id="2156" w:author="Lynn Felhofer" w:date="2020-03-23T15:54:00Z">
        <w:r w:rsidRPr="00A03C55" w:rsidDel="00FD6681">
          <w:rPr>
            <w:rStyle w:val="CharChar"/>
            <w:noProof w:val="0"/>
          </w:rPr>
          <w:delText>IHE FTP site</w:delText>
        </w:r>
      </w:del>
      <w:del w:id="2157" w:author="Lynn Felhofer" w:date="2020-03-23T16:17:00Z">
        <w:r w:rsidRPr="00A03C55" w:rsidDel="00392918">
          <w:rPr>
            <w:rStyle w:val="CharChar"/>
            <w:noProof w:val="0"/>
          </w:rPr>
          <w:delText>,</w:delText>
        </w:r>
      </w:del>
      <w:ins w:id="2158" w:author="Lynn Felhofer" w:date="2020-03-23T16:17:00Z">
        <w:r w:rsidR="00392918">
          <w:rPr>
            <w:rStyle w:val="CharChar"/>
            <w:noProof w:val="0"/>
          </w:rPr>
          <w:t xml:space="preserve">online: </w:t>
        </w:r>
      </w:ins>
      <w:r w:rsidRPr="00A03C55">
        <w:rPr>
          <w:rStyle w:val="CharChar"/>
          <w:noProof w:val="0"/>
        </w:rPr>
        <w:t xml:space="preserve"> see ITI TF-2x: Appendix W.</w:t>
      </w:r>
    </w:p>
    <w:p w14:paraId="7EE0BC16"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159" w:name="_Toc398544400"/>
      <w:r w:rsidRPr="00A03C55">
        <w:rPr>
          <w:noProof w:val="0"/>
        </w:rPr>
        <w:t>3.55.6.2 Deferred Response Option</w:t>
      </w:r>
      <w:bookmarkEnd w:id="2159"/>
    </w:p>
    <w:p w14:paraId="0E9C908E" w14:textId="77777777" w:rsidR="007A1F44" w:rsidRPr="00A03C55" w:rsidRDefault="007A1F44" w:rsidP="001B289C">
      <w:pPr>
        <w:pStyle w:val="BodyText"/>
      </w:pPr>
      <w:r w:rsidRPr="00A03C55">
        <w:t>The Deferred Response Message pattern is a message exchange pattern where the request/response web service message exchange has been converted into two request/response message exchange patterns, where the original request and response messages are used as the request portion of each message and an application acknowledgement is the response. Figure 3.55.6.2-1 illustrates this pattern as it is used for the Cross Gateway Patient Discovery [ITI-55] transaction.</w:t>
      </w:r>
    </w:p>
    <w:p w14:paraId="2762551B" w14:textId="77777777" w:rsidR="007A1F44" w:rsidRPr="00A03C55" w:rsidRDefault="007A1F44" w:rsidP="001B289C">
      <w:pPr>
        <w:pStyle w:val="BodyText"/>
      </w:pPr>
    </w:p>
    <w:p w14:paraId="0267A529" w14:textId="77777777" w:rsidR="007A1F44" w:rsidRPr="00A03C55" w:rsidRDefault="00D139D9" w:rsidP="00D372D5">
      <w:pPr>
        <w:pStyle w:val="BodyText"/>
        <w:jc w:val="center"/>
      </w:pPr>
      <w:r w:rsidRPr="00A03C55">
        <w:rPr>
          <w:noProof/>
          <w:lang w:eastAsia="fr-FR"/>
        </w:rPr>
        <w:lastRenderedPageBreak/>
        <w:drawing>
          <wp:inline distT="0" distB="0" distL="0" distR="0" wp14:anchorId="2BF6D092" wp14:editId="36AC3573">
            <wp:extent cx="4930775" cy="3122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4930775" cy="3122930"/>
                    </a:xfrm>
                    <a:prstGeom prst="rect">
                      <a:avLst/>
                    </a:prstGeom>
                    <a:noFill/>
                    <a:ln>
                      <a:noFill/>
                    </a:ln>
                  </pic:spPr>
                </pic:pic>
              </a:graphicData>
            </a:graphic>
          </wp:inline>
        </w:drawing>
      </w:r>
    </w:p>
    <w:p w14:paraId="5D37B9C9" w14:textId="77777777" w:rsidR="007A1F44" w:rsidRPr="00A03C55" w:rsidRDefault="007A1F44" w:rsidP="001B289C">
      <w:pPr>
        <w:pStyle w:val="FigureTitle"/>
        <w:rPr>
          <w:noProof w:val="0"/>
        </w:rPr>
      </w:pPr>
      <w:r w:rsidRPr="00A03C55">
        <w:rPr>
          <w:noProof w:val="0"/>
        </w:rPr>
        <w:t>Figure 3.55.6.2-1: Deferred Response Message Pattern</w:t>
      </w:r>
    </w:p>
    <w:p w14:paraId="35F7D936" w14:textId="77777777" w:rsidR="007A1F44" w:rsidRPr="00A03C55" w:rsidRDefault="007A1F44" w:rsidP="001B289C">
      <w:pPr>
        <w:pStyle w:val="BodyText"/>
        <w:rPr>
          <w:b/>
          <w:bCs/>
        </w:rPr>
      </w:pPr>
      <w:r w:rsidRPr="00A03C55">
        <w:rPr>
          <w:b/>
          <w:bCs/>
        </w:rPr>
        <w:t>Cross Gateway Patient Discovery Request Message</w:t>
      </w:r>
    </w:p>
    <w:p w14:paraId="0054B095" w14:textId="77777777" w:rsidR="007A1F44" w:rsidRPr="00A03C55" w:rsidRDefault="007A1F44" w:rsidP="001B289C">
      <w:pPr>
        <w:pStyle w:val="BodyText"/>
      </w:pPr>
      <w:r w:rsidRPr="00A03C55">
        <w:t>The Initiating Gateway that supports the Deferred Response Option may request the use of Deferred Response message exchange by specifying the following in the Cross Gateway Patient Discovery Request Message:</w:t>
      </w:r>
    </w:p>
    <w:p w14:paraId="4C06EDF0" w14:textId="77777777" w:rsidR="008E3CF3" w:rsidRPr="00A03C55" w:rsidRDefault="007A1F44" w:rsidP="00EC243F">
      <w:pPr>
        <w:pStyle w:val="ListBullet2"/>
      </w:pPr>
      <w:r w:rsidRPr="00A03C55">
        <w:t>The WS-Addressing Action value shall be urn:hl7-org:v3:PRPA_IN201305UV02:Deferred: CrossGatewayPatientDiscovery</w:t>
      </w:r>
    </w:p>
    <w:p w14:paraId="40E2F7AA" w14:textId="77777777" w:rsidR="008E3CF3" w:rsidRPr="00A03C55" w:rsidRDefault="007A1F44" w:rsidP="00EC243F">
      <w:pPr>
        <w:pStyle w:val="ListBullet2"/>
      </w:pPr>
      <w:r w:rsidRPr="00A03C55">
        <w:t>The responsePriorityCode element shall be set to a value of ‘D’ to represent the deferred processing mode.</w:t>
      </w:r>
    </w:p>
    <w:p w14:paraId="5E441710" w14:textId="77777777" w:rsidR="008E3CF3" w:rsidRPr="00A03C55" w:rsidRDefault="007A1F44" w:rsidP="00EC243F">
      <w:pPr>
        <w:pStyle w:val="ListBullet2"/>
      </w:pPr>
      <w:r w:rsidRPr="00A03C55">
        <w:t xml:space="preserve">The respondTo element of the transmission wrapper, see the figure in </w:t>
      </w:r>
      <w:r w:rsidR="00292B01" w:rsidRPr="00A03C55">
        <w:t xml:space="preserve">Section </w:t>
      </w:r>
      <w:r w:rsidRPr="00A03C55">
        <w:t>3.55.4.1.2.4, shall contain a telecom element with the Web Services Endpoint where the response shall be sent.</w:t>
      </w:r>
    </w:p>
    <w:p w14:paraId="7535A6A3" w14:textId="77777777" w:rsidR="007A1F44" w:rsidRPr="00A03C55" w:rsidRDefault="007A1F44" w:rsidP="001B289C">
      <w:pPr>
        <w:pStyle w:val="BodyText"/>
      </w:pPr>
      <w:r w:rsidRPr="00A03C55">
        <w:t>Example of specifying the respondTo element:</w:t>
      </w:r>
    </w:p>
    <w:p w14:paraId="2646B5A6" w14:textId="77777777" w:rsidR="007A1F44" w:rsidRPr="00A03C55" w:rsidRDefault="007A1F44" w:rsidP="002F763C">
      <w:pPr>
        <w:pStyle w:val="BodyText"/>
      </w:pPr>
    </w:p>
    <w:p w14:paraId="01B373A8" w14:textId="77777777" w:rsidR="007A1F44" w:rsidRPr="002F763C" w:rsidRDefault="007A1F44">
      <w:pPr>
        <w:pStyle w:val="XMLFragment"/>
      </w:pPr>
      <w:r w:rsidRPr="002F763C">
        <w:t>&lt;respondTo typeCode="RSP"&gt;</w:t>
      </w:r>
    </w:p>
    <w:p w14:paraId="5C68990B" w14:textId="77777777" w:rsidR="007A1F44" w:rsidRPr="002F763C" w:rsidRDefault="007A1F44">
      <w:pPr>
        <w:pStyle w:val="XMLFragment"/>
      </w:pPr>
      <w:r w:rsidRPr="002F763C">
        <w:t xml:space="preserve">   &lt;telecom value="service entry point url"</w:t>
      </w:r>
    </w:p>
    <w:p w14:paraId="33C430DD" w14:textId="77777777" w:rsidR="007A1F44" w:rsidRPr="002F763C" w:rsidRDefault="007A1F44">
      <w:pPr>
        <w:pStyle w:val="XMLFragment"/>
      </w:pPr>
      <w:r w:rsidRPr="002F763C">
        <w:t xml:space="preserve">   &lt;entityRsp classCode="ENT" determinerCode="INSTANCE" xsi:nil="true"/&gt;</w:t>
      </w:r>
    </w:p>
    <w:p w14:paraId="08934E0E" w14:textId="77777777" w:rsidR="007A1F44" w:rsidRPr="002F763C" w:rsidRDefault="007A1F44">
      <w:pPr>
        <w:pStyle w:val="XMLFragment"/>
      </w:pPr>
      <w:r w:rsidRPr="002F763C">
        <w:t>&lt;/respondTo&gt;</w:t>
      </w:r>
    </w:p>
    <w:p w14:paraId="1626124E" w14:textId="77777777" w:rsidR="007A1F44" w:rsidRPr="00A03C55" w:rsidRDefault="007A1F44" w:rsidP="00D372D5">
      <w:pPr>
        <w:pStyle w:val="BodyText"/>
        <w:keepNext/>
        <w:rPr>
          <w:b/>
        </w:rPr>
      </w:pPr>
      <w:r w:rsidRPr="00A03C55">
        <w:rPr>
          <w:b/>
          <w:bCs/>
        </w:rPr>
        <w:t>Cross Gateway Patient Discovery Request Application Acknowledgement Message</w:t>
      </w:r>
      <w:r w:rsidRPr="00A03C55">
        <w:rPr>
          <w:b/>
        </w:rPr>
        <w:t xml:space="preserve"> </w:t>
      </w:r>
    </w:p>
    <w:p w14:paraId="4D98FC0C" w14:textId="77777777" w:rsidR="007A1F44" w:rsidRPr="00A03C55" w:rsidRDefault="007A1F44" w:rsidP="001B289C">
      <w:pPr>
        <w:pStyle w:val="BodyText"/>
      </w:pPr>
      <w:r w:rsidRPr="00A03C55">
        <w:t>If the Responding Gateway supports the Deferred Response Option it shall respond with an HL7 V3 Accept Acknowledgement message (MCCI_IN000002UV01). The WS-Addressing Action value shall be urn:hl7-org:v3:MCCI_IN000002UV01.</w:t>
      </w:r>
    </w:p>
    <w:p w14:paraId="010A3DAB" w14:textId="77777777" w:rsidR="007A1F44" w:rsidRPr="00A03C55" w:rsidRDefault="007A1F44" w:rsidP="003462A5">
      <w:pPr>
        <w:pStyle w:val="BodyText"/>
        <w:keepNext/>
        <w:rPr>
          <w:b/>
          <w:bCs/>
        </w:rPr>
      </w:pPr>
      <w:r w:rsidRPr="00A03C55">
        <w:rPr>
          <w:b/>
          <w:bCs/>
        </w:rPr>
        <w:lastRenderedPageBreak/>
        <w:t>Cross Gateway Patient Discovery Response Message</w:t>
      </w:r>
    </w:p>
    <w:p w14:paraId="00EC6C6B" w14:textId="77777777" w:rsidR="007A1F44" w:rsidRPr="00A03C55" w:rsidRDefault="007A1F44" w:rsidP="001B289C">
      <w:pPr>
        <w:pStyle w:val="BodyText"/>
      </w:pPr>
      <w:r w:rsidRPr="00A03C55">
        <w:t>The Responding Gateway will process the Cross Gateway Patient Discovery Request Message and generate a Cross Gateway Patient Discovery Response Message following all the applicable requirements for the transaction. If the Responding Gateway supports the Deferred Response Option, the Cross Gateway Patient Discovery Response Message will be sent as a new request as follows:</w:t>
      </w:r>
    </w:p>
    <w:p w14:paraId="0907E731" w14:textId="77777777" w:rsidR="008E3CF3" w:rsidRPr="00A03C55" w:rsidRDefault="007A1F44" w:rsidP="00EC243F">
      <w:pPr>
        <w:pStyle w:val="ListBullet2"/>
      </w:pPr>
      <w:r w:rsidRPr="00A03C55">
        <w:t>The Responding Gateway shall direct the response message to the address specified in the respondTo element in the transmission wrapper.</w:t>
      </w:r>
    </w:p>
    <w:p w14:paraId="0F3D091F" w14:textId="77777777" w:rsidR="008E3CF3" w:rsidRPr="00A03C55" w:rsidRDefault="007A1F44" w:rsidP="00EC243F">
      <w:pPr>
        <w:pStyle w:val="ListBullet2"/>
      </w:pPr>
      <w:r w:rsidRPr="00A03C55">
        <w:t>The WS-Addressing RelatesTo element of the response message shall be populated with the message identifier from the WS-Addressing MessageID element of the request message</w:t>
      </w:r>
    </w:p>
    <w:p w14:paraId="3393ABF2" w14:textId="77777777" w:rsidR="008E3CF3" w:rsidRPr="00A03C55" w:rsidRDefault="007A1F44" w:rsidP="00EC243F">
      <w:pPr>
        <w:pStyle w:val="ListBullet2"/>
      </w:pPr>
      <w:r w:rsidRPr="00A03C55">
        <w:t xml:space="preserve">The WS-Addressing Action value shall be urn:hl7-org:v3:PRPA_IN201306UV02:Deferred:CrossGatewayPatientDiscovery </w:t>
      </w:r>
    </w:p>
    <w:p w14:paraId="433840CD" w14:textId="77777777" w:rsidR="008E3CF3" w:rsidRPr="00A03C55" w:rsidRDefault="007A1F44" w:rsidP="00EC243F">
      <w:pPr>
        <w:pStyle w:val="ListBullet2"/>
      </w:pPr>
      <w:r w:rsidRPr="00A03C55">
        <w:t>Correlation with the request message is also supplied through the queryID element from the request message which shall be the same as the queryID element of the Response message.</w:t>
      </w:r>
    </w:p>
    <w:p w14:paraId="7DB01380" w14:textId="77777777" w:rsidR="007A1F44" w:rsidRPr="00A03C55" w:rsidRDefault="007A1F44" w:rsidP="001B289C">
      <w:pPr>
        <w:pStyle w:val="BodyText"/>
        <w:rPr>
          <w:b/>
        </w:rPr>
      </w:pPr>
      <w:r w:rsidRPr="00A03C55">
        <w:rPr>
          <w:b/>
          <w:bCs/>
        </w:rPr>
        <w:t>Cross Gateway Patient Discovery Response Application Acknowledgement Message</w:t>
      </w:r>
    </w:p>
    <w:p w14:paraId="66E91E51" w14:textId="77777777" w:rsidR="007A1F44" w:rsidRPr="00A03C55" w:rsidRDefault="007A1F44" w:rsidP="001B289C">
      <w:pPr>
        <w:pStyle w:val="BodyText"/>
      </w:pPr>
      <w:r w:rsidRPr="00A03C55">
        <w:t>The Initiating Gateway that supports the Deferred Response Option shall respond with an HL7 V3 application acknowledgement message (MCCI_IN000002UV01). The WS-Addressing Action value shall be urn:hl7-org:v3:MCCI_IN000002UV01.</w:t>
      </w:r>
    </w:p>
    <w:p w14:paraId="183CFD58" w14:textId="77777777" w:rsidR="007A1F44" w:rsidRPr="00A03C55" w:rsidRDefault="007A1F44" w:rsidP="001B289C">
      <w:pPr>
        <w:pStyle w:val="BodyText"/>
      </w:pPr>
    </w:p>
    <w:p w14:paraId="53367B40" w14:textId="7553FC61" w:rsidR="001905AE" w:rsidRPr="00A03C55" w:rsidRDefault="007A1F44" w:rsidP="001905AE">
      <w:pPr>
        <w:pStyle w:val="Heading2"/>
        <w:numPr>
          <w:ilvl w:val="0"/>
          <w:numId w:val="0"/>
        </w:numPr>
        <w:tabs>
          <w:tab w:val="clear" w:pos="2160"/>
        </w:tabs>
        <w:rPr>
          <w:noProof w:val="0"/>
        </w:rPr>
      </w:pPr>
      <w:bookmarkStart w:id="2160" w:name="_MON_1303715520"/>
      <w:bookmarkStart w:id="2161" w:name="_MON_1303715557"/>
      <w:bookmarkStart w:id="2162" w:name="_MON_1302350103"/>
      <w:bookmarkStart w:id="2163" w:name="_MON_1302350167"/>
      <w:bookmarkStart w:id="2164" w:name="_MON_1302352288"/>
      <w:bookmarkStart w:id="2165" w:name="_MON_1303718532"/>
      <w:bookmarkEnd w:id="2160"/>
      <w:bookmarkEnd w:id="2161"/>
      <w:bookmarkEnd w:id="2162"/>
      <w:bookmarkEnd w:id="2163"/>
      <w:bookmarkEnd w:id="2164"/>
      <w:bookmarkEnd w:id="2165"/>
      <w:r w:rsidRPr="00A03C55">
        <w:rPr>
          <w:noProof w:val="0"/>
        </w:rPr>
        <w:br w:type="page"/>
      </w:r>
      <w:bookmarkStart w:id="2166" w:name="_Toc13773819"/>
      <w:bookmarkStart w:id="2167" w:name="_Toc398544401"/>
      <w:bookmarkStart w:id="2168" w:name="_Toc398718026"/>
      <w:r w:rsidR="001905AE" w:rsidRPr="00A03C55">
        <w:rPr>
          <w:noProof w:val="0"/>
        </w:rPr>
        <w:lastRenderedPageBreak/>
        <w:t>3.56 Reserved for Patient Location Query [ITI-56]</w:t>
      </w:r>
      <w:bookmarkEnd w:id="2166"/>
    </w:p>
    <w:p w14:paraId="6C23269B" w14:textId="25062741" w:rsidR="001905AE" w:rsidRPr="00A03C55" w:rsidRDefault="001905AE" w:rsidP="001905AE">
      <w:pPr>
        <w:pStyle w:val="Heading2"/>
        <w:numPr>
          <w:ilvl w:val="0"/>
          <w:numId w:val="0"/>
        </w:numPr>
        <w:tabs>
          <w:tab w:val="clear" w:pos="2160"/>
        </w:tabs>
        <w:rPr>
          <w:noProof w:val="0"/>
        </w:rPr>
      </w:pPr>
      <w:bookmarkStart w:id="2169" w:name="_Toc13773820"/>
      <w:r w:rsidRPr="00A03C55">
        <w:rPr>
          <w:noProof w:val="0"/>
        </w:rPr>
        <w:t>3.57 Reserved for Update Document Set [ITI-57]</w:t>
      </w:r>
      <w:bookmarkEnd w:id="2169"/>
    </w:p>
    <w:p w14:paraId="3D63ACFE" w14:textId="2D68A6B3" w:rsidR="001905AE" w:rsidRPr="00A03C55" w:rsidRDefault="001905AE" w:rsidP="0055376D">
      <w:pPr>
        <w:pStyle w:val="Heading2"/>
        <w:numPr>
          <w:ilvl w:val="0"/>
          <w:numId w:val="0"/>
        </w:numPr>
        <w:tabs>
          <w:tab w:val="clear" w:pos="2160"/>
        </w:tabs>
        <w:rPr>
          <w:noProof w:val="0"/>
        </w:rPr>
      </w:pPr>
      <w:bookmarkStart w:id="2170" w:name="_Toc13773821"/>
      <w:r w:rsidRPr="00A03C55">
        <w:rPr>
          <w:noProof w:val="0"/>
        </w:rPr>
        <w:t>3.58 Reserved for Provider Information Query [ITI-58]</w:t>
      </w:r>
      <w:bookmarkEnd w:id="2170"/>
    </w:p>
    <w:p w14:paraId="48AEF3F9" w14:textId="4A9A1449" w:rsidR="001905AE" w:rsidRPr="00A03C55" w:rsidRDefault="001905AE" w:rsidP="001905AE">
      <w:pPr>
        <w:pStyle w:val="Heading2"/>
        <w:numPr>
          <w:ilvl w:val="0"/>
          <w:numId w:val="0"/>
        </w:numPr>
        <w:tabs>
          <w:tab w:val="clear" w:pos="2160"/>
        </w:tabs>
        <w:rPr>
          <w:noProof w:val="0"/>
        </w:rPr>
      </w:pPr>
      <w:bookmarkStart w:id="2171" w:name="_Toc13773822"/>
      <w:r w:rsidRPr="00A03C55">
        <w:rPr>
          <w:noProof w:val="0"/>
        </w:rPr>
        <w:t>3.59 Reserved for Provider Information Feed [ITI-59]</w:t>
      </w:r>
      <w:bookmarkEnd w:id="2171"/>
    </w:p>
    <w:p w14:paraId="76CFCC5E" w14:textId="6C2EFE00" w:rsidR="007A1F44" w:rsidRPr="00A03C55" w:rsidRDefault="007A1F44" w:rsidP="0055376D">
      <w:pPr>
        <w:pStyle w:val="Heading2"/>
        <w:numPr>
          <w:ilvl w:val="0"/>
          <w:numId w:val="0"/>
        </w:numPr>
        <w:tabs>
          <w:tab w:val="clear" w:pos="2160"/>
        </w:tabs>
        <w:rPr>
          <w:noProof w:val="0"/>
        </w:rPr>
      </w:pPr>
      <w:bookmarkStart w:id="2172" w:name="_Toc13773823"/>
      <w:r w:rsidRPr="00A03C55">
        <w:rPr>
          <w:noProof w:val="0"/>
        </w:rPr>
        <w:t>3.60 Retrieve Multiple Value Sets</w:t>
      </w:r>
      <w:bookmarkEnd w:id="2098"/>
      <w:bookmarkEnd w:id="2167"/>
      <w:bookmarkEnd w:id="2168"/>
      <w:r w:rsidR="00903C21" w:rsidRPr="00A03C55">
        <w:rPr>
          <w:noProof w:val="0"/>
        </w:rPr>
        <w:t xml:space="preserve"> [ITI-60]</w:t>
      </w:r>
      <w:bookmarkEnd w:id="2172"/>
    </w:p>
    <w:p w14:paraId="1CE02338" w14:textId="31BEB9EC" w:rsidR="007A1F44" w:rsidRPr="00A03C55" w:rsidRDefault="007A1F44" w:rsidP="0055376D">
      <w:pPr>
        <w:pStyle w:val="BodyText"/>
      </w:pPr>
      <w:r w:rsidRPr="00A03C55">
        <w:t xml:space="preserve">This section corresponds to </w:t>
      </w:r>
      <w:r w:rsidR="00E77430" w:rsidRPr="00A03C55">
        <w:t>transaction</w:t>
      </w:r>
      <w:r w:rsidRPr="00A03C55">
        <w:t xml:space="preserve"> </w:t>
      </w:r>
      <w:r w:rsidR="00383577" w:rsidRPr="00A03C55">
        <w:t>[</w:t>
      </w:r>
      <w:r w:rsidRPr="00A03C55">
        <w:t>ITI-60</w:t>
      </w:r>
      <w:r w:rsidR="00383577" w:rsidRPr="00A03C55">
        <w:t>]</w:t>
      </w:r>
      <w:r w:rsidRPr="00A03C55">
        <w:t xml:space="preserve"> of the IHE IT Infrastructure Technical Framework. The Value Set Consumer and Value Set Repository </w:t>
      </w:r>
      <w:r w:rsidR="00232E9F" w:rsidRPr="00A03C55">
        <w:t>Actor</w:t>
      </w:r>
      <w:r w:rsidRPr="00A03C55">
        <w:t xml:space="preserve">s use transaction </w:t>
      </w:r>
      <w:r w:rsidR="00383577" w:rsidRPr="00A03C55">
        <w:t>[</w:t>
      </w:r>
      <w:r w:rsidRPr="00A03C55">
        <w:t>ITI-60</w:t>
      </w:r>
      <w:r w:rsidR="00383577" w:rsidRPr="00A03C55">
        <w:t>]</w:t>
      </w:r>
      <w:r w:rsidRPr="00A03C55">
        <w:t>.</w:t>
      </w:r>
    </w:p>
    <w:p w14:paraId="5DB3D290" w14:textId="77777777" w:rsidR="007A1F44" w:rsidRPr="00A03C55" w:rsidRDefault="007A1F44" w:rsidP="0055376D">
      <w:pPr>
        <w:pStyle w:val="Heading3"/>
        <w:numPr>
          <w:ilvl w:val="0"/>
          <w:numId w:val="0"/>
        </w:numPr>
        <w:tabs>
          <w:tab w:val="clear" w:pos="2160"/>
          <w:tab w:val="clear" w:pos="2880"/>
        </w:tabs>
        <w:rPr>
          <w:noProof w:val="0"/>
        </w:rPr>
      </w:pPr>
      <w:bookmarkStart w:id="2173" w:name="_Toc262492439"/>
      <w:bookmarkStart w:id="2174" w:name="_Toc269214508"/>
      <w:bookmarkStart w:id="2175" w:name="_Toc398544402"/>
      <w:bookmarkStart w:id="2176" w:name="_Toc398718027"/>
      <w:bookmarkStart w:id="2177" w:name="_Toc13773824"/>
      <w:r w:rsidRPr="00A03C55">
        <w:rPr>
          <w:noProof w:val="0"/>
        </w:rPr>
        <w:t>3.60.1 Scope</w:t>
      </w:r>
      <w:bookmarkEnd w:id="2173"/>
      <w:bookmarkEnd w:id="2174"/>
      <w:bookmarkEnd w:id="2175"/>
      <w:bookmarkEnd w:id="2176"/>
      <w:bookmarkEnd w:id="2177"/>
    </w:p>
    <w:p w14:paraId="56A1D97E" w14:textId="77777777" w:rsidR="007A1F44" w:rsidRPr="00A03C55" w:rsidRDefault="007A1F44" w:rsidP="0055376D">
      <w:pPr>
        <w:pStyle w:val="BodyText"/>
      </w:pPr>
      <w:r w:rsidRPr="00A03C55">
        <w:t>This transaction is used by the Value Set Consumer to retrieve Value Sets from the Value Set Repository.</w:t>
      </w:r>
    </w:p>
    <w:p w14:paraId="1A21A84B" w14:textId="77777777" w:rsidR="007A1F44" w:rsidRPr="00A03C55" w:rsidRDefault="007A1F44" w:rsidP="0055376D">
      <w:pPr>
        <w:pStyle w:val="Heading3"/>
        <w:numPr>
          <w:ilvl w:val="0"/>
          <w:numId w:val="0"/>
        </w:numPr>
        <w:tabs>
          <w:tab w:val="clear" w:pos="2160"/>
          <w:tab w:val="clear" w:pos="2880"/>
        </w:tabs>
        <w:rPr>
          <w:noProof w:val="0"/>
        </w:rPr>
      </w:pPr>
      <w:bookmarkStart w:id="2178" w:name="_Toc262492440"/>
      <w:bookmarkStart w:id="2179" w:name="_Toc269214509"/>
      <w:bookmarkStart w:id="2180" w:name="_Toc398544403"/>
      <w:bookmarkStart w:id="2181" w:name="_Toc398718028"/>
      <w:bookmarkStart w:id="2182" w:name="_Toc13773825"/>
      <w:r w:rsidRPr="00A03C55">
        <w:rPr>
          <w:noProof w:val="0"/>
        </w:rPr>
        <w:t>3.60.2 Use case roles</w:t>
      </w:r>
      <w:bookmarkEnd w:id="2178"/>
      <w:bookmarkEnd w:id="2179"/>
      <w:bookmarkEnd w:id="2180"/>
      <w:bookmarkEnd w:id="2181"/>
      <w:bookmarkEnd w:id="2182"/>
    </w:p>
    <w:p w14:paraId="1841FFD8" w14:textId="77777777" w:rsidR="007A1F44" w:rsidRPr="00A03C55" w:rsidRDefault="007A1F44" w:rsidP="0055376D">
      <w:pPr>
        <w:jc w:val="center"/>
      </w:pPr>
    </w:p>
    <w:bookmarkStart w:id="2183" w:name="_1278682674"/>
    <w:bookmarkStart w:id="2184" w:name="_1278682660"/>
    <w:bookmarkStart w:id="2185" w:name="_1266809045"/>
    <w:bookmarkStart w:id="2186" w:name="_MON_1333832160"/>
    <w:bookmarkStart w:id="2187" w:name="_MON_1334405380"/>
    <w:bookmarkStart w:id="2188" w:name="_MON_1335007388"/>
    <w:bookmarkEnd w:id="2183"/>
    <w:bookmarkEnd w:id="2184"/>
    <w:bookmarkEnd w:id="2185"/>
    <w:bookmarkEnd w:id="2186"/>
    <w:bookmarkEnd w:id="2187"/>
    <w:bookmarkEnd w:id="2188"/>
    <w:bookmarkStart w:id="2189" w:name="_MON_1336070730"/>
    <w:bookmarkEnd w:id="2189"/>
    <w:p w14:paraId="3700B698" w14:textId="77777777" w:rsidR="007A1F44" w:rsidRPr="00A03C55" w:rsidRDefault="00886A83" w:rsidP="00D372D5">
      <w:pPr>
        <w:pStyle w:val="BodyText"/>
        <w:jc w:val="center"/>
      </w:pPr>
      <w:r w:rsidRPr="00A03C55">
        <w:rPr>
          <w:noProof/>
        </w:rPr>
        <w:object w:dxaOrig="5259" w:dyaOrig="2379" w14:anchorId="185EE5B6">
          <v:shape id="_x0000_i1028" type="#_x0000_t75" alt="" style="width:335.5pt;height:108pt;mso-width-percent:0;mso-height-percent:0;mso-width-percent:0;mso-height-percent:0" o:ole="" filled="t">
            <v:fill color2="black"/>
            <v:imagedata r:id="rId354" o:title=""/>
          </v:shape>
          <o:OLEObject Type="Embed" ProgID="Word.Picture.8" ShapeID="_x0000_i1028" DrawAspect="Content" ObjectID="_1648459687" r:id="rId355"/>
        </w:object>
      </w:r>
    </w:p>
    <w:p w14:paraId="3169B6BE" w14:textId="77777777" w:rsidR="007A1F44" w:rsidRPr="00A03C55" w:rsidRDefault="007A1F44" w:rsidP="0055376D">
      <w:pPr>
        <w:pStyle w:val="FigureTitle"/>
        <w:rPr>
          <w:noProof w:val="0"/>
        </w:rPr>
      </w:pPr>
      <w:r w:rsidRPr="00A03C55">
        <w:rPr>
          <w:noProof w:val="0"/>
        </w:rPr>
        <w:t>Figure 3.60.2-1: Use Case Roles</w:t>
      </w:r>
    </w:p>
    <w:p w14:paraId="3F94627A" w14:textId="77777777" w:rsidR="007A1F44" w:rsidRPr="00A03C55" w:rsidRDefault="007A1F44" w:rsidP="0055376D">
      <w:pPr>
        <w:pStyle w:val="BodyText"/>
        <w:rPr>
          <w:b/>
        </w:rPr>
      </w:pPr>
      <w:r w:rsidRPr="00A03C55">
        <w:rPr>
          <w:b/>
        </w:rPr>
        <w:t>Actors:</w:t>
      </w:r>
    </w:p>
    <w:p w14:paraId="3A92B8CA" w14:textId="77777777" w:rsidR="007A1F44" w:rsidRPr="00A03C55" w:rsidRDefault="007A1F44" w:rsidP="0055376D">
      <w:pPr>
        <w:pStyle w:val="BodyText"/>
        <w:ind w:left="720"/>
      </w:pPr>
      <w:r w:rsidRPr="00A03C55">
        <w:rPr>
          <w:b/>
        </w:rPr>
        <w:t>Actor:</w:t>
      </w:r>
      <w:r w:rsidRPr="00A03C55">
        <w:rPr>
          <w:b/>
        </w:rPr>
        <w:tab/>
      </w:r>
      <w:r w:rsidRPr="00A03C55">
        <w:t>Value Set Consumer</w:t>
      </w:r>
    </w:p>
    <w:p w14:paraId="29C7E863" w14:textId="77777777" w:rsidR="007A1F44" w:rsidRPr="00A03C55" w:rsidRDefault="007A1F44" w:rsidP="0055376D">
      <w:pPr>
        <w:pStyle w:val="BodyText"/>
        <w:ind w:left="720"/>
      </w:pPr>
      <w:r w:rsidRPr="00A03C55">
        <w:rPr>
          <w:b/>
        </w:rPr>
        <w:t>Role:</w:t>
      </w:r>
      <w:r w:rsidRPr="00A03C55">
        <w:rPr>
          <w:b/>
        </w:rPr>
        <w:tab/>
      </w:r>
      <w:r w:rsidRPr="00A03C55">
        <w:t>Requests all Value Sets that match request parameters</w:t>
      </w:r>
    </w:p>
    <w:p w14:paraId="752AF0FC" w14:textId="77777777" w:rsidR="007A1F44" w:rsidRPr="00A03C55" w:rsidRDefault="007A1F44" w:rsidP="0055376D">
      <w:pPr>
        <w:pStyle w:val="BodyText"/>
        <w:ind w:left="720"/>
      </w:pPr>
      <w:r w:rsidRPr="00A03C55">
        <w:rPr>
          <w:b/>
        </w:rPr>
        <w:t>Actor:</w:t>
      </w:r>
      <w:r w:rsidRPr="00A03C55">
        <w:rPr>
          <w:b/>
        </w:rPr>
        <w:tab/>
      </w:r>
      <w:r w:rsidRPr="00A03C55">
        <w:t>Value Set Repository</w:t>
      </w:r>
    </w:p>
    <w:p w14:paraId="0B6BD748" w14:textId="77777777" w:rsidR="007A1F44" w:rsidRPr="00A03C55" w:rsidRDefault="007A1F44" w:rsidP="0055376D">
      <w:pPr>
        <w:pStyle w:val="BodyText"/>
        <w:ind w:left="720"/>
      </w:pPr>
      <w:r w:rsidRPr="00A03C55">
        <w:rPr>
          <w:b/>
        </w:rPr>
        <w:t>Role:</w:t>
      </w:r>
      <w:r w:rsidRPr="00A03C55">
        <w:rPr>
          <w:b/>
        </w:rPr>
        <w:tab/>
      </w:r>
      <w:r w:rsidRPr="00A03C55">
        <w:t>Provides matching Value Sets and associated metadata</w:t>
      </w:r>
    </w:p>
    <w:p w14:paraId="432E8FA4" w14:textId="77777777" w:rsidR="007A1F44" w:rsidRPr="00A03C55" w:rsidRDefault="007A1F44" w:rsidP="0055376D">
      <w:pPr>
        <w:pStyle w:val="BodyText"/>
        <w:ind w:left="720"/>
      </w:pPr>
    </w:p>
    <w:p w14:paraId="6C49600A" w14:textId="77777777" w:rsidR="007A1F44" w:rsidRPr="00A03C55" w:rsidRDefault="007A1F44" w:rsidP="0055376D">
      <w:pPr>
        <w:pStyle w:val="Heading3"/>
        <w:numPr>
          <w:ilvl w:val="0"/>
          <w:numId w:val="0"/>
        </w:numPr>
        <w:tabs>
          <w:tab w:val="clear" w:pos="2160"/>
          <w:tab w:val="clear" w:pos="2880"/>
        </w:tabs>
        <w:rPr>
          <w:noProof w:val="0"/>
        </w:rPr>
      </w:pPr>
      <w:bookmarkStart w:id="2190" w:name="_Toc262492441"/>
      <w:bookmarkStart w:id="2191" w:name="_Toc269214510"/>
      <w:bookmarkStart w:id="2192" w:name="_Toc398544404"/>
      <w:bookmarkStart w:id="2193" w:name="_Toc398718029"/>
      <w:bookmarkStart w:id="2194" w:name="_Toc13773826"/>
      <w:r w:rsidRPr="00A03C55">
        <w:rPr>
          <w:noProof w:val="0"/>
        </w:rPr>
        <w:t>3.60.3 Referenced Standards</w:t>
      </w:r>
      <w:bookmarkEnd w:id="2190"/>
      <w:bookmarkEnd w:id="2191"/>
      <w:bookmarkEnd w:id="2192"/>
      <w:bookmarkEnd w:id="2193"/>
      <w:bookmarkEnd w:id="2194"/>
    </w:p>
    <w:p w14:paraId="55F65B30" w14:textId="5AE0451E" w:rsidR="007A1F44" w:rsidRPr="00A03C55" w:rsidRDefault="007A1F44" w:rsidP="0055376D">
      <w:pPr>
        <w:pStyle w:val="BodyText"/>
      </w:pPr>
      <w:r w:rsidRPr="00A03C55">
        <w:t>The referenced standards are:</w:t>
      </w:r>
    </w:p>
    <w:p w14:paraId="68C87A98" w14:textId="77777777" w:rsidR="007747F8" w:rsidRPr="00A03C55" w:rsidRDefault="007747F8" w:rsidP="0055376D">
      <w:pPr>
        <w:pStyle w:val="BodyText"/>
      </w:pPr>
    </w:p>
    <w:p w14:paraId="32A6048C" w14:textId="77777777" w:rsidR="007A1F44" w:rsidRPr="00A03C55" w:rsidRDefault="007A1F44" w:rsidP="0055376D">
      <w:pPr>
        <w:pStyle w:val="TableTitle"/>
        <w:rPr>
          <w:noProof w:val="0"/>
        </w:rPr>
      </w:pPr>
      <w:r w:rsidRPr="00A03C55">
        <w:rPr>
          <w:noProof w:val="0"/>
        </w:rPr>
        <w:lastRenderedPageBreak/>
        <w:t>Table 3.60.3-1: Referenced Standards</w:t>
      </w:r>
    </w:p>
    <w:tbl>
      <w:tblPr>
        <w:tblW w:w="9604" w:type="dxa"/>
        <w:jc w:val="center"/>
        <w:tblLayout w:type="fixed"/>
        <w:tblLook w:val="0000" w:firstRow="0" w:lastRow="0" w:firstColumn="0" w:lastColumn="0" w:noHBand="0" w:noVBand="0"/>
      </w:tblPr>
      <w:tblGrid>
        <w:gridCol w:w="2012"/>
        <w:gridCol w:w="7592"/>
      </w:tblGrid>
      <w:tr w:rsidR="007A1F44" w:rsidRPr="00A03C55" w14:paraId="7E2590A3" w14:textId="77777777" w:rsidTr="003462A5">
        <w:trPr>
          <w:jc w:val="center"/>
        </w:trPr>
        <w:tc>
          <w:tcPr>
            <w:tcW w:w="2012" w:type="dxa"/>
            <w:tcBorders>
              <w:top w:val="single" w:sz="4" w:space="0" w:color="000000"/>
              <w:left w:val="single" w:sz="4" w:space="0" w:color="000000"/>
              <w:bottom w:val="single" w:sz="4" w:space="0" w:color="000000"/>
            </w:tcBorders>
          </w:tcPr>
          <w:p w14:paraId="5824794A" w14:textId="35340B28" w:rsidR="007A1F44" w:rsidRPr="00A03C55" w:rsidRDefault="007A1F44" w:rsidP="0055376D">
            <w:pPr>
              <w:pStyle w:val="TableEntry"/>
              <w:rPr>
                <w:noProof w:val="0"/>
              </w:rPr>
            </w:pPr>
            <w:r w:rsidRPr="00A03C55">
              <w:rPr>
                <w:noProof w:val="0"/>
              </w:rPr>
              <w:t>Appendix V</w:t>
            </w:r>
          </w:p>
        </w:tc>
        <w:tc>
          <w:tcPr>
            <w:tcW w:w="7592" w:type="dxa"/>
            <w:tcBorders>
              <w:top w:val="single" w:sz="4" w:space="0" w:color="000000"/>
              <w:left w:val="single" w:sz="4" w:space="0" w:color="000000"/>
              <w:bottom w:val="single" w:sz="4" w:space="0" w:color="000000"/>
              <w:right w:val="single" w:sz="4" w:space="0" w:color="000000"/>
            </w:tcBorders>
          </w:tcPr>
          <w:p w14:paraId="0A4DFD7A" w14:textId="77777777" w:rsidR="007A1F44" w:rsidRPr="00A03C55" w:rsidRDefault="007A1F44" w:rsidP="0055376D">
            <w:pPr>
              <w:pStyle w:val="TableEntry"/>
              <w:rPr>
                <w:noProof w:val="0"/>
              </w:rPr>
            </w:pPr>
            <w:r w:rsidRPr="00A03C55">
              <w:rPr>
                <w:noProof w:val="0"/>
              </w:rPr>
              <w:t>ITI TF-2x: Appendix V Web Services for IHE Transactions</w:t>
            </w:r>
          </w:p>
          <w:p w14:paraId="7ECF9F77" w14:textId="289CBE7F" w:rsidR="007A1F44" w:rsidRPr="00A03C55" w:rsidRDefault="007A1F44" w:rsidP="00A53067">
            <w:pPr>
              <w:pStyle w:val="TableEntry"/>
              <w:rPr>
                <w:noProof w:val="0"/>
              </w:rPr>
            </w:pPr>
            <w:r w:rsidRPr="00A03C55">
              <w:rPr>
                <w:noProof w:val="0"/>
              </w:rPr>
              <w:t>Contains references to all Web Services standards and requirements of use</w:t>
            </w:r>
          </w:p>
        </w:tc>
      </w:tr>
      <w:tr w:rsidR="007A1F44" w:rsidRPr="00A03C55" w14:paraId="1AC5A272" w14:textId="77777777" w:rsidTr="003462A5">
        <w:trPr>
          <w:jc w:val="center"/>
        </w:trPr>
        <w:tc>
          <w:tcPr>
            <w:tcW w:w="2012" w:type="dxa"/>
            <w:tcBorders>
              <w:top w:val="single" w:sz="4" w:space="0" w:color="000000"/>
              <w:left w:val="single" w:sz="4" w:space="0" w:color="000000"/>
              <w:bottom w:val="single" w:sz="4" w:space="0" w:color="000000"/>
            </w:tcBorders>
          </w:tcPr>
          <w:p w14:paraId="022AB986" w14:textId="77777777" w:rsidR="007A1F44" w:rsidRPr="00A03C55" w:rsidRDefault="007A1F44" w:rsidP="0055376D">
            <w:pPr>
              <w:pStyle w:val="TableEntry"/>
              <w:snapToGrid w:val="0"/>
              <w:rPr>
                <w:noProof w:val="0"/>
              </w:rPr>
            </w:pPr>
            <w:r w:rsidRPr="00A03C55">
              <w:rPr>
                <w:noProof w:val="0"/>
              </w:rPr>
              <w:t>HL7 v3 Data Type XML ITS</w:t>
            </w:r>
          </w:p>
        </w:tc>
        <w:tc>
          <w:tcPr>
            <w:tcW w:w="7592" w:type="dxa"/>
            <w:tcBorders>
              <w:top w:val="single" w:sz="4" w:space="0" w:color="000000"/>
              <w:left w:val="single" w:sz="4" w:space="0" w:color="000000"/>
              <w:bottom w:val="single" w:sz="4" w:space="0" w:color="000000"/>
              <w:right w:val="single" w:sz="4" w:space="0" w:color="000000"/>
            </w:tcBorders>
          </w:tcPr>
          <w:p w14:paraId="3C1C0A58" w14:textId="77777777" w:rsidR="007A1F44" w:rsidRPr="00A03C55" w:rsidRDefault="007A1F44" w:rsidP="0055376D">
            <w:pPr>
              <w:pStyle w:val="TableEntry"/>
              <w:snapToGrid w:val="0"/>
              <w:rPr>
                <w:noProof w:val="0"/>
              </w:rPr>
            </w:pPr>
            <w:r w:rsidRPr="00A03C55">
              <w:rPr>
                <w:noProof w:val="0"/>
              </w:rPr>
              <w:t>HL7 Version 3 Standard: XML Implementation Technology Specifications – Data Types, R1</w:t>
            </w:r>
          </w:p>
        </w:tc>
      </w:tr>
      <w:tr w:rsidR="007A1F44" w:rsidRPr="00A03C55" w14:paraId="3C0E21BB" w14:textId="77777777" w:rsidTr="003462A5">
        <w:trPr>
          <w:jc w:val="center"/>
        </w:trPr>
        <w:tc>
          <w:tcPr>
            <w:tcW w:w="2012" w:type="dxa"/>
            <w:tcBorders>
              <w:top w:val="single" w:sz="4" w:space="0" w:color="000000"/>
              <w:left w:val="single" w:sz="4" w:space="0" w:color="000000"/>
              <w:bottom w:val="single" w:sz="4" w:space="0" w:color="000000"/>
            </w:tcBorders>
          </w:tcPr>
          <w:p w14:paraId="2AF5BD0B" w14:textId="77777777" w:rsidR="007A1F44" w:rsidRPr="00A03C55" w:rsidRDefault="007A1F44" w:rsidP="0055376D">
            <w:pPr>
              <w:pStyle w:val="TableEntry"/>
              <w:snapToGrid w:val="0"/>
              <w:rPr>
                <w:noProof w:val="0"/>
              </w:rPr>
            </w:pPr>
            <w:r w:rsidRPr="00A03C55">
              <w:rPr>
                <w:noProof w:val="0"/>
              </w:rPr>
              <w:t>HTTP 1.1</w:t>
            </w:r>
          </w:p>
        </w:tc>
        <w:tc>
          <w:tcPr>
            <w:tcW w:w="7592" w:type="dxa"/>
            <w:tcBorders>
              <w:top w:val="single" w:sz="4" w:space="0" w:color="000000"/>
              <w:left w:val="single" w:sz="4" w:space="0" w:color="000000"/>
              <w:bottom w:val="single" w:sz="4" w:space="0" w:color="000000"/>
              <w:right w:val="single" w:sz="4" w:space="0" w:color="000000"/>
            </w:tcBorders>
          </w:tcPr>
          <w:p w14:paraId="3062095E" w14:textId="2FD7CA74" w:rsidR="007A1F44" w:rsidRPr="00A03C55" w:rsidRDefault="007A1F44" w:rsidP="0055376D">
            <w:pPr>
              <w:pStyle w:val="TableEntry"/>
              <w:snapToGrid w:val="0"/>
              <w:rPr>
                <w:noProof w:val="0"/>
              </w:rPr>
            </w:pPr>
            <w:r w:rsidRPr="00A03C55">
              <w:rPr>
                <w:noProof w:val="0"/>
              </w:rPr>
              <w:t>IETF RFC2616: Hypertext Transfer Protocol – HTTP 1.1</w:t>
            </w:r>
          </w:p>
        </w:tc>
      </w:tr>
      <w:tr w:rsidR="007A1F44" w:rsidRPr="00A03C55" w14:paraId="54C4686E" w14:textId="77777777" w:rsidTr="003462A5">
        <w:trPr>
          <w:jc w:val="center"/>
        </w:trPr>
        <w:tc>
          <w:tcPr>
            <w:tcW w:w="2012" w:type="dxa"/>
            <w:tcBorders>
              <w:top w:val="single" w:sz="4" w:space="0" w:color="000000"/>
              <w:left w:val="single" w:sz="4" w:space="0" w:color="000000"/>
              <w:bottom w:val="single" w:sz="4" w:space="0" w:color="000000"/>
            </w:tcBorders>
          </w:tcPr>
          <w:p w14:paraId="0530E0D3" w14:textId="77777777" w:rsidR="007A1F44" w:rsidRPr="00A03C55" w:rsidRDefault="007A1F44" w:rsidP="00A063AC">
            <w:pPr>
              <w:pStyle w:val="TableEntry"/>
              <w:rPr>
                <w:noProof w:val="0"/>
              </w:rPr>
            </w:pPr>
            <w:r w:rsidRPr="00A03C55">
              <w:rPr>
                <w:noProof w:val="0"/>
              </w:rPr>
              <w:t>POSIX 1003.2</w:t>
            </w:r>
          </w:p>
        </w:tc>
        <w:tc>
          <w:tcPr>
            <w:tcW w:w="7592" w:type="dxa"/>
            <w:tcBorders>
              <w:top w:val="single" w:sz="4" w:space="0" w:color="000000"/>
              <w:left w:val="single" w:sz="4" w:space="0" w:color="000000"/>
              <w:bottom w:val="single" w:sz="4" w:space="0" w:color="000000"/>
              <w:right w:val="single" w:sz="4" w:space="0" w:color="000000"/>
            </w:tcBorders>
          </w:tcPr>
          <w:p w14:paraId="3F2DA29E" w14:textId="77777777" w:rsidR="007A1F44" w:rsidRPr="00A03C55" w:rsidRDefault="007A1F44" w:rsidP="00A53067">
            <w:pPr>
              <w:pStyle w:val="TableEntry"/>
              <w:rPr>
                <w:noProof w:val="0"/>
              </w:rPr>
            </w:pPr>
            <w:r w:rsidRPr="00A03C55">
              <w:rPr>
                <w:rStyle w:val="stdtitle"/>
                <w:noProof w:val="0"/>
              </w:rPr>
              <w:t>IEEE Std 1003.2 IEEE Standard for Information Technology — Portable Operating System Interface (POSIX®) — Part 2: Shell and Utilities — Amendment 1: Batch Environment -Description</w:t>
            </w:r>
          </w:p>
        </w:tc>
      </w:tr>
    </w:tbl>
    <w:p w14:paraId="0DE7266C" w14:textId="1685F04E" w:rsidR="007A1F44" w:rsidRPr="00A03C55" w:rsidRDefault="007A1F44" w:rsidP="0055376D">
      <w:pPr>
        <w:pStyle w:val="Heading3"/>
        <w:numPr>
          <w:ilvl w:val="0"/>
          <w:numId w:val="0"/>
        </w:numPr>
        <w:tabs>
          <w:tab w:val="clear" w:pos="2160"/>
          <w:tab w:val="clear" w:pos="2880"/>
        </w:tabs>
        <w:rPr>
          <w:noProof w:val="0"/>
        </w:rPr>
      </w:pPr>
      <w:bookmarkStart w:id="2195" w:name="_Toc262492442"/>
      <w:bookmarkStart w:id="2196" w:name="_Toc269214511"/>
      <w:bookmarkStart w:id="2197" w:name="_Toc398544405"/>
      <w:bookmarkStart w:id="2198" w:name="_Toc398718030"/>
      <w:bookmarkStart w:id="2199" w:name="_Toc13773827"/>
      <w:r w:rsidRPr="00A03C55">
        <w:rPr>
          <w:noProof w:val="0"/>
        </w:rPr>
        <w:t xml:space="preserve">3.60.4 </w:t>
      </w:r>
      <w:bookmarkEnd w:id="2195"/>
      <w:bookmarkEnd w:id="2196"/>
      <w:bookmarkEnd w:id="2197"/>
      <w:bookmarkEnd w:id="2198"/>
      <w:r w:rsidR="00A03C55">
        <w:rPr>
          <w:noProof w:val="0"/>
        </w:rPr>
        <w:t>Messages</w:t>
      </w:r>
      <w:bookmarkEnd w:id="2199"/>
    </w:p>
    <w:p w14:paraId="77B9A445" w14:textId="77777777" w:rsidR="007A1F44" w:rsidRPr="00A03C55" w:rsidRDefault="007A1F44" w:rsidP="0055376D">
      <w:pPr>
        <w:jc w:val="center"/>
      </w:pPr>
    </w:p>
    <w:bookmarkStart w:id="2200" w:name="_1266809152"/>
    <w:bookmarkStart w:id="2201" w:name="_MON_1333832181"/>
    <w:bookmarkStart w:id="2202" w:name="_MON_1334404002"/>
    <w:bookmarkStart w:id="2203" w:name="_MON_1335007413"/>
    <w:bookmarkEnd w:id="2200"/>
    <w:bookmarkEnd w:id="2201"/>
    <w:bookmarkEnd w:id="2202"/>
    <w:bookmarkEnd w:id="2203"/>
    <w:bookmarkStart w:id="2204" w:name="_MON_1335007453"/>
    <w:bookmarkEnd w:id="2204"/>
    <w:p w14:paraId="27DFDD42" w14:textId="77777777" w:rsidR="007A1F44" w:rsidRPr="00A03C55" w:rsidRDefault="00886A83" w:rsidP="00D372D5">
      <w:pPr>
        <w:pStyle w:val="BodyText"/>
        <w:jc w:val="center"/>
      </w:pPr>
      <w:r w:rsidRPr="00A03C55">
        <w:rPr>
          <w:noProof/>
        </w:rPr>
        <w:object w:dxaOrig="5609" w:dyaOrig="2624" w14:anchorId="44D2AFF1">
          <v:shape id="_x0000_i1027" type="#_x0000_t75" alt="" style="width:279.35pt;height:143.3pt;mso-width-percent:0;mso-height-percent:0;mso-width-percent:0;mso-height-percent:0" o:ole="" filled="t">
            <v:fill color2="black"/>
            <v:imagedata r:id="rId356" o:title=""/>
          </v:shape>
          <o:OLEObject Type="Embed" ProgID="Word.Picture.8" ShapeID="_x0000_i1027" DrawAspect="Content" ObjectID="_1648459688" r:id="rId357"/>
        </w:object>
      </w:r>
    </w:p>
    <w:p w14:paraId="5237FFEC" w14:textId="77777777" w:rsidR="007A1F44" w:rsidRPr="00A03C55" w:rsidRDefault="007A1F44" w:rsidP="0055376D">
      <w:pPr>
        <w:pStyle w:val="FigureTitle"/>
        <w:rPr>
          <w:noProof w:val="0"/>
        </w:rPr>
      </w:pPr>
      <w:r w:rsidRPr="00A03C55">
        <w:rPr>
          <w:noProof w:val="0"/>
        </w:rPr>
        <w:t>Figure 3.60.4-1: Interaction Diagram</w:t>
      </w:r>
    </w:p>
    <w:p w14:paraId="4A7B2608"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205" w:name="_Toc398544406"/>
      <w:r w:rsidRPr="00A03C55">
        <w:rPr>
          <w:noProof w:val="0"/>
        </w:rPr>
        <w:t>3.60.4.1 Retrieve Multiple Value Sets Request</w:t>
      </w:r>
      <w:bookmarkEnd w:id="2205"/>
      <w:r w:rsidRPr="00A03C55">
        <w:rPr>
          <w:noProof w:val="0"/>
        </w:rPr>
        <w:t xml:space="preserve"> </w:t>
      </w:r>
    </w:p>
    <w:p w14:paraId="716ED306"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3.60.4.1.1 Trigger Events</w:t>
      </w:r>
    </w:p>
    <w:p w14:paraId="4E89B52D" w14:textId="2FE04BE1" w:rsidR="007A1F44" w:rsidRPr="00A03C55" w:rsidRDefault="007A1F44" w:rsidP="0055376D">
      <w:pPr>
        <w:pStyle w:val="BodyText"/>
      </w:pPr>
      <w:r w:rsidRPr="00A03C55">
        <w:t>The Value Set Consumer wants to retrieve value sets and has one or more element values to be matched in the metadata that describes value sets. This could be from pre-configuration or user input. The value sets that match these element values are needed for processing by the Value Set Consumer. The Value Set Consumer sends a Retrieve Multiple Value Sets Request to the Value Set Repository. Table 3.60.4.1.1-1 summarizes the metadata elements. See the schema for precise encoding details.</w:t>
      </w:r>
    </w:p>
    <w:p w14:paraId="13F85452" w14:textId="77777777" w:rsidR="007A1F44" w:rsidRPr="00A03C55" w:rsidRDefault="007A1F44" w:rsidP="0055376D">
      <w:pPr>
        <w:pStyle w:val="TableTitle"/>
        <w:rPr>
          <w:noProof w:val="0"/>
        </w:rPr>
      </w:pPr>
      <w:r w:rsidRPr="00A03C55">
        <w:rPr>
          <w:noProof w:val="0"/>
        </w:rPr>
        <w:t>Table 3.60.4.1.1-1: Metadata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600"/>
        <w:gridCol w:w="1620"/>
        <w:gridCol w:w="1260"/>
      </w:tblGrid>
      <w:tr w:rsidR="007A1F44" w:rsidRPr="00A03C55" w14:paraId="286EC986" w14:textId="77777777" w:rsidTr="003462A5">
        <w:trPr>
          <w:cantSplit/>
          <w:tblHeader/>
        </w:trPr>
        <w:tc>
          <w:tcPr>
            <w:tcW w:w="2358" w:type="dxa"/>
            <w:shd w:val="pct15" w:color="auto" w:fill="FFFFFF"/>
          </w:tcPr>
          <w:p w14:paraId="38C78084" w14:textId="77777777" w:rsidR="007A1F44" w:rsidRPr="00A03C55" w:rsidRDefault="007A1F44" w:rsidP="00A063AC">
            <w:pPr>
              <w:pStyle w:val="TableEntryHeader"/>
              <w:rPr>
                <w:noProof w:val="0"/>
              </w:rPr>
            </w:pPr>
            <w:r w:rsidRPr="00A03C55">
              <w:rPr>
                <w:noProof w:val="0"/>
              </w:rPr>
              <w:t>Metadata Element</w:t>
            </w:r>
          </w:p>
        </w:tc>
        <w:tc>
          <w:tcPr>
            <w:tcW w:w="3600" w:type="dxa"/>
            <w:shd w:val="pct15" w:color="auto" w:fill="FFFFFF"/>
          </w:tcPr>
          <w:p w14:paraId="589A20AB" w14:textId="77777777" w:rsidR="007A1F44" w:rsidRPr="00A03C55" w:rsidRDefault="007A1F44" w:rsidP="00A53067">
            <w:pPr>
              <w:pStyle w:val="TableEntryHeader"/>
              <w:rPr>
                <w:noProof w:val="0"/>
              </w:rPr>
            </w:pPr>
            <w:r w:rsidRPr="00A03C55">
              <w:rPr>
                <w:noProof w:val="0"/>
              </w:rPr>
              <w:t>Description</w:t>
            </w:r>
          </w:p>
        </w:tc>
        <w:tc>
          <w:tcPr>
            <w:tcW w:w="1620" w:type="dxa"/>
            <w:shd w:val="pct15" w:color="auto" w:fill="FFFFFF"/>
          </w:tcPr>
          <w:p w14:paraId="2BE41C5C" w14:textId="77777777" w:rsidR="007A1F44" w:rsidRPr="00A03C55" w:rsidRDefault="007A1F44" w:rsidP="00A53067">
            <w:pPr>
              <w:pStyle w:val="TableEntryHeader"/>
              <w:rPr>
                <w:noProof w:val="0"/>
              </w:rPr>
            </w:pPr>
            <w:r w:rsidRPr="00A03C55">
              <w:rPr>
                <w:noProof w:val="0"/>
              </w:rPr>
              <w:t>Mandatory within Metadata returned</w:t>
            </w:r>
          </w:p>
        </w:tc>
        <w:tc>
          <w:tcPr>
            <w:tcW w:w="1260" w:type="dxa"/>
            <w:shd w:val="pct15" w:color="auto" w:fill="FFFFFF"/>
          </w:tcPr>
          <w:p w14:paraId="6920BFE6" w14:textId="77777777" w:rsidR="007A1F44" w:rsidRPr="00A03C55" w:rsidRDefault="007A1F44" w:rsidP="00A53067">
            <w:pPr>
              <w:pStyle w:val="TableEntryHeader"/>
              <w:rPr>
                <w:noProof w:val="0"/>
              </w:rPr>
            </w:pPr>
            <w:r w:rsidRPr="00A03C55">
              <w:rPr>
                <w:noProof w:val="0"/>
              </w:rPr>
              <w:t>Usable as Selection Criterion</w:t>
            </w:r>
          </w:p>
        </w:tc>
      </w:tr>
      <w:tr w:rsidR="007A1F44" w:rsidRPr="00A03C55" w14:paraId="1A9ED621" w14:textId="77777777" w:rsidTr="003462A5">
        <w:trPr>
          <w:cantSplit/>
        </w:trPr>
        <w:tc>
          <w:tcPr>
            <w:tcW w:w="2358" w:type="dxa"/>
          </w:tcPr>
          <w:p w14:paraId="3D35F3E5" w14:textId="77777777" w:rsidR="007A1F44" w:rsidRPr="00A03C55" w:rsidRDefault="007A1F44" w:rsidP="0055376D">
            <w:pPr>
              <w:pStyle w:val="TableEntry"/>
              <w:rPr>
                <w:noProof w:val="0"/>
              </w:rPr>
            </w:pPr>
            <w:r w:rsidRPr="00A03C55">
              <w:rPr>
                <w:noProof w:val="0"/>
              </w:rPr>
              <w:t>id</w:t>
            </w:r>
          </w:p>
        </w:tc>
        <w:tc>
          <w:tcPr>
            <w:tcW w:w="3600" w:type="dxa"/>
          </w:tcPr>
          <w:p w14:paraId="59DA6657" w14:textId="77777777" w:rsidR="007A1F44" w:rsidRPr="00A03C55" w:rsidRDefault="007A1F44" w:rsidP="0055376D">
            <w:pPr>
              <w:pStyle w:val="TableEntry"/>
              <w:rPr>
                <w:noProof w:val="0"/>
              </w:rPr>
            </w:pPr>
            <w:r w:rsidRPr="00A03C55">
              <w:rPr>
                <w:noProof w:val="0"/>
              </w:rPr>
              <w:t xml:space="preserve">This is the unique identifier of the value set </w:t>
            </w:r>
          </w:p>
        </w:tc>
        <w:tc>
          <w:tcPr>
            <w:tcW w:w="1620" w:type="dxa"/>
          </w:tcPr>
          <w:p w14:paraId="2A9502C1" w14:textId="77777777" w:rsidR="007A1F44" w:rsidRPr="00A03C55" w:rsidRDefault="007A1F44" w:rsidP="0055376D">
            <w:pPr>
              <w:pStyle w:val="TableEntry"/>
              <w:rPr>
                <w:noProof w:val="0"/>
              </w:rPr>
            </w:pPr>
            <w:r w:rsidRPr="00A03C55">
              <w:rPr>
                <w:noProof w:val="0"/>
              </w:rPr>
              <w:t>Mandatory</w:t>
            </w:r>
          </w:p>
        </w:tc>
        <w:tc>
          <w:tcPr>
            <w:tcW w:w="1260" w:type="dxa"/>
          </w:tcPr>
          <w:p w14:paraId="31977636" w14:textId="77777777" w:rsidR="007A1F44" w:rsidRPr="00A03C55" w:rsidRDefault="007A1F44" w:rsidP="0055376D">
            <w:pPr>
              <w:pStyle w:val="TableEntry"/>
              <w:rPr>
                <w:noProof w:val="0"/>
                <w:highlight w:val="yellow"/>
              </w:rPr>
            </w:pPr>
            <w:r w:rsidRPr="00A03C55">
              <w:rPr>
                <w:noProof w:val="0"/>
              </w:rPr>
              <w:t>Y</w:t>
            </w:r>
          </w:p>
        </w:tc>
      </w:tr>
      <w:tr w:rsidR="007A1F44" w:rsidRPr="00A03C55" w14:paraId="04CF3300" w14:textId="77777777" w:rsidTr="003462A5">
        <w:trPr>
          <w:cantSplit/>
        </w:trPr>
        <w:tc>
          <w:tcPr>
            <w:tcW w:w="2358" w:type="dxa"/>
          </w:tcPr>
          <w:p w14:paraId="5A8961AA" w14:textId="77777777" w:rsidR="007A1F44" w:rsidRPr="00A03C55" w:rsidRDefault="007A1F44" w:rsidP="0055376D">
            <w:pPr>
              <w:pStyle w:val="TableEntry"/>
              <w:rPr>
                <w:noProof w:val="0"/>
              </w:rPr>
            </w:pPr>
            <w:r w:rsidRPr="00A03C55">
              <w:rPr>
                <w:noProof w:val="0"/>
              </w:rPr>
              <w:t xml:space="preserve">displayName </w:t>
            </w:r>
          </w:p>
        </w:tc>
        <w:tc>
          <w:tcPr>
            <w:tcW w:w="3600" w:type="dxa"/>
          </w:tcPr>
          <w:p w14:paraId="6374A101" w14:textId="77777777" w:rsidR="007A1F44" w:rsidRPr="00A03C55" w:rsidRDefault="007A1F44" w:rsidP="0055376D">
            <w:pPr>
              <w:pStyle w:val="TableEntry"/>
              <w:rPr>
                <w:noProof w:val="0"/>
              </w:rPr>
            </w:pPr>
            <w:r w:rsidRPr="00A03C55">
              <w:rPr>
                <w:noProof w:val="0"/>
              </w:rPr>
              <w:t xml:space="preserve">This is the name of the value set </w:t>
            </w:r>
          </w:p>
        </w:tc>
        <w:tc>
          <w:tcPr>
            <w:tcW w:w="1620" w:type="dxa"/>
          </w:tcPr>
          <w:p w14:paraId="0C5192EF" w14:textId="77777777" w:rsidR="007A1F44" w:rsidRPr="00A03C55" w:rsidRDefault="007A1F44" w:rsidP="0055376D">
            <w:pPr>
              <w:pStyle w:val="TableEntry"/>
              <w:rPr>
                <w:noProof w:val="0"/>
              </w:rPr>
            </w:pPr>
            <w:r w:rsidRPr="00A03C55">
              <w:rPr>
                <w:noProof w:val="0"/>
              </w:rPr>
              <w:t>Mandatory</w:t>
            </w:r>
          </w:p>
        </w:tc>
        <w:tc>
          <w:tcPr>
            <w:tcW w:w="1260" w:type="dxa"/>
          </w:tcPr>
          <w:p w14:paraId="307EA00F" w14:textId="77777777" w:rsidR="007A1F44" w:rsidRPr="00A03C55" w:rsidRDefault="007A1F44" w:rsidP="0055376D">
            <w:pPr>
              <w:pStyle w:val="TableEntry"/>
              <w:rPr>
                <w:noProof w:val="0"/>
              </w:rPr>
            </w:pPr>
            <w:r w:rsidRPr="00A03C55">
              <w:rPr>
                <w:noProof w:val="0"/>
              </w:rPr>
              <w:t>Y</w:t>
            </w:r>
          </w:p>
        </w:tc>
      </w:tr>
      <w:tr w:rsidR="007A1F44" w:rsidRPr="00A03C55" w14:paraId="78046271" w14:textId="77777777" w:rsidTr="003462A5">
        <w:trPr>
          <w:cantSplit/>
        </w:trPr>
        <w:tc>
          <w:tcPr>
            <w:tcW w:w="2358" w:type="dxa"/>
          </w:tcPr>
          <w:p w14:paraId="1BE4286C" w14:textId="77777777" w:rsidR="007A1F44" w:rsidRPr="00A03C55" w:rsidRDefault="007A1F44" w:rsidP="0055376D">
            <w:pPr>
              <w:pStyle w:val="TableEntry"/>
              <w:rPr>
                <w:noProof w:val="0"/>
              </w:rPr>
            </w:pPr>
            <w:r w:rsidRPr="00A03C55">
              <w:rPr>
                <w:noProof w:val="0"/>
              </w:rPr>
              <w:t xml:space="preserve">Source </w:t>
            </w:r>
          </w:p>
        </w:tc>
        <w:tc>
          <w:tcPr>
            <w:tcW w:w="3600" w:type="dxa"/>
          </w:tcPr>
          <w:p w14:paraId="1AEF6B2A" w14:textId="77777777" w:rsidR="007A1F44" w:rsidRPr="00A03C55" w:rsidRDefault="007A1F44" w:rsidP="0055376D">
            <w:pPr>
              <w:pStyle w:val="TableEntry"/>
              <w:rPr>
                <w:noProof w:val="0"/>
              </w:rPr>
            </w:pPr>
            <w:r w:rsidRPr="00A03C55">
              <w:rPr>
                <w:noProof w:val="0"/>
              </w:rPr>
              <w:t xml:space="preserve">This is the source of the value set, identifying the originator or publisher of the information </w:t>
            </w:r>
          </w:p>
        </w:tc>
        <w:tc>
          <w:tcPr>
            <w:tcW w:w="1620" w:type="dxa"/>
          </w:tcPr>
          <w:p w14:paraId="6DEED903" w14:textId="77777777" w:rsidR="007A1F44" w:rsidRPr="00A03C55" w:rsidRDefault="007A1F44" w:rsidP="0055376D">
            <w:pPr>
              <w:pStyle w:val="TableEntry"/>
              <w:rPr>
                <w:noProof w:val="0"/>
              </w:rPr>
            </w:pPr>
            <w:r w:rsidRPr="00A03C55">
              <w:rPr>
                <w:noProof w:val="0"/>
              </w:rPr>
              <w:t>Mandatory</w:t>
            </w:r>
          </w:p>
        </w:tc>
        <w:tc>
          <w:tcPr>
            <w:tcW w:w="1260" w:type="dxa"/>
          </w:tcPr>
          <w:p w14:paraId="7F082F1D" w14:textId="77777777" w:rsidR="007A1F44" w:rsidRPr="00A03C55" w:rsidRDefault="007A1F44" w:rsidP="0055376D">
            <w:pPr>
              <w:pStyle w:val="TableEntry"/>
              <w:rPr>
                <w:noProof w:val="0"/>
              </w:rPr>
            </w:pPr>
            <w:r w:rsidRPr="00A03C55">
              <w:rPr>
                <w:noProof w:val="0"/>
              </w:rPr>
              <w:t>Y</w:t>
            </w:r>
          </w:p>
        </w:tc>
      </w:tr>
      <w:tr w:rsidR="007A1F44" w:rsidRPr="00A03C55" w14:paraId="6872FDE4" w14:textId="77777777" w:rsidTr="003462A5">
        <w:trPr>
          <w:cantSplit/>
        </w:trPr>
        <w:tc>
          <w:tcPr>
            <w:tcW w:w="2358" w:type="dxa"/>
          </w:tcPr>
          <w:p w14:paraId="5B419371" w14:textId="77777777" w:rsidR="007A1F44" w:rsidRPr="00A03C55" w:rsidRDefault="007A1F44" w:rsidP="0055376D">
            <w:pPr>
              <w:pStyle w:val="TableEntry"/>
              <w:rPr>
                <w:noProof w:val="0"/>
              </w:rPr>
            </w:pPr>
            <w:r w:rsidRPr="00A03C55">
              <w:rPr>
                <w:noProof w:val="0"/>
              </w:rPr>
              <w:lastRenderedPageBreak/>
              <w:t xml:space="preserve">Purpose </w:t>
            </w:r>
          </w:p>
        </w:tc>
        <w:tc>
          <w:tcPr>
            <w:tcW w:w="3600" w:type="dxa"/>
          </w:tcPr>
          <w:p w14:paraId="7DC242C5" w14:textId="77777777" w:rsidR="007A1F44" w:rsidRPr="00A03C55" w:rsidRDefault="007A1F44" w:rsidP="0055376D">
            <w:pPr>
              <w:pStyle w:val="TableEntry"/>
              <w:rPr>
                <w:noProof w:val="0"/>
              </w:rPr>
            </w:pPr>
            <w:r w:rsidRPr="00A03C55">
              <w:rPr>
                <w:noProof w:val="0"/>
              </w:rPr>
              <w:t xml:space="preserve">Brief description about the general purpose of the value set </w:t>
            </w:r>
          </w:p>
        </w:tc>
        <w:tc>
          <w:tcPr>
            <w:tcW w:w="1620" w:type="dxa"/>
          </w:tcPr>
          <w:p w14:paraId="20886EE9" w14:textId="77777777" w:rsidR="007A1F44" w:rsidRPr="00A03C55" w:rsidRDefault="007A1F44" w:rsidP="0055376D">
            <w:pPr>
              <w:pStyle w:val="TableEntry"/>
              <w:rPr>
                <w:noProof w:val="0"/>
              </w:rPr>
            </w:pPr>
            <w:r w:rsidRPr="00A03C55">
              <w:rPr>
                <w:noProof w:val="0"/>
              </w:rPr>
              <w:t>Optional</w:t>
            </w:r>
          </w:p>
        </w:tc>
        <w:tc>
          <w:tcPr>
            <w:tcW w:w="1260" w:type="dxa"/>
          </w:tcPr>
          <w:p w14:paraId="2D13B77D" w14:textId="77777777" w:rsidR="007A1F44" w:rsidRPr="00A03C55" w:rsidRDefault="007A1F44" w:rsidP="0055376D">
            <w:pPr>
              <w:pStyle w:val="TableEntry"/>
              <w:rPr>
                <w:noProof w:val="0"/>
              </w:rPr>
            </w:pPr>
            <w:r w:rsidRPr="00A03C55">
              <w:rPr>
                <w:noProof w:val="0"/>
              </w:rPr>
              <w:t>Y</w:t>
            </w:r>
          </w:p>
        </w:tc>
      </w:tr>
      <w:tr w:rsidR="007A1F44" w:rsidRPr="00A03C55" w14:paraId="1172F82F" w14:textId="77777777" w:rsidTr="003462A5">
        <w:trPr>
          <w:cantSplit/>
        </w:trPr>
        <w:tc>
          <w:tcPr>
            <w:tcW w:w="2358" w:type="dxa"/>
          </w:tcPr>
          <w:p w14:paraId="1E82F89C" w14:textId="77777777" w:rsidR="007A1F44" w:rsidRPr="00A03C55" w:rsidRDefault="007A1F44" w:rsidP="0055376D">
            <w:pPr>
              <w:pStyle w:val="TableEntry"/>
              <w:rPr>
                <w:noProof w:val="0"/>
              </w:rPr>
            </w:pPr>
            <w:r w:rsidRPr="00A03C55">
              <w:rPr>
                <w:noProof w:val="0"/>
              </w:rPr>
              <w:t xml:space="preserve">Definition </w:t>
            </w:r>
          </w:p>
        </w:tc>
        <w:tc>
          <w:tcPr>
            <w:tcW w:w="3600" w:type="dxa"/>
          </w:tcPr>
          <w:p w14:paraId="218837EA" w14:textId="77777777" w:rsidR="007A1F44" w:rsidRPr="00A03C55" w:rsidRDefault="007A1F44" w:rsidP="0055376D">
            <w:pPr>
              <w:pStyle w:val="TableEntry"/>
              <w:rPr>
                <w:noProof w:val="0"/>
              </w:rPr>
            </w:pPr>
            <w:r w:rsidRPr="00A03C55">
              <w:rPr>
                <w:noProof w:val="0"/>
              </w:rPr>
              <w:t xml:space="preserve">A text definition describing how concepts in the value set were selected </w:t>
            </w:r>
          </w:p>
        </w:tc>
        <w:tc>
          <w:tcPr>
            <w:tcW w:w="1620" w:type="dxa"/>
          </w:tcPr>
          <w:p w14:paraId="01D5CB2D" w14:textId="77777777" w:rsidR="007A1F44" w:rsidRPr="00A03C55" w:rsidRDefault="007A1F44" w:rsidP="0055376D">
            <w:pPr>
              <w:pStyle w:val="TableEntry"/>
              <w:rPr>
                <w:noProof w:val="0"/>
              </w:rPr>
            </w:pPr>
            <w:r w:rsidRPr="00A03C55">
              <w:rPr>
                <w:noProof w:val="0"/>
              </w:rPr>
              <w:t>Optional</w:t>
            </w:r>
          </w:p>
        </w:tc>
        <w:tc>
          <w:tcPr>
            <w:tcW w:w="1260" w:type="dxa"/>
          </w:tcPr>
          <w:p w14:paraId="01E0358C" w14:textId="77777777" w:rsidR="007A1F44" w:rsidRPr="00A03C55" w:rsidRDefault="007A1F44" w:rsidP="0055376D">
            <w:pPr>
              <w:pStyle w:val="TableEntry"/>
              <w:rPr>
                <w:noProof w:val="0"/>
              </w:rPr>
            </w:pPr>
            <w:r w:rsidRPr="00A03C55">
              <w:rPr>
                <w:noProof w:val="0"/>
              </w:rPr>
              <w:t>Y</w:t>
            </w:r>
          </w:p>
        </w:tc>
      </w:tr>
      <w:tr w:rsidR="007A1F44" w:rsidRPr="00A03C55" w14:paraId="7C42047C" w14:textId="77777777" w:rsidTr="003462A5">
        <w:trPr>
          <w:cantSplit/>
        </w:trPr>
        <w:tc>
          <w:tcPr>
            <w:tcW w:w="2358" w:type="dxa"/>
          </w:tcPr>
          <w:p w14:paraId="02A7CFA8" w14:textId="77777777" w:rsidR="007A1F44" w:rsidRPr="00A03C55" w:rsidRDefault="007A1F44" w:rsidP="0055376D">
            <w:pPr>
              <w:pStyle w:val="TableEntry"/>
              <w:rPr>
                <w:noProof w:val="0"/>
              </w:rPr>
            </w:pPr>
            <w:r w:rsidRPr="00A03C55">
              <w:rPr>
                <w:noProof w:val="0"/>
              </w:rPr>
              <w:t>Source URI</w:t>
            </w:r>
          </w:p>
        </w:tc>
        <w:tc>
          <w:tcPr>
            <w:tcW w:w="3600" w:type="dxa"/>
          </w:tcPr>
          <w:p w14:paraId="7AD60ECD" w14:textId="77777777" w:rsidR="007A1F44" w:rsidRPr="00A03C55" w:rsidRDefault="007A1F44" w:rsidP="0055376D">
            <w:pPr>
              <w:pStyle w:val="TableEntry"/>
              <w:rPr>
                <w:noProof w:val="0"/>
              </w:rPr>
            </w:pPr>
            <w:r w:rsidRPr="00A03C55">
              <w:rPr>
                <w:noProof w:val="0"/>
              </w:rPr>
              <w:t>Most sources also have a URL or document URI that provides further details regarding the value set.</w:t>
            </w:r>
          </w:p>
        </w:tc>
        <w:tc>
          <w:tcPr>
            <w:tcW w:w="1620" w:type="dxa"/>
          </w:tcPr>
          <w:p w14:paraId="0102D405" w14:textId="77777777" w:rsidR="007A1F44" w:rsidRPr="00A03C55" w:rsidRDefault="007A1F44" w:rsidP="0055376D">
            <w:pPr>
              <w:pStyle w:val="TableEntry"/>
              <w:rPr>
                <w:noProof w:val="0"/>
              </w:rPr>
            </w:pPr>
            <w:r w:rsidRPr="00A03C55">
              <w:rPr>
                <w:noProof w:val="0"/>
              </w:rPr>
              <w:t>Optional</w:t>
            </w:r>
          </w:p>
        </w:tc>
        <w:tc>
          <w:tcPr>
            <w:tcW w:w="1260" w:type="dxa"/>
          </w:tcPr>
          <w:p w14:paraId="648C7A70" w14:textId="77777777" w:rsidR="007A1F44" w:rsidRPr="00A03C55" w:rsidRDefault="007A1F44" w:rsidP="0055376D">
            <w:pPr>
              <w:pStyle w:val="TableEntry"/>
              <w:rPr>
                <w:noProof w:val="0"/>
              </w:rPr>
            </w:pPr>
            <w:r w:rsidRPr="00A03C55">
              <w:rPr>
                <w:noProof w:val="0"/>
              </w:rPr>
              <w:t>N</w:t>
            </w:r>
          </w:p>
        </w:tc>
      </w:tr>
      <w:tr w:rsidR="007A1F44" w:rsidRPr="00A03C55" w14:paraId="03FC9C42" w14:textId="77777777" w:rsidTr="003462A5">
        <w:trPr>
          <w:cantSplit/>
        </w:trPr>
        <w:tc>
          <w:tcPr>
            <w:tcW w:w="2358" w:type="dxa"/>
          </w:tcPr>
          <w:p w14:paraId="0BB300A3" w14:textId="77777777" w:rsidR="007A1F44" w:rsidRPr="00A03C55" w:rsidRDefault="007A1F44" w:rsidP="0055376D">
            <w:pPr>
              <w:pStyle w:val="TableEntry"/>
              <w:rPr>
                <w:noProof w:val="0"/>
              </w:rPr>
            </w:pPr>
            <w:r w:rsidRPr="00A03C55">
              <w:rPr>
                <w:noProof w:val="0"/>
              </w:rPr>
              <w:t xml:space="preserve">Version </w:t>
            </w:r>
          </w:p>
        </w:tc>
        <w:tc>
          <w:tcPr>
            <w:tcW w:w="3600" w:type="dxa"/>
          </w:tcPr>
          <w:p w14:paraId="6D2C1CCB" w14:textId="77777777" w:rsidR="007A1F44" w:rsidRPr="00A03C55" w:rsidRDefault="007A1F44" w:rsidP="0055376D">
            <w:pPr>
              <w:pStyle w:val="TableEntry"/>
              <w:rPr>
                <w:noProof w:val="0"/>
              </w:rPr>
            </w:pPr>
            <w:r w:rsidRPr="00A03C55">
              <w:rPr>
                <w:noProof w:val="0"/>
              </w:rPr>
              <w:t>A string identifying the specific version of the value set.</w:t>
            </w:r>
          </w:p>
        </w:tc>
        <w:tc>
          <w:tcPr>
            <w:tcW w:w="1620" w:type="dxa"/>
          </w:tcPr>
          <w:p w14:paraId="50597EB2" w14:textId="77777777" w:rsidR="007A1F44" w:rsidRPr="00A03C55" w:rsidRDefault="007A1F44" w:rsidP="0055376D">
            <w:pPr>
              <w:pStyle w:val="TableEntry"/>
              <w:rPr>
                <w:noProof w:val="0"/>
              </w:rPr>
            </w:pPr>
            <w:r w:rsidRPr="00A03C55">
              <w:rPr>
                <w:noProof w:val="0"/>
              </w:rPr>
              <w:t>Mandatory</w:t>
            </w:r>
          </w:p>
        </w:tc>
        <w:tc>
          <w:tcPr>
            <w:tcW w:w="1260" w:type="dxa"/>
          </w:tcPr>
          <w:p w14:paraId="145E62AF" w14:textId="77777777" w:rsidR="007A1F44" w:rsidRPr="00A03C55" w:rsidRDefault="007A1F44" w:rsidP="0055376D">
            <w:pPr>
              <w:pStyle w:val="TableEntry"/>
              <w:rPr>
                <w:noProof w:val="0"/>
              </w:rPr>
            </w:pPr>
            <w:r w:rsidRPr="00A03C55">
              <w:rPr>
                <w:noProof w:val="0"/>
              </w:rPr>
              <w:t>N</w:t>
            </w:r>
          </w:p>
        </w:tc>
      </w:tr>
      <w:tr w:rsidR="007A1F44" w:rsidRPr="00A03C55" w14:paraId="22347E91" w14:textId="77777777" w:rsidTr="003462A5">
        <w:trPr>
          <w:cantSplit/>
        </w:trPr>
        <w:tc>
          <w:tcPr>
            <w:tcW w:w="2358" w:type="dxa"/>
          </w:tcPr>
          <w:p w14:paraId="0D034ACC" w14:textId="77777777" w:rsidR="007A1F44" w:rsidRPr="00A03C55" w:rsidRDefault="007A1F44" w:rsidP="0055376D">
            <w:pPr>
              <w:pStyle w:val="TableEntry"/>
              <w:rPr>
                <w:noProof w:val="0"/>
              </w:rPr>
            </w:pPr>
            <w:r w:rsidRPr="00A03C55">
              <w:rPr>
                <w:noProof w:val="0"/>
              </w:rPr>
              <w:t xml:space="preserve">Status </w:t>
            </w:r>
          </w:p>
        </w:tc>
        <w:tc>
          <w:tcPr>
            <w:tcW w:w="3600" w:type="dxa"/>
          </w:tcPr>
          <w:p w14:paraId="52593E23" w14:textId="77777777" w:rsidR="007A1F44" w:rsidRPr="00A03C55" w:rsidRDefault="007A1F44" w:rsidP="0055376D">
            <w:pPr>
              <w:pStyle w:val="TableEntry"/>
              <w:rPr>
                <w:noProof w:val="0"/>
              </w:rPr>
            </w:pPr>
            <w:r w:rsidRPr="00A03C55">
              <w:rPr>
                <w:noProof w:val="0"/>
              </w:rPr>
              <w:t>Active, Inactive, local extensions</w:t>
            </w:r>
          </w:p>
        </w:tc>
        <w:tc>
          <w:tcPr>
            <w:tcW w:w="1620" w:type="dxa"/>
          </w:tcPr>
          <w:p w14:paraId="44B1B03D" w14:textId="77777777" w:rsidR="007A1F44" w:rsidRPr="00A03C55" w:rsidRDefault="007A1F44" w:rsidP="0055376D">
            <w:pPr>
              <w:pStyle w:val="TableEntry"/>
              <w:rPr>
                <w:noProof w:val="0"/>
              </w:rPr>
            </w:pPr>
            <w:r w:rsidRPr="00A03C55">
              <w:rPr>
                <w:noProof w:val="0"/>
              </w:rPr>
              <w:t>Mandatory</w:t>
            </w:r>
          </w:p>
        </w:tc>
        <w:tc>
          <w:tcPr>
            <w:tcW w:w="1260" w:type="dxa"/>
          </w:tcPr>
          <w:p w14:paraId="6FC2E0BC" w14:textId="77777777" w:rsidR="007A1F44" w:rsidRPr="00A03C55" w:rsidRDefault="007A1F44" w:rsidP="0055376D">
            <w:pPr>
              <w:pStyle w:val="TableEntry"/>
              <w:rPr>
                <w:noProof w:val="0"/>
              </w:rPr>
            </w:pPr>
            <w:r w:rsidRPr="00A03C55">
              <w:rPr>
                <w:noProof w:val="0"/>
              </w:rPr>
              <w:t>N</w:t>
            </w:r>
          </w:p>
        </w:tc>
      </w:tr>
      <w:tr w:rsidR="007A1F44" w:rsidRPr="00A03C55" w14:paraId="095D448D" w14:textId="77777777" w:rsidTr="003462A5">
        <w:trPr>
          <w:cantSplit/>
        </w:trPr>
        <w:tc>
          <w:tcPr>
            <w:tcW w:w="2358" w:type="dxa"/>
          </w:tcPr>
          <w:p w14:paraId="52E8344D" w14:textId="77777777" w:rsidR="007A1F44" w:rsidRPr="00A03C55" w:rsidRDefault="007A1F44" w:rsidP="0055376D">
            <w:pPr>
              <w:pStyle w:val="TableEntry"/>
              <w:rPr>
                <w:noProof w:val="0"/>
              </w:rPr>
            </w:pPr>
            <w:r w:rsidRPr="00A03C55">
              <w:rPr>
                <w:noProof w:val="0"/>
              </w:rPr>
              <w:t>Type</w:t>
            </w:r>
          </w:p>
        </w:tc>
        <w:tc>
          <w:tcPr>
            <w:tcW w:w="3600" w:type="dxa"/>
          </w:tcPr>
          <w:p w14:paraId="312B4D95" w14:textId="77777777" w:rsidR="007A1F44" w:rsidRPr="00A03C55" w:rsidRDefault="007A1F44" w:rsidP="00A063AC">
            <w:pPr>
              <w:pStyle w:val="TableEntry"/>
              <w:rPr>
                <w:noProof w:val="0"/>
              </w:rPr>
            </w:pPr>
            <w:r w:rsidRPr="00A03C55">
              <w:rPr>
                <w:noProof w:val="0"/>
              </w:rPr>
              <w:t>This describes the type of the value set. It shall be:</w:t>
            </w:r>
          </w:p>
          <w:p w14:paraId="654C1E46" w14:textId="77777777" w:rsidR="008E3CF3" w:rsidRPr="00A03C55" w:rsidRDefault="007A1F44" w:rsidP="007E4121">
            <w:pPr>
              <w:pStyle w:val="TableEntry"/>
              <w:numPr>
                <w:ilvl w:val="0"/>
                <w:numId w:val="27"/>
              </w:numPr>
              <w:rPr>
                <w:noProof w:val="0"/>
              </w:rPr>
            </w:pPr>
            <w:r w:rsidRPr="00A03C55">
              <w:rPr>
                <w:noProof w:val="0"/>
              </w:rPr>
              <w:t>Intensional,</w:t>
            </w:r>
          </w:p>
          <w:p w14:paraId="343258C5" w14:textId="77777777" w:rsidR="008E3CF3" w:rsidRPr="00A03C55" w:rsidRDefault="007A1F44" w:rsidP="007E4121">
            <w:pPr>
              <w:pStyle w:val="TableEntry"/>
              <w:numPr>
                <w:ilvl w:val="0"/>
                <w:numId w:val="27"/>
              </w:numPr>
              <w:rPr>
                <w:noProof w:val="0"/>
              </w:rPr>
            </w:pPr>
            <w:r w:rsidRPr="00A03C55">
              <w:rPr>
                <w:noProof w:val="0"/>
              </w:rPr>
              <w:t>Extensional, or</w:t>
            </w:r>
          </w:p>
          <w:p w14:paraId="0A844247" w14:textId="77777777" w:rsidR="008E3CF3" w:rsidRPr="00A03C55" w:rsidRDefault="007A1F44" w:rsidP="007E4121">
            <w:pPr>
              <w:pStyle w:val="TableEntry"/>
              <w:numPr>
                <w:ilvl w:val="0"/>
                <w:numId w:val="27"/>
              </w:numPr>
              <w:rPr>
                <w:noProof w:val="0"/>
              </w:rPr>
            </w:pPr>
            <w:r w:rsidRPr="00A03C55">
              <w:rPr>
                <w:noProof w:val="0"/>
              </w:rPr>
              <w:t>Expanded</w:t>
            </w:r>
          </w:p>
          <w:p w14:paraId="0EEF66ED" w14:textId="4ACBC9C2" w:rsidR="007A1F44" w:rsidRPr="00A03C55" w:rsidRDefault="007A1F44" w:rsidP="003462A5">
            <w:pPr>
              <w:pStyle w:val="TableEntry"/>
              <w:rPr>
                <w:noProof w:val="0"/>
              </w:rPr>
            </w:pPr>
            <w:r w:rsidRPr="00A03C55">
              <w:rPr>
                <w:noProof w:val="0"/>
              </w:rPr>
              <w:t>Note:</w:t>
            </w:r>
            <w:r w:rsidR="005252C5" w:rsidRPr="00A03C55">
              <w:rPr>
                <w:noProof w:val="0"/>
              </w:rPr>
              <w:t xml:space="preserve"> </w:t>
            </w:r>
            <w:r w:rsidRPr="00A03C55">
              <w:rPr>
                <w:noProof w:val="0"/>
              </w:rPr>
              <w:t>This is the type of the value set in the repository. The ConceptList that will also be returned is the current expansion of the value set.</w:t>
            </w:r>
          </w:p>
        </w:tc>
        <w:tc>
          <w:tcPr>
            <w:tcW w:w="1620" w:type="dxa"/>
          </w:tcPr>
          <w:p w14:paraId="114C505E" w14:textId="77777777" w:rsidR="007A1F44" w:rsidRPr="00A03C55" w:rsidRDefault="007A1F44" w:rsidP="0055376D">
            <w:pPr>
              <w:pStyle w:val="TableEntry"/>
              <w:rPr>
                <w:noProof w:val="0"/>
              </w:rPr>
            </w:pPr>
            <w:r w:rsidRPr="00A03C55">
              <w:rPr>
                <w:noProof w:val="0"/>
              </w:rPr>
              <w:t>Mandatory</w:t>
            </w:r>
          </w:p>
        </w:tc>
        <w:tc>
          <w:tcPr>
            <w:tcW w:w="1260" w:type="dxa"/>
          </w:tcPr>
          <w:p w14:paraId="37B3D774" w14:textId="77777777" w:rsidR="007A1F44" w:rsidRPr="00A03C55" w:rsidRDefault="007A1F44" w:rsidP="0055376D">
            <w:pPr>
              <w:pStyle w:val="TableEntry"/>
              <w:rPr>
                <w:noProof w:val="0"/>
              </w:rPr>
            </w:pPr>
            <w:r w:rsidRPr="00A03C55">
              <w:rPr>
                <w:noProof w:val="0"/>
              </w:rPr>
              <w:t>N</w:t>
            </w:r>
          </w:p>
        </w:tc>
      </w:tr>
      <w:tr w:rsidR="007A1F44" w:rsidRPr="00A03C55" w14:paraId="5C014422" w14:textId="77777777" w:rsidTr="003462A5">
        <w:trPr>
          <w:cantSplit/>
        </w:trPr>
        <w:tc>
          <w:tcPr>
            <w:tcW w:w="2358" w:type="dxa"/>
          </w:tcPr>
          <w:p w14:paraId="5A1B8CAB" w14:textId="77777777" w:rsidR="007A1F44" w:rsidRPr="00A03C55" w:rsidRDefault="007A1F44" w:rsidP="0055376D">
            <w:pPr>
              <w:pStyle w:val="TableEntry"/>
              <w:rPr>
                <w:noProof w:val="0"/>
              </w:rPr>
            </w:pPr>
            <w:r w:rsidRPr="00A03C55">
              <w:rPr>
                <w:noProof w:val="0"/>
              </w:rPr>
              <w:t>Binding</w:t>
            </w:r>
          </w:p>
        </w:tc>
        <w:tc>
          <w:tcPr>
            <w:tcW w:w="3600" w:type="dxa"/>
          </w:tcPr>
          <w:p w14:paraId="6DF065D8" w14:textId="77777777" w:rsidR="007A1F44" w:rsidRPr="00A03C55" w:rsidRDefault="007A1F44" w:rsidP="0055376D">
            <w:pPr>
              <w:pStyle w:val="TableEntry"/>
              <w:rPr>
                <w:b/>
                <w:noProof w:val="0"/>
              </w:rPr>
            </w:pPr>
            <w:r w:rsidRPr="00A03C55">
              <w:rPr>
                <w:noProof w:val="0"/>
              </w:rPr>
              <w:t>Shall be “Static” or “Dynamic”</w:t>
            </w:r>
          </w:p>
        </w:tc>
        <w:tc>
          <w:tcPr>
            <w:tcW w:w="1620" w:type="dxa"/>
          </w:tcPr>
          <w:p w14:paraId="3A7FF49F" w14:textId="77777777" w:rsidR="007A1F44" w:rsidRPr="00A03C55" w:rsidRDefault="007A1F44" w:rsidP="0055376D">
            <w:pPr>
              <w:pStyle w:val="TableEntry"/>
              <w:rPr>
                <w:b/>
                <w:noProof w:val="0"/>
              </w:rPr>
            </w:pPr>
            <w:r w:rsidRPr="00A03C55">
              <w:rPr>
                <w:noProof w:val="0"/>
              </w:rPr>
              <w:t>Optional</w:t>
            </w:r>
          </w:p>
        </w:tc>
        <w:tc>
          <w:tcPr>
            <w:tcW w:w="1260" w:type="dxa"/>
          </w:tcPr>
          <w:p w14:paraId="59D859FE" w14:textId="77777777" w:rsidR="007A1F44" w:rsidRPr="00A03C55" w:rsidRDefault="007A1F44" w:rsidP="0055376D">
            <w:pPr>
              <w:pStyle w:val="TableEntry"/>
              <w:rPr>
                <w:noProof w:val="0"/>
              </w:rPr>
            </w:pPr>
            <w:r w:rsidRPr="00A03C55">
              <w:rPr>
                <w:noProof w:val="0"/>
              </w:rPr>
              <w:t>N</w:t>
            </w:r>
          </w:p>
        </w:tc>
      </w:tr>
      <w:tr w:rsidR="007A1F44" w:rsidRPr="00A03C55" w14:paraId="2A564897" w14:textId="77777777" w:rsidTr="003462A5">
        <w:trPr>
          <w:cantSplit/>
        </w:trPr>
        <w:tc>
          <w:tcPr>
            <w:tcW w:w="2358" w:type="dxa"/>
          </w:tcPr>
          <w:p w14:paraId="379FA48B" w14:textId="77777777" w:rsidR="007A1F44" w:rsidRPr="00A03C55" w:rsidRDefault="007A1F44" w:rsidP="0055376D">
            <w:pPr>
              <w:pStyle w:val="TableEntry"/>
              <w:rPr>
                <w:noProof w:val="0"/>
              </w:rPr>
            </w:pPr>
            <w:r w:rsidRPr="00A03C55">
              <w:rPr>
                <w:noProof w:val="0"/>
              </w:rPr>
              <w:t xml:space="preserve">Effective Date </w:t>
            </w:r>
          </w:p>
        </w:tc>
        <w:tc>
          <w:tcPr>
            <w:tcW w:w="3600" w:type="dxa"/>
          </w:tcPr>
          <w:p w14:paraId="02783A52" w14:textId="77777777" w:rsidR="007A1F44" w:rsidRPr="00A03C55" w:rsidRDefault="007A1F44" w:rsidP="0055376D">
            <w:pPr>
              <w:pStyle w:val="TableEntry"/>
              <w:rPr>
                <w:noProof w:val="0"/>
              </w:rPr>
            </w:pPr>
            <w:r w:rsidRPr="00A03C55">
              <w:rPr>
                <w:noProof w:val="0"/>
              </w:rPr>
              <w:t xml:space="preserve">The date when the value set is expected to be effective </w:t>
            </w:r>
          </w:p>
        </w:tc>
        <w:tc>
          <w:tcPr>
            <w:tcW w:w="1620" w:type="dxa"/>
          </w:tcPr>
          <w:p w14:paraId="59621CC0" w14:textId="77777777" w:rsidR="007A1F44" w:rsidRPr="00A03C55" w:rsidRDefault="007A1F44" w:rsidP="0055376D">
            <w:pPr>
              <w:pStyle w:val="TableEntry"/>
              <w:rPr>
                <w:noProof w:val="0"/>
              </w:rPr>
            </w:pPr>
            <w:r w:rsidRPr="00A03C55">
              <w:rPr>
                <w:noProof w:val="0"/>
              </w:rPr>
              <w:t>Optional</w:t>
            </w:r>
          </w:p>
        </w:tc>
        <w:tc>
          <w:tcPr>
            <w:tcW w:w="1260" w:type="dxa"/>
          </w:tcPr>
          <w:p w14:paraId="23F5DE1A" w14:textId="77777777" w:rsidR="007A1F44" w:rsidRPr="00A03C55" w:rsidRDefault="007A1F44" w:rsidP="0055376D">
            <w:pPr>
              <w:pStyle w:val="TableEntry"/>
              <w:rPr>
                <w:noProof w:val="0"/>
              </w:rPr>
            </w:pPr>
            <w:r w:rsidRPr="00A03C55">
              <w:rPr>
                <w:noProof w:val="0"/>
              </w:rPr>
              <w:t>Y</w:t>
            </w:r>
          </w:p>
        </w:tc>
      </w:tr>
      <w:tr w:rsidR="007A1F44" w:rsidRPr="00A03C55" w14:paraId="11593C6C" w14:textId="77777777" w:rsidTr="003462A5">
        <w:trPr>
          <w:cantSplit/>
        </w:trPr>
        <w:tc>
          <w:tcPr>
            <w:tcW w:w="2358" w:type="dxa"/>
          </w:tcPr>
          <w:p w14:paraId="4B2B84B9" w14:textId="77777777" w:rsidR="007A1F44" w:rsidRPr="00A03C55" w:rsidRDefault="007A1F44" w:rsidP="0055376D">
            <w:pPr>
              <w:pStyle w:val="TableEntry"/>
              <w:rPr>
                <w:noProof w:val="0"/>
              </w:rPr>
            </w:pPr>
            <w:r w:rsidRPr="00A03C55">
              <w:rPr>
                <w:noProof w:val="0"/>
              </w:rPr>
              <w:t xml:space="preserve">Expiration Date </w:t>
            </w:r>
          </w:p>
        </w:tc>
        <w:tc>
          <w:tcPr>
            <w:tcW w:w="3600" w:type="dxa"/>
          </w:tcPr>
          <w:p w14:paraId="5F8F8C11" w14:textId="77777777" w:rsidR="007A1F44" w:rsidRPr="00A03C55" w:rsidRDefault="007A1F44" w:rsidP="0055376D">
            <w:pPr>
              <w:pStyle w:val="TableEntry"/>
              <w:rPr>
                <w:noProof w:val="0"/>
              </w:rPr>
            </w:pPr>
            <w:r w:rsidRPr="00A03C55">
              <w:rPr>
                <w:noProof w:val="0"/>
              </w:rPr>
              <w:t xml:space="preserve">The date when the value set is no longer expected to be used </w:t>
            </w:r>
          </w:p>
        </w:tc>
        <w:tc>
          <w:tcPr>
            <w:tcW w:w="1620" w:type="dxa"/>
          </w:tcPr>
          <w:p w14:paraId="20FD405E" w14:textId="77777777" w:rsidR="007A1F44" w:rsidRPr="00A03C55" w:rsidRDefault="007A1F44" w:rsidP="0055376D">
            <w:pPr>
              <w:pStyle w:val="TableEntry"/>
              <w:rPr>
                <w:noProof w:val="0"/>
              </w:rPr>
            </w:pPr>
            <w:r w:rsidRPr="00A03C55">
              <w:rPr>
                <w:noProof w:val="0"/>
              </w:rPr>
              <w:t>Optional</w:t>
            </w:r>
          </w:p>
        </w:tc>
        <w:tc>
          <w:tcPr>
            <w:tcW w:w="1260" w:type="dxa"/>
          </w:tcPr>
          <w:p w14:paraId="2E9B27F9" w14:textId="77777777" w:rsidR="007A1F44" w:rsidRPr="00A03C55" w:rsidRDefault="007A1F44" w:rsidP="0055376D">
            <w:pPr>
              <w:pStyle w:val="TableEntry"/>
              <w:rPr>
                <w:noProof w:val="0"/>
              </w:rPr>
            </w:pPr>
            <w:r w:rsidRPr="00A03C55">
              <w:rPr>
                <w:noProof w:val="0"/>
              </w:rPr>
              <w:t>Y</w:t>
            </w:r>
          </w:p>
        </w:tc>
      </w:tr>
      <w:tr w:rsidR="007A1F44" w:rsidRPr="00A03C55" w14:paraId="68BCF76C" w14:textId="77777777" w:rsidTr="003462A5">
        <w:trPr>
          <w:cantSplit/>
        </w:trPr>
        <w:tc>
          <w:tcPr>
            <w:tcW w:w="2358" w:type="dxa"/>
          </w:tcPr>
          <w:p w14:paraId="276FC138" w14:textId="77777777" w:rsidR="007A1F44" w:rsidRPr="00A03C55" w:rsidRDefault="007A1F44" w:rsidP="0055376D">
            <w:pPr>
              <w:pStyle w:val="TableEntry"/>
              <w:rPr>
                <w:noProof w:val="0"/>
              </w:rPr>
            </w:pPr>
            <w:r w:rsidRPr="00A03C55">
              <w:rPr>
                <w:noProof w:val="0"/>
              </w:rPr>
              <w:t>Creation Date</w:t>
            </w:r>
          </w:p>
        </w:tc>
        <w:tc>
          <w:tcPr>
            <w:tcW w:w="3600" w:type="dxa"/>
          </w:tcPr>
          <w:p w14:paraId="05544DD9" w14:textId="77777777" w:rsidR="007A1F44" w:rsidRPr="00A03C55" w:rsidRDefault="007A1F44" w:rsidP="0055376D">
            <w:pPr>
              <w:pStyle w:val="TableEntry"/>
              <w:rPr>
                <w:noProof w:val="0"/>
              </w:rPr>
            </w:pPr>
            <w:r w:rsidRPr="00A03C55">
              <w:rPr>
                <w:noProof w:val="0"/>
              </w:rPr>
              <w:t xml:space="preserve">The date of creation of the value set </w:t>
            </w:r>
          </w:p>
        </w:tc>
        <w:tc>
          <w:tcPr>
            <w:tcW w:w="1620" w:type="dxa"/>
          </w:tcPr>
          <w:p w14:paraId="0E3B42C5" w14:textId="77777777" w:rsidR="007A1F44" w:rsidRPr="00A03C55" w:rsidRDefault="007A1F44" w:rsidP="0055376D">
            <w:pPr>
              <w:pStyle w:val="TableEntry"/>
              <w:rPr>
                <w:noProof w:val="0"/>
              </w:rPr>
            </w:pPr>
            <w:r w:rsidRPr="00A03C55">
              <w:rPr>
                <w:noProof w:val="0"/>
              </w:rPr>
              <w:t>Optional</w:t>
            </w:r>
          </w:p>
        </w:tc>
        <w:tc>
          <w:tcPr>
            <w:tcW w:w="1260" w:type="dxa"/>
          </w:tcPr>
          <w:p w14:paraId="127D373E" w14:textId="77777777" w:rsidR="007A1F44" w:rsidRPr="00A03C55" w:rsidRDefault="007A1F44" w:rsidP="0055376D">
            <w:pPr>
              <w:pStyle w:val="TableEntry"/>
              <w:rPr>
                <w:noProof w:val="0"/>
              </w:rPr>
            </w:pPr>
            <w:r w:rsidRPr="00A03C55">
              <w:rPr>
                <w:noProof w:val="0"/>
              </w:rPr>
              <w:t>Y</w:t>
            </w:r>
          </w:p>
        </w:tc>
      </w:tr>
      <w:tr w:rsidR="007A1F44" w:rsidRPr="00A03C55" w14:paraId="68C6FD1E" w14:textId="77777777" w:rsidTr="003462A5">
        <w:trPr>
          <w:cantSplit/>
        </w:trPr>
        <w:tc>
          <w:tcPr>
            <w:tcW w:w="2358" w:type="dxa"/>
          </w:tcPr>
          <w:p w14:paraId="346CE964" w14:textId="77777777" w:rsidR="007A1F44" w:rsidRPr="00A03C55" w:rsidRDefault="007A1F44" w:rsidP="0055376D">
            <w:pPr>
              <w:pStyle w:val="TableEntry"/>
              <w:rPr>
                <w:noProof w:val="0"/>
              </w:rPr>
            </w:pPr>
            <w:r w:rsidRPr="00A03C55">
              <w:rPr>
                <w:noProof w:val="0"/>
              </w:rPr>
              <w:t xml:space="preserve">Revision Date </w:t>
            </w:r>
          </w:p>
        </w:tc>
        <w:tc>
          <w:tcPr>
            <w:tcW w:w="3600" w:type="dxa"/>
          </w:tcPr>
          <w:p w14:paraId="51425E2B" w14:textId="77777777" w:rsidR="007A1F44" w:rsidRPr="00A03C55" w:rsidRDefault="007A1F44" w:rsidP="0055376D">
            <w:pPr>
              <w:pStyle w:val="TableEntry"/>
              <w:rPr>
                <w:noProof w:val="0"/>
              </w:rPr>
            </w:pPr>
            <w:r w:rsidRPr="00A03C55">
              <w:rPr>
                <w:noProof w:val="0"/>
              </w:rPr>
              <w:t xml:space="preserve">The date of revision of the value set </w:t>
            </w:r>
          </w:p>
        </w:tc>
        <w:tc>
          <w:tcPr>
            <w:tcW w:w="1620" w:type="dxa"/>
          </w:tcPr>
          <w:p w14:paraId="7A238457" w14:textId="77777777" w:rsidR="007A1F44" w:rsidRPr="00A03C55" w:rsidRDefault="007A1F44" w:rsidP="0055376D">
            <w:pPr>
              <w:pStyle w:val="TableEntry"/>
              <w:rPr>
                <w:noProof w:val="0"/>
              </w:rPr>
            </w:pPr>
            <w:r w:rsidRPr="00A03C55">
              <w:rPr>
                <w:noProof w:val="0"/>
              </w:rPr>
              <w:t>Optional</w:t>
            </w:r>
          </w:p>
        </w:tc>
        <w:tc>
          <w:tcPr>
            <w:tcW w:w="1260" w:type="dxa"/>
          </w:tcPr>
          <w:p w14:paraId="3F98ECF3" w14:textId="77777777" w:rsidR="007A1F44" w:rsidRPr="00A03C55" w:rsidRDefault="007A1F44" w:rsidP="0055376D">
            <w:pPr>
              <w:pStyle w:val="TableEntry"/>
              <w:rPr>
                <w:noProof w:val="0"/>
              </w:rPr>
            </w:pPr>
            <w:r w:rsidRPr="00A03C55">
              <w:rPr>
                <w:noProof w:val="0"/>
              </w:rPr>
              <w:t>Y</w:t>
            </w:r>
          </w:p>
        </w:tc>
      </w:tr>
      <w:tr w:rsidR="007A1F44" w:rsidRPr="00A03C55" w14:paraId="6416A485" w14:textId="77777777" w:rsidTr="003462A5">
        <w:trPr>
          <w:cantSplit/>
        </w:trPr>
        <w:tc>
          <w:tcPr>
            <w:tcW w:w="2358" w:type="dxa"/>
          </w:tcPr>
          <w:p w14:paraId="34E955BF" w14:textId="77777777" w:rsidR="007A1F44" w:rsidRPr="00A03C55" w:rsidRDefault="007A1F44" w:rsidP="0055376D">
            <w:pPr>
              <w:pStyle w:val="TableEntry"/>
              <w:rPr>
                <w:noProof w:val="0"/>
              </w:rPr>
            </w:pPr>
            <w:r w:rsidRPr="00A03C55">
              <w:rPr>
                <w:noProof w:val="0"/>
              </w:rPr>
              <w:t>Group</w:t>
            </w:r>
          </w:p>
        </w:tc>
        <w:tc>
          <w:tcPr>
            <w:tcW w:w="3600" w:type="dxa"/>
          </w:tcPr>
          <w:p w14:paraId="768B3ECD" w14:textId="77777777" w:rsidR="007A1F44" w:rsidRPr="00A03C55" w:rsidRDefault="007A1F44" w:rsidP="0055376D">
            <w:pPr>
              <w:pStyle w:val="TableEntry"/>
              <w:rPr>
                <w:noProof w:val="0"/>
              </w:rPr>
            </w:pPr>
            <w:r w:rsidRPr="00A03C55">
              <w:rPr>
                <w:noProof w:val="0"/>
              </w:rPr>
              <w:t>The identifiers and keywords of the groups that include this value set. A group may also have an OID assigned.</w:t>
            </w:r>
          </w:p>
        </w:tc>
        <w:tc>
          <w:tcPr>
            <w:tcW w:w="1620" w:type="dxa"/>
          </w:tcPr>
          <w:p w14:paraId="56F52413" w14:textId="77777777" w:rsidR="007A1F44" w:rsidRPr="00A03C55" w:rsidRDefault="007A1F44" w:rsidP="0055376D">
            <w:pPr>
              <w:pStyle w:val="TableEntry"/>
              <w:rPr>
                <w:noProof w:val="0"/>
              </w:rPr>
            </w:pPr>
            <w:r w:rsidRPr="00A03C55">
              <w:rPr>
                <w:noProof w:val="0"/>
              </w:rPr>
              <w:t>Optional</w:t>
            </w:r>
          </w:p>
        </w:tc>
        <w:tc>
          <w:tcPr>
            <w:tcW w:w="1260" w:type="dxa"/>
          </w:tcPr>
          <w:p w14:paraId="1575D26F" w14:textId="77777777" w:rsidR="007A1F44" w:rsidRPr="00A03C55" w:rsidRDefault="007A1F44" w:rsidP="0055376D">
            <w:pPr>
              <w:pStyle w:val="TableEntry"/>
              <w:rPr>
                <w:noProof w:val="0"/>
              </w:rPr>
            </w:pPr>
            <w:r w:rsidRPr="00A03C55">
              <w:rPr>
                <w:noProof w:val="0"/>
              </w:rPr>
              <w:t>Y</w:t>
            </w:r>
          </w:p>
        </w:tc>
      </w:tr>
    </w:tbl>
    <w:p w14:paraId="53B264FF" w14:textId="77777777" w:rsidR="007A1F44" w:rsidRPr="00A03C55" w:rsidRDefault="007A1F44" w:rsidP="0055376D">
      <w:pPr>
        <w:pStyle w:val="BodyText"/>
      </w:pPr>
    </w:p>
    <w:p w14:paraId="7DD96CF0"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3.60.4.1.2 Message Semantics</w:t>
      </w:r>
    </w:p>
    <w:p w14:paraId="2ACD4062" w14:textId="4295700B" w:rsidR="007A1F44" w:rsidRPr="00A03C55" w:rsidRDefault="007A1F44" w:rsidP="00601E92">
      <w:pPr>
        <w:pStyle w:val="BodyText"/>
      </w:pPr>
      <w:r w:rsidRPr="00A03C55">
        <w:t xml:space="preserve">The Retrieve Multiple Value Sets Request shall specify retrieval selection parameters as shown in the Table 3.60.4.1.2-1. It requests retrieval of all concept lists that have metadata matching </w:t>
      </w:r>
      <w:r w:rsidR="00383381" w:rsidRPr="00A03C55">
        <w:t>the parameters</w:t>
      </w:r>
      <w:r w:rsidRPr="00A03C55">
        <w:t xml:space="preserve"> used. At least one request parameter shall be provided. </w:t>
      </w:r>
    </w:p>
    <w:p w14:paraId="1F2BC8C5" w14:textId="77777777" w:rsidR="007A1F44" w:rsidRPr="00A03C55" w:rsidRDefault="007A1F44" w:rsidP="0055376D">
      <w:pPr>
        <w:pStyle w:val="TableTitle"/>
        <w:rPr>
          <w:noProof w:val="0"/>
        </w:rPr>
      </w:pPr>
      <w:r w:rsidRPr="00A03C55">
        <w:rPr>
          <w:noProof w:val="0"/>
        </w:rPr>
        <w:t>Table 3.60.4.1.2-1: The Request Parameters in the RetrieveMultipleValueSets Request</w:t>
      </w:r>
    </w:p>
    <w:tbl>
      <w:tblPr>
        <w:tblW w:w="9270" w:type="dxa"/>
        <w:tblInd w:w="108" w:type="dxa"/>
        <w:tblLayout w:type="fixed"/>
        <w:tblLook w:val="0000" w:firstRow="0" w:lastRow="0" w:firstColumn="0" w:lastColumn="0" w:noHBand="0" w:noVBand="0"/>
      </w:tblPr>
      <w:tblGrid>
        <w:gridCol w:w="2070"/>
        <w:gridCol w:w="1350"/>
        <w:gridCol w:w="1530"/>
        <w:gridCol w:w="1080"/>
        <w:gridCol w:w="1350"/>
        <w:gridCol w:w="1890"/>
      </w:tblGrid>
      <w:tr w:rsidR="007A1F44" w:rsidRPr="00A03C55" w14:paraId="19A75E51" w14:textId="77777777" w:rsidTr="00601E92">
        <w:trPr>
          <w:cantSplit/>
          <w:tblHeader/>
        </w:trPr>
        <w:tc>
          <w:tcPr>
            <w:tcW w:w="2070" w:type="dxa"/>
            <w:tcBorders>
              <w:top w:val="single" w:sz="4" w:space="0" w:color="000000"/>
              <w:left w:val="single" w:sz="4" w:space="0" w:color="000000"/>
              <w:bottom w:val="single" w:sz="4" w:space="0" w:color="000000"/>
            </w:tcBorders>
            <w:shd w:val="clear" w:color="auto" w:fill="E6E6E6"/>
          </w:tcPr>
          <w:p w14:paraId="6DC1E6E2" w14:textId="77777777" w:rsidR="007A1F44" w:rsidRPr="00A03C55" w:rsidRDefault="007A1F44" w:rsidP="003462A5">
            <w:pPr>
              <w:pStyle w:val="TableEntryHeader"/>
              <w:rPr>
                <w:noProof w:val="0"/>
              </w:rPr>
            </w:pPr>
            <w:r w:rsidRPr="00A03C55">
              <w:rPr>
                <w:noProof w:val="0"/>
              </w:rPr>
              <w:t>Parameter</w:t>
            </w:r>
          </w:p>
        </w:tc>
        <w:tc>
          <w:tcPr>
            <w:tcW w:w="1350" w:type="dxa"/>
            <w:tcBorders>
              <w:top w:val="single" w:sz="4" w:space="0" w:color="000000"/>
              <w:left w:val="single" w:sz="4" w:space="0" w:color="000000"/>
              <w:bottom w:val="single" w:sz="4" w:space="0" w:color="000000"/>
              <w:right w:val="single" w:sz="4" w:space="0" w:color="000000"/>
            </w:tcBorders>
            <w:shd w:val="clear" w:color="auto" w:fill="E6E6E6"/>
          </w:tcPr>
          <w:p w14:paraId="42C36A95" w14:textId="77777777" w:rsidR="007A1F44" w:rsidRPr="00A03C55" w:rsidRDefault="007A1F44" w:rsidP="003462A5">
            <w:pPr>
              <w:pStyle w:val="TableEntryHeader"/>
              <w:rPr>
                <w:noProof w:val="0"/>
              </w:rPr>
            </w:pPr>
            <w:r w:rsidRPr="00A03C55">
              <w:rPr>
                <w:noProof w:val="0"/>
              </w:rPr>
              <w:t>Parameter Format</w:t>
            </w:r>
          </w:p>
        </w:tc>
        <w:tc>
          <w:tcPr>
            <w:tcW w:w="1530" w:type="dxa"/>
            <w:tcBorders>
              <w:top w:val="single" w:sz="4" w:space="0" w:color="000000"/>
              <w:left w:val="single" w:sz="4" w:space="0" w:color="000000"/>
              <w:bottom w:val="single" w:sz="4" w:space="0" w:color="000000"/>
            </w:tcBorders>
            <w:shd w:val="clear" w:color="auto" w:fill="E6E6E6"/>
          </w:tcPr>
          <w:p w14:paraId="5DDCA0FB" w14:textId="77777777" w:rsidR="007A1F44" w:rsidRPr="00A03C55" w:rsidRDefault="007A1F44" w:rsidP="003462A5">
            <w:pPr>
              <w:pStyle w:val="TableEntryHeader"/>
              <w:rPr>
                <w:noProof w:val="0"/>
              </w:rPr>
            </w:pPr>
            <w:r w:rsidRPr="00A03C55">
              <w:rPr>
                <w:noProof w:val="0"/>
              </w:rPr>
              <w:t>Metadata Element</w:t>
            </w:r>
          </w:p>
        </w:tc>
        <w:tc>
          <w:tcPr>
            <w:tcW w:w="1080" w:type="dxa"/>
            <w:tcBorders>
              <w:top w:val="single" w:sz="4" w:space="0" w:color="000000"/>
              <w:left w:val="single" w:sz="4" w:space="0" w:color="000000"/>
              <w:bottom w:val="single" w:sz="4" w:space="0" w:color="000000"/>
            </w:tcBorders>
            <w:shd w:val="clear" w:color="auto" w:fill="E6E6E6"/>
          </w:tcPr>
          <w:p w14:paraId="7418A8A1" w14:textId="77777777" w:rsidR="007A1F44" w:rsidRPr="00A03C55" w:rsidRDefault="007A1F44" w:rsidP="003462A5">
            <w:pPr>
              <w:pStyle w:val="TableEntryHeader"/>
              <w:rPr>
                <w:noProof w:val="0"/>
              </w:rPr>
            </w:pPr>
            <w:r w:rsidRPr="00A03C55">
              <w:rPr>
                <w:noProof w:val="0"/>
              </w:rPr>
              <w:t>Match Type</w:t>
            </w:r>
          </w:p>
        </w:tc>
        <w:tc>
          <w:tcPr>
            <w:tcW w:w="1350" w:type="dxa"/>
            <w:tcBorders>
              <w:top w:val="single" w:sz="4" w:space="0" w:color="000000"/>
              <w:left w:val="single" w:sz="4" w:space="0" w:color="000000"/>
              <w:bottom w:val="single" w:sz="4" w:space="0" w:color="000000"/>
            </w:tcBorders>
            <w:shd w:val="clear" w:color="auto" w:fill="E6E6E6"/>
          </w:tcPr>
          <w:p w14:paraId="710A1475" w14:textId="77777777" w:rsidR="007A1F44" w:rsidRPr="00A03C55" w:rsidRDefault="007A1F44" w:rsidP="003462A5">
            <w:pPr>
              <w:pStyle w:val="TableEntryHeader"/>
              <w:rPr>
                <w:noProof w:val="0"/>
              </w:rPr>
            </w:pPr>
            <w:r w:rsidRPr="00A03C55">
              <w:rPr>
                <w:noProof w:val="0"/>
              </w:rPr>
              <w:t>Match Rules</w:t>
            </w:r>
          </w:p>
        </w:tc>
        <w:tc>
          <w:tcPr>
            <w:tcW w:w="1890" w:type="dxa"/>
            <w:tcBorders>
              <w:top w:val="single" w:sz="4" w:space="0" w:color="000000"/>
              <w:left w:val="single" w:sz="4" w:space="0" w:color="000000"/>
              <w:bottom w:val="single" w:sz="4" w:space="0" w:color="000000"/>
              <w:right w:val="single" w:sz="4" w:space="0" w:color="000000"/>
            </w:tcBorders>
            <w:shd w:val="clear" w:color="auto" w:fill="E6E6E6"/>
          </w:tcPr>
          <w:p w14:paraId="2ABFC2F8" w14:textId="77777777" w:rsidR="007A1F44" w:rsidRPr="00A03C55" w:rsidRDefault="007A1F44" w:rsidP="003462A5">
            <w:pPr>
              <w:pStyle w:val="TableEntryHeader"/>
              <w:rPr>
                <w:noProof w:val="0"/>
              </w:rPr>
            </w:pPr>
            <w:r w:rsidRPr="00A03C55">
              <w:rPr>
                <w:noProof w:val="0"/>
              </w:rPr>
              <w:t>Note</w:t>
            </w:r>
          </w:p>
        </w:tc>
      </w:tr>
      <w:tr w:rsidR="007A1F44" w:rsidRPr="00A03C55" w14:paraId="2DCBD5DE" w14:textId="77777777" w:rsidTr="0055376D">
        <w:tc>
          <w:tcPr>
            <w:tcW w:w="2070" w:type="dxa"/>
            <w:tcBorders>
              <w:top w:val="single" w:sz="4" w:space="0" w:color="000000"/>
              <w:left w:val="single" w:sz="4" w:space="0" w:color="000000"/>
              <w:bottom w:val="single" w:sz="4" w:space="0" w:color="000000"/>
            </w:tcBorders>
          </w:tcPr>
          <w:p w14:paraId="44DA0212" w14:textId="77777777" w:rsidR="007A1F44" w:rsidRPr="00A03C55" w:rsidRDefault="007A1F44" w:rsidP="0055376D">
            <w:pPr>
              <w:pStyle w:val="TableEntry"/>
              <w:rPr>
                <w:noProof w:val="0"/>
              </w:rPr>
            </w:pPr>
            <w:r w:rsidRPr="00A03C55">
              <w:rPr>
                <w:noProof w:val="0"/>
              </w:rPr>
              <w:t>id</w:t>
            </w:r>
          </w:p>
        </w:tc>
        <w:tc>
          <w:tcPr>
            <w:tcW w:w="1350" w:type="dxa"/>
            <w:tcBorders>
              <w:top w:val="single" w:sz="4" w:space="0" w:color="000000"/>
              <w:left w:val="single" w:sz="4" w:space="0" w:color="000000"/>
              <w:bottom w:val="single" w:sz="4" w:space="0" w:color="000000"/>
              <w:right w:val="single" w:sz="4" w:space="0" w:color="000000"/>
            </w:tcBorders>
          </w:tcPr>
          <w:p w14:paraId="7A8E52AA" w14:textId="77777777" w:rsidR="007A1F44" w:rsidRPr="00A03C55" w:rsidRDefault="007A1F44" w:rsidP="0055376D">
            <w:pPr>
              <w:pStyle w:val="TableEntry"/>
              <w:rPr>
                <w:noProof w:val="0"/>
              </w:rPr>
            </w:pPr>
            <w:r w:rsidRPr="00A03C55">
              <w:rPr>
                <w:noProof w:val="0"/>
              </w:rPr>
              <w:t>OID</w:t>
            </w:r>
          </w:p>
        </w:tc>
        <w:tc>
          <w:tcPr>
            <w:tcW w:w="1530" w:type="dxa"/>
            <w:tcBorders>
              <w:top w:val="single" w:sz="4" w:space="0" w:color="000000"/>
              <w:left w:val="single" w:sz="4" w:space="0" w:color="000000"/>
              <w:bottom w:val="single" w:sz="4" w:space="0" w:color="000000"/>
            </w:tcBorders>
          </w:tcPr>
          <w:p w14:paraId="410633B3" w14:textId="77777777" w:rsidR="007A1F44" w:rsidRPr="00A03C55" w:rsidRDefault="007A1F44" w:rsidP="0055376D">
            <w:pPr>
              <w:pStyle w:val="TableEntry"/>
              <w:rPr>
                <w:noProof w:val="0"/>
              </w:rPr>
            </w:pPr>
            <w:r w:rsidRPr="00A03C55">
              <w:rPr>
                <w:noProof w:val="0"/>
              </w:rPr>
              <w:t>id</w:t>
            </w:r>
          </w:p>
        </w:tc>
        <w:tc>
          <w:tcPr>
            <w:tcW w:w="1080" w:type="dxa"/>
            <w:tcBorders>
              <w:top w:val="single" w:sz="4" w:space="0" w:color="000000"/>
              <w:left w:val="single" w:sz="4" w:space="0" w:color="000000"/>
              <w:bottom w:val="single" w:sz="4" w:space="0" w:color="000000"/>
            </w:tcBorders>
          </w:tcPr>
          <w:p w14:paraId="25FA4241" w14:textId="77777777" w:rsidR="007A1F44" w:rsidRPr="00A03C55" w:rsidRDefault="007A1F44" w:rsidP="0055376D">
            <w:pPr>
              <w:pStyle w:val="TableEntry"/>
              <w:rPr>
                <w:noProof w:val="0"/>
              </w:rPr>
            </w:pPr>
            <w:r w:rsidRPr="00A03C55">
              <w:rPr>
                <w:noProof w:val="0"/>
              </w:rPr>
              <w:t>OID</w:t>
            </w:r>
          </w:p>
        </w:tc>
        <w:tc>
          <w:tcPr>
            <w:tcW w:w="1350" w:type="dxa"/>
            <w:tcBorders>
              <w:top w:val="single" w:sz="4" w:space="0" w:color="000000"/>
              <w:left w:val="single" w:sz="4" w:space="0" w:color="000000"/>
              <w:bottom w:val="single" w:sz="4" w:space="0" w:color="000000"/>
            </w:tcBorders>
          </w:tcPr>
          <w:p w14:paraId="0CCC847E" w14:textId="77777777" w:rsidR="007A1F44" w:rsidRPr="00A03C55" w:rsidRDefault="007A1F44" w:rsidP="0055376D">
            <w:pPr>
              <w:pStyle w:val="TableEntry"/>
              <w:rPr>
                <w:noProof w:val="0"/>
              </w:rPr>
            </w:pPr>
            <w:r w:rsidRPr="00A03C55">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1D039730" w14:textId="77777777" w:rsidR="007A1F44" w:rsidRPr="00A03C55" w:rsidRDefault="007A1F44" w:rsidP="0055376D">
            <w:pPr>
              <w:pStyle w:val="TableEntry"/>
              <w:rPr>
                <w:noProof w:val="0"/>
              </w:rPr>
            </w:pPr>
          </w:p>
        </w:tc>
      </w:tr>
      <w:tr w:rsidR="007A1F44" w:rsidRPr="00A03C55" w14:paraId="61159AC1" w14:textId="77777777" w:rsidTr="0055376D">
        <w:tc>
          <w:tcPr>
            <w:tcW w:w="2070" w:type="dxa"/>
            <w:tcBorders>
              <w:top w:val="single" w:sz="4" w:space="0" w:color="000000"/>
              <w:left w:val="single" w:sz="4" w:space="0" w:color="000000"/>
              <w:bottom w:val="single" w:sz="4" w:space="0" w:color="000000"/>
            </w:tcBorders>
          </w:tcPr>
          <w:p w14:paraId="7FD87FC9" w14:textId="77777777" w:rsidR="007A1F44" w:rsidRPr="00A03C55" w:rsidRDefault="007A1F44" w:rsidP="0055376D">
            <w:pPr>
              <w:pStyle w:val="TableEntry"/>
              <w:rPr>
                <w:noProof w:val="0"/>
              </w:rPr>
            </w:pPr>
            <w:r w:rsidRPr="00A03C55">
              <w:rPr>
                <w:noProof w:val="0"/>
              </w:rPr>
              <w:t>DisplayNameContains</w:t>
            </w:r>
          </w:p>
        </w:tc>
        <w:tc>
          <w:tcPr>
            <w:tcW w:w="1350" w:type="dxa"/>
            <w:tcBorders>
              <w:top w:val="single" w:sz="4" w:space="0" w:color="000000"/>
              <w:left w:val="single" w:sz="4" w:space="0" w:color="000000"/>
              <w:bottom w:val="single" w:sz="4" w:space="0" w:color="000000"/>
              <w:right w:val="single" w:sz="4" w:space="0" w:color="000000"/>
            </w:tcBorders>
          </w:tcPr>
          <w:p w14:paraId="2FAB2F91"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554C96BB" w14:textId="77777777" w:rsidR="007A1F44" w:rsidRPr="00A03C55" w:rsidRDefault="007A1F44" w:rsidP="0055376D">
            <w:pPr>
              <w:pStyle w:val="TableEntry"/>
              <w:rPr>
                <w:noProof w:val="0"/>
              </w:rPr>
            </w:pPr>
            <w:r w:rsidRPr="00A03C55">
              <w:rPr>
                <w:noProof w:val="0"/>
              </w:rPr>
              <w:t>Name</w:t>
            </w:r>
          </w:p>
        </w:tc>
        <w:tc>
          <w:tcPr>
            <w:tcW w:w="1080" w:type="dxa"/>
            <w:tcBorders>
              <w:top w:val="single" w:sz="4" w:space="0" w:color="000000"/>
              <w:left w:val="single" w:sz="4" w:space="0" w:color="000000"/>
              <w:bottom w:val="single" w:sz="4" w:space="0" w:color="000000"/>
            </w:tcBorders>
          </w:tcPr>
          <w:p w14:paraId="763F6197"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788FE001"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429173D5" w14:textId="77777777" w:rsidR="007A1F44" w:rsidRPr="00A03C55" w:rsidRDefault="007A1F44" w:rsidP="0055376D">
            <w:pPr>
              <w:pStyle w:val="TableEntry"/>
              <w:rPr>
                <w:noProof w:val="0"/>
              </w:rPr>
            </w:pPr>
            <w:r w:rsidRPr="00A03C55">
              <w:rPr>
                <w:noProof w:val="0"/>
              </w:rPr>
              <w:t>POSIX rules</w:t>
            </w:r>
          </w:p>
        </w:tc>
      </w:tr>
      <w:tr w:rsidR="007A1F44" w:rsidRPr="00A03C55" w14:paraId="6CDB0127" w14:textId="77777777" w:rsidTr="0055376D">
        <w:tc>
          <w:tcPr>
            <w:tcW w:w="2070" w:type="dxa"/>
            <w:tcBorders>
              <w:top w:val="single" w:sz="4" w:space="0" w:color="000000"/>
              <w:left w:val="single" w:sz="4" w:space="0" w:color="000000"/>
              <w:bottom w:val="single" w:sz="4" w:space="0" w:color="000000"/>
            </w:tcBorders>
          </w:tcPr>
          <w:p w14:paraId="14DEB8EE" w14:textId="77777777" w:rsidR="007A1F44" w:rsidRPr="00A03C55" w:rsidRDefault="007A1F44" w:rsidP="0055376D">
            <w:pPr>
              <w:pStyle w:val="TableEntry"/>
              <w:rPr>
                <w:noProof w:val="0"/>
              </w:rPr>
            </w:pPr>
            <w:r w:rsidRPr="00A03C55">
              <w:rPr>
                <w:noProof w:val="0"/>
              </w:rPr>
              <w:t>SourceContains</w:t>
            </w:r>
          </w:p>
        </w:tc>
        <w:tc>
          <w:tcPr>
            <w:tcW w:w="1350" w:type="dxa"/>
            <w:tcBorders>
              <w:top w:val="single" w:sz="4" w:space="0" w:color="000000"/>
              <w:left w:val="single" w:sz="4" w:space="0" w:color="000000"/>
              <w:bottom w:val="single" w:sz="4" w:space="0" w:color="000000"/>
              <w:right w:val="single" w:sz="4" w:space="0" w:color="000000"/>
            </w:tcBorders>
          </w:tcPr>
          <w:p w14:paraId="3F693BA2"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43218008" w14:textId="77777777" w:rsidR="007A1F44" w:rsidRPr="00A03C55" w:rsidRDefault="007A1F44" w:rsidP="0055376D">
            <w:pPr>
              <w:pStyle w:val="TableEntry"/>
              <w:rPr>
                <w:noProof w:val="0"/>
              </w:rPr>
            </w:pPr>
            <w:r w:rsidRPr="00A03C55">
              <w:rPr>
                <w:noProof w:val="0"/>
              </w:rPr>
              <w:t>Source</w:t>
            </w:r>
          </w:p>
        </w:tc>
        <w:tc>
          <w:tcPr>
            <w:tcW w:w="1080" w:type="dxa"/>
            <w:tcBorders>
              <w:top w:val="single" w:sz="4" w:space="0" w:color="000000"/>
              <w:left w:val="single" w:sz="4" w:space="0" w:color="000000"/>
              <w:bottom w:val="single" w:sz="4" w:space="0" w:color="000000"/>
            </w:tcBorders>
          </w:tcPr>
          <w:p w14:paraId="77398600"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74D698B2"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7ACD7AD" w14:textId="77777777" w:rsidR="007A1F44" w:rsidRPr="00A03C55" w:rsidRDefault="007A1F44" w:rsidP="0055376D">
            <w:pPr>
              <w:pStyle w:val="TableEntry"/>
              <w:rPr>
                <w:noProof w:val="0"/>
              </w:rPr>
            </w:pPr>
            <w:r w:rsidRPr="00A03C55">
              <w:rPr>
                <w:noProof w:val="0"/>
              </w:rPr>
              <w:t>POSIX rules</w:t>
            </w:r>
          </w:p>
        </w:tc>
      </w:tr>
      <w:tr w:rsidR="007A1F44" w:rsidRPr="00A03C55" w14:paraId="120E3A5D" w14:textId="77777777" w:rsidTr="0055376D">
        <w:tc>
          <w:tcPr>
            <w:tcW w:w="2070" w:type="dxa"/>
            <w:tcBorders>
              <w:top w:val="single" w:sz="4" w:space="0" w:color="000000"/>
              <w:left w:val="single" w:sz="4" w:space="0" w:color="000000"/>
              <w:bottom w:val="single" w:sz="4" w:space="0" w:color="000000"/>
            </w:tcBorders>
          </w:tcPr>
          <w:p w14:paraId="28C8384B" w14:textId="77777777" w:rsidR="007A1F44" w:rsidRPr="00A03C55" w:rsidRDefault="007A1F44" w:rsidP="0055376D">
            <w:pPr>
              <w:pStyle w:val="TableEntry"/>
              <w:rPr>
                <w:noProof w:val="0"/>
              </w:rPr>
            </w:pPr>
            <w:r w:rsidRPr="00A03C55">
              <w:rPr>
                <w:noProof w:val="0"/>
              </w:rPr>
              <w:t>PurposeContains</w:t>
            </w:r>
          </w:p>
        </w:tc>
        <w:tc>
          <w:tcPr>
            <w:tcW w:w="1350" w:type="dxa"/>
            <w:tcBorders>
              <w:top w:val="single" w:sz="4" w:space="0" w:color="000000"/>
              <w:left w:val="single" w:sz="4" w:space="0" w:color="000000"/>
              <w:bottom w:val="single" w:sz="4" w:space="0" w:color="000000"/>
              <w:right w:val="single" w:sz="4" w:space="0" w:color="000000"/>
            </w:tcBorders>
          </w:tcPr>
          <w:p w14:paraId="24246A4B"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240E78F1" w14:textId="77777777" w:rsidR="007A1F44" w:rsidRPr="00A03C55" w:rsidRDefault="007A1F44" w:rsidP="0055376D">
            <w:pPr>
              <w:pStyle w:val="TableEntry"/>
              <w:rPr>
                <w:noProof w:val="0"/>
              </w:rPr>
            </w:pPr>
            <w:r w:rsidRPr="00A03C55">
              <w:rPr>
                <w:noProof w:val="0"/>
              </w:rPr>
              <w:t>Purpose</w:t>
            </w:r>
          </w:p>
        </w:tc>
        <w:tc>
          <w:tcPr>
            <w:tcW w:w="1080" w:type="dxa"/>
            <w:tcBorders>
              <w:top w:val="single" w:sz="4" w:space="0" w:color="000000"/>
              <w:left w:val="single" w:sz="4" w:space="0" w:color="000000"/>
              <w:bottom w:val="single" w:sz="4" w:space="0" w:color="000000"/>
            </w:tcBorders>
          </w:tcPr>
          <w:p w14:paraId="5A428A25"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45BA8A0E"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204F020C" w14:textId="77777777" w:rsidR="007A1F44" w:rsidRPr="00A03C55" w:rsidRDefault="007A1F44" w:rsidP="0055376D">
            <w:pPr>
              <w:pStyle w:val="TableEntry"/>
              <w:rPr>
                <w:noProof w:val="0"/>
              </w:rPr>
            </w:pPr>
            <w:r w:rsidRPr="00A03C55">
              <w:rPr>
                <w:noProof w:val="0"/>
              </w:rPr>
              <w:t>POSIX rules</w:t>
            </w:r>
          </w:p>
        </w:tc>
      </w:tr>
      <w:tr w:rsidR="007A1F44" w:rsidRPr="00A03C55" w14:paraId="7764904A" w14:textId="77777777" w:rsidTr="0055376D">
        <w:tc>
          <w:tcPr>
            <w:tcW w:w="2070" w:type="dxa"/>
            <w:tcBorders>
              <w:top w:val="single" w:sz="4" w:space="0" w:color="000000"/>
              <w:left w:val="single" w:sz="4" w:space="0" w:color="000000"/>
              <w:bottom w:val="single" w:sz="4" w:space="0" w:color="000000"/>
            </w:tcBorders>
          </w:tcPr>
          <w:p w14:paraId="46E1B782" w14:textId="77777777" w:rsidR="007A1F44" w:rsidRPr="00A03C55" w:rsidRDefault="007A1F44" w:rsidP="0055376D">
            <w:pPr>
              <w:pStyle w:val="TableEntry"/>
              <w:rPr>
                <w:noProof w:val="0"/>
              </w:rPr>
            </w:pPr>
            <w:r w:rsidRPr="00A03C55">
              <w:rPr>
                <w:noProof w:val="0"/>
              </w:rPr>
              <w:lastRenderedPageBreak/>
              <w:t>DefinitionContains</w:t>
            </w:r>
          </w:p>
        </w:tc>
        <w:tc>
          <w:tcPr>
            <w:tcW w:w="1350" w:type="dxa"/>
            <w:tcBorders>
              <w:top w:val="single" w:sz="4" w:space="0" w:color="000000"/>
              <w:left w:val="single" w:sz="4" w:space="0" w:color="000000"/>
              <w:bottom w:val="single" w:sz="4" w:space="0" w:color="000000"/>
              <w:right w:val="single" w:sz="4" w:space="0" w:color="000000"/>
            </w:tcBorders>
          </w:tcPr>
          <w:p w14:paraId="5C49D921"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181BBE34" w14:textId="77777777" w:rsidR="007A1F44" w:rsidRPr="00A03C55" w:rsidRDefault="007A1F44" w:rsidP="0055376D">
            <w:pPr>
              <w:pStyle w:val="TableEntry"/>
              <w:rPr>
                <w:noProof w:val="0"/>
              </w:rPr>
            </w:pPr>
            <w:r w:rsidRPr="00A03C55">
              <w:rPr>
                <w:noProof w:val="0"/>
              </w:rPr>
              <w:t>Definition</w:t>
            </w:r>
          </w:p>
        </w:tc>
        <w:tc>
          <w:tcPr>
            <w:tcW w:w="1080" w:type="dxa"/>
            <w:tcBorders>
              <w:top w:val="single" w:sz="4" w:space="0" w:color="000000"/>
              <w:left w:val="single" w:sz="4" w:space="0" w:color="000000"/>
              <w:bottom w:val="single" w:sz="4" w:space="0" w:color="000000"/>
            </w:tcBorders>
          </w:tcPr>
          <w:p w14:paraId="7B5C83FD"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27407C78"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FF3CF4C" w14:textId="77777777" w:rsidR="007A1F44" w:rsidRPr="00A03C55" w:rsidRDefault="007A1F44" w:rsidP="0055376D">
            <w:pPr>
              <w:pStyle w:val="TableEntry"/>
              <w:rPr>
                <w:noProof w:val="0"/>
              </w:rPr>
            </w:pPr>
            <w:r w:rsidRPr="00A03C55">
              <w:rPr>
                <w:noProof w:val="0"/>
              </w:rPr>
              <w:t>POSIX rules</w:t>
            </w:r>
          </w:p>
        </w:tc>
      </w:tr>
      <w:tr w:rsidR="007A1F44" w:rsidRPr="00A03C55" w14:paraId="3465F279" w14:textId="77777777" w:rsidTr="0055376D">
        <w:tc>
          <w:tcPr>
            <w:tcW w:w="2070" w:type="dxa"/>
            <w:tcBorders>
              <w:top w:val="single" w:sz="4" w:space="0" w:color="000000"/>
              <w:left w:val="single" w:sz="4" w:space="0" w:color="000000"/>
              <w:bottom w:val="single" w:sz="4" w:space="0" w:color="000000"/>
            </w:tcBorders>
          </w:tcPr>
          <w:p w14:paraId="6800667C" w14:textId="77777777" w:rsidR="007A1F44" w:rsidRPr="00A03C55" w:rsidRDefault="007A1F44" w:rsidP="0055376D">
            <w:pPr>
              <w:pStyle w:val="TableEntry"/>
              <w:rPr>
                <w:noProof w:val="0"/>
              </w:rPr>
            </w:pPr>
            <w:r w:rsidRPr="00A03C55">
              <w:rPr>
                <w:noProof w:val="0"/>
              </w:rPr>
              <w:t>GroupContains</w:t>
            </w:r>
          </w:p>
        </w:tc>
        <w:tc>
          <w:tcPr>
            <w:tcW w:w="1350" w:type="dxa"/>
            <w:tcBorders>
              <w:top w:val="single" w:sz="4" w:space="0" w:color="000000"/>
              <w:left w:val="single" w:sz="4" w:space="0" w:color="000000"/>
              <w:bottom w:val="single" w:sz="4" w:space="0" w:color="000000"/>
              <w:right w:val="single" w:sz="4" w:space="0" w:color="000000"/>
            </w:tcBorders>
          </w:tcPr>
          <w:p w14:paraId="726889C5"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2F7A4BE5" w14:textId="77777777" w:rsidR="007A1F44" w:rsidRPr="00A03C55" w:rsidRDefault="007A1F44" w:rsidP="0055376D">
            <w:pPr>
              <w:pStyle w:val="TableEntry"/>
              <w:rPr>
                <w:noProof w:val="0"/>
              </w:rPr>
            </w:pPr>
            <w:r w:rsidRPr="00A03C55">
              <w:rPr>
                <w:noProof w:val="0"/>
              </w:rPr>
              <w:t>Group</w:t>
            </w:r>
          </w:p>
        </w:tc>
        <w:tc>
          <w:tcPr>
            <w:tcW w:w="1080" w:type="dxa"/>
            <w:tcBorders>
              <w:top w:val="single" w:sz="4" w:space="0" w:color="000000"/>
              <w:left w:val="single" w:sz="4" w:space="0" w:color="000000"/>
              <w:bottom w:val="single" w:sz="4" w:space="0" w:color="000000"/>
            </w:tcBorders>
          </w:tcPr>
          <w:p w14:paraId="01BE5774"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7E2DA6A6"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385F2046" w14:textId="77777777" w:rsidR="007A1F44" w:rsidRPr="00A03C55" w:rsidRDefault="007A1F44" w:rsidP="0055376D">
            <w:pPr>
              <w:pStyle w:val="TableEntry"/>
              <w:rPr>
                <w:noProof w:val="0"/>
              </w:rPr>
            </w:pPr>
            <w:r w:rsidRPr="00A03C55">
              <w:rPr>
                <w:noProof w:val="0"/>
              </w:rPr>
              <w:t>POSIX rules</w:t>
            </w:r>
          </w:p>
        </w:tc>
      </w:tr>
      <w:tr w:rsidR="007A1F44" w:rsidRPr="00A03C55" w14:paraId="093085FE" w14:textId="77777777" w:rsidTr="0055376D">
        <w:tc>
          <w:tcPr>
            <w:tcW w:w="2070" w:type="dxa"/>
            <w:tcBorders>
              <w:top w:val="single" w:sz="4" w:space="0" w:color="000000"/>
              <w:left w:val="single" w:sz="4" w:space="0" w:color="000000"/>
              <w:bottom w:val="single" w:sz="4" w:space="0" w:color="000000"/>
            </w:tcBorders>
          </w:tcPr>
          <w:p w14:paraId="4613EC04" w14:textId="77777777" w:rsidR="007A1F44" w:rsidRPr="00A03C55" w:rsidRDefault="007A1F44" w:rsidP="0055376D">
            <w:pPr>
              <w:pStyle w:val="TableEntry"/>
              <w:rPr>
                <w:noProof w:val="0"/>
              </w:rPr>
            </w:pPr>
            <w:r w:rsidRPr="00A03C55">
              <w:rPr>
                <w:noProof w:val="0"/>
              </w:rPr>
              <w:t>GroupOID</w:t>
            </w:r>
          </w:p>
        </w:tc>
        <w:tc>
          <w:tcPr>
            <w:tcW w:w="1350" w:type="dxa"/>
            <w:tcBorders>
              <w:top w:val="single" w:sz="4" w:space="0" w:color="000000"/>
              <w:left w:val="single" w:sz="4" w:space="0" w:color="000000"/>
              <w:bottom w:val="single" w:sz="4" w:space="0" w:color="000000"/>
              <w:right w:val="single" w:sz="4" w:space="0" w:color="000000"/>
            </w:tcBorders>
          </w:tcPr>
          <w:p w14:paraId="05522A0D" w14:textId="77777777" w:rsidR="007A1F44" w:rsidRPr="00A03C55" w:rsidRDefault="007A1F44" w:rsidP="0055376D">
            <w:pPr>
              <w:pStyle w:val="TableEntry"/>
              <w:rPr>
                <w:noProof w:val="0"/>
              </w:rPr>
            </w:pPr>
            <w:r w:rsidRPr="00A03C55">
              <w:rPr>
                <w:noProof w:val="0"/>
              </w:rPr>
              <w:t>OID</w:t>
            </w:r>
          </w:p>
        </w:tc>
        <w:tc>
          <w:tcPr>
            <w:tcW w:w="1530" w:type="dxa"/>
            <w:tcBorders>
              <w:top w:val="single" w:sz="4" w:space="0" w:color="000000"/>
              <w:left w:val="single" w:sz="4" w:space="0" w:color="000000"/>
              <w:bottom w:val="single" w:sz="4" w:space="0" w:color="000000"/>
            </w:tcBorders>
          </w:tcPr>
          <w:p w14:paraId="3C23EAF9" w14:textId="77777777" w:rsidR="007A1F44" w:rsidRPr="00A03C55" w:rsidRDefault="007A1F44" w:rsidP="0055376D">
            <w:pPr>
              <w:pStyle w:val="TableEntry"/>
              <w:rPr>
                <w:noProof w:val="0"/>
              </w:rPr>
            </w:pPr>
            <w:r w:rsidRPr="00A03C55">
              <w:rPr>
                <w:noProof w:val="0"/>
              </w:rPr>
              <w:t>Group</w:t>
            </w:r>
          </w:p>
        </w:tc>
        <w:tc>
          <w:tcPr>
            <w:tcW w:w="1080" w:type="dxa"/>
            <w:tcBorders>
              <w:top w:val="single" w:sz="4" w:space="0" w:color="000000"/>
              <w:left w:val="single" w:sz="4" w:space="0" w:color="000000"/>
              <w:bottom w:val="single" w:sz="4" w:space="0" w:color="000000"/>
            </w:tcBorders>
          </w:tcPr>
          <w:p w14:paraId="48FA196A" w14:textId="77777777" w:rsidR="007A1F44" w:rsidRPr="00A03C55" w:rsidRDefault="007A1F44" w:rsidP="0055376D">
            <w:pPr>
              <w:pStyle w:val="TableEntry"/>
              <w:rPr>
                <w:noProof w:val="0"/>
              </w:rPr>
            </w:pPr>
            <w:r w:rsidRPr="00A03C55">
              <w:rPr>
                <w:noProof w:val="0"/>
              </w:rPr>
              <w:t>OID</w:t>
            </w:r>
          </w:p>
        </w:tc>
        <w:tc>
          <w:tcPr>
            <w:tcW w:w="1350" w:type="dxa"/>
            <w:tcBorders>
              <w:top w:val="single" w:sz="4" w:space="0" w:color="000000"/>
              <w:left w:val="single" w:sz="4" w:space="0" w:color="000000"/>
              <w:bottom w:val="single" w:sz="4" w:space="0" w:color="000000"/>
            </w:tcBorders>
          </w:tcPr>
          <w:p w14:paraId="3DADD1DF" w14:textId="77777777" w:rsidR="007A1F44" w:rsidRPr="00A03C55" w:rsidRDefault="007A1F44" w:rsidP="0055376D">
            <w:pPr>
              <w:pStyle w:val="TableEntry"/>
              <w:rPr>
                <w:noProof w:val="0"/>
              </w:rPr>
            </w:pPr>
            <w:r w:rsidRPr="00A03C55">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50593419" w14:textId="77777777" w:rsidR="007A1F44" w:rsidRPr="00A03C55" w:rsidRDefault="007A1F44" w:rsidP="0055376D">
            <w:pPr>
              <w:pStyle w:val="TableEntry"/>
              <w:rPr>
                <w:noProof w:val="0"/>
              </w:rPr>
            </w:pPr>
            <w:r w:rsidRPr="00A03C55">
              <w:rPr>
                <w:noProof w:val="0"/>
              </w:rPr>
              <w:t>Equality match for OID attribute of a Group element</w:t>
            </w:r>
          </w:p>
        </w:tc>
      </w:tr>
      <w:tr w:rsidR="007A1F44" w:rsidRPr="00A03C55" w14:paraId="4DE2DC55" w14:textId="77777777" w:rsidTr="0055376D">
        <w:tc>
          <w:tcPr>
            <w:tcW w:w="2070" w:type="dxa"/>
            <w:tcBorders>
              <w:top w:val="single" w:sz="4" w:space="0" w:color="000000"/>
              <w:left w:val="single" w:sz="4" w:space="0" w:color="000000"/>
              <w:bottom w:val="single" w:sz="4" w:space="0" w:color="000000"/>
            </w:tcBorders>
          </w:tcPr>
          <w:p w14:paraId="25910BC2" w14:textId="77777777" w:rsidR="007A1F44" w:rsidRPr="00A03C55" w:rsidRDefault="007A1F44" w:rsidP="0055376D">
            <w:pPr>
              <w:pStyle w:val="TableEntry"/>
              <w:rPr>
                <w:noProof w:val="0"/>
              </w:rPr>
            </w:pPr>
            <w:r w:rsidRPr="00A03C55">
              <w:rPr>
                <w:noProof w:val="0"/>
              </w:rPr>
              <w:t>EffectiveDateBefore</w:t>
            </w:r>
          </w:p>
        </w:tc>
        <w:tc>
          <w:tcPr>
            <w:tcW w:w="1350" w:type="dxa"/>
            <w:tcBorders>
              <w:top w:val="single" w:sz="4" w:space="0" w:color="000000"/>
              <w:left w:val="single" w:sz="4" w:space="0" w:color="000000"/>
              <w:bottom w:val="single" w:sz="4" w:space="0" w:color="000000"/>
              <w:right w:val="single" w:sz="4" w:space="0" w:color="000000"/>
            </w:tcBorders>
          </w:tcPr>
          <w:p w14:paraId="487CEAF1"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7B4DF4BE" w14:textId="77777777" w:rsidR="007A1F44" w:rsidRPr="00A03C55" w:rsidRDefault="007A1F44" w:rsidP="0055376D">
            <w:pPr>
              <w:pStyle w:val="TableEntry"/>
              <w:rPr>
                <w:noProof w:val="0"/>
              </w:rPr>
            </w:pPr>
            <w:r w:rsidRPr="00A03C55">
              <w:rPr>
                <w:noProof w:val="0"/>
              </w:rPr>
              <w:t>EffectiveDate</w:t>
            </w:r>
          </w:p>
        </w:tc>
        <w:tc>
          <w:tcPr>
            <w:tcW w:w="1080" w:type="dxa"/>
            <w:tcBorders>
              <w:top w:val="single" w:sz="4" w:space="0" w:color="000000"/>
              <w:left w:val="single" w:sz="4" w:space="0" w:color="000000"/>
              <w:bottom w:val="single" w:sz="4" w:space="0" w:color="000000"/>
            </w:tcBorders>
          </w:tcPr>
          <w:p w14:paraId="78B30B04"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07BA8B2C"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A79CE0F"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15EA9ECE" w14:textId="77777777" w:rsidTr="0055376D">
        <w:tc>
          <w:tcPr>
            <w:tcW w:w="2070" w:type="dxa"/>
            <w:tcBorders>
              <w:top w:val="single" w:sz="4" w:space="0" w:color="000000"/>
              <w:left w:val="single" w:sz="4" w:space="0" w:color="000000"/>
              <w:bottom w:val="single" w:sz="4" w:space="0" w:color="000000"/>
            </w:tcBorders>
          </w:tcPr>
          <w:p w14:paraId="132B7C47" w14:textId="77777777" w:rsidR="007A1F44" w:rsidRPr="00A03C55" w:rsidRDefault="007A1F44" w:rsidP="0055376D">
            <w:pPr>
              <w:pStyle w:val="TableEntry"/>
              <w:rPr>
                <w:noProof w:val="0"/>
              </w:rPr>
            </w:pPr>
            <w:r w:rsidRPr="00A03C55">
              <w:rPr>
                <w:noProof w:val="0"/>
              </w:rPr>
              <w:t>EffectiveDateAfter</w:t>
            </w:r>
          </w:p>
        </w:tc>
        <w:tc>
          <w:tcPr>
            <w:tcW w:w="1350" w:type="dxa"/>
            <w:tcBorders>
              <w:top w:val="single" w:sz="4" w:space="0" w:color="000000"/>
              <w:left w:val="single" w:sz="4" w:space="0" w:color="000000"/>
              <w:bottom w:val="single" w:sz="4" w:space="0" w:color="000000"/>
              <w:right w:val="single" w:sz="4" w:space="0" w:color="000000"/>
            </w:tcBorders>
          </w:tcPr>
          <w:p w14:paraId="064B69A4"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162074C0" w14:textId="77777777" w:rsidR="007A1F44" w:rsidRPr="00A03C55" w:rsidRDefault="007A1F44" w:rsidP="0055376D">
            <w:pPr>
              <w:pStyle w:val="TableEntry"/>
              <w:rPr>
                <w:noProof w:val="0"/>
              </w:rPr>
            </w:pPr>
            <w:r w:rsidRPr="00A03C55">
              <w:rPr>
                <w:noProof w:val="0"/>
              </w:rPr>
              <w:t>EffectiveDate</w:t>
            </w:r>
          </w:p>
        </w:tc>
        <w:tc>
          <w:tcPr>
            <w:tcW w:w="1080" w:type="dxa"/>
            <w:tcBorders>
              <w:top w:val="single" w:sz="4" w:space="0" w:color="000000"/>
              <w:left w:val="single" w:sz="4" w:space="0" w:color="000000"/>
              <w:bottom w:val="single" w:sz="4" w:space="0" w:color="000000"/>
            </w:tcBorders>
          </w:tcPr>
          <w:p w14:paraId="762B97C1"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0169B530"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4F589F78"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0554319C" w14:textId="77777777" w:rsidTr="0055376D">
        <w:tc>
          <w:tcPr>
            <w:tcW w:w="2070" w:type="dxa"/>
            <w:tcBorders>
              <w:top w:val="single" w:sz="4" w:space="0" w:color="000000"/>
              <w:left w:val="single" w:sz="4" w:space="0" w:color="000000"/>
              <w:bottom w:val="single" w:sz="4" w:space="0" w:color="000000"/>
            </w:tcBorders>
          </w:tcPr>
          <w:p w14:paraId="64DB0C77" w14:textId="77777777" w:rsidR="007A1F44" w:rsidRPr="00A03C55" w:rsidRDefault="007A1F44" w:rsidP="0055376D">
            <w:pPr>
              <w:pStyle w:val="TableEntry"/>
              <w:rPr>
                <w:noProof w:val="0"/>
              </w:rPr>
            </w:pPr>
            <w:r w:rsidRPr="00A03C55">
              <w:rPr>
                <w:noProof w:val="0"/>
              </w:rPr>
              <w:t>ExpirationDateBefore</w:t>
            </w:r>
          </w:p>
        </w:tc>
        <w:tc>
          <w:tcPr>
            <w:tcW w:w="1350" w:type="dxa"/>
            <w:tcBorders>
              <w:top w:val="single" w:sz="4" w:space="0" w:color="000000"/>
              <w:left w:val="single" w:sz="4" w:space="0" w:color="000000"/>
              <w:bottom w:val="single" w:sz="4" w:space="0" w:color="000000"/>
              <w:right w:val="single" w:sz="4" w:space="0" w:color="000000"/>
            </w:tcBorders>
          </w:tcPr>
          <w:p w14:paraId="427A23F2"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62C1D846" w14:textId="77777777" w:rsidR="007A1F44" w:rsidRPr="00A03C55" w:rsidRDefault="007A1F44" w:rsidP="0055376D">
            <w:pPr>
              <w:pStyle w:val="TableEntry"/>
              <w:rPr>
                <w:noProof w:val="0"/>
              </w:rPr>
            </w:pPr>
            <w:r w:rsidRPr="00A03C55">
              <w:rPr>
                <w:noProof w:val="0"/>
              </w:rPr>
              <w:t>ExpirationDate</w:t>
            </w:r>
          </w:p>
        </w:tc>
        <w:tc>
          <w:tcPr>
            <w:tcW w:w="1080" w:type="dxa"/>
            <w:tcBorders>
              <w:top w:val="single" w:sz="4" w:space="0" w:color="000000"/>
              <w:left w:val="single" w:sz="4" w:space="0" w:color="000000"/>
              <w:bottom w:val="single" w:sz="4" w:space="0" w:color="000000"/>
            </w:tcBorders>
          </w:tcPr>
          <w:p w14:paraId="4192DBB5"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3A038645"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3442E4E7"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6BDC8428" w14:textId="77777777" w:rsidTr="0055376D">
        <w:tc>
          <w:tcPr>
            <w:tcW w:w="2070" w:type="dxa"/>
            <w:tcBorders>
              <w:top w:val="single" w:sz="4" w:space="0" w:color="000000"/>
              <w:left w:val="single" w:sz="4" w:space="0" w:color="000000"/>
              <w:bottom w:val="single" w:sz="4" w:space="0" w:color="000000"/>
            </w:tcBorders>
          </w:tcPr>
          <w:p w14:paraId="09FFF049" w14:textId="77777777" w:rsidR="007A1F44" w:rsidRPr="00A03C55" w:rsidRDefault="007A1F44" w:rsidP="0055376D">
            <w:pPr>
              <w:pStyle w:val="TableEntry"/>
              <w:rPr>
                <w:noProof w:val="0"/>
              </w:rPr>
            </w:pPr>
            <w:r w:rsidRPr="00A03C55">
              <w:rPr>
                <w:noProof w:val="0"/>
              </w:rPr>
              <w:t>ExpirationDateAfter</w:t>
            </w:r>
          </w:p>
        </w:tc>
        <w:tc>
          <w:tcPr>
            <w:tcW w:w="1350" w:type="dxa"/>
            <w:tcBorders>
              <w:top w:val="single" w:sz="4" w:space="0" w:color="000000"/>
              <w:left w:val="single" w:sz="4" w:space="0" w:color="000000"/>
              <w:bottom w:val="single" w:sz="4" w:space="0" w:color="000000"/>
              <w:right w:val="single" w:sz="4" w:space="0" w:color="000000"/>
            </w:tcBorders>
          </w:tcPr>
          <w:p w14:paraId="3AB1E65A"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55DEEF9F" w14:textId="77777777" w:rsidR="007A1F44" w:rsidRPr="00A03C55" w:rsidRDefault="007A1F44" w:rsidP="0055376D">
            <w:pPr>
              <w:pStyle w:val="TableEntry"/>
              <w:rPr>
                <w:noProof w:val="0"/>
              </w:rPr>
            </w:pPr>
            <w:r w:rsidRPr="00A03C55">
              <w:rPr>
                <w:noProof w:val="0"/>
              </w:rPr>
              <w:t>ExpirationDate</w:t>
            </w:r>
          </w:p>
        </w:tc>
        <w:tc>
          <w:tcPr>
            <w:tcW w:w="1080" w:type="dxa"/>
            <w:tcBorders>
              <w:top w:val="single" w:sz="4" w:space="0" w:color="000000"/>
              <w:left w:val="single" w:sz="4" w:space="0" w:color="000000"/>
              <w:bottom w:val="single" w:sz="4" w:space="0" w:color="000000"/>
            </w:tcBorders>
          </w:tcPr>
          <w:p w14:paraId="649B9A4D"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407B5942"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71C1849"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4385FEFF" w14:textId="77777777" w:rsidTr="0055376D">
        <w:tc>
          <w:tcPr>
            <w:tcW w:w="2070" w:type="dxa"/>
            <w:tcBorders>
              <w:top w:val="single" w:sz="4" w:space="0" w:color="000000"/>
              <w:left w:val="single" w:sz="4" w:space="0" w:color="000000"/>
              <w:bottom w:val="single" w:sz="4" w:space="0" w:color="000000"/>
            </w:tcBorders>
          </w:tcPr>
          <w:p w14:paraId="05C6D1FE" w14:textId="77777777" w:rsidR="007A1F44" w:rsidRPr="00A03C55" w:rsidRDefault="007A1F44" w:rsidP="0055376D">
            <w:pPr>
              <w:pStyle w:val="TableEntry"/>
              <w:rPr>
                <w:noProof w:val="0"/>
              </w:rPr>
            </w:pPr>
            <w:r w:rsidRPr="00A03C55">
              <w:rPr>
                <w:noProof w:val="0"/>
              </w:rPr>
              <w:t>CreationDateBefore</w:t>
            </w:r>
          </w:p>
        </w:tc>
        <w:tc>
          <w:tcPr>
            <w:tcW w:w="1350" w:type="dxa"/>
            <w:tcBorders>
              <w:top w:val="single" w:sz="4" w:space="0" w:color="000000"/>
              <w:left w:val="single" w:sz="4" w:space="0" w:color="000000"/>
              <w:bottom w:val="single" w:sz="4" w:space="0" w:color="000000"/>
              <w:right w:val="single" w:sz="4" w:space="0" w:color="000000"/>
            </w:tcBorders>
          </w:tcPr>
          <w:p w14:paraId="3772C0A3"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4854EC01" w14:textId="77777777" w:rsidR="007A1F44" w:rsidRPr="00A03C55" w:rsidRDefault="007A1F44" w:rsidP="0055376D">
            <w:pPr>
              <w:pStyle w:val="TableEntry"/>
              <w:rPr>
                <w:noProof w:val="0"/>
              </w:rPr>
            </w:pPr>
            <w:r w:rsidRPr="00A03C55">
              <w:rPr>
                <w:noProof w:val="0"/>
              </w:rPr>
              <w:t>CreationDate</w:t>
            </w:r>
          </w:p>
        </w:tc>
        <w:tc>
          <w:tcPr>
            <w:tcW w:w="1080" w:type="dxa"/>
            <w:tcBorders>
              <w:top w:val="single" w:sz="4" w:space="0" w:color="000000"/>
              <w:left w:val="single" w:sz="4" w:space="0" w:color="000000"/>
              <w:bottom w:val="single" w:sz="4" w:space="0" w:color="000000"/>
            </w:tcBorders>
          </w:tcPr>
          <w:p w14:paraId="7CEEC471"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6EF31A56"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7F4635AC"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7EBF402A" w14:textId="77777777" w:rsidTr="0055376D">
        <w:tc>
          <w:tcPr>
            <w:tcW w:w="2070" w:type="dxa"/>
            <w:tcBorders>
              <w:top w:val="single" w:sz="4" w:space="0" w:color="000000"/>
              <w:left w:val="single" w:sz="4" w:space="0" w:color="000000"/>
              <w:bottom w:val="single" w:sz="4" w:space="0" w:color="000000"/>
            </w:tcBorders>
          </w:tcPr>
          <w:p w14:paraId="06944BB1" w14:textId="77777777" w:rsidR="007A1F44" w:rsidRPr="00A03C55" w:rsidRDefault="007A1F44" w:rsidP="0055376D">
            <w:pPr>
              <w:pStyle w:val="TableEntry"/>
              <w:rPr>
                <w:noProof w:val="0"/>
              </w:rPr>
            </w:pPr>
            <w:r w:rsidRPr="00A03C55">
              <w:rPr>
                <w:noProof w:val="0"/>
              </w:rPr>
              <w:t>CreationDateAfter</w:t>
            </w:r>
          </w:p>
        </w:tc>
        <w:tc>
          <w:tcPr>
            <w:tcW w:w="1350" w:type="dxa"/>
            <w:tcBorders>
              <w:top w:val="single" w:sz="4" w:space="0" w:color="000000"/>
              <w:left w:val="single" w:sz="4" w:space="0" w:color="000000"/>
              <w:bottom w:val="single" w:sz="4" w:space="0" w:color="000000"/>
              <w:right w:val="single" w:sz="4" w:space="0" w:color="000000"/>
            </w:tcBorders>
          </w:tcPr>
          <w:p w14:paraId="02286A9F"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638EF468" w14:textId="77777777" w:rsidR="007A1F44" w:rsidRPr="00A03C55" w:rsidRDefault="007A1F44" w:rsidP="0055376D">
            <w:pPr>
              <w:pStyle w:val="TableEntry"/>
              <w:rPr>
                <w:noProof w:val="0"/>
              </w:rPr>
            </w:pPr>
            <w:r w:rsidRPr="00A03C55">
              <w:rPr>
                <w:noProof w:val="0"/>
              </w:rPr>
              <w:t>CreationDate</w:t>
            </w:r>
          </w:p>
        </w:tc>
        <w:tc>
          <w:tcPr>
            <w:tcW w:w="1080" w:type="dxa"/>
            <w:tcBorders>
              <w:top w:val="single" w:sz="4" w:space="0" w:color="000000"/>
              <w:left w:val="single" w:sz="4" w:space="0" w:color="000000"/>
              <w:bottom w:val="single" w:sz="4" w:space="0" w:color="000000"/>
            </w:tcBorders>
          </w:tcPr>
          <w:p w14:paraId="7E431EC9"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7000F02A"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6F0A71DE"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31EBDA80" w14:textId="77777777" w:rsidTr="0055376D">
        <w:tc>
          <w:tcPr>
            <w:tcW w:w="2070" w:type="dxa"/>
            <w:tcBorders>
              <w:top w:val="single" w:sz="4" w:space="0" w:color="000000"/>
              <w:left w:val="single" w:sz="4" w:space="0" w:color="000000"/>
              <w:bottom w:val="single" w:sz="4" w:space="0" w:color="000000"/>
            </w:tcBorders>
          </w:tcPr>
          <w:p w14:paraId="0A0D8877" w14:textId="77777777" w:rsidR="007A1F44" w:rsidRPr="00A03C55" w:rsidRDefault="007A1F44" w:rsidP="0055376D">
            <w:pPr>
              <w:pStyle w:val="TableEntry"/>
              <w:rPr>
                <w:noProof w:val="0"/>
              </w:rPr>
            </w:pPr>
            <w:r w:rsidRPr="00A03C55">
              <w:rPr>
                <w:noProof w:val="0"/>
              </w:rPr>
              <w:t>RevisionDateBefore</w:t>
            </w:r>
          </w:p>
        </w:tc>
        <w:tc>
          <w:tcPr>
            <w:tcW w:w="1350" w:type="dxa"/>
            <w:tcBorders>
              <w:top w:val="single" w:sz="4" w:space="0" w:color="000000"/>
              <w:left w:val="single" w:sz="4" w:space="0" w:color="000000"/>
              <w:bottom w:val="single" w:sz="4" w:space="0" w:color="000000"/>
              <w:right w:val="single" w:sz="4" w:space="0" w:color="000000"/>
            </w:tcBorders>
          </w:tcPr>
          <w:p w14:paraId="443904C9"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5A797EC4" w14:textId="77777777" w:rsidR="007A1F44" w:rsidRPr="00A03C55" w:rsidRDefault="007A1F44" w:rsidP="0055376D">
            <w:pPr>
              <w:pStyle w:val="TableEntry"/>
              <w:rPr>
                <w:noProof w:val="0"/>
              </w:rPr>
            </w:pPr>
            <w:r w:rsidRPr="00A03C55">
              <w:rPr>
                <w:noProof w:val="0"/>
              </w:rPr>
              <w:t>RevisionDate</w:t>
            </w:r>
          </w:p>
        </w:tc>
        <w:tc>
          <w:tcPr>
            <w:tcW w:w="1080" w:type="dxa"/>
            <w:tcBorders>
              <w:top w:val="single" w:sz="4" w:space="0" w:color="000000"/>
              <w:left w:val="single" w:sz="4" w:space="0" w:color="000000"/>
              <w:bottom w:val="single" w:sz="4" w:space="0" w:color="000000"/>
            </w:tcBorders>
          </w:tcPr>
          <w:p w14:paraId="020106B0"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7C6A4D79"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52B1C5D"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7D367720" w14:textId="77777777" w:rsidTr="0055376D">
        <w:tc>
          <w:tcPr>
            <w:tcW w:w="2070" w:type="dxa"/>
            <w:tcBorders>
              <w:top w:val="single" w:sz="4" w:space="0" w:color="000000"/>
              <w:left w:val="single" w:sz="4" w:space="0" w:color="000000"/>
              <w:bottom w:val="single" w:sz="4" w:space="0" w:color="000000"/>
            </w:tcBorders>
          </w:tcPr>
          <w:p w14:paraId="402A3B9D" w14:textId="77777777" w:rsidR="007A1F44" w:rsidRPr="00A03C55" w:rsidRDefault="007A1F44" w:rsidP="0055376D">
            <w:pPr>
              <w:pStyle w:val="TableEntry"/>
              <w:rPr>
                <w:noProof w:val="0"/>
              </w:rPr>
            </w:pPr>
            <w:r w:rsidRPr="00A03C55">
              <w:rPr>
                <w:noProof w:val="0"/>
              </w:rPr>
              <w:t>RevisionDateAfter</w:t>
            </w:r>
          </w:p>
        </w:tc>
        <w:tc>
          <w:tcPr>
            <w:tcW w:w="1350" w:type="dxa"/>
            <w:tcBorders>
              <w:top w:val="single" w:sz="4" w:space="0" w:color="000000"/>
              <w:left w:val="single" w:sz="4" w:space="0" w:color="000000"/>
              <w:bottom w:val="single" w:sz="4" w:space="0" w:color="000000"/>
              <w:right w:val="single" w:sz="4" w:space="0" w:color="000000"/>
            </w:tcBorders>
          </w:tcPr>
          <w:p w14:paraId="2F3DCB15"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70A49E52" w14:textId="77777777" w:rsidR="007A1F44" w:rsidRPr="00A03C55" w:rsidRDefault="007A1F44" w:rsidP="0055376D">
            <w:pPr>
              <w:pStyle w:val="TableEntry"/>
              <w:rPr>
                <w:noProof w:val="0"/>
              </w:rPr>
            </w:pPr>
            <w:r w:rsidRPr="00A03C55">
              <w:rPr>
                <w:noProof w:val="0"/>
              </w:rPr>
              <w:t>RevisionDate</w:t>
            </w:r>
          </w:p>
        </w:tc>
        <w:tc>
          <w:tcPr>
            <w:tcW w:w="1080" w:type="dxa"/>
            <w:tcBorders>
              <w:top w:val="single" w:sz="4" w:space="0" w:color="000000"/>
              <w:left w:val="single" w:sz="4" w:space="0" w:color="000000"/>
              <w:bottom w:val="single" w:sz="4" w:space="0" w:color="000000"/>
            </w:tcBorders>
          </w:tcPr>
          <w:p w14:paraId="765AAABE"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0F553E14"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43B2CE7"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5A4832D7" w14:textId="77777777" w:rsidTr="0055376D">
        <w:tc>
          <w:tcPr>
            <w:tcW w:w="2070" w:type="dxa"/>
            <w:tcBorders>
              <w:top w:val="single" w:sz="4" w:space="0" w:color="000000"/>
              <w:left w:val="single" w:sz="4" w:space="0" w:color="000000"/>
              <w:bottom w:val="single" w:sz="4" w:space="0" w:color="000000"/>
            </w:tcBorders>
          </w:tcPr>
          <w:p w14:paraId="2D850555" w14:textId="77777777" w:rsidR="007A1F44" w:rsidRPr="00A03C55" w:rsidRDefault="007A1F44" w:rsidP="0055376D">
            <w:pPr>
              <w:pStyle w:val="TableEntry"/>
              <w:rPr>
                <w:noProof w:val="0"/>
              </w:rPr>
            </w:pPr>
            <w:r w:rsidRPr="00A03C55">
              <w:rPr>
                <w:noProof w:val="0"/>
              </w:rPr>
              <w:t>Format</w:t>
            </w:r>
          </w:p>
        </w:tc>
        <w:tc>
          <w:tcPr>
            <w:tcW w:w="1350" w:type="dxa"/>
            <w:tcBorders>
              <w:top w:val="single" w:sz="4" w:space="0" w:color="000000"/>
              <w:left w:val="single" w:sz="4" w:space="0" w:color="000000"/>
              <w:bottom w:val="single" w:sz="4" w:space="0" w:color="000000"/>
              <w:right w:val="single" w:sz="4" w:space="0" w:color="000000"/>
            </w:tcBorders>
          </w:tcPr>
          <w:p w14:paraId="632A4759"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68000762" w14:textId="77777777" w:rsidR="007A1F44" w:rsidRPr="00A03C55" w:rsidRDefault="007A1F44" w:rsidP="0055376D">
            <w:pPr>
              <w:pStyle w:val="TableEntry"/>
              <w:rPr>
                <w:noProof w:val="0"/>
              </w:rPr>
            </w:pPr>
            <w:r w:rsidRPr="00A03C55">
              <w:rPr>
                <w:noProof w:val="0"/>
              </w:rPr>
              <w:t>n/a</w:t>
            </w:r>
          </w:p>
        </w:tc>
        <w:tc>
          <w:tcPr>
            <w:tcW w:w="1080" w:type="dxa"/>
            <w:tcBorders>
              <w:top w:val="single" w:sz="4" w:space="0" w:color="000000"/>
              <w:left w:val="single" w:sz="4" w:space="0" w:color="000000"/>
              <w:bottom w:val="single" w:sz="4" w:space="0" w:color="000000"/>
            </w:tcBorders>
          </w:tcPr>
          <w:p w14:paraId="64282393" w14:textId="77777777" w:rsidR="007A1F44" w:rsidRPr="00A03C55" w:rsidRDefault="007A1F44" w:rsidP="0055376D">
            <w:pPr>
              <w:pStyle w:val="TableEntry"/>
              <w:rPr>
                <w:noProof w:val="0"/>
              </w:rPr>
            </w:pPr>
            <w:r w:rsidRPr="00A03C55">
              <w:rPr>
                <w:noProof w:val="0"/>
              </w:rPr>
              <w:t>n/a</w:t>
            </w:r>
          </w:p>
        </w:tc>
        <w:tc>
          <w:tcPr>
            <w:tcW w:w="1350" w:type="dxa"/>
            <w:tcBorders>
              <w:top w:val="single" w:sz="4" w:space="0" w:color="000000"/>
              <w:left w:val="single" w:sz="4" w:space="0" w:color="000000"/>
              <w:bottom w:val="single" w:sz="4" w:space="0" w:color="000000"/>
            </w:tcBorders>
          </w:tcPr>
          <w:p w14:paraId="72E9AA99" w14:textId="77777777" w:rsidR="007A1F44" w:rsidRPr="00A03C55" w:rsidRDefault="007A1F44" w:rsidP="0055376D">
            <w:pPr>
              <w:pStyle w:val="TableEntry"/>
              <w:rPr>
                <w:noProof w:val="0"/>
              </w:rPr>
            </w:pPr>
            <w:r w:rsidRPr="00A03C55">
              <w:rPr>
                <w:noProof w:val="0"/>
              </w:rPr>
              <w:t>n/a</w:t>
            </w:r>
          </w:p>
        </w:tc>
        <w:tc>
          <w:tcPr>
            <w:tcW w:w="1890" w:type="dxa"/>
            <w:tcBorders>
              <w:top w:val="single" w:sz="4" w:space="0" w:color="000000"/>
              <w:left w:val="single" w:sz="4" w:space="0" w:color="000000"/>
              <w:bottom w:val="single" w:sz="4" w:space="0" w:color="000000"/>
              <w:right w:val="single" w:sz="4" w:space="0" w:color="000000"/>
            </w:tcBorders>
          </w:tcPr>
          <w:p w14:paraId="09429484" w14:textId="77777777" w:rsidR="007A1F44" w:rsidRPr="00A03C55" w:rsidRDefault="007A1F44" w:rsidP="0055376D">
            <w:pPr>
              <w:pStyle w:val="TableEntry"/>
              <w:rPr>
                <w:noProof w:val="0"/>
              </w:rPr>
            </w:pPr>
            <w:r w:rsidRPr="00A03C55">
              <w:rPr>
                <w:noProof w:val="0"/>
              </w:rPr>
              <w:t>This specifies the format for the returned information. Shall be “CE-List” if present.</w:t>
            </w:r>
          </w:p>
        </w:tc>
      </w:tr>
    </w:tbl>
    <w:p w14:paraId="1ED3465D" w14:textId="77777777" w:rsidR="007A1F44" w:rsidRPr="00A03C55" w:rsidRDefault="007A1F44" w:rsidP="0055376D">
      <w:pPr>
        <w:pStyle w:val="BodyText"/>
        <w:rPr>
          <w:vanish/>
        </w:rPr>
      </w:pPr>
    </w:p>
    <w:p w14:paraId="2A3F129C"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3.60.4.1.3 Expected Actions</w:t>
      </w:r>
    </w:p>
    <w:p w14:paraId="50B9C6AF" w14:textId="77777777" w:rsidR="007A1F44" w:rsidRPr="00A03C55" w:rsidRDefault="007A1F44" w:rsidP="0055376D">
      <w:pPr>
        <w:pStyle w:val="BodyText"/>
      </w:pPr>
      <w:r w:rsidRPr="00A03C55">
        <w:t>The Value Set Repository shall perform matching in accordance with the rules in Table 3.60.4.1.2-1.</w:t>
      </w:r>
    </w:p>
    <w:p w14:paraId="02080384" w14:textId="77777777" w:rsidR="008E3CF3" w:rsidRPr="00A03C55" w:rsidRDefault="007A1F44" w:rsidP="00EC243F">
      <w:pPr>
        <w:pStyle w:val="ListBullet2"/>
        <w:ind w:left="1080"/>
      </w:pPr>
      <w:r w:rsidRPr="00A03C55">
        <w:t>Regex matches shall compare the contents of the referenced metadata field with the regex using the POSIX matching rules. If the regex matches the field, the value set matches.</w:t>
      </w:r>
    </w:p>
    <w:p w14:paraId="087B8D90" w14:textId="77777777" w:rsidR="008E3CF3" w:rsidRPr="00A03C55" w:rsidRDefault="007A1F44" w:rsidP="00EC243F">
      <w:pPr>
        <w:pStyle w:val="ListBullet2"/>
        <w:ind w:left="1080"/>
      </w:pPr>
      <w:r w:rsidRPr="00A03C55">
        <w:t>OID matching compares only for equal OIDs, ignoring leading zeroes.</w:t>
      </w:r>
    </w:p>
    <w:p w14:paraId="06F2800C" w14:textId="77777777" w:rsidR="008E3CF3" w:rsidRPr="00A03C55" w:rsidRDefault="007A1F44" w:rsidP="00EC243F">
      <w:pPr>
        <w:pStyle w:val="ListBullet2"/>
        <w:ind w:left="1080"/>
      </w:pPr>
      <w:r w:rsidRPr="00A03C55">
        <w:t xml:space="preserve">Date comparisons convert the argument into a date, and compare it with the dates in the metadata using a date comparison. Equality means the same day. </w:t>
      </w:r>
    </w:p>
    <w:p w14:paraId="2026EF58" w14:textId="77777777" w:rsidR="007A1F44" w:rsidRPr="00A03C55" w:rsidRDefault="007A1F44" w:rsidP="0055376D">
      <w:r w:rsidRPr="00A03C55">
        <w:t>Any value set that matches all of the request parameters shall be included in the response.</w:t>
      </w:r>
    </w:p>
    <w:p w14:paraId="10B8C6E3" w14:textId="77777777" w:rsidR="007A1F44" w:rsidRPr="00A03C55" w:rsidRDefault="007A1F44" w:rsidP="0055376D">
      <w:pPr>
        <w:pStyle w:val="Note"/>
      </w:pPr>
      <w:r w:rsidRPr="00A03C55">
        <w:t>Note:</w:t>
      </w:r>
      <w:r w:rsidRPr="00A03C55">
        <w:tab/>
        <w:t>Multiple queries will sometimes be needed. Rather than specify a complex query mechanism, the Retrieve Multiple Value Sets request expects the client or user to locally eliminate any extra value sets and make additional queries. Value sets are relatively small and compress very well, so these extras are not a significant communications burden. Performing the final steps of selecting the value sets based on having the full metadata present locally allows a much richer and potentially interactive selection process. It also allows a simpler and more robust server.</w:t>
      </w:r>
    </w:p>
    <w:p w14:paraId="1BB29CBA"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206" w:name="_Toc398544407"/>
      <w:r w:rsidRPr="00A03C55">
        <w:rPr>
          <w:noProof w:val="0"/>
        </w:rPr>
        <w:lastRenderedPageBreak/>
        <w:t>3.60.4.2 Retrieve Multiple Value Sets Response</w:t>
      </w:r>
      <w:bookmarkEnd w:id="2206"/>
    </w:p>
    <w:p w14:paraId="2E335022"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3.60.4.2.1 Trigger Events</w:t>
      </w:r>
    </w:p>
    <w:p w14:paraId="0195E38D" w14:textId="77777777" w:rsidR="007A1F44" w:rsidRPr="00A03C55" w:rsidRDefault="007A1F44" w:rsidP="0055376D">
      <w:pPr>
        <w:pStyle w:val="BodyText"/>
      </w:pPr>
      <w:r w:rsidRPr="00A03C55">
        <w:t>This message will be triggered by completion of matching for a Retrieve Multiple Value Sets Request Message.</w:t>
      </w:r>
    </w:p>
    <w:p w14:paraId="6E47385D"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3.60.4.2.2 Message Semantics</w:t>
      </w:r>
    </w:p>
    <w:p w14:paraId="5CE7B191" w14:textId="77777777" w:rsidR="00A673E3" w:rsidRDefault="007A1F44" w:rsidP="0055376D">
      <w:pPr>
        <w:pStyle w:val="BodyText"/>
        <w:rPr>
          <w:ins w:id="2207" w:author="Lynn Felhofer" w:date="2020-04-15T12:25:00Z"/>
        </w:rPr>
      </w:pPr>
      <w:r w:rsidRPr="00A03C55">
        <w:t>The response shall be a Retrieve Multiple Value Sets Response as specified in the XML schema defining RetrieveMultipleValueSetsResponse which can be accessed on</w:t>
      </w:r>
      <w:ins w:id="2208" w:author="Lynn Felhofer" w:date="2020-04-15T12:25:00Z">
        <w:r w:rsidR="00A673E3">
          <w:t>line:</w:t>
        </w:r>
      </w:ins>
      <w:del w:id="2209" w:author="Lynn Felhofer" w:date="2020-04-15T12:25:00Z">
        <w:r w:rsidRPr="00A03C55" w:rsidDel="00A673E3">
          <w:delText xml:space="preserve"> the</w:delText>
        </w:r>
      </w:del>
      <w:r w:rsidRPr="00A03C55">
        <w:t xml:space="preserve"> </w:t>
      </w:r>
      <w:del w:id="2210" w:author="Lynn Felhofer" w:date="2020-03-23T15:54:00Z">
        <w:r w:rsidRPr="00A03C55" w:rsidDel="00FD6681">
          <w:delText>IHE FTP site</w:delText>
        </w:r>
      </w:del>
      <w:del w:id="2211" w:author="Lynn Felhofer" w:date="2020-04-15T12:25:00Z">
        <w:r w:rsidRPr="00A03C55" w:rsidDel="00A673E3">
          <w:delText>,</w:delText>
        </w:r>
      </w:del>
      <w:r w:rsidRPr="00A03C55">
        <w:t xml:space="preserve"> see ITI TF-2x: Appendix W. </w:t>
      </w:r>
    </w:p>
    <w:p w14:paraId="3D4A4511" w14:textId="6E94C8C9" w:rsidR="007A1F44" w:rsidRPr="00A03C55" w:rsidRDefault="007A1F44" w:rsidP="0055376D">
      <w:pPr>
        <w:pStyle w:val="BodyText"/>
      </w:pPr>
      <w:bookmarkStart w:id="2212" w:name="_GoBack"/>
      <w:bookmarkEnd w:id="2212"/>
      <w:r w:rsidRPr="00A03C55">
        <w:t>The RetrieveMultipleValueSetsResponse element shall have one DescribedValueSet element for each matching value set found. If no matching elements are found, it shall be empty.</w:t>
      </w:r>
    </w:p>
    <w:p w14:paraId="6548772A" w14:textId="77777777" w:rsidR="007A1F44" w:rsidRPr="00A03C55" w:rsidRDefault="007A1F44" w:rsidP="0055376D">
      <w:r w:rsidRPr="00A03C55">
        <w:t>Each DescribedValueSet element contains:</w:t>
      </w:r>
    </w:p>
    <w:p w14:paraId="281065DE" w14:textId="77777777" w:rsidR="008E3CF3" w:rsidRPr="00A03C55" w:rsidRDefault="007A1F44" w:rsidP="00EC243F">
      <w:pPr>
        <w:pStyle w:val="ListBullet2"/>
      </w:pPr>
      <w:r w:rsidRPr="00A03C55">
        <w:rPr>
          <w:b/>
        </w:rPr>
        <w:t xml:space="preserve">An id </w:t>
      </w:r>
      <w:r w:rsidRPr="00A03C55">
        <w:t>attribute, a mandatory OID, the OID for this value set</w:t>
      </w:r>
    </w:p>
    <w:p w14:paraId="1820C6CC" w14:textId="583CF107" w:rsidR="008E3CF3" w:rsidRPr="00A03C55" w:rsidRDefault="007A1F44" w:rsidP="00EC243F">
      <w:pPr>
        <w:pStyle w:val="ListBullet2"/>
      </w:pPr>
      <w:r w:rsidRPr="00A03C55">
        <w:rPr>
          <w:b/>
        </w:rPr>
        <w:t xml:space="preserve">A displayName </w:t>
      </w:r>
      <w:r w:rsidRPr="00A03C55">
        <w:t>attribute, a mandatory string, the name of this value set</w:t>
      </w:r>
    </w:p>
    <w:p w14:paraId="3C774F16" w14:textId="77777777" w:rsidR="008E3CF3" w:rsidRPr="00A03C55" w:rsidRDefault="007A1F44" w:rsidP="00EC243F">
      <w:pPr>
        <w:pStyle w:val="ListBullet2"/>
      </w:pPr>
      <w:r w:rsidRPr="00A03C55">
        <w:rPr>
          <w:b/>
        </w:rPr>
        <w:t>Source</w:t>
      </w:r>
      <w:r w:rsidRPr="00A03C55">
        <w:t>, an optional string, the source organization for this value set</w:t>
      </w:r>
    </w:p>
    <w:p w14:paraId="4821C3B4" w14:textId="77777777" w:rsidR="008E3CF3" w:rsidRPr="00A03C55" w:rsidRDefault="007A1F44" w:rsidP="00EC243F">
      <w:pPr>
        <w:pStyle w:val="ListBullet2"/>
      </w:pPr>
      <w:r w:rsidRPr="00A03C55">
        <w:rPr>
          <w:b/>
        </w:rPr>
        <w:t>SourceURI</w:t>
      </w:r>
      <w:r w:rsidRPr="00A03C55">
        <w:t>, an optional URI, a URI providing more description of this value set,</w:t>
      </w:r>
    </w:p>
    <w:p w14:paraId="525D9985" w14:textId="77777777" w:rsidR="008E3CF3" w:rsidRPr="00A03C55" w:rsidRDefault="007A1F44" w:rsidP="00EC243F">
      <w:pPr>
        <w:pStyle w:val="ListBullet2"/>
      </w:pPr>
      <w:r w:rsidRPr="00A03C55">
        <w:rPr>
          <w:b/>
        </w:rPr>
        <w:t>Purpose</w:t>
      </w:r>
      <w:r w:rsidRPr="00A03C55">
        <w:t>, an optional string, a description of the intended use of this value set</w:t>
      </w:r>
    </w:p>
    <w:p w14:paraId="6BD767F1" w14:textId="77777777" w:rsidR="008E3CF3" w:rsidRPr="00A03C55" w:rsidRDefault="007A1F44" w:rsidP="00EC243F">
      <w:pPr>
        <w:pStyle w:val="ListBullet2"/>
      </w:pPr>
      <w:r w:rsidRPr="00A03C55">
        <w:rPr>
          <w:b/>
        </w:rPr>
        <w:t>Definition</w:t>
      </w:r>
      <w:r w:rsidRPr="00A03C55">
        <w:t>, an optional string, a definition of the value set provided by the source</w:t>
      </w:r>
    </w:p>
    <w:p w14:paraId="41BB8695" w14:textId="77777777" w:rsidR="008E3CF3" w:rsidRPr="00A03C55" w:rsidRDefault="007A1F44" w:rsidP="00EC243F">
      <w:pPr>
        <w:pStyle w:val="ListBullet2"/>
      </w:pPr>
      <w:r w:rsidRPr="00A03C55">
        <w:rPr>
          <w:b/>
        </w:rPr>
        <w:t xml:space="preserve">A version </w:t>
      </w:r>
      <w:r w:rsidRPr="00A03C55">
        <w:t>attribute, a mandatory string, a version in the format used by the source,</w:t>
      </w:r>
    </w:p>
    <w:p w14:paraId="5226C9AF" w14:textId="77777777" w:rsidR="008E3CF3" w:rsidRPr="00A03C55" w:rsidRDefault="007A1F44" w:rsidP="00EC243F">
      <w:pPr>
        <w:pStyle w:val="ListBullet2"/>
      </w:pPr>
      <w:r w:rsidRPr="00A03C55">
        <w:rPr>
          <w:b/>
        </w:rPr>
        <w:t>Status</w:t>
      </w:r>
      <w:r w:rsidRPr="00A03C55">
        <w:t>, an optional string, the status at time of retrieval (e.g., Active or Inactive)</w:t>
      </w:r>
    </w:p>
    <w:p w14:paraId="35142A52" w14:textId="77777777" w:rsidR="008E3CF3" w:rsidRPr="00A03C55" w:rsidRDefault="007A1F44" w:rsidP="00EC243F">
      <w:pPr>
        <w:pStyle w:val="ListBullet2"/>
      </w:pPr>
      <w:r w:rsidRPr="00A03C55">
        <w:rPr>
          <w:b/>
        </w:rPr>
        <w:t xml:space="preserve">Type, </w:t>
      </w:r>
      <w:r w:rsidRPr="00A03C55">
        <w:t xml:space="preserve">a mandatory </w:t>
      </w:r>
      <w:r w:rsidR="00232E9F" w:rsidRPr="00A03C55">
        <w:t>string that</w:t>
      </w:r>
      <w:r w:rsidRPr="00A03C55">
        <w:t xml:space="preserve"> indicates whether this is an intensional, extensional, or expanded value set.</w:t>
      </w:r>
    </w:p>
    <w:p w14:paraId="61A86D45" w14:textId="77777777" w:rsidR="008E3CF3" w:rsidRPr="00A03C55" w:rsidRDefault="007A1F44" w:rsidP="00EC243F">
      <w:pPr>
        <w:pStyle w:val="ListBullet2"/>
      </w:pPr>
      <w:r w:rsidRPr="00A03C55">
        <w:rPr>
          <w:b/>
        </w:rPr>
        <w:t xml:space="preserve">Binding, </w:t>
      </w:r>
      <w:r w:rsidRPr="00A03C55">
        <w:t>an optional string, either static or dynamic</w:t>
      </w:r>
      <w:r w:rsidRPr="00A03C55">
        <w:rPr>
          <w:b/>
        </w:rPr>
        <w:t>.</w:t>
      </w:r>
    </w:p>
    <w:p w14:paraId="1574D5F9" w14:textId="77777777" w:rsidR="008E3CF3" w:rsidRPr="00A03C55" w:rsidRDefault="007A1F44" w:rsidP="00EC243F">
      <w:pPr>
        <w:pStyle w:val="ListBullet2"/>
      </w:pPr>
      <w:r w:rsidRPr="00A03C55">
        <w:rPr>
          <w:b/>
        </w:rPr>
        <w:t>EffectiveDate</w:t>
      </w:r>
      <w:r w:rsidRPr="00A03C55">
        <w:t>, an optional XML-date, the initial effective date for this value set</w:t>
      </w:r>
    </w:p>
    <w:p w14:paraId="3E416622" w14:textId="77777777" w:rsidR="008E3CF3" w:rsidRPr="00A03C55" w:rsidRDefault="007A1F44" w:rsidP="00EC243F">
      <w:pPr>
        <w:pStyle w:val="ListBullet2"/>
      </w:pPr>
      <w:r w:rsidRPr="00A03C55">
        <w:rPr>
          <w:b/>
        </w:rPr>
        <w:t>ExpirationDate</w:t>
      </w:r>
      <w:r w:rsidRPr="00A03C55">
        <w:t>, an optional XML-date, the intended expiration date for this value set</w:t>
      </w:r>
    </w:p>
    <w:p w14:paraId="6DF7F46D" w14:textId="77777777" w:rsidR="008E3CF3" w:rsidRPr="00A03C55" w:rsidRDefault="007A1F44" w:rsidP="00EC243F">
      <w:pPr>
        <w:pStyle w:val="ListBullet2"/>
      </w:pPr>
      <w:r w:rsidRPr="00A03C55">
        <w:rPr>
          <w:b/>
        </w:rPr>
        <w:t>CreationDate</w:t>
      </w:r>
      <w:r w:rsidRPr="00A03C55">
        <w:t>, an optional XML-date, the creation date of this value set,</w:t>
      </w:r>
    </w:p>
    <w:p w14:paraId="5C68DDC6" w14:textId="77777777" w:rsidR="008E3CF3" w:rsidRPr="00A03C55" w:rsidRDefault="007A1F44" w:rsidP="00EC243F">
      <w:pPr>
        <w:pStyle w:val="ListBullet2"/>
      </w:pPr>
      <w:r w:rsidRPr="00A03C55">
        <w:rPr>
          <w:b/>
        </w:rPr>
        <w:t>RevisionDate</w:t>
      </w:r>
      <w:r w:rsidRPr="00A03C55">
        <w:t xml:space="preserve">, an optional XML-date, the revision date of this value set, </w:t>
      </w:r>
    </w:p>
    <w:p w14:paraId="3E10EF96" w14:textId="77777777" w:rsidR="008E3CF3" w:rsidRPr="00A03C55" w:rsidRDefault="007A1F44" w:rsidP="00EC243F">
      <w:pPr>
        <w:pStyle w:val="ListBullet2"/>
      </w:pPr>
      <w:r w:rsidRPr="00A03C55">
        <w:t xml:space="preserve">Zero or more </w:t>
      </w:r>
      <w:r w:rsidRPr="00A03C55">
        <w:rPr>
          <w:b/>
        </w:rPr>
        <w:t>Group</w:t>
      </w:r>
      <w:r w:rsidRPr="00A03C55">
        <w:t xml:space="preserve"> elements, where each </w:t>
      </w:r>
      <w:r w:rsidRPr="00A03C55">
        <w:rPr>
          <w:b/>
        </w:rPr>
        <w:t>Group</w:t>
      </w:r>
      <w:r w:rsidRPr="00A03C55">
        <w:t xml:space="preserve"> element has </w:t>
      </w:r>
    </w:p>
    <w:p w14:paraId="2AC43498" w14:textId="77777777" w:rsidR="008E3CF3" w:rsidRPr="00A03C55" w:rsidRDefault="007A1F44" w:rsidP="007E4121">
      <w:pPr>
        <w:pStyle w:val="ListBullet3"/>
        <w:numPr>
          <w:ilvl w:val="0"/>
          <w:numId w:val="14"/>
        </w:numPr>
      </w:pPr>
      <w:r w:rsidRPr="00A03C55">
        <w:t xml:space="preserve">an optional </w:t>
      </w:r>
      <w:r w:rsidRPr="00A03C55">
        <w:rPr>
          <w:b/>
        </w:rPr>
        <w:t>id</w:t>
      </w:r>
      <w:r w:rsidRPr="00A03C55">
        <w:t xml:space="preserve"> attribute containing the OID for the group.</w:t>
      </w:r>
    </w:p>
    <w:p w14:paraId="442282A9" w14:textId="77777777" w:rsidR="008E3CF3" w:rsidRPr="00A03C55" w:rsidRDefault="007A1F44" w:rsidP="007E4121">
      <w:pPr>
        <w:pStyle w:val="ListBullet3"/>
        <w:numPr>
          <w:ilvl w:val="0"/>
          <w:numId w:val="14"/>
        </w:numPr>
      </w:pPr>
      <w:r w:rsidRPr="00A03C55">
        <w:t xml:space="preserve">An optional </w:t>
      </w:r>
      <w:r w:rsidRPr="00A03C55">
        <w:rPr>
          <w:b/>
        </w:rPr>
        <w:t xml:space="preserve">displayName </w:t>
      </w:r>
      <w:r w:rsidRPr="00A03C55">
        <w:t>attribute</w:t>
      </w:r>
      <w:r w:rsidRPr="00A03C55">
        <w:rPr>
          <w:b/>
        </w:rPr>
        <w:t xml:space="preserve">, </w:t>
      </w:r>
      <w:r w:rsidRPr="00A03C55">
        <w:t>containing the name for the group,</w:t>
      </w:r>
    </w:p>
    <w:p w14:paraId="7AFB6642" w14:textId="77777777" w:rsidR="008E3CF3" w:rsidRPr="00A03C55" w:rsidRDefault="007A1F44" w:rsidP="007E4121">
      <w:pPr>
        <w:pStyle w:val="ListBullet3"/>
        <w:numPr>
          <w:ilvl w:val="0"/>
          <w:numId w:val="14"/>
        </w:numPr>
      </w:pPr>
      <w:r w:rsidRPr="00A03C55">
        <w:t xml:space="preserve">An optional </w:t>
      </w:r>
      <w:r w:rsidRPr="00A03C55">
        <w:rPr>
          <w:b/>
        </w:rPr>
        <w:t xml:space="preserve">sourceOrganization </w:t>
      </w:r>
      <w:r w:rsidRPr="00A03C55">
        <w:t>attribute</w:t>
      </w:r>
      <w:r w:rsidRPr="00A03C55">
        <w:rPr>
          <w:b/>
        </w:rPr>
        <w:t xml:space="preserve">, </w:t>
      </w:r>
      <w:r w:rsidRPr="00A03C55">
        <w:t>containing the name of the organization that defined the group.</w:t>
      </w:r>
    </w:p>
    <w:p w14:paraId="198EDC27" w14:textId="77777777" w:rsidR="008E3CF3" w:rsidRPr="00A03C55" w:rsidRDefault="007A1F44" w:rsidP="007E4121">
      <w:pPr>
        <w:pStyle w:val="ListBullet3"/>
        <w:numPr>
          <w:ilvl w:val="0"/>
          <w:numId w:val="14"/>
        </w:numPr>
      </w:pPr>
      <w:r w:rsidRPr="00A03C55">
        <w:t xml:space="preserve">Zero or more </w:t>
      </w:r>
      <w:r w:rsidRPr="00A03C55">
        <w:rPr>
          <w:b/>
        </w:rPr>
        <w:t>Keyword</w:t>
      </w:r>
      <w:r w:rsidRPr="00A03C55">
        <w:t xml:space="preserve"> elements that contain keywords associated with the group.</w:t>
      </w:r>
    </w:p>
    <w:p w14:paraId="18A0867B" w14:textId="77777777" w:rsidR="008E3CF3" w:rsidRPr="00A03C55" w:rsidRDefault="007A1F44" w:rsidP="00EC243F">
      <w:pPr>
        <w:pStyle w:val="ListBullet2"/>
      </w:pPr>
      <w:r w:rsidRPr="00A03C55">
        <w:lastRenderedPageBreak/>
        <w:t xml:space="preserve">One </w:t>
      </w:r>
      <w:r w:rsidRPr="00A03C55">
        <w:rPr>
          <w:b/>
        </w:rPr>
        <w:t>ConceptList</w:t>
      </w:r>
      <w:r w:rsidRPr="00A03C55">
        <w:t>, that contains</w:t>
      </w:r>
    </w:p>
    <w:p w14:paraId="6153ED01" w14:textId="77777777" w:rsidR="008E3CF3" w:rsidRPr="00A03C55" w:rsidRDefault="007A1F44" w:rsidP="007E4121">
      <w:pPr>
        <w:pStyle w:val="ListBullet3"/>
        <w:numPr>
          <w:ilvl w:val="0"/>
          <w:numId w:val="14"/>
        </w:numPr>
      </w:pPr>
      <w:r w:rsidRPr="00A03C55">
        <w:t xml:space="preserve">One or more </w:t>
      </w:r>
      <w:r w:rsidRPr="00A03C55">
        <w:rPr>
          <w:b/>
        </w:rPr>
        <w:t>Concept</w:t>
      </w:r>
      <w:r w:rsidRPr="00A03C55">
        <w:t>, encoded using the HL7 CE datatype. These are the codes that are members of the expanded form of the value set.</w:t>
      </w:r>
    </w:p>
    <w:p w14:paraId="6BB834C6" w14:textId="77777777" w:rsidR="008E3CF3" w:rsidRPr="00A03C55" w:rsidRDefault="007A1F44" w:rsidP="007E4121">
      <w:pPr>
        <w:pStyle w:val="ListBullet3"/>
        <w:numPr>
          <w:ilvl w:val="0"/>
          <w:numId w:val="14"/>
        </w:numPr>
      </w:pPr>
      <w:r w:rsidRPr="00A03C55">
        <w:t xml:space="preserve">With an optional attribute </w:t>
      </w:r>
      <w:r w:rsidRPr="00A03C55">
        <w:rPr>
          <w:b/>
        </w:rPr>
        <w:t>xml:lang</w:t>
      </w:r>
      <w:r w:rsidRPr="00A03C55">
        <w:t xml:space="preserve"> to indicate the language for the displayname for these concepts.</w:t>
      </w:r>
    </w:p>
    <w:p w14:paraId="14CD81F9" w14:textId="5CE9933B" w:rsidR="007A1F44" w:rsidRPr="00A03C55" w:rsidRDefault="007A1F44" w:rsidP="0055376D">
      <w:pPr>
        <w:pStyle w:val="BodyText"/>
      </w:pPr>
      <w:r w:rsidRPr="00A03C55">
        <w:t xml:space="preserve">The ConceptList element and structure is the same in both the </w:t>
      </w:r>
      <w:r w:rsidR="00383577" w:rsidRPr="00A03C55">
        <w:t>[</w:t>
      </w:r>
      <w:r w:rsidRPr="00A03C55">
        <w:t>ITI-48</w:t>
      </w:r>
      <w:r w:rsidR="00383577" w:rsidRPr="00A03C55">
        <w:t>]</w:t>
      </w:r>
      <w:r w:rsidRPr="00A03C55">
        <w:t xml:space="preserve"> and </w:t>
      </w:r>
      <w:r w:rsidR="00383577" w:rsidRPr="00A03C55">
        <w:t>[</w:t>
      </w:r>
      <w:r w:rsidRPr="00A03C55">
        <w:t>ITI-60</w:t>
      </w:r>
      <w:r w:rsidR="00383577" w:rsidRPr="00A03C55">
        <w:t>]</w:t>
      </w:r>
      <w:r w:rsidRPr="00A03C55">
        <w:t xml:space="preserve"> transactions. The Identifier OID in the </w:t>
      </w:r>
      <w:r w:rsidR="00383577" w:rsidRPr="00A03C55">
        <w:t>[</w:t>
      </w:r>
      <w:r w:rsidRPr="00A03C55">
        <w:t>ITI-60</w:t>
      </w:r>
      <w:r w:rsidR="00383577" w:rsidRPr="00A03C55">
        <w:t>]</w:t>
      </w:r>
      <w:r w:rsidRPr="00A03C55">
        <w:t xml:space="preserve"> response is the OID used in the </w:t>
      </w:r>
      <w:r w:rsidR="00383577" w:rsidRPr="00A03C55">
        <w:t>[</w:t>
      </w:r>
      <w:r w:rsidRPr="00A03C55">
        <w:t>ITI-48</w:t>
      </w:r>
      <w:r w:rsidR="00383577" w:rsidRPr="00A03C55">
        <w:t>]</w:t>
      </w:r>
      <w:r w:rsidRPr="00A03C55">
        <w:t xml:space="preserve"> transaction when the value set is an expanded value set. It will not match in other cases.</w:t>
      </w:r>
    </w:p>
    <w:p w14:paraId="2AFFF29E" w14:textId="77777777" w:rsidR="007A1F44" w:rsidRPr="00A03C55" w:rsidRDefault="007A1F44" w:rsidP="0055376D">
      <w:pPr>
        <w:pStyle w:val="BodyText"/>
      </w:pPr>
      <w:r w:rsidRPr="00A03C55">
        <w:t>A sample RetrieveMultipleValueSetsResponse is shown below:</w:t>
      </w:r>
    </w:p>
    <w:p w14:paraId="380B63FA" w14:textId="77777777" w:rsidR="007A1F44" w:rsidRPr="00A03C55" w:rsidRDefault="007A1F44" w:rsidP="0055376D">
      <w:pPr>
        <w:pStyle w:val="BodyText"/>
      </w:pPr>
    </w:p>
    <w:p w14:paraId="280739B9" w14:textId="77777777" w:rsidR="007A1F44" w:rsidRPr="00A03C55" w:rsidRDefault="007A1F44" w:rsidP="0055376D">
      <w:pPr>
        <w:pStyle w:val="XMLExample"/>
        <w:rPr>
          <w:lang w:val="en-US"/>
        </w:rPr>
      </w:pPr>
      <w:r w:rsidRPr="00A03C55">
        <w:rPr>
          <w:lang w:val="en-US"/>
        </w:rPr>
        <w:t>&lt;?xml version="1.0" encoding="UTF-8"?&gt;</w:t>
      </w:r>
      <w:r w:rsidRPr="00A03C55">
        <w:rPr>
          <w:lang w:val="en-US"/>
        </w:rPr>
        <w:br/>
        <w:t>&lt;RetrieveMultipleValueSetsResponse xmlns="urn:ihe:iti:svs:2008" xmlns:xsi="http://www.w3.org/2001/XMLSchema-instance" xsi:schemaLocation="urn:ihe:iti:svs:2008:SVS.xsd"&gt;</w:t>
      </w:r>
      <w:r w:rsidRPr="00A03C55">
        <w:rPr>
          <w:lang w:val="en-US"/>
        </w:rPr>
        <w:br/>
        <w:t xml:space="preserve">    &lt;DescribedValueSet id="1.2.3" displayName="placeholder" version="version1"&gt;</w:t>
      </w:r>
      <w:r w:rsidRPr="00A03C55">
        <w:rPr>
          <w:lang w:val="en-US"/>
        </w:rPr>
        <w:br/>
        <w:t xml:space="preserve">            &lt;ConceptList xml:lang="en-US"&gt;</w:t>
      </w:r>
      <w:r w:rsidRPr="00A03C55">
        <w:rPr>
          <w:lang w:val="en-US"/>
        </w:rPr>
        <w:br/>
        <w:t xml:space="preserve">                &lt;Concept code="code1" codeSystem="2.3.4" codeSystemName="codeSystemName1" codeSystemVersion="codeSystemVersion1" displayName="displayName1"&gt;</w:t>
      </w:r>
      <w:r w:rsidRPr="00A03C55">
        <w:rPr>
          <w:lang w:val="en-US"/>
        </w:rPr>
        <w:br/>
        <w:t xml:space="preserve">                    &lt;/Concept&gt;</w:t>
      </w:r>
      <w:r w:rsidRPr="00A03C55">
        <w:rPr>
          <w:lang w:val="en-US"/>
        </w:rPr>
        <w:br/>
        <w:t xml:space="preserve">                &lt;Concept code="code7" codeSystem="2.3.4" codeSystemName="codeSystemName1" codeSystemVersion="codeSystemVersion1" displayName="displayName7"&gt;</w:t>
      </w:r>
      <w:r w:rsidRPr="00A03C55">
        <w:rPr>
          <w:lang w:val="en-US"/>
        </w:rPr>
        <w:br/>
        <w:t xml:space="preserve">                    &lt;/Concept&gt;</w:t>
      </w:r>
      <w:r w:rsidRPr="00A03C55">
        <w:rPr>
          <w:lang w:val="en-US"/>
        </w:rPr>
        <w:br/>
        <w:t xml:space="preserve">         &lt;/ConceptList&gt;</w:t>
      </w:r>
      <w:r w:rsidRPr="00A03C55">
        <w:rPr>
          <w:lang w:val="en-US"/>
        </w:rPr>
        <w:br/>
        <w:t xml:space="preserve">         &lt;Source&gt;Codingsource&lt;/Source&gt;</w:t>
      </w:r>
    </w:p>
    <w:p w14:paraId="383E481F" w14:textId="77777777" w:rsidR="007A1F44" w:rsidRPr="00A03C55" w:rsidRDefault="007A1F44" w:rsidP="0055376D">
      <w:pPr>
        <w:pStyle w:val="XMLExample"/>
        <w:rPr>
          <w:lang w:val="en-US"/>
        </w:rPr>
      </w:pPr>
      <w:r w:rsidRPr="00A03C55">
        <w:rPr>
          <w:lang w:val="en-US"/>
        </w:rPr>
        <w:t xml:space="preserve">         &lt;SourceURI&gt;http://www.codingsource.com/placeholder&lt;/SourceURI&gt;</w:t>
      </w:r>
      <w:r w:rsidRPr="00A03C55">
        <w:rPr>
          <w:lang w:val="en-US"/>
        </w:rPr>
        <w:br/>
        <w:t xml:space="preserve">         &lt;Purpose&gt;Purpose0&lt;/Purpose&gt;</w:t>
      </w:r>
      <w:r w:rsidRPr="00A03C55">
        <w:rPr>
          <w:lang w:val="en-US"/>
        </w:rPr>
        <w:br/>
        <w:t xml:space="preserve">         &lt;Definition&gt;Definition0&lt;/Definition&gt;</w:t>
      </w:r>
      <w:r w:rsidRPr="00A03C55">
        <w:rPr>
          <w:lang w:val="en-US"/>
        </w:rPr>
        <w:br/>
        <w:t xml:space="preserve">         &lt;Type&gt;Expanded&lt;/Type&gt;</w:t>
      </w:r>
      <w:r w:rsidRPr="00A03C55">
        <w:rPr>
          <w:lang w:val="en-US"/>
        </w:rPr>
        <w:br/>
        <w:t xml:space="preserve">         &lt;Binding&gt;Static&lt;/Binding&gt;</w:t>
      </w:r>
      <w:r w:rsidRPr="00A03C55">
        <w:rPr>
          <w:lang w:val="en-US"/>
        </w:rPr>
        <w:br/>
        <w:t xml:space="preserve">         &lt;Status&gt;Status0&lt;/Status&gt;</w:t>
      </w:r>
      <w:r w:rsidRPr="00A03C55">
        <w:rPr>
          <w:lang w:val="en-US"/>
        </w:rPr>
        <w:br/>
        <w:t xml:space="preserve">         &lt;EffectiveDate&gt;2006-05-04&lt;/EffectiveDate&gt;</w:t>
      </w:r>
      <w:r w:rsidRPr="00A03C55">
        <w:rPr>
          <w:lang w:val="en-US"/>
        </w:rPr>
        <w:br/>
        <w:t xml:space="preserve">         &lt;ExpirationDate&gt;2011-09-04&lt;/ExpirationDate&gt;</w:t>
      </w:r>
      <w:r w:rsidRPr="00A03C55">
        <w:rPr>
          <w:lang w:val="en-US"/>
        </w:rPr>
        <w:br/>
        <w:t xml:space="preserve">         &lt;CreationDate&gt;2006-05-04&lt;/CreationDate&gt;</w:t>
      </w:r>
      <w:r w:rsidRPr="00A03C55">
        <w:rPr>
          <w:lang w:val="en-US"/>
        </w:rPr>
        <w:br/>
        <w:t xml:space="preserve">         &lt;RevisionDate&gt;2006-05-04&lt;/RevisionDate&gt;</w:t>
      </w:r>
      <w:r w:rsidRPr="00A03C55">
        <w:rPr>
          <w:lang w:val="en-US"/>
        </w:rPr>
        <w:br/>
        <w:t xml:space="preserve">             &lt;Group id="2.4.5" sourceOrganization="sourceOrganization1" displayName="displayName15"&gt;</w:t>
      </w:r>
      <w:r w:rsidRPr="00A03C55">
        <w:rPr>
          <w:lang w:val="en-US"/>
        </w:rPr>
        <w:br/>
        <w:t xml:space="preserve">                 &lt;Keyword&gt;Keyword0&lt;/Keyword&gt;</w:t>
      </w:r>
      <w:r w:rsidRPr="00A03C55">
        <w:rPr>
          <w:lang w:val="en-US"/>
        </w:rPr>
        <w:br/>
        <w:t xml:space="preserve">                 &lt;Keyword&gt;Keyword1&lt;/Keyword&gt;</w:t>
      </w:r>
      <w:r w:rsidRPr="00A03C55">
        <w:rPr>
          <w:lang w:val="en-US"/>
        </w:rPr>
        <w:br/>
        <w:t xml:space="preserve">             &lt;/Group&gt;</w:t>
      </w:r>
      <w:r w:rsidRPr="00A03C55">
        <w:rPr>
          <w:lang w:val="en-US"/>
        </w:rPr>
        <w:br/>
        <w:t xml:space="preserve">             &lt;Group id="2.4.54" sourceOrganization="sourceOrganization3" displayName="displayName17"&gt;</w:t>
      </w:r>
      <w:r w:rsidRPr="00A03C55">
        <w:rPr>
          <w:lang w:val="en-US"/>
        </w:rPr>
        <w:br/>
        <w:t xml:space="preserve">                 &lt;Keyword&gt;Keyword2&lt;/Keyword&gt;</w:t>
      </w:r>
      <w:r w:rsidRPr="00A03C55">
        <w:rPr>
          <w:lang w:val="en-US"/>
        </w:rPr>
        <w:br/>
        <w:t xml:space="preserve">                 &lt;Keyword&gt;Keyword3&lt;/Keyword&gt;</w:t>
      </w:r>
      <w:r w:rsidRPr="00A03C55">
        <w:rPr>
          <w:lang w:val="en-US"/>
        </w:rPr>
        <w:br/>
        <w:t xml:space="preserve">             &lt;/Group&gt;</w:t>
      </w:r>
      <w:r w:rsidRPr="00A03C55">
        <w:rPr>
          <w:lang w:val="en-US"/>
        </w:rPr>
        <w:br/>
        <w:t xml:space="preserve">    &lt;/DescribedValueSet&gt;</w:t>
      </w:r>
      <w:r w:rsidRPr="00A03C55">
        <w:rPr>
          <w:lang w:val="en-US"/>
        </w:rPr>
        <w:br/>
        <w:t>&lt;/RetrieveMultipleValueSetsResponse&gt;</w:t>
      </w:r>
    </w:p>
    <w:p w14:paraId="4861A5E7" w14:textId="77777777" w:rsidR="007A1F44" w:rsidRPr="00A03C55" w:rsidRDefault="007A1F44" w:rsidP="0055376D">
      <w:pPr>
        <w:pStyle w:val="Heading3"/>
        <w:numPr>
          <w:ilvl w:val="0"/>
          <w:numId w:val="0"/>
        </w:numPr>
        <w:tabs>
          <w:tab w:val="clear" w:pos="2160"/>
          <w:tab w:val="clear" w:pos="2880"/>
        </w:tabs>
        <w:rPr>
          <w:noProof w:val="0"/>
        </w:rPr>
      </w:pPr>
      <w:bookmarkStart w:id="2213" w:name="_Toc269214512"/>
      <w:bookmarkStart w:id="2214" w:name="_Toc398544408"/>
      <w:bookmarkStart w:id="2215" w:name="_Toc398718031"/>
      <w:bookmarkStart w:id="2216" w:name="_Toc13773828"/>
      <w:r w:rsidRPr="00A03C55">
        <w:rPr>
          <w:noProof w:val="0"/>
        </w:rPr>
        <w:lastRenderedPageBreak/>
        <w:t>3.60.5 Protocol Requirements</w:t>
      </w:r>
      <w:bookmarkEnd w:id="2213"/>
      <w:bookmarkEnd w:id="2214"/>
      <w:bookmarkEnd w:id="2215"/>
      <w:bookmarkEnd w:id="2216"/>
      <w:r w:rsidRPr="00A03C55">
        <w:rPr>
          <w:noProof w:val="0"/>
        </w:rPr>
        <w:t xml:space="preserve"> </w:t>
      </w:r>
    </w:p>
    <w:p w14:paraId="0CDE540A" w14:textId="34F76C0A" w:rsidR="007A1F44" w:rsidRPr="00A03C55" w:rsidRDefault="007A1F44" w:rsidP="00601E92">
      <w:pPr>
        <w:pStyle w:val="BodyText"/>
      </w:pPr>
      <w:r w:rsidRPr="00A03C55">
        <w:t>The protocol for the Retrieve Value Set transaction describes two bindings. The first is based on SOAP 1.2, and the second is an HTTP binding. The relevant XML namespace definitions can be seen in Table 3.48.5-1 WSDL Namespace Definitions.</w:t>
      </w:r>
    </w:p>
    <w:p w14:paraId="484ACBDD" w14:textId="77777777" w:rsidR="007A1F44" w:rsidRPr="00A03C55" w:rsidRDefault="007A1F44" w:rsidP="0055376D">
      <w:pPr>
        <w:pStyle w:val="TableTitle"/>
        <w:rPr>
          <w:noProof w:val="0"/>
        </w:rPr>
      </w:pPr>
      <w:r w:rsidRPr="00A03C55">
        <w:rPr>
          <w:noProof w:val="0"/>
        </w:rPr>
        <w:t>Table 3.60.5-1: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A03C55" w14:paraId="6C577776" w14:textId="77777777" w:rsidTr="003462A5">
        <w:trPr>
          <w:cantSplit/>
          <w:jc w:val="center"/>
        </w:trPr>
        <w:tc>
          <w:tcPr>
            <w:tcW w:w="1998" w:type="dxa"/>
          </w:tcPr>
          <w:p w14:paraId="787BBB04" w14:textId="77777777" w:rsidR="007A1F44" w:rsidRPr="00A03C55" w:rsidRDefault="007A1F44" w:rsidP="0055376D">
            <w:pPr>
              <w:pStyle w:val="TableEntry"/>
              <w:rPr>
                <w:noProof w:val="0"/>
              </w:rPr>
            </w:pPr>
            <w:r w:rsidRPr="00A03C55">
              <w:rPr>
                <w:noProof w:val="0"/>
              </w:rPr>
              <w:t>soap12</w:t>
            </w:r>
          </w:p>
        </w:tc>
        <w:tc>
          <w:tcPr>
            <w:tcW w:w="6220" w:type="dxa"/>
          </w:tcPr>
          <w:p w14:paraId="3DC29193" w14:textId="77777777" w:rsidR="007A1F44" w:rsidRPr="00A03C55" w:rsidRDefault="007A1F44" w:rsidP="0055376D">
            <w:pPr>
              <w:pStyle w:val="TableEntry"/>
              <w:rPr>
                <w:noProof w:val="0"/>
              </w:rPr>
            </w:pPr>
            <w:r w:rsidRPr="00A03C55">
              <w:rPr>
                <w:noProof w:val="0"/>
              </w:rPr>
              <w:t>http://schemas.xmlsoap.org/wsdl/soap12/</w:t>
            </w:r>
          </w:p>
        </w:tc>
      </w:tr>
      <w:tr w:rsidR="007A1F44" w:rsidRPr="00A03C55" w14:paraId="1583F4FD" w14:textId="77777777" w:rsidTr="003462A5">
        <w:trPr>
          <w:cantSplit/>
          <w:jc w:val="center"/>
        </w:trPr>
        <w:tc>
          <w:tcPr>
            <w:tcW w:w="1998" w:type="dxa"/>
          </w:tcPr>
          <w:p w14:paraId="728ED982" w14:textId="77777777" w:rsidR="007A1F44" w:rsidRPr="00A03C55" w:rsidRDefault="007A1F44" w:rsidP="0055376D">
            <w:pPr>
              <w:pStyle w:val="TableEntry"/>
              <w:rPr>
                <w:noProof w:val="0"/>
              </w:rPr>
            </w:pPr>
            <w:r w:rsidRPr="00A03C55">
              <w:rPr>
                <w:noProof w:val="0"/>
              </w:rPr>
              <w:t>wsaw</w:t>
            </w:r>
          </w:p>
        </w:tc>
        <w:tc>
          <w:tcPr>
            <w:tcW w:w="6220" w:type="dxa"/>
          </w:tcPr>
          <w:p w14:paraId="6D3B42F0" w14:textId="77777777" w:rsidR="007A1F44" w:rsidRPr="00A03C55" w:rsidRDefault="007A1F44" w:rsidP="0055376D">
            <w:pPr>
              <w:pStyle w:val="TableEntry"/>
              <w:rPr>
                <w:noProof w:val="0"/>
              </w:rPr>
            </w:pPr>
            <w:r w:rsidRPr="00A03C55">
              <w:rPr>
                <w:noProof w:val="0"/>
              </w:rPr>
              <w:t>http://www.w3.org/2006/05/addressing/wsdl/</w:t>
            </w:r>
          </w:p>
        </w:tc>
      </w:tr>
      <w:tr w:rsidR="007A1F44" w:rsidRPr="00A03C55" w14:paraId="0858862F" w14:textId="77777777" w:rsidTr="003462A5">
        <w:trPr>
          <w:cantSplit/>
          <w:jc w:val="center"/>
        </w:trPr>
        <w:tc>
          <w:tcPr>
            <w:tcW w:w="1998" w:type="dxa"/>
          </w:tcPr>
          <w:p w14:paraId="025A54DF" w14:textId="77777777" w:rsidR="007A1F44" w:rsidRPr="00A03C55" w:rsidRDefault="007A1F44" w:rsidP="0055376D">
            <w:pPr>
              <w:pStyle w:val="TableEntry"/>
              <w:rPr>
                <w:noProof w:val="0"/>
              </w:rPr>
            </w:pPr>
            <w:r w:rsidRPr="00A03C55">
              <w:rPr>
                <w:noProof w:val="0"/>
              </w:rPr>
              <w:t>xsd</w:t>
            </w:r>
          </w:p>
        </w:tc>
        <w:tc>
          <w:tcPr>
            <w:tcW w:w="6220" w:type="dxa"/>
          </w:tcPr>
          <w:p w14:paraId="5E76A303" w14:textId="77777777" w:rsidR="007A1F44" w:rsidRPr="00A03C55" w:rsidRDefault="000F64B0" w:rsidP="0055376D">
            <w:pPr>
              <w:pStyle w:val="TableEntry"/>
              <w:rPr>
                <w:noProof w:val="0"/>
              </w:rPr>
            </w:pPr>
            <w:hyperlink r:id="rId358" w:history="1">
              <w:r w:rsidR="007A1F44" w:rsidRPr="00A03C55">
                <w:rPr>
                  <w:rStyle w:val="Hyperlink"/>
                  <w:noProof w:val="0"/>
                </w:rPr>
                <w:t>http://www.w3.org/2001/XMLSchema</w:t>
              </w:r>
            </w:hyperlink>
          </w:p>
        </w:tc>
      </w:tr>
      <w:tr w:rsidR="007A1F44" w:rsidRPr="00A03C55" w14:paraId="2D8621C4" w14:textId="77777777" w:rsidTr="003462A5">
        <w:trPr>
          <w:cantSplit/>
          <w:jc w:val="center"/>
        </w:trPr>
        <w:tc>
          <w:tcPr>
            <w:tcW w:w="1998" w:type="dxa"/>
          </w:tcPr>
          <w:p w14:paraId="47206642" w14:textId="77777777" w:rsidR="007A1F44" w:rsidRPr="00A03C55" w:rsidRDefault="007A1F44" w:rsidP="0055376D">
            <w:pPr>
              <w:pStyle w:val="TableEntry"/>
              <w:rPr>
                <w:noProof w:val="0"/>
              </w:rPr>
            </w:pPr>
            <w:r w:rsidRPr="00A03C55">
              <w:rPr>
                <w:noProof w:val="0"/>
              </w:rPr>
              <w:t>ihe</w:t>
            </w:r>
          </w:p>
        </w:tc>
        <w:tc>
          <w:tcPr>
            <w:tcW w:w="6220" w:type="dxa"/>
          </w:tcPr>
          <w:p w14:paraId="40FFB9C2" w14:textId="77777777" w:rsidR="007A1F44" w:rsidRPr="00A03C55" w:rsidRDefault="007A1F44" w:rsidP="0055376D">
            <w:pPr>
              <w:pStyle w:val="TableEntry"/>
              <w:rPr>
                <w:noProof w:val="0"/>
              </w:rPr>
            </w:pPr>
            <w:r w:rsidRPr="00A03C55">
              <w:rPr>
                <w:noProof w:val="0"/>
              </w:rPr>
              <w:t>urn:ihe:iti:svs:2008</w:t>
            </w:r>
          </w:p>
        </w:tc>
      </w:tr>
    </w:tbl>
    <w:p w14:paraId="0DCA3153"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217" w:name="_Toc398544409"/>
      <w:r w:rsidRPr="00A03C55">
        <w:rPr>
          <w:noProof w:val="0"/>
        </w:rPr>
        <w:t>3.60.5.1 SOAP Binding</w:t>
      </w:r>
      <w:bookmarkEnd w:id="2217"/>
    </w:p>
    <w:p w14:paraId="20D2FDD1" w14:textId="77777777" w:rsidR="007A1F44" w:rsidRPr="00A03C55" w:rsidRDefault="007A1F44" w:rsidP="0055376D">
      <w:pPr>
        <w:pStyle w:val="BodyText"/>
      </w:pPr>
      <w:r w:rsidRPr="00A03C55">
        <w:t>Value Set Consumers which support the SOAP Binding Option shall follow the rules for Web Services transactions outlined in ITI TF-2x: Appendix V. These are the requirements for the RetrieveMultipleValueSets transaction presented in the order in which they would appear in the WSDL definition:</w:t>
      </w:r>
    </w:p>
    <w:p w14:paraId="59600B66" w14:textId="77777777" w:rsidR="007A1F44" w:rsidRPr="00A03C55" w:rsidRDefault="007A1F44" w:rsidP="0055376D">
      <w:pPr>
        <w:pStyle w:val="BodyText"/>
      </w:pPr>
      <w:r w:rsidRPr="00A03C55">
        <w:t>The following types shall be imported (xsd:import) in the /definitions/types section:</w:t>
      </w:r>
    </w:p>
    <w:p w14:paraId="54A2250A" w14:textId="77777777" w:rsidR="007A1F44" w:rsidRPr="00A03C55" w:rsidRDefault="007A1F44" w:rsidP="0055376D">
      <w:pPr>
        <w:pStyle w:val="BodyText"/>
      </w:pPr>
      <w:r w:rsidRPr="00A03C55">
        <w:t>namespace="</w:t>
      </w:r>
      <w:r w:rsidRPr="00A03C55">
        <w:rPr>
          <w:rFonts w:ascii="Courier New" w:hAnsi="Courier New" w:cs="Courier New"/>
        </w:rPr>
        <w:t>urn:ihe:iti:svs:2008</w:t>
      </w:r>
      <w:r w:rsidRPr="00A03C55">
        <w:t>", schema="SVS.xsd"</w:t>
      </w:r>
    </w:p>
    <w:p w14:paraId="6B73DA6E"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Retrieve Value Set Request message shall be defined as “</w:t>
      </w:r>
      <w:r w:rsidRPr="00A03C55">
        <w:rPr>
          <w:rFonts w:ascii="Courier New" w:hAnsi="Courier New" w:cs="Courier New"/>
          <w:color w:val="000000"/>
          <w:shd w:val="clear" w:color="auto" w:fill="FFFFFF"/>
        </w:rPr>
        <w:t>ihe:RetrieveMultipleValueSetsRequest</w:t>
      </w:r>
      <w:r w:rsidRPr="00A03C55">
        <w:t>”</w:t>
      </w:r>
    </w:p>
    <w:p w14:paraId="568F9A15"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Retrieve Value Set Response message shall be defined as “</w:t>
      </w:r>
      <w:r w:rsidRPr="00A03C55">
        <w:rPr>
          <w:rFonts w:ascii="Courier New" w:hAnsi="Courier New" w:cs="Courier New"/>
          <w:color w:val="000000"/>
          <w:shd w:val="clear" w:color="auto" w:fill="FFFFFF"/>
        </w:rPr>
        <w:t>ihe:RetrieveMultipleValueSet</w:t>
      </w:r>
      <w:r w:rsidRPr="00A03C55">
        <w:rPr>
          <w:rFonts w:ascii="Courier New" w:hAnsi="Courier New" w:cs="Courier New"/>
          <w:color w:val="000000"/>
        </w:rPr>
        <w:t>sResponse</w:t>
      </w:r>
      <w:r w:rsidRPr="00A03C55">
        <w:t>”</w:t>
      </w:r>
    </w:p>
    <w:p w14:paraId="5E16F5AA" w14:textId="77777777" w:rsidR="007A1F44" w:rsidRPr="00A03C55" w:rsidRDefault="007A1F44" w:rsidP="0055376D">
      <w:pPr>
        <w:pStyle w:val="BodyText"/>
      </w:pPr>
      <w:r w:rsidRPr="00A03C55">
        <w:t xml:space="preserve">The </w:t>
      </w:r>
      <w:r w:rsidRPr="00A03C55">
        <w:rPr>
          <w:rFonts w:ascii="Courier New" w:hAnsi="Courier New" w:cs="Courier New"/>
        </w:rPr>
        <w:t>/definitions/portType/operation/input/@wsaw:Action</w:t>
      </w:r>
      <w:r w:rsidRPr="00A03C55">
        <w:t xml:space="preserve"> attribute for the Retrieve Multiple Value Sets Request message shall be defined as “</w:t>
      </w:r>
      <w:r w:rsidRPr="00A03C55">
        <w:rPr>
          <w:rFonts w:ascii="Courier New" w:hAnsi="Courier New" w:cs="Courier New"/>
          <w:color w:val="000000"/>
          <w:shd w:val="clear" w:color="auto" w:fill="FFFFFF"/>
        </w:rPr>
        <w:t>urn:ihe:iti:2010:</w:t>
      </w:r>
      <w:r w:rsidRPr="00A03C55">
        <w:rPr>
          <w:rFonts w:ascii="Courier New" w:hAnsi="Courier New" w:cs="Courier New"/>
        </w:rPr>
        <w:t>RetrieveMultipleValue</w:t>
      </w:r>
      <w:r w:rsidRPr="00A03C55">
        <w:rPr>
          <w:rFonts w:ascii="Courier New" w:hAnsi="Courier New" w:cs="Courier New"/>
          <w:color w:val="000000"/>
          <w:shd w:val="clear" w:color="auto" w:fill="FFFFFF"/>
        </w:rPr>
        <w:t>Sets</w:t>
      </w:r>
      <w:r w:rsidRPr="00A03C55">
        <w:t>”</w:t>
      </w:r>
    </w:p>
    <w:p w14:paraId="31DB5306" w14:textId="77777777" w:rsidR="007A1F44" w:rsidRPr="00A03C55" w:rsidRDefault="007A1F44" w:rsidP="0055376D">
      <w:pPr>
        <w:pStyle w:val="BodyText"/>
      </w:pPr>
      <w:r w:rsidRPr="00A03C55">
        <w:t xml:space="preserve">The </w:t>
      </w:r>
      <w:r w:rsidRPr="00A03C55">
        <w:rPr>
          <w:rFonts w:ascii="Courier New" w:hAnsi="Courier New" w:cs="Courier New"/>
        </w:rPr>
        <w:t>/definitions/portType/operation/output/@wsaw:Action</w:t>
      </w:r>
      <w:r w:rsidRPr="00A03C55">
        <w:t xml:space="preserve"> attribute for the Retrieve Value Set Response message shall be defined as “</w:t>
      </w:r>
      <w:r w:rsidRPr="00A03C55">
        <w:rPr>
          <w:rFonts w:ascii="Courier New" w:hAnsi="Courier New" w:cs="Courier New"/>
          <w:color w:val="000000"/>
          <w:shd w:val="clear" w:color="auto" w:fill="FFFFFF"/>
        </w:rPr>
        <w:t>urn:ihe:iti:2010:</w:t>
      </w:r>
      <w:r w:rsidRPr="00A03C55">
        <w:rPr>
          <w:rFonts w:ascii="Courier New" w:hAnsi="Courier New" w:cs="Courier New"/>
        </w:rPr>
        <w:t>RetrieveMultipleValue</w:t>
      </w:r>
      <w:r w:rsidRPr="00A03C55">
        <w:rPr>
          <w:rFonts w:ascii="Courier New" w:hAnsi="Courier New" w:cs="Courier New"/>
          <w:color w:val="000000"/>
          <w:shd w:val="clear" w:color="auto" w:fill="FFFFFF"/>
        </w:rPr>
        <w:t>Sets</w:t>
      </w:r>
      <w:r w:rsidRPr="00A03C55">
        <w:rPr>
          <w:rFonts w:ascii="Courier New" w:hAnsi="Courier New" w:cs="Courier New"/>
          <w:color w:val="000000"/>
        </w:rPr>
        <w:t>Response</w:t>
      </w:r>
      <w:r w:rsidRPr="00A03C55">
        <w:t>”</w:t>
      </w:r>
    </w:p>
    <w:p w14:paraId="460CE5F8" w14:textId="2734CBA5" w:rsidR="007A1F44" w:rsidRPr="00A03C55" w:rsidRDefault="00342326" w:rsidP="0055376D">
      <w:pPr>
        <w:pStyle w:val="BodyText"/>
      </w:pPr>
      <w:r w:rsidRPr="00A03C55">
        <w:t xml:space="preserve">The </w:t>
      </w:r>
      <w:r w:rsidR="007F429B" w:rsidRPr="00A03C55">
        <w:rPr>
          <w:rFonts w:ascii="Courier New" w:hAnsi="Courier New" w:cs="Courier New"/>
        </w:rPr>
        <w:t>/definitions/binding/operation/soap12:operation/@soapActionRequired</w:t>
      </w:r>
      <w:r w:rsidRPr="00A03C55">
        <w:t xml:space="preserve"> attribute shall be defined as “</w:t>
      </w:r>
      <w:r w:rsidR="007F429B" w:rsidRPr="00A03C55">
        <w:rPr>
          <w:rFonts w:ascii="Courier New" w:hAnsi="Courier New" w:cs="Courier New"/>
        </w:rPr>
        <w:t>false</w:t>
      </w:r>
      <w:r w:rsidRPr="00A03C55">
        <w:t>”</w:t>
      </w:r>
    </w:p>
    <w:p w14:paraId="77DF3E4C" w14:textId="77777777" w:rsidR="007A1F44" w:rsidRPr="00A03C55" w:rsidRDefault="007A1F44" w:rsidP="0055376D">
      <w:pPr>
        <w:pStyle w:val="BodyText"/>
      </w:pPr>
      <w:r w:rsidRPr="00A03C55">
        <w:t xml:space="preserve">These are the requirements that affect the wire format of the SOAP message. The other WSDL properties are only used within the WSDL definition and do not affect interoperability. </w:t>
      </w:r>
    </w:p>
    <w:p w14:paraId="4A65D654" w14:textId="77777777" w:rsidR="007A1F44" w:rsidRPr="00A03C55" w:rsidRDefault="007A1F44" w:rsidP="0055376D">
      <w:pPr>
        <w:pStyle w:val="BodyText"/>
      </w:pPr>
      <w:r w:rsidRPr="00A03C55">
        <w:t xml:space="preserve">Within the request message payload the </w:t>
      </w:r>
      <w:r w:rsidRPr="00A03C55">
        <w:rPr>
          <w:rFonts w:ascii="Courier New" w:hAnsi="Courier New" w:cs="Courier New"/>
        </w:rPr>
        <w:t>&lt;ihe:RetrieveMultipleValueSetsRequest/&gt;</w:t>
      </w:r>
      <w:r w:rsidRPr="00A03C55">
        <w:t xml:space="preserve"> element is defined as:</w:t>
      </w:r>
    </w:p>
    <w:p w14:paraId="3FDC43EF" w14:textId="5C9AF8ED" w:rsidR="008E3CF3" w:rsidRPr="00A03C55" w:rsidRDefault="007A1F44" w:rsidP="00EC243F">
      <w:pPr>
        <w:pStyle w:val="ListBullet2"/>
      </w:pPr>
      <w:r w:rsidRPr="00A03C55">
        <w:t>A</w:t>
      </w:r>
      <w:r w:rsidR="009A35B1" w:rsidRPr="00A03C55">
        <w:t>n</w:t>
      </w:r>
      <w:r w:rsidRPr="00A03C55">
        <w:t xml:space="preserve"> optional </w:t>
      </w:r>
      <w:r w:rsidRPr="00A03C55">
        <w:rPr>
          <w:rFonts w:ascii="Courier New" w:hAnsi="Courier New" w:cs="Courier New"/>
        </w:rPr>
        <w:t>/ihe:RetrieveMultipleValueSetsRequest@id</w:t>
      </w:r>
      <w:r w:rsidRPr="00A03C55">
        <w:t xml:space="preserve"> element that contains the ID of the requested Value Set within the Value Set Repository. The Value Set ID shall be formatted as an ISO OID.</w:t>
      </w:r>
    </w:p>
    <w:p w14:paraId="0027057D" w14:textId="77777777" w:rsidR="008E3CF3" w:rsidRPr="00A03C55" w:rsidRDefault="007A1F44" w:rsidP="00EC243F">
      <w:pPr>
        <w:pStyle w:val="ListBullet2"/>
      </w:pPr>
      <w:r w:rsidRPr="00A03C55">
        <w:lastRenderedPageBreak/>
        <w:t xml:space="preserve">An optional </w:t>
      </w:r>
      <w:r w:rsidRPr="00A03C55">
        <w:rPr>
          <w:rFonts w:ascii="Courier New" w:hAnsi="Courier New" w:cs="Courier New"/>
        </w:rPr>
        <w:t>/ihe:RetrieveMultipleValueSetsRequest@DisplayNameContains</w:t>
      </w:r>
      <w:r w:rsidRPr="00A03C55">
        <w:t xml:space="preserve"> element</w:t>
      </w:r>
    </w:p>
    <w:p w14:paraId="740A41D5"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/ihe:RetrieveMultipleValueSetsRequest@SourceContains</w:t>
      </w:r>
      <w:r w:rsidRPr="00A03C55">
        <w:t xml:space="preserve"> element</w:t>
      </w:r>
    </w:p>
    <w:p w14:paraId="488C75C7"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/ihe:RetrieveMultipleValueSetsRequest@PurposeContains</w:t>
      </w:r>
      <w:r w:rsidRPr="00A03C55">
        <w:t xml:space="preserve"> element</w:t>
      </w:r>
    </w:p>
    <w:p w14:paraId="4F8F1CA6"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/ihe:RetrieveMultipleValueSetsRequest@DefinitionContains</w:t>
      </w:r>
      <w:r w:rsidRPr="00A03C55">
        <w:t xml:space="preserve"> element</w:t>
      </w:r>
    </w:p>
    <w:p w14:paraId="404ADF7A"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/ihe:RetrieveMultipleValueSetsRequest@GroupContains</w:t>
      </w:r>
      <w:r w:rsidRPr="00A03C55">
        <w:t xml:space="preserve"> element</w:t>
      </w:r>
    </w:p>
    <w:p w14:paraId="136C16A0"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/ihe:RetrieveMultipleValueSetsRequest@GroupOID</w:t>
      </w:r>
      <w:r w:rsidRPr="00A03C55">
        <w:t xml:space="preserve"> element</w:t>
      </w:r>
    </w:p>
    <w:p w14:paraId="34ACC0A8"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/ihe:RetrieveMultipleValueSetsRequest@EffectiveDateBefore</w:t>
      </w:r>
      <w:r w:rsidRPr="00A03C55">
        <w:t xml:space="preserve"> element</w:t>
      </w:r>
    </w:p>
    <w:p w14:paraId="6267C046"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/ihe:RetrieveMultipleValueSetsRequest@EffectiveDateAfter</w:t>
      </w:r>
      <w:r w:rsidRPr="00A03C55">
        <w:t xml:space="preserve"> element</w:t>
      </w:r>
    </w:p>
    <w:p w14:paraId="41483611"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/ihe:RetrieveMultipleValueSetsRequest@ExpirationDateBefore</w:t>
      </w:r>
      <w:r w:rsidRPr="00A03C55">
        <w:t xml:space="preserve"> element</w:t>
      </w:r>
    </w:p>
    <w:p w14:paraId="0A4EEE97"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/ihe:RetrieveMultipleValueSetsRequest@ExpirationDateAfter</w:t>
      </w:r>
      <w:r w:rsidRPr="00A03C55">
        <w:t xml:space="preserve"> element</w:t>
      </w:r>
    </w:p>
    <w:p w14:paraId="1123C41E"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/ihe:RetrieveMultipleValueSetsRequest@CreationDateBefore</w:t>
      </w:r>
      <w:r w:rsidRPr="00A03C55">
        <w:t xml:space="preserve"> element</w:t>
      </w:r>
    </w:p>
    <w:p w14:paraId="24275B49"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/ihe:RetrieveMultipleValueSetsRequest@CreationDateAfter</w:t>
      </w:r>
      <w:r w:rsidRPr="00A03C55">
        <w:t xml:space="preserve"> element</w:t>
      </w:r>
    </w:p>
    <w:p w14:paraId="14E5D5B1"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/ihe:RetrieveMultipleValueSetsRequest@RevisionDateBefore</w:t>
      </w:r>
      <w:r w:rsidRPr="00A03C55">
        <w:t xml:space="preserve"> element</w:t>
      </w:r>
    </w:p>
    <w:p w14:paraId="5043966E"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/ihe:RetrieveMultipleValueSetsRequest@RevisionDateAfter</w:t>
      </w:r>
      <w:r w:rsidRPr="00A03C55">
        <w:t xml:space="preserve"> element</w:t>
      </w:r>
    </w:p>
    <w:p w14:paraId="4BEEDD77" w14:textId="613945EE" w:rsidR="007A1F44" w:rsidRPr="00A03C55" w:rsidRDefault="007A1F44" w:rsidP="0055376D">
      <w:pPr>
        <w:pStyle w:val="BodyText"/>
      </w:pPr>
      <w:r w:rsidRPr="00A03C55">
        <w:lastRenderedPageBreak/>
        <w:t xml:space="preserve">Value Set Repositories shall include within the response message payload for the SOAP Binding Option the </w:t>
      </w:r>
      <w:r w:rsidRPr="00A03C55">
        <w:rPr>
          <w:rFonts w:ascii="Courier New" w:hAnsi="Courier New" w:cs="Courier New"/>
        </w:rPr>
        <w:t>&lt;ihe:RetrieveMultipleValueSetsResponse/&gt;</w:t>
      </w:r>
      <w:r w:rsidRPr="00A03C55">
        <w:t xml:space="preserve"> element which is described above in </w:t>
      </w:r>
      <w:r w:rsidR="001905AE" w:rsidRPr="00A03C55">
        <w:t xml:space="preserve">Section </w:t>
      </w:r>
      <w:r w:rsidRPr="00A03C55">
        <w:t>3.60.4.2.2.</w:t>
      </w:r>
    </w:p>
    <w:p w14:paraId="25B30077"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218" w:name="_Toc398544410"/>
      <w:r w:rsidRPr="00A03C55">
        <w:rPr>
          <w:noProof w:val="0"/>
        </w:rPr>
        <w:t>3.60.5.2 HTTP Binding</w:t>
      </w:r>
      <w:bookmarkEnd w:id="2218"/>
    </w:p>
    <w:p w14:paraId="5F258DBA" w14:textId="047E94EB" w:rsidR="007A1F44" w:rsidRPr="00A03C55" w:rsidRDefault="007A1F44" w:rsidP="0055376D">
      <w:pPr>
        <w:pStyle w:val="BodyText"/>
      </w:pPr>
      <w:r w:rsidRPr="00A03C55">
        <w:t>Value Set Consumers which support the HTTP Binding Option shall use the GET method as defined in IETF RFC2616 for the Retrieve Value Set Request. Each parameter to be used for selection shall be encoded as an HTTP Get parameter.</w:t>
      </w:r>
    </w:p>
    <w:p w14:paraId="3EBAF0C3" w14:textId="77777777" w:rsidR="007A1F44" w:rsidRPr="00A03C55" w:rsidRDefault="007A1F44" w:rsidP="0055376D">
      <w:pPr>
        <w:pStyle w:val="BodyText"/>
      </w:pPr>
      <w:r w:rsidRPr="00A03C55">
        <w:t>A sample URL for the HTTP binding for a query to retrieve all value sets for a reporting purpose, with either “stroke” or “JCAHO” in the value set name looks as follows:</w:t>
      </w:r>
    </w:p>
    <w:p w14:paraId="24B33AAA" w14:textId="77777777" w:rsidR="007A1F44" w:rsidRPr="002F763C" w:rsidRDefault="007A1F44" w:rsidP="0055376D">
      <w:pPr>
        <w:pStyle w:val="XMLExample"/>
      </w:pPr>
      <w:r w:rsidRPr="00A03C55">
        <w:rPr>
          <w:lang w:val="en-US"/>
        </w:rPr>
        <w:tab/>
        <w:t>https://example.com/RetrieveMultipleValueSets?DisplayNameContains=”stroke|JCAHO”&amp;PurposeContains=”report”</w:t>
      </w:r>
    </w:p>
    <w:p w14:paraId="0ADE4CB9" w14:textId="79F81B74" w:rsidR="007A1F44" w:rsidRPr="00A03C55" w:rsidRDefault="007A1F44" w:rsidP="0055376D">
      <w:pPr>
        <w:pStyle w:val="BodyText"/>
      </w:pPr>
      <w:r w:rsidRPr="00A03C55">
        <w:t>Value Set Repositories shall format the response to the HTTP GET operation as an HTTP response message as defined in RFC2616.</w:t>
      </w:r>
    </w:p>
    <w:p w14:paraId="0D321B32" w14:textId="7DDDD92D" w:rsidR="007A1F44" w:rsidRPr="00A03C55" w:rsidRDefault="007A1F44" w:rsidP="0055376D">
      <w:pPr>
        <w:pStyle w:val="BodyText"/>
      </w:pPr>
      <w:r w:rsidRPr="00A03C55">
        <w:t>The Content-Type field of the HTTP header shall be “text/xml” (see Section 14.4 of IETF RFC2616).</w:t>
      </w:r>
    </w:p>
    <w:p w14:paraId="5649F34D" w14:textId="77777777" w:rsidR="007A1F44" w:rsidRPr="00A03C55" w:rsidRDefault="007A1F44" w:rsidP="0055376D">
      <w:pPr>
        <w:pStyle w:val="BodyText"/>
      </w:pPr>
      <w:r w:rsidRPr="00A03C55">
        <w:t>The content of the HTTP response message shall be an XML encoded RetrieveMultipleValueSetsResponse, as described in Section 3.60.4.2.2.</w:t>
      </w:r>
    </w:p>
    <w:p w14:paraId="6E07BC44" w14:textId="42E180F8" w:rsidR="007A1F44" w:rsidRPr="00A03C55" w:rsidRDefault="007A1F44" w:rsidP="0055376D">
      <w:pPr>
        <w:pStyle w:val="BodyText"/>
      </w:pPr>
      <w:bookmarkStart w:id="2219" w:name="_Toc262492443"/>
      <w:r w:rsidRPr="00A03C55">
        <w:t xml:space="preserve">The Value Set Repository shall return an error code in case there are invalid request parameters. It shall return an HTTP status code of 404, with an HTTP Warning header containing warn-code of 111, and warn-text of “INV: Invalid search parameters”. See </w:t>
      </w:r>
      <w:r w:rsidR="001905AE" w:rsidRPr="00A03C55">
        <w:t>S</w:t>
      </w:r>
      <w:r w:rsidRPr="00A03C55">
        <w:t>ections 10.4.5 and 14.46 of IETF RFC2616 for more information. A search with valid request parameters that finds no matching value sets is not an error. It will return an empty QueryRetrievedValueSets</w:t>
      </w:r>
    </w:p>
    <w:p w14:paraId="39CE811A" w14:textId="77777777" w:rsidR="007A1F44" w:rsidRPr="00A03C55" w:rsidRDefault="007A1F44" w:rsidP="0055376D">
      <w:pPr>
        <w:pStyle w:val="Heading3"/>
        <w:numPr>
          <w:ilvl w:val="0"/>
          <w:numId w:val="0"/>
        </w:numPr>
        <w:tabs>
          <w:tab w:val="clear" w:pos="2160"/>
          <w:tab w:val="clear" w:pos="2880"/>
        </w:tabs>
        <w:rPr>
          <w:noProof w:val="0"/>
        </w:rPr>
      </w:pPr>
      <w:bookmarkStart w:id="2220" w:name="_Toc269214513"/>
      <w:bookmarkStart w:id="2221" w:name="_Toc398544411"/>
      <w:bookmarkStart w:id="2222" w:name="_Toc398718032"/>
      <w:bookmarkStart w:id="2223" w:name="_Toc13773829"/>
      <w:r w:rsidRPr="00A03C55">
        <w:rPr>
          <w:noProof w:val="0"/>
        </w:rPr>
        <w:t>3.60.6 Security Requirements</w:t>
      </w:r>
      <w:bookmarkEnd w:id="2219"/>
      <w:bookmarkEnd w:id="2220"/>
      <w:bookmarkEnd w:id="2221"/>
      <w:bookmarkEnd w:id="2222"/>
      <w:bookmarkEnd w:id="2223"/>
    </w:p>
    <w:p w14:paraId="423B9AC9" w14:textId="77777777" w:rsidR="007A1F44" w:rsidRPr="00A03C55" w:rsidRDefault="007A1F44" w:rsidP="0055376D">
      <w:pPr>
        <w:pStyle w:val="BodyText"/>
      </w:pPr>
      <w:r w:rsidRPr="00A03C55">
        <w:t>The value sets do not contain personal information. In some cases, the value sets are created by standards organizations with the intention that they be or publicly shared. In other cases, there may be licensing or other proprietary restrictions on their disclosure. These licenses or restrictions are at the organizational level, not at the level of individual users. This greatly reduces the security needs and eliminates privacy concerns.</w:t>
      </w:r>
    </w:p>
    <w:p w14:paraId="03ADF0C8" w14:textId="77777777" w:rsidR="007A1F44" w:rsidRPr="00A03C55" w:rsidRDefault="007A1F44" w:rsidP="0055376D">
      <w:pPr>
        <w:pStyle w:val="BodyText"/>
      </w:pPr>
      <w:r w:rsidRPr="00A03C55">
        <w:t>For further security considerations please consult ITI TF-1: Appendix G.</w:t>
      </w:r>
    </w:p>
    <w:p w14:paraId="42FAE161" w14:textId="77777777" w:rsidR="007A1F44" w:rsidRPr="00A03C55" w:rsidRDefault="007A1F44" w:rsidP="0055376D">
      <w:pPr>
        <w:pStyle w:val="BodyText"/>
      </w:pPr>
      <w:r w:rsidRPr="00A03C55">
        <w:t>Audit trails shall be configurable to record access to a selected list of Value Sets. In most cases, there is no need to audit the value set request activity, but there may be some exceptional cases where auditing will be needed. See Section 3.48.6.1 for audit record recommendations in those cases.</w:t>
      </w:r>
    </w:p>
    <w:p w14:paraId="2DA50CF9" w14:textId="77777777" w:rsidR="007A1F44" w:rsidRPr="00A03C55" w:rsidRDefault="007A1F44" w:rsidP="0055376D">
      <w:pPr>
        <w:pStyle w:val="BodyText"/>
      </w:pPr>
      <w:r w:rsidRPr="00A03C55">
        <w:t>This profile does not attempt to establish rules for managing security on proprietary value sets with licensing or access restrictions.</w:t>
      </w:r>
    </w:p>
    <w:p w14:paraId="2FEF71EB" w14:textId="77777777" w:rsidR="00E367B9" w:rsidRPr="00A03C55" w:rsidRDefault="007A1F44" w:rsidP="00E367B9">
      <w:pPr>
        <w:pStyle w:val="Heading2"/>
        <w:numPr>
          <w:ilvl w:val="0"/>
          <w:numId w:val="0"/>
        </w:numPr>
        <w:rPr>
          <w:noProof w:val="0"/>
        </w:rPr>
      </w:pPr>
      <w:bookmarkStart w:id="2224" w:name="_Toc13773830"/>
      <w:bookmarkStart w:id="2225" w:name="_Toc369637374"/>
      <w:bookmarkStart w:id="2226" w:name="_Toc398544412"/>
      <w:bookmarkStart w:id="2227" w:name="_Toc398718033"/>
      <w:r w:rsidRPr="00A03C55">
        <w:rPr>
          <w:noProof w:val="0"/>
        </w:rPr>
        <w:lastRenderedPageBreak/>
        <w:t xml:space="preserve">3.61 </w:t>
      </w:r>
      <w:r w:rsidR="00E367B9" w:rsidRPr="00A03C55">
        <w:rPr>
          <w:noProof w:val="0"/>
        </w:rPr>
        <w:t>Register On-Demand Document Entry</w:t>
      </w:r>
      <w:r w:rsidR="00903C21" w:rsidRPr="00A03C55">
        <w:rPr>
          <w:noProof w:val="0"/>
        </w:rPr>
        <w:t xml:space="preserve"> [ITI-61]</w:t>
      </w:r>
      <w:bookmarkEnd w:id="2224"/>
    </w:p>
    <w:p w14:paraId="0FF20676" w14:textId="3E421997" w:rsidR="00E367B9" w:rsidRPr="00A03C55" w:rsidRDefault="00E367B9" w:rsidP="00E367B9">
      <w:pPr>
        <w:pStyle w:val="BodyText"/>
      </w:pPr>
      <w:r w:rsidRPr="00A03C55">
        <w:t xml:space="preserve">This section corresponds to </w:t>
      </w:r>
      <w:r w:rsidR="00383577" w:rsidRPr="00A03C55">
        <w:t>t</w:t>
      </w:r>
      <w:r w:rsidRPr="00A03C55">
        <w:t xml:space="preserve">ransaction </w:t>
      </w:r>
      <w:r w:rsidR="00383577" w:rsidRPr="00A03C55">
        <w:t>[</w:t>
      </w:r>
      <w:r w:rsidRPr="00A03C55">
        <w:t>ITI-61</w:t>
      </w:r>
      <w:r w:rsidR="005B45A6" w:rsidRPr="00A03C55">
        <w:t>]</w:t>
      </w:r>
      <w:r w:rsidRPr="00A03C55">
        <w:t xml:space="preserve"> of the IHE ITI Technical Framework. Transaction </w:t>
      </w:r>
      <w:r w:rsidR="00383577" w:rsidRPr="00A03C55">
        <w:t>[</w:t>
      </w:r>
      <w:r w:rsidRPr="00A03C55">
        <w:t>ITI-61</w:t>
      </w:r>
      <w:r w:rsidR="00383577" w:rsidRPr="00A03C55">
        <w:t>]</w:t>
      </w:r>
      <w:r w:rsidRPr="00A03C55">
        <w:t xml:space="preserve"> is used by the On-Demand Document Source and Document Registry Actors.</w:t>
      </w:r>
    </w:p>
    <w:p w14:paraId="52EE9849" w14:textId="77777777" w:rsidR="00E367B9" w:rsidRPr="00A03C55" w:rsidRDefault="00E367B9" w:rsidP="00E367B9">
      <w:pPr>
        <w:pStyle w:val="Heading3"/>
        <w:numPr>
          <w:ilvl w:val="0"/>
          <w:numId w:val="0"/>
        </w:numPr>
        <w:rPr>
          <w:noProof w:val="0"/>
        </w:rPr>
      </w:pPr>
      <w:bookmarkStart w:id="2228" w:name="_Toc430289669"/>
      <w:bookmarkStart w:id="2229" w:name="_Toc450896357"/>
      <w:bookmarkStart w:id="2230" w:name="_Toc13773831"/>
      <w:r w:rsidRPr="00A03C55">
        <w:rPr>
          <w:noProof w:val="0"/>
        </w:rPr>
        <w:t>3.61.1 Scope</w:t>
      </w:r>
      <w:bookmarkEnd w:id="2228"/>
      <w:bookmarkEnd w:id="2229"/>
      <w:bookmarkEnd w:id="2230"/>
    </w:p>
    <w:p w14:paraId="265503EF" w14:textId="793B3A3E" w:rsidR="00E367B9" w:rsidRPr="00A03C55" w:rsidRDefault="00E367B9" w:rsidP="00E367B9">
      <w:pPr>
        <w:pStyle w:val="BodyText"/>
      </w:pPr>
      <w:r w:rsidRPr="00A03C55">
        <w:t>The Register On-Demand Document Entry transaction passes a Document Submission Request (see ITI TF-3:</w:t>
      </w:r>
      <w:r w:rsidR="001905AE" w:rsidRPr="00A03C55">
        <w:t xml:space="preserve"> </w:t>
      </w:r>
      <w:r w:rsidRPr="00A03C55">
        <w:t>4.2.1.5) from an On-Demand Document Source to a Document Registry. The Document Submission Request for this transaction contains metadata describing one or more On-Demand DocumentEntry objects and, optionally, Folders and Associations.</w:t>
      </w:r>
    </w:p>
    <w:p w14:paraId="2684B261" w14:textId="77777777" w:rsidR="00E367B9" w:rsidRPr="00A03C55" w:rsidRDefault="00E367B9" w:rsidP="00E367B9">
      <w:pPr>
        <w:pStyle w:val="Heading3"/>
        <w:numPr>
          <w:ilvl w:val="0"/>
          <w:numId w:val="0"/>
        </w:numPr>
        <w:rPr>
          <w:noProof w:val="0"/>
        </w:rPr>
      </w:pPr>
      <w:bookmarkStart w:id="2231" w:name="_Toc430289670"/>
      <w:bookmarkStart w:id="2232" w:name="_Toc450896358"/>
      <w:bookmarkStart w:id="2233" w:name="_Toc13773832"/>
      <w:r w:rsidRPr="00A03C55">
        <w:rPr>
          <w:noProof w:val="0"/>
        </w:rPr>
        <w:t>3.61.2 Use Case Roles</w:t>
      </w:r>
      <w:bookmarkEnd w:id="2231"/>
      <w:bookmarkEnd w:id="2232"/>
      <w:bookmarkEnd w:id="2233"/>
    </w:p>
    <w:bookmarkStart w:id="2234" w:name="_MON_1329914722"/>
    <w:bookmarkEnd w:id="2234"/>
    <w:p w14:paraId="4BBC02D0" w14:textId="77777777" w:rsidR="00E367B9" w:rsidRPr="00A03C55" w:rsidRDefault="00886A83" w:rsidP="00E367B9">
      <w:pPr>
        <w:pStyle w:val="BodyText"/>
        <w:jc w:val="center"/>
      </w:pPr>
      <w:r w:rsidRPr="00A03C55">
        <w:rPr>
          <w:noProof/>
        </w:rPr>
        <w:object w:dxaOrig="5430" w:dyaOrig="1935" w14:anchorId="2CA0A3D0">
          <v:shape id="_x0000_i1026" type="#_x0000_t75" alt="" style="width:304.55pt;height:110.9pt;mso-width-percent:0;mso-height-percent:0;mso-width-percent:0;mso-height-percent:0" o:ole="" fillcolor="window">
            <v:imagedata r:id="rId359" o:title="" cropbottom="-57170f" cropright="-47879f"/>
          </v:shape>
          <o:OLEObject Type="Embed" ProgID="Word.Picture.8" ShapeID="_x0000_i1026" DrawAspect="Content" ObjectID="_1648459689" r:id="rId360"/>
        </w:object>
      </w:r>
    </w:p>
    <w:p w14:paraId="06C4BBA9" w14:textId="77777777" w:rsidR="00E367B9" w:rsidRPr="00A03C55" w:rsidRDefault="00E367B9" w:rsidP="00E367B9">
      <w:pPr>
        <w:pStyle w:val="BodyText"/>
      </w:pPr>
      <w:r w:rsidRPr="00A03C55">
        <w:rPr>
          <w:b/>
        </w:rPr>
        <w:t>Actor:</w:t>
      </w:r>
      <w:r w:rsidRPr="00A03C55">
        <w:rPr>
          <w:b/>
        </w:rPr>
        <w:tab/>
      </w:r>
      <w:r w:rsidRPr="00A03C55">
        <w:t>On-Demand Document Source</w:t>
      </w:r>
    </w:p>
    <w:p w14:paraId="445FEA8E" w14:textId="77777777" w:rsidR="00E367B9" w:rsidRPr="00A03C55" w:rsidRDefault="00E367B9" w:rsidP="00E367B9">
      <w:pPr>
        <w:pStyle w:val="BodyText"/>
      </w:pPr>
      <w:r w:rsidRPr="00A03C55">
        <w:rPr>
          <w:b/>
        </w:rPr>
        <w:t>Role:</w:t>
      </w:r>
      <w:r w:rsidRPr="00A03C55">
        <w:rPr>
          <w:b/>
        </w:rPr>
        <w:tab/>
      </w:r>
      <w:r w:rsidRPr="00A03C55">
        <w:t xml:space="preserve">A Provider of On-Demand Documents that registers a patient-specific on-demand document to the Document Registry. </w:t>
      </w:r>
    </w:p>
    <w:p w14:paraId="2EB63137" w14:textId="77777777" w:rsidR="00E367B9" w:rsidRPr="00A03C55" w:rsidRDefault="00E367B9" w:rsidP="00E367B9">
      <w:pPr>
        <w:pStyle w:val="BodyText"/>
      </w:pPr>
      <w:r w:rsidRPr="00A03C55">
        <w:rPr>
          <w:b/>
        </w:rPr>
        <w:t>Actor:</w:t>
      </w:r>
      <w:r w:rsidRPr="00A03C55">
        <w:rPr>
          <w:b/>
        </w:rPr>
        <w:tab/>
      </w:r>
      <w:r w:rsidRPr="00A03C55">
        <w:t>Document Registry</w:t>
      </w:r>
    </w:p>
    <w:p w14:paraId="1E8AC67A" w14:textId="77777777" w:rsidR="00E367B9" w:rsidRPr="00A03C55" w:rsidRDefault="00E367B9" w:rsidP="00E367B9">
      <w:pPr>
        <w:pStyle w:val="BodyText"/>
      </w:pPr>
      <w:r w:rsidRPr="00A03C55">
        <w:rPr>
          <w:b/>
        </w:rPr>
        <w:t>Role:</w:t>
      </w:r>
      <w:r w:rsidRPr="00A03C55">
        <w:rPr>
          <w:b/>
        </w:rPr>
        <w:tab/>
      </w:r>
      <w:r w:rsidRPr="00A03C55">
        <w:t>A document indexing system that receives and stores metadata about available on-demand documents.</w:t>
      </w:r>
    </w:p>
    <w:p w14:paraId="4CECF256" w14:textId="77777777" w:rsidR="00E367B9" w:rsidRPr="00A03C55" w:rsidRDefault="00E367B9" w:rsidP="00E367B9">
      <w:pPr>
        <w:pStyle w:val="Heading3"/>
        <w:numPr>
          <w:ilvl w:val="0"/>
          <w:numId w:val="0"/>
        </w:numPr>
        <w:rPr>
          <w:noProof w:val="0"/>
        </w:rPr>
      </w:pPr>
      <w:bookmarkStart w:id="2235" w:name="_Toc430289671"/>
      <w:bookmarkStart w:id="2236" w:name="_Toc450896359"/>
      <w:bookmarkStart w:id="2237" w:name="_Toc13773833"/>
      <w:r w:rsidRPr="00A03C55">
        <w:rPr>
          <w:noProof w:val="0"/>
        </w:rPr>
        <w:t>3.61.3 Referenced Standard</w:t>
      </w:r>
      <w:bookmarkEnd w:id="2235"/>
      <w:bookmarkEnd w:id="2236"/>
      <w:bookmarkEnd w:id="2237"/>
    </w:p>
    <w:p w14:paraId="3919BA0A" w14:textId="77777777" w:rsidR="00E367B9" w:rsidRPr="00A03C55" w:rsidRDefault="00E367B9" w:rsidP="00E367B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3"/>
        <w:gridCol w:w="7927"/>
      </w:tblGrid>
      <w:tr w:rsidR="00E367B9" w:rsidRPr="00A03C55" w14:paraId="02940234" w14:textId="77777777" w:rsidTr="008E3CF3">
        <w:trPr>
          <w:cantSplit/>
          <w:jc w:val="center"/>
        </w:trPr>
        <w:tc>
          <w:tcPr>
            <w:tcW w:w="1423" w:type="dxa"/>
          </w:tcPr>
          <w:p w14:paraId="2B02E195" w14:textId="77777777" w:rsidR="00E367B9" w:rsidRPr="00A03C55" w:rsidRDefault="00E367B9" w:rsidP="008E3CF3">
            <w:pPr>
              <w:pStyle w:val="TableEntry"/>
              <w:rPr>
                <w:noProof w:val="0"/>
              </w:rPr>
            </w:pPr>
            <w:r w:rsidRPr="00A03C55">
              <w:rPr>
                <w:noProof w:val="0"/>
              </w:rPr>
              <w:t>ebRIM</w:t>
            </w:r>
          </w:p>
        </w:tc>
        <w:tc>
          <w:tcPr>
            <w:tcW w:w="7927" w:type="dxa"/>
          </w:tcPr>
          <w:p w14:paraId="2894E3B4" w14:textId="77777777" w:rsidR="00E367B9" w:rsidRPr="00A03C55" w:rsidRDefault="00E367B9" w:rsidP="008E3CF3">
            <w:pPr>
              <w:pStyle w:val="TableEntry"/>
              <w:rPr>
                <w:noProof w:val="0"/>
              </w:rPr>
            </w:pPr>
            <w:r w:rsidRPr="00A03C55">
              <w:rPr>
                <w:noProof w:val="0"/>
              </w:rPr>
              <w:t>OASIS/ebXML Registry Information Model v3.0</w:t>
            </w:r>
          </w:p>
          <w:p w14:paraId="72F02A4F" w14:textId="77777777" w:rsidR="00E367B9" w:rsidRPr="00A03C55" w:rsidRDefault="00E367B9" w:rsidP="008E3CF3">
            <w:pPr>
              <w:pStyle w:val="TableEntry"/>
              <w:rPr>
                <w:noProof w:val="0"/>
              </w:rPr>
            </w:pPr>
            <w:r w:rsidRPr="00A03C55">
              <w:rPr>
                <w:noProof w:val="0"/>
              </w:rPr>
              <w:t>This model defines the types of metadata and content that can be stored in an ebXML Registry, a basis for and subset of XDS metadata.</w:t>
            </w:r>
          </w:p>
        </w:tc>
      </w:tr>
      <w:tr w:rsidR="00E367B9" w:rsidRPr="00A03C55" w14:paraId="34B4F5C6" w14:textId="77777777" w:rsidTr="008E3CF3">
        <w:trPr>
          <w:cantSplit/>
          <w:jc w:val="center"/>
        </w:trPr>
        <w:tc>
          <w:tcPr>
            <w:tcW w:w="1423" w:type="dxa"/>
          </w:tcPr>
          <w:p w14:paraId="03252EC8" w14:textId="77777777" w:rsidR="00E367B9" w:rsidRPr="00A03C55" w:rsidRDefault="00E367B9" w:rsidP="008E3CF3">
            <w:pPr>
              <w:pStyle w:val="TableEntry"/>
              <w:rPr>
                <w:noProof w:val="0"/>
              </w:rPr>
            </w:pPr>
            <w:r w:rsidRPr="00A03C55">
              <w:rPr>
                <w:noProof w:val="0"/>
              </w:rPr>
              <w:t>ebRS</w:t>
            </w:r>
          </w:p>
        </w:tc>
        <w:tc>
          <w:tcPr>
            <w:tcW w:w="7927" w:type="dxa"/>
          </w:tcPr>
          <w:p w14:paraId="44805060" w14:textId="77777777" w:rsidR="00E367B9" w:rsidRPr="00A03C55" w:rsidRDefault="00E367B9" w:rsidP="008E3CF3">
            <w:pPr>
              <w:pStyle w:val="TableEntry"/>
              <w:rPr>
                <w:noProof w:val="0"/>
              </w:rPr>
            </w:pPr>
            <w:r w:rsidRPr="00A03C55">
              <w:rPr>
                <w:noProof w:val="0"/>
              </w:rPr>
              <w:t>OASIS/ebXML Registry Services Specifications v3.0</w:t>
            </w:r>
          </w:p>
          <w:p w14:paraId="099859AD" w14:textId="77777777" w:rsidR="00E367B9" w:rsidRPr="00A03C55" w:rsidRDefault="00E367B9" w:rsidP="008E3CF3">
            <w:pPr>
              <w:pStyle w:val="TableEntry"/>
              <w:rPr>
                <w:noProof w:val="0"/>
              </w:rPr>
            </w:pPr>
            <w:r w:rsidRPr="00A03C55">
              <w:rPr>
                <w:noProof w:val="0"/>
              </w:rPr>
              <w:t>This defines the services and protocols for an ebXML Registry, used as the basis for the XDS Registry</w:t>
            </w:r>
          </w:p>
        </w:tc>
      </w:tr>
      <w:tr w:rsidR="00E367B9" w:rsidRPr="00A03C55" w14:paraId="6891BF70" w14:textId="77777777" w:rsidTr="008E3CF3">
        <w:trPr>
          <w:cantSplit/>
          <w:jc w:val="center"/>
        </w:trPr>
        <w:tc>
          <w:tcPr>
            <w:tcW w:w="1440" w:type="dxa"/>
          </w:tcPr>
          <w:p w14:paraId="1D45820D" w14:textId="77777777" w:rsidR="00E367B9" w:rsidRPr="00A03C55" w:rsidRDefault="00E367B9" w:rsidP="008E3CF3">
            <w:pPr>
              <w:pStyle w:val="TableEntry"/>
              <w:rPr>
                <w:noProof w:val="0"/>
              </w:rPr>
            </w:pPr>
            <w:r w:rsidRPr="00A03C55">
              <w:rPr>
                <w:noProof w:val="0"/>
              </w:rPr>
              <w:t>HL7V2</w:t>
            </w:r>
          </w:p>
        </w:tc>
        <w:tc>
          <w:tcPr>
            <w:tcW w:w="8136" w:type="dxa"/>
          </w:tcPr>
          <w:p w14:paraId="0E9AED64" w14:textId="77777777" w:rsidR="00E367B9" w:rsidRPr="00A03C55" w:rsidRDefault="00E367B9" w:rsidP="008E3CF3">
            <w:pPr>
              <w:pStyle w:val="TableEntry"/>
              <w:rPr>
                <w:noProof w:val="0"/>
              </w:rPr>
            </w:pPr>
            <w:r w:rsidRPr="00A03C55">
              <w:rPr>
                <w:noProof w:val="0"/>
              </w:rPr>
              <w:t>HL7 Version 2.5</w:t>
            </w:r>
          </w:p>
        </w:tc>
      </w:tr>
      <w:tr w:rsidR="00E367B9" w:rsidRPr="00A03C55" w14:paraId="10DB9849" w14:textId="77777777" w:rsidTr="008E3CF3">
        <w:trPr>
          <w:cantSplit/>
          <w:jc w:val="center"/>
        </w:trPr>
        <w:tc>
          <w:tcPr>
            <w:tcW w:w="9350" w:type="dxa"/>
            <w:gridSpan w:val="2"/>
          </w:tcPr>
          <w:p w14:paraId="3A6A08AD" w14:textId="77777777" w:rsidR="00E367B9" w:rsidRPr="00A03C55" w:rsidRDefault="00E367B9" w:rsidP="008E3CF3">
            <w:pPr>
              <w:pStyle w:val="TableEntry"/>
              <w:rPr>
                <w:noProof w:val="0"/>
              </w:rPr>
            </w:pPr>
            <w:r w:rsidRPr="00A03C55">
              <w:rPr>
                <w:noProof w:val="0"/>
              </w:rPr>
              <w:t>See ITI TF 2x: Appendix V for other referenced standards for SOAP encoding.</w:t>
            </w:r>
          </w:p>
        </w:tc>
      </w:tr>
      <w:tr w:rsidR="00E367B9" w:rsidRPr="00A03C55" w14:paraId="3B5AF7C1" w14:textId="77777777" w:rsidTr="008E3CF3">
        <w:trPr>
          <w:cantSplit/>
          <w:jc w:val="center"/>
        </w:trPr>
        <w:tc>
          <w:tcPr>
            <w:tcW w:w="9350" w:type="dxa"/>
            <w:gridSpan w:val="2"/>
          </w:tcPr>
          <w:p w14:paraId="536DEE47" w14:textId="77777777" w:rsidR="00E367B9" w:rsidRPr="00A03C55" w:rsidRDefault="00E367B9" w:rsidP="008E3CF3">
            <w:pPr>
              <w:pStyle w:val="TableEntry"/>
              <w:rPr>
                <w:noProof w:val="0"/>
              </w:rPr>
            </w:pPr>
            <w:r w:rsidRPr="00A03C55">
              <w:rPr>
                <w:noProof w:val="0"/>
                <w:szCs w:val="18"/>
              </w:rPr>
              <w:t>See ITI TF 3: 4.2 for other referenced standards for metadata element encoding.</w:t>
            </w:r>
          </w:p>
        </w:tc>
      </w:tr>
    </w:tbl>
    <w:p w14:paraId="2BDF7869" w14:textId="7EE9888F" w:rsidR="00E367B9" w:rsidRPr="00A03C55" w:rsidRDefault="00E367B9" w:rsidP="00E367B9">
      <w:pPr>
        <w:pStyle w:val="Heading3"/>
        <w:numPr>
          <w:ilvl w:val="0"/>
          <w:numId w:val="0"/>
        </w:numPr>
        <w:rPr>
          <w:noProof w:val="0"/>
        </w:rPr>
      </w:pPr>
      <w:bookmarkStart w:id="2238" w:name="_Toc430289672"/>
      <w:bookmarkStart w:id="2239" w:name="_Toc450896360"/>
      <w:bookmarkStart w:id="2240" w:name="_Toc13773834"/>
      <w:r w:rsidRPr="00A03C55">
        <w:rPr>
          <w:noProof w:val="0"/>
        </w:rPr>
        <w:lastRenderedPageBreak/>
        <w:t xml:space="preserve">3.61.4 </w:t>
      </w:r>
      <w:bookmarkEnd w:id="2238"/>
      <w:bookmarkEnd w:id="2239"/>
      <w:r w:rsidR="00A03C55">
        <w:rPr>
          <w:noProof w:val="0"/>
        </w:rPr>
        <w:t>Messages</w:t>
      </w:r>
      <w:bookmarkEnd w:id="2240"/>
    </w:p>
    <w:bookmarkStart w:id="2241" w:name="_MON_1073415211"/>
    <w:bookmarkEnd w:id="2241"/>
    <w:p w14:paraId="371B310E" w14:textId="700EA14C" w:rsidR="00E367B9" w:rsidRDefault="00886A83" w:rsidP="00E367B9">
      <w:pPr>
        <w:pStyle w:val="BodyText"/>
        <w:jc w:val="center"/>
        <w:rPr>
          <w:sz w:val="20"/>
        </w:rPr>
      </w:pPr>
      <w:r w:rsidRPr="00A03C55">
        <w:rPr>
          <w:noProof/>
          <w:sz w:val="20"/>
        </w:rPr>
        <w:object w:dxaOrig="8080" w:dyaOrig="3600" w14:anchorId="40CC2255">
          <v:shape id="_x0000_i1025" type="#_x0000_t75" alt="" style="width:261.35pt;height:151.9pt;mso-width-percent:0;mso-height-percent:0;mso-width-percent:0;mso-height-percent:0" o:ole="" fillcolor="window">
            <v:imagedata r:id="rId361" o:title="" cropbottom="-63242f" cropleft="26269f" cropright="-39996f"/>
          </v:shape>
          <o:OLEObject Type="Embed" ProgID="Word.Picture.8" ShapeID="_x0000_i1025" DrawAspect="Content" ObjectID="_1648459690" r:id="rId362"/>
        </w:object>
      </w:r>
    </w:p>
    <w:p w14:paraId="7375B3C7" w14:textId="1DD02974" w:rsidR="00211D2B" w:rsidRPr="00A03C55" w:rsidRDefault="00211D2B" w:rsidP="00211D2B">
      <w:pPr>
        <w:pStyle w:val="FigureTitle"/>
        <w:rPr>
          <w:noProof w:val="0"/>
        </w:rPr>
      </w:pPr>
      <w:r>
        <w:t>Figure 3.61.4-1: Interaction Diagram</w:t>
      </w:r>
    </w:p>
    <w:p w14:paraId="2935C8EB" w14:textId="77777777" w:rsidR="00E367B9" w:rsidRPr="00A03C55" w:rsidRDefault="00E367B9" w:rsidP="00E367B9">
      <w:pPr>
        <w:pStyle w:val="Heading4"/>
        <w:numPr>
          <w:ilvl w:val="0"/>
          <w:numId w:val="0"/>
        </w:numPr>
        <w:rPr>
          <w:noProof w:val="0"/>
        </w:rPr>
      </w:pPr>
      <w:bookmarkStart w:id="2242" w:name="_Toc450896361"/>
      <w:r w:rsidRPr="00A03C55">
        <w:rPr>
          <w:noProof w:val="0"/>
        </w:rPr>
        <w:t>3.61.4.1 Register On-Demand Document Entry Request</w:t>
      </w:r>
      <w:bookmarkEnd w:id="2242"/>
    </w:p>
    <w:p w14:paraId="0F69A941" w14:textId="77777777" w:rsidR="00E367B9" w:rsidRPr="00A03C55" w:rsidRDefault="00E367B9" w:rsidP="00E367B9">
      <w:pPr>
        <w:pStyle w:val="BodyText"/>
      </w:pPr>
      <w:r w:rsidRPr="00A03C55">
        <w:t>The Register On-Demand Document Entry Request message is used to register metadata that can be used to request an on-demand document. An on-demand document is one which collects the latest, most recent available information at the time of retrieval. For more information about the On-Demand DocumentEntry specified in the request message see ITI TF-3: 4.1.1.</w:t>
      </w:r>
    </w:p>
    <w:p w14:paraId="638ED9D5" w14:textId="2F754DFD" w:rsidR="00E367B9" w:rsidRPr="00A03C55" w:rsidRDefault="00E367B9" w:rsidP="00E367B9">
      <w:pPr>
        <w:pStyle w:val="BodyText"/>
      </w:pPr>
      <w:r w:rsidRPr="00A03C55">
        <w:t>The On-Demand Document Source sends metadata to the Document Registry. The metadata contains one or more patient-specific On-Demand DocumentEntry objects and, optionally, Folders and Associations.</w:t>
      </w:r>
    </w:p>
    <w:p w14:paraId="7A47BB8F" w14:textId="77777777" w:rsidR="00E367B9" w:rsidRPr="00A03C55" w:rsidRDefault="00E367B9" w:rsidP="00E367B9">
      <w:pPr>
        <w:pStyle w:val="Heading5"/>
        <w:numPr>
          <w:ilvl w:val="0"/>
          <w:numId w:val="0"/>
        </w:numPr>
        <w:rPr>
          <w:noProof w:val="0"/>
        </w:rPr>
      </w:pPr>
      <w:bookmarkStart w:id="2243" w:name="_Toc450896362"/>
      <w:r w:rsidRPr="00A03C55">
        <w:rPr>
          <w:noProof w:val="0"/>
        </w:rPr>
        <w:t>3.61.4.1.1 Trigger Events</w:t>
      </w:r>
      <w:bookmarkEnd w:id="2243"/>
    </w:p>
    <w:p w14:paraId="2CF34E78" w14:textId="77777777" w:rsidR="00E367B9" w:rsidRPr="00A03C55" w:rsidRDefault="00E367B9" w:rsidP="00E367B9">
      <w:pPr>
        <w:pStyle w:val="BodyText"/>
      </w:pPr>
      <w:r w:rsidRPr="00A03C55">
        <w:t>The Register On-Demand Document Entry Request message is triggered when the On-Demand Document Source chooses to make available an on-demand document for a particular patient.</w:t>
      </w:r>
    </w:p>
    <w:p w14:paraId="0D160C44" w14:textId="77777777" w:rsidR="00E367B9" w:rsidRPr="00A03C55" w:rsidRDefault="00E367B9" w:rsidP="00E367B9">
      <w:pPr>
        <w:pStyle w:val="Heading5"/>
        <w:numPr>
          <w:ilvl w:val="0"/>
          <w:numId w:val="0"/>
        </w:numPr>
        <w:rPr>
          <w:noProof w:val="0"/>
        </w:rPr>
      </w:pPr>
      <w:bookmarkStart w:id="2244" w:name="_Toc450896363"/>
      <w:r w:rsidRPr="00A03C55">
        <w:rPr>
          <w:noProof w:val="0"/>
        </w:rPr>
        <w:t>3.61.4.1.2 Message Semantics</w:t>
      </w:r>
      <w:bookmarkEnd w:id="2244"/>
    </w:p>
    <w:p w14:paraId="21E148CC" w14:textId="349454C9" w:rsidR="00E367B9" w:rsidRPr="00A03C55" w:rsidRDefault="00E367B9" w:rsidP="00E367B9">
      <w:r w:rsidRPr="00A03C55">
        <w:t>The Register On-Demand Document Entry Request message shall use SOAP 1.2 and Simple SOAP. Implementors of this transaction shall comply with all requirements described in ITI TF-2x: Appendix V</w:t>
      </w:r>
      <w:r w:rsidR="00C73A81" w:rsidRPr="00A03C55">
        <w:t>.3</w:t>
      </w:r>
      <w:r w:rsidRPr="00A03C55">
        <w:t>.</w:t>
      </w:r>
    </w:p>
    <w:p w14:paraId="5AB28782" w14:textId="77777777" w:rsidR="00E367B9" w:rsidRPr="00A03C55" w:rsidRDefault="00E367B9" w:rsidP="00E367B9">
      <w:r w:rsidRPr="00A03C55">
        <w:t>The Register On-Demand Document Entry Request message shall contain a Submission Request, as defined in ITI TF-3: 4.1.4 except that it shall include at least one On-Demand DocumentEntry. All DocumentEntry objects in this Submission Request shall be On-Demand DocumentEntry objects and, therefore, will not be Stable DocumentEntry objects.</w:t>
      </w:r>
    </w:p>
    <w:p w14:paraId="0E05786C" w14:textId="50ADBAE7" w:rsidR="00E367B9" w:rsidRPr="00A03C55" w:rsidRDefault="00E367B9" w:rsidP="00E367B9">
      <w:pPr>
        <w:pStyle w:val="BodyText"/>
      </w:pPr>
      <w:r w:rsidRPr="00A03C55">
        <w:t xml:space="preserve">This transaction imposes no restrictions on the use of Folders or Associations. In particular, workflows which replace a Stable DocumentEntry with an On-Demand DocumentEntry, add an On-Demand DocumentEntry to a Folder, or replace an On-Demand DocumentEntry with a new On-Demand DocumentEntry are all valid. </w:t>
      </w:r>
    </w:p>
    <w:p w14:paraId="02E973D2" w14:textId="08520D22" w:rsidR="00E367B9" w:rsidRPr="00A03C55" w:rsidRDefault="00E367B9" w:rsidP="00E367B9">
      <w:pPr>
        <w:pStyle w:val="Note"/>
      </w:pPr>
      <w:r w:rsidRPr="00A03C55">
        <w:t>Note: Because a Stable DocumentEntry cannot be submitted in this transaction, Associations which require the simultaneous submission of a Stable DocumentEntry cannot be included in this transaction</w:t>
      </w:r>
      <w:r w:rsidR="009A338E" w:rsidRPr="00A03C55">
        <w:t xml:space="preserve">. </w:t>
      </w:r>
      <w:r w:rsidRPr="00A03C55">
        <w:t>For example, workflows which replace an On-Demand DocumentEntry with a Stable DocumentEntry are not allowed.</w:t>
      </w:r>
    </w:p>
    <w:p w14:paraId="793A35D5" w14:textId="652939D5" w:rsidR="00E367B9" w:rsidRPr="00A03C55" w:rsidRDefault="00E367B9" w:rsidP="00E367B9">
      <w:r w:rsidRPr="00A03C55">
        <w:lastRenderedPageBreak/>
        <w:t>See ITI TF-3:</w:t>
      </w:r>
      <w:r w:rsidR="001905AE" w:rsidRPr="00A03C55">
        <w:t xml:space="preserve"> </w:t>
      </w:r>
      <w:r w:rsidRPr="00A03C55">
        <w:t>4.2.1.4 for a description of the ebRS/ebRIM representation of a Submission Request. The metadata requirements for this Submission Request are defined in ITI TF-3: 4.3.1. In its use of metadata, the On-Demand DocumentEntry has the same requirements as a Stable DocumentEntry, except for the following:</w:t>
      </w:r>
    </w:p>
    <w:p w14:paraId="49301581" w14:textId="77777777" w:rsidR="008E3CF3" w:rsidRPr="00A03C55" w:rsidRDefault="00E367B9" w:rsidP="003462A5">
      <w:pPr>
        <w:pStyle w:val="ListBullet2"/>
      </w:pPr>
      <w:r w:rsidRPr="00A03C55">
        <w:t xml:space="preserve">creationTime – Not Applicable; shall not be specified in a Register On-Demand Document Entry Request. </w:t>
      </w:r>
    </w:p>
    <w:p w14:paraId="54B5C9B5" w14:textId="77777777" w:rsidR="008E3CF3" w:rsidRPr="00A03C55" w:rsidRDefault="00E367B9" w:rsidP="003462A5">
      <w:pPr>
        <w:pStyle w:val="ListBullet2"/>
      </w:pPr>
      <w:r w:rsidRPr="00A03C55">
        <w:t>hash – Not Applicable; shall not be specified in a Register On-Demand Document Entry Request.</w:t>
      </w:r>
    </w:p>
    <w:p w14:paraId="5D080868" w14:textId="77777777" w:rsidR="008E3CF3" w:rsidRPr="00A03C55" w:rsidRDefault="00E367B9" w:rsidP="003462A5">
      <w:pPr>
        <w:pStyle w:val="ListBullet2"/>
      </w:pPr>
      <w:r w:rsidRPr="00A03C55">
        <w:t>legalAuthenticator – Recommend this not be specified as having no clear meaning in the context of an On-Demand DocumentEntry.</w:t>
      </w:r>
    </w:p>
    <w:p w14:paraId="18376DF4" w14:textId="77777777" w:rsidR="008E3CF3" w:rsidRPr="00A03C55" w:rsidRDefault="00E367B9" w:rsidP="003462A5">
      <w:pPr>
        <w:pStyle w:val="ListBullet2"/>
      </w:pPr>
      <w:r w:rsidRPr="00A03C55">
        <w:t xml:space="preserve">repositoryUniqueId – The globally unique immutable identifier of the On-Demand Document Source which provides an On-Demand Document corresponding to this On-Demand DocumentEntry. This unique identifier for the On-Demand Document Source may be used to identify and connect to the specific On-Demand Document Source where a current instance of the on-demand document may be retrieved. </w:t>
      </w:r>
    </w:p>
    <w:p w14:paraId="2181D9E6" w14:textId="77777777" w:rsidR="008E3CF3" w:rsidRPr="00A03C55" w:rsidRDefault="00E367B9" w:rsidP="003462A5">
      <w:pPr>
        <w:pStyle w:val="ListBullet2"/>
      </w:pPr>
      <w:r w:rsidRPr="00A03C55">
        <w:t>size – Not Applicable; shall not be specified in a Register On-Demand Document Entry Request.</w:t>
      </w:r>
    </w:p>
    <w:p w14:paraId="0D90FF22" w14:textId="77777777" w:rsidR="008E3CF3" w:rsidRPr="00A03C55" w:rsidRDefault="00E367B9" w:rsidP="003462A5">
      <w:pPr>
        <w:pStyle w:val="ListBullet2"/>
      </w:pPr>
      <w:r w:rsidRPr="00A03C55">
        <w:t>serviceStartTime and serviceStopTime - For On-Demand DocumentEntry objects this attribute represents the earliest time(serviceStartTime)/most recent time(serviceStopTime) health service was rendered for which data is available on-demand. For some On-Demand Document Sources this attribute is not applicable and so would not be present.</w:t>
      </w:r>
    </w:p>
    <w:p w14:paraId="0E988622" w14:textId="7B66B86A" w:rsidR="008E3CF3" w:rsidRPr="00A03C55" w:rsidRDefault="00E367B9" w:rsidP="003462A5">
      <w:pPr>
        <w:pStyle w:val="ListBullet2"/>
      </w:pPr>
      <w:r w:rsidRPr="00A03C55">
        <w:t>uniqueId – The globally unique identifier assigned by the On-Demand Document Source to this On-Demand DocumentEntry. It is used in the Retrieve Document Set [ITI-43] transaction to identify the correct On-Demand Document to access. The use of uniqueId in On-Demand DocumentEntry objects is different from Stable DocumentEntry objects as this value will never represent an actual document. See ITI TF-3:</w:t>
      </w:r>
      <w:r w:rsidR="006B64BA" w:rsidRPr="00A03C55">
        <w:t xml:space="preserve"> </w:t>
      </w:r>
      <w:r w:rsidRPr="00A03C55">
        <w:t>4.1.1 for more details regarding use of uniqueId by On-Demand DocumentEntry objects.</w:t>
      </w:r>
    </w:p>
    <w:p w14:paraId="0C5E8478" w14:textId="31E0BF0C" w:rsidR="00E367B9" w:rsidRPr="00A03C55" w:rsidRDefault="00E367B9" w:rsidP="00E367B9">
      <w:pPr>
        <w:pStyle w:val="BodyText"/>
      </w:pPr>
      <w:r w:rsidRPr="00A03C55">
        <w:t xml:space="preserve">A full example of document metadata submission is available </w:t>
      </w:r>
      <w:del w:id="2245" w:author="Lynn Felhofer" w:date="2020-03-23T16:17:00Z">
        <w:r w:rsidRPr="00A03C55" w:rsidDel="00392918">
          <w:delText xml:space="preserve">online on the </w:delText>
        </w:r>
      </w:del>
      <w:del w:id="2246" w:author="Lynn Felhofer" w:date="2020-03-23T15:54:00Z">
        <w:r w:rsidRPr="00A03C55" w:rsidDel="00FD6681">
          <w:delText>IHE FTP site</w:delText>
        </w:r>
      </w:del>
      <w:del w:id="2247" w:author="Lynn Felhofer" w:date="2020-03-23T16:17:00Z">
        <w:r w:rsidRPr="00A03C55" w:rsidDel="00392918">
          <w:delText>,</w:delText>
        </w:r>
      </w:del>
      <w:ins w:id="2248" w:author="Lynn Felhofer" w:date="2020-03-23T16:17:00Z">
        <w:r w:rsidR="00392918">
          <w:t xml:space="preserve">online: </w:t>
        </w:r>
      </w:ins>
      <w:r w:rsidRPr="00A03C55">
        <w:t xml:space="preserve"> see ITI TF-2x: Appendix W.</w:t>
      </w:r>
    </w:p>
    <w:p w14:paraId="210CB953" w14:textId="77777777" w:rsidR="00E367B9" w:rsidRPr="00A03C55" w:rsidRDefault="00E367B9" w:rsidP="00E367B9">
      <w:pPr>
        <w:pStyle w:val="BodyText"/>
      </w:pPr>
      <w:r w:rsidRPr="00A03C55">
        <w:t>XML namespace prefixes used in text and in examples below are for informative purposes only and are documented in ITI TF-2x: Appendix V, Table 2.4-1.</w:t>
      </w:r>
    </w:p>
    <w:p w14:paraId="002E74CE" w14:textId="377E21D5" w:rsidR="00E367B9" w:rsidRPr="00A03C55" w:rsidRDefault="00E367B9" w:rsidP="00E367B9">
      <w:pPr>
        <w:pStyle w:val="BodyText"/>
      </w:pPr>
      <w:r w:rsidRPr="00A03C55">
        <w:t>The requirements for the request message</w:t>
      </w:r>
      <w:r w:rsidR="00C73A81" w:rsidRPr="00A03C55">
        <w:t xml:space="preserve"> with the Synchronous and the WS-Addressing based Asynchronous Web Services stack</w:t>
      </w:r>
      <w:r w:rsidRPr="00A03C55">
        <w:t xml:space="preserve"> are:</w:t>
      </w:r>
    </w:p>
    <w:p w14:paraId="1143B989" w14:textId="77777777" w:rsidR="008E3CF3" w:rsidRPr="00A03C55" w:rsidRDefault="00E367B9" w:rsidP="003462A5">
      <w:pPr>
        <w:pStyle w:val="ListBullet2"/>
      </w:pPr>
      <w:r w:rsidRPr="00A03C55">
        <w:t>the &lt;wsa:Action&gt; SOAP element shall contain the value urn:ihe:iti:2010:RegisterOnDemandDocumentEntry</w:t>
      </w:r>
    </w:p>
    <w:p w14:paraId="6E31872C" w14:textId="77777777" w:rsidR="008E3CF3" w:rsidRPr="00A03C55" w:rsidRDefault="00E367B9" w:rsidP="003462A5">
      <w:pPr>
        <w:pStyle w:val="ListBullet2"/>
      </w:pPr>
      <w:r w:rsidRPr="00A03C55">
        <w:t>the &lt;soap12:Body&gt; shall contain one &lt;lcm:SubmitObjectsRequest&gt; element representing the Submission Request (see ITI TF-3: 4.2.1.4 for details of expressing a Submission Request).</w:t>
      </w:r>
    </w:p>
    <w:p w14:paraId="7D1B9959" w14:textId="2F7BC9A1" w:rsidR="00E367B9" w:rsidRPr="00A03C55" w:rsidRDefault="00E367B9" w:rsidP="00E367B9">
      <w:pPr>
        <w:pStyle w:val="BodyText"/>
      </w:pPr>
      <w:r w:rsidRPr="00A03C55">
        <w:lastRenderedPageBreak/>
        <w:t xml:space="preserve">A full XML Schema Document for the XDS types is available </w:t>
      </w:r>
      <w:del w:id="2249" w:author="Lynn Felhofer" w:date="2020-03-23T16:17:00Z">
        <w:r w:rsidRPr="00A03C55" w:rsidDel="00392918">
          <w:delText xml:space="preserve">online on the </w:delText>
        </w:r>
      </w:del>
      <w:del w:id="2250" w:author="Lynn Felhofer" w:date="2020-03-23T15:54:00Z">
        <w:r w:rsidRPr="00A03C55" w:rsidDel="00FD6681">
          <w:delText>IHE FTP site</w:delText>
        </w:r>
      </w:del>
      <w:del w:id="2251" w:author="Lynn Felhofer" w:date="2020-03-23T16:17:00Z">
        <w:r w:rsidRPr="00A03C55" w:rsidDel="00392918">
          <w:delText>,</w:delText>
        </w:r>
      </w:del>
      <w:ins w:id="2252" w:author="Lynn Felhofer" w:date="2020-03-23T16:17:00Z">
        <w:r w:rsidR="00392918">
          <w:t xml:space="preserve">online: </w:t>
        </w:r>
      </w:ins>
      <w:r w:rsidRPr="00A03C55">
        <w:t xml:space="preserve"> see ITI TF-2x: Appendix W.</w:t>
      </w:r>
    </w:p>
    <w:p w14:paraId="26D6F32E" w14:textId="77777777" w:rsidR="00E367B9" w:rsidRPr="00A03C55" w:rsidRDefault="00E367B9" w:rsidP="00E367B9">
      <w:pPr>
        <w:pStyle w:val="BodyText"/>
      </w:pPr>
      <w:r w:rsidRPr="00A03C55">
        <w:t>Below is an example of the SOAP Body for a Register On-Demand Document Entry Request message:</w:t>
      </w:r>
    </w:p>
    <w:p w14:paraId="1F3BEB54" w14:textId="77777777" w:rsidR="00E367B9" w:rsidRPr="00A03C55" w:rsidRDefault="00E367B9" w:rsidP="00E367B9">
      <w:pPr>
        <w:pStyle w:val="BodyText"/>
      </w:pPr>
    </w:p>
    <w:p w14:paraId="58BFB128"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&lt;soap12:Body&gt;</w:t>
      </w:r>
    </w:p>
    <w:p w14:paraId="4CFC3BD9"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&lt;lcm:SubmitObjectsRequest&gt;</w:t>
      </w:r>
    </w:p>
    <w:p w14:paraId="0390D864"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 Submission Request contents – See ITI TF-3: 4.2.1.4 --&gt;</w:t>
      </w:r>
    </w:p>
    <w:p w14:paraId="66CA1EA9"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&lt;rim:RegistryObjectList&gt;</w:t>
      </w:r>
    </w:p>
    <w:p w14:paraId="73072B48"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w:t>
      </w:r>
    </w:p>
    <w:p w14:paraId="75146CF4"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 Registry Metadata goes here --&gt;</w:t>
      </w:r>
    </w:p>
    <w:p w14:paraId="2BA4B9F6"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w:t>
      </w:r>
    </w:p>
    <w:p w14:paraId="697EECCE"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&lt;/rim:RegistryObjectList&gt;</w:t>
      </w:r>
    </w:p>
    <w:p w14:paraId="454F7DE4"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&lt;/lcm:SubmitObjectsRequest&gt;</w:t>
      </w:r>
    </w:p>
    <w:p w14:paraId="159D729E"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&lt;/soap12:Body&gt;</w:t>
      </w:r>
    </w:p>
    <w:p w14:paraId="5442C242" w14:textId="4CD2669C" w:rsidR="00E367B9" w:rsidRPr="00A03C55" w:rsidRDefault="00E367B9" w:rsidP="00E367B9">
      <w:pPr>
        <w:pStyle w:val="BodyText"/>
      </w:pPr>
      <w:r w:rsidRPr="00A03C55">
        <w:t xml:space="preserve">If the On-Demand Document Source supports the Asynchronous Web Services Exchange Option, it shall be able to generate </w:t>
      </w:r>
      <w:r w:rsidR="00C73A81" w:rsidRPr="00A03C55">
        <w:t>a WS-Addressing based</w:t>
      </w:r>
      <w:r w:rsidRPr="00A03C55">
        <w:t xml:space="preserve"> Asynchronous Web Services request as defined in ITI TF-2x: Appendix V.</w:t>
      </w:r>
      <w:r w:rsidR="00C73A81" w:rsidRPr="00A03C55">
        <w:t>3</w:t>
      </w:r>
      <w:r w:rsidRPr="00A03C55">
        <w:t>.</w:t>
      </w:r>
    </w:p>
    <w:p w14:paraId="202333EC" w14:textId="3232BFCA" w:rsidR="00E367B9" w:rsidRPr="00A03C55" w:rsidRDefault="00E367B9" w:rsidP="00E367B9">
      <w:pPr>
        <w:pStyle w:val="BodyText"/>
        <w:rPr>
          <w:bCs/>
        </w:rPr>
      </w:pPr>
      <w:r w:rsidRPr="00A03C55">
        <w:t>If the On-Demand Document Source supports the Basic Patient Privacy Enforcement Option, it shall comply with the requirements as described in ITI TF-1:</w:t>
      </w:r>
      <w:r w:rsidR="009543D0" w:rsidRPr="00A03C55">
        <w:t xml:space="preserve"> </w:t>
      </w:r>
      <w:r w:rsidRPr="00A03C55">
        <w:t>10.2.9.</w:t>
      </w:r>
    </w:p>
    <w:p w14:paraId="018BA554" w14:textId="77777777" w:rsidR="00E367B9" w:rsidRPr="00A03C55" w:rsidRDefault="00E367B9" w:rsidP="00E367B9">
      <w:pPr>
        <w:pStyle w:val="Heading5"/>
        <w:numPr>
          <w:ilvl w:val="0"/>
          <w:numId w:val="0"/>
        </w:numPr>
        <w:rPr>
          <w:noProof w:val="0"/>
        </w:rPr>
      </w:pPr>
      <w:bookmarkStart w:id="2253" w:name="_Toc450896364"/>
      <w:r w:rsidRPr="00A03C55">
        <w:rPr>
          <w:noProof w:val="0"/>
        </w:rPr>
        <w:t>3.61.4.1.3 Expected Actions</w:t>
      </w:r>
      <w:bookmarkEnd w:id="2253"/>
    </w:p>
    <w:p w14:paraId="65522AA8" w14:textId="77777777" w:rsidR="00E367B9" w:rsidRPr="00A03C55" w:rsidRDefault="00E367B9" w:rsidP="00E367B9">
      <w:pPr>
        <w:pStyle w:val="BodyText"/>
      </w:pPr>
      <w:r w:rsidRPr="00A03C55">
        <w:t>Upon receipt of a Register On-Demand Document Entry Request message, the Document Registry shall:</w:t>
      </w:r>
    </w:p>
    <w:p w14:paraId="1C3B5024" w14:textId="77777777" w:rsidR="008E3CF3" w:rsidRPr="00A03C55" w:rsidRDefault="00E367B9" w:rsidP="003462A5">
      <w:pPr>
        <w:pStyle w:val="ListBullet2"/>
      </w:pPr>
      <w:r w:rsidRPr="00A03C55">
        <w:t>Perform metadata validations</w:t>
      </w:r>
    </w:p>
    <w:p w14:paraId="2A7E439B" w14:textId="77777777" w:rsidR="008E3CF3" w:rsidRPr="00A03C55" w:rsidRDefault="00E367B9" w:rsidP="003462A5">
      <w:pPr>
        <w:pStyle w:val="ListBullet2"/>
      </w:pPr>
      <w:r w:rsidRPr="00A03C55">
        <w:t>Store all IHE-defined metadata attributes received so that they are available to return in responses to future queries.</w:t>
      </w:r>
    </w:p>
    <w:p w14:paraId="48F45292" w14:textId="77777777" w:rsidR="008E3CF3" w:rsidRPr="00A03C55" w:rsidRDefault="00E367B9" w:rsidP="003462A5">
      <w:pPr>
        <w:pStyle w:val="ListBullet2"/>
      </w:pPr>
      <w:r w:rsidRPr="00A03C55">
        <w:t>Return a response message giving the status of the operation.</w:t>
      </w:r>
    </w:p>
    <w:p w14:paraId="60108CE5" w14:textId="77777777" w:rsidR="00E367B9" w:rsidRPr="00A03C55" w:rsidRDefault="00E367B9" w:rsidP="00E367B9">
      <w:pPr>
        <w:pStyle w:val="BodyText"/>
      </w:pPr>
      <w:r w:rsidRPr="00A03C55">
        <w:t>If the Document Registry rejects the metadata, it shall:</w:t>
      </w:r>
    </w:p>
    <w:p w14:paraId="75FA0F92" w14:textId="77777777" w:rsidR="008E3CF3" w:rsidRPr="00A03C55" w:rsidRDefault="00E367B9" w:rsidP="003462A5">
      <w:pPr>
        <w:pStyle w:val="ListBullet2"/>
      </w:pPr>
      <w:r w:rsidRPr="00A03C55">
        <w:t>Return an error including at least one error message in the response. For a complete list of applicable codes, refer to ITI TF-3: Table 4.2.4.1-2.</w:t>
      </w:r>
    </w:p>
    <w:p w14:paraId="153440D6" w14:textId="77777777" w:rsidR="008E3CF3" w:rsidRPr="00A03C55" w:rsidRDefault="00E367B9" w:rsidP="003462A5">
      <w:pPr>
        <w:pStyle w:val="ListBullet2"/>
      </w:pPr>
      <w:r w:rsidRPr="00A03C55">
        <w:t xml:space="preserve">Roll back any changes made. </w:t>
      </w:r>
    </w:p>
    <w:p w14:paraId="10A821B2" w14:textId="0D81E68B" w:rsidR="00E367B9" w:rsidRPr="00A03C55" w:rsidRDefault="00E367B9" w:rsidP="00E367B9">
      <w:r w:rsidRPr="00A03C55">
        <w:t xml:space="preserve">The Document Registry shall comply with all of the requirements specified in </w:t>
      </w:r>
      <w:r w:rsidR="001905AE" w:rsidRPr="00A03C55">
        <w:t>Sections</w:t>
      </w:r>
      <w:r w:rsidRPr="00A03C55">
        <w:t xml:space="preserve"> 3.42.4.1.3.1 through 3.42.4.1.3.7 except for </w:t>
      </w:r>
      <w:r w:rsidR="001905AE" w:rsidRPr="00A03C55">
        <w:t>Section</w:t>
      </w:r>
      <w:r w:rsidRPr="00A03C55">
        <w:t xml:space="preserve"> 3.42.4.1.3.3.1 which describes the validation of DocumentEntry.uniqueId. In terms of this metadata attribute, the Document Registry shall reject the message and return an error if the uniqueId attribute matches the uniqueId attribute of a Stable DocumentEntry currently within the Document Registry. If the uniqueId attribute matches the uniqueId attribute of an On-Demand DocumentEntry currently within the Document Registry the Document Registry shall accept the transaction and thereby create a new On-Demand DocumentEntry with the same uniqueId.</w:t>
      </w:r>
    </w:p>
    <w:p w14:paraId="1D2155E0" w14:textId="77777777" w:rsidR="00E367B9" w:rsidRPr="00A03C55" w:rsidRDefault="00E367B9" w:rsidP="00E367B9">
      <w:pPr>
        <w:pStyle w:val="Heading4"/>
        <w:numPr>
          <w:ilvl w:val="0"/>
          <w:numId w:val="0"/>
        </w:numPr>
        <w:rPr>
          <w:noProof w:val="0"/>
        </w:rPr>
      </w:pPr>
      <w:bookmarkStart w:id="2254" w:name="_Toc450896365"/>
      <w:r w:rsidRPr="00A03C55">
        <w:rPr>
          <w:noProof w:val="0"/>
        </w:rPr>
        <w:lastRenderedPageBreak/>
        <w:t>3.61.4.2 Register On-Demand Document Entry Response</w:t>
      </w:r>
      <w:bookmarkEnd w:id="2254"/>
    </w:p>
    <w:p w14:paraId="22E82C4C" w14:textId="77777777" w:rsidR="00E367B9" w:rsidRPr="00A03C55" w:rsidRDefault="00E367B9" w:rsidP="00E367B9">
      <w:pPr>
        <w:pStyle w:val="BodyText"/>
        <w:rPr>
          <w:i/>
          <w:iCs/>
        </w:rPr>
      </w:pPr>
      <w:r w:rsidRPr="00A03C55">
        <w:t>The Document Registry sends the result of processing the On-Demand DocumentEntry metadata to the On-Demand Document Source.</w:t>
      </w:r>
    </w:p>
    <w:p w14:paraId="3FF822BF" w14:textId="77777777" w:rsidR="00E367B9" w:rsidRPr="00A03C55" w:rsidRDefault="00E367B9" w:rsidP="00E367B9">
      <w:pPr>
        <w:pStyle w:val="Heading5"/>
        <w:numPr>
          <w:ilvl w:val="0"/>
          <w:numId w:val="0"/>
        </w:numPr>
        <w:rPr>
          <w:noProof w:val="0"/>
        </w:rPr>
      </w:pPr>
      <w:bookmarkStart w:id="2255" w:name="_Toc450896366"/>
      <w:r w:rsidRPr="00A03C55">
        <w:rPr>
          <w:noProof w:val="0"/>
        </w:rPr>
        <w:t>3.61.4.2.1 Trigger Events</w:t>
      </w:r>
      <w:bookmarkEnd w:id="2255"/>
    </w:p>
    <w:p w14:paraId="2D59C9A3" w14:textId="77777777" w:rsidR="00E367B9" w:rsidRPr="00A03C55" w:rsidRDefault="00E367B9" w:rsidP="00E367B9">
      <w:pPr>
        <w:pStyle w:val="BodyText"/>
      </w:pPr>
      <w:r w:rsidRPr="00A03C55">
        <w:t>The Document Registry finishes processing a Register On-Demand Document Entry Request message and shall return a Register On-Demand Document Entry Response message.</w:t>
      </w:r>
    </w:p>
    <w:p w14:paraId="68993A4B" w14:textId="77777777" w:rsidR="00E367B9" w:rsidRPr="00A03C55" w:rsidRDefault="00E367B9" w:rsidP="00E367B9">
      <w:pPr>
        <w:pStyle w:val="Heading5"/>
        <w:numPr>
          <w:ilvl w:val="0"/>
          <w:numId w:val="0"/>
        </w:numPr>
        <w:rPr>
          <w:noProof w:val="0"/>
        </w:rPr>
      </w:pPr>
      <w:bookmarkStart w:id="2256" w:name="_Toc450896367"/>
      <w:r w:rsidRPr="00A03C55">
        <w:rPr>
          <w:noProof w:val="0"/>
        </w:rPr>
        <w:t>3.61.4.2.2 Message Semantics</w:t>
      </w:r>
      <w:bookmarkEnd w:id="2256"/>
    </w:p>
    <w:p w14:paraId="595E4568" w14:textId="16ADCF0D" w:rsidR="00E367B9" w:rsidRPr="00A03C55" w:rsidRDefault="00E367B9" w:rsidP="00E367B9">
      <w:r w:rsidRPr="00A03C55">
        <w:t>The Register On-Demand Document Entry Response message shall use SOAP 1.2 and Simple SOAP. Implementors of this transaction shall comply with all requirements described in: ITI TF-2x: Appendix V</w:t>
      </w:r>
      <w:r w:rsidR="00C73A81" w:rsidRPr="00A03C55">
        <w:t>.3</w:t>
      </w:r>
      <w:r w:rsidRPr="00A03C55">
        <w:t>.</w:t>
      </w:r>
    </w:p>
    <w:p w14:paraId="109991C8" w14:textId="77777777" w:rsidR="00E367B9" w:rsidRPr="00A03C55" w:rsidRDefault="00E367B9" w:rsidP="00E367B9">
      <w:pPr>
        <w:pStyle w:val="BodyText"/>
      </w:pPr>
      <w:r w:rsidRPr="00A03C55">
        <w:t xml:space="preserve">The Register On-Demand Document Entry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A03C55">
        <w:rPr>
          <w:lang w:eastAsia="ar-SA"/>
        </w:rPr>
        <w:t>4.2.4 Error Reporting</w:t>
      </w:r>
      <w:r w:rsidRPr="00A03C55">
        <w:t>. This transaction does not support a partial success response.</w:t>
      </w:r>
    </w:p>
    <w:p w14:paraId="6E7A67D1" w14:textId="77777777" w:rsidR="00E367B9" w:rsidRPr="00A03C55" w:rsidRDefault="00E367B9" w:rsidP="00E367B9">
      <w:pPr>
        <w:pStyle w:val="BodyText"/>
      </w:pPr>
      <w:r w:rsidRPr="00A03C55">
        <w:t>If creationTime, hash or size metadata attributes are received in a Register On-Demand Document Entry Request message, the Document Registry shall return an XDSRegistryMetadataError.</w:t>
      </w:r>
    </w:p>
    <w:p w14:paraId="68EDA5AC" w14:textId="77777777" w:rsidR="00E367B9" w:rsidRPr="00A03C55" w:rsidRDefault="00E367B9" w:rsidP="00E367B9">
      <w:pPr>
        <w:pStyle w:val="BodyText"/>
      </w:pPr>
      <w:r w:rsidRPr="00A03C55">
        <w:t>XML namespace prefixes used in text and in examples below are for informational purposes only and are documented in ITI TF-2x: Appendix V, Table 2.4-1.</w:t>
      </w:r>
    </w:p>
    <w:p w14:paraId="7FF9B549" w14:textId="20036E34" w:rsidR="00E367B9" w:rsidRPr="00A03C55" w:rsidRDefault="00E367B9" w:rsidP="00E367B9">
      <w:pPr>
        <w:pStyle w:val="BodyText"/>
      </w:pPr>
      <w:r w:rsidRPr="00A03C55">
        <w:t>The requirements for the response message</w:t>
      </w:r>
      <w:r w:rsidR="00C73A81" w:rsidRPr="00A03C55">
        <w:t xml:space="preserve"> with the Synchronous and the WS-Addressing based Asynchronous Web Services stack</w:t>
      </w:r>
      <w:r w:rsidRPr="00A03C55">
        <w:t xml:space="preserve"> are:</w:t>
      </w:r>
    </w:p>
    <w:p w14:paraId="29ACB0C0" w14:textId="77777777" w:rsidR="008E3CF3" w:rsidRPr="00A03C55" w:rsidRDefault="00E367B9" w:rsidP="003462A5">
      <w:pPr>
        <w:pStyle w:val="ListBullet2"/>
      </w:pPr>
      <w:r w:rsidRPr="00A03C55">
        <w:t xml:space="preserve">the &lt;wsa:Action&gt; soap header shall contain the value </w:t>
      </w:r>
      <w:r w:rsidRPr="00A03C55">
        <w:rPr>
          <w:highlight w:val="white"/>
        </w:rPr>
        <w:t>urn:ihe:iti:2010:Register</w:t>
      </w:r>
      <w:r w:rsidRPr="00A03C55">
        <w:t>OnDemandDocumentResponse</w:t>
      </w:r>
    </w:p>
    <w:p w14:paraId="610579B5" w14:textId="77777777" w:rsidR="008E3CF3" w:rsidRPr="00A03C55" w:rsidRDefault="00E367B9" w:rsidP="003462A5">
      <w:pPr>
        <w:pStyle w:val="ListBullet2"/>
      </w:pPr>
      <w:r w:rsidRPr="00A03C55">
        <w:t>the &lt;soap12:Body&gt; soap element shall contain one &lt;rs:RegistryResponse&gt; element</w:t>
      </w:r>
    </w:p>
    <w:p w14:paraId="2A1B0B4B" w14:textId="77777777" w:rsidR="00E367B9" w:rsidRPr="00A03C55" w:rsidRDefault="00E367B9" w:rsidP="00E367B9">
      <w:r w:rsidRPr="00A03C55">
        <w:t>See ITI TF-3: 4.2.4 for examples of response messages.</w:t>
      </w:r>
    </w:p>
    <w:p w14:paraId="6A8CFD5B" w14:textId="2FC50F23" w:rsidR="00E367B9" w:rsidRPr="00A03C55" w:rsidRDefault="00E367B9" w:rsidP="00E367B9">
      <w:pPr>
        <w:pStyle w:val="BodyText"/>
      </w:pPr>
      <w:r w:rsidRPr="00A03C55">
        <w:t xml:space="preserve">If the Document Registry supports the Asynchronous Web Services Exchange Option and it receives </w:t>
      </w:r>
      <w:r w:rsidR="00C73A81" w:rsidRPr="00A03C55">
        <w:t>a WS-Addressing based</w:t>
      </w:r>
      <w:r w:rsidRPr="00A03C55">
        <w:t xml:space="preserve"> Asynchronous Web Services request, it shall respond as defined in ITI TF-2x: Appendix V.</w:t>
      </w:r>
      <w:r w:rsidR="00C73A81" w:rsidRPr="00A03C55">
        <w:t>3</w:t>
      </w:r>
      <w:r w:rsidRPr="00A03C55">
        <w:t>.</w:t>
      </w:r>
    </w:p>
    <w:p w14:paraId="3DE08658" w14:textId="77777777" w:rsidR="00E367B9" w:rsidRPr="00A03C55" w:rsidRDefault="00E367B9" w:rsidP="00E367B9">
      <w:pPr>
        <w:pStyle w:val="Heading5"/>
        <w:numPr>
          <w:ilvl w:val="0"/>
          <w:numId w:val="0"/>
        </w:numPr>
        <w:rPr>
          <w:noProof w:val="0"/>
        </w:rPr>
      </w:pPr>
      <w:bookmarkStart w:id="2257" w:name="_Toc450896368"/>
      <w:r w:rsidRPr="00A03C55">
        <w:rPr>
          <w:noProof w:val="0"/>
        </w:rPr>
        <w:t>3.61.4.2.3 Expected Actions</w:t>
      </w:r>
      <w:bookmarkEnd w:id="2257"/>
    </w:p>
    <w:p w14:paraId="698EA23A" w14:textId="77777777" w:rsidR="00E367B9" w:rsidRPr="00A03C55" w:rsidRDefault="00E367B9" w:rsidP="00E367B9">
      <w:pPr>
        <w:pStyle w:val="BodyText"/>
      </w:pPr>
      <w:r w:rsidRPr="00A03C55">
        <w:t>The On-Demand Document Source now knows that the transaction succeeded/failed and can continue. The metadata added to the Document Registry as a result of this transaction is now available for discovery.</w:t>
      </w:r>
    </w:p>
    <w:p w14:paraId="37EDE7B5" w14:textId="77777777" w:rsidR="007A1F44" w:rsidRPr="00A03C55" w:rsidRDefault="007A1F44" w:rsidP="001B289C">
      <w:pPr>
        <w:pStyle w:val="Heading3"/>
        <w:numPr>
          <w:ilvl w:val="0"/>
          <w:numId w:val="0"/>
        </w:numPr>
        <w:tabs>
          <w:tab w:val="clear" w:pos="2160"/>
          <w:tab w:val="clear" w:pos="2880"/>
        </w:tabs>
        <w:rPr>
          <w:noProof w:val="0"/>
        </w:rPr>
      </w:pPr>
      <w:bookmarkStart w:id="2258" w:name="_MON_1329917518"/>
      <w:bookmarkStart w:id="2259" w:name="_MON_1334496918"/>
      <w:bookmarkStart w:id="2260" w:name="_MON_1334496944"/>
      <w:bookmarkStart w:id="2261" w:name="_MON_1334496955"/>
      <w:bookmarkStart w:id="2262" w:name="_MON_1341133913"/>
      <w:bookmarkStart w:id="2263" w:name="_MON_1341133924"/>
      <w:bookmarkStart w:id="2264" w:name="_MON_1341133930"/>
      <w:bookmarkStart w:id="2265" w:name="_MON_1010245687"/>
      <w:bookmarkStart w:id="2266" w:name="_MON_1010245793"/>
      <w:bookmarkStart w:id="2267" w:name="_MON_1010246280"/>
      <w:bookmarkStart w:id="2268" w:name="_MON_1010252996"/>
      <w:bookmarkStart w:id="2269" w:name="_MON_1011391201"/>
      <w:bookmarkStart w:id="2270" w:name="_MON_1015286351"/>
      <w:bookmarkStart w:id="2271" w:name="_MON_1015739564"/>
      <w:bookmarkStart w:id="2272" w:name="_MON_1015740649"/>
      <w:bookmarkStart w:id="2273" w:name="_MON_1015740901"/>
      <w:bookmarkStart w:id="2274" w:name="_MON_1015741088"/>
      <w:bookmarkStart w:id="2275" w:name="_MON_1015741477"/>
      <w:bookmarkStart w:id="2276" w:name="_MON_1041174535"/>
      <w:bookmarkStart w:id="2277" w:name="_MON_1111175735"/>
      <w:bookmarkStart w:id="2278" w:name="_MON_1111175856"/>
      <w:bookmarkStart w:id="2279" w:name="_MON_1112613959"/>
      <w:bookmarkStart w:id="2280" w:name="_MON_1112614096"/>
      <w:bookmarkStart w:id="2281" w:name="_MON_1112614111"/>
      <w:bookmarkStart w:id="2282" w:name="_MON_1329914722"/>
      <w:bookmarkStart w:id="2283" w:name="_MON_1329914759"/>
      <w:bookmarkStart w:id="2284" w:name="_MON_1112782476"/>
      <w:bookmarkStart w:id="2285" w:name="_MON_1112784331"/>
      <w:bookmarkStart w:id="2286" w:name="_MON_1334496976"/>
      <w:bookmarkStart w:id="2287" w:name="_MON_1341133991"/>
      <w:bookmarkStart w:id="2288" w:name="_MON_1069012980"/>
      <w:bookmarkStart w:id="2289" w:name="_MON_1070024021"/>
      <w:bookmarkStart w:id="2290" w:name="_MON_1070024087"/>
      <w:bookmarkStart w:id="2291" w:name="_MON_1073415211"/>
      <w:bookmarkStart w:id="2292" w:name="_MON_1112640689"/>
      <w:bookmarkStart w:id="2293" w:name="_Toc237318740"/>
      <w:bookmarkStart w:id="2294" w:name="_Toc369637380"/>
      <w:bookmarkStart w:id="2295" w:name="_Toc398544420"/>
      <w:bookmarkStart w:id="2296" w:name="_Toc398718039"/>
      <w:bookmarkStart w:id="2297" w:name="_Toc13773835"/>
      <w:bookmarkEnd w:id="2225"/>
      <w:bookmarkEnd w:id="2226"/>
      <w:bookmarkEnd w:id="222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r w:rsidRPr="00A03C55">
        <w:rPr>
          <w:noProof w:val="0"/>
        </w:rPr>
        <w:t>3.61.7 Security Considerations</w:t>
      </w:r>
      <w:bookmarkEnd w:id="2293"/>
      <w:bookmarkEnd w:id="2294"/>
      <w:bookmarkEnd w:id="2295"/>
      <w:bookmarkEnd w:id="2296"/>
      <w:bookmarkEnd w:id="2297"/>
    </w:p>
    <w:p w14:paraId="3CDEE4AB" w14:textId="77777777" w:rsidR="007A1F44" w:rsidRPr="00A03C55" w:rsidRDefault="007A1F44" w:rsidP="001B289C">
      <w:r w:rsidRPr="00A03C55">
        <w:t>Relevant XDS Affinity Domain Security background is discussed in the XDS Security Considerations Section (see ITI TF-1: 10.7).</w:t>
      </w:r>
    </w:p>
    <w:p w14:paraId="4DF74CC3"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298" w:name="_Toc398544421"/>
      <w:r w:rsidRPr="00A03C55">
        <w:rPr>
          <w:noProof w:val="0"/>
        </w:rPr>
        <w:lastRenderedPageBreak/>
        <w:t>3.61.7.1 Audit Record Considerations</w:t>
      </w:r>
      <w:bookmarkEnd w:id="2298"/>
      <w:r w:rsidRPr="00A03C55">
        <w:rPr>
          <w:noProof w:val="0"/>
        </w:rPr>
        <w:t xml:space="preserve"> </w:t>
      </w:r>
    </w:p>
    <w:p w14:paraId="2348AA1C" w14:textId="6E37D595" w:rsidR="007A1F44" w:rsidRPr="00A03C55" w:rsidRDefault="007A1F44" w:rsidP="001B289C">
      <w:pPr>
        <w:pStyle w:val="BodyText"/>
      </w:pPr>
      <w:r w:rsidRPr="00A03C55">
        <w:t xml:space="preserve">The Register On-Demand Document Entry </w:t>
      </w:r>
      <w:r w:rsidR="00E77430" w:rsidRPr="00A03C55">
        <w:t>transaction</w:t>
      </w:r>
      <w:r w:rsidRPr="00A03C55">
        <w:t xml:space="preserve"> is PHI-Export event, as defined in ITI TF-2a: </w:t>
      </w:r>
      <w:r w:rsidR="00D370AE" w:rsidRPr="00A03C55">
        <w:t>Table 3.20.4.1.1.1-1</w:t>
      </w:r>
      <w:r w:rsidRPr="00A03C55">
        <w:t xml:space="preserve"> with the following exceptions. </w:t>
      </w:r>
    </w:p>
    <w:p w14:paraId="35B2C2C6"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3.61.7.1.1 On-Demand Document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04DADD1" w14:textId="77777777" w:rsidTr="00D372D5">
        <w:trPr>
          <w:cantSplit/>
        </w:trPr>
        <w:tc>
          <w:tcPr>
            <w:tcW w:w="1458" w:type="dxa"/>
            <w:textDirection w:val="btLr"/>
            <w:vAlign w:val="center"/>
          </w:tcPr>
          <w:p w14:paraId="25E6EE2A" w14:textId="77777777" w:rsidR="007A1F44" w:rsidRPr="00A03C55" w:rsidRDefault="007A1F44" w:rsidP="00D372D5">
            <w:pPr>
              <w:pStyle w:val="TableEntry"/>
              <w:rPr>
                <w:noProof w:val="0"/>
              </w:rPr>
            </w:pPr>
          </w:p>
        </w:tc>
        <w:tc>
          <w:tcPr>
            <w:tcW w:w="2610" w:type="dxa"/>
            <w:vAlign w:val="center"/>
          </w:tcPr>
          <w:p w14:paraId="274B78A2"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155F9B3F" w14:textId="77777777" w:rsidR="007A1F44" w:rsidRPr="00A03C55" w:rsidRDefault="007A1F44" w:rsidP="00A53067">
            <w:pPr>
              <w:pStyle w:val="TableEntryHeader"/>
              <w:rPr>
                <w:noProof w:val="0"/>
              </w:rPr>
            </w:pPr>
            <w:r w:rsidRPr="00A03C55">
              <w:rPr>
                <w:noProof w:val="0"/>
              </w:rPr>
              <w:t>Opt</w:t>
            </w:r>
          </w:p>
        </w:tc>
        <w:tc>
          <w:tcPr>
            <w:tcW w:w="4878" w:type="dxa"/>
            <w:vAlign w:val="center"/>
          </w:tcPr>
          <w:p w14:paraId="0FD382CD" w14:textId="77777777" w:rsidR="007A1F44" w:rsidRPr="00A03C55" w:rsidRDefault="007A1F44" w:rsidP="00A53067">
            <w:pPr>
              <w:pStyle w:val="TableEntryHeader"/>
              <w:rPr>
                <w:noProof w:val="0"/>
              </w:rPr>
            </w:pPr>
            <w:r w:rsidRPr="00A03C55">
              <w:rPr>
                <w:noProof w:val="0"/>
              </w:rPr>
              <w:t>Value Constraints</w:t>
            </w:r>
          </w:p>
        </w:tc>
      </w:tr>
      <w:tr w:rsidR="007A1F44" w:rsidRPr="00A03C55" w14:paraId="55DE877D" w14:textId="77777777" w:rsidTr="00D372D5">
        <w:trPr>
          <w:cantSplit/>
        </w:trPr>
        <w:tc>
          <w:tcPr>
            <w:tcW w:w="1458" w:type="dxa"/>
            <w:vMerge w:val="restart"/>
          </w:tcPr>
          <w:p w14:paraId="7F11FF5E" w14:textId="77777777" w:rsidR="007A1F44" w:rsidRPr="00A03C55" w:rsidRDefault="007A1F44" w:rsidP="00A063AC">
            <w:pPr>
              <w:pStyle w:val="TableEntryHeader"/>
              <w:rPr>
                <w:noProof w:val="0"/>
              </w:rPr>
            </w:pPr>
            <w:r w:rsidRPr="00A03C55">
              <w:rPr>
                <w:noProof w:val="0"/>
              </w:rPr>
              <w:t>Event</w:t>
            </w:r>
          </w:p>
          <w:p w14:paraId="707EAE2F"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EventIdentification</w:t>
            </w:r>
          </w:p>
        </w:tc>
        <w:tc>
          <w:tcPr>
            <w:tcW w:w="2610" w:type="dxa"/>
            <w:vAlign w:val="center"/>
          </w:tcPr>
          <w:p w14:paraId="46ED36C9" w14:textId="77777777" w:rsidR="007A1F44" w:rsidRPr="00A03C55" w:rsidRDefault="007A1F44" w:rsidP="00AE2B59">
            <w:pPr>
              <w:pStyle w:val="TableEntry"/>
              <w:rPr>
                <w:noProof w:val="0"/>
                <w:sz w:val="16"/>
              </w:rPr>
            </w:pPr>
            <w:r w:rsidRPr="00A03C55">
              <w:rPr>
                <w:noProof w:val="0"/>
                <w:sz w:val="16"/>
              </w:rPr>
              <w:t>EventID</w:t>
            </w:r>
          </w:p>
        </w:tc>
        <w:tc>
          <w:tcPr>
            <w:tcW w:w="720" w:type="dxa"/>
            <w:vAlign w:val="center"/>
          </w:tcPr>
          <w:p w14:paraId="155BA4A6"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77C82FCB" w14:textId="77777777" w:rsidR="007A1F44" w:rsidRPr="00A03C55" w:rsidRDefault="007A1F44" w:rsidP="00AE2B59">
            <w:pPr>
              <w:pStyle w:val="TableEntry"/>
              <w:rPr>
                <w:noProof w:val="0"/>
                <w:sz w:val="16"/>
              </w:rPr>
            </w:pPr>
            <w:r w:rsidRPr="00A03C55">
              <w:rPr>
                <w:noProof w:val="0"/>
                <w:sz w:val="16"/>
              </w:rPr>
              <w:t>EV(110106, DCM, “Export”)</w:t>
            </w:r>
          </w:p>
        </w:tc>
      </w:tr>
      <w:tr w:rsidR="007A1F44" w:rsidRPr="00A03C55" w14:paraId="01E692AD" w14:textId="77777777" w:rsidTr="00AE2B59">
        <w:trPr>
          <w:cantSplit/>
        </w:trPr>
        <w:tc>
          <w:tcPr>
            <w:tcW w:w="1458" w:type="dxa"/>
            <w:vMerge/>
            <w:vAlign w:val="center"/>
          </w:tcPr>
          <w:p w14:paraId="5500B348" w14:textId="77777777" w:rsidR="007A1F44" w:rsidRPr="00A03C55" w:rsidRDefault="007A1F44" w:rsidP="00AE2B59">
            <w:pPr>
              <w:pStyle w:val="TableLabel"/>
              <w:rPr>
                <w:noProof w:val="0"/>
                <w:sz w:val="16"/>
              </w:rPr>
            </w:pPr>
          </w:p>
        </w:tc>
        <w:tc>
          <w:tcPr>
            <w:tcW w:w="2610" w:type="dxa"/>
            <w:vAlign w:val="center"/>
          </w:tcPr>
          <w:p w14:paraId="16EAA813" w14:textId="77777777" w:rsidR="007A1F44" w:rsidRPr="00A03C55" w:rsidRDefault="007A1F44" w:rsidP="00AE2B59">
            <w:pPr>
              <w:pStyle w:val="TableEntry"/>
              <w:rPr>
                <w:noProof w:val="0"/>
                <w:sz w:val="16"/>
              </w:rPr>
            </w:pPr>
            <w:r w:rsidRPr="00A03C55">
              <w:rPr>
                <w:noProof w:val="0"/>
                <w:sz w:val="16"/>
              </w:rPr>
              <w:t>EventActionCode</w:t>
            </w:r>
          </w:p>
        </w:tc>
        <w:tc>
          <w:tcPr>
            <w:tcW w:w="720" w:type="dxa"/>
            <w:vAlign w:val="center"/>
          </w:tcPr>
          <w:p w14:paraId="433EAF5A" w14:textId="77777777" w:rsidR="007A1F44" w:rsidRPr="00A03C55" w:rsidRDefault="007A1F44" w:rsidP="00AE2B59">
            <w:pPr>
              <w:pStyle w:val="TableEntry"/>
              <w:jc w:val="center"/>
              <w:rPr>
                <w:noProof w:val="0"/>
                <w:sz w:val="16"/>
              </w:rPr>
            </w:pPr>
            <w:r w:rsidRPr="00A03C55">
              <w:rPr>
                <w:noProof w:val="0"/>
                <w:sz w:val="16"/>
              </w:rPr>
              <w:t>M</w:t>
            </w:r>
          </w:p>
        </w:tc>
        <w:tc>
          <w:tcPr>
            <w:tcW w:w="4878" w:type="dxa"/>
          </w:tcPr>
          <w:p w14:paraId="56D9F05A" w14:textId="77777777" w:rsidR="007A1F44" w:rsidRPr="00A03C55" w:rsidRDefault="007A1F44" w:rsidP="00AE2B59">
            <w:pPr>
              <w:pStyle w:val="TableEntry"/>
              <w:rPr>
                <w:noProof w:val="0"/>
                <w:sz w:val="16"/>
              </w:rPr>
            </w:pPr>
            <w:r w:rsidRPr="00A03C55">
              <w:rPr>
                <w:noProof w:val="0"/>
                <w:sz w:val="16"/>
              </w:rPr>
              <w:t xml:space="preserve">“R” (Read) </w:t>
            </w:r>
          </w:p>
        </w:tc>
      </w:tr>
      <w:tr w:rsidR="007A1F44" w:rsidRPr="00A03C55" w14:paraId="260E8FED" w14:textId="77777777" w:rsidTr="00AE2B59">
        <w:trPr>
          <w:cantSplit/>
        </w:trPr>
        <w:tc>
          <w:tcPr>
            <w:tcW w:w="1458" w:type="dxa"/>
            <w:vMerge/>
            <w:vAlign w:val="center"/>
          </w:tcPr>
          <w:p w14:paraId="0595B27F" w14:textId="77777777" w:rsidR="007A1F44" w:rsidRPr="00A03C55" w:rsidRDefault="007A1F44" w:rsidP="00AE2B59">
            <w:pPr>
              <w:pStyle w:val="TableLabel"/>
              <w:rPr>
                <w:noProof w:val="0"/>
                <w:sz w:val="16"/>
              </w:rPr>
            </w:pPr>
          </w:p>
        </w:tc>
        <w:tc>
          <w:tcPr>
            <w:tcW w:w="2610" w:type="dxa"/>
            <w:vAlign w:val="center"/>
          </w:tcPr>
          <w:p w14:paraId="5AED55BB" w14:textId="77777777" w:rsidR="007A1F44" w:rsidRPr="00A03C55" w:rsidRDefault="007A1F44" w:rsidP="00AE2B59">
            <w:pPr>
              <w:pStyle w:val="TableEntry"/>
              <w:rPr>
                <w:i/>
                <w:iCs/>
                <w:noProof w:val="0"/>
                <w:sz w:val="16"/>
              </w:rPr>
            </w:pPr>
            <w:r w:rsidRPr="00A03C55">
              <w:rPr>
                <w:i/>
                <w:iCs/>
                <w:noProof w:val="0"/>
                <w:sz w:val="16"/>
              </w:rPr>
              <w:t>EventDateTime</w:t>
            </w:r>
          </w:p>
        </w:tc>
        <w:tc>
          <w:tcPr>
            <w:tcW w:w="720" w:type="dxa"/>
            <w:vAlign w:val="center"/>
          </w:tcPr>
          <w:p w14:paraId="5DFEBC1E"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1083A99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30FD78D2" w14:textId="77777777" w:rsidTr="00AE2B59">
        <w:trPr>
          <w:cantSplit/>
        </w:trPr>
        <w:tc>
          <w:tcPr>
            <w:tcW w:w="1458" w:type="dxa"/>
            <w:vMerge/>
            <w:vAlign w:val="center"/>
          </w:tcPr>
          <w:p w14:paraId="17B4512A" w14:textId="77777777" w:rsidR="007A1F44" w:rsidRPr="00A03C55" w:rsidRDefault="007A1F44" w:rsidP="00AE2B59">
            <w:pPr>
              <w:pStyle w:val="TableLabel"/>
              <w:rPr>
                <w:noProof w:val="0"/>
                <w:sz w:val="16"/>
              </w:rPr>
            </w:pPr>
          </w:p>
        </w:tc>
        <w:tc>
          <w:tcPr>
            <w:tcW w:w="2610" w:type="dxa"/>
            <w:vAlign w:val="center"/>
          </w:tcPr>
          <w:p w14:paraId="7B9A7878" w14:textId="77777777" w:rsidR="007A1F44" w:rsidRPr="00A03C55" w:rsidRDefault="007A1F44" w:rsidP="00AE2B59">
            <w:pPr>
              <w:pStyle w:val="TableEntry"/>
              <w:rPr>
                <w:i/>
                <w:iCs/>
                <w:noProof w:val="0"/>
                <w:sz w:val="16"/>
              </w:rPr>
            </w:pPr>
            <w:r w:rsidRPr="00A03C55">
              <w:rPr>
                <w:i/>
                <w:iCs/>
                <w:noProof w:val="0"/>
                <w:sz w:val="16"/>
              </w:rPr>
              <w:t>EventOutcomeIndicator</w:t>
            </w:r>
          </w:p>
        </w:tc>
        <w:tc>
          <w:tcPr>
            <w:tcW w:w="720" w:type="dxa"/>
            <w:vAlign w:val="center"/>
          </w:tcPr>
          <w:p w14:paraId="700C86FB"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2BA340E6"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3820233" w14:textId="77777777" w:rsidTr="00AE2B59">
        <w:trPr>
          <w:cantSplit/>
        </w:trPr>
        <w:tc>
          <w:tcPr>
            <w:tcW w:w="1458" w:type="dxa"/>
            <w:vMerge/>
            <w:vAlign w:val="center"/>
          </w:tcPr>
          <w:p w14:paraId="0710CBC9" w14:textId="77777777" w:rsidR="007A1F44" w:rsidRPr="00A03C55" w:rsidRDefault="007A1F44" w:rsidP="00AE2B59">
            <w:pPr>
              <w:pStyle w:val="TableLabel"/>
              <w:rPr>
                <w:noProof w:val="0"/>
                <w:sz w:val="16"/>
              </w:rPr>
            </w:pPr>
          </w:p>
        </w:tc>
        <w:tc>
          <w:tcPr>
            <w:tcW w:w="2610" w:type="dxa"/>
            <w:vAlign w:val="center"/>
          </w:tcPr>
          <w:p w14:paraId="2A669A0A" w14:textId="77777777" w:rsidR="007A1F44" w:rsidRPr="00A03C55" w:rsidRDefault="007A1F44" w:rsidP="00AE2B59">
            <w:pPr>
              <w:pStyle w:val="TableEntry"/>
              <w:rPr>
                <w:noProof w:val="0"/>
                <w:sz w:val="16"/>
              </w:rPr>
            </w:pPr>
            <w:r w:rsidRPr="00A03C55">
              <w:rPr>
                <w:noProof w:val="0"/>
                <w:sz w:val="16"/>
              </w:rPr>
              <w:t>EventTypeCode</w:t>
            </w:r>
          </w:p>
        </w:tc>
        <w:tc>
          <w:tcPr>
            <w:tcW w:w="720" w:type="dxa"/>
            <w:vAlign w:val="center"/>
          </w:tcPr>
          <w:p w14:paraId="3D303811"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7DE3B41F" w14:textId="77777777" w:rsidR="007A1F44" w:rsidRPr="00A03C55" w:rsidRDefault="007A1F44" w:rsidP="00AE2B59">
            <w:pPr>
              <w:pStyle w:val="TableEntry"/>
              <w:rPr>
                <w:noProof w:val="0"/>
                <w:sz w:val="16"/>
              </w:rPr>
            </w:pPr>
            <w:r w:rsidRPr="00A03C55">
              <w:rPr>
                <w:noProof w:val="0"/>
                <w:sz w:val="16"/>
              </w:rPr>
              <w:t>EV(“ITI-61”, “IHE Transactions”, “Register On-Demand Document Entry”)</w:t>
            </w:r>
          </w:p>
        </w:tc>
      </w:tr>
      <w:tr w:rsidR="007A1F44" w:rsidRPr="00A03C55" w14:paraId="520B76A7" w14:textId="77777777" w:rsidTr="00AE2B59">
        <w:trPr>
          <w:cantSplit/>
        </w:trPr>
        <w:tc>
          <w:tcPr>
            <w:tcW w:w="9666" w:type="dxa"/>
            <w:gridSpan w:val="4"/>
          </w:tcPr>
          <w:p w14:paraId="4D9B1899" w14:textId="77777777" w:rsidR="007A1F44" w:rsidRPr="00A03C55" w:rsidRDefault="007A1F44" w:rsidP="00AE2B59">
            <w:pPr>
              <w:pStyle w:val="TableEntry"/>
              <w:rPr>
                <w:noProof w:val="0"/>
              </w:rPr>
            </w:pPr>
            <w:r w:rsidRPr="00A03C55">
              <w:rPr>
                <w:noProof w:val="0"/>
              </w:rPr>
              <w:t>Source (On-Demand Document Source) (1)</w:t>
            </w:r>
          </w:p>
        </w:tc>
      </w:tr>
      <w:tr w:rsidR="007A1F44" w:rsidRPr="00A03C55" w14:paraId="0553EF78" w14:textId="77777777" w:rsidTr="00AE2B59">
        <w:trPr>
          <w:cantSplit/>
        </w:trPr>
        <w:tc>
          <w:tcPr>
            <w:tcW w:w="9666" w:type="dxa"/>
            <w:gridSpan w:val="4"/>
          </w:tcPr>
          <w:p w14:paraId="1CD3D30A" w14:textId="6F09A0CC" w:rsidR="007A1F44" w:rsidRPr="00A03C55" w:rsidRDefault="007A1F44" w:rsidP="00903C21">
            <w:pPr>
              <w:pStyle w:val="TableEntry"/>
              <w:rPr>
                <w:noProof w:val="0"/>
                <w:szCs w:val="16"/>
              </w:rPr>
            </w:pPr>
            <w:r w:rsidRPr="00A03C55">
              <w:rPr>
                <w:noProof w:val="0"/>
                <w:szCs w:val="16"/>
              </w:rPr>
              <w:t>Human Requestor (0..</w:t>
            </w:r>
            <w:r w:rsidR="00903C21" w:rsidRPr="00A03C55">
              <w:rPr>
                <w:noProof w:val="0"/>
                <w:szCs w:val="16"/>
              </w:rPr>
              <w:t>1</w:t>
            </w:r>
            <w:r w:rsidRPr="00A03C55">
              <w:rPr>
                <w:noProof w:val="0"/>
                <w:szCs w:val="16"/>
              </w:rPr>
              <w:t>)</w:t>
            </w:r>
          </w:p>
        </w:tc>
      </w:tr>
      <w:tr w:rsidR="007A1F44" w:rsidRPr="00A03C55" w14:paraId="77F95BB2" w14:textId="77777777" w:rsidTr="00AE2B59">
        <w:trPr>
          <w:cantSplit/>
        </w:trPr>
        <w:tc>
          <w:tcPr>
            <w:tcW w:w="9666" w:type="dxa"/>
            <w:gridSpan w:val="4"/>
          </w:tcPr>
          <w:p w14:paraId="001670FD" w14:textId="77777777" w:rsidR="007A1F44" w:rsidRPr="00A03C55" w:rsidRDefault="007A1F44" w:rsidP="00AE2B59">
            <w:pPr>
              <w:pStyle w:val="TableEntry"/>
              <w:rPr>
                <w:noProof w:val="0"/>
              </w:rPr>
            </w:pPr>
            <w:r w:rsidRPr="00A03C55">
              <w:rPr>
                <w:noProof w:val="0"/>
              </w:rPr>
              <w:t>Destination (Document Registry) (1)</w:t>
            </w:r>
          </w:p>
        </w:tc>
      </w:tr>
      <w:tr w:rsidR="007A1F44" w:rsidRPr="00A03C55" w14:paraId="091A7570" w14:textId="77777777" w:rsidTr="00AE2B59">
        <w:trPr>
          <w:cantSplit/>
        </w:trPr>
        <w:tc>
          <w:tcPr>
            <w:tcW w:w="9666" w:type="dxa"/>
            <w:gridSpan w:val="4"/>
          </w:tcPr>
          <w:p w14:paraId="343FA7F0" w14:textId="77777777" w:rsidR="007A1F44" w:rsidRPr="00A03C55" w:rsidRDefault="007A1F44" w:rsidP="00AE2B59">
            <w:pPr>
              <w:pStyle w:val="TableEntry"/>
              <w:rPr>
                <w:noProof w:val="0"/>
              </w:rPr>
            </w:pPr>
            <w:r w:rsidRPr="00A03C55">
              <w:rPr>
                <w:noProof w:val="0"/>
              </w:rPr>
              <w:t>Audit Source (On-Demand Document Source) (1)</w:t>
            </w:r>
          </w:p>
        </w:tc>
      </w:tr>
      <w:tr w:rsidR="007A1F44" w:rsidRPr="00A03C55" w14:paraId="4D35B2FE" w14:textId="77777777" w:rsidTr="00AE2B59">
        <w:trPr>
          <w:cantSplit/>
        </w:trPr>
        <w:tc>
          <w:tcPr>
            <w:tcW w:w="9666" w:type="dxa"/>
            <w:gridSpan w:val="4"/>
          </w:tcPr>
          <w:p w14:paraId="5717F598" w14:textId="77777777" w:rsidR="007A1F44" w:rsidRPr="00A03C55" w:rsidRDefault="007A1F44" w:rsidP="00AE2B59">
            <w:pPr>
              <w:pStyle w:val="TableEntry"/>
              <w:rPr>
                <w:noProof w:val="0"/>
              </w:rPr>
            </w:pPr>
            <w:r w:rsidRPr="00A03C55">
              <w:rPr>
                <w:noProof w:val="0"/>
              </w:rPr>
              <w:t>Patient (1)</w:t>
            </w:r>
          </w:p>
        </w:tc>
      </w:tr>
      <w:tr w:rsidR="007A1F44" w:rsidRPr="00A03C55" w14:paraId="1BF058F2" w14:textId="77777777" w:rsidTr="00AE2B59">
        <w:trPr>
          <w:cantSplit/>
        </w:trPr>
        <w:tc>
          <w:tcPr>
            <w:tcW w:w="9666" w:type="dxa"/>
            <w:gridSpan w:val="4"/>
          </w:tcPr>
          <w:p w14:paraId="20208DE5" w14:textId="77777777" w:rsidR="007A1F44" w:rsidRPr="00A03C55" w:rsidRDefault="007A1F44" w:rsidP="00AE2B59">
            <w:pPr>
              <w:pStyle w:val="TableEntry"/>
              <w:rPr>
                <w:noProof w:val="0"/>
              </w:rPr>
            </w:pPr>
            <w:r w:rsidRPr="00A03C55">
              <w:rPr>
                <w:noProof w:val="0"/>
              </w:rPr>
              <w:t>SubmissionSet (1)</w:t>
            </w:r>
          </w:p>
        </w:tc>
      </w:tr>
    </w:tbl>
    <w:p w14:paraId="17DB8E7E"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D968C06" w14:textId="77777777" w:rsidTr="00AE2B59">
        <w:trPr>
          <w:cantSplit/>
        </w:trPr>
        <w:tc>
          <w:tcPr>
            <w:tcW w:w="1548" w:type="dxa"/>
            <w:vMerge w:val="restart"/>
          </w:tcPr>
          <w:p w14:paraId="5CF62C26" w14:textId="77777777" w:rsidR="007A1F44" w:rsidRPr="00A03C55" w:rsidRDefault="007A1F44" w:rsidP="00A063AC">
            <w:pPr>
              <w:pStyle w:val="TableEntryHeader"/>
              <w:rPr>
                <w:noProof w:val="0"/>
              </w:rPr>
            </w:pPr>
            <w:r w:rsidRPr="00A03C55">
              <w:rPr>
                <w:noProof w:val="0"/>
              </w:rPr>
              <w:t>Source</w:t>
            </w:r>
          </w:p>
          <w:p w14:paraId="6B08865E"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ActiveParticipant</w:t>
            </w:r>
          </w:p>
        </w:tc>
        <w:tc>
          <w:tcPr>
            <w:tcW w:w="2520" w:type="dxa"/>
            <w:vAlign w:val="center"/>
          </w:tcPr>
          <w:p w14:paraId="4117B8D0"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4619D65C"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841563F" w14:textId="3A09824D" w:rsidR="007A1F44" w:rsidRPr="00A03C55" w:rsidRDefault="007A1F44" w:rsidP="00D530C1">
            <w:pPr>
              <w:pStyle w:val="TableEntry"/>
              <w:rPr>
                <w:noProof w:val="0"/>
                <w:sz w:val="16"/>
              </w:rPr>
            </w:pPr>
            <w:r w:rsidRPr="00A03C55">
              <w:rPr>
                <w:noProof w:val="0"/>
                <w:sz w:val="16"/>
              </w:rPr>
              <w:t>If</w:t>
            </w:r>
            <w:r w:rsidR="00C73A81" w:rsidRPr="00A03C55">
              <w:rPr>
                <w:noProof w:val="0"/>
                <w:sz w:val="16"/>
              </w:rPr>
              <w:t xml:space="preserve"> WS-Addressing based</w:t>
            </w:r>
            <w:r w:rsidRPr="00A03C55">
              <w:rPr>
                <w:noProof w:val="0"/>
                <w:sz w:val="16"/>
              </w:rPr>
              <w:t xml:space="preserve">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3820A116" w14:textId="77777777" w:rsidTr="00AE2B59">
        <w:trPr>
          <w:cantSplit/>
        </w:trPr>
        <w:tc>
          <w:tcPr>
            <w:tcW w:w="1548" w:type="dxa"/>
            <w:vMerge/>
            <w:textDirection w:val="btLr"/>
            <w:vAlign w:val="center"/>
          </w:tcPr>
          <w:p w14:paraId="0386938E" w14:textId="77777777" w:rsidR="007A1F44" w:rsidRPr="00A03C55" w:rsidRDefault="007A1F44" w:rsidP="00AE2B59">
            <w:pPr>
              <w:pStyle w:val="TableLabel"/>
              <w:rPr>
                <w:noProof w:val="0"/>
                <w:sz w:val="16"/>
              </w:rPr>
            </w:pPr>
          </w:p>
        </w:tc>
        <w:tc>
          <w:tcPr>
            <w:tcW w:w="2520" w:type="dxa"/>
            <w:vAlign w:val="center"/>
          </w:tcPr>
          <w:p w14:paraId="5CD76C1A" w14:textId="77777777" w:rsidR="007A1F44" w:rsidRPr="00A03C55" w:rsidRDefault="007A1F44" w:rsidP="00AE2B59">
            <w:pPr>
              <w:pStyle w:val="TableEntry"/>
              <w:rPr>
                <w:noProof w:val="0"/>
                <w:sz w:val="16"/>
              </w:rPr>
            </w:pPr>
            <w:r w:rsidRPr="00A03C55">
              <w:rPr>
                <w:noProof w:val="0"/>
                <w:sz w:val="16"/>
              </w:rPr>
              <w:t>AlternativeUserID</w:t>
            </w:r>
          </w:p>
        </w:tc>
        <w:tc>
          <w:tcPr>
            <w:tcW w:w="630" w:type="dxa"/>
            <w:vAlign w:val="center"/>
          </w:tcPr>
          <w:p w14:paraId="4F5B0027"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121C8C8" w14:textId="77777777" w:rsidR="007A1F44" w:rsidRPr="00A03C55" w:rsidRDefault="007A1F44" w:rsidP="00AE2B59">
            <w:pPr>
              <w:pStyle w:val="TableEntry"/>
              <w:rPr>
                <w:noProof w:val="0"/>
                <w:sz w:val="16"/>
              </w:rPr>
            </w:pPr>
            <w:r w:rsidRPr="00A03C55">
              <w:rPr>
                <w:noProof w:val="0"/>
                <w:sz w:val="16"/>
              </w:rPr>
              <w:t>the process ID as used within the local operating system in the local system logs.</w:t>
            </w:r>
          </w:p>
        </w:tc>
      </w:tr>
      <w:tr w:rsidR="007A1F44" w:rsidRPr="00A03C55" w14:paraId="61AEE822" w14:textId="77777777" w:rsidTr="00AE2B59">
        <w:trPr>
          <w:cantSplit/>
        </w:trPr>
        <w:tc>
          <w:tcPr>
            <w:tcW w:w="1548" w:type="dxa"/>
            <w:vMerge/>
            <w:textDirection w:val="btLr"/>
            <w:vAlign w:val="center"/>
          </w:tcPr>
          <w:p w14:paraId="56D0895B" w14:textId="77777777" w:rsidR="007A1F44" w:rsidRPr="00A03C55" w:rsidRDefault="007A1F44" w:rsidP="00AE2B59">
            <w:pPr>
              <w:pStyle w:val="TableLabel"/>
              <w:rPr>
                <w:noProof w:val="0"/>
                <w:sz w:val="16"/>
              </w:rPr>
            </w:pPr>
          </w:p>
        </w:tc>
        <w:tc>
          <w:tcPr>
            <w:tcW w:w="2520" w:type="dxa"/>
            <w:vAlign w:val="center"/>
          </w:tcPr>
          <w:p w14:paraId="19324306"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3842044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7AB4CD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EA7BD0A" w14:textId="77777777" w:rsidTr="00AE2B59">
        <w:trPr>
          <w:cantSplit/>
        </w:trPr>
        <w:tc>
          <w:tcPr>
            <w:tcW w:w="1548" w:type="dxa"/>
            <w:vMerge/>
            <w:textDirection w:val="btLr"/>
            <w:vAlign w:val="center"/>
          </w:tcPr>
          <w:p w14:paraId="0E0C4402" w14:textId="77777777" w:rsidR="007A1F44" w:rsidRPr="00A03C55" w:rsidRDefault="007A1F44" w:rsidP="00AE2B59">
            <w:pPr>
              <w:pStyle w:val="TableLabel"/>
              <w:rPr>
                <w:noProof w:val="0"/>
                <w:sz w:val="16"/>
              </w:rPr>
            </w:pPr>
          </w:p>
        </w:tc>
        <w:tc>
          <w:tcPr>
            <w:tcW w:w="2520" w:type="dxa"/>
            <w:vAlign w:val="center"/>
          </w:tcPr>
          <w:p w14:paraId="0799CA89" w14:textId="77777777" w:rsidR="007A1F44" w:rsidRPr="00A03C55" w:rsidRDefault="007A1F44" w:rsidP="00D530C1">
            <w:pPr>
              <w:pStyle w:val="TableEntry"/>
              <w:rPr>
                <w:i/>
                <w:iCs/>
                <w:noProof w:val="0"/>
                <w:sz w:val="16"/>
              </w:rPr>
            </w:pPr>
            <w:r w:rsidRPr="00A03C55">
              <w:rPr>
                <w:i/>
                <w:iCs/>
                <w:noProof w:val="0"/>
                <w:sz w:val="16"/>
              </w:rPr>
              <w:t>UserIsRequestor</w:t>
            </w:r>
          </w:p>
        </w:tc>
        <w:tc>
          <w:tcPr>
            <w:tcW w:w="630" w:type="dxa"/>
            <w:vAlign w:val="center"/>
          </w:tcPr>
          <w:p w14:paraId="31FB9A06" w14:textId="77777777" w:rsidR="007A1F44" w:rsidRPr="00A03C55" w:rsidRDefault="007A1F44" w:rsidP="00A74D2C">
            <w:pPr>
              <w:pStyle w:val="TableEntry"/>
              <w:jc w:val="center"/>
              <w:rPr>
                <w:i/>
                <w:iCs/>
                <w:noProof w:val="0"/>
                <w:sz w:val="16"/>
              </w:rPr>
            </w:pPr>
            <w:r w:rsidRPr="00A03C55">
              <w:rPr>
                <w:i/>
                <w:iCs/>
                <w:noProof w:val="0"/>
                <w:sz w:val="16"/>
              </w:rPr>
              <w:t>U</w:t>
            </w:r>
          </w:p>
        </w:tc>
        <w:tc>
          <w:tcPr>
            <w:tcW w:w="4968" w:type="dxa"/>
            <w:vAlign w:val="center"/>
          </w:tcPr>
          <w:p w14:paraId="1C50B11F"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33F878E2" w14:textId="77777777" w:rsidTr="00AE2B59">
        <w:trPr>
          <w:cantSplit/>
        </w:trPr>
        <w:tc>
          <w:tcPr>
            <w:tcW w:w="1548" w:type="dxa"/>
            <w:vMerge/>
            <w:textDirection w:val="btLr"/>
            <w:vAlign w:val="center"/>
          </w:tcPr>
          <w:p w14:paraId="640C0D1C" w14:textId="77777777" w:rsidR="007A1F44" w:rsidRPr="00A03C55" w:rsidRDefault="007A1F44" w:rsidP="00AE2B59">
            <w:pPr>
              <w:pStyle w:val="TableLabel"/>
              <w:rPr>
                <w:noProof w:val="0"/>
                <w:sz w:val="16"/>
              </w:rPr>
            </w:pPr>
          </w:p>
        </w:tc>
        <w:tc>
          <w:tcPr>
            <w:tcW w:w="2520" w:type="dxa"/>
            <w:vAlign w:val="center"/>
          </w:tcPr>
          <w:p w14:paraId="3D5FDB44"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216B8F5B"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6674CC2" w14:textId="77777777" w:rsidR="007A1F44" w:rsidRPr="00A03C55" w:rsidRDefault="007A1F44" w:rsidP="00AE2B59">
            <w:pPr>
              <w:pStyle w:val="TableEntry"/>
              <w:rPr>
                <w:noProof w:val="0"/>
                <w:sz w:val="16"/>
              </w:rPr>
            </w:pPr>
            <w:r w:rsidRPr="00A03C55">
              <w:rPr>
                <w:noProof w:val="0"/>
                <w:sz w:val="16"/>
              </w:rPr>
              <w:t>EV(110153, DCM, “Source”)</w:t>
            </w:r>
          </w:p>
        </w:tc>
      </w:tr>
      <w:tr w:rsidR="007A1F44" w:rsidRPr="00A03C55" w14:paraId="7451CD43" w14:textId="77777777" w:rsidTr="00AE2B59">
        <w:trPr>
          <w:cantSplit/>
        </w:trPr>
        <w:tc>
          <w:tcPr>
            <w:tcW w:w="1548" w:type="dxa"/>
            <w:vMerge/>
            <w:textDirection w:val="btLr"/>
            <w:vAlign w:val="center"/>
          </w:tcPr>
          <w:p w14:paraId="5E4237BD" w14:textId="77777777" w:rsidR="007A1F44" w:rsidRPr="00A03C55" w:rsidRDefault="007A1F44" w:rsidP="00AE2B59">
            <w:pPr>
              <w:pStyle w:val="TableLabel"/>
              <w:rPr>
                <w:noProof w:val="0"/>
                <w:sz w:val="16"/>
              </w:rPr>
            </w:pPr>
          </w:p>
        </w:tc>
        <w:tc>
          <w:tcPr>
            <w:tcW w:w="2520" w:type="dxa"/>
            <w:vAlign w:val="center"/>
          </w:tcPr>
          <w:p w14:paraId="2D612BFF"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03E1A36B"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0246E1D1"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58FBE24E" w14:textId="77777777" w:rsidTr="00AE2B59">
        <w:trPr>
          <w:cantSplit/>
        </w:trPr>
        <w:tc>
          <w:tcPr>
            <w:tcW w:w="1548" w:type="dxa"/>
            <w:vMerge/>
            <w:textDirection w:val="btLr"/>
            <w:vAlign w:val="center"/>
          </w:tcPr>
          <w:p w14:paraId="013C8858" w14:textId="77777777" w:rsidR="007A1F44" w:rsidRPr="00A03C55" w:rsidRDefault="007A1F44" w:rsidP="00AE2B59">
            <w:pPr>
              <w:pStyle w:val="TableLabel"/>
              <w:rPr>
                <w:noProof w:val="0"/>
                <w:sz w:val="16"/>
              </w:rPr>
            </w:pPr>
          </w:p>
        </w:tc>
        <w:tc>
          <w:tcPr>
            <w:tcW w:w="2520" w:type="dxa"/>
            <w:vAlign w:val="center"/>
          </w:tcPr>
          <w:p w14:paraId="0A474BE6"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6C37654F"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24367A3B" w14:textId="77777777" w:rsidR="007A1F44" w:rsidRPr="00A03C55" w:rsidRDefault="007A1F44" w:rsidP="00AE2B59">
            <w:pPr>
              <w:pStyle w:val="TableEntry"/>
              <w:rPr>
                <w:noProof w:val="0"/>
                <w:sz w:val="16"/>
              </w:rPr>
            </w:pPr>
            <w:r w:rsidRPr="00A03C55">
              <w:rPr>
                <w:noProof w:val="0"/>
                <w:sz w:val="16"/>
              </w:rPr>
              <w:t>The machine name or IP address.</w:t>
            </w:r>
          </w:p>
        </w:tc>
      </w:tr>
    </w:tbl>
    <w:p w14:paraId="52259F01"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1ADD5FC" w14:textId="77777777" w:rsidTr="00D372D5">
        <w:trPr>
          <w:cantSplit/>
        </w:trPr>
        <w:tc>
          <w:tcPr>
            <w:tcW w:w="1548" w:type="dxa"/>
            <w:vMerge w:val="restart"/>
          </w:tcPr>
          <w:p w14:paraId="0851CCF2" w14:textId="77777777" w:rsidR="007A1F44" w:rsidRPr="00A03C55" w:rsidRDefault="007A1F44" w:rsidP="00A063AC">
            <w:pPr>
              <w:pStyle w:val="TableEntryHeader"/>
              <w:rPr>
                <w:noProof w:val="0"/>
              </w:rPr>
            </w:pPr>
            <w:r w:rsidRPr="00A03C55">
              <w:rPr>
                <w:noProof w:val="0"/>
              </w:rPr>
              <w:t>Human Requestor (if known)</w:t>
            </w:r>
          </w:p>
          <w:p w14:paraId="453022C0" w14:textId="77777777" w:rsidR="007A1F44" w:rsidRPr="00A03C55" w:rsidRDefault="007A1F44" w:rsidP="00AE2B59">
            <w:pPr>
              <w:pStyle w:val="TableEntryHeader"/>
              <w:rPr>
                <w:noProof w:val="0"/>
                <w:sz w:val="16"/>
              </w:rPr>
            </w:pPr>
            <w:r w:rsidRPr="00A03C55">
              <w:rPr>
                <w:noProof w:val="0"/>
                <w:sz w:val="12"/>
                <w:szCs w:val="12"/>
              </w:rPr>
              <w:t>AuditMessage/</w:t>
            </w:r>
            <w:r w:rsidRPr="00A03C55">
              <w:rPr>
                <w:noProof w:val="0"/>
                <w:sz w:val="12"/>
                <w:szCs w:val="12"/>
              </w:rPr>
              <w:br/>
              <w:t>ActiveParticipant</w:t>
            </w:r>
          </w:p>
        </w:tc>
        <w:tc>
          <w:tcPr>
            <w:tcW w:w="2520" w:type="dxa"/>
            <w:vAlign w:val="center"/>
          </w:tcPr>
          <w:p w14:paraId="62B1FA7D"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60E365F9"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0ECBF620" w14:textId="77777777" w:rsidR="007A1F44" w:rsidRPr="00A03C55" w:rsidRDefault="007A1F44" w:rsidP="00AE2B59">
            <w:pPr>
              <w:pStyle w:val="TableEntry"/>
              <w:rPr>
                <w:noProof w:val="0"/>
                <w:sz w:val="16"/>
              </w:rPr>
            </w:pPr>
            <w:r w:rsidRPr="00A03C55">
              <w:rPr>
                <w:noProof w:val="0"/>
                <w:sz w:val="16"/>
              </w:rPr>
              <w:t>Identity of the human that initiated the transaction.</w:t>
            </w:r>
          </w:p>
        </w:tc>
      </w:tr>
      <w:tr w:rsidR="007A1F44" w:rsidRPr="00A03C55" w14:paraId="5D69E9F6" w14:textId="77777777" w:rsidTr="00AE2B59">
        <w:trPr>
          <w:cantSplit/>
        </w:trPr>
        <w:tc>
          <w:tcPr>
            <w:tcW w:w="1548" w:type="dxa"/>
            <w:vMerge/>
            <w:textDirection w:val="btLr"/>
            <w:vAlign w:val="center"/>
          </w:tcPr>
          <w:p w14:paraId="44F6EC67" w14:textId="77777777" w:rsidR="007A1F44" w:rsidRPr="00A03C55" w:rsidRDefault="007A1F44" w:rsidP="00AE2B59">
            <w:pPr>
              <w:pStyle w:val="TableLabel"/>
              <w:rPr>
                <w:noProof w:val="0"/>
                <w:sz w:val="16"/>
              </w:rPr>
            </w:pPr>
          </w:p>
        </w:tc>
        <w:tc>
          <w:tcPr>
            <w:tcW w:w="2520" w:type="dxa"/>
            <w:vAlign w:val="center"/>
          </w:tcPr>
          <w:p w14:paraId="4FD80CAD" w14:textId="77777777" w:rsidR="007A1F44" w:rsidRPr="00A03C55" w:rsidRDefault="007A1F44" w:rsidP="00AE2B59">
            <w:pPr>
              <w:pStyle w:val="TableEntry"/>
              <w:rPr>
                <w:i/>
                <w:iCs/>
                <w:noProof w:val="0"/>
                <w:sz w:val="16"/>
              </w:rPr>
            </w:pPr>
            <w:r w:rsidRPr="00A03C55">
              <w:rPr>
                <w:i/>
                <w:iCs/>
                <w:noProof w:val="0"/>
                <w:sz w:val="16"/>
              </w:rPr>
              <w:t>AlternativeUserID</w:t>
            </w:r>
          </w:p>
        </w:tc>
        <w:tc>
          <w:tcPr>
            <w:tcW w:w="630" w:type="dxa"/>
            <w:vAlign w:val="center"/>
          </w:tcPr>
          <w:p w14:paraId="2E6B19D9"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DCB5AD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734A0EB" w14:textId="77777777" w:rsidTr="00AE2B59">
        <w:trPr>
          <w:cantSplit/>
        </w:trPr>
        <w:tc>
          <w:tcPr>
            <w:tcW w:w="1548" w:type="dxa"/>
            <w:vMerge/>
            <w:textDirection w:val="btLr"/>
            <w:vAlign w:val="center"/>
          </w:tcPr>
          <w:p w14:paraId="4341711C" w14:textId="77777777" w:rsidR="007A1F44" w:rsidRPr="00A03C55" w:rsidRDefault="007A1F44" w:rsidP="00AE2B59">
            <w:pPr>
              <w:pStyle w:val="TableLabel"/>
              <w:rPr>
                <w:noProof w:val="0"/>
                <w:sz w:val="16"/>
              </w:rPr>
            </w:pPr>
          </w:p>
        </w:tc>
        <w:tc>
          <w:tcPr>
            <w:tcW w:w="2520" w:type="dxa"/>
            <w:vAlign w:val="center"/>
          </w:tcPr>
          <w:p w14:paraId="409D2AD8"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68817AF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A57D935"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535AAB58" w14:textId="77777777" w:rsidTr="00AE2B59">
        <w:trPr>
          <w:cantSplit/>
        </w:trPr>
        <w:tc>
          <w:tcPr>
            <w:tcW w:w="1548" w:type="dxa"/>
            <w:vMerge/>
            <w:textDirection w:val="btLr"/>
            <w:vAlign w:val="center"/>
          </w:tcPr>
          <w:p w14:paraId="290E28F8" w14:textId="77777777" w:rsidR="007A1F44" w:rsidRPr="00A03C55" w:rsidRDefault="007A1F44" w:rsidP="00AE2B59">
            <w:pPr>
              <w:pStyle w:val="TableLabel"/>
              <w:rPr>
                <w:noProof w:val="0"/>
                <w:sz w:val="16"/>
              </w:rPr>
            </w:pPr>
          </w:p>
        </w:tc>
        <w:tc>
          <w:tcPr>
            <w:tcW w:w="2520" w:type="dxa"/>
            <w:vAlign w:val="center"/>
          </w:tcPr>
          <w:p w14:paraId="1F468484" w14:textId="77777777" w:rsidR="007A1F44" w:rsidRPr="00A03C55" w:rsidRDefault="007A1F44" w:rsidP="00AE2B59">
            <w:pPr>
              <w:pStyle w:val="TableEntry"/>
              <w:rPr>
                <w:noProof w:val="0"/>
                <w:sz w:val="16"/>
              </w:rPr>
            </w:pPr>
            <w:r w:rsidRPr="00A03C55">
              <w:rPr>
                <w:noProof w:val="0"/>
                <w:sz w:val="16"/>
              </w:rPr>
              <w:t>UserIsRequestor</w:t>
            </w:r>
          </w:p>
        </w:tc>
        <w:tc>
          <w:tcPr>
            <w:tcW w:w="630" w:type="dxa"/>
            <w:vAlign w:val="center"/>
          </w:tcPr>
          <w:p w14:paraId="6F568E4C"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69DEB59" w14:textId="77777777" w:rsidR="007A1F44" w:rsidRPr="00A03C55" w:rsidRDefault="007A1F44" w:rsidP="00AE2B59">
            <w:pPr>
              <w:pStyle w:val="TableEntry"/>
              <w:rPr>
                <w:noProof w:val="0"/>
                <w:sz w:val="16"/>
              </w:rPr>
            </w:pPr>
            <w:r w:rsidRPr="00A03C55">
              <w:rPr>
                <w:noProof w:val="0"/>
                <w:sz w:val="16"/>
              </w:rPr>
              <w:t>“true”</w:t>
            </w:r>
          </w:p>
        </w:tc>
      </w:tr>
      <w:tr w:rsidR="007A1F44" w:rsidRPr="00A03C55" w14:paraId="5B71158F" w14:textId="77777777" w:rsidTr="00AE2B59">
        <w:trPr>
          <w:cantSplit/>
        </w:trPr>
        <w:tc>
          <w:tcPr>
            <w:tcW w:w="1548" w:type="dxa"/>
            <w:vMerge/>
            <w:textDirection w:val="btLr"/>
            <w:vAlign w:val="center"/>
          </w:tcPr>
          <w:p w14:paraId="586C2C07" w14:textId="77777777" w:rsidR="007A1F44" w:rsidRPr="00A03C55" w:rsidRDefault="007A1F44" w:rsidP="00AE2B59">
            <w:pPr>
              <w:pStyle w:val="TableLabel"/>
              <w:rPr>
                <w:noProof w:val="0"/>
                <w:sz w:val="16"/>
              </w:rPr>
            </w:pPr>
          </w:p>
        </w:tc>
        <w:tc>
          <w:tcPr>
            <w:tcW w:w="2520" w:type="dxa"/>
            <w:vAlign w:val="center"/>
          </w:tcPr>
          <w:p w14:paraId="48E1F94F"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202633B4" w14:textId="77777777" w:rsidR="007A1F44" w:rsidRPr="00A03C55" w:rsidRDefault="007A1F44" w:rsidP="00AE2B59">
            <w:pPr>
              <w:pStyle w:val="TableEntry"/>
              <w:jc w:val="center"/>
              <w:rPr>
                <w:noProof w:val="0"/>
                <w:sz w:val="16"/>
              </w:rPr>
            </w:pPr>
            <w:r w:rsidRPr="00A03C55">
              <w:rPr>
                <w:noProof w:val="0"/>
                <w:sz w:val="16"/>
              </w:rPr>
              <w:t>U</w:t>
            </w:r>
          </w:p>
        </w:tc>
        <w:tc>
          <w:tcPr>
            <w:tcW w:w="4968" w:type="dxa"/>
            <w:vAlign w:val="center"/>
          </w:tcPr>
          <w:p w14:paraId="749A385C" w14:textId="77777777" w:rsidR="007A1F44" w:rsidRPr="00A03C55" w:rsidRDefault="007A1F44" w:rsidP="00AE2B59">
            <w:pPr>
              <w:pStyle w:val="TableEntry"/>
              <w:rPr>
                <w:noProof w:val="0"/>
                <w:sz w:val="16"/>
              </w:rPr>
            </w:pPr>
            <w:r w:rsidRPr="00A03C55">
              <w:rPr>
                <w:noProof w:val="0"/>
                <w:sz w:val="16"/>
              </w:rPr>
              <w:t>Access Control role(s) the user holds that allows this transaction.</w:t>
            </w:r>
          </w:p>
        </w:tc>
      </w:tr>
      <w:tr w:rsidR="007A1F44" w:rsidRPr="00A03C55" w14:paraId="197B30F0" w14:textId="77777777" w:rsidTr="00AE2B59">
        <w:trPr>
          <w:cantSplit/>
        </w:trPr>
        <w:tc>
          <w:tcPr>
            <w:tcW w:w="1548" w:type="dxa"/>
            <w:vMerge/>
            <w:textDirection w:val="btLr"/>
            <w:vAlign w:val="center"/>
          </w:tcPr>
          <w:p w14:paraId="1C54FDC5" w14:textId="77777777" w:rsidR="007A1F44" w:rsidRPr="00A03C55" w:rsidRDefault="007A1F44" w:rsidP="00AE2B59">
            <w:pPr>
              <w:pStyle w:val="TableLabel"/>
              <w:rPr>
                <w:noProof w:val="0"/>
                <w:sz w:val="16"/>
              </w:rPr>
            </w:pPr>
          </w:p>
        </w:tc>
        <w:tc>
          <w:tcPr>
            <w:tcW w:w="2520" w:type="dxa"/>
            <w:vAlign w:val="center"/>
          </w:tcPr>
          <w:p w14:paraId="03983AD9" w14:textId="77777777" w:rsidR="007A1F44" w:rsidRPr="00A03C55" w:rsidRDefault="007A1F44" w:rsidP="00AE2B59">
            <w:pPr>
              <w:pStyle w:val="TableEntry"/>
              <w:rPr>
                <w:i/>
                <w:iCs/>
                <w:noProof w:val="0"/>
                <w:sz w:val="16"/>
              </w:rPr>
            </w:pPr>
            <w:r w:rsidRPr="00A03C55">
              <w:rPr>
                <w:i/>
                <w:iCs/>
                <w:noProof w:val="0"/>
                <w:sz w:val="16"/>
              </w:rPr>
              <w:t>NetworkAccessPointTypeCode</w:t>
            </w:r>
          </w:p>
        </w:tc>
        <w:tc>
          <w:tcPr>
            <w:tcW w:w="630" w:type="dxa"/>
            <w:vAlign w:val="center"/>
          </w:tcPr>
          <w:p w14:paraId="021646DD"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2BA9505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2B46BAA7" w14:textId="77777777" w:rsidTr="00D372D5">
        <w:trPr>
          <w:cantSplit/>
        </w:trPr>
        <w:tc>
          <w:tcPr>
            <w:tcW w:w="1548" w:type="dxa"/>
            <w:vMerge/>
            <w:textDirection w:val="btLr"/>
            <w:vAlign w:val="center"/>
          </w:tcPr>
          <w:p w14:paraId="261114D2" w14:textId="77777777" w:rsidR="007A1F44" w:rsidRPr="00A03C55" w:rsidRDefault="007A1F44" w:rsidP="00AE2B59">
            <w:pPr>
              <w:pStyle w:val="TableLabel"/>
              <w:rPr>
                <w:noProof w:val="0"/>
                <w:sz w:val="16"/>
              </w:rPr>
            </w:pPr>
          </w:p>
        </w:tc>
        <w:tc>
          <w:tcPr>
            <w:tcW w:w="2520" w:type="dxa"/>
            <w:vAlign w:val="center"/>
          </w:tcPr>
          <w:p w14:paraId="78588784" w14:textId="77777777" w:rsidR="007A1F44" w:rsidRPr="00A03C55" w:rsidRDefault="007A1F44" w:rsidP="00AE2B59">
            <w:pPr>
              <w:pStyle w:val="TableEntry"/>
              <w:rPr>
                <w:i/>
                <w:iCs/>
                <w:noProof w:val="0"/>
                <w:sz w:val="16"/>
              </w:rPr>
            </w:pPr>
            <w:r w:rsidRPr="00A03C55">
              <w:rPr>
                <w:i/>
                <w:iCs/>
                <w:noProof w:val="0"/>
                <w:sz w:val="16"/>
              </w:rPr>
              <w:t>NetworkAccessPointID</w:t>
            </w:r>
          </w:p>
        </w:tc>
        <w:tc>
          <w:tcPr>
            <w:tcW w:w="630" w:type="dxa"/>
            <w:vAlign w:val="center"/>
          </w:tcPr>
          <w:p w14:paraId="7753BAE0"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6235212E" w14:textId="77777777" w:rsidR="007A1F44" w:rsidRPr="00A03C55" w:rsidRDefault="007A1F44" w:rsidP="00AE2B59">
            <w:pPr>
              <w:pStyle w:val="TableEntry"/>
              <w:rPr>
                <w:i/>
                <w:iCs/>
                <w:noProof w:val="0"/>
                <w:sz w:val="16"/>
              </w:rPr>
            </w:pPr>
            <w:r w:rsidRPr="00A03C55">
              <w:rPr>
                <w:i/>
                <w:iCs/>
                <w:noProof w:val="0"/>
                <w:sz w:val="16"/>
              </w:rPr>
              <w:t>not specialized</w:t>
            </w:r>
          </w:p>
        </w:tc>
      </w:tr>
    </w:tbl>
    <w:p w14:paraId="53736372" w14:textId="77777777" w:rsidR="007A1F44" w:rsidRPr="00A03C55" w:rsidRDefault="007A1F44" w:rsidP="00D372D5">
      <w:pPr>
        <w:pStyle w:val="BodyText"/>
      </w:pPr>
    </w:p>
    <w:p w14:paraId="03107EA5" w14:textId="77777777" w:rsidR="00A552D0" w:rsidRPr="00A03C55"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FA861C8" w14:textId="77777777" w:rsidTr="00D372D5">
        <w:trPr>
          <w:cantSplit/>
        </w:trPr>
        <w:tc>
          <w:tcPr>
            <w:tcW w:w="1548" w:type="dxa"/>
            <w:vMerge w:val="restart"/>
          </w:tcPr>
          <w:p w14:paraId="0CBAF0E5" w14:textId="77777777" w:rsidR="007A1F44" w:rsidRPr="00A03C55" w:rsidRDefault="007A1F44" w:rsidP="00A063AC">
            <w:pPr>
              <w:pStyle w:val="TableEntryHeader"/>
              <w:rPr>
                <w:noProof w:val="0"/>
              </w:rPr>
            </w:pPr>
            <w:r w:rsidRPr="00A03C55">
              <w:rPr>
                <w:noProof w:val="0"/>
              </w:rPr>
              <w:lastRenderedPageBreak/>
              <w:t>Destination</w:t>
            </w:r>
          </w:p>
          <w:p w14:paraId="7AB84AEB"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ActiveParticipant</w:t>
            </w:r>
          </w:p>
        </w:tc>
        <w:tc>
          <w:tcPr>
            <w:tcW w:w="2520" w:type="dxa"/>
            <w:vAlign w:val="center"/>
          </w:tcPr>
          <w:p w14:paraId="0B1F0F63"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419DFFBD"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568C708"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2344E42F" w14:textId="77777777" w:rsidTr="00AE2B59">
        <w:trPr>
          <w:cantSplit/>
        </w:trPr>
        <w:tc>
          <w:tcPr>
            <w:tcW w:w="1548" w:type="dxa"/>
            <w:vMerge/>
            <w:textDirection w:val="btLr"/>
            <w:vAlign w:val="center"/>
          </w:tcPr>
          <w:p w14:paraId="79BC3ABA" w14:textId="77777777" w:rsidR="007A1F44" w:rsidRPr="00A03C55" w:rsidRDefault="007A1F44" w:rsidP="00AE2B59">
            <w:pPr>
              <w:pStyle w:val="TableLabel"/>
              <w:rPr>
                <w:noProof w:val="0"/>
                <w:sz w:val="16"/>
              </w:rPr>
            </w:pPr>
          </w:p>
        </w:tc>
        <w:tc>
          <w:tcPr>
            <w:tcW w:w="2520" w:type="dxa"/>
            <w:vAlign w:val="center"/>
          </w:tcPr>
          <w:p w14:paraId="4525E230" w14:textId="77777777" w:rsidR="007A1F44" w:rsidRPr="00A03C55" w:rsidRDefault="007A1F44" w:rsidP="00AE2B59">
            <w:pPr>
              <w:pStyle w:val="TableEntry"/>
              <w:rPr>
                <w:i/>
                <w:iCs/>
                <w:noProof w:val="0"/>
                <w:sz w:val="16"/>
              </w:rPr>
            </w:pPr>
            <w:r w:rsidRPr="00A03C55">
              <w:rPr>
                <w:i/>
                <w:iCs/>
                <w:noProof w:val="0"/>
                <w:sz w:val="16"/>
              </w:rPr>
              <w:t>AlternativeUserID</w:t>
            </w:r>
          </w:p>
        </w:tc>
        <w:tc>
          <w:tcPr>
            <w:tcW w:w="630" w:type="dxa"/>
            <w:vAlign w:val="center"/>
          </w:tcPr>
          <w:p w14:paraId="59632593" w14:textId="77777777" w:rsidR="007A1F44" w:rsidRPr="00A03C55" w:rsidRDefault="007A1F44">
            <w:pPr>
              <w:pStyle w:val="TableEntry"/>
              <w:jc w:val="center"/>
              <w:rPr>
                <w:i/>
                <w:iCs/>
                <w:noProof w:val="0"/>
                <w:sz w:val="16"/>
              </w:rPr>
            </w:pPr>
            <w:r w:rsidRPr="00A03C55">
              <w:rPr>
                <w:i/>
                <w:iCs/>
                <w:noProof w:val="0"/>
                <w:sz w:val="16"/>
              </w:rPr>
              <w:t>U</w:t>
            </w:r>
          </w:p>
        </w:tc>
        <w:tc>
          <w:tcPr>
            <w:tcW w:w="4968" w:type="dxa"/>
            <w:vAlign w:val="center"/>
          </w:tcPr>
          <w:p w14:paraId="4BA565F2"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7651D8FF" w14:textId="77777777" w:rsidTr="00AE2B59">
        <w:trPr>
          <w:cantSplit/>
        </w:trPr>
        <w:tc>
          <w:tcPr>
            <w:tcW w:w="1548" w:type="dxa"/>
            <w:vMerge/>
            <w:textDirection w:val="btLr"/>
            <w:vAlign w:val="center"/>
          </w:tcPr>
          <w:p w14:paraId="24F2AECD" w14:textId="77777777" w:rsidR="007A1F44" w:rsidRPr="00A03C55" w:rsidRDefault="007A1F44" w:rsidP="00AE2B59">
            <w:pPr>
              <w:pStyle w:val="TableLabel"/>
              <w:rPr>
                <w:noProof w:val="0"/>
                <w:sz w:val="16"/>
              </w:rPr>
            </w:pPr>
          </w:p>
        </w:tc>
        <w:tc>
          <w:tcPr>
            <w:tcW w:w="2520" w:type="dxa"/>
            <w:vAlign w:val="center"/>
          </w:tcPr>
          <w:p w14:paraId="0D28AC24"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6C60A75C" w14:textId="77777777" w:rsidR="007A1F44" w:rsidRPr="00A03C55" w:rsidRDefault="007A1F44">
            <w:pPr>
              <w:pStyle w:val="TableEntry"/>
              <w:jc w:val="center"/>
              <w:rPr>
                <w:i/>
                <w:iCs/>
                <w:noProof w:val="0"/>
                <w:sz w:val="16"/>
              </w:rPr>
            </w:pPr>
            <w:r w:rsidRPr="00A03C55">
              <w:rPr>
                <w:i/>
                <w:iCs/>
                <w:noProof w:val="0"/>
                <w:sz w:val="16"/>
              </w:rPr>
              <w:t>U</w:t>
            </w:r>
          </w:p>
        </w:tc>
        <w:tc>
          <w:tcPr>
            <w:tcW w:w="4968" w:type="dxa"/>
            <w:vAlign w:val="center"/>
          </w:tcPr>
          <w:p w14:paraId="53015CC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7178FDA8" w14:textId="77777777" w:rsidTr="00AE2B59">
        <w:trPr>
          <w:cantSplit/>
        </w:trPr>
        <w:tc>
          <w:tcPr>
            <w:tcW w:w="1548" w:type="dxa"/>
            <w:vMerge/>
            <w:textDirection w:val="btLr"/>
            <w:vAlign w:val="center"/>
          </w:tcPr>
          <w:p w14:paraId="3CFE9524" w14:textId="77777777" w:rsidR="007A1F44" w:rsidRPr="00A03C55" w:rsidRDefault="007A1F44" w:rsidP="00AE2B59">
            <w:pPr>
              <w:pStyle w:val="TableLabel"/>
              <w:rPr>
                <w:noProof w:val="0"/>
                <w:sz w:val="16"/>
              </w:rPr>
            </w:pPr>
          </w:p>
        </w:tc>
        <w:tc>
          <w:tcPr>
            <w:tcW w:w="2520" w:type="dxa"/>
            <w:vAlign w:val="center"/>
          </w:tcPr>
          <w:p w14:paraId="0DAC4C24" w14:textId="77777777" w:rsidR="007A1F44" w:rsidRPr="00A03C55" w:rsidRDefault="007A1F44" w:rsidP="00AE2B59">
            <w:pPr>
              <w:pStyle w:val="TableEntry"/>
              <w:rPr>
                <w:iCs/>
                <w:noProof w:val="0"/>
                <w:sz w:val="16"/>
              </w:rPr>
            </w:pPr>
            <w:r w:rsidRPr="00A03C55">
              <w:rPr>
                <w:iCs/>
                <w:noProof w:val="0"/>
                <w:sz w:val="16"/>
              </w:rPr>
              <w:t>UserIsRequestor</w:t>
            </w:r>
          </w:p>
        </w:tc>
        <w:tc>
          <w:tcPr>
            <w:tcW w:w="630" w:type="dxa"/>
            <w:vAlign w:val="center"/>
          </w:tcPr>
          <w:p w14:paraId="25F1AE30"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43B42840"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2993B4CC" w14:textId="77777777" w:rsidTr="00AE2B59">
        <w:trPr>
          <w:cantSplit/>
        </w:trPr>
        <w:tc>
          <w:tcPr>
            <w:tcW w:w="1548" w:type="dxa"/>
            <w:vMerge/>
            <w:textDirection w:val="btLr"/>
            <w:vAlign w:val="center"/>
          </w:tcPr>
          <w:p w14:paraId="49A81123" w14:textId="77777777" w:rsidR="007A1F44" w:rsidRPr="00A03C55" w:rsidRDefault="007A1F44" w:rsidP="00AE2B59">
            <w:pPr>
              <w:pStyle w:val="TableLabel"/>
              <w:rPr>
                <w:noProof w:val="0"/>
                <w:sz w:val="16"/>
              </w:rPr>
            </w:pPr>
          </w:p>
        </w:tc>
        <w:tc>
          <w:tcPr>
            <w:tcW w:w="2520" w:type="dxa"/>
            <w:vAlign w:val="center"/>
          </w:tcPr>
          <w:p w14:paraId="4FA65656"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3B4B0D4A"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4949A6E0" w14:textId="77777777" w:rsidR="007A1F44" w:rsidRPr="00A03C55" w:rsidRDefault="007A1F44" w:rsidP="00AE2B59">
            <w:pPr>
              <w:pStyle w:val="TableEntry"/>
              <w:rPr>
                <w:noProof w:val="0"/>
                <w:sz w:val="16"/>
              </w:rPr>
            </w:pPr>
            <w:r w:rsidRPr="00A03C55">
              <w:rPr>
                <w:noProof w:val="0"/>
                <w:sz w:val="16"/>
              </w:rPr>
              <w:t>EV(110152, DCM, “Destination”)</w:t>
            </w:r>
          </w:p>
        </w:tc>
      </w:tr>
      <w:tr w:rsidR="007A1F44" w:rsidRPr="00A03C55" w14:paraId="01F36572" w14:textId="77777777" w:rsidTr="00AE2B59">
        <w:trPr>
          <w:cantSplit/>
        </w:trPr>
        <w:tc>
          <w:tcPr>
            <w:tcW w:w="1548" w:type="dxa"/>
            <w:vMerge/>
            <w:textDirection w:val="btLr"/>
            <w:vAlign w:val="center"/>
          </w:tcPr>
          <w:p w14:paraId="228BAC49" w14:textId="77777777" w:rsidR="007A1F44" w:rsidRPr="00A03C55" w:rsidRDefault="007A1F44" w:rsidP="00AE2B59">
            <w:pPr>
              <w:pStyle w:val="TableLabel"/>
              <w:rPr>
                <w:noProof w:val="0"/>
                <w:sz w:val="16"/>
              </w:rPr>
            </w:pPr>
          </w:p>
        </w:tc>
        <w:tc>
          <w:tcPr>
            <w:tcW w:w="2520" w:type="dxa"/>
            <w:vAlign w:val="center"/>
          </w:tcPr>
          <w:p w14:paraId="635D2C82"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088155B7"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4C202D4"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224FD057" w14:textId="77777777" w:rsidTr="00D372D5">
        <w:trPr>
          <w:cantSplit/>
        </w:trPr>
        <w:tc>
          <w:tcPr>
            <w:tcW w:w="1548" w:type="dxa"/>
            <w:vMerge/>
            <w:textDirection w:val="btLr"/>
            <w:vAlign w:val="center"/>
          </w:tcPr>
          <w:p w14:paraId="71878580" w14:textId="77777777" w:rsidR="007A1F44" w:rsidRPr="00A03C55" w:rsidRDefault="007A1F44" w:rsidP="00AE2B59">
            <w:pPr>
              <w:pStyle w:val="TableLabel"/>
              <w:rPr>
                <w:noProof w:val="0"/>
                <w:sz w:val="16"/>
              </w:rPr>
            </w:pPr>
          </w:p>
        </w:tc>
        <w:tc>
          <w:tcPr>
            <w:tcW w:w="2520" w:type="dxa"/>
            <w:vAlign w:val="center"/>
          </w:tcPr>
          <w:p w14:paraId="77197D74"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27EEC8F2"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0E9FC4DB" w14:textId="77777777" w:rsidR="007A1F44" w:rsidRPr="00A03C55" w:rsidRDefault="007A1F44" w:rsidP="00AE2B59">
            <w:pPr>
              <w:pStyle w:val="TableEntry"/>
              <w:rPr>
                <w:noProof w:val="0"/>
                <w:sz w:val="16"/>
              </w:rPr>
            </w:pPr>
            <w:r w:rsidRPr="00A03C55">
              <w:rPr>
                <w:noProof w:val="0"/>
                <w:sz w:val="16"/>
              </w:rPr>
              <w:t>The machine name or IP address.</w:t>
            </w:r>
          </w:p>
        </w:tc>
      </w:tr>
    </w:tbl>
    <w:p w14:paraId="6AF857B8"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6A1F353A" w14:textId="77777777" w:rsidTr="00AE2B59">
        <w:trPr>
          <w:cantSplit/>
        </w:trPr>
        <w:tc>
          <w:tcPr>
            <w:tcW w:w="1728" w:type="dxa"/>
            <w:vMerge w:val="restart"/>
          </w:tcPr>
          <w:p w14:paraId="544A1DF0" w14:textId="77777777" w:rsidR="007A1F44" w:rsidRPr="00A03C55" w:rsidRDefault="007A1F44" w:rsidP="00A063AC">
            <w:pPr>
              <w:pStyle w:val="TableEntryHeader"/>
              <w:rPr>
                <w:noProof w:val="0"/>
              </w:rPr>
            </w:pPr>
            <w:r w:rsidRPr="00A03C55">
              <w:rPr>
                <w:noProof w:val="0"/>
              </w:rPr>
              <w:t>Audit Source</w:t>
            </w:r>
          </w:p>
          <w:p w14:paraId="3A6B4FD6"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AuditSourceIdentification</w:t>
            </w:r>
          </w:p>
        </w:tc>
        <w:tc>
          <w:tcPr>
            <w:tcW w:w="2340" w:type="dxa"/>
            <w:vAlign w:val="center"/>
          </w:tcPr>
          <w:p w14:paraId="41E2A1CE" w14:textId="77777777" w:rsidR="007A1F44" w:rsidRPr="00A03C55" w:rsidRDefault="007A1F44" w:rsidP="00AE2B59">
            <w:pPr>
              <w:pStyle w:val="TableEntry"/>
              <w:rPr>
                <w:i/>
                <w:iCs/>
                <w:noProof w:val="0"/>
                <w:sz w:val="16"/>
              </w:rPr>
            </w:pPr>
            <w:r w:rsidRPr="00A03C55">
              <w:rPr>
                <w:i/>
                <w:iCs/>
                <w:noProof w:val="0"/>
                <w:sz w:val="16"/>
              </w:rPr>
              <w:t>AuditSourceID</w:t>
            </w:r>
          </w:p>
        </w:tc>
        <w:tc>
          <w:tcPr>
            <w:tcW w:w="630" w:type="dxa"/>
            <w:vAlign w:val="center"/>
          </w:tcPr>
          <w:p w14:paraId="2E66263E" w14:textId="77777777" w:rsidR="007A1F44" w:rsidRPr="00A03C55" w:rsidRDefault="007A1F44" w:rsidP="00DC5C53">
            <w:pPr>
              <w:pStyle w:val="TableEntry"/>
              <w:jc w:val="center"/>
              <w:rPr>
                <w:i/>
                <w:iCs/>
                <w:noProof w:val="0"/>
                <w:sz w:val="16"/>
              </w:rPr>
            </w:pPr>
            <w:r w:rsidRPr="00A03C55">
              <w:rPr>
                <w:i/>
                <w:iCs/>
                <w:noProof w:val="0"/>
                <w:sz w:val="16"/>
              </w:rPr>
              <w:t>U</w:t>
            </w:r>
          </w:p>
        </w:tc>
        <w:tc>
          <w:tcPr>
            <w:tcW w:w="4968" w:type="dxa"/>
            <w:vAlign w:val="center"/>
          </w:tcPr>
          <w:p w14:paraId="1FD5DA2A" w14:textId="77777777" w:rsidR="007A1F44" w:rsidRPr="00A03C55" w:rsidRDefault="007A1F44" w:rsidP="00752AB9">
            <w:pPr>
              <w:pStyle w:val="TableEntry"/>
              <w:rPr>
                <w:i/>
                <w:iCs/>
                <w:noProof w:val="0"/>
                <w:sz w:val="16"/>
              </w:rPr>
            </w:pPr>
            <w:r w:rsidRPr="00A03C55">
              <w:rPr>
                <w:i/>
                <w:iCs/>
                <w:noProof w:val="0"/>
                <w:sz w:val="16"/>
              </w:rPr>
              <w:t>not specialized</w:t>
            </w:r>
          </w:p>
        </w:tc>
      </w:tr>
      <w:tr w:rsidR="007A1F44" w:rsidRPr="00A03C55" w14:paraId="57C5D170" w14:textId="77777777" w:rsidTr="00AE2B59">
        <w:trPr>
          <w:cantSplit/>
        </w:trPr>
        <w:tc>
          <w:tcPr>
            <w:tcW w:w="1728" w:type="dxa"/>
            <w:vMerge/>
            <w:textDirection w:val="btLr"/>
            <w:vAlign w:val="center"/>
          </w:tcPr>
          <w:p w14:paraId="4A49E635" w14:textId="77777777" w:rsidR="007A1F44" w:rsidRPr="00A03C55" w:rsidRDefault="007A1F44" w:rsidP="00AE2B59">
            <w:pPr>
              <w:pStyle w:val="TableLabel"/>
              <w:rPr>
                <w:noProof w:val="0"/>
                <w:sz w:val="16"/>
              </w:rPr>
            </w:pPr>
          </w:p>
        </w:tc>
        <w:tc>
          <w:tcPr>
            <w:tcW w:w="2340" w:type="dxa"/>
            <w:vAlign w:val="center"/>
          </w:tcPr>
          <w:p w14:paraId="10116DED" w14:textId="77777777" w:rsidR="007A1F44" w:rsidRPr="00A03C55" w:rsidRDefault="007A1F44" w:rsidP="00AE2B59">
            <w:pPr>
              <w:pStyle w:val="TableEntry"/>
              <w:rPr>
                <w:i/>
                <w:iCs/>
                <w:noProof w:val="0"/>
                <w:sz w:val="16"/>
              </w:rPr>
            </w:pPr>
            <w:r w:rsidRPr="00A03C55">
              <w:rPr>
                <w:i/>
                <w:iCs/>
                <w:noProof w:val="0"/>
                <w:sz w:val="16"/>
              </w:rPr>
              <w:t>AuditEnterpriseSiteID</w:t>
            </w:r>
          </w:p>
        </w:tc>
        <w:tc>
          <w:tcPr>
            <w:tcW w:w="630" w:type="dxa"/>
            <w:vAlign w:val="center"/>
          </w:tcPr>
          <w:p w14:paraId="07B2DB71" w14:textId="77777777" w:rsidR="007A1F44" w:rsidRPr="00A03C55" w:rsidRDefault="007A1F44" w:rsidP="00DC5C53">
            <w:pPr>
              <w:pStyle w:val="TableEntry"/>
              <w:jc w:val="center"/>
              <w:rPr>
                <w:i/>
                <w:iCs/>
                <w:noProof w:val="0"/>
                <w:sz w:val="16"/>
              </w:rPr>
            </w:pPr>
            <w:r w:rsidRPr="00A03C55">
              <w:rPr>
                <w:i/>
                <w:iCs/>
                <w:noProof w:val="0"/>
                <w:sz w:val="16"/>
              </w:rPr>
              <w:t>U</w:t>
            </w:r>
          </w:p>
        </w:tc>
        <w:tc>
          <w:tcPr>
            <w:tcW w:w="4968" w:type="dxa"/>
            <w:vAlign w:val="center"/>
          </w:tcPr>
          <w:p w14:paraId="73993652"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F9B470E" w14:textId="77777777" w:rsidTr="00AE2B59">
        <w:trPr>
          <w:cantSplit/>
        </w:trPr>
        <w:tc>
          <w:tcPr>
            <w:tcW w:w="1728" w:type="dxa"/>
            <w:vMerge/>
            <w:textDirection w:val="btLr"/>
            <w:vAlign w:val="center"/>
          </w:tcPr>
          <w:p w14:paraId="5B009405" w14:textId="77777777" w:rsidR="007A1F44" w:rsidRPr="00A03C55" w:rsidRDefault="007A1F44" w:rsidP="00AE2B59">
            <w:pPr>
              <w:pStyle w:val="TableLabel"/>
              <w:rPr>
                <w:noProof w:val="0"/>
                <w:sz w:val="16"/>
              </w:rPr>
            </w:pPr>
          </w:p>
        </w:tc>
        <w:tc>
          <w:tcPr>
            <w:tcW w:w="2340" w:type="dxa"/>
            <w:vAlign w:val="center"/>
          </w:tcPr>
          <w:p w14:paraId="403B77F5" w14:textId="77777777" w:rsidR="007A1F44" w:rsidRPr="00A03C55" w:rsidRDefault="007A1F44" w:rsidP="00AE2B59">
            <w:pPr>
              <w:pStyle w:val="TableEntry"/>
              <w:rPr>
                <w:i/>
                <w:iCs/>
                <w:noProof w:val="0"/>
                <w:sz w:val="16"/>
              </w:rPr>
            </w:pPr>
            <w:r w:rsidRPr="00A03C55">
              <w:rPr>
                <w:i/>
                <w:iCs/>
                <w:noProof w:val="0"/>
                <w:sz w:val="16"/>
              </w:rPr>
              <w:t>AuditSourceTypeCode</w:t>
            </w:r>
          </w:p>
        </w:tc>
        <w:tc>
          <w:tcPr>
            <w:tcW w:w="630" w:type="dxa"/>
            <w:vAlign w:val="center"/>
          </w:tcPr>
          <w:p w14:paraId="4475BA4F" w14:textId="77777777" w:rsidR="007A1F44" w:rsidRPr="00A03C55" w:rsidRDefault="007A1F44" w:rsidP="00DC5C53">
            <w:pPr>
              <w:pStyle w:val="TableEntry"/>
              <w:jc w:val="center"/>
              <w:rPr>
                <w:i/>
                <w:iCs/>
                <w:noProof w:val="0"/>
                <w:sz w:val="16"/>
              </w:rPr>
            </w:pPr>
            <w:r w:rsidRPr="00A03C55">
              <w:rPr>
                <w:i/>
                <w:iCs/>
                <w:noProof w:val="0"/>
                <w:sz w:val="16"/>
              </w:rPr>
              <w:t>U</w:t>
            </w:r>
          </w:p>
        </w:tc>
        <w:tc>
          <w:tcPr>
            <w:tcW w:w="4968" w:type="dxa"/>
            <w:vAlign w:val="center"/>
          </w:tcPr>
          <w:p w14:paraId="73794D66"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5301A772"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5343F53" w14:textId="77777777" w:rsidTr="00D372D5">
        <w:trPr>
          <w:cantSplit/>
        </w:trPr>
        <w:tc>
          <w:tcPr>
            <w:tcW w:w="1548" w:type="dxa"/>
            <w:vMerge w:val="restart"/>
          </w:tcPr>
          <w:p w14:paraId="0181A592" w14:textId="77777777" w:rsidR="007A1F44" w:rsidRPr="00A03C55" w:rsidRDefault="007A1F44" w:rsidP="00A063AC">
            <w:pPr>
              <w:pStyle w:val="TableEntryHeader"/>
              <w:rPr>
                <w:noProof w:val="0"/>
              </w:rPr>
            </w:pPr>
            <w:r w:rsidRPr="00A03C55">
              <w:rPr>
                <w:noProof w:val="0"/>
              </w:rPr>
              <w:t>Patient</w:t>
            </w:r>
          </w:p>
          <w:p w14:paraId="65B98DC1" w14:textId="77777777" w:rsidR="007A1F44" w:rsidRPr="00A03C55" w:rsidRDefault="007A1F44" w:rsidP="00AE2B59">
            <w:pPr>
              <w:pStyle w:val="TableEntryHeader"/>
              <w:rPr>
                <w:noProof w:val="0"/>
                <w:sz w:val="16"/>
              </w:rPr>
            </w:pPr>
            <w:r w:rsidRPr="00A03C55">
              <w:rPr>
                <w:noProof w:val="0"/>
                <w:sz w:val="12"/>
                <w:szCs w:val="12"/>
              </w:rPr>
              <w:t>(AuditMessage/</w:t>
            </w:r>
            <w:r w:rsidRPr="00A03C55">
              <w:rPr>
                <w:noProof w:val="0"/>
                <w:sz w:val="12"/>
                <w:szCs w:val="12"/>
              </w:rPr>
              <w:br/>
              <w:t>ParticipantObjectIdentification)</w:t>
            </w:r>
          </w:p>
        </w:tc>
        <w:tc>
          <w:tcPr>
            <w:tcW w:w="2520" w:type="dxa"/>
            <w:vAlign w:val="center"/>
          </w:tcPr>
          <w:p w14:paraId="1A801C67" w14:textId="77777777" w:rsidR="007A1F44" w:rsidRPr="00A03C55" w:rsidRDefault="007A1F44" w:rsidP="00AE2B59">
            <w:pPr>
              <w:pStyle w:val="TableEntry"/>
              <w:rPr>
                <w:noProof w:val="0"/>
                <w:sz w:val="16"/>
                <w:szCs w:val="16"/>
              </w:rPr>
            </w:pPr>
            <w:r w:rsidRPr="00A03C55">
              <w:rPr>
                <w:noProof w:val="0"/>
                <w:sz w:val="16"/>
                <w:szCs w:val="16"/>
              </w:rPr>
              <w:t>ParticipantObjectTypeCode</w:t>
            </w:r>
          </w:p>
        </w:tc>
        <w:tc>
          <w:tcPr>
            <w:tcW w:w="630" w:type="dxa"/>
            <w:vAlign w:val="center"/>
          </w:tcPr>
          <w:p w14:paraId="3FCE60F4"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6B6A39B2" w14:textId="77777777" w:rsidR="007A1F44" w:rsidRPr="00A03C55" w:rsidRDefault="007A1F44" w:rsidP="00AE2B59">
            <w:pPr>
              <w:pStyle w:val="TableEntry"/>
              <w:rPr>
                <w:noProof w:val="0"/>
                <w:sz w:val="16"/>
                <w:szCs w:val="16"/>
              </w:rPr>
            </w:pPr>
            <w:r w:rsidRPr="00A03C55">
              <w:rPr>
                <w:noProof w:val="0"/>
                <w:sz w:val="16"/>
                <w:szCs w:val="16"/>
              </w:rPr>
              <w:t>“1” (person)</w:t>
            </w:r>
          </w:p>
        </w:tc>
      </w:tr>
      <w:tr w:rsidR="007A1F44" w:rsidRPr="00A03C55" w14:paraId="16B8CA66" w14:textId="77777777" w:rsidTr="00AE2B59">
        <w:trPr>
          <w:cantSplit/>
        </w:trPr>
        <w:tc>
          <w:tcPr>
            <w:tcW w:w="1548" w:type="dxa"/>
            <w:vMerge/>
            <w:vAlign w:val="center"/>
          </w:tcPr>
          <w:p w14:paraId="206E2F17" w14:textId="77777777" w:rsidR="007A1F44" w:rsidRPr="00A03C55" w:rsidRDefault="007A1F44" w:rsidP="00AE2B59">
            <w:pPr>
              <w:pStyle w:val="TableLabel"/>
              <w:rPr>
                <w:noProof w:val="0"/>
                <w:sz w:val="16"/>
              </w:rPr>
            </w:pPr>
          </w:p>
        </w:tc>
        <w:tc>
          <w:tcPr>
            <w:tcW w:w="2520" w:type="dxa"/>
            <w:vAlign w:val="center"/>
          </w:tcPr>
          <w:p w14:paraId="3E115A53" w14:textId="77777777" w:rsidR="007A1F44" w:rsidRPr="00A03C55" w:rsidRDefault="007A1F44" w:rsidP="00AE2B59">
            <w:pPr>
              <w:pStyle w:val="TableEntry"/>
              <w:rPr>
                <w:noProof w:val="0"/>
                <w:sz w:val="16"/>
                <w:szCs w:val="16"/>
              </w:rPr>
            </w:pPr>
            <w:r w:rsidRPr="00A03C55">
              <w:rPr>
                <w:noProof w:val="0"/>
                <w:sz w:val="16"/>
                <w:szCs w:val="16"/>
              </w:rPr>
              <w:t>ParticipantObjectTypeCodeRole</w:t>
            </w:r>
          </w:p>
        </w:tc>
        <w:tc>
          <w:tcPr>
            <w:tcW w:w="630" w:type="dxa"/>
            <w:vAlign w:val="center"/>
          </w:tcPr>
          <w:p w14:paraId="3AC2FB3E"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652D523D" w14:textId="77777777" w:rsidR="007A1F44" w:rsidRPr="00A03C55" w:rsidRDefault="007A1F44" w:rsidP="00AE2B59">
            <w:pPr>
              <w:pStyle w:val="TableEntry"/>
              <w:rPr>
                <w:b/>
                <w:i/>
                <w:noProof w:val="0"/>
                <w:sz w:val="16"/>
                <w:szCs w:val="16"/>
              </w:rPr>
            </w:pPr>
            <w:r w:rsidRPr="00A03C55">
              <w:rPr>
                <w:noProof w:val="0"/>
                <w:sz w:val="16"/>
                <w:szCs w:val="16"/>
              </w:rPr>
              <w:t>“1” (patient)</w:t>
            </w:r>
          </w:p>
        </w:tc>
      </w:tr>
      <w:tr w:rsidR="007A1F44" w:rsidRPr="00A03C55" w14:paraId="16157A03" w14:textId="77777777" w:rsidTr="00AE2B59">
        <w:trPr>
          <w:cantSplit/>
        </w:trPr>
        <w:tc>
          <w:tcPr>
            <w:tcW w:w="1548" w:type="dxa"/>
            <w:vMerge/>
            <w:vAlign w:val="center"/>
          </w:tcPr>
          <w:p w14:paraId="4A397588" w14:textId="77777777" w:rsidR="007A1F44" w:rsidRPr="00A03C55" w:rsidRDefault="007A1F44" w:rsidP="00AE2B59">
            <w:pPr>
              <w:pStyle w:val="TableLabel"/>
              <w:rPr>
                <w:noProof w:val="0"/>
                <w:sz w:val="16"/>
              </w:rPr>
            </w:pPr>
          </w:p>
        </w:tc>
        <w:tc>
          <w:tcPr>
            <w:tcW w:w="2520" w:type="dxa"/>
            <w:vAlign w:val="center"/>
          </w:tcPr>
          <w:p w14:paraId="195ED161" w14:textId="77777777" w:rsidR="007A1F44" w:rsidRPr="00A03C55" w:rsidRDefault="007A1F44" w:rsidP="00AE2B59">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65932A16"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59C28281"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3AB07309" w14:textId="77777777" w:rsidTr="00AE2B59">
        <w:trPr>
          <w:cantSplit/>
        </w:trPr>
        <w:tc>
          <w:tcPr>
            <w:tcW w:w="1548" w:type="dxa"/>
            <w:vMerge/>
            <w:vAlign w:val="center"/>
          </w:tcPr>
          <w:p w14:paraId="50F69530" w14:textId="77777777" w:rsidR="007A1F44" w:rsidRPr="00A03C55" w:rsidRDefault="007A1F44" w:rsidP="00AE2B59">
            <w:pPr>
              <w:pStyle w:val="TableLabel"/>
              <w:rPr>
                <w:noProof w:val="0"/>
                <w:sz w:val="16"/>
              </w:rPr>
            </w:pPr>
          </w:p>
        </w:tc>
        <w:tc>
          <w:tcPr>
            <w:tcW w:w="2520" w:type="dxa"/>
            <w:vAlign w:val="center"/>
          </w:tcPr>
          <w:p w14:paraId="1EC632F3" w14:textId="77777777" w:rsidR="007A1F44" w:rsidRPr="00A03C55" w:rsidRDefault="007A1F44" w:rsidP="008C3C96">
            <w:pPr>
              <w:pStyle w:val="TableEntry"/>
              <w:rPr>
                <w:i/>
                <w:iCs/>
                <w:noProof w:val="0"/>
                <w:sz w:val="16"/>
              </w:rPr>
            </w:pPr>
            <w:r w:rsidRPr="00A03C55">
              <w:rPr>
                <w:i/>
                <w:iCs/>
                <w:noProof w:val="0"/>
                <w:sz w:val="16"/>
              </w:rPr>
              <w:t>ParticipantObjectIDTypeCode</w:t>
            </w:r>
          </w:p>
        </w:tc>
        <w:tc>
          <w:tcPr>
            <w:tcW w:w="630" w:type="dxa"/>
            <w:vAlign w:val="center"/>
          </w:tcPr>
          <w:p w14:paraId="349D45F5"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10918BE4" w14:textId="77777777" w:rsidR="007A1F44" w:rsidRPr="00A03C55" w:rsidRDefault="00383381">
            <w:pPr>
              <w:pStyle w:val="TableEntry"/>
              <w:rPr>
                <w:noProof w:val="0"/>
                <w:sz w:val="16"/>
                <w:szCs w:val="16"/>
              </w:rPr>
            </w:pPr>
            <w:r w:rsidRPr="00A03C55">
              <w:rPr>
                <w:i/>
                <w:iCs/>
                <w:noProof w:val="0"/>
                <w:sz w:val="16"/>
                <w:szCs w:val="16"/>
              </w:rPr>
              <w:t>n</w:t>
            </w:r>
            <w:r w:rsidR="007A1F44" w:rsidRPr="00A03C55">
              <w:rPr>
                <w:i/>
                <w:iCs/>
                <w:noProof w:val="0"/>
                <w:sz w:val="16"/>
                <w:szCs w:val="16"/>
              </w:rPr>
              <w:t>ot specialized</w:t>
            </w:r>
          </w:p>
        </w:tc>
      </w:tr>
      <w:tr w:rsidR="007A1F44" w:rsidRPr="00A03C55" w14:paraId="74036915" w14:textId="77777777" w:rsidTr="00AE2B59">
        <w:trPr>
          <w:cantSplit/>
        </w:trPr>
        <w:tc>
          <w:tcPr>
            <w:tcW w:w="1548" w:type="dxa"/>
            <w:vMerge/>
            <w:vAlign w:val="center"/>
          </w:tcPr>
          <w:p w14:paraId="1E39E581" w14:textId="77777777" w:rsidR="007A1F44" w:rsidRPr="00A03C55" w:rsidRDefault="007A1F44" w:rsidP="00AE2B59">
            <w:pPr>
              <w:pStyle w:val="TableLabel"/>
              <w:rPr>
                <w:noProof w:val="0"/>
                <w:sz w:val="16"/>
              </w:rPr>
            </w:pPr>
          </w:p>
        </w:tc>
        <w:tc>
          <w:tcPr>
            <w:tcW w:w="2520" w:type="dxa"/>
            <w:vAlign w:val="center"/>
          </w:tcPr>
          <w:p w14:paraId="2E265969" w14:textId="77777777" w:rsidR="007A1F44" w:rsidRPr="00A03C55" w:rsidRDefault="007A1F44" w:rsidP="00AE2B59">
            <w:pPr>
              <w:pStyle w:val="TableEntry"/>
              <w:rPr>
                <w:i/>
                <w:iCs/>
                <w:noProof w:val="0"/>
                <w:sz w:val="16"/>
                <w:szCs w:val="16"/>
              </w:rPr>
            </w:pPr>
            <w:r w:rsidRPr="00A03C55">
              <w:rPr>
                <w:i/>
                <w:iCs/>
                <w:noProof w:val="0"/>
                <w:sz w:val="16"/>
                <w:szCs w:val="16"/>
              </w:rPr>
              <w:t>ParticipantObjectSensitivity</w:t>
            </w:r>
          </w:p>
        </w:tc>
        <w:tc>
          <w:tcPr>
            <w:tcW w:w="630" w:type="dxa"/>
            <w:vAlign w:val="center"/>
          </w:tcPr>
          <w:p w14:paraId="1040D8EE"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22CED663"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6B51BDCF" w14:textId="77777777" w:rsidTr="00AE2B59">
        <w:trPr>
          <w:cantSplit/>
        </w:trPr>
        <w:tc>
          <w:tcPr>
            <w:tcW w:w="1548" w:type="dxa"/>
            <w:vMerge/>
            <w:vAlign w:val="center"/>
          </w:tcPr>
          <w:p w14:paraId="41E331A8" w14:textId="77777777" w:rsidR="007A1F44" w:rsidRPr="00A03C55" w:rsidRDefault="007A1F44" w:rsidP="00AE2B59">
            <w:pPr>
              <w:pStyle w:val="TableLabel"/>
              <w:rPr>
                <w:noProof w:val="0"/>
                <w:sz w:val="16"/>
              </w:rPr>
            </w:pPr>
          </w:p>
        </w:tc>
        <w:tc>
          <w:tcPr>
            <w:tcW w:w="2520" w:type="dxa"/>
            <w:vAlign w:val="center"/>
          </w:tcPr>
          <w:p w14:paraId="43F4CA94" w14:textId="77777777" w:rsidR="007A1F44" w:rsidRPr="00A03C55" w:rsidRDefault="007A1F44" w:rsidP="00AE2B59">
            <w:pPr>
              <w:pStyle w:val="TableEntry"/>
              <w:rPr>
                <w:noProof w:val="0"/>
                <w:sz w:val="16"/>
                <w:szCs w:val="16"/>
              </w:rPr>
            </w:pPr>
            <w:r w:rsidRPr="00A03C55">
              <w:rPr>
                <w:noProof w:val="0"/>
                <w:sz w:val="16"/>
                <w:szCs w:val="16"/>
              </w:rPr>
              <w:t>ParticipantObjectID</w:t>
            </w:r>
          </w:p>
        </w:tc>
        <w:tc>
          <w:tcPr>
            <w:tcW w:w="630" w:type="dxa"/>
            <w:vAlign w:val="center"/>
          </w:tcPr>
          <w:p w14:paraId="210C73B9"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75C03F85" w14:textId="77777777" w:rsidR="007A1F44" w:rsidRPr="00A03C55" w:rsidRDefault="007A1F44" w:rsidP="00AE2B59">
            <w:pPr>
              <w:pStyle w:val="TableEntry"/>
              <w:rPr>
                <w:noProof w:val="0"/>
                <w:sz w:val="16"/>
                <w:szCs w:val="16"/>
              </w:rPr>
            </w:pPr>
            <w:r w:rsidRPr="00A03C55">
              <w:rPr>
                <w:noProof w:val="0"/>
                <w:sz w:val="16"/>
                <w:szCs w:val="16"/>
              </w:rPr>
              <w:t>the patient ID in HL7 CX format..</w:t>
            </w:r>
          </w:p>
        </w:tc>
      </w:tr>
      <w:tr w:rsidR="007A1F44" w:rsidRPr="00A03C55" w14:paraId="1D9C2CF2" w14:textId="77777777" w:rsidTr="00AE2B59">
        <w:trPr>
          <w:cantSplit/>
        </w:trPr>
        <w:tc>
          <w:tcPr>
            <w:tcW w:w="1548" w:type="dxa"/>
            <w:vMerge/>
            <w:vAlign w:val="center"/>
          </w:tcPr>
          <w:p w14:paraId="39EBAF00" w14:textId="77777777" w:rsidR="007A1F44" w:rsidRPr="00A03C55" w:rsidRDefault="007A1F44" w:rsidP="00AE2B59">
            <w:pPr>
              <w:pStyle w:val="TableLabel"/>
              <w:rPr>
                <w:noProof w:val="0"/>
                <w:sz w:val="16"/>
              </w:rPr>
            </w:pPr>
          </w:p>
        </w:tc>
        <w:tc>
          <w:tcPr>
            <w:tcW w:w="2520" w:type="dxa"/>
            <w:vAlign w:val="center"/>
          </w:tcPr>
          <w:p w14:paraId="21A57622" w14:textId="77777777" w:rsidR="007A1F44" w:rsidRPr="00A03C55" w:rsidRDefault="007A1F44" w:rsidP="00AE2B59">
            <w:pPr>
              <w:pStyle w:val="TableEntry"/>
              <w:rPr>
                <w:i/>
                <w:iCs/>
                <w:noProof w:val="0"/>
                <w:sz w:val="16"/>
                <w:szCs w:val="16"/>
              </w:rPr>
            </w:pPr>
            <w:r w:rsidRPr="00A03C55">
              <w:rPr>
                <w:i/>
                <w:iCs/>
                <w:noProof w:val="0"/>
                <w:sz w:val="16"/>
                <w:szCs w:val="16"/>
              </w:rPr>
              <w:t>ParticipantObjectName</w:t>
            </w:r>
          </w:p>
        </w:tc>
        <w:tc>
          <w:tcPr>
            <w:tcW w:w="630" w:type="dxa"/>
            <w:vAlign w:val="center"/>
          </w:tcPr>
          <w:p w14:paraId="63B1B5BD"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33960720"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57A7EE92" w14:textId="77777777" w:rsidTr="00AE2B59">
        <w:trPr>
          <w:cantSplit/>
        </w:trPr>
        <w:tc>
          <w:tcPr>
            <w:tcW w:w="1548" w:type="dxa"/>
            <w:vMerge/>
            <w:vAlign w:val="center"/>
          </w:tcPr>
          <w:p w14:paraId="0B74FCFC" w14:textId="77777777" w:rsidR="007A1F44" w:rsidRPr="00A03C55" w:rsidRDefault="007A1F44" w:rsidP="00AE2B59">
            <w:pPr>
              <w:pStyle w:val="TableLabel"/>
              <w:rPr>
                <w:noProof w:val="0"/>
                <w:sz w:val="16"/>
              </w:rPr>
            </w:pPr>
          </w:p>
        </w:tc>
        <w:tc>
          <w:tcPr>
            <w:tcW w:w="2520" w:type="dxa"/>
            <w:vAlign w:val="center"/>
          </w:tcPr>
          <w:p w14:paraId="221A0473" w14:textId="77777777" w:rsidR="007A1F44" w:rsidRPr="00A03C55" w:rsidRDefault="007A1F44" w:rsidP="00AE2B59">
            <w:pPr>
              <w:pStyle w:val="TableEntry"/>
              <w:rPr>
                <w:i/>
                <w:iCs/>
                <w:noProof w:val="0"/>
                <w:sz w:val="16"/>
                <w:szCs w:val="16"/>
              </w:rPr>
            </w:pPr>
            <w:r w:rsidRPr="00A03C55">
              <w:rPr>
                <w:i/>
                <w:iCs/>
                <w:noProof w:val="0"/>
                <w:sz w:val="16"/>
                <w:szCs w:val="16"/>
              </w:rPr>
              <w:t>ParticipantObjectQuery</w:t>
            </w:r>
          </w:p>
        </w:tc>
        <w:tc>
          <w:tcPr>
            <w:tcW w:w="630" w:type="dxa"/>
            <w:vAlign w:val="center"/>
          </w:tcPr>
          <w:p w14:paraId="5B296C65"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5F303681"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68EEC95B" w14:textId="77777777" w:rsidTr="00AE2B59">
        <w:trPr>
          <w:cantSplit/>
        </w:trPr>
        <w:tc>
          <w:tcPr>
            <w:tcW w:w="1548" w:type="dxa"/>
            <w:vMerge/>
            <w:vAlign w:val="center"/>
          </w:tcPr>
          <w:p w14:paraId="60782C9B" w14:textId="77777777" w:rsidR="007A1F44" w:rsidRPr="00A03C55" w:rsidRDefault="007A1F44" w:rsidP="00AE2B59">
            <w:pPr>
              <w:pStyle w:val="TableLabel"/>
              <w:rPr>
                <w:noProof w:val="0"/>
                <w:sz w:val="16"/>
              </w:rPr>
            </w:pPr>
          </w:p>
        </w:tc>
        <w:tc>
          <w:tcPr>
            <w:tcW w:w="2520" w:type="dxa"/>
            <w:vAlign w:val="center"/>
          </w:tcPr>
          <w:p w14:paraId="7D5420C7" w14:textId="77777777" w:rsidR="007A1F44" w:rsidRPr="00A03C55" w:rsidRDefault="007A1F44" w:rsidP="00AE2B59">
            <w:pPr>
              <w:pStyle w:val="TableEntry"/>
              <w:rPr>
                <w:i/>
                <w:iCs/>
                <w:noProof w:val="0"/>
                <w:sz w:val="16"/>
                <w:szCs w:val="16"/>
              </w:rPr>
            </w:pPr>
            <w:r w:rsidRPr="00A03C55">
              <w:rPr>
                <w:i/>
                <w:iCs/>
                <w:noProof w:val="0"/>
                <w:sz w:val="16"/>
                <w:szCs w:val="16"/>
              </w:rPr>
              <w:t>ParticipantObjectDetail</w:t>
            </w:r>
          </w:p>
        </w:tc>
        <w:tc>
          <w:tcPr>
            <w:tcW w:w="630" w:type="dxa"/>
            <w:vAlign w:val="center"/>
          </w:tcPr>
          <w:p w14:paraId="1F7A76C5"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382B1C70"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bl>
    <w:p w14:paraId="088CD56B" w14:textId="77777777" w:rsidR="00383381" w:rsidRPr="00A03C55" w:rsidRDefault="00383381"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F619F46" w14:textId="77777777" w:rsidTr="00D372D5">
        <w:trPr>
          <w:cantSplit/>
        </w:trPr>
        <w:tc>
          <w:tcPr>
            <w:tcW w:w="1548" w:type="dxa"/>
            <w:vMerge w:val="restart"/>
          </w:tcPr>
          <w:p w14:paraId="1DE41E40" w14:textId="77777777" w:rsidR="007A1F44" w:rsidRPr="00A03C55" w:rsidRDefault="007A1F44" w:rsidP="00A063AC">
            <w:pPr>
              <w:pStyle w:val="TableEntryHeader"/>
              <w:rPr>
                <w:noProof w:val="0"/>
              </w:rPr>
            </w:pPr>
            <w:r w:rsidRPr="00A03C55">
              <w:rPr>
                <w:noProof w:val="0"/>
              </w:rPr>
              <w:t>Submission Set</w:t>
            </w:r>
          </w:p>
          <w:p w14:paraId="53692F73" w14:textId="77777777" w:rsidR="007A1F44" w:rsidRPr="00A03C55" w:rsidRDefault="007A1F44" w:rsidP="00AE2B59">
            <w:pPr>
              <w:pStyle w:val="TableEntryHeader"/>
              <w:rPr>
                <w:noProof w:val="0"/>
                <w:sz w:val="16"/>
              </w:rPr>
            </w:pPr>
            <w:r w:rsidRPr="00A03C55">
              <w:rPr>
                <w:noProof w:val="0"/>
                <w:sz w:val="12"/>
                <w:szCs w:val="12"/>
              </w:rPr>
              <w:t>(AuditMessage/</w:t>
            </w:r>
            <w:r w:rsidRPr="00A03C55">
              <w:rPr>
                <w:noProof w:val="0"/>
                <w:sz w:val="12"/>
                <w:szCs w:val="12"/>
              </w:rPr>
              <w:br/>
              <w:t>ParticipantObjectIdentification)</w:t>
            </w:r>
          </w:p>
        </w:tc>
        <w:tc>
          <w:tcPr>
            <w:tcW w:w="2520" w:type="dxa"/>
            <w:vAlign w:val="center"/>
          </w:tcPr>
          <w:p w14:paraId="054E4372" w14:textId="77777777" w:rsidR="007A1F44" w:rsidRPr="00A03C55" w:rsidRDefault="007A1F44" w:rsidP="00AE2B59">
            <w:pPr>
              <w:pStyle w:val="TableEntry"/>
              <w:rPr>
                <w:noProof w:val="0"/>
                <w:sz w:val="16"/>
                <w:szCs w:val="16"/>
              </w:rPr>
            </w:pPr>
            <w:r w:rsidRPr="00A03C55">
              <w:rPr>
                <w:noProof w:val="0"/>
                <w:sz w:val="16"/>
                <w:szCs w:val="16"/>
              </w:rPr>
              <w:t>ParticipantObjectTypeCode</w:t>
            </w:r>
          </w:p>
        </w:tc>
        <w:tc>
          <w:tcPr>
            <w:tcW w:w="630" w:type="dxa"/>
            <w:vAlign w:val="center"/>
          </w:tcPr>
          <w:p w14:paraId="267E18C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4E892BC9" w14:textId="77777777" w:rsidR="007A1F44" w:rsidRPr="00A03C55" w:rsidRDefault="007A1F44" w:rsidP="00AE2B59">
            <w:pPr>
              <w:pStyle w:val="TableEntry"/>
              <w:rPr>
                <w:noProof w:val="0"/>
                <w:sz w:val="16"/>
                <w:szCs w:val="16"/>
              </w:rPr>
            </w:pPr>
            <w:r w:rsidRPr="00A03C55">
              <w:rPr>
                <w:noProof w:val="0"/>
                <w:sz w:val="16"/>
                <w:szCs w:val="16"/>
              </w:rPr>
              <w:t>“2” (System)</w:t>
            </w:r>
          </w:p>
        </w:tc>
      </w:tr>
      <w:tr w:rsidR="007A1F44" w:rsidRPr="00A03C55" w14:paraId="0C9B4B9F" w14:textId="77777777" w:rsidTr="00AE2B59">
        <w:trPr>
          <w:cantSplit/>
        </w:trPr>
        <w:tc>
          <w:tcPr>
            <w:tcW w:w="1548" w:type="dxa"/>
            <w:vMerge/>
            <w:vAlign w:val="center"/>
          </w:tcPr>
          <w:p w14:paraId="5F2837CA" w14:textId="77777777" w:rsidR="007A1F44" w:rsidRPr="00A03C55" w:rsidRDefault="007A1F44" w:rsidP="00AE2B59">
            <w:pPr>
              <w:pStyle w:val="TableLabel"/>
              <w:rPr>
                <w:noProof w:val="0"/>
                <w:sz w:val="16"/>
              </w:rPr>
            </w:pPr>
          </w:p>
        </w:tc>
        <w:tc>
          <w:tcPr>
            <w:tcW w:w="2520" w:type="dxa"/>
            <w:vAlign w:val="center"/>
          </w:tcPr>
          <w:p w14:paraId="24F127DC" w14:textId="77777777" w:rsidR="007A1F44" w:rsidRPr="00A03C55" w:rsidRDefault="007A1F44" w:rsidP="00AE2B59">
            <w:pPr>
              <w:pStyle w:val="TableEntry"/>
              <w:rPr>
                <w:noProof w:val="0"/>
                <w:sz w:val="16"/>
                <w:szCs w:val="16"/>
              </w:rPr>
            </w:pPr>
            <w:r w:rsidRPr="00A03C55">
              <w:rPr>
                <w:noProof w:val="0"/>
                <w:sz w:val="16"/>
                <w:szCs w:val="16"/>
              </w:rPr>
              <w:t>ParticipantObjectTypeCodeRole</w:t>
            </w:r>
          </w:p>
        </w:tc>
        <w:tc>
          <w:tcPr>
            <w:tcW w:w="630" w:type="dxa"/>
            <w:vAlign w:val="center"/>
          </w:tcPr>
          <w:p w14:paraId="5292F6D7"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6B1480BA" w14:textId="77777777" w:rsidR="007A1F44" w:rsidRPr="00A03C55" w:rsidRDefault="007A1F44" w:rsidP="00AE2B59">
            <w:pPr>
              <w:pStyle w:val="TableEntry"/>
              <w:rPr>
                <w:noProof w:val="0"/>
                <w:sz w:val="16"/>
                <w:szCs w:val="16"/>
              </w:rPr>
            </w:pPr>
            <w:r w:rsidRPr="00A03C55">
              <w:rPr>
                <w:noProof w:val="0"/>
                <w:sz w:val="16"/>
                <w:szCs w:val="16"/>
              </w:rPr>
              <w:t>“20” (job)</w:t>
            </w:r>
          </w:p>
        </w:tc>
      </w:tr>
      <w:tr w:rsidR="007A1F44" w:rsidRPr="00A03C55" w14:paraId="7BEA6836" w14:textId="77777777" w:rsidTr="00AE2B59">
        <w:trPr>
          <w:cantSplit/>
        </w:trPr>
        <w:tc>
          <w:tcPr>
            <w:tcW w:w="1548" w:type="dxa"/>
            <w:vMerge/>
            <w:vAlign w:val="center"/>
          </w:tcPr>
          <w:p w14:paraId="3CB0C38A" w14:textId="77777777" w:rsidR="007A1F44" w:rsidRPr="00A03C55" w:rsidRDefault="007A1F44" w:rsidP="00AE2B59">
            <w:pPr>
              <w:pStyle w:val="TableLabel"/>
              <w:rPr>
                <w:noProof w:val="0"/>
                <w:sz w:val="16"/>
              </w:rPr>
            </w:pPr>
          </w:p>
        </w:tc>
        <w:tc>
          <w:tcPr>
            <w:tcW w:w="2520" w:type="dxa"/>
            <w:vAlign w:val="center"/>
          </w:tcPr>
          <w:p w14:paraId="644A687C" w14:textId="77777777" w:rsidR="007A1F44" w:rsidRPr="00A03C55" w:rsidRDefault="007A1F44" w:rsidP="00752AB9">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159757B5" w14:textId="77777777" w:rsidR="007A1F44" w:rsidRPr="00A03C55" w:rsidRDefault="007A1F44" w:rsidP="00752AB9">
            <w:pPr>
              <w:pStyle w:val="TableEntry"/>
              <w:rPr>
                <w:i/>
                <w:iCs/>
                <w:noProof w:val="0"/>
                <w:sz w:val="16"/>
                <w:szCs w:val="16"/>
              </w:rPr>
            </w:pPr>
            <w:r w:rsidRPr="00A03C55">
              <w:rPr>
                <w:i/>
                <w:iCs/>
                <w:noProof w:val="0"/>
                <w:sz w:val="16"/>
                <w:szCs w:val="16"/>
              </w:rPr>
              <w:t>U</w:t>
            </w:r>
          </w:p>
        </w:tc>
        <w:tc>
          <w:tcPr>
            <w:tcW w:w="4968" w:type="dxa"/>
            <w:vAlign w:val="center"/>
          </w:tcPr>
          <w:p w14:paraId="6A0C7B7D" w14:textId="77777777" w:rsidR="007A1F44" w:rsidRPr="00A03C55" w:rsidRDefault="007A1F44" w:rsidP="00752AB9">
            <w:pPr>
              <w:pStyle w:val="TableEntry"/>
              <w:rPr>
                <w:i/>
                <w:iCs/>
                <w:noProof w:val="0"/>
                <w:sz w:val="16"/>
                <w:szCs w:val="16"/>
              </w:rPr>
            </w:pPr>
            <w:r w:rsidRPr="00A03C55">
              <w:rPr>
                <w:i/>
                <w:iCs/>
                <w:noProof w:val="0"/>
                <w:sz w:val="16"/>
                <w:szCs w:val="16"/>
              </w:rPr>
              <w:t>not specialized</w:t>
            </w:r>
          </w:p>
        </w:tc>
      </w:tr>
      <w:tr w:rsidR="007A1F44" w:rsidRPr="00A03C55" w14:paraId="093237C1" w14:textId="77777777" w:rsidTr="00AE2B59">
        <w:trPr>
          <w:cantSplit/>
        </w:trPr>
        <w:tc>
          <w:tcPr>
            <w:tcW w:w="1548" w:type="dxa"/>
            <w:vMerge/>
            <w:vAlign w:val="center"/>
          </w:tcPr>
          <w:p w14:paraId="6AACDED8" w14:textId="77777777" w:rsidR="007A1F44" w:rsidRPr="00A03C55" w:rsidRDefault="007A1F44" w:rsidP="00AE2B59">
            <w:pPr>
              <w:pStyle w:val="TableLabel"/>
              <w:rPr>
                <w:noProof w:val="0"/>
                <w:sz w:val="16"/>
              </w:rPr>
            </w:pPr>
          </w:p>
        </w:tc>
        <w:tc>
          <w:tcPr>
            <w:tcW w:w="2520" w:type="dxa"/>
            <w:vAlign w:val="center"/>
          </w:tcPr>
          <w:p w14:paraId="04EDEECC" w14:textId="77777777" w:rsidR="007A1F44" w:rsidRPr="00A03C55" w:rsidRDefault="007A1F44" w:rsidP="00AE2B59">
            <w:pPr>
              <w:pStyle w:val="TableEntry"/>
              <w:rPr>
                <w:noProof w:val="0"/>
                <w:sz w:val="16"/>
                <w:szCs w:val="16"/>
              </w:rPr>
            </w:pPr>
            <w:r w:rsidRPr="00A03C55">
              <w:rPr>
                <w:noProof w:val="0"/>
                <w:sz w:val="16"/>
                <w:szCs w:val="16"/>
              </w:rPr>
              <w:t>ParticipantObjectIDTypeCode</w:t>
            </w:r>
          </w:p>
        </w:tc>
        <w:tc>
          <w:tcPr>
            <w:tcW w:w="630" w:type="dxa"/>
            <w:vAlign w:val="center"/>
          </w:tcPr>
          <w:p w14:paraId="36EEB1EC"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7E2C6BD8" w14:textId="77777777" w:rsidR="007A1F44" w:rsidRPr="00A03C55" w:rsidRDefault="007A1F44" w:rsidP="00AE2B59">
            <w:pPr>
              <w:pStyle w:val="TableEntry"/>
              <w:rPr>
                <w:noProof w:val="0"/>
                <w:sz w:val="16"/>
                <w:szCs w:val="16"/>
              </w:rPr>
            </w:pPr>
            <w:r w:rsidRPr="00A03C55">
              <w:rPr>
                <w:noProof w:val="0"/>
                <w:sz w:val="16"/>
                <w:szCs w:val="16"/>
              </w:rPr>
              <w:t>EV(“urn:uuid:a54d6aa5-d40d-43f9-88c5-b4633d873bdd”, “IHE XDS Metadata”, “submission set classificationNode”)</w:t>
            </w:r>
          </w:p>
        </w:tc>
      </w:tr>
      <w:tr w:rsidR="007A1F44" w:rsidRPr="00A03C55" w14:paraId="05859781" w14:textId="77777777" w:rsidTr="00AE2B59">
        <w:trPr>
          <w:cantSplit/>
        </w:trPr>
        <w:tc>
          <w:tcPr>
            <w:tcW w:w="1548" w:type="dxa"/>
            <w:vMerge/>
            <w:vAlign w:val="center"/>
          </w:tcPr>
          <w:p w14:paraId="6691AB5F" w14:textId="77777777" w:rsidR="007A1F44" w:rsidRPr="00A03C55" w:rsidRDefault="007A1F44" w:rsidP="00AE2B59">
            <w:pPr>
              <w:pStyle w:val="TableLabel"/>
              <w:rPr>
                <w:noProof w:val="0"/>
                <w:sz w:val="16"/>
              </w:rPr>
            </w:pPr>
          </w:p>
        </w:tc>
        <w:tc>
          <w:tcPr>
            <w:tcW w:w="2520" w:type="dxa"/>
            <w:vAlign w:val="center"/>
          </w:tcPr>
          <w:p w14:paraId="7D68478E" w14:textId="77777777" w:rsidR="007A1F44" w:rsidRPr="00A03C55" w:rsidRDefault="007A1F44" w:rsidP="00752AB9">
            <w:pPr>
              <w:pStyle w:val="TableEntry"/>
              <w:rPr>
                <w:i/>
                <w:iCs/>
                <w:noProof w:val="0"/>
                <w:sz w:val="16"/>
                <w:szCs w:val="16"/>
              </w:rPr>
            </w:pPr>
            <w:r w:rsidRPr="00A03C55">
              <w:rPr>
                <w:i/>
                <w:iCs/>
                <w:noProof w:val="0"/>
                <w:sz w:val="16"/>
                <w:szCs w:val="16"/>
              </w:rPr>
              <w:t>ParticipantObjectSensitivity</w:t>
            </w:r>
          </w:p>
        </w:tc>
        <w:tc>
          <w:tcPr>
            <w:tcW w:w="630" w:type="dxa"/>
            <w:vAlign w:val="center"/>
          </w:tcPr>
          <w:p w14:paraId="248E0FF1" w14:textId="77777777" w:rsidR="007A1F44" w:rsidRPr="00A03C55" w:rsidRDefault="007A1F44" w:rsidP="00752AB9">
            <w:pPr>
              <w:pStyle w:val="TableEntry"/>
              <w:rPr>
                <w:i/>
                <w:iCs/>
                <w:noProof w:val="0"/>
                <w:sz w:val="16"/>
                <w:szCs w:val="16"/>
              </w:rPr>
            </w:pPr>
            <w:r w:rsidRPr="00A03C55">
              <w:rPr>
                <w:i/>
                <w:iCs/>
                <w:noProof w:val="0"/>
                <w:sz w:val="16"/>
                <w:szCs w:val="16"/>
              </w:rPr>
              <w:t>U</w:t>
            </w:r>
          </w:p>
        </w:tc>
        <w:tc>
          <w:tcPr>
            <w:tcW w:w="4968" w:type="dxa"/>
            <w:vAlign w:val="center"/>
          </w:tcPr>
          <w:p w14:paraId="7906660A" w14:textId="77777777" w:rsidR="007A1F44" w:rsidRPr="00A03C55" w:rsidRDefault="007A1F44" w:rsidP="00752AB9">
            <w:pPr>
              <w:pStyle w:val="TableEntry"/>
              <w:rPr>
                <w:i/>
                <w:iCs/>
                <w:noProof w:val="0"/>
                <w:sz w:val="16"/>
                <w:szCs w:val="16"/>
              </w:rPr>
            </w:pPr>
            <w:r w:rsidRPr="00A03C55">
              <w:rPr>
                <w:i/>
                <w:iCs/>
                <w:noProof w:val="0"/>
                <w:sz w:val="16"/>
                <w:szCs w:val="16"/>
              </w:rPr>
              <w:t>not specialized</w:t>
            </w:r>
          </w:p>
        </w:tc>
      </w:tr>
      <w:tr w:rsidR="007A1F44" w:rsidRPr="00A03C55" w14:paraId="23B1F6D6" w14:textId="77777777" w:rsidTr="00AE2B59">
        <w:trPr>
          <w:cantSplit/>
        </w:trPr>
        <w:tc>
          <w:tcPr>
            <w:tcW w:w="1548" w:type="dxa"/>
            <w:vMerge/>
            <w:vAlign w:val="center"/>
          </w:tcPr>
          <w:p w14:paraId="7111EBBA" w14:textId="77777777" w:rsidR="007A1F44" w:rsidRPr="00A03C55" w:rsidRDefault="007A1F44" w:rsidP="00AE2B59">
            <w:pPr>
              <w:pStyle w:val="AppendixHeading3"/>
              <w:rPr>
                <w:noProof w:val="0"/>
                <w:sz w:val="16"/>
              </w:rPr>
            </w:pPr>
            <w:bookmarkStart w:id="2299" w:name="_Toc398543789"/>
            <w:bookmarkStart w:id="2300" w:name="_Toc398544422"/>
            <w:bookmarkEnd w:id="2299"/>
            <w:bookmarkEnd w:id="2300"/>
          </w:p>
        </w:tc>
        <w:tc>
          <w:tcPr>
            <w:tcW w:w="2520" w:type="dxa"/>
            <w:vAlign w:val="center"/>
          </w:tcPr>
          <w:p w14:paraId="578D43CB" w14:textId="77777777" w:rsidR="007A1F44" w:rsidRPr="00A03C55" w:rsidRDefault="007A1F44" w:rsidP="00AE2B59">
            <w:pPr>
              <w:pStyle w:val="TableEntry"/>
              <w:rPr>
                <w:noProof w:val="0"/>
                <w:sz w:val="16"/>
                <w:szCs w:val="16"/>
              </w:rPr>
            </w:pPr>
            <w:r w:rsidRPr="00A03C55">
              <w:rPr>
                <w:noProof w:val="0"/>
                <w:sz w:val="16"/>
                <w:szCs w:val="16"/>
              </w:rPr>
              <w:t>ParticipantObjectID</w:t>
            </w:r>
          </w:p>
        </w:tc>
        <w:tc>
          <w:tcPr>
            <w:tcW w:w="630" w:type="dxa"/>
            <w:vAlign w:val="center"/>
          </w:tcPr>
          <w:p w14:paraId="616E9B1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tcPr>
          <w:p w14:paraId="6B407AC0" w14:textId="77777777" w:rsidR="007A1F44" w:rsidRPr="00A03C55" w:rsidRDefault="007A1F44" w:rsidP="00AE2B59">
            <w:pPr>
              <w:pStyle w:val="TableEntry"/>
              <w:rPr>
                <w:noProof w:val="0"/>
                <w:sz w:val="16"/>
                <w:szCs w:val="16"/>
              </w:rPr>
            </w:pPr>
            <w:r w:rsidRPr="00A03C55">
              <w:rPr>
                <w:noProof w:val="0"/>
                <w:sz w:val="16"/>
                <w:szCs w:val="16"/>
              </w:rPr>
              <w:t>The submissionSet unique ID</w:t>
            </w:r>
          </w:p>
        </w:tc>
      </w:tr>
      <w:tr w:rsidR="007A1F44" w:rsidRPr="00A03C55" w14:paraId="74BCA49D" w14:textId="77777777" w:rsidTr="00AE2B59">
        <w:trPr>
          <w:cantSplit/>
        </w:trPr>
        <w:tc>
          <w:tcPr>
            <w:tcW w:w="1548" w:type="dxa"/>
            <w:vMerge/>
            <w:vAlign w:val="center"/>
          </w:tcPr>
          <w:p w14:paraId="7D57368C" w14:textId="77777777" w:rsidR="007A1F44" w:rsidRPr="00A03C55" w:rsidRDefault="007A1F44" w:rsidP="00AE2B59">
            <w:pPr>
              <w:pStyle w:val="TableLabel"/>
              <w:rPr>
                <w:noProof w:val="0"/>
                <w:sz w:val="16"/>
              </w:rPr>
            </w:pPr>
          </w:p>
        </w:tc>
        <w:tc>
          <w:tcPr>
            <w:tcW w:w="2520" w:type="dxa"/>
            <w:vAlign w:val="center"/>
          </w:tcPr>
          <w:p w14:paraId="15D48BA7" w14:textId="77777777" w:rsidR="007A1F44" w:rsidRPr="00A03C55" w:rsidRDefault="007A1F44">
            <w:pPr>
              <w:pStyle w:val="TableEntry"/>
              <w:rPr>
                <w:i/>
                <w:iCs/>
                <w:noProof w:val="0"/>
                <w:sz w:val="16"/>
              </w:rPr>
            </w:pPr>
            <w:r w:rsidRPr="00A03C55">
              <w:rPr>
                <w:i/>
                <w:iCs/>
                <w:noProof w:val="0"/>
                <w:sz w:val="16"/>
              </w:rPr>
              <w:t>ParticipantObjectName</w:t>
            </w:r>
          </w:p>
        </w:tc>
        <w:tc>
          <w:tcPr>
            <w:tcW w:w="630" w:type="dxa"/>
            <w:vAlign w:val="center"/>
          </w:tcPr>
          <w:p w14:paraId="15FE43A3" w14:textId="77777777" w:rsidR="007A1F44" w:rsidRPr="00A03C55" w:rsidRDefault="007A1F44">
            <w:pPr>
              <w:pStyle w:val="TableEntry"/>
              <w:rPr>
                <w:i/>
                <w:iCs/>
                <w:noProof w:val="0"/>
                <w:sz w:val="16"/>
              </w:rPr>
            </w:pPr>
            <w:r w:rsidRPr="00A03C55">
              <w:rPr>
                <w:i/>
                <w:iCs/>
                <w:noProof w:val="0"/>
                <w:sz w:val="16"/>
              </w:rPr>
              <w:t>U</w:t>
            </w:r>
          </w:p>
        </w:tc>
        <w:tc>
          <w:tcPr>
            <w:tcW w:w="4968" w:type="dxa"/>
            <w:vAlign w:val="center"/>
          </w:tcPr>
          <w:p w14:paraId="56758002" w14:textId="77777777" w:rsidR="007A1F44" w:rsidRPr="00A03C55" w:rsidRDefault="007A1F44">
            <w:pPr>
              <w:pStyle w:val="TableEntry"/>
              <w:rPr>
                <w:i/>
                <w:iCs/>
                <w:noProof w:val="0"/>
                <w:sz w:val="16"/>
              </w:rPr>
            </w:pPr>
            <w:r w:rsidRPr="00A03C55">
              <w:rPr>
                <w:i/>
                <w:iCs/>
                <w:noProof w:val="0"/>
                <w:sz w:val="16"/>
              </w:rPr>
              <w:t>not specialized</w:t>
            </w:r>
          </w:p>
        </w:tc>
      </w:tr>
      <w:tr w:rsidR="007A1F44" w:rsidRPr="00A03C55" w14:paraId="277FD9AD" w14:textId="77777777" w:rsidTr="00AE2B59">
        <w:trPr>
          <w:cantSplit/>
        </w:trPr>
        <w:tc>
          <w:tcPr>
            <w:tcW w:w="1548" w:type="dxa"/>
            <w:vMerge/>
            <w:vAlign w:val="center"/>
          </w:tcPr>
          <w:p w14:paraId="04041DB7" w14:textId="77777777" w:rsidR="007A1F44" w:rsidRPr="00A03C55" w:rsidRDefault="007A1F44" w:rsidP="00AE2B59">
            <w:pPr>
              <w:pStyle w:val="AppendixHeading3"/>
              <w:rPr>
                <w:noProof w:val="0"/>
                <w:sz w:val="16"/>
              </w:rPr>
            </w:pPr>
            <w:bookmarkStart w:id="2301" w:name="_Toc398543790"/>
            <w:bookmarkStart w:id="2302" w:name="_Toc398544423"/>
            <w:bookmarkEnd w:id="2301"/>
            <w:bookmarkEnd w:id="2302"/>
          </w:p>
        </w:tc>
        <w:tc>
          <w:tcPr>
            <w:tcW w:w="2520" w:type="dxa"/>
            <w:vAlign w:val="center"/>
          </w:tcPr>
          <w:p w14:paraId="2CF4A091" w14:textId="77777777" w:rsidR="007A1F44" w:rsidRPr="00A03C55" w:rsidRDefault="007A1F44">
            <w:pPr>
              <w:pStyle w:val="TableEntry"/>
              <w:rPr>
                <w:i/>
                <w:iCs/>
                <w:noProof w:val="0"/>
                <w:sz w:val="16"/>
              </w:rPr>
            </w:pPr>
            <w:r w:rsidRPr="00A03C55">
              <w:rPr>
                <w:i/>
                <w:iCs/>
                <w:noProof w:val="0"/>
                <w:sz w:val="16"/>
              </w:rPr>
              <w:t>ParticipantObjectQuery</w:t>
            </w:r>
          </w:p>
        </w:tc>
        <w:tc>
          <w:tcPr>
            <w:tcW w:w="630" w:type="dxa"/>
            <w:vAlign w:val="center"/>
          </w:tcPr>
          <w:p w14:paraId="3FC09F29" w14:textId="77777777" w:rsidR="007A1F44" w:rsidRPr="00A03C55" w:rsidRDefault="007A1F44">
            <w:pPr>
              <w:pStyle w:val="TableEntry"/>
              <w:rPr>
                <w:i/>
                <w:iCs/>
                <w:noProof w:val="0"/>
                <w:sz w:val="16"/>
              </w:rPr>
            </w:pPr>
            <w:r w:rsidRPr="00A03C55">
              <w:rPr>
                <w:i/>
                <w:iCs/>
                <w:noProof w:val="0"/>
                <w:sz w:val="16"/>
              </w:rPr>
              <w:t>U</w:t>
            </w:r>
          </w:p>
        </w:tc>
        <w:tc>
          <w:tcPr>
            <w:tcW w:w="4968" w:type="dxa"/>
            <w:vAlign w:val="center"/>
          </w:tcPr>
          <w:p w14:paraId="5BA6C27B" w14:textId="77777777" w:rsidR="007A1F44" w:rsidRPr="00A03C55" w:rsidRDefault="007A1F44">
            <w:pPr>
              <w:pStyle w:val="TableEntry"/>
              <w:rPr>
                <w:i/>
                <w:iCs/>
                <w:noProof w:val="0"/>
                <w:sz w:val="16"/>
              </w:rPr>
            </w:pPr>
            <w:r w:rsidRPr="00A03C55">
              <w:rPr>
                <w:i/>
                <w:iCs/>
                <w:noProof w:val="0"/>
                <w:sz w:val="16"/>
              </w:rPr>
              <w:t>not specialized</w:t>
            </w:r>
          </w:p>
        </w:tc>
      </w:tr>
      <w:tr w:rsidR="007A1F44" w:rsidRPr="00A03C55" w14:paraId="3E8D08EF" w14:textId="77777777" w:rsidTr="00AE2B59">
        <w:trPr>
          <w:cantSplit/>
        </w:trPr>
        <w:tc>
          <w:tcPr>
            <w:tcW w:w="1548" w:type="dxa"/>
            <w:vMerge/>
            <w:vAlign w:val="center"/>
          </w:tcPr>
          <w:p w14:paraId="6ECE9863" w14:textId="77777777" w:rsidR="007A1F44" w:rsidRPr="00A03C55" w:rsidRDefault="007A1F44" w:rsidP="00AE2B59">
            <w:pPr>
              <w:pStyle w:val="TableLabel"/>
              <w:rPr>
                <w:noProof w:val="0"/>
                <w:sz w:val="16"/>
              </w:rPr>
            </w:pPr>
          </w:p>
        </w:tc>
        <w:tc>
          <w:tcPr>
            <w:tcW w:w="2520" w:type="dxa"/>
            <w:vAlign w:val="center"/>
          </w:tcPr>
          <w:p w14:paraId="06B9064E" w14:textId="77777777" w:rsidR="007A1F44" w:rsidRPr="00A03C55" w:rsidRDefault="007A1F44">
            <w:pPr>
              <w:pStyle w:val="TableEntry"/>
              <w:rPr>
                <w:i/>
                <w:iCs/>
                <w:noProof w:val="0"/>
                <w:sz w:val="16"/>
              </w:rPr>
            </w:pPr>
            <w:r w:rsidRPr="00A03C55">
              <w:rPr>
                <w:i/>
                <w:iCs/>
                <w:noProof w:val="0"/>
                <w:sz w:val="16"/>
              </w:rPr>
              <w:t>ParticipantObjectDetail</w:t>
            </w:r>
          </w:p>
        </w:tc>
        <w:tc>
          <w:tcPr>
            <w:tcW w:w="630" w:type="dxa"/>
            <w:vAlign w:val="center"/>
          </w:tcPr>
          <w:p w14:paraId="03338707" w14:textId="77777777" w:rsidR="007A1F44" w:rsidRPr="00A03C55" w:rsidRDefault="007A1F44">
            <w:pPr>
              <w:pStyle w:val="TableEntry"/>
              <w:rPr>
                <w:i/>
                <w:iCs/>
                <w:noProof w:val="0"/>
                <w:sz w:val="16"/>
              </w:rPr>
            </w:pPr>
            <w:r w:rsidRPr="00A03C55">
              <w:rPr>
                <w:i/>
                <w:iCs/>
                <w:noProof w:val="0"/>
                <w:sz w:val="16"/>
              </w:rPr>
              <w:t>U</w:t>
            </w:r>
          </w:p>
        </w:tc>
        <w:tc>
          <w:tcPr>
            <w:tcW w:w="4968" w:type="dxa"/>
            <w:vAlign w:val="center"/>
          </w:tcPr>
          <w:p w14:paraId="6ACFBCDB" w14:textId="77777777" w:rsidR="007A1F44" w:rsidRPr="00A03C55" w:rsidRDefault="007A1F44">
            <w:pPr>
              <w:pStyle w:val="TableEntry"/>
              <w:rPr>
                <w:i/>
                <w:iCs/>
                <w:noProof w:val="0"/>
                <w:sz w:val="16"/>
              </w:rPr>
            </w:pPr>
            <w:r w:rsidRPr="00A03C55">
              <w:rPr>
                <w:i/>
                <w:iCs/>
                <w:noProof w:val="0"/>
                <w:sz w:val="16"/>
              </w:rPr>
              <w:t>not specialized</w:t>
            </w:r>
          </w:p>
        </w:tc>
      </w:tr>
    </w:tbl>
    <w:p w14:paraId="63F89D69" w14:textId="77777777" w:rsidR="0098353B" w:rsidRPr="00A03C55" w:rsidRDefault="0098353B" w:rsidP="003462A5">
      <w:pPr>
        <w:pStyle w:val="BodyText"/>
      </w:pPr>
    </w:p>
    <w:p w14:paraId="439C8E78"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3.61.7.1.2 Document Registry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7431F1A0" w14:textId="77777777" w:rsidTr="002F763C">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68125CAB" w14:textId="77777777" w:rsidR="007A1F44" w:rsidRPr="00A03C55"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vAlign w:val="center"/>
          </w:tcPr>
          <w:p w14:paraId="237A0C7A" w14:textId="77777777" w:rsidR="007A1F44" w:rsidRPr="00A03C55" w:rsidRDefault="007A1F44" w:rsidP="00D372D5">
            <w:pPr>
              <w:pStyle w:val="TableEntry"/>
              <w:rPr>
                <w:bCs/>
                <w:noProof w:val="0"/>
              </w:rPr>
            </w:pPr>
            <w:r w:rsidRPr="00A03C55">
              <w:rPr>
                <w:bCs/>
                <w:noProof w:val="0"/>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1C3D5D91" w14:textId="77777777" w:rsidR="007A1F44" w:rsidRPr="00A03C55" w:rsidRDefault="007A1F44" w:rsidP="00D372D5">
            <w:pPr>
              <w:pStyle w:val="TableEntry"/>
              <w:rPr>
                <w:bCs/>
                <w:noProof w:val="0"/>
              </w:rPr>
            </w:pPr>
            <w:r w:rsidRPr="00A03C55">
              <w:rPr>
                <w:bCs/>
                <w:noProof w:val="0"/>
              </w:rPr>
              <w:t>Opt</w:t>
            </w:r>
          </w:p>
        </w:tc>
        <w:tc>
          <w:tcPr>
            <w:tcW w:w="4878" w:type="dxa"/>
            <w:tcBorders>
              <w:top w:val="single" w:sz="4" w:space="0" w:color="auto"/>
              <w:left w:val="single" w:sz="4" w:space="0" w:color="auto"/>
              <w:bottom w:val="single" w:sz="4" w:space="0" w:color="auto"/>
              <w:right w:val="single" w:sz="4" w:space="0" w:color="auto"/>
            </w:tcBorders>
            <w:vAlign w:val="center"/>
          </w:tcPr>
          <w:p w14:paraId="793B54D2"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17FD9757" w14:textId="77777777" w:rsidTr="002F763C">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B0F7259" w14:textId="77777777" w:rsidR="007A1F44" w:rsidRPr="00A03C55" w:rsidRDefault="007A1F44" w:rsidP="00A063AC">
            <w:pPr>
              <w:pStyle w:val="TableEntryHeader"/>
              <w:rPr>
                <w:noProof w:val="0"/>
              </w:rPr>
            </w:pPr>
            <w:r w:rsidRPr="00A03C55">
              <w:rPr>
                <w:noProof w:val="0"/>
              </w:rPr>
              <w:t>Event</w:t>
            </w:r>
          </w:p>
          <w:p w14:paraId="5AA29779"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2A99E050" w14:textId="77777777" w:rsidR="007A1F44" w:rsidRPr="00A03C55" w:rsidRDefault="007A1F44" w:rsidP="00AE2B59">
            <w:pPr>
              <w:pStyle w:val="TableEntry"/>
              <w:rPr>
                <w:noProof w:val="0"/>
                <w:sz w:val="16"/>
              </w:rPr>
            </w:pPr>
            <w:r w:rsidRPr="00A03C55">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6C3F315B" w14:textId="77777777" w:rsidR="007A1F44" w:rsidRPr="00A03C55" w:rsidRDefault="007A1F44" w:rsidP="00AE2B59">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F555729" w14:textId="77777777" w:rsidR="007A1F44" w:rsidRPr="00A03C55" w:rsidRDefault="007A1F44" w:rsidP="00AE2B59">
            <w:pPr>
              <w:pStyle w:val="TableEntry"/>
              <w:rPr>
                <w:noProof w:val="0"/>
                <w:sz w:val="16"/>
              </w:rPr>
            </w:pPr>
            <w:r w:rsidRPr="00A03C55">
              <w:rPr>
                <w:noProof w:val="0"/>
                <w:sz w:val="16"/>
              </w:rPr>
              <w:t>EV(110107, DCM, “Import”)</w:t>
            </w:r>
          </w:p>
        </w:tc>
      </w:tr>
      <w:tr w:rsidR="007A1F44" w:rsidRPr="00A03C55" w14:paraId="6B5244CE"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6A3971B"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7CE8D0FB" w14:textId="77777777" w:rsidR="007A1F44" w:rsidRPr="00A03C55" w:rsidRDefault="007A1F44" w:rsidP="00AE2B59">
            <w:pPr>
              <w:pStyle w:val="TableEntry"/>
              <w:rPr>
                <w:noProof w:val="0"/>
                <w:sz w:val="16"/>
              </w:rPr>
            </w:pPr>
            <w:r w:rsidRPr="00A03C55">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0AA615DD" w14:textId="77777777" w:rsidR="007A1F44" w:rsidRPr="00A03C55" w:rsidRDefault="007A1F44" w:rsidP="00AE2B59">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20A16952" w14:textId="77777777" w:rsidR="007A1F44" w:rsidRPr="00A03C55" w:rsidRDefault="007A1F44" w:rsidP="00AE2B59">
            <w:pPr>
              <w:pStyle w:val="TableEntry"/>
              <w:rPr>
                <w:noProof w:val="0"/>
                <w:sz w:val="16"/>
              </w:rPr>
            </w:pPr>
            <w:r w:rsidRPr="00A03C55">
              <w:rPr>
                <w:noProof w:val="0"/>
                <w:sz w:val="16"/>
              </w:rPr>
              <w:t xml:space="preserve">“C” (Create) </w:t>
            </w:r>
          </w:p>
        </w:tc>
      </w:tr>
      <w:tr w:rsidR="007A1F44" w:rsidRPr="00A03C55" w14:paraId="7B3A6A1A"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E2680C1"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62657F0" w14:textId="77777777" w:rsidR="007A1F44" w:rsidRPr="00A03C55" w:rsidRDefault="007A1F44" w:rsidP="00AE2B59">
            <w:pPr>
              <w:pStyle w:val="TableEntry"/>
              <w:rPr>
                <w:i/>
                <w:iCs/>
                <w:noProof w:val="0"/>
                <w:sz w:val="16"/>
              </w:rPr>
            </w:pPr>
            <w:r w:rsidRPr="00A03C55">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78085445"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295E335"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4E617CD5"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B055F69"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6829EB46" w14:textId="77777777" w:rsidR="007A1F44" w:rsidRPr="00A03C55" w:rsidRDefault="007A1F44" w:rsidP="00AE2B59">
            <w:pPr>
              <w:pStyle w:val="TableEntry"/>
              <w:rPr>
                <w:i/>
                <w:iCs/>
                <w:noProof w:val="0"/>
                <w:sz w:val="16"/>
              </w:rPr>
            </w:pPr>
            <w:r w:rsidRPr="00A03C55">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2B33DC1C"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F8FE56D"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91B38F9"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CFEE980"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A50791E" w14:textId="77777777" w:rsidR="007A1F44" w:rsidRPr="00A03C55" w:rsidRDefault="007A1F44" w:rsidP="00AE2B59">
            <w:pPr>
              <w:pStyle w:val="TableEntry"/>
              <w:rPr>
                <w:noProof w:val="0"/>
                <w:sz w:val="16"/>
              </w:rPr>
            </w:pPr>
            <w:r w:rsidRPr="00A03C55">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C432E6A" w14:textId="77777777" w:rsidR="007A1F44" w:rsidRPr="00A03C55" w:rsidRDefault="007A1F44" w:rsidP="00AE2B59">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589363" w14:textId="77777777" w:rsidR="007A1F44" w:rsidRPr="00A03C55" w:rsidRDefault="007A1F44" w:rsidP="00AE2B59">
            <w:pPr>
              <w:pStyle w:val="TableEntry"/>
              <w:rPr>
                <w:noProof w:val="0"/>
                <w:sz w:val="16"/>
              </w:rPr>
            </w:pPr>
            <w:r w:rsidRPr="00A03C55">
              <w:rPr>
                <w:noProof w:val="0"/>
                <w:sz w:val="16"/>
              </w:rPr>
              <w:t>EV(“ITI-61”, “IHE Transactions”, “Register On-Demand Document Entry”)</w:t>
            </w:r>
          </w:p>
        </w:tc>
      </w:tr>
      <w:tr w:rsidR="007A1F44" w:rsidRPr="00A03C55" w14:paraId="130E28C3"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1465738A" w14:textId="77777777" w:rsidR="007A1F44" w:rsidRPr="00A03C55" w:rsidRDefault="007A1F44" w:rsidP="00AE2B59">
            <w:pPr>
              <w:pStyle w:val="TableEntry"/>
              <w:rPr>
                <w:noProof w:val="0"/>
              </w:rPr>
            </w:pPr>
            <w:r w:rsidRPr="00A03C55">
              <w:rPr>
                <w:noProof w:val="0"/>
              </w:rPr>
              <w:t>Source (On-Demand Document Source) (1)</w:t>
            </w:r>
          </w:p>
        </w:tc>
      </w:tr>
      <w:tr w:rsidR="00903C21" w:rsidRPr="00A03C55" w14:paraId="74DE6F23"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13E7A16" w14:textId="77777777" w:rsidR="00903C21" w:rsidRPr="00A03C55" w:rsidRDefault="00903C21" w:rsidP="00AE2B59">
            <w:pPr>
              <w:pStyle w:val="TableEntry"/>
              <w:rPr>
                <w:noProof w:val="0"/>
              </w:rPr>
            </w:pPr>
            <w:r w:rsidRPr="00A03C55">
              <w:rPr>
                <w:noProof w:val="0"/>
              </w:rPr>
              <w:t>Human Requestor (0..1)</w:t>
            </w:r>
          </w:p>
        </w:tc>
      </w:tr>
      <w:tr w:rsidR="007A1F44" w:rsidRPr="00A03C55" w14:paraId="6FFBE8F1"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145A870E" w14:textId="77777777" w:rsidR="007A1F44" w:rsidRPr="00A03C55" w:rsidRDefault="007A1F44" w:rsidP="00AE2B59">
            <w:pPr>
              <w:pStyle w:val="TableEntry"/>
              <w:rPr>
                <w:noProof w:val="0"/>
              </w:rPr>
            </w:pPr>
            <w:r w:rsidRPr="00A03C55">
              <w:rPr>
                <w:noProof w:val="0"/>
              </w:rPr>
              <w:lastRenderedPageBreak/>
              <w:t>Destination (Document Registry ) (1)</w:t>
            </w:r>
          </w:p>
        </w:tc>
      </w:tr>
      <w:tr w:rsidR="007A1F44" w:rsidRPr="00A03C55" w14:paraId="44F613B8"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E2462FB" w14:textId="77777777" w:rsidR="007A1F44" w:rsidRPr="00A03C55" w:rsidRDefault="007A1F44" w:rsidP="00AE2B59">
            <w:pPr>
              <w:pStyle w:val="TableEntry"/>
              <w:rPr>
                <w:noProof w:val="0"/>
              </w:rPr>
            </w:pPr>
            <w:r w:rsidRPr="00A03C55">
              <w:rPr>
                <w:noProof w:val="0"/>
              </w:rPr>
              <w:t>Audit Source (Document Registry) (1)</w:t>
            </w:r>
          </w:p>
        </w:tc>
      </w:tr>
      <w:tr w:rsidR="007A1F44" w:rsidRPr="00A03C55" w14:paraId="78FA3CA5"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F5F6032" w14:textId="77777777" w:rsidR="007A1F44" w:rsidRPr="00A03C55" w:rsidRDefault="007A1F44" w:rsidP="00AE2B59">
            <w:pPr>
              <w:pStyle w:val="TableEntry"/>
              <w:rPr>
                <w:noProof w:val="0"/>
              </w:rPr>
            </w:pPr>
            <w:r w:rsidRPr="00A03C55">
              <w:rPr>
                <w:noProof w:val="0"/>
              </w:rPr>
              <w:t>Patient (1)</w:t>
            </w:r>
          </w:p>
        </w:tc>
      </w:tr>
      <w:tr w:rsidR="007A1F44" w:rsidRPr="00A03C55" w14:paraId="106FE7E2"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32F58805" w14:textId="77777777" w:rsidR="007A1F44" w:rsidRPr="00A03C55" w:rsidRDefault="007A1F44" w:rsidP="00AE2B59">
            <w:pPr>
              <w:pStyle w:val="TableEntry"/>
              <w:rPr>
                <w:noProof w:val="0"/>
              </w:rPr>
            </w:pPr>
            <w:r w:rsidRPr="00A03C55">
              <w:rPr>
                <w:noProof w:val="0"/>
              </w:rPr>
              <w:t>SubmissionSet (1)</w:t>
            </w:r>
          </w:p>
        </w:tc>
      </w:tr>
    </w:tbl>
    <w:p w14:paraId="301F8831"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0DC1467" w14:textId="77777777" w:rsidTr="00AE2B59">
        <w:trPr>
          <w:cantSplit/>
        </w:trPr>
        <w:tc>
          <w:tcPr>
            <w:tcW w:w="1548" w:type="dxa"/>
            <w:vMerge w:val="restart"/>
          </w:tcPr>
          <w:p w14:paraId="44B89764" w14:textId="77777777" w:rsidR="007A1F44" w:rsidRPr="00A03C55" w:rsidRDefault="007A1F44" w:rsidP="00A063AC">
            <w:pPr>
              <w:pStyle w:val="TableEntryHeader"/>
              <w:rPr>
                <w:noProof w:val="0"/>
              </w:rPr>
            </w:pPr>
            <w:r w:rsidRPr="00A03C55">
              <w:rPr>
                <w:noProof w:val="0"/>
              </w:rPr>
              <w:t>Source</w:t>
            </w:r>
          </w:p>
          <w:p w14:paraId="7894BE20"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ActiveParticipant</w:t>
            </w:r>
          </w:p>
        </w:tc>
        <w:tc>
          <w:tcPr>
            <w:tcW w:w="2520" w:type="dxa"/>
            <w:vAlign w:val="center"/>
          </w:tcPr>
          <w:p w14:paraId="7D4ED9EB"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550AF5CB" w14:textId="77777777" w:rsidR="007A1F44" w:rsidRPr="00A03C55" w:rsidRDefault="007A1F44" w:rsidP="00D530C1">
            <w:pPr>
              <w:pStyle w:val="TableEntry"/>
              <w:jc w:val="center"/>
              <w:rPr>
                <w:noProof w:val="0"/>
                <w:sz w:val="16"/>
              </w:rPr>
            </w:pPr>
            <w:r w:rsidRPr="00A03C55">
              <w:rPr>
                <w:noProof w:val="0"/>
                <w:sz w:val="16"/>
              </w:rPr>
              <w:t>M</w:t>
            </w:r>
          </w:p>
        </w:tc>
        <w:tc>
          <w:tcPr>
            <w:tcW w:w="4968" w:type="dxa"/>
            <w:vAlign w:val="center"/>
          </w:tcPr>
          <w:p w14:paraId="20845C77" w14:textId="180AF7E0" w:rsidR="007A1F44" w:rsidRPr="00A03C55" w:rsidRDefault="007A1F44" w:rsidP="00A74D2C">
            <w:pPr>
              <w:pStyle w:val="TableEntry"/>
              <w:rPr>
                <w:noProof w:val="0"/>
                <w:sz w:val="16"/>
              </w:rPr>
            </w:pPr>
            <w:r w:rsidRPr="00A03C55">
              <w:rPr>
                <w:noProof w:val="0"/>
                <w:sz w:val="16"/>
              </w:rPr>
              <w:t xml:space="preserve">If </w:t>
            </w:r>
            <w:r w:rsidR="00C73A81" w:rsidRPr="00A03C55">
              <w:rPr>
                <w:noProof w:val="0"/>
                <w:sz w:val="16"/>
              </w:rPr>
              <w:t xml:space="preserve">WS-Addressing based </w:t>
            </w:r>
            <w:r w:rsidRPr="00A03C55">
              <w:rPr>
                <w:noProof w:val="0"/>
                <w:sz w:val="16"/>
              </w:rPr>
              <w:t>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69B0F9FE" w14:textId="77777777" w:rsidTr="00AE2B59">
        <w:trPr>
          <w:cantSplit/>
        </w:trPr>
        <w:tc>
          <w:tcPr>
            <w:tcW w:w="1548" w:type="dxa"/>
            <w:vMerge/>
            <w:textDirection w:val="btLr"/>
            <w:vAlign w:val="center"/>
          </w:tcPr>
          <w:p w14:paraId="66077EB8" w14:textId="77777777" w:rsidR="007A1F44" w:rsidRPr="00A03C55" w:rsidRDefault="007A1F44" w:rsidP="00AE2B59">
            <w:pPr>
              <w:pStyle w:val="TableLabel"/>
              <w:rPr>
                <w:noProof w:val="0"/>
                <w:sz w:val="16"/>
              </w:rPr>
            </w:pPr>
          </w:p>
        </w:tc>
        <w:tc>
          <w:tcPr>
            <w:tcW w:w="2520" w:type="dxa"/>
            <w:vAlign w:val="center"/>
          </w:tcPr>
          <w:p w14:paraId="489547BD" w14:textId="77777777" w:rsidR="007A1F44" w:rsidRPr="00A03C55" w:rsidRDefault="007A1F44" w:rsidP="00D530C1">
            <w:pPr>
              <w:pStyle w:val="TableEntry"/>
              <w:rPr>
                <w:i/>
                <w:iCs/>
                <w:noProof w:val="0"/>
                <w:sz w:val="16"/>
              </w:rPr>
            </w:pPr>
            <w:r w:rsidRPr="00A03C55">
              <w:rPr>
                <w:i/>
                <w:iCs/>
                <w:noProof w:val="0"/>
                <w:sz w:val="16"/>
              </w:rPr>
              <w:t>AlternativeUserID</w:t>
            </w:r>
          </w:p>
        </w:tc>
        <w:tc>
          <w:tcPr>
            <w:tcW w:w="630" w:type="dxa"/>
            <w:vAlign w:val="center"/>
          </w:tcPr>
          <w:p w14:paraId="21EDF0E8"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03FC68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478496B" w14:textId="77777777" w:rsidTr="00AE2B59">
        <w:trPr>
          <w:cantSplit/>
        </w:trPr>
        <w:tc>
          <w:tcPr>
            <w:tcW w:w="1548" w:type="dxa"/>
            <w:vMerge/>
            <w:textDirection w:val="btLr"/>
            <w:vAlign w:val="center"/>
          </w:tcPr>
          <w:p w14:paraId="45737F42" w14:textId="77777777" w:rsidR="007A1F44" w:rsidRPr="00A03C55" w:rsidRDefault="007A1F44" w:rsidP="00AE2B59">
            <w:pPr>
              <w:pStyle w:val="TableLabel"/>
              <w:rPr>
                <w:noProof w:val="0"/>
                <w:sz w:val="16"/>
              </w:rPr>
            </w:pPr>
          </w:p>
        </w:tc>
        <w:tc>
          <w:tcPr>
            <w:tcW w:w="2520" w:type="dxa"/>
            <w:vAlign w:val="center"/>
          </w:tcPr>
          <w:p w14:paraId="7AE5D5B9"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5E4516BD"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B86264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66E05F8" w14:textId="77777777" w:rsidTr="00AE2B59">
        <w:trPr>
          <w:cantSplit/>
        </w:trPr>
        <w:tc>
          <w:tcPr>
            <w:tcW w:w="1548" w:type="dxa"/>
            <w:vMerge/>
            <w:textDirection w:val="btLr"/>
            <w:vAlign w:val="center"/>
          </w:tcPr>
          <w:p w14:paraId="15A54180" w14:textId="77777777" w:rsidR="007A1F44" w:rsidRPr="00A03C55" w:rsidRDefault="007A1F44" w:rsidP="00AE2B59">
            <w:pPr>
              <w:pStyle w:val="TableLabel"/>
              <w:rPr>
                <w:noProof w:val="0"/>
                <w:sz w:val="16"/>
              </w:rPr>
            </w:pPr>
          </w:p>
        </w:tc>
        <w:tc>
          <w:tcPr>
            <w:tcW w:w="2520" w:type="dxa"/>
            <w:vAlign w:val="center"/>
          </w:tcPr>
          <w:p w14:paraId="7FCE84BE" w14:textId="77777777" w:rsidR="007A1F44" w:rsidRPr="00A03C55" w:rsidRDefault="007A1F44" w:rsidP="00D530C1">
            <w:pPr>
              <w:pStyle w:val="TableEntry"/>
              <w:rPr>
                <w:i/>
                <w:iCs/>
                <w:noProof w:val="0"/>
                <w:sz w:val="16"/>
              </w:rPr>
            </w:pPr>
            <w:r w:rsidRPr="00A03C55">
              <w:rPr>
                <w:i/>
                <w:iCs/>
                <w:noProof w:val="0"/>
                <w:sz w:val="16"/>
              </w:rPr>
              <w:t>UserIsRequestor</w:t>
            </w:r>
          </w:p>
        </w:tc>
        <w:tc>
          <w:tcPr>
            <w:tcW w:w="630" w:type="dxa"/>
            <w:vAlign w:val="center"/>
          </w:tcPr>
          <w:p w14:paraId="30C76489" w14:textId="77777777" w:rsidR="007A1F44" w:rsidRPr="00A03C55" w:rsidRDefault="007A1F44" w:rsidP="00A74D2C">
            <w:pPr>
              <w:pStyle w:val="TableEntry"/>
              <w:jc w:val="center"/>
              <w:rPr>
                <w:i/>
                <w:iCs/>
                <w:noProof w:val="0"/>
                <w:sz w:val="16"/>
              </w:rPr>
            </w:pPr>
            <w:r w:rsidRPr="00A03C55">
              <w:rPr>
                <w:i/>
                <w:iCs/>
                <w:noProof w:val="0"/>
                <w:sz w:val="16"/>
              </w:rPr>
              <w:t>U</w:t>
            </w:r>
          </w:p>
        </w:tc>
        <w:tc>
          <w:tcPr>
            <w:tcW w:w="4968" w:type="dxa"/>
            <w:vAlign w:val="center"/>
          </w:tcPr>
          <w:p w14:paraId="6C68AAD1"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513D1CFA" w14:textId="77777777" w:rsidTr="00AE2B59">
        <w:trPr>
          <w:cantSplit/>
        </w:trPr>
        <w:tc>
          <w:tcPr>
            <w:tcW w:w="1548" w:type="dxa"/>
            <w:vMerge/>
            <w:textDirection w:val="btLr"/>
            <w:vAlign w:val="center"/>
          </w:tcPr>
          <w:p w14:paraId="45E7C041" w14:textId="77777777" w:rsidR="007A1F44" w:rsidRPr="00A03C55" w:rsidRDefault="007A1F44" w:rsidP="00AE2B59">
            <w:pPr>
              <w:pStyle w:val="TableLabel"/>
              <w:rPr>
                <w:noProof w:val="0"/>
                <w:sz w:val="16"/>
              </w:rPr>
            </w:pPr>
          </w:p>
        </w:tc>
        <w:tc>
          <w:tcPr>
            <w:tcW w:w="2520" w:type="dxa"/>
            <w:vAlign w:val="center"/>
          </w:tcPr>
          <w:p w14:paraId="66C74A30"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067605B5"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8C5A44D" w14:textId="77777777" w:rsidR="007A1F44" w:rsidRPr="00A03C55" w:rsidRDefault="007A1F44" w:rsidP="00AE2B59">
            <w:pPr>
              <w:pStyle w:val="TableEntry"/>
              <w:rPr>
                <w:noProof w:val="0"/>
                <w:sz w:val="16"/>
              </w:rPr>
            </w:pPr>
            <w:r w:rsidRPr="00A03C55">
              <w:rPr>
                <w:noProof w:val="0"/>
                <w:sz w:val="16"/>
              </w:rPr>
              <w:t>EV(110153, DCM, “Source”)</w:t>
            </w:r>
          </w:p>
        </w:tc>
      </w:tr>
      <w:tr w:rsidR="007A1F44" w:rsidRPr="00A03C55" w14:paraId="64EC9987" w14:textId="77777777" w:rsidTr="00AE2B59">
        <w:trPr>
          <w:cantSplit/>
        </w:trPr>
        <w:tc>
          <w:tcPr>
            <w:tcW w:w="1548" w:type="dxa"/>
            <w:vMerge/>
            <w:textDirection w:val="btLr"/>
            <w:vAlign w:val="center"/>
          </w:tcPr>
          <w:p w14:paraId="308D782A" w14:textId="77777777" w:rsidR="007A1F44" w:rsidRPr="00A03C55" w:rsidRDefault="007A1F44" w:rsidP="00AE2B59">
            <w:pPr>
              <w:pStyle w:val="TableLabel"/>
              <w:rPr>
                <w:noProof w:val="0"/>
                <w:sz w:val="16"/>
              </w:rPr>
            </w:pPr>
          </w:p>
        </w:tc>
        <w:tc>
          <w:tcPr>
            <w:tcW w:w="2520" w:type="dxa"/>
            <w:vAlign w:val="center"/>
          </w:tcPr>
          <w:p w14:paraId="3E47B8D4"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608A6120"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37BCE6BC"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78B79EAB" w14:textId="77777777" w:rsidTr="00AE2B59">
        <w:trPr>
          <w:cantSplit/>
        </w:trPr>
        <w:tc>
          <w:tcPr>
            <w:tcW w:w="1548" w:type="dxa"/>
            <w:vMerge/>
            <w:textDirection w:val="btLr"/>
            <w:vAlign w:val="center"/>
          </w:tcPr>
          <w:p w14:paraId="63CACB13" w14:textId="77777777" w:rsidR="007A1F44" w:rsidRPr="00A03C55" w:rsidRDefault="007A1F44" w:rsidP="00AE2B59">
            <w:pPr>
              <w:pStyle w:val="TableLabel"/>
              <w:rPr>
                <w:noProof w:val="0"/>
                <w:sz w:val="16"/>
              </w:rPr>
            </w:pPr>
          </w:p>
        </w:tc>
        <w:tc>
          <w:tcPr>
            <w:tcW w:w="2520" w:type="dxa"/>
            <w:vAlign w:val="center"/>
          </w:tcPr>
          <w:p w14:paraId="75DD7B7B"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4CD706E2"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02FE6D6" w14:textId="77777777" w:rsidR="007A1F44" w:rsidRPr="00A03C55" w:rsidRDefault="007A1F44" w:rsidP="00AE2B59">
            <w:pPr>
              <w:pStyle w:val="TableEntry"/>
              <w:rPr>
                <w:noProof w:val="0"/>
                <w:sz w:val="16"/>
              </w:rPr>
            </w:pPr>
            <w:r w:rsidRPr="00A03C55">
              <w:rPr>
                <w:noProof w:val="0"/>
                <w:sz w:val="16"/>
              </w:rPr>
              <w:t>The machine name or IP address.</w:t>
            </w:r>
          </w:p>
        </w:tc>
      </w:tr>
    </w:tbl>
    <w:p w14:paraId="374EFAEF" w14:textId="77777777" w:rsidR="00903C21" w:rsidRPr="00A03C55" w:rsidRDefault="00903C21" w:rsidP="00903C21">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903C21" w:rsidRPr="00A03C55" w14:paraId="5DC04C13" w14:textId="77777777" w:rsidTr="002A5142">
        <w:trPr>
          <w:cantSplit/>
        </w:trPr>
        <w:tc>
          <w:tcPr>
            <w:tcW w:w="1548" w:type="dxa"/>
            <w:vMerge w:val="restart"/>
          </w:tcPr>
          <w:p w14:paraId="6BFD838E" w14:textId="77777777" w:rsidR="00903C21" w:rsidRPr="00A03C55" w:rsidRDefault="00903C21" w:rsidP="00A063AC">
            <w:pPr>
              <w:pStyle w:val="TableEntryHeader"/>
              <w:rPr>
                <w:noProof w:val="0"/>
              </w:rPr>
            </w:pPr>
            <w:r w:rsidRPr="00A03C55">
              <w:rPr>
                <w:noProof w:val="0"/>
              </w:rPr>
              <w:t>Human Requestor (if known)</w:t>
            </w:r>
          </w:p>
          <w:p w14:paraId="77ACCB87" w14:textId="77777777" w:rsidR="00903C21" w:rsidRPr="00A03C55" w:rsidRDefault="00903C21" w:rsidP="002A5142">
            <w:pPr>
              <w:pStyle w:val="TableEntryHeader"/>
              <w:rPr>
                <w:noProof w:val="0"/>
                <w:sz w:val="16"/>
              </w:rPr>
            </w:pPr>
            <w:r w:rsidRPr="00A03C55">
              <w:rPr>
                <w:noProof w:val="0"/>
                <w:sz w:val="12"/>
                <w:szCs w:val="12"/>
              </w:rPr>
              <w:t>AuditMessage/</w:t>
            </w:r>
            <w:r w:rsidRPr="00A03C55">
              <w:rPr>
                <w:noProof w:val="0"/>
                <w:sz w:val="12"/>
                <w:szCs w:val="12"/>
              </w:rPr>
              <w:br/>
              <w:t>ActiveParticipant</w:t>
            </w:r>
          </w:p>
        </w:tc>
        <w:tc>
          <w:tcPr>
            <w:tcW w:w="2520" w:type="dxa"/>
            <w:vAlign w:val="center"/>
          </w:tcPr>
          <w:p w14:paraId="3B08FE71" w14:textId="77777777" w:rsidR="00903C21" w:rsidRPr="00A03C55" w:rsidRDefault="00903C21" w:rsidP="002A5142">
            <w:pPr>
              <w:pStyle w:val="TableEntry"/>
              <w:rPr>
                <w:noProof w:val="0"/>
                <w:sz w:val="16"/>
              </w:rPr>
            </w:pPr>
            <w:r w:rsidRPr="00A03C55">
              <w:rPr>
                <w:noProof w:val="0"/>
                <w:sz w:val="16"/>
              </w:rPr>
              <w:t>UserID</w:t>
            </w:r>
          </w:p>
        </w:tc>
        <w:tc>
          <w:tcPr>
            <w:tcW w:w="630" w:type="dxa"/>
            <w:vAlign w:val="center"/>
          </w:tcPr>
          <w:p w14:paraId="63160D64" w14:textId="77777777" w:rsidR="00903C21" w:rsidRPr="00A03C55" w:rsidRDefault="00903C21" w:rsidP="002A5142">
            <w:pPr>
              <w:pStyle w:val="TableEntry"/>
              <w:jc w:val="center"/>
              <w:rPr>
                <w:noProof w:val="0"/>
                <w:sz w:val="16"/>
              </w:rPr>
            </w:pPr>
            <w:r w:rsidRPr="00A03C55">
              <w:rPr>
                <w:noProof w:val="0"/>
                <w:sz w:val="16"/>
              </w:rPr>
              <w:t>M</w:t>
            </w:r>
          </w:p>
        </w:tc>
        <w:tc>
          <w:tcPr>
            <w:tcW w:w="4968" w:type="dxa"/>
            <w:vAlign w:val="center"/>
          </w:tcPr>
          <w:p w14:paraId="600C9516" w14:textId="77777777" w:rsidR="00903C21" w:rsidRPr="00A03C55" w:rsidRDefault="00903C21" w:rsidP="002A5142">
            <w:pPr>
              <w:pStyle w:val="TableEntry"/>
              <w:rPr>
                <w:noProof w:val="0"/>
                <w:sz w:val="16"/>
              </w:rPr>
            </w:pPr>
            <w:r w:rsidRPr="00A03C55">
              <w:rPr>
                <w:noProof w:val="0"/>
                <w:sz w:val="16"/>
              </w:rPr>
              <w:t>Identity of the human that initiated the transaction.</w:t>
            </w:r>
          </w:p>
        </w:tc>
      </w:tr>
      <w:tr w:rsidR="00903C21" w:rsidRPr="00A03C55" w14:paraId="621E3FA5" w14:textId="77777777" w:rsidTr="002A5142">
        <w:trPr>
          <w:cantSplit/>
        </w:trPr>
        <w:tc>
          <w:tcPr>
            <w:tcW w:w="1548" w:type="dxa"/>
            <w:vMerge/>
            <w:textDirection w:val="btLr"/>
            <w:vAlign w:val="center"/>
          </w:tcPr>
          <w:p w14:paraId="35336200" w14:textId="77777777" w:rsidR="00903C21" w:rsidRPr="00A03C55" w:rsidRDefault="00903C21" w:rsidP="002A5142">
            <w:pPr>
              <w:pStyle w:val="TableLabel"/>
              <w:rPr>
                <w:noProof w:val="0"/>
                <w:sz w:val="16"/>
              </w:rPr>
            </w:pPr>
          </w:p>
        </w:tc>
        <w:tc>
          <w:tcPr>
            <w:tcW w:w="2520" w:type="dxa"/>
            <w:vAlign w:val="center"/>
          </w:tcPr>
          <w:p w14:paraId="0F435F76" w14:textId="77777777" w:rsidR="00903C21" w:rsidRPr="00A03C55" w:rsidRDefault="00903C21" w:rsidP="002A5142">
            <w:pPr>
              <w:pStyle w:val="TableEntry"/>
              <w:rPr>
                <w:i/>
                <w:iCs/>
                <w:noProof w:val="0"/>
                <w:sz w:val="16"/>
              </w:rPr>
            </w:pPr>
            <w:r w:rsidRPr="00A03C55">
              <w:rPr>
                <w:i/>
                <w:iCs/>
                <w:noProof w:val="0"/>
                <w:sz w:val="16"/>
              </w:rPr>
              <w:t>AlternativeUserID</w:t>
            </w:r>
          </w:p>
        </w:tc>
        <w:tc>
          <w:tcPr>
            <w:tcW w:w="630" w:type="dxa"/>
            <w:vAlign w:val="center"/>
          </w:tcPr>
          <w:p w14:paraId="26B1F3F5"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13E8B96D" w14:textId="77777777" w:rsidR="00903C21" w:rsidRPr="00A03C55" w:rsidRDefault="00903C21" w:rsidP="002A5142">
            <w:pPr>
              <w:pStyle w:val="TableEntry"/>
              <w:rPr>
                <w:i/>
                <w:iCs/>
                <w:noProof w:val="0"/>
                <w:sz w:val="16"/>
              </w:rPr>
            </w:pPr>
            <w:r w:rsidRPr="00A03C55">
              <w:rPr>
                <w:i/>
                <w:iCs/>
                <w:noProof w:val="0"/>
                <w:sz w:val="16"/>
              </w:rPr>
              <w:t>not specialized</w:t>
            </w:r>
          </w:p>
        </w:tc>
      </w:tr>
      <w:tr w:rsidR="00903C21" w:rsidRPr="00A03C55" w14:paraId="5D41BD80" w14:textId="77777777" w:rsidTr="002A5142">
        <w:trPr>
          <w:cantSplit/>
        </w:trPr>
        <w:tc>
          <w:tcPr>
            <w:tcW w:w="1548" w:type="dxa"/>
            <w:vMerge/>
            <w:textDirection w:val="btLr"/>
            <w:vAlign w:val="center"/>
          </w:tcPr>
          <w:p w14:paraId="3D7C8DDC" w14:textId="77777777" w:rsidR="00903C21" w:rsidRPr="00A03C55" w:rsidRDefault="00903C21" w:rsidP="002A5142">
            <w:pPr>
              <w:pStyle w:val="TableLabel"/>
              <w:rPr>
                <w:noProof w:val="0"/>
                <w:sz w:val="16"/>
              </w:rPr>
            </w:pPr>
          </w:p>
        </w:tc>
        <w:tc>
          <w:tcPr>
            <w:tcW w:w="2520" w:type="dxa"/>
            <w:vAlign w:val="center"/>
          </w:tcPr>
          <w:p w14:paraId="6E5B007E" w14:textId="77777777" w:rsidR="00903C21" w:rsidRPr="00A03C55" w:rsidRDefault="00903C21" w:rsidP="002A5142">
            <w:pPr>
              <w:pStyle w:val="TableEntry"/>
              <w:rPr>
                <w:i/>
                <w:iCs/>
                <w:noProof w:val="0"/>
                <w:sz w:val="16"/>
              </w:rPr>
            </w:pPr>
            <w:r w:rsidRPr="00A03C55">
              <w:rPr>
                <w:i/>
                <w:iCs/>
                <w:noProof w:val="0"/>
                <w:sz w:val="16"/>
              </w:rPr>
              <w:t>UserName</w:t>
            </w:r>
          </w:p>
        </w:tc>
        <w:tc>
          <w:tcPr>
            <w:tcW w:w="630" w:type="dxa"/>
            <w:vAlign w:val="center"/>
          </w:tcPr>
          <w:p w14:paraId="342EDE3B"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05104C0A" w14:textId="77777777" w:rsidR="00903C21" w:rsidRPr="00A03C55" w:rsidRDefault="00903C21" w:rsidP="002A5142">
            <w:pPr>
              <w:pStyle w:val="TableEntry"/>
              <w:rPr>
                <w:i/>
                <w:iCs/>
                <w:noProof w:val="0"/>
                <w:sz w:val="16"/>
              </w:rPr>
            </w:pPr>
            <w:r w:rsidRPr="00A03C55">
              <w:rPr>
                <w:i/>
                <w:iCs/>
                <w:noProof w:val="0"/>
                <w:sz w:val="16"/>
              </w:rPr>
              <w:t>not specialized</w:t>
            </w:r>
          </w:p>
        </w:tc>
      </w:tr>
      <w:tr w:rsidR="00903C21" w:rsidRPr="00A03C55" w14:paraId="728CB6C8" w14:textId="77777777" w:rsidTr="002A5142">
        <w:trPr>
          <w:cantSplit/>
        </w:trPr>
        <w:tc>
          <w:tcPr>
            <w:tcW w:w="1548" w:type="dxa"/>
            <w:vMerge/>
            <w:textDirection w:val="btLr"/>
            <w:vAlign w:val="center"/>
          </w:tcPr>
          <w:p w14:paraId="3E0FB53C" w14:textId="77777777" w:rsidR="00903C21" w:rsidRPr="00A03C55" w:rsidRDefault="00903C21" w:rsidP="002A5142">
            <w:pPr>
              <w:pStyle w:val="TableLabel"/>
              <w:rPr>
                <w:noProof w:val="0"/>
                <w:sz w:val="16"/>
              </w:rPr>
            </w:pPr>
          </w:p>
        </w:tc>
        <w:tc>
          <w:tcPr>
            <w:tcW w:w="2520" w:type="dxa"/>
            <w:vAlign w:val="center"/>
          </w:tcPr>
          <w:p w14:paraId="7BA8A18D" w14:textId="77777777" w:rsidR="00903C21" w:rsidRPr="00A03C55" w:rsidRDefault="00903C21" w:rsidP="002A5142">
            <w:pPr>
              <w:pStyle w:val="TableEntry"/>
              <w:rPr>
                <w:noProof w:val="0"/>
                <w:sz w:val="16"/>
              </w:rPr>
            </w:pPr>
            <w:r w:rsidRPr="00A03C55">
              <w:rPr>
                <w:noProof w:val="0"/>
                <w:sz w:val="16"/>
              </w:rPr>
              <w:t>UserIsRequestor</w:t>
            </w:r>
          </w:p>
        </w:tc>
        <w:tc>
          <w:tcPr>
            <w:tcW w:w="630" w:type="dxa"/>
            <w:vAlign w:val="center"/>
          </w:tcPr>
          <w:p w14:paraId="0F4A8780" w14:textId="77777777" w:rsidR="00903C21" w:rsidRPr="00A03C55" w:rsidRDefault="00903C21" w:rsidP="002A5142">
            <w:pPr>
              <w:pStyle w:val="TableEntry"/>
              <w:jc w:val="center"/>
              <w:rPr>
                <w:noProof w:val="0"/>
                <w:sz w:val="16"/>
              </w:rPr>
            </w:pPr>
            <w:r w:rsidRPr="00A03C55">
              <w:rPr>
                <w:noProof w:val="0"/>
                <w:sz w:val="16"/>
              </w:rPr>
              <w:t>M</w:t>
            </w:r>
          </w:p>
        </w:tc>
        <w:tc>
          <w:tcPr>
            <w:tcW w:w="4968" w:type="dxa"/>
            <w:vAlign w:val="center"/>
          </w:tcPr>
          <w:p w14:paraId="393CF4EB" w14:textId="77777777" w:rsidR="00903C21" w:rsidRPr="00A03C55" w:rsidRDefault="00903C21" w:rsidP="002A5142">
            <w:pPr>
              <w:pStyle w:val="TableEntry"/>
              <w:rPr>
                <w:noProof w:val="0"/>
                <w:sz w:val="16"/>
              </w:rPr>
            </w:pPr>
            <w:r w:rsidRPr="00A03C55">
              <w:rPr>
                <w:noProof w:val="0"/>
                <w:sz w:val="16"/>
              </w:rPr>
              <w:t>“true”</w:t>
            </w:r>
          </w:p>
        </w:tc>
      </w:tr>
      <w:tr w:rsidR="00903C21" w:rsidRPr="00A03C55" w14:paraId="131CECFB" w14:textId="77777777" w:rsidTr="002A5142">
        <w:trPr>
          <w:cantSplit/>
        </w:trPr>
        <w:tc>
          <w:tcPr>
            <w:tcW w:w="1548" w:type="dxa"/>
            <w:vMerge/>
            <w:textDirection w:val="btLr"/>
            <w:vAlign w:val="center"/>
          </w:tcPr>
          <w:p w14:paraId="1B4D0793" w14:textId="77777777" w:rsidR="00903C21" w:rsidRPr="00A03C55" w:rsidRDefault="00903C21" w:rsidP="002A5142">
            <w:pPr>
              <w:pStyle w:val="TableLabel"/>
              <w:rPr>
                <w:noProof w:val="0"/>
                <w:sz w:val="16"/>
              </w:rPr>
            </w:pPr>
          </w:p>
        </w:tc>
        <w:tc>
          <w:tcPr>
            <w:tcW w:w="2520" w:type="dxa"/>
            <w:vAlign w:val="center"/>
          </w:tcPr>
          <w:p w14:paraId="7528620C" w14:textId="77777777" w:rsidR="00903C21" w:rsidRPr="00A03C55" w:rsidRDefault="00903C21" w:rsidP="002A5142">
            <w:pPr>
              <w:pStyle w:val="TableEntry"/>
              <w:rPr>
                <w:noProof w:val="0"/>
                <w:sz w:val="16"/>
              </w:rPr>
            </w:pPr>
            <w:r w:rsidRPr="00A03C55">
              <w:rPr>
                <w:noProof w:val="0"/>
                <w:sz w:val="16"/>
              </w:rPr>
              <w:t>RoleIDCode</w:t>
            </w:r>
          </w:p>
        </w:tc>
        <w:tc>
          <w:tcPr>
            <w:tcW w:w="630" w:type="dxa"/>
            <w:vAlign w:val="center"/>
          </w:tcPr>
          <w:p w14:paraId="294669C9" w14:textId="77777777" w:rsidR="00903C21" w:rsidRPr="00A03C55" w:rsidRDefault="00903C21" w:rsidP="002A5142">
            <w:pPr>
              <w:pStyle w:val="TableEntry"/>
              <w:jc w:val="center"/>
              <w:rPr>
                <w:noProof w:val="0"/>
                <w:sz w:val="16"/>
              </w:rPr>
            </w:pPr>
            <w:r w:rsidRPr="00A03C55">
              <w:rPr>
                <w:noProof w:val="0"/>
                <w:sz w:val="16"/>
              </w:rPr>
              <w:t>U</w:t>
            </w:r>
          </w:p>
        </w:tc>
        <w:tc>
          <w:tcPr>
            <w:tcW w:w="4968" w:type="dxa"/>
            <w:vAlign w:val="center"/>
          </w:tcPr>
          <w:p w14:paraId="0D550E94" w14:textId="77777777" w:rsidR="00903C21" w:rsidRPr="00A03C55" w:rsidRDefault="00903C21" w:rsidP="002A5142">
            <w:pPr>
              <w:pStyle w:val="TableEntry"/>
              <w:rPr>
                <w:noProof w:val="0"/>
                <w:sz w:val="16"/>
              </w:rPr>
            </w:pPr>
            <w:r w:rsidRPr="00A03C55">
              <w:rPr>
                <w:noProof w:val="0"/>
                <w:sz w:val="16"/>
              </w:rPr>
              <w:t>Access Control role(s) the user holds that allows this transaction.</w:t>
            </w:r>
          </w:p>
        </w:tc>
      </w:tr>
      <w:tr w:rsidR="00903C21" w:rsidRPr="00A03C55" w14:paraId="60289338" w14:textId="77777777" w:rsidTr="002A5142">
        <w:trPr>
          <w:cantSplit/>
        </w:trPr>
        <w:tc>
          <w:tcPr>
            <w:tcW w:w="1548" w:type="dxa"/>
            <w:vMerge/>
            <w:textDirection w:val="btLr"/>
            <w:vAlign w:val="center"/>
          </w:tcPr>
          <w:p w14:paraId="57BC08E9" w14:textId="77777777" w:rsidR="00903C21" w:rsidRPr="00A03C55" w:rsidRDefault="00903C21" w:rsidP="002A5142">
            <w:pPr>
              <w:pStyle w:val="TableLabel"/>
              <w:rPr>
                <w:noProof w:val="0"/>
                <w:sz w:val="16"/>
              </w:rPr>
            </w:pPr>
          </w:p>
        </w:tc>
        <w:tc>
          <w:tcPr>
            <w:tcW w:w="2520" w:type="dxa"/>
            <w:vAlign w:val="center"/>
          </w:tcPr>
          <w:p w14:paraId="63AEC788" w14:textId="77777777" w:rsidR="00903C21" w:rsidRPr="00A03C55" w:rsidRDefault="00903C21" w:rsidP="002A5142">
            <w:pPr>
              <w:pStyle w:val="TableEntry"/>
              <w:rPr>
                <w:i/>
                <w:iCs/>
                <w:noProof w:val="0"/>
                <w:sz w:val="16"/>
              </w:rPr>
            </w:pPr>
            <w:r w:rsidRPr="00A03C55">
              <w:rPr>
                <w:i/>
                <w:iCs/>
                <w:noProof w:val="0"/>
                <w:sz w:val="16"/>
              </w:rPr>
              <w:t>NetworkAccessPointTypeCode</w:t>
            </w:r>
          </w:p>
        </w:tc>
        <w:tc>
          <w:tcPr>
            <w:tcW w:w="630" w:type="dxa"/>
            <w:vAlign w:val="center"/>
          </w:tcPr>
          <w:p w14:paraId="43299408"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2D20D8C4" w14:textId="77777777" w:rsidR="00903C21" w:rsidRPr="00A03C55" w:rsidRDefault="00903C21" w:rsidP="002A5142">
            <w:pPr>
              <w:pStyle w:val="TableEntry"/>
              <w:rPr>
                <w:i/>
                <w:iCs/>
                <w:noProof w:val="0"/>
                <w:sz w:val="16"/>
              </w:rPr>
            </w:pPr>
            <w:r w:rsidRPr="00A03C55">
              <w:rPr>
                <w:i/>
                <w:iCs/>
                <w:noProof w:val="0"/>
                <w:sz w:val="16"/>
              </w:rPr>
              <w:t>not specialized</w:t>
            </w:r>
          </w:p>
        </w:tc>
      </w:tr>
      <w:tr w:rsidR="00903C21" w:rsidRPr="00A03C55" w14:paraId="5689EB6C" w14:textId="77777777" w:rsidTr="002A5142">
        <w:trPr>
          <w:cantSplit/>
        </w:trPr>
        <w:tc>
          <w:tcPr>
            <w:tcW w:w="1548" w:type="dxa"/>
            <w:vMerge/>
            <w:textDirection w:val="btLr"/>
            <w:vAlign w:val="center"/>
          </w:tcPr>
          <w:p w14:paraId="0FA4B825" w14:textId="77777777" w:rsidR="00903C21" w:rsidRPr="00A03C55" w:rsidRDefault="00903C21" w:rsidP="002A5142">
            <w:pPr>
              <w:pStyle w:val="TableLabel"/>
              <w:rPr>
                <w:noProof w:val="0"/>
                <w:sz w:val="16"/>
              </w:rPr>
            </w:pPr>
          </w:p>
        </w:tc>
        <w:tc>
          <w:tcPr>
            <w:tcW w:w="2520" w:type="dxa"/>
            <w:vAlign w:val="center"/>
          </w:tcPr>
          <w:p w14:paraId="3D390D07" w14:textId="77777777" w:rsidR="00903C21" w:rsidRPr="00A03C55" w:rsidRDefault="00903C21" w:rsidP="002A5142">
            <w:pPr>
              <w:pStyle w:val="TableEntry"/>
              <w:rPr>
                <w:i/>
                <w:iCs/>
                <w:noProof w:val="0"/>
                <w:sz w:val="16"/>
              </w:rPr>
            </w:pPr>
            <w:r w:rsidRPr="00A03C55">
              <w:rPr>
                <w:i/>
                <w:iCs/>
                <w:noProof w:val="0"/>
                <w:sz w:val="16"/>
              </w:rPr>
              <w:t>NetworkAccessPointID</w:t>
            </w:r>
          </w:p>
        </w:tc>
        <w:tc>
          <w:tcPr>
            <w:tcW w:w="630" w:type="dxa"/>
            <w:vAlign w:val="center"/>
          </w:tcPr>
          <w:p w14:paraId="50B5981D"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619970D1" w14:textId="77777777" w:rsidR="00903C21" w:rsidRPr="00A03C55" w:rsidRDefault="00903C21" w:rsidP="002A5142">
            <w:pPr>
              <w:pStyle w:val="TableEntry"/>
              <w:rPr>
                <w:i/>
                <w:iCs/>
                <w:noProof w:val="0"/>
                <w:sz w:val="16"/>
              </w:rPr>
            </w:pPr>
            <w:r w:rsidRPr="00A03C55">
              <w:rPr>
                <w:i/>
                <w:iCs/>
                <w:noProof w:val="0"/>
                <w:sz w:val="16"/>
              </w:rPr>
              <w:t>not specialized</w:t>
            </w:r>
          </w:p>
        </w:tc>
      </w:tr>
    </w:tbl>
    <w:p w14:paraId="041984DA"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BDCDD91" w14:textId="77777777" w:rsidTr="00D372D5">
        <w:trPr>
          <w:cantSplit/>
        </w:trPr>
        <w:tc>
          <w:tcPr>
            <w:tcW w:w="1548" w:type="dxa"/>
            <w:vMerge w:val="restart"/>
          </w:tcPr>
          <w:p w14:paraId="620A40E9" w14:textId="77777777" w:rsidR="007A1F44" w:rsidRPr="00A03C55" w:rsidRDefault="007A1F44" w:rsidP="00A063AC">
            <w:pPr>
              <w:pStyle w:val="TableEntryHeader"/>
              <w:rPr>
                <w:noProof w:val="0"/>
              </w:rPr>
            </w:pPr>
            <w:r w:rsidRPr="00A03C55">
              <w:rPr>
                <w:noProof w:val="0"/>
              </w:rPr>
              <w:t>Destination</w:t>
            </w:r>
          </w:p>
          <w:p w14:paraId="3E6920CF" w14:textId="77777777" w:rsidR="007A1F44" w:rsidRPr="00A03C55" w:rsidRDefault="007A1F44" w:rsidP="00AE2B59">
            <w:pPr>
              <w:pStyle w:val="TableEntryHeader"/>
              <w:rPr>
                <w:noProof w:val="0"/>
                <w:sz w:val="12"/>
                <w:szCs w:val="12"/>
              </w:rPr>
            </w:pPr>
            <w:bookmarkStart w:id="2303" w:name="OLE_LINK4"/>
            <w:bookmarkStart w:id="2304" w:name="OLE_LINK9"/>
            <w:r w:rsidRPr="00A03C55">
              <w:rPr>
                <w:noProof w:val="0"/>
                <w:sz w:val="12"/>
                <w:szCs w:val="12"/>
              </w:rPr>
              <w:t>AuditMessage/</w:t>
            </w:r>
            <w:r w:rsidRPr="00A03C55">
              <w:rPr>
                <w:noProof w:val="0"/>
                <w:sz w:val="12"/>
                <w:szCs w:val="12"/>
              </w:rPr>
              <w:br/>
              <w:t>ActiveParticipant</w:t>
            </w:r>
            <w:bookmarkEnd w:id="2303"/>
            <w:bookmarkEnd w:id="2304"/>
          </w:p>
        </w:tc>
        <w:tc>
          <w:tcPr>
            <w:tcW w:w="2520" w:type="dxa"/>
            <w:vAlign w:val="center"/>
          </w:tcPr>
          <w:p w14:paraId="621C69D5"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7714F8E7"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A9D9EAA"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365C6E1C" w14:textId="77777777" w:rsidTr="00AE2B59">
        <w:trPr>
          <w:cantSplit/>
        </w:trPr>
        <w:tc>
          <w:tcPr>
            <w:tcW w:w="1548" w:type="dxa"/>
            <w:vMerge/>
            <w:textDirection w:val="btLr"/>
            <w:vAlign w:val="center"/>
          </w:tcPr>
          <w:p w14:paraId="332CB641" w14:textId="77777777" w:rsidR="007A1F44" w:rsidRPr="00A03C55" w:rsidRDefault="007A1F44" w:rsidP="00AE2B59">
            <w:pPr>
              <w:pStyle w:val="TableLabel"/>
              <w:rPr>
                <w:noProof w:val="0"/>
                <w:sz w:val="16"/>
              </w:rPr>
            </w:pPr>
          </w:p>
        </w:tc>
        <w:tc>
          <w:tcPr>
            <w:tcW w:w="2520" w:type="dxa"/>
            <w:vAlign w:val="center"/>
          </w:tcPr>
          <w:p w14:paraId="5558A664" w14:textId="77777777" w:rsidR="007A1F44" w:rsidRPr="00A03C55" w:rsidRDefault="007A1F44" w:rsidP="00752AB9">
            <w:pPr>
              <w:pStyle w:val="TableEntry"/>
              <w:rPr>
                <w:noProof w:val="0"/>
                <w:sz w:val="16"/>
              </w:rPr>
            </w:pPr>
            <w:r w:rsidRPr="00A03C55">
              <w:rPr>
                <w:noProof w:val="0"/>
                <w:sz w:val="16"/>
              </w:rPr>
              <w:t>AlternativeUserID</w:t>
            </w:r>
          </w:p>
        </w:tc>
        <w:tc>
          <w:tcPr>
            <w:tcW w:w="630" w:type="dxa"/>
            <w:vAlign w:val="center"/>
          </w:tcPr>
          <w:p w14:paraId="44F42ECF"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6B484ED" w14:textId="77777777" w:rsidR="007A1F44" w:rsidRPr="00A03C55" w:rsidRDefault="007A1F44" w:rsidP="00AE2B59">
            <w:pPr>
              <w:pStyle w:val="TableEntry"/>
              <w:rPr>
                <w:i/>
                <w:iCs/>
                <w:noProof w:val="0"/>
                <w:sz w:val="16"/>
              </w:rPr>
            </w:pPr>
            <w:r w:rsidRPr="00A03C55">
              <w:rPr>
                <w:noProof w:val="0"/>
                <w:sz w:val="16"/>
              </w:rPr>
              <w:t>the process ID as used within the local operating system in the local system logs.</w:t>
            </w:r>
          </w:p>
        </w:tc>
      </w:tr>
      <w:tr w:rsidR="007A1F44" w:rsidRPr="00A03C55" w14:paraId="74525503" w14:textId="77777777" w:rsidTr="00AE2B59">
        <w:trPr>
          <w:cantSplit/>
        </w:trPr>
        <w:tc>
          <w:tcPr>
            <w:tcW w:w="1548" w:type="dxa"/>
            <w:vMerge/>
            <w:textDirection w:val="btLr"/>
            <w:vAlign w:val="center"/>
          </w:tcPr>
          <w:p w14:paraId="12F9053C" w14:textId="77777777" w:rsidR="007A1F44" w:rsidRPr="00A03C55" w:rsidRDefault="007A1F44" w:rsidP="00AE2B59">
            <w:pPr>
              <w:pStyle w:val="TableLabel"/>
              <w:rPr>
                <w:noProof w:val="0"/>
                <w:sz w:val="16"/>
              </w:rPr>
            </w:pPr>
          </w:p>
        </w:tc>
        <w:tc>
          <w:tcPr>
            <w:tcW w:w="2520" w:type="dxa"/>
            <w:vAlign w:val="center"/>
          </w:tcPr>
          <w:p w14:paraId="764A9933"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26E42188"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8E71661"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77EC0CA" w14:textId="77777777" w:rsidTr="00AE2B59">
        <w:trPr>
          <w:cantSplit/>
        </w:trPr>
        <w:tc>
          <w:tcPr>
            <w:tcW w:w="1548" w:type="dxa"/>
            <w:vMerge/>
            <w:textDirection w:val="btLr"/>
            <w:vAlign w:val="center"/>
          </w:tcPr>
          <w:p w14:paraId="159442C3" w14:textId="77777777" w:rsidR="007A1F44" w:rsidRPr="00A03C55" w:rsidRDefault="007A1F44" w:rsidP="00AE2B59">
            <w:pPr>
              <w:pStyle w:val="TableLabel"/>
              <w:rPr>
                <w:noProof w:val="0"/>
                <w:sz w:val="16"/>
              </w:rPr>
            </w:pPr>
          </w:p>
        </w:tc>
        <w:tc>
          <w:tcPr>
            <w:tcW w:w="2520" w:type="dxa"/>
            <w:vAlign w:val="center"/>
          </w:tcPr>
          <w:p w14:paraId="73D1F141" w14:textId="77777777" w:rsidR="007A1F44" w:rsidRPr="00A03C55" w:rsidRDefault="007A1F44" w:rsidP="00AE2B59">
            <w:pPr>
              <w:pStyle w:val="TableEntry"/>
              <w:rPr>
                <w:iCs/>
                <w:noProof w:val="0"/>
                <w:sz w:val="16"/>
              </w:rPr>
            </w:pPr>
            <w:r w:rsidRPr="00A03C55">
              <w:rPr>
                <w:iCs/>
                <w:noProof w:val="0"/>
                <w:sz w:val="16"/>
              </w:rPr>
              <w:t>UserIsRequestor</w:t>
            </w:r>
          </w:p>
        </w:tc>
        <w:tc>
          <w:tcPr>
            <w:tcW w:w="630" w:type="dxa"/>
            <w:vAlign w:val="center"/>
          </w:tcPr>
          <w:p w14:paraId="58213037"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0C439383"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25850400" w14:textId="77777777" w:rsidTr="00AE2B59">
        <w:trPr>
          <w:cantSplit/>
        </w:trPr>
        <w:tc>
          <w:tcPr>
            <w:tcW w:w="1548" w:type="dxa"/>
            <w:vMerge/>
            <w:textDirection w:val="btLr"/>
            <w:vAlign w:val="center"/>
          </w:tcPr>
          <w:p w14:paraId="74B6C1B2" w14:textId="77777777" w:rsidR="007A1F44" w:rsidRPr="00A03C55" w:rsidRDefault="007A1F44" w:rsidP="00AE2B59">
            <w:pPr>
              <w:pStyle w:val="TableLabel"/>
              <w:rPr>
                <w:noProof w:val="0"/>
                <w:sz w:val="16"/>
              </w:rPr>
            </w:pPr>
          </w:p>
        </w:tc>
        <w:tc>
          <w:tcPr>
            <w:tcW w:w="2520" w:type="dxa"/>
            <w:vAlign w:val="center"/>
          </w:tcPr>
          <w:p w14:paraId="2231D256"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6C5EECB4"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10ABAFD4" w14:textId="77777777" w:rsidR="007A1F44" w:rsidRPr="00A03C55" w:rsidRDefault="007A1F44" w:rsidP="00AE2B59">
            <w:pPr>
              <w:pStyle w:val="TableEntry"/>
              <w:rPr>
                <w:noProof w:val="0"/>
                <w:sz w:val="16"/>
              </w:rPr>
            </w:pPr>
            <w:r w:rsidRPr="00A03C55">
              <w:rPr>
                <w:noProof w:val="0"/>
                <w:sz w:val="16"/>
              </w:rPr>
              <w:t>EV(110152, DCM, “Destination”)</w:t>
            </w:r>
          </w:p>
        </w:tc>
      </w:tr>
      <w:tr w:rsidR="007A1F44" w:rsidRPr="00A03C55" w14:paraId="41F347C5" w14:textId="77777777" w:rsidTr="00AE2B59">
        <w:trPr>
          <w:cantSplit/>
        </w:trPr>
        <w:tc>
          <w:tcPr>
            <w:tcW w:w="1548" w:type="dxa"/>
            <w:vMerge/>
            <w:textDirection w:val="btLr"/>
            <w:vAlign w:val="center"/>
          </w:tcPr>
          <w:p w14:paraId="7AF73F60" w14:textId="77777777" w:rsidR="007A1F44" w:rsidRPr="00A03C55" w:rsidRDefault="007A1F44" w:rsidP="00AE2B59">
            <w:pPr>
              <w:pStyle w:val="TableLabel"/>
              <w:rPr>
                <w:noProof w:val="0"/>
                <w:sz w:val="16"/>
              </w:rPr>
            </w:pPr>
          </w:p>
        </w:tc>
        <w:tc>
          <w:tcPr>
            <w:tcW w:w="2520" w:type="dxa"/>
            <w:vAlign w:val="center"/>
          </w:tcPr>
          <w:p w14:paraId="7A473BBC"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19CB90DD"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3181219D"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650343FA" w14:textId="77777777" w:rsidTr="00D372D5">
        <w:trPr>
          <w:cantSplit/>
        </w:trPr>
        <w:tc>
          <w:tcPr>
            <w:tcW w:w="1548" w:type="dxa"/>
            <w:vMerge/>
            <w:textDirection w:val="btLr"/>
            <w:vAlign w:val="center"/>
          </w:tcPr>
          <w:p w14:paraId="2D153233" w14:textId="77777777" w:rsidR="007A1F44" w:rsidRPr="00A03C55" w:rsidRDefault="007A1F44" w:rsidP="00AE2B59">
            <w:pPr>
              <w:pStyle w:val="TableLabel"/>
              <w:rPr>
                <w:noProof w:val="0"/>
                <w:sz w:val="16"/>
              </w:rPr>
            </w:pPr>
          </w:p>
        </w:tc>
        <w:tc>
          <w:tcPr>
            <w:tcW w:w="2520" w:type="dxa"/>
            <w:vAlign w:val="center"/>
          </w:tcPr>
          <w:p w14:paraId="21339C01"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53F4A528"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B70E4B7" w14:textId="77777777" w:rsidR="007A1F44" w:rsidRPr="00A03C55" w:rsidRDefault="007A1F44" w:rsidP="00AE2B59">
            <w:pPr>
              <w:pStyle w:val="TableEntry"/>
              <w:rPr>
                <w:noProof w:val="0"/>
                <w:sz w:val="16"/>
              </w:rPr>
            </w:pPr>
            <w:r w:rsidRPr="00A03C55">
              <w:rPr>
                <w:noProof w:val="0"/>
                <w:sz w:val="16"/>
              </w:rPr>
              <w:t>The machine name or IP address.</w:t>
            </w:r>
          </w:p>
        </w:tc>
      </w:tr>
    </w:tbl>
    <w:p w14:paraId="3405713C" w14:textId="77777777" w:rsidR="0098353B" w:rsidRPr="00A03C55" w:rsidRDefault="0098353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C884682" w14:textId="77777777" w:rsidTr="00AE2B59">
        <w:trPr>
          <w:cantSplit/>
        </w:trPr>
        <w:tc>
          <w:tcPr>
            <w:tcW w:w="1728" w:type="dxa"/>
            <w:vMerge w:val="restart"/>
          </w:tcPr>
          <w:p w14:paraId="5D6769D4" w14:textId="77777777" w:rsidR="007A1F44" w:rsidRPr="00A03C55" w:rsidRDefault="007A1F44" w:rsidP="00A063AC">
            <w:pPr>
              <w:pStyle w:val="TableEntryHeader"/>
              <w:rPr>
                <w:noProof w:val="0"/>
              </w:rPr>
            </w:pPr>
            <w:r w:rsidRPr="00A03C55">
              <w:rPr>
                <w:noProof w:val="0"/>
              </w:rPr>
              <w:t>Audit Source</w:t>
            </w:r>
          </w:p>
          <w:p w14:paraId="6353DB01"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AuditSourceIdentification</w:t>
            </w:r>
          </w:p>
        </w:tc>
        <w:tc>
          <w:tcPr>
            <w:tcW w:w="2340" w:type="dxa"/>
            <w:vAlign w:val="center"/>
          </w:tcPr>
          <w:p w14:paraId="2305B245" w14:textId="77777777" w:rsidR="007A1F44" w:rsidRPr="00A03C55" w:rsidRDefault="007A1F44" w:rsidP="00AE2B59">
            <w:pPr>
              <w:pStyle w:val="TableEntry"/>
              <w:rPr>
                <w:i/>
                <w:iCs/>
                <w:noProof w:val="0"/>
                <w:sz w:val="16"/>
              </w:rPr>
            </w:pPr>
            <w:r w:rsidRPr="00A03C55">
              <w:rPr>
                <w:i/>
                <w:iCs/>
                <w:noProof w:val="0"/>
                <w:sz w:val="16"/>
              </w:rPr>
              <w:t>AuditSourceID</w:t>
            </w:r>
          </w:p>
        </w:tc>
        <w:tc>
          <w:tcPr>
            <w:tcW w:w="630" w:type="dxa"/>
            <w:vAlign w:val="center"/>
          </w:tcPr>
          <w:p w14:paraId="2C94D30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6470F588"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20D2A172" w14:textId="77777777" w:rsidTr="00AE2B59">
        <w:trPr>
          <w:cantSplit/>
        </w:trPr>
        <w:tc>
          <w:tcPr>
            <w:tcW w:w="1728" w:type="dxa"/>
            <w:vMerge/>
            <w:textDirection w:val="btLr"/>
            <w:vAlign w:val="center"/>
          </w:tcPr>
          <w:p w14:paraId="7305DCD7" w14:textId="77777777" w:rsidR="007A1F44" w:rsidRPr="00A03C55" w:rsidRDefault="007A1F44" w:rsidP="00AE2B59">
            <w:pPr>
              <w:pStyle w:val="TableLabel"/>
              <w:rPr>
                <w:noProof w:val="0"/>
                <w:sz w:val="16"/>
              </w:rPr>
            </w:pPr>
          </w:p>
        </w:tc>
        <w:tc>
          <w:tcPr>
            <w:tcW w:w="2340" w:type="dxa"/>
            <w:vAlign w:val="center"/>
          </w:tcPr>
          <w:p w14:paraId="42F6085C" w14:textId="77777777" w:rsidR="007A1F44" w:rsidRPr="00A03C55" w:rsidRDefault="007A1F44" w:rsidP="00AE2B59">
            <w:pPr>
              <w:pStyle w:val="TableEntry"/>
              <w:rPr>
                <w:i/>
                <w:iCs/>
                <w:noProof w:val="0"/>
                <w:sz w:val="16"/>
              </w:rPr>
            </w:pPr>
            <w:r w:rsidRPr="00A03C55">
              <w:rPr>
                <w:i/>
                <w:iCs/>
                <w:noProof w:val="0"/>
                <w:sz w:val="16"/>
              </w:rPr>
              <w:t>AuditEnterpriseSiteID</w:t>
            </w:r>
          </w:p>
        </w:tc>
        <w:tc>
          <w:tcPr>
            <w:tcW w:w="630" w:type="dxa"/>
            <w:vAlign w:val="center"/>
          </w:tcPr>
          <w:p w14:paraId="73AB8CC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743D86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1824F2E" w14:textId="77777777" w:rsidTr="00AE2B59">
        <w:trPr>
          <w:cantSplit/>
        </w:trPr>
        <w:tc>
          <w:tcPr>
            <w:tcW w:w="1728" w:type="dxa"/>
            <w:vMerge/>
            <w:textDirection w:val="btLr"/>
            <w:vAlign w:val="center"/>
          </w:tcPr>
          <w:p w14:paraId="4B884FB4" w14:textId="77777777" w:rsidR="007A1F44" w:rsidRPr="00A03C55" w:rsidRDefault="007A1F44" w:rsidP="00AE2B59">
            <w:pPr>
              <w:pStyle w:val="TableLabel"/>
              <w:rPr>
                <w:noProof w:val="0"/>
                <w:sz w:val="16"/>
              </w:rPr>
            </w:pPr>
          </w:p>
        </w:tc>
        <w:tc>
          <w:tcPr>
            <w:tcW w:w="2340" w:type="dxa"/>
            <w:vAlign w:val="center"/>
          </w:tcPr>
          <w:p w14:paraId="47669C8F" w14:textId="77777777" w:rsidR="007A1F44" w:rsidRPr="00A03C55" w:rsidRDefault="007A1F44" w:rsidP="00AE2B59">
            <w:pPr>
              <w:pStyle w:val="TableEntry"/>
              <w:rPr>
                <w:i/>
                <w:iCs/>
                <w:noProof w:val="0"/>
                <w:sz w:val="16"/>
              </w:rPr>
            </w:pPr>
            <w:r w:rsidRPr="00A03C55">
              <w:rPr>
                <w:i/>
                <w:iCs/>
                <w:noProof w:val="0"/>
                <w:sz w:val="16"/>
              </w:rPr>
              <w:t>AuditSourceTypeCode</w:t>
            </w:r>
          </w:p>
        </w:tc>
        <w:tc>
          <w:tcPr>
            <w:tcW w:w="630" w:type="dxa"/>
            <w:vAlign w:val="center"/>
          </w:tcPr>
          <w:p w14:paraId="4690F091"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169C39E"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237E430F" w14:textId="77777777" w:rsidR="00A552D0" w:rsidRPr="00A03C55"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574C9A6" w14:textId="77777777" w:rsidTr="00D372D5">
        <w:trPr>
          <w:cantSplit/>
        </w:trPr>
        <w:tc>
          <w:tcPr>
            <w:tcW w:w="1548" w:type="dxa"/>
            <w:vMerge w:val="restart"/>
          </w:tcPr>
          <w:p w14:paraId="3FFD6FBF" w14:textId="77777777" w:rsidR="007A1F44" w:rsidRPr="00A03C55" w:rsidRDefault="007A1F44" w:rsidP="00A063AC">
            <w:pPr>
              <w:pStyle w:val="TableEntryHeader"/>
              <w:rPr>
                <w:noProof w:val="0"/>
              </w:rPr>
            </w:pPr>
            <w:r w:rsidRPr="00A03C55">
              <w:rPr>
                <w:noProof w:val="0"/>
              </w:rPr>
              <w:lastRenderedPageBreak/>
              <w:t>Patient</w:t>
            </w:r>
          </w:p>
          <w:p w14:paraId="78B4C208" w14:textId="77777777" w:rsidR="007A1F44" w:rsidRPr="00A03C55" w:rsidRDefault="007A1F44" w:rsidP="00AE2B59">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4984B055" w14:textId="77777777" w:rsidR="007A1F44" w:rsidRPr="00A03C55" w:rsidRDefault="007A1F44" w:rsidP="00AE2B59">
            <w:pPr>
              <w:pStyle w:val="TableEntry"/>
              <w:rPr>
                <w:noProof w:val="0"/>
                <w:sz w:val="16"/>
              </w:rPr>
            </w:pPr>
            <w:r w:rsidRPr="00A03C55">
              <w:rPr>
                <w:noProof w:val="0"/>
                <w:sz w:val="16"/>
              </w:rPr>
              <w:t>ParticipantObjectTypeCode</w:t>
            </w:r>
          </w:p>
        </w:tc>
        <w:tc>
          <w:tcPr>
            <w:tcW w:w="630" w:type="dxa"/>
            <w:vAlign w:val="center"/>
          </w:tcPr>
          <w:p w14:paraId="026D7770"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C8BACE6" w14:textId="77777777" w:rsidR="007A1F44" w:rsidRPr="00A03C55" w:rsidRDefault="007A1F44" w:rsidP="00AE2B59">
            <w:pPr>
              <w:pStyle w:val="TableEntry"/>
              <w:rPr>
                <w:noProof w:val="0"/>
                <w:sz w:val="16"/>
              </w:rPr>
            </w:pPr>
            <w:r w:rsidRPr="00A03C55">
              <w:rPr>
                <w:noProof w:val="0"/>
                <w:sz w:val="16"/>
              </w:rPr>
              <w:t>“1” (person)</w:t>
            </w:r>
          </w:p>
        </w:tc>
      </w:tr>
      <w:tr w:rsidR="007A1F44" w:rsidRPr="00A03C55" w14:paraId="2C705040" w14:textId="77777777" w:rsidTr="00AE2B59">
        <w:trPr>
          <w:cantSplit/>
        </w:trPr>
        <w:tc>
          <w:tcPr>
            <w:tcW w:w="1548" w:type="dxa"/>
            <w:vMerge/>
            <w:vAlign w:val="center"/>
          </w:tcPr>
          <w:p w14:paraId="7C68CAD4" w14:textId="77777777" w:rsidR="007A1F44" w:rsidRPr="00A03C55" w:rsidRDefault="007A1F44" w:rsidP="00AE2B59">
            <w:pPr>
              <w:pStyle w:val="TableLabel"/>
              <w:rPr>
                <w:noProof w:val="0"/>
                <w:sz w:val="16"/>
              </w:rPr>
            </w:pPr>
          </w:p>
        </w:tc>
        <w:tc>
          <w:tcPr>
            <w:tcW w:w="2520" w:type="dxa"/>
            <w:vAlign w:val="center"/>
          </w:tcPr>
          <w:p w14:paraId="5B3A2BF0" w14:textId="77777777" w:rsidR="007A1F44" w:rsidRPr="00A03C55" w:rsidRDefault="007A1F44" w:rsidP="00AE2B59">
            <w:pPr>
              <w:pStyle w:val="TableEntry"/>
              <w:rPr>
                <w:noProof w:val="0"/>
                <w:sz w:val="16"/>
              </w:rPr>
            </w:pPr>
            <w:r w:rsidRPr="00A03C55">
              <w:rPr>
                <w:noProof w:val="0"/>
                <w:sz w:val="16"/>
              </w:rPr>
              <w:t>ParticipantObjectTypeCodeRole</w:t>
            </w:r>
          </w:p>
        </w:tc>
        <w:tc>
          <w:tcPr>
            <w:tcW w:w="630" w:type="dxa"/>
            <w:vAlign w:val="center"/>
          </w:tcPr>
          <w:p w14:paraId="61B47904"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3937EB2" w14:textId="77777777" w:rsidR="007A1F44" w:rsidRPr="00A03C55" w:rsidRDefault="007A1F44" w:rsidP="00AE2B59">
            <w:pPr>
              <w:pStyle w:val="TableEntry"/>
              <w:rPr>
                <w:b/>
                <w:i/>
                <w:noProof w:val="0"/>
                <w:sz w:val="16"/>
              </w:rPr>
            </w:pPr>
            <w:r w:rsidRPr="00A03C55">
              <w:rPr>
                <w:noProof w:val="0"/>
                <w:sz w:val="16"/>
              </w:rPr>
              <w:t>“1” (patient)</w:t>
            </w:r>
          </w:p>
        </w:tc>
      </w:tr>
      <w:tr w:rsidR="007A1F44" w:rsidRPr="00A03C55" w14:paraId="4C6EFFA5" w14:textId="77777777" w:rsidTr="00AE2B59">
        <w:trPr>
          <w:cantSplit/>
        </w:trPr>
        <w:tc>
          <w:tcPr>
            <w:tcW w:w="1548" w:type="dxa"/>
            <w:vMerge/>
            <w:vAlign w:val="center"/>
          </w:tcPr>
          <w:p w14:paraId="6BC37C11" w14:textId="77777777" w:rsidR="007A1F44" w:rsidRPr="00A03C55" w:rsidRDefault="007A1F44" w:rsidP="00AE2B59">
            <w:pPr>
              <w:pStyle w:val="TableLabel"/>
              <w:rPr>
                <w:noProof w:val="0"/>
                <w:sz w:val="16"/>
              </w:rPr>
            </w:pPr>
          </w:p>
        </w:tc>
        <w:tc>
          <w:tcPr>
            <w:tcW w:w="2520" w:type="dxa"/>
            <w:vAlign w:val="center"/>
          </w:tcPr>
          <w:p w14:paraId="457B89B1" w14:textId="77777777" w:rsidR="007A1F44" w:rsidRPr="00A03C55" w:rsidRDefault="007A1F44" w:rsidP="00AE2B59">
            <w:pPr>
              <w:pStyle w:val="TableEntry"/>
              <w:rPr>
                <w:i/>
                <w:iCs/>
                <w:noProof w:val="0"/>
                <w:sz w:val="16"/>
              </w:rPr>
            </w:pPr>
            <w:r w:rsidRPr="00A03C55">
              <w:rPr>
                <w:i/>
                <w:iCs/>
                <w:noProof w:val="0"/>
                <w:sz w:val="16"/>
              </w:rPr>
              <w:t>ParticipantObjectDataLifeCycle</w:t>
            </w:r>
          </w:p>
        </w:tc>
        <w:tc>
          <w:tcPr>
            <w:tcW w:w="630" w:type="dxa"/>
            <w:vAlign w:val="center"/>
          </w:tcPr>
          <w:p w14:paraId="2F5E2C56"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AD79B56"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46002DFA" w14:textId="77777777" w:rsidTr="00AE2B59">
        <w:trPr>
          <w:cantSplit/>
        </w:trPr>
        <w:tc>
          <w:tcPr>
            <w:tcW w:w="1548" w:type="dxa"/>
            <w:vMerge/>
            <w:vAlign w:val="center"/>
          </w:tcPr>
          <w:p w14:paraId="595228C5" w14:textId="77777777" w:rsidR="007A1F44" w:rsidRPr="00A03C55" w:rsidRDefault="007A1F44" w:rsidP="00AE2B59">
            <w:pPr>
              <w:pStyle w:val="TableLabel"/>
              <w:rPr>
                <w:noProof w:val="0"/>
                <w:sz w:val="16"/>
              </w:rPr>
            </w:pPr>
          </w:p>
        </w:tc>
        <w:tc>
          <w:tcPr>
            <w:tcW w:w="2520" w:type="dxa"/>
            <w:vAlign w:val="center"/>
          </w:tcPr>
          <w:p w14:paraId="3FF2E083" w14:textId="77777777" w:rsidR="007A1F44" w:rsidRPr="00A03C55" w:rsidRDefault="007A1F44" w:rsidP="00EA06D2">
            <w:pPr>
              <w:pStyle w:val="TableEntry"/>
              <w:rPr>
                <w:i/>
                <w:iCs/>
                <w:noProof w:val="0"/>
                <w:sz w:val="16"/>
              </w:rPr>
            </w:pPr>
            <w:r w:rsidRPr="00A03C55">
              <w:rPr>
                <w:i/>
                <w:iCs/>
                <w:noProof w:val="0"/>
                <w:sz w:val="16"/>
              </w:rPr>
              <w:t>ParticipantObjectIDTypeCode</w:t>
            </w:r>
          </w:p>
        </w:tc>
        <w:tc>
          <w:tcPr>
            <w:tcW w:w="630" w:type="dxa"/>
            <w:vAlign w:val="center"/>
          </w:tcPr>
          <w:p w14:paraId="639BDE59"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DADF796" w14:textId="77777777" w:rsidR="007A1F44" w:rsidRPr="00A03C55" w:rsidRDefault="00383381">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62D3776E" w14:textId="77777777" w:rsidTr="00AE2B59">
        <w:trPr>
          <w:cantSplit/>
        </w:trPr>
        <w:tc>
          <w:tcPr>
            <w:tcW w:w="1548" w:type="dxa"/>
            <w:vMerge/>
            <w:vAlign w:val="center"/>
          </w:tcPr>
          <w:p w14:paraId="0FF0ACA9" w14:textId="77777777" w:rsidR="007A1F44" w:rsidRPr="00A03C55" w:rsidRDefault="007A1F44" w:rsidP="00AE2B59">
            <w:pPr>
              <w:pStyle w:val="TableLabel"/>
              <w:rPr>
                <w:noProof w:val="0"/>
                <w:sz w:val="16"/>
              </w:rPr>
            </w:pPr>
          </w:p>
        </w:tc>
        <w:tc>
          <w:tcPr>
            <w:tcW w:w="2520" w:type="dxa"/>
            <w:vAlign w:val="center"/>
          </w:tcPr>
          <w:p w14:paraId="1F1C84E5" w14:textId="77777777" w:rsidR="007A1F44" w:rsidRPr="00A03C55" w:rsidRDefault="007A1F44" w:rsidP="00AE2B59">
            <w:pPr>
              <w:pStyle w:val="TableEntry"/>
              <w:rPr>
                <w:i/>
                <w:iCs/>
                <w:noProof w:val="0"/>
                <w:sz w:val="16"/>
              </w:rPr>
            </w:pPr>
            <w:r w:rsidRPr="00A03C55">
              <w:rPr>
                <w:i/>
                <w:iCs/>
                <w:noProof w:val="0"/>
                <w:sz w:val="16"/>
              </w:rPr>
              <w:t>ParticipantObjectSensitivity</w:t>
            </w:r>
          </w:p>
        </w:tc>
        <w:tc>
          <w:tcPr>
            <w:tcW w:w="630" w:type="dxa"/>
            <w:vAlign w:val="center"/>
          </w:tcPr>
          <w:p w14:paraId="2423133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70A41C02"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26594E95" w14:textId="77777777" w:rsidTr="00AE2B59">
        <w:trPr>
          <w:cantSplit/>
        </w:trPr>
        <w:tc>
          <w:tcPr>
            <w:tcW w:w="1548" w:type="dxa"/>
            <w:vMerge/>
            <w:vAlign w:val="center"/>
          </w:tcPr>
          <w:p w14:paraId="659996CB" w14:textId="77777777" w:rsidR="007A1F44" w:rsidRPr="00A03C55" w:rsidRDefault="007A1F44" w:rsidP="00AE2B59">
            <w:pPr>
              <w:pStyle w:val="TableLabel"/>
              <w:rPr>
                <w:noProof w:val="0"/>
                <w:sz w:val="16"/>
              </w:rPr>
            </w:pPr>
          </w:p>
        </w:tc>
        <w:tc>
          <w:tcPr>
            <w:tcW w:w="2520" w:type="dxa"/>
            <w:vAlign w:val="center"/>
          </w:tcPr>
          <w:p w14:paraId="503ACFCC" w14:textId="77777777" w:rsidR="007A1F44" w:rsidRPr="00A03C55" w:rsidRDefault="007A1F44" w:rsidP="00AE2B59">
            <w:pPr>
              <w:pStyle w:val="TableEntry"/>
              <w:rPr>
                <w:noProof w:val="0"/>
                <w:sz w:val="16"/>
              </w:rPr>
            </w:pPr>
            <w:r w:rsidRPr="00A03C55">
              <w:rPr>
                <w:noProof w:val="0"/>
                <w:sz w:val="16"/>
              </w:rPr>
              <w:t>ParticipantObjectID</w:t>
            </w:r>
          </w:p>
        </w:tc>
        <w:tc>
          <w:tcPr>
            <w:tcW w:w="630" w:type="dxa"/>
            <w:vAlign w:val="center"/>
          </w:tcPr>
          <w:p w14:paraId="7B42AE15"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481D47D3" w14:textId="77777777" w:rsidR="007A1F44" w:rsidRPr="00A03C55" w:rsidRDefault="007A1F44" w:rsidP="00AE2B59">
            <w:pPr>
              <w:pStyle w:val="TableEntry"/>
              <w:rPr>
                <w:noProof w:val="0"/>
                <w:sz w:val="16"/>
              </w:rPr>
            </w:pPr>
            <w:r w:rsidRPr="00A03C55">
              <w:rPr>
                <w:noProof w:val="0"/>
                <w:sz w:val="16"/>
              </w:rPr>
              <w:t>the patient ID in HL7 CX format..</w:t>
            </w:r>
          </w:p>
        </w:tc>
      </w:tr>
      <w:tr w:rsidR="007A1F44" w:rsidRPr="00A03C55" w14:paraId="2452A6CF" w14:textId="77777777" w:rsidTr="00AE2B59">
        <w:trPr>
          <w:cantSplit/>
        </w:trPr>
        <w:tc>
          <w:tcPr>
            <w:tcW w:w="1548" w:type="dxa"/>
            <w:vMerge/>
            <w:vAlign w:val="center"/>
          </w:tcPr>
          <w:p w14:paraId="4B28774E" w14:textId="77777777" w:rsidR="007A1F44" w:rsidRPr="00A03C55" w:rsidRDefault="007A1F44" w:rsidP="00AE2B59">
            <w:pPr>
              <w:pStyle w:val="TableLabel"/>
              <w:rPr>
                <w:noProof w:val="0"/>
                <w:sz w:val="16"/>
              </w:rPr>
            </w:pPr>
          </w:p>
        </w:tc>
        <w:tc>
          <w:tcPr>
            <w:tcW w:w="2520" w:type="dxa"/>
            <w:vAlign w:val="center"/>
          </w:tcPr>
          <w:p w14:paraId="6A75C89F" w14:textId="77777777" w:rsidR="007A1F44" w:rsidRPr="00A03C55" w:rsidRDefault="007A1F44" w:rsidP="00AE2B59">
            <w:pPr>
              <w:pStyle w:val="TableEntry"/>
              <w:rPr>
                <w:i/>
                <w:iCs/>
                <w:noProof w:val="0"/>
                <w:sz w:val="16"/>
              </w:rPr>
            </w:pPr>
            <w:r w:rsidRPr="00A03C55">
              <w:rPr>
                <w:i/>
                <w:iCs/>
                <w:noProof w:val="0"/>
                <w:sz w:val="16"/>
              </w:rPr>
              <w:t>ParticipantObjectName</w:t>
            </w:r>
          </w:p>
        </w:tc>
        <w:tc>
          <w:tcPr>
            <w:tcW w:w="630" w:type="dxa"/>
            <w:vAlign w:val="center"/>
          </w:tcPr>
          <w:p w14:paraId="439E5B1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2D189D2E"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20D0086D" w14:textId="77777777" w:rsidTr="00AE2B59">
        <w:trPr>
          <w:cantSplit/>
        </w:trPr>
        <w:tc>
          <w:tcPr>
            <w:tcW w:w="1548" w:type="dxa"/>
            <w:vMerge/>
            <w:vAlign w:val="center"/>
          </w:tcPr>
          <w:p w14:paraId="11D6166A" w14:textId="77777777" w:rsidR="007A1F44" w:rsidRPr="00A03C55" w:rsidRDefault="007A1F44" w:rsidP="00AE2B59">
            <w:pPr>
              <w:pStyle w:val="TableLabel"/>
              <w:rPr>
                <w:noProof w:val="0"/>
                <w:sz w:val="16"/>
              </w:rPr>
            </w:pPr>
          </w:p>
        </w:tc>
        <w:tc>
          <w:tcPr>
            <w:tcW w:w="2520" w:type="dxa"/>
            <w:vAlign w:val="center"/>
          </w:tcPr>
          <w:p w14:paraId="5D26915C" w14:textId="77777777" w:rsidR="007A1F44" w:rsidRPr="00A03C55" w:rsidRDefault="007A1F44" w:rsidP="00AE2B59">
            <w:pPr>
              <w:pStyle w:val="TableEntry"/>
              <w:rPr>
                <w:i/>
                <w:iCs/>
                <w:noProof w:val="0"/>
                <w:sz w:val="16"/>
              </w:rPr>
            </w:pPr>
            <w:r w:rsidRPr="00A03C55">
              <w:rPr>
                <w:i/>
                <w:iCs/>
                <w:noProof w:val="0"/>
                <w:sz w:val="16"/>
              </w:rPr>
              <w:t>ParticipantObjectQuery</w:t>
            </w:r>
          </w:p>
        </w:tc>
        <w:tc>
          <w:tcPr>
            <w:tcW w:w="630" w:type="dxa"/>
            <w:vAlign w:val="center"/>
          </w:tcPr>
          <w:p w14:paraId="2BA360BF"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35C34F90"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32130B10" w14:textId="77777777" w:rsidTr="00AE2B59">
        <w:trPr>
          <w:cantSplit/>
        </w:trPr>
        <w:tc>
          <w:tcPr>
            <w:tcW w:w="1548" w:type="dxa"/>
            <w:vMerge/>
            <w:vAlign w:val="center"/>
          </w:tcPr>
          <w:p w14:paraId="67E01184" w14:textId="77777777" w:rsidR="007A1F44" w:rsidRPr="00A03C55" w:rsidRDefault="007A1F44" w:rsidP="00AE2B59">
            <w:pPr>
              <w:pStyle w:val="TableLabel"/>
              <w:rPr>
                <w:noProof w:val="0"/>
                <w:sz w:val="16"/>
              </w:rPr>
            </w:pPr>
          </w:p>
        </w:tc>
        <w:tc>
          <w:tcPr>
            <w:tcW w:w="2520" w:type="dxa"/>
            <w:vAlign w:val="center"/>
          </w:tcPr>
          <w:p w14:paraId="1A0CDF94" w14:textId="77777777" w:rsidR="007A1F44" w:rsidRPr="00A03C55" w:rsidRDefault="007A1F44" w:rsidP="00AE2B59">
            <w:pPr>
              <w:pStyle w:val="TableEntry"/>
              <w:rPr>
                <w:i/>
                <w:iCs/>
                <w:noProof w:val="0"/>
                <w:sz w:val="16"/>
              </w:rPr>
            </w:pPr>
            <w:r w:rsidRPr="00A03C55">
              <w:rPr>
                <w:i/>
                <w:iCs/>
                <w:noProof w:val="0"/>
                <w:sz w:val="16"/>
              </w:rPr>
              <w:t>ParticipantObjectDetail</w:t>
            </w:r>
          </w:p>
        </w:tc>
        <w:tc>
          <w:tcPr>
            <w:tcW w:w="630" w:type="dxa"/>
            <w:vAlign w:val="center"/>
          </w:tcPr>
          <w:p w14:paraId="7AE9F67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7CA070C4" w14:textId="77777777" w:rsidR="007A1F44" w:rsidRPr="00A03C55" w:rsidRDefault="007A1F44" w:rsidP="00AE2B59">
            <w:pPr>
              <w:pStyle w:val="TableEntry"/>
              <w:rPr>
                <w:noProof w:val="0"/>
                <w:sz w:val="16"/>
              </w:rPr>
            </w:pPr>
            <w:r w:rsidRPr="00A03C55">
              <w:rPr>
                <w:i/>
                <w:iCs/>
                <w:noProof w:val="0"/>
                <w:sz w:val="16"/>
              </w:rPr>
              <w:t>not specialized</w:t>
            </w:r>
          </w:p>
        </w:tc>
      </w:tr>
    </w:tbl>
    <w:p w14:paraId="1F9C2208"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955EF56" w14:textId="77777777" w:rsidTr="00D372D5">
        <w:trPr>
          <w:cantSplit/>
        </w:trPr>
        <w:tc>
          <w:tcPr>
            <w:tcW w:w="1548" w:type="dxa"/>
            <w:vMerge w:val="restart"/>
          </w:tcPr>
          <w:p w14:paraId="43D24FBE" w14:textId="77777777" w:rsidR="007A1F44" w:rsidRPr="00A03C55" w:rsidRDefault="007A1F44" w:rsidP="00A063AC">
            <w:pPr>
              <w:pStyle w:val="TableEntryHeader"/>
              <w:rPr>
                <w:noProof w:val="0"/>
              </w:rPr>
            </w:pPr>
            <w:r w:rsidRPr="00A03C55">
              <w:rPr>
                <w:noProof w:val="0"/>
              </w:rPr>
              <w:t>Submission Set</w:t>
            </w:r>
          </w:p>
          <w:p w14:paraId="764A06C2" w14:textId="77777777" w:rsidR="007A1F44" w:rsidRPr="00A03C55" w:rsidRDefault="007A1F44" w:rsidP="00AE2B59">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10F23F69" w14:textId="77777777" w:rsidR="007A1F44" w:rsidRPr="00A03C55" w:rsidRDefault="007A1F44" w:rsidP="00AE2B59">
            <w:pPr>
              <w:pStyle w:val="TableEntry"/>
              <w:rPr>
                <w:noProof w:val="0"/>
                <w:sz w:val="16"/>
              </w:rPr>
            </w:pPr>
            <w:r w:rsidRPr="00A03C55">
              <w:rPr>
                <w:noProof w:val="0"/>
                <w:sz w:val="16"/>
              </w:rPr>
              <w:t>ParticipantObjectTypeCode</w:t>
            </w:r>
          </w:p>
        </w:tc>
        <w:tc>
          <w:tcPr>
            <w:tcW w:w="630" w:type="dxa"/>
            <w:vAlign w:val="center"/>
          </w:tcPr>
          <w:p w14:paraId="3877473B"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52F48317" w14:textId="77777777" w:rsidR="007A1F44" w:rsidRPr="00A03C55" w:rsidRDefault="007A1F44" w:rsidP="00AE2B59">
            <w:pPr>
              <w:pStyle w:val="TableEntry"/>
              <w:rPr>
                <w:noProof w:val="0"/>
                <w:sz w:val="16"/>
              </w:rPr>
            </w:pPr>
            <w:r w:rsidRPr="00A03C55">
              <w:rPr>
                <w:noProof w:val="0"/>
                <w:sz w:val="16"/>
              </w:rPr>
              <w:t>“2” (System)</w:t>
            </w:r>
          </w:p>
        </w:tc>
      </w:tr>
      <w:tr w:rsidR="007A1F44" w:rsidRPr="00A03C55" w14:paraId="036A5924" w14:textId="77777777" w:rsidTr="00AE2B59">
        <w:trPr>
          <w:cantSplit/>
        </w:trPr>
        <w:tc>
          <w:tcPr>
            <w:tcW w:w="1548" w:type="dxa"/>
            <w:vMerge/>
            <w:vAlign w:val="center"/>
          </w:tcPr>
          <w:p w14:paraId="40CB71E3" w14:textId="77777777" w:rsidR="007A1F44" w:rsidRPr="00A03C55" w:rsidRDefault="007A1F44" w:rsidP="00AE2B59">
            <w:pPr>
              <w:pStyle w:val="TableLabel"/>
              <w:rPr>
                <w:noProof w:val="0"/>
                <w:sz w:val="16"/>
              </w:rPr>
            </w:pPr>
          </w:p>
        </w:tc>
        <w:tc>
          <w:tcPr>
            <w:tcW w:w="2520" w:type="dxa"/>
            <w:vAlign w:val="center"/>
          </w:tcPr>
          <w:p w14:paraId="57DCDB6B" w14:textId="77777777" w:rsidR="007A1F44" w:rsidRPr="00A03C55" w:rsidRDefault="007A1F44" w:rsidP="00AE2B59">
            <w:pPr>
              <w:pStyle w:val="TableEntry"/>
              <w:rPr>
                <w:noProof w:val="0"/>
                <w:sz w:val="16"/>
              </w:rPr>
            </w:pPr>
            <w:r w:rsidRPr="00A03C55">
              <w:rPr>
                <w:noProof w:val="0"/>
                <w:sz w:val="16"/>
              </w:rPr>
              <w:t>ParticipantObjectTypeCodeRole</w:t>
            </w:r>
          </w:p>
        </w:tc>
        <w:tc>
          <w:tcPr>
            <w:tcW w:w="630" w:type="dxa"/>
            <w:vAlign w:val="center"/>
          </w:tcPr>
          <w:p w14:paraId="4EDA7C6D"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2EE4324C" w14:textId="77777777" w:rsidR="007A1F44" w:rsidRPr="00A03C55" w:rsidRDefault="007A1F44" w:rsidP="00AE2B59">
            <w:pPr>
              <w:pStyle w:val="TableEntry"/>
              <w:rPr>
                <w:b/>
                <w:i/>
                <w:noProof w:val="0"/>
                <w:sz w:val="16"/>
              </w:rPr>
            </w:pPr>
            <w:r w:rsidRPr="00A03C55">
              <w:rPr>
                <w:noProof w:val="0"/>
                <w:sz w:val="16"/>
              </w:rPr>
              <w:t>“20” (job)</w:t>
            </w:r>
          </w:p>
        </w:tc>
      </w:tr>
      <w:tr w:rsidR="007A1F44" w:rsidRPr="00A03C55" w14:paraId="29B44357" w14:textId="77777777" w:rsidTr="00AE2B59">
        <w:trPr>
          <w:cantSplit/>
        </w:trPr>
        <w:tc>
          <w:tcPr>
            <w:tcW w:w="1548" w:type="dxa"/>
            <w:vMerge/>
            <w:vAlign w:val="center"/>
          </w:tcPr>
          <w:p w14:paraId="21EA7127" w14:textId="77777777" w:rsidR="007A1F44" w:rsidRPr="00A03C55" w:rsidRDefault="007A1F44" w:rsidP="00AE2B59">
            <w:pPr>
              <w:pStyle w:val="TableLabel"/>
              <w:rPr>
                <w:noProof w:val="0"/>
                <w:sz w:val="16"/>
              </w:rPr>
            </w:pPr>
          </w:p>
        </w:tc>
        <w:tc>
          <w:tcPr>
            <w:tcW w:w="2520" w:type="dxa"/>
            <w:vAlign w:val="center"/>
          </w:tcPr>
          <w:p w14:paraId="3A03AC0D" w14:textId="77777777" w:rsidR="007A1F44" w:rsidRPr="00A03C55" w:rsidRDefault="007A1F44" w:rsidP="00AE2B59">
            <w:pPr>
              <w:pStyle w:val="TableEntry"/>
              <w:rPr>
                <w:i/>
                <w:iCs/>
                <w:noProof w:val="0"/>
                <w:sz w:val="16"/>
              </w:rPr>
            </w:pPr>
            <w:r w:rsidRPr="00A03C55">
              <w:rPr>
                <w:i/>
                <w:iCs/>
                <w:noProof w:val="0"/>
                <w:sz w:val="16"/>
              </w:rPr>
              <w:t>ParticipantObjectDataLifeCycle</w:t>
            </w:r>
          </w:p>
        </w:tc>
        <w:tc>
          <w:tcPr>
            <w:tcW w:w="630" w:type="dxa"/>
            <w:vAlign w:val="center"/>
          </w:tcPr>
          <w:p w14:paraId="39EC421E"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37B1591B"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257279D5" w14:textId="77777777" w:rsidTr="00AE2B59">
        <w:trPr>
          <w:cantSplit/>
        </w:trPr>
        <w:tc>
          <w:tcPr>
            <w:tcW w:w="1548" w:type="dxa"/>
            <w:vMerge/>
            <w:vAlign w:val="center"/>
          </w:tcPr>
          <w:p w14:paraId="038834FB" w14:textId="77777777" w:rsidR="007A1F44" w:rsidRPr="00A03C55" w:rsidRDefault="007A1F44" w:rsidP="00AE2B59">
            <w:pPr>
              <w:pStyle w:val="TableLabel"/>
              <w:rPr>
                <w:noProof w:val="0"/>
                <w:sz w:val="16"/>
              </w:rPr>
            </w:pPr>
          </w:p>
        </w:tc>
        <w:tc>
          <w:tcPr>
            <w:tcW w:w="2520" w:type="dxa"/>
            <w:vAlign w:val="center"/>
          </w:tcPr>
          <w:p w14:paraId="1B652287" w14:textId="77777777" w:rsidR="007A1F44" w:rsidRPr="00A03C55" w:rsidRDefault="007A1F44" w:rsidP="00AE2B59">
            <w:pPr>
              <w:pStyle w:val="TableEntry"/>
              <w:rPr>
                <w:noProof w:val="0"/>
                <w:sz w:val="16"/>
              </w:rPr>
            </w:pPr>
            <w:r w:rsidRPr="00A03C55">
              <w:rPr>
                <w:noProof w:val="0"/>
                <w:sz w:val="16"/>
              </w:rPr>
              <w:t>ParticipantObjectIDTypeCode</w:t>
            </w:r>
          </w:p>
        </w:tc>
        <w:tc>
          <w:tcPr>
            <w:tcW w:w="630" w:type="dxa"/>
            <w:vAlign w:val="center"/>
          </w:tcPr>
          <w:p w14:paraId="11EA685E"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8B29106" w14:textId="77777777" w:rsidR="007A1F44" w:rsidRPr="00A03C55" w:rsidRDefault="007A1F44" w:rsidP="00AE2B59">
            <w:pPr>
              <w:pStyle w:val="TableEntry"/>
              <w:rPr>
                <w:noProof w:val="0"/>
                <w:sz w:val="16"/>
              </w:rPr>
            </w:pPr>
            <w:r w:rsidRPr="00A03C55">
              <w:rPr>
                <w:noProof w:val="0"/>
                <w:sz w:val="16"/>
              </w:rPr>
              <w:t>EV(“urn:uuid:a54d6aa5-d40d-43f9-88c5-b4633d873bdd”, “IHE XDS Metadata”, “submission set classificationNode”)</w:t>
            </w:r>
          </w:p>
        </w:tc>
      </w:tr>
      <w:tr w:rsidR="007A1F44" w:rsidRPr="00A03C55" w14:paraId="4B0F3FA2" w14:textId="77777777" w:rsidTr="00AE2B59">
        <w:trPr>
          <w:cantSplit/>
        </w:trPr>
        <w:tc>
          <w:tcPr>
            <w:tcW w:w="1548" w:type="dxa"/>
            <w:vMerge/>
            <w:vAlign w:val="center"/>
          </w:tcPr>
          <w:p w14:paraId="33B8B460" w14:textId="77777777" w:rsidR="007A1F44" w:rsidRPr="00A03C55" w:rsidRDefault="007A1F44" w:rsidP="00AE2B59">
            <w:pPr>
              <w:pStyle w:val="TableLabel"/>
              <w:rPr>
                <w:noProof w:val="0"/>
                <w:sz w:val="16"/>
              </w:rPr>
            </w:pPr>
          </w:p>
        </w:tc>
        <w:tc>
          <w:tcPr>
            <w:tcW w:w="2520" w:type="dxa"/>
            <w:vAlign w:val="center"/>
          </w:tcPr>
          <w:p w14:paraId="4FEC921A" w14:textId="77777777" w:rsidR="007A1F44" w:rsidRPr="00A03C55" w:rsidRDefault="007A1F44" w:rsidP="00AE2B59">
            <w:pPr>
              <w:pStyle w:val="TableEntry"/>
              <w:rPr>
                <w:i/>
                <w:iCs/>
                <w:noProof w:val="0"/>
                <w:sz w:val="16"/>
              </w:rPr>
            </w:pPr>
            <w:r w:rsidRPr="00A03C55">
              <w:rPr>
                <w:i/>
                <w:iCs/>
                <w:noProof w:val="0"/>
                <w:sz w:val="16"/>
              </w:rPr>
              <w:t>ParticipantObjectSensitivity</w:t>
            </w:r>
          </w:p>
        </w:tc>
        <w:tc>
          <w:tcPr>
            <w:tcW w:w="630" w:type="dxa"/>
            <w:vAlign w:val="center"/>
          </w:tcPr>
          <w:p w14:paraId="41ADD75F"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52C2EE1"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535234F0" w14:textId="77777777" w:rsidTr="00AE2B59">
        <w:trPr>
          <w:cantSplit/>
        </w:trPr>
        <w:tc>
          <w:tcPr>
            <w:tcW w:w="1548" w:type="dxa"/>
            <w:vMerge/>
            <w:vAlign w:val="center"/>
          </w:tcPr>
          <w:p w14:paraId="23091826" w14:textId="77777777" w:rsidR="007A1F44" w:rsidRPr="00A03C55" w:rsidRDefault="007A1F44" w:rsidP="00AE2B59">
            <w:pPr>
              <w:pStyle w:val="TableLabel"/>
              <w:rPr>
                <w:noProof w:val="0"/>
                <w:sz w:val="16"/>
              </w:rPr>
            </w:pPr>
          </w:p>
        </w:tc>
        <w:tc>
          <w:tcPr>
            <w:tcW w:w="2520" w:type="dxa"/>
            <w:vAlign w:val="center"/>
          </w:tcPr>
          <w:p w14:paraId="2EF02BAB" w14:textId="77777777" w:rsidR="007A1F44" w:rsidRPr="00A03C55" w:rsidRDefault="007A1F44" w:rsidP="008C3C96">
            <w:pPr>
              <w:pStyle w:val="TableEntry"/>
              <w:rPr>
                <w:noProof w:val="0"/>
                <w:sz w:val="16"/>
              </w:rPr>
            </w:pPr>
            <w:r w:rsidRPr="00A03C55">
              <w:rPr>
                <w:noProof w:val="0"/>
                <w:sz w:val="16"/>
              </w:rPr>
              <w:t>ParticipantObjectID</w:t>
            </w:r>
          </w:p>
        </w:tc>
        <w:tc>
          <w:tcPr>
            <w:tcW w:w="630" w:type="dxa"/>
            <w:vAlign w:val="center"/>
          </w:tcPr>
          <w:p w14:paraId="4EC80BFF"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6B811D69" w14:textId="77777777" w:rsidR="007A1F44" w:rsidRPr="00A03C55" w:rsidRDefault="007A1F44" w:rsidP="00AE2B59">
            <w:pPr>
              <w:pStyle w:val="TableEntry"/>
              <w:rPr>
                <w:iCs/>
                <w:noProof w:val="0"/>
                <w:sz w:val="16"/>
              </w:rPr>
            </w:pPr>
            <w:r w:rsidRPr="00A03C55">
              <w:rPr>
                <w:iCs/>
                <w:noProof w:val="0"/>
                <w:sz w:val="16"/>
              </w:rPr>
              <w:t>The submissionSet unique ID</w:t>
            </w:r>
          </w:p>
        </w:tc>
      </w:tr>
      <w:tr w:rsidR="007A1F44" w:rsidRPr="00A03C55" w14:paraId="377647E4" w14:textId="77777777" w:rsidTr="00AE2B59">
        <w:trPr>
          <w:cantSplit/>
        </w:trPr>
        <w:tc>
          <w:tcPr>
            <w:tcW w:w="1548" w:type="dxa"/>
            <w:vMerge/>
            <w:vAlign w:val="center"/>
          </w:tcPr>
          <w:p w14:paraId="13C5B554" w14:textId="77777777" w:rsidR="007A1F44" w:rsidRPr="00A03C55" w:rsidRDefault="007A1F44" w:rsidP="00AE2B59">
            <w:pPr>
              <w:pStyle w:val="TableLabel"/>
              <w:rPr>
                <w:noProof w:val="0"/>
                <w:sz w:val="16"/>
              </w:rPr>
            </w:pPr>
          </w:p>
        </w:tc>
        <w:tc>
          <w:tcPr>
            <w:tcW w:w="2520" w:type="dxa"/>
            <w:vAlign w:val="center"/>
          </w:tcPr>
          <w:p w14:paraId="22CA1EB3" w14:textId="77777777" w:rsidR="007A1F44" w:rsidRPr="00A03C55" w:rsidRDefault="007A1F44" w:rsidP="00AE2B59">
            <w:pPr>
              <w:pStyle w:val="TableEntry"/>
              <w:rPr>
                <w:i/>
                <w:iCs/>
                <w:noProof w:val="0"/>
                <w:sz w:val="16"/>
              </w:rPr>
            </w:pPr>
            <w:r w:rsidRPr="00A03C55">
              <w:rPr>
                <w:i/>
                <w:iCs/>
                <w:noProof w:val="0"/>
                <w:sz w:val="16"/>
              </w:rPr>
              <w:t>ParticipantObjectName</w:t>
            </w:r>
          </w:p>
        </w:tc>
        <w:tc>
          <w:tcPr>
            <w:tcW w:w="630" w:type="dxa"/>
            <w:vAlign w:val="center"/>
          </w:tcPr>
          <w:p w14:paraId="3F0881EF"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46D7D8C"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642012FE" w14:textId="77777777" w:rsidTr="00AE2B59">
        <w:trPr>
          <w:cantSplit/>
        </w:trPr>
        <w:tc>
          <w:tcPr>
            <w:tcW w:w="1548" w:type="dxa"/>
            <w:vMerge/>
            <w:vAlign w:val="center"/>
          </w:tcPr>
          <w:p w14:paraId="4FB0BC1C" w14:textId="77777777" w:rsidR="007A1F44" w:rsidRPr="00A03C55" w:rsidRDefault="007A1F44" w:rsidP="00AE2B59">
            <w:pPr>
              <w:pStyle w:val="TableLabel"/>
              <w:rPr>
                <w:noProof w:val="0"/>
                <w:sz w:val="16"/>
              </w:rPr>
            </w:pPr>
          </w:p>
        </w:tc>
        <w:tc>
          <w:tcPr>
            <w:tcW w:w="2520" w:type="dxa"/>
            <w:vAlign w:val="center"/>
          </w:tcPr>
          <w:p w14:paraId="4A2D668C" w14:textId="77777777" w:rsidR="007A1F44" w:rsidRPr="00A03C55" w:rsidRDefault="007A1F44" w:rsidP="00270812">
            <w:pPr>
              <w:pStyle w:val="TableEntry"/>
              <w:rPr>
                <w:i/>
                <w:iCs/>
                <w:noProof w:val="0"/>
                <w:sz w:val="16"/>
              </w:rPr>
            </w:pPr>
            <w:r w:rsidRPr="00A03C55">
              <w:rPr>
                <w:i/>
                <w:iCs/>
                <w:noProof w:val="0"/>
                <w:sz w:val="16"/>
              </w:rPr>
              <w:t>ParticipantObjectQuery</w:t>
            </w:r>
          </w:p>
        </w:tc>
        <w:tc>
          <w:tcPr>
            <w:tcW w:w="630" w:type="dxa"/>
            <w:vAlign w:val="center"/>
          </w:tcPr>
          <w:p w14:paraId="4AC3E3AC"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8021D04"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4342CB17" w14:textId="77777777" w:rsidTr="00AE2B59">
        <w:trPr>
          <w:cantSplit/>
        </w:trPr>
        <w:tc>
          <w:tcPr>
            <w:tcW w:w="1548" w:type="dxa"/>
            <w:vMerge/>
            <w:vAlign w:val="center"/>
          </w:tcPr>
          <w:p w14:paraId="3D8593BC" w14:textId="77777777" w:rsidR="007A1F44" w:rsidRPr="00A03C55" w:rsidRDefault="007A1F44" w:rsidP="00AE2B59">
            <w:pPr>
              <w:pStyle w:val="TableLabel"/>
              <w:rPr>
                <w:noProof w:val="0"/>
                <w:sz w:val="16"/>
              </w:rPr>
            </w:pPr>
          </w:p>
        </w:tc>
        <w:tc>
          <w:tcPr>
            <w:tcW w:w="2520" w:type="dxa"/>
            <w:vAlign w:val="center"/>
          </w:tcPr>
          <w:p w14:paraId="488157A2" w14:textId="77777777" w:rsidR="007A1F44" w:rsidRPr="00A03C55" w:rsidRDefault="007A1F44" w:rsidP="00AE2B59">
            <w:pPr>
              <w:pStyle w:val="TableEntry"/>
              <w:rPr>
                <w:i/>
                <w:iCs/>
                <w:noProof w:val="0"/>
                <w:sz w:val="16"/>
              </w:rPr>
            </w:pPr>
            <w:r w:rsidRPr="00A03C55">
              <w:rPr>
                <w:i/>
                <w:iCs/>
                <w:noProof w:val="0"/>
                <w:sz w:val="16"/>
              </w:rPr>
              <w:t>ParticipantObjectDetail</w:t>
            </w:r>
          </w:p>
        </w:tc>
        <w:tc>
          <w:tcPr>
            <w:tcW w:w="630" w:type="dxa"/>
            <w:vAlign w:val="center"/>
          </w:tcPr>
          <w:p w14:paraId="250BAE81"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C325DBC" w14:textId="77777777" w:rsidR="007A1F44" w:rsidRPr="00A03C55" w:rsidRDefault="007A1F44" w:rsidP="00AE2B59">
            <w:pPr>
              <w:pStyle w:val="TableEntry"/>
              <w:rPr>
                <w:noProof w:val="0"/>
                <w:sz w:val="16"/>
              </w:rPr>
            </w:pPr>
            <w:r w:rsidRPr="00A03C55">
              <w:rPr>
                <w:i/>
                <w:iCs/>
                <w:noProof w:val="0"/>
                <w:sz w:val="16"/>
              </w:rPr>
              <w:t>not specialized</w:t>
            </w:r>
          </w:p>
        </w:tc>
      </w:tr>
    </w:tbl>
    <w:p w14:paraId="74760A5E" w14:textId="77777777" w:rsidR="007A1F44" w:rsidRPr="00A03C55" w:rsidRDefault="007A1F44" w:rsidP="00D372D5">
      <w:pPr>
        <w:pStyle w:val="BodyText"/>
      </w:pPr>
    </w:p>
    <w:p w14:paraId="6F78B042" w14:textId="601D7A0A" w:rsidR="007A1F44" w:rsidRPr="00A03C55" w:rsidRDefault="007A1F44" w:rsidP="00601E92">
      <w:pPr>
        <w:pStyle w:val="Heading2"/>
        <w:numPr>
          <w:ilvl w:val="0"/>
          <w:numId w:val="0"/>
        </w:numPr>
        <w:tabs>
          <w:tab w:val="clear" w:pos="2160"/>
        </w:tabs>
        <w:rPr>
          <w:noProof w:val="0"/>
        </w:rPr>
      </w:pPr>
      <w:bookmarkStart w:id="2305" w:name="_Toc398544424"/>
      <w:bookmarkStart w:id="2306" w:name="_Toc398718040"/>
      <w:bookmarkStart w:id="2307" w:name="_Toc13773836"/>
      <w:r w:rsidRPr="00A03C55">
        <w:rPr>
          <w:noProof w:val="0"/>
        </w:rPr>
        <w:t xml:space="preserve">3.62 Reserved for </w:t>
      </w:r>
      <w:bookmarkEnd w:id="2305"/>
      <w:bookmarkEnd w:id="2306"/>
      <w:r w:rsidR="00DC6669" w:rsidRPr="00A03C55">
        <w:rPr>
          <w:noProof w:val="0"/>
        </w:rPr>
        <w:t>Remove Metadata</w:t>
      </w:r>
      <w:r w:rsidR="00903C21" w:rsidRPr="00A03C55">
        <w:rPr>
          <w:noProof w:val="0"/>
        </w:rPr>
        <w:t xml:space="preserve"> [ITI-62]</w:t>
      </w:r>
      <w:bookmarkEnd w:id="2307"/>
    </w:p>
    <w:p w14:paraId="040EB46A" w14:textId="77777777" w:rsidR="007A1F44" w:rsidRPr="00A03C55" w:rsidRDefault="007A1F44" w:rsidP="00601E92">
      <w:pPr>
        <w:pStyle w:val="Heading2"/>
        <w:numPr>
          <w:ilvl w:val="0"/>
          <w:numId w:val="0"/>
        </w:numPr>
        <w:tabs>
          <w:tab w:val="clear" w:pos="2160"/>
        </w:tabs>
        <w:rPr>
          <w:noProof w:val="0"/>
        </w:rPr>
      </w:pPr>
      <w:bookmarkStart w:id="2308" w:name="_Toc398544425"/>
      <w:bookmarkStart w:id="2309" w:name="_Toc398718041"/>
      <w:bookmarkStart w:id="2310" w:name="_Toc13773837"/>
      <w:r w:rsidRPr="00A03C55">
        <w:rPr>
          <w:noProof w:val="0"/>
        </w:rPr>
        <w:t>3.63 Reserved for Cross Gateway Fetch</w:t>
      </w:r>
      <w:bookmarkEnd w:id="2308"/>
      <w:bookmarkEnd w:id="2309"/>
      <w:r w:rsidR="00903C21" w:rsidRPr="00A03C55">
        <w:rPr>
          <w:noProof w:val="0"/>
        </w:rPr>
        <w:t xml:space="preserve"> [ITI-63]</w:t>
      </w:r>
      <w:bookmarkEnd w:id="2310"/>
    </w:p>
    <w:p w14:paraId="432BF14B" w14:textId="74D1B331" w:rsidR="007A1F44" w:rsidRDefault="007A1F44" w:rsidP="00601E92">
      <w:pPr>
        <w:pStyle w:val="Heading2"/>
        <w:numPr>
          <w:ilvl w:val="0"/>
          <w:numId w:val="0"/>
        </w:numPr>
        <w:tabs>
          <w:tab w:val="clear" w:pos="2160"/>
        </w:tabs>
        <w:rPr>
          <w:noProof w:val="0"/>
        </w:rPr>
      </w:pPr>
      <w:bookmarkStart w:id="2311" w:name="_Toc398544426"/>
      <w:bookmarkStart w:id="2312" w:name="_Toc398718042"/>
      <w:bookmarkStart w:id="2313" w:name="_Toc13773838"/>
      <w:r w:rsidRPr="00A03C55">
        <w:rPr>
          <w:noProof w:val="0"/>
        </w:rPr>
        <w:t>3.64 Notify XAP-PID Link Change</w:t>
      </w:r>
      <w:bookmarkEnd w:id="2311"/>
      <w:bookmarkEnd w:id="2312"/>
      <w:r w:rsidR="00903C21" w:rsidRPr="00A03C55">
        <w:rPr>
          <w:noProof w:val="0"/>
        </w:rPr>
        <w:t xml:space="preserve"> [ITI-64]</w:t>
      </w:r>
      <w:bookmarkEnd w:id="2313"/>
    </w:p>
    <w:p w14:paraId="0F2B2EBF" w14:textId="77777777" w:rsidR="00BD51F0" w:rsidRPr="00212469" w:rsidRDefault="00BD51F0" w:rsidP="00BD51F0">
      <w:pPr>
        <w:pStyle w:val="BodyText"/>
        <w:rPr>
          <w:ins w:id="2314" w:author="Lynn Felhofer" w:date="2020-03-20T10:11:00Z"/>
        </w:rPr>
      </w:pPr>
      <w:ins w:id="2315" w:author="Lynn Felhofer" w:date="2020-03-20T10:11:00Z">
        <w:r w:rsidRPr="00212469">
          <w:t>This section corresponds to Transaction ITI-64. “</w:t>
        </w:r>
        <w:r w:rsidRPr="00212469">
          <w:rPr>
            <w:b/>
          </w:rPr>
          <w:t>Notify XAD-PID Link Change</w:t>
        </w:r>
        <w:r w:rsidRPr="00212469">
          <w:t>” of the IHE Technical Framework. Transaction ITI-64 is used by the Patient Identity Cross-Reference Manager and Document Registry Actors.</w:t>
        </w:r>
      </w:ins>
    </w:p>
    <w:p w14:paraId="06AD1741" w14:textId="77777777" w:rsidR="00BD51F0" w:rsidRPr="00212469" w:rsidRDefault="00BD51F0" w:rsidP="00BD51F0">
      <w:pPr>
        <w:pStyle w:val="BodyText"/>
        <w:rPr>
          <w:ins w:id="2316" w:author="Lynn Felhofer" w:date="2020-03-20T10:11:00Z"/>
        </w:rPr>
      </w:pPr>
      <w:ins w:id="2317" w:author="Lynn Felhofer" w:date="2020-03-20T10:11:00Z">
        <w:r w:rsidRPr="00212469">
          <w:t>The following definitions are key to understanding this transaction:</w:t>
        </w:r>
      </w:ins>
    </w:p>
    <w:p w14:paraId="3961BF21" w14:textId="77777777" w:rsidR="00BD51F0" w:rsidRPr="00212469" w:rsidRDefault="00BD51F0" w:rsidP="00BD51F0">
      <w:pPr>
        <w:pStyle w:val="ListBullet2"/>
        <w:numPr>
          <w:ilvl w:val="0"/>
          <w:numId w:val="2"/>
        </w:numPr>
        <w:rPr>
          <w:ins w:id="2318" w:author="Lynn Felhofer" w:date="2020-03-20T10:11:00Z"/>
        </w:rPr>
      </w:pPr>
      <w:ins w:id="2319" w:author="Lynn Felhofer" w:date="2020-03-20T10:11:00Z">
        <w:r w:rsidRPr="00212469">
          <w:rPr>
            <w:b/>
          </w:rPr>
          <w:t>"XAD Assigning Authority"</w:t>
        </w:r>
        <w:r w:rsidRPr="00212469">
          <w:t xml:space="preserve"> refers to the patient identifier Assigning Authority that is the authoritative source of patient identifiers for the XDS Affinity Domain. </w:t>
        </w:r>
      </w:ins>
    </w:p>
    <w:p w14:paraId="75EE1666" w14:textId="77777777" w:rsidR="00BD51F0" w:rsidRPr="00212469" w:rsidRDefault="00BD51F0" w:rsidP="00BD51F0">
      <w:pPr>
        <w:rPr>
          <w:ins w:id="2320" w:author="Lynn Felhofer" w:date="2020-03-20T10:11:00Z"/>
        </w:rPr>
      </w:pPr>
      <w:ins w:id="2321" w:author="Lynn Felhofer" w:date="2020-03-20T10:11:00Z">
        <w:r w:rsidRPr="00212469">
          <w:t xml:space="preserve">For a given patient, </w:t>
        </w:r>
      </w:ins>
    </w:p>
    <w:p w14:paraId="49DE36D9" w14:textId="77777777" w:rsidR="00BD51F0" w:rsidRPr="00212469" w:rsidRDefault="00BD51F0" w:rsidP="00BD51F0">
      <w:pPr>
        <w:pStyle w:val="ListBullet2"/>
        <w:numPr>
          <w:ilvl w:val="0"/>
          <w:numId w:val="2"/>
        </w:numPr>
        <w:rPr>
          <w:ins w:id="2322" w:author="Lynn Felhofer" w:date="2020-03-20T10:11:00Z"/>
        </w:rPr>
      </w:pPr>
      <w:ins w:id="2323" w:author="Lynn Felhofer" w:date="2020-03-20T10:11:00Z">
        <w:r w:rsidRPr="00212469">
          <w:t>"</w:t>
        </w:r>
        <w:r w:rsidRPr="00212469">
          <w:rPr>
            <w:b/>
          </w:rPr>
          <w:t>XAD-PID</w:t>
        </w:r>
        <w:r w:rsidRPr="00212469">
          <w:t>" is a patient identifier created by the XAD Assigning Authority. The patient should only have one XAD-PID assigned.</w:t>
        </w:r>
      </w:ins>
    </w:p>
    <w:p w14:paraId="6CEAFCF8" w14:textId="77777777" w:rsidR="00BD51F0" w:rsidRPr="00212469" w:rsidRDefault="00BD51F0" w:rsidP="00BD51F0">
      <w:pPr>
        <w:pStyle w:val="ListBullet2"/>
        <w:numPr>
          <w:ilvl w:val="0"/>
          <w:numId w:val="2"/>
        </w:numPr>
        <w:rPr>
          <w:ins w:id="2324" w:author="Lynn Felhofer" w:date="2020-03-20T10:11:00Z"/>
        </w:rPr>
      </w:pPr>
      <w:ins w:id="2325" w:author="Lynn Felhofer" w:date="2020-03-20T10:11:00Z">
        <w:r w:rsidRPr="00212469">
          <w:t>"</w:t>
        </w:r>
        <w:r w:rsidRPr="00212469">
          <w:rPr>
            <w:b/>
          </w:rPr>
          <w:t>local patient ID</w:t>
        </w:r>
        <w:r w:rsidRPr="00212469">
          <w:t>" is the patient ID used by a particular local domain. This value was placed in the "</w:t>
        </w:r>
        <w:r w:rsidRPr="00212469">
          <w:rPr>
            <w:i/>
          </w:rPr>
          <w:t>sourcePatientID</w:t>
        </w:r>
        <w:r w:rsidRPr="00212469">
          <w:t>" metadata attribute for all documents related to the patient from that local domain that have been submitted to the Document Registry.</w:t>
        </w:r>
      </w:ins>
    </w:p>
    <w:p w14:paraId="0DF7A3A4" w14:textId="77777777" w:rsidR="00BD51F0" w:rsidRPr="00212469" w:rsidRDefault="00BD51F0" w:rsidP="00BD51F0">
      <w:pPr>
        <w:pStyle w:val="ListBullet2"/>
        <w:numPr>
          <w:ilvl w:val="0"/>
          <w:numId w:val="2"/>
        </w:numPr>
        <w:rPr>
          <w:ins w:id="2326" w:author="Lynn Felhofer" w:date="2020-03-20T10:11:00Z"/>
        </w:rPr>
      </w:pPr>
      <w:ins w:id="2327" w:author="Lynn Felhofer" w:date="2020-03-20T10:11:00Z">
        <w:r w:rsidRPr="00212469">
          <w:t>"</w:t>
        </w:r>
        <w:r w:rsidRPr="00212469">
          <w:rPr>
            <w:b/>
          </w:rPr>
          <w:t>previous XAD-PID</w:t>
        </w:r>
        <w:r w:rsidRPr="00212469">
          <w:t xml:space="preserve">" is the XAD-PID to which the </w:t>
        </w:r>
        <w:r w:rsidRPr="00212469">
          <w:rPr>
            <w:b/>
          </w:rPr>
          <w:t>“local patient ID”</w:t>
        </w:r>
        <w:r w:rsidRPr="00212469">
          <w:t xml:space="preserve"> was originally linked. This value was placed in the "</w:t>
        </w:r>
        <w:r w:rsidRPr="00212469">
          <w:rPr>
            <w:i/>
          </w:rPr>
          <w:t>patientID</w:t>
        </w:r>
        <w:r w:rsidRPr="00212469">
          <w:t xml:space="preserve">" metadata attribute for all documents </w:t>
        </w:r>
        <w:r w:rsidRPr="00212469">
          <w:lastRenderedPageBreak/>
          <w:t>related to the patient from that local domain that have been submitted to the Document Registry</w:t>
        </w:r>
        <w:r w:rsidRPr="00212469" w:rsidDel="00736634">
          <w:t xml:space="preserve"> </w:t>
        </w:r>
      </w:ins>
    </w:p>
    <w:p w14:paraId="704D93A1" w14:textId="77777777" w:rsidR="00BD51F0" w:rsidRPr="00212469" w:rsidRDefault="00BD51F0" w:rsidP="00BD51F0">
      <w:pPr>
        <w:pStyle w:val="ListBullet2"/>
        <w:numPr>
          <w:ilvl w:val="0"/>
          <w:numId w:val="2"/>
        </w:numPr>
        <w:rPr>
          <w:ins w:id="2328" w:author="Lynn Felhofer" w:date="2020-03-20T10:11:00Z"/>
        </w:rPr>
      </w:pPr>
      <w:ins w:id="2329" w:author="Lynn Felhofer" w:date="2020-03-20T10:11:00Z">
        <w:r w:rsidRPr="00212469">
          <w:t>"</w:t>
        </w:r>
        <w:r w:rsidRPr="00212469">
          <w:rPr>
            <w:b/>
          </w:rPr>
          <w:t>new XAD-PID</w:t>
        </w:r>
        <w:r w:rsidRPr="00212469">
          <w:t>" is the correct XAD-PID to which the</w:t>
        </w:r>
        <w:r w:rsidRPr="00212469">
          <w:rPr>
            <w:b/>
          </w:rPr>
          <w:t xml:space="preserve"> “local patient ID”</w:t>
        </w:r>
        <w:r w:rsidRPr="00212469">
          <w:t xml:space="preserve"> is now linked. It will replace </w:t>
        </w:r>
        <w:r w:rsidRPr="00212469">
          <w:rPr>
            <w:b/>
          </w:rPr>
          <w:t>“previous XAD-PID”</w:t>
        </w:r>
        <w:r w:rsidRPr="00212469">
          <w:t xml:space="preserve"> in all documents submitted to the Document Registry for the given </w:t>
        </w:r>
        <w:r w:rsidRPr="00212469">
          <w:rPr>
            <w:b/>
          </w:rPr>
          <w:t>“local patient ID”</w:t>
        </w:r>
        <w:r w:rsidRPr="00212469">
          <w:t xml:space="preserve">. </w:t>
        </w:r>
      </w:ins>
    </w:p>
    <w:p w14:paraId="6B258B82" w14:textId="77777777" w:rsidR="00BD51F0" w:rsidRPr="00212469" w:rsidRDefault="00BD51F0" w:rsidP="00BD51F0">
      <w:pPr>
        <w:pStyle w:val="ListBullet2"/>
        <w:numPr>
          <w:ilvl w:val="0"/>
          <w:numId w:val="2"/>
        </w:numPr>
        <w:rPr>
          <w:ins w:id="2330" w:author="Lynn Felhofer" w:date="2020-03-20T10:11:00Z"/>
        </w:rPr>
      </w:pPr>
      <w:ins w:id="2331" w:author="Lynn Felhofer" w:date="2020-03-20T10:11:00Z">
        <w:r w:rsidRPr="00212469">
          <w:t>“</w:t>
        </w:r>
        <w:r w:rsidRPr="00212469">
          <w:rPr>
            <w:b/>
          </w:rPr>
          <w:t>subsumed local patient ID</w:t>
        </w:r>
        <w:r w:rsidRPr="00212469">
          <w:t>” is the patient ID previously used by a local domain that is being merged as a part of this message. On the original submission this value was placed in the "</w:t>
        </w:r>
        <w:r w:rsidRPr="00212469">
          <w:rPr>
            <w:b/>
            <w:i/>
          </w:rPr>
          <w:t>sourcePatientID</w:t>
        </w:r>
        <w:r w:rsidRPr="00212469">
          <w:t>" metadata attribute. As part of this transaction the “</w:t>
        </w:r>
        <w:r w:rsidRPr="00212469">
          <w:rPr>
            <w:b/>
            <w:i/>
          </w:rPr>
          <w:t>sourcePatientID</w:t>
        </w:r>
        <w:r w:rsidRPr="00212469">
          <w:t>” value must be updated to the “</w:t>
        </w:r>
        <w:r w:rsidRPr="00212469">
          <w:rPr>
            <w:b/>
            <w:i/>
          </w:rPr>
          <w:t>local patient ID</w:t>
        </w:r>
        <w:r w:rsidRPr="00212469">
          <w:t>”.</w:t>
        </w:r>
      </w:ins>
    </w:p>
    <w:p w14:paraId="1A65FC88" w14:textId="77777777" w:rsidR="00BD51F0" w:rsidRPr="00212469" w:rsidRDefault="00BD51F0" w:rsidP="00BD51F0">
      <w:pPr>
        <w:pStyle w:val="Heading3"/>
        <w:numPr>
          <w:ilvl w:val="0"/>
          <w:numId w:val="0"/>
        </w:numPr>
        <w:rPr>
          <w:ins w:id="2332" w:author="Lynn Felhofer" w:date="2020-03-20T10:11:00Z"/>
          <w:noProof w:val="0"/>
        </w:rPr>
      </w:pPr>
      <w:bookmarkStart w:id="2333" w:name="_Toc486580937"/>
      <w:ins w:id="2334" w:author="Lynn Felhofer" w:date="2020-03-20T10:11:00Z">
        <w:r w:rsidRPr="00212469">
          <w:rPr>
            <w:noProof w:val="0"/>
          </w:rPr>
          <w:t>3.64.1 Scope</w:t>
        </w:r>
        <w:bookmarkEnd w:id="2333"/>
      </w:ins>
    </w:p>
    <w:p w14:paraId="55959C16" w14:textId="77777777" w:rsidR="00BD51F0" w:rsidRPr="00212469" w:rsidRDefault="00BD51F0" w:rsidP="00BD51F0">
      <w:pPr>
        <w:pStyle w:val="BodyText"/>
        <w:rPr>
          <w:ins w:id="2335" w:author="Lynn Felhofer" w:date="2020-03-20T10:11:00Z"/>
        </w:rPr>
      </w:pPr>
      <w:ins w:id="2336" w:author="Lynn Felhofer" w:date="2020-03-20T10:11:00Z">
        <w:r w:rsidRPr="00212469">
          <w:t xml:space="preserve">This transaction informs the recipient that there has been a change to the link between a </w:t>
        </w:r>
        <w:r w:rsidRPr="00212469">
          <w:rPr>
            <w:b/>
          </w:rPr>
          <w:t>“local patient ID”</w:t>
        </w:r>
        <w:r w:rsidRPr="00212469">
          <w:t xml:space="preserve"> (i.e., that used by the Document Source) and its corresponding XAD-PID (XDS Affinity Domain Patient Identifier).</w:t>
        </w:r>
      </w:ins>
    </w:p>
    <w:p w14:paraId="6791D80C" w14:textId="77777777" w:rsidR="00BD51F0" w:rsidRPr="00212469" w:rsidRDefault="00BD51F0" w:rsidP="00BD51F0">
      <w:pPr>
        <w:pStyle w:val="BodyText"/>
        <w:rPr>
          <w:ins w:id="2337" w:author="Lynn Felhofer" w:date="2020-03-20T10:11:00Z"/>
        </w:rPr>
      </w:pPr>
      <w:ins w:id="2338" w:author="Lynn Felhofer" w:date="2020-03-20T10:11:00Z">
        <w:r w:rsidRPr="00212469">
          <w:t xml:space="preserve">It should not to be confused with the similar link/unlink events documented in the Patient Identity Management [ITI-30] transaction which is used by patient demographic suppliers to notify other interested systems about changes to its own local patient identity records. </w:t>
        </w:r>
      </w:ins>
    </w:p>
    <w:p w14:paraId="611A3F51" w14:textId="77777777" w:rsidR="00BD51F0" w:rsidRPr="00212469" w:rsidRDefault="00BD51F0" w:rsidP="00BD51F0">
      <w:pPr>
        <w:pStyle w:val="BodyText"/>
        <w:rPr>
          <w:ins w:id="2339" w:author="Lynn Felhofer" w:date="2020-03-20T10:11:00Z"/>
        </w:rPr>
      </w:pPr>
      <w:ins w:id="2340" w:author="Lynn Felhofer" w:date="2020-03-20T10:11:00Z">
        <w:r w:rsidRPr="00212469">
          <w:t>The transaction can be used in any setting where it is appropriate to have XAD-PID link changes processed as a single event, rather than require individual metadata updates to each object.</w:t>
        </w:r>
      </w:ins>
    </w:p>
    <w:p w14:paraId="46FBE309" w14:textId="77777777" w:rsidR="00BD51F0" w:rsidRPr="00212469" w:rsidRDefault="00BD51F0" w:rsidP="00BD51F0">
      <w:pPr>
        <w:pStyle w:val="Heading3"/>
        <w:numPr>
          <w:ilvl w:val="0"/>
          <w:numId w:val="0"/>
        </w:numPr>
        <w:rPr>
          <w:ins w:id="2341" w:author="Lynn Felhofer" w:date="2020-03-20T10:11:00Z"/>
          <w:noProof w:val="0"/>
        </w:rPr>
      </w:pPr>
      <w:bookmarkStart w:id="2342" w:name="_Toc486580938"/>
      <w:ins w:id="2343" w:author="Lynn Felhofer" w:date="2020-03-20T10:11:00Z">
        <w:r w:rsidRPr="00212469">
          <w:rPr>
            <w:noProof w:val="0"/>
          </w:rPr>
          <w:t>3.64.2 Use Case Roles</w:t>
        </w:r>
        <w:bookmarkEnd w:id="2342"/>
      </w:ins>
    </w:p>
    <w:p w14:paraId="4841BD97" w14:textId="77777777" w:rsidR="00BD51F0" w:rsidRPr="00212469" w:rsidRDefault="00BD51F0" w:rsidP="00BD51F0">
      <w:pPr>
        <w:pStyle w:val="BodyText"/>
        <w:jc w:val="center"/>
        <w:rPr>
          <w:ins w:id="2344" w:author="Lynn Felhofer" w:date="2020-03-20T10:11:00Z"/>
        </w:rPr>
      </w:pPr>
      <w:ins w:id="2345" w:author="Lynn Felhofer" w:date="2020-03-20T10:11:00Z">
        <w:r w:rsidRPr="00212469">
          <w:rPr>
            <w:noProof/>
          </w:rPr>
          <w:drawing>
            <wp:inline distT="0" distB="0" distL="0" distR="0" wp14:anchorId="572059D6" wp14:editId="0F234501">
              <wp:extent cx="3745230" cy="1964690"/>
              <wp:effectExtent l="0" t="0" r="7620" b="0"/>
              <wp:docPr id="140" name="Picture 140" descr="XPID Diagra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ID Diagram-12"/>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3745230" cy="1964690"/>
                      </a:xfrm>
                      <a:prstGeom prst="rect">
                        <a:avLst/>
                      </a:prstGeom>
                      <a:noFill/>
                      <a:ln>
                        <a:noFill/>
                      </a:ln>
                    </pic:spPr>
                  </pic:pic>
                </a:graphicData>
              </a:graphic>
            </wp:inline>
          </w:drawing>
        </w:r>
      </w:ins>
    </w:p>
    <w:p w14:paraId="1D132439" w14:textId="77777777" w:rsidR="00BD51F0" w:rsidRPr="00212469" w:rsidRDefault="00BD51F0" w:rsidP="00BD51F0">
      <w:pPr>
        <w:pStyle w:val="BodyText"/>
        <w:rPr>
          <w:ins w:id="2346" w:author="Lynn Felhofer" w:date="2020-03-20T10:11:00Z"/>
        </w:rPr>
      </w:pPr>
    </w:p>
    <w:p w14:paraId="0261546F" w14:textId="77777777" w:rsidR="00BD51F0" w:rsidRPr="00212469" w:rsidRDefault="00BD51F0" w:rsidP="00BD51F0">
      <w:pPr>
        <w:pStyle w:val="BodyText"/>
        <w:rPr>
          <w:ins w:id="2347" w:author="Lynn Felhofer" w:date="2020-03-20T10:11:00Z"/>
        </w:rPr>
      </w:pPr>
      <w:ins w:id="2348" w:author="Lynn Felhofer" w:date="2020-03-20T10:11:00Z">
        <w:r w:rsidRPr="00212469">
          <w:rPr>
            <w:b/>
          </w:rPr>
          <w:t>Actor</w:t>
        </w:r>
        <w:r w:rsidRPr="00212469">
          <w:t>: Patient Identity Cross-Reference Manager</w:t>
        </w:r>
      </w:ins>
    </w:p>
    <w:p w14:paraId="6AF0E2DD" w14:textId="77777777" w:rsidR="00BD51F0" w:rsidRPr="00212469" w:rsidRDefault="00BD51F0" w:rsidP="00BD51F0">
      <w:pPr>
        <w:pStyle w:val="BodyText"/>
        <w:rPr>
          <w:ins w:id="2349" w:author="Lynn Felhofer" w:date="2020-03-20T10:11:00Z"/>
        </w:rPr>
      </w:pPr>
      <w:ins w:id="2350" w:author="Lynn Felhofer" w:date="2020-03-20T10:11:00Z">
        <w:r w:rsidRPr="00212469">
          <w:rPr>
            <w:b/>
          </w:rPr>
          <w:t>Role</w:t>
        </w:r>
        <w:r w:rsidRPr="00212469">
          <w:t>:  Notifies of the occurrence of changes to a link between local patient identifiers and their corresponding XAD-PID</w:t>
        </w:r>
      </w:ins>
    </w:p>
    <w:p w14:paraId="363C2F80" w14:textId="77777777" w:rsidR="00BD51F0" w:rsidRPr="00212469" w:rsidRDefault="00BD51F0" w:rsidP="00BD51F0">
      <w:pPr>
        <w:pStyle w:val="BodyText"/>
        <w:rPr>
          <w:ins w:id="2351" w:author="Lynn Felhofer" w:date="2020-03-20T10:11:00Z"/>
        </w:rPr>
      </w:pPr>
      <w:ins w:id="2352" w:author="Lynn Felhofer" w:date="2020-03-20T10:11:00Z">
        <w:r w:rsidRPr="00212469">
          <w:rPr>
            <w:b/>
          </w:rPr>
          <w:t>Actor:</w:t>
        </w:r>
        <w:r w:rsidRPr="00212469">
          <w:t xml:space="preserve"> Document Registry</w:t>
        </w:r>
      </w:ins>
    </w:p>
    <w:p w14:paraId="3DF70B9B" w14:textId="77777777" w:rsidR="00BD51F0" w:rsidRPr="00212469" w:rsidRDefault="00BD51F0" w:rsidP="00BD51F0">
      <w:pPr>
        <w:pStyle w:val="BodyText"/>
        <w:rPr>
          <w:ins w:id="2353" w:author="Lynn Felhofer" w:date="2020-03-20T10:11:00Z"/>
        </w:rPr>
      </w:pPr>
      <w:ins w:id="2354" w:author="Lynn Felhofer" w:date="2020-03-20T10:11:00Z">
        <w:r w:rsidRPr="00212469">
          <w:rPr>
            <w:b/>
          </w:rPr>
          <w:t>Role</w:t>
        </w:r>
        <w:r w:rsidRPr="00212469">
          <w:t>:  Receives notification and performs automatic changes to the metadata of affected objects.</w:t>
        </w:r>
      </w:ins>
    </w:p>
    <w:p w14:paraId="4985056F" w14:textId="77777777" w:rsidR="00BD51F0" w:rsidRPr="00212469" w:rsidRDefault="00BD51F0" w:rsidP="00BD51F0">
      <w:pPr>
        <w:pStyle w:val="Heading3"/>
        <w:numPr>
          <w:ilvl w:val="0"/>
          <w:numId w:val="0"/>
        </w:numPr>
        <w:rPr>
          <w:ins w:id="2355" w:author="Lynn Felhofer" w:date="2020-03-20T10:11:00Z"/>
          <w:noProof w:val="0"/>
        </w:rPr>
      </w:pPr>
      <w:bookmarkStart w:id="2356" w:name="_Toc486580939"/>
      <w:ins w:id="2357" w:author="Lynn Felhofer" w:date="2020-03-20T10:11:00Z">
        <w:r w:rsidRPr="00212469">
          <w:rPr>
            <w:noProof w:val="0"/>
          </w:rPr>
          <w:lastRenderedPageBreak/>
          <w:t>3.64.3 Referenced Standard</w:t>
        </w:r>
        <w:bookmarkEnd w:id="2356"/>
      </w:ins>
    </w:p>
    <w:p w14:paraId="0F2E6225" w14:textId="77777777" w:rsidR="00BD51F0" w:rsidRPr="00212469" w:rsidRDefault="00BD51F0" w:rsidP="00BD51F0">
      <w:pPr>
        <w:pStyle w:val="BodyText"/>
        <w:rPr>
          <w:ins w:id="2358" w:author="Lynn Felhofer" w:date="2020-03-20T10:11:00Z"/>
          <w:i/>
          <w:iCs/>
        </w:rPr>
      </w:pPr>
      <w:ins w:id="2359" w:author="Lynn Felhofer" w:date="2020-03-20T10:11:00Z">
        <w:r w:rsidRPr="00212469">
          <w:rPr>
            <w:i/>
            <w:iCs/>
          </w:rPr>
          <w:t>HL7 v2.5, chapters 2, 3, 6, 15</w:t>
        </w:r>
      </w:ins>
    </w:p>
    <w:p w14:paraId="0177F1B9" w14:textId="77777777" w:rsidR="00BD51F0" w:rsidRPr="00212469" w:rsidRDefault="00BD51F0" w:rsidP="00BD51F0">
      <w:pPr>
        <w:pStyle w:val="Heading3"/>
        <w:numPr>
          <w:ilvl w:val="0"/>
          <w:numId w:val="0"/>
        </w:numPr>
        <w:rPr>
          <w:ins w:id="2360" w:author="Lynn Felhofer" w:date="2020-03-20T10:11:00Z"/>
          <w:noProof w:val="0"/>
        </w:rPr>
      </w:pPr>
      <w:bookmarkStart w:id="2361" w:name="_Toc486580940"/>
      <w:ins w:id="2362" w:author="Lynn Felhofer" w:date="2020-03-20T10:11:00Z">
        <w:r w:rsidRPr="00212469">
          <w:rPr>
            <w:noProof w:val="0"/>
          </w:rPr>
          <w:t>3.64.4 Interaction Diagram</w:t>
        </w:r>
        <w:bookmarkEnd w:id="2361"/>
      </w:ins>
    </w:p>
    <w:p w14:paraId="7180F63C" w14:textId="77777777" w:rsidR="00BD51F0" w:rsidRPr="00212469" w:rsidRDefault="00BD51F0" w:rsidP="00BD51F0">
      <w:pPr>
        <w:pStyle w:val="BodyText"/>
        <w:jc w:val="center"/>
        <w:rPr>
          <w:ins w:id="2363" w:author="Lynn Felhofer" w:date="2020-03-20T10:11:00Z"/>
        </w:rPr>
      </w:pPr>
      <w:ins w:id="2364" w:author="Lynn Felhofer" w:date="2020-03-20T10:11:00Z">
        <w:r w:rsidRPr="00212469">
          <w:rPr>
            <w:noProof/>
          </w:rPr>
          <w:drawing>
            <wp:inline distT="0" distB="0" distL="0" distR="0" wp14:anchorId="571AFE2B" wp14:editId="4195AA69">
              <wp:extent cx="2879090" cy="1750695"/>
              <wp:effectExtent l="0" t="0" r="0" b="1905"/>
              <wp:docPr id="141" name="Picture 141" descr="XPID Diagra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ID Diagram-1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2879090" cy="1750695"/>
                      </a:xfrm>
                      <a:prstGeom prst="rect">
                        <a:avLst/>
                      </a:prstGeom>
                      <a:noFill/>
                      <a:ln>
                        <a:noFill/>
                      </a:ln>
                    </pic:spPr>
                  </pic:pic>
                </a:graphicData>
              </a:graphic>
            </wp:inline>
          </w:drawing>
        </w:r>
      </w:ins>
    </w:p>
    <w:p w14:paraId="7B734631" w14:textId="77777777" w:rsidR="00BD51F0" w:rsidRPr="00212469" w:rsidRDefault="00BD51F0" w:rsidP="00BD51F0">
      <w:pPr>
        <w:pStyle w:val="Heading4"/>
        <w:numPr>
          <w:ilvl w:val="0"/>
          <w:numId w:val="0"/>
        </w:numPr>
        <w:rPr>
          <w:ins w:id="2365" w:author="Lynn Felhofer" w:date="2020-03-20T10:11:00Z"/>
          <w:noProof w:val="0"/>
        </w:rPr>
      </w:pPr>
      <w:bookmarkStart w:id="2366" w:name="_Toc486580941"/>
      <w:ins w:id="2367" w:author="Lynn Felhofer" w:date="2020-03-20T10:11:00Z">
        <w:r w:rsidRPr="00212469">
          <w:rPr>
            <w:noProof w:val="0"/>
          </w:rPr>
          <w:t>3.64.4.1 Notify XAD-PID Link Change</w:t>
        </w:r>
        <w:bookmarkEnd w:id="2366"/>
        <w:r w:rsidRPr="00212469">
          <w:rPr>
            <w:noProof w:val="0"/>
          </w:rPr>
          <w:t xml:space="preserve"> </w:t>
        </w:r>
      </w:ins>
    </w:p>
    <w:p w14:paraId="1058CED9" w14:textId="77777777" w:rsidR="00BD51F0" w:rsidRPr="00212469" w:rsidRDefault="00BD51F0" w:rsidP="00BD51F0">
      <w:pPr>
        <w:pStyle w:val="Heading5"/>
        <w:numPr>
          <w:ilvl w:val="0"/>
          <w:numId w:val="0"/>
        </w:numPr>
        <w:rPr>
          <w:ins w:id="2368" w:author="Lynn Felhofer" w:date="2020-03-20T10:11:00Z"/>
          <w:noProof w:val="0"/>
        </w:rPr>
      </w:pPr>
      <w:bookmarkStart w:id="2369" w:name="_Toc486580942"/>
      <w:ins w:id="2370" w:author="Lynn Felhofer" w:date="2020-03-20T10:11:00Z">
        <w:r w:rsidRPr="00212469">
          <w:rPr>
            <w:noProof w:val="0"/>
          </w:rPr>
          <w:t>3.64.4.1.1 Trigger Events</w:t>
        </w:r>
        <w:bookmarkEnd w:id="2369"/>
      </w:ins>
    </w:p>
    <w:p w14:paraId="3A0416DA" w14:textId="77777777" w:rsidR="00BD51F0" w:rsidRPr="00212469" w:rsidRDefault="00BD51F0" w:rsidP="00BD51F0">
      <w:pPr>
        <w:pStyle w:val="BodyText"/>
        <w:rPr>
          <w:ins w:id="2371" w:author="Lynn Felhofer" w:date="2020-03-20T10:11:00Z"/>
          <w:iCs/>
        </w:rPr>
      </w:pPr>
      <w:ins w:id="2372" w:author="Lynn Felhofer" w:date="2020-03-20T10:11:00Z">
        <w:r w:rsidRPr="00212469">
          <w:rPr>
            <w:iCs/>
          </w:rPr>
          <w:t xml:space="preserve">The Patient Identity Cross-Reference Manager has made a change in the link between a patient's </w:t>
        </w:r>
        <w:r w:rsidRPr="00212469">
          <w:rPr>
            <w:b/>
            <w:iCs/>
          </w:rPr>
          <w:t>“local patient ID”</w:t>
        </w:r>
        <w:r w:rsidRPr="00212469">
          <w:rPr>
            <w:iCs/>
          </w:rPr>
          <w:t xml:space="preserve"> and its corresponding XAD-PID or a “</w:t>
        </w:r>
        <w:r w:rsidRPr="00212469">
          <w:rPr>
            <w:b/>
            <w:iCs/>
          </w:rPr>
          <w:t>local patient ID</w:t>
        </w:r>
        <w:r w:rsidRPr="00212469">
          <w:rPr>
            <w:iCs/>
          </w:rPr>
          <w:t>” has been merged.</w:t>
        </w:r>
      </w:ins>
    </w:p>
    <w:p w14:paraId="49ED6FA1" w14:textId="77777777" w:rsidR="00BD51F0" w:rsidRPr="00212469" w:rsidRDefault="00BD51F0" w:rsidP="00BD51F0">
      <w:pPr>
        <w:pStyle w:val="Heading5"/>
        <w:numPr>
          <w:ilvl w:val="0"/>
          <w:numId w:val="0"/>
        </w:numPr>
        <w:rPr>
          <w:ins w:id="2373" w:author="Lynn Felhofer" w:date="2020-03-20T10:11:00Z"/>
          <w:iCs/>
          <w:noProof w:val="0"/>
        </w:rPr>
      </w:pPr>
      <w:bookmarkStart w:id="2374" w:name="_Toc486580943"/>
      <w:ins w:id="2375" w:author="Lynn Felhofer" w:date="2020-03-20T10:11:00Z">
        <w:r w:rsidRPr="00212469">
          <w:rPr>
            <w:iCs/>
            <w:noProof w:val="0"/>
          </w:rPr>
          <w:t xml:space="preserve">3.64.4.1.2 </w:t>
        </w:r>
        <w:r w:rsidRPr="00212469">
          <w:rPr>
            <w:noProof w:val="0"/>
          </w:rPr>
          <w:t>Message</w:t>
        </w:r>
        <w:r w:rsidRPr="00212469">
          <w:rPr>
            <w:iCs/>
            <w:noProof w:val="0"/>
          </w:rPr>
          <w:t xml:space="preserve"> Semantics</w:t>
        </w:r>
        <w:bookmarkEnd w:id="2374"/>
      </w:ins>
    </w:p>
    <w:p w14:paraId="34E04370" w14:textId="77777777" w:rsidR="00BD51F0" w:rsidRPr="00212469" w:rsidRDefault="00BD51F0" w:rsidP="00BD51F0">
      <w:pPr>
        <w:pStyle w:val="BodyText"/>
        <w:rPr>
          <w:ins w:id="2376" w:author="Lynn Felhofer" w:date="2020-03-20T10:11:00Z"/>
          <w:iCs/>
        </w:rPr>
      </w:pPr>
      <w:ins w:id="2377" w:author="Lynn Felhofer" w:date="2020-03-20T10:11:00Z">
        <w:r w:rsidRPr="00212469">
          <w:rPr>
            <w:iCs/>
          </w:rPr>
          <w:t>The Patient Identifier Cross-Reference Manager shall encode the Notify XAD-PID Link Change message using the ADT^A43 message. The segments of the message listed in Table 3.64-1 shall be present. Other segments are optional.</w:t>
        </w:r>
      </w:ins>
    </w:p>
    <w:p w14:paraId="1A87F243" w14:textId="77777777" w:rsidR="00BD51F0" w:rsidRPr="00212469" w:rsidRDefault="00BD51F0" w:rsidP="00BD51F0">
      <w:pPr>
        <w:pStyle w:val="TableTitle"/>
        <w:rPr>
          <w:ins w:id="2378" w:author="Lynn Felhofer" w:date="2020-03-20T10:11:00Z"/>
        </w:rPr>
      </w:pPr>
      <w:ins w:id="2379" w:author="Lynn Felhofer" w:date="2020-03-20T10:11:00Z">
        <w:r w:rsidRPr="00212469">
          <w:t>Table 3.64.4.1.2-1: Notify XAD-PID Link Change</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83"/>
        <w:gridCol w:w="4048"/>
        <w:gridCol w:w="3119"/>
      </w:tblGrid>
      <w:tr w:rsidR="00BD51F0" w:rsidRPr="00212469" w14:paraId="182ABC1F" w14:textId="77777777" w:rsidTr="00240099">
        <w:trPr>
          <w:ins w:id="2380" w:author="Lynn Felhofer" w:date="2020-03-20T10:11:00Z"/>
        </w:trPr>
        <w:tc>
          <w:tcPr>
            <w:tcW w:w="2235" w:type="dxa"/>
            <w:shd w:val="clear" w:color="auto" w:fill="D9D9D9"/>
          </w:tcPr>
          <w:p w14:paraId="6C65AE42" w14:textId="77777777" w:rsidR="00BD51F0" w:rsidRPr="00212469" w:rsidRDefault="00BD51F0" w:rsidP="00240099">
            <w:pPr>
              <w:pStyle w:val="TableEntryHeader"/>
              <w:rPr>
                <w:ins w:id="2381" w:author="Lynn Felhofer" w:date="2020-03-20T10:11:00Z"/>
              </w:rPr>
            </w:pPr>
            <w:ins w:id="2382" w:author="Lynn Felhofer" w:date="2020-03-20T10:11:00Z">
              <w:r w:rsidRPr="00212469">
                <w:t>ADT</w:t>
              </w:r>
            </w:ins>
          </w:p>
        </w:tc>
        <w:tc>
          <w:tcPr>
            <w:tcW w:w="4149" w:type="dxa"/>
            <w:shd w:val="clear" w:color="auto" w:fill="D9D9D9"/>
          </w:tcPr>
          <w:p w14:paraId="13DB037B" w14:textId="77777777" w:rsidR="00BD51F0" w:rsidRPr="00212469" w:rsidRDefault="00BD51F0" w:rsidP="00240099">
            <w:pPr>
              <w:pStyle w:val="TableEntryHeader"/>
              <w:rPr>
                <w:ins w:id="2383" w:author="Lynn Felhofer" w:date="2020-03-20T10:11:00Z"/>
              </w:rPr>
            </w:pPr>
            <w:ins w:id="2384" w:author="Lynn Felhofer" w:date="2020-03-20T10:11:00Z">
              <w:r w:rsidRPr="00212469">
                <w:t>Notify XAD-PID Link Change</w:t>
              </w:r>
            </w:ins>
          </w:p>
        </w:tc>
        <w:tc>
          <w:tcPr>
            <w:tcW w:w="3192" w:type="dxa"/>
            <w:shd w:val="clear" w:color="auto" w:fill="D9D9D9"/>
          </w:tcPr>
          <w:p w14:paraId="54212F91" w14:textId="77777777" w:rsidR="00BD51F0" w:rsidRPr="00212469" w:rsidRDefault="00BD51F0" w:rsidP="00240099">
            <w:pPr>
              <w:pStyle w:val="TableEntryHeader"/>
              <w:rPr>
                <w:ins w:id="2385" w:author="Lynn Felhofer" w:date="2020-03-20T10:11:00Z"/>
              </w:rPr>
            </w:pPr>
            <w:ins w:id="2386" w:author="Lynn Felhofer" w:date="2020-03-20T10:11:00Z">
              <w:r w:rsidRPr="00212469">
                <w:t>Chapters in HL7 2.5</w:t>
              </w:r>
            </w:ins>
          </w:p>
        </w:tc>
      </w:tr>
      <w:tr w:rsidR="00BD51F0" w:rsidRPr="00212469" w14:paraId="35D487F0" w14:textId="77777777" w:rsidTr="00240099">
        <w:trPr>
          <w:ins w:id="2387" w:author="Lynn Felhofer" w:date="2020-03-20T10:11:00Z"/>
        </w:trPr>
        <w:tc>
          <w:tcPr>
            <w:tcW w:w="2235" w:type="dxa"/>
            <w:shd w:val="clear" w:color="auto" w:fill="auto"/>
          </w:tcPr>
          <w:p w14:paraId="3A7FC110" w14:textId="77777777" w:rsidR="00BD51F0" w:rsidRPr="00212469" w:rsidRDefault="00BD51F0" w:rsidP="00240099">
            <w:pPr>
              <w:pStyle w:val="TableEntry"/>
              <w:rPr>
                <w:ins w:id="2388" w:author="Lynn Felhofer" w:date="2020-03-20T10:11:00Z"/>
              </w:rPr>
            </w:pPr>
            <w:ins w:id="2389" w:author="Lynn Felhofer" w:date="2020-03-20T10:11:00Z">
              <w:r w:rsidRPr="00212469">
                <w:t>MSH</w:t>
              </w:r>
            </w:ins>
          </w:p>
        </w:tc>
        <w:tc>
          <w:tcPr>
            <w:tcW w:w="4149" w:type="dxa"/>
            <w:shd w:val="clear" w:color="auto" w:fill="auto"/>
          </w:tcPr>
          <w:p w14:paraId="521E4772" w14:textId="77777777" w:rsidR="00BD51F0" w:rsidRPr="00212469" w:rsidRDefault="00BD51F0" w:rsidP="00240099">
            <w:pPr>
              <w:pStyle w:val="TableEntry"/>
              <w:rPr>
                <w:ins w:id="2390" w:author="Lynn Felhofer" w:date="2020-03-20T10:11:00Z"/>
              </w:rPr>
            </w:pPr>
            <w:ins w:id="2391" w:author="Lynn Felhofer" w:date="2020-03-20T10:11:00Z">
              <w:r w:rsidRPr="00212469">
                <w:t>Message Header</w:t>
              </w:r>
            </w:ins>
          </w:p>
        </w:tc>
        <w:tc>
          <w:tcPr>
            <w:tcW w:w="3192" w:type="dxa"/>
            <w:shd w:val="clear" w:color="auto" w:fill="auto"/>
          </w:tcPr>
          <w:p w14:paraId="6EA7C8F0" w14:textId="77777777" w:rsidR="00BD51F0" w:rsidRPr="00212469" w:rsidRDefault="00BD51F0" w:rsidP="00240099">
            <w:pPr>
              <w:pStyle w:val="TableEntry"/>
              <w:rPr>
                <w:ins w:id="2392" w:author="Lynn Felhofer" w:date="2020-03-20T10:11:00Z"/>
              </w:rPr>
            </w:pPr>
            <w:ins w:id="2393" w:author="Lynn Felhofer" w:date="2020-03-20T10:11:00Z">
              <w:r w:rsidRPr="00212469">
                <w:t>2</w:t>
              </w:r>
            </w:ins>
          </w:p>
        </w:tc>
      </w:tr>
      <w:tr w:rsidR="00BD51F0" w:rsidRPr="00212469" w14:paraId="097CF941" w14:textId="77777777" w:rsidTr="00240099">
        <w:trPr>
          <w:ins w:id="2394" w:author="Lynn Felhofer" w:date="2020-03-20T10:11:00Z"/>
        </w:trPr>
        <w:tc>
          <w:tcPr>
            <w:tcW w:w="2235" w:type="dxa"/>
            <w:shd w:val="clear" w:color="auto" w:fill="auto"/>
          </w:tcPr>
          <w:p w14:paraId="356FD9A1" w14:textId="77777777" w:rsidR="00BD51F0" w:rsidRPr="00212469" w:rsidRDefault="00BD51F0" w:rsidP="00240099">
            <w:pPr>
              <w:pStyle w:val="TableEntry"/>
              <w:rPr>
                <w:ins w:id="2395" w:author="Lynn Felhofer" w:date="2020-03-20T10:11:00Z"/>
              </w:rPr>
            </w:pPr>
            <w:ins w:id="2396" w:author="Lynn Felhofer" w:date="2020-03-20T10:11:00Z">
              <w:r w:rsidRPr="00212469">
                <w:t>EVN</w:t>
              </w:r>
            </w:ins>
          </w:p>
        </w:tc>
        <w:tc>
          <w:tcPr>
            <w:tcW w:w="4149" w:type="dxa"/>
            <w:shd w:val="clear" w:color="auto" w:fill="auto"/>
          </w:tcPr>
          <w:p w14:paraId="1EFCCE5B" w14:textId="77777777" w:rsidR="00BD51F0" w:rsidRPr="00212469" w:rsidRDefault="00BD51F0" w:rsidP="00240099">
            <w:pPr>
              <w:pStyle w:val="TableEntry"/>
              <w:rPr>
                <w:ins w:id="2397" w:author="Lynn Felhofer" w:date="2020-03-20T10:11:00Z"/>
              </w:rPr>
            </w:pPr>
            <w:ins w:id="2398" w:author="Lynn Felhofer" w:date="2020-03-20T10:11:00Z">
              <w:r w:rsidRPr="00212469">
                <w:t>Event Type</w:t>
              </w:r>
            </w:ins>
          </w:p>
        </w:tc>
        <w:tc>
          <w:tcPr>
            <w:tcW w:w="3192" w:type="dxa"/>
            <w:shd w:val="clear" w:color="auto" w:fill="auto"/>
          </w:tcPr>
          <w:p w14:paraId="63853CDE" w14:textId="77777777" w:rsidR="00BD51F0" w:rsidRPr="00212469" w:rsidRDefault="00BD51F0" w:rsidP="00240099">
            <w:pPr>
              <w:pStyle w:val="TableEntry"/>
              <w:rPr>
                <w:ins w:id="2399" w:author="Lynn Felhofer" w:date="2020-03-20T10:11:00Z"/>
              </w:rPr>
            </w:pPr>
            <w:ins w:id="2400" w:author="Lynn Felhofer" w:date="2020-03-20T10:11:00Z">
              <w:r w:rsidRPr="00212469">
                <w:t>3</w:t>
              </w:r>
            </w:ins>
          </w:p>
        </w:tc>
      </w:tr>
      <w:tr w:rsidR="00BD51F0" w:rsidRPr="00212469" w14:paraId="018DC572" w14:textId="77777777" w:rsidTr="00240099">
        <w:trPr>
          <w:ins w:id="2401" w:author="Lynn Felhofer" w:date="2020-03-20T10:11:00Z"/>
        </w:trPr>
        <w:tc>
          <w:tcPr>
            <w:tcW w:w="2235" w:type="dxa"/>
            <w:shd w:val="clear" w:color="auto" w:fill="auto"/>
          </w:tcPr>
          <w:p w14:paraId="1A72D59B" w14:textId="77777777" w:rsidR="00BD51F0" w:rsidRPr="00212469" w:rsidRDefault="00BD51F0" w:rsidP="00240099">
            <w:pPr>
              <w:pStyle w:val="TableEntry"/>
              <w:rPr>
                <w:ins w:id="2402" w:author="Lynn Felhofer" w:date="2020-03-20T10:11:00Z"/>
              </w:rPr>
            </w:pPr>
            <w:ins w:id="2403" w:author="Lynn Felhofer" w:date="2020-03-20T10:11:00Z">
              <w:r w:rsidRPr="00212469">
                <w:t>PID</w:t>
              </w:r>
            </w:ins>
          </w:p>
        </w:tc>
        <w:tc>
          <w:tcPr>
            <w:tcW w:w="4149" w:type="dxa"/>
            <w:shd w:val="clear" w:color="auto" w:fill="auto"/>
          </w:tcPr>
          <w:p w14:paraId="42796E7B" w14:textId="77777777" w:rsidR="00BD51F0" w:rsidRPr="00212469" w:rsidRDefault="00BD51F0" w:rsidP="00240099">
            <w:pPr>
              <w:pStyle w:val="TableEntry"/>
              <w:rPr>
                <w:ins w:id="2404" w:author="Lynn Felhofer" w:date="2020-03-20T10:11:00Z"/>
              </w:rPr>
            </w:pPr>
            <w:ins w:id="2405" w:author="Lynn Felhofer" w:date="2020-03-20T10:11:00Z">
              <w:r w:rsidRPr="00212469">
                <w:t>Patient Identification</w:t>
              </w:r>
            </w:ins>
          </w:p>
        </w:tc>
        <w:tc>
          <w:tcPr>
            <w:tcW w:w="3192" w:type="dxa"/>
            <w:shd w:val="clear" w:color="auto" w:fill="auto"/>
          </w:tcPr>
          <w:p w14:paraId="47902FFD" w14:textId="77777777" w:rsidR="00BD51F0" w:rsidRPr="00212469" w:rsidRDefault="00BD51F0" w:rsidP="00240099">
            <w:pPr>
              <w:pStyle w:val="TableEntry"/>
              <w:rPr>
                <w:ins w:id="2406" w:author="Lynn Felhofer" w:date="2020-03-20T10:11:00Z"/>
              </w:rPr>
            </w:pPr>
            <w:ins w:id="2407" w:author="Lynn Felhofer" w:date="2020-03-20T10:11:00Z">
              <w:r w:rsidRPr="00212469">
                <w:t>3</w:t>
              </w:r>
            </w:ins>
          </w:p>
        </w:tc>
      </w:tr>
      <w:tr w:rsidR="00BD51F0" w:rsidRPr="00212469" w14:paraId="351D576D" w14:textId="77777777" w:rsidTr="00240099">
        <w:trPr>
          <w:ins w:id="2408" w:author="Lynn Felhofer" w:date="2020-03-20T10:11:00Z"/>
        </w:trPr>
        <w:tc>
          <w:tcPr>
            <w:tcW w:w="2235" w:type="dxa"/>
            <w:shd w:val="clear" w:color="auto" w:fill="auto"/>
          </w:tcPr>
          <w:p w14:paraId="36DC534C" w14:textId="77777777" w:rsidR="00BD51F0" w:rsidRPr="00212469" w:rsidRDefault="00BD51F0" w:rsidP="00240099">
            <w:pPr>
              <w:pStyle w:val="TableEntry"/>
              <w:rPr>
                <w:ins w:id="2409" w:author="Lynn Felhofer" w:date="2020-03-20T10:11:00Z"/>
              </w:rPr>
            </w:pPr>
            <w:ins w:id="2410" w:author="Lynn Felhofer" w:date="2020-03-20T10:11:00Z">
              <w:r w:rsidRPr="00212469">
                <w:t>MRG</w:t>
              </w:r>
            </w:ins>
          </w:p>
        </w:tc>
        <w:tc>
          <w:tcPr>
            <w:tcW w:w="4149" w:type="dxa"/>
            <w:shd w:val="clear" w:color="auto" w:fill="auto"/>
          </w:tcPr>
          <w:p w14:paraId="3D745CE2" w14:textId="77777777" w:rsidR="00BD51F0" w:rsidRPr="00212469" w:rsidRDefault="00BD51F0" w:rsidP="00240099">
            <w:pPr>
              <w:pStyle w:val="TableEntry"/>
              <w:rPr>
                <w:ins w:id="2411" w:author="Lynn Felhofer" w:date="2020-03-20T10:11:00Z"/>
              </w:rPr>
            </w:pPr>
            <w:ins w:id="2412" w:author="Lynn Felhofer" w:date="2020-03-20T10:11:00Z">
              <w:r w:rsidRPr="00212469">
                <w:t>Merge Patient Information</w:t>
              </w:r>
            </w:ins>
          </w:p>
        </w:tc>
        <w:tc>
          <w:tcPr>
            <w:tcW w:w="3192" w:type="dxa"/>
            <w:shd w:val="clear" w:color="auto" w:fill="auto"/>
          </w:tcPr>
          <w:p w14:paraId="341C19FA" w14:textId="77777777" w:rsidR="00BD51F0" w:rsidRPr="00212469" w:rsidRDefault="00BD51F0" w:rsidP="00240099">
            <w:pPr>
              <w:pStyle w:val="TableEntry"/>
              <w:rPr>
                <w:ins w:id="2413" w:author="Lynn Felhofer" w:date="2020-03-20T10:11:00Z"/>
              </w:rPr>
            </w:pPr>
            <w:ins w:id="2414" w:author="Lynn Felhofer" w:date="2020-03-20T10:11:00Z">
              <w:r w:rsidRPr="00212469">
                <w:t>3</w:t>
              </w:r>
            </w:ins>
          </w:p>
        </w:tc>
      </w:tr>
    </w:tbl>
    <w:p w14:paraId="41AFAEA3" w14:textId="77777777" w:rsidR="00BD51F0" w:rsidRPr="00212469" w:rsidRDefault="00BD51F0" w:rsidP="00BD51F0">
      <w:pPr>
        <w:pStyle w:val="BodyText"/>
        <w:rPr>
          <w:ins w:id="2415" w:author="Lynn Felhofer" w:date="2020-03-20T10:11:00Z"/>
          <w:iCs/>
        </w:rPr>
      </w:pPr>
    </w:p>
    <w:p w14:paraId="0BCB8C58" w14:textId="77777777" w:rsidR="00BD51F0" w:rsidRPr="00212469" w:rsidRDefault="00BD51F0" w:rsidP="00BD51F0">
      <w:pPr>
        <w:pStyle w:val="BodyText"/>
        <w:rPr>
          <w:ins w:id="2416" w:author="Lynn Felhofer" w:date="2020-03-20T10:11:00Z"/>
          <w:iCs/>
        </w:rPr>
      </w:pPr>
      <w:ins w:id="2417" w:author="Lynn Felhofer" w:date="2020-03-20T10:11:00Z">
        <w:r w:rsidRPr="00212469">
          <w:rPr>
            <w:iCs/>
          </w:rPr>
          <w:t>This transaction shall use the HL7 v2 original acknowledgement mode. The Document Registry shall acknowledge each ADT^A43 message with the HL7 v2 Accept ACK message. See ITI TF-2x: C.2.3, “Acknowledgement Modes” for the definition and discussion of the ACK message.</w:t>
        </w:r>
      </w:ins>
    </w:p>
    <w:p w14:paraId="1AD3B961" w14:textId="77777777" w:rsidR="00BD51F0" w:rsidRPr="00212469" w:rsidRDefault="00BD51F0" w:rsidP="00BD51F0">
      <w:pPr>
        <w:pStyle w:val="Heading6"/>
        <w:numPr>
          <w:ilvl w:val="0"/>
          <w:numId w:val="0"/>
        </w:numPr>
        <w:rPr>
          <w:ins w:id="2418" w:author="Lynn Felhofer" w:date="2020-03-20T10:11:00Z"/>
          <w:bCs/>
          <w:iCs/>
          <w:noProof w:val="0"/>
        </w:rPr>
      </w:pPr>
      <w:bookmarkStart w:id="2419" w:name="_Toc486580944"/>
      <w:ins w:id="2420" w:author="Lynn Felhofer" w:date="2020-03-20T10:11:00Z">
        <w:r w:rsidRPr="00212469">
          <w:rPr>
            <w:bCs/>
            <w:iCs/>
            <w:noProof w:val="0"/>
          </w:rPr>
          <w:t>3.64.4.1.2.1 MSH Segment</w:t>
        </w:r>
        <w:bookmarkEnd w:id="2419"/>
      </w:ins>
    </w:p>
    <w:p w14:paraId="477B7490" w14:textId="77777777" w:rsidR="00BD51F0" w:rsidRPr="00212469" w:rsidRDefault="00BD51F0" w:rsidP="00BD51F0">
      <w:pPr>
        <w:pStyle w:val="BodyText"/>
        <w:rPr>
          <w:ins w:id="2421" w:author="Lynn Felhofer" w:date="2020-03-20T10:11:00Z"/>
          <w:iCs/>
        </w:rPr>
      </w:pPr>
      <w:ins w:id="2422" w:author="Lynn Felhofer" w:date="2020-03-20T10:11:00Z">
        <w:r w:rsidRPr="00212469">
          <w:rPr>
            <w:iCs/>
          </w:rPr>
          <w:t>The MSH segment shall be constructed as defined in ITI TF-2x: C.2.2, “Message Control”.</w:t>
        </w:r>
      </w:ins>
    </w:p>
    <w:p w14:paraId="6633863C" w14:textId="77777777" w:rsidR="00BD51F0" w:rsidRPr="00212469" w:rsidRDefault="00BD51F0" w:rsidP="00BD51F0">
      <w:pPr>
        <w:pStyle w:val="ListBullet2"/>
        <w:numPr>
          <w:ilvl w:val="0"/>
          <w:numId w:val="2"/>
        </w:numPr>
        <w:rPr>
          <w:ins w:id="2423" w:author="Lynn Felhofer" w:date="2020-03-20T10:11:00Z"/>
        </w:rPr>
      </w:pPr>
      <w:ins w:id="2424" w:author="Lynn Felhofer" w:date="2020-03-20T10:11:00Z">
        <w:r w:rsidRPr="00212469">
          <w:lastRenderedPageBreak/>
          <w:t>Field MSH-3 Sending Application shall contain the OID for the Patient Identity Cross-Reference Manager system. This OID will be different than the OID for the assigning authority.</w:t>
        </w:r>
      </w:ins>
    </w:p>
    <w:p w14:paraId="61B1A867" w14:textId="77777777" w:rsidR="00BD51F0" w:rsidRPr="00212469" w:rsidRDefault="00BD51F0" w:rsidP="00BD51F0">
      <w:pPr>
        <w:pStyle w:val="ListBullet2"/>
        <w:numPr>
          <w:ilvl w:val="0"/>
          <w:numId w:val="2"/>
        </w:numPr>
        <w:rPr>
          <w:ins w:id="2425" w:author="Lynn Felhofer" w:date="2020-03-20T10:11:00Z"/>
        </w:rPr>
      </w:pPr>
      <w:ins w:id="2426" w:author="Lynn Felhofer" w:date="2020-03-20T10:11:00Z">
        <w:r w:rsidRPr="00212469">
          <w:t>Field MSH-9 Message Type shall have a value of ADT^A43.</w:t>
        </w:r>
      </w:ins>
    </w:p>
    <w:p w14:paraId="779653E0" w14:textId="77777777" w:rsidR="00BD51F0" w:rsidRPr="00212469" w:rsidRDefault="00BD51F0" w:rsidP="00BD51F0">
      <w:pPr>
        <w:pStyle w:val="Heading6"/>
        <w:numPr>
          <w:ilvl w:val="0"/>
          <w:numId w:val="0"/>
        </w:numPr>
        <w:rPr>
          <w:ins w:id="2427" w:author="Lynn Felhofer" w:date="2020-03-20T10:11:00Z"/>
          <w:noProof w:val="0"/>
        </w:rPr>
      </w:pPr>
      <w:bookmarkStart w:id="2428" w:name="_Toc486580945"/>
      <w:ins w:id="2429" w:author="Lynn Felhofer" w:date="2020-03-20T10:11:00Z">
        <w:r w:rsidRPr="00212469">
          <w:rPr>
            <w:noProof w:val="0"/>
          </w:rPr>
          <w:t>3.64.4.1.2.2 EVN Segment</w:t>
        </w:r>
        <w:bookmarkEnd w:id="2428"/>
      </w:ins>
    </w:p>
    <w:p w14:paraId="5D1CBE1F" w14:textId="77777777" w:rsidR="00BD51F0" w:rsidRPr="00212469" w:rsidRDefault="00BD51F0" w:rsidP="00BD51F0">
      <w:pPr>
        <w:pStyle w:val="BodyText"/>
        <w:rPr>
          <w:ins w:id="2430" w:author="Lynn Felhofer" w:date="2020-03-20T10:11:00Z"/>
          <w:iCs/>
        </w:rPr>
      </w:pPr>
      <w:ins w:id="2431" w:author="Lynn Felhofer" w:date="2020-03-20T10:11:00Z">
        <w:r w:rsidRPr="00212469">
          <w:rPr>
            <w:iCs/>
          </w:rPr>
          <w:t>See ITI TF-2x: C.2.4 for the list of all required and optional fields within the EVN segment.</w:t>
        </w:r>
      </w:ins>
    </w:p>
    <w:p w14:paraId="32B68DF2" w14:textId="77777777" w:rsidR="00BD51F0" w:rsidRPr="00212469" w:rsidRDefault="00BD51F0" w:rsidP="00BD51F0">
      <w:pPr>
        <w:pStyle w:val="Heading6"/>
        <w:numPr>
          <w:ilvl w:val="0"/>
          <w:numId w:val="0"/>
        </w:numPr>
        <w:rPr>
          <w:ins w:id="2432" w:author="Lynn Felhofer" w:date="2020-03-20T10:11:00Z"/>
          <w:bCs/>
          <w:iCs/>
          <w:noProof w:val="0"/>
        </w:rPr>
      </w:pPr>
      <w:bookmarkStart w:id="2433" w:name="_Toc486580946"/>
      <w:ins w:id="2434" w:author="Lynn Felhofer" w:date="2020-03-20T10:11:00Z">
        <w:r w:rsidRPr="00212469">
          <w:rPr>
            <w:bCs/>
            <w:iCs/>
            <w:noProof w:val="0"/>
          </w:rPr>
          <w:t>3.64.4.1.2.3 PID Segment</w:t>
        </w:r>
        <w:bookmarkEnd w:id="2433"/>
      </w:ins>
    </w:p>
    <w:p w14:paraId="207038DC" w14:textId="77777777" w:rsidR="00BD51F0" w:rsidRPr="00212469" w:rsidRDefault="00BD51F0" w:rsidP="00BD51F0">
      <w:pPr>
        <w:pStyle w:val="BodyText"/>
        <w:rPr>
          <w:ins w:id="2435" w:author="Lynn Felhofer" w:date="2020-03-20T10:11:00Z"/>
          <w:iCs/>
        </w:rPr>
      </w:pPr>
      <w:ins w:id="2436" w:author="Lynn Felhofer" w:date="2020-03-20T10:11:00Z">
        <w:r w:rsidRPr="00212469">
          <w:rPr>
            <w:iCs/>
          </w:rPr>
          <w:t xml:space="preserve">A single PID segment shall include a list with two identifiers in PID-3 as follows: </w:t>
        </w:r>
      </w:ins>
    </w:p>
    <w:p w14:paraId="0C420F64" w14:textId="77777777" w:rsidR="00BD51F0" w:rsidRPr="00212469" w:rsidRDefault="00BD51F0" w:rsidP="00BD51F0">
      <w:pPr>
        <w:pStyle w:val="ListBullet2"/>
        <w:numPr>
          <w:ilvl w:val="0"/>
          <w:numId w:val="2"/>
        </w:numPr>
        <w:rPr>
          <w:ins w:id="2437" w:author="Lynn Felhofer" w:date="2020-03-20T10:11:00Z"/>
        </w:rPr>
      </w:pPr>
      <w:ins w:id="2438" w:author="Lynn Felhofer" w:date="2020-03-20T10:11:00Z">
        <w:r w:rsidRPr="00212469">
          <w:t>The first repetition contains the "</w:t>
        </w:r>
        <w:r w:rsidRPr="00212469">
          <w:rPr>
            <w:rStyle w:val="BodyTextChar"/>
            <w:b/>
            <w:bCs/>
          </w:rPr>
          <w:t>new XAD-PID</w:t>
        </w:r>
        <w:r w:rsidRPr="00212469">
          <w:t>", as the one the Patient Identity Cross-Reference Manager has linked to the "</w:t>
        </w:r>
        <w:r w:rsidRPr="00212469">
          <w:rPr>
            <w:rStyle w:val="BodyTextChar"/>
            <w:b/>
            <w:bCs/>
          </w:rPr>
          <w:t>local patient ID</w:t>
        </w:r>
        <w:r w:rsidRPr="00212469">
          <w:t xml:space="preserve">" </w:t>
        </w:r>
      </w:ins>
    </w:p>
    <w:p w14:paraId="5D551D08" w14:textId="77777777" w:rsidR="00BD51F0" w:rsidRPr="00212469" w:rsidRDefault="00BD51F0" w:rsidP="00BD51F0">
      <w:pPr>
        <w:pStyle w:val="ListBullet2"/>
        <w:numPr>
          <w:ilvl w:val="0"/>
          <w:numId w:val="2"/>
        </w:numPr>
        <w:rPr>
          <w:ins w:id="2439" w:author="Lynn Felhofer" w:date="2020-03-20T10:11:00Z"/>
        </w:rPr>
      </w:pPr>
      <w:ins w:id="2440" w:author="Lynn Felhofer" w:date="2020-03-20T10:11:00Z">
        <w:r w:rsidRPr="00212469">
          <w:t>The second repetition contains the "</w:t>
        </w:r>
        <w:r w:rsidRPr="00212469">
          <w:rPr>
            <w:rStyle w:val="BodyTextChar"/>
            <w:b/>
            <w:bCs/>
          </w:rPr>
          <w:t>local patient ID</w:t>
        </w:r>
        <w:r w:rsidRPr="00212469">
          <w:t xml:space="preserve">" </w:t>
        </w:r>
      </w:ins>
    </w:p>
    <w:p w14:paraId="2547B478" w14:textId="77777777" w:rsidR="00BD51F0" w:rsidRPr="00212469" w:rsidRDefault="00BD51F0" w:rsidP="00BD51F0">
      <w:pPr>
        <w:pStyle w:val="BodyText"/>
        <w:rPr>
          <w:ins w:id="2441" w:author="Lynn Felhofer" w:date="2020-03-20T10:11:00Z"/>
          <w:iCs/>
        </w:rPr>
      </w:pPr>
      <w:ins w:id="2442" w:author="Lynn Felhofer" w:date="2020-03-20T10:11:00Z">
        <w:r w:rsidRPr="00212469">
          <w:t xml:space="preserve">Both patient IDs included in PID-3 shall include an Assigning Authority component. </w:t>
        </w:r>
        <w:r w:rsidRPr="00212469">
          <w:rPr>
            <w:iCs/>
          </w:rPr>
          <w:t>The Assigning Authority component returned shall include the subcomponents Universal ID, and Universal ID type. It may include the namespace ID, in which case it shall reference the same entity as is referenced by the other two subcomponents.</w:t>
        </w:r>
      </w:ins>
    </w:p>
    <w:p w14:paraId="4AE31D09" w14:textId="77777777" w:rsidR="00BD51F0" w:rsidRPr="00212469" w:rsidRDefault="00BD51F0" w:rsidP="00BD51F0">
      <w:pPr>
        <w:pStyle w:val="BodyText"/>
        <w:rPr>
          <w:ins w:id="2443" w:author="Lynn Felhofer" w:date="2020-03-20T10:11:00Z"/>
          <w:iCs/>
        </w:rPr>
      </w:pPr>
      <w:ins w:id="2444" w:author="Lynn Felhofer" w:date="2020-03-20T10:11:00Z">
        <w:r w:rsidRPr="00212469">
          <w:rPr>
            <w:iCs/>
          </w:rPr>
          <w:t>To eliminate the issue of multiple name values between Patient Identifier Domains, f</w:t>
        </w:r>
        <w:r w:rsidRPr="00212469">
          <w:t>ield PID-5-Patient Name shall have a value of " ", i.e., a single space character (ASCII 0x20).</w:t>
        </w:r>
      </w:ins>
    </w:p>
    <w:p w14:paraId="05DDBA04" w14:textId="77777777" w:rsidR="00BD51F0" w:rsidRPr="00212469" w:rsidRDefault="00BD51F0" w:rsidP="00BD51F0">
      <w:pPr>
        <w:pStyle w:val="Heading6"/>
        <w:numPr>
          <w:ilvl w:val="0"/>
          <w:numId w:val="0"/>
        </w:numPr>
        <w:rPr>
          <w:ins w:id="2445" w:author="Lynn Felhofer" w:date="2020-03-20T10:11:00Z"/>
          <w:bCs/>
          <w:iCs/>
          <w:noProof w:val="0"/>
        </w:rPr>
      </w:pPr>
      <w:bookmarkStart w:id="2446" w:name="_Toc486580947"/>
      <w:ins w:id="2447" w:author="Lynn Felhofer" w:date="2020-03-20T10:11:00Z">
        <w:r w:rsidRPr="00212469">
          <w:rPr>
            <w:bCs/>
            <w:iCs/>
            <w:noProof w:val="0"/>
          </w:rPr>
          <w:t>3.64.4.1.2.4 MRG Segment</w:t>
        </w:r>
        <w:bookmarkEnd w:id="2446"/>
      </w:ins>
    </w:p>
    <w:p w14:paraId="2635D377" w14:textId="77777777" w:rsidR="00BD51F0" w:rsidRPr="00212469" w:rsidRDefault="00BD51F0" w:rsidP="00BD51F0">
      <w:pPr>
        <w:pStyle w:val="BodyText"/>
        <w:rPr>
          <w:ins w:id="2448" w:author="Lynn Felhofer" w:date="2020-03-20T10:11:00Z"/>
          <w:iCs/>
        </w:rPr>
      </w:pPr>
      <w:ins w:id="2449" w:author="Lynn Felhofer" w:date="2020-03-20T10:11:00Z">
        <w:r w:rsidRPr="00212469">
          <w:rPr>
            <w:iCs/>
          </w:rPr>
          <w:t>A single MRG segment shall include one or two identifiers in MRG-1 as follows:</w:t>
        </w:r>
      </w:ins>
    </w:p>
    <w:p w14:paraId="79FE55EB" w14:textId="77777777" w:rsidR="00BD51F0" w:rsidRPr="00212469" w:rsidRDefault="00BD51F0" w:rsidP="00BD51F0">
      <w:pPr>
        <w:pStyle w:val="ListBullet"/>
        <w:numPr>
          <w:ilvl w:val="0"/>
          <w:numId w:val="1"/>
        </w:numPr>
        <w:rPr>
          <w:ins w:id="2450" w:author="Lynn Felhofer" w:date="2020-03-20T10:11:00Z"/>
        </w:rPr>
      </w:pPr>
      <w:ins w:id="2451" w:author="Lynn Felhofer" w:date="2020-03-20T10:11:00Z">
        <w:r w:rsidRPr="00212469">
          <w:t>The first repetition shall contain the “</w:t>
        </w:r>
        <w:r w:rsidRPr="00212469">
          <w:rPr>
            <w:b/>
          </w:rPr>
          <w:t>previous XAD-PID</w:t>
        </w:r>
        <w:r w:rsidRPr="00212469">
          <w:t>”. If only a local patient identifier merge is being reflected, the “</w:t>
        </w:r>
        <w:r w:rsidRPr="00212469">
          <w:rPr>
            <w:b/>
          </w:rPr>
          <w:t>previous XAD-PID</w:t>
        </w:r>
        <w:r w:rsidRPr="00212469">
          <w:t>” shall be the same as the “</w:t>
        </w:r>
        <w:r w:rsidRPr="00212469">
          <w:rPr>
            <w:b/>
          </w:rPr>
          <w:t>new XAD-PID</w:t>
        </w:r>
        <w:r w:rsidRPr="00212469">
          <w:t>”.</w:t>
        </w:r>
      </w:ins>
    </w:p>
    <w:p w14:paraId="2D330279" w14:textId="77777777" w:rsidR="00BD51F0" w:rsidRPr="00212469" w:rsidRDefault="00BD51F0" w:rsidP="00BD51F0">
      <w:pPr>
        <w:pStyle w:val="ListBullet"/>
        <w:numPr>
          <w:ilvl w:val="0"/>
          <w:numId w:val="1"/>
        </w:numPr>
        <w:rPr>
          <w:ins w:id="2452" w:author="Lynn Felhofer" w:date="2020-03-20T10:11:00Z"/>
        </w:rPr>
      </w:pPr>
      <w:ins w:id="2453" w:author="Lynn Felhofer" w:date="2020-03-20T10:11:00Z">
        <w:r w:rsidRPr="00212469">
          <w:t>The second repetition, if present, shall contain the “</w:t>
        </w:r>
        <w:r w:rsidRPr="00212469">
          <w:rPr>
            <w:b/>
          </w:rPr>
          <w:t>subsumed local patient ID</w:t>
        </w:r>
        <w:r w:rsidRPr="00212469">
          <w:t>”. This identifier shall have the same Assigning Authority as the “</w:t>
        </w:r>
        <w:r w:rsidRPr="00212469">
          <w:rPr>
            <w:b/>
          </w:rPr>
          <w:t>local patient ID</w:t>
        </w:r>
        <w:r w:rsidRPr="00212469">
          <w:t>” in the PID Segment. The presence of the “</w:t>
        </w:r>
        <w:r w:rsidRPr="00212469">
          <w:rPr>
            <w:b/>
          </w:rPr>
          <w:t>subsumed local patient ID</w:t>
        </w:r>
        <w:r w:rsidRPr="00212469">
          <w:t>” indicates that it is being merged into the “</w:t>
        </w:r>
        <w:r w:rsidRPr="00212469">
          <w:rPr>
            <w:b/>
          </w:rPr>
          <w:t>local patient ID</w:t>
        </w:r>
        <w:r w:rsidRPr="00212469">
          <w:t>” specified in the PID segment.</w:t>
        </w:r>
      </w:ins>
    </w:p>
    <w:p w14:paraId="18F2973A" w14:textId="77777777" w:rsidR="00BD51F0" w:rsidRPr="00212469" w:rsidRDefault="00BD51F0" w:rsidP="00BD51F0">
      <w:pPr>
        <w:pStyle w:val="BodyText"/>
        <w:rPr>
          <w:ins w:id="2454" w:author="Lynn Felhofer" w:date="2020-03-20T10:11:00Z"/>
          <w:iCs/>
        </w:rPr>
      </w:pPr>
      <w:ins w:id="2455" w:author="Lynn Felhofer" w:date="2020-03-20T10:11:00Z">
        <w:r w:rsidRPr="00212469">
          <w:t>Any</w:t>
        </w:r>
        <w:r w:rsidRPr="00212469">
          <w:rPr>
            <w:iCs/>
          </w:rPr>
          <w:t xml:space="preserve"> patient ID included in MRG-1 shall include an Assigning Authority component. The Assigning Authority component shall include the subcomponents Universal ID, and Universal ID type. It may include the namespace ID, in which case it shall reference the same entity as is referenced by the other two subcomponents.</w:t>
        </w:r>
      </w:ins>
    </w:p>
    <w:p w14:paraId="2DA0598C" w14:textId="77777777" w:rsidR="00BD51F0" w:rsidRPr="00212469" w:rsidRDefault="00BD51F0" w:rsidP="00BD51F0">
      <w:pPr>
        <w:pStyle w:val="Heading5"/>
        <w:numPr>
          <w:ilvl w:val="0"/>
          <w:numId w:val="0"/>
        </w:numPr>
        <w:rPr>
          <w:ins w:id="2456" w:author="Lynn Felhofer" w:date="2020-03-20T10:11:00Z"/>
          <w:noProof w:val="0"/>
        </w:rPr>
      </w:pPr>
      <w:bookmarkStart w:id="2457" w:name="_Toc486580948"/>
      <w:ins w:id="2458" w:author="Lynn Felhofer" w:date="2020-03-20T10:11:00Z">
        <w:r w:rsidRPr="00212469">
          <w:rPr>
            <w:noProof w:val="0"/>
          </w:rPr>
          <w:t>3.64.4.1.3 Expected Actions</w:t>
        </w:r>
        <w:bookmarkEnd w:id="2457"/>
      </w:ins>
    </w:p>
    <w:p w14:paraId="7B9822A7" w14:textId="77777777" w:rsidR="00BD51F0" w:rsidRPr="00212469" w:rsidRDefault="00BD51F0" w:rsidP="00BD51F0">
      <w:pPr>
        <w:pStyle w:val="BodyText"/>
        <w:rPr>
          <w:ins w:id="2459" w:author="Lynn Felhofer" w:date="2020-03-20T10:11:00Z"/>
          <w:iCs/>
        </w:rPr>
      </w:pPr>
      <w:ins w:id="2460" w:author="Lynn Felhofer" w:date="2020-03-20T10:11:00Z">
        <w:r w:rsidRPr="00212469">
          <w:rPr>
            <w:iCs/>
          </w:rPr>
          <w:t>This section documents the expected outcome of the Notify XAD-PID Link Change transaction when received by the Document Registry. It is only applicable when the Document Registry is also supporting the XDS Profile (i.e., the Registry Stored Query [ITI-18] transaction).</w:t>
        </w:r>
      </w:ins>
    </w:p>
    <w:p w14:paraId="167655DC" w14:textId="77777777" w:rsidR="00BD51F0" w:rsidRPr="00212469" w:rsidRDefault="00BD51F0" w:rsidP="00BD51F0">
      <w:pPr>
        <w:pStyle w:val="BodyText"/>
        <w:rPr>
          <w:ins w:id="2461" w:author="Lynn Felhofer" w:date="2020-03-20T10:11:00Z"/>
          <w:iCs/>
        </w:rPr>
      </w:pPr>
      <w:ins w:id="2462" w:author="Lynn Felhofer" w:date="2020-03-20T10:11:00Z">
        <w:r w:rsidRPr="00212469">
          <w:rPr>
            <w:iCs/>
          </w:rPr>
          <w:lastRenderedPageBreak/>
          <w:t>Upon receipt of this message, the Document Registry shall perform all necessary actions to ensure that it has applied the XAD-PID link change notification to all applicable objects within its database.</w:t>
        </w:r>
      </w:ins>
    </w:p>
    <w:p w14:paraId="54C88FB2" w14:textId="77777777" w:rsidR="00BD51F0" w:rsidRPr="00212469" w:rsidRDefault="00BD51F0" w:rsidP="00BD51F0">
      <w:pPr>
        <w:pStyle w:val="BodyText"/>
        <w:rPr>
          <w:ins w:id="2463" w:author="Lynn Felhofer" w:date="2020-03-20T10:11:00Z"/>
          <w:iCs/>
        </w:rPr>
      </w:pPr>
      <w:ins w:id="2464" w:author="Lynn Felhofer" w:date="2020-03-20T10:11:00Z">
        <w:r w:rsidRPr="00212469">
          <w:rPr>
            <w:iCs/>
          </w:rPr>
          <w:t xml:space="preserve">After processing the XAD-PID link change, the Document Registry shall ensure that: </w:t>
        </w:r>
      </w:ins>
    </w:p>
    <w:p w14:paraId="2D3D710A" w14:textId="77777777" w:rsidR="00BD51F0" w:rsidRPr="00212469" w:rsidRDefault="00BD51F0" w:rsidP="00BD51F0">
      <w:pPr>
        <w:pStyle w:val="ListNumber2"/>
        <w:numPr>
          <w:ilvl w:val="0"/>
          <w:numId w:val="6"/>
        </w:numPr>
        <w:rPr>
          <w:ins w:id="2465" w:author="Lynn Felhofer" w:date="2020-03-20T10:11:00Z"/>
        </w:rPr>
      </w:pPr>
      <w:ins w:id="2466" w:author="Lynn Felhofer" w:date="2020-03-20T10:11:00Z">
        <w:r w:rsidRPr="00212469">
          <w:t>Responses to any subsequent Registry Stored Query [ITI-18] transaction for documents related to the "</w:t>
        </w:r>
        <w:r w:rsidRPr="00212469">
          <w:rPr>
            <w:b/>
          </w:rPr>
          <w:t>new XAD-PID</w:t>
        </w:r>
        <w:r w:rsidRPr="00212469">
          <w:t>" (i.e., patientId in the Document) shall include matching documents for that patientID including all those containing a sourcePatientId value of "</w:t>
        </w:r>
        <w:r w:rsidRPr="00212469">
          <w:rPr>
            <w:b/>
          </w:rPr>
          <w:t>local Patient ID</w:t>
        </w:r>
        <w:r w:rsidRPr="00212469">
          <w:t xml:space="preserve">". </w:t>
        </w:r>
      </w:ins>
    </w:p>
    <w:p w14:paraId="29264A27" w14:textId="77777777" w:rsidR="00BD51F0" w:rsidRPr="00212469" w:rsidRDefault="00BD51F0" w:rsidP="00BD51F0">
      <w:pPr>
        <w:pStyle w:val="ListNumber2"/>
        <w:numPr>
          <w:ilvl w:val="0"/>
          <w:numId w:val="3"/>
        </w:numPr>
        <w:rPr>
          <w:ins w:id="2467" w:author="Lynn Felhofer" w:date="2020-03-20T10:11:00Z"/>
        </w:rPr>
      </w:pPr>
      <w:ins w:id="2468" w:author="Lynn Felhofer" w:date="2020-03-20T10:11:00Z">
        <w:r w:rsidRPr="00212469">
          <w:t>Responses to any subsequent Registry Stored Query [ITI-18] for documents related to the "</w:t>
        </w:r>
        <w:r w:rsidRPr="00212469">
          <w:rPr>
            <w:b/>
          </w:rPr>
          <w:t>previous XAD-PID</w:t>
        </w:r>
        <w:r w:rsidRPr="00212469">
          <w:t>" shall not include any document with sourcePatientId value of "</w:t>
        </w:r>
        <w:r w:rsidRPr="00212469">
          <w:rPr>
            <w:b/>
          </w:rPr>
          <w:t>local Patient ID</w:t>
        </w:r>
        <w:r w:rsidRPr="00212469">
          <w:t xml:space="preserve">". </w:t>
        </w:r>
      </w:ins>
    </w:p>
    <w:p w14:paraId="3CF77284" w14:textId="77777777" w:rsidR="00BD51F0" w:rsidRPr="00212469" w:rsidRDefault="00BD51F0" w:rsidP="00BD51F0">
      <w:pPr>
        <w:pStyle w:val="ListNumber2"/>
        <w:numPr>
          <w:ilvl w:val="0"/>
          <w:numId w:val="3"/>
        </w:numPr>
        <w:rPr>
          <w:ins w:id="2469" w:author="Lynn Felhofer" w:date="2020-03-20T10:11:00Z"/>
        </w:rPr>
      </w:pPr>
      <w:ins w:id="2470" w:author="Lynn Felhofer" w:date="2020-03-20T10:11:00Z">
        <w:r w:rsidRPr="00212469">
          <w:t>If “</w:t>
        </w:r>
        <w:r w:rsidRPr="00212469">
          <w:rPr>
            <w:b/>
          </w:rPr>
          <w:t>subsumed local patient ID</w:t>
        </w:r>
        <w:r w:rsidRPr="00212469">
          <w:t>” is present, responses to any subsequent Registry Stored Query [ITI-18] shall show the "</w:t>
        </w:r>
        <w:r w:rsidRPr="00212469">
          <w:rPr>
            <w:b/>
          </w:rPr>
          <w:t>local Patient ID</w:t>
        </w:r>
        <w:r w:rsidRPr="00212469">
          <w:t>" in the sourcePatientId attribute for any document that previously contained the "</w:t>
        </w:r>
        <w:r w:rsidRPr="00212469">
          <w:rPr>
            <w:b/>
          </w:rPr>
          <w:t>subsumed local patient ID</w:t>
        </w:r>
        <w:r w:rsidRPr="00212469">
          <w:t xml:space="preserve">" as the sourcePatientId. </w:t>
        </w:r>
      </w:ins>
    </w:p>
    <w:p w14:paraId="7BF0FC34" w14:textId="77777777" w:rsidR="00BD51F0" w:rsidRPr="00212469" w:rsidRDefault="00BD51F0" w:rsidP="00BD51F0">
      <w:pPr>
        <w:pStyle w:val="BodyText"/>
        <w:rPr>
          <w:ins w:id="2471" w:author="Lynn Felhofer" w:date="2020-03-20T10:11:00Z"/>
          <w:iCs/>
        </w:rPr>
      </w:pPr>
      <w:ins w:id="2472" w:author="Lynn Felhofer" w:date="2020-03-20T10:11:00Z">
        <w:r w:rsidRPr="00212469">
          <w:rPr>
            <w:iCs/>
          </w:rPr>
          <w:t xml:space="preserve">The first two rules essentially reflect the XPID Profile requirement that all DocumentEntry objects assigned to the </w:t>
        </w:r>
        <w:r w:rsidRPr="00212469">
          <w:rPr>
            <w:b/>
            <w:iCs/>
          </w:rPr>
          <w:t>“local patient ID”</w:t>
        </w:r>
        <w:r w:rsidRPr="00212469">
          <w:rPr>
            <w:iCs/>
          </w:rPr>
          <w:t xml:space="preserve"> must now have a patientID value of </w:t>
        </w:r>
        <w:r w:rsidRPr="00212469">
          <w:rPr>
            <w:b/>
            <w:iCs/>
          </w:rPr>
          <w:t>“new XAD-PID”</w:t>
        </w:r>
        <w:r w:rsidRPr="00212469">
          <w:rPr>
            <w:iCs/>
          </w:rPr>
          <w:t xml:space="preserve"> not </w:t>
        </w:r>
        <w:r w:rsidRPr="00212469">
          <w:rPr>
            <w:b/>
            <w:iCs/>
          </w:rPr>
          <w:t>“previous XAD-PID”</w:t>
        </w:r>
        <w:r w:rsidRPr="00212469">
          <w:rPr>
            <w:iCs/>
          </w:rPr>
          <w:t xml:space="preserve">. </w:t>
        </w:r>
        <w:r w:rsidRPr="00212469">
          <w:t>The last rule reflects the XPID Profile requirement that all DocumentEntry objects previously assigned to the “</w:t>
        </w:r>
        <w:r w:rsidRPr="00212469">
          <w:rPr>
            <w:b/>
          </w:rPr>
          <w:t>subsumed local patient ID</w:t>
        </w:r>
        <w:r w:rsidRPr="00212469">
          <w:t>” shall now have sourcePatientId equal to “</w:t>
        </w:r>
        <w:r w:rsidRPr="00212469">
          <w:rPr>
            <w:b/>
          </w:rPr>
          <w:t>local Patient ID</w:t>
        </w:r>
        <w:r w:rsidRPr="00212469">
          <w:t>” and patientID equal to “</w:t>
        </w:r>
        <w:r w:rsidRPr="00212469">
          <w:rPr>
            <w:b/>
          </w:rPr>
          <w:t>new XAD-PID</w:t>
        </w:r>
        <w:r w:rsidRPr="00212469">
          <w:t>”.</w:t>
        </w:r>
      </w:ins>
    </w:p>
    <w:p w14:paraId="67085751" w14:textId="77777777" w:rsidR="00BD51F0" w:rsidRPr="00212469" w:rsidRDefault="00BD51F0" w:rsidP="00BD51F0">
      <w:pPr>
        <w:pStyle w:val="Heading6"/>
        <w:numPr>
          <w:ilvl w:val="0"/>
          <w:numId w:val="0"/>
        </w:numPr>
        <w:ind w:left="1152" w:hanging="1152"/>
        <w:rPr>
          <w:ins w:id="2473" w:author="Lynn Felhofer" w:date="2020-03-20T10:11:00Z"/>
          <w:noProof w:val="0"/>
        </w:rPr>
      </w:pPr>
      <w:bookmarkStart w:id="2474" w:name="_Toc486580949"/>
      <w:ins w:id="2475" w:author="Lynn Felhofer" w:date="2020-03-20T10:11:00Z">
        <w:r w:rsidRPr="00212469">
          <w:rPr>
            <w:noProof w:val="0"/>
          </w:rPr>
          <w:t>3.64.4.1.3.1 Document Registry Object Updates</w:t>
        </w:r>
        <w:bookmarkEnd w:id="2474"/>
      </w:ins>
    </w:p>
    <w:p w14:paraId="460AA527" w14:textId="77777777" w:rsidR="00BD51F0" w:rsidRPr="00212469" w:rsidRDefault="00BD51F0" w:rsidP="00BD51F0">
      <w:pPr>
        <w:pStyle w:val="BodyText"/>
        <w:rPr>
          <w:ins w:id="2476" w:author="Lynn Felhofer" w:date="2020-03-20T10:11:00Z"/>
        </w:rPr>
      </w:pPr>
      <w:ins w:id="2477" w:author="Lynn Felhofer" w:date="2020-03-20T10:11:00Z">
        <w:r w:rsidRPr="00212469">
          <w:t>This section describes the requirements for Document Registry object updates that result from processing the Notify XAD-PID Link Change transaction. The resulting metadata shall be generated by the Document Registry so that the changes, as viewed through the Registry Stored Query [ITI-18] transaction, appear to have been created through the mechanism described in ITI TF-3: 4.1.15 “Metadata Versioning Semantics” (currently in the Trial Implementation Supplement - XDS Metadata Update). This section describes this mechanism as applied to this transaction.</w:t>
        </w:r>
      </w:ins>
    </w:p>
    <w:p w14:paraId="216EA422" w14:textId="77777777" w:rsidR="00BD51F0" w:rsidRPr="00212469" w:rsidRDefault="00BD51F0" w:rsidP="00BD51F0">
      <w:pPr>
        <w:pStyle w:val="BodyText"/>
        <w:rPr>
          <w:ins w:id="2478" w:author="Lynn Felhofer" w:date="2020-03-20T10:11:00Z"/>
        </w:rPr>
      </w:pPr>
      <w:ins w:id="2479" w:author="Lynn Felhofer" w:date="2020-03-20T10:11:00Z">
        <w:r w:rsidRPr="00212469">
          <w:t>After the Notify XAD-PID Link Change transaction is processed, the contents of the Document Registry shall remain in a consistent state with regard to associations linking objects that carry a Patient ID attribute, specifically, that two objects linked by such an Association shall have the same Patient ID. See Section 3.64.4.1.3.2 for discussion of constraint conflict resolution. The exception is a SubmissionSet to DocumentEntry HasMember association that is labeled ‘Reference’. This situation is described in Section 3.64.4.1.3.1.4, item #5.</w:t>
        </w:r>
      </w:ins>
    </w:p>
    <w:p w14:paraId="2C9B7376" w14:textId="77777777" w:rsidR="00BD51F0" w:rsidRPr="00212469" w:rsidRDefault="00BD51F0" w:rsidP="00BD51F0">
      <w:pPr>
        <w:pStyle w:val="BodyText"/>
        <w:rPr>
          <w:ins w:id="2480" w:author="Lynn Felhofer" w:date="2020-03-20T10:11:00Z"/>
        </w:rPr>
      </w:pPr>
      <w:ins w:id="2481" w:author="Lynn Felhofer" w:date="2020-03-20T10:11:00Z">
        <w:r w:rsidRPr="00212469">
          <w:t>The following sections detail the required changes for each of the conditions listed. These changes shall be applied to each object to be updated in the Document Registry as described.</w:t>
        </w:r>
      </w:ins>
    </w:p>
    <w:p w14:paraId="62A937CD" w14:textId="77777777" w:rsidR="00BD51F0" w:rsidRPr="00212469" w:rsidRDefault="00BD51F0" w:rsidP="00BD51F0">
      <w:pPr>
        <w:pStyle w:val="Heading7"/>
        <w:numPr>
          <w:ilvl w:val="0"/>
          <w:numId w:val="0"/>
        </w:numPr>
        <w:ind w:left="1296" w:hanging="1296"/>
        <w:rPr>
          <w:ins w:id="2482" w:author="Lynn Felhofer" w:date="2020-03-20T10:11:00Z"/>
          <w:noProof w:val="0"/>
        </w:rPr>
      </w:pPr>
      <w:ins w:id="2483" w:author="Lynn Felhofer" w:date="2020-03-20T10:11:00Z">
        <w:r w:rsidRPr="00212469">
          <w:rPr>
            <w:noProof w:val="0"/>
          </w:rPr>
          <w:t>3.64.4.1.3.1.1 Creation of a New SubmissionSet</w:t>
        </w:r>
      </w:ins>
    </w:p>
    <w:p w14:paraId="10CEADAF" w14:textId="77777777" w:rsidR="00BD51F0" w:rsidRPr="00212469" w:rsidRDefault="00BD51F0" w:rsidP="00BD51F0">
      <w:pPr>
        <w:rPr>
          <w:ins w:id="2484" w:author="Lynn Felhofer" w:date="2020-03-20T10:11:00Z"/>
        </w:rPr>
      </w:pPr>
      <w:ins w:id="2485" w:author="Lynn Felhofer" w:date="2020-03-20T10:11:00Z">
        <w:r w:rsidRPr="00212469">
          <w:t xml:space="preserve">Each </w:t>
        </w:r>
        <w:r w:rsidRPr="00212469">
          <w:rPr>
            <w:iCs/>
          </w:rPr>
          <w:t>Notify XAD-PID Link Change</w:t>
        </w:r>
        <w:r w:rsidRPr="00212469">
          <w:t xml:space="preserve"> transaction, which updates the XAD-PID associated with a single sourcePatientId, shall result in the creation of a new SubmissionSet object in the </w:t>
        </w:r>
        <w:r w:rsidRPr="00212469">
          <w:lastRenderedPageBreak/>
          <w:t>Document Registry. Changes to Document Registry objects shall be linked to this new SubmissionSet. These changes include:</w:t>
        </w:r>
      </w:ins>
    </w:p>
    <w:p w14:paraId="63E9CFDD" w14:textId="77777777" w:rsidR="00BD51F0" w:rsidRPr="00212469" w:rsidRDefault="00BD51F0" w:rsidP="00BD51F0">
      <w:pPr>
        <w:pStyle w:val="ListBullet2"/>
        <w:numPr>
          <w:ilvl w:val="0"/>
          <w:numId w:val="2"/>
        </w:numPr>
        <w:rPr>
          <w:ins w:id="2486" w:author="Lynn Felhofer" w:date="2020-03-20T10:11:00Z"/>
        </w:rPr>
      </w:pPr>
      <w:ins w:id="2487" w:author="Lynn Felhofer" w:date="2020-03-20T10:11:00Z">
        <w:r w:rsidRPr="00212469">
          <w:t>Creating a new version of a DocumentEntry and deprecating the previous version</w:t>
        </w:r>
      </w:ins>
    </w:p>
    <w:p w14:paraId="1BD84175" w14:textId="77777777" w:rsidR="00BD51F0" w:rsidRPr="00212469" w:rsidRDefault="00BD51F0" w:rsidP="00BD51F0">
      <w:pPr>
        <w:pStyle w:val="ListBullet2"/>
        <w:numPr>
          <w:ilvl w:val="0"/>
          <w:numId w:val="2"/>
        </w:numPr>
        <w:rPr>
          <w:ins w:id="2488" w:author="Lynn Felhofer" w:date="2020-03-20T10:11:00Z"/>
        </w:rPr>
      </w:pPr>
      <w:ins w:id="2489" w:author="Lynn Felhofer" w:date="2020-03-20T10:11:00Z">
        <w:r w:rsidRPr="00212469">
          <w:t>Creating a new version of a Folder and deprecating the previous version</w:t>
        </w:r>
      </w:ins>
    </w:p>
    <w:p w14:paraId="5253D5C2" w14:textId="77777777" w:rsidR="00BD51F0" w:rsidRPr="00212469" w:rsidRDefault="00BD51F0" w:rsidP="00BD51F0">
      <w:pPr>
        <w:pStyle w:val="ListBullet2"/>
        <w:numPr>
          <w:ilvl w:val="0"/>
          <w:numId w:val="2"/>
        </w:numPr>
        <w:rPr>
          <w:ins w:id="2490" w:author="Lynn Felhofer" w:date="2020-03-20T10:11:00Z"/>
        </w:rPr>
      </w:pPr>
      <w:ins w:id="2491" w:author="Lynn Felhofer" w:date="2020-03-20T10:11:00Z">
        <w:r w:rsidRPr="00212469">
          <w:t>Deprecating an Association</w:t>
        </w:r>
      </w:ins>
    </w:p>
    <w:p w14:paraId="753C4C6A" w14:textId="77777777" w:rsidR="00BD51F0" w:rsidRPr="00212469" w:rsidRDefault="00BD51F0" w:rsidP="00BD51F0">
      <w:pPr>
        <w:pStyle w:val="ListBullet2"/>
        <w:numPr>
          <w:ilvl w:val="0"/>
          <w:numId w:val="2"/>
        </w:numPr>
        <w:rPr>
          <w:ins w:id="2492" w:author="Lynn Felhofer" w:date="2020-03-20T10:11:00Z"/>
        </w:rPr>
      </w:pPr>
      <w:ins w:id="2493" w:author="Lynn Felhofer" w:date="2020-03-20T10:11:00Z">
        <w:r w:rsidRPr="00212469">
          <w:t>Creating a new Association</w:t>
        </w:r>
      </w:ins>
    </w:p>
    <w:p w14:paraId="254C6FA7" w14:textId="77777777" w:rsidR="00BD51F0" w:rsidRPr="00212469" w:rsidRDefault="00BD51F0" w:rsidP="00BD51F0">
      <w:pPr>
        <w:pStyle w:val="BodyText"/>
        <w:rPr>
          <w:ins w:id="2494" w:author="Lynn Felhofer" w:date="2020-03-20T10:11:00Z"/>
        </w:rPr>
      </w:pPr>
      <w:ins w:id="2495" w:author="Lynn Felhofer" w:date="2020-03-20T10:11:00Z">
        <w:r w:rsidRPr="00212469">
          <w:t>The following table shall be used to code the attributes of the new SubmissionSet. Attributes missing from the table are unchanged from normal SubmissionSet object coding.</w:t>
        </w:r>
      </w:ins>
    </w:p>
    <w:p w14:paraId="006417F0" w14:textId="77777777" w:rsidR="00BD51F0" w:rsidRPr="00212469" w:rsidRDefault="00BD51F0" w:rsidP="00BD51F0">
      <w:pPr>
        <w:pStyle w:val="BodyText"/>
        <w:rPr>
          <w:ins w:id="2496" w:author="Lynn Felhofer" w:date="2020-03-20T10:11:00Z"/>
        </w:rPr>
      </w:pPr>
    </w:p>
    <w:p w14:paraId="1AF7037E" w14:textId="77777777" w:rsidR="00BD51F0" w:rsidRPr="00212469" w:rsidRDefault="00BD51F0" w:rsidP="00BD51F0">
      <w:pPr>
        <w:pStyle w:val="TableTitle"/>
        <w:rPr>
          <w:ins w:id="2497" w:author="Lynn Felhofer" w:date="2020-03-20T10:11:00Z"/>
        </w:rPr>
      </w:pPr>
      <w:ins w:id="2498" w:author="Lynn Felhofer" w:date="2020-03-20T10:11:00Z">
        <w:r w:rsidRPr="00212469">
          <w:t>Table 3.64.4.1.3.1.1-1: New SubmissionSet Attributes</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2"/>
        <w:gridCol w:w="6054"/>
      </w:tblGrid>
      <w:tr w:rsidR="00BD51F0" w:rsidRPr="00212469" w14:paraId="1F0DF936" w14:textId="77777777" w:rsidTr="00240099">
        <w:trPr>
          <w:cantSplit/>
          <w:tblHeader/>
          <w:ins w:id="2499"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D9D9D9"/>
          </w:tcPr>
          <w:p w14:paraId="114DC02F" w14:textId="77777777" w:rsidR="00BD51F0" w:rsidRPr="00212469" w:rsidRDefault="00BD51F0" w:rsidP="00240099">
            <w:pPr>
              <w:pStyle w:val="TableEntryHeader"/>
              <w:rPr>
                <w:ins w:id="2500" w:author="Lynn Felhofer" w:date="2020-03-20T10:11:00Z"/>
              </w:rPr>
            </w:pPr>
            <w:ins w:id="2501" w:author="Lynn Felhofer" w:date="2020-03-20T10:11:00Z">
              <w:r w:rsidRPr="00212469">
                <w:t>Attribute</w:t>
              </w:r>
            </w:ins>
          </w:p>
        </w:tc>
        <w:tc>
          <w:tcPr>
            <w:tcW w:w="6054" w:type="dxa"/>
            <w:tcBorders>
              <w:top w:val="single" w:sz="4" w:space="0" w:color="000000"/>
              <w:left w:val="single" w:sz="4" w:space="0" w:color="000000"/>
              <w:bottom w:val="single" w:sz="4" w:space="0" w:color="000000"/>
              <w:right w:val="single" w:sz="4" w:space="0" w:color="000000"/>
            </w:tcBorders>
            <w:shd w:val="clear" w:color="auto" w:fill="D9D9D9"/>
          </w:tcPr>
          <w:p w14:paraId="6ED290E8" w14:textId="77777777" w:rsidR="00BD51F0" w:rsidRPr="00212469" w:rsidRDefault="00BD51F0" w:rsidP="00240099">
            <w:pPr>
              <w:pStyle w:val="TableEntryHeader"/>
              <w:rPr>
                <w:ins w:id="2502" w:author="Lynn Felhofer" w:date="2020-03-20T10:11:00Z"/>
              </w:rPr>
            </w:pPr>
            <w:ins w:id="2503" w:author="Lynn Felhofer" w:date="2020-03-20T10:11:00Z">
              <w:r w:rsidRPr="00212469">
                <w:t>Description</w:t>
              </w:r>
            </w:ins>
          </w:p>
        </w:tc>
      </w:tr>
      <w:tr w:rsidR="00BD51F0" w:rsidRPr="00212469" w14:paraId="616CE241" w14:textId="77777777" w:rsidTr="00240099">
        <w:trPr>
          <w:cantSplit/>
          <w:ins w:id="2504"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761E59DE" w14:textId="77777777" w:rsidR="00BD51F0" w:rsidRPr="00212469" w:rsidRDefault="00BD51F0" w:rsidP="00240099">
            <w:pPr>
              <w:rPr>
                <w:ins w:id="2505" w:author="Lynn Felhofer" w:date="2020-03-20T10:11:00Z"/>
                <w:szCs w:val="24"/>
              </w:rPr>
            </w:pPr>
            <w:ins w:id="2506" w:author="Lynn Felhofer" w:date="2020-03-20T10:11:00Z">
              <w:r w:rsidRPr="00212469">
                <w:t>author</w:t>
              </w:r>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056A7DE8" w14:textId="77777777" w:rsidR="00BD51F0" w:rsidRPr="00212469" w:rsidRDefault="00BD51F0" w:rsidP="00240099">
            <w:pPr>
              <w:rPr>
                <w:ins w:id="2507" w:author="Lynn Felhofer" w:date="2020-03-20T10:11:00Z"/>
                <w:szCs w:val="24"/>
              </w:rPr>
            </w:pPr>
            <w:ins w:id="2508" w:author="Lynn Felhofer" w:date="2020-03-20T10:11:00Z">
              <w:r w:rsidRPr="00212469">
                <w:t>Not included</w:t>
              </w:r>
            </w:ins>
          </w:p>
        </w:tc>
      </w:tr>
      <w:tr w:rsidR="00BD51F0" w:rsidRPr="00212469" w14:paraId="66C17371" w14:textId="77777777" w:rsidTr="00240099">
        <w:trPr>
          <w:cantSplit/>
          <w:ins w:id="2509"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2930C190" w14:textId="77777777" w:rsidR="00BD51F0" w:rsidRPr="00212469" w:rsidRDefault="00BD51F0" w:rsidP="00240099">
            <w:pPr>
              <w:rPr>
                <w:ins w:id="2510" w:author="Lynn Felhofer" w:date="2020-03-20T10:11:00Z"/>
                <w:szCs w:val="24"/>
              </w:rPr>
            </w:pPr>
            <w:ins w:id="2511" w:author="Lynn Felhofer" w:date="2020-03-20T10:11:00Z">
              <w:r w:rsidRPr="00212469">
                <w:t>contentTypeCode</w:t>
              </w:r>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4E7E8502" w14:textId="77777777" w:rsidR="00BD51F0" w:rsidRPr="00212469" w:rsidRDefault="00BD51F0" w:rsidP="00240099">
            <w:pPr>
              <w:rPr>
                <w:ins w:id="2512" w:author="Lynn Felhofer" w:date="2020-03-20T10:11:00Z"/>
                <w:szCs w:val="24"/>
              </w:rPr>
            </w:pPr>
            <w:ins w:id="2513" w:author="Lynn Felhofer" w:date="2020-03-20T10:11:00Z">
              <w:r w:rsidRPr="00212469">
                <w:t>XDS Affinity Domain defined code indicating the SubmissionSet was created as a result of a Notify XAD-PID Link Change transaction</w:t>
              </w:r>
            </w:ins>
          </w:p>
        </w:tc>
      </w:tr>
      <w:tr w:rsidR="00BD51F0" w:rsidRPr="00212469" w14:paraId="207B9E48" w14:textId="77777777" w:rsidTr="00240099">
        <w:trPr>
          <w:cantSplit/>
          <w:ins w:id="2514"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2676AE76" w14:textId="77777777" w:rsidR="00BD51F0" w:rsidRPr="00212469" w:rsidRDefault="00BD51F0" w:rsidP="00240099">
            <w:pPr>
              <w:rPr>
                <w:ins w:id="2515" w:author="Lynn Felhofer" w:date="2020-03-20T10:11:00Z"/>
                <w:szCs w:val="24"/>
              </w:rPr>
            </w:pPr>
            <w:ins w:id="2516" w:author="Lynn Felhofer" w:date="2020-03-20T10:11:00Z">
              <w:r w:rsidRPr="00212469">
                <w:t>homeCommunityId</w:t>
              </w:r>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320FBABC" w14:textId="77777777" w:rsidR="00BD51F0" w:rsidRPr="00212469" w:rsidRDefault="00BD51F0" w:rsidP="00240099">
            <w:pPr>
              <w:rPr>
                <w:ins w:id="2517" w:author="Lynn Felhofer" w:date="2020-03-20T10:11:00Z"/>
                <w:szCs w:val="24"/>
              </w:rPr>
            </w:pPr>
            <w:ins w:id="2518" w:author="Lynn Felhofer" w:date="2020-03-20T10:11:00Z">
              <w:r w:rsidRPr="00212469">
                <w:t>Not included</w:t>
              </w:r>
            </w:ins>
          </w:p>
        </w:tc>
      </w:tr>
      <w:tr w:rsidR="00BD51F0" w:rsidRPr="00212469" w14:paraId="1EBD3CEA" w14:textId="77777777" w:rsidTr="00240099">
        <w:trPr>
          <w:cantSplit/>
          <w:ins w:id="2519"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4173FDC8" w14:textId="77777777" w:rsidR="00BD51F0" w:rsidRPr="00212469" w:rsidRDefault="00BD51F0" w:rsidP="00240099">
            <w:pPr>
              <w:rPr>
                <w:ins w:id="2520" w:author="Lynn Felhofer" w:date="2020-03-20T10:11:00Z"/>
                <w:szCs w:val="24"/>
              </w:rPr>
            </w:pPr>
            <w:ins w:id="2521" w:author="Lynn Felhofer" w:date="2020-03-20T10:11:00Z">
              <w:r w:rsidRPr="00212469">
                <w:t>intendedRecipient</w:t>
              </w:r>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19DBC264" w14:textId="77777777" w:rsidR="00BD51F0" w:rsidRPr="00212469" w:rsidRDefault="00BD51F0" w:rsidP="00240099">
            <w:pPr>
              <w:rPr>
                <w:ins w:id="2522" w:author="Lynn Felhofer" w:date="2020-03-20T10:11:00Z"/>
                <w:szCs w:val="24"/>
              </w:rPr>
            </w:pPr>
            <w:ins w:id="2523" w:author="Lynn Felhofer" w:date="2020-03-20T10:11:00Z">
              <w:r w:rsidRPr="00212469">
                <w:t>Not included</w:t>
              </w:r>
            </w:ins>
          </w:p>
        </w:tc>
      </w:tr>
      <w:tr w:rsidR="00BD51F0" w:rsidRPr="00212469" w14:paraId="1E55E055" w14:textId="77777777" w:rsidTr="00240099">
        <w:trPr>
          <w:cantSplit/>
          <w:ins w:id="2524"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5CD69487" w14:textId="77777777" w:rsidR="00BD51F0" w:rsidRPr="00212469" w:rsidRDefault="00BD51F0" w:rsidP="00240099">
            <w:pPr>
              <w:rPr>
                <w:ins w:id="2525" w:author="Lynn Felhofer" w:date="2020-03-20T10:11:00Z"/>
              </w:rPr>
            </w:pPr>
            <w:ins w:id="2526" w:author="Lynn Felhofer" w:date="2020-03-20T10:11:00Z">
              <w:r w:rsidRPr="00212469">
                <w:t>patientId</w:t>
              </w:r>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2F0CEFBD" w14:textId="77777777" w:rsidR="00BD51F0" w:rsidRPr="00212469" w:rsidRDefault="00BD51F0" w:rsidP="00240099">
            <w:pPr>
              <w:rPr>
                <w:ins w:id="2527" w:author="Lynn Felhofer" w:date="2020-03-20T10:11:00Z"/>
              </w:rPr>
            </w:pPr>
            <w:ins w:id="2528" w:author="Lynn Felhofer" w:date="2020-03-20T10:11:00Z">
              <w:r w:rsidRPr="00212469">
                <w:t>Value of “</w:t>
              </w:r>
              <w:r w:rsidRPr="00212469">
                <w:rPr>
                  <w:rStyle w:val="BodyTextChar"/>
                  <w:b/>
                  <w:bCs/>
                </w:rPr>
                <w:t>new XAD-PID</w:t>
              </w:r>
              <w:r w:rsidRPr="00212469">
                <w:t>”</w:t>
              </w:r>
            </w:ins>
          </w:p>
        </w:tc>
      </w:tr>
      <w:tr w:rsidR="00BD51F0" w:rsidRPr="00212469" w14:paraId="57F4E4C0" w14:textId="77777777" w:rsidTr="00240099">
        <w:trPr>
          <w:cantSplit/>
          <w:ins w:id="2529"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5F8BD8F8" w14:textId="77777777" w:rsidR="00BD51F0" w:rsidRPr="00212469" w:rsidRDefault="00BD51F0" w:rsidP="00240099">
            <w:pPr>
              <w:rPr>
                <w:ins w:id="2530" w:author="Lynn Felhofer" w:date="2020-03-20T10:11:00Z"/>
                <w:szCs w:val="24"/>
              </w:rPr>
            </w:pPr>
            <w:ins w:id="2531" w:author="Lynn Felhofer" w:date="2020-03-20T10:11:00Z">
              <w:r w:rsidRPr="00212469">
                <w:t>sourceId</w:t>
              </w:r>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130F95DC" w14:textId="77777777" w:rsidR="00BD51F0" w:rsidRPr="00212469" w:rsidRDefault="00BD51F0" w:rsidP="00240099">
            <w:pPr>
              <w:rPr>
                <w:ins w:id="2532" w:author="Lynn Felhofer" w:date="2020-03-20T10:11:00Z"/>
                <w:szCs w:val="24"/>
              </w:rPr>
            </w:pPr>
            <w:ins w:id="2533" w:author="Lynn Felhofer" w:date="2020-03-20T10:11:00Z">
              <w:r w:rsidRPr="00212469">
                <w:t>OID for the sending application as provided in the MSH-3 field of the transaction (see Section 3.64.4.1.2.1)</w:t>
              </w:r>
            </w:ins>
          </w:p>
        </w:tc>
      </w:tr>
      <w:tr w:rsidR="00BD51F0" w:rsidRPr="00212469" w14:paraId="3D98BB7E" w14:textId="77777777" w:rsidTr="00240099">
        <w:trPr>
          <w:cantSplit/>
          <w:ins w:id="2534" w:author="Lynn Felhofer" w:date="2020-03-20T10:11:00Z"/>
        </w:trPr>
        <w:tc>
          <w:tcPr>
            <w:tcW w:w="2802" w:type="dxa"/>
            <w:tcBorders>
              <w:top w:val="single" w:sz="4" w:space="0" w:color="000000"/>
              <w:left w:val="single" w:sz="4" w:space="0" w:color="000000"/>
              <w:bottom w:val="single" w:sz="4" w:space="0" w:color="000000"/>
              <w:right w:val="single" w:sz="4" w:space="0" w:color="000000"/>
            </w:tcBorders>
            <w:shd w:val="clear" w:color="auto" w:fill="auto"/>
          </w:tcPr>
          <w:p w14:paraId="68F86CB2" w14:textId="77777777" w:rsidR="00BD51F0" w:rsidRPr="00212469" w:rsidRDefault="00BD51F0" w:rsidP="00240099">
            <w:pPr>
              <w:rPr>
                <w:ins w:id="2535" w:author="Lynn Felhofer" w:date="2020-03-20T10:11:00Z"/>
                <w:szCs w:val="24"/>
              </w:rPr>
            </w:pPr>
            <w:ins w:id="2536" w:author="Lynn Felhofer" w:date="2020-03-20T10:11:00Z">
              <w:r w:rsidRPr="00212469">
                <w:t>submissionTime</w:t>
              </w:r>
            </w:ins>
          </w:p>
        </w:tc>
        <w:tc>
          <w:tcPr>
            <w:tcW w:w="6054" w:type="dxa"/>
            <w:tcBorders>
              <w:top w:val="single" w:sz="4" w:space="0" w:color="000000"/>
              <w:left w:val="single" w:sz="4" w:space="0" w:color="000000"/>
              <w:bottom w:val="single" w:sz="4" w:space="0" w:color="000000"/>
              <w:right w:val="single" w:sz="4" w:space="0" w:color="000000"/>
            </w:tcBorders>
            <w:shd w:val="clear" w:color="auto" w:fill="auto"/>
          </w:tcPr>
          <w:p w14:paraId="1D6EC56D" w14:textId="77777777" w:rsidR="00BD51F0" w:rsidRPr="00212469" w:rsidRDefault="00BD51F0" w:rsidP="00240099">
            <w:pPr>
              <w:rPr>
                <w:ins w:id="2537" w:author="Lynn Felhofer" w:date="2020-03-20T10:11:00Z"/>
                <w:szCs w:val="24"/>
              </w:rPr>
            </w:pPr>
            <w:ins w:id="2538" w:author="Lynn Felhofer" w:date="2020-03-20T10:11:00Z">
              <w:r w:rsidRPr="00212469">
                <w:t>The time the Document Registry processed the transaction</w:t>
              </w:r>
            </w:ins>
          </w:p>
        </w:tc>
      </w:tr>
    </w:tbl>
    <w:p w14:paraId="275DA2E6" w14:textId="77777777" w:rsidR="00BD51F0" w:rsidRPr="00212469" w:rsidRDefault="00BD51F0" w:rsidP="00BD51F0">
      <w:pPr>
        <w:pStyle w:val="BodyText"/>
        <w:rPr>
          <w:ins w:id="2539" w:author="Lynn Felhofer" w:date="2020-03-20T10:11:00Z"/>
        </w:rPr>
      </w:pPr>
    </w:p>
    <w:p w14:paraId="4E3F0807" w14:textId="77777777" w:rsidR="00BD51F0" w:rsidRPr="00212469" w:rsidRDefault="00BD51F0" w:rsidP="00BD51F0">
      <w:pPr>
        <w:pStyle w:val="Heading7"/>
        <w:numPr>
          <w:ilvl w:val="0"/>
          <w:numId w:val="0"/>
        </w:numPr>
        <w:ind w:left="1296" w:hanging="1296"/>
        <w:rPr>
          <w:ins w:id="2540" w:author="Lynn Felhofer" w:date="2020-03-20T10:11:00Z"/>
          <w:noProof w:val="0"/>
        </w:rPr>
      </w:pPr>
      <w:ins w:id="2541" w:author="Lynn Felhofer" w:date="2020-03-20T10:11:00Z">
        <w:r w:rsidRPr="00212469">
          <w:rPr>
            <w:noProof w:val="0"/>
          </w:rPr>
          <w:t>3.64.4.1.3.1.2 Overlapping Updates</w:t>
        </w:r>
      </w:ins>
    </w:p>
    <w:p w14:paraId="6323D067" w14:textId="77777777" w:rsidR="00BD51F0" w:rsidRPr="00212469" w:rsidRDefault="00BD51F0" w:rsidP="00BD51F0">
      <w:pPr>
        <w:pStyle w:val="BodyText"/>
        <w:rPr>
          <w:ins w:id="2542" w:author="Lynn Felhofer" w:date="2020-03-20T10:11:00Z"/>
        </w:rPr>
      </w:pPr>
      <w:ins w:id="2543" w:author="Lynn Felhofer" w:date="2020-03-20T10:11:00Z">
        <w:r w:rsidRPr="00212469">
          <w:t xml:space="preserve">When interpreting the rules described in the sections that follow, the results of a single </w:t>
        </w:r>
        <w:r w:rsidRPr="00212469">
          <w:rPr>
            <w:iCs/>
          </w:rPr>
          <w:t>Notify XAD-PID Link Change</w:t>
        </w:r>
        <w:r w:rsidRPr="00212469">
          <w:t xml:space="preserve"> transaction shall not create two new versions of any logical object. The rules are written from the point of view of non-overlapping updates. The implementer shall manage overlaps. </w:t>
        </w:r>
      </w:ins>
    </w:p>
    <w:p w14:paraId="6FFEF3C7" w14:textId="77777777" w:rsidR="00BD51F0" w:rsidRPr="00212469" w:rsidRDefault="00BD51F0" w:rsidP="00BD51F0">
      <w:pPr>
        <w:pStyle w:val="Heading7"/>
        <w:numPr>
          <w:ilvl w:val="0"/>
          <w:numId w:val="0"/>
        </w:numPr>
        <w:ind w:left="1296" w:hanging="1296"/>
        <w:rPr>
          <w:ins w:id="2544" w:author="Lynn Felhofer" w:date="2020-03-20T10:11:00Z"/>
          <w:noProof w:val="0"/>
        </w:rPr>
      </w:pPr>
      <w:ins w:id="2545" w:author="Lynn Felhofer" w:date="2020-03-20T10:11:00Z">
        <w:r w:rsidRPr="00212469">
          <w:rPr>
            <w:noProof w:val="0"/>
          </w:rPr>
          <w:t>3.64.4.1.3.1.3 Deprecated Objects</w:t>
        </w:r>
      </w:ins>
    </w:p>
    <w:p w14:paraId="22DB1CDF" w14:textId="77777777" w:rsidR="00BD51F0" w:rsidRPr="00212469" w:rsidRDefault="00BD51F0" w:rsidP="00BD51F0">
      <w:pPr>
        <w:pStyle w:val="BodyText"/>
        <w:rPr>
          <w:ins w:id="2546" w:author="Lynn Felhofer" w:date="2020-03-20T10:11:00Z"/>
        </w:rPr>
      </w:pPr>
      <w:ins w:id="2547" w:author="Lynn Felhofer" w:date="2020-03-20T10:11:00Z">
        <w:r w:rsidRPr="00212469">
          <w:t>The Document Registry shall not make changes to any DocumentEntry or Folder objects with availabilityStatus of “Deprecated”.</w:t>
        </w:r>
      </w:ins>
    </w:p>
    <w:p w14:paraId="4AEF48FD" w14:textId="77777777" w:rsidR="00BD51F0" w:rsidRPr="00212469" w:rsidRDefault="00BD51F0" w:rsidP="00BD51F0">
      <w:pPr>
        <w:pStyle w:val="Heading7"/>
        <w:numPr>
          <w:ilvl w:val="0"/>
          <w:numId w:val="0"/>
        </w:numPr>
        <w:ind w:left="1296" w:hanging="1296"/>
        <w:rPr>
          <w:ins w:id="2548" w:author="Lynn Felhofer" w:date="2020-03-20T10:11:00Z"/>
          <w:noProof w:val="0"/>
        </w:rPr>
      </w:pPr>
      <w:ins w:id="2549" w:author="Lynn Felhofer" w:date="2020-03-20T10:11:00Z">
        <w:r w:rsidRPr="00212469">
          <w:rPr>
            <w:noProof w:val="0"/>
          </w:rPr>
          <w:t>3.64.4.1.3.1.4 DocumentEntry, not part of a Folder, not linked to other DocumentEntries</w:t>
        </w:r>
      </w:ins>
    </w:p>
    <w:p w14:paraId="58CFF1AB" w14:textId="77777777" w:rsidR="00BD51F0" w:rsidRPr="00212469" w:rsidRDefault="00BD51F0" w:rsidP="00BD51F0">
      <w:pPr>
        <w:pStyle w:val="BodyText"/>
        <w:rPr>
          <w:ins w:id="2550" w:author="Lynn Felhofer" w:date="2020-03-20T10:11:00Z"/>
        </w:rPr>
      </w:pPr>
      <w:ins w:id="2551" w:author="Lynn Felhofer" w:date="2020-03-20T10:11:00Z">
        <w:r w:rsidRPr="00212469">
          <w:t>The Document Registry shall:</w:t>
        </w:r>
      </w:ins>
    </w:p>
    <w:p w14:paraId="3C770C35" w14:textId="77777777" w:rsidR="00BD51F0" w:rsidRPr="00212469" w:rsidRDefault="00BD51F0" w:rsidP="00BD51F0">
      <w:pPr>
        <w:pStyle w:val="ListNumber2"/>
        <w:numPr>
          <w:ilvl w:val="0"/>
          <w:numId w:val="6"/>
        </w:numPr>
        <w:rPr>
          <w:ins w:id="2552" w:author="Lynn Felhofer" w:date="2020-03-20T10:11:00Z"/>
        </w:rPr>
      </w:pPr>
      <w:ins w:id="2553" w:author="Lynn Felhofer" w:date="2020-03-20T10:11:00Z">
        <w:r w:rsidRPr="00212469">
          <w:lastRenderedPageBreak/>
          <w:t>Extract the version and logicalId attributes from the most current version of the DocumentEntry object.</w:t>
        </w:r>
      </w:ins>
    </w:p>
    <w:p w14:paraId="3E1C13FD" w14:textId="77777777" w:rsidR="00BD51F0" w:rsidRPr="00212469" w:rsidRDefault="00BD51F0" w:rsidP="00BD51F0">
      <w:pPr>
        <w:pStyle w:val="ListNumber2"/>
        <w:numPr>
          <w:ilvl w:val="0"/>
          <w:numId w:val="3"/>
        </w:numPr>
        <w:rPr>
          <w:ins w:id="2554" w:author="Lynn Felhofer" w:date="2020-03-20T10:11:00Z"/>
        </w:rPr>
      </w:pPr>
      <w:ins w:id="2555" w:author="Lynn Felhofer" w:date="2020-03-20T10:11:00Z">
        <w:r w:rsidRPr="00212469">
          <w:t>Create a new copy of the DocumentEntry adding the following changes:</w:t>
        </w:r>
      </w:ins>
    </w:p>
    <w:p w14:paraId="5637965E" w14:textId="77777777" w:rsidR="00BD51F0" w:rsidRPr="00212469" w:rsidRDefault="00BD51F0" w:rsidP="007E4121">
      <w:pPr>
        <w:pStyle w:val="ListBullet3"/>
        <w:numPr>
          <w:ilvl w:val="0"/>
          <w:numId w:val="9"/>
        </w:numPr>
        <w:rPr>
          <w:ins w:id="2556" w:author="Lynn Felhofer" w:date="2020-03-20T10:11:00Z"/>
        </w:rPr>
      </w:pPr>
      <w:ins w:id="2557" w:author="Lynn Felhofer" w:date="2020-03-20T10:11:00Z">
        <w:r w:rsidRPr="00212469">
          <w:t>Version attribute has value of one more than the version attribute of the existing DocumentEntry</w:t>
        </w:r>
      </w:ins>
    </w:p>
    <w:p w14:paraId="2D907C9A" w14:textId="77777777" w:rsidR="00BD51F0" w:rsidRPr="00212469" w:rsidRDefault="00BD51F0" w:rsidP="007E4121">
      <w:pPr>
        <w:pStyle w:val="ListBullet3"/>
        <w:numPr>
          <w:ilvl w:val="0"/>
          <w:numId w:val="9"/>
        </w:numPr>
        <w:rPr>
          <w:ins w:id="2558" w:author="Lynn Felhofer" w:date="2020-03-20T10:11:00Z"/>
        </w:rPr>
      </w:pPr>
      <w:ins w:id="2559" w:author="Lynn Felhofer" w:date="2020-03-20T10:11:00Z">
        <w:r w:rsidRPr="00212469">
          <w:t>logicalId is kept the same</w:t>
        </w:r>
      </w:ins>
    </w:p>
    <w:p w14:paraId="1B08DB5E" w14:textId="77777777" w:rsidR="00BD51F0" w:rsidRPr="00212469" w:rsidRDefault="00BD51F0" w:rsidP="007E4121">
      <w:pPr>
        <w:pStyle w:val="ListBullet3"/>
        <w:numPr>
          <w:ilvl w:val="0"/>
          <w:numId w:val="9"/>
        </w:numPr>
        <w:rPr>
          <w:ins w:id="2560" w:author="Lynn Felhofer" w:date="2020-03-20T10:11:00Z"/>
        </w:rPr>
      </w:pPr>
      <w:ins w:id="2561" w:author="Lynn Felhofer" w:date="2020-03-20T10:11:00Z">
        <w:r w:rsidRPr="00212469">
          <w:t>id attribute is a new UUID (this has a cascading effect to some attributes within; Classifications and ExternalIdentifiers within will also need new id attribute values (UUIDs))</w:t>
        </w:r>
      </w:ins>
    </w:p>
    <w:p w14:paraId="3DD45A33" w14:textId="77777777" w:rsidR="00BD51F0" w:rsidRPr="00212469" w:rsidRDefault="00BD51F0" w:rsidP="007E4121">
      <w:pPr>
        <w:pStyle w:val="ListBullet3"/>
        <w:numPr>
          <w:ilvl w:val="0"/>
          <w:numId w:val="9"/>
        </w:numPr>
        <w:rPr>
          <w:ins w:id="2562" w:author="Lynn Felhofer" w:date="2020-03-20T10:11:00Z"/>
        </w:rPr>
      </w:pPr>
      <w:ins w:id="2563" w:author="Lynn Felhofer" w:date="2020-03-20T10:11:00Z">
        <w:r w:rsidRPr="00212469">
          <w:t>The PatientID attribute is set to the “</w:t>
        </w:r>
        <w:r w:rsidRPr="00212469">
          <w:rPr>
            <w:b/>
            <w:bCs/>
          </w:rPr>
          <w:t>new XAD-PID</w:t>
        </w:r>
        <w:r w:rsidRPr="00212469">
          <w:t>”</w:t>
        </w:r>
      </w:ins>
    </w:p>
    <w:p w14:paraId="16952115" w14:textId="77777777" w:rsidR="00BD51F0" w:rsidRPr="00212469" w:rsidRDefault="00BD51F0" w:rsidP="007E4121">
      <w:pPr>
        <w:pStyle w:val="ListBullet3"/>
        <w:numPr>
          <w:ilvl w:val="0"/>
          <w:numId w:val="9"/>
        </w:numPr>
        <w:rPr>
          <w:ins w:id="2564" w:author="Lynn Felhofer" w:date="2020-03-20T10:11:00Z"/>
        </w:rPr>
      </w:pPr>
      <w:ins w:id="2565" w:author="Lynn Felhofer" w:date="2020-03-20T10:11:00Z">
        <w:r w:rsidRPr="00212469">
          <w:t xml:space="preserve">If </w:t>
        </w:r>
        <w:r w:rsidRPr="00212469">
          <w:rPr>
            <w:b/>
          </w:rPr>
          <w:t>“subsumed local patient  ID”</w:t>
        </w:r>
        <w:r w:rsidRPr="00212469">
          <w:t xml:space="preserve"> is present, the sourcePatientId  attribute is set to the new </w:t>
        </w:r>
        <w:r w:rsidRPr="00212469">
          <w:rPr>
            <w:b/>
          </w:rPr>
          <w:t>“local Patient Id”</w:t>
        </w:r>
      </w:ins>
    </w:p>
    <w:p w14:paraId="7222F233" w14:textId="77777777" w:rsidR="00BD51F0" w:rsidRPr="00212469" w:rsidRDefault="00BD51F0" w:rsidP="00BD51F0">
      <w:pPr>
        <w:pStyle w:val="ListNumber2"/>
        <w:numPr>
          <w:ilvl w:val="0"/>
          <w:numId w:val="3"/>
        </w:numPr>
        <w:rPr>
          <w:ins w:id="2566" w:author="Lynn Felhofer" w:date="2020-03-20T10:11:00Z"/>
        </w:rPr>
      </w:pPr>
      <w:ins w:id="2567" w:author="Lynn Felhofer" w:date="2020-03-20T10:11:00Z">
        <w:r w:rsidRPr="00212469">
          <w:t>Assign existing DocumentEntry an availabilityStatus of “Deprecated”.</w:t>
        </w:r>
      </w:ins>
    </w:p>
    <w:p w14:paraId="41B28AFC" w14:textId="77777777" w:rsidR="00BD51F0" w:rsidRPr="00212469" w:rsidRDefault="00BD51F0" w:rsidP="00BD51F0">
      <w:pPr>
        <w:pStyle w:val="ListNumber2"/>
        <w:numPr>
          <w:ilvl w:val="0"/>
          <w:numId w:val="3"/>
        </w:numPr>
        <w:rPr>
          <w:ins w:id="2568" w:author="Lynn Felhofer" w:date="2020-03-20T10:11:00Z"/>
        </w:rPr>
      </w:pPr>
      <w:ins w:id="2569" w:author="Lynn Felhofer" w:date="2020-03-20T10:11:00Z">
        <w:r w:rsidRPr="00212469">
          <w:t>Create a HasMember Association in the new SubmissionSet linked to the new DocumentEntry. Its PreviousVersion slot shall contain the value of the version attribute of the existing DocumentEntry.</w:t>
        </w:r>
      </w:ins>
    </w:p>
    <w:p w14:paraId="798AB425" w14:textId="77777777" w:rsidR="00BD51F0" w:rsidRPr="00212469" w:rsidRDefault="00BD51F0" w:rsidP="00BD51F0">
      <w:pPr>
        <w:pStyle w:val="ListNumber2"/>
        <w:numPr>
          <w:ilvl w:val="0"/>
          <w:numId w:val="3"/>
        </w:numPr>
        <w:rPr>
          <w:ins w:id="2570" w:author="Lynn Felhofer" w:date="2020-03-20T10:11:00Z"/>
        </w:rPr>
      </w:pPr>
      <w:ins w:id="2571" w:author="Lynn Felhofer" w:date="2020-03-20T10:11:00Z">
        <w:r w:rsidRPr="00212469">
          <w:t>If the existing version is linked to an existing SubmissionSet via a HasMember Association with SubmissionSetStatus set to ‘Reference’, then deprecate that Association and create a new Association between that existing SubmissionSet and the new DocumentEntry. (Note: this is the only case where associated objects do not have the same PatientID attribute value.)</w:t>
        </w:r>
      </w:ins>
    </w:p>
    <w:p w14:paraId="592DDE09" w14:textId="77777777" w:rsidR="00BD51F0" w:rsidRPr="00212469" w:rsidRDefault="00BD51F0" w:rsidP="00BD51F0">
      <w:pPr>
        <w:pStyle w:val="Heading7"/>
        <w:numPr>
          <w:ilvl w:val="0"/>
          <w:numId w:val="0"/>
        </w:numPr>
        <w:ind w:left="1296" w:hanging="1296"/>
        <w:rPr>
          <w:ins w:id="2572" w:author="Lynn Felhofer" w:date="2020-03-20T10:11:00Z"/>
          <w:noProof w:val="0"/>
        </w:rPr>
      </w:pPr>
      <w:ins w:id="2573" w:author="Lynn Felhofer" w:date="2020-03-20T10:11:00Z">
        <w:r w:rsidRPr="00212469">
          <w:rPr>
            <w:noProof w:val="0"/>
          </w:rPr>
          <w:t>3.64.4.1.3.1.5 DocumentEntry, not part of a Folder but linked to other DocumentEntries</w:t>
        </w:r>
      </w:ins>
    </w:p>
    <w:p w14:paraId="4FABDD01" w14:textId="77777777" w:rsidR="00BD51F0" w:rsidRPr="00212469" w:rsidRDefault="00BD51F0" w:rsidP="00BD51F0">
      <w:pPr>
        <w:rPr>
          <w:ins w:id="2574" w:author="Lynn Felhofer" w:date="2020-03-20T10:11:00Z"/>
        </w:rPr>
      </w:pPr>
      <w:ins w:id="2575" w:author="Lynn Felhofer" w:date="2020-03-20T10:11:00Z">
        <w:r w:rsidRPr="00212469">
          <w:t>The Document Registry shall:</w:t>
        </w:r>
      </w:ins>
    </w:p>
    <w:p w14:paraId="0F4A521F" w14:textId="77777777" w:rsidR="00BD51F0" w:rsidRPr="00212469" w:rsidRDefault="00BD51F0" w:rsidP="00BD51F0">
      <w:pPr>
        <w:pStyle w:val="ListNumber2"/>
        <w:numPr>
          <w:ilvl w:val="0"/>
          <w:numId w:val="6"/>
        </w:numPr>
        <w:rPr>
          <w:ins w:id="2576" w:author="Lynn Felhofer" w:date="2020-03-20T10:11:00Z"/>
        </w:rPr>
      </w:pPr>
      <w:ins w:id="2577" w:author="Lynn Felhofer" w:date="2020-03-20T10:11:00Z">
        <w:r w:rsidRPr="00212469">
          <w:t>Perform the actions described in Section 3.64.4.1.3.1.4.</w:t>
        </w:r>
      </w:ins>
    </w:p>
    <w:p w14:paraId="313D322D" w14:textId="77777777" w:rsidR="00BD51F0" w:rsidRPr="00212469" w:rsidRDefault="00BD51F0" w:rsidP="00BD51F0">
      <w:pPr>
        <w:pStyle w:val="ListNumber2"/>
        <w:numPr>
          <w:ilvl w:val="0"/>
          <w:numId w:val="6"/>
        </w:numPr>
        <w:rPr>
          <w:ins w:id="2578" w:author="Lynn Felhofer" w:date="2020-03-20T10:11:00Z"/>
        </w:rPr>
      </w:pPr>
      <w:ins w:id="2579" w:author="Lynn Felhofer" w:date="2020-03-20T10:11:00Z">
        <w:r w:rsidRPr="00212469">
          <w:t>For each DocumentEntry to DocumentEntry Association linked to the existing DocumentEntry:</w:t>
        </w:r>
      </w:ins>
    </w:p>
    <w:p w14:paraId="13BAA3B2" w14:textId="77777777" w:rsidR="00BD51F0" w:rsidRPr="00212469" w:rsidRDefault="00BD51F0" w:rsidP="007E4121">
      <w:pPr>
        <w:pStyle w:val="ListBullet3"/>
        <w:numPr>
          <w:ilvl w:val="0"/>
          <w:numId w:val="9"/>
        </w:numPr>
        <w:rPr>
          <w:ins w:id="2580" w:author="Lynn Felhofer" w:date="2020-03-20T10:11:00Z"/>
        </w:rPr>
      </w:pPr>
      <w:ins w:id="2581" w:author="Lynn Felhofer" w:date="2020-03-20T10:11:00Z">
        <w:r w:rsidRPr="00212469">
          <w:t>If, after this update, both DocumentEntries will have the “</w:t>
        </w:r>
        <w:r w:rsidRPr="00212469">
          <w:rPr>
            <w:b/>
            <w:bCs/>
          </w:rPr>
          <w:t>new XAD-PID</w:t>
        </w:r>
        <w:r w:rsidRPr="00212469">
          <w:t>” then create a new copy of the DocumentEntry to DocumentEntry Association linking the associated DocumentEntry to the new version of the changed DocumentEntry. Note that the associated DocumentEntry may or may not have been updated by this transaction. It is the net effect that is important: Patient IDs in these DocumentEntry objects either match or don’t match. If both DocumentEntries are updated by this transaction then only a single new Association is created.</w:t>
        </w:r>
      </w:ins>
    </w:p>
    <w:p w14:paraId="7A2691BE" w14:textId="77777777" w:rsidR="00BD51F0" w:rsidRPr="00212469" w:rsidRDefault="00BD51F0" w:rsidP="007E4121">
      <w:pPr>
        <w:pStyle w:val="ListBullet3"/>
        <w:numPr>
          <w:ilvl w:val="0"/>
          <w:numId w:val="9"/>
        </w:numPr>
        <w:rPr>
          <w:ins w:id="2582" w:author="Lynn Felhofer" w:date="2020-03-20T10:11:00Z"/>
        </w:rPr>
      </w:pPr>
      <w:ins w:id="2583" w:author="Lynn Felhofer" w:date="2020-03-20T10:11:00Z">
        <w:r w:rsidRPr="00212469">
          <w:t>If, after this XAD-PID update, the two DocumentEntries have different XAD-PIDs then a Document Registry constraint conflict can occur. Refer to Section 3.64.4.1.3.2 for various options on how to proceed.</w:t>
        </w:r>
      </w:ins>
    </w:p>
    <w:p w14:paraId="34B21B10" w14:textId="77777777" w:rsidR="00BD51F0" w:rsidRPr="00212469" w:rsidRDefault="00BD51F0" w:rsidP="00BD51F0">
      <w:pPr>
        <w:pStyle w:val="ListContinue3"/>
        <w:rPr>
          <w:ins w:id="2584" w:author="Lynn Felhofer" w:date="2020-03-20T10:11:00Z"/>
        </w:rPr>
      </w:pPr>
      <w:ins w:id="2585" w:author="Lynn Felhofer" w:date="2020-03-20T10:11:00Z">
        <w:r w:rsidRPr="00212469">
          <w:lastRenderedPageBreak/>
          <w:t>A side effect of this step is that all RPLC and XFRM_RPLC Associations are lost. The targetObject attribute of these Associations always references a deprecated DocumentEntry that cannot have its XAD-PID updated, as described in Section 3.64.4.1.3.1.3. To trace RPLC and XFRM_RPLC Associations each of the previous versions of the new DocumentEntry must be examined.</w:t>
        </w:r>
      </w:ins>
    </w:p>
    <w:p w14:paraId="2FC5042A" w14:textId="77777777" w:rsidR="00BD51F0" w:rsidRPr="00212469" w:rsidRDefault="00BD51F0" w:rsidP="00BD51F0">
      <w:pPr>
        <w:pStyle w:val="Heading7"/>
        <w:numPr>
          <w:ilvl w:val="0"/>
          <w:numId w:val="0"/>
        </w:numPr>
        <w:ind w:left="1296" w:hanging="1296"/>
        <w:rPr>
          <w:ins w:id="2586" w:author="Lynn Felhofer" w:date="2020-03-20T10:11:00Z"/>
          <w:noProof w:val="0"/>
        </w:rPr>
      </w:pPr>
      <w:ins w:id="2587" w:author="Lynn Felhofer" w:date="2020-03-20T10:11:00Z">
        <w:r w:rsidRPr="00212469">
          <w:rPr>
            <w:noProof w:val="0"/>
          </w:rPr>
          <w:t>3.64.4.1.3.1.6 DocumentEntry, part of a Folder, not linked to other DocumentEntries</w:t>
        </w:r>
      </w:ins>
    </w:p>
    <w:p w14:paraId="343D8072" w14:textId="77777777" w:rsidR="00BD51F0" w:rsidRPr="00212469" w:rsidRDefault="00BD51F0" w:rsidP="00BD51F0">
      <w:pPr>
        <w:rPr>
          <w:ins w:id="2588" w:author="Lynn Felhofer" w:date="2020-03-20T10:11:00Z"/>
        </w:rPr>
      </w:pPr>
      <w:ins w:id="2589" w:author="Lynn Felhofer" w:date="2020-03-20T10:11:00Z">
        <w:r w:rsidRPr="00212469">
          <w:t>If all DocumentEntries that are members of the Folder carry the same sourcePatientId then the Document Registry shall:</w:t>
        </w:r>
      </w:ins>
    </w:p>
    <w:p w14:paraId="3675704E" w14:textId="77777777" w:rsidR="00BD51F0" w:rsidRPr="00212469" w:rsidRDefault="00BD51F0" w:rsidP="00BD51F0">
      <w:pPr>
        <w:pStyle w:val="ListNumber2"/>
        <w:numPr>
          <w:ilvl w:val="0"/>
          <w:numId w:val="6"/>
        </w:numPr>
        <w:rPr>
          <w:ins w:id="2590" w:author="Lynn Felhofer" w:date="2020-03-20T10:11:00Z"/>
        </w:rPr>
      </w:pPr>
      <w:ins w:id="2591" w:author="Lynn Felhofer" w:date="2020-03-20T10:11:00Z">
        <w:r w:rsidRPr="00212469">
          <w:t>Perform the actions described in Section 3.64.4.1.3.1.4 on each DocumentEntry.</w:t>
        </w:r>
      </w:ins>
    </w:p>
    <w:p w14:paraId="52622079" w14:textId="77777777" w:rsidR="00BD51F0" w:rsidRPr="00212469" w:rsidRDefault="00BD51F0" w:rsidP="00BD51F0">
      <w:pPr>
        <w:pStyle w:val="ListNumber2"/>
        <w:numPr>
          <w:ilvl w:val="0"/>
          <w:numId w:val="6"/>
        </w:numPr>
        <w:rPr>
          <w:ins w:id="2592" w:author="Lynn Felhofer" w:date="2020-03-20T10:11:00Z"/>
        </w:rPr>
      </w:pPr>
      <w:ins w:id="2593" w:author="Lynn Felhofer" w:date="2020-03-20T10:11:00Z">
        <w:r w:rsidRPr="00212469">
          <w:t>Extract the version and logicalId attributes from the existing version of the Folder</w:t>
        </w:r>
      </w:ins>
    </w:p>
    <w:p w14:paraId="1984AE62" w14:textId="77777777" w:rsidR="00BD51F0" w:rsidRPr="00212469" w:rsidRDefault="00BD51F0" w:rsidP="00BD51F0">
      <w:pPr>
        <w:pStyle w:val="ListNumber2"/>
        <w:numPr>
          <w:ilvl w:val="0"/>
          <w:numId w:val="6"/>
        </w:numPr>
        <w:rPr>
          <w:ins w:id="2594" w:author="Lynn Felhofer" w:date="2020-03-20T10:11:00Z"/>
        </w:rPr>
      </w:pPr>
      <w:ins w:id="2595" w:author="Lynn Felhofer" w:date="2020-03-20T10:11:00Z">
        <w:r w:rsidRPr="00212469">
          <w:t>Create a copy of the Folder adding the following changes:</w:t>
        </w:r>
      </w:ins>
    </w:p>
    <w:p w14:paraId="122292B6" w14:textId="77777777" w:rsidR="00BD51F0" w:rsidRPr="00212469" w:rsidRDefault="00BD51F0" w:rsidP="007E4121">
      <w:pPr>
        <w:pStyle w:val="ListBullet3"/>
        <w:numPr>
          <w:ilvl w:val="0"/>
          <w:numId w:val="9"/>
        </w:numPr>
        <w:rPr>
          <w:ins w:id="2596" w:author="Lynn Felhofer" w:date="2020-03-20T10:11:00Z"/>
        </w:rPr>
      </w:pPr>
      <w:ins w:id="2597" w:author="Lynn Felhofer" w:date="2020-03-20T10:11:00Z">
        <w:r w:rsidRPr="00212469">
          <w:t>Version attribute has value of one more than the existing version</w:t>
        </w:r>
      </w:ins>
    </w:p>
    <w:p w14:paraId="536310EE" w14:textId="77777777" w:rsidR="00BD51F0" w:rsidRPr="00212469" w:rsidRDefault="00BD51F0" w:rsidP="007E4121">
      <w:pPr>
        <w:pStyle w:val="ListBullet3"/>
        <w:numPr>
          <w:ilvl w:val="0"/>
          <w:numId w:val="9"/>
        </w:numPr>
        <w:rPr>
          <w:ins w:id="2598" w:author="Lynn Felhofer" w:date="2020-03-20T10:11:00Z"/>
        </w:rPr>
      </w:pPr>
      <w:ins w:id="2599" w:author="Lynn Felhofer" w:date="2020-03-20T10:11:00Z">
        <w:r w:rsidRPr="00212469">
          <w:t>logicalId is kept the same</w:t>
        </w:r>
      </w:ins>
    </w:p>
    <w:p w14:paraId="1A8D58E0" w14:textId="77777777" w:rsidR="00BD51F0" w:rsidRPr="00212469" w:rsidRDefault="00BD51F0" w:rsidP="007E4121">
      <w:pPr>
        <w:pStyle w:val="ListBullet3"/>
        <w:numPr>
          <w:ilvl w:val="0"/>
          <w:numId w:val="9"/>
        </w:numPr>
        <w:rPr>
          <w:ins w:id="2600" w:author="Lynn Felhofer" w:date="2020-03-20T10:11:00Z"/>
        </w:rPr>
      </w:pPr>
      <w:ins w:id="2601" w:author="Lynn Felhofer" w:date="2020-03-20T10:11:00Z">
        <w:r w:rsidRPr="00212469">
          <w:t>id attribute is a new UUID (this has a cascading effect to some attributes within; Classifications and ExternalIdentifiers within will also need new id attribute values (UUIDs))</w:t>
        </w:r>
      </w:ins>
    </w:p>
    <w:p w14:paraId="3B9737C2" w14:textId="77777777" w:rsidR="00BD51F0" w:rsidRPr="00212469" w:rsidRDefault="00BD51F0" w:rsidP="007E4121">
      <w:pPr>
        <w:pStyle w:val="ListBullet3"/>
        <w:numPr>
          <w:ilvl w:val="0"/>
          <w:numId w:val="9"/>
        </w:numPr>
        <w:rPr>
          <w:ins w:id="2602" w:author="Lynn Felhofer" w:date="2020-03-20T10:11:00Z"/>
        </w:rPr>
      </w:pPr>
      <w:ins w:id="2603" w:author="Lynn Felhofer" w:date="2020-03-20T10:11:00Z">
        <w:r w:rsidRPr="00212469">
          <w:t>The Patient ID attribute is set to the new XAD-PID.</w:t>
        </w:r>
      </w:ins>
    </w:p>
    <w:p w14:paraId="3342D1AA" w14:textId="77777777" w:rsidR="00BD51F0" w:rsidRPr="00212469" w:rsidRDefault="00BD51F0" w:rsidP="00BD51F0">
      <w:pPr>
        <w:pStyle w:val="ListNumber2"/>
        <w:numPr>
          <w:ilvl w:val="0"/>
          <w:numId w:val="6"/>
        </w:numPr>
        <w:rPr>
          <w:ins w:id="2604" w:author="Lynn Felhofer" w:date="2020-03-20T10:11:00Z"/>
        </w:rPr>
      </w:pPr>
      <w:ins w:id="2605" w:author="Lynn Felhofer" w:date="2020-03-20T10:11:00Z">
        <w:r w:rsidRPr="00212469">
          <w:t>Assign existing version of the Folder status of “Deprecated”.</w:t>
        </w:r>
      </w:ins>
    </w:p>
    <w:p w14:paraId="2572257A" w14:textId="77777777" w:rsidR="00BD51F0" w:rsidRPr="00212469" w:rsidRDefault="00BD51F0" w:rsidP="00BD51F0">
      <w:pPr>
        <w:pStyle w:val="ListNumber2"/>
        <w:numPr>
          <w:ilvl w:val="0"/>
          <w:numId w:val="6"/>
        </w:numPr>
        <w:rPr>
          <w:ins w:id="2606" w:author="Lynn Felhofer" w:date="2020-03-20T10:11:00Z"/>
        </w:rPr>
      </w:pPr>
      <w:ins w:id="2607" w:author="Lynn Felhofer" w:date="2020-03-20T10:11:00Z">
        <w:r w:rsidRPr="00212469">
          <w:t>Create a HasMember Association in the new SubmissionSet linked to the new Folder. It will contain a Slot with name PreviousVersion. This Slot shall contain the value of the version attribute of the existing Folder.</w:t>
        </w:r>
      </w:ins>
    </w:p>
    <w:p w14:paraId="27146E12" w14:textId="77777777" w:rsidR="00BD51F0" w:rsidRPr="00212469" w:rsidRDefault="00BD51F0" w:rsidP="00BD51F0">
      <w:pPr>
        <w:pStyle w:val="ListNumber2"/>
        <w:numPr>
          <w:ilvl w:val="0"/>
          <w:numId w:val="6"/>
        </w:numPr>
        <w:rPr>
          <w:ins w:id="2608" w:author="Lynn Felhofer" w:date="2020-03-20T10:11:00Z"/>
        </w:rPr>
      </w:pPr>
      <w:ins w:id="2609" w:author="Lynn Felhofer" w:date="2020-03-20T10:11:00Z">
        <w:r w:rsidRPr="00212469">
          <w:t>Create a HasMember Association connecting the new Folder to each of the new DocumentEntries according to the usual rules for inclusion in a Folder.</w:t>
        </w:r>
      </w:ins>
    </w:p>
    <w:p w14:paraId="55CF7D95" w14:textId="77777777" w:rsidR="00BD51F0" w:rsidRPr="00212469" w:rsidRDefault="00BD51F0" w:rsidP="00BD51F0">
      <w:pPr>
        <w:pStyle w:val="ListNumber2"/>
        <w:numPr>
          <w:ilvl w:val="0"/>
          <w:numId w:val="6"/>
        </w:numPr>
        <w:rPr>
          <w:ins w:id="2610" w:author="Lynn Felhofer" w:date="2020-03-20T10:11:00Z"/>
        </w:rPr>
      </w:pPr>
      <w:ins w:id="2611" w:author="Lynn Felhofer" w:date="2020-03-20T10:11:00Z">
        <w:r w:rsidRPr="00212469">
          <w:t>Create a HasMember Association in the new SubmissionSet for each of the Associations created in the previous step according to the usual rules for adding DocumentEntries to Folders.</w:t>
        </w:r>
      </w:ins>
    </w:p>
    <w:p w14:paraId="14119D31" w14:textId="77777777" w:rsidR="00BD51F0" w:rsidRPr="00212469" w:rsidRDefault="00BD51F0" w:rsidP="00BD51F0">
      <w:pPr>
        <w:rPr>
          <w:ins w:id="2612" w:author="Lynn Felhofer" w:date="2020-03-20T10:11:00Z"/>
        </w:rPr>
      </w:pPr>
      <w:ins w:id="2613" w:author="Lynn Felhofer" w:date="2020-03-20T10:11:00Z">
        <w:r w:rsidRPr="00212469">
          <w:t>If all DocumentEntries that are members of the Folder do not carry the same sourcePatientId then a Document Registry constraint conflict can occur. Refer to Section 3.64.4.1.3.2 for various options on how to proceed.</w:t>
        </w:r>
      </w:ins>
    </w:p>
    <w:p w14:paraId="02C80F09" w14:textId="77777777" w:rsidR="00BD51F0" w:rsidRPr="00212469" w:rsidRDefault="00BD51F0" w:rsidP="00BD51F0">
      <w:pPr>
        <w:pStyle w:val="Heading7"/>
        <w:numPr>
          <w:ilvl w:val="0"/>
          <w:numId w:val="0"/>
        </w:numPr>
        <w:ind w:left="1296" w:hanging="1296"/>
        <w:rPr>
          <w:ins w:id="2614" w:author="Lynn Felhofer" w:date="2020-03-20T10:11:00Z"/>
          <w:noProof w:val="0"/>
        </w:rPr>
      </w:pPr>
      <w:ins w:id="2615" w:author="Lynn Felhofer" w:date="2020-03-20T10:11:00Z">
        <w:r w:rsidRPr="00212469">
          <w:rPr>
            <w:noProof w:val="0"/>
          </w:rPr>
          <w:t>3.64.4.1.3.1.7 DocumentEntry, part of a Folder and linked to other DocumentEntries via Associations</w:t>
        </w:r>
      </w:ins>
    </w:p>
    <w:p w14:paraId="4FF58284" w14:textId="77777777" w:rsidR="00BD51F0" w:rsidRPr="00212469" w:rsidRDefault="00BD51F0" w:rsidP="00BD51F0">
      <w:pPr>
        <w:rPr>
          <w:ins w:id="2616" w:author="Lynn Felhofer" w:date="2020-03-20T10:11:00Z"/>
        </w:rPr>
      </w:pPr>
      <w:ins w:id="2617" w:author="Lynn Felhofer" w:date="2020-03-20T10:11:00Z">
        <w:r w:rsidRPr="00212469">
          <w:t xml:space="preserve">For a single </w:t>
        </w:r>
        <w:r w:rsidRPr="00212469">
          <w:rPr>
            <w:iCs/>
          </w:rPr>
          <w:t>Notify XAD-PID Link Change</w:t>
        </w:r>
        <w:r w:rsidRPr="00212469">
          <w:t xml:space="preserve"> transaction, the Document Registry shall perform the instructions in Sections 3.64.4.1.3.1.5 and 3.64.4.1.3.1.6, not repeating any operation:</w:t>
        </w:r>
      </w:ins>
    </w:p>
    <w:p w14:paraId="189CEF47" w14:textId="77777777" w:rsidR="00BD51F0" w:rsidRPr="00212469" w:rsidRDefault="00BD51F0" w:rsidP="00BD51F0">
      <w:pPr>
        <w:pStyle w:val="ListNumber2"/>
        <w:numPr>
          <w:ilvl w:val="0"/>
          <w:numId w:val="6"/>
        </w:numPr>
        <w:rPr>
          <w:ins w:id="2618" w:author="Lynn Felhofer" w:date="2020-03-20T10:11:00Z"/>
        </w:rPr>
      </w:pPr>
      <w:ins w:id="2619" w:author="Lynn Felhofer" w:date="2020-03-20T10:11:00Z">
        <w:r w:rsidRPr="00212469">
          <w:t>A single new version of a particular logical DocumentEntry is created, never more</w:t>
        </w:r>
      </w:ins>
    </w:p>
    <w:p w14:paraId="579441CC" w14:textId="77777777" w:rsidR="00BD51F0" w:rsidRPr="00212469" w:rsidRDefault="00BD51F0" w:rsidP="00BD51F0">
      <w:pPr>
        <w:pStyle w:val="ListNumber2"/>
        <w:numPr>
          <w:ilvl w:val="0"/>
          <w:numId w:val="3"/>
        </w:numPr>
        <w:rPr>
          <w:ins w:id="2620" w:author="Lynn Felhofer" w:date="2020-03-20T10:11:00Z"/>
        </w:rPr>
      </w:pPr>
      <w:ins w:id="2621" w:author="Lynn Felhofer" w:date="2020-03-20T10:11:00Z">
        <w:r w:rsidRPr="00212469">
          <w:t>A single new version of a particular logical Folder is created, never more</w:t>
        </w:r>
      </w:ins>
    </w:p>
    <w:p w14:paraId="6DAD0221" w14:textId="77777777" w:rsidR="00BD51F0" w:rsidRPr="00212469" w:rsidRDefault="00BD51F0" w:rsidP="00BD51F0">
      <w:pPr>
        <w:pStyle w:val="ListNumber2"/>
        <w:numPr>
          <w:ilvl w:val="0"/>
          <w:numId w:val="3"/>
        </w:numPr>
        <w:rPr>
          <w:ins w:id="2622" w:author="Lynn Felhofer" w:date="2020-03-20T10:11:00Z"/>
        </w:rPr>
      </w:pPr>
      <w:ins w:id="2623" w:author="Lynn Felhofer" w:date="2020-03-20T10:11:00Z">
        <w:r w:rsidRPr="00212469">
          <w:lastRenderedPageBreak/>
          <w:t>A single new version of a particular logical Association is created, never more</w:t>
        </w:r>
      </w:ins>
    </w:p>
    <w:p w14:paraId="21378FB8" w14:textId="77777777" w:rsidR="00BD51F0" w:rsidRPr="00212469" w:rsidRDefault="00BD51F0" w:rsidP="00BD51F0">
      <w:pPr>
        <w:pStyle w:val="BodyText"/>
        <w:rPr>
          <w:ins w:id="2624" w:author="Lynn Felhofer" w:date="2020-03-20T10:11:00Z"/>
        </w:rPr>
      </w:pPr>
      <w:ins w:id="2625" w:author="Lynn Felhofer" w:date="2020-03-20T10:11:00Z">
        <w:r w:rsidRPr="00212469">
          <w:t>An example of the interpretation of these rules is for a DocumentEntry that is both a member of a Folder and part of a DocumentEntry to DocumentEntry Association; only a single new version of the DocumentEntry is created that becomes part of the new version of the Folder and is also included in the new DocumentEntry to DocumentEntry association.</w:t>
        </w:r>
      </w:ins>
    </w:p>
    <w:p w14:paraId="6B9156B0" w14:textId="77777777" w:rsidR="00BD51F0" w:rsidRPr="00212469" w:rsidRDefault="00BD51F0" w:rsidP="00BD51F0">
      <w:pPr>
        <w:pStyle w:val="Heading6"/>
        <w:numPr>
          <w:ilvl w:val="0"/>
          <w:numId w:val="0"/>
        </w:numPr>
        <w:ind w:left="1152" w:hanging="1152"/>
        <w:rPr>
          <w:ins w:id="2626" w:author="Lynn Felhofer" w:date="2020-03-20T10:11:00Z"/>
          <w:noProof w:val="0"/>
        </w:rPr>
      </w:pPr>
      <w:bookmarkStart w:id="2627" w:name="_Toc486580950"/>
      <w:ins w:id="2628" w:author="Lynn Felhofer" w:date="2020-03-20T10:11:00Z">
        <w:r w:rsidRPr="00212469">
          <w:rPr>
            <w:noProof w:val="0"/>
          </w:rPr>
          <w:t>3.64.4.1.3.2 Constraint Conflict Resolution</w:t>
        </w:r>
        <w:bookmarkEnd w:id="2627"/>
      </w:ins>
    </w:p>
    <w:p w14:paraId="41B79DC4" w14:textId="320D0BAD" w:rsidR="00BD51F0" w:rsidRPr="00212469" w:rsidRDefault="00BD51F0" w:rsidP="00BD51F0">
      <w:pPr>
        <w:pStyle w:val="BodyText"/>
        <w:rPr>
          <w:ins w:id="2629" w:author="Lynn Felhofer" w:date="2020-03-20T10:11:00Z"/>
          <w:iCs/>
        </w:rPr>
      </w:pPr>
      <w:ins w:id="2630" w:author="Lynn Felhofer" w:date="2020-03-20T10:11:00Z">
        <w:r w:rsidRPr="00212469">
          <w:rPr>
            <w:iCs/>
          </w:rPr>
          <w:t xml:space="preserve">Implementers of Document Registries must also consider that in addition to Document Entry updates, this transaction will also affect existing associations (XFRM, APND, RPLC and XFRM_RPLC) and folders that involve any of these updated Document Entries. The Document Registry shall maintain all the appropriate validation rules and constraints defined in the XDS metadata model. This includes the requirement that all members of folders and associations must have the same </w:t>
        </w:r>
        <w:r w:rsidRPr="00212469">
          <w:rPr>
            <w:i/>
            <w:iCs/>
          </w:rPr>
          <w:t>patientId</w:t>
        </w:r>
        <w:r w:rsidRPr="00212469">
          <w:rPr>
            <w:iCs/>
          </w:rPr>
          <w:t>. As the Document Registry processes this transaction, this condition may no longer apply, requiring that the Document Registry take corrective action. For example</w:t>
        </w:r>
      </w:ins>
      <w:ins w:id="2631" w:author="Lynn Felhofer" w:date="2020-03-20T10:12:00Z">
        <w:r>
          <w:rPr>
            <w:iCs/>
          </w:rPr>
          <w:t>,</w:t>
        </w:r>
      </w:ins>
      <w:ins w:id="2632" w:author="Lynn Felhofer" w:date="2020-03-20T10:11:00Z">
        <w:r w:rsidRPr="00212469">
          <w:rPr>
            <w:iCs/>
          </w:rPr>
          <w:t xml:space="preserve"> if a folder contains Document Entries with different values for </w:t>
        </w:r>
        <w:r w:rsidRPr="00212469">
          <w:rPr>
            <w:i/>
            <w:iCs/>
          </w:rPr>
          <w:t>sourcePatientId</w:t>
        </w:r>
        <w:r w:rsidRPr="00212469">
          <w:rPr>
            <w:iCs/>
          </w:rPr>
          <w:t xml:space="preserve">. Since the other documents will preserve their current value for </w:t>
        </w:r>
        <w:r w:rsidRPr="00212469">
          <w:rPr>
            <w:i/>
            <w:iCs/>
          </w:rPr>
          <w:t>patientId</w:t>
        </w:r>
        <w:r w:rsidRPr="00212469">
          <w:rPr>
            <w:iCs/>
          </w:rPr>
          <w:t>, it becomes clear that they cannot all remain together in the same folder. Similar situations can occur with the other association types.</w:t>
        </w:r>
      </w:ins>
    </w:p>
    <w:p w14:paraId="3C2C3D8C" w14:textId="77777777" w:rsidR="00BD51F0" w:rsidRPr="00212469" w:rsidRDefault="00BD51F0" w:rsidP="00BD51F0">
      <w:pPr>
        <w:pStyle w:val="BodyText"/>
        <w:rPr>
          <w:ins w:id="2633" w:author="Lynn Felhofer" w:date="2020-03-20T10:11:00Z"/>
          <w:iCs/>
        </w:rPr>
      </w:pPr>
      <w:ins w:id="2634" w:author="Lynn Felhofer" w:date="2020-03-20T10:11:00Z">
        <w:r w:rsidRPr="00212469">
          <w:rPr>
            <w:iCs/>
          </w:rPr>
          <w:t>The manner by which the Document Registry will handle these situations is not mandated by IHE. However, the approach the Document Registry uses shall preserve the consistency of its database and be properly documented so that users and administrators can have a clear expectation on the system behavior under these conditions and know how to proceed with manual interventions required to correct the Document Registry state.</w:t>
        </w:r>
      </w:ins>
    </w:p>
    <w:p w14:paraId="0841F96E" w14:textId="77777777" w:rsidR="00BD51F0" w:rsidRPr="00212469" w:rsidRDefault="00BD51F0" w:rsidP="00BD51F0">
      <w:pPr>
        <w:pStyle w:val="BodyText"/>
        <w:rPr>
          <w:ins w:id="2635" w:author="Lynn Felhofer" w:date="2020-03-20T10:11:00Z"/>
          <w:iCs/>
        </w:rPr>
      </w:pPr>
      <w:ins w:id="2636" w:author="Lynn Felhofer" w:date="2020-03-20T10:11:00Z">
        <w:r w:rsidRPr="00212469">
          <w:rPr>
            <w:iCs/>
          </w:rPr>
          <w:t>Strategies on how to deal with this problem can vary considerably. Here are two possible approaches that may be used by the implementers:</w:t>
        </w:r>
      </w:ins>
    </w:p>
    <w:p w14:paraId="660AB512" w14:textId="77777777" w:rsidR="00BD51F0" w:rsidRPr="00212469" w:rsidRDefault="00BD51F0" w:rsidP="00BD51F0">
      <w:pPr>
        <w:pStyle w:val="ListNumber2"/>
        <w:numPr>
          <w:ilvl w:val="0"/>
          <w:numId w:val="6"/>
        </w:numPr>
        <w:rPr>
          <w:ins w:id="2637" w:author="Lynn Felhofer" w:date="2020-03-20T10:11:00Z"/>
        </w:rPr>
      </w:pPr>
      <w:ins w:id="2638" w:author="Lynn Felhofer" w:date="2020-03-20T10:11:00Z">
        <w:r w:rsidRPr="00212469">
          <w:t>The requirements for this transaction preserve relationships when all participants have the same sourcePatientId. In this first approach, the presence of a single Document Entry with a different value for sourcePatientId would prevent such action and result in all changed Document Entries being dropped from the relationship. This action is only applied to the relationship in question. Since it may not be possible to correctly restore folders for all cases, the update would have to be followed by a report or alert mechanism by which users or (more likely) system administrators could investigate if any of these dropped relationships need to be re-established.</w:t>
        </w:r>
      </w:ins>
    </w:p>
    <w:p w14:paraId="43D151A6" w14:textId="77777777" w:rsidR="00BD51F0" w:rsidRPr="00212469" w:rsidRDefault="00BD51F0" w:rsidP="00BD51F0">
      <w:pPr>
        <w:pStyle w:val="ListNumber2"/>
        <w:numPr>
          <w:ilvl w:val="0"/>
          <w:numId w:val="3"/>
        </w:numPr>
        <w:rPr>
          <w:ins w:id="2639" w:author="Lynn Felhofer" w:date="2020-03-20T10:11:00Z"/>
        </w:rPr>
      </w:pPr>
      <w:ins w:id="2640" w:author="Lynn Felhofer" w:date="2020-03-20T10:11:00Z">
        <w:r w:rsidRPr="00212469">
          <w:t>In another approach, in the presence of a single patientID conflict, the update is aborted and no changes are made to the Document Registry. Rather, it puts a “hold” on the Notify XAD-PID Link Changes transaction. In this approach the entire transaction is passed to a system administrator to manually resolve the discrepancies and complete the transaction.</w:t>
        </w:r>
      </w:ins>
    </w:p>
    <w:p w14:paraId="50362C8A" w14:textId="77777777" w:rsidR="00BD51F0" w:rsidRPr="00212469" w:rsidRDefault="00BD51F0" w:rsidP="00BD51F0">
      <w:pPr>
        <w:pStyle w:val="BodyText"/>
        <w:rPr>
          <w:ins w:id="2641" w:author="Lynn Felhofer" w:date="2020-03-20T10:11:00Z"/>
          <w:iCs/>
        </w:rPr>
      </w:pPr>
      <w:ins w:id="2642" w:author="Lynn Felhofer" w:date="2020-03-20T10:11:00Z">
        <w:r w:rsidRPr="00212469">
          <w:rPr>
            <w:iCs/>
          </w:rPr>
          <w:t>These are just two possible strategies, and one is not necessarily more “</w:t>
        </w:r>
        <w:r w:rsidRPr="00212469">
          <w:rPr>
            <w:i/>
            <w:iCs/>
          </w:rPr>
          <w:t>correct”</w:t>
        </w:r>
        <w:r w:rsidRPr="00212469">
          <w:rPr>
            <w:iCs/>
          </w:rPr>
          <w:t xml:space="preserve"> than the other. Implementers will have to evaluate the pros-cons of each alternative in respect to their product architecture and the needs of the client environments and decide which one is more appropriate for them. The important point here is that in regards to which strategy is chosen, implementers must provide clear documentation on the matter describing the behavior of their system.</w:t>
        </w:r>
      </w:ins>
    </w:p>
    <w:p w14:paraId="49577ECD" w14:textId="77777777" w:rsidR="00BD51F0" w:rsidRPr="00212469" w:rsidRDefault="00BD51F0" w:rsidP="00BD51F0">
      <w:pPr>
        <w:pStyle w:val="Heading3"/>
        <w:numPr>
          <w:ilvl w:val="0"/>
          <w:numId w:val="0"/>
        </w:numPr>
        <w:rPr>
          <w:ins w:id="2643" w:author="Lynn Felhofer" w:date="2020-03-20T10:11:00Z"/>
          <w:noProof w:val="0"/>
        </w:rPr>
      </w:pPr>
      <w:bookmarkStart w:id="2644" w:name="_Toc486580951"/>
      <w:ins w:id="2645" w:author="Lynn Felhofer" w:date="2020-03-20T10:11:00Z">
        <w:r w:rsidRPr="00212469">
          <w:rPr>
            <w:noProof w:val="0"/>
          </w:rPr>
          <w:lastRenderedPageBreak/>
          <w:t>3.64.5 Security Considerations</w:t>
        </w:r>
        <w:bookmarkEnd w:id="2644"/>
      </w:ins>
    </w:p>
    <w:p w14:paraId="3CA8620E" w14:textId="77777777" w:rsidR="00BD51F0" w:rsidRPr="00212469" w:rsidRDefault="00BD51F0" w:rsidP="00BD51F0">
      <w:pPr>
        <w:pStyle w:val="BodyText"/>
        <w:rPr>
          <w:ins w:id="2646" w:author="Lynn Felhofer" w:date="2020-03-20T10:11:00Z"/>
          <w:iCs/>
        </w:rPr>
      </w:pPr>
      <w:ins w:id="2647" w:author="Lynn Felhofer" w:date="2020-03-20T10:11:00Z">
        <w:r w:rsidRPr="00212469">
          <w:rPr>
            <w:iCs/>
          </w:rPr>
          <w:t>No transaction-specific security considerations.</w:t>
        </w:r>
      </w:ins>
    </w:p>
    <w:p w14:paraId="22C675ED" w14:textId="77777777" w:rsidR="00BD51F0" w:rsidRPr="00212469" w:rsidRDefault="00BD51F0" w:rsidP="00BD51F0">
      <w:pPr>
        <w:pStyle w:val="Heading4"/>
        <w:numPr>
          <w:ilvl w:val="0"/>
          <w:numId w:val="0"/>
        </w:numPr>
        <w:ind w:left="864" w:hanging="864"/>
        <w:rPr>
          <w:ins w:id="2648" w:author="Lynn Felhofer" w:date="2020-03-20T10:11:00Z"/>
          <w:noProof w:val="0"/>
        </w:rPr>
      </w:pPr>
      <w:bookmarkStart w:id="2649" w:name="_Toc486580952"/>
      <w:ins w:id="2650" w:author="Lynn Felhofer" w:date="2020-03-20T10:11:00Z">
        <w:r w:rsidRPr="00212469">
          <w:rPr>
            <w:noProof w:val="0"/>
          </w:rPr>
          <w:t>3.64.5.1 Security Audit Considerations</w:t>
        </w:r>
        <w:bookmarkEnd w:id="2649"/>
      </w:ins>
    </w:p>
    <w:p w14:paraId="32A6B979" w14:textId="77777777" w:rsidR="00BD51F0" w:rsidRPr="00212469" w:rsidRDefault="00BD51F0" w:rsidP="00BD51F0">
      <w:pPr>
        <w:pStyle w:val="BodyText"/>
        <w:rPr>
          <w:ins w:id="2651" w:author="Lynn Felhofer" w:date="2020-03-20T10:11:00Z"/>
          <w:iCs/>
        </w:rPr>
      </w:pPr>
      <w:ins w:id="2652" w:author="Lynn Felhofer" w:date="2020-03-20T10:11:00Z">
        <w:r w:rsidRPr="00212469">
          <w:rPr>
            <w:iCs/>
          </w:rPr>
          <w:t xml:space="preserve">The Notify XAD-PID Link Change transaction (A43) is to be audited as “Patient Record” events, as defined in </w:t>
        </w:r>
        <w:r w:rsidRPr="00212469">
          <w:t>ITI TF-2a: Table 3.20.4.1.1.1-1</w:t>
        </w:r>
        <w:r w:rsidRPr="00212469">
          <w:rPr>
            <w:iCs/>
          </w:rPr>
          <w:t>. The actors involved in the transaction shall create audit data in conformance with DICOM</w:t>
        </w:r>
        <w:r w:rsidRPr="00212469">
          <w:rPr>
            <w:iCs/>
            <w:vertAlign w:val="superscript"/>
          </w:rPr>
          <w:t>®</w:t>
        </w:r>
        <w:r w:rsidRPr="00212469">
          <w:rPr>
            <w:rStyle w:val="FootnoteReference"/>
            <w:iCs/>
          </w:rPr>
          <w:footnoteReference w:id="4"/>
        </w:r>
        <w:r w:rsidRPr="00212469">
          <w:rPr>
            <w:iCs/>
          </w:rPr>
          <w:t xml:space="preserve"> “Patient Record”. Logically, a link change operation consists of updates to possibly many patient records</w:t>
        </w:r>
      </w:ins>
    </w:p>
    <w:p w14:paraId="41262F86" w14:textId="77777777" w:rsidR="00BD51F0" w:rsidRPr="00212469" w:rsidRDefault="00BD51F0" w:rsidP="00BD51F0">
      <w:pPr>
        <w:pStyle w:val="BodyText"/>
        <w:rPr>
          <w:ins w:id="2655" w:author="Lynn Felhofer" w:date="2020-03-20T10:11:00Z"/>
          <w:iCs/>
        </w:rPr>
      </w:pPr>
      <w:ins w:id="2656" w:author="Lynn Felhofer" w:date="2020-03-20T10:11:00Z">
        <w:r w:rsidRPr="00212469">
          <w:rPr>
            <w:iCs/>
          </w:rPr>
          <w:t>The following tables show items that are required to be part of the audit record for this transaction.</w:t>
        </w:r>
        <w:r w:rsidRPr="00212469" w:rsidDel="00BD565D">
          <w:rPr>
            <w:iCs/>
          </w:rPr>
          <w:t xml:space="preserve"> </w:t>
        </w:r>
      </w:ins>
    </w:p>
    <w:p w14:paraId="70F9F5FA" w14:textId="77777777" w:rsidR="00BD51F0" w:rsidRPr="00212469" w:rsidRDefault="00BD51F0" w:rsidP="00BD51F0">
      <w:pPr>
        <w:pStyle w:val="Heading5"/>
        <w:numPr>
          <w:ilvl w:val="0"/>
          <w:numId w:val="0"/>
        </w:numPr>
        <w:ind w:left="1008" w:hanging="1008"/>
        <w:rPr>
          <w:ins w:id="2657" w:author="Lynn Felhofer" w:date="2020-03-20T10:11:00Z"/>
          <w:noProof w:val="0"/>
        </w:rPr>
      </w:pPr>
      <w:ins w:id="2658" w:author="Lynn Felhofer" w:date="2020-03-20T10:11:00Z">
        <w:r w:rsidRPr="00212469">
          <w:rPr>
            <w:iCs/>
            <w:noProof w:val="0"/>
          </w:rPr>
          <w:br w:type="page"/>
        </w:r>
        <w:bookmarkStart w:id="2659" w:name="_Toc486580953"/>
        <w:r w:rsidRPr="00212469">
          <w:rPr>
            <w:noProof w:val="0"/>
          </w:rPr>
          <w:lastRenderedPageBreak/>
          <w:t>3.64.5.1.1 Patient Identity Cross Reference Manager audit message</w:t>
        </w:r>
        <w:bookmarkEnd w:id="2659"/>
      </w:ins>
    </w:p>
    <w:p w14:paraId="405E70E8" w14:textId="77777777" w:rsidR="00BD51F0" w:rsidRPr="00212469" w:rsidRDefault="00BD51F0" w:rsidP="00BD51F0">
      <w:pPr>
        <w:pStyle w:val="BodyText"/>
        <w:rPr>
          <w:ins w:id="2660" w:author="Lynn Felhofer" w:date="2020-03-20T10:11:00Z"/>
          <w:i/>
          <w:iCs/>
        </w:rPr>
      </w:pPr>
      <w:ins w:id="2661" w:author="Lynn Felhofer" w:date="2020-03-20T10:11:00Z">
        <w:r w:rsidRPr="00212469">
          <w:t xml:space="preserve">The Patient Identity Cross Reference Manager shall record one audit event as a result of this transaction. </w:t>
        </w:r>
      </w:ins>
    </w:p>
    <w:p w14:paraId="021E3C24" w14:textId="77777777" w:rsidR="00BD51F0" w:rsidRPr="00212469" w:rsidRDefault="00BD51F0" w:rsidP="00BD51F0">
      <w:pPr>
        <w:pStyle w:val="BodyText"/>
        <w:rPr>
          <w:ins w:id="2662" w:author="Lynn Felhofer" w:date="2020-03-20T10:11:00Z"/>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430"/>
        <w:gridCol w:w="720"/>
        <w:gridCol w:w="4878"/>
      </w:tblGrid>
      <w:tr w:rsidR="00BD51F0" w:rsidRPr="00212469" w14:paraId="6B6D4E97" w14:textId="77777777" w:rsidTr="00240099">
        <w:trPr>
          <w:cantSplit/>
          <w:ins w:id="2663" w:author="Lynn Felhofer" w:date="2020-03-20T10:11:00Z"/>
        </w:trPr>
        <w:tc>
          <w:tcPr>
            <w:tcW w:w="1638" w:type="dxa"/>
            <w:textDirection w:val="btLr"/>
            <w:vAlign w:val="center"/>
          </w:tcPr>
          <w:p w14:paraId="5CF5EBF8" w14:textId="77777777" w:rsidR="00BD51F0" w:rsidRPr="00212469" w:rsidRDefault="00BD51F0" w:rsidP="00240099">
            <w:pPr>
              <w:pStyle w:val="TableLabel"/>
              <w:rPr>
                <w:ins w:id="2664" w:author="Lynn Felhofer" w:date="2020-03-20T10:11:00Z"/>
                <w:sz w:val="16"/>
              </w:rPr>
            </w:pPr>
          </w:p>
        </w:tc>
        <w:tc>
          <w:tcPr>
            <w:tcW w:w="2430" w:type="dxa"/>
            <w:shd w:val="pct10" w:color="CCCCFF" w:fill="D9D9D9"/>
            <w:vAlign w:val="center"/>
          </w:tcPr>
          <w:p w14:paraId="616A8075" w14:textId="77777777" w:rsidR="00BD51F0" w:rsidRPr="00212469" w:rsidRDefault="00BD51F0" w:rsidP="00240099">
            <w:pPr>
              <w:pStyle w:val="TableEntryHeader"/>
              <w:rPr>
                <w:ins w:id="2665" w:author="Lynn Felhofer" w:date="2020-03-20T10:11:00Z"/>
              </w:rPr>
            </w:pPr>
            <w:ins w:id="2666" w:author="Lynn Felhofer" w:date="2020-03-20T10:11:00Z">
              <w:r w:rsidRPr="00212469">
                <w:t>Field Name</w:t>
              </w:r>
            </w:ins>
          </w:p>
        </w:tc>
        <w:tc>
          <w:tcPr>
            <w:tcW w:w="720" w:type="dxa"/>
            <w:shd w:val="pct10" w:color="CCCCFF" w:fill="D9D9D9"/>
            <w:vAlign w:val="center"/>
          </w:tcPr>
          <w:p w14:paraId="4DCEE08B" w14:textId="77777777" w:rsidR="00BD51F0" w:rsidRPr="00212469" w:rsidRDefault="00BD51F0" w:rsidP="00240099">
            <w:pPr>
              <w:pStyle w:val="TableEntryHeader"/>
              <w:rPr>
                <w:ins w:id="2667" w:author="Lynn Felhofer" w:date="2020-03-20T10:11:00Z"/>
              </w:rPr>
            </w:pPr>
            <w:ins w:id="2668" w:author="Lynn Felhofer" w:date="2020-03-20T10:11:00Z">
              <w:r w:rsidRPr="00212469">
                <w:t>Opt</w:t>
              </w:r>
            </w:ins>
          </w:p>
        </w:tc>
        <w:tc>
          <w:tcPr>
            <w:tcW w:w="4878" w:type="dxa"/>
            <w:shd w:val="pct10" w:color="CCCCFF" w:fill="D9D9D9"/>
            <w:vAlign w:val="center"/>
          </w:tcPr>
          <w:p w14:paraId="14891EBF" w14:textId="77777777" w:rsidR="00BD51F0" w:rsidRPr="00212469" w:rsidRDefault="00BD51F0" w:rsidP="00240099">
            <w:pPr>
              <w:pStyle w:val="TableEntryHeader"/>
              <w:rPr>
                <w:ins w:id="2669" w:author="Lynn Felhofer" w:date="2020-03-20T10:11:00Z"/>
              </w:rPr>
            </w:pPr>
            <w:ins w:id="2670" w:author="Lynn Felhofer" w:date="2020-03-20T10:11:00Z">
              <w:r w:rsidRPr="00212469">
                <w:t>Value Constraints</w:t>
              </w:r>
            </w:ins>
          </w:p>
        </w:tc>
      </w:tr>
      <w:tr w:rsidR="00BD51F0" w:rsidRPr="00212469" w14:paraId="5890A666" w14:textId="77777777" w:rsidTr="00240099">
        <w:trPr>
          <w:cantSplit/>
          <w:ins w:id="2671" w:author="Lynn Felhofer" w:date="2020-03-20T10:11:00Z"/>
        </w:trPr>
        <w:tc>
          <w:tcPr>
            <w:tcW w:w="1638" w:type="dxa"/>
            <w:vMerge w:val="restart"/>
          </w:tcPr>
          <w:p w14:paraId="5B6CE273" w14:textId="77777777" w:rsidR="00BD51F0" w:rsidRPr="00212469" w:rsidRDefault="00BD51F0" w:rsidP="00240099">
            <w:pPr>
              <w:pStyle w:val="TableEntryHeader"/>
              <w:rPr>
                <w:ins w:id="2672" w:author="Lynn Felhofer" w:date="2020-03-20T10:11:00Z"/>
              </w:rPr>
            </w:pPr>
            <w:ins w:id="2673" w:author="Lynn Felhofer" w:date="2020-03-20T10:11:00Z">
              <w:r w:rsidRPr="00212469">
                <w:t>Event</w:t>
              </w:r>
            </w:ins>
          </w:p>
          <w:p w14:paraId="7B384FAF" w14:textId="77777777" w:rsidR="00BD51F0" w:rsidRPr="00AB5651" w:rsidRDefault="00BD51F0" w:rsidP="00240099">
            <w:pPr>
              <w:pStyle w:val="TableEntryHeader"/>
              <w:rPr>
                <w:ins w:id="2674" w:author="Lynn Felhofer" w:date="2020-03-20T10:11:00Z"/>
                <w:bCs/>
                <w:sz w:val="12"/>
              </w:rPr>
            </w:pPr>
            <w:ins w:id="2675" w:author="Lynn Felhofer" w:date="2020-03-20T10:11:00Z">
              <w:r w:rsidRPr="00AB5651">
                <w:rPr>
                  <w:bCs/>
                  <w:sz w:val="12"/>
                </w:rPr>
                <w:t>AuditMessage/EventIdentification</w:t>
              </w:r>
            </w:ins>
          </w:p>
        </w:tc>
        <w:tc>
          <w:tcPr>
            <w:tcW w:w="2430" w:type="dxa"/>
            <w:vAlign w:val="center"/>
          </w:tcPr>
          <w:p w14:paraId="3A55DAB8" w14:textId="77777777" w:rsidR="00BD51F0" w:rsidRPr="00AB5651" w:rsidRDefault="00BD51F0" w:rsidP="00240099">
            <w:pPr>
              <w:pStyle w:val="TableEntry"/>
              <w:rPr>
                <w:ins w:id="2676" w:author="Lynn Felhofer" w:date="2020-03-20T10:11:00Z"/>
                <w:szCs w:val="18"/>
              </w:rPr>
            </w:pPr>
            <w:ins w:id="2677" w:author="Lynn Felhofer" w:date="2020-03-20T10:11:00Z">
              <w:r w:rsidRPr="00AB5651">
                <w:rPr>
                  <w:szCs w:val="18"/>
                </w:rPr>
                <w:t>EventID</w:t>
              </w:r>
            </w:ins>
          </w:p>
        </w:tc>
        <w:tc>
          <w:tcPr>
            <w:tcW w:w="720" w:type="dxa"/>
            <w:vAlign w:val="center"/>
          </w:tcPr>
          <w:p w14:paraId="0AB49F49" w14:textId="77777777" w:rsidR="00BD51F0" w:rsidRPr="00AB5651" w:rsidRDefault="00BD51F0" w:rsidP="00240099">
            <w:pPr>
              <w:pStyle w:val="TableEntry"/>
              <w:rPr>
                <w:ins w:id="2678" w:author="Lynn Felhofer" w:date="2020-03-20T10:11:00Z"/>
                <w:szCs w:val="18"/>
              </w:rPr>
            </w:pPr>
            <w:ins w:id="2679" w:author="Lynn Felhofer" w:date="2020-03-20T10:11:00Z">
              <w:r w:rsidRPr="00AB5651">
                <w:rPr>
                  <w:szCs w:val="18"/>
                </w:rPr>
                <w:t>M</w:t>
              </w:r>
            </w:ins>
          </w:p>
        </w:tc>
        <w:tc>
          <w:tcPr>
            <w:tcW w:w="4878" w:type="dxa"/>
            <w:vAlign w:val="center"/>
          </w:tcPr>
          <w:p w14:paraId="4E4F7036" w14:textId="77777777" w:rsidR="00BD51F0" w:rsidRPr="00AB5651" w:rsidRDefault="00BD51F0" w:rsidP="00240099">
            <w:pPr>
              <w:pStyle w:val="TableEntry"/>
              <w:rPr>
                <w:ins w:id="2680" w:author="Lynn Felhofer" w:date="2020-03-20T10:11:00Z"/>
                <w:szCs w:val="18"/>
              </w:rPr>
            </w:pPr>
            <w:ins w:id="2681" w:author="Lynn Felhofer" w:date="2020-03-20T10:11:00Z">
              <w:r w:rsidRPr="00AB5651">
                <w:rPr>
                  <w:szCs w:val="18"/>
                </w:rPr>
                <w:t>EV(110110, DCM, “Patient Record”)</w:t>
              </w:r>
            </w:ins>
          </w:p>
        </w:tc>
      </w:tr>
      <w:tr w:rsidR="00BD51F0" w:rsidRPr="00212469" w14:paraId="2EB69A39" w14:textId="77777777" w:rsidTr="00240099">
        <w:trPr>
          <w:cantSplit/>
          <w:ins w:id="2682" w:author="Lynn Felhofer" w:date="2020-03-20T10:11:00Z"/>
        </w:trPr>
        <w:tc>
          <w:tcPr>
            <w:tcW w:w="1638" w:type="dxa"/>
            <w:vMerge/>
            <w:vAlign w:val="center"/>
          </w:tcPr>
          <w:p w14:paraId="404C8EA4" w14:textId="77777777" w:rsidR="00BD51F0" w:rsidRPr="00212469" w:rsidRDefault="00BD51F0" w:rsidP="00240099">
            <w:pPr>
              <w:pStyle w:val="TableLabel"/>
              <w:rPr>
                <w:ins w:id="2683" w:author="Lynn Felhofer" w:date="2020-03-20T10:11:00Z"/>
                <w:sz w:val="16"/>
              </w:rPr>
            </w:pPr>
          </w:p>
        </w:tc>
        <w:tc>
          <w:tcPr>
            <w:tcW w:w="2430" w:type="dxa"/>
            <w:vAlign w:val="center"/>
          </w:tcPr>
          <w:p w14:paraId="5408FF85" w14:textId="77777777" w:rsidR="00BD51F0" w:rsidRPr="00AB5651" w:rsidRDefault="00BD51F0" w:rsidP="00240099">
            <w:pPr>
              <w:pStyle w:val="TableEntry"/>
              <w:rPr>
                <w:ins w:id="2684" w:author="Lynn Felhofer" w:date="2020-03-20T10:11:00Z"/>
                <w:szCs w:val="18"/>
              </w:rPr>
            </w:pPr>
            <w:ins w:id="2685" w:author="Lynn Felhofer" w:date="2020-03-20T10:11:00Z">
              <w:r w:rsidRPr="00AB5651">
                <w:rPr>
                  <w:szCs w:val="18"/>
                </w:rPr>
                <w:t>EventActionCode</w:t>
              </w:r>
            </w:ins>
          </w:p>
        </w:tc>
        <w:tc>
          <w:tcPr>
            <w:tcW w:w="720" w:type="dxa"/>
            <w:vAlign w:val="center"/>
          </w:tcPr>
          <w:p w14:paraId="783F7844" w14:textId="77777777" w:rsidR="00BD51F0" w:rsidRPr="00AB5651" w:rsidRDefault="00BD51F0" w:rsidP="00240099">
            <w:pPr>
              <w:pStyle w:val="TableEntry"/>
              <w:rPr>
                <w:ins w:id="2686" w:author="Lynn Felhofer" w:date="2020-03-20T10:11:00Z"/>
                <w:szCs w:val="18"/>
              </w:rPr>
            </w:pPr>
            <w:ins w:id="2687" w:author="Lynn Felhofer" w:date="2020-03-20T10:11:00Z">
              <w:r w:rsidRPr="00AB5651">
                <w:rPr>
                  <w:szCs w:val="18"/>
                </w:rPr>
                <w:t>M</w:t>
              </w:r>
            </w:ins>
          </w:p>
        </w:tc>
        <w:tc>
          <w:tcPr>
            <w:tcW w:w="4878" w:type="dxa"/>
            <w:vAlign w:val="center"/>
          </w:tcPr>
          <w:p w14:paraId="35F5B892" w14:textId="77777777" w:rsidR="00BD51F0" w:rsidRPr="00AB5651" w:rsidRDefault="00BD51F0" w:rsidP="00240099">
            <w:pPr>
              <w:pStyle w:val="TableEntry"/>
              <w:rPr>
                <w:ins w:id="2688" w:author="Lynn Felhofer" w:date="2020-03-20T10:11:00Z"/>
                <w:szCs w:val="18"/>
              </w:rPr>
            </w:pPr>
            <w:ins w:id="2689" w:author="Lynn Felhofer" w:date="2020-03-20T10:11:00Z">
              <w:r w:rsidRPr="00AB5651">
                <w:rPr>
                  <w:szCs w:val="18"/>
                </w:rPr>
                <w:t xml:space="preserve"> “U” (update) for A43</w:t>
              </w:r>
            </w:ins>
          </w:p>
        </w:tc>
      </w:tr>
      <w:tr w:rsidR="00BD51F0" w:rsidRPr="00212469" w14:paraId="5D5887E0" w14:textId="77777777" w:rsidTr="00240099">
        <w:trPr>
          <w:cantSplit/>
          <w:ins w:id="2690" w:author="Lynn Felhofer" w:date="2020-03-20T10:11:00Z"/>
        </w:trPr>
        <w:tc>
          <w:tcPr>
            <w:tcW w:w="1638" w:type="dxa"/>
            <w:vMerge/>
            <w:vAlign w:val="center"/>
          </w:tcPr>
          <w:p w14:paraId="2E4746BD" w14:textId="77777777" w:rsidR="00BD51F0" w:rsidRPr="00212469" w:rsidRDefault="00BD51F0" w:rsidP="00240099">
            <w:pPr>
              <w:pStyle w:val="TableLabel"/>
              <w:rPr>
                <w:ins w:id="2691" w:author="Lynn Felhofer" w:date="2020-03-20T10:11:00Z"/>
                <w:sz w:val="16"/>
              </w:rPr>
            </w:pPr>
          </w:p>
        </w:tc>
        <w:tc>
          <w:tcPr>
            <w:tcW w:w="2430" w:type="dxa"/>
            <w:vAlign w:val="center"/>
          </w:tcPr>
          <w:p w14:paraId="7F7185D1" w14:textId="77777777" w:rsidR="00BD51F0" w:rsidRPr="00AB5651" w:rsidRDefault="00BD51F0" w:rsidP="00240099">
            <w:pPr>
              <w:pStyle w:val="TableEntry"/>
              <w:rPr>
                <w:ins w:id="2692" w:author="Lynn Felhofer" w:date="2020-03-20T10:11:00Z"/>
                <w:i/>
                <w:szCs w:val="18"/>
              </w:rPr>
            </w:pPr>
            <w:ins w:id="2693" w:author="Lynn Felhofer" w:date="2020-03-20T10:11:00Z">
              <w:r w:rsidRPr="00AB5651">
                <w:rPr>
                  <w:i/>
                  <w:szCs w:val="18"/>
                </w:rPr>
                <w:t>EventDateTime</w:t>
              </w:r>
            </w:ins>
          </w:p>
        </w:tc>
        <w:tc>
          <w:tcPr>
            <w:tcW w:w="720" w:type="dxa"/>
            <w:vAlign w:val="center"/>
          </w:tcPr>
          <w:p w14:paraId="412795DE" w14:textId="77777777" w:rsidR="00BD51F0" w:rsidRPr="00AB5651" w:rsidRDefault="00BD51F0" w:rsidP="00240099">
            <w:pPr>
              <w:pStyle w:val="TableEntry"/>
              <w:rPr>
                <w:ins w:id="2694" w:author="Lynn Felhofer" w:date="2020-03-20T10:11:00Z"/>
                <w:i/>
                <w:szCs w:val="18"/>
              </w:rPr>
            </w:pPr>
            <w:ins w:id="2695" w:author="Lynn Felhofer" w:date="2020-03-20T10:11:00Z">
              <w:r w:rsidRPr="00AB5651">
                <w:rPr>
                  <w:i/>
                  <w:szCs w:val="18"/>
                </w:rPr>
                <w:t>M</w:t>
              </w:r>
            </w:ins>
          </w:p>
        </w:tc>
        <w:tc>
          <w:tcPr>
            <w:tcW w:w="4878" w:type="dxa"/>
            <w:vAlign w:val="center"/>
          </w:tcPr>
          <w:p w14:paraId="26AD31B4" w14:textId="77777777" w:rsidR="00BD51F0" w:rsidRPr="00AB5651" w:rsidRDefault="00BD51F0" w:rsidP="00240099">
            <w:pPr>
              <w:pStyle w:val="TableEntry"/>
              <w:rPr>
                <w:ins w:id="2696" w:author="Lynn Felhofer" w:date="2020-03-20T10:11:00Z"/>
                <w:i/>
                <w:szCs w:val="18"/>
              </w:rPr>
            </w:pPr>
            <w:ins w:id="2697" w:author="Lynn Felhofer" w:date="2020-03-20T10:11:00Z">
              <w:r w:rsidRPr="00AB5651">
                <w:rPr>
                  <w:i/>
                  <w:szCs w:val="18"/>
                </w:rPr>
                <w:t>not specialized</w:t>
              </w:r>
            </w:ins>
          </w:p>
        </w:tc>
      </w:tr>
      <w:tr w:rsidR="00BD51F0" w:rsidRPr="00212469" w14:paraId="575AAF08" w14:textId="77777777" w:rsidTr="00240099">
        <w:trPr>
          <w:cantSplit/>
          <w:ins w:id="2698" w:author="Lynn Felhofer" w:date="2020-03-20T10:11:00Z"/>
        </w:trPr>
        <w:tc>
          <w:tcPr>
            <w:tcW w:w="1638" w:type="dxa"/>
            <w:vMerge/>
            <w:vAlign w:val="center"/>
          </w:tcPr>
          <w:p w14:paraId="28619323" w14:textId="77777777" w:rsidR="00BD51F0" w:rsidRPr="00212469" w:rsidRDefault="00BD51F0" w:rsidP="00240099">
            <w:pPr>
              <w:pStyle w:val="TableLabel"/>
              <w:rPr>
                <w:ins w:id="2699" w:author="Lynn Felhofer" w:date="2020-03-20T10:11:00Z"/>
                <w:sz w:val="16"/>
              </w:rPr>
            </w:pPr>
          </w:p>
        </w:tc>
        <w:tc>
          <w:tcPr>
            <w:tcW w:w="2430" w:type="dxa"/>
            <w:vAlign w:val="center"/>
          </w:tcPr>
          <w:p w14:paraId="42567BBC" w14:textId="77777777" w:rsidR="00BD51F0" w:rsidRPr="00AB5651" w:rsidRDefault="00BD51F0" w:rsidP="00240099">
            <w:pPr>
              <w:pStyle w:val="TableEntry"/>
              <w:rPr>
                <w:ins w:id="2700" w:author="Lynn Felhofer" w:date="2020-03-20T10:11:00Z"/>
                <w:i/>
                <w:szCs w:val="18"/>
              </w:rPr>
            </w:pPr>
            <w:ins w:id="2701" w:author="Lynn Felhofer" w:date="2020-03-20T10:11:00Z">
              <w:r w:rsidRPr="00AB5651">
                <w:rPr>
                  <w:i/>
                  <w:szCs w:val="18"/>
                </w:rPr>
                <w:t>EventOutcomeIndicator</w:t>
              </w:r>
            </w:ins>
          </w:p>
        </w:tc>
        <w:tc>
          <w:tcPr>
            <w:tcW w:w="720" w:type="dxa"/>
            <w:vAlign w:val="center"/>
          </w:tcPr>
          <w:p w14:paraId="0AD5A2DB" w14:textId="77777777" w:rsidR="00BD51F0" w:rsidRPr="00AB5651" w:rsidRDefault="00BD51F0" w:rsidP="00240099">
            <w:pPr>
              <w:pStyle w:val="TableEntry"/>
              <w:rPr>
                <w:ins w:id="2702" w:author="Lynn Felhofer" w:date="2020-03-20T10:11:00Z"/>
                <w:i/>
                <w:szCs w:val="18"/>
              </w:rPr>
            </w:pPr>
            <w:ins w:id="2703" w:author="Lynn Felhofer" w:date="2020-03-20T10:11:00Z">
              <w:r w:rsidRPr="00AB5651">
                <w:rPr>
                  <w:i/>
                  <w:szCs w:val="18"/>
                </w:rPr>
                <w:t>M</w:t>
              </w:r>
            </w:ins>
          </w:p>
        </w:tc>
        <w:tc>
          <w:tcPr>
            <w:tcW w:w="4878" w:type="dxa"/>
            <w:vAlign w:val="center"/>
          </w:tcPr>
          <w:p w14:paraId="40D570F1" w14:textId="77777777" w:rsidR="00BD51F0" w:rsidRPr="00AB5651" w:rsidRDefault="00BD51F0" w:rsidP="00240099">
            <w:pPr>
              <w:pStyle w:val="TableEntry"/>
              <w:rPr>
                <w:ins w:id="2704" w:author="Lynn Felhofer" w:date="2020-03-20T10:11:00Z"/>
                <w:i/>
                <w:szCs w:val="18"/>
              </w:rPr>
            </w:pPr>
            <w:ins w:id="2705" w:author="Lynn Felhofer" w:date="2020-03-20T10:11:00Z">
              <w:r w:rsidRPr="00AB5651">
                <w:rPr>
                  <w:i/>
                  <w:szCs w:val="18"/>
                </w:rPr>
                <w:t>not specialized</w:t>
              </w:r>
            </w:ins>
          </w:p>
        </w:tc>
      </w:tr>
      <w:tr w:rsidR="00BD51F0" w:rsidRPr="00212469" w14:paraId="51ED050A" w14:textId="77777777" w:rsidTr="00240099">
        <w:trPr>
          <w:cantSplit/>
          <w:ins w:id="2706" w:author="Lynn Felhofer" w:date="2020-03-20T10:11:00Z"/>
        </w:trPr>
        <w:tc>
          <w:tcPr>
            <w:tcW w:w="1638" w:type="dxa"/>
            <w:vMerge/>
            <w:vAlign w:val="center"/>
          </w:tcPr>
          <w:p w14:paraId="4CF9ABCF" w14:textId="77777777" w:rsidR="00BD51F0" w:rsidRPr="00212469" w:rsidRDefault="00BD51F0" w:rsidP="00240099">
            <w:pPr>
              <w:pStyle w:val="TableLabel"/>
              <w:rPr>
                <w:ins w:id="2707" w:author="Lynn Felhofer" w:date="2020-03-20T10:11:00Z"/>
                <w:sz w:val="16"/>
              </w:rPr>
            </w:pPr>
          </w:p>
        </w:tc>
        <w:tc>
          <w:tcPr>
            <w:tcW w:w="2430" w:type="dxa"/>
            <w:vAlign w:val="center"/>
          </w:tcPr>
          <w:p w14:paraId="2140FF3D" w14:textId="77777777" w:rsidR="00BD51F0" w:rsidRPr="00AB5651" w:rsidRDefault="00BD51F0" w:rsidP="00240099">
            <w:pPr>
              <w:pStyle w:val="TableEntry"/>
              <w:rPr>
                <w:ins w:id="2708" w:author="Lynn Felhofer" w:date="2020-03-20T10:11:00Z"/>
                <w:szCs w:val="18"/>
              </w:rPr>
            </w:pPr>
            <w:ins w:id="2709" w:author="Lynn Felhofer" w:date="2020-03-20T10:11:00Z">
              <w:r w:rsidRPr="00AB5651">
                <w:rPr>
                  <w:szCs w:val="18"/>
                </w:rPr>
                <w:t>EventTypeCode</w:t>
              </w:r>
            </w:ins>
          </w:p>
        </w:tc>
        <w:tc>
          <w:tcPr>
            <w:tcW w:w="720" w:type="dxa"/>
            <w:vAlign w:val="center"/>
          </w:tcPr>
          <w:p w14:paraId="558C953C" w14:textId="77777777" w:rsidR="00BD51F0" w:rsidRPr="00AB5651" w:rsidRDefault="00BD51F0" w:rsidP="00240099">
            <w:pPr>
              <w:pStyle w:val="TableEntry"/>
              <w:rPr>
                <w:ins w:id="2710" w:author="Lynn Felhofer" w:date="2020-03-20T10:11:00Z"/>
                <w:szCs w:val="18"/>
              </w:rPr>
            </w:pPr>
            <w:ins w:id="2711" w:author="Lynn Felhofer" w:date="2020-03-20T10:11:00Z">
              <w:r w:rsidRPr="00AB5651">
                <w:rPr>
                  <w:szCs w:val="18"/>
                </w:rPr>
                <w:t>M</w:t>
              </w:r>
            </w:ins>
          </w:p>
        </w:tc>
        <w:tc>
          <w:tcPr>
            <w:tcW w:w="4878" w:type="dxa"/>
            <w:vAlign w:val="center"/>
          </w:tcPr>
          <w:p w14:paraId="0D4602FB" w14:textId="77777777" w:rsidR="00BD51F0" w:rsidRPr="00AB5651" w:rsidRDefault="00BD51F0" w:rsidP="00240099">
            <w:pPr>
              <w:pStyle w:val="TableEntry"/>
              <w:rPr>
                <w:ins w:id="2712" w:author="Lynn Felhofer" w:date="2020-03-20T10:11:00Z"/>
                <w:szCs w:val="18"/>
              </w:rPr>
            </w:pPr>
            <w:ins w:id="2713" w:author="Lynn Felhofer" w:date="2020-03-20T10:11:00Z">
              <w:r w:rsidRPr="00AB5651">
                <w:rPr>
                  <w:szCs w:val="18"/>
                </w:rPr>
                <w:t>EV(“ITI-64”, “IHE Transactions”, “Notify XAD-PID Link Change”)</w:t>
              </w:r>
            </w:ins>
          </w:p>
        </w:tc>
      </w:tr>
      <w:tr w:rsidR="00BD51F0" w:rsidRPr="00212469" w14:paraId="1C46AAC5" w14:textId="77777777" w:rsidTr="00240099">
        <w:trPr>
          <w:cantSplit/>
          <w:ins w:id="2714" w:author="Lynn Felhofer" w:date="2020-03-20T10:11:00Z"/>
        </w:trPr>
        <w:tc>
          <w:tcPr>
            <w:tcW w:w="9666" w:type="dxa"/>
            <w:gridSpan w:val="4"/>
          </w:tcPr>
          <w:p w14:paraId="0CE730C5" w14:textId="77777777" w:rsidR="00BD51F0" w:rsidRPr="00212469" w:rsidRDefault="00BD51F0" w:rsidP="00240099">
            <w:pPr>
              <w:pStyle w:val="TableEntry"/>
              <w:rPr>
                <w:ins w:id="2715" w:author="Lynn Felhofer" w:date="2020-03-20T10:11:00Z"/>
              </w:rPr>
            </w:pPr>
            <w:ins w:id="2716" w:author="Lynn Felhofer" w:date="2020-03-20T10:11:00Z">
              <w:r w:rsidRPr="00212469">
                <w:t>Source (Patient Identifier Cross-Reference Manager) (1)</w:t>
              </w:r>
            </w:ins>
          </w:p>
        </w:tc>
      </w:tr>
      <w:tr w:rsidR="00BD51F0" w:rsidRPr="00212469" w14:paraId="72A4E8FE" w14:textId="77777777" w:rsidTr="00240099">
        <w:trPr>
          <w:cantSplit/>
          <w:ins w:id="2717" w:author="Lynn Felhofer" w:date="2020-03-20T10:11:00Z"/>
        </w:trPr>
        <w:tc>
          <w:tcPr>
            <w:tcW w:w="9666" w:type="dxa"/>
            <w:gridSpan w:val="4"/>
          </w:tcPr>
          <w:p w14:paraId="5E11F9B1" w14:textId="77777777" w:rsidR="00BD51F0" w:rsidRPr="00212469" w:rsidRDefault="00BD51F0" w:rsidP="00240099">
            <w:pPr>
              <w:pStyle w:val="TableEntry"/>
              <w:rPr>
                <w:ins w:id="2718" w:author="Lynn Felhofer" w:date="2020-03-20T10:11:00Z"/>
                <w:szCs w:val="16"/>
              </w:rPr>
            </w:pPr>
            <w:ins w:id="2719" w:author="Lynn Felhofer" w:date="2020-03-20T10:11:00Z">
              <w:r w:rsidRPr="00212469">
                <w:rPr>
                  <w:szCs w:val="16"/>
                </w:rPr>
                <w:t>Human Requestor (0..n)</w:t>
              </w:r>
            </w:ins>
          </w:p>
        </w:tc>
      </w:tr>
      <w:tr w:rsidR="00BD51F0" w:rsidRPr="00212469" w14:paraId="6B5B173D" w14:textId="77777777" w:rsidTr="00240099">
        <w:trPr>
          <w:cantSplit/>
          <w:ins w:id="2720" w:author="Lynn Felhofer" w:date="2020-03-20T10:11:00Z"/>
        </w:trPr>
        <w:tc>
          <w:tcPr>
            <w:tcW w:w="9666" w:type="dxa"/>
            <w:gridSpan w:val="4"/>
          </w:tcPr>
          <w:p w14:paraId="3B8B557B" w14:textId="77777777" w:rsidR="00BD51F0" w:rsidRPr="00212469" w:rsidRDefault="00BD51F0" w:rsidP="00240099">
            <w:pPr>
              <w:pStyle w:val="TableEntry"/>
              <w:rPr>
                <w:ins w:id="2721" w:author="Lynn Felhofer" w:date="2020-03-20T10:11:00Z"/>
              </w:rPr>
            </w:pPr>
            <w:ins w:id="2722" w:author="Lynn Felhofer" w:date="2020-03-20T10:11:00Z">
              <w:r w:rsidRPr="00212469">
                <w:t>Destination (Document Registry) (1)</w:t>
              </w:r>
            </w:ins>
          </w:p>
        </w:tc>
      </w:tr>
      <w:tr w:rsidR="00BD51F0" w:rsidRPr="00212469" w14:paraId="6BED27E9" w14:textId="77777777" w:rsidTr="00240099">
        <w:trPr>
          <w:cantSplit/>
          <w:ins w:id="2723" w:author="Lynn Felhofer" w:date="2020-03-20T10:11:00Z"/>
        </w:trPr>
        <w:tc>
          <w:tcPr>
            <w:tcW w:w="9666" w:type="dxa"/>
            <w:gridSpan w:val="4"/>
          </w:tcPr>
          <w:p w14:paraId="20976AE9" w14:textId="77777777" w:rsidR="00BD51F0" w:rsidRPr="00212469" w:rsidRDefault="00BD51F0" w:rsidP="00240099">
            <w:pPr>
              <w:pStyle w:val="TableEntry"/>
              <w:rPr>
                <w:ins w:id="2724" w:author="Lynn Felhofer" w:date="2020-03-20T10:11:00Z"/>
              </w:rPr>
            </w:pPr>
            <w:ins w:id="2725" w:author="Lynn Felhofer" w:date="2020-03-20T10:11:00Z">
              <w:r w:rsidRPr="00212469">
                <w:t>Audit Source (</w:t>
              </w:r>
              <w:r w:rsidRPr="00212469">
                <w:rPr>
                  <w:szCs w:val="18"/>
                </w:rPr>
                <w:t>Patient Identifier Cross-Reference Manager</w:t>
              </w:r>
              <w:r w:rsidRPr="00212469">
                <w:t>) (1)</w:t>
              </w:r>
            </w:ins>
          </w:p>
        </w:tc>
      </w:tr>
      <w:tr w:rsidR="00BD51F0" w:rsidRPr="00212469" w14:paraId="0275ACFF" w14:textId="77777777" w:rsidTr="00240099">
        <w:trPr>
          <w:cantSplit/>
          <w:ins w:id="2726" w:author="Lynn Felhofer" w:date="2020-03-20T10:11:00Z"/>
        </w:trPr>
        <w:tc>
          <w:tcPr>
            <w:tcW w:w="9666" w:type="dxa"/>
            <w:gridSpan w:val="4"/>
          </w:tcPr>
          <w:p w14:paraId="0421097D" w14:textId="77777777" w:rsidR="00BD51F0" w:rsidRPr="00212469" w:rsidRDefault="00BD51F0" w:rsidP="00240099">
            <w:pPr>
              <w:pStyle w:val="TableEntry"/>
              <w:rPr>
                <w:ins w:id="2727" w:author="Lynn Felhofer" w:date="2020-03-20T10:11:00Z"/>
              </w:rPr>
            </w:pPr>
            <w:ins w:id="2728" w:author="Lynn Felhofer" w:date="2020-03-20T10:11:00Z">
              <w:r w:rsidRPr="00212469">
                <w:rPr>
                  <w:szCs w:val="18"/>
                </w:rPr>
                <w:t>localPatientId (1)</w:t>
              </w:r>
            </w:ins>
          </w:p>
        </w:tc>
      </w:tr>
      <w:tr w:rsidR="00BD51F0" w:rsidRPr="00212469" w14:paraId="2E1C532B" w14:textId="77777777" w:rsidTr="00240099">
        <w:trPr>
          <w:cantSplit/>
          <w:ins w:id="2729" w:author="Lynn Felhofer" w:date="2020-03-20T10:11:00Z"/>
        </w:trPr>
        <w:tc>
          <w:tcPr>
            <w:tcW w:w="9666" w:type="dxa"/>
            <w:gridSpan w:val="4"/>
          </w:tcPr>
          <w:p w14:paraId="777A6908" w14:textId="77777777" w:rsidR="00BD51F0" w:rsidRPr="00212469" w:rsidRDefault="00BD51F0" w:rsidP="00240099">
            <w:pPr>
              <w:pStyle w:val="TableEntry"/>
              <w:rPr>
                <w:ins w:id="2730" w:author="Lynn Felhofer" w:date="2020-03-20T10:11:00Z"/>
              </w:rPr>
            </w:pPr>
            <w:ins w:id="2731" w:author="Lynn Felhofer" w:date="2020-03-20T10:11:00Z">
              <w:r w:rsidRPr="00212469">
                <w:t>subsumedLocalPatientId (0..1)</w:t>
              </w:r>
            </w:ins>
          </w:p>
        </w:tc>
      </w:tr>
      <w:tr w:rsidR="00BD51F0" w:rsidRPr="00212469" w14:paraId="5551925F" w14:textId="77777777" w:rsidTr="00240099">
        <w:trPr>
          <w:cantSplit/>
          <w:ins w:id="2732" w:author="Lynn Felhofer" w:date="2020-03-20T10:11:00Z"/>
        </w:trPr>
        <w:tc>
          <w:tcPr>
            <w:tcW w:w="9666" w:type="dxa"/>
            <w:gridSpan w:val="4"/>
          </w:tcPr>
          <w:p w14:paraId="0FAF5B63" w14:textId="77777777" w:rsidR="00BD51F0" w:rsidRPr="00212469" w:rsidRDefault="00BD51F0" w:rsidP="00240099">
            <w:pPr>
              <w:pStyle w:val="TableEntry"/>
              <w:rPr>
                <w:ins w:id="2733" w:author="Lynn Felhofer" w:date="2020-03-20T10:11:00Z"/>
              </w:rPr>
            </w:pPr>
            <w:ins w:id="2734" w:author="Lynn Felhofer" w:date="2020-03-20T10:11:00Z">
              <w:r w:rsidRPr="00212469">
                <w:t>newPatientId(1)</w:t>
              </w:r>
            </w:ins>
          </w:p>
        </w:tc>
      </w:tr>
      <w:tr w:rsidR="00BD51F0" w:rsidRPr="00212469" w14:paraId="1D782975" w14:textId="77777777" w:rsidTr="00240099">
        <w:trPr>
          <w:cantSplit/>
          <w:ins w:id="2735" w:author="Lynn Felhofer" w:date="2020-03-20T10:11:00Z"/>
        </w:trPr>
        <w:tc>
          <w:tcPr>
            <w:tcW w:w="9666" w:type="dxa"/>
            <w:gridSpan w:val="4"/>
          </w:tcPr>
          <w:p w14:paraId="35692333" w14:textId="77777777" w:rsidR="00BD51F0" w:rsidRPr="00212469" w:rsidRDefault="00BD51F0" w:rsidP="00240099">
            <w:pPr>
              <w:pStyle w:val="TableEntry"/>
              <w:rPr>
                <w:ins w:id="2736" w:author="Lynn Felhofer" w:date="2020-03-20T10:11:00Z"/>
              </w:rPr>
            </w:pPr>
            <w:ins w:id="2737" w:author="Lynn Felhofer" w:date="2020-03-20T10:11:00Z">
              <w:r w:rsidRPr="00212469">
                <w:t>previousPatientId(1)</w:t>
              </w:r>
            </w:ins>
          </w:p>
        </w:tc>
      </w:tr>
    </w:tbl>
    <w:p w14:paraId="25DB1D63" w14:textId="77777777" w:rsidR="00BD51F0" w:rsidRPr="00212469" w:rsidRDefault="00BD51F0" w:rsidP="00BD51F0">
      <w:pPr>
        <w:pStyle w:val="BodyText"/>
        <w:rPr>
          <w:ins w:id="2738" w:author="Lynn Felhofer" w:date="2020-03-20T10:11:00Z"/>
          <w:i/>
        </w:rPr>
      </w:pPr>
      <w:ins w:id="2739" w:author="Lynn Felhofer" w:date="2020-03-20T10:11:00Z">
        <w:r w:rsidRPr="00212469">
          <w:t>Where:</w:t>
        </w:r>
      </w:ins>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430"/>
        <w:gridCol w:w="630"/>
        <w:gridCol w:w="4968"/>
      </w:tblGrid>
      <w:tr w:rsidR="00BD51F0" w:rsidRPr="00212469" w14:paraId="7B882957" w14:textId="77777777" w:rsidTr="00240099">
        <w:trPr>
          <w:cantSplit/>
          <w:ins w:id="2740" w:author="Lynn Felhofer" w:date="2020-03-20T10:11:00Z"/>
        </w:trPr>
        <w:tc>
          <w:tcPr>
            <w:tcW w:w="1638" w:type="dxa"/>
            <w:vMerge w:val="restart"/>
          </w:tcPr>
          <w:p w14:paraId="62031510" w14:textId="77777777" w:rsidR="00BD51F0" w:rsidRPr="00212469" w:rsidRDefault="00BD51F0" w:rsidP="00240099">
            <w:pPr>
              <w:pStyle w:val="TableEntryHeader"/>
              <w:rPr>
                <w:ins w:id="2741" w:author="Lynn Felhofer" w:date="2020-03-20T10:11:00Z"/>
              </w:rPr>
            </w:pPr>
            <w:ins w:id="2742" w:author="Lynn Felhofer" w:date="2020-03-20T10:11:00Z">
              <w:r w:rsidRPr="00212469">
                <w:t>Source</w:t>
              </w:r>
            </w:ins>
          </w:p>
          <w:p w14:paraId="2B4BE633" w14:textId="77777777" w:rsidR="00BD51F0" w:rsidRPr="00AB5651" w:rsidRDefault="00BD51F0" w:rsidP="00240099">
            <w:pPr>
              <w:pStyle w:val="TableEntryHeader"/>
              <w:rPr>
                <w:ins w:id="2743" w:author="Lynn Felhofer" w:date="2020-03-20T10:11:00Z"/>
                <w:bCs/>
                <w:sz w:val="12"/>
              </w:rPr>
            </w:pPr>
            <w:ins w:id="2744" w:author="Lynn Felhofer" w:date="2020-03-20T10:11:00Z">
              <w:r w:rsidRPr="00AB5651">
                <w:rPr>
                  <w:bCs/>
                  <w:sz w:val="12"/>
                </w:rPr>
                <w:t>AuditMessage/</w:t>
              </w:r>
              <w:r w:rsidRPr="00AB5651">
                <w:rPr>
                  <w:bCs/>
                  <w:sz w:val="12"/>
                </w:rPr>
                <w:br/>
                <w:t>ActiveParticipant</w:t>
              </w:r>
            </w:ins>
          </w:p>
        </w:tc>
        <w:tc>
          <w:tcPr>
            <w:tcW w:w="2430" w:type="dxa"/>
            <w:vAlign w:val="center"/>
          </w:tcPr>
          <w:p w14:paraId="19CAEEC6" w14:textId="77777777" w:rsidR="00BD51F0" w:rsidRPr="00AB5651" w:rsidRDefault="00BD51F0" w:rsidP="00240099">
            <w:pPr>
              <w:pStyle w:val="TableEntry"/>
              <w:rPr>
                <w:ins w:id="2745" w:author="Lynn Felhofer" w:date="2020-03-20T10:11:00Z"/>
                <w:szCs w:val="18"/>
              </w:rPr>
            </w:pPr>
            <w:ins w:id="2746" w:author="Lynn Felhofer" w:date="2020-03-20T10:11:00Z">
              <w:r w:rsidRPr="00AB5651">
                <w:rPr>
                  <w:szCs w:val="18"/>
                </w:rPr>
                <w:t>UserID</w:t>
              </w:r>
            </w:ins>
          </w:p>
        </w:tc>
        <w:tc>
          <w:tcPr>
            <w:tcW w:w="630" w:type="dxa"/>
            <w:vAlign w:val="center"/>
          </w:tcPr>
          <w:p w14:paraId="1936D6E8" w14:textId="77777777" w:rsidR="00BD51F0" w:rsidRPr="00AB5651" w:rsidRDefault="00BD51F0" w:rsidP="00240099">
            <w:pPr>
              <w:pStyle w:val="TableEntry"/>
              <w:rPr>
                <w:ins w:id="2747" w:author="Lynn Felhofer" w:date="2020-03-20T10:11:00Z"/>
                <w:szCs w:val="18"/>
              </w:rPr>
            </w:pPr>
            <w:ins w:id="2748" w:author="Lynn Felhofer" w:date="2020-03-20T10:11:00Z">
              <w:r w:rsidRPr="00AB5651">
                <w:rPr>
                  <w:szCs w:val="18"/>
                </w:rPr>
                <w:t>M</w:t>
              </w:r>
            </w:ins>
          </w:p>
        </w:tc>
        <w:tc>
          <w:tcPr>
            <w:tcW w:w="4968" w:type="dxa"/>
            <w:vAlign w:val="center"/>
          </w:tcPr>
          <w:p w14:paraId="67DF45DD" w14:textId="77777777" w:rsidR="00BD51F0" w:rsidRPr="00AB5651" w:rsidRDefault="00BD51F0" w:rsidP="00240099">
            <w:pPr>
              <w:pStyle w:val="TableEntry"/>
              <w:rPr>
                <w:ins w:id="2749" w:author="Lynn Felhofer" w:date="2020-03-20T10:11:00Z"/>
                <w:szCs w:val="18"/>
              </w:rPr>
            </w:pPr>
            <w:ins w:id="2750" w:author="Lynn Felhofer" w:date="2020-03-20T10:11:00Z">
              <w:r w:rsidRPr="00AB5651">
                <w:rPr>
                  <w:szCs w:val="18"/>
                </w:rPr>
                <w:t>The identity of the Patient Identity Cross-Reference Manager facility and sending application from the HL7 message; concatenated together, separated by the | character.</w:t>
              </w:r>
            </w:ins>
          </w:p>
        </w:tc>
      </w:tr>
      <w:tr w:rsidR="00BD51F0" w:rsidRPr="00212469" w14:paraId="108A0925" w14:textId="77777777" w:rsidTr="00240099">
        <w:trPr>
          <w:cantSplit/>
          <w:ins w:id="2751" w:author="Lynn Felhofer" w:date="2020-03-20T10:11:00Z"/>
        </w:trPr>
        <w:tc>
          <w:tcPr>
            <w:tcW w:w="1638" w:type="dxa"/>
            <w:vMerge/>
            <w:textDirection w:val="btLr"/>
            <w:vAlign w:val="center"/>
          </w:tcPr>
          <w:p w14:paraId="31A6EAB0" w14:textId="77777777" w:rsidR="00BD51F0" w:rsidRPr="00212469" w:rsidRDefault="00BD51F0" w:rsidP="00240099">
            <w:pPr>
              <w:pStyle w:val="TableLabel"/>
              <w:rPr>
                <w:ins w:id="2752" w:author="Lynn Felhofer" w:date="2020-03-20T10:11:00Z"/>
                <w:rFonts w:ascii="Times New Roman" w:hAnsi="Times New Roman"/>
                <w:sz w:val="16"/>
              </w:rPr>
            </w:pPr>
          </w:p>
        </w:tc>
        <w:tc>
          <w:tcPr>
            <w:tcW w:w="2430" w:type="dxa"/>
            <w:vAlign w:val="center"/>
          </w:tcPr>
          <w:p w14:paraId="6B8633FB" w14:textId="77777777" w:rsidR="00BD51F0" w:rsidRPr="00AB5651" w:rsidRDefault="00BD51F0" w:rsidP="00240099">
            <w:pPr>
              <w:pStyle w:val="TableEntry"/>
              <w:rPr>
                <w:ins w:id="2753" w:author="Lynn Felhofer" w:date="2020-03-20T10:11:00Z"/>
                <w:szCs w:val="18"/>
              </w:rPr>
            </w:pPr>
            <w:ins w:id="2754" w:author="Lynn Felhofer" w:date="2020-03-20T10:11:00Z">
              <w:r w:rsidRPr="00AB5651">
                <w:rPr>
                  <w:szCs w:val="18"/>
                </w:rPr>
                <w:t>AlternativeUserID</w:t>
              </w:r>
            </w:ins>
          </w:p>
        </w:tc>
        <w:tc>
          <w:tcPr>
            <w:tcW w:w="630" w:type="dxa"/>
            <w:vAlign w:val="center"/>
          </w:tcPr>
          <w:p w14:paraId="1685206B" w14:textId="77777777" w:rsidR="00BD51F0" w:rsidRPr="00AB5651" w:rsidRDefault="00BD51F0" w:rsidP="00240099">
            <w:pPr>
              <w:pStyle w:val="TableEntry"/>
              <w:rPr>
                <w:ins w:id="2755" w:author="Lynn Felhofer" w:date="2020-03-20T10:11:00Z"/>
                <w:szCs w:val="18"/>
              </w:rPr>
            </w:pPr>
            <w:ins w:id="2756" w:author="Lynn Felhofer" w:date="2020-03-20T10:11:00Z">
              <w:r w:rsidRPr="00AB5651">
                <w:rPr>
                  <w:szCs w:val="18"/>
                </w:rPr>
                <w:t>M</w:t>
              </w:r>
            </w:ins>
          </w:p>
        </w:tc>
        <w:tc>
          <w:tcPr>
            <w:tcW w:w="4968" w:type="dxa"/>
            <w:vAlign w:val="center"/>
          </w:tcPr>
          <w:p w14:paraId="0C3962A5" w14:textId="77777777" w:rsidR="00BD51F0" w:rsidRPr="00AB5651" w:rsidRDefault="00BD51F0" w:rsidP="00240099">
            <w:pPr>
              <w:pStyle w:val="TableEntry"/>
              <w:rPr>
                <w:ins w:id="2757" w:author="Lynn Felhofer" w:date="2020-03-20T10:11:00Z"/>
                <w:szCs w:val="18"/>
              </w:rPr>
            </w:pPr>
            <w:ins w:id="2758" w:author="Lynn Felhofer" w:date="2020-03-20T10:11:00Z">
              <w:r w:rsidRPr="00AB5651">
                <w:rPr>
                  <w:szCs w:val="18"/>
                </w:rPr>
                <w:t>The process ID as used within the local operating system in the local system logs.</w:t>
              </w:r>
            </w:ins>
          </w:p>
        </w:tc>
      </w:tr>
      <w:tr w:rsidR="00BD51F0" w:rsidRPr="00212469" w14:paraId="41816A10" w14:textId="77777777" w:rsidTr="00240099">
        <w:trPr>
          <w:cantSplit/>
          <w:ins w:id="2759" w:author="Lynn Felhofer" w:date="2020-03-20T10:11:00Z"/>
        </w:trPr>
        <w:tc>
          <w:tcPr>
            <w:tcW w:w="1638" w:type="dxa"/>
            <w:vMerge/>
            <w:textDirection w:val="btLr"/>
            <w:vAlign w:val="center"/>
          </w:tcPr>
          <w:p w14:paraId="1A8D8292" w14:textId="77777777" w:rsidR="00BD51F0" w:rsidRPr="00212469" w:rsidRDefault="00BD51F0" w:rsidP="00240099">
            <w:pPr>
              <w:pStyle w:val="TableLabel"/>
              <w:rPr>
                <w:ins w:id="2760" w:author="Lynn Felhofer" w:date="2020-03-20T10:11:00Z"/>
                <w:rFonts w:ascii="Times New Roman" w:hAnsi="Times New Roman"/>
                <w:sz w:val="16"/>
              </w:rPr>
            </w:pPr>
          </w:p>
        </w:tc>
        <w:tc>
          <w:tcPr>
            <w:tcW w:w="2430" w:type="dxa"/>
            <w:vAlign w:val="center"/>
          </w:tcPr>
          <w:p w14:paraId="41D6E25F" w14:textId="77777777" w:rsidR="00BD51F0" w:rsidRPr="00AB5651" w:rsidRDefault="00BD51F0" w:rsidP="00240099">
            <w:pPr>
              <w:pStyle w:val="TableEntry"/>
              <w:rPr>
                <w:ins w:id="2761" w:author="Lynn Felhofer" w:date="2020-03-20T10:11:00Z"/>
                <w:i/>
                <w:szCs w:val="18"/>
              </w:rPr>
            </w:pPr>
            <w:ins w:id="2762" w:author="Lynn Felhofer" w:date="2020-03-20T10:11:00Z">
              <w:r w:rsidRPr="00AB5651">
                <w:rPr>
                  <w:i/>
                  <w:szCs w:val="18"/>
                </w:rPr>
                <w:t>UserName</w:t>
              </w:r>
            </w:ins>
          </w:p>
        </w:tc>
        <w:tc>
          <w:tcPr>
            <w:tcW w:w="630" w:type="dxa"/>
            <w:vAlign w:val="center"/>
          </w:tcPr>
          <w:p w14:paraId="6BB72D5A" w14:textId="77777777" w:rsidR="00BD51F0" w:rsidRPr="00AB5651" w:rsidRDefault="00BD51F0" w:rsidP="00240099">
            <w:pPr>
              <w:pStyle w:val="TableEntry"/>
              <w:rPr>
                <w:ins w:id="2763" w:author="Lynn Felhofer" w:date="2020-03-20T10:11:00Z"/>
                <w:i/>
                <w:szCs w:val="18"/>
              </w:rPr>
            </w:pPr>
            <w:ins w:id="2764" w:author="Lynn Felhofer" w:date="2020-03-20T10:11:00Z">
              <w:r w:rsidRPr="00AB5651">
                <w:rPr>
                  <w:i/>
                  <w:szCs w:val="18"/>
                </w:rPr>
                <w:t>U</w:t>
              </w:r>
            </w:ins>
          </w:p>
        </w:tc>
        <w:tc>
          <w:tcPr>
            <w:tcW w:w="4968" w:type="dxa"/>
            <w:vAlign w:val="center"/>
          </w:tcPr>
          <w:p w14:paraId="6D53C38A" w14:textId="77777777" w:rsidR="00BD51F0" w:rsidRPr="00AB5651" w:rsidRDefault="00BD51F0" w:rsidP="00240099">
            <w:pPr>
              <w:pStyle w:val="TableEntry"/>
              <w:rPr>
                <w:ins w:id="2765" w:author="Lynn Felhofer" w:date="2020-03-20T10:11:00Z"/>
                <w:i/>
                <w:szCs w:val="18"/>
              </w:rPr>
            </w:pPr>
            <w:ins w:id="2766" w:author="Lynn Felhofer" w:date="2020-03-20T10:11:00Z">
              <w:r w:rsidRPr="00AB5651">
                <w:rPr>
                  <w:i/>
                  <w:szCs w:val="18"/>
                </w:rPr>
                <w:t>not specialized</w:t>
              </w:r>
            </w:ins>
          </w:p>
        </w:tc>
      </w:tr>
      <w:tr w:rsidR="00BD51F0" w:rsidRPr="00212469" w14:paraId="2BDD430C" w14:textId="77777777" w:rsidTr="00240099">
        <w:trPr>
          <w:cantSplit/>
          <w:ins w:id="2767" w:author="Lynn Felhofer" w:date="2020-03-20T10:11:00Z"/>
        </w:trPr>
        <w:tc>
          <w:tcPr>
            <w:tcW w:w="1638" w:type="dxa"/>
            <w:vMerge/>
            <w:textDirection w:val="btLr"/>
            <w:vAlign w:val="center"/>
          </w:tcPr>
          <w:p w14:paraId="1CCEB511" w14:textId="77777777" w:rsidR="00BD51F0" w:rsidRPr="00212469" w:rsidRDefault="00BD51F0" w:rsidP="00240099">
            <w:pPr>
              <w:pStyle w:val="TableLabel"/>
              <w:rPr>
                <w:ins w:id="2768" w:author="Lynn Felhofer" w:date="2020-03-20T10:11:00Z"/>
                <w:rFonts w:ascii="Times New Roman" w:hAnsi="Times New Roman"/>
                <w:sz w:val="16"/>
              </w:rPr>
            </w:pPr>
          </w:p>
        </w:tc>
        <w:tc>
          <w:tcPr>
            <w:tcW w:w="2430" w:type="dxa"/>
            <w:vAlign w:val="center"/>
          </w:tcPr>
          <w:p w14:paraId="41050B11" w14:textId="77777777" w:rsidR="00BD51F0" w:rsidRPr="00AB5651" w:rsidRDefault="00BD51F0" w:rsidP="00240099">
            <w:pPr>
              <w:pStyle w:val="TableEntry"/>
              <w:rPr>
                <w:ins w:id="2769" w:author="Lynn Felhofer" w:date="2020-03-20T10:11:00Z"/>
                <w:i/>
                <w:szCs w:val="18"/>
              </w:rPr>
            </w:pPr>
            <w:ins w:id="2770" w:author="Lynn Felhofer" w:date="2020-03-20T10:11:00Z">
              <w:r w:rsidRPr="00AB5651">
                <w:rPr>
                  <w:i/>
                  <w:szCs w:val="18"/>
                </w:rPr>
                <w:t>UserIsRequestor</w:t>
              </w:r>
            </w:ins>
          </w:p>
        </w:tc>
        <w:tc>
          <w:tcPr>
            <w:tcW w:w="630" w:type="dxa"/>
            <w:vAlign w:val="center"/>
          </w:tcPr>
          <w:p w14:paraId="7986665C" w14:textId="77777777" w:rsidR="00BD51F0" w:rsidRPr="00AB5651" w:rsidRDefault="00BD51F0" w:rsidP="00240099">
            <w:pPr>
              <w:pStyle w:val="TableEntry"/>
              <w:rPr>
                <w:ins w:id="2771" w:author="Lynn Felhofer" w:date="2020-03-20T10:11:00Z"/>
                <w:i/>
                <w:szCs w:val="18"/>
              </w:rPr>
            </w:pPr>
            <w:ins w:id="2772" w:author="Lynn Felhofer" w:date="2020-03-20T10:11:00Z">
              <w:r w:rsidRPr="00AB5651">
                <w:rPr>
                  <w:i/>
                  <w:szCs w:val="18"/>
                </w:rPr>
                <w:t>U</w:t>
              </w:r>
            </w:ins>
          </w:p>
        </w:tc>
        <w:tc>
          <w:tcPr>
            <w:tcW w:w="4968" w:type="dxa"/>
            <w:vAlign w:val="center"/>
          </w:tcPr>
          <w:p w14:paraId="3411D9CC" w14:textId="77777777" w:rsidR="00BD51F0" w:rsidRPr="00AB5651" w:rsidRDefault="00BD51F0" w:rsidP="00240099">
            <w:pPr>
              <w:pStyle w:val="TableEntry"/>
              <w:rPr>
                <w:ins w:id="2773" w:author="Lynn Felhofer" w:date="2020-03-20T10:11:00Z"/>
                <w:i/>
                <w:szCs w:val="18"/>
              </w:rPr>
            </w:pPr>
            <w:ins w:id="2774" w:author="Lynn Felhofer" w:date="2020-03-20T10:11:00Z">
              <w:r w:rsidRPr="00AB5651">
                <w:rPr>
                  <w:i/>
                  <w:szCs w:val="18"/>
                </w:rPr>
                <w:t>not specialized</w:t>
              </w:r>
            </w:ins>
          </w:p>
        </w:tc>
      </w:tr>
      <w:tr w:rsidR="00BD51F0" w:rsidRPr="00212469" w14:paraId="383CDB5A" w14:textId="77777777" w:rsidTr="00240099">
        <w:trPr>
          <w:cantSplit/>
          <w:ins w:id="2775" w:author="Lynn Felhofer" w:date="2020-03-20T10:11:00Z"/>
        </w:trPr>
        <w:tc>
          <w:tcPr>
            <w:tcW w:w="1638" w:type="dxa"/>
            <w:vMerge/>
            <w:textDirection w:val="btLr"/>
            <w:vAlign w:val="center"/>
          </w:tcPr>
          <w:p w14:paraId="6261F854" w14:textId="77777777" w:rsidR="00BD51F0" w:rsidRPr="00212469" w:rsidRDefault="00BD51F0" w:rsidP="00240099">
            <w:pPr>
              <w:pStyle w:val="TableLabel"/>
              <w:rPr>
                <w:ins w:id="2776" w:author="Lynn Felhofer" w:date="2020-03-20T10:11:00Z"/>
                <w:rFonts w:ascii="Times New Roman" w:hAnsi="Times New Roman"/>
                <w:sz w:val="16"/>
              </w:rPr>
            </w:pPr>
          </w:p>
        </w:tc>
        <w:tc>
          <w:tcPr>
            <w:tcW w:w="2430" w:type="dxa"/>
            <w:vAlign w:val="center"/>
          </w:tcPr>
          <w:p w14:paraId="6380879B" w14:textId="77777777" w:rsidR="00BD51F0" w:rsidRPr="00AB5651" w:rsidRDefault="00BD51F0" w:rsidP="00240099">
            <w:pPr>
              <w:pStyle w:val="TableEntry"/>
              <w:rPr>
                <w:ins w:id="2777" w:author="Lynn Felhofer" w:date="2020-03-20T10:11:00Z"/>
                <w:szCs w:val="18"/>
              </w:rPr>
            </w:pPr>
            <w:ins w:id="2778" w:author="Lynn Felhofer" w:date="2020-03-20T10:11:00Z">
              <w:r w:rsidRPr="00AB5651">
                <w:rPr>
                  <w:szCs w:val="18"/>
                </w:rPr>
                <w:t>RoleIDCode</w:t>
              </w:r>
            </w:ins>
          </w:p>
        </w:tc>
        <w:tc>
          <w:tcPr>
            <w:tcW w:w="630" w:type="dxa"/>
            <w:vAlign w:val="center"/>
          </w:tcPr>
          <w:p w14:paraId="54DF1E06" w14:textId="77777777" w:rsidR="00BD51F0" w:rsidRPr="00AB5651" w:rsidRDefault="00BD51F0" w:rsidP="00240099">
            <w:pPr>
              <w:pStyle w:val="TableEntry"/>
              <w:rPr>
                <w:ins w:id="2779" w:author="Lynn Felhofer" w:date="2020-03-20T10:11:00Z"/>
                <w:szCs w:val="18"/>
              </w:rPr>
            </w:pPr>
            <w:ins w:id="2780" w:author="Lynn Felhofer" w:date="2020-03-20T10:11:00Z">
              <w:r w:rsidRPr="00AB5651">
                <w:rPr>
                  <w:szCs w:val="18"/>
                </w:rPr>
                <w:t>M</w:t>
              </w:r>
            </w:ins>
          </w:p>
        </w:tc>
        <w:tc>
          <w:tcPr>
            <w:tcW w:w="4968" w:type="dxa"/>
            <w:vAlign w:val="center"/>
          </w:tcPr>
          <w:p w14:paraId="0E8FA86B" w14:textId="77777777" w:rsidR="00BD51F0" w:rsidRPr="00AB5651" w:rsidRDefault="00BD51F0" w:rsidP="00240099">
            <w:pPr>
              <w:pStyle w:val="TableEntry"/>
              <w:rPr>
                <w:ins w:id="2781" w:author="Lynn Felhofer" w:date="2020-03-20T10:11:00Z"/>
                <w:szCs w:val="18"/>
              </w:rPr>
            </w:pPr>
            <w:ins w:id="2782" w:author="Lynn Felhofer" w:date="2020-03-20T10:11:00Z">
              <w:r w:rsidRPr="00AB5651">
                <w:rPr>
                  <w:szCs w:val="18"/>
                </w:rPr>
                <w:t>EV(110153, DCM, “Source”)</w:t>
              </w:r>
            </w:ins>
          </w:p>
        </w:tc>
      </w:tr>
      <w:tr w:rsidR="00BD51F0" w:rsidRPr="00212469" w14:paraId="6DEF53AD" w14:textId="77777777" w:rsidTr="00240099">
        <w:trPr>
          <w:cantSplit/>
          <w:ins w:id="2783" w:author="Lynn Felhofer" w:date="2020-03-20T10:11:00Z"/>
        </w:trPr>
        <w:tc>
          <w:tcPr>
            <w:tcW w:w="1638" w:type="dxa"/>
            <w:vMerge/>
            <w:textDirection w:val="btLr"/>
            <w:vAlign w:val="center"/>
          </w:tcPr>
          <w:p w14:paraId="11B7D44E" w14:textId="77777777" w:rsidR="00BD51F0" w:rsidRPr="00212469" w:rsidRDefault="00BD51F0" w:rsidP="00240099">
            <w:pPr>
              <w:pStyle w:val="TableLabel"/>
              <w:rPr>
                <w:ins w:id="2784" w:author="Lynn Felhofer" w:date="2020-03-20T10:11:00Z"/>
                <w:rFonts w:ascii="Times New Roman" w:hAnsi="Times New Roman"/>
                <w:sz w:val="16"/>
              </w:rPr>
            </w:pPr>
          </w:p>
        </w:tc>
        <w:tc>
          <w:tcPr>
            <w:tcW w:w="2430" w:type="dxa"/>
            <w:vAlign w:val="center"/>
          </w:tcPr>
          <w:p w14:paraId="5458682F" w14:textId="77777777" w:rsidR="00BD51F0" w:rsidRPr="00AB5651" w:rsidRDefault="00BD51F0" w:rsidP="00240099">
            <w:pPr>
              <w:pStyle w:val="TableEntry"/>
              <w:rPr>
                <w:ins w:id="2785" w:author="Lynn Felhofer" w:date="2020-03-20T10:11:00Z"/>
                <w:szCs w:val="18"/>
              </w:rPr>
            </w:pPr>
            <w:ins w:id="2786" w:author="Lynn Felhofer" w:date="2020-03-20T10:11:00Z">
              <w:r w:rsidRPr="00AB5651">
                <w:rPr>
                  <w:szCs w:val="18"/>
                </w:rPr>
                <w:t>NetworkAccessPointTypeCode</w:t>
              </w:r>
            </w:ins>
          </w:p>
        </w:tc>
        <w:tc>
          <w:tcPr>
            <w:tcW w:w="630" w:type="dxa"/>
            <w:vAlign w:val="center"/>
          </w:tcPr>
          <w:p w14:paraId="5EA1C796" w14:textId="77777777" w:rsidR="00BD51F0" w:rsidRPr="00AB5651" w:rsidRDefault="00BD51F0" w:rsidP="00240099">
            <w:pPr>
              <w:pStyle w:val="TableEntry"/>
              <w:rPr>
                <w:ins w:id="2787" w:author="Lynn Felhofer" w:date="2020-03-20T10:11:00Z"/>
                <w:szCs w:val="18"/>
              </w:rPr>
            </w:pPr>
            <w:ins w:id="2788" w:author="Lynn Felhofer" w:date="2020-03-20T10:11:00Z">
              <w:r w:rsidRPr="00AB5651">
                <w:rPr>
                  <w:szCs w:val="18"/>
                </w:rPr>
                <w:t>M</w:t>
              </w:r>
            </w:ins>
          </w:p>
        </w:tc>
        <w:tc>
          <w:tcPr>
            <w:tcW w:w="4968" w:type="dxa"/>
            <w:vAlign w:val="center"/>
          </w:tcPr>
          <w:p w14:paraId="7F72B0A3" w14:textId="77777777" w:rsidR="00BD51F0" w:rsidRPr="00AB5651" w:rsidRDefault="00BD51F0" w:rsidP="00240099">
            <w:pPr>
              <w:pStyle w:val="TableEntry"/>
              <w:rPr>
                <w:ins w:id="2789" w:author="Lynn Felhofer" w:date="2020-03-20T10:11:00Z"/>
                <w:szCs w:val="18"/>
              </w:rPr>
            </w:pPr>
            <w:ins w:id="2790" w:author="Lynn Felhofer" w:date="2020-03-20T10:11:00Z">
              <w:r w:rsidRPr="00AB5651">
                <w:rPr>
                  <w:szCs w:val="18"/>
                </w:rPr>
                <w:t>“1” for machine (DNS) name, “2” for IP address</w:t>
              </w:r>
            </w:ins>
          </w:p>
        </w:tc>
      </w:tr>
      <w:tr w:rsidR="00BD51F0" w:rsidRPr="00212469" w14:paraId="5C4932CC" w14:textId="77777777" w:rsidTr="00240099">
        <w:trPr>
          <w:cantSplit/>
          <w:ins w:id="2791" w:author="Lynn Felhofer" w:date="2020-03-20T10:11:00Z"/>
        </w:trPr>
        <w:tc>
          <w:tcPr>
            <w:tcW w:w="1638" w:type="dxa"/>
            <w:vMerge/>
            <w:tcBorders>
              <w:bottom w:val="single" w:sz="4" w:space="0" w:color="auto"/>
            </w:tcBorders>
            <w:textDirection w:val="btLr"/>
            <w:vAlign w:val="center"/>
          </w:tcPr>
          <w:p w14:paraId="1169F46F" w14:textId="77777777" w:rsidR="00BD51F0" w:rsidRPr="00212469" w:rsidRDefault="00BD51F0" w:rsidP="00240099">
            <w:pPr>
              <w:pStyle w:val="TableLabel"/>
              <w:rPr>
                <w:ins w:id="2792" w:author="Lynn Felhofer" w:date="2020-03-20T10:11:00Z"/>
                <w:rFonts w:ascii="Times New Roman" w:hAnsi="Times New Roman"/>
                <w:sz w:val="16"/>
              </w:rPr>
            </w:pPr>
          </w:p>
        </w:tc>
        <w:tc>
          <w:tcPr>
            <w:tcW w:w="2430" w:type="dxa"/>
            <w:tcBorders>
              <w:bottom w:val="single" w:sz="4" w:space="0" w:color="auto"/>
            </w:tcBorders>
            <w:vAlign w:val="center"/>
          </w:tcPr>
          <w:p w14:paraId="28D2FF0C" w14:textId="77777777" w:rsidR="00BD51F0" w:rsidRPr="00AB5651" w:rsidRDefault="00BD51F0" w:rsidP="00240099">
            <w:pPr>
              <w:pStyle w:val="TableEntry"/>
              <w:rPr>
                <w:ins w:id="2793" w:author="Lynn Felhofer" w:date="2020-03-20T10:11:00Z"/>
                <w:szCs w:val="18"/>
              </w:rPr>
            </w:pPr>
            <w:ins w:id="2794" w:author="Lynn Felhofer" w:date="2020-03-20T10:11:00Z">
              <w:r w:rsidRPr="00AB5651">
                <w:rPr>
                  <w:szCs w:val="18"/>
                </w:rPr>
                <w:t>NetworkAccessPointID</w:t>
              </w:r>
            </w:ins>
          </w:p>
        </w:tc>
        <w:tc>
          <w:tcPr>
            <w:tcW w:w="630" w:type="dxa"/>
            <w:tcBorders>
              <w:bottom w:val="single" w:sz="4" w:space="0" w:color="auto"/>
            </w:tcBorders>
            <w:vAlign w:val="center"/>
          </w:tcPr>
          <w:p w14:paraId="418F3618" w14:textId="77777777" w:rsidR="00BD51F0" w:rsidRPr="00AB5651" w:rsidRDefault="00BD51F0" w:rsidP="00240099">
            <w:pPr>
              <w:pStyle w:val="TableEntry"/>
              <w:rPr>
                <w:ins w:id="2795" w:author="Lynn Felhofer" w:date="2020-03-20T10:11:00Z"/>
                <w:szCs w:val="18"/>
              </w:rPr>
            </w:pPr>
            <w:ins w:id="2796" w:author="Lynn Felhofer" w:date="2020-03-20T10:11:00Z">
              <w:r w:rsidRPr="00AB5651">
                <w:rPr>
                  <w:szCs w:val="18"/>
                </w:rPr>
                <w:t>M</w:t>
              </w:r>
            </w:ins>
          </w:p>
        </w:tc>
        <w:tc>
          <w:tcPr>
            <w:tcW w:w="4968" w:type="dxa"/>
            <w:tcBorders>
              <w:bottom w:val="single" w:sz="4" w:space="0" w:color="auto"/>
            </w:tcBorders>
            <w:vAlign w:val="center"/>
          </w:tcPr>
          <w:p w14:paraId="2E1AFC2E" w14:textId="77777777" w:rsidR="00BD51F0" w:rsidRPr="00AB5651" w:rsidRDefault="00BD51F0" w:rsidP="00240099">
            <w:pPr>
              <w:pStyle w:val="TableEntry"/>
              <w:rPr>
                <w:ins w:id="2797" w:author="Lynn Felhofer" w:date="2020-03-20T10:11:00Z"/>
                <w:szCs w:val="18"/>
              </w:rPr>
            </w:pPr>
            <w:ins w:id="2798" w:author="Lynn Felhofer" w:date="2020-03-20T10:11:00Z">
              <w:r w:rsidRPr="00AB5651">
                <w:rPr>
                  <w:szCs w:val="18"/>
                </w:rPr>
                <w:t>The machine name or IP address</w:t>
              </w:r>
            </w:ins>
          </w:p>
        </w:tc>
      </w:tr>
    </w:tbl>
    <w:p w14:paraId="7F2E9DE3" w14:textId="77777777" w:rsidR="00BD51F0" w:rsidRPr="00212469" w:rsidRDefault="00BD51F0" w:rsidP="00BD51F0">
      <w:pPr>
        <w:pStyle w:val="BodyText"/>
        <w:rPr>
          <w:ins w:id="2799" w:author="Lynn Felhofer" w:date="2020-03-20T10:11:00Z"/>
        </w:rPr>
      </w:pPr>
    </w:p>
    <w:tbl>
      <w:tblPr>
        <w:tblStyle w:val="TableGrid"/>
        <w:tblW w:w="0" w:type="auto"/>
        <w:tblLayout w:type="fixed"/>
        <w:tblLook w:val="04A0" w:firstRow="1" w:lastRow="0" w:firstColumn="1" w:lastColumn="0" w:noHBand="0" w:noVBand="1"/>
      </w:tblPr>
      <w:tblGrid>
        <w:gridCol w:w="1638"/>
        <w:gridCol w:w="2430"/>
        <w:gridCol w:w="630"/>
        <w:gridCol w:w="4878"/>
      </w:tblGrid>
      <w:tr w:rsidR="00BD51F0" w:rsidRPr="00212469" w14:paraId="730BAD58" w14:textId="77777777" w:rsidTr="00240099">
        <w:trPr>
          <w:ins w:id="2800" w:author="Lynn Felhofer" w:date="2020-03-20T10:11:00Z"/>
        </w:trPr>
        <w:tc>
          <w:tcPr>
            <w:tcW w:w="1638" w:type="dxa"/>
            <w:vMerge w:val="restart"/>
          </w:tcPr>
          <w:p w14:paraId="3A6C0F3E" w14:textId="77777777" w:rsidR="00BD51F0" w:rsidRPr="00212469" w:rsidRDefault="00BD51F0" w:rsidP="00240099">
            <w:pPr>
              <w:pStyle w:val="TableEntryHeader"/>
              <w:rPr>
                <w:ins w:id="2801" w:author="Lynn Felhofer" w:date="2020-03-20T10:11:00Z"/>
              </w:rPr>
            </w:pPr>
            <w:ins w:id="2802" w:author="Lynn Felhofer" w:date="2020-03-20T10:11:00Z">
              <w:r w:rsidRPr="00212469">
                <w:t>Human Requestor (if known)</w:t>
              </w:r>
            </w:ins>
          </w:p>
          <w:p w14:paraId="5E918813" w14:textId="77777777" w:rsidR="00BD51F0" w:rsidRPr="00AB5651" w:rsidRDefault="00BD51F0" w:rsidP="00240099">
            <w:pPr>
              <w:pStyle w:val="TableEntryHeader"/>
              <w:rPr>
                <w:ins w:id="2803" w:author="Lynn Felhofer" w:date="2020-03-20T10:11:00Z"/>
                <w:bCs/>
                <w:sz w:val="12"/>
              </w:rPr>
            </w:pPr>
            <w:ins w:id="2804" w:author="Lynn Felhofer" w:date="2020-03-20T10:11:00Z">
              <w:r w:rsidRPr="00AB5651">
                <w:rPr>
                  <w:bCs/>
                  <w:sz w:val="12"/>
                </w:rPr>
                <w:t>AuditMessage/ActiveParticipant</w:t>
              </w:r>
            </w:ins>
          </w:p>
        </w:tc>
        <w:tc>
          <w:tcPr>
            <w:tcW w:w="2430" w:type="dxa"/>
            <w:vAlign w:val="center"/>
          </w:tcPr>
          <w:p w14:paraId="101E36D8" w14:textId="77777777" w:rsidR="00BD51F0" w:rsidRPr="00AB5651" w:rsidRDefault="00BD51F0" w:rsidP="00240099">
            <w:pPr>
              <w:pStyle w:val="TableEntry"/>
              <w:rPr>
                <w:ins w:id="2805" w:author="Lynn Felhofer" w:date="2020-03-20T10:11:00Z"/>
                <w:szCs w:val="18"/>
              </w:rPr>
            </w:pPr>
            <w:ins w:id="2806" w:author="Lynn Felhofer" w:date="2020-03-20T10:11:00Z">
              <w:r w:rsidRPr="00AB5651">
                <w:rPr>
                  <w:szCs w:val="18"/>
                </w:rPr>
                <w:t>UserID</w:t>
              </w:r>
            </w:ins>
          </w:p>
        </w:tc>
        <w:tc>
          <w:tcPr>
            <w:tcW w:w="630" w:type="dxa"/>
            <w:vAlign w:val="center"/>
          </w:tcPr>
          <w:p w14:paraId="722AAC32" w14:textId="77777777" w:rsidR="00BD51F0" w:rsidRPr="00AB5651" w:rsidRDefault="00BD51F0" w:rsidP="00240099">
            <w:pPr>
              <w:pStyle w:val="TableEntry"/>
              <w:rPr>
                <w:ins w:id="2807" w:author="Lynn Felhofer" w:date="2020-03-20T10:11:00Z"/>
                <w:szCs w:val="18"/>
              </w:rPr>
            </w:pPr>
            <w:ins w:id="2808" w:author="Lynn Felhofer" w:date="2020-03-20T10:11:00Z">
              <w:r w:rsidRPr="00AB5651">
                <w:rPr>
                  <w:szCs w:val="18"/>
                </w:rPr>
                <w:t>M</w:t>
              </w:r>
            </w:ins>
          </w:p>
        </w:tc>
        <w:tc>
          <w:tcPr>
            <w:tcW w:w="4878" w:type="dxa"/>
            <w:vAlign w:val="center"/>
          </w:tcPr>
          <w:p w14:paraId="6A1CEF0D" w14:textId="77777777" w:rsidR="00BD51F0" w:rsidRPr="00AB5651" w:rsidRDefault="00BD51F0" w:rsidP="00240099">
            <w:pPr>
              <w:pStyle w:val="TableEntry"/>
              <w:rPr>
                <w:ins w:id="2809" w:author="Lynn Felhofer" w:date="2020-03-20T10:11:00Z"/>
                <w:szCs w:val="18"/>
              </w:rPr>
            </w:pPr>
            <w:ins w:id="2810" w:author="Lynn Felhofer" w:date="2020-03-20T10:11:00Z">
              <w:r w:rsidRPr="00AB5651">
                <w:rPr>
                  <w:szCs w:val="18"/>
                </w:rPr>
                <w:t>Identity of the human that initiated the transaction.</w:t>
              </w:r>
            </w:ins>
          </w:p>
        </w:tc>
      </w:tr>
      <w:tr w:rsidR="00BD51F0" w:rsidRPr="00212469" w14:paraId="7C452481" w14:textId="77777777" w:rsidTr="00240099">
        <w:trPr>
          <w:ins w:id="2811" w:author="Lynn Felhofer" w:date="2020-03-20T10:11:00Z"/>
        </w:trPr>
        <w:tc>
          <w:tcPr>
            <w:tcW w:w="1638" w:type="dxa"/>
            <w:vMerge/>
          </w:tcPr>
          <w:p w14:paraId="22061131" w14:textId="77777777" w:rsidR="00BD51F0" w:rsidRPr="00212469" w:rsidRDefault="00BD51F0" w:rsidP="00240099">
            <w:pPr>
              <w:rPr>
                <w:ins w:id="2812" w:author="Lynn Felhofer" w:date="2020-03-20T10:11:00Z"/>
              </w:rPr>
            </w:pPr>
          </w:p>
        </w:tc>
        <w:tc>
          <w:tcPr>
            <w:tcW w:w="2430" w:type="dxa"/>
            <w:vAlign w:val="center"/>
          </w:tcPr>
          <w:p w14:paraId="5DCE40F7" w14:textId="77777777" w:rsidR="00BD51F0" w:rsidRPr="00AB5651" w:rsidRDefault="00BD51F0" w:rsidP="00240099">
            <w:pPr>
              <w:pStyle w:val="TableEntry"/>
              <w:rPr>
                <w:ins w:id="2813" w:author="Lynn Felhofer" w:date="2020-03-20T10:11:00Z"/>
                <w:i/>
                <w:szCs w:val="18"/>
              </w:rPr>
            </w:pPr>
            <w:ins w:id="2814" w:author="Lynn Felhofer" w:date="2020-03-20T10:11:00Z">
              <w:r w:rsidRPr="00AB5651">
                <w:rPr>
                  <w:i/>
                  <w:szCs w:val="18"/>
                </w:rPr>
                <w:t>AlternativeUserID</w:t>
              </w:r>
            </w:ins>
          </w:p>
        </w:tc>
        <w:tc>
          <w:tcPr>
            <w:tcW w:w="630" w:type="dxa"/>
            <w:vAlign w:val="center"/>
          </w:tcPr>
          <w:p w14:paraId="4C9F3E76" w14:textId="77777777" w:rsidR="00BD51F0" w:rsidRPr="00AB5651" w:rsidRDefault="00BD51F0" w:rsidP="00240099">
            <w:pPr>
              <w:pStyle w:val="TableEntry"/>
              <w:rPr>
                <w:ins w:id="2815" w:author="Lynn Felhofer" w:date="2020-03-20T10:11:00Z"/>
                <w:i/>
                <w:szCs w:val="18"/>
              </w:rPr>
            </w:pPr>
            <w:ins w:id="2816" w:author="Lynn Felhofer" w:date="2020-03-20T10:11:00Z">
              <w:r w:rsidRPr="00AB5651">
                <w:rPr>
                  <w:i/>
                  <w:szCs w:val="18"/>
                </w:rPr>
                <w:t>U</w:t>
              </w:r>
            </w:ins>
          </w:p>
        </w:tc>
        <w:tc>
          <w:tcPr>
            <w:tcW w:w="4878" w:type="dxa"/>
            <w:vAlign w:val="center"/>
          </w:tcPr>
          <w:p w14:paraId="142C22F1" w14:textId="77777777" w:rsidR="00BD51F0" w:rsidRPr="00AB5651" w:rsidRDefault="00BD51F0" w:rsidP="00240099">
            <w:pPr>
              <w:pStyle w:val="TableEntry"/>
              <w:rPr>
                <w:ins w:id="2817" w:author="Lynn Felhofer" w:date="2020-03-20T10:11:00Z"/>
                <w:i/>
                <w:szCs w:val="18"/>
              </w:rPr>
            </w:pPr>
            <w:ins w:id="2818" w:author="Lynn Felhofer" w:date="2020-03-20T10:11:00Z">
              <w:r w:rsidRPr="00AB5651">
                <w:rPr>
                  <w:i/>
                  <w:szCs w:val="18"/>
                </w:rPr>
                <w:t>not specialized</w:t>
              </w:r>
            </w:ins>
          </w:p>
        </w:tc>
      </w:tr>
      <w:tr w:rsidR="00BD51F0" w:rsidRPr="00212469" w14:paraId="234B81E8" w14:textId="77777777" w:rsidTr="00240099">
        <w:trPr>
          <w:ins w:id="2819" w:author="Lynn Felhofer" w:date="2020-03-20T10:11:00Z"/>
        </w:trPr>
        <w:tc>
          <w:tcPr>
            <w:tcW w:w="1638" w:type="dxa"/>
            <w:vMerge/>
          </w:tcPr>
          <w:p w14:paraId="03966878" w14:textId="77777777" w:rsidR="00BD51F0" w:rsidRPr="00212469" w:rsidRDefault="00BD51F0" w:rsidP="00240099">
            <w:pPr>
              <w:rPr>
                <w:ins w:id="2820" w:author="Lynn Felhofer" w:date="2020-03-20T10:11:00Z"/>
              </w:rPr>
            </w:pPr>
          </w:p>
        </w:tc>
        <w:tc>
          <w:tcPr>
            <w:tcW w:w="2430" w:type="dxa"/>
            <w:vAlign w:val="center"/>
          </w:tcPr>
          <w:p w14:paraId="3C3283F5" w14:textId="77777777" w:rsidR="00BD51F0" w:rsidRPr="00AB5651" w:rsidRDefault="00BD51F0" w:rsidP="00240099">
            <w:pPr>
              <w:pStyle w:val="TableEntry"/>
              <w:rPr>
                <w:ins w:id="2821" w:author="Lynn Felhofer" w:date="2020-03-20T10:11:00Z"/>
                <w:i/>
                <w:szCs w:val="18"/>
              </w:rPr>
            </w:pPr>
            <w:ins w:id="2822" w:author="Lynn Felhofer" w:date="2020-03-20T10:11:00Z">
              <w:r w:rsidRPr="00AB5651">
                <w:rPr>
                  <w:i/>
                  <w:szCs w:val="18"/>
                </w:rPr>
                <w:t>UserName</w:t>
              </w:r>
            </w:ins>
          </w:p>
        </w:tc>
        <w:tc>
          <w:tcPr>
            <w:tcW w:w="630" w:type="dxa"/>
            <w:vAlign w:val="center"/>
          </w:tcPr>
          <w:p w14:paraId="78FD28F7" w14:textId="77777777" w:rsidR="00BD51F0" w:rsidRPr="00AB5651" w:rsidRDefault="00BD51F0" w:rsidP="00240099">
            <w:pPr>
              <w:pStyle w:val="TableEntry"/>
              <w:rPr>
                <w:ins w:id="2823" w:author="Lynn Felhofer" w:date="2020-03-20T10:11:00Z"/>
                <w:i/>
                <w:szCs w:val="18"/>
              </w:rPr>
            </w:pPr>
            <w:ins w:id="2824" w:author="Lynn Felhofer" w:date="2020-03-20T10:11:00Z">
              <w:r w:rsidRPr="00AB5651">
                <w:rPr>
                  <w:i/>
                  <w:szCs w:val="18"/>
                </w:rPr>
                <w:t>U</w:t>
              </w:r>
            </w:ins>
          </w:p>
        </w:tc>
        <w:tc>
          <w:tcPr>
            <w:tcW w:w="4878" w:type="dxa"/>
            <w:vAlign w:val="center"/>
          </w:tcPr>
          <w:p w14:paraId="23197934" w14:textId="77777777" w:rsidR="00BD51F0" w:rsidRPr="00AB5651" w:rsidRDefault="00BD51F0" w:rsidP="00240099">
            <w:pPr>
              <w:pStyle w:val="TableEntry"/>
              <w:rPr>
                <w:ins w:id="2825" w:author="Lynn Felhofer" w:date="2020-03-20T10:11:00Z"/>
                <w:i/>
                <w:szCs w:val="18"/>
              </w:rPr>
            </w:pPr>
            <w:ins w:id="2826" w:author="Lynn Felhofer" w:date="2020-03-20T10:11:00Z">
              <w:r w:rsidRPr="00AB5651">
                <w:rPr>
                  <w:i/>
                  <w:szCs w:val="18"/>
                </w:rPr>
                <w:t>not specialized</w:t>
              </w:r>
            </w:ins>
          </w:p>
        </w:tc>
      </w:tr>
      <w:tr w:rsidR="00BD51F0" w:rsidRPr="00212469" w14:paraId="18517EF5" w14:textId="77777777" w:rsidTr="00240099">
        <w:trPr>
          <w:ins w:id="2827" w:author="Lynn Felhofer" w:date="2020-03-20T10:11:00Z"/>
        </w:trPr>
        <w:tc>
          <w:tcPr>
            <w:tcW w:w="1638" w:type="dxa"/>
            <w:vMerge/>
          </w:tcPr>
          <w:p w14:paraId="22C355BC" w14:textId="77777777" w:rsidR="00BD51F0" w:rsidRPr="00212469" w:rsidRDefault="00BD51F0" w:rsidP="00240099">
            <w:pPr>
              <w:rPr>
                <w:ins w:id="2828" w:author="Lynn Felhofer" w:date="2020-03-20T10:11:00Z"/>
              </w:rPr>
            </w:pPr>
          </w:p>
        </w:tc>
        <w:tc>
          <w:tcPr>
            <w:tcW w:w="2430" w:type="dxa"/>
            <w:vAlign w:val="center"/>
          </w:tcPr>
          <w:p w14:paraId="3ABCC678" w14:textId="77777777" w:rsidR="00BD51F0" w:rsidRPr="00AB5651" w:rsidRDefault="00BD51F0" w:rsidP="00240099">
            <w:pPr>
              <w:pStyle w:val="TableEntry"/>
              <w:rPr>
                <w:ins w:id="2829" w:author="Lynn Felhofer" w:date="2020-03-20T10:11:00Z"/>
                <w:i/>
                <w:szCs w:val="18"/>
              </w:rPr>
            </w:pPr>
            <w:ins w:id="2830" w:author="Lynn Felhofer" w:date="2020-03-20T10:11:00Z">
              <w:r w:rsidRPr="00AB5651">
                <w:rPr>
                  <w:i/>
                  <w:szCs w:val="18"/>
                </w:rPr>
                <w:t>UserIsRequestor</w:t>
              </w:r>
            </w:ins>
          </w:p>
        </w:tc>
        <w:tc>
          <w:tcPr>
            <w:tcW w:w="630" w:type="dxa"/>
            <w:vAlign w:val="center"/>
          </w:tcPr>
          <w:p w14:paraId="7716B3C5" w14:textId="77777777" w:rsidR="00BD51F0" w:rsidRPr="00AB5651" w:rsidRDefault="00BD51F0" w:rsidP="00240099">
            <w:pPr>
              <w:pStyle w:val="TableEntry"/>
              <w:rPr>
                <w:ins w:id="2831" w:author="Lynn Felhofer" w:date="2020-03-20T10:11:00Z"/>
                <w:i/>
                <w:szCs w:val="18"/>
              </w:rPr>
            </w:pPr>
            <w:ins w:id="2832" w:author="Lynn Felhofer" w:date="2020-03-20T10:11:00Z">
              <w:r w:rsidRPr="00AB5651">
                <w:rPr>
                  <w:i/>
                  <w:szCs w:val="18"/>
                </w:rPr>
                <w:t>U</w:t>
              </w:r>
            </w:ins>
          </w:p>
        </w:tc>
        <w:tc>
          <w:tcPr>
            <w:tcW w:w="4878" w:type="dxa"/>
            <w:vAlign w:val="center"/>
          </w:tcPr>
          <w:p w14:paraId="3CFB8607" w14:textId="77777777" w:rsidR="00BD51F0" w:rsidRPr="00AB5651" w:rsidRDefault="00BD51F0" w:rsidP="00240099">
            <w:pPr>
              <w:pStyle w:val="TableEntry"/>
              <w:rPr>
                <w:ins w:id="2833" w:author="Lynn Felhofer" w:date="2020-03-20T10:11:00Z"/>
                <w:i/>
                <w:szCs w:val="18"/>
              </w:rPr>
            </w:pPr>
            <w:ins w:id="2834" w:author="Lynn Felhofer" w:date="2020-03-20T10:11:00Z">
              <w:r w:rsidRPr="00AB5651">
                <w:rPr>
                  <w:i/>
                  <w:szCs w:val="18"/>
                </w:rPr>
                <w:t>not specialized</w:t>
              </w:r>
            </w:ins>
          </w:p>
        </w:tc>
      </w:tr>
      <w:tr w:rsidR="00BD51F0" w:rsidRPr="00212469" w14:paraId="24378C7E" w14:textId="77777777" w:rsidTr="00240099">
        <w:trPr>
          <w:ins w:id="2835" w:author="Lynn Felhofer" w:date="2020-03-20T10:11:00Z"/>
        </w:trPr>
        <w:tc>
          <w:tcPr>
            <w:tcW w:w="1638" w:type="dxa"/>
            <w:vMerge/>
          </w:tcPr>
          <w:p w14:paraId="09802A44" w14:textId="77777777" w:rsidR="00BD51F0" w:rsidRPr="00212469" w:rsidRDefault="00BD51F0" w:rsidP="00240099">
            <w:pPr>
              <w:rPr>
                <w:ins w:id="2836" w:author="Lynn Felhofer" w:date="2020-03-20T10:11:00Z"/>
              </w:rPr>
            </w:pPr>
          </w:p>
        </w:tc>
        <w:tc>
          <w:tcPr>
            <w:tcW w:w="2430" w:type="dxa"/>
            <w:vAlign w:val="center"/>
          </w:tcPr>
          <w:p w14:paraId="14E21B18" w14:textId="77777777" w:rsidR="00BD51F0" w:rsidRPr="00AB5651" w:rsidRDefault="00BD51F0" w:rsidP="00240099">
            <w:pPr>
              <w:pStyle w:val="TableEntry"/>
              <w:rPr>
                <w:ins w:id="2837" w:author="Lynn Felhofer" w:date="2020-03-20T10:11:00Z"/>
                <w:szCs w:val="18"/>
              </w:rPr>
            </w:pPr>
            <w:ins w:id="2838" w:author="Lynn Felhofer" w:date="2020-03-20T10:11:00Z">
              <w:r w:rsidRPr="00AB5651">
                <w:rPr>
                  <w:szCs w:val="18"/>
                </w:rPr>
                <w:t>RoleIDCode</w:t>
              </w:r>
            </w:ins>
          </w:p>
        </w:tc>
        <w:tc>
          <w:tcPr>
            <w:tcW w:w="630" w:type="dxa"/>
            <w:vAlign w:val="center"/>
          </w:tcPr>
          <w:p w14:paraId="41361786" w14:textId="77777777" w:rsidR="00BD51F0" w:rsidRPr="00AB5651" w:rsidRDefault="00BD51F0" w:rsidP="00240099">
            <w:pPr>
              <w:pStyle w:val="TableEntry"/>
              <w:rPr>
                <w:ins w:id="2839" w:author="Lynn Felhofer" w:date="2020-03-20T10:11:00Z"/>
                <w:i/>
                <w:szCs w:val="18"/>
              </w:rPr>
            </w:pPr>
            <w:ins w:id="2840" w:author="Lynn Felhofer" w:date="2020-03-20T10:11:00Z">
              <w:r w:rsidRPr="00AB5651">
                <w:rPr>
                  <w:i/>
                  <w:szCs w:val="18"/>
                </w:rPr>
                <w:t>U</w:t>
              </w:r>
            </w:ins>
          </w:p>
        </w:tc>
        <w:tc>
          <w:tcPr>
            <w:tcW w:w="4878" w:type="dxa"/>
            <w:vAlign w:val="center"/>
          </w:tcPr>
          <w:p w14:paraId="5331452C" w14:textId="77777777" w:rsidR="00BD51F0" w:rsidRPr="00AB5651" w:rsidRDefault="00BD51F0" w:rsidP="00240099">
            <w:pPr>
              <w:pStyle w:val="TableEntry"/>
              <w:rPr>
                <w:ins w:id="2841" w:author="Lynn Felhofer" w:date="2020-03-20T10:11:00Z"/>
                <w:i/>
                <w:iCs/>
              </w:rPr>
            </w:pPr>
            <w:ins w:id="2842" w:author="Lynn Felhofer" w:date="2020-03-20T10:11:00Z">
              <w:r w:rsidRPr="00AB5651">
                <w:rPr>
                  <w:i/>
                  <w:iCs/>
                </w:rPr>
                <w:t>not specialized</w:t>
              </w:r>
            </w:ins>
          </w:p>
        </w:tc>
      </w:tr>
      <w:tr w:rsidR="00BD51F0" w:rsidRPr="00212469" w14:paraId="2636D990" w14:textId="77777777" w:rsidTr="00240099">
        <w:trPr>
          <w:ins w:id="2843" w:author="Lynn Felhofer" w:date="2020-03-20T10:11:00Z"/>
        </w:trPr>
        <w:tc>
          <w:tcPr>
            <w:tcW w:w="1638" w:type="dxa"/>
            <w:vMerge/>
          </w:tcPr>
          <w:p w14:paraId="021579A5" w14:textId="77777777" w:rsidR="00BD51F0" w:rsidRPr="00212469" w:rsidRDefault="00BD51F0" w:rsidP="00240099">
            <w:pPr>
              <w:rPr>
                <w:ins w:id="2844" w:author="Lynn Felhofer" w:date="2020-03-20T10:11:00Z"/>
              </w:rPr>
            </w:pPr>
          </w:p>
        </w:tc>
        <w:tc>
          <w:tcPr>
            <w:tcW w:w="2430" w:type="dxa"/>
            <w:vAlign w:val="center"/>
          </w:tcPr>
          <w:p w14:paraId="0CE86771" w14:textId="77777777" w:rsidR="00BD51F0" w:rsidRPr="00AB5651" w:rsidRDefault="00BD51F0" w:rsidP="00240099">
            <w:pPr>
              <w:pStyle w:val="TableEntry"/>
              <w:rPr>
                <w:ins w:id="2845" w:author="Lynn Felhofer" w:date="2020-03-20T10:11:00Z"/>
                <w:i/>
                <w:szCs w:val="18"/>
              </w:rPr>
            </w:pPr>
            <w:ins w:id="2846" w:author="Lynn Felhofer" w:date="2020-03-20T10:11:00Z">
              <w:r w:rsidRPr="00AB5651">
                <w:rPr>
                  <w:i/>
                  <w:szCs w:val="18"/>
                </w:rPr>
                <w:t>NetworkAccessPointTypeCode</w:t>
              </w:r>
            </w:ins>
          </w:p>
        </w:tc>
        <w:tc>
          <w:tcPr>
            <w:tcW w:w="630" w:type="dxa"/>
            <w:vAlign w:val="center"/>
          </w:tcPr>
          <w:p w14:paraId="4AD50BE1" w14:textId="77777777" w:rsidR="00BD51F0" w:rsidRPr="00AB5651" w:rsidRDefault="00BD51F0" w:rsidP="00240099">
            <w:pPr>
              <w:pStyle w:val="TableEntry"/>
              <w:rPr>
                <w:ins w:id="2847" w:author="Lynn Felhofer" w:date="2020-03-20T10:11:00Z"/>
                <w:i/>
                <w:szCs w:val="18"/>
              </w:rPr>
            </w:pPr>
            <w:ins w:id="2848" w:author="Lynn Felhofer" w:date="2020-03-20T10:11:00Z">
              <w:r w:rsidRPr="00AB5651">
                <w:rPr>
                  <w:i/>
                  <w:szCs w:val="18"/>
                </w:rPr>
                <w:t>U</w:t>
              </w:r>
            </w:ins>
          </w:p>
        </w:tc>
        <w:tc>
          <w:tcPr>
            <w:tcW w:w="4878" w:type="dxa"/>
            <w:vAlign w:val="center"/>
          </w:tcPr>
          <w:p w14:paraId="6A359F8D" w14:textId="77777777" w:rsidR="00BD51F0" w:rsidRPr="00AB5651" w:rsidRDefault="00BD51F0" w:rsidP="00240099">
            <w:pPr>
              <w:pStyle w:val="TableEntry"/>
              <w:rPr>
                <w:ins w:id="2849" w:author="Lynn Felhofer" w:date="2020-03-20T10:11:00Z"/>
                <w:i/>
                <w:szCs w:val="18"/>
              </w:rPr>
            </w:pPr>
            <w:ins w:id="2850" w:author="Lynn Felhofer" w:date="2020-03-20T10:11:00Z">
              <w:r w:rsidRPr="00AB5651">
                <w:rPr>
                  <w:i/>
                  <w:szCs w:val="18"/>
                </w:rPr>
                <w:t>not specialized</w:t>
              </w:r>
            </w:ins>
          </w:p>
        </w:tc>
      </w:tr>
      <w:tr w:rsidR="00BD51F0" w:rsidRPr="00212469" w14:paraId="7B1A746C" w14:textId="77777777" w:rsidTr="00240099">
        <w:trPr>
          <w:ins w:id="2851" w:author="Lynn Felhofer" w:date="2020-03-20T10:11:00Z"/>
        </w:trPr>
        <w:tc>
          <w:tcPr>
            <w:tcW w:w="1638" w:type="dxa"/>
            <w:vMerge/>
          </w:tcPr>
          <w:p w14:paraId="21452E06" w14:textId="77777777" w:rsidR="00BD51F0" w:rsidRPr="00212469" w:rsidRDefault="00BD51F0" w:rsidP="00240099">
            <w:pPr>
              <w:rPr>
                <w:ins w:id="2852" w:author="Lynn Felhofer" w:date="2020-03-20T10:11:00Z"/>
              </w:rPr>
            </w:pPr>
          </w:p>
        </w:tc>
        <w:tc>
          <w:tcPr>
            <w:tcW w:w="2430" w:type="dxa"/>
            <w:vAlign w:val="center"/>
          </w:tcPr>
          <w:p w14:paraId="7603654F" w14:textId="77777777" w:rsidR="00BD51F0" w:rsidRPr="00AB5651" w:rsidRDefault="00BD51F0" w:rsidP="00240099">
            <w:pPr>
              <w:pStyle w:val="TableEntry"/>
              <w:rPr>
                <w:ins w:id="2853" w:author="Lynn Felhofer" w:date="2020-03-20T10:11:00Z"/>
                <w:i/>
                <w:szCs w:val="18"/>
              </w:rPr>
            </w:pPr>
            <w:ins w:id="2854" w:author="Lynn Felhofer" w:date="2020-03-20T10:11:00Z">
              <w:r w:rsidRPr="00AB5651">
                <w:rPr>
                  <w:i/>
                  <w:szCs w:val="18"/>
                </w:rPr>
                <w:t>NetworkAccessPointID</w:t>
              </w:r>
            </w:ins>
          </w:p>
        </w:tc>
        <w:tc>
          <w:tcPr>
            <w:tcW w:w="630" w:type="dxa"/>
            <w:vAlign w:val="center"/>
          </w:tcPr>
          <w:p w14:paraId="7B526C53" w14:textId="77777777" w:rsidR="00BD51F0" w:rsidRPr="00AB5651" w:rsidRDefault="00BD51F0" w:rsidP="00240099">
            <w:pPr>
              <w:pStyle w:val="TableEntry"/>
              <w:rPr>
                <w:ins w:id="2855" w:author="Lynn Felhofer" w:date="2020-03-20T10:11:00Z"/>
                <w:i/>
                <w:szCs w:val="18"/>
              </w:rPr>
            </w:pPr>
            <w:ins w:id="2856" w:author="Lynn Felhofer" w:date="2020-03-20T10:11:00Z">
              <w:r w:rsidRPr="00AB5651">
                <w:rPr>
                  <w:i/>
                  <w:szCs w:val="18"/>
                </w:rPr>
                <w:t>U</w:t>
              </w:r>
            </w:ins>
          </w:p>
        </w:tc>
        <w:tc>
          <w:tcPr>
            <w:tcW w:w="4878" w:type="dxa"/>
            <w:vAlign w:val="center"/>
          </w:tcPr>
          <w:p w14:paraId="2412AA42" w14:textId="77777777" w:rsidR="00BD51F0" w:rsidRPr="00AB5651" w:rsidRDefault="00BD51F0" w:rsidP="00240099">
            <w:pPr>
              <w:pStyle w:val="TableEntry"/>
              <w:rPr>
                <w:ins w:id="2857" w:author="Lynn Felhofer" w:date="2020-03-20T10:11:00Z"/>
                <w:i/>
                <w:szCs w:val="18"/>
              </w:rPr>
            </w:pPr>
            <w:ins w:id="2858" w:author="Lynn Felhofer" w:date="2020-03-20T10:11:00Z">
              <w:r w:rsidRPr="00AB5651">
                <w:rPr>
                  <w:i/>
                  <w:szCs w:val="18"/>
                </w:rPr>
                <w:t>not specialized</w:t>
              </w:r>
            </w:ins>
          </w:p>
        </w:tc>
      </w:tr>
    </w:tbl>
    <w:p w14:paraId="40F15A41" w14:textId="77777777" w:rsidR="00BD51F0" w:rsidRPr="00212469" w:rsidRDefault="00BD51F0" w:rsidP="00BD51F0">
      <w:pPr>
        <w:rPr>
          <w:ins w:id="2859" w:author="Lynn Felhofer" w:date="2020-03-20T10:11:00Z"/>
        </w:rPr>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430"/>
        <w:gridCol w:w="630"/>
        <w:gridCol w:w="4968"/>
      </w:tblGrid>
      <w:tr w:rsidR="00BD51F0" w:rsidRPr="00212469" w14:paraId="018C020E" w14:textId="77777777" w:rsidTr="00240099">
        <w:trPr>
          <w:cantSplit/>
          <w:ins w:id="2860" w:author="Lynn Felhofer" w:date="2020-03-20T10:11:00Z"/>
        </w:trPr>
        <w:tc>
          <w:tcPr>
            <w:tcW w:w="1620" w:type="dxa"/>
            <w:vMerge w:val="restart"/>
          </w:tcPr>
          <w:p w14:paraId="062055BF" w14:textId="77777777" w:rsidR="00BD51F0" w:rsidRPr="00212469" w:rsidRDefault="00BD51F0" w:rsidP="00240099">
            <w:pPr>
              <w:pStyle w:val="TableEntryHeader"/>
              <w:rPr>
                <w:ins w:id="2861" w:author="Lynn Felhofer" w:date="2020-03-20T10:11:00Z"/>
              </w:rPr>
            </w:pPr>
            <w:ins w:id="2862" w:author="Lynn Felhofer" w:date="2020-03-20T10:11:00Z">
              <w:r w:rsidRPr="00212469">
                <w:lastRenderedPageBreak/>
                <w:t>Destination</w:t>
              </w:r>
            </w:ins>
          </w:p>
          <w:p w14:paraId="2186239B" w14:textId="77777777" w:rsidR="00BD51F0" w:rsidRPr="00AB5651" w:rsidRDefault="00BD51F0" w:rsidP="00240099">
            <w:pPr>
              <w:pStyle w:val="TableEntryHeader"/>
              <w:rPr>
                <w:ins w:id="2863" w:author="Lynn Felhofer" w:date="2020-03-20T10:11:00Z"/>
                <w:bCs/>
                <w:sz w:val="12"/>
              </w:rPr>
            </w:pPr>
            <w:ins w:id="2864" w:author="Lynn Felhofer" w:date="2020-03-20T10:11:00Z">
              <w:r w:rsidRPr="00AB5651">
                <w:rPr>
                  <w:bCs/>
                  <w:sz w:val="12"/>
                </w:rPr>
                <w:t>AuditMessage/</w:t>
              </w:r>
              <w:r w:rsidRPr="00AB5651">
                <w:rPr>
                  <w:bCs/>
                  <w:sz w:val="12"/>
                </w:rPr>
                <w:br/>
                <w:t>ActiveParticipant</w:t>
              </w:r>
            </w:ins>
          </w:p>
        </w:tc>
        <w:tc>
          <w:tcPr>
            <w:tcW w:w="2430" w:type="dxa"/>
            <w:vAlign w:val="center"/>
          </w:tcPr>
          <w:p w14:paraId="3210B306" w14:textId="77777777" w:rsidR="00BD51F0" w:rsidRPr="00AB5651" w:rsidRDefault="00BD51F0" w:rsidP="00240099">
            <w:pPr>
              <w:pStyle w:val="TableEntry"/>
              <w:rPr>
                <w:ins w:id="2865" w:author="Lynn Felhofer" w:date="2020-03-20T10:11:00Z"/>
                <w:szCs w:val="18"/>
              </w:rPr>
            </w:pPr>
            <w:ins w:id="2866" w:author="Lynn Felhofer" w:date="2020-03-20T10:11:00Z">
              <w:r w:rsidRPr="00AB5651">
                <w:rPr>
                  <w:szCs w:val="18"/>
                </w:rPr>
                <w:t>UserID</w:t>
              </w:r>
            </w:ins>
          </w:p>
        </w:tc>
        <w:tc>
          <w:tcPr>
            <w:tcW w:w="630" w:type="dxa"/>
            <w:vAlign w:val="center"/>
          </w:tcPr>
          <w:p w14:paraId="45B0AC1F" w14:textId="77777777" w:rsidR="00BD51F0" w:rsidRPr="00AB5651" w:rsidRDefault="00BD51F0" w:rsidP="00240099">
            <w:pPr>
              <w:pStyle w:val="TableEntry"/>
              <w:rPr>
                <w:ins w:id="2867" w:author="Lynn Felhofer" w:date="2020-03-20T10:11:00Z"/>
                <w:szCs w:val="18"/>
              </w:rPr>
            </w:pPr>
            <w:ins w:id="2868" w:author="Lynn Felhofer" w:date="2020-03-20T10:11:00Z">
              <w:r w:rsidRPr="00AB5651">
                <w:rPr>
                  <w:szCs w:val="18"/>
                </w:rPr>
                <w:t>M</w:t>
              </w:r>
            </w:ins>
          </w:p>
        </w:tc>
        <w:tc>
          <w:tcPr>
            <w:tcW w:w="4968" w:type="dxa"/>
            <w:vAlign w:val="center"/>
          </w:tcPr>
          <w:p w14:paraId="25C7EAEB" w14:textId="77777777" w:rsidR="00BD51F0" w:rsidRPr="00AB5651" w:rsidRDefault="00BD51F0" w:rsidP="00240099">
            <w:pPr>
              <w:pStyle w:val="TableEntry"/>
              <w:rPr>
                <w:ins w:id="2869" w:author="Lynn Felhofer" w:date="2020-03-20T10:11:00Z"/>
                <w:szCs w:val="18"/>
              </w:rPr>
            </w:pPr>
            <w:ins w:id="2870" w:author="Lynn Felhofer" w:date="2020-03-20T10:11:00Z">
              <w:r w:rsidRPr="00AB5651">
                <w:rPr>
                  <w:szCs w:val="18"/>
                </w:rPr>
                <w:t>The identity of the Document Registry facility and receiving application from the HL7 message; concatenated together, separated by the character.</w:t>
              </w:r>
            </w:ins>
          </w:p>
        </w:tc>
      </w:tr>
      <w:tr w:rsidR="00BD51F0" w:rsidRPr="00212469" w14:paraId="01BB3F97" w14:textId="77777777" w:rsidTr="00240099">
        <w:trPr>
          <w:cantSplit/>
          <w:ins w:id="2871" w:author="Lynn Felhofer" w:date="2020-03-20T10:11:00Z"/>
        </w:trPr>
        <w:tc>
          <w:tcPr>
            <w:tcW w:w="1620" w:type="dxa"/>
            <w:vMerge/>
            <w:textDirection w:val="btLr"/>
            <w:vAlign w:val="center"/>
          </w:tcPr>
          <w:p w14:paraId="73378DE7" w14:textId="77777777" w:rsidR="00BD51F0" w:rsidRPr="00212469" w:rsidRDefault="00BD51F0" w:rsidP="00240099">
            <w:pPr>
              <w:pStyle w:val="TableLabel"/>
              <w:rPr>
                <w:ins w:id="2872" w:author="Lynn Felhofer" w:date="2020-03-20T10:11:00Z"/>
                <w:rFonts w:ascii="Times New Roman" w:hAnsi="Times New Roman"/>
                <w:sz w:val="16"/>
              </w:rPr>
            </w:pPr>
          </w:p>
        </w:tc>
        <w:tc>
          <w:tcPr>
            <w:tcW w:w="2430" w:type="dxa"/>
            <w:vAlign w:val="center"/>
          </w:tcPr>
          <w:p w14:paraId="354BC750" w14:textId="77777777" w:rsidR="00BD51F0" w:rsidRPr="00AB5651" w:rsidRDefault="00BD51F0" w:rsidP="00240099">
            <w:pPr>
              <w:pStyle w:val="TableEntry"/>
              <w:rPr>
                <w:ins w:id="2873" w:author="Lynn Felhofer" w:date="2020-03-20T10:11:00Z"/>
                <w:i/>
                <w:szCs w:val="18"/>
              </w:rPr>
            </w:pPr>
            <w:ins w:id="2874" w:author="Lynn Felhofer" w:date="2020-03-20T10:11:00Z">
              <w:r w:rsidRPr="00AB5651">
                <w:rPr>
                  <w:i/>
                  <w:szCs w:val="18"/>
                </w:rPr>
                <w:t>AlternativeUserID</w:t>
              </w:r>
            </w:ins>
          </w:p>
        </w:tc>
        <w:tc>
          <w:tcPr>
            <w:tcW w:w="630" w:type="dxa"/>
            <w:vAlign w:val="center"/>
          </w:tcPr>
          <w:p w14:paraId="372A18C3" w14:textId="77777777" w:rsidR="00BD51F0" w:rsidRPr="00AB5651" w:rsidRDefault="00BD51F0" w:rsidP="00240099">
            <w:pPr>
              <w:pStyle w:val="TableEntry"/>
              <w:rPr>
                <w:ins w:id="2875" w:author="Lynn Felhofer" w:date="2020-03-20T10:11:00Z"/>
                <w:i/>
                <w:szCs w:val="18"/>
              </w:rPr>
            </w:pPr>
            <w:ins w:id="2876" w:author="Lynn Felhofer" w:date="2020-03-20T10:11:00Z">
              <w:r w:rsidRPr="00AB5651">
                <w:rPr>
                  <w:i/>
                  <w:szCs w:val="18"/>
                </w:rPr>
                <w:t>U</w:t>
              </w:r>
            </w:ins>
          </w:p>
        </w:tc>
        <w:tc>
          <w:tcPr>
            <w:tcW w:w="4968" w:type="dxa"/>
            <w:vAlign w:val="center"/>
          </w:tcPr>
          <w:p w14:paraId="6504BC5E" w14:textId="77777777" w:rsidR="00BD51F0" w:rsidRPr="00AB5651" w:rsidRDefault="00BD51F0" w:rsidP="00240099">
            <w:pPr>
              <w:pStyle w:val="TableEntry"/>
              <w:rPr>
                <w:ins w:id="2877" w:author="Lynn Felhofer" w:date="2020-03-20T10:11:00Z"/>
                <w:i/>
                <w:szCs w:val="18"/>
              </w:rPr>
            </w:pPr>
            <w:ins w:id="2878" w:author="Lynn Felhofer" w:date="2020-03-20T10:11:00Z">
              <w:r w:rsidRPr="00AB5651">
                <w:rPr>
                  <w:i/>
                  <w:szCs w:val="18"/>
                </w:rPr>
                <w:t>not specialized</w:t>
              </w:r>
            </w:ins>
          </w:p>
        </w:tc>
      </w:tr>
      <w:tr w:rsidR="00BD51F0" w:rsidRPr="00212469" w14:paraId="3E89F0FC" w14:textId="77777777" w:rsidTr="00240099">
        <w:trPr>
          <w:cantSplit/>
          <w:ins w:id="2879" w:author="Lynn Felhofer" w:date="2020-03-20T10:11:00Z"/>
        </w:trPr>
        <w:tc>
          <w:tcPr>
            <w:tcW w:w="1620" w:type="dxa"/>
            <w:vMerge/>
            <w:textDirection w:val="btLr"/>
            <w:vAlign w:val="center"/>
          </w:tcPr>
          <w:p w14:paraId="07832461" w14:textId="77777777" w:rsidR="00BD51F0" w:rsidRPr="00212469" w:rsidRDefault="00BD51F0" w:rsidP="00240099">
            <w:pPr>
              <w:pStyle w:val="TableLabel"/>
              <w:rPr>
                <w:ins w:id="2880" w:author="Lynn Felhofer" w:date="2020-03-20T10:11:00Z"/>
                <w:rFonts w:ascii="Times New Roman" w:hAnsi="Times New Roman"/>
                <w:sz w:val="16"/>
              </w:rPr>
            </w:pPr>
          </w:p>
        </w:tc>
        <w:tc>
          <w:tcPr>
            <w:tcW w:w="2430" w:type="dxa"/>
            <w:vAlign w:val="center"/>
          </w:tcPr>
          <w:p w14:paraId="4D174A46" w14:textId="77777777" w:rsidR="00BD51F0" w:rsidRPr="00AB5651" w:rsidRDefault="00BD51F0" w:rsidP="00240099">
            <w:pPr>
              <w:pStyle w:val="TableEntry"/>
              <w:rPr>
                <w:ins w:id="2881" w:author="Lynn Felhofer" w:date="2020-03-20T10:11:00Z"/>
                <w:i/>
                <w:szCs w:val="18"/>
              </w:rPr>
            </w:pPr>
            <w:ins w:id="2882" w:author="Lynn Felhofer" w:date="2020-03-20T10:11:00Z">
              <w:r w:rsidRPr="00AB5651">
                <w:rPr>
                  <w:i/>
                  <w:szCs w:val="18"/>
                </w:rPr>
                <w:t>UserName</w:t>
              </w:r>
            </w:ins>
          </w:p>
        </w:tc>
        <w:tc>
          <w:tcPr>
            <w:tcW w:w="630" w:type="dxa"/>
            <w:vAlign w:val="center"/>
          </w:tcPr>
          <w:p w14:paraId="11893045" w14:textId="77777777" w:rsidR="00BD51F0" w:rsidRPr="00AB5651" w:rsidRDefault="00BD51F0" w:rsidP="00240099">
            <w:pPr>
              <w:pStyle w:val="TableEntry"/>
              <w:rPr>
                <w:ins w:id="2883" w:author="Lynn Felhofer" w:date="2020-03-20T10:11:00Z"/>
                <w:i/>
                <w:szCs w:val="18"/>
              </w:rPr>
            </w:pPr>
            <w:ins w:id="2884" w:author="Lynn Felhofer" w:date="2020-03-20T10:11:00Z">
              <w:r w:rsidRPr="00AB5651">
                <w:rPr>
                  <w:i/>
                  <w:szCs w:val="18"/>
                </w:rPr>
                <w:t>U</w:t>
              </w:r>
            </w:ins>
          </w:p>
        </w:tc>
        <w:tc>
          <w:tcPr>
            <w:tcW w:w="4968" w:type="dxa"/>
            <w:vAlign w:val="center"/>
          </w:tcPr>
          <w:p w14:paraId="570D913F" w14:textId="77777777" w:rsidR="00BD51F0" w:rsidRPr="00AB5651" w:rsidRDefault="00BD51F0" w:rsidP="00240099">
            <w:pPr>
              <w:pStyle w:val="TableEntry"/>
              <w:rPr>
                <w:ins w:id="2885" w:author="Lynn Felhofer" w:date="2020-03-20T10:11:00Z"/>
                <w:i/>
                <w:szCs w:val="18"/>
              </w:rPr>
            </w:pPr>
            <w:ins w:id="2886" w:author="Lynn Felhofer" w:date="2020-03-20T10:11:00Z">
              <w:r w:rsidRPr="00AB5651">
                <w:rPr>
                  <w:i/>
                  <w:szCs w:val="18"/>
                </w:rPr>
                <w:t>not specialized</w:t>
              </w:r>
            </w:ins>
          </w:p>
        </w:tc>
      </w:tr>
      <w:tr w:rsidR="00BD51F0" w:rsidRPr="00212469" w14:paraId="3B811E5D" w14:textId="77777777" w:rsidTr="00240099">
        <w:trPr>
          <w:cantSplit/>
          <w:ins w:id="2887" w:author="Lynn Felhofer" w:date="2020-03-20T10:11:00Z"/>
        </w:trPr>
        <w:tc>
          <w:tcPr>
            <w:tcW w:w="1620" w:type="dxa"/>
            <w:vMerge/>
            <w:textDirection w:val="btLr"/>
            <w:vAlign w:val="center"/>
          </w:tcPr>
          <w:p w14:paraId="4CEEB7E2" w14:textId="77777777" w:rsidR="00BD51F0" w:rsidRPr="00212469" w:rsidRDefault="00BD51F0" w:rsidP="00240099">
            <w:pPr>
              <w:pStyle w:val="TableLabel"/>
              <w:rPr>
                <w:ins w:id="2888" w:author="Lynn Felhofer" w:date="2020-03-20T10:11:00Z"/>
                <w:rFonts w:ascii="Times New Roman" w:hAnsi="Times New Roman"/>
                <w:sz w:val="16"/>
              </w:rPr>
            </w:pPr>
          </w:p>
        </w:tc>
        <w:tc>
          <w:tcPr>
            <w:tcW w:w="2430" w:type="dxa"/>
            <w:vAlign w:val="center"/>
          </w:tcPr>
          <w:p w14:paraId="7D1125C0" w14:textId="77777777" w:rsidR="00BD51F0" w:rsidRPr="00AB5651" w:rsidRDefault="00BD51F0" w:rsidP="00240099">
            <w:pPr>
              <w:pStyle w:val="TableEntry"/>
              <w:rPr>
                <w:ins w:id="2889" w:author="Lynn Felhofer" w:date="2020-03-20T10:11:00Z"/>
                <w:szCs w:val="18"/>
              </w:rPr>
            </w:pPr>
            <w:ins w:id="2890" w:author="Lynn Felhofer" w:date="2020-03-20T10:11:00Z">
              <w:r w:rsidRPr="00AB5651">
                <w:rPr>
                  <w:i/>
                  <w:szCs w:val="18"/>
                </w:rPr>
                <w:t>UserIsRequestor</w:t>
              </w:r>
            </w:ins>
          </w:p>
        </w:tc>
        <w:tc>
          <w:tcPr>
            <w:tcW w:w="630" w:type="dxa"/>
            <w:vAlign w:val="center"/>
          </w:tcPr>
          <w:p w14:paraId="15E22FFD" w14:textId="77777777" w:rsidR="00BD51F0" w:rsidRPr="00AB5651" w:rsidRDefault="00BD51F0" w:rsidP="00240099">
            <w:pPr>
              <w:pStyle w:val="TableEntry"/>
              <w:rPr>
                <w:ins w:id="2891" w:author="Lynn Felhofer" w:date="2020-03-20T10:11:00Z"/>
                <w:szCs w:val="18"/>
              </w:rPr>
            </w:pPr>
            <w:ins w:id="2892" w:author="Lynn Felhofer" w:date="2020-03-20T10:11:00Z">
              <w:r w:rsidRPr="00AB5651">
                <w:rPr>
                  <w:i/>
                  <w:szCs w:val="18"/>
                </w:rPr>
                <w:t>U</w:t>
              </w:r>
            </w:ins>
          </w:p>
        </w:tc>
        <w:tc>
          <w:tcPr>
            <w:tcW w:w="4968" w:type="dxa"/>
            <w:vAlign w:val="center"/>
          </w:tcPr>
          <w:p w14:paraId="2157AC7E" w14:textId="77777777" w:rsidR="00BD51F0" w:rsidRPr="00AB5651" w:rsidRDefault="00BD51F0" w:rsidP="00240099">
            <w:pPr>
              <w:pStyle w:val="TableEntry"/>
              <w:rPr>
                <w:ins w:id="2893" w:author="Lynn Felhofer" w:date="2020-03-20T10:11:00Z"/>
                <w:szCs w:val="18"/>
              </w:rPr>
            </w:pPr>
            <w:ins w:id="2894" w:author="Lynn Felhofer" w:date="2020-03-20T10:11:00Z">
              <w:r w:rsidRPr="00AB5651">
                <w:rPr>
                  <w:i/>
                  <w:szCs w:val="18"/>
                </w:rPr>
                <w:t>not specialized</w:t>
              </w:r>
            </w:ins>
          </w:p>
        </w:tc>
      </w:tr>
      <w:tr w:rsidR="00BD51F0" w:rsidRPr="00212469" w14:paraId="33EBA9E2" w14:textId="77777777" w:rsidTr="00240099">
        <w:trPr>
          <w:cantSplit/>
          <w:ins w:id="2895" w:author="Lynn Felhofer" w:date="2020-03-20T10:11:00Z"/>
        </w:trPr>
        <w:tc>
          <w:tcPr>
            <w:tcW w:w="1620" w:type="dxa"/>
            <w:vMerge/>
            <w:textDirection w:val="btLr"/>
            <w:vAlign w:val="center"/>
          </w:tcPr>
          <w:p w14:paraId="63769F4A" w14:textId="77777777" w:rsidR="00BD51F0" w:rsidRPr="00212469" w:rsidRDefault="00BD51F0" w:rsidP="00240099">
            <w:pPr>
              <w:pStyle w:val="TableLabel"/>
              <w:rPr>
                <w:ins w:id="2896" w:author="Lynn Felhofer" w:date="2020-03-20T10:11:00Z"/>
                <w:rFonts w:ascii="Times New Roman" w:hAnsi="Times New Roman"/>
                <w:sz w:val="16"/>
              </w:rPr>
            </w:pPr>
          </w:p>
        </w:tc>
        <w:tc>
          <w:tcPr>
            <w:tcW w:w="2430" w:type="dxa"/>
            <w:vAlign w:val="center"/>
          </w:tcPr>
          <w:p w14:paraId="58C9BAFD" w14:textId="77777777" w:rsidR="00BD51F0" w:rsidRPr="00AB5651" w:rsidRDefault="00BD51F0" w:rsidP="00240099">
            <w:pPr>
              <w:pStyle w:val="TableEntry"/>
              <w:rPr>
                <w:ins w:id="2897" w:author="Lynn Felhofer" w:date="2020-03-20T10:11:00Z"/>
                <w:szCs w:val="18"/>
              </w:rPr>
            </w:pPr>
            <w:ins w:id="2898" w:author="Lynn Felhofer" w:date="2020-03-20T10:11:00Z">
              <w:r w:rsidRPr="00AB5651">
                <w:rPr>
                  <w:szCs w:val="18"/>
                </w:rPr>
                <w:t>RoleIDCode</w:t>
              </w:r>
            </w:ins>
          </w:p>
        </w:tc>
        <w:tc>
          <w:tcPr>
            <w:tcW w:w="630" w:type="dxa"/>
            <w:vAlign w:val="center"/>
          </w:tcPr>
          <w:p w14:paraId="4E176555" w14:textId="77777777" w:rsidR="00BD51F0" w:rsidRPr="00AB5651" w:rsidRDefault="00BD51F0" w:rsidP="00240099">
            <w:pPr>
              <w:pStyle w:val="TableEntry"/>
              <w:rPr>
                <w:ins w:id="2899" w:author="Lynn Felhofer" w:date="2020-03-20T10:11:00Z"/>
                <w:szCs w:val="18"/>
              </w:rPr>
            </w:pPr>
            <w:ins w:id="2900" w:author="Lynn Felhofer" w:date="2020-03-20T10:11:00Z">
              <w:r w:rsidRPr="00AB5651">
                <w:rPr>
                  <w:szCs w:val="18"/>
                </w:rPr>
                <w:t>M</w:t>
              </w:r>
            </w:ins>
          </w:p>
        </w:tc>
        <w:tc>
          <w:tcPr>
            <w:tcW w:w="4968" w:type="dxa"/>
            <w:vAlign w:val="center"/>
          </w:tcPr>
          <w:p w14:paraId="72975D85" w14:textId="77777777" w:rsidR="00BD51F0" w:rsidRPr="00AB5651" w:rsidRDefault="00BD51F0" w:rsidP="00240099">
            <w:pPr>
              <w:pStyle w:val="TableEntry"/>
              <w:rPr>
                <w:ins w:id="2901" w:author="Lynn Felhofer" w:date="2020-03-20T10:11:00Z"/>
                <w:szCs w:val="18"/>
              </w:rPr>
            </w:pPr>
            <w:ins w:id="2902" w:author="Lynn Felhofer" w:date="2020-03-20T10:11:00Z">
              <w:r w:rsidRPr="00AB5651">
                <w:rPr>
                  <w:szCs w:val="18"/>
                </w:rPr>
                <w:t>EV(110152, DCM, “Destination”)</w:t>
              </w:r>
            </w:ins>
          </w:p>
        </w:tc>
      </w:tr>
      <w:tr w:rsidR="00BD51F0" w:rsidRPr="00212469" w14:paraId="18ADCD88" w14:textId="77777777" w:rsidTr="00240099">
        <w:trPr>
          <w:cantSplit/>
          <w:ins w:id="2903" w:author="Lynn Felhofer" w:date="2020-03-20T10:11:00Z"/>
        </w:trPr>
        <w:tc>
          <w:tcPr>
            <w:tcW w:w="1620" w:type="dxa"/>
            <w:vMerge/>
            <w:textDirection w:val="btLr"/>
            <w:vAlign w:val="center"/>
          </w:tcPr>
          <w:p w14:paraId="72E11299" w14:textId="77777777" w:rsidR="00BD51F0" w:rsidRPr="00212469" w:rsidRDefault="00BD51F0" w:rsidP="00240099">
            <w:pPr>
              <w:pStyle w:val="TableLabel"/>
              <w:rPr>
                <w:ins w:id="2904" w:author="Lynn Felhofer" w:date="2020-03-20T10:11:00Z"/>
                <w:rFonts w:ascii="Times New Roman" w:hAnsi="Times New Roman"/>
                <w:sz w:val="16"/>
              </w:rPr>
            </w:pPr>
          </w:p>
        </w:tc>
        <w:tc>
          <w:tcPr>
            <w:tcW w:w="2430" w:type="dxa"/>
            <w:vAlign w:val="center"/>
          </w:tcPr>
          <w:p w14:paraId="3F936D12" w14:textId="77777777" w:rsidR="00BD51F0" w:rsidRPr="00AB5651" w:rsidRDefault="00BD51F0" w:rsidP="00240099">
            <w:pPr>
              <w:pStyle w:val="TableEntry"/>
              <w:rPr>
                <w:ins w:id="2905" w:author="Lynn Felhofer" w:date="2020-03-20T10:11:00Z"/>
                <w:szCs w:val="18"/>
              </w:rPr>
            </w:pPr>
            <w:ins w:id="2906" w:author="Lynn Felhofer" w:date="2020-03-20T10:11:00Z">
              <w:r w:rsidRPr="00AB5651">
                <w:rPr>
                  <w:szCs w:val="18"/>
                </w:rPr>
                <w:t>NetworkAccessPointTypeCode</w:t>
              </w:r>
            </w:ins>
          </w:p>
        </w:tc>
        <w:tc>
          <w:tcPr>
            <w:tcW w:w="630" w:type="dxa"/>
            <w:vAlign w:val="center"/>
          </w:tcPr>
          <w:p w14:paraId="15CC1E30" w14:textId="77777777" w:rsidR="00BD51F0" w:rsidRPr="00AB5651" w:rsidRDefault="00BD51F0" w:rsidP="00240099">
            <w:pPr>
              <w:pStyle w:val="TableEntry"/>
              <w:rPr>
                <w:ins w:id="2907" w:author="Lynn Felhofer" w:date="2020-03-20T10:11:00Z"/>
                <w:szCs w:val="18"/>
              </w:rPr>
            </w:pPr>
            <w:ins w:id="2908" w:author="Lynn Felhofer" w:date="2020-03-20T10:11:00Z">
              <w:r w:rsidRPr="00AB5651">
                <w:rPr>
                  <w:szCs w:val="18"/>
                </w:rPr>
                <w:t>M</w:t>
              </w:r>
            </w:ins>
          </w:p>
        </w:tc>
        <w:tc>
          <w:tcPr>
            <w:tcW w:w="4968" w:type="dxa"/>
            <w:vAlign w:val="center"/>
          </w:tcPr>
          <w:p w14:paraId="52AED853" w14:textId="77777777" w:rsidR="00BD51F0" w:rsidRPr="00AB5651" w:rsidRDefault="00BD51F0" w:rsidP="00240099">
            <w:pPr>
              <w:pStyle w:val="TableEntry"/>
              <w:rPr>
                <w:ins w:id="2909" w:author="Lynn Felhofer" w:date="2020-03-20T10:11:00Z"/>
                <w:szCs w:val="18"/>
              </w:rPr>
            </w:pPr>
            <w:ins w:id="2910" w:author="Lynn Felhofer" w:date="2020-03-20T10:11:00Z">
              <w:r w:rsidRPr="00AB5651">
                <w:rPr>
                  <w:szCs w:val="18"/>
                </w:rPr>
                <w:t>“1” for machine (DNS) name, “2” for IP address</w:t>
              </w:r>
            </w:ins>
          </w:p>
        </w:tc>
      </w:tr>
      <w:tr w:rsidR="00BD51F0" w:rsidRPr="00212469" w14:paraId="36D754BF" w14:textId="77777777" w:rsidTr="00240099">
        <w:trPr>
          <w:cantSplit/>
          <w:trHeight w:val="87"/>
          <w:ins w:id="2911" w:author="Lynn Felhofer" w:date="2020-03-20T10:11:00Z"/>
        </w:trPr>
        <w:tc>
          <w:tcPr>
            <w:tcW w:w="1620" w:type="dxa"/>
            <w:vMerge/>
            <w:textDirection w:val="btLr"/>
            <w:vAlign w:val="center"/>
          </w:tcPr>
          <w:p w14:paraId="5EB2AB07" w14:textId="77777777" w:rsidR="00BD51F0" w:rsidRPr="00212469" w:rsidRDefault="00BD51F0" w:rsidP="00240099">
            <w:pPr>
              <w:pStyle w:val="TableLabel"/>
              <w:rPr>
                <w:ins w:id="2912" w:author="Lynn Felhofer" w:date="2020-03-20T10:11:00Z"/>
                <w:rFonts w:ascii="Times New Roman" w:hAnsi="Times New Roman"/>
                <w:sz w:val="16"/>
              </w:rPr>
            </w:pPr>
          </w:p>
        </w:tc>
        <w:tc>
          <w:tcPr>
            <w:tcW w:w="2430" w:type="dxa"/>
            <w:vAlign w:val="center"/>
          </w:tcPr>
          <w:p w14:paraId="07581678" w14:textId="77777777" w:rsidR="00BD51F0" w:rsidRPr="00AB5651" w:rsidRDefault="00BD51F0" w:rsidP="00240099">
            <w:pPr>
              <w:pStyle w:val="TableEntry"/>
              <w:rPr>
                <w:ins w:id="2913" w:author="Lynn Felhofer" w:date="2020-03-20T10:11:00Z"/>
                <w:szCs w:val="18"/>
              </w:rPr>
            </w:pPr>
            <w:ins w:id="2914" w:author="Lynn Felhofer" w:date="2020-03-20T10:11:00Z">
              <w:r w:rsidRPr="00AB5651">
                <w:rPr>
                  <w:szCs w:val="18"/>
                </w:rPr>
                <w:t>NetworkAccessPointID</w:t>
              </w:r>
            </w:ins>
          </w:p>
        </w:tc>
        <w:tc>
          <w:tcPr>
            <w:tcW w:w="630" w:type="dxa"/>
            <w:vAlign w:val="center"/>
          </w:tcPr>
          <w:p w14:paraId="5962B4C9" w14:textId="77777777" w:rsidR="00BD51F0" w:rsidRPr="00AB5651" w:rsidRDefault="00BD51F0" w:rsidP="00240099">
            <w:pPr>
              <w:pStyle w:val="TableEntry"/>
              <w:rPr>
                <w:ins w:id="2915" w:author="Lynn Felhofer" w:date="2020-03-20T10:11:00Z"/>
                <w:szCs w:val="18"/>
              </w:rPr>
            </w:pPr>
            <w:ins w:id="2916" w:author="Lynn Felhofer" w:date="2020-03-20T10:11:00Z">
              <w:r w:rsidRPr="00AB5651">
                <w:rPr>
                  <w:szCs w:val="18"/>
                </w:rPr>
                <w:t>M</w:t>
              </w:r>
            </w:ins>
          </w:p>
        </w:tc>
        <w:tc>
          <w:tcPr>
            <w:tcW w:w="4968" w:type="dxa"/>
            <w:vAlign w:val="center"/>
          </w:tcPr>
          <w:p w14:paraId="3ABE6FE4" w14:textId="77777777" w:rsidR="00BD51F0" w:rsidRPr="00AB5651" w:rsidRDefault="00BD51F0" w:rsidP="00240099">
            <w:pPr>
              <w:pStyle w:val="TableEntry"/>
              <w:rPr>
                <w:ins w:id="2917" w:author="Lynn Felhofer" w:date="2020-03-20T10:11:00Z"/>
                <w:szCs w:val="18"/>
              </w:rPr>
            </w:pPr>
            <w:ins w:id="2918" w:author="Lynn Felhofer" w:date="2020-03-20T10:11:00Z">
              <w:r w:rsidRPr="00AB5651">
                <w:rPr>
                  <w:szCs w:val="18"/>
                </w:rPr>
                <w:t>The machine name or IP address.</w:t>
              </w:r>
            </w:ins>
          </w:p>
        </w:tc>
      </w:tr>
    </w:tbl>
    <w:p w14:paraId="7DDAF1D5" w14:textId="77777777" w:rsidR="00BD51F0" w:rsidRPr="00212469" w:rsidRDefault="00BD51F0" w:rsidP="00BD51F0">
      <w:pPr>
        <w:rPr>
          <w:ins w:id="2919" w:author="Lynn Felhofer" w:date="2020-03-20T10:11:00Z"/>
        </w:rPr>
      </w:pPr>
    </w:p>
    <w:tbl>
      <w:tblPr>
        <w:tblpPr w:leftFromText="180" w:rightFromText="180" w:vertAnchor="text" w:tblpX="36" w:tblpY="1"/>
        <w:tblOverlap w:val="neve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394"/>
        <w:gridCol w:w="630"/>
        <w:gridCol w:w="4968"/>
      </w:tblGrid>
      <w:tr w:rsidR="00BD51F0" w:rsidRPr="00212469" w14:paraId="24067A2C" w14:textId="77777777" w:rsidTr="00240099">
        <w:trPr>
          <w:cantSplit/>
          <w:ins w:id="2920" w:author="Lynn Felhofer" w:date="2020-03-20T10:11:00Z"/>
        </w:trPr>
        <w:tc>
          <w:tcPr>
            <w:tcW w:w="1638" w:type="dxa"/>
            <w:vMerge w:val="restart"/>
          </w:tcPr>
          <w:p w14:paraId="537C7F66" w14:textId="77777777" w:rsidR="00BD51F0" w:rsidRPr="00212469" w:rsidRDefault="00BD51F0" w:rsidP="00240099">
            <w:pPr>
              <w:pStyle w:val="TableEntryHeader"/>
              <w:rPr>
                <w:ins w:id="2921" w:author="Lynn Felhofer" w:date="2020-03-20T10:11:00Z"/>
              </w:rPr>
            </w:pPr>
            <w:ins w:id="2922" w:author="Lynn Felhofer" w:date="2020-03-20T10:11:00Z">
              <w:r w:rsidRPr="00212469">
                <w:t>Audit Source</w:t>
              </w:r>
            </w:ins>
          </w:p>
          <w:p w14:paraId="6A30522E" w14:textId="77777777" w:rsidR="00BD51F0" w:rsidRPr="00AB5651" w:rsidRDefault="00BD51F0" w:rsidP="00240099">
            <w:pPr>
              <w:pStyle w:val="TableEntryHeader"/>
              <w:rPr>
                <w:ins w:id="2923" w:author="Lynn Felhofer" w:date="2020-03-20T10:11:00Z"/>
                <w:bCs/>
                <w:sz w:val="12"/>
              </w:rPr>
            </w:pPr>
            <w:ins w:id="2924" w:author="Lynn Felhofer" w:date="2020-03-20T10:11:00Z">
              <w:r w:rsidRPr="00AB5651">
                <w:rPr>
                  <w:bCs/>
                  <w:sz w:val="12"/>
                </w:rPr>
                <w:t>AuditMessage/</w:t>
              </w:r>
              <w:r w:rsidRPr="00AB5651">
                <w:rPr>
                  <w:bCs/>
                  <w:sz w:val="12"/>
                </w:rPr>
                <w:br/>
                <w:t>AuditSourceIdentification</w:t>
              </w:r>
            </w:ins>
          </w:p>
        </w:tc>
        <w:tc>
          <w:tcPr>
            <w:tcW w:w="2394" w:type="dxa"/>
            <w:vAlign w:val="center"/>
          </w:tcPr>
          <w:p w14:paraId="5ACD9EA7" w14:textId="77777777" w:rsidR="00BD51F0" w:rsidRPr="00AB5651" w:rsidRDefault="00BD51F0" w:rsidP="00240099">
            <w:pPr>
              <w:pStyle w:val="TableEntry"/>
              <w:rPr>
                <w:ins w:id="2925" w:author="Lynn Felhofer" w:date="2020-03-20T10:11:00Z"/>
                <w:i/>
                <w:iCs/>
                <w:szCs w:val="18"/>
              </w:rPr>
            </w:pPr>
            <w:ins w:id="2926" w:author="Lynn Felhofer" w:date="2020-03-20T10:11:00Z">
              <w:r w:rsidRPr="00AB5651">
                <w:rPr>
                  <w:i/>
                  <w:iCs/>
                  <w:szCs w:val="18"/>
                </w:rPr>
                <w:t>AuditSourceID</w:t>
              </w:r>
            </w:ins>
          </w:p>
        </w:tc>
        <w:tc>
          <w:tcPr>
            <w:tcW w:w="630" w:type="dxa"/>
            <w:vAlign w:val="center"/>
          </w:tcPr>
          <w:p w14:paraId="1D4C54BF" w14:textId="77777777" w:rsidR="00BD51F0" w:rsidRPr="00AB5651" w:rsidRDefault="00BD51F0" w:rsidP="00240099">
            <w:pPr>
              <w:pStyle w:val="TableEntry"/>
              <w:rPr>
                <w:ins w:id="2927" w:author="Lynn Felhofer" w:date="2020-03-20T10:11:00Z"/>
                <w:i/>
                <w:iCs/>
                <w:szCs w:val="18"/>
              </w:rPr>
            </w:pPr>
            <w:ins w:id="2928" w:author="Lynn Felhofer" w:date="2020-03-20T10:11:00Z">
              <w:r w:rsidRPr="00AB5651">
                <w:rPr>
                  <w:i/>
                  <w:iCs/>
                  <w:szCs w:val="18"/>
                </w:rPr>
                <w:t>U</w:t>
              </w:r>
            </w:ins>
          </w:p>
        </w:tc>
        <w:tc>
          <w:tcPr>
            <w:tcW w:w="4968" w:type="dxa"/>
            <w:vAlign w:val="center"/>
          </w:tcPr>
          <w:p w14:paraId="145BE254" w14:textId="77777777" w:rsidR="00BD51F0" w:rsidRPr="00AB5651" w:rsidRDefault="00BD51F0" w:rsidP="00240099">
            <w:pPr>
              <w:pStyle w:val="TableEntry"/>
              <w:rPr>
                <w:ins w:id="2929" w:author="Lynn Felhofer" w:date="2020-03-20T10:11:00Z"/>
                <w:i/>
                <w:iCs/>
                <w:szCs w:val="18"/>
              </w:rPr>
            </w:pPr>
            <w:ins w:id="2930" w:author="Lynn Felhofer" w:date="2020-03-20T10:11:00Z">
              <w:r w:rsidRPr="00AB5651">
                <w:rPr>
                  <w:i/>
                  <w:iCs/>
                  <w:szCs w:val="18"/>
                </w:rPr>
                <w:t>not specialized</w:t>
              </w:r>
            </w:ins>
          </w:p>
        </w:tc>
      </w:tr>
      <w:tr w:rsidR="00BD51F0" w:rsidRPr="00212469" w14:paraId="13966B76" w14:textId="77777777" w:rsidTr="00240099">
        <w:trPr>
          <w:cantSplit/>
          <w:ins w:id="2931" w:author="Lynn Felhofer" w:date="2020-03-20T10:11:00Z"/>
        </w:trPr>
        <w:tc>
          <w:tcPr>
            <w:tcW w:w="1638" w:type="dxa"/>
            <w:vMerge/>
            <w:textDirection w:val="btLr"/>
            <w:vAlign w:val="center"/>
          </w:tcPr>
          <w:p w14:paraId="2789B2AB" w14:textId="77777777" w:rsidR="00BD51F0" w:rsidRPr="00212469" w:rsidRDefault="00BD51F0" w:rsidP="00240099">
            <w:pPr>
              <w:pStyle w:val="TableLabel"/>
              <w:rPr>
                <w:ins w:id="2932" w:author="Lynn Felhofer" w:date="2020-03-20T10:11:00Z"/>
                <w:rFonts w:ascii="Times New Roman" w:hAnsi="Times New Roman"/>
                <w:sz w:val="16"/>
              </w:rPr>
            </w:pPr>
          </w:p>
        </w:tc>
        <w:tc>
          <w:tcPr>
            <w:tcW w:w="2394" w:type="dxa"/>
            <w:vAlign w:val="center"/>
          </w:tcPr>
          <w:p w14:paraId="689804F0" w14:textId="77777777" w:rsidR="00BD51F0" w:rsidRPr="00AB5651" w:rsidRDefault="00BD51F0" w:rsidP="00240099">
            <w:pPr>
              <w:pStyle w:val="TableEntry"/>
              <w:rPr>
                <w:ins w:id="2933" w:author="Lynn Felhofer" w:date="2020-03-20T10:11:00Z"/>
                <w:i/>
                <w:iCs/>
                <w:szCs w:val="18"/>
              </w:rPr>
            </w:pPr>
            <w:ins w:id="2934" w:author="Lynn Felhofer" w:date="2020-03-20T10:11:00Z">
              <w:r w:rsidRPr="00AB5651">
                <w:rPr>
                  <w:i/>
                  <w:iCs/>
                  <w:szCs w:val="18"/>
                </w:rPr>
                <w:t>AuditEnterpriseSiteID</w:t>
              </w:r>
            </w:ins>
          </w:p>
        </w:tc>
        <w:tc>
          <w:tcPr>
            <w:tcW w:w="630" w:type="dxa"/>
            <w:vAlign w:val="center"/>
          </w:tcPr>
          <w:p w14:paraId="2B025B95" w14:textId="77777777" w:rsidR="00BD51F0" w:rsidRPr="00AB5651" w:rsidRDefault="00BD51F0" w:rsidP="00240099">
            <w:pPr>
              <w:pStyle w:val="TableEntry"/>
              <w:rPr>
                <w:ins w:id="2935" w:author="Lynn Felhofer" w:date="2020-03-20T10:11:00Z"/>
                <w:i/>
                <w:iCs/>
                <w:szCs w:val="18"/>
              </w:rPr>
            </w:pPr>
            <w:ins w:id="2936" w:author="Lynn Felhofer" w:date="2020-03-20T10:11:00Z">
              <w:r w:rsidRPr="00AB5651">
                <w:rPr>
                  <w:i/>
                  <w:iCs/>
                  <w:szCs w:val="18"/>
                </w:rPr>
                <w:t>U</w:t>
              </w:r>
            </w:ins>
          </w:p>
        </w:tc>
        <w:tc>
          <w:tcPr>
            <w:tcW w:w="4968" w:type="dxa"/>
            <w:vAlign w:val="center"/>
          </w:tcPr>
          <w:p w14:paraId="1480284A" w14:textId="77777777" w:rsidR="00BD51F0" w:rsidRPr="00AB5651" w:rsidRDefault="00BD51F0" w:rsidP="00240099">
            <w:pPr>
              <w:pStyle w:val="TableEntry"/>
              <w:rPr>
                <w:ins w:id="2937" w:author="Lynn Felhofer" w:date="2020-03-20T10:11:00Z"/>
                <w:i/>
                <w:iCs/>
                <w:szCs w:val="18"/>
              </w:rPr>
            </w:pPr>
            <w:ins w:id="2938" w:author="Lynn Felhofer" w:date="2020-03-20T10:11:00Z">
              <w:r w:rsidRPr="00AB5651">
                <w:rPr>
                  <w:i/>
                  <w:iCs/>
                  <w:szCs w:val="18"/>
                </w:rPr>
                <w:t>not specialized</w:t>
              </w:r>
            </w:ins>
          </w:p>
        </w:tc>
      </w:tr>
      <w:tr w:rsidR="00BD51F0" w:rsidRPr="00212469" w14:paraId="785B51D5" w14:textId="77777777" w:rsidTr="00240099">
        <w:trPr>
          <w:cantSplit/>
          <w:trHeight w:val="336"/>
          <w:ins w:id="2939" w:author="Lynn Felhofer" w:date="2020-03-20T10:11:00Z"/>
        </w:trPr>
        <w:tc>
          <w:tcPr>
            <w:tcW w:w="1638" w:type="dxa"/>
            <w:vMerge/>
            <w:textDirection w:val="btLr"/>
            <w:vAlign w:val="center"/>
          </w:tcPr>
          <w:p w14:paraId="0CA559C6" w14:textId="77777777" w:rsidR="00BD51F0" w:rsidRPr="00212469" w:rsidRDefault="00BD51F0" w:rsidP="00240099">
            <w:pPr>
              <w:pStyle w:val="TableLabel"/>
              <w:rPr>
                <w:ins w:id="2940" w:author="Lynn Felhofer" w:date="2020-03-20T10:11:00Z"/>
                <w:rFonts w:ascii="Times New Roman" w:hAnsi="Times New Roman"/>
                <w:sz w:val="16"/>
              </w:rPr>
            </w:pPr>
          </w:p>
        </w:tc>
        <w:tc>
          <w:tcPr>
            <w:tcW w:w="2394" w:type="dxa"/>
            <w:vAlign w:val="center"/>
          </w:tcPr>
          <w:p w14:paraId="3E71B47B" w14:textId="77777777" w:rsidR="00BD51F0" w:rsidRPr="00AB5651" w:rsidRDefault="00BD51F0" w:rsidP="00240099">
            <w:pPr>
              <w:pStyle w:val="TableEntry"/>
              <w:rPr>
                <w:ins w:id="2941" w:author="Lynn Felhofer" w:date="2020-03-20T10:11:00Z"/>
                <w:i/>
                <w:iCs/>
                <w:szCs w:val="18"/>
              </w:rPr>
            </w:pPr>
            <w:ins w:id="2942" w:author="Lynn Felhofer" w:date="2020-03-20T10:11:00Z">
              <w:r w:rsidRPr="00AB5651">
                <w:rPr>
                  <w:i/>
                  <w:iCs/>
                  <w:szCs w:val="18"/>
                </w:rPr>
                <w:t>AuditSourceTypeCode</w:t>
              </w:r>
            </w:ins>
          </w:p>
        </w:tc>
        <w:tc>
          <w:tcPr>
            <w:tcW w:w="630" w:type="dxa"/>
            <w:vAlign w:val="center"/>
          </w:tcPr>
          <w:p w14:paraId="2B25AB53" w14:textId="77777777" w:rsidR="00BD51F0" w:rsidRPr="00AB5651" w:rsidRDefault="00BD51F0" w:rsidP="00240099">
            <w:pPr>
              <w:pStyle w:val="TableEntry"/>
              <w:rPr>
                <w:ins w:id="2943" w:author="Lynn Felhofer" w:date="2020-03-20T10:11:00Z"/>
                <w:i/>
                <w:iCs/>
                <w:szCs w:val="18"/>
              </w:rPr>
            </w:pPr>
            <w:ins w:id="2944" w:author="Lynn Felhofer" w:date="2020-03-20T10:11:00Z">
              <w:r w:rsidRPr="00AB5651">
                <w:rPr>
                  <w:i/>
                  <w:iCs/>
                  <w:szCs w:val="18"/>
                </w:rPr>
                <w:t>U</w:t>
              </w:r>
            </w:ins>
          </w:p>
        </w:tc>
        <w:tc>
          <w:tcPr>
            <w:tcW w:w="4968" w:type="dxa"/>
            <w:vAlign w:val="center"/>
          </w:tcPr>
          <w:p w14:paraId="5F2A646B" w14:textId="77777777" w:rsidR="00BD51F0" w:rsidRPr="00AB5651" w:rsidRDefault="00BD51F0" w:rsidP="00240099">
            <w:pPr>
              <w:pStyle w:val="TableEntry"/>
              <w:rPr>
                <w:ins w:id="2945" w:author="Lynn Felhofer" w:date="2020-03-20T10:11:00Z"/>
                <w:i/>
                <w:iCs/>
                <w:szCs w:val="18"/>
              </w:rPr>
            </w:pPr>
            <w:ins w:id="2946" w:author="Lynn Felhofer" w:date="2020-03-20T10:11:00Z">
              <w:r w:rsidRPr="00AB5651">
                <w:rPr>
                  <w:i/>
                  <w:iCs/>
                  <w:szCs w:val="18"/>
                </w:rPr>
                <w:t>not specialized</w:t>
              </w:r>
            </w:ins>
          </w:p>
        </w:tc>
      </w:tr>
    </w:tbl>
    <w:p w14:paraId="625F46F9" w14:textId="77777777" w:rsidR="00BD51F0" w:rsidRPr="00212469" w:rsidRDefault="00BD51F0" w:rsidP="00BD51F0">
      <w:pPr>
        <w:pStyle w:val="BodyText"/>
        <w:rPr>
          <w:ins w:id="2947" w:author="Lynn Felhofer" w:date="2020-03-20T10:11:00Z"/>
        </w:rPr>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430"/>
        <w:gridCol w:w="630"/>
        <w:gridCol w:w="4968"/>
      </w:tblGrid>
      <w:tr w:rsidR="00BD51F0" w:rsidRPr="00212469" w14:paraId="0B10FAE8" w14:textId="77777777" w:rsidTr="00240099">
        <w:trPr>
          <w:cantSplit/>
          <w:ins w:id="2948" w:author="Lynn Felhofer" w:date="2020-03-20T10:11:00Z"/>
        </w:trPr>
        <w:tc>
          <w:tcPr>
            <w:tcW w:w="1620" w:type="dxa"/>
            <w:vMerge w:val="restart"/>
            <w:tcBorders>
              <w:top w:val="single" w:sz="4" w:space="0" w:color="auto"/>
            </w:tcBorders>
          </w:tcPr>
          <w:p w14:paraId="7C329C30" w14:textId="77777777" w:rsidR="00BD51F0" w:rsidRPr="00212469" w:rsidRDefault="00BD51F0" w:rsidP="00240099">
            <w:pPr>
              <w:pStyle w:val="TableEntryHeader"/>
              <w:rPr>
                <w:ins w:id="2949" w:author="Lynn Felhofer" w:date="2020-03-20T10:11:00Z"/>
              </w:rPr>
            </w:pPr>
            <w:ins w:id="2950" w:author="Lynn Felhofer" w:date="2020-03-20T10:11:00Z">
              <w:r w:rsidRPr="00212469">
                <w:t>localPatientId</w:t>
              </w:r>
            </w:ins>
          </w:p>
          <w:p w14:paraId="3C9EE68F" w14:textId="77777777" w:rsidR="00BD51F0" w:rsidRPr="00AB5651" w:rsidRDefault="00BD51F0" w:rsidP="00240099">
            <w:pPr>
              <w:pStyle w:val="TableEntryHeader"/>
              <w:rPr>
                <w:ins w:id="2951" w:author="Lynn Felhofer" w:date="2020-03-20T10:11:00Z"/>
                <w:bCs/>
                <w:sz w:val="12"/>
              </w:rPr>
            </w:pPr>
            <w:ins w:id="2952" w:author="Lynn Felhofer" w:date="2020-03-20T10:11:00Z">
              <w:r w:rsidRPr="00AB5651">
                <w:rPr>
                  <w:bCs/>
                  <w:sz w:val="12"/>
                </w:rPr>
                <w:t>(AuditMessage/</w:t>
              </w:r>
              <w:r w:rsidRPr="00AB5651">
                <w:rPr>
                  <w:bCs/>
                  <w:sz w:val="12"/>
                </w:rPr>
                <w:br/>
                <w:t>ParticipantObjectIdentification)</w:t>
              </w:r>
            </w:ins>
          </w:p>
        </w:tc>
        <w:tc>
          <w:tcPr>
            <w:tcW w:w="2430" w:type="dxa"/>
            <w:tcBorders>
              <w:top w:val="single" w:sz="4" w:space="0" w:color="auto"/>
            </w:tcBorders>
            <w:vAlign w:val="center"/>
          </w:tcPr>
          <w:p w14:paraId="36FFBF03" w14:textId="77777777" w:rsidR="00BD51F0" w:rsidRPr="00AB5651" w:rsidRDefault="00BD51F0" w:rsidP="00240099">
            <w:pPr>
              <w:pStyle w:val="TableEntry"/>
              <w:rPr>
                <w:ins w:id="2953" w:author="Lynn Felhofer" w:date="2020-03-20T10:11:00Z"/>
                <w:szCs w:val="18"/>
              </w:rPr>
            </w:pPr>
            <w:ins w:id="2954" w:author="Lynn Felhofer" w:date="2020-03-20T10:11:00Z">
              <w:r w:rsidRPr="00AB5651">
                <w:rPr>
                  <w:szCs w:val="18"/>
                </w:rPr>
                <w:t>ParticipantObjectTypeCode</w:t>
              </w:r>
            </w:ins>
          </w:p>
        </w:tc>
        <w:tc>
          <w:tcPr>
            <w:tcW w:w="630" w:type="dxa"/>
            <w:tcBorders>
              <w:top w:val="single" w:sz="4" w:space="0" w:color="auto"/>
            </w:tcBorders>
            <w:vAlign w:val="center"/>
          </w:tcPr>
          <w:p w14:paraId="0C4F9F60" w14:textId="77777777" w:rsidR="00BD51F0" w:rsidRPr="00AB5651" w:rsidRDefault="00BD51F0" w:rsidP="00240099">
            <w:pPr>
              <w:pStyle w:val="TableEntry"/>
              <w:rPr>
                <w:ins w:id="2955" w:author="Lynn Felhofer" w:date="2020-03-20T10:11:00Z"/>
                <w:szCs w:val="18"/>
              </w:rPr>
            </w:pPr>
            <w:ins w:id="2956" w:author="Lynn Felhofer" w:date="2020-03-20T10:11:00Z">
              <w:r w:rsidRPr="00AB5651">
                <w:rPr>
                  <w:szCs w:val="18"/>
                </w:rPr>
                <w:t>M</w:t>
              </w:r>
            </w:ins>
          </w:p>
        </w:tc>
        <w:tc>
          <w:tcPr>
            <w:tcW w:w="4968" w:type="dxa"/>
            <w:tcBorders>
              <w:top w:val="single" w:sz="4" w:space="0" w:color="auto"/>
            </w:tcBorders>
            <w:vAlign w:val="center"/>
          </w:tcPr>
          <w:p w14:paraId="65A1CBB6" w14:textId="77777777" w:rsidR="00BD51F0" w:rsidRPr="00AB5651" w:rsidRDefault="00BD51F0" w:rsidP="00240099">
            <w:pPr>
              <w:pStyle w:val="TableEntry"/>
              <w:rPr>
                <w:ins w:id="2957" w:author="Lynn Felhofer" w:date="2020-03-20T10:11:00Z"/>
                <w:szCs w:val="18"/>
              </w:rPr>
            </w:pPr>
            <w:ins w:id="2958" w:author="Lynn Felhofer" w:date="2020-03-20T10:11:00Z">
              <w:r w:rsidRPr="00AB5651">
                <w:rPr>
                  <w:szCs w:val="18"/>
                </w:rPr>
                <w:t>“1” (person)</w:t>
              </w:r>
            </w:ins>
          </w:p>
        </w:tc>
      </w:tr>
      <w:tr w:rsidR="00BD51F0" w:rsidRPr="00212469" w14:paraId="3C3BC5ED" w14:textId="77777777" w:rsidTr="00240099">
        <w:trPr>
          <w:cantSplit/>
          <w:ins w:id="2959" w:author="Lynn Felhofer" w:date="2020-03-20T10:11:00Z"/>
        </w:trPr>
        <w:tc>
          <w:tcPr>
            <w:tcW w:w="1620" w:type="dxa"/>
            <w:vMerge/>
            <w:vAlign w:val="center"/>
          </w:tcPr>
          <w:p w14:paraId="25765E70" w14:textId="77777777" w:rsidR="00BD51F0" w:rsidRPr="00212469" w:rsidRDefault="00BD51F0" w:rsidP="00240099">
            <w:pPr>
              <w:pStyle w:val="TableLabel"/>
              <w:rPr>
                <w:ins w:id="2960" w:author="Lynn Felhofer" w:date="2020-03-20T10:11:00Z"/>
                <w:rFonts w:ascii="Times New Roman" w:hAnsi="Times New Roman"/>
                <w:sz w:val="16"/>
              </w:rPr>
            </w:pPr>
          </w:p>
        </w:tc>
        <w:tc>
          <w:tcPr>
            <w:tcW w:w="2430" w:type="dxa"/>
            <w:vAlign w:val="center"/>
          </w:tcPr>
          <w:p w14:paraId="4911C574" w14:textId="77777777" w:rsidR="00BD51F0" w:rsidRPr="00AB5651" w:rsidRDefault="00BD51F0" w:rsidP="00240099">
            <w:pPr>
              <w:pStyle w:val="TableEntry"/>
              <w:rPr>
                <w:ins w:id="2961" w:author="Lynn Felhofer" w:date="2020-03-20T10:11:00Z"/>
                <w:szCs w:val="18"/>
              </w:rPr>
            </w:pPr>
            <w:ins w:id="2962" w:author="Lynn Felhofer" w:date="2020-03-20T10:11:00Z">
              <w:r w:rsidRPr="00AB5651">
                <w:rPr>
                  <w:szCs w:val="18"/>
                </w:rPr>
                <w:t>ParticipantObjectTypeCodeRole</w:t>
              </w:r>
            </w:ins>
          </w:p>
        </w:tc>
        <w:tc>
          <w:tcPr>
            <w:tcW w:w="630" w:type="dxa"/>
            <w:vAlign w:val="center"/>
          </w:tcPr>
          <w:p w14:paraId="49D0DA04" w14:textId="77777777" w:rsidR="00BD51F0" w:rsidRPr="00AB5651" w:rsidRDefault="00BD51F0" w:rsidP="00240099">
            <w:pPr>
              <w:pStyle w:val="TableEntry"/>
              <w:rPr>
                <w:ins w:id="2963" w:author="Lynn Felhofer" w:date="2020-03-20T10:11:00Z"/>
                <w:szCs w:val="18"/>
              </w:rPr>
            </w:pPr>
            <w:ins w:id="2964" w:author="Lynn Felhofer" w:date="2020-03-20T10:11:00Z">
              <w:r w:rsidRPr="00AB5651">
                <w:rPr>
                  <w:szCs w:val="18"/>
                </w:rPr>
                <w:t>M</w:t>
              </w:r>
            </w:ins>
          </w:p>
        </w:tc>
        <w:tc>
          <w:tcPr>
            <w:tcW w:w="4968" w:type="dxa"/>
            <w:vAlign w:val="center"/>
          </w:tcPr>
          <w:p w14:paraId="6C48B45A" w14:textId="77777777" w:rsidR="00BD51F0" w:rsidRPr="00AB5651" w:rsidRDefault="00BD51F0" w:rsidP="00240099">
            <w:pPr>
              <w:pStyle w:val="TableEntry"/>
              <w:rPr>
                <w:ins w:id="2965" w:author="Lynn Felhofer" w:date="2020-03-20T10:11:00Z"/>
                <w:szCs w:val="18"/>
              </w:rPr>
            </w:pPr>
            <w:ins w:id="2966" w:author="Lynn Felhofer" w:date="2020-03-20T10:11:00Z">
              <w:r w:rsidRPr="00AB5651">
                <w:rPr>
                  <w:szCs w:val="18"/>
                </w:rPr>
                <w:t>“1” (patient)</w:t>
              </w:r>
            </w:ins>
          </w:p>
        </w:tc>
      </w:tr>
      <w:tr w:rsidR="00BD51F0" w:rsidRPr="00212469" w14:paraId="131AD2FD" w14:textId="77777777" w:rsidTr="00240099">
        <w:trPr>
          <w:cantSplit/>
          <w:ins w:id="2967" w:author="Lynn Felhofer" w:date="2020-03-20T10:11:00Z"/>
        </w:trPr>
        <w:tc>
          <w:tcPr>
            <w:tcW w:w="1620" w:type="dxa"/>
            <w:vMerge/>
            <w:vAlign w:val="center"/>
          </w:tcPr>
          <w:p w14:paraId="5C24D7DB" w14:textId="77777777" w:rsidR="00BD51F0" w:rsidRPr="00212469" w:rsidRDefault="00BD51F0" w:rsidP="00240099">
            <w:pPr>
              <w:pStyle w:val="TableLabel"/>
              <w:rPr>
                <w:ins w:id="2968" w:author="Lynn Felhofer" w:date="2020-03-20T10:11:00Z"/>
                <w:rFonts w:ascii="Times New Roman" w:hAnsi="Times New Roman"/>
                <w:sz w:val="16"/>
              </w:rPr>
            </w:pPr>
          </w:p>
        </w:tc>
        <w:tc>
          <w:tcPr>
            <w:tcW w:w="2430" w:type="dxa"/>
            <w:vAlign w:val="center"/>
          </w:tcPr>
          <w:p w14:paraId="0C79E6B2" w14:textId="77777777" w:rsidR="00BD51F0" w:rsidRPr="00AB5651" w:rsidRDefault="00BD51F0" w:rsidP="00240099">
            <w:pPr>
              <w:pStyle w:val="TableEntry"/>
              <w:rPr>
                <w:ins w:id="2969" w:author="Lynn Felhofer" w:date="2020-03-20T10:11:00Z"/>
                <w:i/>
                <w:iCs/>
                <w:szCs w:val="18"/>
              </w:rPr>
            </w:pPr>
            <w:ins w:id="2970" w:author="Lynn Felhofer" w:date="2020-03-20T10:11:00Z">
              <w:r w:rsidRPr="00AB5651">
                <w:rPr>
                  <w:i/>
                  <w:iCs/>
                  <w:szCs w:val="18"/>
                </w:rPr>
                <w:t>ParticipantObjectDataLifeCycle</w:t>
              </w:r>
            </w:ins>
          </w:p>
        </w:tc>
        <w:tc>
          <w:tcPr>
            <w:tcW w:w="630" w:type="dxa"/>
            <w:vAlign w:val="center"/>
          </w:tcPr>
          <w:p w14:paraId="3B93F0FD" w14:textId="77777777" w:rsidR="00BD51F0" w:rsidRPr="00AB5651" w:rsidRDefault="00BD51F0" w:rsidP="00240099">
            <w:pPr>
              <w:pStyle w:val="TableEntry"/>
              <w:rPr>
                <w:ins w:id="2971" w:author="Lynn Felhofer" w:date="2020-03-20T10:11:00Z"/>
                <w:i/>
                <w:iCs/>
                <w:szCs w:val="18"/>
              </w:rPr>
            </w:pPr>
            <w:ins w:id="2972" w:author="Lynn Felhofer" w:date="2020-03-20T10:11:00Z">
              <w:r w:rsidRPr="00AB5651">
                <w:rPr>
                  <w:i/>
                  <w:iCs/>
                  <w:szCs w:val="18"/>
                </w:rPr>
                <w:t>C</w:t>
              </w:r>
            </w:ins>
          </w:p>
        </w:tc>
        <w:tc>
          <w:tcPr>
            <w:tcW w:w="4968" w:type="dxa"/>
            <w:vAlign w:val="center"/>
          </w:tcPr>
          <w:p w14:paraId="3590E7D6" w14:textId="77777777" w:rsidR="00BD51F0" w:rsidRPr="00AB5651" w:rsidRDefault="00BD51F0" w:rsidP="00240099">
            <w:pPr>
              <w:pStyle w:val="TableEntry"/>
              <w:rPr>
                <w:ins w:id="2973" w:author="Lynn Felhofer" w:date="2020-03-20T10:11:00Z"/>
                <w:i/>
                <w:iCs/>
                <w:szCs w:val="18"/>
              </w:rPr>
            </w:pPr>
            <w:ins w:id="2974" w:author="Lynn Felhofer" w:date="2020-03-20T10:11:00Z">
              <w:r w:rsidRPr="00AB5651">
                <w:rPr>
                  <w:iCs/>
                  <w:szCs w:val="18"/>
                </w:rPr>
                <w:t>If subsumedLocalPatientId is present, then this value shall equal "1" (Origination / Creation). Otherwise, this value is not specialized.</w:t>
              </w:r>
            </w:ins>
          </w:p>
        </w:tc>
      </w:tr>
      <w:tr w:rsidR="00BD51F0" w:rsidRPr="00212469" w14:paraId="5DE37D6F" w14:textId="77777777" w:rsidTr="00240099">
        <w:trPr>
          <w:cantSplit/>
          <w:ins w:id="2975" w:author="Lynn Felhofer" w:date="2020-03-20T10:11:00Z"/>
        </w:trPr>
        <w:tc>
          <w:tcPr>
            <w:tcW w:w="1620" w:type="dxa"/>
            <w:vMerge/>
            <w:vAlign w:val="center"/>
          </w:tcPr>
          <w:p w14:paraId="071CEA03" w14:textId="77777777" w:rsidR="00BD51F0" w:rsidRPr="00212469" w:rsidRDefault="00BD51F0" w:rsidP="00240099">
            <w:pPr>
              <w:pStyle w:val="TableLabel"/>
              <w:rPr>
                <w:ins w:id="2976" w:author="Lynn Felhofer" w:date="2020-03-20T10:11:00Z"/>
                <w:rFonts w:ascii="Times New Roman" w:hAnsi="Times New Roman"/>
                <w:sz w:val="16"/>
              </w:rPr>
            </w:pPr>
          </w:p>
        </w:tc>
        <w:tc>
          <w:tcPr>
            <w:tcW w:w="2430" w:type="dxa"/>
            <w:vAlign w:val="center"/>
          </w:tcPr>
          <w:p w14:paraId="7B4A2E1B" w14:textId="77777777" w:rsidR="00BD51F0" w:rsidRPr="00AB5651" w:rsidRDefault="00BD51F0" w:rsidP="00240099">
            <w:pPr>
              <w:pStyle w:val="TableEntry"/>
              <w:rPr>
                <w:ins w:id="2977" w:author="Lynn Felhofer" w:date="2020-03-20T10:11:00Z"/>
                <w:i/>
                <w:iCs/>
                <w:szCs w:val="18"/>
              </w:rPr>
            </w:pPr>
            <w:ins w:id="2978" w:author="Lynn Felhofer" w:date="2020-03-20T10:11:00Z">
              <w:r w:rsidRPr="00AB5651">
                <w:rPr>
                  <w:i/>
                  <w:iCs/>
                  <w:szCs w:val="18"/>
                </w:rPr>
                <w:t>ParticipantObjectIDTypeCode</w:t>
              </w:r>
            </w:ins>
          </w:p>
        </w:tc>
        <w:tc>
          <w:tcPr>
            <w:tcW w:w="630" w:type="dxa"/>
            <w:vAlign w:val="center"/>
          </w:tcPr>
          <w:p w14:paraId="67D7CAC7" w14:textId="77777777" w:rsidR="00BD51F0" w:rsidRPr="00AB5651" w:rsidRDefault="00BD51F0" w:rsidP="00240099">
            <w:pPr>
              <w:pStyle w:val="TableEntry"/>
              <w:rPr>
                <w:ins w:id="2979" w:author="Lynn Felhofer" w:date="2020-03-20T10:11:00Z"/>
                <w:i/>
                <w:iCs/>
                <w:szCs w:val="18"/>
              </w:rPr>
            </w:pPr>
            <w:ins w:id="2980" w:author="Lynn Felhofer" w:date="2020-03-20T10:11:00Z">
              <w:r w:rsidRPr="00AB5651">
                <w:rPr>
                  <w:i/>
                  <w:iCs/>
                  <w:szCs w:val="18"/>
                </w:rPr>
                <w:t>U</w:t>
              </w:r>
            </w:ins>
          </w:p>
        </w:tc>
        <w:tc>
          <w:tcPr>
            <w:tcW w:w="4968" w:type="dxa"/>
            <w:vAlign w:val="center"/>
          </w:tcPr>
          <w:p w14:paraId="5C8B0FA1" w14:textId="77777777" w:rsidR="00BD51F0" w:rsidRPr="00AB5651" w:rsidRDefault="00BD51F0" w:rsidP="00240099">
            <w:pPr>
              <w:pStyle w:val="TableEntry"/>
              <w:rPr>
                <w:ins w:id="2981" w:author="Lynn Felhofer" w:date="2020-03-20T10:11:00Z"/>
                <w:i/>
                <w:iCs/>
                <w:szCs w:val="18"/>
              </w:rPr>
            </w:pPr>
            <w:ins w:id="2982" w:author="Lynn Felhofer" w:date="2020-03-20T10:11:00Z">
              <w:r w:rsidRPr="00AB5651">
                <w:rPr>
                  <w:i/>
                  <w:iCs/>
                  <w:szCs w:val="18"/>
                </w:rPr>
                <w:t>not specialized</w:t>
              </w:r>
            </w:ins>
          </w:p>
        </w:tc>
      </w:tr>
      <w:tr w:rsidR="00BD51F0" w:rsidRPr="00212469" w14:paraId="3E2C0CA8" w14:textId="77777777" w:rsidTr="00240099">
        <w:trPr>
          <w:cantSplit/>
          <w:ins w:id="2983" w:author="Lynn Felhofer" w:date="2020-03-20T10:11:00Z"/>
        </w:trPr>
        <w:tc>
          <w:tcPr>
            <w:tcW w:w="1620" w:type="dxa"/>
            <w:vMerge/>
            <w:vAlign w:val="center"/>
          </w:tcPr>
          <w:p w14:paraId="7B500561" w14:textId="77777777" w:rsidR="00BD51F0" w:rsidRPr="00212469" w:rsidRDefault="00BD51F0" w:rsidP="00240099">
            <w:pPr>
              <w:pStyle w:val="TableLabel"/>
              <w:rPr>
                <w:ins w:id="2984" w:author="Lynn Felhofer" w:date="2020-03-20T10:11:00Z"/>
                <w:rFonts w:ascii="Times New Roman" w:hAnsi="Times New Roman"/>
                <w:sz w:val="16"/>
              </w:rPr>
            </w:pPr>
          </w:p>
        </w:tc>
        <w:tc>
          <w:tcPr>
            <w:tcW w:w="2430" w:type="dxa"/>
            <w:vAlign w:val="center"/>
          </w:tcPr>
          <w:p w14:paraId="47EB5652" w14:textId="77777777" w:rsidR="00BD51F0" w:rsidRPr="00AB5651" w:rsidRDefault="00BD51F0" w:rsidP="00240099">
            <w:pPr>
              <w:pStyle w:val="TableEntry"/>
              <w:rPr>
                <w:ins w:id="2985" w:author="Lynn Felhofer" w:date="2020-03-20T10:11:00Z"/>
                <w:i/>
                <w:iCs/>
                <w:szCs w:val="18"/>
              </w:rPr>
            </w:pPr>
            <w:ins w:id="2986" w:author="Lynn Felhofer" w:date="2020-03-20T10:11:00Z">
              <w:r w:rsidRPr="00AB5651">
                <w:rPr>
                  <w:i/>
                  <w:iCs/>
                  <w:szCs w:val="18"/>
                </w:rPr>
                <w:t>ParticipantObjectSensitivity</w:t>
              </w:r>
            </w:ins>
          </w:p>
        </w:tc>
        <w:tc>
          <w:tcPr>
            <w:tcW w:w="630" w:type="dxa"/>
            <w:vAlign w:val="center"/>
          </w:tcPr>
          <w:p w14:paraId="2A5B59D6" w14:textId="77777777" w:rsidR="00BD51F0" w:rsidRPr="00AB5651" w:rsidRDefault="00BD51F0" w:rsidP="00240099">
            <w:pPr>
              <w:pStyle w:val="TableEntry"/>
              <w:rPr>
                <w:ins w:id="2987" w:author="Lynn Felhofer" w:date="2020-03-20T10:11:00Z"/>
                <w:i/>
                <w:iCs/>
                <w:szCs w:val="18"/>
              </w:rPr>
            </w:pPr>
            <w:ins w:id="2988" w:author="Lynn Felhofer" w:date="2020-03-20T10:11:00Z">
              <w:r w:rsidRPr="00AB5651">
                <w:rPr>
                  <w:i/>
                  <w:iCs/>
                  <w:szCs w:val="18"/>
                </w:rPr>
                <w:t>U</w:t>
              </w:r>
            </w:ins>
          </w:p>
        </w:tc>
        <w:tc>
          <w:tcPr>
            <w:tcW w:w="4968" w:type="dxa"/>
            <w:vAlign w:val="center"/>
          </w:tcPr>
          <w:p w14:paraId="0D923C9D" w14:textId="77777777" w:rsidR="00BD51F0" w:rsidRPr="00AB5651" w:rsidRDefault="00BD51F0" w:rsidP="00240099">
            <w:pPr>
              <w:pStyle w:val="TableEntry"/>
              <w:rPr>
                <w:ins w:id="2989" w:author="Lynn Felhofer" w:date="2020-03-20T10:11:00Z"/>
                <w:i/>
                <w:iCs/>
                <w:szCs w:val="18"/>
              </w:rPr>
            </w:pPr>
            <w:ins w:id="2990" w:author="Lynn Felhofer" w:date="2020-03-20T10:11:00Z">
              <w:r w:rsidRPr="00AB5651">
                <w:rPr>
                  <w:i/>
                  <w:iCs/>
                  <w:szCs w:val="18"/>
                </w:rPr>
                <w:t>not specialized</w:t>
              </w:r>
            </w:ins>
          </w:p>
        </w:tc>
      </w:tr>
      <w:tr w:rsidR="00BD51F0" w:rsidRPr="00212469" w14:paraId="21B19E9D" w14:textId="77777777" w:rsidTr="00240099">
        <w:trPr>
          <w:cantSplit/>
          <w:ins w:id="2991" w:author="Lynn Felhofer" w:date="2020-03-20T10:11:00Z"/>
        </w:trPr>
        <w:tc>
          <w:tcPr>
            <w:tcW w:w="1620" w:type="dxa"/>
            <w:vMerge/>
            <w:vAlign w:val="center"/>
          </w:tcPr>
          <w:p w14:paraId="3AEE56A8" w14:textId="77777777" w:rsidR="00BD51F0" w:rsidRPr="00212469" w:rsidRDefault="00BD51F0" w:rsidP="00240099">
            <w:pPr>
              <w:pStyle w:val="TableLabel"/>
              <w:rPr>
                <w:ins w:id="2992" w:author="Lynn Felhofer" w:date="2020-03-20T10:11:00Z"/>
                <w:rFonts w:ascii="Times New Roman" w:hAnsi="Times New Roman"/>
                <w:sz w:val="16"/>
              </w:rPr>
            </w:pPr>
          </w:p>
        </w:tc>
        <w:tc>
          <w:tcPr>
            <w:tcW w:w="2430" w:type="dxa"/>
            <w:vAlign w:val="center"/>
          </w:tcPr>
          <w:p w14:paraId="647F4BC3" w14:textId="77777777" w:rsidR="00BD51F0" w:rsidRPr="00AB5651" w:rsidRDefault="00BD51F0" w:rsidP="00240099">
            <w:pPr>
              <w:pStyle w:val="TableEntry"/>
              <w:rPr>
                <w:ins w:id="2993" w:author="Lynn Felhofer" w:date="2020-03-20T10:11:00Z"/>
                <w:szCs w:val="18"/>
              </w:rPr>
            </w:pPr>
            <w:ins w:id="2994" w:author="Lynn Felhofer" w:date="2020-03-20T10:11:00Z">
              <w:r w:rsidRPr="00AB5651">
                <w:rPr>
                  <w:szCs w:val="18"/>
                </w:rPr>
                <w:t>ParticipantObjectID</w:t>
              </w:r>
            </w:ins>
          </w:p>
        </w:tc>
        <w:tc>
          <w:tcPr>
            <w:tcW w:w="630" w:type="dxa"/>
            <w:vAlign w:val="center"/>
          </w:tcPr>
          <w:p w14:paraId="028A64CA" w14:textId="77777777" w:rsidR="00BD51F0" w:rsidRPr="00AB5651" w:rsidRDefault="00BD51F0" w:rsidP="00240099">
            <w:pPr>
              <w:pStyle w:val="TableEntry"/>
              <w:rPr>
                <w:ins w:id="2995" w:author="Lynn Felhofer" w:date="2020-03-20T10:11:00Z"/>
                <w:szCs w:val="18"/>
              </w:rPr>
            </w:pPr>
            <w:ins w:id="2996" w:author="Lynn Felhofer" w:date="2020-03-20T10:11:00Z">
              <w:r w:rsidRPr="00AB5651">
                <w:rPr>
                  <w:szCs w:val="18"/>
                </w:rPr>
                <w:t>M</w:t>
              </w:r>
            </w:ins>
          </w:p>
        </w:tc>
        <w:tc>
          <w:tcPr>
            <w:tcW w:w="4968" w:type="dxa"/>
            <w:vAlign w:val="center"/>
          </w:tcPr>
          <w:p w14:paraId="124950E8" w14:textId="77777777" w:rsidR="00BD51F0" w:rsidRPr="00AB5651" w:rsidRDefault="00BD51F0" w:rsidP="00240099">
            <w:pPr>
              <w:pStyle w:val="TableEntry"/>
              <w:rPr>
                <w:ins w:id="2997" w:author="Lynn Felhofer" w:date="2020-03-20T10:11:00Z"/>
                <w:szCs w:val="18"/>
              </w:rPr>
            </w:pPr>
            <w:ins w:id="2998" w:author="Lynn Felhofer" w:date="2020-03-20T10:11:00Z">
              <w:r w:rsidRPr="00AB5651">
                <w:rPr>
                  <w:szCs w:val="18"/>
                </w:rPr>
                <w:t>the patient ID in HL7 CX format</w:t>
              </w:r>
            </w:ins>
          </w:p>
        </w:tc>
      </w:tr>
      <w:tr w:rsidR="00BD51F0" w:rsidRPr="00212469" w14:paraId="2AFD185B" w14:textId="77777777" w:rsidTr="00240099">
        <w:trPr>
          <w:cantSplit/>
          <w:ins w:id="2999" w:author="Lynn Felhofer" w:date="2020-03-20T10:11:00Z"/>
        </w:trPr>
        <w:tc>
          <w:tcPr>
            <w:tcW w:w="1620" w:type="dxa"/>
            <w:vMerge/>
            <w:vAlign w:val="center"/>
          </w:tcPr>
          <w:p w14:paraId="361EBEB5" w14:textId="77777777" w:rsidR="00BD51F0" w:rsidRPr="00212469" w:rsidRDefault="00BD51F0" w:rsidP="00240099">
            <w:pPr>
              <w:pStyle w:val="TableLabel"/>
              <w:rPr>
                <w:ins w:id="3000" w:author="Lynn Felhofer" w:date="2020-03-20T10:11:00Z"/>
                <w:rFonts w:ascii="Times New Roman" w:hAnsi="Times New Roman"/>
                <w:sz w:val="16"/>
              </w:rPr>
            </w:pPr>
          </w:p>
        </w:tc>
        <w:tc>
          <w:tcPr>
            <w:tcW w:w="2430" w:type="dxa"/>
            <w:vAlign w:val="center"/>
          </w:tcPr>
          <w:p w14:paraId="5486FF24" w14:textId="77777777" w:rsidR="00BD51F0" w:rsidRPr="00AB5651" w:rsidRDefault="00BD51F0" w:rsidP="00240099">
            <w:pPr>
              <w:pStyle w:val="TableEntry"/>
              <w:rPr>
                <w:ins w:id="3001" w:author="Lynn Felhofer" w:date="2020-03-20T10:11:00Z"/>
                <w:i/>
                <w:iCs/>
                <w:szCs w:val="18"/>
              </w:rPr>
            </w:pPr>
            <w:ins w:id="3002" w:author="Lynn Felhofer" w:date="2020-03-20T10:11:00Z">
              <w:r w:rsidRPr="00AB5651">
                <w:rPr>
                  <w:i/>
                  <w:iCs/>
                  <w:szCs w:val="18"/>
                </w:rPr>
                <w:t>ParticipantObjectName</w:t>
              </w:r>
            </w:ins>
          </w:p>
        </w:tc>
        <w:tc>
          <w:tcPr>
            <w:tcW w:w="630" w:type="dxa"/>
            <w:vAlign w:val="center"/>
          </w:tcPr>
          <w:p w14:paraId="59F6FCAA" w14:textId="77777777" w:rsidR="00BD51F0" w:rsidRPr="00AB5651" w:rsidRDefault="00BD51F0" w:rsidP="00240099">
            <w:pPr>
              <w:pStyle w:val="TableEntry"/>
              <w:rPr>
                <w:ins w:id="3003" w:author="Lynn Felhofer" w:date="2020-03-20T10:11:00Z"/>
                <w:i/>
                <w:iCs/>
                <w:szCs w:val="18"/>
              </w:rPr>
            </w:pPr>
            <w:ins w:id="3004" w:author="Lynn Felhofer" w:date="2020-03-20T10:11:00Z">
              <w:r w:rsidRPr="00AB5651">
                <w:rPr>
                  <w:i/>
                  <w:iCs/>
                  <w:szCs w:val="18"/>
                </w:rPr>
                <w:t>U</w:t>
              </w:r>
            </w:ins>
          </w:p>
        </w:tc>
        <w:tc>
          <w:tcPr>
            <w:tcW w:w="4968" w:type="dxa"/>
            <w:vAlign w:val="center"/>
          </w:tcPr>
          <w:p w14:paraId="7347F7DF" w14:textId="77777777" w:rsidR="00BD51F0" w:rsidRPr="00AB5651" w:rsidRDefault="00BD51F0" w:rsidP="00240099">
            <w:pPr>
              <w:pStyle w:val="TableEntry"/>
              <w:rPr>
                <w:ins w:id="3005" w:author="Lynn Felhofer" w:date="2020-03-20T10:11:00Z"/>
                <w:i/>
                <w:iCs/>
                <w:szCs w:val="18"/>
              </w:rPr>
            </w:pPr>
            <w:ins w:id="3006" w:author="Lynn Felhofer" w:date="2020-03-20T10:11:00Z">
              <w:r w:rsidRPr="00AB5651">
                <w:rPr>
                  <w:i/>
                  <w:iCs/>
                  <w:szCs w:val="18"/>
                </w:rPr>
                <w:t>not specialized</w:t>
              </w:r>
            </w:ins>
          </w:p>
        </w:tc>
      </w:tr>
      <w:tr w:rsidR="00BD51F0" w:rsidRPr="00212469" w14:paraId="3D860EF8" w14:textId="77777777" w:rsidTr="00240099">
        <w:trPr>
          <w:cantSplit/>
          <w:ins w:id="3007" w:author="Lynn Felhofer" w:date="2020-03-20T10:11:00Z"/>
        </w:trPr>
        <w:tc>
          <w:tcPr>
            <w:tcW w:w="1620" w:type="dxa"/>
            <w:vMerge/>
            <w:vAlign w:val="center"/>
          </w:tcPr>
          <w:p w14:paraId="4A9C15BA" w14:textId="77777777" w:rsidR="00BD51F0" w:rsidRPr="00212469" w:rsidRDefault="00BD51F0" w:rsidP="00240099">
            <w:pPr>
              <w:pStyle w:val="TableLabel"/>
              <w:rPr>
                <w:ins w:id="3008" w:author="Lynn Felhofer" w:date="2020-03-20T10:11:00Z"/>
                <w:rFonts w:ascii="Times New Roman" w:hAnsi="Times New Roman"/>
                <w:sz w:val="16"/>
              </w:rPr>
            </w:pPr>
          </w:p>
        </w:tc>
        <w:tc>
          <w:tcPr>
            <w:tcW w:w="2430" w:type="dxa"/>
            <w:vAlign w:val="center"/>
          </w:tcPr>
          <w:p w14:paraId="60FA6306" w14:textId="77777777" w:rsidR="00BD51F0" w:rsidRPr="00AB5651" w:rsidRDefault="00BD51F0" w:rsidP="00240099">
            <w:pPr>
              <w:pStyle w:val="TableEntry"/>
              <w:rPr>
                <w:ins w:id="3009" w:author="Lynn Felhofer" w:date="2020-03-20T10:11:00Z"/>
                <w:i/>
                <w:iCs/>
                <w:szCs w:val="18"/>
              </w:rPr>
            </w:pPr>
            <w:ins w:id="3010" w:author="Lynn Felhofer" w:date="2020-03-20T10:11:00Z">
              <w:r w:rsidRPr="00AB5651">
                <w:rPr>
                  <w:i/>
                  <w:iCs/>
                  <w:szCs w:val="18"/>
                </w:rPr>
                <w:t>ParticipantObjectQuery</w:t>
              </w:r>
            </w:ins>
          </w:p>
        </w:tc>
        <w:tc>
          <w:tcPr>
            <w:tcW w:w="630" w:type="dxa"/>
            <w:vAlign w:val="center"/>
          </w:tcPr>
          <w:p w14:paraId="00B5D0F3" w14:textId="77777777" w:rsidR="00BD51F0" w:rsidRPr="00AB5651" w:rsidRDefault="00BD51F0" w:rsidP="00240099">
            <w:pPr>
              <w:pStyle w:val="TableEntry"/>
              <w:rPr>
                <w:ins w:id="3011" w:author="Lynn Felhofer" w:date="2020-03-20T10:11:00Z"/>
                <w:i/>
                <w:iCs/>
                <w:szCs w:val="18"/>
              </w:rPr>
            </w:pPr>
            <w:ins w:id="3012" w:author="Lynn Felhofer" w:date="2020-03-20T10:11:00Z">
              <w:r w:rsidRPr="00AB5651">
                <w:rPr>
                  <w:i/>
                  <w:iCs/>
                  <w:szCs w:val="18"/>
                </w:rPr>
                <w:t>U</w:t>
              </w:r>
            </w:ins>
          </w:p>
        </w:tc>
        <w:tc>
          <w:tcPr>
            <w:tcW w:w="4968" w:type="dxa"/>
            <w:vAlign w:val="center"/>
          </w:tcPr>
          <w:p w14:paraId="5A1D9FBD" w14:textId="77777777" w:rsidR="00BD51F0" w:rsidRPr="00AB5651" w:rsidRDefault="00BD51F0" w:rsidP="00240099">
            <w:pPr>
              <w:pStyle w:val="TableEntry"/>
              <w:rPr>
                <w:ins w:id="3013" w:author="Lynn Felhofer" w:date="2020-03-20T10:11:00Z"/>
                <w:i/>
                <w:iCs/>
                <w:szCs w:val="18"/>
              </w:rPr>
            </w:pPr>
            <w:ins w:id="3014" w:author="Lynn Felhofer" w:date="2020-03-20T10:11:00Z">
              <w:r w:rsidRPr="00AB5651">
                <w:rPr>
                  <w:i/>
                  <w:iCs/>
                  <w:szCs w:val="18"/>
                </w:rPr>
                <w:t>not specialized</w:t>
              </w:r>
            </w:ins>
          </w:p>
        </w:tc>
      </w:tr>
      <w:tr w:rsidR="00BD51F0" w:rsidRPr="00212469" w14:paraId="45D78C0B" w14:textId="77777777" w:rsidTr="00240099">
        <w:trPr>
          <w:cantSplit/>
          <w:ins w:id="3015" w:author="Lynn Felhofer" w:date="2020-03-20T10:11:00Z"/>
        </w:trPr>
        <w:tc>
          <w:tcPr>
            <w:tcW w:w="1620" w:type="dxa"/>
            <w:vMerge/>
            <w:tcBorders>
              <w:bottom w:val="single" w:sz="4" w:space="0" w:color="auto"/>
            </w:tcBorders>
            <w:vAlign w:val="center"/>
          </w:tcPr>
          <w:p w14:paraId="5AF92851" w14:textId="77777777" w:rsidR="00BD51F0" w:rsidRPr="00212469" w:rsidRDefault="00BD51F0" w:rsidP="00240099">
            <w:pPr>
              <w:pStyle w:val="TableLabel"/>
              <w:rPr>
                <w:ins w:id="3016" w:author="Lynn Felhofer" w:date="2020-03-20T10:11:00Z"/>
                <w:rFonts w:ascii="Times New Roman" w:hAnsi="Times New Roman"/>
                <w:sz w:val="16"/>
              </w:rPr>
            </w:pPr>
          </w:p>
        </w:tc>
        <w:tc>
          <w:tcPr>
            <w:tcW w:w="2430" w:type="dxa"/>
            <w:tcBorders>
              <w:bottom w:val="single" w:sz="4" w:space="0" w:color="auto"/>
            </w:tcBorders>
            <w:vAlign w:val="center"/>
          </w:tcPr>
          <w:p w14:paraId="238C9EAB" w14:textId="77777777" w:rsidR="00BD51F0" w:rsidRPr="00AB5651" w:rsidRDefault="00BD51F0" w:rsidP="00240099">
            <w:pPr>
              <w:pStyle w:val="TableEntry"/>
              <w:rPr>
                <w:ins w:id="3017" w:author="Lynn Felhofer" w:date="2020-03-20T10:11:00Z"/>
                <w:szCs w:val="18"/>
              </w:rPr>
            </w:pPr>
            <w:ins w:id="3018" w:author="Lynn Felhofer" w:date="2020-03-20T10:11:00Z">
              <w:r w:rsidRPr="00AB5651">
                <w:rPr>
                  <w:szCs w:val="18"/>
                </w:rPr>
                <w:t>ParticipantObjectDetail</w:t>
              </w:r>
            </w:ins>
          </w:p>
        </w:tc>
        <w:tc>
          <w:tcPr>
            <w:tcW w:w="630" w:type="dxa"/>
            <w:tcBorders>
              <w:bottom w:val="single" w:sz="4" w:space="0" w:color="auto"/>
            </w:tcBorders>
            <w:vAlign w:val="center"/>
          </w:tcPr>
          <w:p w14:paraId="64AFC788" w14:textId="77777777" w:rsidR="00BD51F0" w:rsidRPr="00AB5651" w:rsidRDefault="00BD51F0" w:rsidP="00240099">
            <w:pPr>
              <w:pStyle w:val="TableEntry"/>
              <w:rPr>
                <w:ins w:id="3019" w:author="Lynn Felhofer" w:date="2020-03-20T10:11:00Z"/>
                <w:szCs w:val="18"/>
              </w:rPr>
            </w:pPr>
            <w:ins w:id="3020" w:author="Lynn Felhofer" w:date="2020-03-20T10:11:00Z">
              <w:r w:rsidRPr="00AB5651">
                <w:rPr>
                  <w:szCs w:val="18"/>
                </w:rPr>
                <w:t>M</w:t>
              </w:r>
            </w:ins>
          </w:p>
        </w:tc>
        <w:tc>
          <w:tcPr>
            <w:tcW w:w="4968" w:type="dxa"/>
            <w:tcBorders>
              <w:bottom w:val="single" w:sz="4" w:space="0" w:color="auto"/>
            </w:tcBorders>
            <w:vAlign w:val="center"/>
          </w:tcPr>
          <w:p w14:paraId="46869C33" w14:textId="77777777" w:rsidR="00BD51F0" w:rsidRPr="00AB5651" w:rsidRDefault="00BD51F0" w:rsidP="00240099">
            <w:pPr>
              <w:pStyle w:val="TableEntry"/>
              <w:rPr>
                <w:ins w:id="3021" w:author="Lynn Felhofer" w:date="2020-03-20T10:11:00Z"/>
                <w:szCs w:val="18"/>
              </w:rPr>
            </w:pPr>
            <w:ins w:id="3022" w:author="Lynn Felhofer" w:date="2020-03-20T10:11:00Z">
              <w:r w:rsidRPr="00AB5651">
                <w:rPr>
                  <w:szCs w:val="18"/>
                </w:rPr>
                <w:t xml:space="preserve">The ParticipantObjectDetail element shall occur twice. </w:t>
              </w:r>
            </w:ins>
          </w:p>
          <w:p w14:paraId="35232AAB" w14:textId="77777777" w:rsidR="00BD51F0" w:rsidRPr="00AB5651" w:rsidRDefault="00BD51F0" w:rsidP="00240099">
            <w:pPr>
              <w:pStyle w:val="TableEntry"/>
              <w:rPr>
                <w:ins w:id="3023" w:author="Lynn Felhofer" w:date="2020-03-20T10:11:00Z"/>
                <w:szCs w:val="18"/>
              </w:rPr>
            </w:pPr>
            <w:ins w:id="3024" w:author="Lynn Felhofer" w:date="2020-03-20T10:11:00Z">
              <w:r w:rsidRPr="00AB5651">
                <w:rPr>
                  <w:szCs w:val="18"/>
                </w:rPr>
                <w:t>In the first element:</w:t>
              </w:r>
            </w:ins>
          </w:p>
          <w:p w14:paraId="2128A94E" w14:textId="77777777" w:rsidR="00BD51F0" w:rsidRDefault="00BD51F0" w:rsidP="00240099">
            <w:pPr>
              <w:pStyle w:val="TableEntry"/>
              <w:ind w:left="720"/>
              <w:rPr>
                <w:ins w:id="3025" w:author="Lynn Felhofer" w:date="2020-03-20T10:11:00Z"/>
                <w:szCs w:val="18"/>
              </w:rPr>
            </w:pPr>
            <w:ins w:id="3026" w:author="Lynn Felhofer" w:date="2020-03-20T10:11:00Z">
              <w:r w:rsidRPr="00AB5651">
                <w:rPr>
                  <w:szCs w:val="18"/>
                </w:rPr>
                <w:t>Type=MSH-10 (the literal string)</w:t>
              </w:r>
            </w:ins>
          </w:p>
          <w:p w14:paraId="2FF3DE3E" w14:textId="77777777" w:rsidR="00BD51F0" w:rsidRDefault="00BD51F0" w:rsidP="00240099">
            <w:pPr>
              <w:pStyle w:val="TableEntry"/>
              <w:ind w:left="720"/>
              <w:rPr>
                <w:ins w:id="3027" w:author="Lynn Felhofer" w:date="2020-03-20T10:11:00Z"/>
                <w:szCs w:val="18"/>
              </w:rPr>
            </w:pPr>
            <w:ins w:id="3028" w:author="Lynn Felhofer" w:date="2020-03-20T10:11:00Z">
              <w:r w:rsidRPr="00AB5651">
                <w:rPr>
                  <w:szCs w:val="18"/>
                </w:rPr>
                <w:t>Value=the value of MSH-10 (from the message content, base64 encoded)</w:t>
              </w:r>
            </w:ins>
          </w:p>
          <w:p w14:paraId="39A1C03F" w14:textId="77777777" w:rsidR="00BD51F0" w:rsidRPr="00AB5651" w:rsidRDefault="00BD51F0" w:rsidP="00240099">
            <w:pPr>
              <w:pStyle w:val="TableEntry"/>
              <w:rPr>
                <w:ins w:id="3029" w:author="Lynn Felhofer" w:date="2020-03-20T10:11:00Z"/>
              </w:rPr>
            </w:pPr>
            <w:ins w:id="3030" w:author="Lynn Felhofer" w:date="2020-03-20T10:11:00Z">
              <w:r w:rsidRPr="00AB5651">
                <w:t>In the second element:</w:t>
              </w:r>
            </w:ins>
          </w:p>
          <w:p w14:paraId="0D5914EB" w14:textId="77777777" w:rsidR="00BD51F0" w:rsidRPr="00AB5651" w:rsidRDefault="00BD51F0" w:rsidP="00240099">
            <w:pPr>
              <w:pStyle w:val="TableEntry"/>
              <w:ind w:left="720"/>
              <w:rPr>
                <w:ins w:id="3031" w:author="Lynn Felhofer" w:date="2020-03-20T10:11:00Z"/>
                <w:szCs w:val="18"/>
              </w:rPr>
            </w:pPr>
            <w:ins w:id="3032" w:author="Lynn Felhofer" w:date="2020-03-20T10:11:00Z">
              <w:r w:rsidRPr="00AB5651">
                <w:rPr>
                  <w:szCs w:val="18"/>
                </w:rPr>
                <w:t xml:space="preserve">Type="urn:ihe:iti:xpid:2017:patientIdentifierType" (the literal string) </w:t>
              </w:r>
            </w:ins>
          </w:p>
          <w:p w14:paraId="2D8441A8" w14:textId="77777777" w:rsidR="00BD51F0" w:rsidRPr="00AB5651" w:rsidRDefault="00BD51F0" w:rsidP="00240099">
            <w:pPr>
              <w:pStyle w:val="TableEntry"/>
              <w:ind w:left="720"/>
              <w:rPr>
                <w:ins w:id="3033" w:author="Lynn Felhofer" w:date="2020-03-20T10:11:00Z"/>
                <w:szCs w:val="18"/>
              </w:rPr>
            </w:pPr>
            <w:ins w:id="3034" w:author="Lynn Felhofer" w:date="2020-03-20T10:11:00Z">
              <w:r w:rsidRPr="00AB5651">
                <w:rPr>
                  <w:szCs w:val="18"/>
                </w:rPr>
                <w:t>Value="localPatientId" (the literal string, base64 encoded)</w:t>
              </w:r>
            </w:ins>
          </w:p>
        </w:tc>
      </w:tr>
    </w:tbl>
    <w:p w14:paraId="79245CCE" w14:textId="77777777" w:rsidR="00BD51F0" w:rsidRDefault="00BD51F0" w:rsidP="00BD51F0">
      <w:pPr>
        <w:pStyle w:val="BodyText"/>
        <w:rPr>
          <w:ins w:id="3035" w:author="Lynn Felhofer" w:date="2020-03-20T10:11:00Z"/>
        </w:rPr>
      </w:pPr>
    </w:p>
    <w:p w14:paraId="030950BD" w14:textId="77777777" w:rsidR="00BD51F0" w:rsidRDefault="00BD51F0" w:rsidP="00BD51F0">
      <w:pPr>
        <w:pStyle w:val="BodyText"/>
        <w:rPr>
          <w:ins w:id="3036" w:author="Lynn Felhofer" w:date="2020-03-20T10:11:00Z"/>
        </w:rPr>
      </w:pPr>
    </w:p>
    <w:p w14:paraId="176B068E" w14:textId="77777777" w:rsidR="00BD51F0" w:rsidRPr="00212469" w:rsidRDefault="00BD51F0" w:rsidP="00BD51F0">
      <w:pPr>
        <w:pStyle w:val="BodyText"/>
        <w:rPr>
          <w:ins w:id="3037" w:author="Lynn Felhofer" w:date="2020-03-20T10:11:00Z"/>
        </w:rPr>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2767"/>
        <w:gridCol w:w="630"/>
        <w:gridCol w:w="4631"/>
      </w:tblGrid>
      <w:tr w:rsidR="00BD51F0" w:rsidRPr="00212469" w14:paraId="4D79C7D1" w14:textId="77777777" w:rsidTr="00240099">
        <w:trPr>
          <w:cantSplit/>
          <w:ins w:id="3038" w:author="Lynn Felhofer" w:date="2020-03-20T10:11:00Z"/>
        </w:trPr>
        <w:tc>
          <w:tcPr>
            <w:tcW w:w="1620" w:type="dxa"/>
            <w:vMerge w:val="restart"/>
            <w:tcBorders>
              <w:top w:val="single" w:sz="4" w:space="0" w:color="auto"/>
              <w:left w:val="single" w:sz="4" w:space="0" w:color="auto"/>
              <w:right w:val="single" w:sz="4" w:space="0" w:color="auto"/>
            </w:tcBorders>
            <w:hideMark/>
          </w:tcPr>
          <w:p w14:paraId="7FE72949" w14:textId="77777777" w:rsidR="00BD51F0" w:rsidRPr="00212469" w:rsidRDefault="00BD51F0" w:rsidP="00240099">
            <w:pPr>
              <w:pStyle w:val="TableEntryHeader"/>
              <w:rPr>
                <w:ins w:id="3039" w:author="Lynn Felhofer" w:date="2020-03-20T10:11:00Z"/>
              </w:rPr>
            </w:pPr>
            <w:ins w:id="3040" w:author="Lynn Felhofer" w:date="2020-03-20T10:11:00Z">
              <w:r w:rsidRPr="00212469">
                <w:t>subsumedLocalPatientId</w:t>
              </w:r>
            </w:ins>
          </w:p>
          <w:p w14:paraId="6227D319" w14:textId="77777777" w:rsidR="00BD51F0" w:rsidRPr="00AB5651" w:rsidRDefault="00BD51F0" w:rsidP="00240099">
            <w:pPr>
              <w:pStyle w:val="TableEntryHeader"/>
              <w:rPr>
                <w:ins w:id="3041" w:author="Lynn Felhofer" w:date="2020-03-20T10:11:00Z"/>
                <w:bCs/>
                <w:sz w:val="12"/>
              </w:rPr>
            </w:pPr>
            <w:ins w:id="3042" w:author="Lynn Felhofer" w:date="2020-03-20T10:11:00Z">
              <w:r w:rsidRPr="00AB5651">
                <w:rPr>
                  <w:bCs/>
                  <w:sz w:val="12"/>
                </w:rPr>
                <w:t>(AuditMessage/</w:t>
              </w:r>
              <w:r w:rsidRPr="00AB5651">
                <w:rPr>
                  <w:bCs/>
                  <w:sz w:val="12"/>
                </w:rPr>
                <w:br/>
                <w:t>ParticipantObjectIdentification)</w:t>
              </w:r>
            </w:ins>
          </w:p>
        </w:tc>
        <w:tc>
          <w:tcPr>
            <w:tcW w:w="2767" w:type="dxa"/>
            <w:tcBorders>
              <w:top w:val="single" w:sz="4" w:space="0" w:color="auto"/>
              <w:left w:val="single" w:sz="4" w:space="0" w:color="auto"/>
              <w:bottom w:val="single" w:sz="4" w:space="0" w:color="auto"/>
              <w:right w:val="single" w:sz="4" w:space="0" w:color="auto"/>
            </w:tcBorders>
            <w:vAlign w:val="center"/>
            <w:hideMark/>
          </w:tcPr>
          <w:p w14:paraId="2CDA5068" w14:textId="77777777" w:rsidR="00BD51F0" w:rsidRPr="00212469" w:rsidRDefault="00BD51F0" w:rsidP="00240099">
            <w:pPr>
              <w:pStyle w:val="TableEntry"/>
              <w:rPr>
                <w:ins w:id="3043" w:author="Lynn Felhofer" w:date="2020-03-20T10:11:00Z"/>
              </w:rPr>
            </w:pPr>
            <w:ins w:id="3044" w:author="Lynn Felhofer" w:date="2020-03-20T10:11:00Z">
              <w:r w:rsidRPr="00212469">
                <w:t>ParticipantObjectTypeCode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4E4B75F4" w14:textId="77777777" w:rsidR="00BD51F0" w:rsidRPr="00212469" w:rsidRDefault="00BD51F0" w:rsidP="00240099">
            <w:pPr>
              <w:pStyle w:val="TableEntry"/>
              <w:rPr>
                <w:ins w:id="3045" w:author="Lynn Felhofer" w:date="2020-03-20T10:11:00Z"/>
              </w:rPr>
            </w:pPr>
            <w:ins w:id="3046" w:author="Lynn Felhofer" w:date="2020-03-20T10:11:00Z">
              <w:r w:rsidRPr="00212469">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3FF8F91E" w14:textId="77777777" w:rsidR="00BD51F0" w:rsidRPr="00212469" w:rsidRDefault="00BD51F0" w:rsidP="00240099">
            <w:pPr>
              <w:pStyle w:val="TableEntry"/>
              <w:rPr>
                <w:ins w:id="3047" w:author="Lynn Felhofer" w:date="2020-03-20T10:11:00Z"/>
              </w:rPr>
            </w:pPr>
            <w:ins w:id="3048" w:author="Lynn Felhofer" w:date="2020-03-20T10:11:00Z">
              <w:r w:rsidRPr="00212469">
                <w:t>“1” (person)</w:t>
              </w:r>
            </w:ins>
          </w:p>
        </w:tc>
      </w:tr>
      <w:tr w:rsidR="00BD51F0" w:rsidRPr="00212469" w14:paraId="061D935F" w14:textId="77777777" w:rsidTr="00240099">
        <w:trPr>
          <w:cantSplit/>
          <w:ins w:id="3049" w:author="Lynn Felhofer" w:date="2020-03-20T10:11:00Z"/>
        </w:trPr>
        <w:tc>
          <w:tcPr>
            <w:tcW w:w="1620" w:type="dxa"/>
            <w:vMerge/>
            <w:tcBorders>
              <w:left w:val="single" w:sz="4" w:space="0" w:color="auto"/>
              <w:right w:val="single" w:sz="4" w:space="0" w:color="auto"/>
            </w:tcBorders>
            <w:vAlign w:val="center"/>
            <w:hideMark/>
          </w:tcPr>
          <w:p w14:paraId="53F3878C" w14:textId="77777777" w:rsidR="00BD51F0" w:rsidRPr="00212469" w:rsidRDefault="00BD51F0" w:rsidP="00240099">
            <w:pPr>
              <w:rPr>
                <w:ins w:id="3050"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0A3F1E8" w14:textId="77777777" w:rsidR="00BD51F0" w:rsidRPr="00212469" w:rsidRDefault="00BD51F0" w:rsidP="00240099">
            <w:pPr>
              <w:pStyle w:val="TableEntry"/>
              <w:rPr>
                <w:ins w:id="3051" w:author="Lynn Felhofer" w:date="2020-03-20T10:11:00Z"/>
              </w:rPr>
            </w:pPr>
            <w:ins w:id="3052" w:author="Lynn Felhofer" w:date="2020-03-20T10:11:00Z">
              <w:r w:rsidRPr="00212469">
                <w:t>ParticipantObjectTypeCodeRole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6C842845" w14:textId="77777777" w:rsidR="00BD51F0" w:rsidRPr="00212469" w:rsidRDefault="00BD51F0" w:rsidP="00240099">
            <w:pPr>
              <w:pStyle w:val="TableEntry"/>
              <w:rPr>
                <w:ins w:id="3053" w:author="Lynn Felhofer" w:date="2020-03-20T10:11:00Z"/>
              </w:rPr>
            </w:pPr>
            <w:ins w:id="3054" w:author="Lynn Felhofer" w:date="2020-03-20T10:11:00Z">
              <w:r w:rsidRPr="00212469">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2509DADA" w14:textId="77777777" w:rsidR="00BD51F0" w:rsidRPr="00212469" w:rsidRDefault="00BD51F0" w:rsidP="00240099">
            <w:pPr>
              <w:pStyle w:val="TableEntry"/>
              <w:rPr>
                <w:ins w:id="3055" w:author="Lynn Felhofer" w:date="2020-03-20T10:11:00Z"/>
              </w:rPr>
            </w:pPr>
            <w:ins w:id="3056" w:author="Lynn Felhofer" w:date="2020-03-20T10:11:00Z">
              <w:r w:rsidRPr="00212469">
                <w:t>“1” (patient)</w:t>
              </w:r>
            </w:ins>
          </w:p>
        </w:tc>
      </w:tr>
      <w:tr w:rsidR="00BD51F0" w:rsidRPr="00212469" w14:paraId="6C429CDE" w14:textId="77777777" w:rsidTr="00240099">
        <w:trPr>
          <w:cantSplit/>
          <w:ins w:id="3057" w:author="Lynn Felhofer" w:date="2020-03-20T10:11:00Z"/>
        </w:trPr>
        <w:tc>
          <w:tcPr>
            <w:tcW w:w="1620" w:type="dxa"/>
            <w:vMerge/>
            <w:tcBorders>
              <w:left w:val="single" w:sz="4" w:space="0" w:color="auto"/>
              <w:right w:val="single" w:sz="4" w:space="0" w:color="auto"/>
            </w:tcBorders>
            <w:vAlign w:val="center"/>
            <w:hideMark/>
          </w:tcPr>
          <w:p w14:paraId="37AB6380" w14:textId="77777777" w:rsidR="00BD51F0" w:rsidRPr="00212469" w:rsidRDefault="00BD51F0" w:rsidP="00240099">
            <w:pPr>
              <w:rPr>
                <w:ins w:id="3058"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51503FC" w14:textId="77777777" w:rsidR="00BD51F0" w:rsidRPr="00212469" w:rsidRDefault="00BD51F0" w:rsidP="00240099">
            <w:pPr>
              <w:pStyle w:val="TableEntry"/>
              <w:rPr>
                <w:ins w:id="3059" w:author="Lynn Felhofer" w:date="2020-03-20T10:11:00Z"/>
              </w:rPr>
            </w:pPr>
            <w:ins w:id="3060" w:author="Lynn Felhofer" w:date="2020-03-20T10:11:00Z">
              <w:r w:rsidRPr="00212469">
                <w:t>ParticipantObjectDataLifeCycle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5246B642" w14:textId="77777777" w:rsidR="00BD51F0" w:rsidRPr="00212469" w:rsidRDefault="00BD51F0" w:rsidP="00240099">
            <w:pPr>
              <w:pStyle w:val="TableEntry"/>
              <w:rPr>
                <w:ins w:id="3061" w:author="Lynn Felhofer" w:date="2020-03-20T10:11:00Z"/>
              </w:rPr>
            </w:pPr>
            <w:ins w:id="3062" w:author="Lynn Felhofer" w:date="2020-03-20T10:11:00Z">
              <w:r w:rsidRPr="00212469">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7DCAE866" w14:textId="77777777" w:rsidR="00BD51F0" w:rsidRPr="00212469" w:rsidRDefault="00BD51F0" w:rsidP="00240099">
            <w:pPr>
              <w:pStyle w:val="TableEntry"/>
              <w:rPr>
                <w:ins w:id="3063" w:author="Lynn Felhofer" w:date="2020-03-20T10:11:00Z"/>
              </w:rPr>
            </w:pPr>
            <w:ins w:id="3064" w:author="Lynn Felhofer" w:date="2020-03-20T10:11:00Z">
              <w:r w:rsidRPr="00212469">
                <w:t>"14" (Logical deletion)</w:t>
              </w:r>
            </w:ins>
          </w:p>
        </w:tc>
      </w:tr>
      <w:tr w:rsidR="00BD51F0" w:rsidRPr="00212469" w14:paraId="5CFD688B" w14:textId="77777777" w:rsidTr="00240099">
        <w:trPr>
          <w:cantSplit/>
          <w:ins w:id="3065" w:author="Lynn Felhofer" w:date="2020-03-20T10:11:00Z"/>
        </w:trPr>
        <w:tc>
          <w:tcPr>
            <w:tcW w:w="1620" w:type="dxa"/>
            <w:vMerge/>
            <w:tcBorders>
              <w:left w:val="single" w:sz="4" w:space="0" w:color="auto"/>
              <w:right w:val="single" w:sz="4" w:space="0" w:color="auto"/>
            </w:tcBorders>
            <w:vAlign w:val="center"/>
            <w:hideMark/>
          </w:tcPr>
          <w:p w14:paraId="5288EEC0" w14:textId="77777777" w:rsidR="00BD51F0" w:rsidRPr="00212469" w:rsidRDefault="00BD51F0" w:rsidP="00240099">
            <w:pPr>
              <w:rPr>
                <w:ins w:id="3066"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6A3C3090" w14:textId="77777777" w:rsidR="00BD51F0" w:rsidRPr="00AB5651" w:rsidRDefault="00BD51F0" w:rsidP="00240099">
            <w:pPr>
              <w:pStyle w:val="TableEntry"/>
              <w:rPr>
                <w:ins w:id="3067" w:author="Lynn Felhofer" w:date="2020-03-20T10:11:00Z"/>
                <w:i/>
                <w:iCs/>
              </w:rPr>
            </w:pPr>
            <w:ins w:id="3068" w:author="Lynn Felhofer" w:date="2020-03-20T10:11:00Z">
              <w:r w:rsidRPr="00AB5651">
                <w:rPr>
                  <w:i/>
                  <w:iCs/>
                </w:rPr>
                <w:t>ParticipantObjectIDTypeCode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221FE4F9" w14:textId="77777777" w:rsidR="00BD51F0" w:rsidRPr="00AB5651" w:rsidRDefault="00BD51F0" w:rsidP="00240099">
            <w:pPr>
              <w:pStyle w:val="TableEntry"/>
              <w:rPr>
                <w:ins w:id="3069" w:author="Lynn Felhofer" w:date="2020-03-20T10:11:00Z"/>
                <w:i/>
                <w:iCs/>
              </w:rPr>
            </w:pPr>
            <w:ins w:id="3070" w:author="Lynn Felhofer" w:date="2020-03-20T10:11:00Z">
              <w:r w:rsidRPr="00AB5651">
                <w:rPr>
                  <w:i/>
                  <w:iCs/>
                </w:rPr>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3C9FE412" w14:textId="77777777" w:rsidR="00BD51F0" w:rsidRPr="00AB5651" w:rsidRDefault="00BD51F0" w:rsidP="00240099">
            <w:pPr>
              <w:pStyle w:val="TableEntry"/>
              <w:rPr>
                <w:ins w:id="3071" w:author="Lynn Felhofer" w:date="2020-03-20T10:11:00Z"/>
                <w:i/>
                <w:iCs/>
              </w:rPr>
            </w:pPr>
            <w:ins w:id="3072" w:author="Lynn Felhofer" w:date="2020-03-20T10:11:00Z">
              <w:r w:rsidRPr="00AB5651">
                <w:rPr>
                  <w:i/>
                  <w:iCs/>
                </w:rPr>
                <w:t>not specialized</w:t>
              </w:r>
            </w:ins>
          </w:p>
        </w:tc>
      </w:tr>
      <w:tr w:rsidR="00BD51F0" w:rsidRPr="00212469" w14:paraId="7EE723CA" w14:textId="77777777" w:rsidTr="00240099">
        <w:trPr>
          <w:cantSplit/>
          <w:ins w:id="3073" w:author="Lynn Felhofer" w:date="2020-03-20T10:11:00Z"/>
        </w:trPr>
        <w:tc>
          <w:tcPr>
            <w:tcW w:w="1620" w:type="dxa"/>
            <w:vMerge/>
            <w:tcBorders>
              <w:left w:val="single" w:sz="4" w:space="0" w:color="auto"/>
              <w:right w:val="single" w:sz="4" w:space="0" w:color="auto"/>
            </w:tcBorders>
            <w:vAlign w:val="center"/>
            <w:hideMark/>
          </w:tcPr>
          <w:p w14:paraId="00A08CD1" w14:textId="77777777" w:rsidR="00BD51F0" w:rsidRPr="00212469" w:rsidRDefault="00BD51F0" w:rsidP="00240099">
            <w:pPr>
              <w:rPr>
                <w:ins w:id="3074"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2A46EC1E" w14:textId="77777777" w:rsidR="00BD51F0" w:rsidRPr="00AB5651" w:rsidRDefault="00BD51F0" w:rsidP="00240099">
            <w:pPr>
              <w:pStyle w:val="TableEntry"/>
              <w:rPr>
                <w:ins w:id="3075" w:author="Lynn Felhofer" w:date="2020-03-20T10:11:00Z"/>
                <w:i/>
                <w:iCs/>
              </w:rPr>
            </w:pPr>
            <w:ins w:id="3076" w:author="Lynn Felhofer" w:date="2020-03-20T10:11:00Z">
              <w:r w:rsidRPr="00AB5651">
                <w:rPr>
                  <w:i/>
                  <w:iCs/>
                </w:rPr>
                <w:t>ParticipantObjectSensitivity</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7DDD0B98" w14:textId="77777777" w:rsidR="00BD51F0" w:rsidRPr="00AB5651" w:rsidRDefault="00BD51F0" w:rsidP="00240099">
            <w:pPr>
              <w:pStyle w:val="TableEntry"/>
              <w:rPr>
                <w:ins w:id="3077" w:author="Lynn Felhofer" w:date="2020-03-20T10:11:00Z"/>
                <w:i/>
                <w:iCs/>
              </w:rPr>
            </w:pPr>
            <w:ins w:id="3078" w:author="Lynn Felhofer" w:date="2020-03-20T10:11:00Z">
              <w:r w:rsidRPr="00AB5651">
                <w:rPr>
                  <w:i/>
                  <w:iCs/>
                </w:rPr>
                <w:t>U</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2412C39D" w14:textId="77777777" w:rsidR="00BD51F0" w:rsidRPr="00AB5651" w:rsidRDefault="00BD51F0" w:rsidP="00240099">
            <w:pPr>
              <w:pStyle w:val="TableEntry"/>
              <w:rPr>
                <w:ins w:id="3079" w:author="Lynn Felhofer" w:date="2020-03-20T10:11:00Z"/>
                <w:i/>
                <w:iCs/>
              </w:rPr>
            </w:pPr>
            <w:ins w:id="3080" w:author="Lynn Felhofer" w:date="2020-03-20T10:11:00Z">
              <w:r w:rsidRPr="00AB5651">
                <w:rPr>
                  <w:i/>
                  <w:iCs/>
                </w:rPr>
                <w:t>not specialized</w:t>
              </w:r>
            </w:ins>
          </w:p>
        </w:tc>
      </w:tr>
      <w:tr w:rsidR="00BD51F0" w:rsidRPr="00212469" w14:paraId="3C3DC4DC" w14:textId="77777777" w:rsidTr="00240099">
        <w:trPr>
          <w:cantSplit/>
          <w:ins w:id="3081" w:author="Lynn Felhofer" w:date="2020-03-20T10:11:00Z"/>
        </w:trPr>
        <w:tc>
          <w:tcPr>
            <w:tcW w:w="1620" w:type="dxa"/>
            <w:vMerge/>
            <w:tcBorders>
              <w:left w:val="single" w:sz="4" w:space="0" w:color="auto"/>
              <w:right w:val="single" w:sz="4" w:space="0" w:color="auto"/>
            </w:tcBorders>
            <w:vAlign w:val="center"/>
            <w:hideMark/>
          </w:tcPr>
          <w:p w14:paraId="045500B6" w14:textId="77777777" w:rsidR="00BD51F0" w:rsidRPr="00212469" w:rsidRDefault="00BD51F0" w:rsidP="00240099">
            <w:pPr>
              <w:rPr>
                <w:ins w:id="3082"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C08F133" w14:textId="77777777" w:rsidR="00BD51F0" w:rsidRPr="00212469" w:rsidRDefault="00BD51F0" w:rsidP="00240099">
            <w:pPr>
              <w:pStyle w:val="TableEntry"/>
              <w:rPr>
                <w:ins w:id="3083" w:author="Lynn Felhofer" w:date="2020-03-20T10:11:00Z"/>
              </w:rPr>
            </w:pPr>
            <w:ins w:id="3084" w:author="Lynn Felhofer" w:date="2020-03-20T10:11:00Z">
              <w:r w:rsidRPr="00212469">
                <w:t>ParticipantObjectID</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0E1A1C61" w14:textId="77777777" w:rsidR="00BD51F0" w:rsidRPr="00212469" w:rsidRDefault="00BD51F0" w:rsidP="00240099">
            <w:pPr>
              <w:pStyle w:val="TableEntry"/>
              <w:rPr>
                <w:ins w:id="3085" w:author="Lynn Felhofer" w:date="2020-03-20T10:11:00Z"/>
              </w:rPr>
            </w:pPr>
            <w:ins w:id="3086" w:author="Lynn Felhofer" w:date="2020-03-20T10:11:00Z">
              <w:r w:rsidRPr="00212469">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1ABF6977" w14:textId="77777777" w:rsidR="00BD51F0" w:rsidRPr="00212469" w:rsidRDefault="00BD51F0" w:rsidP="00240099">
            <w:pPr>
              <w:pStyle w:val="TableEntry"/>
              <w:rPr>
                <w:ins w:id="3087" w:author="Lynn Felhofer" w:date="2020-03-20T10:11:00Z"/>
              </w:rPr>
            </w:pPr>
            <w:ins w:id="3088" w:author="Lynn Felhofer" w:date="2020-03-20T10:11:00Z">
              <w:r w:rsidRPr="00212469">
                <w:t>the patient ID in HL7 CX format</w:t>
              </w:r>
            </w:ins>
          </w:p>
        </w:tc>
      </w:tr>
      <w:tr w:rsidR="00BD51F0" w:rsidRPr="00212469" w14:paraId="577B73A9" w14:textId="77777777" w:rsidTr="00240099">
        <w:trPr>
          <w:cantSplit/>
          <w:ins w:id="3089" w:author="Lynn Felhofer" w:date="2020-03-20T10:11:00Z"/>
        </w:trPr>
        <w:tc>
          <w:tcPr>
            <w:tcW w:w="1620" w:type="dxa"/>
            <w:vMerge/>
            <w:tcBorders>
              <w:left w:val="single" w:sz="4" w:space="0" w:color="auto"/>
              <w:right w:val="single" w:sz="4" w:space="0" w:color="auto"/>
            </w:tcBorders>
            <w:vAlign w:val="center"/>
            <w:hideMark/>
          </w:tcPr>
          <w:p w14:paraId="28B60277" w14:textId="77777777" w:rsidR="00BD51F0" w:rsidRPr="00212469" w:rsidRDefault="00BD51F0" w:rsidP="00240099">
            <w:pPr>
              <w:rPr>
                <w:ins w:id="3090"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69896133" w14:textId="77777777" w:rsidR="00BD51F0" w:rsidRPr="00AB5651" w:rsidRDefault="00BD51F0" w:rsidP="00240099">
            <w:pPr>
              <w:pStyle w:val="TableEntry"/>
              <w:rPr>
                <w:ins w:id="3091" w:author="Lynn Felhofer" w:date="2020-03-20T10:11:00Z"/>
                <w:i/>
                <w:iCs/>
              </w:rPr>
            </w:pPr>
            <w:ins w:id="3092" w:author="Lynn Felhofer" w:date="2020-03-20T10:11:00Z">
              <w:r w:rsidRPr="00AB5651">
                <w:rPr>
                  <w:i/>
                  <w:iCs/>
                </w:rPr>
                <w:t>ParticipantObjectName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5662D6CA" w14:textId="77777777" w:rsidR="00BD51F0" w:rsidRPr="00AB5651" w:rsidRDefault="00BD51F0" w:rsidP="00240099">
            <w:pPr>
              <w:pStyle w:val="TableEntry"/>
              <w:rPr>
                <w:ins w:id="3093" w:author="Lynn Felhofer" w:date="2020-03-20T10:11:00Z"/>
                <w:i/>
                <w:iCs/>
              </w:rPr>
            </w:pPr>
            <w:ins w:id="3094" w:author="Lynn Felhofer" w:date="2020-03-20T10:11:00Z">
              <w:r w:rsidRPr="00AB5651">
                <w:rPr>
                  <w:i/>
                  <w:iCs/>
                </w:rPr>
                <w:t>U</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28D6E77D" w14:textId="77777777" w:rsidR="00BD51F0" w:rsidRPr="00AB5651" w:rsidRDefault="00BD51F0" w:rsidP="00240099">
            <w:pPr>
              <w:pStyle w:val="TableEntry"/>
              <w:rPr>
                <w:ins w:id="3095" w:author="Lynn Felhofer" w:date="2020-03-20T10:11:00Z"/>
                <w:i/>
                <w:iCs/>
              </w:rPr>
            </w:pPr>
            <w:ins w:id="3096" w:author="Lynn Felhofer" w:date="2020-03-20T10:11:00Z">
              <w:r w:rsidRPr="00AB5651">
                <w:rPr>
                  <w:i/>
                  <w:iCs/>
                </w:rPr>
                <w:t>not specialized</w:t>
              </w:r>
            </w:ins>
          </w:p>
        </w:tc>
      </w:tr>
      <w:tr w:rsidR="00BD51F0" w:rsidRPr="00212469" w14:paraId="7544C7F8" w14:textId="77777777" w:rsidTr="00240099">
        <w:trPr>
          <w:cantSplit/>
          <w:ins w:id="3097" w:author="Lynn Felhofer" w:date="2020-03-20T10:11:00Z"/>
        </w:trPr>
        <w:tc>
          <w:tcPr>
            <w:tcW w:w="1620" w:type="dxa"/>
            <w:vMerge/>
            <w:tcBorders>
              <w:left w:val="single" w:sz="4" w:space="0" w:color="auto"/>
              <w:right w:val="single" w:sz="4" w:space="0" w:color="auto"/>
            </w:tcBorders>
            <w:vAlign w:val="center"/>
            <w:hideMark/>
          </w:tcPr>
          <w:p w14:paraId="3610FEA6" w14:textId="77777777" w:rsidR="00BD51F0" w:rsidRPr="00212469" w:rsidRDefault="00BD51F0" w:rsidP="00240099">
            <w:pPr>
              <w:rPr>
                <w:ins w:id="3098"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506017E" w14:textId="77777777" w:rsidR="00BD51F0" w:rsidRPr="00AB5651" w:rsidRDefault="00BD51F0" w:rsidP="00240099">
            <w:pPr>
              <w:pStyle w:val="TableEntry"/>
              <w:rPr>
                <w:ins w:id="3099" w:author="Lynn Felhofer" w:date="2020-03-20T10:11:00Z"/>
                <w:i/>
                <w:iCs/>
              </w:rPr>
            </w:pPr>
            <w:ins w:id="3100" w:author="Lynn Felhofer" w:date="2020-03-20T10:11:00Z">
              <w:r w:rsidRPr="00AB5651">
                <w:rPr>
                  <w:i/>
                  <w:iCs/>
                </w:rPr>
                <w:t>ParticipantObjectQuery</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12741ACA" w14:textId="77777777" w:rsidR="00BD51F0" w:rsidRPr="00AB5651" w:rsidRDefault="00BD51F0" w:rsidP="00240099">
            <w:pPr>
              <w:pStyle w:val="TableEntry"/>
              <w:rPr>
                <w:ins w:id="3101" w:author="Lynn Felhofer" w:date="2020-03-20T10:11:00Z"/>
                <w:i/>
                <w:iCs/>
              </w:rPr>
            </w:pPr>
            <w:ins w:id="3102" w:author="Lynn Felhofer" w:date="2020-03-20T10:11:00Z">
              <w:r w:rsidRPr="00AB5651">
                <w:rPr>
                  <w:i/>
                  <w:iCs/>
                </w:rPr>
                <w:t>U</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0B346CF6" w14:textId="77777777" w:rsidR="00BD51F0" w:rsidRPr="00AB5651" w:rsidRDefault="00BD51F0" w:rsidP="00240099">
            <w:pPr>
              <w:pStyle w:val="TableEntry"/>
              <w:rPr>
                <w:ins w:id="3103" w:author="Lynn Felhofer" w:date="2020-03-20T10:11:00Z"/>
                <w:i/>
                <w:iCs/>
              </w:rPr>
            </w:pPr>
            <w:ins w:id="3104" w:author="Lynn Felhofer" w:date="2020-03-20T10:11:00Z">
              <w:r w:rsidRPr="00AB5651">
                <w:rPr>
                  <w:i/>
                  <w:iCs/>
                </w:rPr>
                <w:t>not specialized</w:t>
              </w:r>
            </w:ins>
          </w:p>
        </w:tc>
      </w:tr>
      <w:tr w:rsidR="00BD51F0" w:rsidRPr="00212469" w14:paraId="0AE09086" w14:textId="77777777" w:rsidTr="00240099">
        <w:trPr>
          <w:cantSplit/>
          <w:ins w:id="3105" w:author="Lynn Felhofer" w:date="2020-03-20T10:11:00Z"/>
        </w:trPr>
        <w:tc>
          <w:tcPr>
            <w:tcW w:w="1620" w:type="dxa"/>
            <w:vMerge/>
            <w:tcBorders>
              <w:left w:val="single" w:sz="4" w:space="0" w:color="auto"/>
              <w:right w:val="single" w:sz="4" w:space="0" w:color="auto"/>
            </w:tcBorders>
            <w:vAlign w:val="center"/>
            <w:hideMark/>
          </w:tcPr>
          <w:p w14:paraId="6AB8748B" w14:textId="77777777" w:rsidR="00BD51F0" w:rsidRPr="00212469" w:rsidRDefault="00BD51F0" w:rsidP="00240099">
            <w:pPr>
              <w:rPr>
                <w:ins w:id="3106" w:author="Lynn Felhofer" w:date="2020-03-20T10:11:00Z"/>
                <w:sz w:val="16"/>
              </w:rPr>
            </w:pPr>
          </w:p>
        </w:tc>
        <w:tc>
          <w:tcPr>
            <w:tcW w:w="2767" w:type="dxa"/>
            <w:tcBorders>
              <w:top w:val="single" w:sz="4" w:space="0" w:color="auto"/>
              <w:left w:val="single" w:sz="4" w:space="0" w:color="auto"/>
              <w:bottom w:val="single" w:sz="4" w:space="0" w:color="auto"/>
              <w:right w:val="single" w:sz="4" w:space="0" w:color="auto"/>
            </w:tcBorders>
            <w:vAlign w:val="center"/>
            <w:hideMark/>
          </w:tcPr>
          <w:p w14:paraId="415BF7A6" w14:textId="77777777" w:rsidR="00BD51F0" w:rsidRPr="00212469" w:rsidRDefault="00BD51F0" w:rsidP="00240099">
            <w:pPr>
              <w:pStyle w:val="TableEntry"/>
              <w:rPr>
                <w:ins w:id="3107" w:author="Lynn Felhofer" w:date="2020-03-20T10:11:00Z"/>
              </w:rPr>
            </w:pPr>
            <w:ins w:id="3108" w:author="Lynn Felhofer" w:date="2020-03-20T10:11:00Z">
              <w:r w:rsidRPr="00212469">
                <w:t>ParticipantObjectDetail</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00387E84" w14:textId="77777777" w:rsidR="00BD51F0" w:rsidRPr="00212469" w:rsidRDefault="00BD51F0" w:rsidP="00240099">
            <w:pPr>
              <w:pStyle w:val="TableEntry"/>
              <w:rPr>
                <w:ins w:id="3109" w:author="Lynn Felhofer" w:date="2020-03-20T10:11:00Z"/>
              </w:rPr>
            </w:pPr>
            <w:ins w:id="3110" w:author="Lynn Felhofer" w:date="2020-03-20T10:11:00Z">
              <w:r w:rsidRPr="00212469">
                <w:t>M</w:t>
              </w:r>
            </w:ins>
          </w:p>
        </w:tc>
        <w:tc>
          <w:tcPr>
            <w:tcW w:w="4631" w:type="dxa"/>
            <w:tcBorders>
              <w:top w:val="single" w:sz="4" w:space="0" w:color="auto"/>
              <w:left w:val="single" w:sz="4" w:space="0" w:color="auto"/>
              <w:bottom w:val="single" w:sz="4" w:space="0" w:color="auto"/>
              <w:right w:val="single" w:sz="4" w:space="0" w:color="auto"/>
            </w:tcBorders>
            <w:vAlign w:val="center"/>
            <w:hideMark/>
          </w:tcPr>
          <w:p w14:paraId="125A2DF3" w14:textId="77777777" w:rsidR="00BD51F0" w:rsidRPr="00212469" w:rsidRDefault="00BD51F0" w:rsidP="00240099">
            <w:pPr>
              <w:pStyle w:val="TableEntry"/>
              <w:rPr>
                <w:ins w:id="3111" w:author="Lynn Felhofer" w:date="2020-03-20T10:11:00Z"/>
              </w:rPr>
            </w:pPr>
            <w:ins w:id="3112" w:author="Lynn Felhofer" w:date="2020-03-20T10:11:00Z">
              <w:r w:rsidRPr="00212469">
                <w:t xml:space="preserve">The ParticipantObjectDetail element shall occur twice. </w:t>
              </w:r>
            </w:ins>
          </w:p>
          <w:p w14:paraId="28A18C43" w14:textId="77777777" w:rsidR="00BD51F0" w:rsidRPr="00AB5651" w:rsidRDefault="00BD51F0" w:rsidP="00240099">
            <w:pPr>
              <w:pStyle w:val="TableEntry"/>
              <w:rPr>
                <w:ins w:id="3113" w:author="Lynn Felhofer" w:date="2020-03-20T10:11:00Z"/>
              </w:rPr>
            </w:pPr>
            <w:ins w:id="3114" w:author="Lynn Felhofer" w:date="2020-03-20T10:11:00Z">
              <w:r w:rsidRPr="00212469">
                <w:t>In the first element:</w:t>
              </w:r>
            </w:ins>
          </w:p>
          <w:p w14:paraId="588EA509" w14:textId="77777777" w:rsidR="00BD51F0" w:rsidRPr="00212469" w:rsidRDefault="00BD51F0" w:rsidP="00240099">
            <w:pPr>
              <w:pStyle w:val="TableEntry"/>
              <w:ind w:left="720"/>
              <w:rPr>
                <w:ins w:id="3115" w:author="Lynn Felhofer" w:date="2020-03-20T10:11:00Z"/>
              </w:rPr>
            </w:pPr>
            <w:ins w:id="3116" w:author="Lynn Felhofer" w:date="2020-03-20T10:11:00Z">
              <w:r w:rsidRPr="00212469">
                <w:t>Type=MSH-10 (the literal string)</w:t>
              </w:r>
            </w:ins>
          </w:p>
          <w:p w14:paraId="735E2D3F" w14:textId="77777777" w:rsidR="00BD51F0" w:rsidRPr="00212469" w:rsidRDefault="00BD51F0" w:rsidP="00240099">
            <w:pPr>
              <w:pStyle w:val="TableEntry"/>
              <w:ind w:left="720"/>
              <w:rPr>
                <w:ins w:id="3117" w:author="Lynn Felhofer" w:date="2020-03-20T10:11:00Z"/>
              </w:rPr>
            </w:pPr>
            <w:ins w:id="3118" w:author="Lynn Felhofer" w:date="2020-03-20T10:11:00Z">
              <w:r w:rsidRPr="00212469">
                <w:t>Value=the value of MSH-10 (from the message content, base64 encoded)</w:t>
              </w:r>
            </w:ins>
          </w:p>
          <w:p w14:paraId="7EFAC810" w14:textId="77777777" w:rsidR="00BD51F0" w:rsidRPr="00212469" w:rsidRDefault="00BD51F0" w:rsidP="00240099">
            <w:pPr>
              <w:pStyle w:val="TableEntry"/>
              <w:rPr>
                <w:ins w:id="3119" w:author="Lynn Felhofer" w:date="2020-03-20T10:11:00Z"/>
              </w:rPr>
            </w:pPr>
            <w:ins w:id="3120" w:author="Lynn Felhofer" w:date="2020-03-20T10:11:00Z">
              <w:r w:rsidRPr="00212469">
                <w:t>In the second element:</w:t>
              </w:r>
            </w:ins>
          </w:p>
          <w:p w14:paraId="75DA0984" w14:textId="77777777" w:rsidR="00BD51F0" w:rsidRPr="00212469" w:rsidRDefault="00BD51F0" w:rsidP="00240099">
            <w:pPr>
              <w:pStyle w:val="TableEntry"/>
              <w:ind w:left="720"/>
              <w:rPr>
                <w:ins w:id="3121" w:author="Lynn Felhofer" w:date="2020-03-20T10:11:00Z"/>
              </w:rPr>
            </w:pPr>
            <w:ins w:id="3122" w:author="Lynn Felhofer" w:date="2020-03-20T10:11:00Z">
              <w:r w:rsidRPr="00212469">
                <w:t xml:space="preserve">Type="urn:ihe:iti:xpid:2017:patientIdentifierType" (the literal string) </w:t>
              </w:r>
            </w:ins>
          </w:p>
          <w:p w14:paraId="48AC08F6" w14:textId="77777777" w:rsidR="00BD51F0" w:rsidRPr="00212469" w:rsidRDefault="00BD51F0" w:rsidP="00240099">
            <w:pPr>
              <w:pStyle w:val="TableEntry"/>
              <w:ind w:left="720"/>
              <w:rPr>
                <w:ins w:id="3123" w:author="Lynn Felhofer" w:date="2020-03-20T10:11:00Z"/>
              </w:rPr>
            </w:pPr>
            <w:ins w:id="3124" w:author="Lynn Felhofer" w:date="2020-03-20T10:11:00Z">
              <w:r w:rsidRPr="00212469">
                <w:t>Value="subsumedPatientId" (the literal string, base64 encoded)</w:t>
              </w:r>
            </w:ins>
          </w:p>
        </w:tc>
      </w:tr>
    </w:tbl>
    <w:p w14:paraId="64151F46" w14:textId="77777777" w:rsidR="00BD51F0" w:rsidRPr="00212469" w:rsidRDefault="00BD51F0" w:rsidP="00BD51F0">
      <w:pPr>
        <w:pStyle w:val="BodyText"/>
        <w:rPr>
          <w:ins w:id="3125" w:author="Lynn Felhofer" w:date="2020-03-20T10:11:00Z"/>
        </w:rPr>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430"/>
        <w:gridCol w:w="630"/>
        <w:gridCol w:w="4968"/>
      </w:tblGrid>
      <w:tr w:rsidR="00BD51F0" w:rsidRPr="00212469" w14:paraId="2EFE32D4" w14:textId="77777777" w:rsidTr="00240099">
        <w:trPr>
          <w:cantSplit/>
          <w:ins w:id="3126" w:author="Lynn Felhofer" w:date="2020-03-20T10:11:00Z"/>
        </w:trPr>
        <w:tc>
          <w:tcPr>
            <w:tcW w:w="1620" w:type="dxa"/>
            <w:vMerge w:val="restart"/>
            <w:tcBorders>
              <w:top w:val="single" w:sz="4" w:space="0" w:color="auto"/>
            </w:tcBorders>
          </w:tcPr>
          <w:p w14:paraId="195D9BEB" w14:textId="77777777" w:rsidR="00BD51F0" w:rsidRPr="00212469" w:rsidRDefault="00BD51F0" w:rsidP="00240099">
            <w:pPr>
              <w:pStyle w:val="TableEntryHeader"/>
              <w:rPr>
                <w:ins w:id="3127" w:author="Lynn Felhofer" w:date="2020-03-20T10:11:00Z"/>
              </w:rPr>
            </w:pPr>
            <w:ins w:id="3128" w:author="Lynn Felhofer" w:date="2020-03-20T10:11:00Z">
              <w:r w:rsidRPr="00212469">
                <w:t>newPatientId</w:t>
              </w:r>
            </w:ins>
          </w:p>
          <w:p w14:paraId="373357E5" w14:textId="77777777" w:rsidR="00BD51F0" w:rsidRPr="00AB5651" w:rsidRDefault="00BD51F0" w:rsidP="00240099">
            <w:pPr>
              <w:pStyle w:val="TableEntryHeader"/>
              <w:rPr>
                <w:ins w:id="3129" w:author="Lynn Felhofer" w:date="2020-03-20T10:11:00Z"/>
                <w:bCs/>
                <w:sz w:val="12"/>
              </w:rPr>
            </w:pPr>
            <w:ins w:id="3130" w:author="Lynn Felhofer" w:date="2020-03-20T10:11:00Z">
              <w:r w:rsidRPr="00AB5651">
                <w:rPr>
                  <w:bCs/>
                  <w:sz w:val="12"/>
                </w:rPr>
                <w:t>(AuditMessage/</w:t>
              </w:r>
              <w:r w:rsidRPr="00AB5651">
                <w:rPr>
                  <w:bCs/>
                  <w:sz w:val="12"/>
                </w:rPr>
                <w:br/>
                <w:t>ParticipantObjectIdentification)</w:t>
              </w:r>
            </w:ins>
          </w:p>
        </w:tc>
        <w:tc>
          <w:tcPr>
            <w:tcW w:w="2430" w:type="dxa"/>
            <w:tcBorders>
              <w:top w:val="single" w:sz="4" w:space="0" w:color="auto"/>
            </w:tcBorders>
            <w:vAlign w:val="center"/>
          </w:tcPr>
          <w:p w14:paraId="47BFB7A5" w14:textId="77777777" w:rsidR="00BD51F0" w:rsidRPr="00AB5651" w:rsidRDefault="00BD51F0" w:rsidP="00240099">
            <w:pPr>
              <w:pStyle w:val="TableEntry"/>
              <w:rPr>
                <w:ins w:id="3131" w:author="Lynn Felhofer" w:date="2020-03-20T10:11:00Z"/>
                <w:szCs w:val="18"/>
              </w:rPr>
            </w:pPr>
            <w:ins w:id="3132" w:author="Lynn Felhofer" w:date="2020-03-20T10:11:00Z">
              <w:r w:rsidRPr="00AB5651">
                <w:rPr>
                  <w:szCs w:val="18"/>
                </w:rPr>
                <w:t>ParticipantObjectTypeCode</w:t>
              </w:r>
            </w:ins>
          </w:p>
        </w:tc>
        <w:tc>
          <w:tcPr>
            <w:tcW w:w="630" w:type="dxa"/>
            <w:tcBorders>
              <w:top w:val="single" w:sz="4" w:space="0" w:color="auto"/>
            </w:tcBorders>
            <w:vAlign w:val="center"/>
          </w:tcPr>
          <w:p w14:paraId="20F50B69" w14:textId="77777777" w:rsidR="00BD51F0" w:rsidRPr="00AB5651" w:rsidRDefault="00BD51F0" w:rsidP="00240099">
            <w:pPr>
              <w:pStyle w:val="TableEntry"/>
              <w:rPr>
                <w:ins w:id="3133" w:author="Lynn Felhofer" w:date="2020-03-20T10:11:00Z"/>
                <w:szCs w:val="18"/>
              </w:rPr>
            </w:pPr>
            <w:ins w:id="3134" w:author="Lynn Felhofer" w:date="2020-03-20T10:11:00Z">
              <w:r w:rsidRPr="00AB5651">
                <w:rPr>
                  <w:szCs w:val="18"/>
                </w:rPr>
                <w:t>M</w:t>
              </w:r>
            </w:ins>
          </w:p>
        </w:tc>
        <w:tc>
          <w:tcPr>
            <w:tcW w:w="4968" w:type="dxa"/>
            <w:tcBorders>
              <w:top w:val="single" w:sz="4" w:space="0" w:color="auto"/>
            </w:tcBorders>
            <w:vAlign w:val="center"/>
          </w:tcPr>
          <w:p w14:paraId="73C38625" w14:textId="77777777" w:rsidR="00BD51F0" w:rsidRPr="00AB5651" w:rsidRDefault="00BD51F0" w:rsidP="00240099">
            <w:pPr>
              <w:pStyle w:val="TableEntry"/>
              <w:rPr>
                <w:ins w:id="3135" w:author="Lynn Felhofer" w:date="2020-03-20T10:11:00Z"/>
                <w:szCs w:val="18"/>
              </w:rPr>
            </w:pPr>
            <w:ins w:id="3136" w:author="Lynn Felhofer" w:date="2020-03-20T10:11:00Z">
              <w:r w:rsidRPr="00AB5651">
                <w:rPr>
                  <w:szCs w:val="18"/>
                </w:rPr>
                <w:t>“1” (person)</w:t>
              </w:r>
            </w:ins>
          </w:p>
        </w:tc>
      </w:tr>
      <w:tr w:rsidR="00BD51F0" w:rsidRPr="00212469" w14:paraId="67DB9637" w14:textId="77777777" w:rsidTr="00240099">
        <w:trPr>
          <w:cantSplit/>
          <w:ins w:id="3137" w:author="Lynn Felhofer" w:date="2020-03-20T10:11:00Z"/>
        </w:trPr>
        <w:tc>
          <w:tcPr>
            <w:tcW w:w="1620" w:type="dxa"/>
            <w:vMerge/>
            <w:vAlign w:val="center"/>
          </w:tcPr>
          <w:p w14:paraId="68F0AC61" w14:textId="77777777" w:rsidR="00BD51F0" w:rsidRPr="00212469" w:rsidRDefault="00BD51F0" w:rsidP="00240099">
            <w:pPr>
              <w:pStyle w:val="TableLabel"/>
              <w:rPr>
                <w:ins w:id="3138" w:author="Lynn Felhofer" w:date="2020-03-20T10:11:00Z"/>
                <w:rFonts w:ascii="Times New Roman" w:hAnsi="Times New Roman"/>
                <w:sz w:val="16"/>
              </w:rPr>
            </w:pPr>
          </w:p>
        </w:tc>
        <w:tc>
          <w:tcPr>
            <w:tcW w:w="2430" w:type="dxa"/>
            <w:vAlign w:val="center"/>
          </w:tcPr>
          <w:p w14:paraId="7411FC5F" w14:textId="77777777" w:rsidR="00BD51F0" w:rsidRPr="00AB5651" w:rsidRDefault="00BD51F0" w:rsidP="00240099">
            <w:pPr>
              <w:pStyle w:val="TableEntry"/>
              <w:rPr>
                <w:ins w:id="3139" w:author="Lynn Felhofer" w:date="2020-03-20T10:11:00Z"/>
                <w:szCs w:val="18"/>
              </w:rPr>
            </w:pPr>
            <w:ins w:id="3140" w:author="Lynn Felhofer" w:date="2020-03-20T10:11:00Z">
              <w:r w:rsidRPr="00AB5651">
                <w:rPr>
                  <w:szCs w:val="18"/>
                </w:rPr>
                <w:t>ParticipantObjectTypeCodeRole</w:t>
              </w:r>
            </w:ins>
          </w:p>
        </w:tc>
        <w:tc>
          <w:tcPr>
            <w:tcW w:w="630" w:type="dxa"/>
            <w:vAlign w:val="center"/>
          </w:tcPr>
          <w:p w14:paraId="710BC15E" w14:textId="77777777" w:rsidR="00BD51F0" w:rsidRPr="00AB5651" w:rsidRDefault="00BD51F0" w:rsidP="00240099">
            <w:pPr>
              <w:pStyle w:val="TableEntry"/>
              <w:rPr>
                <w:ins w:id="3141" w:author="Lynn Felhofer" w:date="2020-03-20T10:11:00Z"/>
                <w:szCs w:val="18"/>
              </w:rPr>
            </w:pPr>
            <w:ins w:id="3142" w:author="Lynn Felhofer" w:date="2020-03-20T10:11:00Z">
              <w:r w:rsidRPr="00AB5651">
                <w:rPr>
                  <w:szCs w:val="18"/>
                </w:rPr>
                <w:t>M</w:t>
              </w:r>
            </w:ins>
          </w:p>
        </w:tc>
        <w:tc>
          <w:tcPr>
            <w:tcW w:w="4968" w:type="dxa"/>
            <w:vAlign w:val="center"/>
          </w:tcPr>
          <w:p w14:paraId="6B0632E6" w14:textId="77777777" w:rsidR="00BD51F0" w:rsidRPr="00AB5651" w:rsidRDefault="00BD51F0" w:rsidP="00240099">
            <w:pPr>
              <w:pStyle w:val="TableEntry"/>
              <w:rPr>
                <w:ins w:id="3143" w:author="Lynn Felhofer" w:date="2020-03-20T10:11:00Z"/>
                <w:szCs w:val="18"/>
              </w:rPr>
            </w:pPr>
            <w:ins w:id="3144" w:author="Lynn Felhofer" w:date="2020-03-20T10:11:00Z">
              <w:r w:rsidRPr="00AB5651">
                <w:rPr>
                  <w:szCs w:val="18"/>
                </w:rPr>
                <w:t>“1” (patient)</w:t>
              </w:r>
            </w:ins>
          </w:p>
        </w:tc>
      </w:tr>
      <w:tr w:rsidR="00BD51F0" w:rsidRPr="00212469" w14:paraId="7B73C561" w14:textId="77777777" w:rsidTr="00240099">
        <w:trPr>
          <w:cantSplit/>
          <w:ins w:id="3145" w:author="Lynn Felhofer" w:date="2020-03-20T10:11:00Z"/>
        </w:trPr>
        <w:tc>
          <w:tcPr>
            <w:tcW w:w="1620" w:type="dxa"/>
            <w:vMerge/>
            <w:vAlign w:val="center"/>
          </w:tcPr>
          <w:p w14:paraId="6E1EB523" w14:textId="77777777" w:rsidR="00BD51F0" w:rsidRPr="00212469" w:rsidRDefault="00BD51F0" w:rsidP="00240099">
            <w:pPr>
              <w:pStyle w:val="TableLabel"/>
              <w:rPr>
                <w:ins w:id="3146" w:author="Lynn Felhofer" w:date="2020-03-20T10:11:00Z"/>
                <w:rFonts w:ascii="Times New Roman" w:hAnsi="Times New Roman"/>
                <w:sz w:val="16"/>
              </w:rPr>
            </w:pPr>
          </w:p>
        </w:tc>
        <w:tc>
          <w:tcPr>
            <w:tcW w:w="2430" w:type="dxa"/>
            <w:vAlign w:val="center"/>
          </w:tcPr>
          <w:p w14:paraId="2B17F4E7" w14:textId="77777777" w:rsidR="00BD51F0" w:rsidRPr="00AB5651" w:rsidRDefault="00BD51F0" w:rsidP="00240099">
            <w:pPr>
              <w:pStyle w:val="TableEntry"/>
              <w:rPr>
                <w:ins w:id="3147" w:author="Lynn Felhofer" w:date="2020-03-20T10:11:00Z"/>
                <w:i/>
                <w:iCs/>
                <w:szCs w:val="18"/>
              </w:rPr>
            </w:pPr>
            <w:ins w:id="3148" w:author="Lynn Felhofer" w:date="2020-03-20T10:11:00Z">
              <w:r w:rsidRPr="00AB5651">
                <w:rPr>
                  <w:i/>
                  <w:iCs/>
                  <w:szCs w:val="18"/>
                </w:rPr>
                <w:t>ParticipantObjectDataLifeCycle</w:t>
              </w:r>
            </w:ins>
          </w:p>
        </w:tc>
        <w:tc>
          <w:tcPr>
            <w:tcW w:w="630" w:type="dxa"/>
            <w:vAlign w:val="center"/>
          </w:tcPr>
          <w:p w14:paraId="511B1F0E" w14:textId="77777777" w:rsidR="00BD51F0" w:rsidRPr="00AB5651" w:rsidRDefault="00BD51F0" w:rsidP="00240099">
            <w:pPr>
              <w:pStyle w:val="TableEntry"/>
              <w:rPr>
                <w:ins w:id="3149" w:author="Lynn Felhofer" w:date="2020-03-20T10:11:00Z"/>
                <w:i/>
                <w:iCs/>
                <w:szCs w:val="18"/>
              </w:rPr>
            </w:pPr>
            <w:ins w:id="3150" w:author="Lynn Felhofer" w:date="2020-03-20T10:11:00Z">
              <w:r w:rsidRPr="00AB5651">
                <w:rPr>
                  <w:i/>
                  <w:iCs/>
                  <w:szCs w:val="18"/>
                </w:rPr>
                <w:t>C</w:t>
              </w:r>
            </w:ins>
          </w:p>
        </w:tc>
        <w:tc>
          <w:tcPr>
            <w:tcW w:w="4968" w:type="dxa"/>
            <w:vAlign w:val="center"/>
          </w:tcPr>
          <w:p w14:paraId="18832D76" w14:textId="77777777" w:rsidR="00BD51F0" w:rsidRPr="00AB5651" w:rsidRDefault="00BD51F0" w:rsidP="00240099">
            <w:pPr>
              <w:pStyle w:val="TableEntry"/>
              <w:rPr>
                <w:ins w:id="3151" w:author="Lynn Felhofer" w:date="2020-03-20T10:11:00Z"/>
                <w:i/>
                <w:iCs/>
                <w:szCs w:val="18"/>
              </w:rPr>
            </w:pPr>
            <w:ins w:id="3152" w:author="Lynn Felhofer" w:date="2020-03-20T10:11:00Z">
              <w:r w:rsidRPr="00AB5651">
                <w:rPr>
                  <w:iCs/>
                  <w:szCs w:val="18"/>
                </w:rPr>
                <w:t>If newPatientId and previousPatientId are not equal, then this value shall equal "1" (Origination / Creation). Otherwise, this value is not specialized.</w:t>
              </w:r>
            </w:ins>
          </w:p>
        </w:tc>
      </w:tr>
      <w:tr w:rsidR="00BD51F0" w:rsidRPr="00212469" w14:paraId="3871CAC1" w14:textId="77777777" w:rsidTr="00240099">
        <w:trPr>
          <w:cantSplit/>
          <w:ins w:id="3153" w:author="Lynn Felhofer" w:date="2020-03-20T10:11:00Z"/>
        </w:trPr>
        <w:tc>
          <w:tcPr>
            <w:tcW w:w="1620" w:type="dxa"/>
            <w:vMerge/>
            <w:vAlign w:val="center"/>
          </w:tcPr>
          <w:p w14:paraId="23681F50" w14:textId="77777777" w:rsidR="00BD51F0" w:rsidRPr="00212469" w:rsidRDefault="00BD51F0" w:rsidP="00240099">
            <w:pPr>
              <w:pStyle w:val="TableLabel"/>
              <w:rPr>
                <w:ins w:id="3154" w:author="Lynn Felhofer" w:date="2020-03-20T10:11:00Z"/>
                <w:rFonts w:ascii="Times New Roman" w:hAnsi="Times New Roman"/>
                <w:sz w:val="16"/>
              </w:rPr>
            </w:pPr>
          </w:p>
        </w:tc>
        <w:tc>
          <w:tcPr>
            <w:tcW w:w="2430" w:type="dxa"/>
            <w:vAlign w:val="center"/>
          </w:tcPr>
          <w:p w14:paraId="6C860A50" w14:textId="77777777" w:rsidR="00BD51F0" w:rsidRPr="00AB5651" w:rsidRDefault="00BD51F0" w:rsidP="00240099">
            <w:pPr>
              <w:pStyle w:val="TableEntry"/>
              <w:rPr>
                <w:ins w:id="3155" w:author="Lynn Felhofer" w:date="2020-03-20T10:11:00Z"/>
                <w:i/>
                <w:iCs/>
                <w:szCs w:val="18"/>
              </w:rPr>
            </w:pPr>
            <w:ins w:id="3156" w:author="Lynn Felhofer" w:date="2020-03-20T10:11:00Z">
              <w:r w:rsidRPr="00AB5651">
                <w:rPr>
                  <w:i/>
                  <w:iCs/>
                  <w:szCs w:val="18"/>
                </w:rPr>
                <w:t>ParticipantObjectIDTypeCode</w:t>
              </w:r>
            </w:ins>
          </w:p>
        </w:tc>
        <w:tc>
          <w:tcPr>
            <w:tcW w:w="630" w:type="dxa"/>
            <w:vAlign w:val="center"/>
          </w:tcPr>
          <w:p w14:paraId="6D469F7D" w14:textId="77777777" w:rsidR="00BD51F0" w:rsidRPr="00AB5651" w:rsidRDefault="00BD51F0" w:rsidP="00240099">
            <w:pPr>
              <w:pStyle w:val="TableEntry"/>
              <w:rPr>
                <w:ins w:id="3157" w:author="Lynn Felhofer" w:date="2020-03-20T10:11:00Z"/>
                <w:i/>
                <w:iCs/>
                <w:szCs w:val="18"/>
              </w:rPr>
            </w:pPr>
            <w:ins w:id="3158" w:author="Lynn Felhofer" w:date="2020-03-20T10:11:00Z">
              <w:r w:rsidRPr="00AB5651">
                <w:rPr>
                  <w:i/>
                  <w:iCs/>
                  <w:szCs w:val="18"/>
                </w:rPr>
                <w:t>U</w:t>
              </w:r>
            </w:ins>
          </w:p>
        </w:tc>
        <w:tc>
          <w:tcPr>
            <w:tcW w:w="4968" w:type="dxa"/>
            <w:vAlign w:val="center"/>
          </w:tcPr>
          <w:p w14:paraId="49616523" w14:textId="77777777" w:rsidR="00BD51F0" w:rsidRPr="00AB5651" w:rsidRDefault="00BD51F0" w:rsidP="00240099">
            <w:pPr>
              <w:pStyle w:val="TableEntry"/>
              <w:rPr>
                <w:ins w:id="3159" w:author="Lynn Felhofer" w:date="2020-03-20T10:11:00Z"/>
                <w:i/>
                <w:iCs/>
                <w:szCs w:val="18"/>
              </w:rPr>
            </w:pPr>
            <w:ins w:id="3160" w:author="Lynn Felhofer" w:date="2020-03-20T10:11:00Z">
              <w:r w:rsidRPr="00AB5651">
                <w:rPr>
                  <w:i/>
                  <w:iCs/>
                  <w:szCs w:val="18"/>
                </w:rPr>
                <w:t>not specialized</w:t>
              </w:r>
            </w:ins>
          </w:p>
        </w:tc>
      </w:tr>
      <w:tr w:rsidR="00BD51F0" w:rsidRPr="00212469" w14:paraId="43594028" w14:textId="77777777" w:rsidTr="00240099">
        <w:trPr>
          <w:cantSplit/>
          <w:ins w:id="3161" w:author="Lynn Felhofer" w:date="2020-03-20T10:11:00Z"/>
        </w:trPr>
        <w:tc>
          <w:tcPr>
            <w:tcW w:w="1620" w:type="dxa"/>
            <w:vMerge/>
            <w:vAlign w:val="center"/>
          </w:tcPr>
          <w:p w14:paraId="007C1C31" w14:textId="77777777" w:rsidR="00BD51F0" w:rsidRPr="00212469" w:rsidRDefault="00BD51F0" w:rsidP="00240099">
            <w:pPr>
              <w:pStyle w:val="TableLabel"/>
              <w:rPr>
                <w:ins w:id="3162" w:author="Lynn Felhofer" w:date="2020-03-20T10:11:00Z"/>
                <w:rFonts w:ascii="Times New Roman" w:hAnsi="Times New Roman"/>
                <w:sz w:val="16"/>
              </w:rPr>
            </w:pPr>
          </w:p>
        </w:tc>
        <w:tc>
          <w:tcPr>
            <w:tcW w:w="2430" w:type="dxa"/>
            <w:vAlign w:val="center"/>
          </w:tcPr>
          <w:p w14:paraId="3452419E" w14:textId="77777777" w:rsidR="00BD51F0" w:rsidRPr="00AB5651" w:rsidRDefault="00BD51F0" w:rsidP="00240099">
            <w:pPr>
              <w:pStyle w:val="TableEntry"/>
              <w:rPr>
                <w:ins w:id="3163" w:author="Lynn Felhofer" w:date="2020-03-20T10:11:00Z"/>
                <w:i/>
                <w:iCs/>
                <w:szCs w:val="18"/>
              </w:rPr>
            </w:pPr>
            <w:ins w:id="3164" w:author="Lynn Felhofer" w:date="2020-03-20T10:11:00Z">
              <w:r w:rsidRPr="00AB5651">
                <w:rPr>
                  <w:i/>
                  <w:iCs/>
                  <w:szCs w:val="18"/>
                </w:rPr>
                <w:t>ParticipantObjectSensitivity</w:t>
              </w:r>
            </w:ins>
          </w:p>
        </w:tc>
        <w:tc>
          <w:tcPr>
            <w:tcW w:w="630" w:type="dxa"/>
            <w:vAlign w:val="center"/>
          </w:tcPr>
          <w:p w14:paraId="52AC1E9E" w14:textId="77777777" w:rsidR="00BD51F0" w:rsidRPr="00AB5651" w:rsidRDefault="00BD51F0" w:rsidP="00240099">
            <w:pPr>
              <w:pStyle w:val="TableEntry"/>
              <w:rPr>
                <w:ins w:id="3165" w:author="Lynn Felhofer" w:date="2020-03-20T10:11:00Z"/>
                <w:i/>
                <w:iCs/>
                <w:szCs w:val="18"/>
              </w:rPr>
            </w:pPr>
            <w:ins w:id="3166" w:author="Lynn Felhofer" w:date="2020-03-20T10:11:00Z">
              <w:r w:rsidRPr="00AB5651">
                <w:rPr>
                  <w:i/>
                  <w:iCs/>
                  <w:szCs w:val="18"/>
                </w:rPr>
                <w:t>U</w:t>
              </w:r>
            </w:ins>
          </w:p>
        </w:tc>
        <w:tc>
          <w:tcPr>
            <w:tcW w:w="4968" w:type="dxa"/>
            <w:vAlign w:val="center"/>
          </w:tcPr>
          <w:p w14:paraId="301F7F09" w14:textId="77777777" w:rsidR="00BD51F0" w:rsidRPr="00AB5651" w:rsidRDefault="00BD51F0" w:rsidP="00240099">
            <w:pPr>
              <w:pStyle w:val="TableEntry"/>
              <w:rPr>
                <w:ins w:id="3167" w:author="Lynn Felhofer" w:date="2020-03-20T10:11:00Z"/>
                <w:i/>
                <w:iCs/>
                <w:szCs w:val="18"/>
              </w:rPr>
            </w:pPr>
            <w:ins w:id="3168" w:author="Lynn Felhofer" w:date="2020-03-20T10:11:00Z">
              <w:r w:rsidRPr="00AB5651">
                <w:rPr>
                  <w:i/>
                  <w:iCs/>
                  <w:szCs w:val="18"/>
                </w:rPr>
                <w:t>not specialized</w:t>
              </w:r>
            </w:ins>
          </w:p>
        </w:tc>
      </w:tr>
      <w:tr w:rsidR="00BD51F0" w:rsidRPr="00212469" w14:paraId="184AA97E" w14:textId="77777777" w:rsidTr="00240099">
        <w:trPr>
          <w:cantSplit/>
          <w:ins w:id="3169" w:author="Lynn Felhofer" w:date="2020-03-20T10:11:00Z"/>
        </w:trPr>
        <w:tc>
          <w:tcPr>
            <w:tcW w:w="1620" w:type="dxa"/>
            <w:vMerge/>
            <w:vAlign w:val="center"/>
          </w:tcPr>
          <w:p w14:paraId="51FF07BC" w14:textId="77777777" w:rsidR="00BD51F0" w:rsidRPr="00212469" w:rsidRDefault="00BD51F0" w:rsidP="00240099">
            <w:pPr>
              <w:pStyle w:val="TableLabel"/>
              <w:rPr>
                <w:ins w:id="3170" w:author="Lynn Felhofer" w:date="2020-03-20T10:11:00Z"/>
                <w:rFonts w:ascii="Times New Roman" w:hAnsi="Times New Roman"/>
                <w:sz w:val="16"/>
              </w:rPr>
            </w:pPr>
          </w:p>
        </w:tc>
        <w:tc>
          <w:tcPr>
            <w:tcW w:w="2430" w:type="dxa"/>
            <w:vAlign w:val="center"/>
          </w:tcPr>
          <w:p w14:paraId="3FD8A2E5" w14:textId="77777777" w:rsidR="00BD51F0" w:rsidRPr="00AB5651" w:rsidRDefault="00BD51F0" w:rsidP="00240099">
            <w:pPr>
              <w:pStyle w:val="TableEntry"/>
              <w:rPr>
                <w:ins w:id="3171" w:author="Lynn Felhofer" w:date="2020-03-20T10:11:00Z"/>
                <w:szCs w:val="18"/>
              </w:rPr>
            </w:pPr>
            <w:ins w:id="3172" w:author="Lynn Felhofer" w:date="2020-03-20T10:11:00Z">
              <w:r w:rsidRPr="00AB5651">
                <w:rPr>
                  <w:szCs w:val="18"/>
                </w:rPr>
                <w:t>ParticipantObjectID</w:t>
              </w:r>
            </w:ins>
          </w:p>
        </w:tc>
        <w:tc>
          <w:tcPr>
            <w:tcW w:w="630" w:type="dxa"/>
            <w:vAlign w:val="center"/>
          </w:tcPr>
          <w:p w14:paraId="74EDFEBC" w14:textId="77777777" w:rsidR="00BD51F0" w:rsidRPr="00AB5651" w:rsidRDefault="00BD51F0" w:rsidP="00240099">
            <w:pPr>
              <w:pStyle w:val="TableEntry"/>
              <w:rPr>
                <w:ins w:id="3173" w:author="Lynn Felhofer" w:date="2020-03-20T10:11:00Z"/>
                <w:szCs w:val="18"/>
              </w:rPr>
            </w:pPr>
            <w:ins w:id="3174" w:author="Lynn Felhofer" w:date="2020-03-20T10:11:00Z">
              <w:r w:rsidRPr="00AB5651">
                <w:rPr>
                  <w:szCs w:val="18"/>
                </w:rPr>
                <w:t>M</w:t>
              </w:r>
            </w:ins>
          </w:p>
        </w:tc>
        <w:tc>
          <w:tcPr>
            <w:tcW w:w="4968" w:type="dxa"/>
            <w:vAlign w:val="center"/>
          </w:tcPr>
          <w:p w14:paraId="69526070" w14:textId="77777777" w:rsidR="00BD51F0" w:rsidRPr="00AB5651" w:rsidRDefault="00BD51F0" w:rsidP="00240099">
            <w:pPr>
              <w:pStyle w:val="TableEntry"/>
              <w:rPr>
                <w:ins w:id="3175" w:author="Lynn Felhofer" w:date="2020-03-20T10:11:00Z"/>
                <w:szCs w:val="18"/>
              </w:rPr>
            </w:pPr>
            <w:ins w:id="3176" w:author="Lynn Felhofer" w:date="2020-03-20T10:11:00Z">
              <w:r w:rsidRPr="00AB5651">
                <w:rPr>
                  <w:szCs w:val="18"/>
                </w:rPr>
                <w:t>the patient ID in HL7 CX format</w:t>
              </w:r>
            </w:ins>
          </w:p>
        </w:tc>
      </w:tr>
      <w:tr w:rsidR="00BD51F0" w:rsidRPr="00212469" w14:paraId="24212F81" w14:textId="77777777" w:rsidTr="00240099">
        <w:trPr>
          <w:cantSplit/>
          <w:ins w:id="3177" w:author="Lynn Felhofer" w:date="2020-03-20T10:11:00Z"/>
        </w:trPr>
        <w:tc>
          <w:tcPr>
            <w:tcW w:w="1620" w:type="dxa"/>
            <w:vMerge/>
            <w:vAlign w:val="center"/>
          </w:tcPr>
          <w:p w14:paraId="03550378" w14:textId="77777777" w:rsidR="00BD51F0" w:rsidRPr="00212469" w:rsidRDefault="00BD51F0" w:rsidP="00240099">
            <w:pPr>
              <w:pStyle w:val="TableLabel"/>
              <w:rPr>
                <w:ins w:id="3178" w:author="Lynn Felhofer" w:date="2020-03-20T10:11:00Z"/>
                <w:rFonts w:ascii="Times New Roman" w:hAnsi="Times New Roman"/>
                <w:sz w:val="16"/>
              </w:rPr>
            </w:pPr>
          </w:p>
        </w:tc>
        <w:tc>
          <w:tcPr>
            <w:tcW w:w="2430" w:type="dxa"/>
            <w:vAlign w:val="center"/>
          </w:tcPr>
          <w:p w14:paraId="6F72CB03" w14:textId="77777777" w:rsidR="00BD51F0" w:rsidRPr="00AB5651" w:rsidRDefault="00BD51F0" w:rsidP="00240099">
            <w:pPr>
              <w:pStyle w:val="TableEntry"/>
              <w:rPr>
                <w:ins w:id="3179" w:author="Lynn Felhofer" w:date="2020-03-20T10:11:00Z"/>
                <w:i/>
                <w:iCs/>
                <w:szCs w:val="18"/>
              </w:rPr>
            </w:pPr>
            <w:ins w:id="3180" w:author="Lynn Felhofer" w:date="2020-03-20T10:11:00Z">
              <w:r w:rsidRPr="00AB5651">
                <w:rPr>
                  <w:i/>
                  <w:iCs/>
                  <w:szCs w:val="18"/>
                </w:rPr>
                <w:t>ParticipantObjectName</w:t>
              </w:r>
            </w:ins>
          </w:p>
        </w:tc>
        <w:tc>
          <w:tcPr>
            <w:tcW w:w="630" w:type="dxa"/>
            <w:vAlign w:val="center"/>
          </w:tcPr>
          <w:p w14:paraId="21E329AE" w14:textId="77777777" w:rsidR="00BD51F0" w:rsidRPr="00AB5651" w:rsidRDefault="00BD51F0" w:rsidP="00240099">
            <w:pPr>
              <w:pStyle w:val="TableEntry"/>
              <w:rPr>
                <w:ins w:id="3181" w:author="Lynn Felhofer" w:date="2020-03-20T10:11:00Z"/>
                <w:i/>
                <w:iCs/>
                <w:szCs w:val="18"/>
              </w:rPr>
            </w:pPr>
            <w:ins w:id="3182" w:author="Lynn Felhofer" w:date="2020-03-20T10:11:00Z">
              <w:r w:rsidRPr="00AB5651">
                <w:rPr>
                  <w:i/>
                  <w:iCs/>
                  <w:szCs w:val="18"/>
                </w:rPr>
                <w:t>U</w:t>
              </w:r>
            </w:ins>
          </w:p>
        </w:tc>
        <w:tc>
          <w:tcPr>
            <w:tcW w:w="4968" w:type="dxa"/>
            <w:vAlign w:val="center"/>
          </w:tcPr>
          <w:p w14:paraId="22C2BEDF" w14:textId="77777777" w:rsidR="00BD51F0" w:rsidRPr="00AB5651" w:rsidRDefault="00BD51F0" w:rsidP="00240099">
            <w:pPr>
              <w:pStyle w:val="TableEntry"/>
              <w:rPr>
                <w:ins w:id="3183" w:author="Lynn Felhofer" w:date="2020-03-20T10:11:00Z"/>
                <w:i/>
                <w:iCs/>
                <w:szCs w:val="18"/>
              </w:rPr>
            </w:pPr>
            <w:ins w:id="3184" w:author="Lynn Felhofer" w:date="2020-03-20T10:11:00Z">
              <w:r w:rsidRPr="00AB5651">
                <w:rPr>
                  <w:i/>
                  <w:iCs/>
                  <w:szCs w:val="18"/>
                </w:rPr>
                <w:t>not specialized</w:t>
              </w:r>
            </w:ins>
          </w:p>
        </w:tc>
      </w:tr>
      <w:tr w:rsidR="00BD51F0" w:rsidRPr="00212469" w14:paraId="4384F3F9" w14:textId="77777777" w:rsidTr="00240099">
        <w:trPr>
          <w:cantSplit/>
          <w:ins w:id="3185" w:author="Lynn Felhofer" w:date="2020-03-20T10:11:00Z"/>
        </w:trPr>
        <w:tc>
          <w:tcPr>
            <w:tcW w:w="1620" w:type="dxa"/>
            <w:vMerge/>
            <w:vAlign w:val="center"/>
          </w:tcPr>
          <w:p w14:paraId="28282E13" w14:textId="77777777" w:rsidR="00BD51F0" w:rsidRPr="00212469" w:rsidRDefault="00BD51F0" w:rsidP="00240099">
            <w:pPr>
              <w:pStyle w:val="TableLabel"/>
              <w:rPr>
                <w:ins w:id="3186" w:author="Lynn Felhofer" w:date="2020-03-20T10:11:00Z"/>
                <w:rFonts w:ascii="Times New Roman" w:hAnsi="Times New Roman"/>
                <w:sz w:val="16"/>
              </w:rPr>
            </w:pPr>
          </w:p>
        </w:tc>
        <w:tc>
          <w:tcPr>
            <w:tcW w:w="2430" w:type="dxa"/>
            <w:vAlign w:val="center"/>
          </w:tcPr>
          <w:p w14:paraId="287C49F3" w14:textId="77777777" w:rsidR="00BD51F0" w:rsidRPr="00AB5651" w:rsidRDefault="00BD51F0" w:rsidP="00240099">
            <w:pPr>
              <w:pStyle w:val="TableEntry"/>
              <w:rPr>
                <w:ins w:id="3187" w:author="Lynn Felhofer" w:date="2020-03-20T10:11:00Z"/>
                <w:i/>
                <w:iCs/>
                <w:szCs w:val="18"/>
              </w:rPr>
            </w:pPr>
            <w:ins w:id="3188" w:author="Lynn Felhofer" w:date="2020-03-20T10:11:00Z">
              <w:r w:rsidRPr="00AB5651">
                <w:rPr>
                  <w:i/>
                  <w:iCs/>
                  <w:szCs w:val="18"/>
                </w:rPr>
                <w:t>ParticipantObjectQuery</w:t>
              </w:r>
            </w:ins>
          </w:p>
        </w:tc>
        <w:tc>
          <w:tcPr>
            <w:tcW w:w="630" w:type="dxa"/>
            <w:vAlign w:val="center"/>
          </w:tcPr>
          <w:p w14:paraId="432DA7D9" w14:textId="77777777" w:rsidR="00BD51F0" w:rsidRPr="00AB5651" w:rsidRDefault="00BD51F0" w:rsidP="00240099">
            <w:pPr>
              <w:pStyle w:val="TableEntry"/>
              <w:rPr>
                <w:ins w:id="3189" w:author="Lynn Felhofer" w:date="2020-03-20T10:11:00Z"/>
                <w:i/>
                <w:iCs/>
                <w:szCs w:val="18"/>
              </w:rPr>
            </w:pPr>
            <w:ins w:id="3190" w:author="Lynn Felhofer" w:date="2020-03-20T10:11:00Z">
              <w:r w:rsidRPr="00AB5651">
                <w:rPr>
                  <w:i/>
                  <w:iCs/>
                  <w:szCs w:val="18"/>
                </w:rPr>
                <w:t>U</w:t>
              </w:r>
            </w:ins>
          </w:p>
        </w:tc>
        <w:tc>
          <w:tcPr>
            <w:tcW w:w="4968" w:type="dxa"/>
            <w:vAlign w:val="center"/>
          </w:tcPr>
          <w:p w14:paraId="498D0EFE" w14:textId="77777777" w:rsidR="00BD51F0" w:rsidRPr="00AB5651" w:rsidRDefault="00BD51F0" w:rsidP="00240099">
            <w:pPr>
              <w:pStyle w:val="TableEntry"/>
              <w:rPr>
                <w:ins w:id="3191" w:author="Lynn Felhofer" w:date="2020-03-20T10:11:00Z"/>
                <w:i/>
                <w:iCs/>
                <w:szCs w:val="18"/>
              </w:rPr>
            </w:pPr>
            <w:ins w:id="3192" w:author="Lynn Felhofer" w:date="2020-03-20T10:11:00Z">
              <w:r w:rsidRPr="00AB5651">
                <w:rPr>
                  <w:i/>
                  <w:iCs/>
                  <w:szCs w:val="18"/>
                </w:rPr>
                <w:t>not specialized</w:t>
              </w:r>
            </w:ins>
          </w:p>
        </w:tc>
      </w:tr>
      <w:tr w:rsidR="00BD51F0" w:rsidRPr="00212469" w14:paraId="136BCDA5" w14:textId="77777777" w:rsidTr="00240099">
        <w:trPr>
          <w:cantSplit/>
          <w:ins w:id="3193" w:author="Lynn Felhofer" w:date="2020-03-20T10:11:00Z"/>
        </w:trPr>
        <w:tc>
          <w:tcPr>
            <w:tcW w:w="1620" w:type="dxa"/>
            <w:vMerge/>
            <w:tcBorders>
              <w:bottom w:val="single" w:sz="4" w:space="0" w:color="auto"/>
            </w:tcBorders>
            <w:vAlign w:val="center"/>
          </w:tcPr>
          <w:p w14:paraId="5E907F28" w14:textId="77777777" w:rsidR="00BD51F0" w:rsidRPr="00212469" w:rsidRDefault="00BD51F0" w:rsidP="00240099">
            <w:pPr>
              <w:pStyle w:val="TableLabel"/>
              <w:rPr>
                <w:ins w:id="3194" w:author="Lynn Felhofer" w:date="2020-03-20T10:11:00Z"/>
                <w:rFonts w:ascii="Times New Roman" w:hAnsi="Times New Roman"/>
                <w:sz w:val="16"/>
              </w:rPr>
            </w:pPr>
          </w:p>
        </w:tc>
        <w:tc>
          <w:tcPr>
            <w:tcW w:w="2430" w:type="dxa"/>
            <w:tcBorders>
              <w:bottom w:val="single" w:sz="4" w:space="0" w:color="auto"/>
            </w:tcBorders>
            <w:vAlign w:val="center"/>
          </w:tcPr>
          <w:p w14:paraId="686B0A5B" w14:textId="77777777" w:rsidR="00BD51F0" w:rsidRPr="00AB5651" w:rsidRDefault="00BD51F0" w:rsidP="00240099">
            <w:pPr>
              <w:pStyle w:val="TableEntry"/>
              <w:rPr>
                <w:ins w:id="3195" w:author="Lynn Felhofer" w:date="2020-03-20T10:11:00Z"/>
                <w:szCs w:val="18"/>
              </w:rPr>
            </w:pPr>
            <w:ins w:id="3196" w:author="Lynn Felhofer" w:date="2020-03-20T10:11:00Z">
              <w:r w:rsidRPr="00AB5651">
                <w:rPr>
                  <w:szCs w:val="18"/>
                </w:rPr>
                <w:t>ParticipantObjectDetail</w:t>
              </w:r>
            </w:ins>
          </w:p>
        </w:tc>
        <w:tc>
          <w:tcPr>
            <w:tcW w:w="630" w:type="dxa"/>
            <w:tcBorders>
              <w:bottom w:val="single" w:sz="4" w:space="0" w:color="auto"/>
            </w:tcBorders>
            <w:vAlign w:val="center"/>
          </w:tcPr>
          <w:p w14:paraId="6D792351" w14:textId="77777777" w:rsidR="00BD51F0" w:rsidRPr="00AB5651" w:rsidRDefault="00BD51F0" w:rsidP="00240099">
            <w:pPr>
              <w:pStyle w:val="TableEntry"/>
              <w:rPr>
                <w:ins w:id="3197" w:author="Lynn Felhofer" w:date="2020-03-20T10:11:00Z"/>
                <w:szCs w:val="18"/>
              </w:rPr>
            </w:pPr>
            <w:ins w:id="3198" w:author="Lynn Felhofer" w:date="2020-03-20T10:11:00Z">
              <w:r w:rsidRPr="00AB5651">
                <w:rPr>
                  <w:szCs w:val="18"/>
                </w:rPr>
                <w:t>M</w:t>
              </w:r>
            </w:ins>
          </w:p>
        </w:tc>
        <w:tc>
          <w:tcPr>
            <w:tcW w:w="4968" w:type="dxa"/>
            <w:tcBorders>
              <w:bottom w:val="single" w:sz="4" w:space="0" w:color="auto"/>
            </w:tcBorders>
            <w:vAlign w:val="center"/>
          </w:tcPr>
          <w:p w14:paraId="5B4CC798" w14:textId="77777777" w:rsidR="00BD51F0" w:rsidRPr="00AB5651" w:rsidRDefault="00BD51F0" w:rsidP="00240099">
            <w:pPr>
              <w:pStyle w:val="TableEntry"/>
              <w:rPr>
                <w:ins w:id="3199" w:author="Lynn Felhofer" w:date="2020-03-20T10:11:00Z"/>
                <w:szCs w:val="18"/>
              </w:rPr>
            </w:pPr>
            <w:ins w:id="3200" w:author="Lynn Felhofer" w:date="2020-03-20T10:11:00Z">
              <w:r w:rsidRPr="00AB5651">
                <w:rPr>
                  <w:szCs w:val="18"/>
                </w:rPr>
                <w:t xml:space="preserve">The ParticipantObjectDetail element shall occur twice. </w:t>
              </w:r>
            </w:ins>
          </w:p>
          <w:p w14:paraId="2B920516" w14:textId="77777777" w:rsidR="00BD51F0" w:rsidRPr="00AB5651" w:rsidRDefault="00BD51F0" w:rsidP="00240099">
            <w:pPr>
              <w:pStyle w:val="TableEntry"/>
              <w:rPr>
                <w:ins w:id="3201" w:author="Lynn Felhofer" w:date="2020-03-20T10:11:00Z"/>
                <w:szCs w:val="18"/>
              </w:rPr>
            </w:pPr>
            <w:ins w:id="3202" w:author="Lynn Felhofer" w:date="2020-03-20T10:11:00Z">
              <w:r w:rsidRPr="00AB5651">
                <w:rPr>
                  <w:szCs w:val="18"/>
                </w:rPr>
                <w:t>In the first element:</w:t>
              </w:r>
            </w:ins>
          </w:p>
          <w:p w14:paraId="1BD9E1EE" w14:textId="77777777" w:rsidR="00BD51F0" w:rsidRDefault="00BD51F0" w:rsidP="00240099">
            <w:pPr>
              <w:pStyle w:val="TableEntry"/>
              <w:ind w:left="720"/>
              <w:rPr>
                <w:ins w:id="3203" w:author="Lynn Felhofer" w:date="2020-03-20T10:11:00Z"/>
                <w:szCs w:val="18"/>
              </w:rPr>
            </w:pPr>
            <w:ins w:id="3204" w:author="Lynn Felhofer" w:date="2020-03-20T10:11:00Z">
              <w:r w:rsidRPr="00AB5651">
                <w:rPr>
                  <w:szCs w:val="18"/>
                </w:rPr>
                <w:t>Type=MSH-10 (the literal string)</w:t>
              </w:r>
            </w:ins>
          </w:p>
          <w:p w14:paraId="10BD1F23" w14:textId="77777777" w:rsidR="00BD51F0" w:rsidRPr="00AB5651" w:rsidRDefault="00BD51F0" w:rsidP="00240099">
            <w:pPr>
              <w:pStyle w:val="TableEntry"/>
              <w:ind w:left="720"/>
              <w:rPr>
                <w:ins w:id="3205" w:author="Lynn Felhofer" w:date="2020-03-20T10:11:00Z"/>
                <w:szCs w:val="18"/>
              </w:rPr>
            </w:pPr>
            <w:ins w:id="3206" w:author="Lynn Felhofer" w:date="2020-03-20T10:11:00Z">
              <w:r w:rsidRPr="00AB5651">
                <w:rPr>
                  <w:szCs w:val="18"/>
                </w:rPr>
                <w:t>Value=the value of MSH-10 (from the message content, base64 encoded)</w:t>
              </w:r>
            </w:ins>
          </w:p>
          <w:p w14:paraId="4260339E" w14:textId="77777777" w:rsidR="00BD51F0" w:rsidRPr="00AB5651" w:rsidRDefault="00BD51F0" w:rsidP="00240099">
            <w:pPr>
              <w:pStyle w:val="TableEntry"/>
              <w:rPr>
                <w:ins w:id="3207" w:author="Lynn Felhofer" w:date="2020-03-20T10:11:00Z"/>
                <w:szCs w:val="18"/>
              </w:rPr>
            </w:pPr>
            <w:ins w:id="3208" w:author="Lynn Felhofer" w:date="2020-03-20T10:11:00Z">
              <w:r w:rsidRPr="00AB5651">
                <w:rPr>
                  <w:szCs w:val="18"/>
                </w:rPr>
                <w:t>In the second element:</w:t>
              </w:r>
            </w:ins>
          </w:p>
          <w:p w14:paraId="7FA90D2F" w14:textId="77777777" w:rsidR="00BD51F0" w:rsidRPr="00AB5651" w:rsidRDefault="00BD51F0" w:rsidP="00240099">
            <w:pPr>
              <w:pStyle w:val="TableEntry"/>
              <w:ind w:left="720"/>
              <w:rPr>
                <w:ins w:id="3209" w:author="Lynn Felhofer" w:date="2020-03-20T10:11:00Z"/>
                <w:szCs w:val="18"/>
              </w:rPr>
            </w:pPr>
            <w:ins w:id="3210" w:author="Lynn Felhofer" w:date="2020-03-20T10:11:00Z">
              <w:r w:rsidRPr="00AB5651">
                <w:rPr>
                  <w:szCs w:val="18"/>
                </w:rPr>
                <w:t>Type="urn:ihe:iti:xpid:2017:patientIdentifierType" (the literal string) Value="newPatientId" (the literal string, base64 encoded)</w:t>
              </w:r>
            </w:ins>
          </w:p>
        </w:tc>
      </w:tr>
    </w:tbl>
    <w:p w14:paraId="29BCF94D" w14:textId="77777777" w:rsidR="00BD51F0" w:rsidRDefault="00BD51F0" w:rsidP="00BD51F0">
      <w:pPr>
        <w:pStyle w:val="BodyText"/>
        <w:rPr>
          <w:ins w:id="3211" w:author="Lynn Felhofer" w:date="2020-03-20T10:11:00Z"/>
        </w:rPr>
      </w:pPr>
    </w:p>
    <w:p w14:paraId="51B4C7F4" w14:textId="77777777" w:rsidR="00BD51F0" w:rsidRPr="00212469" w:rsidRDefault="00BD51F0" w:rsidP="00BD51F0">
      <w:pPr>
        <w:pStyle w:val="BodyText"/>
        <w:rPr>
          <w:ins w:id="3212" w:author="Lynn Felhofer" w:date="2020-03-20T10:11:00Z"/>
        </w:rPr>
      </w:pPr>
    </w:p>
    <w:p w14:paraId="1F67B256" w14:textId="77777777" w:rsidR="00BD51F0" w:rsidRPr="00212469" w:rsidRDefault="00BD51F0" w:rsidP="00BD51F0">
      <w:pPr>
        <w:pStyle w:val="BodyText"/>
        <w:rPr>
          <w:ins w:id="3213" w:author="Lynn Felhofer" w:date="2020-03-20T10:11:00Z"/>
        </w:rPr>
      </w:pPr>
    </w:p>
    <w:tbl>
      <w:tblPr>
        <w:tblW w:w="964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520"/>
        <w:gridCol w:w="630"/>
        <w:gridCol w:w="4968"/>
      </w:tblGrid>
      <w:tr w:rsidR="00BD51F0" w:rsidRPr="00212469" w14:paraId="1BE72AC6" w14:textId="77777777" w:rsidTr="00240099">
        <w:trPr>
          <w:cantSplit/>
          <w:ins w:id="3214" w:author="Lynn Felhofer" w:date="2020-03-20T10:11:00Z"/>
        </w:trPr>
        <w:tc>
          <w:tcPr>
            <w:tcW w:w="1530" w:type="dxa"/>
            <w:vMerge w:val="restart"/>
            <w:tcBorders>
              <w:top w:val="single" w:sz="4" w:space="0" w:color="auto"/>
            </w:tcBorders>
          </w:tcPr>
          <w:p w14:paraId="683146C9" w14:textId="77777777" w:rsidR="00BD51F0" w:rsidRPr="00212469" w:rsidRDefault="00BD51F0" w:rsidP="00240099">
            <w:pPr>
              <w:pStyle w:val="TableEntryHeader"/>
              <w:rPr>
                <w:ins w:id="3215" w:author="Lynn Felhofer" w:date="2020-03-20T10:11:00Z"/>
              </w:rPr>
            </w:pPr>
            <w:ins w:id="3216" w:author="Lynn Felhofer" w:date="2020-03-20T10:11:00Z">
              <w:r w:rsidRPr="00212469">
                <w:lastRenderedPageBreak/>
                <w:t>previousPatientId</w:t>
              </w:r>
            </w:ins>
          </w:p>
          <w:p w14:paraId="45757A0A" w14:textId="77777777" w:rsidR="00BD51F0" w:rsidRPr="00AB5651" w:rsidRDefault="00BD51F0" w:rsidP="00240099">
            <w:pPr>
              <w:pStyle w:val="TableEntryHeader"/>
              <w:rPr>
                <w:ins w:id="3217" w:author="Lynn Felhofer" w:date="2020-03-20T10:11:00Z"/>
                <w:bCs/>
                <w:sz w:val="12"/>
              </w:rPr>
            </w:pPr>
            <w:ins w:id="3218" w:author="Lynn Felhofer" w:date="2020-03-20T10:11:00Z">
              <w:r w:rsidRPr="00AB5651">
                <w:rPr>
                  <w:bCs/>
                  <w:sz w:val="12"/>
                </w:rPr>
                <w:t>(AuditMessage/</w:t>
              </w:r>
              <w:r w:rsidRPr="00AB5651">
                <w:rPr>
                  <w:bCs/>
                  <w:sz w:val="12"/>
                </w:rPr>
                <w:br/>
                <w:t>ParticipantObjectIdentification</w:t>
              </w:r>
              <w:r w:rsidRPr="00AB5651">
                <w:rPr>
                  <w:bCs/>
                  <w:sz w:val="12"/>
                  <w:szCs w:val="12"/>
                </w:rPr>
                <w:t>)</w:t>
              </w:r>
            </w:ins>
          </w:p>
        </w:tc>
        <w:tc>
          <w:tcPr>
            <w:tcW w:w="2520" w:type="dxa"/>
            <w:tcBorders>
              <w:top w:val="single" w:sz="4" w:space="0" w:color="auto"/>
            </w:tcBorders>
            <w:vAlign w:val="center"/>
          </w:tcPr>
          <w:p w14:paraId="46D7B67C" w14:textId="77777777" w:rsidR="00BD51F0" w:rsidRPr="00AB5651" w:rsidRDefault="00BD51F0" w:rsidP="00240099">
            <w:pPr>
              <w:pStyle w:val="TableEntry"/>
              <w:rPr>
                <w:ins w:id="3219" w:author="Lynn Felhofer" w:date="2020-03-20T10:11:00Z"/>
                <w:szCs w:val="18"/>
              </w:rPr>
            </w:pPr>
            <w:ins w:id="3220" w:author="Lynn Felhofer" w:date="2020-03-20T10:11:00Z">
              <w:r w:rsidRPr="00AB5651">
                <w:rPr>
                  <w:szCs w:val="18"/>
                </w:rPr>
                <w:t>ParticipantObjectTypeCode</w:t>
              </w:r>
            </w:ins>
          </w:p>
        </w:tc>
        <w:tc>
          <w:tcPr>
            <w:tcW w:w="630" w:type="dxa"/>
            <w:tcBorders>
              <w:top w:val="single" w:sz="4" w:space="0" w:color="auto"/>
            </w:tcBorders>
            <w:vAlign w:val="center"/>
          </w:tcPr>
          <w:p w14:paraId="5C809F9E" w14:textId="77777777" w:rsidR="00BD51F0" w:rsidRPr="00AB5651" w:rsidRDefault="00BD51F0" w:rsidP="00240099">
            <w:pPr>
              <w:pStyle w:val="TableEntry"/>
              <w:rPr>
                <w:ins w:id="3221" w:author="Lynn Felhofer" w:date="2020-03-20T10:11:00Z"/>
                <w:szCs w:val="18"/>
              </w:rPr>
            </w:pPr>
            <w:ins w:id="3222" w:author="Lynn Felhofer" w:date="2020-03-20T10:11:00Z">
              <w:r w:rsidRPr="00AB5651">
                <w:rPr>
                  <w:szCs w:val="18"/>
                </w:rPr>
                <w:t>M</w:t>
              </w:r>
            </w:ins>
          </w:p>
        </w:tc>
        <w:tc>
          <w:tcPr>
            <w:tcW w:w="4968" w:type="dxa"/>
            <w:tcBorders>
              <w:top w:val="single" w:sz="4" w:space="0" w:color="auto"/>
            </w:tcBorders>
            <w:vAlign w:val="center"/>
          </w:tcPr>
          <w:p w14:paraId="4D7851CE" w14:textId="77777777" w:rsidR="00BD51F0" w:rsidRPr="00AB5651" w:rsidRDefault="00BD51F0" w:rsidP="00240099">
            <w:pPr>
              <w:pStyle w:val="TableEntry"/>
              <w:rPr>
                <w:ins w:id="3223" w:author="Lynn Felhofer" w:date="2020-03-20T10:11:00Z"/>
                <w:szCs w:val="18"/>
              </w:rPr>
            </w:pPr>
            <w:ins w:id="3224" w:author="Lynn Felhofer" w:date="2020-03-20T10:11:00Z">
              <w:r w:rsidRPr="00AB5651">
                <w:rPr>
                  <w:szCs w:val="18"/>
                </w:rPr>
                <w:t>“1” (person)</w:t>
              </w:r>
            </w:ins>
          </w:p>
        </w:tc>
      </w:tr>
      <w:tr w:rsidR="00BD51F0" w:rsidRPr="00212469" w14:paraId="35C4A7CE" w14:textId="77777777" w:rsidTr="00240099">
        <w:trPr>
          <w:cantSplit/>
          <w:ins w:id="3225" w:author="Lynn Felhofer" w:date="2020-03-20T10:11:00Z"/>
        </w:trPr>
        <w:tc>
          <w:tcPr>
            <w:tcW w:w="1530" w:type="dxa"/>
            <w:vMerge/>
            <w:vAlign w:val="center"/>
          </w:tcPr>
          <w:p w14:paraId="0E60A6BB" w14:textId="77777777" w:rsidR="00BD51F0" w:rsidRPr="00212469" w:rsidRDefault="00BD51F0" w:rsidP="00240099">
            <w:pPr>
              <w:pStyle w:val="TableLabel"/>
              <w:rPr>
                <w:ins w:id="3226" w:author="Lynn Felhofer" w:date="2020-03-20T10:11:00Z"/>
                <w:rFonts w:ascii="Times New Roman" w:hAnsi="Times New Roman"/>
                <w:sz w:val="16"/>
              </w:rPr>
            </w:pPr>
          </w:p>
        </w:tc>
        <w:tc>
          <w:tcPr>
            <w:tcW w:w="2520" w:type="dxa"/>
            <w:vAlign w:val="center"/>
          </w:tcPr>
          <w:p w14:paraId="2CE8FB46" w14:textId="77777777" w:rsidR="00BD51F0" w:rsidRPr="00AB5651" w:rsidRDefault="00BD51F0" w:rsidP="00240099">
            <w:pPr>
              <w:pStyle w:val="TableEntry"/>
              <w:rPr>
                <w:ins w:id="3227" w:author="Lynn Felhofer" w:date="2020-03-20T10:11:00Z"/>
                <w:szCs w:val="18"/>
              </w:rPr>
            </w:pPr>
            <w:ins w:id="3228" w:author="Lynn Felhofer" w:date="2020-03-20T10:11:00Z">
              <w:r w:rsidRPr="00AB5651">
                <w:rPr>
                  <w:szCs w:val="18"/>
                </w:rPr>
                <w:t>ParticipantObjectTypeCodeRole</w:t>
              </w:r>
            </w:ins>
          </w:p>
        </w:tc>
        <w:tc>
          <w:tcPr>
            <w:tcW w:w="630" w:type="dxa"/>
            <w:vAlign w:val="center"/>
          </w:tcPr>
          <w:p w14:paraId="00FC6DC5" w14:textId="77777777" w:rsidR="00BD51F0" w:rsidRPr="00AB5651" w:rsidRDefault="00BD51F0" w:rsidP="00240099">
            <w:pPr>
              <w:pStyle w:val="TableEntry"/>
              <w:rPr>
                <w:ins w:id="3229" w:author="Lynn Felhofer" w:date="2020-03-20T10:11:00Z"/>
                <w:szCs w:val="18"/>
              </w:rPr>
            </w:pPr>
            <w:ins w:id="3230" w:author="Lynn Felhofer" w:date="2020-03-20T10:11:00Z">
              <w:r w:rsidRPr="00AB5651">
                <w:rPr>
                  <w:szCs w:val="18"/>
                </w:rPr>
                <w:t>M</w:t>
              </w:r>
            </w:ins>
          </w:p>
        </w:tc>
        <w:tc>
          <w:tcPr>
            <w:tcW w:w="4968" w:type="dxa"/>
            <w:vAlign w:val="center"/>
          </w:tcPr>
          <w:p w14:paraId="6F0BE106" w14:textId="77777777" w:rsidR="00BD51F0" w:rsidRPr="00AB5651" w:rsidRDefault="00BD51F0" w:rsidP="00240099">
            <w:pPr>
              <w:pStyle w:val="TableEntry"/>
              <w:rPr>
                <w:ins w:id="3231" w:author="Lynn Felhofer" w:date="2020-03-20T10:11:00Z"/>
                <w:szCs w:val="18"/>
              </w:rPr>
            </w:pPr>
            <w:ins w:id="3232" w:author="Lynn Felhofer" w:date="2020-03-20T10:11:00Z">
              <w:r w:rsidRPr="00AB5651">
                <w:rPr>
                  <w:szCs w:val="18"/>
                </w:rPr>
                <w:t>“1” (patient)</w:t>
              </w:r>
            </w:ins>
          </w:p>
        </w:tc>
      </w:tr>
      <w:tr w:rsidR="00BD51F0" w:rsidRPr="00212469" w14:paraId="275508E9" w14:textId="77777777" w:rsidTr="00240099">
        <w:trPr>
          <w:cantSplit/>
          <w:ins w:id="3233" w:author="Lynn Felhofer" w:date="2020-03-20T10:11:00Z"/>
        </w:trPr>
        <w:tc>
          <w:tcPr>
            <w:tcW w:w="1530" w:type="dxa"/>
            <w:vMerge/>
            <w:vAlign w:val="center"/>
          </w:tcPr>
          <w:p w14:paraId="54665C2E" w14:textId="77777777" w:rsidR="00BD51F0" w:rsidRPr="00212469" w:rsidRDefault="00BD51F0" w:rsidP="00240099">
            <w:pPr>
              <w:pStyle w:val="TableLabel"/>
              <w:rPr>
                <w:ins w:id="3234" w:author="Lynn Felhofer" w:date="2020-03-20T10:11:00Z"/>
                <w:rFonts w:ascii="Times New Roman" w:hAnsi="Times New Roman"/>
                <w:sz w:val="16"/>
              </w:rPr>
            </w:pPr>
          </w:p>
        </w:tc>
        <w:tc>
          <w:tcPr>
            <w:tcW w:w="2520" w:type="dxa"/>
            <w:vAlign w:val="center"/>
          </w:tcPr>
          <w:p w14:paraId="75EB4273" w14:textId="77777777" w:rsidR="00BD51F0" w:rsidRPr="00AB5651" w:rsidRDefault="00BD51F0" w:rsidP="00240099">
            <w:pPr>
              <w:pStyle w:val="TableEntry"/>
              <w:rPr>
                <w:ins w:id="3235" w:author="Lynn Felhofer" w:date="2020-03-20T10:11:00Z"/>
                <w:i/>
                <w:iCs/>
                <w:szCs w:val="18"/>
              </w:rPr>
            </w:pPr>
            <w:ins w:id="3236" w:author="Lynn Felhofer" w:date="2020-03-20T10:11:00Z">
              <w:r w:rsidRPr="00AB5651">
                <w:rPr>
                  <w:i/>
                  <w:iCs/>
                  <w:szCs w:val="18"/>
                </w:rPr>
                <w:t>ParticipantObjectDataLifeCycle</w:t>
              </w:r>
            </w:ins>
          </w:p>
        </w:tc>
        <w:tc>
          <w:tcPr>
            <w:tcW w:w="630" w:type="dxa"/>
            <w:vAlign w:val="center"/>
          </w:tcPr>
          <w:p w14:paraId="5D612BA3" w14:textId="77777777" w:rsidR="00BD51F0" w:rsidRPr="00AB5651" w:rsidRDefault="00BD51F0" w:rsidP="00240099">
            <w:pPr>
              <w:pStyle w:val="TableEntry"/>
              <w:rPr>
                <w:ins w:id="3237" w:author="Lynn Felhofer" w:date="2020-03-20T10:11:00Z"/>
                <w:i/>
                <w:iCs/>
                <w:szCs w:val="18"/>
              </w:rPr>
            </w:pPr>
            <w:ins w:id="3238" w:author="Lynn Felhofer" w:date="2020-03-20T10:11:00Z">
              <w:r w:rsidRPr="00AB5651">
                <w:rPr>
                  <w:i/>
                  <w:iCs/>
                  <w:szCs w:val="18"/>
                </w:rPr>
                <w:t>C</w:t>
              </w:r>
            </w:ins>
          </w:p>
        </w:tc>
        <w:tc>
          <w:tcPr>
            <w:tcW w:w="4968" w:type="dxa"/>
            <w:vAlign w:val="center"/>
          </w:tcPr>
          <w:p w14:paraId="73D401C6" w14:textId="77777777" w:rsidR="00BD51F0" w:rsidRPr="00AB5651" w:rsidRDefault="00BD51F0" w:rsidP="00240099">
            <w:pPr>
              <w:pStyle w:val="TableEntry"/>
              <w:rPr>
                <w:ins w:id="3239" w:author="Lynn Felhofer" w:date="2020-03-20T10:11:00Z"/>
                <w:i/>
                <w:iCs/>
                <w:szCs w:val="18"/>
              </w:rPr>
            </w:pPr>
            <w:ins w:id="3240" w:author="Lynn Felhofer" w:date="2020-03-20T10:11:00Z">
              <w:r w:rsidRPr="00AB5651">
                <w:rPr>
                  <w:iCs/>
                  <w:szCs w:val="18"/>
                </w:rPr>
                <w:t>If newPatientId and previousPatientId are not equal, then this value shall equal "14" (Logical deletion). Otherwise, this value is not specialized.</w:t>
              </w:r>
            </w:ins>
          </w:p>
        </w:tc>
      </w:tr>
      <w:tr w:rsidR="00BD51F0" w:rsidRPr="00212469" w14:paraId="37B398C3" w14:textId="77777777" w:rsidTr="00240099">
        <w:trPr>
          <w:cantSplit/>
          <w:ins w:id="3241" w:author="Lynn Felhofer" w:date="2020-03-20T10:11:00Z"/>
        </w:trPr>
        <w:tc>
          <w:tcPr>
            <w:tcW w:w="1530" w:type="dxa"/>
            <w:vMerge/>
            <w:vAlign w:val="center"/>
          </w:tcPr>
          <w:p w14:paraId="04438F6A" w14:textId="77777777" w:rsidR="00BD51F0" w:rsidRPr="00212469" w:rsidRDefault="00BD51F0" w:rsidP="00240099">
            <w:pPr>
              <w:pStyle w:val="TableLabel"/>
              <w:rPr>
                <w:ins w:id="3242" w:author="Lynn Felhofer" w:date="2020-03-20T10:11:00Z"/>
                <w:rFonts w:ascii="Times New Roman" w:hAnsi="Times New Roman"/>
                <w:sz w:val="16"/>
              </w:rPr>
            </w:pPr>
          </w:p>
        </w:tc>
        <w:tc>
          <w:tcPr>
            <w:tcW w:w="2520" w:type="dxa"/>
            <w:vAlign w:val="center"/>
          </w:tcPr>
          <w:p w14:paraId="2EE194E6" w14:textId="77777777" w:rsidR="00BD51F0" w:rsidRPr="00AB5651" w:rsidRDefault="00BD51F0" w:rsidP="00240099">
            <w:pPr>
              <w:pStyle w:val="TableEntry"/>
              <w:rPr>
                <w:ins w:id="3243" w:author="Lynn Felhofer" w:date="2020-03-20T10:11:00Z"/>
                <w:i/>
                <w:iCs/>
                <w:szCs w:val="18"/>
              </w:rPr>
            </w:pPr>
            <w:ins w:id="3244" w:author="Lynn Felhofer" w:date="2020-03-20T10:11:00Z">
              <w:r w:rsidRPr="00AB5651">
                <w:rPr>
                  <w:i/>
                  <w:iCs/>
                  <w:szCs w:val="18"/>
                </w:rPr>
                <w:t>ParticipantObjectIDTypeCode</w:t>
              </w:r>
            </w:ins>
          </w:p>
        </w:tc>
        <w:tc>
          <w:tcPr>
            <w:tcW w:w="630" w:type="dxa"/>
            <w:vAlign w:val="center"/>
          </w:tcPr>
          <w:p w14:paraId="1F1A08A9" w14:textId="77777777" w:rsidR="00BD51F0" w:rsidRPr="00AB5651" w:rsidRDefault="00BD51F0" w:rsidP="00240099">
            <w:pPr>
              <w:pStyle w:val="TableEntry"/>
              <w:rPr>
                <w:ins w:id="3245" w:author="Lynn Felhofer" w:date="2020-03-20T10:11:00Z"/>
                <w:i/>
                <w:iCs/>
                <w:szCs w:val="18"/>
              </w:rPr>
            </w:pPr>
            <w:ins w:id="3246" w:author="Lynn Felhofer" w:date="2020-03-20T10:11:00Z">
              <w:r w:rsidRPr="00AB5651">
                <w:rPr>
                  <w:i/>
                  <w:iCs/>
                  <w:szCs w:val="18"/>
                </w:rPr>
                <w:t>U</w:t>
              </w:r>
            </w:ins>
          </w:p>
        </w:tc>
        <w:tc>
          <w:tcPr>
            <w:tcW w:w="4968" w:type="dxa"/>
            <w:vAlign w:val="center"/>
          </w:tcPr>
          <w:p w14:paraId="44CAEB59" w14:textId="77777777" w:rsidR="00BD51F0" w:rsidRPr="00AB5651" w:rsidRDefault="00BD51F0" w:rsidP="00240099">
            <w:pPr>
              <w:pStyle w:val="TableEntry"/>
              <w:rPr>
                <w:ins w:id="3247" w:author="Lynn Felhofer" w:date="2020-03-20T10:11:00Z"/>
                <w:i/>
                <w:iCs/>
                <w:szCs w:val="18"/>
              </w:rPr>
            </w:pPr>
            <w:ins w:id="3248" w:author="Lynn Felhofer" w:date="2020-03-20T10:11:00Z">
              <w:r w:rsidRPr="00AB5651">
                <w:rPr>
                  <w:i/>
                  <w:iCs/>
                  <w:szCs w:val="18"/>
                </w:rPr>
                <w:t>not specialized</w:t>
              </w:r>
            </w:ins>
          </w:p>
        </w:tc>
      </w:tr>
      <w:tr w:rsidR="00BD51F0" w:rsidRPr="00212469" w14:paraId="690E8E99" w14:textId="77777777" w:rsidTr="00240099">
        <w:trPr>
          <w:cantSplit/>
          <w:ins w:id="3249" w:author="Lynn Felhofer" w:date="2020-03-20T10:11:00Z"/>
        </w:trPr>
        <w:tc>
          <w:tcPr>
            <w:tcW w:w="1530" w:type="dxa"/>
            <w:vMerge/>
            <w:vAlign w:val="center"/>
          </w:tcPr>
          <w:p w14:paraId="7FF84C19" w14:textId="77777777" w:rsidR="00BD51F0" w:rsidRPr="00212469" w:rsidRDefault="00BD51F0" w:rsidP="00240099">
            <w:pPr>
              <w:pStyle w:val="TableLabel"/>
              <w:rPr>
                <w:ins w:id="3250" w:author="Lynn Felhofer" w:date="2020-03-20T10:11:00Z"/>
                <w:rFonts w:ascii="Times New Roman" w:hAnsi="Times New Roman"/>
                <w:sz w:val="16"/>
              </w:rPr>
            </w:pPr>
          </w:p>
        </w:tc>
        <w:tc>
          <w:tcPr>
            <w:tcW w:w="2520" w:type="dxa"/>
            <w:vAlign w:val="center"/>
          </w:tcPr>
          <w:p w14:paraId="738C646C" w14:textId="77777777" w:rsidR="00BD51F0" w:rsidRPr="00AB5651" w:rsidRDefault="00BD51F0" w:rsidP="00240099">
            <w:pPr>
              <w:pStyle w:val="TableEntry"/>
              <w:rPr>
                <w:ins w:id="3251" w:author="Lynn Felhofer" w:date="2020-03-20T10:11:00Z"/>
                <w:i/>
                <w:iCs/>
                <w:szCs w:val="18"/>
              </w:rPr>
            </w:pPr>
            <w:ins w:id="3252" w:author="Lynn Felhofer" w:date="2020-03-20T10:11:00Z">
              <w:r w:rsidRPr="00AB5651">
                <w:rPr>
                  <w:i/>
                  <w:iCs/>
                  <w:szCs w:val="18"/>
                </w:rPr>
                <w:t>ParticipantObjectSensitivity</w:t>
              </w:r>
            </w:ins>
          </w:p>
        </w:tc>
        <w:tc>
          <w:tcPr>
            <w:tcW w:w="630" w:type="dxa"/>
            <w:vAlign w:val="center"/>
          </w:tcPr>
          <w:p w14:paraId="6BF5817C" w14:textId="77777777" w:rsidR="00BD51F0" w:rsidRPr="00AB5651" w:rsidRDefault="00BD51F0" w:rsidP="00240099">
            <w:pPr>
              <w:pStyle w:val="TableEntry"/>
              <w:rPr>
                <w:ins w:id="3253" w:author="Lynn Felhofer" w:date="2020-03-20T10:11:00Z"/>
                <w:i/>
                <w:iCs/>
                <w:szCs w:val="18"/>
              </w:rPr>
            </w:pPr>
            <w:ins w:id="3254" w:author="Lynn Felhofer" w:date="2020-03-20T10:11:00Z">
              <w:r w:rsidRPr="00AB5651">
                <w:rPr>
                  <w:i/>
                  <w:iCs/>
                  <w:szCs w:val="18"/>
                </w:rPr>
                <w:t>U</w:t>
              </w:r>
            </w:ins>
          </w:p>
        </w:tc>
        <w:tc>
          <w:tcPr>
            <w:tcW w:w="4968" w:type="dxa"/>
            <w:vAlign w:val="center"/>
          </w:tcPr>
          <w:p w14:paraId="447574CC" w14:textId="77777777" w:rsidR="00BD51F0" w:rsidRPr="00AB5651" w:rsidRDefault="00BD51F0" w:rsidP="00240099">
            <w:pPr>
              <w:pStyle w:val="TableEntry"/>
              <w:rPr>
                <w:ins w:id="3255" w:author="Lynn Felhofer" w:date="2020-03-20T10:11:00Z"/>
                <w:i/>
                <w:iCs/>
                <w:szCs w:val="18"/>
              </w:rPr>
            </w:pPr>
            <w:ins w:id="3256" w:author="Lynn Felhofer" w:date="2020-03-20T10:11:00Z">
              <w:r w:rsidRPr="00AB5651">
                <w:rPr>
                  <w:i/>
                  <w:iCs/>
                  <w:szCs w:val="18"/>
                </w:rPr>
                <w:t>not specialized</w:t>
              </w:r>
            </w:ins>
          </w:p>
        </w:tc>
      </w:tr>
      <w:tr w:rsidR="00BD51F0" w:rsidRPr="00212469" w14:paraId="32D0426A" w14:textId="77777777" w:rsidTr="00240099">
        <w:trPr>
          <w:cantSplit/>
          <w:ins w:id="3257" w:author="Lynn Felhofer" w:date="2020-03-20T10:11:00Z"/>
        </w:trPr>
        <w:tc>
          <w:tcPr>
            <w:tcW w:w="1530" w:type="dxa"/>
            <w:vMerge/>
            <w:vAlign w:val="center"/>
          </w:tcPr>
          <w:p w14:paraId="6E817146" w14:textId="77777777" w:rsidR="00BD51F0" w:rsidRPr="00212469" w:rsidRDefault="00BD51F0" w:rsidP="00240099">
            <w:pPr>
              <w:pStyle w:val="TableLabel"/>
              <w:rPr>
                <w:ins w:id="3258" w:author="Lynn Felhofer" w:date="2020-03-20T10:11:00Z"/>
                <w:rFonts w:ascii="Times New Roman" w:hAnsi="Times New Roman"/>
                <w:sz w:val="16"/>
              </w:rPr>
            </w:pPr>
          </w:p>
        </w:tc>
        <w:tc>
          <w:tcPr>
            <w:tcW w:w="2520" w:type="dxa"/>
            <w:vAlign w:val="center"/>
          </w:tcPr>
          <w:p w14:paraId="76E387A2" w14:textId="77777777" w:rsidR="00BD51F0" w:rsidRPr="00AB5651" w:rsidRDefault="00BD51F0" w:rsidP="00240099">
            <w:pPr>
              <w:pStyle w:val="TableEntry"/>
              <w:rPr>
                <w:ins w:id="3259" w:author="Lynn Felhofer" w:date="2020-03-20T10:11:00Z"/>
                <w:szCs w:val="18"/>
              </w:rPr>
            </w:pPr>
            <w:ins w:id="3260" w:author="Lynn Felhofer" w:date="2020-03-20T10:11:00Z">
              <w:r w:rsidRPr="00AB5651">
                <w:rPr>
                  <w:szCs w:val="18"/>
                </w:rPr>
                <w:t>ParticipantObjectID</w:t>
              </w:r>
            </w:ins>
          </w:p>
        </w:tc>
        <w:tc>
          <w:tcPr>
            <w:tcW w:w="630" w:type="dxa"/>
            <w:vAlign w:val="center"/>
          </w:tcPr>
          <w:p w14:paraId="11D73FC6" w14:textId="77777777" w:rsidR="00BD51F0" w:rsidRPr="00AB5651" w:rsidRDefault="00BD51F0" w:rsidP="00240099">
            <w:pPr>
              <w:pStyle w:val="TableEntry"/>
              <w:rPr>
                <w:ins w:id="3261" w:author="Lynn Felhofer" w:date="2020-03-20T10:11:00Z"/>
                <w:szCs w:val="18"/>
              </w:rPr>
            </w:pPr>
            <w:ins w:id="3262" w:author="Lynn Felhofer" w:date="2020-03-20T10:11:00Z">
              <w:r w:rsidRPr="00AB5651">
                <w:rPr>
                  <w:szCs w:val="18"/>
                </w:rPr>
                <w:t>M</w:t>
              </w:r>
            </w:ins>
          </w:p>
        </w:tc>
        <w:tc>
          <w:tcPr>
            <w:tcW w:w="4968" w:type="dxa"/>
            <w:vAlign w:val="center"/>
          </w:tcPr>
          <w:p w14:paraId="09B65464" w14:textId="77777777" w:rsidR="00BD51F0" w:rsidRPr="00AB5651" w:rsidRDefault="00BD51F0" w:rsidP="00240099">
            <w:pPr>
              <w:pStyle w:val="TableEntry"/>
              <w:rPr>
                <w:ins w:id="3263" w:author="Lynn Felhofer" w:date="2020-03-20T10:11:00Z"/>
                <w:szCs w:val="18"/>
              </w:rPr>
            </w:pPr>
            <w:ins w:id="3264" w:author="Lynn Felhofer" w:date="2020-03-20T10:11:00Z">
              <w:r w:rsidRPr="00AB5651">
                <w:rPr>
                  <w:szCs w:val="18"/>
                </w:rPr>
                <w:t>the patient ID in HL7 CX format</w:t>
              </w:r>
            </w:ins>
          </w:p>
        </w:tc>
      </w:tr>
      <w:tr w:rsidR="00BD51F0" w:rsidRPr="00212469" w14:paraId="78102978" w14:textId="77777777" w:rsidTr="00240099">
        <w:trPr>
          <w:cantSplit/>
          <w:ins w:id="3265" w:author="Lynn Felhofer" w:date="2020-03-20T10:11:00Z"/>
        </w:trPr>
        <w:tc>
          <w:tcPr>
            <w:tcW w:w="1530" w:type="dxa"/>
            <w:vMerge/>
            <w:vAlign w:val="center"/>
          </w:tcPr>
          <w:p w14:paraId="7A90BE49" w14:textId="77777777" w:rsidR="00BD51F0" w:rsidRPr="00212469" w:rsidRDefault="00BD51F0" w:rsidP="00240099">
            <w:pPr>
              <w:pStyle w:val="TableLabel"/>
              <w:rPr>
                <w:ins w:id="3266" w:author="Lynn Felhofer" w:date="2020-03-20T10:11:00Z"/>
                <w:rFonts w:ascii="Times New Roman" w:hAnsi="Times New Roman"/>
                <w:sz w:val="16"/>
              </w:rPr>
            </w:pPr>
          </w:p>
        </w:tc>
        <w:tc>
          <w:tcPr>
            <w:tcW w:w="2520" w:type="dxa"/>
            <w:vAlign w:val="center"/>
          </w:tcPr>
          <w:p w14:paraId="1DE0F84C" w14:textId="77777777" w:rsidR="00BD51F0" w:rsidRPr="00AB5651" w:rsidRDefault="00BD51F0" w:rsidP="00240099">
            <w:pPr>
              <w:pStyle w:val="TableEntry"/>
              <w:rPr>
                <w:ins w:id="3267" w:author="Lynn Felhofer" w:date="2020-03-20T10:11:00Z"/>
                <w:i/>
                <w:iCs/>
                <w:szCs w:val="18"/>
              </w:rPr>
            </w:pPr>
            <w:ins w:id="3268" w:author="Lynn Felhofer" w:date="2020-03-20T10:11:00Z">
              <w:r w:rsidRPr="00AB5651">
                <w:rPr>
                  <w:i/>
                  <w:iCs/>
                  <w:szCs w:val="18"/>
                </w:rPr>
                <w:t>ParticipantObjectName</w:t>
              </w:r>
            </w:ins>
          </w:p>
        </w:tc>
        <w:tc>
          <w:tcPr>
            <w:tcW w:w="630" w:type="dxa"/>
            <w:vAlign w:val="center"/>
          </w:tcPr>
          <w:p w14:paraId="5AA24629" w14:textId="77777777" w:rsidR="00BD51F0" w:rsidRPr="00AB5651" w:rsidRDefault="00BD51F0" w:rsidP="00240099">
            <w:pPr>
              <w:pStyle w:val="TableEntry"/>
              <w:rPr>
                <w:ins w:id="3269" w:author="Lynn Felhofer" w:date="2020-03-20T10:11:00Z"/>
                <w:i/>
                <w:iCs/>
                <w:szCs w:val="18"/>
              </w:rPr>
            </w:pPr>
            <w:ins w:id="3270" w:author="Lynn Felhofer" w:date="2020-03-20T10:11:00Z">
              <w:r w:rsidRPr="00AB5651">
                <w:rPr>
                  <w:i/>
                  <w:iCs/>
                  <w:szCs w:val="18"/>
                </w:rPr>
                <w:t>U</w:t>
              </w:r>
            </w:ins>
          </w:p>
        </w:tc>
        <w:tc>
          <w:tcPr>
            <w:tcW w:w="4968" w:type="dxa"/>
            <w:vAlign w:val="center"/>
          </w:tcPr>
          <w:p w14:paraId="1E6A88D6" w14:textId="77777777" w:rsidR="00BD51F0" w:rsidRPr="00AB5651" w:rsidRDefault="00BD51F0" w:rsidP="00240099">
            <w:pPr>
              <w:pStyle w:val="TableEntry"/>
              <w:rPr>
                <w:ins w:id="3271" w:author="Lynn Felhofer" w:date="2020-03-20T10:11:00Z"/>
                <w:i/>
                <w:iCs/>
                <w:szCs w:val="18"/>
              </w:rPr>
            </w:pPr>
            <w:ins w:id="3272" w:author="Lynn Felhofer" w:date="2020-03-20T10:11:00Z">
              <w:r w:rsidRPr="00AB5651">
                <w:rPr>
                  <w:i/>
                  <w:iCs/>
                  <w:szCs w:val="18"/>
                </w:rPr>
                <w:t>not specialized</w:t>
              </w:r>
            </w:ins>
          </w:p>
        </w:tc>
      </w:tr>
      <w:tr w:rsidR="00BD51F0" w:rsidRPr="00212469" w14:paraId="35A1E087" w14:textId="77777777" w:rsidTr="00240099">
        <w:trPr>
          <w:cantSplit/>
          <w:ins w:id="3273" w:author="Lynn Felhofer" w:date="2020-03-20T10:11:00Z"/>
        </w:trPr>
        <w:tc>
          <w:tcPr>
            <w:tcW w:w="1530" w:type="dxa"/>
            <w:vMerge/>
            <w:vAlign w:val="center"/>
          </w:tcPr>
          <w:p w14:paraId="1F13D57C" w14:textId="77777777" w:rsidR="00BD51F0" w:rsidRPr="00212469" w:rsidRDefault="00BD51F0" w:rsidP="00240099">
            <w:pPr>
              <w:pStyle w:val="TableLabel"/>
              <w:rPr>
                <w:ins w:id="3274" w:author="Lynn Felhofer" w:date="2020-03-20T10:11:00Z"/>
                <w:rFonts w:ascii="Times New Roman" w:hAnsi="Times New Roman"/>
                <w:sz w:val="16"/>
              </w:rPr>
            </w:pPr>
          </w:p>
        </w:tc>
        <w:tc>
          <w:tcPr>
            <w:tcW w:w="2520" w:type="dxa"/>
            <w:vAlign w:val="center"/>
          </w:tcPr>
          <w:p w14:paraId="56F1B74F" w14:textId="77777777" w:rsidR="00BD51F0" w:rsidRPr="00AB5651" w:rsidRDefault="00BD51F0" w:rsidP="00240099">
            <w:pPr>
              <w:pStyle w:val="TableEntry"/>
              <w:rPr>
                <w:ins w:id="3275" w:author="Lynn Felhofer" w:date="2020-03-20T10:11:00Z"/>
                <w:i/>
                <w:iCs/>
                <w:szCs w:val="18"/>
              </w:rPr>
            </w:pPr>
            <w:ins w:id="3276" w:author="Lynn Felhofer" w:date="2020-03-20T10:11:00Z">
              <w:r w:rsidRPr="00AB5651">
                <w:rPr>
                  <w:i/>
                  <w:iCs/>
                  <w:szCs w:val="18"/>
                </w:rPr>
                <w:t>ParticipantObjectQuery</w:t>
              </w:r>
            </w:ins>
          </w:p>
        </w:tc>
        <w:tc>
          <w:tcPr>
            <w:tcW w:w="630" w:type="dxa"/>
            <w:vAlign w:val="center"/>
          </w:tcPr>
          <w:p w14:paraId="1212338F" w14:textId="77777777" w:rsidR="00BD51F0" w:rsidRPr="00AB5651" w:rsidRDefault="00BD51F0" w:rsidP="00240099">
            <w:pPr>
              <w:pStyle w:val="TableEntry"/>
              <w:rPr>
                <w:ins w:id="3277" w:author="Lynn Felhofer" w:date="2020-03-20T10:11:00Z"/>
                <w:i/>
                <w:iCs/>
                <w:szCs w:val="18"/>
              </w:rPr>
            </w:pPr>
            <w:ins w:id="3278" w:author="Lynn Felhofer" w:date="2020-03-20T10:11:00Z">
              <w:r w:rsidRPr="00AB5651">
                <w:rPr>
                  <w:i/>
                  <w:iCs/>
                  <w:szCs w:val="18"/>
                </w:rPr>
                <w:t>U</w:t>
              </w:r>
            </w:ins>
          </w:p>
        </w:tc>
        <w:tc>
          <w:tcPr>
            <w:tcW w:w="4968" w:type="dxa"/>
            <w:vAlign w:val="center"/>
          </w:tcPr>
          <w:p w14:paraId="5F50B0F7" w14:textId="77777777" w:rsidR="00BD51F0" w:rsidRPr="00AB5651" w:rsidRDefault="00BD51F0" w:rsidP="00240099">
            <w:pPr>
              <w:pStyle w:val="TableEntry"/>
              <w:rPr>
                <w:ins w:id="3279" w:author="Lynn Felhofer" w:date="2020-03-20T10:11:00Z"/>
                <w:i/>
                <w:iCs/>
                <w:szCs w:val="18"/>
              </w:rPr>
            </w:pPr>
            <w:ins w:id="3280" w:author="Lynn Felhofer" w:date="2020-03-20T10:11:00Z">
              <w:r w:rsidRPr="00AB5651">
                <w:rPr>
                  <w:i/>
                  <w:iCs/>
                  <w:szCs w:val="18"/>
                </w:rPr>
                <w:t>not specialized</w:t>
              </w:r>
            </w:ins>
          </w:p>
        </w:tc>
      </w:tr>
      <w:tr w:rsidR="00BD51F0" w:rsidRPr="00212469" w14:paraId="07C2DCBA" w14:textId="77777777" w:rsidTr="00240099">
        <w:trPr>
          <w:cantSplit/>
          <w:ins w:id="3281" w:author="Lynn Felhofer" w:date="2020-03-20T10:11:00Z"/>
        </w:trPr>
        <w:tc>
          <w:tcPr>
            <w:tcW w:w="1530" w:type="dxa"/>
            <w:vMerge/>
            <w:vAlign w:val="center"/>
          </w:tcPr>
          <w:p w14:paraId="1E2F6AFE" w14:textId="77777777" w:rsidR="00BD51F0" w:rsidRPr="00212469" w:rsidRDefault="00BD51F0" w:rsidP="00240099">
            <w:pPr>
              <w:pStyle w:val="TableLabel"/>
              <w:rPr>
                <w:ins w:id="3282" w:author="Lynn Felhofer" w:date="2020-03-20T10:11:00Z"/>
                <w:rFonts w:ascii="Times New Roman" w:hAnsi="Times New Roman"/>
                <w:sz w:val="16"/>
              </w:rPr>
            </w:pPr>
          </w:p>
        </w:tc>
        <w:tc>
          <w:tcPr>
            <w:tcW w:w="2520" w:type="dxa"/>
            <w:vAlign w:val="center"/>
          </w:tcPr>
          <w:p w14:paraId="1C2864D9" w14:textId="77777777" w:rsidR="00BD51F0" w:rsidRPr="00AB5651" w:rsidRDefault="00BD51F0" w:rsidP="00240099">
            <w:pPr>
              <w:pStyle w:val="TableEntry"/>
              <w:rPr>
                <w:ins w:id="3283" w:author="Lynn Felhofer" w:date="2020-03-20T10:11:00Z"/>
                <w:szCs w:val="18"/>
              </w:rPr>
            </w:pPr>
            <w:ins w:id="3284" w:author="Lynn Felhofer" w:date="2020-03-20T10:11:00Z">
              <w:r w:rsidRPr="00AB5651">
                <w:rPr>
                  <w:szCs w:val="18"/>
                </w:rPr>
                <w:t>ParticipantObjectDetail</w:t>
              </w:r>
            </w:ins>
          </w:p>
        </w:tc>
        <w:tc>
          <w:tcPr>
            <w:tcW w:w="630" w:type="dxa"/>
            <w:vAlign w:val="center"/>
          </w:tcPr>
          <w:p w14:paraId="54B192C0" w14:textId="77777777" w:rsidR="00BD51F0" w:rsidRPr="00AB5651" w:rsidRDefault="00BD51F0" w:rsidP="00240099">
            <w:pPr>
              <w:pStyle w:val="TableEntry"/>
              <w:rPr>
                <w:ins w:id="3285" w:author="Lynn Felhofer" w:date="2020-03-20T10:11:00Z"/>
                <w:szCs w:val="18"/>
              </w:rPr>
            </w:pPr>
            <w:ins w:id="3286" w:author="Lynn Felhofer" w:date="2020-03-20T10:11:00Z">
              <w:r w:rsidRPr="00AB5651">
                <w:rPr>
                  <w:szCs w:val="18"/>
                </w:rPr>
                <w:t>M</w:t>
              </w:r>
            </w:ins>
          </w:p>
        </w:tc>
        <w:tc>
          <w:tcPr>
            <w:tcW w:w="4968" w:type="dxa"/>
            <w:vAlign w:val="center"/>
          </w:tcPr>
          <w:p w14:paraId="3B57B940" w14:textId="77777777" w:rsidR="00BD51F0" w:rsidRPr="00AB5651" w:rsidRDefault="00BD51F0" w:rsidP="00240099">
            <w:pPr>
              <w:pStyle w:val="TableEntry"/>
              <w:rPr>
                <w:ins w:id="3287" w:author="Lynn Felhofer" w:date="2020-03-20T10:11:00Z"/>
                <w:szCs w:val="18"/>
              </w:rPr>
            </w:pPr>
            <w:ins w:id="3288" w:author="Lynn Felhofer" w:date="2020-03-20T10:11:00Z">
              <w:r w:rsidRPr="00AB5651">
                <w:rPr>
                  <w:szCs w:val="18"/>
                </w:rPr>
                <w:t xml:space="preserve">The ParticipantObjectDetail element shall occur twice. </w:t>
              </w:r>
            </w:ins>
          </w:p>
          <w:p w14:paraId="2F6A9C80" w14:textId="77777777" w:rsidR="00BD51F0" w:rsidRPr="00AB5651" w:rsidRDefault="00BD51F0" w:rsidP="00240099">
            <w:pPr>
              <w:pStyle w:val="TableEntry"/>
              <w:rPr>
                <w:ins w:id="3289" w:author="Lynn Felhofer" w:date="2020-03-20T10:11:00Z"/>
                <w:szCs w:val="18"/>
              </w:rPr>
            </w:pPr>
            <w:ins w:id="3290" w:author="Lynn Felhofer" w:date="2020-03-20T10:11:00Z">
              <w:r w:rsidRPr="00AB5651">
                <w:rPr>
                  <w:szCs w:val="18"/>
                </w:rPr>
                <w:t>In the first element:</w:t>
              </w:r>
            </w:ins>
          </w:p>
          <w:p w14:paraId="2802A295" w14:textId="77777777" w:rsidR="00BD51F0" w:rsidRDefault="00BD51F0" w:rsidP="00240099">
            <w:pPr>
              <w:pStyle w:val="TableEntry"/>
              <w:ind w:left="720"/>
              <w:rPr>
                <w:ins w:id="3291" w:author="Lynn Felhofer" w:date="2020-03-20T10:11:00Z"/>
                <w:szCs w:val="18"/>
              </w:rPr>
            </w:pPr>
            <w:ins w:id="3292" w:author="Lynn Felhofer" w:date="2020-03-20T10:11:00Z">
              <w:r w:rsidRPr="00AB5651">
                <w:rPr>
                  <w:szCs w:val="18"/>
                </w:rPr>
                <w:t>Type=MSH-10 (the literal string)</w:t>
              </w:r>
            </w:ins>
          </w:p>
          <w:p w14:paraId="0823FDEE" w14:textId="77777777" w:rsidR="00BD51F0" w:rsidRDefault="00BD51F0" w:rsidP="00240099">
            <w:pPr>
              <w:pStyle w:val="TableEntry"/>
              <w:ind w:left="720"/>
              <w:rPr>
                <w:ins w:id="3293" w:author="Lynn Felhofer" w:date="2020-03-20T10:11:00Z"/>
                <w:szCs w:val="18"/>
              </w:rPr>
            </w:pPr>
            <w:ins w:id="3294" w:author="Lynn Felhofer" w:date="2020-03-20T10:11:00Z">
              <w:r w:rsidRPr="00AB5651">
                <w:rPr>
                  <w:szCs w:val="18"/>
                </w:rPr>
                <w:t>Value=the value of MSH-10 (from the message content, base64 encoded)</w:t>
              </w:r>
            </w:ins>
          </w:p>
          <w:p w14:paraId="67D15818" w14:textId="77777777" w:rsidR="00BD51F0" w:rsidRPr="00AB5651" w:rsidRDefault="00BD51F0" w:rsidP="00240099">
            <w:pPr>
              <w:pStyle w:val="TableEntry"/>
              <w:rPr>
                <w:ins w:id="3295" w:author="Lynn Felhofer" w:date="2020-03-20T10:11:00Z"/>
              </w:rPr>
            </w:pPr>
            <w:ins w:id="3296" w:author="Lynn Felhofer" w:date="2020-03-20T10:11:00Z">
              <w:r w:rsidRPr="00AB5651">
                <w:t>In the second element:</w:t>
              </w:r>
            </w:ins>
          </w:p>
          <w:p w14:paraId="652D793E" w14:textId="77777777" w:rsidR="00BD51F0" w:rsidRPr="00AB5651" w:rsidRDefault="00BD51F0" w:rsidP="00240099">
            <w:pPr>
              <w:pStyle w:val="TableEntry"/>
              <w:ind w:left="720"/>
              <w:rPr>
                <w:ins w:id="3297" w:author="Lynn Felhofer" w:date="2020-03-20T10:11:00Z"/>
                <w:szCs w:val="18"/>
              </w:rPr>
            </w:pPr>
            <w:ins w:id="3298" w:author="Lynn Felhofer" w:date="2020-03-20T10:11:00Z">
              <w:r w:rsidRPr="00AB5651">
                <w:rPr>
                  <w:szCs w:val="18"/>
                </w:rPr>
                <w:t>Type="urn:ihe:iti:xpid:2017:patientIdentifierType" (the literal string)</w:t>
              </w:r>
            </w:ins>
          </w:p>
          <w:p w14:paraId="1C912847" w14:textId="77777777" w:rsidR="00BD51F0" w:rsidRPr="00AB5651" w:rsidRDefault="00BD51F0" w:rsidP="00240099">
            <w:pPr>
              <w:pStyle w:val="TableEntry"/>
              <w:ind w:left="720"/>
              <w:rPr>
                <w:ins w:id="3299" w:author="Lynn Felhofer" w:date="2020-03-20T10:11:00Z"/>
                <w:szCs w:val="18"/>
              </w:rPr>
            </w:pPr>
            <w:ins w:id="3300" w:author="Lynn Felhofer" w:date="2020-03-20T10:11:00Z">
              <w:r w:rsidRPr="00AB5651">
                <w:rPr>
                  <w:szCs w:val="18"/>
                </w:rPr>
                <w:t>Value="previousPatientId" (the literal string, base64 encoded)</w:t>
              </w:r>
            </w:ins>
          </w:p>
        </w:tc>
      </w:tr>
    </w:tbl>
    <w:p w14:paraId="599A7022" w14:textId="77777777" w:rsidR="00BD51F0" w:rsidRPr="00212469" w:rsidRDefault="00BD51F0" w:rsidP="00BD51F0">
      <w:pPr>
        <w:pStyle w:val="BodyText"/>
        <w:rPr>
          <w:ins w:id="3301" w:author="Lynn Felhofer" w:date="2020-03-20T10:11:00Z"/>
        </w:rPr>
      </w:pPr>
    </w:p>
    <w:p w14:paraId="14CCBAC5" w14:textId="77777777" w:rsidR="00BD51F0" w:rsidRPr="00212469" w:rsidRDefault="00BD51F0" w:rsidP="00BD51F0">
      <w:pPr>
        <w:pStyle w:val="Heading5"/>
        <w:numPr>
          <w:ilvl w:val="0"/>
          <w:numId w:val="0"/>
        </w:numPr>
        <w:rPr>
          <w:ins w:id="3302" w:author="Lynn Felhofer" w:date="2020-03-20T10:11:00Z"/>
          <w:noProof w:val="0"/>
        </w:rPr>
      </w:pPr>
      <w:ins w:id="3303" w:author="Lynn Felhofer" w:date="2020-03-20T10:11:00Z">
        <w:r w:rsidRPr="00212469">
          <w:rPr>
            <w:noProof w:val="0"/>
          </w:rPr>
          <w:t xml:space="preserve"> </w:t>
        </w:r>
        <w:bookmarkStart w:id="3304" w:name="_Toc486580954"/>
        <w:r w:rsidRPr="00212469">
          <w:rPr>
            <w:noProof w:val="0"/>
          </w:rPr>
          <w:t>3.64.5.1.2 Document Registry audit message</w:t>
        </w:r>
        <w:bookmarkEnd w:id="3304"/>
        <w:r w:rsidRPr="00212469">
          <w:rPr>
            <w:noProof w:val="0"/>
          </w:rPr>
          <w:t xml:space="preserve"> </w:t>
        </w:r>
      </w:ins>
    </w:p>
    <w:p w14:paraId="0D25D90F" w14:textId="77777777" w:rsidR="00BD51F0" w:rsidRPr="00212469" w:rsidRDefault="00BD51F0" w:rsidP="00BD51F0">
      <w:pPr>
        <w:pStyle w:val="BodyText"/>
        <w:rPr>
          <w:ins w:id="3305" w:author="Lynn Felhofer" w:date="2020-03-20T10:11:00Z"/>
        </w:rPr>
      </w:pPr>
      <w:ins w:id="3306" w:author="Lynn Felhofer" w:date="2020-03-20T10:11:00Z">
        <w:r w:rsidRPr="00212469">
          <w:t>The Document Registry shall record one audit event as a result of this transaction.</w:t>
        </w:r>
      </w:ins>
    </w:p>
    <w:p w14:paraId="0004BE7D" w14:textId="77777777" w:rsidR="00BD51F0" w:rsidRPr="00212469" w:rsidRDefault="00BD51F0" w:rsidP="00BD51F0">
      <w:pPr>
        <w:pStyle w:val="BodyText"/>
        <w:rPr>
          <w:ins w:id="3307" w:author="Lynn Felhofer" w:date="2020-03-20T10:11:00Z"/>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BD51F0" w:rsidRPr="00212469" w14:paraId="033EAEFB" w14:textId="77777777" w:rsidTr="00240099">
        <w:trPr>
          <w:cantSplit/>
          <w:ins w:id="3308" w:author="Lynn Felhofer" w:date="2020-03-20T10:11:00Z"/>
        </w:trPr>
        <w:tc>
          <w:tcPr>
            <w:tcW w:w="1458" w:type="dxa"/>
            <w:textDirection w:val="btLr"/>
            <w:vAlign w:val="center"/>
          </w:tcPr>
          <w:p w14:paraId="510C7110" w14:textId="77777777" w:rsidR="00BD51F0" w:rsidRPr="00212469" w:rsidRDefault="00BD51F0" w:rsidP="00240099">
            <w:pPr>
              <w:pStyle w:val="TableLabel"/>
              <w:rPr>
                <w:ins w:id="3309" w:author="Lynn Felhofer" w:date="2020-03-20T10:11:00Z"/>
                <w:rFonts w:ascii="Times New Roman" w:hAnsi="Times New Roman"/>
                <w:sz w:val="16"/>
              </w:rPr>
            </w:pPr>
          </w:p>
        </w:tc>
        <w:tc>
          <w:tcPr>
            <w:tcW w:w="2610" w:type="dxa"/>
            <w:shd w:val="clear" w:color="auto" w:fill="D9D9D9"/>
            <w:vAlign w:val="center"/>
          </w:tcPr>
          <w:p w14:paraId="655A60BB" w14:textId="77777777" w:rsidR="00BD51F0" w:rsidRPr="00212469" w:rsidRDefault="00BD51F0" w:rsidP="00240099">
            <w:pPr>
              <w:pStyle w:val="TableEntryHeader"/>
              <w:rPr>
                <w:ins w:id="3310" w:author="Lynn Felhofer" w:date="2020-03-20T10:11:00Z"/>
              </w:rPr>
            </w:pPr>
            <w:ins w:id="3311" w:author="Lynn Felhofer" w:date="2020-03-20T10:11:00Z">
              <w:r w:rsidRPr="00212469">
                <w:t>Field Name</w:t>
              </w:r>
            </w:ins>
          </w:p>
        </w:tc>
        <w:tc>
          <w:tcPr>
            <w:tcW w:w="720" w:type="dxa"/>
            <w:shd w:val="clear" w:color="auto" w:fill="D9D9D9"/>
            <w:vAlign w:val="center"/>
          </w:tcPr>
          <w:p w14:paraId="573DDF8B" w14:textId="77777777" w:rsidR="00BD51F0" w:rsidRPr="00212469" w:rsidRDefault="00BD51F0" w:rsidP="00240099">
            <w:pPr>
              <w:pStyle w:val="TableEntryHeader"/>
              <w:rPr>
                <w:ins w:id="3312" w:author="Lynn Felhofer" w:date="2020-03-20T10:11:00Z"/>
              </w:rPr>
            </w:pPr>
            <w:ins w:id="3313" w:author="Lynn Felhofer" w:date="2020-03-20T10:11:00Z">
              <w:r w:rsidRPr="00212469">
                <w:t>Opt</w:t>
              </w:r>
            </w:ins>
          </w:p>
        </w:tc>
        <w:tc>
          <w:tcPr>
            <w:tcW w:w="4878" w:type="dxa"/>
            <w:shd w:val="clear" w:color="auto" w:fill="D9D9D9"/>
            <w:vAlign w:val="center"/>
          </w:tcPr>
          <w:p w14:paraId="7BB5A9C4" w14:textId="77777777" w:rsidR="00BD51F0" w:rsidRPr="00212469" w:rsidRDefault="00BD51F0" w:rsidP="00240099">
            <w:pPr>
              <w:pStyle w:val="TableEntryHeader"/>
              <w:rPr>
                <w:ins w:id="3314" w:author="Lynn Felhofer" w:date="2020-03-20T10:11:00Z"/>
              </w:rPr>
            </w:pPr>
            <w:ins w:id="3315" w:author="Lynn Felhofer" w:date="2020-03-20T10:11:00Z">
              <w:r w:rsidRPr="00212469">
                <w:t>Value Constraints</w:t>
              </w:r>
            </w:ins>
          </w:p>
        </w:tc>
      </w:tr>
      <w:tr w:rsidR="00BD51F0" w:rsidRPr="00212469" w14:paraId="224F5B41" w14:textId="77777777" w:rsidTr="00240099">
        <w:trPr>
          <w:cantSplit/>
          <w:ins w:id="3316" w:author="Lynn Felhofer" w:date="2020-03-20T10:11:00Z"/>
        </w:trPr>
        <w:tc>
          <w:tcPr>
            <w:tcW w:w="1458" w:type="dxa"/>
            <w:vMerge w:val="restart"/>
          </w:tcPr>
          <w:p w14:paraId="16CB8085" w14:textId="77777777" w:rsidR="00BD51F0" w:rsidRPr="00212469" w:rsidRDefault="00BD51F0" w:rsidP="00240099">
            <w:pPr>
              <w:pStyle w:val="TableEntryHeader"/>
              <w:rPr>
                <w:ins w:id="3317" w:author="Lynn Felhofer" w:date="2020-03-20T10:11:00Z"/>
              </w:rPr>
            </w:pPr>
            <w:ins w:id="3318" w:author="Lynn Felhofer" w:date="2020-03-20T10:11:00Z">
              <w:r w:rsidRPr="00212469">
                <w:t>Event</w:t>
              </w:r>
            </w:ins>
          </w:p>
          <w:p w14:paraId="180E1DAD" w14:textId="77777777" w:rsidR="00BD51F0" w:rsidRPr="00AB5651" w:rsidRDefault="00BD51F0" w:rsidP="00240099">
            <w:pPr>
              <w:pStyle w:val="TableEntryHeader"/>
              <w:rPr>
                <w:ins w:id="3319" w:author="Lynn Felhofer" w:date="2020-03-20T10:11:00Z"/>
                <w:bCs/>
                <w:sz w:val="12"/>
              </w:rPr>
            </w:pPr>
            <w:ins w:id="3320" w:author="Lynn Felhofer" w:date="2020-03-20T10:11:00Z">
              <w:r w:rsidRPr="00AB5651">
                <w:rPr>
                  <w:bCs/>
                  <w:sz w:val="12"/>
                </w:rPr>
                <w:t>AuditMessage/</w:t>
              </w:r>
              <w:r w:rsidRPr="00AB5651">
                <w:rPr>
                  <w:bCs/>
                  <w:sz w:val="12"/>
                </w:rPr>
                <w:br/>
                <w:t>EventIdentification</w:t>
              </w:r>
            </w:ins>
          </w:p>
        </w:tc>
        <w:tc>
          <w:tcPr>
            <w:tcW w:w="2610" w:type="dxa"/>
            <w:vAlign w:val="center"/>
          </w:tcPr>
          <w:p w14:paraId="70953888" w14:textId="77777777" w:rsidR="00BD51F0" w:rsidRPr="00AB5651" w:rsidRDefault="00BD51F0" w:rsidP="00240099">
            <w:pPr>
              <w:pStyle w:val="TableEntry"/>
              <w:rPr>
                <w:ins w:id="3321" w:author="Lynn Felhofer" w:date="2020-03-20T10:11:00Z"/>
                <w:szCs w:val="18"/>
              </w:rPr>
            </w:pPr>
            <w:ins w:id="3322" w:author="Lynn Felhofer" w:date="2020-03-20T10:11:00Z">
              <w:r w:rsidRPr="00AB5651">
                <w:rPr>
                  <w:szCs w:val="18"/>
                </w:rPr>
                <w:t>EventID</w:t>
              </w:r>
            </w:ins>
          </w:p>
        </w:tc>
        <w:tc>
          <w:tcPr>
            <w:tcW w:w="720" w:type="dxa"/>
            <w:vAlign w:val="center"/>
          </w:tcPr>
          <w:p w14:paraId="27A6AC93" w14:textId="77777777" w:rsidR="00BD51F0" w:rsidRPr="00AB5651" w:rsidRDefault="00BD51F0" w:rsidP="00240099">
            <w:pPr>
              <w:pStyle w:val="TableEntry"/>
              <w:rPr>
                <w:ins w:id="3323" w:author="Lynn Felhofer" w:date="2020-03-20T10:11:00Z"/>
                <w:szCs w:val="18"/>
              </w:rPr>
            </w:pPr>
            <w:ins w:id="3324" w:author="Lynn Felhofer" w:date="2020-03-20T10:11:00Z">
              <w:r w:rsidRPr="00AB5651">
                <w:rPr>
                  <w:szCs w:val="18"/>
                </w:rPr>
                <w:t>M</w:t>
              </w:r>
            </w:ins>
          </w:p>
        </w:tc>
        <w:tc>
          <w:tcPr>
            <w:tcW w:w="4878" w:type="dxa"/>
            <w:vAlign w:val="center"/>
          </w:tcPr>
          <w:p w14:paraId="40373DEC" w14:textId="77777777" w:rsidR="00BD51F0" w:rsidRPr="00AB5651" w:rsidRDefault="00BD51F0" w:rsidP="00240099">
            <w:pPr>
              <w:pStyle w:val="TableEntry"/>
              <w:rPr>
                <w:ins w:id="3325" w:author="Lynn Felhofer" w:date="2020-03-20T10:11:00Z"/>
                <w:szCs w:val="18"/>
              </w:rPr>
            </w:pPr>
            <w:ins w:id="3326" w:author="Lynn Felhofer" w:date="2020-03-20T10:11:00Z">
              <w:r w:rsidRPr="00AB5651">
                <w:rPr>
                  <w:szCs w:val="18"/>
                </w:rPr>
                <w:t>EV(110110, DCM, “Patient Record”)</w:t>
              </w:r>
            </w:ins>
          </w:p>
        </w:tc>
      </w:tr>
      <w:tr w:rsidR="00BD51F0" w:rsidRPr="00212469" w14:paraId="4E51C2BD" w14:textId="77777777" w:rsidTr="00240099">
        <w:trPr>
          <w:cantSplit/>
          <w:ins w:id="3327" w:author="Lynn Felhofer" w:date="2020-03-20T10:11:00Z"/>
        </w:trPr>
        <w:tc>
          <w:tcPr>
            <w:tcW w:w="1458" w:type="dxa"/>
            <w:vMerge/>
            <w:vAlign w:val="center"/>
          </w:tcPr>
          <w:p w14:paraId="596CA241" w14:textId="77777777" w:rsidR="00BD51F0" w:rsidRPr="00212469" w:rsidRDefault="00BD51F0" w:rsidP="00240099">
            <w:pPr>
              <w:pStyle w:val="TableLabel"/>
              <w:rPr>
                <w:ins w:id="3328" w:author="Lynn Felhofer" w:date="2020-03-20T10:11:00Z"/>
                <w:rFonts w:ascii="Times New Roman" w:hAnsi="Times New Roman"/>
                <w:sz w:val="16"/>
              </w:rPr>
            </w:pPr>
          </w:p>
        </w:tc>
        <w:tc>
          <w:tcPr>
            <w:tcW w:w="2610" w:type="dxa"/>
            <w:vAlign w:val="center"/>
          </w:tcPr>
          <w:p w14:paraId="3799890E" w14:textId="77777777" w:rsidR="00BD51F0" w:rsidRPr="00AB5651" w:rsidRDefault="00BD51F0" w:rsidP="00240099">
            <w:pPr>
              <w:pStyle w:val="TableEntry"/>
              <w:rPr>
                <w:ins w:id="3329" w:author="Lynn Felhofer" w:date="2020-03-20T10:11:00Z"/>
                <w:szCs w:val="18"/>
              </w:rPr>
            </w:pPr>
            <w:ins w:id="3330" w:author="Lynn Felhofer" w:date="2020-03-20T10:11:00Z">
              <w:r w:rsidRPr="00AB5651">
                <w:rPr>
                  <w:szCs w:val="18"/>
                </w:rPr>
                <w:t>EventActionCode</w:t>
              </w:r>
            </w:ins>
          </w:p>
        </w:tc>
        <w:tc>
          <w:tcPr>
            <w:tcW w:w="720" w:type="dxa"/>
            <w:vAlign w:val="center"/>
          </w:tcPr>
          <w:p w14:paraId="182BB814" w14:textId="77777777" w:rsidR="00BD51F0" w:rsidRPr="00AB5651" w:rsidRDefault="00BD51F0" w:rsidP="00240099">
            <w:pPr>
              <w:pStyle w:val="TableEntry"/>
              <w:rPr>
                <w:ins w:id="3331" w:author="Lynn Felhofer" w:date="2020-03-20T10:11:00Z"/>
                <w:szCs w:val="18"/>
              </w:rPr>
            </w:pPr>
            <w:ins w:id="3332" w:author="Lynn Felhofer" w:date="2020-03-20T10:11:00Z">
              <w:r w:rsidRPr="00AB5651">
                <w:rPr>
                  <w:szCs w:val="18"/>
                </w:rPr>
                <w:t>M</w:t>
              </w:r>
            </w:ins>
          </w:p>
        </w:tc>
        <w:tc>
          <w:tcPr>
            <w:tcW w:w="4878" w:type="dxa"/>
            <w:vAlign w:val="center"/>
          </w:tcPr>
          <w:p w14:paraId="60419082" w14:textId="77777777" w:rsidR="00BD51F0" w:rsidRPr="00AB5651" w:rsidRDefault="00BD51F0" w:rsidP="00240099">
            <w:pPr>
              <w:pStyle w:val="TableEntry"/>
              <w:rPr>
                <w:ins w:id="3333" w:author="Lynn Felhofer" w:date="2020-03-20T10:11:00Z"/>
                <w:szCs w:val="18"/>
              </w:rPr>
            </w:pPr>
            <w:ins w:id="3334" w:author="Lynn Felhofer" w:date="2020-03-20T10:11:00Z">
              <w:r w:rsidRPr="00AB5651">
                <w:rPr>
                  <w:szCs w:val="18"/>
                </w:rPr>
                <w:t>“U” (update) for A43</w:t>
              </w:r>
            </w:ins>
          </w:p>
        </w:tc>
      </w:tr>
      <w:tr w:rsidR="00BD51F0" w:rsidRPr="00212469" w14:paraId="54E7C0B1" w14:textId="77777777" w:rsidTr="00240099">
        <w:trPr>
          <w:cantSplit/>
          <w:ins w:id="3335" w:author="Lynn Felhofer" w:date="2020-03-20T10:11:00Z"/>
        </w:trPr>
        <w:tc>
          <w:tcPr>
            <w:tcW w:w="1458" w:type="dxa"/>
            <w:vMerge/>
            <w:vAlign w:val="center"/>
          </w:tcPr>
          <w:p w14:paraId="31A89BA3" w14:textId="77777777" w:rsidR="00BD51F0" w:rsidRPr="00212469" w:rsidRDefault="00BD51F0" w:rsidP="00240099">
            <w:pPr>
              <w:pStyle w:val="TableLabel"/>
              <w:rPr>
                <w:ins w:id="3336" w:author="Lynn Felhofer" w:date="2020-03-20T10:11:00Z"/>
                <w:rFonts w:ascii="Times New Roman" w:hAnsi="Times New Roman"/>
                <w:sz w:val="16"/>
              </w:rPr>
            </w:pPr>
          </w:p>
        </w:tc>
        <w:tc>
          <w:tcPr>
            <w:tcW w:w="2610" w:type="dxa"/>
            <w:vAlign w:val="center"/>
          </w:tcPr>
          <w:p w14:paraId="2C6780ED" w14:textId="77777777" w:rsidR="00BD51F0" w:rsidRPr="00AB5651" w:rsidRDefault="00BD51F0" w:rsidP="00240099">
            <w:pPr>
              <w:pStyle w:val="TableEntry"/>
              <w:rPr>
                <w:ins w:id="3337" w:author="Lynn Felhofer" w:date="2020-03-20T10:11:00Z"/>
                <w:i/>
                <w:iCs/>
                <w:szCs w:val="18"/>
              </w:rPr>
            </w:pPr>
            <w:ins w:id="3338" w:author="Lynn Felhofer" w:date="2020-03-20T10:11:00Z">
              <w:r w:rsidRPr="00AB5651">
                <w:rPr>
                  <w:i/>
                  <w:iCs/>
                  <w:szCs w:val="18"/>
                </w:rPr>
                <w:t>EventDateTime</w:t>
              </w:r>
            </w:ins>
          </w:p>
        </w:tc>
        <w:tc>
          <w:tcPr>
            <w:tcW w:w="720" w:type="dxa"/>
            <w:vAlign w:val="center"/>
          </w:tcPr>
          <w:p w14:paraId="19C9CD3B" w14:textId="77777777" w:rsidR="00BD51F0" w:rsidRPr="00AB5651" w:rsidRDefault="00BD51F0" w:rsidP="00240099">
            <w:pPr>
              <w:pStyle w:val="TableEntry"/>
              <w:rPr>
                <w:ins w:id="3339" w:author="Lynn Felhofer" w:date="2020-03-20T10:11:00Z"/>
                <w:i/>
                <w:iCs/>
                <w:szCs w:val="18"/>
              </w:rPr>
            </w:pPr>
            <w:ins w:id="3340" w:author="Lynn Felhofer" w:date="2020-03-20T10:11:00Z">
              <w:r w:rsidRPr="00AB5651">
                <w:rPr>
                  <w:i/>
                  <w:iCs/>
                  <w:szCs w:val="18"/>
                </w:rPr>
                <w:t>U</w:t>
              </w:r>
            </w:ins>
          </w:p>
        </w:tc>
        <w:tc>
          <w:tcPr>
            <w:tcW w:w="4878" w:type="dxa"/>
            <w:vAlign w:val="center"/>
          </w:tcPr>
          <w:p w14:paraId="6DD30EB2" w14:textId="77777777" w:rsidR="00BD51F0" w:rsidRPr="00AB5651" w:rsidRDefault="00BD51F0" w:rsidP="00240099">
            <w:pPr>
              <w:pStyle w:val="TableEntry"/>
              <w:rPr>
                <w:ins w:id="3341" w:author="Lynn Felhofer" w:date="2020-03-20T10:11:00Z"/>
                <w:i/>
                <w:iCs/>
                <w:szCs w:val="18"/>
              </w:rPr>
            </w:pPr>
            <w:ins w:id="3342" w:author="Lynn Felhofer" w:date="2020-03-20T10:11:00Z">
              <w:r w:rsidRPr="00AB5651">
                <w:rPr>
                  <w:i/>
                  <w:iCs/>
                  <w:szCs w:val="18"/>
                </w:rPr>
                <w:t>not specialized</w:t>
              </w:r>
            </w:ins>
          </w:p>
        </w:tc>
      </w:tr>
      <w:tr w:rsidR="00BD51F0" w:rsidRPr="00212469" w14:paraId="55967EFA" w14:textId="77777777" w:rsidTr="00240099">
        <w:trPr>
          <w:cantSplit/>
          <w:ins w:id="3343" w:author="Lynn Felhofer" w:date="2020-03-20T10:11:00Z"/>
        </w:trPr>
        <w:tc>
          <w:tcPr>
            <w:tcW w:w="1458" w:type="dxa"/>
            <w:vMerge/>
            <w:vAlign w:val="center"/>
          </w:tcPr>
          <w:p w14:paraId="59D83438" w14:textId="77777777" w:rsidR="00BD51F0" w:rsidRPr="00212469" w:rsidRDefault="00BD51F0" w:rsidP="00240099">
            <w:pPr>
              <w:pStyle w:val="TableLabel"/>
              <w:rPr>
                <w:ins w:id="3344" w:author="Lynn Felhofer" w:date="2020-03-20T10:11:00Z"/>
                <w:rFonts w:ascii="Times New Roman" w:hAnsi="Times New Roman"/>
                <w:sz w:val="16"/>
              </w:rPr>
            </w:pPr>
          </w:p>
        </w:tc>
        <w:tc>
          <w:tcPr>
            <w:tcW w:w="2610" w:type="dxa"/>
            <w:vAlign w:val="center"/>
          </w:tcPr>
          <w:p w14:paraId="56583417" w14:textId="77777777" w:rsidR="00BD51F0" w:rsidRPr="00AB5651" w:rsidRDefault="00BD51F0" w:rsidP="00240099">
            <w:pPr>
              <w:pStyle w:val="TableEntry"/>
              <w:rPr>
                <w:ins w:id="3345" w:author="Lynn Felhofer" w:date="2020-03-20T10:11:00Z"/>
                <w:i/>
                <w:iCs/>
                <w:szCs w:val="18"/>
              </w:rPr>
            </w:pPr>
            <w:ins w:id="3346" w:author="Lynn Felhofer" w:date="2020-03-20T10:11:00Z">
              <w:r w:rsidRPr="00AB5651">
                <w:rPr>
                  <w:i/>
                  <w:iCs/>
                  <w:szCs w:val="18"/>
                </w:rPr>
                <w:t>EventOutcomeIndicator</w:t>
              </w:r>
            </w:ins>
          </w:p>
        </w:tc>
        <w:tc>
          <w:tcPr>
            <w:tcW w:w="720" w:type="dxa"/>
            <w:vAlign w:val="center"/>
          </w:tcPr>
          <w:p w14:paraId="10D337D7" w14:textId="77777777" w:rsidR="00BD51F0" w:rsidRPr="00AB5651" w:rsidRDefault="00BD51F0" w:rsidP="00240099">
            <w:pPr>
              <w:pStyle w:val="TableEntry"/>
              <w:rPr>
                <w:ins w:id="3347" w:author="Lynn Felhofer" w:date="2020-03-20T10:11:00Z"/>
                <w:i/>
                <w:iCs/>
                <w:szCs w:val="18"/>
              </w:rPr>
            </w:pPr>
            <w:ins w:id="3348" w:author="Lynn Felhofer" w:date="2020-03-20T10:11:00Z">
              <w:r w:rsidRPr="00AB5651">
                <w:rPr>
                  <w:i/>
                  <w:iCs/>
                  <w:szCs w:val="18"/>
                </w:rPr>
                <w:t>U</w:t>
              </w:r>
            </w:ins>
          </w:p>
        </w:tc>
        <w:tc>
          <w:tcPr>
            <w:tcW w:w="4878" w:type="dxa"/>
            <w:vAlign w:val="center"/>
          </w:tcPr>
          <w:p w14:paraId="1211F2A6" w14:textId="77777777" w:rsidR="00BD51F0" w:rsidRPr="00AB5651" w:rsidRDefault="00BD51F0" w:rsidP="00240099">
            <w:pPr>
              <w:pStyle w:val="TableEntry"/>
              <w:rPr>
                <w:ins w:id="3349" w:author="Lynn Felhofer" w:date="2020-03-20T10:11:00Z"/>
                <w:i/>
                <w:iCs/>
                <w:szCs w:val="18"/>
              </w:rPr>
            </w:pPr>
            <w:ins w:id="3350" w:author="Lynn Felhofer" w:date="2020-03-20T10:11:00Z">
              <w:r w:rsidRPr="00AB5651">
                <w:rPr>
                  <w:i/>
                  <w:iCs/>
                  <w:szCs w:val="18"/>
                </w:rPr>
                <w:t>not specialized</w:t>
              </w:r>
            </w:ins>
          </w:p>
        </w:tc>
      </w:tr>
      <w:tr w:rsidR="00BD51F0" w:rsidRPr="00212469" w14:paraId="6A6175A9" w14:textId="77777777" w:rsidTr="00240099">
        <w:trPr>
          <w:cantSplit/>
          <w:ins w:id="3351" w:author="Lynn Felhofer" w:date="2020-03-20T10:11:00Z"/>
        </w:trPr>
        <w:tc>
          <w:tcPr>
            <w:tcW w:w="1458" w:type="dxa"/>
            <w:vMerge/>
            <w:vAlign w:val="center"/>
          </w:tcPr>
          <w:p w14:paraId="09923143" w14:textId="77777777" w:rsidR="00BD51F0" w:rsidRPr="00212469" w:rsidRDefault="00BD51F0" w:rsidP="00240099">
            <w:pPr>
              <w:pStyle w:val="TableLabel"/>
              <w:rPr>
                <w:ins w:id="3352" w:author="Lynn Felhofer" w:date="2020-03-20T10:11:00Z"/>
                <w:rFonts w:ascii="Times New Roman" w:hAnsi="Times New Roman"/>
                <w:sz w:val="16"/>
              </w:rPr>
            </w:pPr>
          </w:p>
        </w:tc>
        <w:tc>
          <w:tcPr>
            <w:tcW w:w="2610" w:type="dxa"/>
            <w:vAlign w:val="center"/>
          </w:tcPr>
          <w:p w14:paraId="48789528" w14:textId="77777777" w:rsidR="00BD51F0" w:rsidRPr="00AB5651" w:rsidRDefault="00BD51F0" w:rsidP="00240099">
            <w:pPr>
              <w:pStyle w:val="TableEntry"/>
              <w:rPr>
                <w:ins w:id="3353" w:author="Lynn Felhofer" w:date="2020-03-20T10:11:00Z"/>
                <w:szCs w:val="18"/>
              </w:rPr>
            </w:pPr>
            <w:ins w:id="3354" w:author="Lynn Felhofer" w:date="2020-03-20T10:11:00Z">
              <w:r w:rsidRPr="00AB5651">
                <w:rPr>
                  <w:szCs w:val="18"/>
                </w:rPr>
                <w:t>EventTypeCode</w:t>
              </w:r>
            </w:ins>
          </w:p>
        </w:tc>
        <w:tc>
          <w:tcPr>
            <w:tcW w:w="720" w:type="dxa"/>
            <w:vAlign w:val="center"/>
          </w:tcPr>
          <w:p w14:paraId="54FEF3C0" w14:textId="77777777" w:rsidR="00BD51F0" w:rsidRPr="00AB5651" w:rsidRDefault="00BD51F0" w:rsidP="00240099">
            <w:pPr>
              <w:pStyle w:val="TableEntry"/>
              <w:rPr>
                <w:ins w:id="3355" w:author="Lynn Felhofer" w:date="2020-03-20T10:11:00Z"/>
                <w:szCs w:val="18"/>
              </w:rPr>
            </w:pPr>
            <w:ins w:id="3356" w:author="Lynn Felhofer" w:date="2020-03-20T10:11:00Z">
              <w:r w:rsidRPr="00AB5651">
                <w:rPr>
                  <w:szCs w:val="18"/>
                </w:rPr>
                <w:t>M</w:t>
              </w:r>
            </w:ins>
          </w:p>
        </w:tc>
        <w:tc>
          <w:tcPr>
            <w:tcW w:w="4878" w:type="dxa"/>
            <w:vAlign w:val="center"/>
          </w:tcPr>
          <w:p w14:paraId="53D9ECE2" w14:textId="77777777" w:rsidR="00BD51F0" w:rsidRPr="00AB5651" w:rsidRDefault="00BD51F0" w:rsidP="00240099">
            <w:pPr>
              <w:pStyle w:val="TableEntry"/>
              <w:rPr>
                <w:ins w:id="3357" w:author="Lynn Felhofer" w:date="2020-03-20T10:11:00Z"/>
                <w:szCs w:val="18"/>
              </w:rPr>
            </w:pPr>
            <w:ins w:id="3358" w:author="Lynn Felhofer" w:date="2020-03-20T10:11:00Z">
              <w:r w:rsidRPr="00AB5651">
                <w:rPr>
                  <w:szCs w:val="18"/>
                </w:rPr>
                <w:t>EV(“ITI-64”, “IHE Transactions”, “Notify XAD-PID Link Change”)</w:t>
              </w:r>
            </w:ins>
          </w:p>
        </w:tc>
      </w:tr>
      <w:tr w:rsidR="00BD51F0" w:rsidRPr="00212469" w14:paraId="6D140594" w14:textId="77777777" w:rsidTr="00240099">
        <w:trPr>
          <w:cantSplit/>
          <w:ins w:id="3359" w:author="Lynn Felhofer" w:date="2020-03-20T10:11:00Z"/>
        </w:trPr>
        <w:tc>
          <w:tcPr>
            <w:tcW w:w="9666" w:type="dxa"/>
            <w:gridSpan w:val="4"/>
          </w:tcPr>
          <w:p w14:paraId="37EBD340" w14:textId="77777777" w:rsidR="00BD51F0" w:rsidRPr="00212469" w:rsidRDefault="00BD51F0" w:rsidP="00240099">
            <w:pPr>
              <w:pStyle w:val="TableEntry"/>
              <w:rPr>
                <w:ins w:id="3360" w:author="Lynn Felhofer" w:date="2020-03-20T10:11:00Z"/>
              </w:rPr>
            </w:pPr>
            <w:ins w:id="3361" w:author="Lynn Felhofer" w:date="2020-03-20T10:11:00Z">
              <w:r w:rsidRPr="00212469">
                <w:t>Source (Patient Identifier Cross-Reference Manager) (1)</w:t>
              </w:r>
            </w:ins>
          </w:p>
        </w:tc>
      </w:tr>
      <w:tr w:rsidR="00BD51F0" w:rsidRPr="00212469" w14:paraId="569D4703" w14:textId="77777777" w:rsidTr="00240099">
        <w:trPr>
          <w:cantSplit/>
          <w:ins w:id="3362" w:author="Lynn Felhofer" w:date="2020-03-20T10:11:00Z"/>
        </w:trPr>
        <w:tc>
          <w:tcPr>
            <w:tcW w:w="9666" w:type="dxa"/>
            <w:gridSpan w:val="4"/>
          </w:tcPr>
          <w:p w14:paraId="3426FBF9" w14:textId="77777777" w:rsidR="00BD51F0" w:rsidRPr="00212469" w:rsidRDefault="00BD51F0" w:rsidP="00240099">
            <w:pPr>
              <w:pStyle w:val="TableEntry"/>
              <w:rPr>
                <w:ins w:id="3363" w:author="Lynn Felhofer" w:date="2020-03-20T10:11:00Z"/>
              </w:rPr>
            </w:pPr>
            <w:ins w:id="3364" w:author="Lynn Felhofer" w:date="2020-03-20T10:11:00Z">
              <w:r w:rsidRPr="00212469">
                <w:t>Destination (Document Registry) (1)</w:t>
              </w:r>
            </w:ins>
          </w:p>
        </w:tc>
      </w:tr>
      <w:tr w:rsidR="00BD51F0" w:rsidRPr="00212469" w14:paraId="02E3D83A" w14:textId="77777777" w:rsidTr="00240099">
        <w:trPr>
          <w:cantSplit/>
          <w:ins w:id="3365" w:author="Lynn Felhofer" w:date="2020-03-20T10:11:00Z"/>
        </w:trPr>
        <w:tc>
          <w:tcPr>
            <w:tcW w:w="9666" w:type="dxa"/>
            <w:gridSpan w:val="4"/>
          </w:tcPr>
          <w:p w14:paraId="6ABA29D6" w14:textId="77777777" w:rsidR="00BD51F0" w:rsidRPr="00212469" w:rsidRDefault="00BD51F0" w:rsidP="00240099">
            <w:pPr>
              <w:pStyle w:val="TableEntry"/>
              <w:rPr>
                <w:ins w:id="3366" w:author="Lynn Felhofer" w:date="2020-03-20T10:11:00Z"/>
              </w:rPr>
            </w:pPr>
            <w:ins w:id="3367" w:author="Lynn Felhofer" w:date="2020-03-20T10:11:00Z">
              <w:r w:rsidRPr="00212469">
                <w:t>Audit Source (Document Registry) (1)</w:t>
              </w:r>
            </w:ins>
          </w:p>
        </w:tc>
      </w:tr>
      <w:tr w:rsidR="00BD51F0" w:rsidRPr="00212469" w14:paraId="43EA83B6" w14:textId="77777777" w:rsidTr="00240099">
        <w:trPr>
          <w:cantSplit/>
          <w:ins w:id="3368" w:author="Lynn Felhofer" w:date="2020-03-20T10:11:00Z"/>
        </w:trPr>
        <w:tc>
          <w:tcPr>
            <w:tcW w:w="9666" w:type="dxa"/>
            <w:gridSpan w:val="4"/>
          </w:tcPr>
          <w:p w14:paraId="79EAE89B" w14:textId="77777777" w:rsidR="00BD51F0" w:rsidRPr="00212469" w:rsidRDefault="00BD51F0" w:rsidP="00240099">
            <w:pPr>
              <w:pStyle w:val="TableEntry"/>
              <w:rPr>
                <w:ins w:id="3369" w:author="Lynn Felhofer" w:date="2020-03-20T10:11:00Z"/>
              </w:rPr>
            </w:pPr>
            <w:ins w:id="3370" w:author="Lynn Felhofer" w:date="2020-03-20T10:11:00Z">
              <w:r w:rsidRPr="00212469">
                <w:t>localPatientId (1)</w:t>
              </w:r>
            </w:ins>
          </w:p>
        </w:tc>
      </w:tr>
      <w:tr w:rsidR="00BD51F0" w:rsidRPr="00212469" w14:paraId="21E5D347" w14:textId="77777777" w:rsidTr="00240099">
        <w:trPr>
          <w:cantSplit/>
          <w:ins w:id="3371" w:author="Lynn Felhofer" w:date="2020-03-20T10:11:00Z"/>
        </w:trPr>
        <w:tc>
          <w:tcPr>
            <w:tcW w:w="9666" w:type="dxa"/>
            <w:gridSpan w:val="4"/>
          </w:tcPr>
          <w:p w14:paraId="16CBC233" w14:textId="77777777" w:rsidR="00BD51F0" w:rsidRPr="00212469" w:rsidRDefault="00BD51F0" w:rsidP="00240099">
            <w:pPr>
              <w:pStyle w:val="TableEntry"/>
              <w:rPr>
                <w:ins w:id="3372" w:author="Lynn Felhofer" w:date="2020-03-20T10:11:00Z"/>
              </w:rPr>
            </w:pPr>
            <w:ins w:id="3373" w:author="Lynn Felhofer" w:date="2020-03-20T10:11:00Z">
              <w:r w:rsidRPr="00212469">
                <w:t>subsumedLocalPatientId (0..1)</w:t>
              </w:r>
            </w:ins>
          </w:p>
        </w:tc>
      </w:tr>
      <w:tr w:rsidR="00BD51F0" w:rsidRPr="00212469" w14:paraId="25BD34CD" w14:textId="77777777" w:rsidTr="00240099">
        <w:trPr>
          <w:cantSplit/>
          <w:ins w:id="3374" w:author="Lynn Felhofer" w:date="2020-03-20T10:11:00Z"/>
        </w:trPr>
        <w:tc>
          <w:tcPr>
            <w:tcW w:w="9666" w:type="dxa"/>
            <w:gridSpan w:val="4"/>
          </w:tcPr>
          <w:p w14:paraId="08E71FD7" w14:textId="77777777" w:rsidR="00BD51F0" w:rsidRPr="00212469" w:rsidRDefault="00BD51F0" w:rsidP="00240099">
            <w:pPr>
              <w:pStyle w:val="TableEntry"/>
              <w:rPr>
                <w:ins w:id="3375" w:author="Lynn Felhofer" w:date="2020-03-20T10:11:00Z"/>
              </w:rPr>
            </w:pPr>
            <w:ins w:id="3376" w:author="Lynn Felhofer" w:date="2020-03-20T10:11:00Z">
              <w:r w:rsidRPr="00212469">
                <w:t>newPatientId(1)</w:t>
              </w:r>
            </w:ins>
          </w:p>
        </w:tc>
      </w:tr>
      <w:tr w:rsidR="00BD51F0" w:rsidRPr="00212469" w14:paraId="0DC175CA" w14:textId="77777777" w:rsidTr="00240099">
        <w:trPr>
          <w:cantSplit/>
          <w:ins w:id="3377" w:author="Lynn Felhofer" w:date="2020-03-20T10:11:00Z"/>
        </w:trPr>
        <w:tc>
          <w:tcPr>
            <w:tcW w:w="9666" w:type="dxa"/>
            <w:gridSpan w:val="4"/>
          </w:tcPr>
          <w:p w14:paraId="669F7111" w14:textId="77777777" w:rsidR="00BD51F0" w:rsidRPr="00212469" w:rsidRDefault="00BD51F0" w:rsidP="00240099">
            <w:pPr>
              <w:pStyle w:val="TableEntry"/>
              <w:rPr>
                <w:ins w:id="3378" w:author="Lynn Felhofer" w:date="2020-03-20T10:11:00Z"/>
              </w:rPr>
            </w:pPr>
            <w:ins w:id="3379" w:author="Lynn Felhofer" w:date="2020-03-20T10:11:00Z">
              <w:r w:rsidRPr="00212469">
                <w:t>previousPatientId(1)</w:t>
              </w:r>
            </w:ins>
          </w:p>
        </w:tc>
      </w:tr>
      <w:tr w:rsidR="00BD51F0" w:rsidRPr="00212469" w14:paraId="48CB1CF8" w14:textId="77777777" w:rsidTr="00240099">
        <w:trPr>
          <w:cantSplit/>
          <w:ins w:id="3380" w:author="Lynn Felhofer" w:date="2020-03-20T10:11:00Z"/>
        </w:trPr>
        <w:tc>
          <w:tcPr>
            <w:tcW w:w="9666" w:type="dxa"/>
            <w:gridSpan w:val="4"/>
          </w:tcPr>
          <w:p w14:paraId="51D08D57" w14:textId="77777777" w:rsidR="00BD51F0" w:rsidRPr="00212469" w:rsidRDefault="00BD51F0" w:rsidP="00240099">
            <w:pPr>
              <w:pStyle w:val="TableEntry"/>
              <w:rPr>
                <w:ins w:id="3381" w:author="Lynn Felhofer" w:date="2020-03-20T10:11:00Z"/>
              </w:rPr>
            </w:pPr>
            <w:ins w:id="3382" w:author="Lynn Felhofer" w:date="2020-03-20T10:11:00Z">
              <w:r w:rsidRPr="00212469">
                <w:t>SubmissionSet (1)</w:t>
              </w:r>
            </w:ins>
          </w:p>
        </w:tc>
      </w:tr>
    </w:tbl>
    <w:p w14:paraId="3323322F" w14:textId="77777777" w:rsidR="00BD51F0" w:rsidRPr="00212469" w:rsidRDefault="00BD51F0" w:rsidP="00BD51F0">
      <w:pPr>
        <w:pStyle w:val="BodyText"/>
        <w:rPr>
          <w:ins w:id="3383" w:author="Lynn Felhofer" w:date="2020-03-20T10:11:00Z"/>
          <w:b/>
          <w:i/>
        </w:rPr>
      </w:pPr>
      <w:ins w:id="3384" w:author="Lynn Felhofer" w:date="2020-03-20T10:11:00Z">
        <w:r w:rsidRPr="00212469">
          <w:t>Where:</w:t>
        </w:r>
      </w:ins>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BD51F0" w:rsidRPr="00212469" w14:paraId="08D14B18" w14:textId="77777777" w:rsidTr="00240099">
        <w:trPr>
          <w:cantSplit/>
          <w:ins w:id="3385" w:author="Lynn Felhofer" w:date="2020-03-20T10:11:00Z"/>
        </w:trPr>
        <w:tc>
          <w:tcPr>
            <w:tcW w:w="1548" w:type="dxa"/>
            <w:vMerge w:val="restart"/>
          </w:tcPr>
          <w:p w14:paraId="6848F19D" w14:textId="77777777" w:rsidR="00BD51F0" w:rsidRPr="00212469" w:rsidRDefault="00BD51F0" w:rsidP="00240099">
            <w:pPr>
              <w:pStyle w:val="TableEntryHeader"/>
              <w:rPr>
                <w:ins w:id="3386" w:author="Lynn Felhofer" w:date="2020-03-20T10:11:00Z"/>
              </w:rPr>
            </w:pPr>
            <w:ins w:id="3387" w:author="Lynn Felhofer" w:date="2020-03-20T10:11:00Z">
              <w:r w:rsidRPr="00212469">
                <w:lastRenderedPageBreak/>
                <w:t>Source</w:t>
              </w:r>
            </w:ins>
          </w:p>
          <w:p w14:paraId="516A0B3F" w14:textId="77777777" w:rsidR="00BD51F0" w:rsidRPr="00AB5651" w:rsidRDefault="00BD51F0" w:rsidP="00240099">
            <w:pPr>
              <w:pStyle w:val="TableEntryHeader"/>
              <w:rPr>
                <w:ins w:id="3388" w:author="Lynn Felhofer" w:date="2020-03-20T10:11:00Z"/>
                <w:bCs/>
                <w:sz w:val="12"/>
              </w:rPr>
            </w:pPr>
            <w:ins w:id="3389" w:author="Lynn Felhofer" w:date="2020-03-20T10:11:00Z">
              <w:r w:rsidRPr="00AB5651">
                <w:rPr>
                  <w:bCs/>
                  <w:sz w:val="12"/>
                </w:rPr>
                <w:t>AuditMessage/</w:t>
              </w:r>
              <w:r w:rsidRPr="00AB5651">
                <w:rPr>
                  <w:bCs/>
                  <w:sz w:val="12"/>
                </w:rPr>
                <w:br/>
                <w:t>ActiveParticipant</w:t>
              </w:r>
            </w:ins>
          </w:p>
        </w:tc>
        <w:tc>
          <w:tcPr>
            <w:tcW w:w="2520" w:type="dxa"/>
            <w:vAlign w:val="center"/>
          </w:tcPr>
          <w:p w14:paraId="6C3E4959" w14:textId="77777777" w:rsidR="00BD51F0" w:rsidRPr="00AB5651" w:rsidRDefault="00BD51F0" w:rsidP="00240099">
            <w:pPr>
              <w:pStyle w:val="TableEntry"/>
              <w:rPr>
                <w:ins w:id="3390" w:author="Lynn Felhofer" w:date="2020-03-20T10:11:00Z"/>
                <w:szCs w:val="18"/>
              </w:rPr>
            </w:pPr>
            <w:ins w:id="3391" w:author="Lynn Felhofer" w:date="2020-03-20T10:11:00Z">
              <w:r w:rsidRPr="00AB5651">
                <w:rPr>
                  <w:szCs w:val="18"/>
                </w:rPr>
                <w:t>UserID</w:t>
              </w:r>
            </w:ins>
          </w:p>
        </w:tc>
        <w:tc>
          <w:tcPr>
            <w:tcW w:w="630" w:type="dxa"/>
            <w:vAlign w:val="center"/>
          </w:tcPr>
          <w:p w14:paraId="2C90D6E4" w14:textId="77777777" w:rsidR="00BD51F0" w:rsidRPr="00AB5651" w:rsidRDefault="00BD51F0" w:rsidP="00240099">
            <w:pPr>
              <w:pStyle w:val="TableEntry"/>
              <w:jc w:val="center"/>
              <w:rPr>
                <w:ins w:id="3392" w:author="Lynn Felhofer" w:date="2020-03-20T10:11:00Z"/>
                <w:szCs w:val="18"/>
              </w:rPr>
            </w:pPr>
            <w:ins w:id="3393" w:author="Lynn Felhofer" w:date="2020-03-20T10:11:00Z">
              <w:r w:rsidRPr="00AB5651">
                <w:rPr>
                  <w:szCs w:val="18"/>
                </w:rPr>
                <w:t>M</w:t>
              </w:r>
            </w:ins>
          </w:p>
        </w:tc>
        <w:tc>
          <w:tcPr>
            <w:tcW w:w="4968" w:type="dxa"/>
            <w:vAlign w:val="center"/>
          </w:tcPr>
          <w:p w14:paraId="4B90B089" w14:textId="77777777" w:rsidR="00BD51F0" w:rsidRPr="00AB5651" w:rsidRDefault="00BD51F0" w:rsidP="00240099">
            <w:pPr>
              <w:pStyle w:val="TableEntry"/>
              <w:rPr>
                <w:ins w:id="3394" w:author="Lynn Felhofer" w:date="2020-03-20T10:11:00Z"/>
                <w:szCs w:val="18"/>
              </w:rPr>
            </w:pPr>
            <w:ins w:id="3395" w:author="Lynn Felhofer" w:date="2020-03-20T10:11:00Z">
              <w:r w:rsidRPr="00AB5651">
                <w:rPr>
                  <w:szCs w:val="18"/>
                </w:rPr>
                <w:t>The identity of the Patient Identity Cross-Reference Manager facility and sending application from the HL7 message; concatenated together, separated by the character.</w:t>
              </w:r>
            </w:ins>
          </w:p>
        </w:tc>
      </w:tr>
      <w:tr w:rsidR="00BD51F0" w:rsidRPr="00212469" w14:paraId="385A5591" w14:textId="77777777" w:rsidTr="00240099">
        <w:trPr>
          <w:cantSplit/>
          <w:ins w:id="3396" w:author="Lynn Felhofer" w:date="2020-03-20T10:11:00Z"/>
        </w:trPr>
        <w:tc>
          <w:tcPr>
            <w:tcW w:w="1548" w:type="dxa"/>
            <w:vMerge/>
            <w:textDirection w:val="btLr"/>
            <w:vAlign w:val="center"/>
          </w:tcPr>
          <w:p w14:paraId="603A8A98" w14:textId="77777777" w:rsidR="00BD51F0" w:rsidRPr="00212469" w:rsidRDefault="00BD51F0" w:rsidP="00240099">
            <w:pPr>
              <w:pStyle w:val="TableLabel"/>
              <w:rPr>
                <w:ins w:id="3397" w:author="Lynn Felhofer" w:date="2020-03-20T10:11:00Z"/>
                <w:rFonts w:ascii="Times New Roman" w:hAnsi="Times New Roman"/>
                <w:sz w:val="16"/>
              </w:rPr>
            </w:pPr>
          </w:p>
        </w:tc>
        <w:tc>
          <w:tcPr>
            <w:tcW w:w="2520" w:type="dxa"/>
            <w:vAlign w:val="center"/>
          </w:tcPr>
          <w:p w14:paraId="40E3CFDF" w14:textId="77777777" w:rsidR="00BD51F0" w:rsidRPr="00AB5651" w:rsidRDefault="00BD51F0" w:rsidP="00240099">
            <w:pPr>
              <w:pStyle w:val="TableEntry"/>
              <w:rPr>
                <w:ins w:id="3398" w:author="Lynn Felhofer" w:date="2020-03-20T10:11:00Z"/>
                <w:i/>
                <w:iCs/>
                <w:szCs w:val="18"/>
              </w:rPr>
            </w:pPr>
            <w:ins w:id="3399" w:author="Lynn Felhofer" w:date="2020-03-20T10:11:00Z">
              <w:r w:rsidRPr="00AB5651">
                <w:rPr>
                  <w:i/>
                  <w:iCs/>
                  <w:szCs w:val="18"/>
                </w:rPr>
                <w:t>AlternativeUserID</w:t>
              </w:r>
            </w:ins>
          </w:p>
        </w:tc>
        <w:tc>
          <w:tcPr>
            <w:tcW w:w="630" w:type="dxa"/>
            <w:vAlign w:val="center"/>
          </w:tcPr>
          <w:p w14:paraId="7EAA7201" w14:textId="77777777" w:rsidR="00BD51F0" w:rsidRPr="00AB5651" w:rsidRDefault="00BD51F0" w:rsidP="00240099">
            <w:pPr>
              <w:pStyle w:val="TableEntry"/>
              <w:jc w:val="center"/>
              <w:rPr>
                <w:ins w:id="3400" w:author="Lynn Felhofer" w:date="2020-03-20T10:11:00Z"/>
                <w:i/>
                <w:iCs/>
                <w:szCs w:val="18"/>
              </w:rPr>
            </w:pPr>
            <w:ins w:id="3401" w:author="Lynn Felhofer" w:date="2020-03-20T10:11:00Z">
              <w:r w:rsidRPr="00AB5651">
                <w:rPr>
                  <w:i/>
                  <w:iCs/>
                  <w:szCs w:val="18"/>
                </w:rPr>
                <w:t>U</w:t>
              </w:r>
            </w:ins>
          </w:p>
        </w:tc>
        <w:tc>
          <w:tcPr>
            <w:tcW w:w="4968" w:type="dxa"/>
            <w:vAlign w:val="center"/>
          </w:tcPr>
          <w:p w14:paraId="6BE481F4" w14:textId="77777777" w:rsidR="00BD51F0" w:rsidRPr="00AB5651" w:rsidRDefault="00BD51F0" w:rsidP="00240099">
            <w:pPr>
              <w:pStyle w:val="TableEntry"/>
              <w:rPr>
                <w:ins w:id="3402" w:author="Lynn Felhofer" w:date="2020-03-20T10:11:00Z"/>
                <w:i/>
                <w:iCs/>
                <w:szCs w:val="18"/>
              </w:rPr>
            </w:pPr>
            <w:ins w:id="3403" w:author="Lynn Felhofer" w:date="2020-03-20T10:11:00Z">
              <w:r w:rsidRPr="00AB5651">
                <w:rPr>
                  <w:i/>
                  <w:iCs/>
                  <w:szCs w:val="18"/>
                </w:rPr>
                <w:t>not specialized</w:t>
              </w:r>
            </w:ins>
          </w:p>
        </w:tc>
      </w:tr>
      <w:tr w:rsidR="00BD51F0" w:rsidRPr="00212469" w14:paraId="3452234F" w14:textId="77777777" w:rsidTr="00240099">
        <w:trPr>
          <w:cantSplit/>
          <w:ins w:id="3404" w:author="Lynn Felhofer" w:date="2020-03-20T10:11:00Z"/>
        </w:trPr>
        <w:tc>
          <w:tcPr>
            <w:tcW w:w="1548" w:type="dxa"/>
            <w:vMerge/>
            <w:textDirection w:val="btLr"/>
            <w:vAlign w:val="center"/>
          </w:tcPr>
          <w:p w14:paraId="7C91731D" w14:textId="77777777" w:rsidR="00BD51F0" w:rsidRPr="00212469" w:rsidRDefault="00BD51F0" w:rsidP="00240099">
            <w:pPr>
              <w:pStyle w:val="TableLabel"/>
              <w:rPr>
                <w:ins w:id="3405" w:author="Lynn Felhofer" w:date="2020-03-20T10:11:00Z"/>
                <w:rFonts w:ascii="Times New Roman" w:hAnsi="Times New Roman"/>
                <w:sz w:val="16"/>
              </w:rPr>
            </w:pPr>
          </w:p>
        </w:tc>
        <w:tc>
          <w:tcPr>
            <w:tcW w:w="2520" w:type="dxa"/>
            <w:vAlign w:val="center"/>
          </w:tcPr>
          <w:p w14:paraId="72FA1EC3" w14:textId="77777777" w:rsidR="00BD51F0" w:rsidRPr="00AB5651" w:rsidRDefault="00BD51F0" w:rsidP="00240099">
            <w:pPr>
              <w:pStyle w:val="TableEntry"/>
              <w:rPr>
                <w:ins w:id="3406" w:author="Lynn Felhofer" w:date="2020-03-20T10:11:00Z"/>
                <w:i/>
                <w:iCs/>
                <w:szCs w:val="18"/>
              </w:rPr>
            </w:pPr>
            <w:ins w:id="3407" w:author="Lynn Felhofer" w:date="2020-03-20T10:11:00Z">
              <w:r w:rsidRPr="00AB5651">
                <w:rPr>
                  <w:i/>
                  <w:iCs/>
                  <w:szCs w:val="18"/>
                </w:rPr>
                <w:t>UserName</w:t>
              </w:r>
            </w:ins>
          </w:p>
        </w:tc>
        <w:tc>
          <w:tcPr>
            <w:tcW w:w="630" w:type="dxa"/>
            <w:vAlign w:val="center"/>
          </w:tcPr>
          <w:p w14:paraId="007B092B" w14:textId="77777777" w:rsidR="00BD51F0" w:rsidRPr="00AB5651" w:rsidRDefault="00BD51F0" w:rsidP="00240099">
            <w:pPr>
              <w:pStyle w:val="TableEntry"/>
              <w:jc w:val="center"/>
              <w:rPr>
                <w:ins w:id="3408" w:author="Lynn Felhofer" w:date="2020-03-20T10:11:00Z"/>
                <w:i/>
                <w:iCs/>
                <w:szCs w:val="18"/>
              </w:rPr>
            </w:pPr>
            <w:ins w:id="3409" w:author="Lynn Felhofer" w:date="2020-03-20T10:11:00Z">
              <w:r w:rsidRPr="00AB5651">
                <w:rPr>
                  <w:i/>
                  <w:iCs/>
                  <w:szCs w:val="18"/>
                </w:rPr>
                <w:t>U</w:t>
              </w:r>
            </w:ins>
          </w:p>
        </w:tc>
        <w:tc>
          <w:tcPr>
            <w:tcW w:w="4968" w:type="dxa"/>
            <w:vAlign w:val="center"/>
          </w:tcPr>
          <w:p w14:paraId="0B1B6082" w14:textId="77777777" w:rsidR="00BD51F0" w:rsidRPr="00AB5651" w:rsidRDefault="00BD51F0" w:rsidP="00240099">
            <w:pPr>
              <w:pStyle w:val="TableEntry"/>
              <w:rPr>
                <w:ins w:id="3410" w:author="Lynn Felhofer" w:date="2020-03-20T10:11:00Z"/>
                <w:i/>
                <w:iCs/>
                <w:szCs w:val="18"/>
              </w:rPr>
            </w:pPr>
            <w:ins w:id="3411" w:author="Lynn Felhofer" w:date="2020-03-20T10:11:00Z">
              <w:r w:rsidRPr="00AB5651">
                <w:rPr>
                  <w:i/>
                  <w:iCs/>
                  <w:szCs w:val="18"/>
                </w:rPr>
                <w:t>not specialized</w:t>
              </w:r>
            </w:ins>
          </w:p>
        </w:tc>
      </w:tr>
      <w:tr w:rsidR="00BD51F0" w:rsidRPr="00212469" w14:paraId="4A9F8F1D" w14:textId="77777777" w:rsidTr="00240099">
        <w:trPr>
          <w:cantSplit/>
          <w:ins w:id="3412" w:author="Lynn Felhofer" w:date="2020-03-20T10:11:00Z"/>
        </w:trPr>
        <w:tc>
          <w:tcPr>
            <w:tcW w:w="1548" w:type="dxa"/>
            <w:vMerge/>
            <w:textDirection w:val="btLr"/>
            <w:vAlign w:val="center"/>
          </w:tcPr>
          <w:p w14:paraId="4E216900" w14:textId="77777777" w:rsidR="00BD51F0" w:rsidRPr="00212469" w:rsidRDefault="00BD51F0" w:rsidP="00240099">
            <w:pPr>
              <w:pStyle w:val="TableLabel"/>
              <w:rPr>
                <w:ins w:id="3413" w:author="Lynn Felhofer" w:date="2020-03-20T10:11:00Z"/>
                <w:rFonts w:ascii="Times New Roman" w:hAnsi="Times New Roman"/>
                <w:sz w:val="16"/>
              </w:rPr>
            </w:pPr>
          </w:p>
        </w:tc>
        <w:tc>
          <w:tcPr>
            <w:tcW w:w="2520" w:type="dxa"/>
            <w:vAlign w:val="center"/>
          </w:tcPr>
          <w:p w14:paraId="72C5F848" w14:textId="77777777" w:rsidR="00BD51F0" w:rsidRPr="00AB5651" w:rsidRDefault="00BD51F0" w:rsidP="00240099">
            <w:pPr>
              <w:pStyle w:val="TableEntry"/>
              <w:rPr>
                <w:ins w:id="3414" w:author="Lynn Felhofer" w:date="2020-03-20T10:11:00Z"/>
                <w:i/>
                <w:iCs/>
              </w:rPr>
            </w:pPr>
            <w:ins w:id="3415" w:author="Lynn Felhofer" w:date="2020-03-20T10:11:00Z">
              <w:r w:rsidRPr="00AB5651">
                <w:rPr>
                  <w:i/>
                  <w:iCs/>
                </w:rPr>
                <w:t>UserIsRequestor</w:t>
              </w:r>
            </w:ins>
          </w:p>
        </w:tc>
        <w:tc>
          <w:tcPr>
            <w:tcW w:w="630" w:type="dxa"/>
            <w:vAlign w:val="center"/>
          </w:tcPr>
          <w:p w14:paraId="2FD2CB0F" w14:textId="77777777" w:rsidR="00BD51F0" w:rsidRPr="00AB5651" w:rsidRDefault="00BD51F0" w:rsidP="00240099">
            <w:pPr>
              <w:pStyle w:val="TableEntry"/>
              <w:jc w:val="center"/>
              <w:rPr>
                <w:ins w:id="3416" w:author="Lynn Felhofer" w:date="2020-03-20T10:11:00Z"/>
                <w:i/>
                <w:iCs/>
              </w:rPr>
            </w:pPr>
            <w:ins w:id="3417" w:author="Lynn Felhofer" w:date="2020-03-20T10:11:00Z">
              <w:r w:rsidRPr="00AB5651">
                <w:rPr>
                  <w:i/>
                  <w:iCs/>
                  <w:szCs w:val="18"/>
                </w:rPr>
                <w:t>U</w:t>
              </w:r>
            </w:ins>
          </w:p>
        </w:tc>
        <w:tc>
          <w:tcPr>
            <w:tcW w:w="4968" w:type="dxa"/>
            <w:vAlign w:val="center"/>
          </w:tcPr>
          <w:p w14:paraId="44C4BD50" w14:textId="77777777" w:rsidR="00BD51F0" w:rsidRPr="00AB5651" w:rsidRDefault="00BD51F0" w:rsidP="00240099">
            <w:pPr>
              <w:pStyle w:val="TableEntry"/>
              <w:rPr>
                <w:ins w:id="3418" w:author="Lynn Felhofer" w:date="2020-03-20T10:11:00Z"/>
                <w:i/>
                <w:iCs/>
              </w:rPr>
            </w:pPr>
            <w:ins w:id="3419" w:author="Lynn Felhofer" w:date="2020-03-20T10:11:00Z">
              <w:r w:rsidRPr="00AB5651">
                <w:rPr>
                  <w:i/>
                  <w:iCs/>
                </w:rPr>
                <w:t>not specialized</w:t>
              </w:r>
            </w:ins>
          </w:p>
        </w:tc>
      </w:tr>
      <w:tr w:rsidR="00BD51F0" w:rsidRPr="00212469" w14:paraId="140C0FDF" w14:textId="77777777" w:rsidTr="00240099">
        <w:trPr>
          <w:cantSplit/>
          <w:ins w:id="3420" w:author="Lynn Felhofer" w:date="2020-03-20T10:11:00Z"/>
        </w:trPr>
        <w:tc>
          <w:tcPr>
            <w:tcW w:w="1548" w:type="dxa"/>
            <w:vMerge/>
            <w:textDirection w:val="btLr"/>
            <w:vAlign w:val="center"/>
          </w:tcPr>
          <w:p w14:paraId="66421856" w14:textId="77777777" w:rsidR="00BD51F0" w:rsidRPr="00212469" w:rsidRDefault="00BD51F0" w:rsidP="00240099">
            <w:pPr>
              <w:pStyle w:val="TableLabel"/>
              <w:rPr>
                <w:ins w:id="3421" w:author="Lynn Felhofer" w:date="2020-03-20T10:11:00Z"/>
                <w:rFonts w:ascii="Times New Roman" w:hAnsi="Times New Roman"/>
                <w:sz w:val="16"/>
              </w:rPr>
            </w:pPr>
          </w:p>
        </w:tc>
        <w:tc>
          <w:tcPr>
            <w:tcW w:w="2520" w:type="dxa"/>
            <w:vAlign w:val="center"/>
          </w:tcPr>
          <w:p w14:paraId="10AC7C0E" w14:textId="77777777" w:rsidR="00BD51F0" w:rsidRPr="00AB5651" w:rsidRDefault="00BD51F0" w:rsidP="00240099">
            <w:pPr>
              <w:pStyle w:val="TableEntry"/>
              <w:rPr>
                <w:ins w:id="3422" w:author="Lynn Felhofer" w:date="2020-03-20T10:11:00Z"/>
                <w:szCs w:val="18"/>
              </w:rPr>
            </w:pPr>
            <w:ins w:id="3423" w:author="Lynn Felhofer" w:date="2020-03-20T10:11:00Z">
              <w:r w:rsidRPr="00AB5651">
                <w:rPr>
                  <w:szCs w:val="18"/>
                </w:rPr>
                <w:t>RoleIDCode</w:t>
              </w:r>
            </w:ins>
          </w:p>
        </w:tc>
        <w:tc>
          <w:tcPr>
            <w:tcW w:w="630" w:type="dxa"/>
            <w:vAlign w:val="center"/>
          </w:tcPr>
          <w:p w14:paraId="441FCC46" w14:textId="77777777" w:rsidR="00BD51F0" w:rsidRPr="00AB5651" w:rsidRDefault="00BD51F0" w:rsidP="00240099">
            <w:pPr>
              <w:pStyle w:val="TableEntry"/>
              <w:jc w:val="center"/>
              <w:rPr>
                <w:ins w:id="3424" w:author="Lynn Felhofer" w:date="2020-03-20T10:11:00Z"/>
                <w:szCs w:val="18"/>
              </w:rPr>
            </w:pPr>
            <w:ins w:id="3425" w:author="Lynn Felhofer" w:date="2020-03-20T10:11:00Z">
              <w:r w:rsidRPr="00AB5651">
                <w:rPr>
                  <w:szCs w:val="18"/>
                </w:rPr>
                <w:t>M</w:t>
              </w:r>
            </w:ins>
          </w:p>
        </w:tc>
        <w:tc>
          <w:tcPr>
            <w:tcW w:w="4968" w:type="dxa"/>
            <w:vAlign w:val="center"/>
          </w:tcPr>
          <w:p w14:paraId="12EC7332" w14:textId="77777777" w:rsidR="00BD51F0" w:rsidRPr="00AB5651" w:rsidRDefault="00BD51F0" w:rsidP="00240099">
            <w:pPr>
              <w:pStyle w:val="TableEntry"/>
              <w:rPr>
                <w:ins w:id="3426" w:author="Lynn Felhofer" w:date="2020-03-20T10:11:00Z"/>
                <w:szCs w:val="18"/>
              </w:rPr>
            </w:pPr>
            <w:ins w:id="3427" w:author="Lynn Felhofer" w:date="2020-03-20T10:11:00Z">
              <w:r w:rsidRPr="00AB5651">
                <w:rPr>
                  <w:szCs w:val="18"/>
                </w:rPr>
                <w:t>EV(110153, DCM, “Source”)</w:t>
              </w:r>
            </w:ins>
          </w:p>
        </w:tc>
      </w:tr>
      <w:tr w:rsidR="00BD51F0" w:rsidRPr="00212469" w14:paraId="065699D5" w14:textId="77777777" w:rsidTr="00240099">
        <w:trPr>
          <w:cantSplit/>
          <w:ins w:id="3428" w:author="Lynn Felhofer" w:date="2020-03-20T10:11:00Z"/>
        </w:trPr>
        <w:tc>
          <w:tcPr>
            <w:tcW w:w="1548" w:type="dxa"/>
            <w:vMerge/>
            <w:textDirection w:val="btLr"/>
            <w:vAlign w:val="center"/>
          </w:tcPr>
          <w:p w14:paraId="2DC99529" w14:textId="77777777" w:rsidR="00BD51F0" w:rsidRPr="00212469" w:rsidRDefault="00BD51F0" w:rsidP="00240099">
            <w:pPr>
              <w:pStyle w:val="TableLabel"/>
              <w:rPr>
                <w:ins w:id="3429" w:author="Lynn Felhofer" w:date="2020-03-20T10:11:00Z"/>
                <w:rFonts w:ascii="Times New Roman" w:hAnsi="Times New Roman"/>
                <w:sz w:val="16"/>
              </w:rPr>
            </w:pPr>
          </w:p>
        </w:tc>
        <w:tc>
          <w:tcPr>
            <w:tcW w:w="2520" w:type="dxa"/>
            <w:vAlign w:val="center"/>
          </w:tcPr>
          <w:p w14:paraId="296C13BF" w14:textId="77777777" w:rsidR="00BD51F0" w:rsidRPr="00AB5651" w:rsidRDefault="00BD51F0" w:rsidP="00240099">
            <w:pPr>
              <w:pStyle w:val="TableEntry"/>
              <w:rPr>
                <w:ins w:id="3430" w:author="Lynn Felhofer" w:date="2020-03-20T10:11:00Z"/>
                <w:iCs/>
                <w:szCs w:val="18"/>
              </w:rPr>
            </w:pPr>
            <w:ins w:id="3431" w:author="Lynn Felhofer" w:date="2020-03-20T10:11:00Z">
              <w:r w:rsidRPr="00AB5651">
                <w:rPr>
                  <w:iCs/>
                  <w:szCs w:val="18"/>
                </w:rPr>
                <w:t>NetworkAccessPointTypeCode</w:t>
              </w:r>
            </w:ins>
          </w:p>
        </w:tc>
        <w:tc>
          <w:tcPr>
            <w:tcW w:w="630" w:type="dxa"/>
            <w:vAlign w:val="center"/>
          </w:tcPr>
          <w:p w14:paraId="323E55A9" w14:textId="77777777" w:rsidR="00BD51F0" w:rsidRPr="00AB5651" w:rsidRDefault="00BD51F0" w:rsidP="00240099">
            <w:pPr>
              <w:pStyle w:val="TableEntry"/>
              <w:jc w:val="center"/>
              <w:rPr>
                <w:ins w:id="3432" w:author="Lynn Felhofer" w:date="2020-03-20T10:11:00Z"/>
                <w:iCs/>
                <w:szCs w:val="18"/>
              </w:rPr>
            </w:pPr>
            <w:ins w:id="3433" w:author="Lynn Felhofer" w:date="2020-03-20T10:11:00Z">
              <w:r w:rsidRPr="00AB5651">
                <w:rPr>
                  <w:iCs/>
                  <w:szCs w:val="18"/>
                </w:rPr>
                <w:t>M</w:t>
              </w:r>
            </w:ins>
          </w:p>
        </w:tc>
        <w:tc>
          <w:tcPr>
            <w:tcW w:w="4968" w:type="dxa"/>
            <w:vAlign w:val="center"/>
          </w:tcPr>
          <w:p w14:paraId="1C6914FB" w14:textId="77777777" w:rsidR="00BD51F0" w:rsidRPr="00AB5651" w:rsidRDefault="00BD51F0" w:rsidP="00240099">
            <w:pPr>
              <w:pStyle w:val="TableEntry"/>
              <w:rPr>
                <w:ins w:id="3434" w:author="Lynn Felhofer" w:date="2020-03-20T10:11:00Z"/>
                <w:szCs w:val="18"/>
              </w:rPr>
            </w:pPr>
            <w:ins w:id="3435" w:author="Lynn Felhofer" w:date="2020-03-20T10:11:00Z">
              <w:r w:rsidRPr="00AB5651">
                <w:rPr>
                  <w:szCs w:val="18"/>
                </w:rPr>
                <w:t>“1” for machine (DNS) name, “2” for IP address</w:t>
              </w:r>
            </w:ins>
          </w:p>
        </w:tc>
      </w:tr>
      <w:tr w:rsidR="00BD51F0" w:rsidRPr="00212469" w14:paraId="481DBA02" w14:textId="77777777" w:rsidTr="00240099">
        <w:trPr>
          <w:cantSplit/>
          <w:ins w:id="3436" w:author="Lynn Felhofer" w:date="2020-03-20T10:11:00Z"/>
        </w:trPr>
        <w:tc>
          <w:tcPr>
            <w:tcW w:w="1548" w:type="dxa"/>
            <w:vMerge/>
            <w:textDirection w:val="btLr"/>
            <w:vAlign w:val="center"/>
          </w:tcPr>
          <w:p w14:paraId="43584025" w14:textId="77777777" w:rsidR="00BD51F0" w:rsidRPr="00212469" w:rsidRDefault="00BD51F0" w:rsidP="00240099">
            <w:pPr>
              <w:pStyle w:val="TableLabel"/>
              <w:rPr>
                <w:ins w:id="3437" w:author="Lynn Felhofer" w:date="2020-03-20T10:11:00Z"/>
                <w:rFonts w:ascii="Times New Roman" w:hAnsi="Times New Roman"/>
                <w:sz w:val="16"/>
              </w:rPr>
            </w:pPr>
          </w:p>
        </w:tc>
        <w:tc>
          <w:tcPr>
            <w:tcW w:w="2520" w:type="dxa"/>
            <w:vAlign w:val="center"/>
          </w:tcPr>
          <w:p w14:paraId="2BA19506" w14:textId="77777777" w:rsidR="00BD51F0" w:rsidRPr="00AB5651" w:rsidRDefault="00BD51F0" w:rsidP="00240099">
            <w:pPr>
              <w:pStyle w:val="TableEntry"/>
              <w:rPr>
                <w:ins w:id="3438" w:author="Lynn Felhofer" w:date="2020-03-20T10:11:00Z"/>
                <w:iCs/>
                <w:szCs w:val="18"/>
              </w:rPr>
            </w:pPr>
            <w:ins w:id="3439" w:author="Lynn Felhofer" w:date="2020-03-20T10:11:00Z">
              <w:r w:rsidRPr="00AB5651">
                <w:rPr>
                  <w:iCs/>
                  <w:szCs w:val="18"/>
                </w:rPr>
                <w:t>NetworkAccessPointID</w:t>
              </w:r>
            </w:ins>
          </w:p>
        </w:tc>
        <w:tc>
          <w:tcPr>
            <w:tcW w:w="630" w:type="dxa"/>
            <w:vAlign w:val="center"/>
          </w:tcPr>
          <w:p w14:paraId="70DEC8E4" w14:textId="77777777" w:rsidR="00BD51F0" w:rsidRPr="00AB5651" w:rsidRDefault="00BD51F0" w:rsidP="00240099">
            <w:pPr>
              <w:pStyle w:val="TableEntry"/>
              <w:jc w:val="center"/>
              <w:rPr>
                <w:ins w:id="3440" w:author="Lynn Felhofer" w:date="2020-03-20T10:11:00Z"/>
                <w:iCs/>
                <w:szCs w:val="18"/>
              </w:rPr>
            </w:pPr>
            <w:ins w:id="3441" w:author="Lynn Felhofer" w:date="2020-03-20T10:11:00Z">
              <w:r w:rsidRPr="00AB5651">
                <w:rPr>
                  <w:iCs/>
                  <w:szCs w:val="18"/>
                </w:rPr>
                <w:t>M</w:t>
              </w:r>
            </w:ins>
          </w:p>
        </w:tc>
        <w:tc>
          <w:tcPr>
            <w:tcW w:w="4968" w:type="dxa"/>
            <w:vAlign w:val="center"/>
          </w:tcPr>
          <w:p w14:paraId="2DCDB822" w14:textId="77777777" w:rsidR="00BD51F0" w:rsidRPr="00AB5651" w:rsidRDefault="00BD51F0" w:rsidP="00240099">
            <w:pPr>
              <w:pStyle w:val="TableEntry"/>
              <w:rPr>
                <w:ins w:id="3442" w:author="Lynn Felhofer" w:date="2020-03-20T10:11:00Z"/>
                <w:szCs w:val="18"/>
              </w:rPr>
            </w:pPr>
            <w:ins w:id="3443" w:author="Lynn Felhofer" w:date="2020-03-20T10:11:00Z">
              <w:r w:rsidRPr="00AB5651">
                <w:rPr>
                  <w:szCs w:val="18"/>
                </w:rPr>
                <w:t>The machine name or IP address</w:t>
              </w:r>
            </w:ins>
          </w:p>
        </w:tc>
      </w:tr>
    </w:tbl>
    <w:p w14:paraId="3775A768" w14:textId="77777777" w:rsidR="00BD51F0" w:rsidRPr="00212469" w:rsidRDefault="00BD51F0" w:rsidP="00BD51F0">
      <w:pPr>
        <w:pStyle w:val="BodyText"/>
        <w:rPr>
          <w:ins w:id="3444" w:author="Lynn Felhofer" w:date="2020-03-20T10:11:00Z"/>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BD51F0" w:rsidRPr="00212469" w14:paraId="120CFB0A" w14:textId="77777777" w:rsidTr="00240099">
        <w:trPr>
          <w:cantSplit/>
          <w:ins w:id="3445" w:author="Lynn Felhofer" w:date="2020-03-20T10:11:00Z"/>
        </w:trPr>
        <w:tc>
          <w:tcPr>
            <w:tcW w:w="1548" w:type="dxa"/>
            <w:vMerge w:val="restart"/>
          </w:tcPr>
          <w:p w14:paraId="37A421F7" w14:textId="77777777" w:rsidR="00BD51F0" w:rsidRPr="00212469" w:rsidRDefault="00BD51F0" w:rsidP="00240099">
            <w:pPr>
              <w:pStyle w:val="TableEntryHeader"/>
              <w:rPr>
                <w:ins w:id="3446" w:author="Lynn Felhofer" w:date="2020-03-20T10:11:00Z"/>
              </w:rPr>
            </w:pPr>
            <w:ins w:id="3447" w:author="Lynn Felhofer" w:date="2020-03-20T10:11:00Z">
              <w:r w:rsidRPr="00212469">
                <w:t>Destination</w:t>
              </w:r>
            </w:ins>
          </w:p>
          <w:p w14:paraId="2EB7CAC3" w14:textId="77777777" w:rsidR="00BD51F0" w:rsidRPr="00AB5651" w:rsidRDefault="00BD51F0" w:rsidP="00240099">
            <w:pPr>
              <w:pStyle w:val="TableEntryHeader"/>
              <w:rPr>
                <w:ins w:id="3448" w:author="Lynn Felhofer" w:date="2020-03-20T10:11:00Z"/>
                <w:bCs/>
                <w:sz w:val="12"/>
              </w:rPr>
            </w:pPr>
            <w:ins w:id="3449" w:author="Lynn Felhofer" w:date="2020-03-20T10:11:00Z">
              <w:r w:rsidRPr="00AB5651">
                <w:rPr>
                  <w:bCs/>
                  <w:sz w:val="12"/>
                </w:rPr>
                <w:t>AuditMessage/</w:t>
              </w:r>
              <w:r w:rsidRPr="00AB5651">
                <w:rPr>
                  <w:bCs/>
                  <w:sz w:val="12"/>
                </w:rPr>
                <w:br/>
                <w:t>ActiveParticipant</w:t>
              </w:r>
            </w:ins>
          </w:p>
        </w:tc>
        <w:tc>
          <w:tcPr>
            <w:tcW w:w="2520" w:type="dxa"/>
            <w:vAlign w:val="center"/>
          </w:tcPr>
          <w:p w14:paraId="5BEA5FFF" w14:textId="77777777" w:rsidR="00BD51F0" w:rsidRPr="00AB5651" w:rsidRDefault="00BD51F0" w:rsidP="00240099">
            <w:pPr>
              <w:pStyle w:val="TableEntry"/>
              <w:rPr>
                <w:ins w:id="3450" w:author="Lynn Felhofer" w:date="2020-03-20T10:11:00Z"/>
                <w:szCs w:val="18"/>
              </w:rPr>
            </w:pPr>
            <w:ins w:id="3451" w:author="Lynn Felhofer" w:date="2020-03-20T10:11:00Z">
              <w:r w:rsidRPr="00AB5651">
                <w:rPr>
                  <w:szCs w:val="18"/>
                </w:rPr>
                <w:t>UserID</w:t>
              </w:r>
            </w:ins>
          </w:p>
        </w:tc>
        <w:tc>
          <w:tcPr>
            <w:tcW w:w="630" w:type="dxa"/>
            <w:vAlign w:val="center"/>
          </w:tcPr>
          <w:p w14:paraId="4971AC94" w14:textId="77777777" w:rsidR="00BD51F0" w:rsidRPr="00AB5651" w:rsidRDefault="00BD51F0" w:rsidP="00240099">
            <w:pPr>
              <w:pStyle w:val="TableEntry"/>
              <w:jc w:val="center"/>
              <w:rPr>
                <w:ins w:id="3452" w:author="Lynn Felhofer" w:date="2020-03-20T10:11:00Z"/>
                <w:szCs w:val="18"/>
              </w:rPr>
            </w:pPr>
            <w:ins w:id="3453" w:author="Lynn Felhofer" w:date="2020-03-20T10:11:00Z">
              <w:r w:rsidRPr="00AB5651">
                <w:rPr>
                  <w:szCs w:val="18"/>
                </w:rPr>
                <w:t>M</w:t>
              </w:r>
            </w:ins>
          </w:p>
        </w:tc>
        <w:tc>
          <w:tcPr>
            <w:tcW w:w="4968" w:type="dxa"/>
            <w:vAlign w:val="center"/>
          </w:tcPr>
          <w:p w14:paraId="28F675AB" w14:textId="77777777" w:rsidR="00BD51F0" w:rsidRPr="00AB5651" w:rsidRDefault="00BD51F0" w:rsidP="00240099">
            <w:pPr>
              <w:pStyle w:val="TableEntry"/>
              <w:rPr>
                <w:ins w:id="3454" w:author="Lynn Felhofer" w:date="2020-03-20T10:11:00Z"/>
                <w:szCs w:val="18"/>
              </w:rPr>
            </w:pPr>
            <w:ins w:id="3455" w:author="Lynn Felhofer" w:date="2020-03-20T10:11:00Z">
              <w:r w:rsidRPr="00AB5651">
                <w:rPr>
                  <w:szCs w:val="18"/>
                </w:rPr>
                <w:t>The identity of the Document Registry facility and receiving application from the HL7 message; concatenated together, separated by the | character.</w:t>
              </w:r>
            </w:ins>
          </w:p>
        </w:tc>
      </w:tr>
      <w:tr w:rsidR="00BD51F0" w:rsidRPr="00212469" w14:paraId="6D4735A7" w14:textId="77777777" w:rsidTr="00240099">
        <w:trPr>
          <w:cantSplit/>
          <w:ins w:id="3456" w:author="Lynn Felhofer" w:date="2020-03-20T10:11:00Z"/>
        </w:trPr>
        <w:tc>
          <w:tcPr>
            <w:tcW w:w="1548" w:type="dxa"/>
            <w:vMerge/>
            <w:textDirection w:val="btLr"/>
            <w:vAlign w:val="center"/>
          </w:tcPr>
          <w:p w14:paraId="170760EA" w14:textId="77777777" w:rsidR="00BD51F0" w:rsidRPr="00212469" w:rsidRDefault="00BD51F0" w:rsidP="00240099">
            <w:pPr>
              <w:pStyle w:val="TableLabel"/>
              <w:rPr>
                <w:ins w:id="3457" w:author="Lynn Felhofer" w:date="2020-03-20T10:11:00Z"/>
                <w:rFonts w:ascii="Times New Roman" w:hAnsi="Times New Roman"/>
                <w:sz w:val="16"/>
              </w:rPr>
            </w:pPr>
          </w:p>
        </w:tc>
        <w:tc>
          <w:tcPr>
            <w:tcW w:w="2520" w:type="dxa"/>
            <w:vAlign w:val="center"/>
          </w:tcPr>
          <w:p w14:paraId="111D9FEB" w14:textId="77777777" w:rsidR="00BD51F0" w:rsidRPr="00AB5651" w:rsidRDefault="00BD51F0" w:rsidP="00240099">
            <w:pPr>
              <w:pStyle w:val="TableEntry"/>
              <w:rPr>
                <w:ins w:id="3458" w:author="Lynn Felhofer" w:date="2020-03-20T10:11:00Z"/>
                <w:szCs w:val="18"/>
              </w:rPr>
            </w:pPr>
            <w:ins w:id="3459" w:author="Lynn Felhofer" w:date="2020-03-20T10:11:00Z">
              <w:r w:rsidRPr="00AB5651">
                <w:rPr>
                  <w:szCs w:val="18"/>
                </w:rPr>
                <w:t>AlternativeUserID</w:t>
              </w:r>
            </w:ins>
          </w:p>
        </w:tc>
        <w:tc>
          <w:tcPr>
            <w:tcW w:w="630" w:type="dxa"/>
            <w:vAlign w:val="center"/>
          </w:tcPr>
          <w:p w14:paraId="388CA29C" w14:textId="77777777" w:rsidR="00BD51F0" w:rsidRPr="00AB5651" w:rsidRDefault="00BD51F0" w:rsidP="00240099">
            <w:pPr>
              <w:pStyle w:val="TableEntry"/>
              <w:jc w:val="center"/>
              <w:rPr>
                <w:ins w:id="3460" w:author="Lynn Felhofer" w:date="2020-03-20T10:11:00Z"/>
                <w:szCs w:val="18"/>
              </w:rPr>
            </w:pPr>
            <w:ins w:id="3461" w:author="Lynn Felhofer" w:date="2020-03-20T10:11:00Z">
              <w:r w:rsidRPr="00AB5651">
                <w:rPr>
                  <w:szCs w:val="18"/>
                </w:rPr>
                <w:t>M</w:t>
              </w:r>
            </w:ins>
          </w:p>
        </w:tc>
        <w:tc>
          <w:tcPr>
            <w:tcW w:w="4968" w:type="dxa"/>
            <w:vAlign w:val="center"/>
          </w:tcPr>
          <w:p w14:paraId="064702E8" w14:textId="77777777" w:rsidR="00BD51F0" w:rsidRPr="00AB5651" w:rsidRDefault="00BD51F0" w:rsidP="00240099">
            <w:pPr>
              <w:pStyle w:val="TableEntry"/>
              <w:rPr>
                <w:ins w:id="3462" w:author="Lynn Felhofer" w:date="2020-03-20T10:11:00Z"/>
                <w:i/>
                <w:iCs/>
                <w:szCs w:val="18"/>
              </w:rPr>
            </w:pPr>
            <w:ins w:id="3463" w:author="Lynn Felhofer" w:date="2020-03-20T10:11:00Z">
              <w:r w:rsidRPr="00AB5651">
                <w:rPr>
                  <w:szCs w:val="18"/>
                </w:rPr>
                <w:t>The process ID as used within the local operating system in the local system logs.</w:t>
              </w:r>
            </w:ins>
          </w:p>
        </w:tc>
      </w:tr>
      <w:tr w:rsidR="00BD51F0" w:rsidRPr="00212469" w14:paraId="2009CC27" w14:textId="77777777" w:rsidTr="00240099">
        <w:trPr>
          <w:cantSplit/>
          <w:ins w:id="3464" w:author="Lynn Felhofer" w:date="2020-03-20T10:11:00Z"/>
        </w:trPr>
        <w:tc>
          <w:tcPr>
            <w:tcW w:w="1548" w:type="dxa"/>
            <w:vMerge/>
            <w:textDirection w:val="btLr"/>
            <w:vAlign w:val="center"/>
          </w:tcPr>
          <w:p w14:paraId="5FE22A6C" w14:textId="77777777" w:rsidR="00BD51F0" w:rsidRPr="00212469" w:rsidRDefault="00BD51F0" w:rsidP="00240099">
            <w:pPr>
              <w:pStyle w:val="TableLabel"/>
              <w:rPr>
                <w:ins w:id="3465" w:author="Lynn Felhofer" w:date="2020-03-20T10:11:00Z"/>
                <w:rFonts w:ascii="Times New Roman" w:hAnsi="Times New Roman"/>
                <w:sz w:val="16"/>
              </w:rPr>
            </w:pPr>
          </w:p>
        </w:tc>
        <w:tc>
          <w:tcPr>
            <w:tcW w:w="2520" w:type="dxa"/>
            <w:vAlign w:val="center"/>
          </w:tcPr>
          <w:p w14:paraId="02825AAA" w14:textId="77777777" w:rsidR="00BD51F0" w:rsidRPr="00AB5651" w:rsidRDefault="00BD51F0" w:rsidP="00240099">
            <w:pPr>
              <w:pStyle w:val="TableEntry"/>
              <w:rPr>
                <w:ins w:id="3466" w:author="Lynn Felhofer" w:date="2020-03-20T10:11:00Z"/>
                <w:i/>
                <w:iCs/>
                <w:szCs w:val="18"/>
              </w:rPr>
            </w:pPr>
            <w:ins w:id="3467" w:author="Lynn Felhofer" w:date="2020-03-20T10:11:00Z">
              <w:r w:rsidRPr="00AB5651">
                <w:rPr>
                  <w:i/>
                  <w:iCs/>
                  <w:szCs w:val="18"/>
                </w:rPr>
                <w:t>UserName</w:t>
              </w:r>
            </w:ins>
          </w:p>
        </w:tc>
        <w:tc>
          <w:tcPr>
            <w:tcW w:w="630" w:type="dxa"/>
            <w:vAlign w:val="center"/>
          </w:tcPr>
          <w:p w14:paraId="5DDCCEAC" w14:textId="77777777" w:rsidR="00BD51F0" w:rsidRPr="00AB5651" w:rsidRDefault="00BD51F0" w:rsidP="00240099">
            <w:pPr>
              <w:pStyle w:val="TableEntry"/>
              <w:jc w:val="center"/>
              <w:rPr>
                <w:ins w:id="3468" w:author="Lynn Felhofer" w:date="2020-03-20T10:11:00Z"/>
                <w:i/>
                <w:iCs/>
                <w:szCs w:val="18"/>
              </w:rPr>
            </w:pPr>
            <w:ins w:id="3469" w:author="Lynn Felhofer" w:date="2020-03-20T10:11:00Z">
              <w:r w:rsidRPr="00AB5651">
                <w:rPr>
                  <w:i/>
                  <w:iCs/>
                  <w:szCs w:val="18"/>
                </w:rPr>
                <w:t>U</w:t>
              </w:r>
            </w:ins>
          </w:p>
        </w:tc>
        <w:tc>
          <w:tcPr>
            <w:tcW w:w="4968" w:type="dxa"/>
            <w:vAlign w:val="center"/>
          </w:tcPr>
          <w:p w14:paraId="7AF18F0C" w14:textId="77777777" w:rsidR="00BD51F0" w:rsidRPr="00AB5651" w:rsidRDefault="00BD51F0" w:rsidP="00240099">
            <w:pPr>
              <w:pStyle w:val="TableEntry"/>
              <w:rPr>
                <w:ins w:id="3470" w:author="Lynn Felhofer" w:date="2020-03-20T10:11:00Z"/>
                <w:i/>
                <w:iCs/>
                <w:szCs w:val="18"/>
              </w:rPr>
            </w:pPr>
            <w:ins w:id="3471" w:author="Lynn Felhofer" w:date="2020-03-20T10:11:00Z">
              <w:r w:rsidRPr="00AB5651">
                <w:rPr>
                  <w:i/>
                  <w:iCs/>
                  <w:szCs w:val="18"/>
                </w:rPr>
                <w:t>not specialized</w:t>
              </w:r>
            </w:ins>
          </w:p>
        </w:tc>
      </w:tr>
      <w:tr w:rsidR="00BD51F0" w:rsidRPr="00212469" w14:paraId="7CACCCF7" w14:textId="77777777" w:rsidTr="00240099">
        <w:trPr>
          <w:cantSplit/>
          <w:ins w:id="3472" w:author="Lynn Felhofer" w:date="2020-03-20T10:11:00Z"/>
        </w:trPr>
        <w:tc>
          <w:tcPr>
            <w:tcW w:w="1548" w:type="dxa"/>
            <w:vMerge/>
            <w:textDirection w:val="btLr"/>
            <w:vAlign w:val="center"/>
          </w:tcPr>
          <w:p w14:paraId="32E9B355" w14:textId="77777777" w:rsidR="00BD51F0" w:rsidRPr="00212469" w:rsidRDefault="00BD51F0" w:rsidP="00240099">
            <w:pPr>
              <w:pStyle w:val="TableLabel"/>
              <w:rPr>
                <w:ins w:id="3473" w:author="Lynn Felhofer" w:date="2020-03-20T10:11:00Z"/>
                <w:rFonts w:ascii="Times New Roman" w:hAnsi="Times New Roman"/>
                <w:sz w:val="16"/>
              </w:rPr>
            </w:pPr>
          </w:p>
        </w:tc>
        <w:tc>
          <w:tcPr>
            <w:tcW w:w="2520" w:type="dxa"/>
            <w:vAlign w:val="center"/>
          </w:tcPr>
          <w:p w14:paraId="4A91A270" w14:textId="77777777" w:rsidR="00BD51F0" w:rsidRPr="00AB5651" w:rsidRDefault="00BD51F0" w:rsidP="00240099">
            <w:pPr>
              <w:pStyle w:val="TableEntry"/>
              <w:rPr>
                <w:ins w:id="3474" w:author="Lynn Felhofer" w:date="2020-03-20T10:11:00Z"/>
                <w:i/>
                <w:iCs/>
                <w:szCs w:val="18"/>
              </w:rPr>
            </w:pPr>
            <w:ins w:id="3475" w:author="Lynn Felhofer" w:date="2020-03-20T10:11:00Z">
              <w:r w:rsidRPr="00AB5651">
                <w:rPr>
                  <w:i/>
                  <w:iCs/>
                  <w:szCs w:val="18"/>
                </w:rPr>
                <w:t>UserIsRequestor</w:t>
              </w:r>
            </w:ins>
          </w:p>
        </w:tc>
        <w:tc>
          <w:tcPr>
            <w:tcW w:w="630" w:type="dxa"/>
            <w:vAlign w:val="center"/>
          </w:tcPr>
          <w:p w14:paraId="5011855E" w14:textId="77777777" w:rsidR="00BD51F0" w:rsidRPr="00AB5651" w:rsidRDefault="00BD51F0" w:rsidP="00240099">
            <w:pPr>
              <w:pStyle w:val="TableEntry"/>
              <w:jc w:val="center"/>
              <w:rPr>
                <w:ins w:id="3476" w:author="Lynn Felhofer" w:date="2020-03-20T10:11:00Z"/>
                <w:iCs/>
                <w:szCs w:val="18"/>
              </w:rPr>
            </w:pPr>
            <w:ins w:id="3477" w:author="Lynn Felhofer" w:date="2020-03-20T10:11:00Z">
              <w:r w:rsidRPr="00AB5651">
                <w:rPr>
                  <w:i/>
                  <w:iCs/>
                  <w:szCs w:val="18"/>
                </w:rPr>
                <w:t>U</w:t>
              </w:r>
            </w:ins>
          </w:p>
        </w:tc>
        <w:tc>
          <w:tcPr>
            <w:tcW w:w="4968" w:type="dxa"/>
            <w:vAlign w:val="center"/>
          </w:tcPr>
          <w:p w14:paraId="4B364974" w14:textId="77777777" w:rsidR="00BD51F0" w:rsidRPr="00AB5651" w:rsidRDefault="00BD51F0" w:rsidP="00240099">
            <w:pPr>
              <w:pStyle w:val="TableEntry"/>
              <w:rPr>
                <w:ins w:id="3478" w:author="Lynn Felhofer" w:date="2020-03-20T10:11:00Z"/>
                <w:iCs/>
                <w:szCs w:val="18"/>
              </w:rPr>
            </w:pPr>
            <w:ins w:id="3479" w:author="Lynn Felhofer" w:date="2020-03-20T10:11:00Z">
              <w:r w:rsidRPr="00AB5651">
                <w:rPr>
                  <w:i/>
                  <w:iCs/>
                  <w:szCs w:val="18"/>
                </w:rPr>
                <w:t>not specialized</w:t>
              </w:r>
            </w:ins>
          </w:p>
        </w:tc>
      </w:tr>
      <w:tr w:rsidR="00BD51F0" w:rsidRPr="00212469" w14:paraId="531F62D0" w14:textId="77777777" w:rsidTr="00240099">
        <w:trPr>
          <w:cantSplit/>
          <w:ins w:id="3480" w:author="Lynn Felhofer" w:date="2020-03-20T10:11:00Z"/>
        </w:trPr>
        <w:tc>
          <w:tcPr>
            <w:tcW w:w="1548" w:type="dxa"/>
            <w:vMerge/>
            <w:textDirection w:val="btLr"/>
            <w:vAlign w:val="center"/>
          </w:tcPr>
          <w:p w14:paraId="0C401A2B" w14:textId="77777777" w:rsidR="00BD51F0" w:rsidRPr="00212469" w:rsidRDefault="00BD51F0" w:rsidP="00240099">
            <w:pPr>
              <w:pStyle w:val="TableLabel"/>
              <w:rPr>
                <w:ins w:id="3481" w:author="Lynn Felhofer" w:date="2020-03-20T10:11:00Z"/>
                <w:rFonts w:ascii="Times New Roman" w:hAnsi="Times New Roman"/>
                <w:sz w:val="16"/>
              </w:rPr>
            </w:pPr>
          </w:p>
        </w:tc>
        <w:tc>
          <w:tcPr>
            <w:tcW w:w="2520" w:type="dxa"/>
            <w:vAlign w:val="center"/>
          </w:tcPr>
          <w:p w14:paraId="12388F9B" w14:textId="77777777" w:rsidR="00BD51F0" w:rsidRPr="00AB5651" w:rsidRDefault="00BD51F0" w:rsidP="00240099">
            <w:pPr>
              <w:pStyle w:val="TableEntry"/>
              <w:rPr>
                <w:ins w:id="3482" w:author="Lynn Felhofer" w:date="2020-03-20T10:11:00Z"/>
                <w:szCs w:val="18"/>
              </w:rPr>
            </w:pPr>
            <w:ins w:id="3483" w:author="Lynn Felhofer" w:date="2020-03-20T10:11:00Z">
              <w:r w:rsidRPr="00AB5651">
                <w:rPr>
                  <w:szCs w:val="18"/>
                </w:rPr>
                <w:t>RoleIDCode</w:t>
              </w:r>
            </w:ins>
          </w:p>
        </w:tc>
        <w:tc>
          <w:tcPr>
            <w:tcW w:w="630" w:type="dxa"/>
            <w:vAlign w:val="center"/>
          </w:tcPr>
          <w:p w14:paraId="1EE9F8B0" w14:textId="77777777" w:rsidR="00BD51F0" w:rsidRPr="00AB5651" w:rsidRDefault="00BD51F0" w:rsidP="00240099">
            <w:pPr>
              <w:pStyle w:val="TableEntry"/>
              <w:jc w:val="center"/>
              <w:rPr>
                <w:ins w:id="3484" w:author="Lynn Felhofer" w:date="2020-03-20T10:11:00Z"/>
                <w:szCs w:val="18"/>
              </w:rPr>
            </w:pPr>
            <w:ins w:id="3485" w:author="Lynn Felhofer" w:date="2020-03-20T10:11:00Z">
              <w:r w:rsidRPr="00AB5651">
                <w:rPr>
                  <w:szCs w:val="18"/>
                </w:rPr>
                <w:t>M</w:t>
              </w:r>
            </w:ins>
          </w:p>
        </w:tc>
        <w:tc>
          <w:tcPr>
            <w:tcW w:w="4968" w:type="dxa"/>
            <w:vAlign w:val="center"/>
          </w:tcPr>
          <w:p w14:paraId="10F64771" w14:textId="77777777" w:rsidR="00BD51F0" w:rsidRPr="00AB5651" w:rsidRDefault="00BD51F0" w:rsidP="00240099">
            <w:pPr>
              <w:pStyle w:val="TableEntry"/>
              <w:rPr>
                <w:ins w:id="3486" w:author="Lynn Felhofer" w:date="2020-03-20T10:11:00Z"/>
                <w:szCs w:val="18"/>
              </w:rPr>
            </w:pPr>
            <w:ins w:id="3487" w:author="Lynn Felhofer" w:date="2020-03-20T10:11:00Z">
              <w:r w:rsidRPr="00AB5651">
                <w:rPr>
                  <w:szCs w:val="18"/>
                </w:rPr>
                <w:t>EV(110152, DCM, “Destination”)</w:t>
              </w:r>
            </w:ins>
          </w:p>
        </w:tc>
      </w:tr>
      <w:tr w:rsidR="00BD51F0" w:rsidRPr="00212469" w14:paraId="0A12F326" w14:textId="77777777" w:rsidTr="00240099">
        <w:trPr>
          <w:cantSplit/>
          <w:ins w:id="3488" w:author="Lynn Felhofer" w:date="2020-03-20T10:11:00Z"/>
        </w:trPr>
        <w:tc>
          <w:tcPr>
            <w:tcW w:w="1548" w:type="dxa"/>
            <w:vMerge/>
            <w:textDirection w:val="btLr"/>
            <w:vAlign w:val="center"/>
          </w:tcPr>
          <w:p w14:paraId="761E9835" w14:textId="77777777" w:rsidR="00BD51F0" w:rsidRPr="00212469" w:rsidRDefault="00BD51F0" w:rsidP="00240099">
            <w:pPr>
              <w:pStyle w:val="TableLabel"/>
              <w:rPr>
                <w:ins w:id="3489" w:author="Lynn Felhofer" w:date="2020-03-20T10:11:00Z"/>
                <w:rFonts w:ascii="Times New Roman" w:hAnsi="Times New Roman"/>
                <w:sz w:val="16"/>
              </w:rPr>
            </w:pPr>
          </w:p>
        </w:tc>
        <w:tc>
          <w:tcPr>
            <w:tcW w:w="2520" w:type="dxa"/>
            <w:vAlign w:val="center"/>
          </w:tcPr>
          <w:p w14:paraId="0EC21082" w14:textId="77777777" w:rsidR="00BD51F0" w:rsidRPr="00AB5651" w:rsidRDefault="00BD51F0" w:rsidP="00240099">
            <w:pPr>
              <w:pStyle w:val="TableEntry"/>
              <w:rPr>
                <w:ins w:id="3490" w:author="Lynn Felhofer" w:date="2020-03-20T10:11:00Z"/>
                <w:iCs/>
                <w:szCs w:val="18"/>
              </w:rPr>
            </w:pPr>
            <w:ins w:id="3491" w:author="Lynn Felhofer" w:date="2020-03-20T10:11:00Z">
              <w:r w:rsidRPr="00AB5651">
                <w:rPr>
                  <w:iCs/>
                  <w:szCs w:val="18"/>
                </w:rPr>
                <w:t>NetworkAccessPointTypeCode</w:t>
              </w:r>
            </w:ins>
          </w:p>
        </w:tc>
        <w:tc>
          <w:tcPr>
            <w:tcW w:w="630" w:type="dxa"/>
            <w:vAlign w:val="center"/>
          </w:tcPr>
          <w:p w14:paraId="46000A64" w14:textId="77777777" w:rsidR="00BD51F0" w:rsidRPr="00AB5651" w:rsidRDefault="00BD51F0" w:rsidP="00240099">
            <w:pPr>
              <w:pStyle w:val="TableEntry"/>
              <w:jc w:val="center"/>
              <w:rPr>
                <w:ins w:id="3492" w:author="Lynn Felhofer" w:date="2020-03-20T10:11:00Z"/>
                <w:iCs/>
                <w:szCs w:val="18"/>
              </w:rPr>
            </w:pPr>
            <w:ins w:id="3493" w:author="Lynn Felhofer" w:date="2020-03-20T10:11:00Z">
              <w:r w:rsidRPr="00AB5651">
                <w:rPr>
                  <w:iCs/>
                  <w:szCs w:val="18"/>
                </w:rPr>
                <w:t>M</w:t>
              </w:r>
            </w:ins>
          </w:p>
        </w:tc>
        <w:tc>
          <w:tcPr>
            <w:tcW w:w="4968" w:type="dxa"/>
            <w:vAlign w:val="center"/>
          </w:tcPr>
          <w:p w14:paraId="0A9B7CE4" w14:textId="77777777" w:rsidR="00BD51F0" w:rsidRPr="00AB5651" w:rsidRDefault="00BD51F0" w:rsidP="00240099">
            <w:pPr>
              <w:pStyle w:val="TableEntry"/>
              <w:rPr>
                <w:ins w:id="3494" w:author="Lynn Felhofer" w:date="2020-03-20T10:11:00Z"/>
                <w:szCs w:val="18"/>
              </w:rPr>
            </w:pPr>
            <w:ins w:id="3495" w:author="Lynn Felhofer" w:date="2020-03-20T10:11:00Z">
              <w:r w:rsidRPr="00AB5651">
                <w:rPr>
                  <w:szCs w:val="18"/>
                </w:rPr>
                <w:t>“1” for machine (DNS) name, “2” for IP address</w:t>
              </w:r>
            </w:ins>
          </w:p>
        </w:tc>
      </w:tr>
      <w:tr w:rsidR="00BD51F0" w:rsidRPr="00212469" w14:paraId="0316FE2E" w14:textId="77777777" w:rsidTr="00240099">
        <w:trPr>
          <w:cantSplit/>
          <w:ins w:id="3496" w:author="Lynn Felhofer" w:date="2020-03-20T10:11:00Z"/>
        </w:trPr>
        <w:tc>
          <w:tcPr>
            <w:tcW w:w="1548" w:type="dxa"/>
            <w:vMerge/>
            <w:textDirection w:val="btLr"/>
            <w:vAlign w:val="center"/>
          </w:tcPr>
          <w:p w14:paraId="1406B4C0" w14:textId="77777777" w:rsidR="00BD51F0" w:rsidRPr="00212469" w:rsidRDefault="00BD51F0" w:rsidP="00240099">
            <w:pPr>
              <w:pStyle w:val="TableLabel"/>
              <w:rPr>
                <w:ins w:id="3497" w:author="Lynn Felhofer" w:date="2020-03-20T10:11:00Z"/>
                <w:rFonts w:ascii="Times New Roman" w:hAnsi="Times New Roman"/>
                <w:sz w:val="16"/>
              </w:rPr>
            </w:pPr>
          </w:p>
        </w:tc>
        <w:tc>
          <w:tcPr>
            <w:tcW w:w="2520" w:type="dxa"/>
            <w:vAlign w:val="center"/>
          </w:tcPr>
          <w:p w14:paraId="6050E936" w14:textId="77777777" w:rsidR="00BD51F0" w:rsidRPr="00AB5651" w:rsidRDefault="00BD51F0" w:rsidP="00240099">
            <w:pPr>
              <w:pStyle w:val="TableEntry"/>
              <w:rPr>
                <w:ins w:id="3498" w:author="Lynn Felhofer" w:date="2020-03-20T10:11:00Z"/>
                <w:iCs/>
                <w:szCs w:val="18"/>
              </w:rPr>
            </w:pPr>
            <w:ins w:id="3499" w:author="Lynn Felhofer" w:date="2020-03-20T10:11:00Z">
              <w:r w:rsidRPr="00AB5651">
                <w:rPr>
                  <w:iCs/>
                  <w:szCs w:val="18"/>
                </w:rPr>
                <w:t>NetworkAccessPointID</w:t>
              </w:r>
            </w:ins>
          </w:p>
        </w:tc>
        <w:tc>
          <w:tcPr>
            <w:tcW w:w="630" w:type="dxa"/>
            <w:vAlign w:val="center"/>
          </w:tcPr>
          <w:p w14:paraId="1B0FB70D" w14:textId="77777777" w:rsidR="00BD51F0" w:rsidRPr="00AB5651" w:rsidRDefault="00BD51F0" w:rsidP="00240099">
            <w:pPr>
              <w:pStyle w:val="TableEntry"/>
              <w:jc w:val="center"/>
              <w:rPr>
                <w:ins w:id="3500" w:author="Lynn Felhofer" w:date="2020-03-20T10:11:00Z"/>
                <w:iCs/>
                <w:szCs w:val="18"/>
              </w:rPr>
            </w:pPr>
            <w:ins w:id="3501" w:author="Lynn Felhofer" w:date="2020-03-20T10:11:00Z">
              <w:r w:rsidRPr="00AB5651">
                <w:rPr>
                  <w:iCs/>
                  <w:szCs w:val="18"/>
                </w:rPr>
                <w:t>M</w:t>
              </w:r>
            </w:ins>
          </w:p>
        </w:tc>
        <w:tc>
          <w:tcPr>
            <w:tcW w:w="4968" w:type="dxa"/>
            <w:vAlign w:val="center"/>
          </w:tcPr>
          <w:p w14:paraId="44EE3FEB" w14:textId="77777777" w:rsidR="00BD51F0" w:rsidRPr="00AB5651" w:rsidRDefault="00BD51F0" w:rsidP="00240099">
            <w:pPr>
              <w:pStyle w:val="TableEntry"/>
              <w:rPr>
                <w:ins w:id="3502" w:author="Lynn Felhofer" w:date="2020-03-20T10:11:00Z"/>
                <w:szCs w:val="18"/>
              </w:rPr>
            </w:pPr>
            <w:ins w:id="3503" w:author="Lynn Felhofer" w:date="2020-03-20T10:11:00Z">
              <w:r w:rsidRPr="00AB5651">
                <w:rPr>
                  <w:szCs w:val="18"/>
                </w:rPr>
                <w:t>The machine name or IP address</w:t>
              </w:r>
            </w:ins>
          </w:p>
        </w:tc>
      </w:tr>
    </w:tbl>
    <w:p w14:paraId="2421DC17" w14:textId="77777777" w:rsidR="00BD51F0" w:rsidRPr="00212469" w:rsidRDefault="00BD51F0" w:rsidP="00BD51F0">
      <w:pPr>
        <w:pStyle w:val="BodyText"/>
        <w:rPr>
          <w:ins w:id="3504" w:author="Lynn Felhofer" w:date="2020-03-20T10:11:00Z"/>
        </w:rPr>
      </w:pPr>
    </w:p>
    <w:tbl>
      <w:tblPr>
        <w:tblpPr w:leftFromText="180" w:rightFromText="180" w:vertAnchor="text" w:tblpX="-36" w:tblpY="1"/>
        <w:tblOverlap w:val="never"/>
        <w:tblW w:w="9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2"/>
        <w:gridCol w:w="2542"/>
        <w:gridCol w:w="630"/>
        <w:gridCol w:w="4968"/>
      </w:tblGrid>
      <w:tr w:rsidR="00BD51F0" w:rsidRPr="00212469" w14:paraId="6335FCE3" w14:textId="77777777" w:rsidTr="00240099">
        <w:trPr>
          <w:cantSplit/>
          <w:ins w:id="3505" w:author="Lynn Felhofer" w:date="2020-03-20T10:11:00Z"/>
        </w:trPr>
        <w:tc>
          <w:tcPr>
            <w:tcW w:w="1562" w:type="dxa"/>
            <w:vMerge w:val="restart"/>
          </w:tcPr>
          <w:p w14:paraId="42052CBC" w14:textId="77777777" w:rsidR="00BD51F0" w:rsidRPr="00212469" w:rsidRDefault="00BD51F0" w:rsidP="00240099">
            <w:pPr>
              <w:pStyle w:val="TableEntryHeader"/>
              <w:rPr>
                <w:ins w:id="3506" w:author="Lynn Felhofer" w:date="2020-03-20T10:11:00Z"/>
              </w:rPr>
            </w:pPr>
            <w:ins w:id="3507" w:author="Lynn Felhofer" w:date="2020-03-20T10:11:00Z">
              <w:r w:rsidRPr="00212469">
                <w:t>Audit Source</w:t>
              </w:r>
            </w:ins>
          </w:p>
          <w:p w14:paraId="5B91F2A0" w14:textId="77777777" w:rsidR="00BD51F0" w:rsidRPr="00AB5651" w:rsidRDefault="00BD51F0" w:rsidP="00240099">
            <w:pPr>
              <w:pStyle w:val="TableEntryHeader"/>
              <w:rPr>
                <w:ins w:id="3508" w:author="Lynn Felhofer" w:date="2020-03-20T10:11:00Z"/>
                <w:bCs/>
                <w:sz w:val="12"/>
              </w:rPr>
            </w:pPr>
            <w:ins w:id="3509" w:author="Lynn Felhofer" w:date="2020-03-20T10:11:00Z">
              <w:r w:rsidRPr="00AB5651">
                <w:rPr>
                  <w:bCs/>
                  <w:sz w:val="12"/>
                </w:rPr>
                <w:t>AuditMessage/</w:t>
              </w:r>
              <w:r w:rsidRPr="00AB5651">
                <w:rPr>
                  <w:bCs/>
                  <w:sz w:val="12"/>
                </w:rPr>
                <w:br/>
                <w:t>AuditSourceIdentification</w:t>
              </w:r>
            </w:ins>
          </w:p>
        </w:tc>
        <w:tc>
          <w:tcPr>
            <w:tcW w:w="2542" w:type="dxa"/>
            <w:vAlign w:val="center"/>
          </w:tcPr>
          <w:p w14:paraId="0915C529" w14:textId="77777777" w:rsidR="00BD51F0" w:rsidRPr="00AB5651" w:rsidRDefault="00BD51F0" w:rsidP="00240099">
            <w:pPr>
              <w:pStyle w:val="TableEntry"/>
              <w:rPr>
                <w:ins w:id="3510" w:author="Lynn Felhofer" w:date="2020-03-20T10:11:00Z"/>
                <w:i/>
                <w:iCs/>
                <w:szCs w:val="18"/>
              </w:rPr>
            </w:pPr>
            <w:ins w:id="3511" w:author="Lynn Felhofer" w:date="2020-03-20T10:11:00Z">
              <w:r w:rsidRPr="00AB5651">
                <w:rPr>
                  <w:i/>
                  <w:iCs/>
                  <w:szCs w:val="18"/>
                </w:rPr>
                <w:t>AuditSourceID</w:t>
              </w:r>
            </w:ins>
          </w:p>
        </w:tc>
        <w:tc>
          <w:tcPr>
            <w:tcW w:w="630" w:type="dxa"/>
            <w:vAlign w:val="center"/>
          </w:tcPr>
          <w:p w14:paraId="233971FD" w14:textId="77777777" w:rsidR="00BD51F0" w:rsidRPr="00AB5651" w:rsidRDefault="00BD51F0" w:rsidP="00240099">
            <w:pPr>
              <w:pStyle w:val="TableEntry"/>
              <w:jc w:val="center"/>
              <w:rPr>
                <w:ins w:id="3512" w:author="Lynn Felhofer" w:date="2020-03-20T10:11:00Z"/>
                <w:i/>
                <w:iCs/>
                <w:szCs w:val="18"/>
              </w:rPr>
            </w:pPr>
            <w:ins w:id="3513" w:author="Lynn Felhofer" w:date="2020-03-20T10:11:00Z">
              <w:r w:rsidRPr="00AB5651">
                <w:rPr>
                  <w:i/>
                  <w:iCs/>
                  <w:szCs w:val="18"/>
                </w:rPr>
                <w:t>U</w:t>
              </w:r>
            </w:ins>
          </w:p>
        </w:tc>
        <w:tc>
          <w:tcPr>
            <w:tcW w:w="4968" w:type="dxa"/>
            <w:vAlign w:val="center"/>
          </w:tcPr>
          <w:p w14:paraId="6DD6C44F" w14:textId="77777777" w:rsidR="00BD51F0" w:rsidRPr="00AB5651" w:rsidRDefault="00BD51F0" w:rsidP="00240099">
            <w:pPr>
              <w:pStyle w:val="TableEntry"/>
              <w:rPr>
                <w:ins w:id="3514" w:author="Lynn Felhofer" w:date="2020-03-20T10:11:00Z"/>
                <w:i/>
                <w:iCs/>
                <w:szCs w:val="18"/>
              </w:rPr>
            </w:pPr>
            <w:ins w:id="3515" w:author="Lynn Felhofer" w:date="2020-03-20T10:11:00Z">
              <w:r w:rsidRPr="00AB5651">
                <w:rPr>
                  <w:i/>
                  <w:iCs/>
                  <w:szCs w:val="18"/>
                </w:rPr>
                <w:t>not specialized</w:t>
              </w:r>
            </w:ins>
          </w:p>
        </w:tc>
      </w:tr>
      <w:tr w:rsidR="00BD51F0" w:rsidRPr="00212469" w14:paraId="13B4D15C" w14:textId="77777777" w:rsidTr="00240099">
        <w:trPr>
          <w:cantSplit/>
          <w:ins w:id="3516" w:author="Lynn Felhofer" w:date="2020-03-20T10:11:00Z"/>
        </w:trPr>
        <w:tc>
          <w:tcPr>
            <w:tcW w:w="1562" w:type="dxa"/>
            <w:vMerge/>
            <w:textDirection w:val="btLr"/>
            <w:vAlign w:val="center"/>
          </w:tcPr>
          <w:p w14:paraId="293389C7" w14:textId="77777777" w:rsidR="00BD51F0" w:rsidRPr="00212469" w:rsidRDefault="00BD51F0" w:rsidP="00240099">
            <w:pPr>
              <w:pStyle w:val="TableLabel"/>
              <w:rPr>
                <w:ins w:id="3517" w:author="Lynn Felhofer" w:date="2020-03-20T10:11:00Z"/>
                <w:rFonts w:ascii="Times New Roman" w:hAnsi="Times New Roman"/>
                <w:sz w:val="16"/>
              </w:rPr>
            </w:pPr>
          </w:p>
        </w:tc>
        <w:tc>
          <w:tcPr>
            <w:tcW w:w="2542" w:type="dxa"/>
            <w:vAlign w:val="center"/>
          </w:tcPr>
          <w:p w14:paraId="39394DB1" w14:textId="77777777" w:rsidR="00BD51F0" w:rsidRPr="00AB5651" w:rsidRDefault="00BD51F0" w:rsidP="00240099">
            <w:pPr>
              <w:pStyle w:val="TableEntry"/>
              <w:rPr>
                <w:ins w:id="3518" w:author="Lynn Felhofer" w:date="2020-03-20T10:11:00Z"/>
                <w:i/>
                <w:iCs/>
                <w:szCs w:val="18"/>
              </w:rPr>
            </w:pPr>
            <w:ins w:id="3519" w:author="Lynn Felhofer" w:date="2020-03-20T10:11:00Z">
              <w:r w:rsidRPr="00AB5651">
                <w:rPr>
                  <w:i/>
                  <w:iCs/>
                  <w:szCs w:val="18"/>
                </w:rPr>
                <w:t>AuditEnterpriseSiteID</w:t>
              </w:r>
            </w:ins>
          </w:p>
        </w:tc>
        <w:tc>
          <w:tcPr>
            <w:tcW w:w="630" w:type="dxa"/>
            <w:vAlign w:val="center"/>
          </w:tcPr>
          <w:p w14:paraId="66665431" w14:textId="77777777" w:rsidR="00BD51F0" w:rsidRPr="00AB5651" w:rsidRDefault="00BD51F0" w:rsidP="00240099">
            <w:pPr>
              <w:pStyle w:val="TableEntry"/>
              <w:jc w:val="center"/>
              <w:rPr>
                <w:ins w:id="3520" w:author="Lynn Felhofer" w:date="2020-03-20T10:11:00Z"/>
                <w:i/>
                <w:iCs/>
                <w:szCs w:val="18"/>
              </w:rPr>
            </w:pPr>
            <w:ins w:id="3521" w:author="Lynn Felhofer" w:date="2020-03-20T10:11:00Z">
              <w:r w:rsidRPr="00AB5651">
                <w:rPr>
                  <w:i/>
                  <w:iCs/>
                  <w:szCs w:val="18"/>
                </w:rPr>
                <w:t>U</w:t>
              </w:r>
            </w:ins>
          </w:p>
        </w:tc>
        <w:tc>
          <w:tcPr>
            <w:tcW w:w="4968" w:type="dxa"/>
            <w:vAlign w:val="center"/>
          </w:tcPr>
          <w:p w14:paraId="7EB8D448" w14:textId="77777777" w:rsidR="00BD51F0" w:rsidRPr="00AB5651" w:rsidRDefault="00BD51F0" w:rsidP="00240099">
            <w:pPr>
              <w:pStyle w:val="TableEntry"/>
              <w:rPr>
                <w:ins w:id="3522" w:author="Lynn Felhofer" w:date="2020-03-20T10:11:00Z"/>
                <w:i/>
                <w:iCs/>
                <w:szCs w:val="18"/>
              </w:rPr>
            </w:pPr>
            <w:ins w:id="3523" w:author="Lynn Felhofer" w:date="2020-03-20T10:11:00Z">
              <w:r w:rsidRPr="00AB5651">
                <w:rPr>
                  <w:i/>
                  <w:iCs/>
                  <w:szCs w:val="18"/>
                </w:rPr>
                <w:t>not specialized</w:t>
              </w:r>
            </w:ins>
          </w:p>
        </w:tc>
      </w:tr>
      <w:tr w:rsidR="00BD51F0" w:rsidRPr="00212469" w14:paraId="586DDBCD" w14:textId="77777777" w:rsidTr="00240099">
        <w:trPr>
          <w:cantSplit/>
          <w:ins w:id="3524" w:author="Lynn Felhofer" w:date="2020-03-20T10:11:00Z"/>
        </w:trPr>
        <w:tc>
          <w:tcPr>
            <w:tcW w:w="1562" w:type="dxa"/>
            <w:vMerge/>
            <w:textDirection w:val="btLr"/>
            <w:vAlign w:val="center"/>
          </w:tcPr>
          <w:p w14:paraId="1AD06C00" w14:textId="77777777" w:rsidR="00BD51F0" w:rsidRPr="00212469" w:rsidRDefault="00BD51F0" w:rsidP="00240099">
            <w:pPr>
              <w:pStyle w:val="TableLabel"/>
              <w:rPr>
                <w:ins w:id="3525" w:author="Lynn Felhofer" w:date="2020-03-20T10:11:00Z"/>
                <w:rFonts w:ascii="Times New Roman" w:hAnsi="Times New Roman"/>
                <w:sz w:val="16"/>
              </w:rPr>
            </w:pPr>
          </w:p>
        </w:tc>
        <w:tc>
          <w:tcPr>
            <w:tcW w:w="2542" w:type="dxa"/>
            <w:vAlign w:val="center"/>
          </w:tcPr>
          <w:p w14:paraId="48CBEA9B" w14:textId="77777777" w:rsidR="00BD51F0" w:rsidRPr="00AB5651" w:rsidRDefault="00BD51F0" w:rsidP="00240099">
            <w:pPr>
              <w:pStyle w:val="TableEntry"/>
              <w:rPr>
                <w:ins w:id="3526" w:author="Lynn Felhofer" w:date="2020-03-20T10:11:00Z"/>
                <w:i/>
                <w:iCs/>
                <w:szCs w:val="18"/>
              </w:rPr>
            </w:pPr>
            <w:ins w:id="3527" w:author="Lynn Felhofer" w:date="2020-03-20T10:11:00Z">
              <w:r w:rsidRPr="00AB5651">
                <w:rPr>
                  <w:i/>
                  <w:iCs/>
                  <w:szCs w:val="18"/>
                </w:rPr>
                <w:t>AuditSourceTypeCode</w:t>
              </w:r>
            </w:ins>
          </w:p>
        </w:tc>
        <w:tc>
          <w:tcPr>
            <w:tcW w:w="630" w:type="dxa"/>
            <w:vAlign w:val="center"/>
          </w:tcPr>
          <w:p w14:paraId="51F41566" w14:textId="77777777" w:rsidR="00BD51F0" w:rsidRPr="00AB5651" w:rsidRDefault="00BD51F0" w:rsidP="00240099">
            <w:pPr>
              <w:pStyle w:val="TableEntry"/>
              <w:jc w:val="center"/>
              <w:rPr>
                <w:ins w:id="3528" w:author="Lynn Felhofer" w:date="2020-03-20T10:11:00Z"/>
                <w:i/>
                <w:iCs/>
                <w:szCs w:val="18"/>
              </w:rPr>
            </w:pPr>
            <w:ins w:id="3529" w:author="Lynn Felhofer" w:date="2020-03-20T10:11:00Z">
              <w:r w:rsidRPr="00AB5651">
                <w:rPr>
                  <w:i/>
                  <w:iCs/>
                  <w:szCs w:val="18"/>
                </w:rPr>
                <w:t>U</w:t>
              </w:r>
            </w:ins>
          </w:p>
        </w:tc>
        <w:tc>
          <w:tcPr>
            <w:tcW w:w="4968" w:type="dxa"/>
            <w:vAlign w:val="center"/>
          </w:tcPr>
          <w:p w14:paraId="1BE5C2C6" w14:textId="77777777" w:rsidR="00BD51F0" w:rsidRPr="00AB5651" w:rsidRDefault="00BD51F0" w:rsidP="00240099">
            <w:pPr>
              <w:pStyle w:val="TableEntry"/>
              <w:rPr>
                <w:ins w:id="3530" w:author="Lynn Felhofer" w:date="2020-03-20T10:11:00Z"/>
                <w:i/>
                <w:iCs/>
                <w:szCs w:val="18"/>
              </w:rPr>
            </w:pPr>
            <w:ins w:id="3531" w:author="Lynn Felhofer" w:date="2020-03-20T10:11:00Z">
              <w:r w:rsidRPr="00AB5651">
                <w:rPr>
                  <w:i/>
                  <w:iCs/>
                  <w:szCs w:val="18"/>
                </w:rPr>
                <w:t>not specialized</w:t>
              </w:r>
            </w:ins>
          </w:p>
        </w:tc>
      </w:tr>
    </w:tbl>
    <w:p w14:paraId="09963851" w14:textId="77777777" w:rsidR="00BD51F0" w:rsidRDefault="00BD51F0" w:rsidP="00BD51F0">
      <w:pPr>
        <w:pStyle w:val="BodyText"/>
        <w:rPr>
          <w:ins w:id="3532" w:author="Lynn Felhofer" w:date="2020-03-20T10:11:00Z"/>
        </w:rPr>
      </w:pPr>
    </w:p>
    <w:p w14:paraId="62FB4408" w14:textId="77777777" w:rsidR="00BD51F0" w:rsidRDefault="00BD51F0" w:rsidP="00BD51F0">
      <w:pPr>
        <w:pStyle w:val="BodyText"/>
        <w:rPr>
          <w:ins w:id="3533" w:author="Lynn Felhofer" w:date="2020-03-20T10:11:00Z"/>
        </w:rPr>
      </w:pPr>
    </w:p>
    <w:p w14:paraId="5C6DC11E" w14:textId="77777777" w:rsidR="00BD51F0" w:rsidRDefault="00BD51F0" w:rsidP="00BD51F0">
      <w:pPr>
        <w:pStyle w:val="BodyText"/>
        <w:rPr>
          <w:ins w:id="3534" w:author="Lynn Felhofer" w:date="2020-03-20T10:11:00Z"/>
        </w:rPr>
      </w:pPr>
    </w:p>
    <w:p w14:paraId="79969069" w14:textId="77777777" w:rsidR="00BD51F0" w:rsidRDefault="00BD51F0" w:rsidP="00BD51F0">
      <w:pPr>
        <w:pStyle w:val="BodyText"/>
        <w:rPr>
          <w:ins w:id="3535" w:author="Lynn Felhofer" w:date="2020-03-20T10:11:00Z"/>
        </w:rPr>
      </w:pPr>
    </w:p>
    <w:p w14:paraId="202EF74B" w14:textId="77777777" w:rsidR="00BD51F0" w:rsidRDefault="00BD51F0" w:rsidP="00BD51F0">
      <w:pPr>
        <w:pStyle w:val="BodyText"/>
        <w:rPr>
          <w:ins w:id="3536" w:author="Lynn Felhofer" w:date="2020-03-20T10:11:00Z"/>
        </w:rPr>
      </w:pPr>
    </w:p>
    <w:p w14:paraId="44D1C87F" w14:textId="77777777" w:rsidR="00BD51F0" w:rsidRDefault="00BD51F0" w:rsidP="00BD51F0">
      <w:pPr>
        <w:pStyle w:val="BodyText"/>
        <w:rPr>
          <w:ins w:id="3537" w:author="Lynn Felhofer" w:date="2020-03-20T10:11:00Z"/>
        </w:rPr>
      </w:pPr>
    </w:p>
    <w:p w14:paraId="3F057838" w14:textId="77777777" w:rsidR="00BD51F0" w:rsidRDefault="00BD51F0" w:rsidP="00BD51F0">
      <w:pPr>
        <w:pStyle w:val="BodyText"/>
        <w:rPr>
          <w:ins w:id="3538" w:author="Lynn Felhofer" w:date="2020-03-20T10:11:00Z"/>
        </w:rPr>
      </w:pPr>
    </w:p>
    <w:p w14:paraId="4FE1CC24" w14:textId="77777777" w:rsidR="00BD51F0" w:rsidRDefault="00BD51F0" w:rsidP="00BD51F0">
      <w:pPr>
        <w:pStyle w:val="BodyText"/>
        <w:rPr>
          <w:ins w:id="3539" w:author="Lynn Felhofer" w:date="2020-03-20T10:11:00Z"/>
        </w:rPr>
      </w:pPr>
    </w:p>
    <w:p w14:paraId="24616C14" w14:textId="77777777" w:rsidR="00BD51F0" w:rsidRDefault="00BD51F0" w:rsidP="00BD51F0">
      <w:pPr>
        <w:pStyle w:val="BodyText"/>
        <w:rPr>
          <w:ins w:id="3540" w:author="Lynn Felhofer" w:date="2020-03-20T10:11:00Z"/>
        </w:rPr>
      </w:pPr>
    </w:p>
    <w:p w14:paraId="487BFD6D" w14:textId="77777777" w:rsidR="00BD51F0" w:rsidRPr="00212469" w:rsidRDefault="00BD51F0" w:rsidP="00BD51F0">
      <w:pPr>
        <w:pStyle w:val="BodyText"/>
        <w:rPr>
          <w:ins w:id="3541" w:author="Lynn Felhofer" w:date="2020-03-20T10:11:00Z"/>
        </w:rPr>
      </w:pPr>
    </w:p>
    <w:tbl>
      <w:tblPr>
        <w:tblW w:w="973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20"/>
        <w:gridCol w:w="630"/>
        <w:gridCol w:w="4968"/>
      </w:tblGrid>
      <w:tr w:rsidR="00BD51F0" w:rsidRPr="00212469" w14:paraId="21F34F5F" w14:textId="77777777" w:rsidTr="00240099">
        <w:trPr>
          <w:cantSplit/>
          <w:ins w:id="3542" w:author="Lynn Felhofer" w:date="2020-03-20T10:11:00Z"/>
        </w:trPr>
        <w:tc>
          <w:tcPr>
            <w:tcW w:w="1620" w:type="dxa"/>
            <w:vMerge w:val="restart"/>
          </w:tcPr>
          <w:p w14:paraId="57B62759" w14:textId="77777777" w:rsidR="00BD51F0" w:rsidRPr="00212469" w:rsidRDefault="00BD51F0" w:rsidP="00240099">
            <w:pPr>
              <w:pStyle w:val="TableEntryHeader"/>
              <w:rPr>
                <w:ins w:id="3543" w:author="Lynn Felhofer" w:date="2020-03-20T10:11:00Z"/>
              </w:rPr>
            </w:pPr>
            <w:ins w:id="3544" w:author="Lynn Felhofer" w:date="2020-03-20T10:11:00Z">
              <w:r w:rsidRPr="00212469">
                <w:lastRenderedPageBreak/>
                <w:t>localPatientId</w:t>
              </w:r>
            </w:ins>
          </w:p>
          <w:p w14:paraId="021058A1" w14:textId="77777777" w:rsidR="00BD51F0" w:rsidRPr="00AB5651" w:rsidRDefault="00BD51F0" w:rsidP="00240099">
            <w:pPr>
              <w:pStyle w:val="TableEntryHeader"/>
              <w:rPr>
                <w:ins w:id="3545" w:author="Lynn Felhofer" w:date="2020-03-20T10:11:00Z"/>
                <w:b w:val="0"/>
                <w:bCs/>
                <w:sz w:val="12"/>
              </w:rPr>
            </w:pPr>
            <w:ins w:id="3546" w:author="Lynn Felhofer" w:date="2020-03-20T10:11:00Z">
              <w:r w:rsidRPr="00AB5651">
                <w:rPr>
                  <w:rStyle w:val="TableEntryChar"/>
                  <w:bCs/>
                  <w:noProof w:val="0"/>
                  <w:sz w:val="12"/>
                </w:rPr>
                <w:t>(AuditMessage/</w:t>
              </w:r>
              <w:r w:rsidRPr="00AB5651">
                <w:rPr>
                  <w:rStyle w:val="TableEntryChar"/>
                  <w:bCs/>
                  <w:noProof w:val="0"/>
                  <w:sz w:val="12"/>
                </w:rPr>
                <w:br/>
                <w:t>ParticipantObjectIdentification</w:t>
              </w:r>
              <w:r w:rsidRPr="00AB5651">
                <w:rPr>
                  <w:bCs/>
                  <w:sz w:val="12"/>
                  <w:szCs w:val="12"/>
                </w:rPr>
                <w:t>)</w:t>
              </w:r>
            </w:ins>
          </w:p>
        </w:tc>
        <w:tc>
          <w:tcPr>
            <w:tcW w:w="2520" w:type="dxa"/>
            <w:vAlign w:val="center"/>
          </w:tcPr>
          <w:p w14:paraId="4824BD0E" w14:textId="77777777" w:rsidR="00BD51F0" w:rsidRPr="00AB5651" w:rsidRDefault="00BD51F0" w:rsidP="00240099">
            <w:pPr>
              <w:pStyle w:val="TableEntry"/>
              <w:rPr>
                <w:ins w:id="3547" w:author="Lynn Felhofer" w:date="2020-03-20T10:11:00Z"/>
                <w:szCs w:val="18"/>
              </w:rPr>
            </w:pPr>
            <w:ins w:id="3548" w:author="Lynn Felhofer" w:date="2020-03-20T10:11:00Z">
              <w:r w:rsidRPr="00AB5651">
                <w:rPr>
                  <w:szCs w:val="18"/>
                </w:rPr>
                <w:t>ParticipantObjectTypeCode</w:t>
              </w:r>
            </w:ins>
          </w:p>
        </w:tc>
        <w:tc>
          <w:tcPr>
            <w:tcW w:w="630" w:type="dxa"/>
            <w:vAlign w:val="center"/>
          </w:tcPr>
          <w:p w14:paraId="44758E24" w14:textId="77777777" w:rsidR="00BD51F0" w:rsidRPr="00AB5651" w:rsidRDefault="00BD51F0" w:rsidP="00240099">
            <w:pPr>
              <w:pStyle w:val="TableEntry"/>
              <w:jc w:val="center"/>
              <w:rPr>
                <w:ins w:id="3549" w:author="Lynn Felhofer" w:date="2020-03-20T10:11:00Z"/>
                <w:szCs w:val="18"/>
              </w:rPr>
            </w:pPr>
            <w:ins w:id="3550" w:author="Lynn Felhofer" w:date="2020-03-20T10:11:00Z">
              <w:r w:rsidRPr="00AB5651">
                <w:rPr>
                  <w:szCs w:val="18"/>
                </w:rPr>
                <w:t>M</w:t>
              </w:r>
            </w:ins>
          </w:p>
        </w:tc>
        <w:tc>
          <w:tcPr>
            <w:tcW w:w="4968" w:type="dxa"/>
            <w:vAlign w:val="center"/>
          </w:tcPr>
          <w:p w14:paraId="6CDAD391" w14:textId="77777777" w:rsidR="00BD51F0" w:rsidRPr="00AB5651" w:rsidRDefault="00BD51F0" w:rsidP="00240099">
            <w:pPr>
              <w:pStyle w:val="TableEntry"/>
              <w:rPr>
                <w:ins w:id="3551" w:author="Lynn Felhofer" w:date="2020-03-20T10:11:00Z"/>
                <w:szCs w:val="18"/>
              </w:rPr>
            </w:pPr>
            <w:ins w:id="3552" w:author="Lynn Felhofer" w:date="2020-03-20T10:11:00Z">
              <w:r w:rsidRPr="00AB5651">
                <w:rPr>
                  <w:szCs w:val="18"/>
                </w:rPr>
                <w:t>“1” (person)</w:t>
              </w:r>
            </w:ins>
          </w:p>
        </w:tc>
      </w:tr>
      <w:tr w:rsidR="00BD51F0" w:rsidRPr="00212469" w14:paraId="54D2406A" w14:textId="77777777" w:rsidTr="00240099">
        <w:trPr>
          <w:cantSplit/>
          <w:ins w:id="3553" w:author="Lynn Felhofer" w:date="2020-03-20T10:11:00Z"/>
        </w:trPr>
        <w:tc>
          <w:tcPr>
            <w:tcW w:w="1620" w:type="dxa"/>
            <w:vMerge/>
            <w:vAlign w:val="center"/>
          </w:tcPr>
          <w:p w14:paraId="0E38C65B" w14:textId="77777777" w:rsidR="00BD51F0" w:rsidRPr="00212469" w:rsidRDefault="00BD51F0" w:rsidP="00240099">
            <w:pPr>
              <w:pStyle w:val="TableLabel"/>
              <w:rPr>
                <w:ins w:id="3554" w:author="Lynn Felhofer" w:date="2020-03-20T10:11:00Z"/>
                <w:rFonts w:ascii="Times New Roman" w:hAnsi="Times New Roman"/>
                <w:sz w:val="16"/>
              </w:rPr>
            </w:pPr>
          </w:p>
        </w:tc>
        <w:tc>
          <w:tcPr>
            <w:tcW w:w="2520" w:type="dxa"/>
            <w:vAlign w:val="center"/>
          </w:tcPr>
          <w:p w14:paraId="331E588B" w14:textId="77777777" w:rsidR="00BD51F0" w:rsidRPr="00AB5651" w:rsidRDefault="00BD51F0" w:rsidP="00240099">
            <w:pPr>
              <w:pStyle w:val="TableEntry"/>
              <w:rPr>
                <w:ins w:id="3555" w:author="Lynn Felhofer" w:date="2020-03-20T10:11:00Z"/>
                <w:szCs w:val="18"/>
              </w:rPr>
            </w:pPr>
            <w:ins w:id="3556" w:author="Lynn Felhofer" w:date="2020-03-20T10:11:00Z">
              <w:r w:rsidRPr="00AB5651">
                <w:rPr>
                  <w:szCs w:val="18"/>
                </w:rPr>
                <w:t>ParticipantObjectTypeCodeRole</w:t>
              </w:r>
            </w:ins>
          </w:p>
        </w:tc>
        <w:tc>
          <w:tcPr>
            <w:tcW w:w="630" w:type="dxa"/>
            <w:vAlign w:val="center"/>
          </w:tcPr>
          <w:p w14:paraId="2E378AEA" w14:textId="77777777" w:rsidR="00BD51F0" w:rsidRPr="00AB5651" w:rsidRDefault="00BD51F0" w:rsidP="00240099">
            <w:pPr>
              <w:pStyle w:val="TableEntry"/>
              <w:jc w:val="center"/>
              <w:rPr>
                <w:ins w:id="3557" w:author="Lynn Felhofer" w:date="2020-03-20T10:11:00Z"/>
                <w:szCs w:val="18"/>
              </w:rPr>
            </w:pPr>
            <w:ins w:id="3558" w:author="Lynn Felhofer" w:date="2020-03-20T10:11:00Z">
              <w:r w:rsidRPr="00AB5651">
                <w:rPr>
                  <w:szCs w:val="18"/>
                </w:rPr>
                <w:t>M</w:t>
              </w:r>
            </w:ins>
          </w:p>
        </w:tc>
        <w:tc>
          <w:tcPr>
            <w:tcW w:w="4968" w:type="dxa"/>
            <w:vAlign w:val="center"/>
          </w:tcPr>
          <w:p w14:paraId="23D8F240" w14:textId="77777777" w:rsidR="00BD51F0" w:rsidRPr="00AB5651" w:rsidRDefault="00BD51F0" w:rsidP="00240099">
            <w:pPr>
              <w:pStyle w:val="TableEntry"/>
              <w:rPr>
                <w:ins w:id="3559" w:author="Lynn Felhofer" w:date="2020-03-20T10:11:00Z"/>
                <w:b/>
                <w:i/>
                <w:szCs w:val="18"/>
              </w:rPr>
            </w:pPr>
            <w:ins w:id="3560" w:author="Lynn Felhofer" w:date="2020-03-20T10:11:00Z">
              <w:r w:rsidRPr="00AB5651">
                <w:rPr>
                  <w:szCs w:val="18"/>
                </w:rPr>
                <w:t>“1” (patient)</w:t>
              </w:r>
            </w:ins>
          </w:p>
        </w:tc>
      </w:tr>
      <w:tr w:rsidR="00BD51F0" w:rsidRPr="00212469" w14:paraId="716C229A" w14:textId="77777777" w:rsidTr="00240099">
        <w:trPr>
          <w:cantSplit/>
          <w:ins w:id="3561" w:author="Lynn Felhofer" w:date="2020-03-20T10:11:00Z"/>
        </w:trPr>
        <w:tc>
          <w:tcPr>
            <w:tcW w:w="1620" w:type="dxa"/>
            <w:vMerge/>
            <w:vAlign w:val="center"/>
          </w:tcPr>
          <w:p w14:paraId="20FE0112" w14:textId="77777777" w:rsidR="00BD51F0" w:rsidRPr="00212469" w:rsidRDefault="00BD51F0" w:rsidP="00240099">
            <w:pPr>
              <w:pStyle w:val="TableLabel"/>
              <w:rPr>
                <w:ins w:id="3562" w:author="Lynn Felhofer" w:date="2020-03-20T10:11:00Z"/>
                <w:rFonts w:ascii="Times New Roman" w:hAnsi="Times New Roman"/>
                <w:sz w:val="16"/>
              </w:rPr>
            </w:pPr>
          </w:p>
        </w:tc>
        <w:tc>
          <w:tcPr>
            <w:tcW w:w="2520" w:type="dxa"/>
            <w:vAlign w:val="center"/>
          </w:tcPr>
          <w:p w14:paraId="4B7BCBDB" w14:textId="77777777" w:rsidR="00BD51F0" w:rsidRPr="00AB5651" w:rsidRDefault="00BD51F0" w:rsidP="00240099">
            <w:pPr>
              <w:pStyle w:val="TableEntry"/>
              <w:rPr>
                <w:ins w:id="3563" w:author="Lynn Felhofer" w:date="2020-03-20T10:11:00Z"/>
                <w:i/>
                <w:iCs/>
                <w:szCs w:val="18"/>
              </w:rPr>
            </w:pPr>
            <w:ins w:id="3564" w:author="Lynn Felhofer" w:date="2020-03-20T10:11:00Z">
              <w:r w:rsidRPr="00AB5651">
                <w:rPr>
                  <w:i/>
                  <w:iCs/>
                  <w:szCs w:val="18"/>
                </w:rPr>
                <w:t>ParticipantObjectDataLifeCycle</w:t>
              </w:r>
            </w:ins>
          </w:p>
        </w:tc>
        <w:tc>
          <w:tcPr>
            <w:tcW w:w="630" w:type="dxa"/>
            <w:vAlign w:val="center"/>
          </w:tcPr>
          <w:p w14:paraId="674872DD" w14:textId="77777777" w:rsidR="00BD51F0" w:rsidRPr="00AB5651" w:rsidRDefault="00BD51F0" w:rsidP="00240099">
            <w:pPr>
              <w:pStyle w:val="TableEntry"/>
              <w:jc w:val="center"/>
              <w:rPr>
                <w:ins w:id="3565" w:author="Lynn Felhofer" w:date="2020-03-20T10:11:00Z"/>
                <w:i/>
                <w:iCs/>
                <w:szCs w:val="18"/>
              </w:rPr>
            </w:pPr>
            <w:ins w:id="3566" w:author="Lynn Felhofer" w:date="2020-03-20T10:11:00Z">
              <w:r w:rsidRPr="00AB5651">
                <w:rPr>
                  <w:iCs/>
                  <w:szCs w:val="18"/>
                </w:rPr>
                <w:t>C</w:t>
              </w:r>
            </w:ins>
          </w:p>
        </w:tc>
        <w:tc>
          <w:tcPr>
            <w:tcW w:w="4968" w:type="dxa"/>
            <w:vAlign w:val="center"/>
          </w:tcPr>
          <w:p w14:paraId="616B6E1C" w14:textId="77777777" w:rsidR="00BD51F0" w:rsidRPr="00AB5651" w:rsidRDefault="00BD51F0" w:rsidP="00240099">
            <w:pPr>
              <w:pStyle w:val="TableEntry"/>
              <w:rPr>
                <w:ins w:id="3567" w:author="Lynn Felhofer" w:date="2020-03-20T10:11:00Z"/>
                <w:szCs w:val="18"/>
              </w:rPr>
            </w:pPr>
            <w:ins w:id="3568" w:author="Lynn Felhofer" w:date="2020-03-20T10:11:00Z">
              <w:r w:rsidRPr="00AB5651">
                <w:rPr>
                  <w:iCs/>
                  <w:szCs w:val="18"/>
                </w:rPr>
                <w:t>If subsumedLocalPatientId is present, then this value shall equal "1" (Origination / Creation). Otherwise, this value is not specialized.</w:t>
              </w:r>
            </w:ins>
          </w:p>
        </w:tc>
      </w:tr>
      <w:tr w:rsidR="00BD51F0" w:rsidRPr="00212469" w14:paraId="59EE0649" w14:textId="77777777" w:rsidTr="00240099">
        <w:trPr>
          <w:cantSplit/>
          <w:ins w:id="3569" w:author="Lynn Felhofer" w:date="2020-03-20T10:11:00Z"/>
        </w:trPr>
        <w:tc>
          <w:tcPr>
            <w:tcW w:w="1620" w:type="dxa"/>
            <w:vMerge/>
            <w:vAlign w:val="center"/>
          </w:tcPr>
          <w:p w14:paraId="5C786681" w14:textId="77777777" w:rsidR="00BD51F0" w:rsidRPr="00212469" w:rsidRDefault="00BD51F0" w:rsidP="00240099">
            <w:pPr>
              <w:pStyle w:val="TableLabel"/>
              <w:rPr>
                <w:ins w:id="3570" w:author="Lynn Felhofer" w:date="2020-03-20T10:11:00Z"/>
                <w:rFonts w:ascii="Times New Roman" w:hAnsi="Times New Roman"/>
                <w:sz w:val="16"/>
              </w:rPr>
            </w:pPr>
          </w:p>
        </w:tc>
        <w:tc>
          <w:tcPr>
            <w:tcW w:w="2520" w:type="dxa"/>
            <w:vAlign w:val="center"/>
          </w:tcPr>
          <w:p w14:paraId="120146BF" w14:textId="77777777" w:rsidR="00BD51F0" w:rsidRPr="00AB5651" w:rsidRDefault="00BD51F0" w:rsidP="00240099">
            <w:pPr>
              <w:pStyle w:val="TableEntry"/>
              <w:rPr>
                <w:ins w:id="3571" w:author="Lynn Felhofer" w:date="2020-03-20T10:11:00Z"/>
                <w:i/>
                <w:szCs w:val="18"/>
              </w:rPr>
            </w:pPr>
            <w:ins w:id="3572" w:author="Lynn Felhofer" w:date="2020-03-20T10:11:00Z">
              <w:r w:rsidRPr="00AB5651">
                <w:rPr>
                  <w:i/>
                  <w:szCs w:val="18"/>
                </w:rPr>
                <w:t>ParticipantObjectIDTypeCode</w:t>
              </w:r>
            </w:ins>
          </w:p>
        </w:tc>
        <w:tc>
          <w:tcPr>
            <w:tcW w:w="630" w:type="dxa"/>
            <w:vAlign w:val="center"/>
          </w:tcPr>
          <w:p w14:paraId="5603C5BB" w14:textId="77777777" w:rsidR="00BD51F0" w:rsidRPr="00AB5651" w:rsidRDefault="00BD51F0" w:rsidP="00240099">
            <w:pPr>
              <w:pStyle w:val="TableEntry"/>
              <w:jc w:val="center"/>
              <w:rPr>
                <w:ins w:id="3573" w:author="Lynn Felhofer" w:date="2020-03-20T10:11:00Z"/>
                <w:i/>
                <w:szCs w:val="18"/>
              </w:rPr>
            </w:pPr>
            <w:ins w:id="3574" w:author="Lynn Felhofer" w:date="2020-03-20T10:11:00Z">
              <w:r w:rsidRPr="00AB5651">
                <w:rPr>
                  <w:i/>
                  <w:iCs/>
                  <w:szCs w:val="18"/>
                </w:rPr>
                <w:t>U</w:t>
              </w:r>
            </w:ins>
          </w:p>
        </w:tc>
        <w:tc>
          <w:tcPr>
            <w:tcW w:w="4968" w:type="dxa"/>
            <w:vAlign w:val="center"/>
          </w:tcPr>
          <w:p w14:paraId="69C5878C" w14:textId="77777777" w:rsidR="00BD51F0" w:rsidRPr="00AB5651" w:rsidRDefault="00BD51F0" w:rsidP="00240099">
            <w:pPr>
              <w:pStyle w:val="TableEntry"/>
              <w:rPr>
                <w:ins w:id="3575" w:author="Lynn Felhofer" w:date="2020-03-20T10:11:00Z"/>
                <w:szCs w:val="18"/>
              </w:rPr>
            </w:pPr>
            <w:ins w:id="3576" w:author="Lynn Felhofer" w:date="2020-03-20T10:11:00Z">
              <w:r w:rsidRPr="00AB5651">
                <w:rPr>
                  <w:i/>
                  <w:iCs/>
                  <w:szCs w:val="18"/>
                </w:rPr>
                <w:t>not specialized</w:t>
              </w:r>
            </w:ins>
          </w:p>
        </w:tc>
      </w:tr>
      <w:tr w:rsidR="00BD51F0" w:rsidRPr="00212469" w14:paraId="733E1A89" w14:textId="77777777" w:rsidTr="00240099">
        <w:trPr>
          <w:cantSplit/>
          <w:ins w:id="3577" w:author="Lynn Felhofer" w:date="2020-03-20T10:11:00Z"/>
        </w:trPr>
        <w:tc>
          <w:tcPr>
            <w:tcW w:w="1620" w:type="dxa"/>
            <w:vMerge/>
            <w:vAlign w:val="center"/>
          </w:tcPr>
          <w:p w14:paraId="1B740519" w14:textId="77777777" w:rsidR="00BD51F0" w:rsidRPr="00212469" w:rsidRDefault="00BD51F0" w:rsidP="00240099">
            <w:pPr>
              <w:pStyle w:val="TableLabel"/>
              <w:rPr>
                <w:ins w:id="3578" w:author="Lynn Felhofer" w:date="2020-03-20T10:11:00Z"/>
                <w:rFonts w:ascii="Times New Roman" w:hAnsi="Times New Roman"/>
                <w:sz w:val="16"/>
              </w:rPr>
            </w:pPr>
          </w:p>
        </w:tc>
        <w:tc>
          <w:tcPr>
            <w:tcW w:w="2520" w:type="dxa"/>
            <w:vAlign w:val="center"/>
          </w:tcPr>
          <w:p w14:paraId="4CF45D1C" w14:textId="77777777" w:rsidR="00BD51F0" w:rsidRPr="00AB5651" w:rsidRDefault="00BD51F0" w:rsidP="00240099">
            <w:pPr>
              <w:pStyle w:val="TableEntry"/>
              <w:rPr>
                <w:ins w:id="3579" w:author="Lynn Felhofer" w:date="2020-03-20T10:11:00Z"/>
                <w:i/>
                <w:iCs/>
                <w:szCs w:val="18"/>
              </w:rPr>
            </w:pPr>
            <w:ins w:id="3580" w:author="Lynn Felhofer" w:date="2020-03-20T10:11:00Z">
              <w:r w:rsidRPr="00AB5651">
                <w:rPr>
                  <w:i/>
                  <w:iCs/>
                  <w:szCs w:val="18"/>
                </w:rPr>
                <w:t>ParticipantObjectSensitivity</w:t>
              </w:r>
            </w:ins>
          </w:p>
        </w:tc>
        <w:tc>
          <w:tcPr>
            <w:tcW w:w="630" w:type="dxa"/>
            <w:vAlign w:val="center"/>
          </w:tcPr>
          <w:p w14:paraId="55A4CA85" w14:textId="77777777" w:rsidR="00BD51F0" w:rsidRPr="00AB5651" w:rsidRDefault="00BD51F0" w:rsidP="00240099">
            <w:pPr>
              <w:pStyle w:val="TableEntry"/>
              <w:jc w:val="center"/>
              <w:rPr>
                <w:ins w:id="3581" w:author="Lynn Felhofer" w:date="2020-03-20T10:11:00Z"/>
                <w:i/>
                <w:iCs/>
                <w:szCs w:val="18"/>
              </w:rPr>
            </w:pPr>
            <w:ins w:id="3582" w:author="Lynn Felhofer" w:date="2020-03-20T10:11:00Z">
              <w:r w:rsidRPr="00AB5651">
                <w:rPr>
                  <w:i/>
                  <w:iCs/>
                  <w:szCs w:val="18"/>
                </w:rPr>
                <w:t>U</w:t>
              </w:r>
            </w:ins>
          </w:p>
        </w:tc>
        <w:tc>
          <w:tcPr>
            <w:tcW w:w="4968" w:type="dxa"/>
            <w:vAlign w:val="center"/>
          </w:tcPr>
          <w:p w14:paraId="2DFA37DE" w14:textId="77777777" w:rsidR="00BD51F0" w:rsidRPr="00AB5651" w:rsidRDefault="00BD51F0" w:rsidP="00240099">
            <w:pPr>
              <w:pStyle w:val="TableEntry"/>
              <w:rPr>
                <w:ins w:id="3583" w:author="Lynn Felhofer" w:date="2020-03-20T10:11:00Z"/>
                <w:szCs w:val="18"/>
              </w:rPr>
            </w:pPr>
            <w:ins w:id="3584" w:author="Lynn Felhofer" w:date="2020-03-20T10:11:00Z">
              <w:r w:rsidRPr="00AB5651">
                <w:rPr>
                  <w:i/>
                  <w:iCs/>
                  <w:szCs w:val="18"/>
                </w:rPr>
                <w:t>not specialized</w:t>
              </w:r>
            </w:ins>
          </w:p>
        </w:tc>
      </w:tr>
      <w:tr w:rsidR="00BD51F0" w:rsidRPr="00212469" w14:paraId="2E1F026B" w14:textId="77777777" w:rsidTr="00240099">
        <w:trPr>
          <w:cantSplit/>
          <w:ins w:id="3585" w:author="Lynn Felhofer" w:date="2020-03-20T10:11:00Z"/>
        </w:trPr>
        <w:tc>
          <w:tcPr>
            <w:tcW w:w="1620" w:type="dxa"/>
            <w:vMerge/>
            <w:vAlign w:val="center"/>
          </w:tcPr>
          <w:p w14:paraId="308CE046" w14:textId="77777777" w:rsidR="00BD51F0" w:rsidRPr="00212469" w:rsidRDefault="00BD51F0" w:rsidP="00240099">
            <w:pPr>
              <w:pStyle w:val="TableLabel"/>
              <w:rPr>
                <w:ins w:id="3586" w:author="Lynn Felhofer" w:date="2020-03-20T10:11:00Z"/>
                <w:rFonts w:ascii="Times New Roman" w:hAnsi="Times New Roman"/>
                <w:sz w:val="16"/>
              </w:rPr>
            </w:pPr>
          </w:p>
        </w:tc>
        <w:tc>
          <w:tcPr>
            <w:tcW w:w="2520" w:type="dxa"/>
            <w:vAlign w:val="center"/>
          </w:tcPr>
          <w:p w14:paraId="2784A37D" w14:textId="77777777" w:rsidR="00BD51F0" w:rsidRPr="00AB5651" w:rsidRDefault="00BD51F0" w:rsidP="00240099">
            <w:pPr>
              <w:pStyle w:val="TableEntry"/>
              <w:rPr>
                <w:ins w:id="3587" w:author="Lynn Felhofer" w:date="2020-03-20T10:11:00Z"/>
                <w:szCs w:val="18"/>
              </w:rPr>
            </w:pPr>
            <w:ins w:id="3588" w:author="Lynn Felhofer" w:date="2020-03-20T10:11:00Z">
              <w:r w:rsidRPr="00AB5651">
                <w:rPr>
                  <w:szCs w:val="18"/>
                </w:rPr>
                <w:t>ParticipantObjectID</w:t>
              </w:r>
            </w:ins>
          </w:p>
        </w:tc>
        <w:tc>
          <w:tcPr>
            <w:tcW w:w="630" w:type="dxa"/>
            <w:vAlign w:val="center"/>
          </w:tcPr>
          <w:p w14:paraId="2680C5E2" w14:textId="77777777" w:rsidR="00BD51F0" w:rsidRPr="00AB5651" w:rsidRDefault="00BD51F0" w:rsidP="00240099">
            <w:pPr>
              <w:pStyle w:val="TableEntry"/>
              <w:jc w:val="center"/>
              <w:rPr>
                <w:ins w:id="3589" w:author="Lynn Felhofer" w:date="2020-03-20T10:11:00Z"/>
                <w:szCs w:val="18"/>
              </w:rPr>
            </w:pPr>
            <w:ins w:id="3590" w:author="Lynn Felhofer" w:date="2020-03-20T10:11:00Z">
              <w:r w:rsidRPr="00AB5651">
                <w:rPr>
                  <w:szCs w:val="18"/>
                </w:rPr>
                <w:t>M</w:t>
              </w:r>
            </w:ins>
          </w:p>
        </w:tc>
        <w:tc>
          <w:tcPr>
            <w:tcW w:w="4968" w:type="dxa"/>
            <w:vAlign w:val="center"/>
          </w:tcPr>
          <w:p w14:paraId="35342FEA" w14:textId="77777777" w:rsidR="00BD51F0" w:rsidRPr="00AB5651" w:rsidRDefault="00BD51F0" w:rsidP="00240099">
            <w:pPr>
              <w:pStyle w:val="TableEntry"/>
              <w:rPr>
                <w:ins w:id="3591" w:author="Lynn Felhofer" w:date="2020-03-20T10:11:00Z"/>
                <w:szCs w:val="18"/>
              </w:rPr>
            </w:pPr>
            <w:ins w:id="3592" w:author="Lynn Felhofer" w:date="2020-03-20T10:11:00Z">
              <w:r>
                <w:rPr>
                  <w:szCs w:val="18"/>
                </w:rPr>
                <w:t>T</w:t>
              </w:r>
              <w:r w:rsidRPr="00AB5651">
                <w:rPr>
                  <w:szCs w:val="18"/>
                </w:rPr>
                <w:t xml:space="preserve">he patient ID in HL7 CX format. </w:t>
              </w:r>
            </w:ins>
          </w:p>
        </w:tc>
      </w:tr>
      <w:tr w:rsidR="00BD51F0" w:rsidRPr="00212469" w14:paraId="11E117FA" w14:textId="77777777" w:rsidTr="00240099">
        <w:trPr>
          <w:cantSplit/>
          <w:ins w:id="3593" w:author="Lynn Felhofer" w:date="2020-03-20T10:11:00Z"/>
        </w:trPr>
        <w:tc>
          <w:tcPr>
            <w:tcW w:w="1620" w:type="dxa"/>
            <w:vMerge/>
            <w:vAlign w:val="center"/>
          </w:tcPr>
          <w:p w14:paraId="76AC979D" w14:textId="77777777" w:rsidR="00BD51F0" w:rsidRPr="00212469" w:rsidRDefault="00BD51F0" w:rsidP="00240099">
            <w:pPr>
              <w:pStyle w:val="TableLabel"/>
              <w:rPr>
                <w:ins w:id="3594" w:author="Lynn Felhofer" w:date="2020-03-20T10:11:00Z"/>
                <w:rFonts w:ascii="Times New Roman" w:hAnsi="Times New Roman"/>
                <w:sz w:val="16"/>
              </w:rPr>
            </w:pPr>
          </w:p>
        </w:tc>
        <w:tc>
          <w:tcPr>
            <w:tcW w:w="2520" w:type="dxa"/>
            <w:vAlign w:val="center"/>
          </w:tcPr>
          <w:p w14:paraId="56414C95" w14:textId="77777777" w:rsidR="00BD51F0" w:rsidRPr="00AB5651" w:rsidRDefault="00BD51F0" w:rsidP="00240099">
            <w:pPr>
              <w:pStyle w:val="TableEntry"/>
              <w:rPr>
                <w:ins w:id="3595" w:author="Lynn Felhofer" w:date="2020-03-20T10:11:00Z"/>
                <w:i/>
                <w:iCs/>
                <w:szCs w:val="18"/>
              </w:rPr>
            </w:pPr>
            <w:ins w:id="3596" w:author="Lynn Felhofer" w:date="2020-03-20T10:11:00Z">
              <w:r w:rsidRPr="00AB5651">
                <w:rPr>
                  <w:i/>
                  <w:iCs/>
                  <w:szCs w:val="18"/>
                </w:rPr>
                <w:t>ParticipantObjectName</w:t>
              </w:r>
            </w:ins>
          </w:p>
        </w:tc>
        <w:tc>
          <w:tcPr>
            <w:tcW w:w="630" w:type="dxa"/>
            <w:vAlign w:val="center"/>
          </w:tcPr>
          <w:p w14:paraId="2223D55C" w14:textId="77777777" w:rsidR="00BD51F0" w:rsidRPr="00AB5651" w:rsidRDefault="00BD51F0" w:rsidP="00240099">
            <w:pPr>
              <w:pStyle w:val="TableEntry"/>
              <w:jc w:val="center"/>
              <w:rPr>
                <w:ins w:id="3597" w:author="Lynn Felhofer" w:date="2020-03-20T10:11:00Z"/>
                <w:i/>
                <w:iCs/>
                <w:szCs w:val="18"/>
              </w:rPr>
            </w:pPr>
            <w:ins w:id="3598" w:author="Lynn Felhofer" w:date="2020-03-20T10:11:00Z">
              <w:r w:rsidRPr="00AB5651">
                <w:rPr>
                  <w:i/>
                  <w:iCs/>
                  <w:szCs w:val="18"/>
                </w:rPr>
                <w:t>U</w:t>
              </w:r>
            </w:ins>
          </w:p>
        </w:tc>
        <w:tc>
          <w:tcPr>
            <w:tcW w:w="4968" w:type="dxa"/>
            <w:vAlign w:val="center"/>
          </w:tcPr>
          <w:p w14:paraId="53BCED1B" w14:textId="77777777" w:rsidR="00BD51F0" w:rsidRPr="00AB5651" w:rsidRDefault="00BD51F0" w:rsidP="00240099">
            <w:pPr>
              <w:pStyle w:val="TableEntry"/>
              <w:rPr>
                <w:ins w:id="3599" w:author="Lynn Felhofer" w:date="2020-03-20T10:11:00Z"/>
                <w:szCs w:val="18"/>
              </w:rPr>
            </w:pPr>
            <w:ins w:id="3600" w:author="Lynn Felhofer" w:date="2020-03-20T10:11:00Z">
              <w:r w:rsidRPr="00AB5651">
                <w:rPr>
                  <w:i/>
                  <w:iCs/>
                  <w:szCs w:val="18"/>
                </w:rPr>
                <w:t>not specialized</w:t>
              </w:r>
            </w:ins>
          </w:p>
        </w:tc>
      </w:tr>
      <w:tr w:rsidR="00BD51F0" w:rsidRPr="00212469" w14:paraId="7781F322" w14:textId="77777777" w:rsidTr="00240099">
        <w:trPr>
          <w:cantSplit/>
          <w:ins w:id="3601" w:author="Lynn Felhofer" w:date="2020-03-20T10:11:00Z"/>
        </w:trPr>
        <w:tc>
          <w:tcPr>
            <w:tcW w:w="1620" w:type="dxa"/>
            <w:vMerge/>
            <w:vAlign w:val="center"/>
          </w:tcPr>
          <w:p w14:paraId="03618C45" w14:textId="77777777" w:rsidR="00BD51F0" w:rsidRPr="00212469" w:rsidRDefault="00BD51F0" w:rsidP="00240099">
            <w:pPr>
              <w:pStyle w:val="TableLabel"/>
              <w:rPr>
                <w:ins w:id="3602" w:author="Lynn Felhofer" w:date="2020-03-20T10:11:00Z"/>
                <w:rFonts w:ascii="Times New Roman" w:hAnsi="Times New Roman"/>
                <w:sz w:val="16"/>
              </w:rPr>
            </w:pPr>
          </w:p>
        </w:tc>
        <w:tc>
          <w:tcPr>
            <w:tcW w:w="2520" w:type="dxa"/>
            <w:vAlign w:val="center"/>
          </w:tcPr>
          <w:p w14:paraId="504EDA41" w14:textId="77777777" w:rsidR="00BD51F0" w:rsidRPr="00AB5651" w:rsidRDefault="00BD51F0" w:rsidP="00240099">
            <w:pPr>
              <w:pStyle w:val="TableEntry"/>
              <w:rPr>
                <w:ins w:id="3603" w:author="Lynn Felhofer" w:date="2020-03-20T10:11:00Z"/>
                <w:i/>
                <w:iCs/>
                <w:szCs w:val="18"/>
              </w:rPr>
            </w:pPr>
            <w:ins w:id="3604" w:author="Lynn Felhofer" w:date="2020-03-20T10:11:00Z">
              <w:r w:rsidRPr="00AB5651">
                <w:rPr>
                  <w:i/>
                  <w:iCs/>
                  <w:szCs w:val="18"/>
                </w:rPr>
                <w:t>ParticipantObjectQuery</w:t>
              </w:r>
            </w:ins>
          </w:p>
        </w:tc>
        <w:tc>
          <w:tcPr>
            <w:tcW w:w="630" w:type="dxa"/>
            <w:vAlign w:val="center"/>
          </w:tcPr>
          <w:p w14:paraId="7C17C960" w14:textId="77777777" w:rsidR="00BD51F0" w:rsidRPr="00AB5651" w:rsidRDefault="00BD51F0" w:rsidP="00240099">
            <w:pPr>
              <w:pStyle w:val="TableEntry"/>
              <w:jc w:val="center"/>
              <w:rPr>
                <w:ins w:id="3605" w:author="Lynn Felhofer" w:date="2020-03-20T10:11:00Z"/>
                <w:i/>
                <w:iCs/>
                <w:szCs w:val="18"/>
              </w:rPr>
            </w:pPr>
            <w:ins w:id="3606" w:author="Lynn Felhofer" w:date="2020-03-20T10:11:00Z">
              <w:r w:rsidRPr="00AB5651">
                <w:rPr>
                  <w:i/>
                  <w:iCs/>
                  <w:szCs w:val="18"/>
                </w:rPr>
                <w:t>U</w:t>
              </w:r>
            </w:ins>
          </w:p>
        </w:tc>
        <w:tc>
          <w:tcPr>
            <w:tcW w:w="4968" w:type="dxa"/>
            <w:vAlign w:val="center"/>
          </w:tcPr>
          <w:p w14:paraId="379558F1" w14:textId="77777777" w:rsidR="00BD51F0" w:rsidRPr="00AB5651" w:rsidRDefault="00BD51F0" w:rsidP="00240099">
            <w:pPr>
              <w:pStyle w:val="TableEntry"/>
              <w:rPr>
                <w:ins w:id="3607" w:author="Lynn Felhofer" w:date="2020-03-20T10:11:00Z"/>
                <w:szCs w:val="18"/>
              </w:rPr>
            </w:pPr>
            <w:ins w:id="3608" w:author="Lynn Felhofer" w:date="2020-03-20T10:11:00Z">
              <w:r w:rsidRPr="00AB5651">
                <w:rPr>
                  <w:i/>
                  <w:iCs/>
                  <w:szCs w:val="18"/>
                </w:rPr>
                <w:t>not specialized</w:t>
              </w:r>
            </w:ins>
          </w:p>
        </w:tc>
      </w:tr>
      <w:tr w:rsidR="00BD51F0" w:rsidRPr="00212469" w14:paraId="784FF719" w14:textId="77777777" w:rsidTr="00240099">
        <w:trPr>
          <w:cantSplit/>
          <w:ins w:id="3609" w:author="Lynn Felhofer" w:date="2020-03-20T10:11:00Z"/>
        </w:trPr>
        <w:tc>
          <w:tcPr>
            <w:tcW w:w="1620" w:type="dxa"/>
            <w:vMerge/>
            <w:vAlign w:val="center"/>
          </w:tcPr>
          <w:p w14:paraId="4F595A88" w14:textId="77777777" w:rsidR="00BD51F0" w:rsidRPr="00212469" w:rsidRDefault="00BD51F0" w:rsidP="00240099">
            <w:pPr>
              <w:pStyle w:val="TableLabel"/>
              <w:rPr>
                <w:ins w:id="3610" w:author="Lynn Felhofer" w:date="2020-03-20T10:11:00Z"/>
                <w:rFonts w:ascii="Times New Roman" w:hAnsi="Times New Roman"/>
                <w:sz w:val="16"/>
              </w:rPr>
            </w:pPr>
          </w:p>
        </w:tc>
        <w:tc>
          <w:tcPr>
            <w:tcW w:w="2520" w:type="dxa"/>
            <w:vAlign w:val="center"/>
          </w:tcPr>
          <w:p w14:paraId="31F304EC" w14:textId="77777777" w:rsidR="00BD51F0" w:rsidRPr="00AB5651" w:rsidRDefault="00BD51F0" w:rsidP="00240099">
            <w:pPr>
              <w:pStyle w:val="TableEntry"/>
              <w:rPr>
                <w:ins w:id="3611" w:author="Lynn Felhofer" w:date="2020-03-20T10:11:00Z"/>
              </w:rPr>
            </w:pPr>
            <w:ins w:id="3612" w:author="Lynn Felhofer" w:date="2020-03-20T10:11:00Z">
              <w:r w:rsidRPr="00AB5651">
                <w:t>ParticipantObjectDetail</w:t>
              </w:r>
            </w:ins>
          </w:p>
        </w:tc>
        <w:tc>
          <w:tcPr>
            <w:tcW w:w="630" w:type="dxa"/>
            <w:vAlign w:val="center"/>
          </w:tcPr>
          <w:p w14:paraId="5310B2B1" w14:textId="77777777" w:rsidR="00BD51F0" w:rsidRPr="00AB5651" w:rsidRDefault="00BD51F0" w:rsidP="00240099">
            <w:pPr>
              <w:pStyle w:val="TableEntry"/>
              <w:jc w:val="center"/>
              <w:rPr>
                <w:ins w:id="3613" w:author="Lynn Felhofer" w:date="2020-03-20T10:11:00Z"/>
                <w:i/>
                <w:iCs/>
                <w:szCs w:val="18"/>
              </w:rPr>
            </w:pPr>
            <w:ins w:id="3614" w:author="Lynn Felhofer" w:date="2020-03-20T10:11:00Z">
              <w:r w:rsidRPr="00AB5651">
                <w:rPr>
                  <w:szCs w:val="18"/>
                </w:rPr>
                <w:t>M</w:t>
              </w:r>
            </w:ins>
          </w:p>
        </w:tc>
        <w:tc>
          <w:tcPr>
            <w:tcW w:w="4968" w:type="dxa"/>
            <w:vAlign w:val="center"/>
          </w:tcPr>
          <w:p w14:paraId="42A40BCA" w14:textId="77777777" w:rsidR="00BD51F0" w:rsidRPr="00AB5651" w:rsidRDefault="00BD51F0" w:rsidP="00240099">
            <w:pPr>
              <w:pStyle w:val="TableEntry"/>
              <w:rPr>
                <w:ins w:id="3615" w:author="Lynn Felhofer" w:date="2020-03-20T10:11:00Z"/>
                <w:szCs w:val="18"/>
              </w:rPr>
            </w:pPr>
            <w:ins w:id="3616" w:author="Lynn Felhofer" w:date="2020-03-20T10:11:00Z">
              <w:r w:rsidRPr="00AB5651">
                <w:rPr>
                  <w:szCs w:val="18"/>
                </w:rPr>
                <w:t xml:space="preserve">The ParticipantObjectDetail element shall occur twice. </w:t>
              </w:r>
            </w:ins>
          </w:p>
          <w:p w14:paraId="2A6515E8" w14:textId="77777777" w:rsidR="00BD51F0" w:rsidRPr="00AB5651" w:rsidRDefault="00BD51F0" w:rsidP="00240099">
            <w:pPr>
              <w:pStyle w:val="TableEntry"/>
              <w:rPr>
                <w:ins w:id="3617" w:author="Lynn Felhofer" w:date="2020-03-20T10:11:00Z"/>
                <w:szCs w:val="18"/>
              </w:rPr>
            </w:pPr>
            <w:ins w:id="3618" w:author="Lynn Felhofer" w:date="2020-03-20T10:11:00Z">
              <w:r w:rsidRPr="00AB5651">
                <w:rPr>
                  <w:szCs w:val="18"/>
                </w:rPr>
                <w:t>In the first element:</w:t>
              </w:r>
            </w:ins>
          </w:p>
          <w:p w14:paraId="030630BD" w14:textId="77777777" w:rsidR="00BD51F0" w:rsidRDefault="00BD51F0" w:rsidP="00240099">
            <w:pPr>
              <w:pStyle w:val="TableEntry"/>
              <w:ind w:left="720"/>
              <w:rPr>
                <w:ins w:id="3619" w:author="Lynn Felhofer" w:date="2020-03-20T10:11:00Z"/>
                <w:szCs w:val="18"/>
              </w:rPr>
            </w:pPr>
            <w:ins w:id="3620" w:author="Lynn Felhofer" w:date="2020-03-20T10:11:00Z">
              <w:r w:rsidRPr="00AB5651">
                <w:rPr>
                  <w:szCs w:val="18"/>
                </w:rPr>
                <w:t xml:space="preserve">Type=MSH-10 (the literal string) </w:t>
              </w:r>
            </w:ins>
          </w:p>
          <w:p w14:paraId="1F8872C4" w14:textId="77777777" w:rsidR="00BD51F0" w:rsidRDefault="00BD51F0" w:rsidP="00240099">
            <w:pPr>
              <w:pStyle w:val="TableEntry"/>
              <w:ind w:left="720"/>
              <w:rPr>
                <w:ins w:id="3621" w:author="Lynn Felhofer" w:date="2020-03-20T10:11:00Z"/>
                <w:szCs w:val="18"/>
              </w:rPr>
            </w:pPr>
            <w:ins w:id="3622" w:author="Lynn Felhofer" w:date="2020-03-20T10:11:00Z">
              <w:r w:rsidRPr="00AB5651">
                <w:rPr>
                  <w:szCs w:val="18"/>
                </w:rPr>
                <w:t>Value=the value of MSH-10 (from the message content, base64 encoded)</w:t>
              </w:r>
            </w:ins>
          </w:p>
          <w:p w14:paraId="50A79435" w14:textId="77777777" w:rsidR="00BD51F0" w:rsidRPr="00AB5651" w:rsidRDefault="00BD51F0" w:rsidP="00240099">
            <w:pPr>
              <w:pStyle w:val="TableEntry"/>
              <w:rPr>
                <w:ins w:id="3623" w:author="Lynn Felhofer" w:date="2020-03-20T10:11:00Z"/>
              </w:rPr>
            </w:pPr>
            <w:ins w:id="3624" w:author="Lynn Felhofer" w:date="2020-03-20T10:11:00Z">
              <w:r w:rsidRPr="00AB5651">
                <w:t>In the second element:</w:t>
              </w:r>
            </w:ins>
          </w:p>
          <w:p w14:paraId="47ED9F47" w14:textId="77777777" w:rsidR="00BD51F0" w:rsidRPr="00AB5651" w:rsidRDefault="00BD51F0" w:rsidP="00240099">
            <w:pPr>
              <w:pStyle w:val="TableEntry"/>
              <w:ind w:left="720"/>
              <w:rPr>
                <w:ins w:id="3625" w:author="Lynn Felhofer" w:date="2020-03-20T10:11:00Z"/>
                <w:szCs w:val="18"/>
              </w:rPr>
            </w:pPr>
            <w:ins w:id="3626" w:author="Lynn Felhofer" w:date="2020-03-20T10:11:00Z">
              <w:r w:rsidRPr="00AB5651">
                <w:rPr>
                  <w:szCs w:val="18"/>
                </w:rPr>
                <w:t xml:space="preserve">Type="urn:ihe:iti:xpid:2017:patientIdentifierType" (the literal string) </w:t>
              </w:r>
            </w:ins>
          </w:p>
          <w:p w14:paraId="02044176" w14:textId="77777777" w:rsidR="00BD51F0" w:rsidRPr="00AB5651" w:rsidRDefault="00BD51F0" w:rsidP="00240099">
            <w:pPr>
              <w:pStyle w:val="TableEntry"/>
              <w:ind w:left="720"/>
              <w:rPr>
                <w:ins w:id="3627" w:author="Lynn Felhofer" w:date="2020-03-20T10:11:00Z"/>
                <w:szCs w:val="18"/>
              </w:rPr>
            </w:pPr>
            <w:ins w:id="3628" w:author="Lynn Felhofer" w:date="2020-03-20T10:11:00Z">
              <w:r w:rsidRPr="00AB5651">
                <w:rPr>
                  <w:szCs w:val="18"/>
                </w:rPr>
                <w:t>Value="localPatientId" (the literal string, base64 encoded)</w:t>
              </w:r>
            </w:ins>
          </w:p>
        </w:tc>
      </w:tr>
    </w:tbl>
    <w:p w14:paraId="2EC772DF" w14:textId="77777777" w:rsidR="00BD51F0" w:rsidRPr="00212469" w:rsidRDefault="00BD51F0" w:rsidP="00BD51F0">
      <w:pPr>
        <w:pStyle w:val="BodyText"/>
        <w:rPr>
          <w:ins w:id="3629" w:author="Lynn Felhofer" w:date="2020-03-20T10:11:00Z"/>
        </w:rPr>
      </w:pPr>
    </w:p>
    <w:tbl>
      <w:tblPr>
        <w:tblW w:w="1005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2430"/>
        <w:gridCol w:w="630"/>
        <w:gridCol w:w="5287"/>
      </w:tblGrid>
      <w:tr w:rsidR="00BD51F0" w:rsidRPr="00212469" w14:paraId="06987945" w14:textId="77777777" w:rsidTr="00240099">
        <w:trPr>
          <w:cantSplit/>
          <w:ins w:id="3630" w:author="Lynn Felhofer" w:date="2020-03-20T10:11:00Z"/>
        </w:trPr>
        <w:tc>
          <w:tcPr>
            <w:tcW w:w="1710" w:type="dxa"/>
            <w:vMerge w:val="restart"/>
            <w:tcBorders>
              <w:top w:val="single" w:sz="4" w:space="0" w:color="auto"/>
              <w:left w:val="single" w:sz="4" w:space="0" w:color="auto"/>
              <w:right w:val="single" w:sz="4" w:space="0" w:color="auto"/>
            </w:tcBorders>
            <w:hideMark/>
          </w:tcPr>
          <w:p w14:paraId="348E9813" w14:textId="77777777" w:rsidR="00BD51F0" w:rsidRPr="00212469" w:rsidRDefault="00BD51F0" w:rsidP="00240099">
            <w:pPr>
              <w:pStyle w:val="TableEntryHeader"/>
              <w:rPr>
                <w:ins w:id="3631" w:author="Lynn Felhofer" w:date="2020-03-20T10:11:00Z"/>
              </w:rPr>
            </w:pPr>
            <w:ins w:id="3632" w:author="Lynn Felhofer" w:date="2020-03-20T10:11:00Z">
              <w:r w:rsidRPr="00212469">
                <w:t>subsumedLocalPatientId</w:t>
              </w:r>
            </w:ins>
          </w:p>
          <w:p w14:paraId="5D6CDA2E" w14:textId="77777777" w:rsidR="00BD51F0" w:rsidRPr="00AB5651" w:rsidRDefault="00BD51F0" w:rsidP="00240099">
            <w:pPr>
              <w:pStyle w:val="TableEntryHeader"/>
              <w:rPr>
                <w:ins w:id="3633" w:author="Lynn Felhofer" w:date="2020-03-20T10:11:00Z"/>
                <w:b w:val="0"/>
                <w:bCs/>
                <w:sz w:val="12"/>
              </w:rPr>
            </w:pPr>
            <w:ins w:id="3634" w:author="Lynn Felhofer" w:date="2020-03-20T10:11:00Z">
              <w:r w:rsidRPr="00AB5651">
                <w:rPr>
                  <w:bCs/>
                  <w:sz w:val="12"/>
                </w:rPr>
                <w:t>(AuditMessage/</w:t>
              </w:r>
              <w:r w:rsidRPr="00AB5651">
                <w:rPr>
                  <w:bCs/>
                  <w:sz w:val="12"/>
                </w:rPr>
                <w:br/>
                <w:t>ParticipantObjectIdentification</w:t>
              </w:r>
              <w:r w:rsidRPr="00AB5651">
                <w:rPr>
                  <w:bCs/>
                  <w:sz w:val="12"/>
                  <w:szCs w:val="12"/>
                </w:rPr>
                <w:t>)</w:t>
              </w:r>
            </w:ins>
          </w:p>
        </w:tc>
        <w:tc>
          <w:tcPr>
            <w:tcW w:w="2430" w:type="dxa"/>
            <w:tcBorders>
              <w:top w:val="single" w:sz="4" w:space="0" w:color="auto"/>
              <w:left w:val="single" w:sz="4" w:space="0" w:color="auto"/>
              <w:bottom w:val="single" w:sz="4" w:space="0" w:color="auto"/>
              <w:right w:val="single" w:sz="4" w:space="0" w:color="auto"/>
            </w:tcBorders>
            <w:vAlign w:val="center"/>
            <w:hideMark/>
          </w:tcPr>
          <w:p w14:paraId="33FB0947" w14:textId="77777777" w:rsidR="00BD51F0" w:rsidRPr="00212469" w:rsidRDefault="00BD51F0" w:rsidP="00240099">
            <w:pPr>
              <w:pStyle w:val="TableEntry"/>
              <w:rPr>
                <w:ins w:id="3635" w:author="Lynn Felhofer" w:date="2020-03-20T10:11:00Z"/>
              </w:rPr>
            </w:pPr>
            <w:ins w:id="3636" w:author="Lynn Felhofer" w:date="2020-03-20T10:11:00Z">
              <w:r w:rsidRPr="00212469">
                <w:t>ParticipantObjectTypeCode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409FB838" w14:textId="77777777" w:rsidR="00BD51F0" w:rsidRPr="00212469" w:rsidRDefault="00BD51F0" w:rsidP="00240099">
            <w:pPr>
              <w:pStyle w:val="TableEntry"/>
              <w:jc w:val="center"/>
              <w:rPr>
                <w:ins w:id="3637" w:author="Lynn Felhofer" w:date="2020-03-20T10:11:00Z"/>
              </w:rPr>
            </w:pPr>
            <w:ins w:id="3638" w:author="Lynn Felhofer" w:date="2020-03-20T10:11:00Z">
              <w:r w:rsidRPr="00212469">
                <w:t>M</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4A6B0480" w14:textId="77777777" w:rsidR="00BD51F0" w:rsidRPr="00212469" w:rsidRDefault="00BD51F0" w:rsidP="00240099">
            <w:pPr>
              <w:pStyle w:val="TableEntry"/>
              <w:rPr>
                <w:ins w:id="3639" w:author="Lynn Felhofer" w:date="2020-03-20T10:11:00Z"/>
              </w:rPr>
            </w:pPr>
            <w:ins w:id="3640" w:author="Lynn Felhofer" w:date="2020-03-20T10:11:00Z">
              <w:r w:rsidRPr="00212469">
                <w:t>“1” (person)</w:t>
              </w:r>
            </w:ins>
          </w:p>
        </w:tc>
      </w:tr>
      <w:tr w:rsidR="00BD51F0" w:rsidRPr="00212469" w14:paraId="75983E61" w14:textId="77777777" w:rsidTr="00240099">
        <w:trPr>
          <w:cantSplit/>
          <w:ins w:id="3641" w:author="Lynn Felhofer" w:date="2020-03-20T10:11:00Z"/>
        </w:trPr>
        <w:tc>
          <w:tcPr>
            <w:tcW w:w="1710" w:type="dxa"/>
            <w:vMerge/>
            <w:tcBorders>
              <w:left w:val="single" w:sz="4" w:space="0" w:color="auto"/>
              <w:right w:val="single" w:sz="4" w:space="0" w:color="auto"/>
            </w:tcBorders>
            <w:vAlign w:val="center"/>
            <w:hideMark/>
          </w:tcPr>
          <w:p w14:paraId="22710C95" w14:textId="77777777" w:rsidR="00BD51F0" w:rsidRPr="00212469" w:rsidRDefault="00BD51F0" w:rsidP="00240099">
            <w:pPr>
              <w:rPr>
                <w:ins w:id="3642"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65FC72AA" w14:textId="77777777" w:rsidR="00BD51F0" w:rsidRPr="00212469" w:rsidRDefault="00BD51F0" w:rsidP="00240099">
            <w:pPr>
              <w:pStyle w:val="TableEntry"/>
              <w:rPr>
                <w:ins w:id="3643" w:author="Lynn Felhofer" w:date="2020-03-20T10:11:00Z"/>
              </w:rPr>
            </w:pPr>
            <w:ins w:id="3644" w:author="Lynn Felhofer" w:date="2020-03-20T10:11:00Z">
              <w:r w:rsidRPr="00212469">
                <w:t>ParticipantObjectTypeCodeRole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20C7C8FD" w14:textId="77777777" w:rsidR="00BD51F0" w:rsidRPr="00212469" w:rsidRDefault="00BD51F0" w:rsidP="00240099">
            <w:pPr>
              <w:pStyle w:val="TableEntry"/>
              <w:jc w:val="center"/>
              <w:rPr>
                <w:ins w:id="3645" w:author="Lynn Felhofer" w:date="2020-03-20T10:11:00Z"/>
              </w:rPr>
            </w:pPr>
            <w:ins w:id="3646" w:author="Lynn Felhofer" w:date="2020-03-20T10:11:00Z">
              <w:r w:rsidRPr="00212469">
                <w:t>M</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2B765499" w14:textId="77777777" w:rsidR="00BD51F0" w:rsidRPr="00212469" w:rsidRDefault="00BD51F0" w:rsidP="00240099">
            <w:pPr>
              <w:pStyle w:val="TableEntry"/>
              <w:rPr>
                <w:ins w:id="3647" w:author="Lynn Felhofer" w:date="2020-03-20T10:11:00Z"/>
                <w:b/>
                <w:i/>
              </w:rPr>
            </w:pPr>
            <w:ins w:id="3648" w:author="Lynn Felhofer" w:date="2020-03-20T10:11:00Z">
              <w:r w:rsidRPr="00212469">
                <w:t>“1” (patient)</w:t>
              </w:r>
            </w:ins>
          </w:p>
        </w:tc>
      </w:tr>
      <w:tr w:rsidR="00BD51F0" w:rsidRPr="00212469" w14:paraId="7AEA0828" w14:textId="77777777" w:rsidTr="00240099">
        <w:trPr>
          <w:cantSplit/>
          <w:ins w:id="3649" w:author="Lynn Felhofer" w:date="2020-03-20T10:11:00Z"/>
        </w:trPr>
        <w:tc>
          <w:tcPr>
            <w:tcW w:w="1710" w:type="dxa"/>
            <w:vMerge/>
            <w:tcBorders>
              <w:left w:val="single" w:sz="4" w:space="0" w:color="auto"/>
              <w:right w:val="single" w:sz="4" w:space="0" w:color="auto"/>
            </w:tcBorders>
            <w:vAlign w:val="center"/>
            <w:hideMark/>
          </w:tcPr>
          <w:p w14:paraId="6C9E1668" w14:textId="77777777" w:rsidR="00BD51F0" w:rsidRPr="00212469" w:rsidRDefault="00BD51F0" w:rsidP="00240099">
            <w:pPr>
              <w:rPr>
                <w:ins w:id="3650"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7CE87B3" w14:textId="77777777" w:rsidR="00BD51F0" w:rsidRPr="00212469" w:rsidRDefault="00BD51F0" w:rsidP="00240099">
            <w:pPr>
              <w:pStyle w:val="TableEntry"/>
              <w:rPr>
                <w:ins w:id="3651" w:author="Lynn Felhofer" w:date="2020-03-20T10:11:00Z"/>
              </w:rPr>
            </w:pPr>
            <w:ins w:id="3652" w:author="Lynn Felhofer" w:date="2020-03-20T10:11:00Z">
              <w:r w:rsidRPr="00212469">
                <w:t>ParticipantObjectDataLifeCycle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19389181" w14:textId="77777777" w:rsidR="00BD51F0" w:rsidRPr="00212469" w:rsidRDefault="00BD51F0" w:rsidP="00240099">
            <w:pPr>
              <w:pStyle w:val="TableEntry"/>
              <w:jc w:val="center"/>
              <w:rPr>
                <w:ins w:id="3653" w:author="Lynn Felhofer" w:date="2020-03-20T10:11:00Z"/>
                <w:i/>
                <w:iCs/>
              </w:rPr>
            </w:pPr>
            <w:ins w:id="3654" w:author="Lynn Felhofer" w:date="2020-03-20T10:11:00Z">
              <w:r w:rsidRPr="00212469">
                <w:rPr>
                  <w:iCs/>
                </w:rPr>
                <w:t>M</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2A32D389" w14:textId="77777777" w:rsidR="00BD51F0" w:rsidRPr="00212469" w:rsidRDefault="00BD51F0" w:rsidP="00240099">
            <w:pPr>
              <w:pStyle w:val="TableEntry"/>
              <w:rPr>
                <w:ins w:id="3655" w:author="Lynn Felhofer" w:date="2020-03-20T10:11:00Z"/>
              </w:rPr>
            </w:pPr>
            <w:ins w:id="3656" w:author="Lynn Felhofer" w:date="2020-03-20T10:11:00Z">
              <w:r w:rsidRPr="00212469">
                <w:rPr>
                  <w:iCs/>
                </w:rPr>
                <w:t>"14" (Logical deletion)</w:t>
              </w:r>
            </w:ins>
          </w:p>
        </w:tc>
      </w:tr>
      <w:tr w:rsidR="00BD51F0" w:rsidRPr="00212469" w14:paraId="38416CE2" w14:textId="77777777" w:rsidTr="00240099">
        <w:trPr>
          <w:cantSplit/>
          <w:ins w:id="3657" w:author="Lynn Felhofer" w:date="2020-03-20T10:11:00Z"/>
        </w:trPr>
        <w:tc>
          <w:tcPr>
            <w:tcW w:w="1710" w:type="dxa"/>
            <w:vMerge/>
            <w:tcBorders>
              <w:left w:val="single" w:sz="4" w:space="0" w:color="auto"/>
              <w:right w:val="single" w:sz="4" w:space="0" w:color="auto"/>
            </w:tcBorders>
            <w:vAlign w:val="center"/>
            <w:hideMark/>
          </w:tcPr>
          <w:p w14:paraId="7F47DB1E" w14:textId="77777777" w:rsidR="00BD51F0" w:rsidRPr="00212469" w:rsidRDefault="00BD51F0" w:rsidP="00240099">
            <w:pPr>
              <w:rPr>
                <w:ins w:id="3658"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2AE0005" w14:textId="77777777" w:rsidR="00BD51F0" w:rsidRPr="00AB5651" w:rsidRDefault="00BD51F0" w:rsidP="00240099">
            <w:pPr>
              <w:pStyle w:val="TableEntry"/>
              <w:rPr>
                <w:ins w:id="3659" w:author="Lynn Felhofer" w:date="2020-03-20T10:11:00Z"/>
                <w:i/>
                <w:iCs/>
              </w:rPr>
            </w:pPr>
            <w:ins w:id="3660" w:author="Lynn Felhofer" w:date="2020-03-20T10:11:00Z">
              <w:r w:rsidRPr="00AB5651">
                <w:rPr>
                  <w:i/>
                  <w:iCs/>
                </w:rPr>
                <w:t>ParticipantObjectIDTypeCode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68436581" w14:textId="77777777" w:rsidR="00BD51F0" w:rsidRPr="00212469" w:rsidRDefault="00BD51F0" w:rsidP="00240099">
            <w:pPr>
              <w:pStyle w:val="TableEntry"/>
              <w:jc w:val="center"/>
              <w:rPr>
                <w:ins w:id="3661" w:author="Lynn Felhofer" w:date="2020-03-20T10:11:00Z"/>
                <w:i/>
              </w:rPr>
            </w:pPr>
            <w:ins w:id="3662" w:author="Lynn Felhofer" w:date="2020-03-20T10:11:00Z">
              <w:r w:rsidRPr="00212469">
                <w:rPr>
                  <w:i/>
                </w:rPr>
                <w:t>U</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7C99EDB6" w14:textId="77777777" w:rsidR="00BD51F0" w:rsidRPr="00212469" w:rsidRDefault="00BD51F0" w:rsidP="00240099">
            <w:pPr>
              <w:pStyle w:val="TableEntry"/>
              <w:rPr>
                <w:ins w:id="3663" w:author="Lynn Felhofer" w:date="2020-03-20T10:11:00Z"/>
              </w:rPr>
            </w:pPr>
            <w:ins w:id="3664" w:author="Lynn Felhofer" w:date="2020-03-20T10:11:00Z">
              <w:r w:rsidRPr="00212469">
                <w:rPr>
                  <w:i/>
                  <w:iCs/>
                </w:rPr>
                <w:t>not specialized</w:t>
              </w:r>
            </w:ins>
          </w:p>
        </w:tc>
      </w:tr>
      <w:tr w:rsidR="00BD51F0" w:rsidRPr="00212469" w14:paraId="3FED99DB" w14:textId="77777777" w:rsidTr="00240099">
        <w:trPr>
          <w:cantSplit/>
          <w:ins w:id="3665" w:author="Lynn Felhofer" w:date="2020-03-20T10:11:00Z"/>
        </w:trPr>
        <w:tc>
          <w:tcPr>
            <w:tcW w:w="1710" w:type="dxa"/>
            <w:vMerge/>
            <w:tcBorders>
              <w:left w:val="single" w:sz="4" w:space="0" w:color="auto"/>
              <w:right w:val="single" w:sz="4" w:space="0" w:color="auto"/>
            </w:tcBorders>
            <w:vAlign w:val="center"/>
            <w:hideMark/>
          </w:tcPr>
          <w:p w14:paraId="40FAE70E" w14:textId="77777777" w:rsidR="00BD51F0" w:rsidRPr="00212469" w:rsidRDefault="00BD51F0" w:rsidP="00240099">
            <w:pPr>
              <w:rPr>
                <w:ins w:id="3666"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747ECC77" w14:textId="77777777" w:rsidR="00BD51F0" w:rsidRPr="00AB5651" w:rsidRDefault="00BD51F0" w:rsidP="00240099">
            <w:pPr>
              <w:pStyle w:val="TableEntry"/>
              <w:rPr>
                <w:ins w:id="3667" w:author="Lynn Felhofer" w:date="2020-03-20T10:11:00Z"/>
                <w:i/>
                <w:iCs/>
              </w:rPr>
            </w:pPr>
            <w:ins w:id="3668" w:author="Lynn Felhofer" w:date="2020-03-20T10:11:00Z">
              <w:r w:rsidRPr="00AB5651">
                <w:rPr>
                  <w:i/>
                  <w:iCs/>
                </w:rPr>
                <w:t>ParticipantObjectSensitivity</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3F76DCE7" w14:textId="77777777" w:rsidR="00BD51F0" w:rsidRPr="00212469" w:rsidRDefault="00BD51F0" w:rsidP="00240099">
            <w:pPr>
              <w:pStyle w:val="TableEntry"/>
              <w:jc w:val="center"/>
              <w:rPr>
                <w:ins w:id="3669" w:author="Lynn Felhofer" w:date="2020-03-20T10:11:00Z"/>
                <w:i/>
                <w:iCs/>
              </w:rPr>
            </w:pPr>
            <w:ins w:id="3670" w:author="Lynn Felhofer" w:date="2020-03-20T10:11:00Z">
              <w:r w:rsidRPr="00212469">
                <w:rPr>
                  <w:i/>
                  <w:iCs/>
                </w:rPr>
                <w:t>U</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4E056481" w14:textId="77777777" w:rsidR="00BD51F0" w:rsidRPr="00212469" w:rsidRDefault="00BD51F0" w:rsidP="00240099">
            <w:pPr>
              <w:pStyle w:val="TableEntry"/>
              <w:rPr>
                <w:ins w:id="3671" w:author="Lynn Felhofer" w:date="2020-03-20T10:11:00Z"/>
              </w:rPr>
            </w:pPr>
            <w:ins w:id="3672" w:author="Lynn Felhofer" w:date="2020-03-20T10:11:00Z">
              <w:r w:rsidRPr="00212469">
                <w:rPr>
                  <w:i/>
                  <w:iCs/>
                </w:rPr>
                <w:t>not specialized</w:t>
              </w:r>
            </w:ins>
          </w:p>
        </w:tc>
      </w:tr>
      <w:tr w:rsidR="00BD51F0" w:rsidRPr="00212469" w14:paraId="6600E7BC" w14:textId="77777777" w:rsidTr="00240099">
        <w:trPr>
          <w:cantSplit/>
          <w:ins w:id="3673" w:author="Lynn Felhofer" w:date="2020-03-20T10:11:00Z"/>
        </w:trPr>
        <w:tc>
          <w:tcPr>
            <w:tcW w:w="1710" w:type="dxa"/>
            <w:vMerge/>
            <w:tcBorders>
              <w:left w:val="single" w:sz="4" w:space="0" w:color="auto"/>
              <w:right w:val="single" w:sz="4" w:space="0" w:color="auto"/>
            </w:tcBorders>
            <w:vAlign w:val="center"/>
            <w:hideMark/>
          </w:tcPr>
          <w:p w14:paraId="19343D1A" w14:textId="77777777" w:rsidR="00BD51F0" w:rsidRPr="00212469" w:rsidRDefault="00BD51F0" w:rsidP="00240099">
            <w:pPr>
              <w:rPr>
                <w:ins w:id="3674"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418E06C" w14:textId="77777777" w:rsidR="00BD51F0" w:rsidRPr="00212469" w:rsidRDefault="00BD51F0" w:rsidP="00240099">
            <w:pPr>
              <w:pStyle w:val="TableEntry"/>
              <w:rPr>
                <w:ins w:id="3675" w:author="Lynn Felhofer" w:date="2020-03-20T10:11:00Z"/>
              </w:rPr>
            </w:pPr>
            <w:ins w:id="3676" w:author="Lynn Felhofer" w:date="2020-03-20T10:11:00Z">
              <w:r w:rsidRPr="00212469">
                <w:t>ParticipantObjectID</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496637C5" w14:textId="77777777" w:rsidR="00BD51F0" w:rsidRPr="00212469" w:rsidRDefault="00BD51F0" w:rsidP="00240099">
            <w:pPr>
              <w:pStyle w:val="TableEntry"/>
              <w:jc w:val="center"/>
              <w:rPr>
                <w:ins w:id="3677" w:author="Lynn Felhofer" w:date="2020-03-20T10:11:00Z"/>
              </w:rPr>
            </w:pPr>
            <w:ins w:id="3678" w:author="Lynn Felhofer" w:date="2020-03-20T10:11:00Z">
              <w:r w:rsidRPr="00212469">
                <w:t>M</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717664AB" w14:textId="77777777" w:rsidR="00BD51F0" w:rsidRPr="00212469" w:rsidRDefault="00BD51F0" w:rsidP="00240099">
            <w:pPr>
              <w:pStyle w:val="TableEntry"/>
              <w:rPr>
                <w:ins w:id="3679" w:author="Lynn Felhofer" w:date="2020-03-20T10:11:00Z"/>
              </w:rPr>
            </w:pPr>
            <w:ins w:id="3680" w:author="Lynn Felhofer" w:date="2020-03-20T10:11:00Z">
              <w:r>
                <w:t>T</w:t>
              </w:r>
              <w:r w:rsidRPr="00212469">
                <w:t xml:space="preserve">he patient ID in HL7 CX format. </w:t>
              </w:r>
            </w:ins>
          </w:p>
        </w:tc>
      </w:tr>
      <w:tr w:rsidR="00BD51F0" w:rsidRPr="00212469" w14:paraId="269A08EF" w14:textId="77777777" w:rsidTr="00240099">
        <w:trPr>
          <w:cantSplit/>
          <w:ins w:id="3681" w:author="Lynn Felhofer" w:date="2020-03-20T10:11:00Z"/>
        </w:trPr>
        <w:tc>
          <w:tcPr>
            <w:tcW w:w="1710" w:type="dxa"/>
            <w:vMerge/>
            <w:tcBorders>
              <w:left w:val="single" w:sz="4" w:space="0" w:color="auto"/>
              <w:right w:val="single" w:sz="4" w:space="0" w:color="auto"/>
            </w:tcBorders>
            <w:vAlign w:val="center"/>
            <w:hideMark/>
          </w:tcPr>
          <w:p w14:paraId="4BC6FBA0" w14:textId="77777777" w:rsidR="00BD51F0" w:rsidRPr="00212469" w:rsidRDefault="00BD51F0" w:rsidP="00240099">
            <w:pPr>
              <w:rPr>
                <w:ins w:id="3682"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2BB00B48" w14:textId="77777777" w:rsidR="00BD51F0" w:rsidRPr="00AB5651" w:rsidRDefault="00BD51F0" w:rsidP="00240099">
            <w:pPr>
              <w:pStyle w:val="TableEntry"/>
              <w:rPr>
                <w:ins w:id="3683" w:author="Lynn Felhofer" w:date="2020-03-20T10:11:00Z"/>
                <w:i/>
                <w:iCs/>
              </w:rPr>
            </w:pPr>
            <w:ins w:id="3684" w:author="Lynn Felhofer" w:date="2020-03-20T10:11:00Z">
              <w:r w:rsidRPr="00AB5651">
                <w:rPr>
                  <w:i/>
                  <w:iCs/>
                </w:rPr>
                <w:t>ParticipantObjectName</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1BADA10D" w14:textId="77777777" w:rsidR="00BD51F0" w:rsidRPr="00212469" w:rsidRDefault="00BD51F0" w:rsidP="00240099">
            <w:pPr>
              <w:pStyle w:val="TableEntry"/>
              <w:jc w:val="center"/>
              <w:rPr>
                <w:ins w:id="3685" w:author="Lynn Felhofer" w:date="2020-03-20T10:11:00Z"/>
                <w:i/>
                <w:iCs/>
              </w:rPr>
            </w:pPr>
            <w:ins w:id="3686" w:author="Lynn Felhofer" w:date="2020-03-20T10:11:00Z">
              <w:r w:rsidRPr="00212469">
                <w:rPr>
                  <w:i/>
                  <w:iCs/>
                </w:rPr>
                <w:t>U</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6F0825AB" w14:textId="77777777" w:rsidR="00BD51F0" w:rsidRPr="00212469" w:rsidRDefault="00BD51F0" w:rsidP="00240099">
            <w:pPr>
              <w:pStyle w:val="TableEntry"/>
              <w:rPr>
                <w:ins w:id="3687" w:author="Lynn Felhofer" w:date="2020-03-20T10:11:00Z"/>
              </w:rPr>
            </w:pPr>
            <w:ins w:id="3688" w:author="Lynn Felhofer" w:date="2020-03-20T10:11:00Z">
              <w:r w:rsidRPr="00212469">
                <w:rPr>
                  <w:i/>
                  <w:iCs/>
                </w:rPr>
                <w:t>not specialized</w:t>
              </w:r>
            </w:ins>
          </w:p>
        </w:tc>
      </w:tr>
      <w:tr w:rsidR="00BD51F0" w:rsidRPr="00212469" w14:paraId="4E915879" w14:textId="77777777" w:rsidTr="00240099">
        <w:trPr>
          <w:cantSplit/>
          <w:ins w:id="3689" w:author="Lynn Felhofer" w:date="2020-03-20T10:11:00Z"/>
        </w:trPr>
        <w:tc>
          <w:tcPr>
            <w:tcW w:w="1710" w:type="dxa"/>
            <w:vMerge/>
            <w:tcBorders>
              <w:left w:val="single" w:sz="4" w:space="0" w:color="auto"/>
              <w:right w:val="single" w:sz="4" w:space="0" w:color="auto"/>
            </w:tcBorders>
            <w:vAlign w:val="center"/>
            <w:hideMark/>
          </w:tcPr>
          <w:p w14:paraId="7E557D61" w14:textId="77777777" w:rsidR="00BD51F0" w:rsidRPr="00212469" w:rsidRDefault="00BD51F0" w:rsidP="00240099">
            <w:pPr>
              <w:rPr>
                <w:ins w:id="3690"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30B7FA29" w14:textId="77777777" w:rsidR="00BD51F0" w:rsidRPr="00AB5651" w:rsidRDefault="00BD51F0" w:rsidP="00240099">
            <w:pPr>
              <w:pStyle w:val="TableEntry"/>
              <w:rPr>
                <w:ins w:id="3691" w:author="Lynn Felhofer" w:date="2020-03-20T10:11:00Z"/>
                <w:i/>
                <w:iCs/>
              </w:rPr>
            </w:pPr>
            <w:ins w:id="3692" w:author="Lynn Felhofer" w:date="2020-03-20T10:11:00Z">
              <w:r w:rsidRPr="00AB5651">
                <w:rPr>
                  <w:i/>
                  <w:iCs/>
                </w:rPr>
                <w:t>ParticipantObjectQuery</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1D04BD8E" w14:textId="77777777" w:rsidR="00BD51F0" w:rsidRPr="00212469" w:rsidRDefault="00BD51F0" w:rsidP="00240099">
            <w:pPr>
              <w:pStyle w:val="TableEntry"/>
              <w:jc w:val="center"/>
              <w:rPr>
                <w:ins w:id="3693" w:author="Lynn Felhofer" w:date="2020-03-20T10:11:00Z"/>
                <w:i/>
                <w:iCs/>
              </w:rPr>
            </w:pPr>
            <w:ins w:id="3694" w:author="Lynn Felhofer" w:date="2020-03-20T10:11:00Z">
              <w:r w:rsidRPr="00212469">
                <w:rPr>
                  <w:i/>
                  <w:iCs/>
                </w:rPr>
                <w:t>U</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59E8AF13" w14:textId="77777777" w:rsidR="00BD51F0" w:rsidRPr="00212469" w:rsidRDefault="00BD51F0" w:rsidP="00240099">
            <w:pPr>
              <w:pStyle w:val="TableEntry"/>
              <w:rPr>
                <w:ins w:id="3695" w:author="Lynn Felhofer" w:date="2020-03-20T10:11:00Z"/>
              </w:rPr>
            </w:pPr>
            <w:ins w:id="3696" w:author="Lynn Felhofer" w:date="2020-03-20T10:11:00Z">
              <w:r w:rsidRPr="00212469">
                <w:rPr>
                  <w:i/>
                  <w:iCs/>
                </w:rPr>
                <w:t>not specialized</w:t>
              </w:r>
            </w:ins>
          </w:p>
        </w:tc>
      </w:tr>
      <w:tr w:rsidR="00BD51F0" w:rsidRPr="00212469" w14:paraId="6BDEAB3A" w14:textId="77777777" w:rsidTr="00240099">
        <w:trPr>
          <w:cantSplit/>
          <w:ins w:id="3697" w:author="Lynn Felhofer" w:date="2020-03-20T10:11:00Z"/>
        </w:trPr>
        <w:tc>
          <w:tcPr>
            <w:tcW w:w="1710" w:type="dxa"/>
            <w:vMerge/>
            <w:tcBorders>
              <w:left w:val="single" w:sz="4" w:space="0" w:color="auto"/>
              <w:right w:val="single" w:sz="4" w:space="0" w:color="auto"/>
            </w:tcBorders>
            <w:vAlign w:val="center"/>
            <w:hideMark/>
          </w:tcPr>
          <w:p w14:paraId="38FBFB5D" w14:textId="77777777" w:rsidR="00BD51F0" w:rsidRPr="00212469" w:rsidRDefault="00BD51F0" w:rsidP="00240099">
            <w:pPr>
              <w:rPr>
                <w:ins w:id="3698" w:author="Lynn Felhofer" w:date="2020-03-20T10:11:00Z"/>
                <w:b/>
                <w:kern w:val="28"/>
                <w:sz w:val="16"/>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35E6FDB8" w14:textId="77777777" w:rsidR="00BD51F0" w:rsidRPr="00212469" w:rsidRDefault="00BD51F0" w:rsidP="00240099">
            <w:pPr>
              <w:pStyle w:val="TableEntry"/>
              <w:rPr>
                <w:ins w:id="3699" w:author="Lynn Felhofer" w:date="2020-03-20T10:11:00Z"/>
              </w:rPr>
            </w:pPr>
            <w:ins w:id="3700" w:author="Lynn Felhofer" w:date="2020-03-20T10:11:00Z">
              <w:r w:rsidRPr="00212469">
                <w:t>ParticipantObjectDetail</w:t>
              </w:r>
            </w:ins>
          </w:p>
        </w:tc>
        <w:tc>
          <w:tcPr>
            <w:tcW w:w="630" w:type="dxa"/>
            <w:tcBorders>
              <w:top w:val="single" w:sz="4" w:space="0" w:color="auto"/>
              <w:left w:val="single" w:sz="4" w:space="0" w:color="auto"/>
              <w:bottom w:val="single" w:sz="4" w:space="0" w:color="auto"/>
              <w:right w:val="single" w:sz="4" w:space="0" w:color="auto"/>
            </w:tcBorders>
            <w:vAlign w:val="center"/>
            <w:hideMark/>
          </w:tcPr>
          <w:p w14:paraId="79A05B00" w14:textId="77777777" w:rsidR="00BD51F0" w:rsidRPr="00212469" w:rsidRDefault="00BD51F0" w:rsidP="00240099">
            <w:pPr>
              <w:pStyle w:val="TableEntry"/>
              <w:jc w:val="center"/>
              <w:rPr>
                <w:ins w:id="3701" w:author="Lynn Felhofer" w:date="2020-03-20T10:11:00Z"/>
                <w:i/>
                <w:iCs/>
              </w:rPr>
            </w:pPr>
            <w:ins w:id="3702" w:author="Lynn Felhofer" w:date="2020-03-20T10:11:00Z">
              <w:r w:rsidRPr="00212469">
                <w:t>M</w:t>
              </w:r>
            </w:ins>
          </w:p>
        </w:tc>
        <w:tc>
          <w:tcPr>
            <w:tcW w:w="5287" w:type="dxa"/>
            <w:tcBorders>
              <w:top w:val="single" w:sz="4" w:space="0" w:color="auto"/>
              <w:left w:val="single" w:sz="4" w:space="0" w:color="auto"/>
              <w:bottom w:val="single" w:sz="4" w:space="0" w:color="auto"/>
              <w:right w:val="single" w:sz="4" w:space="0" w:color="auto"/>
            </w:tcBorders>
            <w:vAlign w:val="center"/>
            <w:hideMark/>
          </w:tcPr>
          <w:p w14:paraId="17D00311" w14:textId="77777777" w:rsidR="00BD51F0" w:rsidRPr="00212469" w:rsidRDefault="00BD51F0" w:rsidP="00240099">
            <w:pPr>
              <w:pStyle w:val="TableEntry"/>
              <w:rPr>
                <w:ins w:id="3703" w:author="Lynn Felhofer" w:date="2020-03-20T10:11:00Z"/>
              </w:rPr>
            </w:pPr>
            <w:ins w:id="3704" w:author="Lynn Felhofer" w:date="2020-03-20T10:11:00Z">
              <w:r w:rsidRPr="00212469">
                <w:t xml:space="preserve">The ParticipantObjectDetail element shall occur twice. </w:t>
              </w:r>
            </w:ins>
          </w:p>
          <w:p w14:paraId="22126497" w14:textId="77777777" w:rsidR="00BD51F0" w:rsidRPr="00212469" w:rsidRDefault="00BD51F0" w:rsidP="00240099">
            <w:pPr>
              <w:pStyle w:val="TableEntry"/>
              <w:rPr>
                <w:ins w:id="3705" w:author="Lynn Felhofer" w:date="2020-03-20T10:11:00Z"/>
              </w:rPr>
            </w:pPr>
            <w:ins w:id="3706" w:author="Lynn Felhofer" w:date="2020-03-20T10:11:00Z">
              <w:r w:rsidRPr="00212469">
                <w:t>In the first element:</w:t>
              </w:r>
            </w:ins>
          </w:p>
          <w:p w14:paraId="36A9BE49" w14:textId="77777777" w:rsidR="00BD51F0" w:rsidRPr="00212469" w:rsidRDefault="00BD51F0" w:rsidP="00240099">
            <w:pPr>
              <w:pStyle w:val="TableEntry"/>
              <w:ind w:left="720"/>
              <w:rPr>
                <w:ins w:id="3707" w:author="Lynn Felhofer" w:date="2020-03-20T10:11:00Z"/>
              </w:rPr>
            </w:pPr>
            <w:ins w:id="3708" w:author="Lynn Felhofer" w:date="2020-03-20T10:11:00Z">
              <w:r w:rsidRPr="00212469">
                <w:t>Type=MSH-10 (the literal string)</w:t>
              </w:r>
            </w:ins>
          </w:p>
          <w:p w14:paraId="28F5D0A9" w14:textId="77777777" w:rsidR="00BD51F0" w:rsidRPr="00212469" w:rsidRDefault="00BD51F0" w:rsidP="00240099">
            <w:pPr>
              <w:pStyle w:val="TableEntry"/>
              <w:ind w:left="720"/>
              <w:rPr>
                <w:ins w:id="3709" w:author="Lynn Felhofer" w:date="2020-03-20T10:11:00Z"/>
              </w:rPr>
            </w:pPr>
            <w:ins w:id="3710" w:author="Lynn Felhofer" w:date="2020-03-20T10:11:00Z">
              <w:r w:rsidRPr="00212469">
                <w:t>Value=the value of MSH-10 (from the message content, base64 encoded)</w:t>
              </w:r>
            </w:ins>
          </w:p>
          <w:p w14:paraId="7952AA93" w14:textId="77777777" w:rsidR="00BD51F0" w:rsidRPr="00212469" w:rsidRDefault="00BD51F0" w:rsidP="00240099">
            <w:pPr>
              <w:pStyle w:val="TableEntry"/>
              <w:rPr>
                <w:ins w:id="3711" w:author="Lynn Felhofer" w:date="2020-03-20T10:11:00Z"/>
              </w:rPr>
            </w:pPr>
            <w:ins w:id="3712" w:author="Lynn Felhofer" w:date="2020-03-20T10:11:00Z">
              <w:r w:rsidRPr="00212469">
                <w:t>In the second element:</w:t>
              </w:r>
            </w:ins>
          </w:p>
          <w:p w14:paraId="7366B8AB" w14:textId="77777777" w:rsidR="00BD51F0" w:rsidRPr="00212469" w:rsidRDefault="00BD51F0" w:rsidP="00240099">
            <w:pPr>
              <w:pStyle w:val="TableEntry"/>
              <w:ind w:left="720"/>
              <w:rPr>
                <w:ins w:id="3713" w:author="Lynn Felhofer" w:date="2020-03-20T10:11:00Z"/>
              </w:rPr>
            </w:pPr>
            <w:ins w:id="3714" w:author="Lynn Felhofer" w:date="2020-03-20T10:11:00Z">
              <w:r w:rsidRPr="00212469">
                <w:t>Type="urn:ihe:iti:xpid:2017:patientIdentifierType" (the literal string)</w:t>
              </w:r>
            </w:ins>
          </w:p>
          <w:p w14:paraId="46C76E48" w14:textId="77777777" w:rsidR="00BD51F0" w:rsidRPr="00212469" w:rsidRDefault="00BD51F0" w:rsidP="00240099">
            <w:pPr>
              <w:pStyle w:val="TableEntry"/>
              <w:ind w:left="720"/>
              <w:rPr>
                <w:ins w:id="3715" w:author="Lynn Felhofer" w:date="2020-03-20T10:11:00Z"/>
              </w:rPr>
            </w:pPr>
            <w:ins w:id="3716" w:author="Lynn Felhofer" w:date="2020-03-20T10:11:00Z">
              <w:r w:rsidRPr="00212469">
                <w:t>Value="subsumedPatientId" (the literal string, base64 encoded)</w:t>
              </w:r>
            </w:ins>
          </w:p>
        </w:tc>
      </w:tr>
    </w:tbl>
    <w:p w14:paraId="585BBF90" w14:textId="77777777" w:rsidR="00BD51F0" w:rsidRDefault="00BD51F0" w:rsidP="00BD51F0">
      <w:pPr>
        <w:pStyle w:val="BodyText"/>
        <w:rPr>
          <w:ins w:id="3717" w:author="Lynn Felhofer" w:date="2020-03-20T10:11:00Z"/>
        </w:rPr>
      </w:pPr>
    </w:p>
    <w:p w14:paraId="52D0DBF1" w14:textId="77777777" w:rsidR="00BD51F0" w:rsidRPr="00212469" w:rsidRDefault="00BD51F0" w:rsidP="00BD51F0">
      <w:pPr>
        <w:pStyle w:val="BodyText"/>
        <w:rPr>
          <w:ins w:id="3718" w:author="Lynn Felhofer" w:date="2020-03-20T10:11:00Z"/>
        </w:rPr>
      </w:pPr>
    </w:p>
    <w:tbl>
      <w:tblPr>
        <w:tblW w:w="973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20"/>
        <w:gridCol w:w="630"/>
        <w:gridCol w:w="4968"/>
      </w:tblGrid>
      <w:tr w:rsidR="00BD51F0" w:rsidRPr="00212469" w14:paraId="65163B4B" w14:textId="77777777" w:rsidTr="00240099">
        <w:trPr>
          <w:cantSplit/>
          <w:ins w:id="3719" w:author="Lynn Felhofer" w:date="2020-03-20T10:11:00Z"/>
        </w:trPr>
        <w:tc>
          <w:tcPr>
            <w:tcW w:w="1620" w:type="dxa"/>
            <w:vMerge w:val="restart"/>
          </w:tcPr>
          <w:p w14:paraId="31928438" w14:textId="77777777" w:rsidR="00BD51F0" w:rsidRPr="00212469" w:rsidRDefault="00BD51F0" w:rsidP="00240099">
            <w:pPr>
              <w:pStyle w:val="TableEntryHeader"/>
              <w:rPr>
                <w:ins w:id="3720" w:author="Lynn Felhofer" w:date="2020-03-20T10:11:00Z"/>
              </w:rPr>
            </w:pPr>
            <w:ins w:id="3721" w:author="Lynn Felhofer" w:date="2020-03-20T10:11:00Z">
              <w:r w:rsidRPr="00212469">
                <w:lastRenderedPageBreak/>
                <w:t>newPatientId</w:t>
              </w:r>
            </w:ins>
          </w:p>
          <w:p w14:paraId="5CE71FC0" w14:textId="77777777" w:rsidR="00BD51F0" w:rsidRPr="00AB5651" w:rsidRDefault="00BD51F0" w:rsidP="00240099">
            <w:pPr>
              <w:pStyle w:val="TableEntryHeader"/>
              <w:rPr>
                <w:ins w:id="3722" w:author="Lynn Felhofer" w:date="2020-03-20T10:11:00Z"/>
                <w:bCs/>
                <w:sz w:val="12"/>
              </w:rPr>
            </w:pPr>
            <w:ins w:id="3723" w:author="Lynn Felhofer" w:date="2020-03-20T10:11:00Z">
              <w:r w:rsidRPr="00AB5651">
                <w:rPr>
                  <w:bCs/>
                  <w:sz w:val="12"/>
                </w:rPr>
                <w:t>(AuditMessage/</w:t>
              </w:r>
              <w:r w:rsidRPr="00AB5651">
                <w:rPr>
                  <w:bCs/>
                  <w:sz w:val="12"/>
                </w:rPr>
                <w:br/>
                <w:t>ParticipantObjectIdentification)</w:t>
              </w:r>
            </w:ins>
          </w:p>
        </w:tc>
        <w:tc>
          <w:tcPr>
            <w:tcW w:w="2520" w:type="dxa"/>
            <w:vAlign w:val="center"/>
          </w:tcPr>
          <w:p w14:paraId="29B9E690" w14:textId="77777777" w:rsidR="00BD51F0" w:rsidRPr="00AB5651" w:rsidRDefault="00BD51F0" w:rsidP="00240099">
            <w:pPr>
              <w:pStyle w:val="TableEntry"/>
              <w:rPr>
                <w:ins w:id="3724" w:author="Lynn Felhofer" w:date="2020-03-20T10:11:00Z"/>
                <w:szCs w:val="18"/>
              </w:rPr>
            </w:pPr>
            <w:ins w:id="3725" w:author="Lynn Felhofer" w:date="2020-03-20T10:11:00Z">
              <w:r w:rsidRPr="00AB5651">
                <w:rPr>
                  <w:szCs w:val="18"/>
                </w:rPr>
                <w:t>ParticipantObjectTypeCode</w:t>
              </w:r>
            </w:ins>
          </w:p>
        </w:tc>
        <w:tc>
          <w:tcPr>
            <w:tcW w:w="630" w:type="dxa"/>
            <w:vAlign w:val="center"/>
          </w:tcPr>
          <w:p w14:paraId="5BCEE5AC" w14:textId="77777777" w:rsidR="00BD51F0" w:rsidRPr="00AB5651" w:rsidRDefault="00BD51F0" w:rsidP="00240099">
            <w:pPr>
              <w:pStyle w:val="TableEntry"/>
              <w:rPr>
                <w:ins w:id="3726" w:author="Lynn Felhofer" w:date="2020-03-20T10:11:00Z"/>
                <w:szCs w:val="18"/>
              </w:rPr>
            </w:pPr>
            <w:ins w:id="3727" w:author="Lynn Felhofer" w:date="2020-03-20T10:11:00Z">
              <w:r w:rsidRPr="00AB5651">
                <w:rPr>
                  <w:szCs w:val="18"/>
                </w:rPr>
                <w:t>M</w:t>
              </w:r>
            </w:ins>
          </w:p>
        </w:tc>
        <w:tc>
          <w:tcPr>
            <w:tcW w:w="4968" w:type="dxa"/>
            <w:vAlign w:val="center"/>
          </w:tcPr>
          <w:p w14:paraId="2B4DDCA4" w14:textId="77777777" w:rsidR="00BD51F0" w:rsidRPr="00AB5651" w:rsidRDefault="00BD51F0" w:rsidP="00240099">
            <w:pPr>
              <w:pStyle w:val="TableEntry"/>
              <w:rPr>
                <w:ins w:id="3728" w:author="Lynn Felhofer" w:date="2020-03-20T10:11:00Z"/>
                <w:szCs w:val="18"/>
              </w:rPr>
            </w:pPr>
            <w:ins w:id="3729" w:author="Lynn Felhofer" w:date="2020-03-20T10:11:00Z">
              <w:r w:rsidRPr="00AB5651">
                <w:rPr>
                  <w:szCs w:val="18"/>
                </w:rPr>
                <w:t>“1” (person)</w:t>
              </w:r>
            </w:ins>
          </w:p>
        </w:tc>
      </w:tr>
      <w:tr w:rsidR="00BD51F0" w:rsidRPr="00212469" w14:paraId="1DDC40AD" w14:textId="77777777" w:rsidTr="00240099">
        <w:trPr>
          <w:cantSplit/>
          <w:ins w:id="3730" w:author="Lynn Felhofer" w:date="2020-03-20T10:11:00Z"/>
        </w:trPr>
        <w:tc>
          <w:tcPr>
            <w:tcW w:w="1620" w:type="dxa"/>
            <w:vMerge/>
            <w:vAlign w:val="center"/>
          </w:tcPr>
          <w:p w14:paraId="20EDA389" w14:textId="77777777" w:rsidR="00BD51F0" w:rsidRPr="00212469" w:rsidRDefault="00BD51F0" w:rsidP="00240099">
            <w:pPr>
              <w:pStyle w:val="TableLabel"/>
              <w:rPr>
                <w:ins w:id="3731" w:author="Lynn Felhofer" w:date="2020-03-20T10:11:00Z"/>
                <w:rFonts w:ascii="Times New Roman" w:hAnsi="Times New Roman"/>
                <w:sz w:val="16"/>
              </w:rPr>
            </w:pPr>
          </w:p>
        </w:tc>
        <w:tc>
          <w:tcPr>
            <w:tcW w:w="2520" w:type="dxa"/>
            <w:vAlign w:val="center"/>
          </w:tcPr>
          <w:p w14:paraId="57A778D6" w14:textId="77777777" w:rsidR="00BD51F0" w:rsidRPr="00AB5651" w:rsidRDefault="00BD51F0" w:rsidP="00240099">
            <w:pPr>
              <w:pStyle w:val="TableEntry"/>
              <w:rPr>
                <w:ins w:id="3732" w:author="Lynn Felhofer" w:date="2020-03-20T10:11:00Z"/>
                <w:szCs w:val="18"/>
              </w:rPr>
            </w:pPr>
            <w:ins w:id="3733" w:author="Lynn Felhofer" w:date="2020-03-20T10:11:00Z">
              <w:r w:rsidRPr="00AB5651">
                <w:rPr>
                  <w:szCs w:val="18"/>
                </w:rPr>
                <w:t>ParticipantObjectTypeCodeRole</w:t>
              </w:r>
            </w:ins>
          </w:p>
        </w:tc>
        <w:tc>
          <w:tcPr>
            <w:tcW w:w="630" w:type="dxa"/>
            <w:vAlign w:val="center"/>
          </w:tcPr>
          <w:p w14:paraId="4ED3A12D" w14:textId="77777777" w:rsidR="00BD51F0" w:rsidRPr="00AB5651" w:rsidRDefault="00BD51F0" w:rsidP="00240099">
            <w:pPr>
              <w:pStyle w:val="TableEntry"/>
              <w:rPr>
                <w:ins w:id="3734" w:author="Lynn Felhofer" w:date="2020-03-20T10:11:00Z"/>
                <w:szCs w:val="18"/>
              </w:rPr>
            </w:pPr>
            <w:ins w:id="3735" w:author="Lynn Felhofer" w:date="2020-03-20T10:11:00Z">
              <w:r w:rsidRPr="00AB5651">
                <w:rPr>
                  <w:szCs w:val="18"/>
                </w:rPr>
                <w:t>M</w:t>
              </w:r>
            </w:ins>
          </w:p>
        </w:tc>
        <w:tc>
          <w:tcPr>
            <w:tcW w:w="4968" w:type="dxa"/>
            <w:vAlign w:val="center"/>
          </w:tcPr>
          <w:p w14:paraId="27DB29B8" w14:textId="77777777" w:rsidR="00BD51F0" w:rsidRPr="00AB5651" w:rsidRDefault="00BD51F0" w:rsidP="00240099">
            <w:pPr>
              <w:pStyle w:val="TableEntry"/>
              <w:rPr>
                <w:ins w:id="3736" w:author="Lynn Felhofer" w:date="2020-03-20T10:11:00Z"/>
                <w:szCs w:val="18"/>
              </w:rPr>
            </w:pPr>
            <w:ins w:id="3737" w:author="Lynn Felhofer" w:date="2020-03-20T10:11:00Z">
              <w:r w:rsidRPr="00AB5651">
                <w:rPr>
                  <w:szCs w:val="18"/>
                </w:rPr>
                <w:t>“1” (patient)</w:t>
              </w:r>
            </w:ins>
          </w:p>
        </w:tc>
      </w:tr>
      <w:tr w:rsidR="00BD51F0" w:rsidRPr="00212469" w14:paraId="0F94C442" w14:textId="77777777" w:rsidTr="00240099">
        <w:trPr>
          <w:cantSplit/>
          <w:ins w:id="3738" w:author="Lynn Felhofer" w:date="2020-03-20T10:11:00Z"/>
        </w:trPr>
        <w:tc>
          <w:tcPr>
            <w:tcW w:w="1620" w:type="dxa"/>
            <w:vMerge/>
            <w:vAlign w:val="center"/>
          </w:tcPr>
          <w:p w14:paraId="25A9F59B" w14:textId="77777777" w:rsidR="00BD51F0" w:rsidRPr="00212469" w:rsidRDefault="00BD51F0" w:rsidP="00240099">
            <w:pPr>
              <w:pStyle w:val="TableLabel"/>
              <w:rPr>
                <w:ins w:id="3739" w:author="Lynn Felhofer" w:date="2020-03-20T10:11:00Z"/>
                <w:rFonts w:ascii="Times New Roman" w:hAnsi="Times New Roman"/>
                <w:sz w:val="16"/>
              </w:rPr>
            </w:pPr>
          </w:p>
        </w:tc>
        <w:tc>
          <w:tcPr>
            <w:tcW w:w="2520" w:type="dxa"/>
            <w:vAlign w:val="center"/>
          </w:tcPr>
          <w:p w14:paraId="043FFD1A" w14:textId="77777777" w:rsidR="00BD51F0" w:rsidRPr="00AB5651" w:rsidRDefault="00BD51F0" w:rsidP="00240099">
            <w:pPr>
              <w:pStyle w:val="TableEntry"/>
              <w:rPr>
                <w:ins w:id="3740" w:author="Lynn Felhofer" w:date="2020-03-20T10:11:00Z"/>
                <w:szCs w:val="18"/>
              </w:rPr>
            </w:pPr>
            <w:ins w:id="3741" w:author="Lynn Felhofer" w:date="2020-03-20T10:11:00Z">
              <w:r w:rsidRPr="00AB5651">
                <w:rPr>
                  <w:szCs w:val="18"/>
                </w:rPr>
                <w:t>ParticipantObjectDataLifeCycle</w:t>
              </w:r>
            </w:ins>
          </w:p>
        </w:tc>
        <w:tc>
          <w:tcPr>
            <w:tcW w:w="630" w:type="dxa"/>
            <w:vAlign w:val="center"/>
          </w:tcPr>
          <w:p w14:paraId="25DD6DFE" w14:textId="77777777" w:rsidR="00BD51F0" w:rsidRPr="00AB5651" w:rsidRDefault="00BD51F0" w:rsidP="00240099">
            <w:pPr>
              <w:pStyle w:val="TableEntry"/>
              <w:rPr>
                <w:ins w:id="3742" w:author="Lynn Felhofer" w:date="2020-03-20T10:11:00Z"/>
                <w:szCs w:val="18"/>
              </w:rPr>
            </w:pPr>
            <w:ins w:id="3743" w:author="Lynn Felhofer" w:date="2020-03-20T10:11:00Z">
              <w:r w:rsidRPr="00AB5651">
                <w:rPr>
                  <w:szCs w:val="18"/>
                </w:rPr>
                <w:t>C</w:t>
              </w:r>
            </w:ins>
          </w:p>
        </w:tc>
        <w:tc>
          <w:tcPr>
            <w:tcW w:w="4968" w:type="dxa"/>
            <w:vAlign w:val="center"/>
          </w:tcPr>
          <w:p w14:paraId="3AD16ECF" w14:textId="77777777" w:rsidR="00BD51F0" w:rsidRPr="00AB5651" w:rsidRDefault="00BD51F0" w:rsidP="00240099">
            <w:pPr>
              <w:pStyle w:val="TableEntry"/>
              <w:rPr>
                <w:ins w:id="3744" w:author="Lynn Felhofer" w:date="2020-03-20T10:11:00Z"/>
                <w:szCs w:val="18"/>
              </w:rPr>
            </w:pPr>
            <w:ins w:id="3745" w:author="Lynn Felhofer" w:date="2020-03-20T10:11:00Z">
              <w:r w:rsidRPr="00AB5651">
                <w:rPr>
                  <w:szCs w:val="18"/>
                </w:rPr>
                <w:t>If newPatientId and previousPatientId are not equal, then this value shall equal "1" (Origination / Creation). Otherwise, this value is not specialized.</w:t>
              </w:r>
            </w:ins>
          </w:p>
        </w:tc>
      </w:tr>
      <w:tr w:rsidR="00BD51F0" w:rsidRPr="00212469" w14:paraId="13E9FC39" w14:textId="77777777" w:rsidTr="00240099">
        <w:trPr>
          <w:cantSplit/>
          <w:ins w:id="3746" w:author="Lynn Felhofer" w:date="2020-03-20T10:11:00Z"/>
        </w:trPr>
        <w:tc>
          <w:tcPr>
            <w:tcW w:w="1620" w:type="dxa"/>
            <w:vMerge/>
            <w:vAlign w:val="center"/>
          </w:tcPr>
          <w:p w14:paraId="5939CF46" w14:textId="77777777" w:rsidR="00BD51F0" w:rsidRPr="00212469" w:rsidRDefault="00BD51F0" w:rsidP="00240099">
            <w:pPr>
              <w:pStyle w:val="TableLabel"/>
              <w:rPr>
                <w:ins w:id="3747" w:author="Lynn Felhofer" w:date="2020-03-20T10:11:00Z"/>
                <w:rFonts w:ascii="Times New Roman" w:hAnsi="Times New Roman"/>
                <w:sz w:val="16"/>
              </w:rPr>
            </w:pPr>
          </w:p>
        </w:tc>
        <w:tc>
          <w:tcPr>
            <w:tcW w:w="2520" w:type="dxa"/>
            <w:vAlign w:val="center"/>
          </w:tcPr>
          <w:p w14:paraId="19D18C38" w14:textId="77777777" w:rsidR="00BD51F0" w:rsidRPr="00AB5651" w:rsidRDefault="00BD51F0" w:rsidP="00240099">
            <w:pPr>
              <w:pStyle w:val="TableEntry"/>
              <w:rPr>
                <w:ins w:id="3748" w:author="Lynn Felhofer" w:date="2020-03-20T10:11:00Z"/>
                <w:i/>
                <w:iCs/>
                <w:szCs w:val="18"/>
              </w:rPr>
            </w:pPr>
            <w:ins w:id="3749" w:author="Lynn Felhofer" w:date="2020-03-20T10:11:00Z">
              <w:r w:rsidRPr="00AB5651">
                <w:rPr>
                  <w:i/>
                  <w:iCs/>
                  <w:szCs w:val="18"/>
                </w:rPr>
                <w:t>ParticipantObjectIDTypeCode</w:t>
              </w:r>
            </w:ins>
          </w:p>
        </w:tc>
        <w:tc>
          <w:tcPr>
            <w:tcW w:w="630" w:type="dxa"/>
            <w:vAlign w:val="center"/>
          </w:tcPr>
          <w:p w14:paraId="16FD0761" w14:textId="77777777" w:rsidR="00BD51F0" w:rsidRPr="00AB5651" w:rsidRDefault="00BD51F0" w:rsidP="00240099">
            <w:pPr>
              <w:pStyle w:val="TableEntry"/>
              <w:rPr>
                <w:ins w:id="3750" w:author="Lynn Felhofer" w:date="2020-03-20T10:11:00Z"/>
                <w:i/>
                <w:iCs/>
                <w:szCs w:val="18"/>
              </w:rPr>
            </w:pPr>
            <w:ins w:id="3751" w:author="Lynn Felhofer" w:date="2020-03-20T10:11:00Z">
              <w:r w:rsidRPr="00AB5651">
                <w:rPr>
                  <w:i/>
                  <w:iCs/>
                  <w:szCs w:val="18"/>
                </w:rPr>
                <w:t>U</w:t>
              </w:r>
            </w:ins>
          </w:p>
        </w:tc>
        <w:tc>
          <w:tcPr>
            <w:tcW w:w="4968" w:type="dxa"/>
            <w:vAlign w:val="center"/>
          </w:tcPr>
          <w:p w14:paraId="0410CF36" w14:textId="77777777" w:rsidR="00BD51F0" w:rsidRPr="00AB5651" w:rsidRDefault="00BD51F0" w:rsidP="00240099">
            <w:pPr>
              <w:pStyle w:val="TableEntry"/>
              <w:rPr>
                <w:ins w:id="3752" w:author="Lynn Felhofer" w:date="2020-03-20T10:11:00Z"/>
                <w:i/>
                <w:iCs/>
                <w:szCs w:val="18"/>
              </w:rPr>
            </w:pPr>
            <w:ins w:id="3753" w:author="Lynn Felhofer" w:date="2020-03-20T10:11:00Z">
              <w:r w:rsidRPr="00AB5651">
                <w:rPr>
                  <w:i/>
                  <w:iCs/>
                  <w:szCs w:val="18"/>
                </w:rPr>
                <w:t>not specialized</w:t>
              </w:r>
            </w:ins>
          </w:p>
        </w:tc>
      </w:tr>
      <w:tr w:rsidR="00BD51F0" w:rsidRPr="00212469" w14:paraId="5DE956F2" w14:textId="77777777" w:rsidTr="00240099">
        <w:trPr>
          <w:cantSplit/>
          <w:ins w:id="3754" w:author="Lynn Felhofer" w:date="2020-03-20T10:11:00Z"/>
        </w:trPr>
        <w:tc>
          <w:tcPr>
            <w:tcW w:w="1620" w:type="dxa"/>
            <w:vMerge/>
            <w:vAlign w:val="center"/>
          </w:tcPr>
          <w:p w14:paraId="127DD3A0" w14:textId="77777777" w:rsidR="00BD51F0" w:rsidRPr="00212469" w:rsidRDefault="00BD51F0" w:rsidP="00240099">
            <w:pPr>
              <w:pStyle w:val="TableLabel"/>
              <w:rPr>
                <w:ins w:id="3755" w:author="Lynn Felhofer" w:date="2020-03-20T10:11:00Z"/>
                <w:rFonts w:ascii="Times New Roman" w:hAnsi="Times New Roman"/>
                <w:sz w:val="16"/>
              </w:rPr>
            </w:pPr>
          </w:p>
        </w:tc>
        <w:tc>
          <w:tcPr>
            <w:tcW w:w="2520" w:type="dxa"/>
            <w:vAlign w:val="center"/>
          </w:tcPr>
          <w:p w14:paraId="002C6E75" w14:textId="77777777" w:rsidR="00BD51F0" w:rsidRPr="00AB5651" w:rsidRDefault="00BD51F0" w:rsidP="00240099">
            <w:pPr>
              <w:pStyle w:val="TableEntry"/>
              <w:rPr>
                <w:ins w:id="3756" w:author="Lynn Felhofer" w:date="2020-03-20T10:11:00Z"/>
                <w:i/>
                <w:iCs/>
                <w:szCs w:val="18"/>
              </w:rPr>
            </w:pPr>
            <w:ins w:id="3757" w:author="Lynn Felhofer" w:date="2020-03-20T10:11:00Z">
              <w:r w:rsidRPr="00AB5651">
                <w:rPr>
                  <w:i/>
                  <w:iCs/>
                  <w:szCs w:val="18"/>
                </w:rPr>
                <w:t>ParticipantObjectSensitivity</w:t>
              </w:r>
            </w:ins>
          </w:p>
        </w:tc>
        <w:tc>
          <w:tcPr>
            <w:tcW w:w="630" w:type="dxa"/>
            <w:vAlign w:val="center"/>
          </w:tcPr>
          <w:p w14:paraId="43961D00" w14:textId="77777777" w:rsidR="00BD51F0" w:rsidRPr="00AB5651" w:rsidRDefault="00BD51F0" w:rsidP="00240099">
            <w:pPr>
              <w:pStyle w:val="TableEntry"/>
              <w:rPr>
                <w:ins w:id="3758" w:author="Lynn Felhofer" w:date="2020-03-20T10:11:00Z"/>
                <w:i/>
                <w:iCs/>
                <w:szCs w:val="18"/>
              </w:rPr>
            </w:pPr>
            <w:ins w:id="3759" w:author="Lynn Felhofer" w:date="2020-03-20T10:11:00Z">
              <w:r w:rsidRPr="00AB5651">
                <w:rPr>
                  <w:i/>
                  <w:iCs/>
                  <w:szCs w:val="18"/>
                </w:rPr>
                <w:t>U</w:t>
              </w:r>
            </w:ins>
          </w:p>
        </w:tc>
        <w:tc>
          <w:tcPr>
            <w:tcW w:w="4968" w:type="dxa"/>
            <w:vAlign w:val="center"/>
          </w:tcPr>
          <w:p w14:paraId="70E36011" w14:textId="77777777" w:rsidR="00BD51F0" w:rsidRPr="00AB5651" w:rsidRDefault="00BD51F0" w:rsidP="00240099">
            <w:pPr>
              <w:pStyle w:val="TableEntry"/>
              <w:rPr>
                <w:ins w:id="3760" w:author="Lynn Felhofer" w:date="2020-03-20T10:11:00Z"/>
                <w:i/>
                <w:iCs/>
                <w:szCs w:val="18"/>
              </w:rPr>
            </w:pPr>
            <w:ins w:id="3761" w:author="Lynn Felhofer" w:date="2020-03-20T10:11:00Z">
              <w:r w:rsidRPr="00AB5651">
                <w:rPr>
                  <w:i/>
                  <w:iCs/>
                  <w:szCs w:val="18"/>
                </w:rPr>
                <w:t>not specialized</w:t>
              </w:r>
            </w:ins>
          </w:p>
        </w:tc>
      </w:tr>
      <w:tr w:rsidR="00BD51F0" w:rsidRPr="00212469" w14:paraId="295F7ECE" w14:textId="77777777" w:rsidTr="00240099">
        <w:trPr>
          <w:cantSplit/>
          <w:ins w:id="3762" w:author="Lynn Felhofer" w:date="2020-03-20T10:11:00Z"/>
        </w:trPr>
        <w:tc>
          <w:tcPr>
            <w:tcW w:w="1620" w:type="dxa"/>
            <w:vMerge/>
            <w:vAlign w:val="center"/>
          </w:tcPr>
          <w:p w14:paraId="5BB97BF9" w14:textId="77777777" w:rsidR="00BD51F0" w:rsidRPr="00212469" w:rsidRDefault="00BD51F0" w:rsidP="00240099">
            <w:pPr>
              <w:pStyle w:val="TableLabel"/>
              <w:rPr>
                <w:ins w:id="3763" w:author="Lynn Felhofer" w:date="2020-03-20T10:11:00Z"/>
                <w:rFonts w:ascii="Times New Roman" w:hAnsi="Times New Roman"/>
                <w:sz w:val="16"/>
              </w:rPr>
            </w:pPr>
          </w:p>
        </w:tc>
        <w:tc>
          <w:tcPr>
            <w:tcW w:w="2520" w:type="dxa"/>
            <w:vAlign w:val="center"/>
          </w:tcPr>
          <w:p w14:paraId="75D5D52C" w14:textId="77777777" w:rsidR="00BD51F0" w:rsidRPr="00AB5651" w:rsidRDefault="00BD51F0" w:rsidP="00240099">
            <w:pPr>
              <w:pStyle w:val="TableEntry"/>
              <w:rPr>
                <w:ins w:id="3764" w:author="Lynn Felhofer" w:date="2020-03-20T10:11:00Z"/>
                <w:szCs w:val="18"/>
              </w:rPr>
            </w:pPr>
            <w:ins w:id="3765" w:author="Lynn Felhofer" w:date="2020-03-20T10:11:00Z">
              <w:r w:rsidRPr="00AB5651">
                <w:rPr>
                  <w:szCs w:val="18"/>
                </w:rPr>
                <w:t>ParticipantObjectID</w:t>
              </w:r>
            </w:ins>
          </w:p>
        </w:tc>
        <w:tc>
          <w:tcPr>
            <w:tcW w:w="630" w:type="dxa"/>
            <w:vAlign w:val="center"/>
          </w:tcPr>
          <w:p w14:paraId="275FF165" w14:textId="77777777" w:rsidR="00BD51F0" w:rsidRPr="00AB5651" w:rsidRDefault="00BD51F0" w:rsidP="00240099">
            <w:pPr>
              <w:pStyle w:val="TableEntry"/>
              <w:jc w:val="center"/>
              <w:rPr>
                <w:ins w:id="3766" w:author="Lynn Felhofer" w:date="2020-03-20T10:11:00Z"/>
                <w:szCs w:val="18"/>
              </w:rPr>
            </w:pPr>
            <w:ins w:id="3767" w:author="Lynn Felhofer" w:date="2020-03-20T10:11:00Z">
              <w:r w:rsidRPr="00AB5651">
                <w:rPr>
                  <w:szCs w:val="18"/>
                </w:rPr>
                <w:t>M</w:t>
              </w:r>
            </w:ins>
          </w:p>
        </w:tc>
        <w:tc>
          <w:tcPr>
            <w:tcW w:w="4968" w:type="dxa"/>
            <w:vAlign w:val="center"/>
          </w:tcPr>
          <w:p w14:paraId="26BC85A3" w14:textId="77777777" w:rsidR="00BD51F0" w:rsidRPr="00AB5651" w:rsidRDefault="00BD51F0" w:rsidP="00240099">
            <w:pPr>
              <w:pStyle w:val="TableEntry"/>
              <w:rPr>
                <w:ins w:id="3768" w:author="Lynn Felhofer" w:date="2020-03-20T10:11:00Z"/>
                <w:szCs w:val="18"/>
              </w:rPr>
            </w:pPr>
            <w:ins w:id="3769" w:author="Lynn Felhofer" w:date="2020-03-20T10:11:00Z">
              <w:r w:rsidRPr="00AB5651">
                <w:rPr>
                  <w:szCs w:val="18"/>
                </w:rPr>
                <w:t xml:space="preserve">The patient ID in HL7 CX format. </w:t>
              </w:r>
            </w:ins>
          </w:p>
        </w:tc>
      </w:tr>
      <w:tr w:rsidR="00BD51F0" w:rsidRPr="00212469" w14:paraId="776ECE70" w14:textId="77777777" w:rsidTr="00240099">
        <w:trPr>
          <w:cantSplit/>
          <w:ins w:id="3770" w:author="Lynn Felhofer" w:date="2020-03-20T10:11:00Z"/>
        </w:trPr>
        <w:tc>
          <w:tcPr>
            <w:tcW w:w="1620" w:type="dxa"/>
            <w:vMerge/>
            <w:vAlign w:val="center"/>
          </w:tcPr>
          <w:p w14:paraId="4F906E57" w14:textId="77777777" w:rsidR="00BD51F0" w:rsidRPr="00212469" w:rsidRDefault="00BD51F0" w:rsidP="00240099">
            <w:pPr>
              <w:pStyle w:val="TableLabel"/>
              <w:rPr>
                <w:ins w:id="3771" w:author="Lynn Felhofer" w:date="2020-03-20T10:11:00Z"/>
                <w:rFonts w:ascii="Times New Roman" w:hAnsi="Times New Roman"/>
                <w:sz w:val="16"/>
              </w:rPr>
            </w:pPr>
          </w:p>
        </w:tc>
        <w:tc>
          <w:tcPr>
            <w:tcW w:w="2520" w:type="dxa"/>
            <w:vAlign w:val="center"/>
          </w:tcPr>
          <w:p w14:paraId="72E5E0B6" w14:textId="77777777" w:rsidR="00BD51F0" w:rsidRPr="00AB5651" w:rsidRDefault="00BD51F0" w:rsidP="00240099">
            <w:pPr>
              <w:pStyle w:val="TableEntry"/>
              <w:rPr>
                <w:ins w:id="3772" w:author="Lynn Felhofer" w:date="2020-03-20T10:11:00Z"/>
                <w:i/>
                <w:iCs/>
                <w:szCs w:val="18"/>
              </w:rPr>
            </w:pPr>
            <w:ins w:id="3773" w:author="Lynn Felhofer" w:date="2020-03-20T10:11:00Z">
              <w:r w:rsidRPr="00AB5651">
                <w:rPr>
                  <w:i/>
                  <w:iCs/>
                  <w:szCs w:val="18"/>
                </w:rPr>
                <w:t>ParticipantObjectName</w:t>
              </w:r>
            </w:ins>
          </w:p>
        </w:tc>
        <w:tc>
          <w:tcPr>
            <w:tcW w:w="630" w:type="dxa"/>
            <w:vAlign w:val="center"/>
          </w:tcPr>
          <w:p w14:paraId="77EA8F8A" w14:textId="77777777" w:rsidR="00BD51F0" w:rsidRPr="00AB5651" w:rsidRDefault="00BD51F0" w:rsidP="00240099">
            <w:pPr>
              <w:pStyle w:val="TableEntry"/>
              <w:rPr>
                <w:ins w:id="3774" w:author="Lynn Felhofer" w:date="2020-03-20T10:11:00Z"/>
                <w:i/>
                <w:iCs/>
                <w:szCs w:val="18"/>
              </w:rPr>
            </w:pPr>
            <w:ins w:id="3775" w:author="Lynn Felhofer" w:date="2020-03-20T10:11:00Z">
              <w:r w:rsidRPr="00AB5651">
                <w:rPr>
                  <w:i/>
                  <w:iCs/>
                  <w:szCs w:val="18"/>
                </w:rPr>
                <w:t>U</w:t>
              </w:r>
            </w:ins>
          </w:p>
        </w:tc>
        <w:tc>
          <w:tcPr>
            <w:tcW w:w="4968" w:type="dxa"/>
            <w:vAlign w:val="center"/>
          </w:tcPr>
          <w:p w14:paraId="7C9190D9" w14:textId="77777777" w:rsidR="00BD51F0" w:rsidRPr="00AB5651" w:rsidRDefault="00BD51F0" w:rsidP="00240099">
            <w:pPr>
              <w:pStyle w:val="TableEntry"/>
              <w:rPr>
                <w:ins w:id="3776" w:author="Lynn Felhofer" w:date="2020-03-20T10:11:00Z"/>
                <w:i/>
                <w:iCs/>
                <w:szCs w:val="18"/>
              </w:rPr>
            </w:pPr>
            <w:ins w:id="3777" w:author="Lynn Felhofer" w:date="2020-03-20T10:11:00Z">
              <w:r w:rsidRPr="00AB5651">
                <w:rPr>
                  <w:i/>
                  <w:iCs/>
                  <w:szCs w:val="18"/>
                </w:rPr>
                <w:t>not specialized</w:t>
              </w:r>
            </w:ins>
          </w:p>
        </w:tc>
      </w:tr>
      <w:tr w:rsidR="00BD51F0" w:rsidRPr="00212469" w14:paraId="7D945C07" w14:textId="77777777" w:rsidTr="00240099">
        <w:trPr>
          <w:cantSplit/>
          <w:ins w:id="3778" w:author="Lynn Felhofer" w:date="2020-03-20T10:11:00Z"/>
        </w:trPr>
        <w:tc>
          <w:tcPr>
            <w:tcW w:w="1620" w:type="dxa"/>
            <w:vMerge/>
            <w:vAlign w:val="center"/>
          </w:tcPr>
          <w:p w14:paraId="70F29765" w14:textId="77777777" w:rsidR="00BD51F0" w:rsidRPr="00212469" w:rsidRDefault="00BD51F0" w:rsidP="00240099">
            <w:pPr>
              <w:pStyle w:val="TableLabel"/>
              <w:rPr>
                <w:ins w:id="3779" w:author="Lynn Felhofer" w:date="2020-03-20T10:11:00Z"/>
                <w:rFonts w:ascii="Times New Roman" w:hAnsi="Times New Roman"/>
                <w:sz w:val="16"/>
              </w:rPr>
            </w:pPr>
          </w:p>
        </w:tc>
        <w:tc>
          <w:tcPr>
            <w:tcW w:w="2520" w:type="dxa"/>
            <w:vAlign w:val="center"/>
          </w:tcPr>
          <w:p w14:paraId="25A6EF82" w14:textId="77777777" w:rsidR="00BD51F0" w:rsidRPr="00AB5651" w:rsidRDefault="00BD51F0" w:rsidP="00240099">
            <w:pPr>
              <w:pStyle w:val="TableEntry"/>
              <w:rPr>
                <w:ins w:id="3780" w:author="Lynn Felhofer" w:date="2020-03-20T10:11:00Z"/>
                <w:i/>
                <w:iCs/>
                <w:szCs w:val="18"/>
              </w:rPr>
            </w:pPr>
            <w:ins w:id="3781" w:author="Lynn Felhofer" w:date="2020-03-20T10:11:00Z">
              <w:r w:rsidRPr="00AB5651">
                <w:rPr>
                  <w:i/>
                  <w:iCs/>
                  <w:szCs w:val="18"/>
                </w:rPr>
                <w:t>ParticipantObjectQuery</w:t>
              </w:r>
            </w:ins>
          </w:p>
        </w:tc>
        <w:tc>
          <w:tcPr>
            <w:tcW w:w="630" w:type="dxa"/>
            <w:vAlign w:val="center"/>
          </w:tcPr>
          <w:p w14:paraId="103F24C6" w14:textId="77777777" w:rsidR="00BD51F0" w:rsidRPr="00AB5651" w:rsidRDefault="00BD51F0" w:rsidP="00240099">
            <w:pPr>
              <w:pStyle w:val="TableEntry"/>
              <w:rPr>
                <w:ins w:id="3782" w:author="Lynn Felhofer" w:date="2020-03-20T10:11:00Z"/>
                <w:i/>
                <w:iCs/>
                <w:szCs w:val="18"/>
              </w:rPr>
            </w:pPr>
            <w:ins w:id="3783" w:author="Lynn Felhofer" w:date="2020-03-20T10:11:00Z">
              <w:r w:rsidRPr="00AB5651">
                <w:rPr>
                  <w:i/>
                  <w:iCs/>
                  <w:szCs w:val="18"/>
                </w:rPr>
                <w:t>U</w:t>
              </w:r>
            </w:ins>
          </w:p>
        </w:tc>
        <w:tc>
          <w:tcPr>
            <w:tcW w:w="4968" w:type="dxa"/>
            <w:vAlign w:val="center"/>
          </w:tcPr>
          <w:p w14:paraId="61726B89" w14:textId="77777777" w:rsidR="00BD51F0" w:rsidRPr="00AB5651" w:rsidRDefault="00BD51F0" w:rsidP="00240099">
            <w:pPr>
              <w:pStyle w:val="TableEntry"/>
              <w:rPr>
                <w:ins w:id="3784" w:author="Lynn Felhofer" w:date="2020-03-20T10:11:00Z"/>
                <w:i/>
                <w:iCs/>
                <w:szCs w:val="18"/>
              </w:rPr>
            </w:pPr>
            <w:ins w:id="3785" w:author="Lynn Felhofer" w:date="2020-03-20T10:11:00Z">
              <w:r w:rsidRPr="00AB5651">
                <w:rPr>
                  <w:i/>
                  <w:iCs/>
                  <w:szCs w:val="18"/>
                </w:rPr>
                <w:t>not specialized</w:t>
              </w:r>
            </w:ins>
          </w:p>
        </w:tc>
      </w:tr>
      <w:tr w:rsidR="00BD51F0" w:rsidRPr="00212469" w14:paraId="3DA0FC34" w14:textId="77777777" w:rsidTr="00240099">
        <w:trPr>
          <w:cantSplit/>
          <w:ins w:id="3786" w:author="Lynn Felhofer" w:date="2020-03-20T10:11:00Z"/>
        </w:trPr>
        <w:tc>
          <w:tcPr>
            <w:tcW w:w="1620" w:type="dxa"/>
            <w:vMerge/>
            <w:vAlign w:val="center"/>
          </w:tcPr>
          <w:p w14:paraId="3F9B8303" w14:textId="77777777" w:rsidR="00BD51F0" w:rsidRPr="00212469" w:rsidRDefault="00BD51F0" w:rsidP="00240099">
            <w:pPr>
              <w:pStyle w:val="TableLabel"/>
              <w:rPr>
                <w:ins w:id="3787" w:author="Lynn Felhofer" w:date="2020-03-20T10:11:00Z"/>
                <w:rFonts w:ascii="Times New Roman" w:hAnsi="Times New Roman"/>
                <w:sz w:val="16"/>
              </w:rPr>
            </w:pPr>
          </w:p>
        </w:tc>
        <w:tc>
          <w:tcPr>
            <w:tcW w:w="2520" w:type="dxa"/>
            <w:vAlign w:val="center"/>
          </w:tcPr>
          <w:p w14:paraId="4BFDD757" w14:textId="77777777" w:rsidR="00BD51F0" w:rsidRPr="00AB5651" w:rsidRDefault="00BD51F0" w:rsidP="00240099">
            <w:pPr>
              <w:pStyle w:val="TableEntry"/>
              <w:rPr>
                <w:ins w:id="3788" w:author="Lynn Felhofer" w:date="2020-03-20T10:11:00Z"/>
                <w:szCs w:val="18"/>
              </w:rPr>
            </w:pPr>
            <w:ins w:id="3789" w:author="Lynn Felhofer" w:date="2020-03-20T10:11:00Z">
              <w:r w:rsidRPr="00AB5651">
                <w:rPr>
                  <w:szCs w:val="18"/>
                </w:rPr>
                <w:t>ParticipantObjectDetail</w:t>
              </w:r>
            </w:ins>
          </w:p>
        </w:tc>
        <w:tc>
          <w:tcPr>
            <w:tcW w:w="630" w:type="dxa"/>
            <w:vAlign w:val="center"/>
          </w:tcPr>
          <w:p w14:paraId="643B08DC" w14:textId="77777777" w:rsidR="00BD51F0" w:rsidRPr="00AB5651" w:rsidRDefault="00BD51F0" w:rsidP="00240099">
            <w:pPr>
              <w:pStyle w:val="TableEntry"/>
              <w:jc w:val="center"/>
              <w:rPr>
                <w:ins w:id="3790" w:author="Lynn Felhofer" w:date="2020-03-20T10:11:00Z"/>
                <w:i/>
                <w:iCs/>
                <w:szCs w:val="18"/>
              </w:rPr>
            </w:pPr>
            <w:ins w:id="3791" w:author="Lynn Felhofer" w:date="2020-03-20T10:11:00Z">
              <w:r w:rsidRPr="00AB5651">
                <w:rPr>
                  <w:szCs w:val="18"/>
                </w:rPr>
                <w:t>M</w:t>
              </w:r>
            </w:ins>
          </w:p>
        </w:tc>
        <w:tc>
          <w:tcPr>
            <w:tcW w:w="4968" w:type="dxa"/>
            <w:vAlign w:val="center"/>
          </w:tcPr>
          <w:p w14:paraId="47CFBB1C" w14:textId="77777777" w:rsidR="00BD51F0" w:rsidRPr="00AB5651" w:rsidRDefault="00BD51F0" w:rsidP="00240099">
            <w:pPr>
              <w:pStyle w:val="TableEntry"/>
              <w:rPr>
                <w:ins w:id="3792" w:author="Lynn Felhofer" w:date="2020-03-20T10:11:00Z"/>
                <w:szCs w:val="18"/>
              </w:rPr>
            </w:pPr>
            <w:ins w:id="3793" w:author="Lynn Felhofer" w:date="2020-03-20T10:11:00Z">
              <w:r w:rsidRPr="00AB5651">
                <w:rPr>
                  <w:szCs w:val="18"/>
                </w:rPr>
                <w:t xml:space="preserve">The ParticipantObjectDetail element will occur twice. </w:t>
              </w:r>
            </w:ins>
          </w:p>
          <w:p w14:paraId="0749FD30" w14:textId="77777777" w:rsidR="00BD51F0" w:rsidRPr="00AB5651" w:rsidRDefault="00BD51F0" w:rsidP="00240099">
            <w:pPr>
              <w:pStyle w:val="TableEntry"/>
              <w:rPr>
                <w:ins w:id="3794" w:author="Lynn Felhofer" w:date="2020-03-20T10:11:00Z"/>
                <w:szCs w:val="18"/>
              </w:rPr>
            </w:pPr>
            <w:ins w:id="3795" w:author="Lynn Felhofer" w:date="2020-03-20T10:11:00Z">
              <w:r w:rsidRPr="00AB5651">
                <w:rPr>
                  <w:szCs w:val="18"/>
                </w:rPr>
                <w:t>In the first element:</w:t>
              </w:r>
            </w:ins>
          </w:p>
          <w:p w14:paraId="3C82D003" w14:textId="77777777" w:rsidR="00BD51F0" w:rsidRDefault="00BD51F0" w:rsidP="00240099">
            <w:pPr>
              <w:pStyle w:val="TableEntry"/>
              <w:ind w:left="720"/>
              <w:rPr>
                <w:ins w:id="3796" w:author="Lynn Felhofer" w:date="2020-03-20T10:11:00Z"/>
                <w:szCs w:val="18"/>
              </w:rPr>
            </w:pPr>
            <w:ins w:id="3797" w:author="Lynn Felhofer" w:date="2020-03-20T10:11:00Z">
              <w:r w:rsidRPr="00AB5651">
                <w:rPr>
                  <w:szCs w:val="18"/>
                </w:rPr>
                <w:t xml:space="preserve">Type=MSH-10 (the literal string) </w:t>
              </w:r>
            </w:ins>
          </w:p>
          <w:p w14:paraId="0172D810" w14:textId="77777777" w:rsidR="00BD51F0" w:rsidRDefault="00BD51F0" w:rsidP="00240099">
            <w:pPr>
              <w:pStyle w:val="TableEntry"/>
              <w:ind w:left="720"/>
              <w:rPr>
                <w:ins w:id="3798" w:author="Lynn Felhofer" w:date="2020-03-20T10:11:00Z"/>
                <w:szCs w:val="18"/>
              </w:rPr>
            </w:pPr>
            <w:ins w:id="3799" w:author="Lynn Felhofer" w:date="2020-03-20T10:11:00Z">
              <w:r w:rsidRPr="00AB5651">
                <w:rPr>
                  <w:szCs w:val="18"/>
                </w:rPr>
                <w:t>Value=the value of MSH-10 (from the message content, base64 encoded)</w:t>
              </w:r>
            </w:ins>
          </w:p>
          <w:p w14:paraId="2DD7908A" w14:textId="77777777" w:rsidR="00BD51F0" w:rsidRPr="00AB5651" w:rsidRDefault="00BD51F0" w:rsidP="00240099">
            <w:pPr>
              <w:pStyle w:val="TableEntry"/>
              <w:rPr>
                <w:ins w:id="3800" w:author="Lynn Felhofer" w:date="2020-03-20T10:11:00Z"/>
              </w:rPr>
            </w:pPr>
            <w:ins w:id="3801" w:author="Lynn Felhofer" w:date="2020-03-20T10:11:00Z">
              <w:r w:rsidRPr="00AB5651">
                <w:t>In the second element:</w:t>
              </w:r>
            </w:ins>
          </w:p>
          <w:p w14:paraId="41D0D6D9" w14:textId="77777777" w:rsidR="00BD51F0" w:rsidRPr="00AB5651" w:rsidRDefault="00BD51F0" w:rsidP="00240099">
            <w:pPr>
              <w:pStyle w:val="TableEntry"/>
              <w:ind w:left="720"/>
              <w:rPr>
                <w:ins w:id="3802" w:author="Lynn Felhofer" w:date="2020-03-20T10:11:00Z"/>
                <w:szCs w:val="18"/>
              </w:rPr>
            </w:pPr>
            <w:ins w:id="3803" w:author="Lynn Felhofer" w:date="2020-03-20T10:11:00Z">
              <w:r w:rsidRPr="00AB5651">
                <w:rPr>
                  <w:szCs w:val="18"/>
                </w:rPr>
                <w:t xml:space="preserve">Type="urn:ihe:iti:xpid:2017:patientIdentifierType" (the literal string) </w:t>
              </w:r>
            </w:ins>
          </w:p>
          <w:p w14:paraId="03CF2A93" w14:textId="77777777" w:rsidR="00BD51F0" w:rsidRPr="00AB5651" w:rsidRDefault="00BD51F0" w:rsidP="00240099">
            <w:pPr>
              <w:pStyle w:val="TableEntry"/>
              <w:ind w:left="720"/>
              <w:rPr>
                <w:ins w:id="3804" w:author="Lynn Felhofer" w:date="2020-03-20T10:11:00Z"/>
                <w:szCs w:val="18"/>
              </w:rPr>
            </w:pPr>
            <w:ins w:id="3805" w:author="Lynn Felhofer" w:date="2020-03-20T10:11:00Z">
              <w:r w:rsidRPr="00AB5651">
                <w:rPr>
                  <w:szCs w:val="18"/>
                </w:rPr>
                <w:t>Value="newPatientId" (the literal string, base64 encoded)</w:t>
              </w:r>
            </w:ins>
          </w:p>
        </w:tc>
      </w:tr>
    </w:tbl>
    <w:p w14:paraId="63F83692" w14:textId="77777777" w:rsidR="00BD51F0" w:rsidRDefault="00BD51F0" w:rsidP="00BD51F0">
      <w:pPr>
        <w:pStyle w:val="BodyText"/>
        <w:rPr>
          <w:ins w:id="3806" w:author="Lynn Felhofer" w:date="2020-03-20T10:11:00Z"/>
        </w:rPr>
      </w:pPr>
    </w:p>
    <w:p w14:paraId="44527D85" w14:textId="77777777" w:rsidR="00BD51F0" w:rsidRDefault="00BD51F0" w:rsidP="00BD51F0">
      <w:pPr>
        <w:pStyle w:val="BodyText"/>
        <w:rPr>
          <w:ins w:id="3807" w:author="Lynn Felhofer" w:date="2020-03-20T10:11:00Z"/>
        </w:rPr>
      </w:pPr>
    </w:p>
    <w:p w14:paraId="6296647D" w14:textId="77777777" w:rsidR="00BD51F0" w:rsidRPr="00212469" w:rsidRDefault="00BD51F0" w:rsidP="00BD51F0">
      <w:pPr>
        <w:pStyle w:val="BodyText"/>
        <w:rPr>
          <w:ins w:id="3808" w:author="Lynn Felhofer" w:date="2020-03-20T10:11:00Z"/>
        </w:rPr>
      </w:pPr>
    </w:p>
    <w:p w14:paraId="3E9A0546" w14:textId="77777777" w:rsidR="00BD51F0" w:rsidRPr="00212469" w:rsidRDefault="00BD51F0" w:rsidP="00BD51F0">
      <w:pPr>
        <w:pStyle w:val="BodyText"/>
        <w:rPr>
          <w:ins w:id="3809" w:author="Lynn Felhofer" w:date="2020-03-20T10:11:00Z"/>
        </w:rPr>
      </w:pPr>
    </w:p>
    <w:tbl>
      <w:tblPr>
        <w:tblW w:w="973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520"/>
        <w:gridCol w:w="630"/>
        <w:gridCol w:w="4968"/>
      </w:tblGrid>
      <w:tr w:rsidR="00BD51F0" w:rsidRPr="00212469" w14:paraId="317C5D0C" w14:textId="77777777" w:rsidTr="00240099">
        <w:trPr>
          <w:cantSplit/>
          <w:ins w:id="3810" w:author="Lynn Felhofer" w:date="2020-03-20T10:11:00Z"/>
        </w:trPr>
        <w:tc>
          <w:tcPr>
            <w:tcW w:w="1620" w:type="dxa"/>
            <w:vMerge w:val="restart"/>
          </w:tcPr>
          <w:p w14:paraId="35C91D8E" w14:textId="77777777" w:rsidR="00BD51F0" w:rsidRPr="00212469" w:rsidRDefault="00BD51F0" w:rsidP="00240099">
            <w:pPr>
              <w:pStyle w:val="TableEntryHeader"/>
              <w:rPr>
                <w:ins w:id="3811" w:author="Lynn Felhofer" w:date="2020-03-20T10:11:00Z"/>
              </w:rPr>
            </w:pPr>
            <w:ins w:id="3812" w:author="Lynn Felhofer" w:date="2020-03-20T10:11:00Z">
              <w:r w:rsidRPr="00212469">
                <w:lastRenderedPageBreak/>
                <w:t>previousPatientId</w:t>
              </w:r>
            </w:ins>
          </w:p>
          <w:p w14:paraId="7F7FA33A" w14:textId="77777777" w:rsidR="00BD51F0" w:rsidRPr="00AB5651" w:rsidRDefault="00BD51F0" w:rsidP="00240099">
            <w:pPr>
              <w:pStyle w:val="TableEntryHeader"/>
              <w:rPr>
                <w:ins w:id="3813" w:author="Lynn Felhofer" w:date="2020-03-20T10:11:00Z"/>
                <w:bCs/>
                <w:sz w:val="12"/>
              </w:rPr>
            </w:pPr>
            <w:ins w:id="3814" w:author="Lynn Felhofer" w:date="2020-03-20T10:11:00Z">
              <w:r w:rsidRPr="00AB5651">
                <w:rPr>
                  <w:bCs/>
                  <w:sz w:val="12"/>
                </w:rPr>
                <w:t>(AuditMessage/</w:t>
              </w:r>
              <w:r w:rsidRPr="00AB5651">
                <w:rPr>
                  <w:bCs/>
                  <w:sz w:val="12"/>
                </w:rPr>
                <w:br/>
                <w:t>ParticipantObjectIdentification)</w:t>
              </w:r>
            </w:ins>
          </w:p>
        </w:tc>
        <w:tc>
          <w:tcPr>
            <w:tcW w:w="2520" w:type="dxa"/>
            <w:vAlign w:val="center"/>
          </w:tcPr>
          <w:p w14:paraId="5EA5F5AF" w14:textId="77777777" w:rsidR="00BD51F0" w:rsidRPr="00AB5651" w:rsidRDefault="00BD51F0" w:rsidP="00240099">
            <w:pPr>
              <w:pStyle w:val="TableEntry"/>
              <w:rPr>
                <w:ins w:id="3815" w:author="Lynn Felhofer" w:date="2020-03-20T10:11:00Z"/>
                <w:szCs w:val="18"/>
              </w:rPr>
            </w:pPr>
            <w:ins w:id="3816" w:author="Lynn Felhofer" w:date="2020-03-20T10:11:00Z">
              <w:r w:rsidRPr="00AB5651">
                <w:rPr>
                  <w:szCs w:val="18"/>
                </w:rPr>
                <w:t>ParticipantObjectTypeCode</w:t>
              </w:r>
            </w:ins>
          </w:p>
        </w:tc>
        <w:tc>
          <w:tcPr>
            <w:tcW w:w="630" w:type="dxa"/>
            <w:vAlign w:val="center"/>
          </w:tcPr>
          <w:p w14:paraId="1FCF201B" w14:textId="77777777" w:rsidR="00BD51F0" w:rsidRPr="00AB5651" w:rsidRDefault="00BD51F0" w:rsidP="00240099">
            <w:pPr>
              <w:pStyle w:val="TableEntry"/>
              <w:jc w:val="center"/>
              <w:rPr>
                <w:ins w:id="3817" w:author="Lynn Felhofer" w:date="2020-03-20T10:11:00Z"/>
                <w:szCs w:val="18"/>
              </w:rPr>
            </w:pPr>
            <w:ins w:id="3818" w:author="Lynn Felhofer" w:date="2020-03-20T10:11:00Z">
              <w:r w:rsidRPr="00AB5651">
                <w:rPr>
                  <w:szCs w:val="18"/>
                </w:rPr>
                <w:t>M</w:t>
              </w:r>
            </w:ins>
          </w:p>
        </w:tc>
        <w:tc>
          <w:tcPr>
            <w:tcW w:w="4968" w:type="dxa"/>
            <w:vAlign w:val="center"/>
          </w:tcPr>
          <w:p w14:paraId="680F6401" w14:textId="77777777" w:rsidR="00BD51F0" w:rsidRPr="00AB5651" w:rsidRDefault="00BD51F0" w:rsidP="00240099">
            <w:pPr>
              <w:pStyle w:val="TableEntry"/>
              <w:rPr>
                <w:ins w:id="3819" w:author="Lynn Felhofer" w:date="2020-03-20T10:11:00Z"/>
                <w:szCs w:val="18"/>
              </w:rPr>
            </w:pPr>
            <w:ins w:id="3820" w:author="Lynn Felhofer" w:date="2020-03-20T10:11:00Z">
              <w:r w:rsidRPr="00AB5651">
                <w:rPr>
                  <w:szCs w:val="18"/>
                </w:rPr>
                <w:t>“1” (person)</w:t>
              </w:r>
            </w:ins>
          </w:p>
        </w:tc>
      </w:tr>
      <w:tr w:rsidR="00BD51F0" w:rsidRPr="00212469" w14:paraId="49C6F01B" w14:textId="77777777" w:rsidTr="00240099">
        <w:trPr>
          <w:cantSplit/>
          <w:ins w:id="3821" w:author="Lynn Felhofer" w:date="2020-03-20T10:11:00Z"/>
        </w:trPr>
        <w:tc>
          <w:tcPr>
            <w:tcW w:w="1620" w:type="dxa"/>
            <w:vMerge/>
            <w:vAlign w:val="center"/>
          </w:tcPr>
          <w:p w14:paraId="0B0A514E" w14:textId="77777777" w:rsidR="00BD51F0" w:rsidRPr="00212469" w:rsidRDefault="00BD51F0" w:rsidP="00240099">
            <w:pPr>
              <w:pStyle w:val="TableLabel"/>
              <w:rPr>
                <w:ins w:id="3822" w:author="Lynn Felhofer" w:date="2020-03-20T10:11:00Z"/>
                <w:rFonts w:ascii="Times New Roman" w:hAnsi="Times New Roman"/>
                <w:sz w:val="16"/>
              </w:rPr>
            </w:pPr>
          </w:p>
        </w:tc>
        <w:tc>
          <w:tcPr>
            <w:tcW w:w="2520" w:type="dxa"/>
            <w:vAlign w:val="center"/>
          </w:tcPr>
          <w:p w14:paraId="25DDDCCD" w14:textId="77777777" w:rsidR="00BD51F0" w:rsidRPr="00AB5651" w:rsidRDefault="00BD51F0" w:rsidP="00240099">
            <w:pPr>
              <w:pStyle w:val="TableEntry"/>
              <w:rPr>
                <w:ins w:id="3823" w:author="Lynn Felhofer" w:date="2020-03-20T10:11:00Z"/>
                <w:szCs w:val="18"/>
              </w:rPr>
            </w:pPr>
            <w:ins w:id="3824" w:author="Lynn Felhofer" w:date="2020-03-20T10:11:00Z">
              <w:r w:rsidRPr="00AB5651">
                <w:rPr>
                  <w:szCs w:val="18"/>
                </w:rPr>
                <w:t>ParticipantObjectTypeCodeRole</w:t>
              </w:r>
            </w:ins>
          </w:p>
        </w:tc>
        <w:tc>
          <w:tcPr>
            <w:tcW w:w="630" w:type="dxa"/>
            <w:vAlign w:val="center"/>
          </w:tcPr>
          <w:p w14:paraId="4B6C788B" w14:textId="77777777" w:rsidR="00BD51F0" w:rsidRPr="00AB5651" w:rsidRDefault="00BD51F0" w:rsidP="00240099">
            <w:pPr>
              <w:pStyle w:val="TableEntry"/>
              <w:jc w:val="center"/>
              <w:rPr>
                <w:ins w:id="3825" w:author="Lynn Felhofer" w:date="2020-03-20T10:11:00Z"/>
                <w:szCs w:val="18"/>
              </w:rPr>
            </w:pPr>
            <w:ins w:id="3826" w:author="Lynn Felhofer" w:date="2020-03-20T10:11:00Z">
              <w:r w:rsidRPr="00AB5651">
                <w:rPr>
                  <w:szCs w:val="18"/>
                </w:rPr>
                <w:t>M</w:t>
              </w:r>
            </w:ins>
          </w:p>
        </w:tc>
        <w:tc>
          <w:tcPr>
            <w:tcW w:w="4968" w:type="dxa"/>
            <w:vAlign w:val="center"/>
          </w:tcPr>
          <w:p w14:paraId="1B593EB2" w14:textId="77777777" w:rsidR="00BD51F0" w:rsidRPr="00AB5651" w:rsidRDefault="00BD51F0" w:rsidP="00240099">
            <w:pPr>
              <w:pStyle w:val="TableEntry"/>
              <w:rPr>
                <w:ins w:id="3827" w:author="Lynn Felhofer" w:date="2020-03-20T10:11:00Z"/>
                <w:b/>
                <w:i/>
                <w:szCs w:val="18"/>
              </w:rPr>
            </w:pPr>
            <w:ins w:id="3828" w:author="Lynn Felhofer" w:date="2020-03-20T10:11:00Z">
              <w:r w:rsidRPr="00AB5651">
                <w:rPr>
                  <w:szCs w:val="18"/>
                </w:rPr>
                <w:t>“1” (patient)</w:t>
              </w:r>
            </w:ins>
          </w:p>
        </w:tc>
      </w:tr>
      <w:tr w:rsidR="00BD51F0" w:rsidRPr="00212469" w14:paraId="45A70AAC" w14:textId="77777777" w:rsidTr="00240099">
        <w:trPr>
          <w:cantSplit/>
          <w:ins w:id="3829" w:author="Lynn Felhofer" w:date="2020-03-20T10:11:00Z"/>
        </w:trPr>
        <w:tc>
          <w:tcPr>
            <w:tcW w:w="1620" w:type="dxa"/>
            <w:vMerge/>
            <w:vAlign w:val="center"/>
          </w:tcPr>
          <w:p w14:paraId="6FF6138C" w14:textId="77777777" w:rsidR="00BD51F0" w:rsidRPr="00212469" w:rsidRDefault="00BD51F0" w:rsidP="00240099">
            <w:pPr>
              <w:pStyle w:val="TableLabel"/>
              <w:rPr>
                <w:ins w:id="3830" w:author="Lynn Felhofer" w:date="2020-03-20T10:11:00Z"/>
                <w:rFonts w:ascii="Times New Roman" w:hAnsi="Times New Roman"/>
                <w:sz w:val="16"/>
              </w:rPr>
            </w:pPr>
          </w:p>
        </w:tc>
        <w:tc>
          <w:tcPr>
            <w:tcW w:w="2520" w:type="dxa"/>
            <w:vAlign w:val="center"/>
          </w:tcPr>
          <w:p w14:paraId="4E58D699" w14:textId="77777777" w:rsidR="00BD51F0" w:rsidRPr="00AB5651" w:rsidRDefault="00BD51F0" w:rsidP="00240099">
            <w:pPr>
              <w:pStyle w:val="TableEntry"/>
              <w:rPr>
                <w:ins w:id="3831" w:author="Lynn Felhofer" w:date="2020-03-20T10:11:00Z"/>
                <w:i/>
                <w:iCs/>
                <w:szCs w:val="18"/>
              </w:rPr>
            </w:pPr>
            <w:ins w:id="3832" w:author="Lynn Felhofer" w:date="2020-03-20T10:11:00Z">
              <w:r w:rsidRPr="00AB5651">
                <w:rPr>
                  <w:i/>
                  <w:iCs/>
                  <w:szCs w:val="18"/>
                </w:rPr>
                <w:t>ParticipantObjectDataLifeCycle</w:t>
              </w:r>
            </w:ins>
          </w:p>
        </w:tc>
        <w:tc>
          <w:tcPr>
            <w:tcW w:w="630" w:type="dxa"/>
            <w:vAlign w:val="center"/>
          </w:tcPr>
          <w:p w14:paraId="412D856C" w14:textId="77777777" w:rsidR="00BD51F0" w:rsidRPr="00AB5651" w:rsidRDefault="00BD51F0" w:rsidP="00240099">
            <w:pPr>
              <w:pStyle w:val="TableEntry"/>
              <w:jc w:val="center"/>
              <w:rPr>
                <w:ins w:id="3833" w:author="Lynn Felhofer" w:date="2020-03-20T10:11:00Z"/>
                <w:i/>
                <w:iCs/>
                <w:szCs w:val="18"/>
              </w:rPr>
            </w:pPr>
            <w:ins w:id="3834" w:author="Lynn Felhofer" w:date="2020-03-20T10:11:00Z">
              <w:r w:rsidRPr="00AB5651">
                <w:rPr>
                  <w:i/>
                  <w:iCs/>
                  <w:szCs w:val="18"/>
                </w:rPr>
                <w:t>C</w:t>
              </w:r>
            </w:ins>
          </w:p>
        </w:tc>
        <w:tc>
          <w:tcPr>
            <w:tcW w:w="4968" w:type="dxa"/>
            <w:vAlign w:val="center"/>
          </w:tcPr>
          <w:p w14:paraId="0A6451E9" w14:textId="77777777" w:rsidR="00BD51F0" w:rsidRPr="00AB5651" w:rsidRDefault="00BD51F0" w:rsidP="00240099">
            <w:pPr>
              <w:pStyle w:val="TableEntry"/>
              <w:rPr>
                <w:ins w:id="3835" w:author="Lynn Felhofer" w:date="2020-03-20T10:11:00Z"/>
                <w:szCs w:val="18"/>
              </w:rPr>
            </w:pPr>
            <w:ins w:id="3836" w:author="Lynn Felhofer" w:date="2020-03-20T10:11:00Z">
              <w:r w:rsidRPr="00AB5651">
                <w:rPr>
                  <w:iCs/>
                  <w:szCs w:val="18"/>
                </w:rPr>
                <w:t>If newPatientId and previousPatientId are not equal, then this value shall equal "14" (Logical deletion). Otherwise, this value is not specialized</w:t>
              </w:r>
              <w:r w:rsidRPr="00AB5651">
                <w:rPr>
                  <w:i/>
                  <w:iCs/>
                  <w:szCs w:val="18"/>
                </w:rPr>
                <w:t>.</w:t>
              </w:r>
            </w:ins>
          </w:p>
        </w:tc>
      </w:tr>
      <w:tr w:rsidR="00BD51F0" w:rsidRPr="00212469" w14:paraId="40D87344" w14:textId="77777777" w:rsidTr="00240099">
        <w:trPr>
          <w:cantSplit/>
          <w:ins w:id="3837" w:author="Lynn Felhofer" w:date="2020-03-20T10:11:00Z"/>
        </w:trPr>
        <w:tc>
          <w:tcPr>
            <w:tcW w:w="1620" w:type="dxa"/>
            <w:vMerge/>
            <w:vAlign w:val="center"/>
          </w:tcPr>
          <w:p w14:paraId="345136B6" w14:textId="77777777" w:rsidR="00BD51F0" w:rsidRPr="00212469" w:rsidRDefault="00BD51F0" w:rsidP="00240099">
            <w:pPr>
              <w:pStyle w:val="TableLabel"/>
              <w:rPr>
                <w:ins w:id="3838" w:author="Lynn Felhofer" w:date="2020-03-20T10:11:00Z"/>
                <w:rFonts w:ascii="Times New Roman" w:hAnsi="Times New Roman"/>
                <w:sz w:val="16"/>
              </w:rPr>
            </w:pPr>
          </w:p>
        </w:tc>
        <w:tc>
          <w:tcPr>
            <w:tcW w:w="2520" w:type="dxa"/>
            <w:vAlign w:val="center"/>
          </w:tcPr>
          <w:p w14:paraId="2AACAFDF" w14:textId="77777777" w:rsidR="00BD51F0" w:rsidRPr="00AB5651" w:rsidRDefault="00BD51F0" w:rsidP="00240099">
            <w:pPr>
              <w:pStyle w:val="TableEntry"/>
              <w:rPr>
                <w:ins w:id="3839" w:author="Lynn Felhofer" w:date="2020-03-20T10:11:00Z"/>
                <w:i/>
                <w:szCs w:val="18"/>
              </w:rPr>
            </w:pPr>
            <w:ins w:id="3840" w:author="Lynn Felhofer" w:date="2020-03-20T10:11:00Z">
              <w:r w:rsidRPr="00AB5651">
                <w:rPr>
                  <w:i/>
                  <w:szCs w:val="18"/>
                </w:rPr>
                <w:t>ParticipantObjectIDTypeCode</w:t>
              </w:r>
            </w:ins>
          </w:p>
        </w:tc>
        <w:tc>
          <w:tcPr>
            <w:tcW w:w="630" w:type="dxa"/>
            <w:vAlign w:val="center"/>
          </w:tcPr>
          <w:p w14:paraId="3DE3C9FD" w14:textId="77777777" w:rsidR="00BD51F0" w:rsidRPr="00AB5651" w:rsidRDefault="00BD51F0" w:rsidP="00240099">
            <w:pPr>
              <w:pStyle w:val="TableEntry"/>
              <w:jc w:val="center"/>
              <w:rPr>
                <w:ins w:id="3841" w:author="Lynn Felhofer" w:date="2020-03-20T10:11:00Z"/>
                <w:i/>
                <w:szCs w:val="18"/>
              </w:rPr>
            </w:pPr>
            <w:ins w:id="3842" w:author="Lynn Felhofer" w:date="2020-03-20T10:11:00Z">
              <w:r w:rsidRPr="00AB5651">
                <w:rPr>
                  <w:i/>
                  <w:iCs/>
                  <w:szCs w:val="18"/>
                </w:rPr>
                <w:t>U</w:t>
              </w:r>
            </w:ins>
          </w:p>
        </w:tc>
        <w:tc>
          <w:tcPr>
            <w:tcW w:w="4968" w:type="dxa"/>
            <w:vAlign w:val="center"/>
          </w:tcPr>
          <w:p w14:paraId="66C8CFCA" w14:textId="77777777" w:rsidR="00BD51F0" w:rsidRPr="00AB5651" w:rsidRDefault="00BD51F0" w:rsidP="00240099">
            <w:pPr>
              <w:pStyle w:val="TableEntry"/>
              <w:rPr>
                <w:ins w:id="3843" w:author="Lynn Felhofer" w:date="2020-03-20T10:11:00Z"/>
                <w:szCs w:val="18"/>
              </w:rPr>
            </w:pPr>
            <w:ins w:id="3844" w:author="Lynn Felhofer" w:date="2020-03-20T10:11:00Z">
              <w:r w:rsidRPr="00AB5651">
                <w:rPr>
                  <w:i/>
                  <w:iCs/>
                  <w:szCs w:val="18"/>
                </w:rPr>
                <w:t>not specialized</w:t>
              </w:r>
            </w:ins>
          </w:p>
        </w:tc>
      </w:tr>
      <w:tr w:rsidR="00BD51F0" w:rsidRPr="00212469" w14:paraId="55E93183" w14:textId="77777777" w:rsidTr="00240099">
        <w:trPr>
          <w:cantSplit/>
          <w:ins w:id="3845" w:author="Lynn Felhofer" w:date="2020-03-20T10:11:00Z"/>
        </w:trPr>
        <w:tc>
          <w:tcPr>
            <w:tcW w:w="1620" w:type="dxa"/>
            <w:vMerge/>
            <w:vAlign w:val="center"/>
          </w:tcPr>
          <w:p w14:paraId="4ACACD59" w14:textId="77777777" w:rsidR="00BD51F0" w:rsidRPr="00212469" w:rsidRDefault="00BD51F0" w:rsidP="00240099">
            <w:pPr>
              <w:pStyle w:val="TableLabel"/>
              <w:rPr>
                <w:ins w:id="3846" w:author="Lynn Felhofer" w:date="2020-03-20T10:11:00Z"/>
                <w:rFonts w:ascii="Times New Roman" w:hAnsi="Times New Roman"/>
                <w:sz w:val="16"/>
              </w:rPr>
            </w:pPr>
          </w:p>
        </w:tc>
        <w:tc>
          <w:tcPr>
            <w:tcW w:w="2520" w:type="dxa"/>
            <w:vAlign w:val="center"/>
          </w:tcPr>
          <w:p w14:paraId="61349A69" w14:textId="77777777" w:rsidR="00BD51F0" w:rsidRPr="00AB5651" w:rsidRDefault="00BD51F0" w:rsidP="00240099">
            <w:pPr>
              <w:pStyle w:val="TableEntry"/>
              <w:rPr>
                <w:ins w:id="3847" w:author="Lynn Felhofer" w:date="2020-03-20T10:11:00Z"/>
                <w:i/>
                <w:iCs/>
                <w:szCs w:val="18"/>
              </w:rPr>
            </w:pPr>
            <w:ins w:id="3848" w:author="Lynn Felhofer" w:date="2020-03-20T10:11:00Z">
              <w:r w:rsidRPr="00AB5651">
                <w:rPr>
                  <w:i/>
                  <w:iCs/>
                  <w:szCs w:val="18"/>
                </w:rPr>
                <w:t>ParticipantObjectSensitivity</w:t>
              </w:r>
            </w:ins>
          </w:p>
        </w:tc>
        <w:tc>
          <w:tcPr>
            <w:tcW w:w="630" w:type="dxa"/>
            <w:vAlign w:val="center"/>
          </w:tcPr>
          <w:p w14:paraId="3A148822" w14:textId="77777777" w:rsidR="00BD51F0" w:rsidRPr="00AB5651" w:rsidRDefault="00BD51F0" w:rsidP="00240099">
            <w:pPr>
              <w:pStyle w:val="TableEntry"/>
              <w:jc w:val="center"/>
              <w:rPr>
                <w:ins w:id="3849" w:author="Lynn Felhofer" w:date="2020-03-20T10:11:00Z"/>
                <w:i/>
                <w:iCs/>
                <w:szCs w:val="18"/>
              </w:rPr>
            </w:pPr>
            <w:ins w:id="3850" w:author="Lynn Felhofer" w:date="2020-03-20T10:11:00Z">
              <w:r w:rsidRPr="00AB5651">
                <w:rPr>
                  <w:i/>
                  <w:iCs/>
                  <w:szCs w:val="18"/>
                </w:rPr>
                <w:t>U</w:t>
              </w:r>
            </w:ins>
          </w:p>
        </w:tc>
        <w:tc>
          <w:tcPr>
            <w:tcW w:w="4968" w:type="dxa"/>
            <w:vAlign w:val="center"/>
          </w:tcPr>
          <w:p w14:paraId="40B75FF6" w14:textId="77777777" w:rsidR="00BD51F0" w:rsidRPr="00AB5651" w:rsidRDefault="00BD51F0" w:rsidP="00240099">
            <w:pPr>
              <w:pStyle w:val="TableEntry"/>
              <w:rPr>
                <w:ins w:id="3851" w:author="Lynn Felhofer" w:date="2020-03-20T10:11:00Z"/>
                <w:szCs w:val="18"/>
              </w:rPr>
            </w:pPr>
            <w:ins w:id="3852" w:author="Lynn Felhofer" w:date="2020-03-20T10:11:00Z">
              <w:r w:rsidRPr="00AB5651">
                <w:rPr>
                  <w:i/>
                  <w:iCs/>
                  <w:szCs w:val="18"/>
                </w:rPr>
                <w:t>not specialized</w:t>
              </w:r>
            </w:ins>
          </w:p>
        </w:tc>
      </w:tr>
      <w:tr w:rsidR="00BD51F0" w:rsidRPr="00212469" w14:paraId="51FEBCAF" w14:textId="77777777" w:rsidTr="00240099">
        <w:trPr>
          <w:cantSplit/>
          <w:ins w:id="3853" w:author="Lynn Felhofer" w:date="2020-03-20T10:11:00Z"/>
        </w:trPr>
        <w:tc>
          <w:tcPr>
            <w:tcW w:w="1620" w:type="dxa"/>
            <w:vMerge/>
            <w:vAlign w:val="center"/>
          </w:tcPr>
          <w:p w14:paraId="6E1D63ED" w14:textId="77777777" w:rsidR="00BD51F0" w:rsidRPr="00212469" w:rsidRDefault="00BD51F0" w:rsidP="00240099">
            <w:pPr>
              <w:pStyle w:val="TableLabel"/>
              <w:rPr>
                <w:ins w:id="3854" w:author="Lynn Felhofer" w:date="2020-03-20T10:11:00Z"/>
                <w:rFonts w:ascii="Times New Roman" w:hAnsi="Times New Roman"/>
                <w:sz w:val="16"/>
              </w:rPr>
            </w:pPr>
          </w:p>
        </w:tc>
        <w:tc>
          <w:tcPr>
            <w:tcW w:w="2520" w:type="dxa"/>
            <w:vAlign w:val="center"/>
          </w:tcPr>
          <w:p w14:paraId="788F662B" w14:textId="77777777" w:rsidR="00BD51F0" w:rsidRPr="00AB5651" w:rsidRDefault="00BD51F0" w:rsidP="00240099">
            <w:pPr>
              <w:pStyle w:val="TableEntry"/>
              <w:rPr>
                <w:ins w:id="3855" w:author="Lynn Felhofer" w:date="2020-03-20T10:11:00Z"/>
                <w:szCs w:val="18"/>
              </w:rPr>
            </w:pPr>
            <w:ins w:id="3856" w:author="Lynn Felhofer" w:date="2020-03-20T10:11:00Z">
              <w:r w:rsidRPr="00AB5651">
                <w:rPr>
                  <w:szCs w:val="18"/>
                </w:rPr>
                <w:t>ParticipantObjectID</w:t>
              </w:r>
            </w:ins>
          </w:p>
        </w:tc>
        <w:tc>
          <w:tcPr>
            <w:tcW w:w="630" w:type="dxa"/>
            <w:vAlign w:val="center"/>
          </w:tcPr>
          <w:p w14:paraId="304F6F31" w14:textId="77777777" w:rsidR="00BD51F0" w:rsidRPr="00AB5651" w:rsidRDefault="00BD51F0" w:rsidP="00240099">
            <w:pPr>
              <w:pStyle w:val="TableEntry"/>
              <w:jc w:val="center"/>
              <w:rPr>
                <w:ins w:id="3857" w:author="Lynn Felhofer" w:date="2020-03-20T10:11:00Z"/>
                <w:szCs w:val="18"/>
              </w:rPr>
            </w:pPr>
            <w:ins w:id="3858" w:author="Lynn Felhofer" w:date="2020-03-20T10:11:00Z">
              <w:r w:rsidRPr="00AB5651">
                <w:rPr>
                  <w:szCs w:val="18"/>
                </w:rPr>
                <w:t>M</w:t>
              </w:r>
            </w:ins>
          </w:p>
        </w:tc>
        <w:tc>
          <w:tcPr>
            <w:tcW w:w="4968" w:type="dxa"/>
            <w:vAlign w:val="center"/>
          </w:tcPr>
          <w:p w14:paraId="7269701B" w14:textId="77777777" w:rsidR="00BD51F0" w:rsidRPr="00AB5651" w:rsidRDefault="00BD51F0" w:rsidP="00240099">
            <w:pPr>
              <w:pStyle w:val="TableEntry"/>
              <w:rPr>
                <w:ins w:id="3859" w:author="Lynn Felhofer" w:date="2020-03-20T10:11:00Z"/>
                <w:szCs w:val="18"/>
              </w:rPr>
            </w:pPr>
            <w:ins w:id="3860" w:author="Lynn Felhofer" w:date="2020-03-20T10:11:00Z">
              <w:r>
                <w:rPr>
                  <w:szCs w:val="18"/>
                </w:rPr>
                <w:t>T</w:t>
              </w:r>
              <w:r w:rsidRPr="00AB5651">
                <w:rPr>
                  <w:szCs w:val="18"/>
                </w:rPr>
                <w:t xml:space="preserve">he patient ID in HL7 CX format. </w:t>
              </w:r>
            </w:ins>
          </w:p>
        </w:tc>
      </w:tr>
      <w:tr w:rsidR="00BD51F0" w:rsidRPr="00212469" w14:paraId="70E771CF" w14:textId="77777777" w:rsidTr="00240099">
        <w:trPr>
          <w:cantSplit/>
          <w:ins w:id="3861" w:author="Lynn Felhofer" w:date="2020-03-20T10:11:00Z"/>
        </w:trPr>
        <w:tc>
          <w:tcPr>
            <w:tcW w:w="1620" w:type="dxa"/>
            <w:vMerge/>
            <w:vAlign w:val="center"/>
          </w:tcPr>
          <w:p w14:paraId="34996F99" w14:textId="77777777" w:rsidR="00BD51F0" w:rsidRPr="00212469" w:rsidRDefault="00BD51F0" w:rsidP="00240099">
            <w:pPr>
              <w:pStyle w:val="TableLabel"/>
              <w:rPr>
                <w:ins w:id="3862" w:author="Lynn Felhofer" w:date="2020-03-20T10:11:00Z"/>
                <w:rFonts w:ascii="Times New Roman" w:hAnsi="Times New Roman"/>
                <w:sz w:val="16"/>
              </w:rPr>
            </w:pPr>
          </w:p>
        </w:tc>
        <w:tc>
          <w:tcPr>
            <w:tcW w:w="2520" w:type="dxa"/>
            <w:vAlign w:val="center"/>
          </w:tcPr>
          <w:p w14:paraId="7D5B1B3E" w14:textId="77777777" w:rsidR="00BD51F0" w:rsidRPr="00AB5651" w:rsidRDefault="00BD51F0" w:rsidP="00240099">
            <w:pPr>
              <w:pStyle w:val="TableEntry"/>
              <w:rPr>
                <w:ins w:id="3863" w:author="Lynn Felhofer" w:date="2020-03-20T10:11:00Z"/>
                <w:i/>
                <w:iCs/>
                <w:szCs w:val="18"/>
              </w:rPr>
            </w:pPr>
            <w:ins w:id="3864" w:author="Lynn Felhofer" w:date="2020-03-20T10:11:00Z">
              <w:r w:rsidRPr="00AB5651">
                <w:rPr>
                  <w:i/>
                  <w:iCs/>
                  <w:szCs w:val="18"/>
                </w:rPr>
                <w:t>ParticipantObjectName</w:t>
              </w:r>
            </w:ins>
          </w:p>
        </w:tc>
        <w:tc>
          <w:tcPr>
            <w:tcW w:w="630" w:type="dxa"/>
            <w:vAlign w:val="center"/>
          </w:tcPr>
          <w:p w14:paraId="2B31117C" w14:textId="77777777" w:rsidR="00BD51F0" w:rsidRPr="00AB5651" w:rsidRDefault="00BD51F0" w:rsidP="00240099">
            <w:pPr>
              <w:pStyle w:val="TableEntry"/>
              <w:jc w:val="center"/>
              <w:rPr>
                <w:ins w:id="3865" w:author="Lynn Felhofer" w:date="2020-03-20T10:11:00Z"/>
                <w:i/>
                <w:iCs/>
                <w:szCs w:val="18"/>
              </w:rPr>
            </w:pPr>
            <w:ins w:id="3866" w:author="Lynn Felhofer" w:date="2020-03-20T10:11:00Z">
              <w:r w:rsidRPr="00AB5651">
                <w:rPr>
                  <w:i/>
                  <w:iCs/>
                  <w:szCs w:val="18"/>
                </w:rPr>
                <w:t>U</w:t>
              </w:r>
            </w:ins>
          </w:p>
        </w:tc>
        <w:tc>
          <w:tcPr>
            <w:tcW w:w="4968" w:type="dxa"/>
            <w:vAlign w:val="center"/>
          </w:tcPr>
          <w:p w14:paraId="1478948C" w14:textId="77777777" w:rsidR="00BD51F0" w:rsidRPr="00AB5651" w:rsidRDefault="00BD51F0" w:rsidP="00240099">
            <w:pPr>
              <w:pStyle w:val="TableEntry"/>
              <w:rPr>
                <w:ins w:id="3867" w:author="Lynn Felhofer" w:date="2020-03-20T10:11:00Z"/>
                <w:szCs w:val="18"/>
              </w:rPr>
            </w:pPr>
            <w:ins w:id="3868" w:author="Lynn Felhofer" w:date="2020-03-20T10:11:00Z">
              <w:r w:rsidRPr="00AB5651">
                <w:rPr>
                  <w:i/>
                  <w:iCs/>
                  <w:szCs w:val="18"/>
                </w:rPr>
                <w:t>not specialized</w:t>
              </w:r>
            </w:ins>
          </w:p>
        </w:tc>
      </w:tr>
      <w:tr w:rsidR="00BD51F0" w:rsidRPr="00212469" w14:paraId="5ED2DC5E" w14:textId="77777777" w:rsidTr="00240099">
        <w:trPr>
          <w:cantSplit/>
          <w:ins w:id="3869" w:author="Lynn Felhofer" w:date="2020-03-20T10:11:00Z"/>
        </w:trPr>
        <w:tc>
          <w:tcPr>
            <w:tcW w:w="1620" w:type="dxa"/>
            <w:vMerge/>
            <w:vAlign w:val="center"/>
          </w:tcPr>
          <w:p w14:paraId="7A05FFD1" w14:textId="77777777" w:rsidR="00BD51F0" w:rsidRPr="00212469" w:rsidRDefault="00BD51F0" w:rsidP="00240099">
            <w:pPr>
              <w:pStyle w:val="TableLabel"/>
              <w:rPr>
                <w:ins w:id="3870" w:author="Lynn Felhofer" w:date="2020-03-20T10:11:00Z"/>
                <w:rFonts w:ascii="Times New Roman" w:hAnsi="Times New Roman"/>
                <w:sz w:val="16"/>
              </w:rPr>
            </w:pPr>
          </w:p>
        </w:tc>
        <w:tc>
          <w:tcPr>
            <w:tcW w:w="2520" w:type="dxa"/>
            <w:vAlign w:val="center"/>
          </w:tcPr>
          <w:p w14:paraId="5333EB3D" w14:textId="77777777" w:rsidR="00BD51F0" w:rsidRPr="00AB5651" w:rsidRDefault="00BD51F0" w:rsidP="00240099">
            <w:pPr>
              <w:pStyle w:val="TableEntry"/>
              <w:rPr>
                <w:ins w:id="3871" w:author="Lynn Felhofer" w:date="2020-03-20T10:11:00Z"/>
                <w:i/>
                <w:iCs/>
                <w:szCs w:val="18"/>
              </w:rPr>
            </w:pPr>
            <w:ins w:id="3872" w:author="Lynn Felhofer" w:date="2020-03-20T10:11:00Z">
              <w:r w:rsidRPr="00AB5651">
                <w:rPr>
                  <w:i/>
                  <w:iCs/>
                  <w:szCs w:val="18"/>
                </w:rPr>
                <w:t>ParticipantObjectQuery</w:t>
              </w:r>
            </w:ins>
          </w:p>
        </w:tc>
        <w:tc>
          <w:tcPr>
            <w:tcW w:w="630" w:type="dxa"/>
            <w:vAlign w:val="center"/>
          </w:tcPr>
          <w:p w14:paraId="09D455CF" w14:textId="77777777" w:rsidR="00BD51F0" w:rsidRPr="00AB5651" w:rsidRDefault="00BD51F0" w:rsidP="00240099">
            <w:pPr>
              <w:pStyle w:val="TableEntry"/>
              <w:jc w:val="center"/>
              <w:rPr>
                <w:ins w:id="3873" w:author="Lynn Felhofer" w:date="2020-03-20T10:11:00Z"/>
                <w:i/>
                <w:iCs/>
                <w:szCs w:val="18"/>
              </w:rPr>
            </w:pPr>
            <w:ins w:id="3874" w:author="Lynn Felhofer" w:date="2020-03-20T10:11:00Z">
              <w:r w:rsidRPr="00AB5651">
                <w:rPr>
                  <w:i/>
                  <w:iCs/>
                  <w:szCs w:val="18"/>
                </w:rPr>
                <w:t>U</w:t>
              </w:r>
            </w:ins>
          </w:p>
        </w:tc>
        <w:tc>
          <w:tcPr>
            <w:tcW w:w="4968" w:type="dxa"/>
            <w:vAlign w:val="center"/>
          </w:tcPr>
          <w:p w14:paraId="31ECA717" w14:textId="77777777" w:rsidR="00BD51F0" w:rsidRPr="00AB5651" w:rsidRDefault="00BD51F0" w:rsidP="00240099">
            <w:pPr>
              <w:pStyle w:val="TableEntry"/>
              <w:rPr>
                <w:ins w:id="3875" w:author="Lynn Felhofer" w:date="2020-03-20T10:11:00Z"/>
                <w:szCs w:val="18"/>
              </w:rPr>
            </w:pPr>
            <w:ins w:id="3876" w:author="Lynn Felhofer" w:date="2020-03-20T10:11:00Z">
              <w:r w:rsidRPr="00AB5651">
                <w:rPr>
                  <w:i/>
                  <w:iCs/>
                  <w:szCs w:val="18"/>
                </w:rPr>
                <w:t>not specialized</w:t>
              </w:r>
            </w:ins>
          </w:p>
        </w:tc>
      </w:tr>
      <w:tr w:rsidR="00BD51F0" w:rsidRPr="00212469" w14:paraId="1A2A07D2" w14:textId="77777777" w:rsidTr="00240099">
        <w:trPr>
          <w:cantSplit/>
          <w:ins w:id="3877" w:author="Lynn Felhofer" w:date="2020-03-20T10:11:00Z"/>
        </w:trPr>
        <w:tc>
          <w:tcPr>
            <w:tcW w:w="1620" w:type="dxa"/>
            <w:vMerge/>
            <w:vAlign w:val="center"/>
          </w:tcPr>
          <w:p w14:paraId="5A5CF922" w14:textId="77777777" w:rsidR="00BD51F0" w:rsidRPr="00212469" w:rsidRDefault="00BD51F0" w:rsidP="00240099">
            <w:pPr>
              <w:pStyle w:val="TableLabel"/>
              <w:rPr>
                <w:ins w:id="3878" w:author="Lynn Felhofer" w:date="2020-03-20T10:11:00Z"/>
                <w:rFonts w:ascii="Times New Roman" w:hAnsi="Times New Roman"/>
                <w:sz w:val="16"/>
              </w:rPr>
            </w:pPr>
          </w:p>
        </w:tc>
        <w:tc>
          <w:tcPr>
            <w:tcW w:w="2520" w:type="dxa"/>
            <w:vAlign w:val="center"/>
          </w:tcPr>
          <w:p w14:paraId="3BCE7846" w14:textId="77777777" w:rsidR="00BD51F0" w:rsidRPr="00AB5651" w:rsidRDefault="00BD51F0" w:rsidP="00240099">
            <w:pPr>
              <w:pStyle w:val="TableEntry"/>
              <w:rPr>
                <w:ins w:id="3879" w:author="Lynn Felhofer" w:date="2020-03-20T10:11:00Z"/>
              </w:rPr>
            </w:pPr>
            <w:ins w:id="3880" w:author="Lynn Felhofer" w:date="2020-03-20T10:11:00Z">
              <w:r w:rsidRPr="00AB5651">
                <w:t>ParticipantObjectDetail</w:t>
              </w:r>
            </w:ins>
          </w:p>
        </w:tc>
        <w:tc>
          <w:tcPr>
            <w:tcW w:w="630" w:type="dxa"/>
            <w:vAlign w:val="center"/>
          </w:tcPr>
          <w:p w14:paraId="7AE8F6FC" w14:textId="77777777" w:rsidR="00BD51F0" w:rsidRPr="00AB5651" w:rsidRDefault="00BD51F0" w:rsidP="00240099">
            <w:pPr>
              <w:pStyle w:val="TableEntry"/>
              <w:jc w:val="center"/>
              <w:rPr>
                <w:ins w:id="3881" w:author="Lynn Felhofer" w:date="2020-03-20T10:11:00Z"/>
                <w:i/>
                <w:iCs/>
                <w:szCs w:val="18"/>
              </w:rPr>
            </w:pPr>
            <w:ins w:id="3882" w:author="Lynn Felhofer" w:date="2020-03-20T10:11:00Z">
              <w:r w:rsidRPr="00AB5651">
                <w:rPr>
                  <w:szCs w:val="18"/>
                </w:rPr>
                <w:t>M</w:t>
              </w:r>
            </w:ins>
          </w:p>
        </w:tc>
        <w:tc>
          <w:tcPr>
            <w:tcW w:w="4968" w:type="dxa"/>
            <w:vAlign w:val="center"/>
          </w:tcPr>
          <w:p w14:paraId="56580E6B" w14:textId="77777777" w:rsidR="00BD51F0" w:rsidRPr="00AB5651" w:rsidRDefault="00BD51F0" w:rsidP="00240099">
            <w:pPr>
              <w:pStyle w:val="TableEntry"/>
              <w:rPr>
                <w:ins w:id="3883" w:author="Lynn Felhofer" w:date="2020-03-20T10:11:00Z"/>
                <w:szCs w:val="18"/>
              </w:rPr>
            </w:pPr>
            <w:ins w:id="3884" w:author="Lynn Felhofer" w:date="2020-03-20T10:11:00Z">
              <w:r w:rsidRPr="00AB5651">
                <w:rPr>
                  <w:szCs w:val="18"/>
                </w:rPr>
                <w:t xml:space="preserve">The ParticipantObjectDetail element shall occur twice. </w:t>
              </w:r>
            </w:ins>
          </w:p>
          <w:p w14:paraId="0B2DF5DE" w14:textId="77777777" w:rsidR="00BD51F0" w:rsidRPr="00AB5651" w:rsidRDefault="00BD51F0" w:rsidP="00240099">
            <w:pPr>
              <w:pStyle w:val="TableEntry"/>
              <w:rPr>
                <w:ins w:id="3885" w:author="Lynn Felhofer" w:date="2020-03-20T10:11:00Z"/>
                <w:szCs w:val="18"/>
              </w:rPr>
            </w:pPr>
            <w:ins w:id="3886" w:author="Lynn Felhofer" w:date="2020-03-20T10:11:00Z">
              <w:r w:rsidRPr="00AB5651">
                <w:rPr>
                  <w:szCs w:val="18"/>
                </w:rPr>
                <w:t>In the first element:</w:t>
              </w:r>
            </w:ins>
          </w:p>
          <w:p w14:paraId="7D3DF4B3" w14:textId="77777777" w:rsidR="00BD51F0" w:rsidRDefault="00BD51F0" w:rsidP="00240099">
            <w:pPr>
              <w:pStyle w:val="TableEntry"/>
              <w:ind w:left="720"/>
              <w:rPr>
                <w:ins w:id="3887" w:author="Lynn Felhofer" w:date="2020-03-20T10:11:00Z"/>
                <w:szCs w:val="18"/>
              </w:rPr>
            </w:pPr>
            <w:ins w:id="3888" w:author="Lynn Felhofer" w:date="2020-03-20T10:11:00Z">
              <w:r w:rsidRPr="00AB5651">
                <w:rPr>
                  <w:szCs w:val="18"/>
                </w:rPr>
                <w:t xml:space="preserve">Type=MSH-10 (the literal string) </w:t>
              </w:r>
            </w:ins>
          </w:p>
          <w:p w14:paraId="4CE179ED" w14:textId="77777777" w:rsidR="00BD51F0" w:rsidRDefault="00BD51F0" w:rsidP="00240099">
            <w:pPr>
              <w:pStyle w:val="TableEntry"/>
              <w:ind w:left="720"/>
              <w:rPr>
                <w:ins w:id="3889" w:author="Lynn Felhofer" w:date="2020-03-20T10:11:00Z"/>
                <w:szCs w:val="18"/>
              </w:rPr>
            </w:pPr>
            <w:ins w:id="3890" w:author="Lynn Felhofer" w:date="2020-03-20T10:11:00Z">
              <w:r w:rsidRPr="00AB5651">
                <w:rPr>
                  <w:szCs w:val="18"/>
                </w:rPr>
                <w:t>Value=the value of MSH-10 (from the message content, base64 encoded)</w:t>
              </w:r>
            </w:ins>
          </w:p>
          <w:p w14:paraId="010F5F87" w14:textId="77777777" w:rsidR="00BD51F0" w:rsidRPr="00AB5651" w:rsidRDefault="00BD51F0" w:rsidP="00240099">
            <w:pPr>
              <w:pStyle w:val="TableEntry"/>
              <w:rPr>
                <w:ins w:id="3891" w:author="Lynn Felhofer" w:date="2020-03-20T10:11:00Z"/>
              </w:rPr>
            </w:pPr>
            <w:ins w:id="3892" w:author="Lynn Felhofer" w:date="2020-03-20T10:11:00Z">
              <w:r w:rsidRPr="00AB5651">
                <w:t>In the second element:</w:t>
              </w:r>
            </w:ins>
          </w:p>
          <w:p w14:paraId="45D07D22" w14:textId="77777777" w:rsidR="00BD51F0" w:rsidRPr="00AB5651" w:rsidRDefault="00BD51F0" w:rsidP="00240099">
            <w:pPr>
              <w:pStyle w:val="TableEntry"/>
              <w:ind w:left="720"/>
              <w:rPr>
                <w:ins w:id="3893" w:author="Lynn Felhofer" w:date="2020-03-20T10:11:00Z"/>
                <w:szCs w:val="18"/>
              </w:rPr>
            </w:pPr>
            <w:ins w:id="3894" w:author="Lynn Felhofer" w:date="2020-03-20T10:11:00Z">
              <w:r w:rsidRPr="00AB5651">
                <w:rPr>
                  <w:szCs w:val="18"/>
                </w:rPr>
                <w:t xml:space="preserve">Type="urn:ihe:iti:xpid:2017:patientIdentifierType" (the literal string) </w:t>
              </w:r>
            </w:ins>
          </w:p>
          <w:p w14:paraId="6A5D58F1" w14:textId="77777777" w:rsidR="00BD51F0" w:rsidRPr="00AB5651" w:rsidRDefault="00BD51F0" w:rsidP="00240099">
            <w:pPr>
              <w:pStyle w:val="TableEntry"/>
              <w:ind w:left="720"/>
              <w:rPr>
                <w:ins w:id="3895" w:author="Lynn Felhofer" w:date="2020-03-20T10:11:00Z"/>
                <w:szCs w:val="18"/>
              </w:rPr>
            </w:pPr>
            <w:ins w:id="3896" w:author="Lynn Felhofer" w:date="2020-03-20T10:11:00Z">
              <w:r w:rsidRPr="00AB5651">
                <w:rPr>
                  <w:szCs w:val="18"/>
                </w:rPr>
                <w:t>Value="previousPatientId" (the literal string, base64 encoded)</w:t>
              </w:r>
            </w:ins>
          </w:p>
        </w:tc>
      </w:tr>
    </w:tbl>
    <w:p w14:paraId="597AB6D7" w14:textId="77777777" w:rsidR="00BD51F0" w:rsidRPr="00AB5651" w:rsidRDefault="00BD51F0" w:rsidP="00BD51F0">
      <w:pPr>
        <w:pStyle w:val="BodyText"/>
        <w:rPr>
          <w:ins w:id="3897" w:author="Lynn Felhofer" w:date="2020-03-20T10:11:00Z"/>
        </w:rPr>
      </w:pPr>
    </w:p>
    <w:tbl>
      <w:tblPr>
        <w:tblStyle w:val="TableGrid"/>
        <w:tblW w:w="0" w:type="auto"/>
        <w:tblLook w:val="04A0" w:firstRow="1" w:lastRow="0" w:firstColumn="1" w:lastColumn="0" w:noHBand="0" w:noVBand="1"/>
      </w:tblPr>
      <w:tblGrid>
        <w:gridCol w:w="2141"/>
        <w:gridCol w:w="2733"/>
        <w:gridCol w:w="614"/>
        <w:gridCol w:w="3862"/>
      </w:tblGrid>
      <w:tr w:rsidR="00BD51F0" w:rsidRPr="00212469" w14:paraId="20775469" w14:textId="77777777" w:rsidTr="00240099">
        <w:trPr>
          <w:ins w:id="3898" w:author="Lynn Felhofer" w:date="2020-03-20T10:11:00Z"/>
        </w:trPr>
        <w:tc>
          <w:tcPr>
            <w:tcW w:w="2141" w:type="dxa"/>
            <w:vMerge w:val="restart"/>
          </w:tcPr>
          <w:p w14:paraId="53C52EBF" w14:textId="77777777" w:rsidR="00BD51F0" w:rsidRPr="00212469" w:rsidRDefault="00BD51F0" w:rsidP="00240099">
            <w:pPr>
              <w:pStyle w:val="TableEntryHeader"/>
              <w:rPr>
                <w:ins w:id="3899" w:author="Lynn Felhofer" w:date="2020-03-20T10:11:00Z"/>
              </w:rPr>
            </w:pPr>
            <w:ins w:id="3900" w:author="Lynn Felhofer" w:date="2020-03-20T10:11:00Z">
              <w:r w:rsidRPr="00212469">
                <w:t>SubmissionSet</w:t>
              </w:r>
            </w:ins>
          </w:p>
          <w:p w14:paraId="4E9F2AA8" w14:textId="77777777" w:rsidR="00BD51F0" w:rsidRPr="00AB5651" w:rsidRDefault="00BD51F0" w:rsidP="00240099">
            <w:pPr>
              <w:pStyle w:val="TableEntryHeader"/>
              <w:rPr>
                <w:ins w:id="3901" w:author="Lynn Felhofer" w:date="2020-03-20T10:11:00Z"/>
                <w:bCs/>
                <w:sz w:val="12"/>
              </w:rPr>
            </w:pPr>
            <w:ins w:id="3902" w:author="Lynn Felhofer" w:date="2020-03-20T10:11:00Z">
              <w:r w:rsidRPr="00AB5651">
                <w:rPr>
                  <w:bCs/>
                  <w:sz w:val="12"/>
                </w:rPr>
                <w:t>(Aud</w:t>
              </w:r>
              <w:r>
                <w:rPr>
                  <w:bCs/>
                  <w:sz w:val="12"/>
                </w:rPr>
                <w:t>i</w:t>
              </w:r>
              <w:r w:rsidRPr="00AB5651">
                <w:rPr>
                  <w:bCs/>
                  <w:sz w:val="12"/>
                </w:rPr>
                <w:t>tMessage/</w:t>
              </w:r>
            </w:ins>
          </w:p>
          <w:p w14:paraId="4B343DA1" w14:textId="77777777" w:rsidR="00BD51F0" w:rsidRPr="00212469" w:rsidRDefault="00BD51F0" w:rsidP="00240099">
            <w:pPr>
              <w:pStyle w:val="TableEntryHeader"/>
              <w:rPr>
                <w:ins w:id="3903" w:author="Lynn Felhofer" w:date="2020-03-20T10:11:00Z"/>
              </w:rPr>
            </w:pPr>
            <w:ins w:id="3904" w:author="Lynn Felhofer" w:date="2020-03-20T10:11:00Z">
              <w:r w:rsidRPr="00AB5651">
                <w:rPr>
                  <w:bCs/>
                  <w:sz w:val="12"/>
                </w:rPr>
                <w:t>ParticipantObjectIdentification)</w:t>
              </w:r>
            </w:ins>
          </w:p>
        </w:tc>
        <w:tc>
          <w:tcPr>
            <w:tcW w:w="2737" w:type="dxa"/>
          </w:tcPr>
          <w:p w14:paraId="2E2D3815" w14:textId="77777777" w:rsidR="00BD51F0" w:rsidRPr="00212469" w:rsidRDefault="00BD51F0" w:rsidP="00240099">
            <w:pPr>
              <w:pStyle w:val="TableEntry"/>
              <w:rPr>
                <w:ins w:id="3905" w:author="Lynn Felhofer" w:date="2020-03-20T10:11:00Z"/>
              </w:rPr>
            </w:pPr>
            <w:ins w:id="3906" w:author="Lynn Felhofer" w:date="2020-03-20T10:11:00Z">
              <w:r w:rsidRPr="00212469">
                <w:t>ParticipantObjectTypeCode</w:t>
              </w:r>
            </w:ins>
          </w:p>
        </w:tc>
        <w:tc>
          <w:tcPr>
            <w:tcW w:w="630" w:type="dxa"/>
          </w:tcPr>
          <w:p w14:paraId="17CD5B5E" w14:textId="77777777" w:rsidR="00BD51F0" w:rsidRPr="00212469" w:rsidRDefault="00BD51F0" w:rsidP="00240099">
            <w:pPr>
              <w:pStyle w:val="TableEntry"/>
              <w:rPr>
                <w:ins w:id="3907" w:author="Lynn Felhofer" w:date="2020-03-20T10:11:00Z"/>
              </w:rPr>
            </w:pPr>
            <w:ins w:id="3908" w:author="Lynn Felhofer" w:date="2020-03-20T10:11:00Z">
              <w:r w:rsidRPr="00212469">
                <w:t>M</w:t>
              </w:r>
            </w:ins>
          </w:p>
        </w:tc>
        <w:tc>
          <w:tcPr>
            <w:tcW w:w="4068" w:type="dxa"/>
          </w:tcPr>
          <w:p w14:paraId="3C36E18B" w14:textId="77777777" w:rsidR="00BD51F0" w:rsidRPr="00212469" w:rsidRDefault="00BD51F0" w:rsidP="00240099">
            <w:pPr>
              <w:pStyle w:val="TableEntry"/>
              <w:rPr>
                <w:ins w:id="3909" w:author="Lynn Felhofer" w:date="2020-03-20T10:11:00Z"/>
              </w:rPr>
            </w:pPr>
            <w:ins w:id="3910" w:author="Lynn Felhofer" w:date="2020-03-20T10:11:00Z">
              <w:r w:rsidRPr="00212469">
                <w:t>“2” (System)</w:t>
              </w:r>
            </w:ins>
          </w:p>
        </w:tc>
      </w:tr>
      <w:tr w:rsidR="00BD51F0" w:rsidRPr="00212469" w14:paraId="5EFB41FE" w14:textId="77777777" w:rsidTr="00240099">
        <w:trPr>
          <w:ins w:id="3911" w:author="Lynn Felhofer" w:date="2020-03-20T10:11:00Z"/>
        </w:trPr>
        <w:tc>
          <w:tcPr>
            <w:tcW w:w="2141" w:type="dxa"/>
            <w:vMerge/>
          </w:tcPr>
          <w:p w14:paraId="1CEDFB7D" w14:textId="77777777" w:rsidR="00BD51F0" w:rsidRPr="00212469" w:rsidRDefault="00BD51F0" w:rsidP="00240099">
            <w:pPr>
              <w:pStyle w:val="TableEntry"/>
              <w:rPr>
                <w:ins w:id="3912" w:author="Lynn Felhofer" w:date="2020-03-20T10:11:00Z"/>
              </w:rPr>
            </w:pPr>
          </w:p>
        </w:tc>
        <w:tc>
          <w:tcPr>
            <w:tcW w:w="2737" w:type="dxa"/>
          </w:tcPr>
          <w:p w14:paraId="70D5BEDA" w14:textId="77777777" w:rsidR="00BD51F0" w:rsidRPr="00212469" w:rsidRDefault="00BD51F0" w:rsidP="00240099">
            <w:pPr>
              <w:pStyle w:val="TableEntry"/>
              <w:rPr>
                <w:ins w:id="3913" w:author="Lynn Felhofer" w:date="2020-03-20T10:11:00Z"/>
              </w:rPr>
            </w:pPr>
            <w:ins w:id="3914" w:author="Lynn Felhofer" w:date="2020-03-20T10:11:00Z">
              <w:r w:rsidRPr="00212469">
                <w:t>ParticipantObjectTypeCodeRole</w:t>
              </w:r>
            </w:ins>
          </w:p>
        </w:tc>
        <w:tc>
          <w:tcPr>
            <w:tcW w:w="630" w:type="dxa"/>
          </w:tcPr>
          <w:p w14:paraId="5307A63C" w14:textId="77777777" w:rsidR="00BD51F0" w:rsidRPr="00212469" w:rsidRDefault="00BD51F0" w:rsidP="00240099">
            <w:pPr>
              <w:pStyle w:val="TableEntry"/>
              <w:rPr>
                <w:ins w:id="3915" w:author="Lynn Felhofer" w:date="2020-03-20T10:11:00Z"/>
              </w:rPr>
            </w:pPr>
            <w:ins w:id="3916" w:author="Lynn Felhofer" w:date="2020-03-20T10:11:00Z">
              <w:r w:rsidRPr="00212469">
                <w:t>M</w:t>
              </w:r>
            </w:ins>
          </w:p>
        </w:tc>
        <w:tc>
          <w:tcPr>
            <w:tcW w:w="4068" w:type="dxa"/>
          </w:tcPr>
          <w:p w14:paraId="67811B25" w14:textId="77777777" w:rsidR="00BD51F0" w:rsidRPr="00212469" w:rsidRDefault="00BD51F0" w:rsidP="00240099">
            <w:pPr>
              <w:pStyle w:val="TableEntry"/>
              <w:rPr>
                <w:ins w:id="3917" w:author="Lynn Felhofer" w:date="2020-03-20T10:11:00Z"/>
              </w:rPr>
            </w:pPr>
            <w:ins w:id="3918" w:author="Lynn Felhofer" w:date="2020-03-20T10:11:00Z">
              <w:r w:rsidRPr="00212469">
                <w:t>“20” (job)</w:t>
              </w:r>
            </w:ins>
          </w:p>
        </w:tc>
      </w:tr>
      <w:tr w:rsidR="00BD51F0" w:rsidRPr="00212469" w14:paraId="585A0F8A" w14:textId="77777777" w:rsidTr="00240099">
        <w:trPr>
          <w:ins w:id="3919" w:author="Lynn Felhofer" w:date="2020-03-20T10:11:00Z"/>
        </w:trPr>
        <w:tc>
          <w:tcPr>
            <w:tcW w:w="2141" w:type="dxa"/>
            <w:vMerge/>
          </w:tcPr>
          <w:p w14:paraId="681F8829" w14:textId="77777777" w:rsidR="00BD51F0" w:rsidRPr="00212469" w:rsidRDefault="00BD51F0" w:rsidP="00240099">
            <w:pPr>
              <w:pStyle w:val="TableEntry"/>
              <w:rPr>
                <w:ins w:id="3920" w:author="Lynn Felhofer" w:date="2020-03-20T10:11:00Z"/>
              </w:rPr>
            </w:pPr>
          </w:p>
        </w:tc>
        <w:tc>
          <w:tcPr>
            <w:tcW w:w="2737" w:type="dxa"/>
          </w:tcPr>
          <w:p w14:paraId="1CB77366" w14:textId="77777777" w:rsidR="00BD51F0" w:rsidRPr="00AB5651" w:rsidRDefault="00BD51F0" w:rsidP="00240099">
            <w:pPr>
              <w:pStyle w:val="TableEntry"/>
              <w:rPr>
                <w:ins w:id="3921" w:author="Lynn Felhofer" w:date="2020-03-20T10:11:00Z"/>
                <w:i/>
                <w:iCs/>
              </w:rPr>
            </w:pPr>
            <w:ins w:id="3922" w:author="Lynn Felhofer" w:date="2020-03-20T10:11:00Z">
              <w:r w:rsidRPr="00AB5651">
                <w:rPr>
                  <w:i/>
                  <w:iCs/>
                </w:rPr>
                <w:t>ParticipantObjectDataLifeCycle</w:t>
              </w:r>
            </w:ins>
          </w:p>
        </w:tc>
        <w:tc>
          <w:tcPr>
            <w:tcW w:w="630" w:type="dxa"/>
          </w:tcPr>
          <w:p w14:paraId="44D2D61D" w14:textId="77777777" w:rsidR="00BD51F0" w:rsidRPr="00AB5651" w:rsidRDefault="00BD51F0" w:rsidP="00240099">
            <w:pPr>
              <w:pStyle w:val="TableEntry"/>
              <w:rPr>
                <w:ins w:id="3923" w:author="Lynn Felhofer" w:date="2020-03-20T10:11:00Z"/>
                <w:i/>
                <w:iCs/>
              </w:rPr>
            </w:pPr>
            <w:ins w:id="3924" w:author="Lynn Felhofer" w:date="2020-03-20T10:11:00Z">
              <w:r w:rsidRPr="00AB5651">
                <w:rPr>
                  <w:i/>
                  <w:iCs/>
                </w:rPr>
                <w:t>U</w:t>
              </w:r>
            </w:ins>
          </w:p>
        </w:tc>
        <w:tc>
          <w:tcPr>
            <w:tcW w:w="4068" w:type="dxa"/>
          </w:tcPr>
          <w:p w14:paraId="676CEA01" w14:textId="77777777" w:rsidR="00BD51F0" w:rsidRPr="00AB5651" w:rsidRDefault="00BD51F0" w:rsidP="00240099">
            <w:pPr>
              <w:pStyle w:val="TableEntry"/>
              <w:rPr>
                <w:ins w:id="3925" w:author="Lynn Felhofer" w:date="2020-03-20T10:11:00Z"/>
                <w:i/>
                <w:iCs/>
              </w:rPr>
            </w:pPr>
            <w:ins w:id="3926" w:author="Lynn Felhofer" w:date="2020-03-20T10:11:00Z">
              <w:r w:rsidRPr="00212469">
                <w:rPr>
                  <w:i/>
                  <w:iCs/>
                </w:rPr>
                <w:t>not specialized</w:t>
              </w:r>
            </w:ins>
          </w:p>
        </w:tc>
      </w:tr>
      <w:tr w:rsidR="00BD51F0" w:rsidRPr="00212469" w14:paraId="4CC6744F" w14:textId="77777777" w:rsidTr="00240099">
        <w:trPr>
          <w:ins w:id="3927" w:author="Lynn Felhofer" w:date="2020-03-20T10:11:00Z"/>
        </w:trPr>
        <w:tc>
          <w:tcPr>
            <w:tcW w:w="2141" w:type="dxa"/>
            <w:vMerge/>
          </w:tcPr>
          <w:p w14:paraId="1212FF8C" w14:textId="77777777" w:rsidR="00BD51F0" w:rsidRPr="00212469" w:rsidRDefault="00BD51F0" w:rsidP="00240099">
            <w:pPr>
              <w:pStyle w:val="TableEntry"/>
              <w:rPr>
                <w:ins w:id="3928" w:author="Lynn Felhofer" w:date="2020-03-20T10:11:00Z"/>
              </w:rPr>
            </w:pPr>
          </w:p>
        </w:tc>
        <w:tc>
          <w:tcPr>
            <w:tcW w:w="2737" w:type="dxa"/>
          </w:tcPr>
          <w:p w14:paraId="7DE24C3D" w14:textId="77777777" w:rsidR="00BD51F0" w:rsidRPr="00212469" w:rsidRDefault="00BD51F0" w:rsidP="00240099">
            <w:pPr>
              <w:pStyle w:val="TableEntry"/>
              <w:rPr>
                <w:ins w:id="3929" w:author="Lynn Felhofer" w:date="2020-03-20T10:11:00Z"/>
              </w:rPr>
            </w:pPr>
            <w:ins w:id="3930" w:author="Lynn Felhofer" w:date="2020-03-20T10:11:00Z">
              <w:r w:rsidRPr="00212469">
                <w:t>ParticipantObjectIDTypeCode</w:t>
              </w:r>
            </w:ins>
          </w:p>
        </w:tc>
        <w:tc>
          <w:tcPr>
            <w:tcW w:w="630" w:type="dxa"/>
          </w:tcPr>
          <w:p w14:paraId="6D93AAB5" w14:textId="77777777" w:rsidR="00BD51F0" w:rsidRPr="00212469" w:rsidRDefault="00BD51F0" w:rsidP="00240099">
            <w:pPr>
              <w:pStyle w:val="TableEntry"/>
              <w:rPr>
                <w:ins w:id="3931" w:author="Lynn Felhofer" w:date="2020-03-20T10:11:00Z"/>
              </w:rPr>
            </w:pPr>
            <w:ins w:id="3932" w:author="Lynn Felhofer" w:date="2020-03-20T10:11:00Z">
              <w:r w:rsidRPr="00212469">
                <w:t>M</w:t>
              </w:r>
            </w:ins>
          </w:p>
        </w:tc>
        <w:tc>
          <w:tcPr>
            <w:tcW w:w="4068" w:type="dxa"/>
          </w:tcPr>
          <w:p w14:paraId="5508C6FB" w14:textId="77777777" w:rsidR="00BD51F0" w:rsidRPr="00212469" w:rsidRDefault="00BD51F0" w:rsidP="00240099">
            <w:pPr>
              <w:pStyle w:val="TableEntry"/>
              <w:rPr>
                <w:ins w:id="3933" w:author="Lynn Felhofer" w:date="2020-03-20T10:11:00Z"/>
              </w:rPr>
            </w:pPr>
            <w:ins w:id="3934" w:author="Lynn Felhofer" w:date="2020-03-20T10:11:00Z">
              <w:r w:rsidRPr="00212469">
                <w:t>EV(“urn:uuid:a54d6aa5-d40d-43f9-88c5-b4633d873bdd”, “IHE XDS Metadata”, “submission set classificationNode”)</w:t>
              </w:r>
            </w:ins>
          </w:p>
        </w:tc>
      </w:tr>
      <w:tr w:rsidR="00BD51F0" w:rsidRPr="00212469" w14:paraId="73127E3C" w14:textId="77777777" w:rsidTr="00240099">
        <w:trPr>
          <w:ins w:id="3935" w:author="Lynn Felhofer" w:date="2020-03-20T10:11:00Z"/>
        </w:trPr>
        <w:tc>
          <w:tcPr>
            <w:tcW w:w="2141" w:type="dxa"/>
            <w:vMerge/>
          </w:tcPr>
          <w:p w14:paraId="7468CE77" w14:textId="77777777" w:rsidR="00BD51F0" w:rsidRPr="00212469" w:rsidRDefault="00BD51F0" w:rsidP="00240099">
            <w:pPr>
              <w:pStyle w:val="TableEntry"/>
              <w:rPr>
                <w:ins w:id="3936" w:author="Lynn Felhofer" w:date="2020-03-20T10:11:00Z"/>
              </w:rPr>
            </w:pPr>
          </w:p>
        </w:tc>
        <w:tc>
          <w:tcPr>
            <w:tcW w:w="2737" w:type="dxa"/>
          </w:tcPr>
          <w:p w14:paraId="73C5AE47" w14:textId="77777777" w:rsidR="00BD51F0" w:rsidRPr="00AB5651" w:rsidRDefault="00BD51F0" w:rsidP="00240099">
            <w:pPr>
              <w:pStyle w:val="TableEntry"/>
              <w:rPr>
                <w:ins w:id="3937" w:author="Lynn Felhofer" w:date="2020-03-20T10:11:00Z"/>
                <w:i/>
                <w:iCs/>
              </w:rPr>
            </w:pPr>
            <w:ins w:id="3938" w:author="Lynn Felhofer" w:date="2020-03-20T10:11:00Z">
              <w:r w:rsidRPr="00AB5651">
                <w:rPr>
                  <w:i/>
                  <w:iCs/>
                </w:rPr>
                <w:t>ParticipantObjectSensitivity</w:t>
              </w:r>
            </w:ins>
          </w:p>
        </w:tc>
        <w:tc>
          <w:tcPr>
            <w:tcW w:w="630" w:type="dxa"/>
          </w:tcPr>
          <w:p w14:paraId="01BBCE29" w14:textId="77777777" w:rsidR="00BD51F0" w:rsidRPr="00AB5651" w:rsidRDefault="00BD51F0" w:rsidP="00240099">
            <w:pPr>
              <w:pStyle w:val="TableEntry"/>
              <w:rPr>
                <w:ins w:id="3939" w:author="Lynn Felhofer" w:date="2020-03-20T10:11:00Z"/>
                <w:i/>
                <w:iCs/>
              </w:rPr>
            </w:pPr>
            <w:ins w:id="3940" w:author="Lynn Felhofer" w:date="2020-03-20T10:11:00Z">
              <w:r w:rsidRPr="00AB5651">
                <w:rPr>
                  <w:i/>
                  <w:iCs/>
                </w:rPr>
                <w:t>U</w:t>
              </w:r>
            </w:ins>
          </w:p>
        </w:tc>
        <w:tc>
          <w:tcPr>
            <w:tcW w:w="4068" w:type="dxa"/>
          </w:tcPr>
          <w:p w14:paraId="1CE0B1D2" w14:textId="77777777" w:rsidR="00BD51F0" w:rsidRPr="00AB5651" w:rsidRDefault="00BD51F0" w:rsidP="00240099">
            <w:pPr>
              <w:pStyle w:val="TableEntry"/>
              <w:rPr>
                <w:ins w:id="3941" w:author="Lynn Felhofer" w:date="2020-03-20T10:11:00Z"/>
                <w:i/>
                <w:iCs/>
              </w:rPr>
            </w:pPr>
            <w:ins w:id="3942" w:author="Lynn Felhofer" w:date="2020-03-20T10:11:00Z">
              <w:r w:rsidRPr="00212469">
                <w:rPr>
                  <w:i/>
                  <w:iCs/>
                </w:rPr>
                <w:t>not specialized</w:t>
              </w:r>
            </w:ins>
          </w:p>
        </w:tc>
      </w:tr>
      <w:tr w:rsidR="00BD51F0" w:rsidRPr="00212469" w14:paraId="6E01AD63" w14:textId="77777777" w:rsidTr="00240099">
        <w:trPr>
          <w:ins w:id="3943" w:author="Lynn Felhofer" w:date="2020-03-20T10:11:00Z"/>
        </w:trPr>
        <w:tc>
          <w:tcPr>
            <w:tcW w:w="2141" w:type="dxa"/>
            <w:vMerge/>
          </w:tcPr>
          <w:p w14:paraId="2781B670" w14:textId="77777777" w:rsidR="00BD51F0" w:rsidRPr="00212469" w:rsidRDefault="00BD51F0" w:rsidP="00240099">
            <w:pPr>
              <w:pStyle w:val="TableEntry"/>
              <w:rPr>
                <w:ins w:id="3944" w:author="Lynn Felhofer" w:date="2020-03-20T10:11:00Z"/>
              </w:rPr>
            </w:pPr>
          </w:p>
        </w:tc>
        <w:tc>
          <w:tcPr>
            <w:tcW w:w="2737" w:type="dxa"/>
          </w:tcPr>
          <w:p w14:paraId="3640BD3B" w14:textId="77777777" w:rsidR="00BD51F0" w:rsidRPr="00212469" w:rsidRDefault="00BD51F0" w:rsidP="00240099">
            <w:pPr>
              <w:pStyle w:val="TableEntry"/>
              <w:rPr>
                <w:ins w:id="3945" w:author="Lynn Felhofer" w:date="2020-03-20T10:11:00Z"/>
              </w:rPr>
            </w:pPr>
            <w:ins w:id="3946" w:author="Lynn Felhofer" w:date="2020-03-20T10:11:00Z">
              <w:r w:rsidRPr="00212469">
                <w:t>ParticipantObjectID</w:t>
              </w:r>
            </w:ins>
          </w:p>
        </w:tc>
        <w:tc>
          <w:tcPr>
            <w:tcW w:w="630" w:type="dxa"/>
          </w:tcPr>
          <w:p w14:paraId="6CA85267" w14:textId="77777777" w:rsidR="00BD51F0" w:rsidRPr="00212469" w:rsidRDefault="00BD51F0" w:rsidP="00240099">
            <w:pPr>
              <w:pStyle w:val="TableEntry"/>
              <w:rPr>
                <w:ins w:id="3947" w:author="Lynn Felhofer" w:date="2020-03-20T10:11:00Z"/>
              </w:rPr>
            </w:pPr>
            <w:ins w:id="3948" w:author="Lynn Felhofer" w:date="2020-03-20T10:11:00Z">
              <w:r w:rsidRPr="00212469">
                <w:t>M</w:t>
              </w:r>
            </w:ins>
          </w:p>
        </w:tc>
        <w:tc>
          <w:tcPr>
            <w:tcW w:w="4068" w:type="dxa"/>
          </w:tcPr>
          <w:p w14:paraId="106E2EAF" w14:textId="77777777" w:rsidR="00BD51F0" w:rsidRPr="00212469" w:rsidRDefault="00BD51F0" w:rsidP="00240099">
            <w:pPr>
              <w:pStyle w:val="TableEntry"/>
              <w:rPr>
                <w:ins w:id="3949" w:author="Lynn Felhofer" w:date="2020-03-20T10:11:00Z"/>
              </w:rPr>
            </w:pPr>
            <w:ins w:id="3950" w:author="Lynn Felhofer" w:date="2020-03-20T10:11:00Z">
              <w:r w:rsidRPr="00212469">
                <w:t>The value of the XDSSubmissionSet.entryUUID</w:t>
              </w:r>
            </w:ins>
          </w:p>
        </w:tc>
      </w:tr>
      <w:tr w:rsidR="00BD51F0" w:rsidRPr="00212469" w14:paraId="0F938522" w14:textId="77777777" w:rsidTr="00240099">
        <w:trPr>
          <w:ins w:id="3951" w:author="Lynn Felhofer" w:date="2020-03-20T10:11:00Z"/>
        </w:trPr>
        <w:tc>
          <w:tcPr>
            <w:tcW w:w="2141" w:type="dxa"/>
            <w:vMerge/>
          </w:tcPr>
          <w:p w14:paraId="5165A98C" w14:textId="77777777" w:rsidR="00BD51F0" w:rsidRPr="00212469" w:rsidRDefault="00BD51F0" w:rsidP="00240099">
            <w:pPr>
              <w:pStyle w:val="TableEntry"/>
              <w:rPr>
                <w:ins w:id="3952" w:author="Lynn Felhofer" w:date="2020-03-20T10:11:00Z"/>
              </w:rPr>
            </w:pPr>
          </w:p>
        </w:tc>
        <w:tc>
          <w:tcPr>
            <w:tcW w:w="2737" w:type="dxa"/>
          </w:tcPr>
          <w:p w14:paraId="44263FFE" w14:textId="77777777" w:rsidR="00BD51F0" w:rsidRPr="00AB5651" w:rsidRDefault="00BD51F0" w:rsidP="00240099">
            <w:pPr>
              <w:pStyle w:val="TableEntry"/>
              <w:rPr>
                <w:ins w:id="3953" w:author="Lynn Felhofer" w:date="2020-03-20T10:11:00Z"/>
                <w:i/>
                <w:iCs/>
              </w:rPr>
            </w:pPr>
            <w:ins w:id="3954" w:author="Lynn Felhofer" w:date="2020-03-20T10:11:00Z">
              <w:r w:rsidRPr="00AB5651">
                <w:rPr>
                  <w:i/>
                  <w:iCs/>
                </w:rPr>
                <w:t>ParticipantObjectName</w:t>
              </w:r>
            </w:ins>
          </w:p>
        </w:tc>
        <w:tc>
          <w:tcPr>
            <w:tcW w:w="630" w:type="dxa"/>
          </w:tcPr>
          <w:p w14:paraId="0A71CED7" w14:textId="77777777" w:rsidR="00BD51F0" w:rsidRPr="00AB5651" w:rsidRDefault="00BD51F0" w:rsidP="00240099">
            <w:pPr>
              <w:pStyle w:val="TableEntry"/>
              <w:rPr>
                <w:ins w:id="3955" w:author="Lynn Felhofer" w:date="2020-03-20T10:11:00Z"/>
                <w:i/>
                <w:iCs/>
              </w:rPr>
            </w:pPr>
            <w:ins w:id="3956" w:author="Lynn Felhofer" w:date="2020-03-20T10:11:00Z">
              <w:r w:rsidRPr="00AB5651">
                <w:rPr>
                  <w:i/>
                  <w:iCs/>
                </w:rPr>
                <w:t>U</w:t>
              </w:r>
            </w:ins>
          </w:p>
        </w:tc>
        <w:tc>
          <w:tcPr>
            <w:tcW w:w="4068" w:type="dxa"/>
          </w:tcPr>
          <w:p w14:paraId="4B18C03B" w14:textId="77777777" w:rsidR="00BD51F0" w:rsidRPr="00AB5651" w:rsidRDefault="00BD51F0" w:rsidP="00240099">
            <w:pPr>
              <w:pStyle w:val="TableEntry"/>
              <w:rPr>
                <w:ins w:id="3957" w:author="Lynn Felhofer" w:date="2020-03-20T10:11:00Z"/>
                <w:i/>
                <w:iCs/>
              </w:rPr>
            </w:pPr>
            <w:ins w:id="3958" w:author="Lynn Felhofer" w:date="2020-03-20T10:11:00Z">
              <w:r w:rsidRPr="00212469">
                <w:rPr>
                  <w:i/>
                  <w:iCs/>
                </w:rPr>
                <w:t>not specialized</w:t>
              </w:r>
            </w:ins>
          </w:p>
        </w:tc>
      </w:tr>
      <w:tr w:rsidR="00BD51F0" w:rsidRPr="00212469" w14:paraId="457D5CE3" w14:textId="77777777" w:rsidTr="00240099">
        <w:trPr>
          <w:ins w:id="3959" w:author="Lynn Felhofer" w:date="2020-03-20T10:11:00Z"/>
        </w:trPr>
        <w:tc>
          <w:tcPr>
            <w:tcW w:w="2141" w:type="dxa"/>
            <w:vMerge/>
          </w:tcPr>
          <w:p w14:paraId="296719D5" w14:textId="77777777" w:rsidR="00BD51F0" w:rsidRPr="00212469" w:rsidRDefault="00BD51F0" w:rsidP="00240099">
            <w:pPr>
              <w:pStyle w:val="TableEntry"/>
              <w:rPr>
                <w:ins w:id="3960" w:author="Lynn Felhofer" w:date="2020-03-20T10:11:00Z"/>
              </w:rPr>
            </w:pPr>
          </w:p>
        </w:tc>
        <w:tc>
          <w:tcPr>
            <w:tcW w:w="2737" w:type="dxa"/>
          </w:tcPr>
          <w:p w14:paraId="7356C7DC" w14:textId="77777777" w:rsidR="00BD51F0" w:rsidRPr="00AB5651" w:rsidRDefault="00BD51F0" w:rsidP="00240099">
            <w:pPr>
              <w:pStyle w:val="TableEntry"/>
              <w:rPr>
                <w:ins w:id="3961" w:author="Lynn Felhofer" w:date="2020-03-20T10:11:00Z"/>
                <w:i/>
                <w:iCs/>
              </w:rPr>
            </w:pPr>
            <w:ins w:id="3962" w:author="Lynn Felhofer" w:date="2020-03-20T10:11:00Z">
              <w:r w:rsidRPr="00AB5651">
                <w:rPr>
                  <w:i/>
                  <w:iCs/>
                </w:rPr>
                <w:t>ParticipantObjectQuery</w:t>
              </w:r>
            </w:ins>
          </w:p>
        </w:tc>
        <w:tc>
          <w:tcPr>
            <w:tcW w:w="630" w:type="dxa"/>
          </w:tcPr>
          <w:p w14:paraId="633E27B3" w14:textId="77777777" w:rsidR="00BD51F0" w:rsidRPr="00AB5651" w:rsidRDefault="00BD51F0" w:rsidP="00240099">
            <w:pPr>
              <w:pStyle w:val="TableEntry"/>
              <w:rPr>
                <w:ins w:id="3963" w:author="Lynn Felhofer" w:date="2020-03-20T10:11:00Z"/>
                <w:i/>
                <w:iCs/>
              </w:rPr>
            </w:pPr>
            <w:ins w:id="3964" w:author="Lynn Felhofer" w:date="2020-03-20T10:11:00Z">
              <w:r w:rsidRPr="00AB5651">
                <w:rPr>
                  <w:i/>
                  <w:iCs/>
                </w:rPr>
                <w:t>U</w:t>
              </w:r>
            </w:ins>
          </w:p>
        </w:tc>
        <w:tc>
          <w:tcPr>
            <w:tcW w:w="4068" w:type="dxa"/>
          </w:tcPr>
          <w:p w14:paraId="6285E3B4" w14:textId="77777777" w:rsidR="00BD51F0" w:rsidRPr="00AB5651" w:rsidRDefault="00BD51F0" w:rsidP="00240099">
            <w:pPr>
              <w:pStyle w:val="TableEntry"/>
              <w:rPr>
                <w:ins w:id="3965" w:author="Lynn Felhofer" w:date="2020-03-20T10:11:00Z"/>
                <w:i/>
                <w:iCs/>
              </w:rPr>
            </w:pPr>
            <w:ins w:id="3966" w:author="Lynn Felhofer" w:date="2020-03-20T10:11:00Z">
              <w:r w:rsidRPr="00212469">
                <w:rPr>
                  <w:i/>
                  <w:iCs/>
                </w:rPr>
                <w:t>not specialized</w:t>
              </w:r>
            </w:ins>
          </w:p>
        </w:tc>
      </w:tr>
      <w:tr w:rsidR="00BD51F0" w:rsidRPr="00212469" w14:paraId="6BFAE91C" w14:textId="77777777" w:rsidTr="00240099">
        <w:trPr>
          <w:ins w:id="3967" w:author="Lynn Felhofer" w:date="2020-03-20T10:11:00Z"/>
        </w:trPr>
        <w:tc>
          <w:tcPr>
            <w:tcW w:w="2141" w:type="dxa"/>
            <w:vMerge/>
          </w:tcPr>
          <w:p w14:paraId="75614AE6" w14:textId="77777777" w:rsidR="00BD51F0" w:rsidRPr="00212469" w:rsidRDefault="00BD51F0" w:rsidP="00240099">
            <w:pPr>
              <w:pStyle w:val="TableEntry"/>
              <w:rPr>
                <w:ins w:id="3968" w:author="Lynn Felhofer" w:date="2020-03-20T10:11:00Z"/>
              </w:rPr>
            </w:pPr>
          </w:p>
        </w:tc>
        <w:tc>
          <w:tcPr>
            <w:tcW w:w="2737" w:type="dxa"/>
          </w:tcPr>
          <w:p w14:paraId="308362F9" w14:textId="77777777" w:rsidR="00BD51F0" w:rsidRPr="00AB5651" w:rsidRDefault="00BD51F0" w:rsidP="00240099">
            <w:pPr>
              <w:pStyle w:val="TableEntry"/>
              <w:rPr>
                <w:ins w:id="3969" w:author="Lynn Felhofer" w:date="2020-03-20T10:11:00Z"/>
                <w:i/>
                <w:iCs/>
              </w:rPr>
            </w:pPr>
            <w:ins w:id="3970" w:author="Lynn Felhofer" w:date="2020-03-20T10:11:00Z">
              <w:r w:rsidRPr="00AB5651">
                <w:rPr>
                  <w:i/>
                  <w:iCs/>
                </w:rPr>
                <w:t>ParticipantObjectDetail</w:t>
              </w:r>
            </w:ins>
          </w:p>
        </w:tc>
        <w:tc>
          <w:tcPr>
            <w:tcW w:w="630" w:type="dxa"/>
          </w:tcPr>
          <w:p w14:paraId="3B78C964" w14:textId="77777777" w:rsidR="00BD51F0" w:rsidRPr="00AB5651" w:rsidRDefault="00BD51F0" w:rsidP="00240099">
            <w:pPr>
              <w:pStyle w:val="TableEntry"/>
              <w:rPr>
                <w:ins w:id="3971" w:author="Lynn Felhofer" w:date="2020-03-20T10:11:00Z"/>
                <w:i/>
                <w:iCs/>
              </w:rPr>
            </w:pPr>
            <w:ins w:id="3972" w:author="Lynn Felhofer" w:date="2020-03-20T10:11:00Z">
              <w:r w:rsidRPr="00AB5651">
                <w:rPr>
                  <w:i/>
                  <w:iCs/>
                </w:rPr>
                <w:t>U</w:t>
              </w:r>
            </w:ins>
          </w:p>
        </w:tc>
        <w:tc>
          <w:tcPr>
            <w:tcW w:w="4068" w:type="dxa"/>
          </w:tcPr>
          <w:p w14:paraId="23D2E07D" w14:textId="77777777" w:rsidR="00BD51F0" w:rsidRPr="00AB5651" w:rsidRDefault="00BD51F0" w:rsidP="00240099">
            <w:pPr>
              <w:pStyle w:val="TableEntry"/>
              <w:rPr>
                <w:ins w:id="3973" w:author="Lynn Felhofer" w:date="2020-03-20T10:11:00Z"/>
                <w:i/>
                <w:iCs/>
              </w:rPr>
            </w:pPr>
            <w:ins w:id="3974" w:author="Lynn Felhofer" w:date="2020-03-20T10:11:00Z">
              <w:r w:rsidRPr="00212469">
                <w:rPr>
                  <w:i/>
                  <w:iCs/>
                </w:rPr>
                <w:t>not specialized</w:t>
              </w:r>
            </w:ins>
          </w:p>
        </w:tc>
      </w:tr>
    </w:tbl>
    <w:p w14:paraId="13CDBEE0" w14:textId="77777777" w:rsidR="00BD51F0" w:rsidRPr="00AB5651" w:rsidRDefault="00BD51F0" w:rsidP="00BD51F0">
      <w:pPr>
        <w:pStyle w:val="BodyText"/>
        <w:rPr>
          <w:ins w:id="3975" w:author="Lynn Felhofer" w:date="2020-03-20T10:11:00Z"/>
        </w:rPr>
      </w:pPr>
    </w:p>
    <w:p w14:paraId="2BD46154" w14:textId="77777777" w:rsidR="00BD51F0" w:rsidRPr="00BD51F0" w:rsidRDefault="00BD51F0" w:rsidP="00BD51F0">
      <w:pPr>
        <w:pStyle w:val="BodyText"/>
      </w:pPr>
    </w:p>
    <w:sectPr w:rsidR="00BD51F0" w:rsidRPr="00BD51F0" w:rsidSect="00C653BC">
      <w:headerReference w:type="even" r:id="rId365"/>
      <w:headerReference w:type="default" r:id="rId366"/>
      <w:footerReference w:type="even" r:id="rId367"/>
      <w:footerReference w:type="default" r:id="rId368"/>
      <w:headerReference w:type="first" r:id="rId369"/>
      <w:footerReference w:type="first" r:id="rId370"/>
      <w:type w:val="continuous"/>
      <w:pgSz w:w="12240" w:h="15840" w:code="1"/>
      <w:pgMar w:top="1440" w:right="1080" w:bottom="1440" w:left="1800" w:header="720" w:footer="720" w:gutter="0"/>
      <w:lnNumType w:countBy="5"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8" w:author="Lynn Felhofer" w:date="2020-03-23T15:43:00Z" w:initials="LF">
    <w:p w14:paraId="71D9A0B1" w14:textId="52603B4D" w:rsidR="000F64B0" w:rsidRDefault="000F64B0">
      <w:pPr>
        <w:pStyle w:val="CommentText"/>
      </w:pPr>
      <w:r>
        <w:rPr>
          <w:rStyle w:val="CommentReference"/>
        </w:rPr>
        <w:annotationRef/>
      </w:r>
      <w:r>
        <w:t>CP-ITI-1205</w:t>
      </w:r>
    </w:p>
  </w:comment>
  <w:comment w:id="645" w:author="Lynn Felhofer" w:date="2020-03-23T15:48:00Z" w:initials="LF">
    <w:p w14:paraId="2B9B2782" w14:textId="341AE682" w:rsidR="000F64B0" w:rsidRDefault="000F64B0">
      <w:pPr>
        <w:pStyle w:val="CommentText"/>
      </w:pPr>
      <w:r>
        <w:rPr>
          <w:rStyle w:val="CommentReference"/>
        </w:rPr>
        <w:annotationRef/>
      </w:r>
      <w:r>
        <w:t>CP-ITI-1205</w:t>
      </w:r>
    </w:p>
  </w:comment>
  <w:comment w:id="658" w:author="Lynn Felhofer" w:date="2020-03-23T16:22:00Z" w:initials="LF">
    <w:p w14:paraId="2415A243" w14:textId="269FADD0" w:rsidR="000F64B0" w:rsidRDefault="000F64B0">
      <w:pPr>
        <w:pStyle w:val="CommentText"/>
      </w:pPr>
      <w:r>
        <w:rPr>
          <w:rStyle w:val="CommentReference"/>
        </w:rPr>
        <w:annotationRef/>
      </w:r>
      <w:r>
        <w:t>All changes to references to Appendix W (removing IHE FTP Site) are for CP-ITI-1205.  A comment is only added once but it applies to all similar updates below.</w:t>
      </w:r>
    </w:p>
  </w:comment>
  <w:comment w:id="889" w:author="Lynn Felhofer" w:date="2020-03-23T16:36:00Z" w:initials="LF">
    <w:p w14:paraId="29559651" w14:textId="00778023" w:rsidR="000F64B0" w:rsidRDefault="000F64B0">
      <w:pPr>
        <w:pStyle w:val="CommentText"/>
      </w:pPr>
      <w:r>
        <w:rPr>
          <w:rStyle w:val="CommentReference"/>
        </w:rPr>
        <w:annotationRef/>
      </w:r>
      <w:r>
        <w:t>CP-ITI-1191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D9A0B1" w15:done="0"/>
  <w15:commentEx w15:paraId="2B9B2782" w15:done="0"/>
  <w15:commentEx w15:paraId="2415A243" w15:done="0"/>
  <w15:commentEx w15:paraId="295596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D9A0B1" w16cid:durableId="222357A5"/>
  <w16cid:commentId w16cid:paraId="2B9B2782" w16cid:durableId="222358B2"/>
  <w16cid:commentId w16cid:paraId="2415A243" w16cid:durableId="222360DE"/>
  <w16cid:commentId w16cid:paraId="29559651" w16cid:durableId="22236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AE552" w14:textId="77777777" w:rsidR="00886A83" w:rsidRDefault="00886A83">
      <w:r>
        <w:separator/>
      </w:r>
    </w:p>
    <w:p w14:paraId="142C3A42" w14:textId="77777777" w:rsidR="00886A83" w:rsidRDefault="00886A83"/>
    <w:p w14:paraId="7FC3A3AE" w14:textId="77777777" w:rsidR="00886A83" w:rsidRDefault="00886A83"/>
  </w:endnote>
  <w:endnote w:type="continuationSeparator" w:id="0">
    <w:p w14:paraId="245FDBAB" w14:textId="77777777" w:rsidR="00886A83" w:rsidRDefault="00886A83">
      <w:r>
        <w:continuationSeparator/>
      </w:r>
    </w:p>
    <w:p w14:paraId="0C7B07B1" w14:textId="77777777" w:rsidR="00886A83" w:rsidRDefault="00886A83"/>
    <w:p w14:paraId="66E2B93C" w14:textId="77777777" w:rsidR="00886A83" w:rsidRDefault="00886A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StarSymbol">
    <w:altName w:val="MS Mincho"/>
    <w:panose1 w:val="020B0604020202020204"/>
    <w:charset w:val="80"/>
    <w:family w:val="auto"/>
    <w:notTrueType/>
    <w:pitch w:val="default"/>
    <w:sig w:usb0="00000000" w:usb1="08070000" w:usb2="00000010" w:usb3="00000000" w:csb0="00020000"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LinePrinter">
    <w:altName w:val="Cambria"/>
    <w:panose1 w:val="020B06040202020202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ntigoni">
    <w:altName w:val="Arial"/>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urier">
    <w:panose1 w:val="00000000000000000000"/>
    <w:charset w:val="00"/>
    <w:family w:val="auto"/>
    <w:pitch w:val="variable"/>
    <w:sig w:usb0="00000003"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l?r ??’c">
    <w:altName w:val="MS Gothic"/>
    <w:panose1 w:val="020B0604020202020204"/>
    <w:charset w:val="80"/>
    <w:family w:val="modern"/>
    <w:notTrueType/>
    <w:pitch w:val="default"/>
    <w:sig w:usb0="00000001" w:usb1="08070000" w:usb2="00000010" w:usb3="00000000" w:csb0="00020000" w:csb1="00000000"/>
  </w:font>
  <w:font w:name="TimesNewRomanPSMT">
    <w:altName w:val="Times New Roman"/>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F3572" w14:textId="77777777" w:rsidR="000F64B0" w:rsidRDefault="000F64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4831C" w14:textId="37230C43" w:rsidR="000F64B0" w:rsidRDefault="000F64B0" w:rsidP="005B0FC4">
    <w:pPr>
      <w:pStyle w:val="Footer"/>
      <w:tabs>
        <w:tab w:val="left" w:pos="5760"/>
        <w:tab w:val="left" w:pos="6480"/>
        <w:tab w:val="left" w:pos="7200"/>
      </w:tabs>
      <w:ind w:right="360"/>
      <w:rPr>
        <w:sz w:val="20"/>
      </w:rPr>
    </w:pPr>
    <w:r>
      <w:t>__________________________________________________________________________</w:t>
    </w:r>
  </w:p>
  <w:p w14:paraId="185F65DF" w14:textId="166A1761" w:rsidR="000F64B0" w:rsidRPr="003462A5" w:rsidRDefault="000F64B0" w:rsidP="00ED4370">
    <w:pPr>
      <w:pStyle w:val="Footer"/>
      <w:tabs>
        <w:tab w:val="left" w:pos="5760"/>
        <w:tab w:val="left" w:pos="6480"/>
        <w:tab w:val="left" w:pos="7200"/>
      </w:tabs>
      <w:ind w:right="360"/>
      <w:rPr>
        <w:sz w:val="20"/>
      </w:rPr>
    </w:pPr>
    <w:r>
      <w:rPr>
        <w:sz w:val="20"/>
      </w:rPr>
      <w:t xml:space="preserve">Rev. 16.0 Final Text – 2019-07-12                         </w:t>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318</w:t>
    </w:r>
    <w:r>
      <w:rPr>
        <w:rStyle w:val="PageNumber"/>
        <w:sz w:val="20"/>
      </w:rPr>
      <w:fldChar w:fldCharType="end"/>
    </w:r>
    <w:r>
      <w:rPr>
        <w:rStyle w:val="PageNumber"/>
        <w:sz w:val="20"/>
      </w:rPr>
      <w:t xml:space="preserve">                          </w:t>
    </w:r>
    <w:r>
      <w:rPr>
        <w:sz w:val="20"/>
      </w:rPr>
      <w:t>Copyright © 2019 IHE International, Inc.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22E59" w14:textId="7F0FA01A" w:rsidR="000F64B0" w:rsidRDefault="000F64B0" w:rsidP="00B77EE3">
    <w:pPr>
      <w:jc w:val="center"/>
    </w:pPr>
    <w:r>
      <w:rPr>
        <w:noProof/>
      </w:rPr>
      <w:t>Copyright © 2019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248B4" w14:textId="77777777" w:rsidR="00886A83" w:rsidRDefault="00886A83">
      <w:r>
        <w:separator/>
      </w:r>
    </w:p>
    <w:p w14:paraId="6E4C0318" w14:textId="77777777" w:rsidR="00886A83" w:rsidRDefault="00886A83"/>
    <w:p w14:paraId="751FAA86" w14:textId="77777777" w:rsidR="00886A83" w:rsidRDefault="00886A83"/>
  </w:footnote>
  <w:footnote w:type="continuationSeparator" w:id="0">
    <w:p w14:paraId="09E000FE" w14:textId="77777777" w:rsidR="00886A83" w:rsidRDefault="00886A83">
      <w:r>
        <w:continuationSeparator/>
      </w:r>
    </w:p>
    <w:p w14:paraId="7192C65E" w14:textId="77777777" w:rsidR="00886A83" w:rsidRDefault="00886A83"/>
    <w:p w14:paraId="26D109E6" w14:textId="77777777" w:rsidR="00886A83" w:rsidRDefault="00886A83"/>
  </w:footnote>
  <w:footnote w:id="1">
    <w:p w14:paraId="1859EEFC" w14:textId="77777777" w:rsidR="000F64B0" w:rsidRDefault="000F64B0" w:rsidP="00545847">
      <w:pPr>
        <w:pStyle w:val="FootnoteText"/>
      </w:pPr>
      <w:r>
        <w:rPr>
          <w:rStyle w:val="FootnoteReference"/>
        </w:rPr>
        <w:footnoteRef/>
      </w:r>
      <w:r>
        <w:t xml:space="preserve"> HL7 </w:t>
      </w:r>
      <w:r w:rsidRPr="001C7D4B">
        <w:t>is the registered trademark of Health Level Seven International.</w:t>
      </w:r>
    </w:p>
  </w:footnote>
  <w:footnote w:id="2">
    <w:p w14:paraId="59F82A0C" w14:textId="4A167CF6" w:rsidR="000F64B0" w:rsidRDefault="000F64B0">
      <w:pPr>
        <w:pStyle w:val="FootnoteText"/>
      </w:pPr>
      <w:r>
        <w:rPr>
          <w:rStyle w:val="FootnoteReference"/>
        </w:rPr>
        <w:footnoteRef/>
      </w:r>
      <w:r>
        <w:t xml:space="preserve"> </w:t>
      </w:r>
      <w:r w:rsidRPr="00D0317B">
        <w:t>DICOM is the registered trademark of the National Electrical Manufacturers Association for its standards publications relating to digital communications of medical information.</w:t>
      </w:r>
    </w:p>
  </w:footnote>
  <w:footnote w:id="3">
    <w:p w14:paraId="37E9370A" w14:textId="77777777" w:rsidR="000F64B0" w:rsidRDefault="000F64B0" w:rsidP="001B289C">
      <w:pPr>
        <w:pStyle w:val="FootnoteText"/>
      </w:pPr>
      <w:r>
        <w:rPr>
          <w:rStyle w:val="FootnoteReference"/>
        </w:rPr>
        <w:footnoteRef/>
      </w:r>
      <w:r>
        <w:t xml:space="preserve"> Returning a list of matches may potentially expose information that is unrelated to the patient requested. Implementers are encouraged to consider ways to keep the number of elements in a list to a minimum. Deployment organizations may choose to declare a limit to the number of elements allowed to be returned. </w:t>
      </w:r>
    </w:p>
  </w:footnote>
  <w:footnote w:id="4">
    <w:p w14:paraId="25B7627A" w14:textId="77777777" w:rsidR="000F64B0" w:rsidRDefault="000F64B0" w:rsidP="00BD51F0">
      <w:pPr>
        <w:pStyle w:val="FootnoteText"/>
        <w:rPr>
          <w:ins w:id="2653" w:author="Lynn Felhofer" w:date="2020-03-20T10:11:00Z"/>
        </w:rPr>
      </w:pPr>
      <w:ins w:id="2654" w:author="Lynn Felhofer" w:date="2020-03-20T10:11:00Z">
        <w:r>
          <w:rPr>
            <w:rStyle w:val="FootnoteReference"/>
          </w:rPr>
          <w:footnoteRef/>
        </w:r>
        <w:r>
          <w:t xml:space="preserve"> </w:t>
        </w:r>
        <w:r w:rsidRPr="00206314">
          <w:t>DICOM is the registered trademark of the National Electrical Manufacturers Association for its standards publications relating to digital communications of medical information.</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AC289" w14:textId="77777777" w:rsidR="000F64B0" w:rsidRDefault="000F64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10F8" w14:textId="77777777" w:rsidR="000F64B0" w:rsidRDefault="000F64B0" w:rsidP="00D20679">
    <w:pPr>
      <w:pStyle w:val="Header"/>
      <w:tabs>
        <w:tab w:val="left" w:pos="10800"/>
      </w:tabs>
    </w:pPr>
    <w:r>
      <w:t>IHE IT Infrastructure Technical Framework, Volume 2b (ITI TF-2b): Transactions Part B</w:t>
    </w:r>
    <w:r>
      <w:br/>
    </w:r>
    <w:bookmarkStart w:id="3976" w:name="OLE_LINK1"/>
    <w:bookmarkStart w:id="3977" w:name="OLE_LINK2"/>
    <w:bookmarkStart w:id="3978" w:name="OLE_LINK3"/>
    <w:r>
      <w:t>______________________________________________________________________________</w:t>
    </w:r>
    <w:bookmarkEnd w:id="3976"/>
    <w:bookmarkEnd w:id="3977"/>
    <w:bookmarkEnd w:id="3978"/>
  </w:p>
  <w:p w14:paraId="491B0601" w14:textId="77777777" w:rsidR="000F64B0" w:rsidRDefault="000F64B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D384D" w14:textId="77777777" w:rsidR="000F64B0" w:rsidRDefault="000F64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4090001"/>
    <w:lvl w:ilvl="0">
      <w:start w:val="1"/>
      <w:numFmt w:val="bullet"/>
      <w:lvlText w:val=""/>
      <w:lvlJc w:val="left"/>
      <w:pPr>
        <w:ind w:left="720" w:hanging="360"/>
      </w:pPr>
      <w:rPr>
        <w:rFonts w:ascii="Symbol" w:hAnsi="Symbol"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AE0298"/>
    <w:lvl w:ilvl="0">
      <w:start w:val="1"/>
      <w:numFmt w:val="bullet"/>
      <w:pStyle w:val="ListBullet2"/>
      <w:lvlText w:val=""/>
      <w:lvlJc w:val="left"/>
      <w:pPr>
        <w:tabs>
          <w:tab w:val="num" w:pos="720"/>
        </w:tabs>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5"/>
    <w:multiLevelType w:val="singleLevel"/>
    <w:tmpl w:val="00000005"/>
    <w:name w:val="WW8Num2"/>
    <w:lvl w:ilvl="0">
      <w:start w:val="1"/>
      <w:numFmt w:val="decimal"/>
      <w:lvlText w:val="%1."/>
      <w:lvlJc w:val="left"/>
      <w:pPr>
        <w:tabs>
          <w:tab w:val="num" w:pos="900"/>
        </w:tabs>
      </w:pPr>
      <w:rPr>
        <w:rFonts w:cs="Times New Roman"/>
      </w:rPr>
    </w:lvl>
  </w:abstractNum>
  <w:abstractNum w:abstractNumId="11" w15:restartNumberingAfterBreak="0">
    <w:nsid w:val="00000006"/>
    <w:multiLevelType w:val="singleLevel"/>
    <w:tmpl w:val="00000006"/>
    <w:name w:val="WW8Num3"/>
    <w:lvl w:ilvl="0">
      <w:start w:val="1"/>
      <w:numFmt w:val="bullet"/>
      <w:lvlText w:val=""/>
      <w:lvlJc w:val="left"/>
      <w:pPr>
        <w:tabs>
          <w:tab w:val="num" w:pos="360"/>
        </w:tabs>
      </w:pPr>
      <w:rPr>
        <w:rFonts w:ascii="Symbol" w:hAnsi="Symbol"/>
      </w:rPr>
    </w:lvl>
  </w:abstractNum>
  <w:abstractNum w:abstractNumId="12" w15:restartNumberingAfterBreak="0">
    <w:nsid w:val="00000007"/>
    <w:multiLevelType w:val="singleLevel"/>
    <w:tmpl w:val="00000007"/>
    <w:name w:val="WW8Num4"/>
    <w:lvl w:ilvl="0">
      <w:start w:val="1"/>
      <w:numFmt w:val="decimal"/>
      <w:lvlText w:val="%1."/>
      <w:lvlJc w:val="left"/>
      <w:pPr>
        <w:tabs>
          <w:tab w:val="num" w:pos="720"/>
        </w:tabs>
      </w:pPr>
      <w:rPr>
        <w:rFonts w:cs="Times New Roman"/>
      </w:rPr>
    </w:lvl>
  </w:abstractNum>
  <w:abstractNum w:abstractNumId="13" w15:restartNumberingAfterBreak="0">
    <w:nsid w:val="00000008"/>
    <w:multiLevelType w:val="singleLevel"/>
    <w:tmpl w:val="00000008"/>
    <w:name w:val="WW8Num5"/>
    <w:lvl w:ilvl="0">
      <w:start w:val="1"/>
      <w:numFmt w:val="bullet"/>
      <w:lvlText w:val=""/>
      <w:lvlJc w:val="left"/>
      <w:pPr>
        <w:tabs>
          <w:tab w:val="num" w:pos="720"/>
        </w:tabs>
      </w:pPr>
      <w:rPr>
        <w:rFonts w:ascii="Symbol" w:hAnsi="Symbol"/>
      </w:rPr>
    </w:lvl>
  </w:abstractNum>
  <w:abstractNum w:abstractNumId="14" w15:restartNumberingAfterBreak="0">
    <w:nsid w:val="00000009"/>
    <w:multiLevelType w:val="singleLevel"/>
    <w:tmpl w:val="00000009"/>
    <w:name w:val="WW8Num6"/>
    <w:lvl w:ilvl="0">
      <w:start w:val="1"/>
      <w:numFmt w:val="decimal"/>
      <w:lvlText w:val="%1."/>
      <w:lvlJc w:val="left"/>
      <w:pPr>
        <w:tabs>
          <w:tab w:val="num" w:pos="432"/>
        </w:tabs>
      </w:pPr>
      <w:rPr>
        <w:rFonts w:cs="Times New Roman"/>
      </w:rPr>
    </w:lvl>
  </w:abstractNum>
  <w:abstractNum w:abstractNumId="15" w15:restartNumberingAfterBreak="0">
    <w:nsid w:val="0000000A"/>
    <w:multiLevelType w:val="singleLevel"/>
    <w:tmpl w:val="0000000A"/>
    <w:name w:val="WW8Num7"/>
    <w:lvl w:ilvl="0">
      <w:start w:val="1"/>
      <w:numFmt w:val="bullet"/>
      <w:lvlText w:val=""/>
      <w:lvlJc w:val="left"/>
      <w:pPr>
        <w:tabs>
          <w:tab w:val="num" w:pos="360"/>
        </w:tabs>
      </w:pPr>
      <w:rPr>
        <w:rFonts w:ascii="Symbol" w:hAnsi="Symbol"/>
      </w:rPr>
    </w:lvl>
  </w:abstractNum>
  <w:abstractNum w:abstractNumId="16" w15:restartNumberingAfterBreak="0">
    <w:nsid w:val="0000000B"/>
    <w:multiLevelType w:val="singleLevel"/>
    <w:tmpl w:val="0000000B"/>
    <w:name w:val="WW8Num8"/>
    <w:lvl w:ilvl="0">
      <w:start w:val="1"/>
      <w:numFmt w:val="bullet"/>
      <w:lvlText w:val=""/>
      <w:lvlJc w:val="left"/>
      <w:pPr>
        <w:tabs>
          <w:tab w:val="num" w:pos="782"/>
        </w:tabs>
      </w:pPr>
      <w:rPr>
        <w:rFonts w:ascii="Symbol" w:hAnsi="Symbol"/>
      </w:rPr>
    </w:lvl>
  </w:abstractNum>
  <w:abstractNum w:abstractNumId="17" w15:restartNumberingAfterBreak="0">
    <w:nsid w:val="0000000C"/>
    <w:multiLevelType w:val="singleLevel"/>
    <w:tmpl w:val="0000000C"/>
    <w:name w:val="WW8Num9"/>
    <w:lvl w:ilvl="0">
      <w:start w:val="1"/>
      <w:numFmt w:val="bullet"/>
      <w:lvlText w:val=""/>
      <w:lvlJc w:val="left"/>
      <w:pPr>
        <w:tabs>
          <w:tab w:val="num" w:pos="1620"/>
        </w:tabs>
      </w:pPr>
      <w:rPr>
        <w:rFonts w:ascii="Symbol" w:hAnsi="Symbol"/>
      </w:rPr>
    </w:lvl>
  </w:abstractNum>
  <w:abstractNum w:abstractNumId="18" w15:restartNumberingAfterBreak="0">
    <w:nsid w:val="0000000D"/>
    <w:multiLevelType w:val="singleLevel"/>
    <w:tmpl w:val="0000000D"/>
    <w:name w:val="WW8Num10"/>
    <w:lvl w:ilvl="0">
      <w:start w:val="1"/>
      <w:numFmt w:val="decimal"/>
      <w:lvlText w:val="%1."/>
      <w:lvlJc w:val="left"/>
      <w:pPr>
        <w:tabs>
          <w:tab w:val="num" w:pos="720"/>
        </w:tabs>
      </w:pPr>
      <w:rPr>
        <w:rFonts w:cs="Times New Roman"/>
      </w:rPr>
    </w:lvl>
  </w:abstractNum>
  <w:abstractNum w:abstractNumId="19" w15:restartNumberingAfterBreak="0">
    <w:nsid w:val="0000000E"/>
    <w:multiLevelType w:val="singleLevel"/>
    <w:tmpl w:val="0000000E"/>
    <w:name w:val="WW8Num11"/>
    <w:lvl w:ilvl="0">
      <w:start w:val="1"/>
      <w:numFmt w:val="bullet"/>
      <w:lvlText w:val=""/>
      <w:lvlJc w:val="left"/>
      <w:pPr>
        <w:tabs>
          <w:tab w:val="num" w:pos="1080"/>
        </w:tabs>
      </w:pPr>
      <w:rPr>
        <w:rFonts w:ascii="Symbol" w:hAnsi="Symbol"/>
      </w:rPr>
    </w:lvl>
  </w:abstractNum>
  <w:abstractNum w:abstractNumId="20" w15:restartNumberingAfterBreak="0">
    <w:nsid w:val="0000000F"/>
    <w:multiLevelType w:val="singleLevel"/>
    <w:tmpl w:val="0000000F"/>
    <w:name w:val="WW8Num12"/>
    <w:lvl w:ilvl="0">
      <w:start w:val="1"/>
      <w:numFmt w:val="bullet"/>
      <w:lvlText w:val=""/>
      <w:lvlJc w:val="left"/>
      <w:pPr>
        <w:tabs>
          <w:tab w:val="num" w:pos="720"/>
        </w:tabs>
      </w:pPr>
      <w:rPr>
        <w:rFonts w:ascii="Symbol" w:hAnsi="Symbol"/>
      </w:rPr>
    </w:lvl>
  </w:abstractNum>
  <w:abstractNum w:abstractNumId="21" w15:restartNumberingAfterBreak="0">
    <w:nsid w:val="00000010"/>
    <w:multiLevelType w:val="singleLevel"/>
    <w:tmpl w:val="00000010"/>
    <w:name w:val="WW8Num13"/>
    <w:lvl w:ilvl="0">
      <w:start w:val="1"/>
      <w:numFmt w:val="decimal"/>
      <w:lvlText w:val="%1."/>
      <w:lvlJc w:val="left"/>
      <w:pPr>
        <w:tabs>
          <w:tab w:val="num" w:pos="720"/>
        </w:tabs>
      </w:pPr>
      <w:rPr>
        <w:rFonts w:cs="Times New Roman"/>
      </w:rPr>
    </w:lvl>
  </w:abstractNum>
  <w:abstractNum w:abstractNumId="22" w15:restartNumberingAfterBreak="0">
    <w:nsid w:val="00000011"/>
    <w:multiLevelType w:val="singleLevel"/>
    <w:tmpl w:val="00000011"/>
    <w:name w:val="WW8Num14"/>
    <w:lvl w:ilvl="0">
      <w:start w:val="1"/>
      <w:numFmt w:val="decimal"/>
      <w:lvlText w:val="%1."/>
      <w:lvlJc w:val="left"/>
      <w:pPr>
        <w:tabs>
          <w:tab w:val="num" w:pos="720"/>
        </w:tabs>
      </w:pPr>
      <w:rPr>
        <w:rFonts w:cs="Times New Roman"/>
      </w:rPr>
    </w:lvl>
  </w:abstractNum>
  <w:abstractNum w:abstractNumId="23" w15:restartNumberingAfterBreak="0">
    <w:nsid w:val="00000012"/>
    <w:multiLevelType w:val="singleLevel"/>
    <w:tmpl w:val="00000012"/>
    <w:name w:val="WW8Num15"/>
    <w:lvl w:ilvl="0">
      <w:start w:val="1"/>
      <w:numFmt w:val="decimal"/>
      <w:lvlText w:val="%1."/>
      <w:lvlJc w:val="left"/>
      <w:pPr>
        <w:tabs>
          <w:tab w:val="num" w:pos="720"/>
        </w:tabs>
      </w:pPr>
      <w:rPr>
        <w:rFonts w:cs="Times New Roman"/>
      </w:rPr>
    </w:lvl>
  </w:abstractNum>
  <w:abstractNum w:abstractNumId="24" w15:restartNumberingAfterBreak="0">
    <w:nsid w:val="00000013"/>
    <w:multiLevelType w:val="singleLevel"/>
    <w:tmpl w:val="00000013"/>
    <w:name w:val="WW8Num16"/>
    <w:lvl w:ilvl="0">
      <w:start w:val="1"/>
      <w:numFmt w:val="decimal"/>
      <w:lvlText w:val="%1."/>
      <w:lvlJc w:val="left"/>
      <w:pPr>
        <w:tabs>
          <w:tab w:val="num" w:pos="780"/>
        </w:tabs>
      </w:pPr>
      <w:rPr>
        <w:rFonts w:cs="Times New Roman"/>
      </w:rPr>
    </w:lvl>
  </w:abstractNum>
  <w:abstractNum w:abstractNumId="25" w15:restartNumberingAfterBreak="0">
    <w:nsid w:val="00000014"/>
    <w:multiLevelType w:val="multilevel"/>
    <w:tmpl w:val="00000014"/>
    <w:name w:val="WW8Num17"/>
    <w:lvl w:ilvl="0">
      <w:start w:val="1"/>
      <w:numFmt w:val="upperLetter"/>
      <w:lvlText w:val="Appendix %1:"/>
      <w:lvlJc w:val="left"/>
      <w:pPr>
        <w:tabs>
          <w:tab w:val="num" w:pos="1980"/>
        </w:tabs>
      </w:pPr>
      <w:rPr>
        <w:rFonts w:cs="Times New Roman"/>
      </w:rPr>
    </w:lvl>
    <w:lvl w:ilvl="1">
      <w:start w:val="1"/>
      <w:numFmt w:val="decimal"/>
      <w:lvlText w:val="%1.%2:"/>
      <w:lvlJc w:val="left"/>
      <w:pPr>
        <w:tabs>
          <w:tab w:val="num" w:pos="900"/>
        </w:tabs>
      </w:pPr>
      <w:rPr>
        <w:rFonts w:cs="Times New Roman"/>
      </w:rPr>
    </w:lvl>
    <w:lvl w:ilvl="2">
      <w:start w:val="1"/>
      <w:numFmt w:val="decimal"/>
      <w:lvlText w:val="%1.%2.%3:  "/>
      <w:lvlJc w:val="left"/>
      <w:pPr>
        <w:tabs>
          <w:tab w:val="num" w:pos="1620"/>
        </w:tabs>
      </w:pPr>
      <w:rPr>
        <w:rFonts w:cs="Times New Roman"/>
      </w:rPr>
    </w:lvl>
    <w:lvl w:ilvl="3">
      <w:start w:val="1"/>
      <w:numFmt w:val="decimal"/>
      <w:lvlText w:val="%1.%2.%3.%4"/>
      <w:lvlJc w:val="left"/>
      <w:pPr>
        <w:tabs>
          <w:tab w:val="num" w:pos="864"/>
        </w:tabs>
      </w:pPr>
      <w:rPr>
        <w:rFonts w:cs="Times New Roman"/>
      </w:rPr>
    </w:lvl>
    <w:lvl w:ilvl="4">
      <w:start w:val="1"/>
      <w:numFmt w:val="decimal"/>
      <w:lvlText w:val="%1.%2.%3.%4.%5"/>
      <w:lvlJc w:val="left"/>
      <w:pPr>
        <w:tabs>
          <w:tab w:val="num" w:pos="1008"/>
        </w:tabs>
      </w:pPr>
      <w:rPr>
        <w:rFonts w:cs="Times New Roman"/>
      </w:rPr>
    </w:lvl>
    <w:lvl w:ilvl="5">
      <w:start w:val="1"/>
      <w:numFmt w:val="decimal"/>
      <w:lvlText w:val="%1.%2.%3.%4.%5.%6"/>
      <w:lvlJc w:val="left"/>
      <w:pPr>
        <w:tabs>
          <w:tab w:val="num" w:pos="1152"/>
        </w:tabs>
      </w:pPr>
      <w:rPr>
        <w:rFonts w:cs="Times New Roman"/>
      </w:rPr>
    </w:lvl>
    <w:lvl w:ilvl="6">
      <w:start w:val="1"/>
      <w:numFmt w:val="decimal"/>
      <w:lvlText w:val="%1.%2.%3.%4.%5.%6.%7"/>
      <w:lvlJc w:val="left"/>
      <w:pPr>
        <w:tabs>
          <w:tab w:val="num" w:pos="1296"/>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584"/>
        </w:tabs>
      </w:pPr>
      <w:rPr>
        <w:rFonts w:cs="Times New Roman"/>
      </w:rPr>
    </w:lvl>
  </w:abstractNum>
  <w:abstractNum w:abstractNumId="26" w15:restartNumberingAfterBreak="0">
    <w:nsid w:val="00000015"/>
    <w:multiLevelType w:val="singleLevel"/>
    <w:tmpl w:val="00000015"/>
    <w:name w:val="WW8Num18"/>
    <w:lvl w:ilvl="0">
      <w:start w:val="1"/>
      <w:numFmt w:val="bullet"/>
      <w:lvlText w:val=""/>
      <w:lvlJc w:val="left"/>
      <w:pPr>
        <w:tabs>
          <w:tab w:val="num" w:pos="720"/>
        </w:tabs>
      </w:pPr>
      <w:rPr>
        <w:rFonts w:ascii="Symbol" w:hAnsi="Symbol"/>
      </w:rPr>
    </w:lvl>
  </w:abstractNum>
  <w:abstractNum w:abstractNumId="27" w15:restartNumberingAfterBreak="0">
    <w:nsid w:val="00000016"/>
    <w:multiLevelType w:val="singleLevel"/>
    <w:tmpl w:val="00000016"/>
    <w:name w:val="WW8Num19"/>
    <w:lvl w:ilvl="0">
      <w:start w:val="1"/>
      <w:numFmt w:val="bullet"/>
      <w:lvlText w:val=""/>
      <w:lvlJc w:val="left"/>
      <w:pPr>
        <w:tabs>
          <w:tab w:val="num" w:pos="720"/>
        </w:tabs>
      </w:pPr>
      <w:rPr>
        <w:rFonts w:ascii="Symbol" w:hAnsi="Symbol"/>
      </w:rPr>
    </w:lvl>
  </w:abstractNum>
  <w:abstractNum w:abstractNumId="28" w15:restartNumberingAfterBreak="0">
    <w:nsid w:val="00000017"/>
    <w:multiLevelType w:val="singleLevel"/>
    <w:tmpl w:val="00000017"/>
    <w:name w:val="WW8Num20"/>
    <w:lvl w:ilvl="0">
      <w:start w:val="1"/>
      <w:numFmt w:val="bullet"/>
      <w:lvlText w:val=""/>
      <w:lvlJc w:val="left"/>
      <w:pPr>
        <w:tabs>
          <w:tab w:val="num" w:pos="720"/>
        </w:tabs>
      </w:pPr>
      <w:rPr>
        <w:rFonts w:ascii="Symbol" w:hAnsi="Symbol"/>
      </w:rPr>
    </w:lvl>
  </w:abstractNum>
  <w:abstractNum w:abstractNumId="29" w15:restartNumberingAfterBreak="0">
    <w:nsid w:val="00000018"/>
    <w:multiLevelType w:val="singleLevel"/>
    <w:tmpl w:val="00000018"/>
    <w:name w:val="WW8Num21"/>
    <w:lvl w:ilvl="0">
      <w:start w:val="1"/>
      <w:numFmt w:val="decimal"/>
      <w:lvlText w:val="%1."/>
      <w:lvlJc w:val="left"/>
      <w:pPr>
        <w:tabs>
          <w:tab w:val="num" w:pos="720"/>
        </w:tabs>
      </w:pPr>
      <w:rPr>
        <w:rFonts w:cs="Times New Roman"/>
      </w:rPr>
    </w:lvl>
  </w:abstractNum>
  <w:abstractNum w:abstractNumId="30" w15:restartNumberingAfterBreak="0">
    <w:nsid w:val="00000019"/>
    <w:multiLevelType w:val="singleLevel"/>
    <w:tmpl w:val="00000019"/>
    <w:name w:val="WW8Num22"/>
    <w:lvl w:ilvl="0">
      <w:start w:val="1"/>
      <w:numFmt w:val="decimal"/>
      <w:lvlText w:val="%1."/>
      <w:lvlJc w:val="left"/>
      <w:pPr>
        <w:tabs>
          <w:tab w:val="num" w:pos="720"/>
        </w:tabs>
      </w:pPr>
      <w:rPr>
        <w:rFonts w:cs="Times New Roman"/>
      </w:rPr>
    </w:lvl>
  </w:abstractNum>
  <w:abstractNum w:abstractNumId="31" w15:restartNumberingAfterBreak="0">
    <w:nsid w:val="0000001A"/>
    <w:multiLevelType w:val="singleLevel"/>
    <w:tmpl w:val="0000001A"/>
    <w:name w:val="WW8Num23"/>
    <w:lvl w:ilvl="0">
      <w:start w:val="1"/>
      <w:numFmt w:val="decimal"/>
      <w:lvlText w:val="%1."/>
      <w:lvlJc w:val="left"/>
      <w:pPr>
        <w:tabs>
          <w:tab w:val="num" w:pos="720"/>
        </w:tabs>
      </w:pPr>
      <w:rPr>
        <w:rFonts w:cs="Times New Roman"/>
      </w:rPr>
    </w:lvl>
  </w:abstractNum>
  <w:abstractNum w:abstractNumId="32" w15:restartNumberingAfterBreak="0">
    <w:nsid w:val="0000001B"/>
    <w:multiLevelType w:val="singleLevel"/>
    <w:tmpl w:val="0000001B"/>
    <w:name w:val="WW8Num24"/>
    <w:lvl w:ilvl="0">
      <w:start w:val="1"/>
      <w:numFmt w:val="bullet"/>
      <w:lvlText w:val=""/>
      <w:lvlJc w:val="left"/>
      <w:pPr>
        <w:tabs>
          <w:tab w:val="num" w:pos="360"/>
        </w:tabs>
      </w:pPr>
      <w:rPr>
        <w:rFonts w:ascii="Symbol" w:hAnsi="Symbol"/>
      </w:rPr>
    </w:lvl>
  </w:abstractNum>
  <w:abstractNum w:abstractNumId="33" w15:restartNumberingAfterBreak="0">
    <w:nsid w:val="0000001C"/>
    <w:multiLevelType w:val="singleLevel"/>
    <w:tmpl w:val="0000001C"/>
    <w:name w:val="WW8Num25"/>
    <w:lvl w:ilvl="0">
      <w:start w:val="1"/>
      <w:numFmt w:val="bullet"/>
      <w:lvlText w:val=""/>
      <w:lvlJc w:val="left"/>
      <w:pPr>
        <w:tabs>
          <w:tab w:val="num" w:pos="1620"/>
        </w:tabs>
      </w:pPr>
      <w:rPr>
        <w:rFonts w:ascii="Symbol" w:hAnsi="Symbol"/>
      </w:rPr>
    </w:lvl>
  </w:abstractNum>
  <w:abstractNum w:abstractNumId="34" w15:restartNumberingAfterBreak="0">
    <w:nsid w:val="0000001D"/>
    <w:multiLevelType w:val="singleLevel"/>
    <w:tmpl w:val="0000001D"/>
    <w:name w:val="WW8Num26"/>
    <w:lvl w:ilvl="0">
      <w:start w:val="1"/>
      <w:numFmt w:val="decimal"/>
      <w:lvlText w:val="%1."/>
      <w:lvlJc w:val="left"/>
      <w:pPr>
        <w:tabs>
          <w:tab w:val="num" w:pos="720"/>
        </w:tabs>
      </w:pPr>
      <w:rPr>
        <w:rFonts w:cs="Times New Roman"/>
      </w:rPr>
    </w:lvl>
  </w:abstractNum>
  <w:abstractNum w:abstractNumId="35" w15:restartNumberingAfterBreak="0">
    <w:nsid w:val="0000001E"/>
    <w:multiLevelType w:val="multilevel"/>
    <w:tmpl w:val="0000001E"/>
    <w:name w:val="WW8Num27"/>
    <w:lvl w:ilvl="0">
      <w:start w:val="1"/>
      <w:numFmt w:val="decimal"/>
      <w:lvlText w:val="%1."/>
      <w:lvlJc w:val="left"/>
      <w:pPr>
        <w:tabs>
          <w:tab w:val="num" w:pos="900"/>
        </w:tabs>
      </w:pPr>
      <w:rPr>
        <w:rFonts w:cs="Times New Roman"/>
      </w:rPr>
    </w:lvl>
    <w:lvl w:ilvl="1">
      <w:start w:val="1"/>
      <w:numFmt w:val="decimal"/>
      <w:lvlText w:val="%2."/>
      <w:lvlJc w:val="left"/>
      <w:pPr>
        <w:tabs>
          <w:tab w:val="num" w:pos="144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6" w15:restartNumberingAfterBreak="0">
    <w:nsid w:val="0000001F"/>
    <w:multiLevelType w:val="multilevel"/>
    <w:tmpl w:val="0000001F"/>
    <w:name w:val="WW8Num28"/>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7" w15:restartNumberingAfterBreak="0">
    <w:nsid w:val="00000020"/>
    <w:multiLevelType w:val="multilevel"/>
    <w:tmpl w:val="00000020"/>
    <w:name w:val="WW8Num29"/>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8" w15:restartNumberingAfterBreak="0">
    <w:nsid w:val="00000021"/>
    <w:multiLevelType w:val="multilevel"/>
    <w:tmpl w:val="00000021"/>
    <w:name w:val="WW8Num30"/>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39" w15:restartNumberingAfterBreak="0">
    <w:nsid w:val="00000022"/>
    <w:multiLevelType w:val="multilevel"/>
    <w:tmpl w:val="00000022"/>
    <w:name w:val="WW8Num31"/>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40" w15:restartNumberingAfterBreak="0">
    <w:nsid w:val="00821EF0"/>
    <w:multiLevelType w:val="hybridMultilevel"/>
    <w:tmpl w:val="381AAAC6"/>
    <w:name w:val="WW8Num32"/>
    <w:lvl w:ilvl="0" w:tplc="4EB03AA6">
      <w:start w:val="1"/>
      <w:numFmt w:val="bullet"/>
      <w:lvlText w:val=""/>
      <w:lvlJc w:val="left"/>
      <w:pPr>
        <w:ind w:left="720" w:hanging="360"/>
      </w:pPr>
      <w:rPr>
        <w:rFonts w:ascii="Symbol" w:hAnsi="Symbol" w:hint="default"/>
      </w:rPr>
    </w:lvl>
    <w:lvl w:ilvl="1" w:tplc="7DCEAC1C" w:tentative="1">
      <w:start w:val="1"/>
      <w:numFmt w:val="bullet"/>
      <w:lvlText w:val="o"/>
      <w:lvlJc w:val="left"/>
      <w:pPr>
        <w:ind w:left="1440" w:hanging="360"/>
      </w:pPr>
      <w:rPr>
        <w:rFonts w:ascii="Courier New" w:hAnsi="Courier New" w:hint="default"/>
      </w:rPr>
    </w:lvl>
    <w:lvl w:ilvl="2" w:tplc="1B76CFE4" w:tentative="1">
      <w:start w:val="1"/>
      <w:numFmt w:val="bullet"/>
      <w:lvlText w:val=""/>
      <w:lvlJc w:val="left"/>
      <w:pPr>
        <w:ind w:left="2160" w:hanging="360"/>
      </w:pPr>
      <w:rPr>
        <w:rFonts w:ascii="Wingdings" w:hAnsi="Wingdings" w:hint="default"/>
      </w:rPr>
    </w:lvl>
    <w:lvl w:ilvl="3" w:tplc="F7F28414" w:tentative="1">
      <w:start w:val="1"/>
      <w:numFmt w:val="bullet"/>
      <w:lvlText w:val=""/>
      <w:lvlJc w:val="left"/>
      <w:pPr>
        <w:ind w:left="2880" w:hanging="360"/>
      </w:pPr>
      <w:rPr>
        <w:rFonts w:ascii="Symbol" w:hAnsi="Symbol" w:hint="default"/>
      </w:rPr>
    </w:lvl>
    <w:lvl w:ilvl="4" w:tplc="80FEFBA8" w:tentative="1">
      <w:start w:val="1"/>
      <w:numFmt w:val="bullet"/>
      <w:lvlText w:val="o"/>
      <w:lvlJc w:val="left"/>
      <w:pPr>
        <w:ind w:left="3600" w:hanging="360"/>
      </w:pPr>
      <w:rPr>
        <w:rFonts w:ascii="Courier New" w:hAnsi="Courier New" w:hint="default"/>
      </w:rPr>
    </w:lvl>
    <w:lvl w:ilvl="5" w:tplc="10C6B9C6" w:tentative="1">
      <w:start w:val="1"/>
      <w:numFmt w:val="bullet"/>
      <w:lvlText w:val=""/>
      <w:lvlJc w:val="left"/>
      <w:pPr>
        <w:ind w:left="4320" w:hanging="360"/>
      </w:pPr>
      <w:rPr>
        <w:rFonts w:ascii="Wingdings" w:hAnsi="Wingdings" w:hint="default"/>
      </w:rPr>
    </w:lvl>
    <w:lvl w:ilvl="6" w:tplc="54C6B3B4" w:tentative="1">
      <w:start w:val="1"/>
      <w:numFmt w:val="bullet"/>
      <w:lvlText w:val=""/>
      <w:lvlJc w:val="left"/>
      <w:pPr>
        <w:ind w:left="5040" w:hanging="360"/>
      </w:pPr>
      <w:rPr>
        <w:rFonts w:ascii="Symbol" w:hAnsi="Symbol" w:hint="default"/>
      </w:rPr>
    </w:lvl>
    <w:lvl w:ilvl="7" w:tplc="92843D8C" w:tentative="1">
      <w:start w:val="1"/>
      <w:numFmt w:val="bullet"/>
      <w:lvlText w:val="o"/>
      <w:lvlJc w:val="left"/>
      <w:pPr>
        <w:ind w:left="5760" w:hanging="360"/>
      </w:pPr>
      <w:rPr>
        <w:rFonts w:ascii="Courier New" w:hAnsi="Courier New" w:hint="default"/>
      </w:rPr>
    </w:lvl>
    <w:lvl w:ilvl="8" w:tplc="830E1044" w:tentative="1">
      <w:start w:val="1"/>
      <w:numFmt w:val="bullet"/>
      <w:lvlText w:val=""/>
      <w:lvlJc w:val="left"/>
      <w:pPr>
        <w:ind w:left="6480" w:hanging="360"/>
      </w:pPr>
      <w:rPr>
        <w:rFonts w:ascii="Wingdings" w:hAnsi="Wingdings" w:hint="default"/>
      </w:rPr>
    </w:lvl>
  </w:abstractNum>
  <w:abstractNum w:abstractNumId="41" w15:restartNumberingAfterBreak="0">
    <w:nsid w:val="07395412"/>
    <w:multiLevelType w:val="multilevel"/>
    <w:tmpl w:val="215ACEA0"/>
    <w:name w:val="WW8Num33"/>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5B3C4F"/>
    <w:multiLevelType w:val="hybridMultilevel"/>
    <w:tmpl w:val="A50EA77E"/>
    <w:name w:val="WW8Num34"/>
    <w:lvl w:ilvl="0" w:tplc="DD92E780">
      <w:start w:val="1"/>
      <w:numFmt w:val="bullet"/>
      <w:lvlText w:val=""/>
      <w:lvlJc w:val="left"/>
      <w:pPr>
        <w:ind w:left="720" w:hanging="360"/>
      </w:pPr>
      <w:rPr>
        <w:rFonts w:ascii="Symbol" w:hAnsi="Symbol" w:hint="default"/>
      </w:rPr>
    </w:lvl>
    <w:lvl w:ilvl="1" w:tplc="D980A63C" w:tentative="1">
      <w:start w:val="1"/>
      <w:numFmt w:val="bullet"/>
      <w:lvlText w:val="o"/>
      <w:lvlJc w:val="left"/>
      <w:pPr>
        <w:ind w:left="1440" w:hanging="360"/>
      </w:pPr>
      <w:rPr>
        <w:rFonts w:ascii="Courier New" w:hAnsi="Courier New" w:hint="default"/>
      </w:rPr>
    </w:lvl>
    <w:lvl w:ilvl="2" w:tplc="FEA229EC" w:tentative="1">
      <w:start w:val="1"/>
      <w:numFmt w:val="bullet"/>
      <w:lvlText w:val=""/>
      <w:lvlJc w:val="left"/>
      <w:pPr>
        <w:ind w:left="2160" w:hanging="360"/>
      </w:pPr>
      <w:rPr>
        <w:rFonts w:ascii="Wingdings" w:hAnsi="Wingdings" w:hint="default"/>
      </w:rPr>
    </w:lvl>
    <w:lvl w:ilvl="3" w:tplc="C9CABDC8" w:tentative="1">
      <w:start w:val="1"/>
      <w:numFmt w:val="bullet"/>
      <w:lvlText w:val=""/>
      <w:lvlJc w:val="left"/>
      <w:pPr>
        <w:ind w:left="2880" w:hanging="360"/>
      </w:pPr>
      <w:rPr>
        <w:rFonts w:ascii="Symbol" w:hAnsi="Symbol" w:hint="default"/>
      </w:rPr>
    </w:lvl>
    <w:lvl w:ilvl="4" w:tplc="2234A054" w:tentative="1">
      <w:start w:val="1"/>
      <w:numFmt w:val="bullet"/>
      <w:lvlText w:val="o"/>
      <w:lvlJc w:val="left"/>
      <w:pPr>
        <w:ind w:left="3600" w:hanging="360"/>
      </w:pPr>
      <w:rPr>
        <w:rFonts w:ascii="Courier New" w:hAnsi="Courier New" w:hint="default"/>
      </w:rPr>
    </w:lvl>
    <w:lvl w:ilvl="5" w:tplc="4FDC3156" w:tentative="1">
      <w:start w:val="1"/>
      <w:numFmt w:val="bullet"/>
      <w:lvlText w:val=""/>
      <w:lvlJc w:val="left"/>
      <w:pPr>
        <w:ind w:left="4320" w:hanging="360"/>
      </w:pPr>
      <w:rPr>
        <w:rFonts w:ascii="Wingdings" w:hAnsi="Wingdings" w:hint="default"/>
      </w:rPr>
    </w:lvl>
    <w:lvl w:ilvl="6" w:tplc="0BC2542E" w:tentative="1">
      <w:start w:val="1"/>
      <w:numFmt w:val="bullet"/>
      <w:lvlText w:val=""/>
      <w:lvlJc w:val="left"/>
      <w:pPr>
        <w:ind w:left="5040" w:hanging="360"/>
      </w:pPr>
      <w:rPr>
        <w:rFonts w:ascii="Symbol" w:hAnsi="Symbol" w:hint="default"/>
      </w:rPr>
    </w:lvl>
    <w:lvl w:ilvl="7" w:tplc="019ADF6E" w:tentative="1">
      <w:start w:val="1"/>
      <w:numFmt w:val="bullet"/>
      <w:lvlText w:val="o"/>
      <w:lvlJc w:val="left"/>
      <w:pPr>
        <w:ind w:left="5760" w:hanging="360"/>
      </w:pPr>
      <w:rPr>
        <w:rFonts w:ascii="Courier New" w:hAnsi="Courier New" w:hint="default"/>
      </w:rPr>
    </w:lvl>
    <w:lvl w:ilvl="8" w:tplc="32647BE8" w:tentative="1">
      <w:start w:val="1"/>
      <w:numFmt w:val="bullet"/>
      <w:lvlText w:val=""/>
      <w:lvlJc w:val="left"/>
      <w:pPr>
        <w:ind w:left="6480" w:hanging="360"/>
      </w:pPr>
      <w:rPr>
        <w:rFonts w:ascii="Wingdings" w:hAnsi="Wingdings" w:hint="default"/>
      </w:rPr>
    </w:lvl>
  </w:abstractNum>
  <w:abstractNum w:abstractNumId="43" w15:restartNumberingAfterBreak="0">
    <w:nsid w:val="16031E99"/>
    <w:multiLevelType w:val="hybridMultilevel"/>
    <w:tmpl w:val="71B23404"/>
    <w:name w:val="WW8Num132"/>
    <w:lvl w:ilvl="0" w:tplc="A77EFF6C">
      <w:start w:val="1"/>
      <w:numFmt w:val="bullet"/>
      <w:lvlText w:val=""/>
      <w:lvlJc w:val="left"/>
      <w:pPr>
        <w:ind w:left="360" w:hanging="360"/>
      </w:pPr>
      <w:rPr>
        <w:rFonts w:ascii="Symbol" w:hAnsi="Symbol" w:hint="default"/>
      </w:rPr>
    </w:lvl>
    <w:lvl w:ilvl="1" w:tplc="739A7976" w:tentative="1">
      <w:start w:val="1"/>
      <w:numFmt w:val="bullet"/>
      <w:lvlText w:val="o"/>
      <w:lvlJc w:val="left"/>
      <w:pPr>
        <w:ind w:left="1080" w:hanging="360"/>
      </w:pPr>
      <w:rPr>
        <w:rFonts w:ascii="Courier New" w:hAnsi="Courier New" w:hint="default"/>
      </w:rPr>
    </w:lvl>
    <w:lvl w:ilvl="2" w:tplc="2E3E8660" w:tentative="1">
      <w:start w:val="1"/>
      <w:numFmt w:val="bullet"/>
      <w:lvlText w:val=""/>
      <w:lvlJc w:val="left"/>
      <w:pPr>
        <w:ind w:left="1800" w:hanging="360"/>
      </w:pPr>
      <w:rPr>
        <w:rFonts w:ascii="Wingdings" w:hAnsi="Wingdings" w:hint="default"/>
      </w:rPr>
    </w:lvl>
    <w:lvl w:ilvl="3" w:tplc="B1047DC4" w:tentative="1">
      <w:start w:val="1"/>
      <w:numFmt w:val="bullet"/>
      <w:lvlText w:val=""/>
      <w:lvlJc w:val="left"/>
      <w:pPr>
        <w:ind w:left="2520" w:hanging="360"/>
      </w:pPr>
      <w:rPr>
        <w:rFonts w:ascii="Symbol" w:hAnsi="Symbol" w:hint="default"/>
      </w:rPr>
    </w:lvl>
    <w:lvl w:ilvl="4" w:tplc="53F67DB0" w:tentative="1">
      <w:start w:val="1"/>
      <w:numFmt w:val="bullet"/>
      <w:lvlText w:val="o"/>
      <w:lvlJc w:val="left"/>
      <w:pPr>
        <w:ind w:left="3240" w:hanging="360"/>
      </w:pPr>
      <w:rPr>
        <w:rFonts w:ascii="Courier New" w:hAnsi="Courier New" w:hint="default"/>
      </w:rPr>
    </w:lvl>
    <w:lvl w:ilvl="5" w:tplc="31E8EE1A" w:tentative="1">
      <w:start w:val="1"/>
      <w:numFmt w:val="bullet"/>
      <w:lvlText w:val=""/>
      <w:lvlJc w:val="left"/>
      <w:pPr>
        <w:ind w:left="3960" w:hanging="360"/>
      </w:pPr>
      <w:rPr>
        <w:rFonts w:ascii="Wingdings" w:hAnsi="Wingdings" w:hint="default"/>
      </w:rPr>
    </w:lvl>
    <w:lvl w:ilvl="6" w:tplc="242C0AE0" w:tentative="1">
      <w:start w:val="1"/>
      <w:numFmt w:val="bullet"/>
      <w:lvlText w:val=""/>
      <w:lvlJc w:val="left"/>
      <w:pPr>
        <w:ind w:left="4680" w:hanging="360"/>
      </w:pPr>
      <w:rPr>
        <w:rFonts w:ascii="Symbol" w:hAnsi="Symbol" w:hint="default"/>
      </w:rPr>
    </w:lvl>
    <w:lvl w:ilvl="7" w:tplc="706431E2" w:tentative="1">
      <w:start w:val="1"/>
      <w:numFmt w:val="bullet"/>
      <w:lvlText w:val="o"/>
      <w:lvlJc w:val="left"/>
      <w:pPr>
        <w:ind w:left="5400" w:hanging="360"/>
      </w:pPr>
      <w:rPr>
        <w:rFonts w:ascii="Courier New" w:hAnsi="Courier New" w:hint="default"/>
      </w:rPr>
    </w:lvl>
    <w:lvl w:ilvl="8" w:tplc="29ACFD38" w:tentative="1">
      <w:start w:val="1"/>
      <w:numFmt w:val="bullet"/>
      <w:lvlText w:val=""/>
      <w:lvlJc w:val="left"/>
      <w:pPr>
        <w:ind w:left="6120" w:hanging="360"/>
      </w:pPr>
      <w:rPr>
        <w:rFonts w:ascii="Wingdings" w:hAnsi="Wingdings" w:hint="default"/>
      </w:rPr>
    </w:lvl>
  </w:abstractNum>
  <w:abstractNum w:abstractNumId="44" w15:restartNumberingAfterBreak="0">
    <w:nsid w:val="234C42C9"/>
    <w:multiLevelType w:val="singleLevel"/>
    <w:tmpl w:val="E8EE7F68"/>
    <w:name w:val="WW8Num20222"/>
    <w:lvl w:ilvl="0">
      <w:start w:val="1"/>
      <w:numFmt w:val="bullet"/>
      <w:pStyle w:val="bullet1"/>
      <w:lvlText w:val=""/>
      <w:lvlJc w:val="left"/>
      <w:pPr>
        <w:tabs>
          <w:tab w:val="num" w:pos="360"/>
        </w:tabs>
        <w:ind w:left="360" w:hanging="360"/>
      </w:pPr>
      <w:rPr>
        <w:rFonts w:ascii="Symbol" w:hAnsi="Symbol" w:hint="default"/>
      </w:rPr>
    </w:lvl>
  </w:abstractNum>
  <w:abstractNum w:abstractNumId="45" w15:restartNumberingAfterBreak="0">
    <w:nsid w:val="28340C35"/>
    <w:multiLevelType w:val="hybridMultilevel"/>
    <w:tmpl w:val="DF44DE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57B5EFB"/>
    <w:multiLevelType w:val="hybridMultilevel"/>
    <w:tmpl w:val="2C1E0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5CA5113"/>
    <w:multiLevelType w:val="hybridMultilevel"/>
    <w:tmpl w:val="0EE2459A"/>
    <w:name w:val="WW8Num20222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3A940F42"/>
    <w:multiLevelType w:val="hybridMultilevel"/>
    <w:tmpl w:val="17B4A47C"/>
    <w:name w:val="WW8Num20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B71197A"/>
    <w:multiLevelType w:val="hybridMultilevel"/>
    <w:tmpl w:val="42A8AE0E"/>
    <w:name w:val="WW8Num2022222222"/>
    <w:lvl w:ilvl="0" w:tplc="040C0001">
      <w:start w:val="1"/>
      <w:numFmt w:val="bullet"/>
      <w:lvlText w:val="-"/>
      <w:lvlJc w:val="left"/>
      <w:pPr>
        <w:tabs>
          <w:tab w:val="num" w:pos="1776"/>
        </w:tabs>
        <w:ind w:left="1776" w:hanging="360"/>
      </w:pPr>
      <w:rPr>
        <w:rFonts w:hint="default"/>
      </w:rPr>
    </w:lvl>
    <w:lvl w:ilvl="1" w:tplc="040C0003">
      <w:start w:val="1"/>
      <w:numFmt w:val="bullet"/>
      <w:lvlText w:val="o"/>
      <w:lvlJc w:val="left"/>
      <w:pPr>
        <w:tabs>
          <w:tab w:val="num" w:pos="3552"/>
        </w:tabs>
        <w:ind w:left="3552" w:hanging="360"/>
      </w:pPr>
      <w:rPr>
        <w:rFonts w:ascii="Courier New" w:hAnsi="Courier New" w:hint="default"/>
      </w:rPr>
    </w:lvl>
    <w:lvl w:ilvl="2" w:tplc="040C0005">
      <w:start w:val="1"/>
      <w:numFmt w:val="bullet"/>
      <w:lvlText w:val=""/>
      <w:lvlJc w:val="left"/>
      <w:pPr>
        <w:tabs>
          <w:tab w:val="num" w:pos="4272"/>
        </w:tabs>
        <w:ind w:left="4272" w:hanging="360"/>
      </w:pPr>
      <w:rPr>
        <w:rFonts w:ascii="Wingdings" w:hAnsi="Wingdings" w:hint="default"/>
      </w:rPr>
    </w:lvl>
    <w:lvl w:ilvl="3" w:tplc="040C0001" w:tentative="1">
      <w:start w:val="1"/>
      <w:numFmt w:val="bullet"/>
      <w:lvlText w:val=""/>
      <w:lvlJc w:val="left"/>
      <w:pPr>
        <w:tabs>
          <w:tab w:val="num" w:pos="4992"/>
        </w:tabs>
        <w:ind w:left="4992" w:hanging="360"/>
      </w:pPr>
      <w:rPr>
        <w:rFonts w:ascii="Symbol" w:hAnsi="Symbol" w:hint="default"/>
      </w:rPr>
    </w:lvl>
    <w:lvl w:ilvl="4" w:tplc="040C0003" w:tentative="1">
      <w:start w:val="1"/>
      <w:numFmt w:val="bullet"/>
      <w:lvlText w:val="o"/>
      <w:lvlJc w:val="left"/>
      <w:pPr>
        <w:tabs>
          <w:tab w:val="num" w:pos="5712"/>
        </w:tabs>
        <w:ind w:left="5712" w:hanging="360"/>
      </w:pPr>
      <w:rPr>
        <w:rFonts w:ascii="Courier New" w:hAnsi="Courier New" w:hint="default"/>
      </w:rPr>
    </w:lvl>
    <w:lvl w:ilvl="5" w:tplc="040C0005">
      <w:start w:val="1"/>
      <w:numFmt w:val="bullet"/>
      <w:lvlText w:val=""/>
      <w:lvlJc w:val="left"/>
      <w:pPr>
        <w:tabs>
          <w:tab w:val="num" w:pos="6432"/>
        </w:tabs>
        <w:ind w:left="6432" w:hanging="360"/>
      </w:pPr>
      <w:rPr>
        <w:rFonts w:ascii="Wingdings" w:hAnsi="Wingdings" w:hint="default"/>
      </w:rPr>
    </w:lvl>
    <w:lvl w:ilvl="6" w:tplc="040C0001" w:tentative="1">
      <w:start w:val="1"/>
      <w:numFmt w:val="bullet"/>
      <w:lvlText w:val=""/>
      <w:lvlJc w:val="left"/>
      <w:pPr>
        <w:tabs>
          <w:tab w:val="num" w:pos="7152"/>
        </w:tabs>
        <w:ind w:left="7152" w:hanging="360"/>
      </w:pPr>
      <w:rPr>
        <w:rFonts w:ascii="Symbol" w:hAnsi="Symbol" w:hint="default"/>
      </w:rPr>
    </w:lvl>
    <w:lvl w:ilvl="7" w:tplc="040C0003" w:tentative="1">
      <w:start w:val="1"/>
      <w:numFmt w:val="bullet"/>
      <w:lvlText w:val="o"/>
      <w:lvlJc w:val="left"/>
      <w:pPr>
        <w:tabs>
          <w:tab w:val="num" w:pos="7872"/>
        </w:tabs>
        <w:ind w:left="7872" w:hanging="360"/>
      </w:pPr>
      <w:rPr>
        <w:rFonts w:ascii="Courier New" w:hAnsi="Courier New" w:hint="default"/>
      </w:rPr>
    </w:lvl>
    <w:lvl w:ilvl="8" w:tplc="040C0005" w:tentative="1">
      <w:start w:val="1"/>
      <w:numFmt w:val="bullet"/>
      <w:lvlText w:val=""/>
      <w:lvlJc w:val="left"/>
      <w:pPr>
        <w:tabs>
          <w:tab w:val="num" w:pos="8592"/>
        </w:tabs>
        <w:ind w:left="8592" w:hanging="360"/>
      </w:pPr>
      <w:rPr>
        <w:rFonts w:ascii="Wingdings" w:hAnsi="Wingdings" w:hint="default"/>
      </w:rPr>
    </w:lvl>
  </w:abstractNum>
  <w:abstractNum w:abstractNumId="50" w15:restartNumberingAfterBreak="0">
    <w:nsid w:val="44900F0A"/>
    <w:multiLevelType w:val="hybridMultilevel"/>
    <w:tmpl w:val="EE2A7B8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15:restartNumberingAfterBreak="0">
    <w:nsid w:val="46197692"/>
    <w:multiLevelType w:val="hybridMultilevel"/>
    <w:tmpl w:val="33EE7956"/>
    <w:name w:val="WW8Num20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6D515F0"/>
    <w:multiLevelType w:val="hybridMultilevel"/>
    <w:tmpl w:val="A7641BEE"/>
    <w:name w:val="WW8Num20222222222222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E6F4C15"/>
    <w:multiLevelType w:val="hybridMultilevel"/>
    <w:tmpl w:val="3268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B277E3"/>
    <w:multiLevelType w:val="hybridMultilevel"/>
    <w:tmpl w:val="0FB6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456C9A"/>
    <w:multiLevelType w:val="hybridMultilevel"/>
    <w:tmpl w:val="2A101A26"/>
    <w:name w:val="WW8Num20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7BA4D16"/>
    <w:multiLevelType w:val="multilevel"/>
    <w:tmpl w:val="11682D80"/>
    <w:name w:val="WW8Num3022"/>
    <w:lvl w:ilvl="0">
      <w:start w:val="1"/>
      <w:numFmt w:val="upperLetter"/>
      <w:lvlText w:val="%1"/>
      <w:lvlJc w:val="left"/>
      <w:pPr>
        <w:tabs>
          <w:tab w:val="num" w:pos="432"/>
        </w:tabs>
        <w:ind w:left="432" w:hanging="432"/>
      </w:pPr>
      <w:rPr>
        <w:rFonts w:cs="Times New Roman" w:hint="default"/>
      </w:rPr>
    </w:lvl>
    <w:lvl w:ilvl="1">
      <w:start w:val="1"/>
      <w:numFmt w:val="decimal"/>
      <w:pStyle w:val="AppendixHeading2"/>
      <w:lvlText w:val="%1.%2 "/>
      <w:lvlJc w:val="left"/>
      <w:pPr>
        <w:tabs>
          <w:tab w:val="num" w:pos="576"/>
        </w:tabs>
        <w:ind w:left="576" w:hanging="576"/>
      </w:pPr>
      <w:rPr>
        <w:rFonts w:cs="Times New Roman" w:hint="default"/>
      </w:rPr>
    </w:lvl>
    <w:lvl w:ilvl="2">
      <w:start w:val="1"/>
      <w:numFmt w:val="decimal"/>
      <w:pStyle w:val="AppendixHeading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44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7" w15:restartNumberingAfterBreak="0">
    <w:nsid w:val="5DD923EA"/>
    <w:multiLevelType w:val="hybridMultilevel"/>
    <w:tmpl w:val="26C6D256"/>
    <w:name w:val="WW8Num20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0BE24AE"/>
    <w:multiLevelType w:val="hybridMultilevel"/>
    <w:tmpl w:val="C2D293EA"/>
    <w:name w:val="WW8Num20222222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9" w15:restartNumberingAfterBreak="0">
    <w:nsid w:val="62150EC1"/>
    <w:multiLevelType w:val="multilevel"/>
    <w:tmpl w:val="55D09106"/>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0" w15:restartNumberingAfterBreak="0">
    <w:nsid w:val="62470AF9"/>
    <w:multiLevelType w:val="multilevel"/>
    <w:tmpl w:val="3D6019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642932ED"/>
    <w:multiLevelType w:val="hybridMultilevel"/>
    <w:tmpl w:val="CE1CB1D8"/>
    <w:name w:val="WW8Num202"/>
    <w:lvl w:ilvl="0" w:tplc="040C0001">
      <w:start w:val="1"/>
      <w:numFmt w:val="decimal"/>
      <w:pStyle w:val="Constraint"/>
      <w:lvlText w:val="ISC32-[%1]"/>
      <w:lvlJc w:val="left"/>
      <w:pPr>
        <w:tabs>
          <w:tab w:val="num" w:pos="1800"/>
        </w:tabs>
        <w:ind w:left="1080" w:hanging="360"/>
      </w:pPr>
      <w:rPr>
        <w:rFonts w:cs="Times New Roman" w:hint="default"/>
      </w:rPr>
    </w:lvl>
    <w:lvl w:ilvl="1" w:tplc="040C0003" w:tentative="1">
      <w:start w:val="1"/>
      <w:numFmt w:val="lowerLetter"/>
      <w:lvlText w:val="%2."/>
      <w:lvlJc w:val="left"/>
      <w:pPr>
        <w:tabs>
          <w:tab w:val="num" w:pos="1440"/>
        </w:tabs>
        <w:ind w:left="1440" w:hanging="360"/>
      </w:pPr>
      <w:rPr>
        <w:rFonts w:cs="Times New Roman"/>
      </w:rPr>
    </w:lvl>
    <w:lvl w:ilvl="2" w:tplc="040C0005" w:tentative="1">
      <w:start w:val="1"/>
      <w:numFmt w:val="lowerRoman"/>
      <w:lvlText w:val="%3."/>
      <w:lvlJc w:val="right"/>
      <w:pPr>
        <w:tabs>
          <w:tab w:val="num" w:pos="2160"/>
        </w:tabs>
        <w:ind w:left="2160" w:hanging="180"/>
      </w:pPr>
      <w:rPr>
        <w:rFonts w:cs="Times New Roman"/>
      </w:rPr>
    </w:lvl>
    <w:lvl w:ilvl="3" w:tplc="040C0001" w:tentative="1">
      <w:start w:val="1"/>
      <w:numFmt w:val="decimal"/>
      <w:lvlText w:val="%4."/>
      <w:lvlJc w:val="left"/>
      <w:pPr>
        <w:tabs>
          <w:tab w:val="num" w:pos="2880"/>
        </w:tabs>
        <w:ind w:left="2880" w:hanging="360"/>
      </w:pPr>
      <w:rPr>
        <w:rFonts w:cs="Times New Roman"/>
      </w:rPr>
    </w:lvl>
    <w:lvl w:ilvl="4" w:tplc="040C0003" w:tentative="1">
      <w:start w:val="1"/>
      <w:numFmt w:val="lowerLetter"/>
      <w:lvlText w:val="%5."/>
      <w:lvlJc w:val="left"/>
      <w:pPr>
        <w:tabs>
          <w:tab w:val="num" w:pos="3600"/>
        </w:tabs>
        <w:ind w:left="3600" w:hanging="360"/>
      </w:pPr>
      <w:rPr>
        <w:rFonts w:cs="Times New Roman"/>
      </w:rPr>
    </w:lvl>
    <w:lvl w:ilvl="5" w:tplc="040C0005" w:tentative="1">
      <w:start w:val="1"/>
      <w:numFmt w:val="lowerRoman"/>
      <w:lvlText w:val="%6."/>
      <w:lvlJc w:val="right"/>
      <w:pPr>
        <w:tabs>
          <w:tab w:val="num" w:pos="4320"/>
        </w:tabs>
        <w:ind w:left="4320" w:hanging="180"/>
      </w:pPr>
      <w:rPr>
        <w:rFonts w:cs="Times New Roman"/>
      </w:rPr>
    </w:lvl>
    <w:lvl w:ilvl="6" w:tplc="040C0001" w:tentative="1">
      <w:start w:val="1"/>
      <w:numFmt w:val="decimal"/>
      <w:lvlText w:val="%7."/>
      <w:lvlJc w:val="left"/>
      <w:pPr>
        <w:tabs>
          <w:tab w:val="num" w:pos="5040"/>
        </w:tabs>
        <w:ind w:left="5040" w:hanging="360"/>
      </w:pPr>
      <w:rPr>
        <w:rFonts w:cs="Times New Roman"/>
      </w:rPr>
    </w:lvl>
    <w:lvl w:ilvl="7" w:tplc="040C0003" w:tentative="1">
      <w:start w:val="1"/>
      <w:numFmt w:val="lowerLetter"/>
      <w:lvlText w:val="%8."/>
      <w:lvlJc w:val="left"/>
      <w:pPr>
        <w:tabs>
          <w:tab w:val="num" w:pos="5760"/>
        </w:tabs>
        <w:ind w:left="5760" w:hanging="360"/>
      </w:pPr>
      <w:rPr>
        <w:rFonts w:cs="Times New Roman"/>
      </w:rPr>
    </w:lvl>
    <w:lvl w:ilvl="8" w:tplc="040C0005" w:tentative="1">
      <w:start w:val="1"/>
      <w:numFmt w:val="lowerRoman"/>
      <w:lvlText w:val="%9."/>
      <w:lvlJc w:val="right"/>
      <w:pPr>
        <w:tabs>
          <w:tab w:val="num" w:pos="6480"/>
        </w:tabs>
        <w:ind w:left="6480" w:hanging="180"/>
      </w:pPr>
      <w:rPr>
        <w:rFonts w:cs="Times New Roman"/>
      </w:rPr>
    </w:lvl>
  </w:abstractNum>
  <w:abstractNum w:abstractNumId="62" w15:restartNumberingAfterBreak="0">
    <w:nsid w:val="6FC11DB8"/>
    <w:multiLevelType w:val="hybridMultilevel"/>
    <w:tmpl w:val="992CC4D4"/>
    <w:name w:val="WW8Num202222222222222"/>
    <w:lvl w:ilvl="0" w:tplc="040C0001">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2340"/>
        </w:tabs>
        <w:ind w:left="2340" w:hanging="360"/>
      </w:pPr>
      <w:rPr>
        <w:rFonts w:ascii="Courier New" w:hAnsi="Courier New" w:hint="default"/>
      </w:rPr>
    </w:lvl>
    <w:lvl w:ilvl="2" w:tplc="040C0005" w:tentative="1">
      <w:start w:val="1"/>
      <w:numFmt w:val="bullet"/>
      <w:lvlText w:val=""/>
      <w:lvlJc w:val="left"/>
      <w:pPr>
        <w:tabs>
          <w:tab w:val="num" w:pos="3060"/>
        </w:tabs>
        <w:ind w:left="3060" w:hanging="360"/>
      </w:pPr>
      <w:rPr>
        <w:rFonts w:ascii="Wingdings" w:hAnsi="Wingdings" w:hint="default"/>
      </w:rPr>
    </w:lvl>
    <w:lvl w:ilvl="3" w:tplc="040C0001" w:tentative="1">
      <w:start w:val="1"/>
      <w:numFmt w:val="bullet"/>
      <w:lvlText w:val=""/>
      <w:lvlJc w:val="left"/>
      <w:pPr>
        <w:tabs>
          <w:tab w:val="num" w:pos="3780"/>
        </w:tabs>
        <w:ind w:left="3780" w:hanging="360"/>
      </w:pPr>
      <w:rPr>
        <w:rFonts w:ascii="Symbol" w:hAnsi="Symbol" w:hint="default"/>
      </w:rPr>
    </w:lvl>
    <w:lvl w:ilvl="4" w:tplc="040C0003" w:tentative="1">
      <w:start w:val="1"/>
      <w:numFmt w:val="bullet"/>
      <w:lvlText w:val="o"/>
      <w:lvlJc w:val="left"/>
      <w:pPr>
        <w:tabs>
          <w:tab w:val="num" w:pos="4500"/>
        </w:tabs>
        <w:ind w:left="4500" w:hanging="360"/>
      </w:pPr>
      <w:rPr>
        <w:rFonts w:ascii="Courier New" w:hAnsi="Courier New" w:hint="default"/>
      </w:rPr>
    </w:lvl>
    <w:lvl w:ilvl="5" w:tplc="040C0005" w:tentative="1">
      <w:start w:val="1"/>
      <w:numFmt w:val="bullet"/>
      <w:lvlText w:val=""/>
      <w:lvlJc w:val="left"/>
      <w:pPr>
        <w:tabs>
          <w:tab w:val="num" w:pos="5220"/>
        </w:tabs>
        <w:ind w:left="5220" w:hanging="360"/>
      </w:pPr>
      <w:rPr>
        <w:rFonts w:ascii="Wingdings" w:hAnsi="Wingdings" w:hint="default"/>
      </w:rPr>
    </w:lvl>
    <w:lvl w:ilvl="6" w:tplc="040C0001" w:tentative="1">
      <w:start w:val="1"/>
      <w:numFmt w:val="bullet"/>
      <w:lvlText w:val=""/>
      <w:lvlJc w:val="left"/>
      <w:pPr>
        <w:tabs>
          <w:tab w:val="num" w:pos="5940"/>
        </w:tabs>
        <w:ind w:left="5940" w:hanging="360"/>
      </w:pPr>
      <w:rPr>
        <w:rFonts w:ascii="Symbol" w:hAnsi="Symbol" w:hint="default"/>
      </w:rPr>
    </w:lvl>
    <w:lvl w:ilvl="7" w:tplc="040C0003" w:tentative="1">
      <w:start w:val="1"/>
      <w:numFmt w:val="bullet"/>
      <w:lvlText w:val="o"/>
      <w:lvlJc w:val="left"/>
      <w:pPr>
        <w:tabs>
          <w:tab w:val="num" w:pos="6660"/>
        </w:tabs>
        <w:ind w:left="6660" w:hanging="360"/>
      </w:pPr>
      <w:rPr>
        <w:rFonts w:ascii="Courier New" w:hAnsi="Courier New" w:hint="default"/>
      </w:rPr>
    </w:lvl>
    <w:lvl w:ilvl="8" w:tplc="040C0005" w:tentative="1">
      <w:start w:val="1"/>
      <w:numFmt w:val="bullet"/>
      <w:lvlText w:val=""/>
      <w:lvlJc w:val="left"/>
      <w:pPr>
        <w:tabs>
          <w:tab w:val="num" w:pos="7380"/>
        </w:tabs>
        <w:ind w:left="7380" w:hanging="360"/>
      </w:pPr>
      <w:rPr>
        <w:rFonts w:ascii="Wingdings" w:hAnsi="Wingdings" w:hint="default"/>
      </w:rPr>
    </w:lvl>
  </w:abstractNum>
  <w:abstractNum w:abstractNumId="63" w15:restartNumberingAfterBreak="0">
    <w:nsid w:val="70495F2A"/>
    <w:multiLevelType w:val="hybridMultilevel"/>
    <w:tmpl w:val="298C63B6"/>
    <w:name w:val="WW8Num202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23528B3"/>
    <w:multiLevelType w:val="hybridMultilevel"/>
    <w:tmpl w:val="0B365738"/>
    <w:name w:val="WW8Num20222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2F45BE5"/>
    <w:multiLevelType w:val="hybridMultilevel"/>
    <w:tmpl w:val="560A23BC"/>
    <w:name w:val="WW8Num302"/>
    <w:lvl w:ilvl="0" w:tplc="040C0005">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59061A8"/>
    <w:multiLevelType w:val="hybridMultilevel"/>
    <w:tmpl w:val="53C03F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7" w15:restartNumberingAfterBreak="0">
    <w:nsid w:val="79324C65"/>
    <w:multiLevelType w:val="multilevel"/>
    <w:tmpl w:val="19F0621E"/>
    <w:name w:val="WW8Num2022222"/>
    <w:lvl w:ilvl="0">
      <w:start w:val="5"/>
      <w:numFmt w:val="decimal"/>
      <w:lvlText w:val="%1."/>
      <w:lvlJc w:val="left"/>
      <w:pPr>
        <w:tabs>
          <w:tab w:val="num" w:pos="720"/>
        </w:tabs>
        <w:ind w:left="720" w:hanging="360"/>
      </w:pPr>
      <w:rPr>
        <w:rFonts w:cs="Times New Roman"/>
      </w:rPr>
    </w:lvl>
    <w:lvl w:ilvl="1">
      <w:start w:val="2"/>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8" w15:restartNumberingAfterBreak="0">
    <w:nsid w:val="7A834BB4"/>
    <w:multiLevelType w:val="hybridMultilevel"/>
    <w:tmpl w:val="F7B09BC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3"/>
  </w:num>
  <w:num w:numId="4">
    <w:abstractNumId w:val="2"/>
  </w:num>
  <w:num w:numId="5">
    <w:abstractNumId w:val="61"/>
  </w:num>
  <w:num w:numId="6">
    <w:abstractNumId w:val="3"/>
    <w:lvlOverride w:ilvl="0">
      <w:startOverride w:val="1"/>
    </w:lvlOverride>
  </w:num>
  <w:num w:numId="7">
    <w:abstractNumId w:val="56"/>
  </w:num>
  <w:num w:numId="8">
    <w:abstractNumId w:val="59"/>
  </w:num>
  <w:num w:numId="9">
    <w:abstractNumId w:val="6"/>
  </w:num>
  <w:num w:numId="10">
    <w:abstractNumId w:val="59"/>
    <w:lvlOverride w:ilvl="0">
      <w:startOverride w:val="3"/>
    </w:lvlOverride>
    <w:lvlOverride w:ilvl="1">
      <w:startOverride w:val="3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4"/>
  </w:num>
  <w:num w:numId="12">
    <w:abstractNumId w:val="50"/>
  </w:num>
  <w:num w:numId="13">
    <w:abstractNumId w:val="7"/>
  </w:num>
  <w:num w:numId="14">
    <w:abstractNumId w:val="6"/>
  </w:num>
  <w:num w:numId="15">
    <w:abstractNumId w:val="5"/>
  </w:num>
  <w:num w:numId="16">
    <w:abstractNumId w:val="3"/>
  </w:num>
  <w:num w:numId="17">
    <w:abstractNumId w:val="3"/>
    <w:lvlOverride w:ilvl="0">
      <w:startOverride w:val="1"/>
    </w:lvlOverride>
  </w:num>
  <w:num w:numId="18">
    <w:abstractNumId w:val="3"/>
  </w:num>
  <w:num w:numId="19">
    <w:abstractNumId w:val="3"/>
    <w:lvlOverride w:ilvl="0">
      <w:startOverride w:val="1"/>
    </w:lvlOverride>
  </w:num>
  <w:num w:numId="20">
    <w:abstractNumId w:val="68"/>
  </w:num>
  <w:num w:numId="21">
    <w:abstractNumId w:val="3"/>
    <w:lvlOverride w:ilvl="0">
      <w:startOverride w:val="1"/>
    </w:lvlOverride>
  </w:num>
  <w:num w:numId="22">
    <w:abstractNumId w:val="3"/>
  </w:num>
  <w:num w:numId="23">
    <w:abstractNumId w:val="69"/>
  </w:num>
  <w:num w:numId="24">
    <w:abstractNumId w:val="46"/>
  </w:num>
  <w:num w:numId="25">
    <w:abstractNumId w:val="54"/>
  </w:num>
  <w:num w:numId="26">
    <w:abstractNumId w:val="53"/>
  </w:num>
  <w:num w:numId="27">
    <w:abstractNumId w:val="66"/>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45"/>
  </w:num>
  <w:num w:numId="44">
    <w:abstractNumId w:val="60"/>
  </w:num>
  <w:num w:numId="4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2"/>
    </w:lvlOverride>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ynn Felhofer">
    <w15:presenceInfo w15:providerId="Windows Live" w15:userId="4a0fd87bb1915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gutterAtTop/>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C4"/>
    <w:rsid w:val="0000031C"/>
    <w:rsid w:val="00001D6C"/>
    <w:rsid w:val="00002D59"/>
    <w:rsid w:val="00005E68"/>
    <w:rsid w:val="00006429"/>
    <w:rsid w:val="000064B4"/>
    <w:rsid w:val="00007930"/>
    <w:rsid w:val="00011112"/>
    <w:rsid w:val="0001227F"/>
    <w:rsid w:val="00012688"/>
    <w:rsid w:val="00013C8C"/>
    <w:rsid w:val="00020DD3"/>
    <w:rsid w:val="00021432"/>
    <w:rsid w:val="000221EB"/>
    <w:rsid w:val="00022B42"/>
    <w:rsid w:val="0002369D"/>
    <w:rsid w:val="000307D8"/>
    <w:rsid w:val="00031A43"/>
    <w:rsid w:val="000334A0"/>
    <w:rsid w:val="000348D4"/>
    <w:rsid w:val="0003509E"/>
    <w:rsid w:val="00037F03"/>
    <w:rsid w:val="00040336"/>
    <w:rsid w:val="000406F8"/>
    <w:rsid w:val="00041423"/>
    <w:rsid w:val="000437A3"/>
    <w:rsid w:val="00044DCB"/>
    <w:rsid w:val="00045E6D"/>
    <w:rsid w:val="0005449B"/>
    <w:rsid w:val="00055053"/>
    <w:rsid w:val="0006004B"/>
    <w:rsid w:val="00060A31"/>
    <w:rsid w:val="00061C27"/>
    <w:rsid w:val="00063BBE"/>
    <w:rsid w:val="00064506"/>
    <w:rsid w:val="00066E5A"/>
    <w:rsid w:val="00070C70"/>
    <w:rsid w:val="00073088"/>
    <w:rsid w:val="00073547"/>
    <w:rsid w:val="000743EF"/>
    <w:rsid w:val="00075209"/>
    <w:rsid w:val="0007553C"/>
    <w:rsid w:val="000760E9"/>
    <w:rsid w:val="000769EE"/>
    <w:rsid w:val="000776DF"/>
    <w:rsid w:val="00077B0E"/>
    <w:rsid w:val="00077D6E"/>
    <w:rsid w:val="00080586"/>
    <w:rsid w:val="00087542"/>
    <w:rsid w:val="00087DB0"/>
    <w:rsid w:val="00096FCE"/>
    <w:rsid w:val="000B0541"/>
    <w:rsid w:val="000B24A4"/>
    <w:rsid w:val="000B2604"/>
    <w:rsid w:val="000B2B4C"/>
    <w:rsid w:val="000B2BA2"/>
    <w:rsid w:val="000B2C4D"/>
    <w:rsid w:val="000C10D3"/>
    <w:rsid w:val="000C19A5"/>
    <w:rsid w:val="000C3D56"/>
    <w:rsid w:val="000C5561"/>
    <w:rsid w:val="000C7D08"/>
    <w:rsid w:val="000D0774"/>
    <w:rsid w:val="000D425B"/>
    <w:rsid w:val="000D5070"/>
    <w:rsid w:val="000D51DE"/>
    <w:rsid w:val="000D586E"/>
    <w:rsid w:val="000D6005"/>
    <w:rsid w:val="000D7F1C"/>
    <w:rsid w:val="000D7F32"/>
    <w:rsid w:val="000E05F7"/>
    <w:rsid w:val="000E22FC"/>
    <w:rsid w:val="000E28F2"/>
    <w:rsid w:val="000E29BB"/>
    <w:rsid w:val="000E5BCD"/>
    <w:rsid w:val="000E6B6E"/>
    <w:rsid w:val="000F12EF"/>
    <w:rsid w:val="000F1BAD"/>
    <w:rsid w:val="000F2220"/>
    <w:rsid w:val="000F2997"/>
    <w:rsid w:val="000F4356"/>
    <w:rsid w:val="000F4BE4"/>
    <w:rsid w:val="000F64B0"/>
    <w:rsid w:val="000F7995"/>
    <w:rsid w:val="00101BDB"/>
    <w:rsid w:val="00101F45"/>
    <w:rsid w:val="00102B42"/>
    <w:rsid w:val="00105E87"/>
    <w:rsid w:val="00106A2A"/>
    <w:rsid w:val="00107479"/>
    <w:rsid w:val="00107A4A"/>
    <w:rsid w:val="00113312"/>
    <w:rsid w:val="00113734"/>
    <w:rsid w:val="00113A52"/>
    <w:rsid w:val="00113BD5"/>
    <w:rsid w:val="00115D5B"/>
    <w:rsid w:val="00116786"/>
    <w:rsid w:val="0012013E"/>
    <w:rsid w:val="00120A0E"/>
    <w:rsid w:val="001249C9"/>
    <w:rsid w:val="00125804"/>
    <w:rsid w:val="00125927"/>
    <w:rsid w:val="00125E0B"/>
    <w:rsid w:val="00130AAC"/>
    <w:rsid w:val="0013384F"/>
    <w:rsid w:val="00134F81"/>
    <w:rsid w:val="00141E3C"/>
    <w:rsid w:val="00146F3B"/>
    <w:rsid w:val="001518E3"/>
    <w:rsid w:val="00151BBA"/>
    <w:rsid w:val="001538DC"/>
    <w:rsid w:val="00154060"/>
    <w:rsid w:val="00162E14"/>
    <w:rsid w:val="00164B51"/>
    <w:rsid w:val="00174A3A"/>
    <w:rsid w:val="00180B10"/>
    <w:rsid w:val="00182CB2"/>
    <w:rsid w:val="00185941"/>
    <w:rsid w:val="00186D05"/>
    <w:rsid w:val="00187360"/>
    <w:rsid w:val="001905AE"/>
    <w:rsid w:val="00190761"/>
    <w:rsid w:val="0019129F"/>
    <w:rsid w:val="0019228A"/>
    <w:rsid w:val="001923FD"/>
    <w:rsid w:val="001937D6"/>
    <w:rsid w:val="001957DD"/>
    <w:rsid w:val="00195AA7"/>
    <w:rsid w:val="001A0624"/>
    <w:rsid w:val="001A12FB"/>
    <w:rsid w:val="001A728B"/>
    <w:rsid w:val="001A7D20"/>
    <w:rsid w:val="001B064D"/>
    <w:rsid w:val="001B07B5"/>
    <w:rsid w:val="001B1FC4"/>
    <w:rsid w:val="001B289C"/>
    <w:rsid w:val="001B36B3"/>
    <w:rsid w:val="001B3CE5"/>
    <w:rsid w:val="001B7A7E"/>
    <w:rsid w:val="001C221E"/>
    <w:rsid w:val="001C2AB4"/>
    <w:rsid w:val="001C38AE"/>
    <w:rsid w:val="001C4245"/>
    <w:rsid w:val="001C5FB1"/>
    <w:rsid w:val="001C7C6B"/>
    <w:rsid w:val="001D2D69"/>
    <w:rsid w:val="001D3CBC"/>
    <w:rsid w:val="001D5A7E"/>
    <w:rsid w:val="001D7D1C"/>
    <w:rsid w:val="001D7DF2"/>
    <w:rsid w:val="001E06B3"/>
    <w:rsid w:val="001E2412"/>
    <w:rsid w:val="001E2B19"/>
    <w:rsid w:val="001E3511"/>
    <w:rsid w:val="001E434C"/>
    <w:rsid w:val="001E4E18"/>
    <w:rsid w:val="001E57A6"/>
    <w:rsid w:val="001F0489"/>
    <w:rsid w:val="001F250D"/>
    <w:rsid w:val="001F556E"/>
    <w:rsid w:val="001F65DD"/>
    <w:rsid w:val="001F6AD8"/>
    <w:rsid w:val="00202769"/>
    <w:rsid w:val="0020575C"/>
    <w:rsid w:val="0020759F"/>
    <w:rsid w:val="00210563"/>
    <w:rsid w:val="00211D2B"/>
    <w:rsid w:val="002133E1"/>
    <w:rsid w:val="002155DE"/>
    <w:rsid w:val="002157C4"/>
    <w:rsid w:val="00221433"/>
    <w:rsid w:val="002221F8"/>
    <w:rsid w:val="0023023E"/>
    <w:rsid w:val="00231A09"/>
    <w:rsid w:val="00232E9F"/>
    <w:rsid w:val="00233B3E"/>
    <w:rsid w:val="00235372"/>
    <w:rsid w:val="00240099"/>
    <w:rsid w:val="002425D8"/>
    <w:rsid w:val="002437ED"/>
    <w:rsid w:val="00245B9D"/>
    <w:rsid w:val="0024701A"/>
    <w:rsid w:val="002511D6"/>
    <w:rsid w:val="00251E36"/>
    <w:rsid w:val="00252902"/>
    <w:rsid w:val="00253C98"/>
    <w:rsid w:val="002624F2"/>
    <w:rsid w:val="00262D3D"/>
    <w:rsid w:val="00265D26"/>
    <w:rsid w:val="00266760"/>
    <w:rsid w:val="00266F57"/>
    <w:rsid w:val="0027056F"/>
    <w:rsid w:val="00270812"/>
    <w:rsid w:val="00270B9E"/>
    <w:rsid w:val="00273FEC"/>
    <w:rsid w:val="002778C0"/>
    <w:rsid w:val="00287761"/>
    <w:rsid w:val="002919DA"/>
    <w:rsid w:val="00292B01"/>
    <w:rsid w:val="00292C9D"/>
    <w:rsid w:val="00292F75"/>
    <w:rsid w:val="0029398F"/>
    <w:rsid w:val="002A0121"/>
    <w:rsid w:val="002A47D7"/>
    <w:rsid w:val="002A5142"/>
    <w:rsid w:val="002B0D09"/>
    <w:rsid w:val="002B13AC"/>
    <w:rsid w:val="002B1C6A"/>
    <w:rsid w:val="002B5CC9"/>
    <w:rsid w:val="002C14DE"/>
    <w:rsid w:val="002C15D8"/>
    <w:rsid w:val="002C19D2"/>
    <w:rsid w:val="002C27A4"/>
    <w:rsid w:val="002C4AF5"/>
    <w:rsid w:val="002C58D8"/>
    <w:rsid w:val="002C5E68"/>
    <w:rsid w:val="002C751B"/>
    <w:rsid w:val="002C79A8"/>
    <w:rsid w:val="002D06BF"/>
    <w:rsid w:val="002D0E9C"/>
    <w:rsid w:val="002D34AD"/>
    <w:rsid w:val="002D4399"/>
    <w:rsid w:val="002D4F88"/>
    <w:rsid w:val="002D560E"/>
    <w:rsid w:val="002D6844"/>
    <w:rsid w:val="002E19B6"/>
    <w:rsid w:val="002E21BE"/>
    <w:rsid w:val="002E3C56"/>
    <w:rsid w:val="002E4012"/>
    <w:rsid w:val="002E6F2D"/>
    <w:rsid w:val="002F5F5D"/>
    <w:rsid w:val="002F763C"/>
    <w:rsid w:val="002F771C"/>
    <w:rsid w:val="002F7992"/>
    <w:rsid w:val="002F7DF6"/>
    <w:rsid w:val="00302231"/>
    <w:rsid w:val="00302FCD"/>
    <w:rsid w:val="00303991"/>
    <w:rsid w:val="00303DCD"/>
    <w:rsid w:val="003100DB"/>
    <w:rsid w:val="00310A0C"/>
    <w:rsid w:val="00310F4F"/>
    <w:rsid w:val="00316EA8"/>
    <w:rsid w:val="00317942"/>
    <w:rsid w:val="00320578"/>
    <w:rsid w:val="00320965"/>
    <w:rsid w:val="0032124E"/>
    <w:rsid w:val="00322C18"/>
    <w:rsid w:val="0032422A"/>
    <w:rsid w:val="0032649E"/>
    <w:rsid w:val="00330EB2"/>
    <w:rsid w:val="0033661E"/>
    <w:rsid w:val="00336A1A"/>
    <w:rsid w:val="00340633"/>
    <w:rsid w:val="003411D5"/>
    <w:rsid w:val="0034152D"/>
    <w:rsid w:val="00342326"/>
    <w:rsid w:val="00346231"/>
    <w:rsid w:val="003462A5"/>
    <w:rsid w:val="00346954"/>
    <w:rsid w:val="00352B95"/>
    <w:rsid w:val="003535BE"/>
    <w:rsid w:val="003556E4"/>
    <w:rsid w:val="00356CB3"/>
    <w:rsid w:val="003570EE"/>
    <w:rsid w:val="00360123"/>
    <w:rsid w:val="00364CF1"/>
    <w:rsid w:val="00364E58"/>
    <w:rsid w:val="003674A7"/>
    <w:rsid w:val="00367AE4"/>
    <w:rsid w:val="0037143F"/>
    <w:rsid w:val="00371EA4"/>
    <w:rsid w:val="003748D6"/>
    <w:rsid w:val="00375E49"/>
    <w:rsid w:val="00376B5E"/>
    <w:rsid w:val="00382682"/>
    <w:rsid w:val="00383381"/>
    <w:rsid w:val="00383577"/>
    <w:rsid w:val="0038669E"/>
    <w:rsid w:val="00386915"/>
    <w:rsid w:val="00387E86"/>
    <w:rsid w:val="0039121B"/>
    <w:rsid w:val="00392918"/>
    <w:rsid w:val="003933A2"/>
    <w:rsid w:val="00393585"/>
    <w:rsid w:val="003935CD"/>
    <w:rsid w:val="00393F5A"/>
    <w:rsid w:val="00395157"/>
    <w:rsid w:val="003965F6"/>
    <w:rsid w:val="0039729F"/>
    <w:rsid w:val="00397767"/>
    <w:rsid w:val="003A1249"/>
    <w:rsid w:val="003A2207"/>
    <w:rsid w:val="003A39F2"/>
    <w:rsid w:val="003A4015"/>
    <w:rsid w:val="003A5CA8"/>
    <w:rsid w:val="003A6026"/>
    <w:rsid w:val="003A6EC1"/>
    <w:rsid w:val="003A7C7F"/>
    <w:rsid w:val="003B11FA"/>
    <w:rsid w:val="003B202E"/>
    <w:rsid w:val="003B3FDB"/>
    <w:rsid w:val="003B5D49"/>
    <w:rsid w:val="003B647F"/>
    <w:rsid w:val="003B70F2"/>
    <w:rsid w:val="003C08EC"/>
    <w:rsid w:val="003C1C9D"/>
    <w:rsid w:val="003C315B"/>
    <w:rsid w:val="003C4143"/>
    <w:rsid w:val="003C4586"/>
    <w:rsid w:val="003C47E5"/>
    <w:rsid w:val="003D13A0"/>
    <w:rsid w:val="003D3179"/>
    <w:rsid w:val="003D46EB"/>
    <w:rsid w:val="003D79E1"/>
    <w:rsid w:val="003E066E"/>
    <w:rsid w:val="003E0FA7"/>
    <w:rsid w:val="003E3016"/>
    <w:rsid w:val="003E3371"/>
    <w:rsid w:val="003E5165"/>
    <w:rsid w:val="003E6148"/>
    <w:rsid w:val="003E6FEB"/>
    <w:rsid w:val="003E756F"/>
    <w:rsid w:val="003E7BEE"/>
    <w:rsid w:val="003F2C8A"/>
    <w:rsid w:val="003F33ED"/>
    <w:rsid w:val="003F611E"/>
    <w:rsid w:val="003F6CDB"/>
    <w:rsid w:val="00400473"/>
    <w:rsid w:val="00400994"/>
    <w:rsid w:val="00400C03"/>
    <w:rsid w:val="00400DF4"/>
    <w:rsid w:val="00405883"/>
    <w:rsid w:val="0041267A"/>
    <w:rsid w:val="00417BDF"/>
    <w:rsid w:val="004233CE"/>
    <w:rsid w:val="00430E9B"/>
    <w:rsid w:val="00433CAD"/>
    <w:rsid w:val="00434138"/>
    <w:rsid w:val="004348F4"/>
    <w:rsid w:val="004410D6"/>
    <w:rsid w:val="00442214"/>
    <w:rsid w:val="004425AE"/>
    <w:rsid w:val="004441B6"/>
    <w:rsid w:val="00445862"/>
    <w:rsid w:val="0044629A"/>
    <w:rsid w:val="00446E03"/>
    <w:rsid w:val="00450DA6"/>
    <w:rsid w:val="0045153E"/>
    <w:rsid w:val="0045297F"/>
    <w:rsid w:val="00452D8C"/>
    <w:rsid w:val="00454144"/>
    <w:rsid w:val="00454D49"/>
    <w:rsid w:val="00455539"/>
    <w:rsid w:val="004603C7"/>
    <w:rsid w:val="00464A45"/>
    <w:rsid w:val="0047070A"/>
    <w:rsid w:val="00472165"/>
    <w:rsid w:val="004739F9"/>
    <w:rsid w:val="00480A9A"/>
    <w:rsid w:val="00482D11"/>
    <w:rsid w:val="004845DE"/>
    <w:rsid w:val="00485C57"/>
    <w:rsid w:val="00487A12"/>
    <w:rsid w:val="00490F35"/>
    <w:rsid w:val="00490FED"/>
    <w:rsid w:val="004912AF"/>
    <w:rsid w:val="0049285A"/>
    <w:rsid w:val="00495EBD"/>
    <w:rsid w:val="00497489"/>
    <w:rsid w:val="004A42D2"/>
    <w:rsid w:val="004A4602"/>
    <w:rsid w:val="004A54B5"/>
    <w:rsid w:val="004A59E9"/>
    <w:rsid w:val="004A6655"/>
    <w:rsid w:val="004B143C"/>
    <w:rsid w:val="004B1A0A"/>
    <w:rsid w:val="004B26D6"/>
    <w:rsid w:val="004B29DC"/>
    <w:rsid w:val="004B5C32"/>
    <w:rsid w:val="004B6AA1"/>
    <w:rsid w:val="004B7643"/>
    <w:rsid w:val="004C01EB"/>
    <w:rsid w:val="004C0400"/>
    <w:rsid w:val="004C26BA"/>
    <w:rsid w:val="004C2AEB"/>
    <w:rsid w:val="004C3F0E"/>
    <w:rsid w:val="004C4AB9"/>
    <w:rsid w:val="004C5106"/>
    <w:rsid w:val="004D1076"/>
    <w:rsid w:val="004D19CE"/>
    <w:rsid w:val="004D439F"/>
    <w:rsid w:val="004D4968"/>
    <w:rsid w:val="004D5426"/>
    <w:rsid w:val="004D6246"/>
    <w:rsid w:val="004D6A78"/>
    <w:rsid w:val="004D7807"/>
    <w:rsid w:val="004E0B61"/>
    <w:rsid w:val="004E20FC"/>
    <w:rsid w:val="004E45C7"/>
    <w:rsid w:val="004F0A36"/>
    <w:rsid w:val="004F14BB"/>
    <w:rsid w:val="004F7804"/>
    <w:rsid w:val="00502D8D"/>
    <w:rsid w:val="00504B83"/>
    <w:rsid w:val="00510CB8"/>
    <w:rsid w:val="0051139E"/>
    <w:rsid w:val="005130ED"/>
    <w:rsid w:val="00513A31"/>
    <w:rsid w:val="005147A0"/>
    <w:rsid w:val="00515506"/>
    <w:rsid w:val="00515E4B"/>
    <w:rsid w:val="00522C5A"/>
    <w:rsid w:val="005252C5"/>
    <w:rsid w:val="00525FBE"/>
    <w:rsid w:val="00531CD4"/>
    <w:rsid w:val="005323C6"/>
    <w:rsid w:val="005329F7"/>
    <w:rsid w:val="005376AC"/>
    <w:rsid w:val="00537DF5"/>
    <w:rsid w:val="005403B9"/>
    <w:rsid w:val="00542F82"/>
    <w:rsid w:val="00543505"/>
    <w:rsid w:val="00545847"/>
    <w:rsid w:val="00545F42"/>
    <w:rsid w:val="005460F2"/>
    <w:rsid w:val="0055376D"/>
    <w:rsid w:val="00556870"/>
    <w:rsid w:val="00556957"/>
    <w:rsid w:val="00557301"/>
    <w:rsid w:val="00557554"/>
    <w:rsid w:val="005602C9"/>
    <w:rsid w:val="005628B7"/>
    <w:rsid w:val="00564313"/>
    <w:rsid w:val="005672BB"/>
    <w:rsid w:val="005720F4"/>
    <w:rsid w:val="005742DF"/>
    <w:rsid w:val="0058036D"/>
    <w:rsid w:val="005819B3"/>
    <w:rsid w:val="005842F4"/>
    <w:rsid w:val="005846F4"/>
    <w:rsid w:val="00584C46"/>
    <w:rsid w:val="00585CDE"/>
    <w:rsid w:val="005879B8"/>
    <w:rsid w:val="00591B20"/>
    <w:rsid w:val="00593056"/>
    <w:rsid w:val="005930CA"/>
    <w:rsid w:val="00593BC8"/>
    <w:rsid w:val="0059665C"/>
    <w:rsid w:val="00597E4D"/>
    <w:rsid w:val="005A58DC"/>
    <w:rsid w:val="005A6D91"/>
    <w:rsid w:val="005A7892"/>
    <w:rsid w:val="005B0FC4"/>
    <w:rsid w:val="005B2412"/>
    <w:rsid w:val="005B36A6"/>
    <w:rsid w:val="005B3733"/>
    <w:rsid w:val="005B3A59"/>
    <w:rsid w:val="005B45A6"/>
    <w:rsid w:val="005C24E8"/>
    <w:rsid w:val="005C4AD8"/>
    <w:rsid w:val="005C51CE"/>
    <w:rsid w:val="005D1C75"/>
    <w:rsid w:val="005D283D"/>
    <w:rsid w:val="005D7407"/>
    <w:rsid w:val="005E1F5C"/>
    <w:rsid w:val="005E29CE"/>
    <w:rsid w:val="005E3D3E"/>
    <w:rsid w:val="005E3F85"/>
    <w:rsid w:val="005E52E4"/>
    <w:rsid w:val="005E6176"/>
    <w:rsid w:val="005E64F0"/>
    <w:rsid w:val="005E791B"/>
    <w:rsid w:val="005F0768"/>
    <w:rsid w:val="005F60E2"/>
    <w:rsid w:val="00601E92"/>
    <w:rsid w:val="006028A7"/>
    <w:rsid w:val="00602BC8"/>
    <w:rsid w:val="00602D60"/>
    <w:rsid w:val="006039D7"/>
    <w:rsid w:val="006045FE"/>
    <w:rsid w:val="006061BC"/>
    <w:rsid w:val="00610A2A"/>
    <w:rsid w:val="00615905"/>
    <w:rsid w:val="006179B1"/>
    <w:rsid w:val="006240C4"/>
    <w:rsid w:val="006271F4"/>
    <w:rsid w:val="006300C3"/>
    <w:rsid w:val="0063062C"/>
    <w:rsid w:val="006319B3"/>
    <w:rsid w:val="00631CA0"/>
    <w:rsid w:val="00635278"/>
    <w:rsid w:val="006352AF"/>
    <w:rsid w:val="0063651C"/>
    <w:rsid w:val="00637B88"/>
    <w:rsid w:val="00641533"/>
    <w:rsid w:val="00642099"/>
    <w:rsid w:val="0064320A"/>
    <w:rsid w:val="00643C39"/>
    <w:rsid w:val="00644E8B"/>
    <w:rsid w:val="00650E60"/>
    <w:rsid w:val="006513D7"/>
    <w:rsid w:val="00652B5D"/>
    <w:rsid w:val="00654324"/>
    <w:rsid w:val="00654A0B"/>
    <w:rsid w:val="00655DF0"/>
    <w:rsid w:val="0066527F"/>
    <w:rsid w:val="006711F3"/>
    <w:rsid w:val="00674E25"/>
    <w:rsid w:val="0067515F"/>
    <w:rsid w:val="00682BF4"/>
    <w:rsid w:val="00683057"/>
    <w:rsid w:val="00686172"/>
    <w:rsid w:val="0069015D"/>
    <w:rsid w:val="00693F48"/>
    <w:rsid w:val="006A0AD3"/>
    <w:rsid w:val="006A2FE4"/>
    <w:rsid w:val="006A4CEF"/>
    <w:rsid w:val="006A5355"/>
    <w:rsid w:val="006A599D"/>
    <w:rsid w:val="006A6EF5"/>
    <w:rsid w:val="006B03A7"/>
    <w:rsid w:val="006B08F4"/>
    <w:rsid w:val="006B140C"/>
    <w:rsid w:val="006B5021"/>
    <w:rsid w:val="006B64BA"/>
    <w:rsid w:val="006B655B"/>
    <w:rsid w:val="006B79E9"/>
    <w:rsid w:val="006C18FA"/>
    <w:rsid w:val="006C3C28"/>
    <w:rsid w:val="006C6D3A"/>
    <w:rsid w:val="006D011D"/>
    <w:rsid w:val="006D168D"/>
    <w:rsid w:val="006D3392"/>
    <w:rsid w:val="006D6B74"/>
    <w:rsid w:val="006E1550"/>
    <w:rsid w:val="006E1B5B"/>
    <w:rsid w:val="006E51E5"/>
    <w:rsid w:val="006E54AB"/>
    <w:rsid w:val="006E7B7A"/>
    <w:rsid w:val="006F23FF"/>
    <w:rsid w:val="006F2D7A"/>
    <w:rsid w:val="006F3E6B"/>
    <w:rsid w:val="006F563F"/>
    <w:rsid w:val="006F6AD5"/>
    <w:rsid w:val="006F6BC9"/>
    <w:rsid w:val="00701688"/>
    <w:rsid w:val="007058FF"/>
    <w:rsid w:val="007067B1"/>
    <w:rsid w:val="00712ECA"/>
    <w:rsid w:val="00716C67"/>
    <w:rsid w:val="00721944"/>
    <w:rsid w:val="00724E1A"/>
    <w:rsid w:val="00726C39"/>
    <w:rsid w:val="00731892"/>
    <w:rsid w:val="007321DE"/>
    <w:rsid w:val="0073273F"/>
    <w:rsid w:val="00732E5B"/>
    <w:rsid w:val="00733389"/>
    <w:rsid w:val="007367D9"/>
    <w:rsid w:val="007441DB"/>
    <w:rsid w:val="007456CC"/>
    <w:rsid w:val="00746064"/>
    <w:rsid w:val="00747182"/>
    <w:rsid w:val="00750C1B"/>
    <w:rsid w:val="00752AB9"/>
    <w:rsid w:val="00752BB9"/>
    <w:rsid w:val="0075357E"/>
    <w:rsid w:val="0075467E"/>
    <w:rsid w:val="00760028"/>
    <w:rsid w:val="00761484"/>
    <w:rsid w:val="0076193D"/>
    <w:rsid w:val="00761D59"/>
    <w:rsid w:val="0076225E"/>
    <w:rsid w:val="00762527"/>
    <w:rsid w:val="00763BBE"/>
    <w:rsid w:val="00764C26"/>
    <w:rsid w:val="007675EE"/>
    <w:rsid w:val="007677DF"/>
    <w:rsid w:val="00767840"/>
    <w:rsid w:val="00770ECF"/>
    <w:rsid w:val="007747F8"/>
    <w:rsid w:val="00775340"/>
    <w:rsid w:val="007754C8"/>
    <w:rsid w:val="00775A5C"/>
    <w:rsid w:val="00782BEB"/>
    <w:rsid w:val="0078331F"/>
    <w:rsid w:val="0078364F"/>
    <w:rsid w:val="00783666"/>
    <w:rsid w:val="00791738"/>
    <w:rsid w:val="00794829"/>
    <w:rsid w:val="007A05F5"/>
    <w:rsid w:val="007A1F44"/>
    <w:rsid w:val="007A6AB2"/>
    <w:rsid w:val="007B2310"/>
    <w:rsid w:val="007B3202"/>
    <w:rsid w:val="007B336B"/>
    <w:rsid w:val="007B3642"/>
    <w:rsid w:val="007C096E"/>
    <w:rsid w:val="007C291D"/>
    <w:rsid w:val="007C4B4B"/>
    <w:rsid w:val="007C5949"/>
    <w:rsid w:val="007D07AA"/>
    <w:rsid w:val="007D0B28"/>
    <w:rsid w:val="007D4156"/>
    <w:rsid w:val="007D5862"/>
    <w:rsid w:val="007D7556"/>
    <w:rsid w:val="007D7A10"/>
    <w:rsid w:val="007E4121"/>
    <w:rsid w:val="007E46C5"/>
    <w:rsid w:val="007F1387"/>
    <w:rsid w:val="007F16B2"/>
    <w:rsid w:val="007F1983"/>
    <w:rsid w:val="007F1AA8"/>
    <w:rsid w:val="007F429B"/>
    <w:rsid w:val="007F77D4"/>
    <w:rsid w:val="00800B84"/>
    <w:rsid w:val="00804BE0"/>
    <w:rsid w:val="00806895"/>
    <w:rsid w:val="00810420"/>
    <w:rsid w:val="00810B70"/>
    <w:rsid w:val="00810C37"/>
    <w:rsid w:val="00811046"/>
    <w:rsid w:val="0081699E"/>
    <w:rsid w:val="00820445"/>
    <w:rsid w:val="0082471A"/>
    <w:rsid w:val="00824CF7"/>
    <w:rsid w:val="0082518A"/>
    <w:rsid w:val="00825BA1"/>
    <w:rsid w:val="00826C00"/>
    <w:rsid w:val="0083308F"/>
    <w:rsid w:val="008342AD"/>
    <w:rsid w:val="00834868"/>
    <w:rsid w:val="0083658D"/>
    <w:rsid w:val="00840521"/>
    <w:rsid w:val="00841533"/>
    <w:rsid w:val="00841D4C"/>
    <w:rsid w:val="00841FCB"/>
    <w:rsid w:val="0084312C"/>
    <w:rsid w:val="008438DD"/>
    <w:rsid w:val="0084432D"/>
    <w:rsid w:val="00846BB3"/>
    <w:rsid w:val="008503C6"/>
    <w:rsid w:val="008519D1"/>
    <w:rsid w:val="00851A3C"/>
    <w:rsid w:val="008528F8"/>
    <w:rsid w:val="00853E65"/>
    <w:rsid w:val="00860015"/>
    <w:rsid w:val="008600F3"/>
    <w:rsid w:val="0086675C"/>
    <w:rsid w:val="008668B2"/>
    <w:rsid w:val="00866930"/>
    <w:rsid w:val="00867A0C"/>
    <w:rsid w:val="00872078"/>
    <w:rsid w:val="008759A2"/>
    <w:rsid w:val="0088071D"/>
    <w:rsid w:val="0088134F"/>
    <w:rsid w:val="00881978"/>
    <w:rsid w:val="0088224E"/>
    <w:rsid w:val="008863E0"/>
    <w:rsid w:val="00886A83"/>
    <w:rsid w:val="00890709"/>
    <w:rsid w:val="00892228"/>
    <w:rsid w:val="00895F75"/>
    <w:rsid w:val="00896EB9"/>
    <w:rsid w:val="008A06F2"/>
    <w:rsid w:val="008A0910"/>
    <w:rsid w:val="008A0E14"/>
    <w:rsid w:val="008A180F"/>
    <w:rsid w:val="008A194E"/>
    <w:rsid w:val="008A5CEA"/>
    <w:rsid w:val="008B3FDD"/>
    <w:rsid w:val="008B4C2D"/>
    <w:rsid w:val="008B5D2C"/>
    <w:rsid w:val="008C0C7D"/>
    <w:rsid w:val="008C3149"/>
    <w:rsid w:val="008C3C96"/>
    <w:rsid w:val="008C3EB0"/>
    <w:rsid w:val="008C4A26"/>
    <w:rsid w:val="008D1B3C"/>
    <w:rsid w:val="008D1E4C"/>
    <w:rsid w:val="008D5528"/>
    <w:rsid w:val="008D5D46"/>
    <w:rsid w:val="008D6116"/>
    <w:rsid w:val="008E1B10"/>
    <w:rsid w:val="008E21EF"/>
    <w:rsid w:val="008E3306"/>
    <w:rsid w:val="008E3CF3"/>
    <w:rsid w:val="008F2B6F"/>
    <w:rsid w:val="008F460B"/>
    <w:rsid w:val="008F5F21"/>
    <w:rsid w:val="008F64DE"/>
    <w:rsid w:val="009010BE"/>
    <w:rsid w:val="00902228"/>
    <w:rsid w:val="0090367F"/>
    <w:rsid w:val="00903C21"/>
    <w:rsid w:val="00904331"/>
    <w:rsid w:val="009054B6"/>
    <w:rsid w:val="009078D6"/>
    <w:rsid w:val="00907E18"/>
    <w:rsid w:val="009110D3"/>
    <w:rsid w:val="00914711"/>
    <w:rsid w:val="009151EE"/>
    <w:rsid w:val="009177BD"/>
    <w:rsid w:val="00921BDE"/>
    <w:rsid w:val="00922319"/>
    <w:rsid w:val="00925DDC"/>
    <w:rsid w:val="00931A5F"/>
    <w:rsid w:val="0093394D"/>
    <w:rsid w:val="00933E8D"/>
    <w:rsid w:val="009354B0"/>
    <w:rsid w:val="00941347"/>
    <w:rsid w:val="00944391"/>
    <w:rsid w:val="00952DDA"/>
    <w:rsid w:val="009543D0"/>
    <w:rsid w:val="00954E7B"/>
    <w:rsid w:val="00955167"/>
    <w:rsid w:val="00957CD8"/>
    <w:rsid w:val="00960245"/>
    <w:rsid w:val="00961299"/>
    <w:rsid w:val="009631CA"/>
    <w:rsid w:val="00964C93"/>
    <w:rsid w:val="00965F05"/>
    <w:rsid w:val="00966C4B"/>
    <w:rsid w:val="00970EF1"/>
    <w:rsid w:val="00971004"/>
    <w:rsid w:val="009714B1"/>
    <w:rsid w:val="00971C90"/>
    <w:rsid w:val="00972DE8"/>
    <w:rsid w:val="009750CE"/>
    <w:rsid w:val="0097526B"/>
    <w:rsid w:val="00977EA3"/>
    <w:rsid w:val="009805C2"/>
    <w:rsid w:val="0098263A"/>
    <w:rsid w:val="009833EE"/>
    <w:rsid w:val="0098353B"/>
    <w:rsid w:val="00984A33"/>
    <w:rsid w:val="009856DC"/>
    <w:rsid w:val="00990710"/>
    <w:rsid w:val="009908D4"/>
    <w:rsid w:val="009908F5"/>
    <w:rsid w:val="009935ED"/>
    <w:rsid w:val="00995A50"/>
    <w:rsid w:val="009A192C"/>
    <w:rsid w:val="009A276D"/>
    <w:rsid w:val="009A338E"/>
    <w:rsid w:val="009A35B1"/>
    <w:rsid w:val="009A44B6"/>
    <w:rsid w:val="009A4617"/>
    <w:rsid w:val="009A5521"/>
    <w:rsid w:val="009B1355"/>
    <w:rsid w:val="009B1E94"/>
    <w:rsid w:val="009B3A47"/>
    <w:rsid w:val="009B4F99"/>
    <w:rsid w:val="009C1994"/>
    <w:rsid w:val="009C1BE2"/>
    <w:rsid w:val="009C28BF"/>
    <w:rsid w:val="009C70B2"/>
    <w:rsid w:val="009D2500"/>
    <w:rsid w:val="009D376A"/>
    <w:rsid w:val="009D4DA9"/>
    <w:rsid w:val="009E2018"/>
    <w:rsid w:val="009E25EA"/>
    <w:rsid w:val="009E2B9A"/>
    <w:rsid w:val="009E2BC7"/>
    <w:rsid w:val="009E5BB4"/>
    <w:rsid w:val="009E6154"/>
    <w:rsid w:val="009E777B"/>
    <w:rsid w:val="009E7B0E"/>
    <w:rsid w:val="009F1A6E"/>
    <w:rsid w:val="009F41A7"/>
    <w:rsid w:val="00A0052B"/>
    <w:rsid w:val="00A01086"/>
    <w:rsid w:val="00A02634"/>
    <w:rsid w:val="00A02CA9"/>
    <w:rsid w:val="00A03119"/>
    <w:rsid w:val="00A03C55"/>
    <w:rsid w:val="00A058A4"/>
    <w:rsid w:val="00A060D1"/>
    <w:rsid w:val="00A063AC"/>
    <w:rsid w:val="00A104F8"/>
    <w:rsid w:val="00A14D0E"/>
    <w:rsid w:val="00A156BD"/>
    <w:rsid w:val="00A16BB2"/>
    <w:rsid w:val="00A2230D"/>
    <w:rsid w:val="00A2498E"/>
    <w:rsid w:val="00A258B6"/>
    <w:rsid w:val="00A340A6"/>
    <w:rsid w:val="00A37069"/>
    <w:rsid w:val="00A4177C"/>
    <w:rsid w:val="00A42D84"/>
    <w:rsid w:val="00A43F9C"/>
    <w:rsid w:val="00A452EB"/>
    <w:rsid w:val="00A47125"/>
    <w:rsid w:val="00A472AA"/>
    <w:rsid w:val="00A47F77"/>
    <w:rsid w:val="00A50179"/>
    <w:rsid w:val="00A51C6E"/>
    <w:rsid w:val="00A52336"/>
    <w:rsid w:val="00A53067"/>
    <w:rsid w:val="00A534DC"/>
    <w:rsid w:val="00A5495B"/>
    <w:rsid w:val="00A552D0"/>
    <w:rsid w:val="00A62044"/>
    <w:rsid w:val="00A65178"/>
    <w:rsid w:val="00A66DA8"/>
    <w:rsid w:val="00A673E3"/>
    <w:rsid w:val="00A7132F"/>
    <w:rsid w:val="00A726AB"/>
    <w:rsid w:val="00A736EB"/>
    <w:rsid w:val="00A73753"/>
    <w:rsid w:val="00A74233"/>
    <w:rsid w:val="00A7474F"/>
    <w:rsid w:val="00A74D2C"/>
    <w:rsid w:val="00A74F63"/>
    <w:rsid w:val="00A750D7"/>
    <w:rsid w:val="00A7553A"/>
    <w:rsid w:val="00A75B51"/>
    <w:rsid w:val="00A763C7"/>
    <w:rsid w:val="00A84374"/>
    <w:rsid w:val="00A866C0"/>
    <w:rsid w:val="00A8715E"/>
    <w:rsid w:val="00A90064"/>
    <w:rsid w:val="00A90962"/>
    <w:rsid w:val="00A9450B"/>
    <w:rsid w:val="00A95667"/>
    <w:rsid w:val="00A97392"/>
    <w:rsid w:val="00AA0BD4"/>
    <w:rsid w:val="00AA43C1"/>
    <w:rsid w:val="00AA4FAE"/>
    <w:rsid w:val="00AB302A"/>
    <w:rsid w:val="00AB7AED"/>
    <w:rsid w:val="00AC1E97"/>
    <w:rsid w:val="00AC2D41"/>
    <w:rsid w:val="00AC41EF"/>
    <w:rsid w:val="00AD19A5"/>
    <w:rsid w:val="00AD3C12"/>
    <w:rsid w:val="00AE2B59"/>
    <w:rsid w:val="00AE5A09"/>
    <w:rsid w:val="00AE69F4"/>
    <w:rsid w:val="00AE6BDE"/>
    <w:rsid w:val="00AE6C42"/>
    <w:rsid w:val="00AE7F6E"/>
    <w:rsid w:val="00AF131C"/>
    <w:rsid w:val="00AF16D0"/>
    <w:rsid w:val="00AF1DEC"/>
    <w:rsid w:val="00AF3EF6"/>
    <w:rsid w:val="00AF687A"/>
    <w:rsid w:val="00B02B7C"/>
    <w:rsid w:val="00B06107"/>
    <w:rsid w:val="00B072F1"/>
    <w:rsid w:val="00B104B9"/>
    <w:rsid w:val="00B10D4B"/>
    <w:rsid w:val="00B124D6"/>
    <w:rsid w:val="00B12AAF"/>
    <w:rsid w:val="00B1403F"/>
    <w:rsid w:val="00B205AD"/>
    <w:rsid w:val="00B20954"/>
    <w:rsid w:val="00B21629"/>
    <w:rsid w:val="00B21B36"/>
    <w:rsid w:val="00B2639A"/>
    <w:rsid w:val="00B27045"/>
    <w:rsid w:val="00B27D4D"/>
    <w:rsid w:val="00B33A67"/>
    <w:rsid w:val="00B34508"/>
    <w:rsid w:val="00B35903"/>
    <w:rsid w:val="00B36AD0"/>
    <w:rsid w:val="00B40539"/>
    <w:rsid w:val="00B40E30"/>
    <w:rsid w:val="00B42DE4"/>
    <w:rsid w:val="00B4332A"/>
    <w:rsid w:val="00B44448"/>
    <w:rsid w:val="00B44584"/>
    <w:rsid w:val="00B604FD"/>
    <w:rsid w:val="00B609B2"/>
    <w:rsid w:val="00B62596"/>
    <w:rsid w:val="00B64942"/>
    <w:rsid w:val="00B65111"/>
    <w:rsid w:val="00B6518F"/>
    <w:rsid w:val="00B659AF"/>
    <w:rsid w:val="00B67A89"/>
    <w:rsid w:val="00B701EF"/>
    <w:rsid w:val="00B703A5"/>
    <w:rsid w:val="00B70CE5"/>
    <w:rsid w:val="00B710B1"/>
    <w:rsid w:val="00B74906"/>
    <w:rsid w:val="00B77EE3"/>
    <w:rsid w:val="00B86B92"/>
    <w:rsid w:val="00B86B9D"/>
    <w:rsid w:val="00B87839"/>
    <w:rsid w:val="00B87B88"/>
    <w:rsid w:val="00B90A9F"/>
    <w:rsid w:val="00B912AC"/>
    <w:rsid w:val="00B91EBE"/>
    <w:rsid w:val="00B9332E"/>
    <w:rsid w:val="00B95197"/>
    <w:rsid w:val="00B968BA"/>
    <w:rsid w:val="00BA1578"/>
    <w:rsid w:val="00BA4EF3"/>
    <w:rsid w:val="00BA7C04"/>
    <w:rsid w:val="00BA7DAC"/>
    <w:rsid w:val="00BB71FF"/>
    <w:rsid w:val="00BB762C"/>
    <w:rsid w:val="00BC0A21"/>
    <w:rsid w:val="00BC0E67"/>
    <w:rsid w:val="00BC3BEA"/>
    <w:rsid w:val="00BC6EF7"/>
    <w:rsid w:val="00BD2869"/>
    <w:rsid w:val="00BD297A"/>
    <w:rsid w:val="00BD2BF7"/>
    <w:rsid w:val="00BD39F6"/>
    <w:rsid w:val="00BD45F8"/>
    <w:rsid w:val="00BD51F0"/>
    <w:rsid w:val="00BD7412"/>
    <w:rsid w:val="00BE054C"/>
    <w:rsid w:val="00BE05C9"/>
    <w:rsid w:val="00BE1FE7"/>
    <w:rsid w:val="00BE2216"/>
    <w:rsid w:val="00BE29D3"/>
    <w:rsid w:val="00BE2FC0"/>
    <w:rsid w:val="00BE786C"/>
    <w:rsid w:val="00BE7F20"/>
    <w:rsid w:val="00BF07F8"/>
    <w:rsid w:val="00BF0E97"/>
    <w:rsid w:val="00BF197F"/>
    <w:rsid w:val="00BF1E86"/>
    <w:rsid w:val="00BF2F58"/>
    <w:rsid w:val="00BF35CC"/>
    <w:rsid w:val="00BF3994"/>
    <w:rsid w:val="00BF7CAE"/>
    <w:rsid w:val="00C0020F"/>
    <w:rsid w:val="00C023AA"/>
    <w:rsid w:val="00C02870"/>
    <w:rsid w:val="00C0440C"/>
    <w:rsid w:val="00C06892"/>
    <w:rsid w:val="00C06CE3"/>
    <w:rsid w:val="00C10837"/>
    <w:rsid w:val="00C14011"/>
    <w:rsid w:val="00C15CD4"/>
    <w:rsid w:val="00C2515E"/>
    <w:rsid w:val="00C26B23"/>
    <w:rsid w:val="00C324C4"/>
    <w:rsid w:val="00C3353B"/>
    <w:rsid w:val="00C45176"/>
    <w:rsid w:val="00C46637"/>
    <w:rsid w:val="00C5176C"/>
    <w:rsid w:val="00C558DE"/>
    <w:rsid w:val="00C56813"/>
    <w:rsid w:val="00C56932"/>
    <w:rsid w:val="00C57401"/>
    <w:rsid w:val="00C61E5C"/>
    <w:rsid w:val="00C631D4"/>
    <w:rsid w:val="00C653BC"/>
    <w:rsid w:val="00C7241F"/>
    <w:rsid w:val="00C73A81"/>
    <w:rsid w:val="00C73BC7"/>
    <w:rsid w:val="00C73D10"/>
    <w:rsid w:val="00C806E7"/>
    <w:rsid w:val="00C82338"/>
    <w:rsid w:val="00C83E74"/>
    <w:rsid w:val="00C84293"/>
    <w:rsid w:val="00C859C6"/>
    <w:rsid w:val="00C86DE4"/>
    <w:rsid w:val="00C91A12"/>
    <w:rsid w:val="00C91A58"/>
    <w:rsid w:val="00C939E0"/>
    <w:rsid w:val="00C941FE"/>
    <w:rsid w:val="00C97E97"/>
    <w:rsid w:val="00CA0FEA"/>
    <w:rsid w:val="00CA12D9"/>
    <w:rsid w:val="00CA1978"/>
    <w:rsid w:val="00CA215D"/>
    <w:rsid w:val="00CA537B"/>
    <w:rsid w:val="00CA62C9"/>
    <w:rsid w:val="00CA7957"/>
    <w:rsid w:val="00CB11A8"/>
    <w:rsid w:val="00CB2978"/>
    <w:rsid w:val="00CB5474"/>
    <w:rsid w:val="00CB6174"/>
    <w:rsid w:val="00CC2B7D"/>
    <w:rsid w:val="00CC316B"/>
    <w:rsid w:val="00CC3C2B"/>
    <w:rsid w:val="00CC40DE"/>
    <w:rsid w:val="00CC6FA4"/>
    <w:rsid w:val="00CC7FAE"/>
    <w:rsid w:val="00CD0370"/>
    <w:rsid w:val="00CD0EFF"/>
    <w:rsid w:val="00CD1CDB"/>
    <w:rsid w:val="00CD3B27"/>
    <w:rsid w:val="00CD3D08"/>
    <w:rsid w:val="00CD46E6"/>
    <w:rsid w:val="00CD51B1"/>
    <w:rsid w:val="00CD53EF"/>
    <w:rsid w:val="00CD738C"/>
    <w:rsid w:val="00CE0CFD"/>
    <w:rsid w:val="00CE1E72"/>
    <w:rsid w:val="00CE2A17"/>
    <w:rsid w:val="00CE54F6"/>
    <w:rsid w:val="00CE6102"/>
    <w:rsid w:val="00CE6AAD"/>
    <w:rsid w:val="00CE6F12"/>
    <w:rsid w:val="00CF1E2E"/>
    <w:rsid w:val="00CF2883"/>
    <w:rsid w:val="00CF3726"/>
    <w:rsid w:val="00CF3F57"/>
    <w:rsid w:val="00CF7D53"/>
    <w:rsid w:val="00D004F9"/>
    <w:rsid w:val="00D0241D"/>
    <w:rsid w:val="00D0317B"/>
    <w:rsid w:val="00D049A9"/>
    <w:rsid w:val="00D0747E"/>
    <w:rsid w:val="00D11DE1"/>
    <w:rsid w:val="00D139D9"/>
    <w:rsid w:val="00D15817"/>
    <w:rsid w:val="00D2031D"/>
    <w:rsid w:val="00D20679"/>
    <w:rsid w:val="00D217B9"/>
    <w:rsid w:val="00D226A9"/>
    <w:rsid w:val="00D25DBB"/>
    <w:rsid w:val="00D33888"/>
    <w:rsid w:val="00D34B6A"/>
    <w:rsid w:val="00D35055"/>
    <w:rsid w:val="00D370AE"/>
    <w:rsid w:val="00D372D5"/>
    <w:rsid w:val="00D4062D"/>
    <w:rsid w:val="00D4086D"/>
    <w:rsid w:val="00D42B8A"/>
    <w:rsid w:val="00D45CF7"/>
    <w:rsid w:val="00D50D9D"/>
    <w:rsid w:val="00D53033"/>
    <w:rsid w:val="00D530C1"/>
    <w:rsid w:val="00D569DA"/>
    <w:rsid w:val="00D56A98"/>
    <w:rsid w:val="00D57CF5"/>
    <w:rsid w:val="00D64843"/>
    <w:rsid w:val="00D65F8B"/>
    <w:rsid w:val="00D75244"/>
    <w:rsid w:val="00D753FA"/>
    <w:rsid w:val="00D76DBB"/>
    <w:rsid w:val="00D854E7"/>
    <w:rsid w:val="00D856CE"/>
    <w:rsid w:val="00D94CC8"/>
    <w:rsid w:val="00D96526"/>
    <w:rsid w:val="00D97825"/>
    <w:rsid w:val="00DA0414"/>
    <w:rsid w:val="00DA0CD8"/>
    <w:rsid w:val="00DA1386"/>
    <w:rsid w:val="00DB0861"/>
    <w:rsid w:val="00DB1336"/>
    <w:rsid w:val="00DB2195"/>
    <w:rsid w:val="00DB6A1C"/>
    <w:rsid w:val="00DB7B31"/>
    <w:rsid w:val="00DC1E1D"/>
    <w:rsid w:val="00DC5C53"/>
    <w:rsid w:val="00DC6669"/>
    <w:rsid w:val="00DC6E8C"/>
    <w:rsid w:val="00DC752D"/>
    <w:rsid w:val="00DC7A04"/>
    <w:rsid w:val="00DD083B"/>
    <w:rsid w:val="00DD4914"/>
    <w:rsid w:val="00DD76E1"/>
    <w:rsid w:val="00DE015B"/>
    <w:rsid w:val="00DE053B"/>
    <w:rsid w:val="00DE0A01"/>
    <w:rsid w:val="00DE346D"/>
    <w:rsid w:val="00DE3E9A"/>
    <w:rsid w:val="00DE3F8F"/>
    <w:rsid w:val="00DE463D"/>
    <w:rsid w:val="00DF0043"/>
    <w:rsid w:val="00DF0FE6"/>
    <w:rsid w:val="00DF34AB"/>
    <w:rsid w:val="00DF525F"/>
    <w:rsid w:val="00E02E36"/>
    <w:rsid w:val="00E033C7"/>
    <w:rsid w:val="00E04189"/>
    <w:rsid w:val="00E06532"/>
    <w:rsid w:val="00E13968"/>
    <w:rsid w:val="00E153DF"/>
    <w:rsid w:val="00E1577F"/>
    <w:rsid w:val="00E15DC3"/>
    <w:rsid w:val="00E20CE0"/>
    <w:rsid w:val="00E227F8"/>
    <w:rsid w:val="00E244B0"/>
    <w:rsid w:val="00E270EF"/>
    <w:rsid w:val="00E276C0"/>
    <w:rsid w:val="00E27CF6"/>
    <w:rsid w:val="00E31D2A"/>
    <w:rsid w:val="00E33475"/>
    <w:rsid w:val="00E367B9"/>
    <w:rsid w:val="00E40A93"/>
    <w:rsid w:val="00E4265C"/>
    <w:rsid w:val="00E46050"/>
    <w:rsid w:val="00E53312"/>
    <w:rsid w:val="00E547FC"/>
    <w:rsid w:val="00E6386F"/>
    <w:rsid w:val="00E63AF6"/>
    <w:rsid w:val="00E63AF7"/>
    <w:rsid w:val="00E672A1"/>
    <w:rsid w:val="00E6742D"/>
    <w:rsid w:val="00E6747F"/>
    <w:rsid w:val="00E70B9A"/>
    <w:rsid w:val="00E732C6"/>
    <w:rsid w:val="00E739EC"/>
    <w:rsid w:val="00E73D35"/>
    <w:rsid w:val="00E744E9"/>
    <w:rsid w:val="00E7498E"/>
    <w:rsid w:val="00E76540"/>
    <w:rsid w:val="00E77430"/>
    <w:rsid w:val="00E875D6"/>
    <w:rsid w:val="00E8768E"/>
    <w:rsid w:val="00E917B3"/>
    <w:rsid w:val="00E95C6F"/>
    <w:rsid w:val="00E969A9"/>
    <w:rsid w:val="00EA0697"/>
    <w:rsid w:val="00EA06D2"/>
    <w:rsid w:val="00EA168B"/>
    <w:rsid w:val="00EA29B7"/>
    <w:rsid w:val="00EB1E3A"/>
    <w:rsid w:val="00EB4A9B"/>
    <w:rsid w:val="00EB5C33"/>
    <w:rsid w:val="00EB5CD3"/>
    <w:rsid w:val="00EC13B5"/>
    <w:rsid w:val="00EC243F"/>
    <w:rsid w:val="00EC3194"/>
    <w:rsid w:val="00EC3977"/>
    <w:rsid w:val="00EC397E"/>
    <w:rsid w:val="00EC3D19"/>
    <w:rsid w:val="00ED4370"/>
    <w:rsid w:val="00ED65C6"/>
    <w:rsid w:val="00EE5CDA"/>
    <w:rsid w:val="00EE729C"/>
    <w:rsid w:val="00EE77F1"/>
    <w:rsid w:val="00EF15FE"/>
    <w:rsid w:val="00F0147A"/>
    <w:rsid w:val="00F06CF1"/>
    <w:rsid w:val="00F10EFD"/>
    <w:rsid w:val="00F141BB"/>
    <w:rsid w:val="00F14C88"/>
    <w:rsid w:val="00F16C54"/>
    <w:rsid w:val="00F24FCF"/>
    <w:rsid w:val="00F25B4B"/>
    <w:rsid w:val="00F30CB3"/>
    <w:rsid w:val="00F33DA0"/>
    <w:rsid w:val="00F3564B"/>
    <w:rsid w:val="00F37CC4"/>
    <w:rsid w:val="00F4009D"/>
    <w:rsid w:val="00F41F36"/>
    <w:rsid w:val="00F42BFF"/>
    <w:rsid w:val="00F4538E"/>
    <w:rsid w:val="00F45F26"/>
    <w:rsid w:val="00F5005D"/>
    <w:rsid w:val="00F5027F"/>
    <w:rsid w:val="00F52910"/>
    <w:rsid w:val="00F543EC"/>
    <w:rsid w:val="00F55886"/>
    <w:rsid w:val="00F55AB3"/>
    <w:rsid w:val="00F56138"/>
    <w:rsid w:val="00F577EC"/>
    <w:rsid w:val="00F639C1"/>
    <w:rsid w:val="00F63D68"/>
    <w:rsid w:val="00F64806"/>
    <w:rsid w:val="00F67B87"/>
    <w:rsid w:val="00F728FA"/>
    <w:rsid w:val="00F73916"/>
    <w:rsid w:val="00F75033"/>
    <w:rsid w:val="00F84139"/>
    <w:rsid w:val="00F870A1"/>
    <w:rsid w:val="00F901D1"/>
    <w:rsid w:val="00F908E2"/>
    <w:rsid w:val="00F9353D"/>
    <w:rsid w:val="00F95DE7"/>
    <w:rsid w:val="00F9644F"/>
    <w:rsid w:val="00FA0FA2"/>
    <w:rsid w:val="00FA0FAF"/>
    <w:rsid w:val="00FA20C2"/>
    <w:rsid w:val="00FA31E0"/>
    <w:rsid w:val="00FA4BEE"/>
    <w:rsid w:val="00FA4F34"/>
    <w:rsid w:val="00FA5398"/>
    <w:rsid w:val="00FB0853"/>
    <w:rsid w:val="00FB3626"/>
    <w:rsid w:val="00FB3EF3"/>
    <w:rsid w:val="00FB6050"/>
    <w:rsid w:val="00FB63A5"/>
    <w:rsid w:val="00FB7350"/>
    <w:rsid w:val="00FC0549"/>
    <w:rsid w:val="00FC2358"/>
    <w:rsid w:val="00FC6E79"/>
    <w:rsid w:val="00FD1266"/>
    <w:rsid w:val="00FD1BAE"/>
    <w:rsid w:val="00FD32EA"/>
    <w:rsid w:val="00FD3BEF"/>
    <w:rsid w:val="00FD4EB1"/>
    <w:rsid w:val="00FD6681"/>
    <w:rsid w:val="00FD732F"/>
    <w:rsid w:val="00FD765B"/>
    <w:rsid w:val="00FE04CB"/>
    <w:rsid w:val="00FE0EBE"/>
    <w:rsid w:val="00FE1AE0"/>
    <w:rsid w:val="00FE20B2"/>
    <w:rsid w:val="00FE23E8"/>
    <w:rsid w:val="00FE286C"/>
    <w:rsid w:val="00FE2882"/>
    <w:rsid w:val="00FE3383"/>
    <w:rsid w:val="00FE68BA"/>
    <w:rsid w:val="00FF0431"/>
    <w:rsid w:val="00FF2FAC"/>
    <w:rsid w:val="00FF380B"/>
    <w:rsid w:val="00FF4C82"/>
    <w:rsid w:val="00FF5B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8DCA49"/>
  <w15:docId w15:val="{856B6696-9EF0-4E09-A14C-768BDD833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locked="1" w:semiHidden="1" w:uiPriority="0" w:unhideWhenUsed="1" w:qFormat="1"/>
    <w:lsdException w:name="table of figures" w:semiHidden="1" w:uiPriority="0" w:unhideWhenUsed="1"/>
    <w:lsdException w:name="envelope address" w:locked="1" w:semiHidden="1" w:uiPriority="0" w:unhideWhenUsed="1"/>
    <w:lsdException w:name="envelope return" w:locked="1"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locked="1" w:semiHidden="1" w:uiPriority="0" w:unhideWhenUsed="1"/>
    <w:lsdException w:name="toa heading" w:semiHidden="1" w:uiPriority="0" w:unhideWhenUsed="1"/>
    <w:lsdException w:name="List" w:semiHidden="1" w:uiPriority="0" w:unhideWhenUsed="1"/>
    <w:lsdException w:name="List Bullet" w:uiPriority="0"/>
    <w:lsdException w:name="List Number" w:semiHidden="1" w:unhideWhenUsed="1"/>
    <w:lsdException w:name="List 2" w:semiHidden="1" w:uiPriority="0" w:unhideWhenUsed="1"/>
    <w:lsdException w:name="List 3" w:uiPriority="0"/>
    <w:lsdException w:name="List 4" w:locked="1"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locked="1" w:uiPriority="0" w:qFormat="1"/>
    <w:lsdException w:name="Closing" w:locked="1" w:semiHidden="1" w:uiPriority="0" w:unhideWhenUsed="1"/>
    <w:lsdException w:name="Signature" w:locked="1" w:semiHidden="1" w:uiPriority="0" w:unhideWhenUsed="1"/>
    <w:lsdException w:name="Default Paragraph Font" w:locked="1"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semiHidden="1" w:uiPriority="0" w:unhideWhenUsed="1"/>
    <w:lsdException w:name="Subtitle" w:locked="1" w:uiPriority="0" w:qFormat="1"/>
    <w:lsdException w:name="Salutation" w:uiPriority="0"/>
    <w:lsdException w:name="Date" w:uiPriority="0"/>
    <w:lsdException w:name="Body Text First Indent" w:semiHidden="1" w:uiPriority="0" w:unhideWhenUsed="1"/>
    <w:lsdException w:name="Body Text First Indent 2" w:semiHidden="1" w:uiPriority="0" w:unhideWhenUsed="1"/>
    <w:lsdException w:name="Note Heading" w:locked="1" w:semiHidden="1" w:uiPriority="0" w:unhideWhenUsed="1"/>
    <w:lsdException w:name="Body Text 2" w:semiHidden="1" w:uiPriority="0" w:unhideWhenUsed="1"/>
    <w:lsdException w:name="Body Text 3" w:locked="1" w:semiHidden="1" w:uiPriority="0" w:unhideWhenUsed="1"/>
    <w:lsdException w:name="Body Text Indent 2" w:semiHidden="1" w:uiPriority="0" w:unhideWhenUsed="1"/>
    <w:lsdException w:name="Body Text Indent 3" w:locked="1" w:semiHidden="1" w:uiPriority="0" w:unhideWhenUsed="1"/>
    <w:lsdException w:name="Block Text" w:semiHidden="1" w:uiPriority="0" w:unhideWhenUsed="1"/>
    <w:lsdException w:name="Hyperlink" w:locked="1" w:semiHidden="1" w:unhideWhenUsed="1"/>
    <w:lsdException w:name="FollowedHyperlink" w:semiHidden="1" w:uiPriority="0" w:unhideWhenUsed="1"/>
    <w:lsdException w:name="Strong" w:locked="1" w:qFormat="1"/>
    <w:lsdException w:name="Emphasis" w:locked="1" w:qFormat="1"/>
    <w:lsdException w:name="Document Map" w:semiHidden="1" w:uiPriority="0" w:unhideWhenUsed="1"/>
    <w:lsdException w:name="Plain Text" w:semiHidden="1" w:uiPriority="0"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semiHidden="1" w:unhideWhenUsed="1"/>
    <w:lsdException w:name="HTML Acronym" w:locked="1" w:semiHidden="1" w:unhideWhenUsed="1"/>
    <w:lsdException w:name="HTML Address" w:locked="1" w:semiHidden="1" w:uiPriority="0" w:unhideWhenUsed="1"/>
    <w:lsdException w:name="HTML Cite" w:locked="1" w:semiHidden="1" w:uiPriority="0" w:unhideWhenUsed="1"/>
    <w:lsdException w:name="HTML Code" w:locked="1" w:semiHidden="1" w:unhideWhenUsed="1"/>
    <w:lsdException w:name="HTML Definition" w:locked="1" w:semiHidden="1" w:unhideWhenUsed="1"/>
    <w:lsdException w:name="HTML Keyboard" w:locked="1" w:semiHidden="1" w:uiPriority="0" w:unhideWhenUsed="1"/>
    <w:lsdException w:name="HTML Preformatted" w:semiHidden="1" w:uiPriority="0" w:unhideWhenUsed="1"/>
    <w:lsdException w:name="HTML Sample" w:locked="1" w:semiHidden="1" w:unhideWhenUsed="1"/>
    <w:lsdException w:name="HTML Typewriter" w:semiHidden="1" w:unhideWhenUsed="1"/>
    <w:lsdException w:name="HTML Variable" w:locked="1" w:semiHidden="1" w:unhideWhenUsed="1"/>
    <w:lsdException w:name="Normal Table" w:locked="1" w:semiHidden="1" w:unhideWhenUsed="1"/>
    <w:lsdException w:name="annotation subject"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iPriority="0"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iPriority="0"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4B9"/>
    <w:pPr>
      <w:spacing w:before="120"/>
    </w:pPr>
    <w:rPr>
      <w:sz w:val="24"/>
      <w:szCs w:val="20"/>
    </w:rPr>
  </w:style>
  <w:style w:type="paragraph" w:styleId="Heading1">
    <w:name w:val="heading 1"/>
    <w:basedOn w:val="Normal"/>
    <w:next w:val="BodyText"/>
    <w:link w:val="Heading1Char"/>
    <w:qFormat/>
    <w:rsid w:val="00941347"/>
    <w:pPr>
      <w:keepNext/>
      <w:pageBreakBefore/>
      <w:tabs>
        <w:tab w:val="num" w:pos="432"/>
      </w:tabs>
      <w:spacing w:before="240" w:after="60"/>
      <w:ind w:left="432" w:hanging="432"/>
      <w:outlineLvl w:val="0"/>
    </w:pPr>
    <w:rPr>
      <w:rFonts w:ascii="Arial" w:hAnsi="Arial"/>
      <w:b/>
      <w:noProof/>
      <w:kern w:val="28"/>
      <w:sz w:val="28"/>
    </w:rPr>
  </w:style>
  <w:style w:type="paragraph" w:styleId="Heading2">
    <w:name w:val="heading 2"/>
    <w:basedOn w:val="Heading1"/>
    <w:next w:val="BodyText"/>
    <w:link w:val="Heading2Char"/>
    <w:qFormat/>
    <w:rsid w:val="00941347"/>
    <w:pPr>
      <w:pageBreakBefore w:val="0"/>
      <w:numPr>
        <w:ilvl w:val="1"/>
      </w:numPr>
      <w:tabs>
        <w:tab w:val="num" w:pos="432"/>
        <w:tab w:val="num" w:pos="576"/>
        <w:tab w:val="num" w:pos="2160"/>
      </w:tabs>
      <w:ind w:left="576" w:hanging="576"/>
      <w:outlineLvl w:val="1"/>
    </w:pPr>
  </w:style>
  <w:style w:type="paragraph" w:styleId="Heading3">
    <w:name w:val="heading 3"/>
    <w:basedOn w:val="Heading2"/>
    <w:next w:val="BodyText"/>
    <w:link w:val="Heading3Char"/>
    <w:qFormat/>
    <w:rsid w:val="00941347"/>
    <w:pPr>
      <w:numPr>
        <w:ilvl w:val="2"/>
      </w:numPr>
      <w:tabs>
        <w:tab w:val="num" w:pos="432"/>
        <w:tab w:val="num" w:pos="720"/>
        <w:tab w:val="num" w:pos="2880"/>
      </w:tabs>
      <w:ind w:left="576" w:hanging="1080"/>
      <w:outlineLvl w:val="2"/>
    </w:pPr>
    <w:rPr>
      <w:sz w:val="24"/>
    </w:rPr>
  </w:style>
  <w:style w:type="paragraph" w:styleId="Heading4">
    <w:name w:val="heading 4"/>
    <w:basedOn w:val="Heading3"/>
    <w:next w:val="BodyText"/>
    <w:link w:val="Heading4Char"/>
    <w:qFormat/>
    <w:rsid w:val="00941347"/>
    <w:pPr>
      <w:numPr>
        <w:ilvl w:val="3"/>
      </w:numPr>
      <w:tabs>
        <w:tab w:val="num" w:pos="432"/>
        <w:tab w:val="num" w:pos="864"/>
        <w:tab w:val="left" w:pos="900"/>
        <w:tab w:val="num" w:pos="3600"/>
      </w:tabs>
      <w:ind w:left="864" w:hanging="864"/>
      <w:outlineLvl w:val="3"/>
    </w:pPr>
  </w:style>
  <w:style w:type="paragraph" w:styleId="Heading5">
    <w:name w:val="heading 5"/>
    <w:basedOn w:val="Heading4"/>
    <w:next w:val="BodyText"/>
    <w:link w:val="Heading5Char"/>
    <w:qFormat/>
    <w:rsid w:val="00941347"/>
    <w:pPr>
      <w:numPr>
        <w:ilvl w:val="4"/>
      </w:numPr>
      <w:tabs>
        <w:tab w:val="clear" w:pos="900"/>
        <w:tab w:val="num" w:pos="432"/>
        <w:tab w:val="num" w:pos="1008"/>
        <w:tab w:val="num" w:pos="4320"/>
      </w:tabs>
      <w:ind w:left="1008" w:hanging="1008"/>
      <w:outlineLvl w:val="4"/>
    </w:pPr>
  </w:style>
  <w:style w:type="paragraph" w:styleId="Heading6">
    <w:name w:val="heading 6"/>
    <w:basedOn w:val="Heading5"/>
    <w:next w:val="BodyText"/>
    <w:link w:val="Heading6Char"/>
    <w:qFormat/>
    <w:rsid w:val="00941347"/>
    <w:pPr>
      <w:numPr>
        <w:ilvl w:val="5"/>
      </w:numPr>
      <w:tabs>
        <w:tab w:val="num" w:pos="432"/>
        <w:tab w:val="num" w:pos="1152"/>
        <w:tab w:val="num" w:pos="5040"/>
      </w:tabs>
      <w:ind w:left="1152" w:hanging="1152"/>
      <w:outlineLvl w:val="5"/>
    </w:pPr>
  </w:style>
  <w:style w:type="paragraph" w:styleId="Heading7">
    <w:name w:val="heading 7"/>
    <w:basedOn w:val="Heading6"/>
    <w:next w:val="BodyText"/>
    <w:link w:val="Heading7Char"/>
    <w:qFormat/>
    <w:rsid w:val="00941347"/>
    <w:pPr>
      <w:numPr>
        <w:ilvl w:val="6"/>
      </w:numPr>
      <w:tabs>
        <w:tab w:val="num" w:pos="432"/>
        <w:tab w:val="num" w:pos="1296"/>
        <w:tab w:val="num" w:pos="5760"/>
      </w:tabs>
      <w:ind w:left="1296" w:hanging="1296"/>
      <w:outlineLvl w:val="6"/>
    </w:pPr>
  </w:style>
  <w:style w:type="paragraph" w:styleId="Heading8">
    <w:name w:val="heading 8"/>
    <w:basedOn w:val="Heading7"/>
    <w:next w:val="BodyText"/>
    <w:link w:val="Heading8Char"/>
    <w:qFormat/>
    <w:rsid w:val="00941347"/>
    <w:pPr>
      <w:numPr>
        <w:ilvl w:val="7"/>
      </w:numPr>
      <w:tabs>
        <w:tab w:val="num" w:pos="432"/>
        <w:tab w:val="num" w:pos="1440"/>
        <w:tab w:val="num" w:pos="6480"/>
      </w:tabs>
      <w:ind w:left="1440" w:hanging="1440"/>
      <w:outlineLvl w:val="7"/>
    </w:pPr>
  </w:style>
  <w:style w:type="paragraph" w:styleId="Heading9">
    <w:name w:val="heading 9"/>
    <w:basedOn w:val="Heading8"/>
    <w:next w:val="BodyText"/>
    <w:link w:val="Heading9Char"/>
    <w:qFormat/>
    <w:rsid w:val="00941347"/>
    <w:pPr>
      <w:numPr>
        <w:ilvl w:val="8"/>
      </w:numPr>
      <w:tabs>
        <w:tab w:val="num" w:pos="432"/>
        <w:tab w:val="num" w:pos="1584"/>
        <w:tab w:val="num" w:pos="7200"/>
      </w:tabs>
      <w:ind w:left="1584" w:hanging="1584"/>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3A67"/>
  </w:style>
  <w:style w:type="character" w:customStyle="1" w:styleId="BodyTextChar">
    <w:name w:val="Body Text Char"/>
    <w:basedOn w:val="DefaultParagraphFont"/>
    <w:link w:val="BodyText"/>
    <w:locked/>
    <w:rsid w:val="00B33A67"/>
    <w:rPr>
      <w:sz w:val="24"/>
    </w:rPr>
  </w:style>
  <w:style w:type="character" w:customStyle="1" w:styleId="Heading1Char">
    <w:name w:val="Heading 1 Char"/>
    <w:basedOn w:val="DefaultParagraphFont"/>
    <w:link w:val="Heading1"/>
    <w:uiPriority w:val="99"/>
    <w:rsid w:val="001D44EF"/>
    <w:rPr>
      <w:rFonts w:ascii="Arial" w:hAnsi="Arial"/>
      <w:b/>
      <w:noProof/>
      <w:kern w:val="28"/>
      <w:sz w:val="28"/>
      <w:szCs w:val="20"/>
    </w:rPr>
  </w:style>
  <w:style w:type="character" w:customStyle="1" w:styleId="Heading2Char">
    <w:name w:val="Heading 2 Char"/>
    <w:basedOn w:val="DefaultParagraphFont"/>
    <w:link w:val="Heading2"/>
    <w:rsid w:val="001D44E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D44EF"/>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D44EF"/>
    <w:rPr>
      <w:rFonts w:asciiTheme="minorHAnsi" w:eastAsiaTheme="minorEastAsia" w:hAnsiTheme="minorHAnsi" w:cstheme="minorBidi"/>
      <w:b/>
      <w:bCs/>
      <w:sz w:val="28"/>
      <w:szCs w:val="28"/>
    </w:rPr>
  </w:style>
  <w:style w:type="character" w:customStyle="1" w:styleId="Heading5Char">
    <w:name w:val="Heading 5 Char"/>
    <w:link w:val="Heading5"/>
    <w:uiPriority w:val="99"/>
    <w:locked/>
    <w:rsid w:val="000D7F32"/>
    <w:rPr>
      <w:rFonts w:ascii="Arial" w:hAnsi="Arial"/>
      <w:b/>
      <w:noProof/>
      <w:kern w:val="28"/>
      <w:sz w:val="24"/>
      <w:lang w:val="en-US" w:eastAsia="en-US"/>
    </w:rPr>
  </w:style>
  <w:style w:type="character" w:customStyle="1" w:styleId="Heading6Char">
    <w:name w:val="Heading 6 Char"/>
    <w:basedOn w:val="DefaultParagraphFont"/>
    <w:link w:val="Heading6"/>
    <w:uiPriority w:val="99"/>
    <w:locked/>
    <w:rsid w:val="000D7F32"/>
    <w:rPr>
      <w:rFonts w:ascii="Arial" w:hAnsi="Arial"/>
      <w:b/>
      <w:noProof/>
      <w:kern w:val="28"/>
      <w:sz w:val="24"/>
      <w:lang w:val="en-US" w:eastAsia="en-US"/>
    </w:rPr>
  </w:style>
  <w:style w:type="character" w:customStyle="1" w:styleId="Heading7Char">
    <w:name w:val="Heading 7 Char"/>
    <w:basedOn w:val="DefaultParagraphFont"/>
    <w:link w:val="Heading7"/>
    <w:uiPriority w:val="9"/>
    <w:semiHidden/>
    <w:rsid w:val="001D44EF"/>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D44EF"/>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D44EF"/>
    <w:rPr>
      <w:rFonts w:asciiTheme="majorHAnsi" w:eastAsiaTheme="majorEastAsia" w:hAnsiTheme="majorHAnsi" w:cstheme="majorBidi"/>
    </w:rPr>
  </w:style>
  <w:style w:type="character" w:customStyle="1" w:styleId="BodyTextChar1">
    <w:name w:val="Body Text Char1"/>
    <w:aliases w:val="Body Text Char Char Char Char2"/>
    <w:uiPriority w:val="99"/>
    <w:rsid w:val="002D6844"/>
    <w:rPr>
      <w:noProof/>
      <w:sz w:val="24"/>
      <w:lang w:val="en-US" w:eastAsia="en-US"/>
    </w:rPr>
  </w:style>
  <w:style w:type="character" w:styleId="CommentReference">
    <w:name w:val="annotation reference"/>
    <w:basedOn w:val="DefaultParagraphFont"/>
    <w:rsid w:val="00941347"/>
    <w:rPr>
      <w:rFonts w:cs="Times New Roman"/>
      <w:sz w:val="16"/>
    </w:rPr>
  </w:style>
  <w:style w:type="paragraph" w:styleId="BalloonText">
    <w:name w:val="Balloon Text"/>
    <w:basedOn w:val="Normal"/>
    <w:link w:val="BalloonTextChar"/>
    <w:semiHidden/>
    <w:rsid w:val="00941347"/>
    <w:rPr>
      <w:rFonts w:ascii="Tahoma" w:hAnsi="Tahoma" w:cs="Tahoma"/>
      <w:sz w:val="16"/>
      <w:szCs w:val="16"/>
    </w:rPr>
  </w:style>
  <w:style w:type="character" w:customStyle="1" w:styleId="BalloonTextChar">
    <w:name w:val="Balloon Text Char"/>
    <w:basedOn w:val="DefaultParagraphFont"/>
    <w:link w:val="BalloonText"/>
    <w:uiPriority w:val="99"/>
    <w:semiHidden/>
    <w:rsid w:val="001D44EF"/>
    <w:rPr>
      <w:sz w:val="0"/>
      <w:szCs w:val="0"/>
    </w:rPr>
  </w:style>
  <w:style w:type="paragraph" w:styleId="DocumentMap">
    <w:name w:val="Document Map"/>
    <w:basedOn w:val="Normal"/>
    <w:link w:val="DocumentMapChar"/>
    <w:semiHidden/>
    <w:rsid w:val="0094134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1D44EF"/>
    <w:rPr>
      <w:sz w:val="0"/>
      <w:szCs w:val="0"/>
    </w:rPr>
  </w:style>
  <w:style w:type="paragraph" w:customStyle="1" w:styleId="EditorInstructions">
    <w:name w:val="Editor Instructions"/>
    <w:basedOn w:val="BodyText"/>
    <w:link w:val="EditorInstructionsChar"/>
    <w:rsid w:val="00941347"/>
    <w:pPr>
      <w:pBdr>
        <w:top w:val="single" w:sz="4" w:space="1" w:color="auto"/>
        <w:left w:val="single" w:sz="4" w:space="4" w:color="auto"/>
        <w:bottom w:val="single" w:sz="4" w:space="1" w:color="auto"/>
        <w:right w:val="single" w:sz="4" w:space="4" w:color="auto"/>
      </w:pBdr>
    </w:pPr>
    <w:rPr>
      <w:i/>
      <w:iCs/>
    </w:rPr>
  </w:style>
  <w:style w:type="character" w:styleId="PageNumber">
    <w:name w:val="page number"/>
    <w:basedOn w:val="DefaultParagraphFont"/>
    <w:rsid w:val="00941347"/>
    <w:rPr>
      <w:rFonts w:cs="Times New Roman"/>
    </w:rPr>
  </w:style>
  <w:style w:type="character" w:styleId="FollowedHyperlink">
    <w:name w:val="FollowedHyperlink"/>
    <w:basedOn w:val="DefaultParagraphFont"/>
    <w:rsid w:val="00941347"/>
    <w:rPr>
      <w:rFonts w:cs="Times New Roman"/>
      <w:color w:val="800080"/>
      <w:u w:val="single"/>
    </w:rPr>
  </w:style>
  <w:style w:type="character" w:styleId="Hyperlink">
    <w:name w:val="Hyperlink"/>
    <w:basedOn w:val="DefaultParagraphFont"/>
    <w:uiPriority w:val="99"/>
    <w:rsid w:val="00941347"/>
    <w:rPr>
      <w:rFonts w:cs="Times New Roman"/>
      <w:color w:val="0000FF"/>
      <w:u w:val="single"/>
    </w:rPr>
  </w:style>
  <w:style w:type="character" w:styleId="LineNumber">
    <w:name w:val="line number"/>
    <w:basedOn w:val="DefaultParagraphFont"/>
    <w:uiPriority w:val="99"/>
    <w:rsid w:val="00E46050"/>
    <w:rPr>
      <w:rFonts w:cs="Times New Roman"/>
    </w:rPr>
  </w:style>
  <w:style w:type="character" w:customStyle="1" w:styleId="DefinitionChar">
    <w:name w:val="Definition Char"/>
    <w:uiPriority w:val="99"/>
    <w:rsid w:val="00E46050"/>
    <w:rPr>
      <w:sz w:val="24"/>
      <w:lang w:val="en-US" w:eastAsia="ar-SA" w:bidi="ar-SA"/>
    </w:rPr>
  </w:style>
  <w:style w:type="character" w:styleId="FootnoteReference">
    <w:name w:val="footnote reference"/>
    <w:basedOn w:val="DefaultParagraphFont"/>
    <w:semiHidden/>
    <w:rsid w:val="00941347"/>
    <w:rPr>
      <w:rFonts w:cs="Times New Roman"/>
      <w:vertAlign w:val="superscript"/>
    </w:rPr>
  </w:style>
  <w:style w:type="character" w:styleId="EndnoteReference">
    <w:name w:val="endnote reference"/>
    <w:basedOn w:val="DefaultParagraphFont"/>
    <w:uiPriority w:val="99"/>
    <w:semiHidden/>
    <w:rsid w:val="00E46050"/>
    <w:rPr>
      <w:rFonts w:cs="Times New Roman"/>
      <w:vertAlign w:val="superscript"/>
    </w:rPr>
  </w:style>
  <w:style w:type="paragraph" w:styleId="Title">
    <w:name w:val="Title"/>
    <w:basedOn w:val="Normal"/>
    <w:link w:val="TitleChar"/>
    <w:qFormat/>
    <w:rsid w:val="00941347"/>
    <w:pPr>
      <w:spacing w:before="240" w:after="60"/>
      <w:jc w:val="center"/>
      <w:outlineLvl w:val="0"/>
    </w:pPr>
    <w:rPr>
      <w:rFonts w:ascii="Arial" w:hAnsi="Arial" w:cs="Arial"/>
      <w:b/>
      <w:bCs/>
      <w:kern w:val="28"/>
      <w:sz w:val="44"/>
      <w:szCs w:val="32"/>
    </w:rPr>
  </w:style>
  <w:style w:type="character" w:customStyle="1" w:styleId="TitleChar">
    <w:name w:val="Title Char"/>
    <w:basedOn w:val="DefaultParagraphFont"/>
    <w:link w:val="Title"/>
    <w:uiPriority w:val="10"/>
    <w:rsid w:val="001D44EF"/>
    <w:rPr>
      <w:rFonts w:asciiTheme="majorHAnsi" w:eastAsiaTheme="majorEastAsia" w:hAnsiTheme="majorHAnsi" w:cstheme="majorBidi"/>
      <w:b/>
      <w:bCs/>
      <w:kern w:val="28"/>
      <w:sz w:val="32"/>
      <w:szCs w:val="32"/>
    </w:rPr>
  </w:style>
  <w:style w:type="paragraph" w:styleId="List">
    <w:name w:val="List"/>
    <w:basedOn w:val="BodyText"/>
    <w:link w:val="ListChar"/>
    <w:rsid w:val="00101F45"/>
    <w:pPr>
      <w:ind w:left="1080" w:hanging="720"/>
    </w:pPr>
  </w:style>
  <w:style w:type="character" w:customStyle="1" w:styleId="ListChar">
    <w:name w:val="List Char"/>
    <w:link w:val="List"/>
    <w:locked/>
    <w:rsid w:val="00101F45"/>
    <w:rPr>
      <w:sz w:val="24"/>
      <w:szCs w:val="20"/>
    </w:rPr>
  </w:style>
  <w:style w:type="paragraph" w:styleId="Caption">
    <w:name w:val="caption"/>
    <w:basedOn w:val="BodyText"/>
    <w:next w:val="BodyText"/>
    <w:qFormat/>
    <w:rsid w:val="00941347"/>
    <w:rPr>
      <w:rFonts w:ascii="Arial" w:hAnsi="Arial"/>
      <w:b/>
    </w:rPr>
  </w:style>
  <w:style w:type="paragraph" w:customStyle="1" w:styleId="ListNumber1">
    <w:name w:val="List Number1"/>
    <w:basedOn w:val="Normal"/>
    <w:uiPriority w:val="99"/>
    <w:rsid w:val="00E46050"/>
    <w:pPr>
      <w:tabs>
        <w:tab w:val="num" w:pos="900"/>
      </w:tabs>
      <w:ind w:left="-2160"/>
    </w:pPr>
  </w:style>
  <w:style w:type="paragraph" w:customStyle="1" w:styleId="ListBullet1">
    <w:name w:val="List Bullet1"/>
    <w:basedOn w:val="Normal"/>
    <w:uiPriority w:val="99"/>
    <w:rsid w:val="00E46050"/>
    <w:pPr>
      <w:tabs>
        <w:tab w:val="num" w:pos="360"/>
        <w:tab w:val="left" w:pos="720"/>
      </w:tabs>
      <w:spacing w:before="60"/>
      <w:ind w:left="360"/>
    </w:pPr>
  </w:style>
  <w:style w:type="paragraph" w:styleId="TOC1">
    <w:name w:val="toc 1"/>
    <w:basedOn w:val="Normal"/>
    <w:next w:val="Normal"/>
    <w:uiPriority w:val="39"/>
    <w:rsid w:val="00E95C6F"/>
    <w:pPr>
      <w:tabs>
        <w:tab w:val="right" w:leader="dot" w:pos="9346"/>
      </w:tabs>
      <w:spacing w:before="0"/>
      <w:ind w:left="288" w:hanging="288"/>
    </w:pPr>
    <w:rPr>
      <w:szCs w:val="24"/>
    </w:rPr>
  </w:style>
  <w:style w:type="paragraph" w:styleId="TOC2">
    <w:name w:val="toc 2"/>
    <w:basedOn w:val="TOC1"/>
    <w:next w:val="Normal"/>
    <w:uiPriority w:val="39"/>
    <w:rsid w:val="00E95C6F"/>
    <w:pPr>
      <w:tabs>
        <w:tab w:val="clear" w:pos="9346"/>
        <w:tab w:val="right" w:leader="dot" w:pos="9350"/>
      </w:tabs>
      <w:ind w:left="720" w:hanging="432"/>
    </w:pPr>
  </w:style>
  <w:style w:type="paragraph" w:styleId="TOC3">
    <w:name w:val="toc 3"/>
    <w:basedOn w:val="TOC2"/>
    <w:next w:val="Normal"/>
    <w:uiPriority w:val="39"/>
    <w:rsid w:val="00E95C6F"/>
    <w:pPr>
      <w:ind w:left="1152" w:hanging="576"/>
    </w:pPr>
  </w:style>
  <w:style w:type="paragraph" w:styleId="TOC4">
    <w:name w:val="toc 4"/>
    <w:basedOn w:val="TOC3"/>
    <w:next w:val="Normal"/>
    <w:uiPriority w:val="39"/>
    <w:rsid w:val="00E95C6F"/>
    <w:pPr>
      <w:ind w:left="1584" w:hanging="720"/>
    </w:pPr>
  </w:style>
  <w:style w:type="paragraph" w:styleId="TOC5">
    <w:name w:val="toc 5"/>
    <w:basedOn w:val="TOC4"/>
    <w:next w:val="Normal"/>
    <w:uiPriority w:val="39"/>
    <w:rsid w:val="00E95C6F"/>
    <w:pPr>
      <w:ind w:left="2160" w:hanging="1008"/>
    </w:pPr>
  </w:style>
  <w:style w:type="paragraph" w:styleId="TOC6">
    <w:name w:val="toc 6"/>
    <w:basedOn w:val="TOC5"/>
    <w:next w:val="Normal"/>
    <w:uiPriority w:val="39"/>
    <w:rsid w:val="00E95C6F"/>
    <w:pPr>
      <w:ind w:left="2592" w:hanging="1152"/>
    </w:pPr>
  </w:style>
  <w:style w:type="paragraph" w:styleId="TOC7">
    <w:name w:val="toc 7"/>
    <w:basedOn w:val="TOC6"/>
    <w:next w:val="Normal"/>
    <w:uiPriority w:val="39"/>
    <w:rsid w:val="00E95C6F"/>
    <w:pPr>
      <w:ind w:left="3024" w:hanging="1296"/>
    </w:pPr>
  </w:style>
  <w:style w:type="paragraph" w:styleId="TOC8">
    <w:name w:val="toc 8"/>
    <w:basedOn w:val="TOC7"/>
    <w:next w:val="Normal"/>
    <w:uiPriority w:val="39"/>
    <w:rsid w:val="00E95C6F"/>
    <w:pPr>
      <w:ind w:left="3456" w:hanging="1440"/>
    </w:pPr>
  </w:style>
  <w:style w:type="paragraph" w:styleId="TOC9">
    <w:name w:val="toc 9"/>
    <w:basedOn w:val="TOC8"/>
    <w:next w:val="Normal"/>
    <w:uiPriority w:val="39"/>
    <w:rsid w:val="00E95C6F"/>
    <w:pPr>
      <w:ind w:left="4032" w:hanging="1728"/>
    </w:pPr>
  </w:style>
  <w:style w:type="paragraph" w:customStyle="1" w:styleId="TableEntry">
    <w:name w:val="Table Entry"/>
    <w:basedOn w:val="BodyText"/>
    <w:link w:val="TableEntryChar"/>
    <w:qFormat/>
    <w:rsid w:val="00941347"/>
    <w:pPr>
      <w:spacing w:before="40" w:after="40"/>
      <w:ind w:left="72" w:right="72"/>
    </w:pPr>
    <w:rPr>
      <w:noProof/>
      <w:sz w:val="18"/>
    </w:rPr>
  </w:style>
  <w:style w:type="character" w:customStyle="1" w:styleId="TableEntryChar">
    <w:name w:val="Table Entry Char"/>
    <w:link w:val="TableEntry"/>
    <w:uiPriority w:val="99"/>
    <w:locked/>
    <w:rsid w:val="002D6844"/>
    <w:rPr>
      <w:noProof/>
      <w:sz w:val="18"/>
      <w:lang w:val="en-US" w:eastAsia="en-US"/>
    </w:rPr>
  </w:style>
  <w:style w:type="paragraph" w:customStyle="1" w:styleId="TableEntryHeader">
    <w:name w:val="Table Entry Header"/>
    <w:basedOn w:val="TableEntry"/>
    <w:link w:val="TableEntryHeaderChar"/>
    <w:rsid w:val="00F84139"/>
    <w:pPr>
      <w:keepNext/>
      <w:jc w:val="center"/>
    </w:pPr>
    <w:rPr>
      <w:rFonts w:ascii="Arial" w:hAnsi="Arial"/>
      <w:b/>
    </w:rPr>
  </w:style>
  <w:style w:type="character" w:customStyle="1" w:styleId="TableEntryHeaderChar">
    <w:name w:val="Table Entry Header Char"/>
    <w:link w:val="TableEntryHeader"/>
    <w:uiPriority w:val="99"/>
    <w:locked/>
    <w:rsid w:val="00F84139"/>
    <w:rPr>
      <w:rFonts w:ascii="Arial" w:hAnsi="Arial"/>
      <w:b/>
      <w:noProof/>
      <w:sz w:val="18"/>
      <w:szCs w:val="20"/>
    </w:rPr>
  </w:style>
  <w:style w:type="paragraph" w:customStyle="1" w:styleId="TableTitle">
    <w:name w:val="Table Title"/>
    <w:basedOn w:val="BodyText"/>
    <w:link w:val="TableTitleChar1"/>
    <w:rsid w:val="007F77D4"/>
    <w:pPr>
      <w:keepNext/>
      <w:spacing w:before="300" w:after="60"/>
      <w:jc w:val="center"/>
    </w:pPr>
    <w:rPr>
      <w:rFonts w:ascii="Arial" w:hAnsi="Arial"/>
      <w:b/>
      <w:noProof/>
      <w:sz w:val="22"/>
    </w:rPr>
  </w:style>
  <w:style w:type="character" w:customStyle="1" w:styleId="TableTitleChar1">
    <w:name w:val="Table Title Char1"/>
    <w:link w:val="TableTitle"/>
    <w:locked/>
    <w:rsid w:val="007F77D4"/>
    <w:rPr>
      <w:rFonts w:ascii="Arial" w:hAnsi="Arial"/>
      <w:b/>
      <w:noProof/>
      <w:szCs w:val="20"/>
    </w:rPr>
  </w:style>
  <w:style w:type="character" w:customStyle="1" w:styleId="BodyTextCharChar1">
    <w:name w:val="Body Text Char Char1"/>
    <w:aliases w:val="Body Text Char Char Char Char Char,Body Text Char Char Char Char"/>
    <w:uiPriority w:val="99"/>
    <w:rsid w:val="00E46050"/>
    <w:rPr>
      <w:noProof/>
      <w:sz w:val="24"/>
      <w:lang w:val="en-US" w:eastAsia="en-US"/>
    </w:rPr>
  </w:style>
  <w:style w:type="paragraph" w:customStyle="1" w:styleId="FigureTitle">
    <w:name w:val="Figure Title"/>
    <w:basedOn w:val="TableTitle"/>
    <w:link w:val="FigureTitleChar1"/>
    <w:rsid w:val="007F77D4"/>
    <w:pPr>
      <w:keepNext w:val="0"/>
      <w:keepLines/>
      <w:spacing w:before="60" w:after="300"/>
    </w:pPr>
  </w:style>
  <w:style w:type="character" w:customStyle="1" w:styleId="FigureTitleChar1">
    <w:name w:val="Figure Title Char1"/>
    <w:basedOn w:val="TableTitleChar1"/>
    <w:link w:val="FigureTitle"/>
    <w:locked/>
    <w:rsid w:val="007F77D4"/>
    <w:rPr>
      <w:rFonts w:ascii="Arial" w:hAnsi="Arial"/>
      <w:b/>
      <w:noProof/>
      <w:szCs w:val="20"/>
    </w:rPr>
  </w:style>
  <w:style w:type="paragraph" w:customStyle="1" w:styleId="ListContinue1">
    <w:name w:val="List Continue1"/>
    <w:basedOn w:val="List"/>
    <w:uiPriority w:val="99"/>
    <w:rsid w:val="00E46050"/>
    <w:pPr>
      <w:spacing w:after="120"/>
      <w:ind w:firstLine="0"/>
    </w:pPr>
  </w:style>
  <w:style w:type="paragraph" w:customStyle="1" w:styleId="ParagraphHeading">
    <w:name w:val="Paragraph Heading"/>
    <w:basedOn w:val="Caption"/>
    <w:next w:val="BodyText"/>
    <w:rsid w:val="00941347"/>
    <w:pPr>
      <w:spacing w:before="180"/>
    </w:pPr>
  </w:style>
  <w:style w:type="paragraph" w:customStyle="1" w:styleId="ListNumberContinue">
    <w:name w:val="List Number Continue"/>
    <w:basedOn w:val="Normal"/>
    <w:rsid w:val="00101F45"/>
    <w:pPr>
      <w:spacing w:before="60"/>
      <w:ind w:left="900"/>
    </w:pPr>
  </w:style>
  <w:style w:type="paragraph" w:styleId="ListNumber">
    <w:name w:val="List Number"/>
    <w:basedOn w:val="Normal"/>
    <w:link w:val="ListNumberChar"/>
    <w:uiPriority w:val="99"/>
    <w:unhideWhenUsed/>
    <w:rsid w:val="00101F45"/>
    <w:pPr>
      <w:numPr>
        <w:numId w:val="33"/>
      </w:numPr>
      <w:contextualSpacing/>
    </w:pPr>
  </w:style>
  <w:style w:type="paragraph" w:customStyle="1" w:styleId="ListBulletContinue">
    <w:name w:val="List Bullet Continue"/>
    <w:basedOn w:val="ListBullet"/>
    <w:rsid w:val="00941347"/>
    <w:pPr>
      <w:numPr>
        <w:numId w:val="0"/>
      </w:numPr>
      <w:ind w:left="720"/>
    </w:pPr>
  </w:style>
  <w:style w:type="paragraph" w:styleId="ListBullet">
    <w:name w:val="List Bullet"/>
    <w:basedOn w:val="Normal"/>
    <w:link w:val="ListBulletChar"/>
    <w:unhideWhenUsed/>
    <w:rsid w:val="00101F45"/>
    <w:pPr>
      <w:numPr>
        <w:numId w:val="28"/>
      </w:numPr>
    </w:pPr>
  </w:style>
  <w:style w:type="character" w:customStyle="1" w:styleId="ListBulletChar">
    <w:name w:val="List Bullet Char"/>
    <w:link w:val="ListBullet"/>
    <w:locked/>
    <w:rsid w:val="00101F45"/>
    <w:rPr>
      <w:sz w:val="24"/>
      <w:szCs w:val="20"/>
    </w:rPr>
  </w:style>
  <w:style w:type="paragraph" w:customStyle="1" w:styleId="ListBullet2Continue">
    <w:name w:val="List Bullet 2 Continue"/>
    <w:basedOn w:val="ListBullet2"/>
    <w:rsid w:val="00941347"/>
    <w:pPr>
      <w:tabs>
        <w:tab w:val="clear" w:pos="720"/>
      </w:tabs>
      <w:ind w:left="1080" w:firstLine="0"/>
    </w:pPr>
  </w:style>
  <w:style w:type="paragraph" w:styleId="ListBullet2">
    <w:name w:val="List Bullet 2"/>
    <w:basedOn w:val="Normal"/>
    <w:link w:val="ListBullet2Char"/>
    <w:rsid w:val="00101F45"/>
    <w:pPr>
      <w:numPr>
        <w:numId w:val="13"/>
      </w:numPr>
    </w:pPr>
  </w:style>
  <w:style w:type="character" w:customStyle="1" w:styleId="ListBullet2Char">
    <w:name w:val="List Bullet 2 Char"/>
    <w:link w:val="ListBullet2"/>
    <w:locked/>
    <w:rsid w:val="00101F45"/>
    <w:rPr>
      <w:sz w:val="24"/>
      <w:szCs w:val="20"/>
    </w:rPr>
  </w:style>
  <w:style w:type="paragraph" w:customStyle="1" w:styleId="ListBullet3Continue">
    <w:name w:val="List Bullet 3 Continue"/>
    <w:basedOn w:val="ListBullet3"/>
    <w:rsid w:val="00941347"/>
    <w:pPr>
      <w:tabs>
        <w:tab w:val="clear" w:pos="1080"/>
      </w:tabs>
      <w:ind w:left="1440" w:firstLine="0"/>
    </w:pPr>
  </w:style>
  <w:style w:type="paragraph" w:styleId="ListBullet3">
    <w:name w:val="List Bullet 3"/>
    <w:basedOn w:val="Normal"/>
    <w:link w:val="ListBullet3Char"/>
    <w:rsid w:val="00101F45"/>
    <w:pPr>
      <w:numPr>
        <w:numId w:val="30"/>
      </w:numPr>
    </w:pPr>
  </w:style>
  <w:style w:type="character" w:customStyle="1" w:styleId="ListBullet3Char">
    <w:name w:val="List Bullet 3 Char"/>
    <w:link w:val="ListBullet3"/>
    <w:locked/>
    <w:rsid w:val="00101F45"/>
    <w:rPr>
      <w:sz w:val="24"/>
      <w:szCs w:val="20"/>
    </w:rPr>
  </w:style>
  <w:style w:type="paragraph" w:customStyle="1" w:styleId="List3Continue">
    <w:name w:val="List 3 Continue"/>
    <w:basedOn w:val="List3"/>
    <w:rsid w:val="00101F45"/>
    <w:pPr>
      <w:ind w:firstLine="0"/>
    </w:pPr>
  </w:style>
  <w:style w:type="paragraph" w:styleId="List3">
    <w:name w:val="List 3"/>
    <w:basedOn w:val="Normal"/>
    <w:link w:val="List3Char"/>
    <w:rsid w:val="00101F45"/>
    <w:pPr>
      <w:ind w:left="1800" w:hanging="720"/>
    </w:pPr>
  </w:style>
  <w:style w:type="character" w:customStyle="1" w:styleId="List3Char">
    <w:name w:val="List 3 Char"/>
    <w:link w:val="List3"/>
    <w:locked/>
    <w:rsid w:val="00101F45"/>
    <w:rPr>
      <w:sz w:val="24"/>
      <w:szCs w:val="20"/>
    </w:rPr>
  </w:style>
  <w:style w:type="paragraph" w:customStyle="1" w:styleId="AppendixHeading2">
    <w:name w:val="Appendix Heading 2"/>
    <w:next w:val="BodyText"/>
    <w:rsid w:val="00941347"/>
    <w:pPr>
      <w:numPr>
        <w:ilvl w:val="1"/>
        <w:numId w:val="7"/>
      </w:numPr>
      <w:spacing w:before="240" w:after="60"/>
    </w:pPr>
    <w:rPr>
      <w:rFonts w:ascii="Arial" w:hAnsi="Arial"/>
      <w:b/>
      <w:noProof/>
      <w:sz w:val="28"/>
      <w:szCs w:val="20"/>
    </w:rPr>
  </w:style>
  <w:style w:type="paragraph" w:customStyle="1" w:styleId="AppendixHeading1">
    <w:name w:val="Appendix Heading 1"/>
    <w:next w:val="BodyText"/>
    <w:uiPriority w:val="99"/>
    <w:rsid w:val="00941347"/>
    <w:pPr>
      <w:spacing w:before="240" w:after="60"/>
    </w:pPr>
    <w:rPr>
      <w:rFonts w:ascii="Arial" w:hAnsi="Arial"/>
      <w:b/>
      <w:noProof/>
      <w:sz w:val="28"/>
      <w:szCs w:val="20"/>
    </w:rPr>
  </w:style>
  <w:style w:type="paragraph" w:customStyle="1" w:styleId="AppendixHeading3">
    <w:name w:val="Appendix Heading 3"/>
    <w:basedOn w:val="AppendixHeading2"/>
    <w:next w:val="BodyText"/>
    <w:rsid w:val="00941347"/>
    <w:pPr>
      <w:numPr>
        <w:ilvl w:val="2"/>
      </w:numPr>
    </w:pPr>
    <w:rPr>
      <w:sz w:val="24"/>
    </w:rPr>
  </w:style>
  <w:style w:type="paragraph" w:styleId="Header">
    <w:name w:val="header"/>
    <w:basedOn w:val="Normal"/>
    <w:link w:val="HeaderChar"/>
    <w:rsid w:val="00941347"/>
    <w:pPr>
      <w:tabs>
        <w:tab w:val="center" w:pos="4320"/>
        <w:tab w:val="right" w:pos="8640"/>
      </w:tabs>
    </w:pPr>
  </w:style>
  <w:style w:type="character" w:customStyle="1" w:styleId="HeaderChar">
    <w:name w:val="Header Char"/>
    <w:basedOn w:val="DefaultParagraphFont"/>
    <w:link w:val="Header"/>
    <w:uiPriority w:val="99"/>
    <w:rsid w:val="001D44EF"/>
    <w:rPr>
      <w:sz w:val="24"/>
      <w:szCs w:val="20"/>
    </w:rPr>
  </w:style>
  <w:style w:type="paragraph" w:styleId="FootnoteText">
    <w:name w:val="footnote text"/>
    <w:basedOn w:val="Normal"/>
    <w:link w:val="FootnoteTextChar"/>
    <w:semiHidden/>
    <w:rsid w:val="00941347"/>
    <w:rPr>
      <w:sz w:val="20"/>
    </w:rPr>
  </w:style>
  <w:style w:type="character" w:customStyle="1" w:styleId="FootnoteTextChar">
    <w:name w:val="Footnote Text Char"/>
    <w:basedOn w:val="DefaultParagraphFont"/>
    <w:link w:val="FootnoteText"/>
    <w:rsid w:val="00E46050"/>
    <w:rPr>
      <w:lang w:val="en-US" w:eastAsia="en-US"/>
    </w:rPr>
  </w:style>
  <w:style w:type="paragraph" w:styleId="Footer">
    <w:name w:val="footer"/>
    <w:basedOn w:val="Normal"/>
    <w:link w:val="FooterChar"/>
    <w:rsid w:val="00941347"/>
    <w:pPr>
      <w:tabs>
        <w:tab w:val="center" w:pos="4320"/>
        <w:tab w:val="right" w:pos="8640"/>
      </w:tabs>
    </w:pPr>
  </w:style>
  <w:style w:type="character" w:customStyle="1" w:styleId="FooterChar">
    <w:name w:val="Footer Char"/>
    <w:basedOn w:val="DefaultParagraphFont"/>
    <w:link w:val="Footer"/>
    <w:rsid w:val="001D44EF"/>
    <w:rPr>
      <w:sz w:val="24"/>
      <w:szCs w:val="20"/>
    </w:rPr>
  </w:style>
  <w:style w:type="paragraph" w:customStyle="1" w:styleId="Glossary">
    <w:name w:val="Glossary"/>
    <w:basedOn w:val="Heading1"/>
    <w:uiPriority w:val="99"/>
    <w:rsid w:val="00941347"/>
    <w:pPr>
      <w:tabs>
        <w:tab w:val="clear" w:pos="432"/>
      </w:tabs>
      <w:ind w:left="0" w:firstLine="0"/>
    </w:pPr>
  </w:style>
  <w:style w:type="paragraph" w:styleId="List2">
    <w:name w:val="List 2"/>
    <w:basedOn w:val="List"/>
    <w:link w:val="List2Char"/>
    <w:rsid w:val="00101F45"/>
    <w:pPr>
      <w:ind w:left="1440"/>
    </w:pPr>
  </w:style>
  <w:style w:type="character" w:customStyle="1" w:styleId="List2Char">
    <w:name w:val="List 2 Char"/>
    <w:link w:val="List2"/>
    <w:locked/>
    <w:rsid w:val="00101F45"/>
    <w:rPr>
      <w:sz w:val="24"/>
      <w:szCs w:val="20"/>
    </w:rPr>
  </w:style>
  <w:style w:type="paragraph" w:customStyle="1" w:styleId="Note">
    <w:name w:val="Note"/>
    <w:basedOn w:val="FootnoteText"/>
    <w:link w:val="NoteChar"/>
    <w:rsid w:val="00941347"/>
    <w:pPr>
      <w:ind w:left="1152" w:hanging="720"/>
    </w:pPr>
    <w:rPr>
      <w:sz w:val="18"/>
    </w:rPr>
  </w:style>
  <w:style w:type="paragraph" w:customStyle="1" w:styleId="PlainText1">
    <w:name w:val="Plain Text1"/>
    <w:basedOn w:val="Normal"/>
    <w:uiPriority w:val="99"/>
    <w:rsid w:val="00E46050"/>
    <w:pPr>
      <w:spacing w:before="0"/>
    </w:pPr>
    <w:rPr>
      <w:rFonts w:ascii="Courier New" w:hAnsi="Courier New" w:cs="Courier New"/>
      <w:sz w:val="16"/>
    </w:rPr>
  </w:style>
  <w:style w:type="paragraph" w:customStyle="1" w:styleId="TableLabel">
    <w:name w:val="Table Label"/>
    <w:basedOn w:val="TableEntry"/>
    <w:qFormat/>
    <w:rsid w:val="00E46050"/>
    <w:pPr>
      <w:keepNext/>
      <w:overflowPunct w:val="0"/>
      <w:autoSpaceDE w:val="0"/>
      <w:ind w:left="0" w:right="0"/>
      <w:jc w:val="center"/>
      <w:textAlignment w:val="baseline"/>
    </w:pPr>
    <w:rPr>
      <w:rFonts w:ascii="Helvetica" w:hAnsi="Helvetica"/>
      <w:b/>
      <w:sz w:val="20"/>
    </w:rPr>
  </w:style>
  <w:style w:type="paragraph" w:customStyle="1" w:styleId="GlossaryEntry">
    <w:name w:val="Glossary Entry"/>
    <w:basedOn w:val="Normal"/>
    <w:uiPriority w:val="99"/>
    <w:rsid w:val="00E46050"/>
    <w:pPr>
      <w:ind w:left="2160" w:hanging="2160"/>
    </w:pPr>
    <w:rPr>
      <w:b/>
      <w:bCs/>
    </w:rPr>
  </w:style>
  <w:style w:type="paragraph" w:customStyle="1" w:styleId="Example">
    <w:name w:val="Example"/>
    <w:basedOn w:val="Normal"/>
    <w:link w:val="ExampleChar"/>
    <w:rsid w:val="00E46050"/>
    <w:pPr>
      <w:keepLines/>
      <w:spacing w:before="0" w:after="120"/>
      <w:ind w:left="1872" w:hanging="360"/>
    </w:pPr>
    <w:rPr>
      <w:rFonts w:ascii="LinePrinter" w:hAnsi="LinePrinter"/>
      <w:kern w:val="1"/>
      <w:sz w:val="16"/>
      <w:lang w:val="fr-FR"/>
    </w:rPr>
  </w:style>
  <w:style w:type="paragraph" w:styleId="NormalWeb">
    <w:name w:val="Normal (Web)"/>
    <w:basedOn w:val="Normal"/>
    <w:uiPriority w:val="99"/>
    <w:rsid w:val="00E46050"/>
    <w:rPr>
      <w:szCs w:val="24"/>
    </w:rPr>
  </w:style>
  <w:style w:type="paragraph" w:styleId="ListContinue">
    <w:name w:val="List Continue"/>
    <w:basedOn w:val="Normal"/>
    <w:link w:val="ListContinueChar"/>
    <w:uiPriority w:val="99"/>
    <w:unhideWhenUsed/>
    <w:rsid w:val="00101F45"/>
    <w:pPr>
      <w:ind w:left="360"/>
      <w:contextualSpacing/>
    </w:pPr>
  </w:style>
  <w:style w:type="character" w:customStyle="1" w:styleId="ListContinueChar">
    <w:name w:val="List Continue Char"/>
    <w:link w:val="ListContinue"/>
    <w:uiPriority w:val="99"/>
    <w:locked/>
    <w:rsid w:val="00101F45"/>
    <w:rPr>
      <w:sz w:val="24"/>
      <w:szCs w:val="20"/>
    </w:rPr>
  </w:style>
  <w:style w:type="paragraph" w:styleId="EndnoteText">
    <w:name w:val="endnote text"/>
    <w:basedOn w:val="Normal"/>
    <w:link w:val="EndnoteTextChar"/>
    <w:rsid w:val="00E46050"/>
    <w:rPr>
      <w:sz w:val="20"/>
    </w:rPr>
  </w:style>
  <w:style w:type="character" w:customStyle="1" w:styleId="EndnoteTextChar">
    <w:name w:val="Endnote Text Char"/>
    <w:basedOn w:val="DefaultParagraphFont"/>
    <w:link w:val="EndnoteText"/>
    <w:rsid w:val="001D44EF"/>
    <w:rPr>
      <w:sz w:val="20"/>
      <w:szCs w:val="20"/>
    </w:rPr>
  </w:style>
  <w:style w:type="paragraph" w:customStyle="1" w:styleId="HTMLAddress1">
    <w:name w:val="HTML Address1"/>
    <w:basedOn w:val="Normal"/>
    <w:uiPriority w:val="99"/>
    <w:rsid w:val="00E46050"/>
    <w:rPr>
      <w:i/>
      <w:iCs/>
    </w:rPr>
  </w:style>
  <w:style w:type="paragraph" w:styleId="Index1">
    <w:name w:val="index 1"/>
    <w:basedOn w:val="Normal"/>
    <w:next w:val="Normal"/>
    <w:rsid w:val="00E46050"/>
    <w:pPr>
      <w:ind w:left="240" w:hanging="240"/>
    </w:pPr>
  </w:style>
  <w:style w:type="paragraph" w:styleId="Index2">
    <w:name w:val="index 2"/>
    <w:basedOn w:val="Normal"/>
    <w:next w:val="Normal"/>
    <w:rsid w:val="00E46050"/>
    <w:pPr>
      <w:ind w:left="480" w:hanging="240"/>
    </w:pPr>
  </w:style>
  <w:style w:type="paragraph" w:styleId="Index3">
    <w:name w:val="index 3"/>
    <w:basedOn w:val="Normal"/>
    <w:next w:val="Normal"/>
    <w:rsid w:val="00E46050"/>
    <w:pPr>
      <w:ind w:left="720" w:hanging="240"/>
    </w:pPr>
  </w:style>
  <w:style w:type="paragraph" w:styleId="Index4">
    <w:name w:val="index 4"/>
    <w:basedOn w:val="Normal"/>
    <w:next w:val="Normal"/>
    <w:rsid w:val="00E46050"/>
    <w:pPr>
      <w:ind w:left="134" w:firstLine="6"/>
    </w:pPr>
  </w:style>
  <w:style w:type="paragraph" w:styleId="Index5">
    <w:name w:val="index 5"/>
    <w:basedOn w:val="Normal"/>
    <w:next w:val="Normal"/>
    <w:rsid w:val="00E46050"/>
    <w:pPr>
      <w:ind w:left="1200" w:hanging="240"/>
    </w:pPr>
  </w:style>
  <w:style w:type="paragraph" w:styleId="Index6">
    <w:name w:val="index 6"/>
    <w:basedOn w:val="Normal"/>
    <w:next w:val="Normal"/>
    <w:rsid w:val="00E46050"/>
    <w:pPr>
      <w:ind w:left="1440" w:hanging="240"/>
    </w:pPr>
  </w:style>
  <w:style w:type="paragraph" w:styleId="Index7">
    <w:name w:val="index 7"/>
    <w:basedOn w:val="Normal"/>
    <w:next w:val="Normal"/>
    <w:rsid w:val="00E46050"/>
    <w:pPr>
      <w:ind w:left="1680" w:hanging="240"/>
    </w:pPr>
  </w:style>
  <w:style w:type="paragraph" w:styleId="Index8">
    <w:name w:val="index 8"/>
    <w:basedOn w:val="Normal"/>
    <w:next w:val="Normal"/>
    <w:rsid w:val="00E46050"/>
    <w:pPr>
      <w:ind w:left="1920" w:hanging="240"/>
    </w:pPr>
  </w:style>
  <w:style w:type="paragraph" w:styleId="Index9">
    <w:name w:val="index 9"/>
    <w:basedOn w:val="Normal"/>
    <w:next w:val="Normal"/>
    <w:rsid w:val="00E46050"/>
    <w:pPr>
      <w:ind w:left="2160" w:hanging="240"/>
    </w:pPr>
  </w:style>
  <w:style w:type="paragraph" w:styleId="IndexHeading">
    <w:name w:val="index heading"/>
    <w:basedOn w:val="Normal"/>
    <w:next w:val="Index1"/>
    <w:rsid w:val="00E46050"/>
    <w:rPr>
      <w:rFonts w:ascii="Arial" w:hAnsi="Arial" w:cs="Arial"/>
      <w:b/>
      <w:bCs/>
    </w:rPr>
  </w:style>
  <w:style w:type="paragraph" w:customStyle="1" w:styleId="NormalIndent1">
    <w:name w:val="Normal Indent1"/>
    <w:basedOn w:val="Normal"/>
    <w:uiPriority w:val="99"/>
    <w:rsid w:val="00E46050"/>
    <w:pPr>
      <w:ind w:left="720"/>
    </w:pPr>
  </w:style>
  <w:style w:type="paragraph" w:styleId="Subtitle">
    <w:name w:val="Subtitle"/>
    <w:basedOn w:val="Normal"/>
    <w:next w:val="Normal"/>
    <w:link w:val="SubtitleChar"/>
    <w:qFormat/>
    <w:rsid w:val="00E46050"/>
    <w:pPr>
      <w:spacing w:after="60"/>
      <w:jc w:val="center"/>
    </w:pPr>
    <w:rPr>
      <w:rFonts w:ascii="Arial" w:hAnsi="Arial" w:cs="Arial"/>
      <w:szCs w:val="24"/>
    </w:rPr>
  </w:style>
  <w:style w:type="character" w:customStyle="1" w:styleId="SubtitleChar">
    <w:name w:val="Subtitle Char"/>
    <w:basedOn w:val="DefaultParagraphFont"/>
    <w:link w:val="Subtitle"/>
    <w:rsid w:val="001D44EF"/>
    <w:rPr>
      <w:rFonts w:asciiTheme="majorHAnsi" w:eastAsiaTheme="majorEastAsia" w:hAnsiTheme="majorHAnsi" w:cstheme="majorBidi"/>
      <w:sz w:val="24"/>
      <w:szCs w:val="24"/>
    </w:rPr>
  </w:style>
  <w:style w:type="paragraph" w:customStyle="1" w:styleId="TOAHeading1">
    <w:name w:val="TOA Heading1"/>
    <w:basedOn w:val="Normal"/>
    <w:next w:val="Normal"/>
    <w:uiPriority w:val="99"/>
    <w:rsid w:val="00E46050"/>
    <w:rPr>
      <w:rFonts w:ascii="Arial" w:hAnsi="Arial" w:cs="Arial"/>
      <w:b/>
      <w:bCs/>
      <w:szCs w:val="24"/>
    </w:rPr>
  </w:style>
  <w:style w:type="paragraph" w:customStyle="1" w:styleId="Definition">
    <w:name w:val="Definition"/>
    <w:basedOn w:val="Normal"/>
    <w:uiPriority w:val="99"/>
    <w:rsid w:val="00E46050"/>
    <w:pPr>
      <w:ind w:left="720" w:hanging="720"/>
    </w:pPr>
  </w:style>
  <w:style w:type="paragraph" w:customStyle="1" w:styleId="instructions">
    <w:name w:val="instructions"/>
    <w:basedOn w:val="BodyText"/>
    <w:link w:val="instructionsChar"/>
    <w:rsid w:val="00941347"/>
    <w:pPr>
      <w:pBdr>
        <w:top w:val="single" w:sz="4" w:space="1" w:color="auto"/>
        <w:left w:val="single" w:sz="4" w:space="4" w:color="auto"/>
        <w:bottom w:val="single" w:sz="4" w:space="1" w:color="auto"/>
        <w:right w:val="single" w:sz="4" w:space="4" w:color="auto"/>
      </w:pBdr>
    </w:pPr>
    <w:rPr>
      <w:b/>
      <w:i/>
      <w:noProof/>
      <w:sz w:val="22"/>
    </w:rPr>
  </w:style>
  <w:style w:type="character" w:customStyle="1" w:styleId="instructionsChar">
    <w:name w:val="instructions Char"/>
    <w:link w:val="instructions"/>
    <w:uiPriority w:val="99"/>
    <w:locked/>
    <w:rsid w:val="00E13968"/>
    <w:rPr>
      <w:b/>
      <w:i/>
      <w:noProof/>
      <w:sz w:val="22"/>
      <w:lang w:val="en-US" w:eastAsia="en-US"/>
    </w:rPr>
  </w:style>
  <w:style w:type="paragraph" w:customStyle="1" w:styleId="MsgTableHeader">
    <w:name w:val="Msg Table Header"/>
    <w:basedOn w:val="Normal"/>
    <w:next w:val="MsgTableBody"/>
    <w:uiPriority w:val="99"/>
    <w:rsid w:val="00E46050"/>
    <w:pPr>
      <w:keepNext/>
      <w:spacing w:after="40"/>
    </w:pPr>
    <w:rPr>
      <w:rFonts w:ascii="Courier New" w:hAnsi="Courier New"/>
      <w:b/>
      <w:kern w:val="1"/>
      <w:sz w:val="16"/>
      <w:u w:val="single"/>
    </w:rPr>
  </w:style>
  <w:style w:type="paragraph" w:customStyle="1" w:styleId="MsgTableBody">
    <w:name w:val="Msg Table Body"/>
    <w:basedOn w:val="Normal"/>
    <w:uiPriority w:val="99"/>
    <w:rsid w:val="00E46050"/>
    <w:pPr>
      <w:spacing w:before="0" w:line="180" w:lineRule="exact"/>
    </w:pPr>
    <w:rPr>
      <w:rFonts w:ascii="Courier New" w:hAnsi="Courier New"/>
      <w:kern w:val="1"/>
      <w:sz w:val="14"/>
    </w:rPr>
  </w:style>
  <w:style w:type="paragraph" w:customStyle="1" w:styleId="NormalIndented">
    <w:name w:val="Normal Indented"/>
    <w:basedOn w:val="Normal"/>
    <w:uiPriority w:val="99"/>
    <w:rsid w:val="00E46050"/>
    <w:pPr>
      <w:spacing w:after="120"/>
      <w:ind w:left="720"/>
    </w:pPr>
    <w:rPr>
      <w:kern w:val="1"/>
      <w:sz w:val="20"/>
    </w:rPr>
  </w:style>
  <w:style w:type="paragraph" w:customStyle="1" w:styleId="NormalList">
    <w:name w:val="Normal List"/>
    <w:basedOn w:val="NormalIndented"/>
    <w:uiPriority w:val="99"/>
    <w:rsid w:val="00E46050"/>
    <w:pPr>
      <w:spacing w:before="0"/>
      <w:ind w:left="709"/>
    </w:pPr>
  </w:style>
  <w:style w:type="paragraph" w:customStyle="1" w:styleId="HL7TableHeader">
    <w:name w:val="HL7 Table Header"/>
    <w:basedOn w:val="Normal"/>
    <w:next w:val="Normal"/>
    <w:uiPriority w:val="99"/>
    <w:rsid w:val="00E46050"/>
    <w:pPr>
      <w:keepNext/>
      <w:spacing w:before="20" w:after="120"/>
    </w:pPr>
    <w:rPr>
      <w:rFonts w:ascii="Arial" w:hAnsi="Arial"/>
      <w:b/>
      <w:kern w:val="1"/>
      <w:sz w:val="16"/>
    </w:rPr>
  </w:style>
  <w:style w:type="paragraph" w:customStyle="1" w:styleId="MacroText1">
    <w:name w:val="Macro Text1"/>
    <w:uiPriority w:val="99"/>
    <w:rsid w:val="007675EE"/>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sz w:val="20"/>
      <w:szCs w:val="20"/>
      <w:lang w:eastAsia="ar-SA"/>
    </w:rPr>
  </w:style>
  <w:style w:type="paragraph" w:customStyle="1" w:styleId="HL7TableCaption">
    <w:name w:val="HL7 Table Caption"/>
    <w:basedOn w:val="Normal"/>
    <w:next w:val="Normal"/>
    <w:uiPriority w:val="99"/>
    <w:rsid w:val="00E46050"/>
    <w:pPr>
      <w:keepNext/>
      <w:spacing w:before="180" w:after="60"/>
      <w:jc w:val="center"/>
    </w:pPr>
    <w:rPr>
      <w:kern w:val="1"/>
      <w:sz w:val="20"/>
    </w:rPr>
  </w:style>
  <w:style w:type="paragraph" w:customStyle="1" w:styleId="Default">
    <w:name w:val="Default"/>
    <w:rsid w:val="00E46050"/>
    <w:pPr>
      <w:suppressAutoHyphens/>
      <w:autoSpaceDE w:val="0"/>
    </w:pPr>
    <w:rPr>
      <w:color w:val="000000"/>
      <w:sz w:val="24"/>
      <w:szCs w:val="24"/>
      <w:lang w:eastAsia="ar-SA"/>
    </w:rPr>
  </w:style>
  <w:style w:type="paragraph" w:customStyle="1" w:styleId="XMLExample">
    <w:name w:val="XML Example"/>
    <w:basedOn w:val="Normal"/>
    <w:rsid w:val="001518E3"/>
    <w:pPr>
      <w:spacing w:before="0"/>
    </w:pPr>
    <w:rPr>
      <w:rFonts w:ascii="Courier New" w:hAnsi="Courier New" w:cs="Courier New"/>
      <w:sz w:val="18"/>
      <w:lang w:val="fr-FR"/>
    </w:rPr>
  </w:style>
  <w:style w:type="paragraph" w:customStyle="1" w:styleId="QueryExample">
    <w:name w:val="Query Example"/>
    <w:basedOn w:val="Normal"/>
    <w:uiPriority w:val="99"/>
    <w:rsid w:val="00E46050"/>
    <w:rPr>
      <w:rFonts w:ascii="Lucida Sans Unicode" w:hAnsi="Lucida Sans Unicode"/>
      <w:sz w:val="20"/>
    </w:rPr>
  </w:style>
  <w:style w:type="paragraph" w:styleId="ListContinue2">
    <w:name w:val="List Continue 2"/>
    <w:basedOn w:val="Normal"/>
    <w:uiPriority w:val="99"/>
    <w:unhideWhenUsed/>
    <w:rsid w:val="00101F45"/>
    <w:pPr>
      <w:ind w:left="720"/>
      <w:contextualSpacing/>
    </w:pPr>
  </w:style>
  <w:style w:type="paragraph" w:styleId="ListContinue3">
    <w:name w:val="List Continue 3"/>
    <w:basedOn w:val="Normal"/>
    <w:uiPriority w:val="99"/>
    <w:unhideWhenUsed/>
    <w:rsid w:val="00101F45"/>
    <w:pPr>
      <w:ind w:left="1080"/>
      <w:contextualSpacing/>
    </w:pPr>
  </w:style>
  <w:style w:type="paragraph" w:customStyle="1" w:styleId="TableContents">
    <w:name w:val="Table Contents"/>
    <w:basedOn w:val="Normal"/>
    <w:rsid w:val="00E46050"/>
    <w:pPr>
      <w:suppressLineNumbers/>
    </w:pPr>
  </w:style>
  <w:style w:type="character" w:styleId="Emphasis">
    <w:name w:val="Emphasis"/>
    <w:basedOn w:val="DefaultParagraphFont"/>
    <w:uiPriority w:val="99"/>
    <w:qFormat/>
    <w:rsid w:val="00E46050"/>
    <w:rPr>
      <w:rFonts w:cs="Times New Roman"/>
      <w:i/>
    </w:rPr>
  </w:style>
  <w:style w:type="paragraph" w:styleId="ListNumber2">
    <w:name w:val="List Number 2"/>
    <w:basedOn w:val="Normal"/>
    <w:link w:val="ListNumber2Char"/>
    <w:rsid w:val="00101F45"/>
  </w:style>
  <w:style w:type="character" w:customStyle="1" w:styleId="ListNumber2Char">
    <w:name w:val="List Number 2 Char"/>
    <w:link w:val="ListNumber2"/>
    <w:locked/>
    <w:rsid w:val="00101F45"/>
    <w:rPr>
      <w:sz w:val="24"/>
      <w:szCs w:val="20"/>
    </w:rPr>
  </w:style>
  <w:style w:type="paragraph" w:styleId="ListNumber3">
    <w:name w:val="List Number 3"/>
    <w:basedOn w:val="Normal"/>
    <w:rsid w:val="00101F45"/>
    <w:pPr>
      <w:numPr>
        <w:numId w:val="35"/>
      </w:numPr>
    </w:pPr>
  </w:style>
  <w:style w:type="paragraph" w:styleId="ListNumber4">
    <w:name w:val="List Number 4"/>
    <w:basedOn w:val="Normal"/>
    <w:rsid w:val="00101F45"/>
    <w:pPr>
      <w:numPr>
        <w:numId w:val="36"/>
      </w:numPr>
    </w:pPr>
  </w:style>
  <w:style w:type="paragraph" w:styleId="ListNumber5">
    <w:name w:val="List Number 5"/>
    <w:basedOn w:val="Normal"/>
    <w:uiPriority w:val="99"/>
    <w:unhideWhenUsed/>
    <w:rsid w:val="00101F45"/>
    <w:pPr>
      <w:numPr>
        <w:numId w:val="37"/>
      </w:numPr>
    </w:pPr>
  </w:style>
  <w:style w:type="paragraph" w:styleId="ListBullet4">
    <w:name w:val="List Bullet 4"/>
    <w:basedOn w:val="Normal"/>
    <w:rsid w:val="00101F45"/>
    <w:pPr>
      <w:numPr>
        <w:numId w:val="31"/>
      </w:numPr>
    </w:pPr>
  </w:style>
  <w:style w:type="paragraph" w:styleId="ListBullet5">
    <w:name w:val="List Bullet 5"/>
    <w:basedOn w:val="Normal"/>
    <w:uiPriority w:val="99"/>
    <w:unhideWhenUsed/>
    <w:rsid w:val="00101F45"/>
    <w:pPr>
      <w:numPr>
        <w:numId w:val="32"/>
      </w:numPr>
    </w:pPr>
  </w:style>
  <w:style w:type="paragraph" w:customStyle="1" w:styleId="MsgTableCaption">
    <w:name w:val="Msg Table Caption"/>
    <w:basedOn w:val="Normal"/>
    <w:uiPriority w:val="99"/>
    <w:rsid w:val="00E46050"/>
    <w:pPr>
      <w:keepNext/>
      <w:spacing w:before="0" w:line="240" w:lineRule="exact"/>
      <w:jc w:val="center"/>
    </w:pPr>
    <w:rPr>
      <w:noProof/>
      <w:kern w:val="20"/>
      <w:sz w:val="20"/>
      <w:u w:val="single"/>
    </w:rPr>
  </w:style>
  <w:style w:type="paragraph" w:customStyle="1" w:styleId="ComponentTableCaption">
    <w:name w:val="Component Table Caption"/>
    <w:basedOn w:val="Normal"/>
    <w:uiPriority w:val="99"/>
    <w:rsid w:val="00E46050"/>
    <w:pPr>
      <w:keepNext/>
      <w:spacing w:before="180" w:after="60" w:line="180" w:lineRule="exact"/>
      <w:jc w:val="center"/>
    </w:pPr>
    <w:rPr>
      <w:rFonts w:ascii="Arial" w:hAnsi="Arial"/>
      <w:kern w:val="16"/>
      <w:sz w:val="20"/>
    </w:rPr>
  </w:style>
  <w:style w:type="paragraph" w:styleId="ListContinue4">
    <w:name w:val="List Continue 4"/>
    <w:basedOn w:val="Normal"/>
    <w:uiPriority w:val="99"/>
    <w:unhideWhenUsed/>
    <w:rsid w:val="00101F45"/>
    <w:pPr>
      <w:ind w:left="1440"/>
      <w:contextualSpacing/>
    </w:pPr>
  </w:style>
  <w:style w:type="paragraph" w:customStyle="1" w:styleId="ComponentTableHeader">
    <w:name w:val="Component Table Header"/>
    <w:basedOn w:val="ComponentTableCaption"/>
    <w:uiPriority w:val="99"/>
    <w:rsid w:val="00E46050"/>
    <w:pPr>
      <w:spacing w:before="40" w:after="30"/>
    </w:pPr>
    <w:rPr>
      <w:b/>
      <w:sz w:val="16"/>
    </w:rPr>
  </w:style>
  <w:style w:type="paragraph" w:customStyle="1" w:styleId="Components">
    <w:name w:val="Components"/>
    <w:basedOn w:val="Normal"/>
    <w:uiPriority w:val="99"/>
    <w:rsid w:val="00E46050"/>
    <w:pPr>
      <w:spacing w:after="120" w:line="160" w:lineRule="atLeast"/>
      <w:ind w:left="2160" w:hanging="1080"/>
    </w:pPr>
    <w:rPr>
      <w:rFonts w:ascii="Courier New" w:hAnsi="Courier New"/>
      <w:kern w:val="14"/>
      <w:sz w:val="16"/>
    </w:rPr>
  </w:style>
  <w:style w:type="character" w:customStyle="1" w:styleId="ReferenceAttribute">
    <w:name w:val="Reference Attribute"/>
    <w:uiPriority w:val="99"/>
    <w:rsid w:val="00E46050"/>
    <w:rPr>
      <w:i/>
      <w:color w:val="0000FF"/>
      <w:kern w:val="20"/>
      <w:sz w:val="20"/>
      <w:u w:val="none"/>
      <w:vertAlign w:val="baseline"/>
    </w:rPr>
  </w:style>
  <w:style w:type="character" w:customStyle="1" w:styleId="HyperlinkText">
    <w:name w:val="Hyperlink Text"/>
    <w:uiPriority w:val="99"/>
    <w:rsid w:val="00E46050"/>
    <w:rPr>
      <w:rFonts w:ascii="Times New Roman" w:hAnsi="Times New Roman"/>
      <w:i/>
      <w:color w:val="0000FF"/>
      <w:kern w:val="20"/>
      <w:sz w:val="20"/>
      <w:u w:val="none"/>
    </w:rPr>
  </w:style>
  <w:style w:type="paragraph" w:customStyle="1" w:styleId="Figure">
    <w:name w:val="Figure"/>
    <w:basedOn w:val="Normal"/>
    <w:uiPriority w:val="99"/>
    <w:rsid w:val="00E46050"/>
    <w:pPr>
      <w:spacing w:before="0" w:after="120"/>
      <w:jc w:val="center"/>
    </w:pPr>
    <w:rPr>
      <w:rFonts w:ascii="Antigoni" w:hAnsi="Antigoni"/>
      <w:sz w:val="22"/>
      <w:lang w:val="fr-FR" w:eastAsia="fr-FR"/>
    </w:rPr>
  </w:style>
  <w:style w:type="paragraph" w:styleId="CommentText">
    <w:name w:val="annotation text"/>
    <w:basedOn w:val="Normal"/>
    <w:link w:val="CommentTextChar"/>
    <w:rsid w:val="00941347"/>
    <w:rPr>
      <w:sz w:val="20"/>
    </w:rPr>
  </w:style>
  <w:style w:type="character" w:customStyle="1" w:styleId="CommentTextChar">
    <w:name w:val="Comment Text Char"/>
    <w:basedOn w:val="DefaultParagraphFont"/>
    <w:link w:val="CommentText"/>
    <w:locked/>
    <w:rsid w:val="001B289C"/>
  </w:style>
  <w:style w:type="paragraph" w:styleId="ListContinue5">
    <w:name w:val="List Continue 5"/>
    <w:basedOn w:val="Normal"/>
    <w:uiPriority w:val="99"/>
    <w:unhideWhenUsed/>
    <w:rsid w:val="00101F45"/>
    <w:pPr>
      <w:ind w:left="1800"/>
      <w:contextualSpacing/>
    </w:pPr>
  </w:style>
  <w:style w:type="paragraph" w:styleId="PlainText">
    <w:name w:val="Plain Text"/>
    <w:basedOn w:val="Normal"/>
    <w:link w:val="PlainTextChar"/>
    <w:rsid w:val="00941347"/>
    <w:rPr>
      <w:rFonts w:ascii="Courier New" w:hAnsi="Courier New" w:cs="Courier New"/>
      <w:sz w:val="20"/>
    </w:rPr>
  </w:style>
  <w:style w:type="character" w:customStyle="1" w:styleId="PlainTextChar">
    <w:name w:val="Plain Text Char"/>
    <w:basedOn w:val="DefaultParagraphFont"/>
    <w:link w:val="PlainText"/>
    <w:uiPriority w:val="99"/>
    <w:rsid w:val="00E46050"/>
    <w:rPr>
      <w:rFonts w:ascii="Courier New" w:hAnsi="Courier New"/>
      <w:lang w:val="en-US" w:eastAsia="en-US"/>
    </w:rPr>
  </w:style>
  <w:style w:type="paragraph" w:styleId="TOAHeading">
    <w:name w:val="toa heading"/>
    <w:basedOn w:val="Normal"/>
    <w:next w:val="Normal"/>
    <w:rsid w:val="00941347"/>
    <w:rPr>
      <w:rFonts w:ascii="Arial" w:hAnsi="Arial" w:cs="Arial"/>
      <w:b/>
      <w:bCs/>
      <w:szCs w:val="24"/>
    </w:rPr>
  </w:style>
  <w:style w:type="paragraph" w:customStyle="1" w:styleId="TableHeading">
    <w:name w:val="Table Heading"/>
    <w:basedOn w:val="TableContents"/>
    <w:uiPriority w:val="99"/>
    <w:rsid w:val="00E46050"/>
    <w:pPr>
      <w:suppressAutoHyphens/>
      <w:jc w:val="center"/>
    </w:pPr>
    <w:rPr>
      <w:b/>
      <w:bCs/>
      <w:lang w:eastAsia="ar-SA"/>
    </w:rPr>
  </w:style>
  <w:style w:type="paragraph" w:styleId="BodyTextIndent">
    <w:name w:val="Body Text Indent"/>
    <w:basedOn w:val="BodyText"/>
    <w:link w:val="BodyTextIndentChar"/>
    <w:rsid w:val="00941347"/>
    <w:pPr>
      <w:ind w:left="360"/>
    </w:pPr>
  </w:style>
  <w:style w:type="character" w:customStyle="1" w:styleId="BodyTextIndentChar">
    <w:name w:val="Body Text Indent Char"/>
    <w:basedOn w:val="DefaultParagraphFont"/>
    <w:link w:val="BodyTextIndent"/>
    <w:locked/>
    <w:rsid w:val="001B289C"/>
    <w:rPr>
      <w:sz w:val="24"/>
    </w:rPr>
  </w:style>
  <w:style w:type="paragraph" w:customStyle="1" w:styleId="StyleBodyTextItalicRedBoxSinglesolidlineAuto05">
    <w:name w:val="Style Body Text + Italic Red Box: (Single solid line Auto  0.5 ..."/>
    <w:basedOn w:val="BodyText"/>
    <w:uiPriority w:val="99"/>
    <w:rsid w:val="00E46050"/>
    <w:pPr>
      <w:pBdr>
        <w:top w:val="single" w:sz="4" w:space="1" w:color="auto"/>
        <w:left w:val="single" w:sz="4" w:space="4" w:color="auto"/>
        <w:bottom w:val="single" w:sz="4" w:space="1" w:color="auto"/>
        <w:right w:val="single" w:sz="4" w:space="4" w:color="auto"/>
      </w:pBdr>
    </w:pPr>
    <w:rPr>
      <w:i/>
      <w:iCs/>
    </w:rPr>
  </w:style>
  <w:style w:type="paragraph" w:styleId="CommentSubject">
    <w:name w:val="annotation subject"/>
    <w:basedOn w:val="CommentText"/>
    <w:next w:val="CommentText"/>
    <w:link w:val="CommentSubjectChar"/>
    <w:rsid w:val="00E46050"/>
    <w:rPr>
      <w:b/>
      <w:bCs/>
    </w:rPr>
  </w:style>
  <w:style w:type="character" w:customStyle="1" w:styleId="CommentSubjectChar">
    <w:name w:val="Comment Subject Char"/>
    <w:basedOn w:val="CommentTextChar"/>
    <w:link w:val="CommentSubject"/>
    <w:rsid w:val="001D44EF"/>
    <w:rPr>
      <w:b/>
      <w:bCs/>
      <w:sz w:val="20"/>
      <w:szCs w:val="20"/>
    </w:rPr>
  </w:style>
  <w:style w:type="character" w:styleId="HTMLTypewriter">
    <w:name w:val="HTML Typewriter"/>
    <w:basedOn w:val="DefaultParagraphFont"/>
    <w:uiPriority w:val="99"/>
    <w:rsid w:val="00E46050"/>
    <w:rPr>
      <w:rFonts w:ascii="Arial Unicode MS" w:eastAsia="Times New Roman" w:hAnsi="Arial Unicode MS" w:cs="Times New Roman"/>
      <w:sz w:val="20"/>
    </w:rPr>
  </w:style>
  <w:style w:type="character" w:styleId="Strong">
    <w:name w:val="Strong"/>
    <w:basedOn w:val="DefaultParagraphFont"/>
    <w:uiPriority w:val="99"/>
    <w:qFormat/>
    <w:rsid w:val="00E46050"/>
    <w:rPr>
      <w:rFonts w:cs="Times New Roman"/>
      <w:b/>
    </w:rPr>
  </w:style>
  <w:style w:type="character" w:customStyle="1" w:styleId="BodyTextCharChar">
    <w:name w:val="Body Text Char Char"/>
    <w:uiPriority w:val="99"/>
    <w:rsid w:val="00941347"/>
    <w:rPr>
      <w:noProof/>
      <w:sz w:val="24"/>
      <w:lang w:val="en-US" w:eastAsia="en-US"/>
    </w:rPr>
  </w:style>
  <w:style w:type="paragraph" w:customStyle="1" w:styleId="AppendixHeading4">
    <w:name w:val="Appendix Heading 4"/>
    <w:basedOn w:val="AppendixHeading3"/>
    <w:next w:val="BodyText"/>
    <w:uiPriority w:val="99"/>
    <w:rsid w:val="00E46050"/>
    <w:pPr>
      <w:numPr>
        <w:ilvl w:val="0"/>
        <w:numId w:val="0"/>
      </w:numPr>
    </w:pPr>
  </w:style>
  <w:style w:type="paragraph" w:customStyle="1" w:styleId="AppendixHeading5">
    <w:name w:val="Appendix Heading 5"/>
    <w:basedOn w:val="AppendixHeading4"/>
    <w:next w:val="BodyText"/>
    <w:uiPriority w:val="99"/>
    <w:rsid w:val="00E46050"/>
    <w:pPr>
      <w:keepNext/>
      <w:tabs>
        <w:tab w:val="num" w:pos="1008"/>
      </w:tabs>
    </w:pPr>
  </w:style>
  <w:style w:type="paragraph" w:customStyle="1" w:styleId="Constraint">
    <w:name w:val="Constraint"/>
    <w:basedOn w:val="Normal"/>
    <w:uiPriority w:val="99"/>
    <w:rsid w:val="00E46050"/>
    <w:pPr>
      <w:numPr>
        <w:numId w:val="5"/>
      </w:numPr>
      <w:tabs>
        <w:tab w:val="clear" w:pos="1800"/>
        <w:tab w:val="num" w:pos="1980"/>
      </w:tabs>
      <w:spacing w:line="300" w:lineRule="atLeast"/>
      <w:ind w:left="1980" w:hanging="1260"/>
    </w:pPr>
    <w:rPr>
      <w:rFonts w:ascii="Arial" w:hAnsi="Arial"/>
      <w:sz w:val="20"/>
    </w:rPr>
  </w:style>
  <w:style w:type="character" w:customStyle="1" w:styleId="CharChar">
    <w:name w:val="Char Char"/>
    <w:uiPriority w:val="99"/>
    <w:rsid w:val="00E46050"/>
    <w:rPr>
      <w:noProof/>
      <w:sz w:val="24"/>
      <w:lang w:val="en-US" w:eastAsia="en-US"/>
    </w:rPr>
  </w:style>
  <w:style w:type="paragraph" w:customStyle="1" w:styleId="StyleHeading1l1NotBold">
    <w:name w:val="Style Heading 1l1 + Not Bold"/>
    <w:basedOn w:val="Heading1"/>
    <w:uiPriority w:val="99"/>
    <w:rsid w:val="00E46050"/>
  </w:style>
  <w:style w:type="character" w:customStyle="1" w:styleId="BodyTextCharChar2">
    <w:name w:val="Body Text Char Char2"/>
    <w:aliases w:val="Body Text Char Char Char Char1"/>
    <w:uiPriority w:val="99"/>
    <w:rsid w:val="00E46050"/>
    <w:rPr>
      <w:noProof/>
      <w:sz w:val="24"/>
      <w:lang w:val="en-US" w:eastAsia="en-US"/>
    </w:rPr>
  </w:style>
  <w:style w:type="paragraph" w:customStyle="1" w:styleId="XMLFragment">
    <w:name w:val="XML Fragment"/>
    <w:basedOn w:val="PlainText"/>
    <w:rsid w:val="00904331"/>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8"/>
    </w:rPr>
  </w:style>
  <w:style w:type="paragraph" w:styleId="BodyText2">
    <w:name w:val="Body Text 2"/>
    <w:basedOn w:val="Normal"/>
    <w:link w:val="BodyText2Char"/>
    <w:rsid w:val="00941347"/>
    <w:pPr>
      <w:spacing w:after="120" w:line="480" w:lineRule="auto"/>
    </w:pPr>
  </w:style>
  <w:style w:type="character" w:customStyle="1" w:styleId="BodyText2Char">
    <w:name w:val="Body Text 2 Char"/>
    <w:basedOn w:val="DefaultParagraphFont"/>
    <w:link w:val="BodyText2"/>
    <w:uiPriority w:val="99"/>
    <w:semiHidden/>
    <w:rsid w:val="001D44EF"/>
    <w:rPr>
      <w:sz w:val="24"/>
      <w:szCs w:val="20"/>
    </w:rPr>
  </w:style>
  <w:style w:type="character" w:customStyle="1" w:styleId="item1">
    <w:name w:val="item1"/>
    <w:uiPriority w:val="99"/>
    <w:rsid w:val="00E46050"/>
    <w:rPr>
      <w:sz w:val="22"/>
    </w:rPr>
  </w:style>
  <w:style w:type="paragraph" w:styleId="BodyTextIndent2">
    <w:name w:val="Body Text Indent 2"/>
    <w:basedOn w:val="Normal"/>
    <w:link w:val="BodyTextIndent2Char"/>
    <w:rsid w:val="00941347"/>
    <w:pPr>
      <w:spacing w:after="120" w:line="480" w:lineRule="auto"/>
      <w:ind w:left="360"/>
    </w:pPr>
  </w:style>
  <w:style w:type="character" w:customStyle="1" w:styleId="BodyTextIndent2Char">
    <w:name w:val="Body Text Indent 2 Char"/>
    <w:basedOn w:val="DefaultParagraphFont"/>
    <w:link w:val="BodyTextIndent2"/>
    <w:uiPriority w:val="99"/>
    <w:semiHidden/>
    <w:rsid w:val="001D44EF"/>
    <w:rPr>
      <w:sz w:val="24"/>
      <w:szCs w:val="20"/>
    </w:rPr>
  </w:style>
  <w:style w:type="paragraph" w:customStyle="1" w:styleId="PartTitle">
    <w:name w:val="Part Title"/>
    <w:basedOn w:val="Title"/>
    <w:next w:val="BodyText"/>
    <w:rsid w:val="00941347"/>
    <w:pPr>
      <w:keepNext/>
      <w:pageBreakBefore/>
    </w:pPr>
  </w:style>
  <w:style w:type="paragraph" w:customStyle="1" w:styleId="body">
    <w:name w:val="body"/>
    <w:basedOn w:val="Normal"/>
    <w:autoRedefine/>
    <w:uiPriority w:val="99"/>
    <w:rsid w:val="000D586E"/>
  </w:style>
  <w:style w:type="paragraph" w:customStyle="1" w:styleId="Rvision1">
    <w:name w:val="Révision1"/>
    <w:hidden/>
    <w:uiPriority w:val="99"/>
    <w:semiHidden/>
    <w:rsid w:val="004C4AB9"/>
    <w:rPr>
      <w:sz w:val="24"/>
      <w:szCs w:val="20"/>
    </w:rPr>
  </w:style>
  <w:style w:type="paragraph" w:styleId="BlockText">
    <w:name w:val="Block Text"/>
    <w:basedOn w:val="Normal"/>
    <w:rsid w:val="00A90064"/>
    <w:pPr>
      <w:spacing w:after="120"/>
      <w:ind w:left="1440" w:right="1440"/>
    </w:pPr>
  </w:style>
  <w:style w:type="paragraph" w:styleId="BodyTextFirstIndent">
    <w:name w:val="Body Text First Indent"/>
    <w:basedOn w:val="BodyText"/>
    <w:link w:val="BodyTextFirstIndentChar"/>
    <w:rsid w:val="00A90064"/>
    <w:pPr>
      <w:ind w:firstLine="210"/>
    </w:pPr>
  </w:style>
  <w:style w:type="character" w:customStyle="1" w:styleId="BodyTextFirstIndentChar">
    <w:name w:val="Body Text First Indent Char"/>
    <w:basedOn w:val="BodyTextChar"/>
    <w:link w:val="BodyTextFirstIndent"/>
    <w:rsid w:val="001D44EF"/>
    <w:rPr>
      <w:sz w:val="24"/>
      <w:szCs w:val="20"/>
    </w:rPr>
  </w:style>
  <w:style w:type="character" w:customStyle="1" w:styleId="bodyChar">
    <w:name w:val="body Char"/>
    <w:uiPriority w:val="99"/>
    <w:rsid w:val="00A90064"/>
    <w:rPr>
      <w:b/>
      <w:sz w:val="24"/>
      <w:lang w:val="en-US" w:eastAsia="en-US"/>
    </w:rPr>
  </w:style>
  <w:style w:type="paragraph" w:styleId="Date">
    <w:name w:val="Date"/>
    <w:basedOn w:val="Normal"/>
    <w:next w:val="Normal"/>
    <w:link w:val="DateChar"/>
    <w:rsid w:val="00A90064"/>
  </w:style>
  <w:style w:type="character" w:customStyle="1" w:styleId="DateChar">
    <w:name w:val="Date Char"/>
    <w:basedOn w:val="DefaultParagraphFont"/>
    <w:link w:val="Date"/>
    <w:rsid w:val="001D44EF"/>
    <w:rPr>
      <w:sz w:val="24"/>
      <w:szCs w:val="20"/>
    </w:rPr>
  </w:style>
  <w:style w:type="paragraph" w:styleId="BodyTextFirstIndent2">
    <w:name w:val="Body Text First Indent 2"/>
    <w:basedOn w:val="BodyTextIndent"/>
    <w:link w:val="BodyTextFirstIndent2Char"/>
    <w:rsid w:val="00A90064"/>
    <w:pPr>
      <w:spacing w:after="120"/>
      <w:ind w:left="283" w:firstLine="210"/>
    </w:pPr>
  </w:style>
  <w:style w:type="character" w:customStyle="1" w:styleId="BodyTextFirstIndent2Char">
    <w:name w:val="Body Text First Indent 2 Char"/>
    <w:basedOn w:val="BodyTextIndentChar"/>
    <w:link w:val="BodyTextFirstIndent2"/>
    <w:rsid w:val="001D44EF"/>
    <w:rPr>
      <w:sz w:val="24"/>
      <w:szCs w:val="20"/>
    </w:rPr>
  </w:style>
  <w:style w:type="character" w:customStyle="1" w:styleId="CharChar4">
    <w:name w:val="Char Char4"/>
    <w:uiPriority w:val="99"/>
    <w:rsid w:val="00A90064"/>
    <w:rPr>
      <w:noProof/>
      <w:sz w:val="24"/>
      <w:lang w:val="en-US" w:eastAsia="en-US"/>
    </w:rPr>
  </w:style>
  <w:style w:type="paragraph" w:customStyle="1" w:styleId="hypertext">
    <w:name w:val="hypertext"/>
    <w:basedOn w:val="Normal"/>
    <w:uiPriority w:val="99"/>
    <w:rsid w:val="00A90064"/>
    <w:pPr>
      <w:pBdr>
        <w:top w:val="single" w:sz="18" w:space="2" w:color="0000FF"/>
        <w:left w:val="single" w:sz="18" w:space="2" w:color="0000FF"/>
        <w:bottom w:val="single" w:sz="18" w:space="2" w:color="0000FF"/>
        <w:right w:val="single" w:sz="18" w:space="2" w:color="0000FF"/>
      </w:pBdr>
      <w:shd w:val="clear" w:color="auto" w:fill="FFFFFF"/>
      <w:spacing w:before="100" w:beforeAutospacing="1" w:after="100" w:afterAutospacing="1" w:line="260" w:lineRule="atLeast"/>
    </w:pPr>
    <w:rPr>
      <w:rFonts w:ascii="Helvetica" w:hAnsi="Helvetica"/>
      <w:color w:val="0000FF"/>
      <w:sz w:val="20"/>
    </w:rPr>
  </w:style>
  <w:style w:type="paragraph" w:customStyle="1" w:styleId="bullet1">
    <w:name w:val="bullet 1"/>
    <w:basedOn w:val="Normal"/>
    <w:uiPriority w:val="99"/>
    <w:rsid w:val="00A90064"/>
    <w:pPr>
      <w:numPr>
        <w:numId w:val="11"/>
      </w:numPr>
      <w:tabs>
        <w:tab w:val="left" w:pos="720"/>
      </w:tabs>
      <w:spacing w:before="0" w:after="200"/>
    </w:pPr>
    <w:rPr>
      <w:rFonts w:ascii="Arial" w:hAnsi="Arial"/>
      <w:noProof/>
      <w:sz w:val="20"/>
    </w:rPr>
  </w:style>
  <w:style w:type="paragraph" w:styleId="Salutation">
    <w:name w:val="Salutation"/>
    <w:basedOn w:val="Normal"/>
    <w:next w:val="Normal"/>
    <w:link w:val="SalutationChar"/>
    <w:rsid w:val="00A90064"/>
  </w:style>
  <w:style w:type="character" w:customStyle="1" w:styleId="SalutationChar">
    <w:name w:val="Salutation Char"/>
    <w:basedOn w:val="DefaultParagraphFont"/>
    <w:link w:val="Salutation"/>
    <w:rsid w:val="001D44EF"/>
    <w:rPr>
      <w:sz w:val="24"/>
      <w:szCs w:val="20"/>
    </w:rPr>
  </w:style>
  <w:style w:type="paragraph" w:styleId="HTMLPreformatted">
    <w:name w:val="HTML Preformatted"/>
    <w:basedOn w:val="Normal"/>
    <w:link w:val="HTMLPreformattedChar"/>
    <w:rsid w:val="00A9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rPr>
  </w:style>
  <w:style w:type="character" w:customStyle="1" w:styleId="HTMLPreformattedChar">
    <w:name w:val="HTML Preformatted Char"/>
    <w:basedOn w:val="DefaultParagraphFont"/>
    <w:link w:val="HTMLPreformatted"/>
    <w:rsid w:val="001D44EF"/>
    <w:rPr>
      <w:rFonts w:ascii="Courier New" w:hAnsi="Courier New" w:cs="Courier New"/>
      <w:sz w:val="20"/>
      <w:szCs w:val="20"/>
    </w:rPr>
  </w:style>
  <w:style w:type="paragraph" w:customStyle="1" w:styleId="List1">
    <w:name w:val="List 1"/>
    <w:basedOn w:val="List"/>
    <w:link w:val="List1Char"/>
    <w:qFormat/>
    <w:rsid w:val="00101F45"/>
  </w:style>
  <w:style w:type="character" w:customStyle="1" w:styleId="List1Char">
    <w:name w:val="List 1 Char"/>
    <w:link w:val="List1"/>
    <w:locked/>
    <w:rsid w:val="00101F45"/>
    <w:rPr>
      <w:sz w:val="24"/>
      <w:szCs w:val="20"/>
    </w:rPr>
  </w:style>
  <w:style w:type="character" w:customStyle="1" w:styleId="InsertText">
    <w:name w:val="Insert Text"/>
    <w:rsid w:val="00A90064"/>
    <w:rPr>
      <w:b/>
      <w:u w:val="single"/>
      <w:vertAlign w:val="baseline"/>
    </w:rPr>
  </w:style>
  <w:style w:type="character" w:customStyle="1" w:styleId="DeleteText">
    <w:name w:val="Delete Text"/>
    <w:rsid w:val="00A90064"/>
    <w:rPr>
      <w:b/>
      <w:strike/>
      <w:vertAlign w:val="baseline"/>
    </w:rPr>
  </w:style>
  <w:style w:type="table" w:styleId="TableGrid">
    <w:name w:val="Table Grid"/>
    <w:basedOn w:val="TableNormal"/>
    <w:uiPriority w:val="59"/>
    <w:rsid w:val="00971004"/>
    <w:pPr>
      <w:spacing w:before="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Shading-Accent11">
    <w:name w:val="Colorful Shading - Accent 11"/>
    <w:hidden/>
    <w:uiPriority w:val="99"/>
    <w:semiHidden/>
    <w:rsid w:val="00971004"/>
    <w:rPr>
      <w:sz w:val="24"/>
      <w:szCs w:val="20"/>
    </w:rPr>
  </w:style>
  <w:style w:type="paragraph" w:customStyle="1" w:styleId="NumberList">
    <w:name w:val="Number List"/>
    <w:basedOn w:val="Normal"/>
    <w:uiPriority w:val="99"/>
    <w:rsid w:val="00E13968"/>
    <w:pPr>
      <w:spacing w:before="0" w:after="60"/>
      <w:ind w:left="360" w:hanging="360"/>
    </w:pPr>
  </w:style>
  <w:style w:type="paragraph" w:customStyle="1" w:styleId="DefaultParagraphFontCharCharChar">
    <w:name w:val="Default Paragraph Font Char Char Char"/>
    <w:aliases w:val="Default Paragraph Font Para Char1 Char Char Char Char Char Char Char Char"/>
    <w:basedOn w:val="Normal"/>
    <w:uiPriority w:val="99"/>
    <w:rsid w:val="00E13968"/>
    <w:pPr>
      <w:spacing w:before="0" w:after="160" w:line="240" w:lineRule="exact"/>
    </w:pPr>
    <w:rPr>
      <w:rFonts w:ascii="Verdana" w:hAnsi="Verdana"/>
    </w:rPr>
  </w:style>
  <w:style w:type="paragraph" w:customStyle="1" w:styleId="TOCHeading1">
    <w:name w:val="TOC Heading1"/>
    <w:basedOn w:val="Heading1"/>
    <w:next w:val="Normal"/>
    <w:uiPriority w:val="99"/>
    <w:rsid w:val="00E13968"/>
    <w:pPr>
      <w:keepLines/>
      <w:pageBreakBefore w:val="0"/>
      <w:tabs>
        <w:tab w:val="clear" w:pos="432"/>
      </w:tabs>
      <w:spacing w:before="480" w:after="0" w:line="276" w:lineRule="auto"/>
      <w:ind w:left="0" w:firstLine="0"/>
      <w:outlineLvl w:val="9"/>
    </w:pPr>
    <w:rPr>
      <w:rFonts w:ascii="Cambria" w:hAnsi="Cambria"/>
      <w:bCs/>
      <w:noProof w:val="0"/>
      <w:color w:val="365F91"/>
      <w:kern w:val="0"/>
      <w:szCs w:val="28"/>
    </w:rPr>
  </w:style>
  <w:style w:type="character" w:customStyle="1" w:styleId="CharChar3">
    <w:name w:val="Char Char3"/>
    <w:uiPriority w:val="99"/>
    <w:rsid w:val="00E13968"/>
    <w:rPr>
      <w:noProof/>
      <w:sz w:val="24"/>
      <w:lang w:val="en-US" w:eastAsia="en-US"/>
    </w:rPr>
  </w:style>
  <w:style w:type="character" w:customStyle="1" w:styleId="XML">
    <w:name w:val="XML"/>
    <w:uiPriority w:val="99"/>
    <w:rsid w:val="00E13968"/>
    <w:rPr>
      <w:rFonts w:ascii="Courier New" w:hAnsi="Courier New"/>
      <w:b/>
      <w:noProof/>
    </w:rPr>
  </w:style>
  <w:style w:type="paragraph" w:customStyle="1" w:styleId="ColorfulShading-Accent12">
    <w:name w:val="Colorful Shading - Accent 12"/>
    <w:hidden/>
    <w:uiPriority w:val="99"/>
    <w:rsid w:val="00096FCE"/>
    <w:rPr>
      <w:sz w:val="24"/>
      <w:szCs w:val="20"/>
    </w:rPr>
  </w:style>
  <w:style w:type="character" w:customStyle="1" w:styleId="stdtitle">
    <w:name w:val="std_title"/>
    <w:basedOn w:val="DefaultParagraphFont"/>
    <w:uiPriority w:val="99"/>
    <w:rsid w:val="0055376D"/>
    <w:rPr>
      <w:rFonts w:cs="Times New Roman"/>
    </w:rPr>
  </w:style>
  <w:style w:type="paragraph" w:customStyle="1" w:styleId="StylePlainText8ptBoxSinglesolidlineAuto05ptLin">
    <w:name w:val="Style Plain Text + 8 pt Box: (Single solid line Auto  0.5 pt Lin..."/>
    <w:basedOn w:val="PlainText"/>
    <w:uiPriority w:val="99"/>
    <w:rsid w:val="00E244B0"/>
    <w:pPr>
      <w:pBdr>
        <w:top w:val="single" w:sz="4" w:space="1" w:color="auto"/>
        <w:left w:val="single" w:sz="4" w:space="4" w:color="auto"/>
        <w:bottom w:val="single" w:sz="4" w:space="1" w:color="auto"/>
        <w:right w:val="single" w:sz="4" w:space="4" w:color="auto"/>
      </w:pBdr>
      <w:spacing w:before="60"/>
    </w:pPr>
    <w:rPr>
      <w:rFonts w:cs="Times New Roman"/>
      <w:sz w:val="16"/>
    </w:rPr>
  </w:style>
  <w:style w:type="paragraph" w:styleId="List4">
    <w:name w:val="List 4"/>
    <w:basedOn w:val="Normal"/>
    <w:uiPriority w:val="99"/>
    <w:unhideWhenUsed/>
    <w:rsid w:val="00101F45"/>
    <w:pPr>
      <w:ind w:left="1800" w:hanging="360"/>
    </w:pPr>
  </w:style>
  <w:style w:type="paragraph" w:styleId="List5">
    <w:name w:val="List 5"/>
    <w:basedOn w:val="Normal"/>
    <w:link w:val="List5Char"/>
    <w:rsid w:val="00101F45"/>
    <w:pPr>
      <w:ind w:left="1800" w:hanging="360"/>
    </w:pPr>
  </w:style>
  <w:style w:type="character" w:customStyle="1" w:styleId="List5Char">
    <w:name w:val="List 5 Char"/>
    <w:link w:val="List5"/>
    <w:locked/>
    <w:rsid w:val="00101F45"/>
    <w:rPr>
      <w:sz w:val="24"/>
      <w:szCs w:val="20"/>
    </w:rPr>
  </w:style>
  <w:style w:type="paragraph" w:customStyle="1" w:styleId="ListBullet10">
    <w:name w:val="List Bullet 1"/>
    <w:basedOn w:val="ListBullet"/>
    <w:link w:val="ListBullet1Char"/>
    <w:qFormat/>
    <w:rsid w:val="00101F45"/>
  </w:style>
  <w:style w:type="character" w:customStyle="1" w:styleId="ListBullet1Char">
    <w:name w:val="List Bullet 1 Char"/>
    <w:link w:val="ListBullet10"/>
    <w:locked/>
    <w:rsid w:val="00101F45"/>
    <w:rPr>
      <w:sz w:val="24"/>
      <w:szCs w:val="20"/>
    </w:rPr>
  </w:style>
  <w:style w:type="paragraph" w:customStyle="1" w:styleId="ListContinue10">
    <w:name w:val="List Continue 1"/>
    <w:basedOn w:val="ListContinue"/>
    <w:link w:val="ListContinue1Char"/>
    <w:qFormat/>
    <w:rsid w:val="00101F45"/>
  </w:style>
  <w:style w:type="character" w:customStyle="1" w:styleId="ListContinue1Char">
    <w:name w:val="List Continue 1 Char"/>
    <w:link w:val="ListContinue10"/>
    <w:locked/>
    <w:rsid w:val="00101F45"/>
    <w:rPr>
      <w:sz w:val="24"/>
      <w:szCs w:val="20"/>
    </w:rPr>
  </w:style>
  <w:style w:type="paragraph" w:customStyle="1" w:styleId="ListNumber10">
    <w:name w:val="List Number 1"/>
    <w:basedOn w:val="ListNumber"/>
    <w:link w:val="ListNumber1Char"/>
    <w:qFormat/>
    <w:rsid w:val="00101F45"/>
    <w:pPr>
      <w:contextualSpacing w:val="0"/>
    </w:pPr>
  </w:style>
  <w:style w:type="character" w:customStyle="1" w:styleId="ListNumber1Char">
    <w:name w:val="List Number 1 Char"/>
    <w:link w:val="ListNumber10"/>
    <w:locked/>
    <w:rsid w:val="00101F45"/>
    <w:rPr>
      <w:sz w:val="24"/>
      <w:szCs w:val="20"/>
    </w:rPr>
  </w:style>
  <w:style w:type="character" w:customStyle="1" w:styleId="CharChar2">
    <w:name w:val="Char Char2"/>
    <w:uiPriority w:val="99"/>
    <w:rsid w:val="001B289C"/>
    <w:rPr>
      <w:noProof/>
      <w:sz w:val="24"/>
      <w:lang w:val="en-US" w:eastAsia="en-US"/>
    </w:rPr>
  </w:style>
  <w:style w:type="paragraph" w:styleId="Revision">
    <w:name w:val="Revision"/>
    <w:hidden/>
    <w:uiPriority w:val="99"/>
    <w:rsid w:val="00FC2358"/>
    <w:rPr>
      <w:sz w:val="24"/>
      <w:szCs w:val="20"/>
    </w:rPr>
  </w:style>
  <w:style w:type="paragraph" w:styleId="TOCHeading">
    <w:name w:val="TOC Heading"/>
    <w:basedOn w:val="Heading1"/>
    <w:next w:val="Normal"/>
    <w:uiPriority w:val="39"/>
    <w:qFormat/>
    <w:rsid w:val="002C19D2"/>
    <w:pPr>
      <w:keepLines/>
      <w:pageBreakBefore w:val="0"/>
      <w:tabs>
        <w:tab w:val="clear" w:pos="432"/>
      </w:tabs>
      <w:spacing w:before="480" w:after="0" w:line="276" w:lineRule="auto"/>
      <w:ind w:left="0" w:firstLine="0"/>
      <w:outlineLvl w:val="9"/>
    </w:pPr>
    <w:rPr>
      <w:rFonts w:ascii="Cambria" w:eastAsia="MS Gothic" w:hAnsi="Cambria"/>
      <w:bCs/>
      <w:noProof w:val="0"/>
      <w:color w:val="365F91"/>
      <w:kern w:val="0"/>
      <w:szCs w:val="28"/>
      <w:lang w:eastAsia="ja-JP"/>
    </w:rPr>
  </w:style>
  <w:style w:type="paragraph" w:customStyle="1" w:styleId="HL7TableBody">
    <w:name w:val="HL7 Table Body"/>
    <w:basedOn w:val="Normal"/>
    <w:uiPriority w:val="99"/>
    <w:rsid w:val="007675EE"/>
    <w:pPr>
      <w:spacing w:before="20" w:after="120"/>
    </w:pPr>
    <w:rPr>
      <w:rFonts w:ascii="Arial" w:hAnsi="Arial"/>
      <w:kern w:val="1"/>
      <w:sz w:val="16"/>
    </w:rPr>
  </w:style>
  <w:style w:type="paragraph" w:customStyle="1" w:styleId="UserTableCaption">
    <w:name w:val="User Table Caption"/>
    <w:basedOn w:val="Normal"/>
    <w:next w:val="UserTableHeader"/>
    <w:uiPriority w:val="99"/>
    <w:rsid w:val="007675EE"/>
    <w:pPr>
      <w:keepNext/>
      <w:tabs>
        <w:tab w:val="left" w:pos="900"/>
      </w:tabs>
      <w:spacing w:before="180" w:after="60"/>
      <w:jc w:val="center"/>
    </w:pPr>
    <w:rPr>
      <w:kern w:val="20"/>
      <w:sz w:val="20"/>
    </w:rPr>
  </w:style>
  <w:style w:type="paragraph" w:customStyle="1" w:styleId="UserTableHeader">
    <w:name w:val="User Table Header"/>
    <w:basedOn w:val="UserTableBody"/>
    <w:next w:val="UserTableBody"/>
    <w:uiPriority w:val="99"/>
    <w:rsid w:val="007675EE"/>
    <w:pPr>
      <w:keepNext/>
      <w:spacing w:before="40" w:after="20"/>
    </w:pPr>
    <w:rPr>
      <w:b/>
    </w:rPr>
  </w:style>
  <w:style w:type="paragraph" w:customStyle="1" w:styleId="UserTableBody">
    <w:name w:val="User Table Body"/>
    <w:basedOn w:val="Normal"/>
    <w:uiPriority w:val="99"/>
    <w:rsid w:val="007675EE"/>
    <w:pPr>
      <w:widowControl w:val="0"/>
      <w:spacing w:before="20" w:after="10"/>
    </w:pPr>
    <w:rPr>
      <w:rFonts w:ascii="Arial" w:hAnsi="Arial"/>
      <w:kern w:val="20"/>
      <w:sz w:val="16"/>
    </w:rPr>
  </w:style>
  <w:style w:type="character" w:customStyle="1" w:styleId="CharChar1">
    <w:name w:val="Char Char1"/>
    <w:uiPriority w:val="99"/>
    <w:rsid w:val="007675EE"/>
    <w:rPr>
      <w:noProof/>
      <w:sz w:val="24"/>
      <w:lang w:val="en-US" w:eastAsia="en-US"/>
    </w:rPr>
  </w:style>
  <w:style w:type="character" w:customStyle="1" w:styleId="NoteChar">
    <w:name w:val="Note Char"/>
    <w:link w:val="Note"/>
    <w:rsid w:val="00B40E30"/>
    <w:rPr>
      <w:sz w:val="18"/>
      <w:szCs w:val="20"/>
    </w:rPr>
  </w:style>
  <w:style w:type="character" w:styleId="HTMLCode">
    <w:name w:val="HTML Code"/>
    <w:basedOn w:val="DefaultParagraphFont"/>
    <w:uiPriority w:val="99"/>
    <w:unhideWhenUsed/>
    <w:locked/>
    <w:rsid w:val="00B40E30"/>
    <w:rPr>
      <w:rFonts w:ascii="Courier" w:eastAsiaTheme="minorHAnsi" w:hAnsi="Courier" w:cs="Courier"/>
      <w:sz w:val="20"/>
      <w:szCs w:val="20"/>
    </w:rPr>
  </w:style>
  <w:style w:type="character" w:customStyle="1" w:styleId="ListNumberChar">
    <w:name w:val="List Number Char"/>
    <w:basedOn w:val="BodyTextChar"/>
    <w:link w:val="ListNumber"/>
    <w:uiPriority w:val="99"/>
    <w:rsid w:val="006E7B7A"/>
    <w:rPr>
      <w:sz w:val="24"/>
      <w:szCs w:val="20"/>
    </w:rPr>
  </w:style>
  <w:style w:type="paragraph" w:customStyle="1" w:styleId="Contenuducadre">
    <w:name w:val="Contenu du cadre"/>
    <w:basedOn w:val="BodyText"/>
    <w:rsid w:val="006E7B7A"/>
    <w:rPr>
      <w:noProof/>
    </w:rPr>
  </w:style>
  <w:style w:type="paragraph" w:customStyle="1" w:styleId="AuthorInstructions">
    <w:name w:val="Author Instructions"/>
    <w:basedOn w:val="BodyText"/>
    <w:link w:val="AuthorInstructionsChar"/>
    <w:qFormat/>
    <w:rsid w:val="006E7B7A"/>
    <w:rPr>
      <w:i/>
    </w:rPr>
  </w:style>
  <w:style w:type="character" w:customStyle="1" w:styleId="AuthorInstructionsChar">
    <w:name w:val="Author Instructions Char"/>
    <w:link w:val="AuthorInstructions"/>
    <w:rsid w:val="006E7B7A"/>
    <w:rPr>
      <w:i/>
      <w:sz w:val="24"/>
      <w:szCs w:val="20"/>
    </w:rPr>
  </w:style>
  <w:style w:type="paragraph" w:styleId="ListParagraph">
    <w:name w:val="List Paragraph"/>
    <w:basedOn w:val="Normal"/>
    <w:uiPriority w:val="34"/>
    <w:qFormat/>
    <w:rsid w:val="00101F45"/>
    <w:pPr>
      <w:ind w:left="720"/>
    </w:pPr>
  </w:style>
  <w:style w:type="character" w:styleId="HTMLCite">
    <w:name w:val="HTML Cite"/>
    <w:basedOn w:val="DefaultParagraphFont"/>
    <w:locked/>
    <w:rsid w:val="006E7B7A"/>
    <w:rPr>
      <w:i/>
      <w:iCs/>
    </w:rPr>
  </w:style>
  <w:style w:type="character" w:styleId="HTMLKeyboard">
    <w:name w:val="HTML Keyboard"/>
    <w:basedOn w:val="DefaultParagraphFont"/>
    <w:locked/>
    <w:rsid w:val="006E7B7A"/>
    <w:rPr>
      <w:rFonts w:ascii="Courier" w:hAnsi="Courier"/>
      <w:sz w:val="20"/>
      <w:szCs w:val="20"/>
    </w:rPr>
  </w:style>
  <w:style w:type="paragraph" w:styleId="Bibliography">
    <w:name w:val="Bibliography"/>
    <w:basedOn w:val="Normal"/>
    <w:next w:val="Normal"/>
    <w:uiPriority w:val="37"/>
    <w:unhideWhenUsed/>
    <w:rsid w:val="006E7B7A"/>
  </w:style>
  <w:style w:type="paragraph" w:styleId="BodyText3">
    <w:name w:val="Body Text 3"/>
    <w:basedOn w:val="Normal"/>
    <w:link w:val="BodyText3Char"/>
    <w:locked/>
    <w:rsid w:val="006E7B7A"/>
    <w:pPr>
      <w:spacing w:after="120"/>
    </w:pPr>
    <w:rPr>
      <w:sz w:val="16"/>
      <w:szCs w:val="16"/>
    </w:rPr>
  </w:style>
  <w:style w:type="character" w:customStyle="1" w:styleId="BodyText3Char">
    <w:name w:val="Body Text 3 Char"/>
    <w:basedOn w:val="DefaultParagraphFont"/>
    <w:link w:val="BodyText3"/>
    <w:rsid w:val="006E7B7A"/>
    <w:rPr>
      <w:sz w:val="16"/>
      <w:szCs w:val="16"/>
    </w:rPr>
  </w:style>
  <w:style w:type="character" w:customStyle="1" w:styleId="keyword">
    <w:name w:val="keyword"/>
    <w:rsid w:val="006E7B7A"/>
    <w:rPr>
      <w:rFonts w:ascii="Bookman Old Style" w:hAnsi="Bookman Old Style"/>
      <w:b/>
      <w:caps/>
      <w:sz w:val="16"/>
    </w:rPr>
  </w:style>
  <w:style w:type="paragraph" w:styleId="BodyTextIndent3">
    <w:name w:val="Body Text Indent 3"/>
    <w:basedOn w:val="Normal"/>
    <w:link w:val="BodyTextIndent3Char"/>
    <w:locked/>
    <w:rsid w:val="006E7B7A"/>
    <w:pPr>
      <w:spacing w:after="120"/>
      <w:ind w:left="360"/>
    </w:pPr>
    <w:rPr>
      <w:sz w:val="16"/>
      <w:szCs w:val="16"/>
    </w:rPr>
  </w:style>
  <w:style w:type="character" w:customStyle="1" w:styleId="BodyTextIndent3Char">
    <w:name w:val="Body Text Indent 3 Char"/>
    <w:basedOn w:val="DefaultParagraphFont"/>
    <w:link w:val="BodyTextIndent3"/>
    <w:rsid w:val="006E7B7A"/>
    <w:rPr>
      <w:sz w:val="16"/>
      <w:szCs w:val="16"/>
    </w:rPr>
  </w:style>
  <w:style w:type="character" w:styleId="BookTitle">
    <w:name w:val="Book Title"/>
    <w:uiPriority w:val="33"/>
    <w:qFormat/>
    <w:rsid w:val="006E7B7A"/>
    <w:rPr>
      <w:b/>
      <w:bCs/>
      <w:smallCaps/>
      <w:spacing w:val="5"/>
    </w:rPr>
  </w:style>
  <w:style w:type="paragraph" w:styleId="Closing">
    <w:name w:val="Closing"/>
    <w:basedOn w:val="Normal"/>
    <w:link w:val="ClosingChar"/>
    <w:locked/>
    <w:rsid w:val="006E7B7A"/>
    <w:pPr>
      <w:ind w:left="4320"/>
    </w:pPr>
  </w:style>
  <w:style w:type="character" w:customStyle="1" w:styleId="ClosingChar">
    <w:name w:val="Closing Char"/>
    <w:basedOn w:val="DefaultParagraphFont"/>
    <w:link w:val="Closing"/>
    <w:rsid w:val="006E7B7A"/>
    <w:rPr>
      <w:sz w:val="24"/>
      <w:szCs w:val="20"/>
    </w:rPr>
  </w:style>
  <w:style w:type="numbering" w:customStyle="1" w:styleId="Constraints">
    <w:name w:val="Constraints"/>
    <w:rsid w:val="006E7B7A"/>
    <w:pPr>
      <w:numPr>
        <w:numId w:val="23"/>
      </w:numPr>
    </w:pPr>
  </w:style>
  <w:style w:type="paragraph" w:customStyle="1" w:styleId="BodyText0">
    <w:name w:val="BodyText"/>
    <w:link w:val="BodyTextChar0"/>
    <w:qFormat/>
    <w:rsid w:val="006E7B7A"/>
    <w:pPr>
      <w:tabs>
        <w:tab w:val="left" w:pos="1080"/>
        <w:tab w:val="left" w:pos="1440"/>
      </w:tabs>
      <w:spacing w:after="120" w:line="260" w:lineRule="exact"/>
      <w:ind w:left="720"/>
    </w:pPr>
    <w:rPr>
      <w:rFonts w:ascii="Bookman Old Style" w:eastAsia="?l?r ??’c" w:hAnsi="Bookman Old Style"/>
      <w:noProof/>
      <w:sz w:val="20"/>
      <w:szCs w:val="24"/>
    </w:rPr>
  </w:style>
  <w:style w:type="character" w:customStyle="1" w:styleId="BodyTextChar0">
    <w:name w:val="BodyText Char"/>
    <w:link w:val="BodyText0"/>
    <w:rsid w:val="006E7B7A"/>
    <w:rPr>
      <w:rFonts w:ascii="Bookman Old Style" w:eastAsia="?l?r ??’c" w:hAnsi="Bookman Old Style"/>
      <w:noProof/>
      <w:sz w:val="20"/>
      <w:szCs w:val="24"/>
    </w:rPr>
  </w:style>
  <w:style w:type="character" w:styleId="SubtleReference">
    <w:name w:val="Subtle Reference"/>
    <w:uiPriority w:val="31"/>
    <w:qFormat/>
    <w:rsid w:val="006E7B7A"/>
    <w:rPr>
      <w:smallCaps/>
      <w:color w:val="C0504D"/>
      <w:u w:val="single"/>
    </w:rPr>
  </w:style>
  <w:style w:type="character" w:customStyle="1" w:styleId="XMLname">
    <w:name w:val="XMLname"/>
    <w:qFormat/>
    <w:rsid w:val="006E7B7A"/>
    <w:rPr>
      <w:rFonts w:ascii="Courier New" w:hAnsi="Courier New" w:cs="TimesNewRomanPSMT"/>
      <w:sz w:val="20"/>
      <w:lang w:eastAsia="en-US"/>
    </w:rPr>
  </w:style>
  <w:style w:type="character" w:customStyle="1" w:styleId="ExampleChar">
    <w:name w:val="Example Char"/>
    <w:link w:val="Example"/>
    <w:rsid w:val="006E7B7A"/>
    <w:rPr>
      <w:rFonts w:ascii="LinePrinter" w:hAnsi="LinePrinter"/>
      <w:kern w:val="1"/>
      <w:sz w:val="16"/>
      <w:szCs w:val="20"/>
      <w:lang w:val="fr-FR"/>
    </w:rPr>
  </w:style>
  <w:style w:type="character" w:customStyle="1" w:styleId="XMLnameBold">
    <w:name w:val="XMLnameBold"/>
    <w:rsid w:val="006E7B7A"/>
    <w:rPr>
      <w:rFonts w:ascii="Courier New" w:hAnsi="Courier New" w:cs="TimesNewRomanPSMT"/>
      <w:b/>
      <w:bCs/>
      <w:sz w:val="20"/>
      <w:lang w:eastAsia="en-US"/>
    </w:rPr>
  </w:style>
  <w:style w:type="paragraph" w:customStyle="1" w:styleId="BracketData">
    <w:name w:val="BracketData"/>
    <w:basedOn w:val="Normal"/>
    <w:next w:val="BodyText0"/>
    <w:rsid w:val="006E7B7A"/>
    <w:pPr>
      <w:keepNext/>
      <w:spacing w:before="40" w:after="120"/>
      <w:ind w:left="720"/>
    </w:pPr>
    <w:rPr>
      <w:rFonts w:ascii="Courier New" w:eastAsia="SimSun" w:hAnsi="Courier New" w:cs="Courier New"/>
      <w:sz w:val="20"/>
      <w:lang w:eastAsia="zh-CN"/>
    </w:rPr>
  </w:style>
  <w:style w:type="paragraph" w:styleId="E-mailSignature">
    <w:name w:val="E-mail Signature"/>
    <w:basedOn w:val="Normal"/>
    <w:link w:val="E-mailSignatureChar"/>
    <w:locked/>
    <w:rsid w:val="006E7B7A"/>
  </w:style>
  <w:style w:type="character" w:customStyle="1" w:styleId="E-mailSignatureChar">
    <w:name w:val="E-mail Signature Char"/>
    <w:basedOn w:val="DefaultParagraphFont"/>
    <w:link w:val="E-mailSignature"/>
    <w:rsid w:val="006E7B7A"/>
    <w:rPr>
      <w:sz w:val="24"/>
      <w:szCs w:val="20"/>
    </w:rPr>
  </w:style>
  <w:style w:type="paragraph" w:styleId="EnvelopeAddress">
    <w:name w:val="envelope address"/>
    <w:basedOn w:val="Normal"/>
    <w:locked/>
    <w:rsid w:val="006E7B7A"/>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locked/>
    <w:rsid w:val="006E7B7A"/>
    <w:rPr>
      <w:rFonts w:ascii="Cambria" w:hAnsi="Cambria"/>
      <w:sz w:val="20"/>
    </w:rPr>
  </w:style>
  <w:style w:type="paragraph" w:styleId="HTMLAddress">
    <w:name w:val="HTML Address"/>
    <w:basedOn w:val="Normal"/>
    <w:link w:val="HTMLAddressChar"/>
    <w:locked/>
    <w:rsid w:val="006E7B7A"/>
    <w:rPr>
      <w:i/>
      <w:iCs/>
    </w:rPr>
  </w:style>
  <w:style w:type="character" w:customStyle="1" w:styleId="HTMLAddressChar">
    <w:name w:val="HTML Address Char"/>
    <w:basedOn w:val="DefaultParagraphFont"/>
    <w:link w:val="HTMLAddress"/>
    <w:rsid w:val="006E7B7A"/>
    <w:rPr>
      <w:i/>
      <w:iCs/>
      <w:sz w:val="24"/>
      <w:szCs w:val="20"/>
    </w:rPr>
  </w:style>
  <w:style w:type="paragraph" w:styleId="IntenseQuote">
    <w:name w:val="Intense Quote"/>
    <w:basedOn w:val="Normal"/>
    <w:next w:val="Normal"/>
    <w:link w:val="IntenseQuoteChar"/>
    <w:uiPriority w:val="30"/>
    <w:qFormat/>
    <w:rsid w:val="006E7B7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E7B7A"/>
    <w:rPr>
      <w:b/>
      <w:bCs/>
      <w:i/>
      <w:iCs/>
      <w:color w:val="4F81BD"/>
      <w:sz w:val="24"/>
      <w:szCs w:val="20"/>
    </w:rPr>
  </w:style>
  <w:style w:type="paragraph" w:styleId="MacroText">
    <w:name w:val="macro"/>
    <w:link w:val="MacroTextChar"/>
    <w:locked/>
    <w:rsid w:val="006E7B7A"/>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sz w:val="20"/>
      <w:szCs w:val="20"/>
    </w:rPr>
  </w:style>
  <w:style w:type="character" w:customStyle="1" w:styleId="MacroTextChar">
    <w:name w:val="Macro Text Char"/>
    <w:basedOn w:val="DefaultParagraphFont"/>
    <w:link w:val="MacroText"/>
    <w:rsid w:val="006E7B7A"/>
    <w:rPr>
      <w:rFonts w:ascii="Courier New" w:hAnsi="Courier New" w:cs="Courier New"/>
      <w:sz w:val="20"/>
      <w:szCs w:val="20"/>
    </w:rPr>
  </w:style>
  <w:style w:type="paragraph" w:styleId="NoSpacing">
    <w:name w:val="No Spacing"/>
    <w:uiPriority w:val="1"/>
    <w:qFormat/>
    <w:rsid w:val="006E7B7A"/>
    <w:rPr>
      <w:sz w:val="24"/>
      <w:szCs w:val="20"/>
    </w:rPr>
  </w:style>
  <w:style w:type="paragraph" w:styleId="NormalIndent">
    <w:name w:val="Normal Indent"/>
    <w:basedOn w:val="Normal"/>
    <w:locked/>
    <w:rsid w:val="006E7B7A"/>
    <w:pPr>
      <w:ind w:left="720"/>
    </w:pPr>
  </w:style>
  <w:style w:type="paragraph" w:styleId="NoteHeading">
    <w:name w:val="Note Heading"/>
    <w:basedOn w:val="Normal"/>
    <w:next w:val="Normal"/>
    <w:link w:val="NoteHeadingChar"/>
    <w:locked/>
    <w:rsid w:val="006E7B7A"/>
  </w:style>
  <w:style w:type="character" w:customStyle="1" w:styleId="NoteHeadingChar">
    <w:name w:val="Note Heading Char"/>
    <w:basedOn w:val="DefaultParagraphFont"/>
    <w:link w:val="NoteHeading"/>
    <w:rsid w:val="006E7B7A"/>
    <w:rPr>
      <w:sz w:val="24"/>
      <w:szCs w:val="20"/>
    </w:rPr>
  </w:style>
  <w:style w:type="paragraph" w:styleId="Quote">
    <w:name w:val="Quote"/>
    <w:basedOn w:val="Normal"/>
    <w:next w:val="Normal"/>
    <w:link w:val="QuoteChar"/>
    <w:uiPriority w:val="29"/>
    <w:qFormat/>
    <w:rsid w:val="006E7B7A"/>
    <w:rPr>
      <w:i/>
      <w:iCs/>
      <w:color w:val="000000"/>
    </w:rPr>
  </w:style>
  <w:style w:type="character" w:customStyle="1" w:styleId="QuoteChar">
    <w:name w:val="Quote Char"/>
    <w:basedOn w:val="DefaultParagraphFont"/>
    <w:link w:val="Quote"/>
    <w:uiPriority w:val="29"/>
    <w:rsid w:val="006E7B7A"/>
    <w:rPr>
      <w:i/>
      <w:iCs/>
      <w:color w:val="000000"/>
      <w:sz w:val="24"/>
      <w:szCs w:val="20"/>
    </w:rPr>
  </w:style>
  <w:style w:type="paragraph" w:styleId="Signature">
    <w:name w:val="Signature"/>
    <w:basedOn w:val="Normal"/>
    <w:link w:val="SignatureChar"/>
    <w:locked/>
    <w:rsid w:val="006E7B7A"/>
    <w:pPr>
      <w:ind w:left="4320"/>
    </w:pPr>
  </w:style>
  <w:style w:type="character" w:customStyle="1" w:styleId="SignatureChar">
    <w:name w:val="Signature Char"/>
    <w:basedOn w:val="DefaultParagraphFont"/>
    <w:link w:val="Signature"/>
    <w:rsid w:val="006E7B7A"/>
    <w:rPr>
      <w:sz w:val="24"/>
      <w:szCs w:val="20"/>
    </w:rPr>
  </w:style>
  <w:style w:type="character" w:customStyle="1" w:styleId="UnresolvedMention1">
    <w:name w:val="Unresolved Mention1"/>
    <w:basedOn w:val="DefaultParagraphFont"/>
    <w:uiPriority w:val="99"/>
    <w:semiHidden/>
    <w:unhideWhenUsed/>
    <w:rsid w:val="003C315B"/>
    <w:rPr>
      <w:color w:val="808080"/>
      <w:shd w:val="clear" w:color="auto" w:fill="E6E6E6"/>
    </w:rPr>
  </w:style>
  <w:style w:type="paragraph" w:customStyle="1" w:styleId="m-8477618115514561806gmail-msobodytext">
    <w:name w:val="m_-8477618115514561806gmail-msobodytext"/>
    <w:basedOn w:val="Normal"/>
    <w:rsid w:val="00770ECF"/>
    <w:pPr>
      <w:spacing w:before="100" w:beforeAutospacing="1" w:after="100" w:afterAutospacing="1"/>
    </w:pPr>
    <w:rPr>
      <w:szCs w:val="24"/>
      <w:lang w:val="it-IT" w:eastAsia="it-IT"/>
    </w:rPr>
  </w:style>
  <w:style w:type="character" w:customStyle="1" w:styleId="m-8477618115514561806gmail-inserttext">
    <w:name w:val="m_-8477618115514561806gmail-inserttext"/>
    <w:basedOn w:val="DefaultParagraphFont"/>
    <w:rsid w:val="00770ECF"/>
  </w:style>
  <w:style w:type="character" w:customStyle="1" w:styleId="UnresolvedMention2">
    <w:name w:val="Unresolved Mention2"/>
    <w:basedOn w:val="DefaultParagraphFont"/>
    <w:uiPriority w:val="99"/>
    <w:semiHidden/>
    <w:unhideWhenUsed/>
    <w:rsid w:val="009A35B1"/>
    <w:rPr>
      <w:color w:val="605E5C"/>
      <w:shd w:val="clear" w:color="auto" w:fill="E1DFDD"/>
    </w:rPr>
  </w:style>
  <w:style w:type="character" w:styleId="UnresolvedMention">
    <w:name w:val="Unresolved Mention"/>
    <w:basedOn w:val="DefaultParagraphFont"/>
    <w:uiPriority w:val="99"/>
    <w:semiHidden/>
    <w:unhideWhenUsed/>
    <w:rsid w:val="00A03C55"/>
    <w:rPr>
      <w:color w:val="605E5C"/>
      <w:shd w:val="clear" w:color="auto" w:fill="E1DFDD"/>
    </w:rPr>
  </w:style>
  <w:style w:type="paragraph" w:styleId="TableofAuthorities">
    <w:name w:val="table of authorities"/>
    <w:basedOn w:val="Normal"/>
    <w:next w:val="Normal"/>
    <w:semiHidden/>
    <w:rsid w:val="00BD51F0"/>
    <w:pPr>
      <w:ind w:left="240" w:hanging="240"/>
    </w:pPr>
  </w:style>
  <w:style w:type="paragraph" w:styleId="TableofFigures">
    <w:name w:val="table of figures"/>
    <w:basedOn w:val="Normal"/>
    <w:next w:val="Normal"/>
    <w:semiHidden/>
    <w:rsid w:val="00BD51F0"/>
    <w:pPr>
      <w:ind w:left="480" w:hanging="480"/>
    </w:pPr>
  </w:style>
  <w:style w:type="table" w:styleId="TableColumns3">
    <w:name w:val="Table Columns 3"/>
    <w:basedOn w:val="TableNormal"/>
    <w:locked/>
    <w:rsid w:val="00BD51F0"/>
    <w:pPr>
      <w:spacing w:before="120"/>
    </w:pPr>
    <w:rPr>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TableText">
    <w:name w:val="Table Text"/>
    <w:basedOn w:val="Normal"/>
    <w:link w:val="TableTextChar"/>
    <w:rsid w:val="00BD51F0"/>
    <w:pPr>
      <w:keepLines/>
      <w:spacing w:before="0"/>
    </w:pPr>
    <w:rPr>
      <w:sz w:val="20"/>
    </w:rPr>
  </w:style>
  <w:style w:type="character" w:customStyle="1" w:styleId="TableTextChar">
    <w:name w:val="Table Text Char"/>
    <w:link w:val="TableText"/>
    <w:rsid w:val="00BD51F0"/>
    <w:rPr>
      <w:sz w:val="20"/>
      <w:szCs w:val="20"/>
    </w:rPr>
  </w:style>
  <w:style w:type="character" w:customStyle="1" w:styleId="EditorInstructionsChar">
    <w:name w:val="Editor Instructions Char"/>
    <w:link w:val="EditorInstructions"/>
    <w:locked/>
    <w:rsid w:val="00BD51F0"/>
    <w:rPr>
      <w:i/>
      <w:i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538738">
      <w:bodyDiv w:val="1"/>
      <w:marLeft w:val="0"/>
      <w:marRight w:val="0"/>
      <w:marTop w:val="0"/>
      <w:marBottom w:val="0"/>
      <w:divBdr>
        <w:top w:val="none" w:sz="0" w:space="0" w:color="auto"/>
        <w:left w:val="none" w:sz="0" w:space="0" w:color="auto"/>
        <w:bottom w:val="none" w:sz="0" w:space="0" w:color="auto"/>
        <w:right w:val="none" w:sz="0" w:space="0" w:color="auto"/>
      </w:divBdr>
      <w:divsChild>
        <w:div w:id="1163665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0434060">
              <w:marLeft w:val="0"/>
              <w:marRight w:val="0"/>
              <w:marTop w:val="0"/>
              <w:marBottom w:val="0"/>
              <w:divBdr>
                <w:top w:val="none" w:sz="0" w:space="0" w:color="auto"/>
                <w:left w:val="none" w:sz="0" w:space="0" w:color="auto"/>
                <w:bottom w:val="none" w:sz="0" w:space="0" w:color="auto"/>
                <w:right w:val="none" w:sz="0" w:space="0" w:color="auto"/>
              </w:divBdr>
              <w:divsChild>
                <w:div w:id="710499232">
                  <w:marLeft w:val="0"/>
                  <w:marRight w:val="0"/>
                  <w:marTop w:val="0"/>
                  <w:marBottom w:val="0"/>
                  <w:divBdr>
                    <w:top w:val="none" w:sz="0" w:space="0" w:color="auto"/>
                    <w:left w:val="none" w:sz="0" w:space="0" w:color="auto"/>
                    <w:bottom w:val="none" w:sz="0" w:space="0" w:color="auto"/>
                    <w:right w:val="none" w:sz="0" w:space="0" w:color="auto"/>
                  </w:divBdr>
                  <w:divsChild>
                    <w:div w:id="1127357600">
                      <w:marLeft w:val="0"/>
                      <w:marRight w:val="0"/>
                      <w:marTop w:val="0"/>
                      <w:marBottom w:val="0"/>
                      <w:divBdr>
                        <w:top w:val="none" w:sz="0" w:space="0" w:color="auto"/>
                        <w:left w:val="none" w:sz="0" w:space="0" w:color="auto"/>
                        <w:bottom w:val="none" w:sz="0" w:space="0" w:color="auto"/>
                        <w:right w:val="none" w:sz="0" w:space="0" w:color="auto"/>
                      </w:divBdr>
                      <w:divsChild>
                        <w:div w:id="888346520">
                          <w:marLeft w:val="0"/>
                          <w:marRight w:val="0"/>
                          <w:marTop w:val="0"/>
                          <w:marBottom w:val="0"/>
                          <w:divBdr>
                            <w:top w:val="none" w:sz="0" w:space="0" w:color="auto"/>
                            <w:left w:val="none" w:sz="0" w:space="0" w:color="auto"/>
                            <w:bottom w:val="none" w:sz="0" w:space="0" w:color="auto"/>
                            <w:right w:val="none" w:sz="0" w:space="0" w:color="auto"/>
                          </w:divBdr>
                          <w:divsChild>
                            <w:div w:id="406077786">
                              <w:marLeft w:val="0"/>
                              <w:marRight w:val="0"/>
                              <w:marTop w:val="0"/>
                              <w:marBottom w:val="0"/>
                              <w:divBdr>
                                <w:top w:val="none" w:sz="0" w:space="0" w:color="auto"/>
                                <w:left w:val="none" w:sz="0" w:space="0" w:color="auto"/>
                                <w:bottom w:val="none" w:sz="0" w:space="0" w:color="auto"/>
                                <w:right w:val="none" w:sz="0" w:space="0" w:color="auto"/>
                              </w:divBdr>
                              <w:divsChild>
                                <w:div w:id="2121100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3130784">
                                      <w:marLeft w:val="0"/>
                                      <w:marRight w:val="0"/>
                                      <w:marTop w:val="0"/>
                                      <w:marBottom w:val="0"/>
                                      <w:divBdr>
                                        <w:top w:val="none" w:sz="0" w:space="0" w:color="auto"/>
                                        <w:left w:val="none" w:sz="0" w:space="0" w:color="auto"/>
                                        <w:bottom w:val="none" w:sz="0" w:space="0" w:color="auto"/>
                                        <w:right w:val="none" w:sz="0" w:space="0" w:color="auto"/>
                                      </w:divBdr>
                                      <w:divsChild>
                                        <w:div w:id="4734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44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jpeg"/><Relationship Id="rId299" Type="http://schemas.openxmlformats.org/officeDocument/2006/relationships/hyperlink" Target="http://hl7.org/v3ballot2007may/html/infrastructure/rim/rim.htm" TargetMode="External"/><Relationship Id="rId21" Type="http://schemas.openxmlformats.org/officeDocument/2006/relationships/hyperlink" Target="https://docs.google.com/spreadsheets/d/13CrWhlTQJqH5gilo91Z_DWSqgPxGjS5tM9YnJb-qbIU/edit?usp=sharing" TargetMode="External"/><Relationship Id="rId63" Type="http://schemas.openxmlformats.org/officeDocument/2006/relationships/hyperlink" Target="http://www.w3.org/TR/2004/WD-xforms11-20041115/" TargetMode="External"/><Relationship Id="rId159" Type="http://schemas.openxmlformats.org/officeDocument/2006/relationships/hyperlink" Target="http://www.hl7.org/memonly/downloads/v3edition.cfm" TargetMode="External"/><Relationship Id="rId324" Type="http://schemas.openxmlformats.org/officeDocument/2006/relationships/hyperlink" Target="http://hl7.org/v3ballot2007may/html/infrastructure/datatypes/datatypes.htm" TargetMode="External"/><Relationship Id="rId366" Type="http://schemas.openxmlformats.org/officeDocument/2006/relationships/header" Target="header2.xml"/><Relationship Id="rId170" Type="http://schemas.openxmlformats.org/officeDocument/2006/relationships/hyperlink" Target="http://hl7.org/v3ballot2007may/html/infrastructure/datatypes/datatypes.htm" TargetMode="External"/><Relationship Id="rId226" Type="http://schemas.openxmlformats.org/officeDocument/2006/relationships/image" Target="media/image50.wmf"/><Relationship Id="rId268" Type="http://schemas.openxmlformats.org/officeDocument/2006/relationships/hyperlink" Target="http://docs.oasis-open.org/wsn/wsn-ws_base_notification-1.3-spec-os.pdf" TargetMode="External"/><Relationship Id="rId32" Type="http://schemas.openxmlformats.org/officeDocument/2006/relationships/oleObject" Target="embeddings/oleObject4.bin"/><Relationship Id="rId74" Type="http://schemas.openxmlformats.org/officeDocument/2006/relationships/hyperlink" Target="http://www.w3.org/TR/REC-xml" TargetMode="External"/><Relationship Id="rId128" Type="http://schemas.openxmlformats.org/officeDocument/2006/relationships/image" Target="media/image40.wmf"/><Relationship Id="rId335" Type="http://schemas.openxmlformats.org/officeDocument/2006/relationships/hyperlink" Target="http://www.hl7.org/v3ballot/html/infrastructure/rim/rim.htm" TargetMode="External"/><Relationship Id="rId5" Type="http://schemas.openxmlformats.org/officeDocument/2006/relationships/webSettings" Target="webSettings.xml"/><Relationship Id="rId181" Type="http://schemas.openxmlformats.org/officeDocument/2006/relationships/hyperlink" Target="http://hl7.org/v3ballot2007may/html/infrastructure/rim/rim.htm" TargetMode="External"/><Relationship Id="rId237" Type="http://schemas.openxmlformats.org/officeDocument/2006/relationships/hyperlink" Target="http://www.w3.org/2003/05/soap-envelope" TargetMode="External"/><Relationship Id="rId279" Type="http://schemas.openxmlformats.org/officeDocument/2006/relationships/hyperlink" Target="http://wiki.ihe.net/images/4/46/DSUB_risk_assesment.xls" TargetMode="External"/><Relationship Id="rId43" Type="http://schemas.openxmlformats.org/officeDocument/2006/relationships/oleObject" Target="embeddings/Microsoft_PowerPoint_97_-_2003_Presentation5.ppt"/><Relationship Id="rId139" Type="http://schemas.openxmlformats.org/officeDocument/2006/relationships/hyperlink" Target="http://hl7.org/v3ballot2007may/html/infrastructure/vocabulary/QueryPriority.htm" TargetMode="External"/><Relationship Id="rId290" Type="http://schemas.openxmlformats.org/officeDocument/2006/relationships/hyperlink" Target="http://hl7.org/v3ballot2007may/html/infrastructure/vocabulary/QueryStatusCode.htm" TargetMode="External"/><Relationship Id="rId304" Type="http://schemas.openxmlformats.org/officeDocument/2006/relationships/hyperlink" Target="http://hl7.org/v3ballot2007may/html/infrastructure/datatypes/datatypes.htm" TargetMode="External"/><Relationship Id="rId346" Type="http://schemas.openxmlformats.org/officeDocument/2006/relationships/hyperlink" Target="http://hl7.org/v3ballot2007may/html/infrastructure/rim/rim.htm" TargetMode="External"/><Relationship Id="rId85" Type="http://schemas.openxmlformats.org/officeDocument/2006/relationships/image" Target="media/image28.wmf"/><Relationship Id="rId150" Type="http://schemas.openxmlformats.org/officeDocument/2006/relationships/hyperlink" Target="file:///C:\v3ballot_2006jan\html\infrastructure\datatypes\datatypes.htm" TargetMode="External"/><Relationship Id="rId192" Type="http://schemas.openxmlformats.org/officeDocument/2006/relationships/hyperlink" Target="http://hl7.org/v3ballot2007may/html/infrastructure/datatypes/datatypes.htm" TargetMode="External"/><Relationship Id="rId206" Type="http://schemas.openxmlformats.org/officeDocument/2006/relationships/hyperlink" Target="http://hl7.org/v3ballot2007may/html/infrastructure/rim/rim.htm" TargetMode="External"/><Relationship Id="rId248" Type="http://schemas.openxmlformats.org/officeDocument/2006/relationships/hyperlink" Target="http://localhost:8080/services/initiatingGateway/query%3c/a:To" TargetMode="External"/><Relationship Id="rId12" Type="http://schemas.openxmlformats.org/officeDocument/2006/relationships/hyperlink" Target="http://ihe.net/Technical_Frameworks/" TargetMode="External"/><Relationship Id="rId108" Type="http://schemas.openxmlformats.org/officeDocument/2006/relationships/oleObject" Target="embeddings/oleObject23.bin"/><Relationship Id="rId315" Type="http://schemas.openxmlformats.org/officeDocument/2006/relationships/hyperlink" Target="http://hl7.org/v3ballot2007may/html/infrastructure/datatypes/datatypes.htm" TargetMode="External"/><Relationship Id="rId357" Type="http://schemas.openxmlformats.org/officeDocument/2006/relationships/oleObject" Target="embeddings/oleObject38.bin"/><Relationship Id="rId54" Type="http://schemas.openxmlformats.org/officeDocument/2006/relationships/image" Target="media/image16.emf"/><Relationship Id="rId96" Type="http://schemas.openxmlformats.org/officeDocument/2006/relationships/hyperlink" Target="http://www.oasis-open.org/committees/download.php/16790/wss-v1.1-spec-os-SOAPMessageSecurity.pdf" TargetMode="External"/><Relationship Id="rId161" Type="http://schemas.openxmlformats.org/officeDocument/2006/relationships/hyperlink" Target="http://hl7.org/v3ballot2007may/html/infrastructure/rim/rim.htm" TargetMode="External"/><Relationship Id="rId217" Type="http://schemas.openxmlformats.org/officeDocument/2006/relationships/hyperlink" Target="http://hl7.org/v3ballot2007may/html/infrastructure/datatypes/datatypes.htm" TargetMode="External"/><Relationship Id="rId259" Type="http://schemas.openxmlformats.org/officeDocument/2006/relationships/hyperlink" Target="http://docs.oasis-open.org/wsn/b-2" TargetMode="External"/><Relationship Id="rId23" Type="http://schemas.openxmlformats.org/officeDocument/2006/relationships/oleObject" Target="embeddings/oleObject1.bin"/><Relationship Id="rId119" Type="http://schemas.openxmlformats.org/officeDocument/2006/relationships/hyperlink" Target="file:///C:\v3ballot_2006jan\html\infrastructure\datatypes\datatypes.htm" TargetMode="External"/><Relationship Id="rId270" Type="http://schemas.openxmlformats.org/officeDocument/2006/relationships/hyperlink" Target="http://docs.oasis-open.org/wsn/wsn-ws_topics-1.3-spec-os.pdf" TargetMode="External"/><Relationship Id="rId326" Type="http://schemas.openxmlformats.org/officeDocument/2006/relationships/hyperlink" Target="http://hl7.org/v3ballot2007may/html/infrastructure/datatypes/datatypes.htm" TargetMode="External"/><Relationship Id="rId65" Type="http://schemas.openxmlformats.org/officeDocument/2006/relationships/oleObject" Target="embeddings/oleObject11.bin"/><Relationship Id="rId130" Type="http://schemas.openxmlformats.org/officeDocument/2006/relationships/hyperlink" Target="http://www.hl7.org/memonly/downloads/v3edition.cfm" TargetMode="External"/><Relationship Id="rId368" Type="http://schemas.openxmlformats.org/officeDocument/2006/relationships/footer" Target="footer2.xml"/><Relationship Id="rId172" Type="http://schemas.openxmlformats.org/officeDocument/2006/relationships/hyperlink" Target="http://hl7.org/v3ballot2007may/html/infrastructure/rim/rim.htm" TargetMode="External"/><Relationship Id="rId228" Type="http://schemas.openxmlformats.org/officeDocument/2006/relationships/image" Target="media/image51.emf"/><Relationship Id="rId281" Type="http://schemas.openxmlformats.org/officeDocument/2006/relationships/oleObject" Target="embeddings/oleObject34.bin"/><Relationship Id="rId337" Type="http://schemas.openxmlformats.org/officeDocument/2006/relationships/image" Target="media/image61.png"/><Relationship Id="rId34" Type="http://schemas.openxmlformats.org/officeDocument/2006/relationships/image" Target="media/image8.emf"/><Relationship Id="rId76" Type="http://schemas.openxmlformats.org/officeDocument/2006/relationships/oleObject" Target="embeddings/oleObject15.bin"/><Relationship Id="rId141" Type="http://schemas.openxmlformats.org/officeDocument/2006/relationships/hyperlink" Target="http://hl7.org/v3ballot2007may/html/infrastructure/datatypes/datatypes.htm" TargetMode="External"/><Relationship Id="rId7" Type="http://schemas.openxmlformats.org/officeDocument/2006/relationships/endnotes" Target="endnotes.xml"/><Relationship Id="rId183" Type="http://schemas.openxmlformats.org/officeDocument/2006/relationships/hyperlink" Target="http://hl7.org/v3ballot2007may/html/infrastructure/rim/rim.htm" TargetMode="External"/><Relationship Id="rId239" Type="http://schemas.openxmlformats.org/officeDocument/2006/relationships/hyperlink" Target="http://www.w3.org/2001/XMLSchema-instance" TargetMode="External"/><Relationship Id="rId250" Type="http://schemas.openxmlformats.org/officeDocument/2006/relationships/hyperlink" Target="http://docs.oasis-open.org/wsn/t-1/TopicExpression/Simple" TargetMode="External"/><Relationship Id="rId292" Type="http://schemas.openxmlformats.org/officeDocument/2006/relationships/hyperlink" Target="http://hl7.org/v3ballot2007may/html/infrastructure/datatypes/datatypes.htm" TargetMode="External"/><Relationship Id="rId306" Type="http://schemas.openxmlformats.org/officeDocument/2006/relationships/hyperlink" Target="http://hl7.org/v3ballot2007may/html/infrastructure/rim/rim.htm" TargetMode="External"/><Relationship Id="rId45" Type="http://schemas.openxmlformats.org/officeDocument/2006/relationships/image" Target="media/image14.wmf"/><Relationship Id="rId87" Type="http://schemas.openxmlformats.org/officeDocument/2006/relationships/image" Target="media/image29.emf"/><Relationship Id="rId110" Type="http://schemas.openxmlformats.org/officeDocument/2006/relationships/oleObject" Target="embeddings/oleObject24.bin"/><Relationship Id="rId348" Type="http://schemas.openxmlformats.org/officeDocument/2006/relationships/hyperlink" Target="http://hl7.org/v3ballot2007may/html/infrastructure/rim/rim.htm" TargetMode="External"/><Relationship Id="rId152" Type="http://schemas.openxmlformats.org/officeDocument/2006/relationships/oleObject" Target="embeddings/oleObject28.bin"/><Relationship Id="rId194" Type="http://schemas.openxmlformats.org/officeDocument/2006/relationships/hyperlink" Target="http://hl7.org/v3ballot2007may/html/infrastructure/datatypes/datatypes.htm" TargetMode="External"/><Relationship Id="rId208" Type="http://schemas.openxmlformats.org/officeDocument/2006/relationships/image" Target="media/image47.png"/><Relationship Id="rId261" Type="http://schemas.openxmlformats.org/officeDocument/2006/relationships/hyperlink" Target="http://docs.oasis-open.org/wsn/bw-2/NotificationProducer/SubscribeRequest" TargetMode="External"/><Relationship Id="rId14" Type="http://schemas.openxmlformats.org/officeDocument/2006/relationships/hyperlink" Target="http://ihe.net/Technical_Frameworks/" TargetMode="External"/><Relationship Id="rId56" Type="http://schemas.openxmlformats.org/officeDocument/2006/relationships/image" Target="media/image17.emf"/><Relationship Id="rId317" Type="http://schemas.openxmlformats.org/officeDocument/2006/relationships/hyperlink" Target="http://hl7.org/v3ballot2007may/html/infrastructure/datatypes/datatypes.htm" TargetMode="External"/><Relationship Id="rId359" Type="http://schemas.openxmlformats.org/officeDocument/2006/relationships/image" Target="media/image67.wmf"/><Relationship Id="rId98" Type="http://schemas.openxmlformats.org/officeDocument/2006/relationships/hyperlink" Target="http://www.oasis-open.org/committees/download.php/16768/wss-v1.1-spec-os-SAMLTokenProfile.pdf" TargetMode="External"/><Relationship Id="rId121" Type="http://schemas.openxmlformats.org/officeDocument/2006/relationships/hyperlink" Target="file:///C:\v3ballot_2006jan\html\infrastructure\datatypes\datatypes.htm" TargetMode="External"/><Relationship Id="rId163" Type="http://schemas.openxmlformats.org/officeDocument/2006/relationships/hyperlink" Target="http://hl7.org/v3ballot2007may/html/infrastructure/rim/rim.htm" TargetMode="External"/><Relationship Id="rId219" Type="http://schemas.openxmlformats.org/officeDocument/2006/relationships/hyperlink" Target="http://hl7.org/v3ballot2007may/html/infrastructure/datatypes/datatypes.htm" TargetMode="External"/><Relationship Id="rId370" Type="http://schemas.openxmlformats.org/officeDocument/2006/relationships/footer" Target="footer3.xml"/><Relationship Id="rId230" Type="http://schemas.openxmlformats.org/officeDocument/2006/relationships/image" Target="media/image52.png"/><Relationship Id="rId25" Type="http://schemas.openxmlformats.org/officeDocument/2006/relationships/oleObject" Target="embeddings/oleObject2.bin"/><Relationship Id="rId67" Type="http://schemas.openxmlformats.org/officeDocument/2006/relationships/oleObject" Target="embeddings/oleObject12.bin"/><Relationship Id="rId272" Type="http://schemas.openxmlformats.org/officeDocument/2006/relationships/hyperlink" Target="http://wiki.ihe.net/images/4/46/DSUB_risk_assesment.xls" TargetMode="External"/><Relationship Id="rId328" Type="http://schemas.openxmlformats.org/officeDocument/2006/relationships/hyperlink" Target="http://hl7.org/v3ballot2007may/html/infrastructure/datatypes/datatypes.htm" TargetMode="External"/><Relationship Id="rId132" Type="http://schemas.openxmlformats.org/officeDocument/2006/relationships/hyperlink" Target="http://hl7.org/v3ballot2007may/html/infrastructure/rim/rim.htm" TargetMode="External"/><Relationship Id="rId174" Type="http://schemas.openxmlformats.org/officeDocument/2006/relationships/hyperlink" Target="http://hl7.org/v3ballot2007may/html/infrastructure/rim/rim.htm" TargetMode="External"/><Relationship Id="rId241" Type="http://schemas.openxmlformats.org/officeDocument/2006/relationships/hyperlink" Target="http://www.w3.org/2003/05/soap-envelope" TargetMode="External"/><Relationship Id="rId36" Type="http://schemas.openxmlformats.org/officeDocument/2006/relationships/image" Target="media/image9.emf"/><Relationship Id="rId283" Type="http://schemas.openxmlformats.org/officeDocument/2006/relationships/image" Target="media/image59.emf"/><Relationship Id="rId339" Type="http://schemas.openxmlformats.org/officeDocument/2006/relationships/hyperlink" Target="file:///C:\v3ballot_2006jan\html\infrastructure\datatypes\datatypes.htm" TargetMode="External"/><Relationship Id="rId78" Type="http://schemas.openxmlformats.org/officeDocument/2006/relationships/oleObject" Target="embeddings/oleObject16.bin"/><Relationship Id="rId99" Type="http://schemas.openxmlformats.org/officeDocument/2006/relationships/hyperlink" Target="http://wiki.ihe.net/index.php?title=Personnel_White_Pages" TargetMode="External"/><Relationship Id="rId101" Type="http://schemas.openxmlformats.org/officeDocument/2006/relationships/hyperlink" Target="http://wiki.ihe.net/index.php?title=Basic_Patient_Privacy_Consents" TargetMode="External"/><Relationship Id="rId122" Type="http://schemas.openxmlformats.org/officeDocument/2006/relationships/hyperlink" Target="file:///C:\v3ballot_2006jan\html\infrastructure\datatypes\datatypes.htm" TargetMode="External"/><Relationship Id="rId143" Type="http://schemas.openxmlformats.org/officeDocument/2006/relationships/hyperlink" Target="http://hl7.org/v3ballot2007may/html/infrastructure/datatypes/datatypes.htm" TargetMode="External"/><Relationship Id="rId164" Type="http://schemas.openxmlformats.org/officeDocument/2006/relationships/hyperlink" Target="http://hl7.org/v3ballot2007may/html/infrastructure/datatypes/datatypes.htm" TargetMode="External"/><Relationship Id="rId185" Type="http://schemas.openxmlformats.org/officeDocument/2006/relationships/hyperlink" Target="http://hl7.org/v3ballot2007may/html/infrastructure/vocabulary/AdministrativeGender.htm" TargetMode="External"/><Relationship Id="rId350" Type="http://schemas.openxmlformats.org/officeDocument/2006/relationships/hyperlink" Target="http://hl7.org/v3ballot2007may/html/infrastructure/rim/rim.htm" TargetMode="External"/><Relationship Id="rId371" Type="http://schemas.openxmlformats.org/officeDocument/2006/relationships/fontTable" Target="fontTable.xml"/><Relationship Id="rId9" Type="http://schemas.openxmlformats.org/officeDocument/2006/relationships/hyperlink" Target="http://www.ihe.net/Technical_Frameworks/" TargetMode="External"/><Relationship Id="rId210" Type="http://schemas.openxmlformats.org/officeDocument/2006/relationships/hyperlink" Target="file:///C:\v3ballot_2006jan\html\infrastructure\datatypes\datatypes.htm" TargetMode="External"/><Relationship Id="rId26" Type="http://schemas.openxmlformats.org/officeDocument/2006/relationships/image" Target="media/image4.emf"/><Relationship Id="rId231" Type="http://schemas.openxmlformats.org/officeDocument/2006/relationships/hyperlink" Target="http://www.oasis-open.org/committees/tc_home.php?wg_abbrev=wsn" TargetMode="External"/><Relationship Id="rId252" Type="http://schemas.openxmlformats.org/officeDocument/2006/relationships/hyperlink" Target="http://www.w3.org/2005/08/addressing" TargetMode="External"/><Relationship Id="rId273" Type="http://schemas.openxmlformats.org/officeDocument/2006/relationships/image" Target="media/image56.png"/><Relationship Id="rId294" Type="http://schemas.openxmlformats.org/officeDocument/2006/relationships/hyperlink" Target="http://hl7.org/v3ballot2007may/html/infrastructure/rim/rim.htm" TargetMode="External"/><Relationship Id="rId308" Type="http://schemas.openxmlformats.org/officeDocument/2006/relationships/hyperlink" Target="http://hl7.org/v3ballot2007may/html/infrastructure/rim/rim.htm" TargetMode="External"/><Relationship Id="rId329" Type="http://schemas.openxmlformats.org/officeDocument/2006/relationships/hyperlink" Target="http://www.hl7.org/v3ballot/html/infrastructure/rim/rim.htm" TargetMode="External"/><Relationship Id="rId47" Type="http://schemas.openxmlformats.org/officeDocument/2006/relationships/hyperlink" Target="http://www.w3.org/TR/xhtml1" TargetMode="External"/><Relationship Id="rId68" Type="http://schemas.openxmlformats.org/officeDocument/2006/relationships/hyperlink" Target="http://www.faqs.org/rfcs/rfc1738.html" TargetMode="External"/><Relationship Id="rId89" Type="http://schemas.openxmlformats.org/officeDocument/2006/relationships/hyperlink" Target="http://www.w3.org/TR/soap12-mtom/" TargetMode="External"/><Relationship Id="rId112" Type="http://schemas.openxmlformats.org/officeDocument/2006/relationships/image" Target="media/image36.emf"/><Relationship Id="rId133" Type="http://schemas.openxmlformats.org/officeDocument/2006/relationships/hyperlink" Target="http://hl7.org/v3ballot2007may/html/infrastructure/datatypes/datatypes.htm" TargetMode="External"/><Relationship Id="rId154" Type="http://schemas.openxmlformats.org/officeDocument/2006/relationships/image" Target="media/image44.png"/><Relationship Id="rId175" Type="http://schemas.openxmlformats.org/officeDocument/2006/relationships/hyperlink" Target="http://hl7.org/v3ballot2007may/html/infrastructure/datatypes/datatypes.htm" TargetMode="External"/><Relationship Id="rId340" Type="http://schemas.openxmlformats.org/officeDocument/2006/relationships/hyperlink" Target="file:///C:\v3ballot_2006jan\html\infrastructure\datatypes\datatypes.htm" TargetMode="External"/><Relationship Id="rId361" Type="http://schemas.openxmlformats.org/officeDocument/2006/relationships/image" Target="media/image68.wmf"/><Relationship Id="rId196" Type="http://schemas.openxmlformats.org/officeDocument/2006/relationships/hyperlink" Target="http://hl7.org/v3ballot2007may/html/infrastructure/datatypes/datatypes.htm" TargetMode="External"/><Relationship Id="rId200" Type="http://schemas.openxmlformats.org/officeDocument/2006/relationships/hyperlink" Target="http://hl7.org/v3ballot2007may/html/infrastructure/rim/rim.htm" TargetMode="External"/><Relationship Id="rId16" Type="http://schemas.microsoft.com/office/2011/relationships/commentsExtended" Target="commentsExtended.xml"/><Relationship Id="rId221" Type="http://schemas.openxmlformats.org/officeDocument/2006/relationships/image" Target="media/image48.emf"/><Relationship Id="rId242" Type="http://schemas.openxmlformats.org/officeDocument/2006/relationships/hyperlink" Target="http://www.w3.org/2003/05/soap-envelope" TargetMode="External"/><Relationship Id="rId263" Type="http://schemas.openxmlformats.org/officeDocument/2006/relationships/hyperlink" Target="https://NotificationRecipientServer/xdsBnotification" TargetMode="External"/><Relationship Id="rId284" Type="http://schemas.openxmlformats.org/officeDocument/2006/relationships/oleObject" Target="embeddings/oleObject35.bin"/><Relationship Id="rId319" Type="http://schemas.openxmlformats.org/officeDocument/2006/relationships/hyperlink" Target="http://hl7.org/v3ballot2007may/html/infrastructure/datatypes/datatypes.htm" TargetMode="External"/><Relationship Id="rId37" Type="http://schemas.openxmlformats.org/officeDocument/2006/relationships/oleObject" Target="embeddings/Microsoft_PowerPoint_97_-_2003_Presentation2.ppt"/><Relationship Id="rId58" Type="http://schemas.openxmlformats.org/officeDocument/2006/relationships/image" Target="media/image18.emf"/><Relationship Id="rId79" Type="http://schemas.openxmlformats.org/officeDocument/2006/relationships/hyperlink" Target="http://www.faqs.org/rfcs/rfc1738.html" TargetMode="External"/><Relationship Id="rId102" Type="http://schemas.openxmlformats.org/officeDocument/2006/relationships/image" Target="media/image32.jpeg"/><Relationship Id="rId123" Type="http://schemas.openxmlformats.org/officeDocument/2006/relationships/hyperlink" Target="file:///C:\v3ballot_2006jan\html\infrastructure\datatypes\datatypes.htm" TargetMode="External"/><Relationship Id="rId144" Type="http://schemas.openxmlformats.org/officeDocument/2006/relationships/hyperlink" Target="http://hl7.org/v3ballot2007may/html/infrastructure/rim/rim.htm" TargetMode="External"/><Relationship Id="rId330" Type="http://schemas.openxmlformats.org/officeDocument/2006/relationships/hyperlink" Target="http://www.hl7.org/v3ballot/html/infrastructure/datatypes/datatypes.htm" TargetMode="External"/><Relationship Id="rId90" Type="http://schemas.openxmlformats.org/officeDocument/2006/relationships/image" Target="media/image30.wmf"/><Relationship Id="rId165" Type="http://schemas.openxmlformats.org/officeDocument/2006/relationships/hyperlink" Target="http://hl7.org/v3ballot2007may/html/infrastructure/vocabulary/QueryStatusCode.htm" TargetMode="External"/><Relationship Id="rId186" Type="http://schemas.openxmlformats.org/officeDocument/2006/relationships/hyperlink" Target="http://hl7.org/v3ballot2007may/html/infrastructure/rim/rim.htm" TargetMode="External"/><Relationship Id="rId351" Type="http://schemas.openxmlformats.org/officeDocument/2006/relationships/image" Target="media/image63.emf"/><Relationship Id="rId372" Type="http://schemas.microsoft.com/office/2011/relationships/people" Target="people.xml"/><Relationship Id="rId211" Type="http://schemas.openxmlformats.org/officeDocument/2006/relationships/hyperlink" Target="file:///C:\v3ballot_2006jan\html\infrastructure\rim\rim.htm" TargetMode="External"/><Relationship Id="rId232" Type="http://schemas.openxmlformats.org/officeDocument/2006/relationships/hyperlink" Target="http://docs.oasis-open.org/wsn/wsn-ws_base_notification-1.3-spec-os.pdf" TargetMode="External"/><Relationship Id="rId253" Type="http://schemas.openxmlformats.org/officeDocument/2006/relationships/hyperlink" Target="http://www.w3.org/2001/XMLSchema-instance" TargetMode="External"/><Relationship Id="rId274" Type="http://schemas.openxmlformats.org/officeDocument/2006/relationships/hyperlink" Target="http://www.oasis-open.org/committees/tc_home.php?wg_abbrev=wsn" TargetMode="External"/><Relationship Id="rId295" Type="http://schemas.openxmlformats.org/officeDocument/2006/relationships/hyperlink" Target="http://hl7.org/v3ballot2007may/html/infrastructure/datatypes/datatypes.htm" TargetMode="External"/><Relationship Id="rId309" Type="http://schemas.openxmlformats.org/officeDocument/2006/relationships/hyperlink" Target="http://hl7.org/v3ballot2007may/html/infrastructure/datatypes/datatypes.htm" TargetMode="External"/><Relationship Id="rId27" Type="http://schemas.openxmlformats.org/officeDocument/2006/relationships/oleObject" Target="embeddings/oleObject3.bin"/><Relationship Id="rId48" Type="http://schemas.openxmlformats.org/officeDocument/2006/relationships/hyperlink" Target="http://dicom.nema.org/" TargetMode="External"/><Relationship Id="rId69" Type="http://schemas.openxmlformats.org/officeDocument/2006/relationships/image" Target="media/image22.wmf"/><Relationship Id="rId113" Type="http://schemas.openxmlformats.org/officeDocument/2006/relationships/oleObject" Target="embeddings/oleObject25.bin"/><Relationship Id="rId134" Type="http://schemas.openxmlformats.org/officeDocument/2006/relationships/hyperlink" Target="http://hl7.org/v3ballot2007may/html/infrastructure/rim/rim.htm" TargetMode="External"/><Relationship Id="rId320" Type="http://schemas.openxmlformats.org/officeDocument/2006/relationships/hyperlink" Target="http://hl7.org/v3ballot2007may/html/infrastructure/rim/rim.htm" TargetMode="External"/><Relationship Id="rId80" Type="http://schemas.openxmlformats.org/officeDocument/2006/relationships/hyperlink" Target="http://www.w3.org/TR/2004/WD-xforms11-20041115/" TargetMode="External"/><Relationship Id="rId155" Type="http://schemas.openxmlformats.org/officeDocument/2006/relationships/hyperlink" Target="file:///C:\v3ballot_2006jan\html\infrastructure\datatypes\datatypes.htm" TargetMode="External"/><Relationship Id="rId176" Type="http://schemas.openxmlformats.org/officeDocument/2006/relationships/hyperlink" Target="http://hl7.org/v3ballot2007may/html/infrastructure/vocabulary/QueryRequestLimit.htm" TargetMode="External"/><Relationship Id="rId197" Type="http://schemas.openxmlformats.org/officeDocument/2006/relationships/hyperlink" Target="http://hl7.org/v3ballot2007may/html/infrastructure/rim/rim.htm" TargetMode="External"/><Relationship Id="rId341" Type="http://schemas.openxmlformats.org/officeDocument/2006/relationships/hyperlink" Target="file:///C:\v3ballot_2006jan\html\infrastructure\rim\rim.htm" TargetMode="External"/><Relationship Id="rId362" Type="http://schemas.openxmlformats.org/officeDocument/2006/relationships/oleObject" Target="embeddings/oleObject40.bin"/><Relationship Id="rId201" Type="http://schemas.openxmlformats.org/officeDocument/2006/relationships/hyperlink" Target="http://hl7.org/v3ballot2007may/html/infrastructure/datatypes/datatypes.htm" TargetMode="External"/><Relationship Id="rId222" Type="http://schemas.openxmlformats.org/officeDocument/2006/relationships/oleObject" Target="embeddings/oleObject30.bin"/><Relationship Id="rId243" Type="http://schemas.openxmlformats.org/officeDocument/2006/relationships/hyperlink" Target="http://www.w3.org/2005/08/addressing" TargetMode="External"/><Relationship Id="rId264" Type="http://schemas.openxmlformats.org/officeDocument/2006/relationships/hyperlink" Target="http://docs.oasis-open.org/wsn/t-1/TopicExpression/Simple" TargetMode="External"/><Relationship Id="rId285" Type="http://schemas.openxmlformats.org/officeDocument/2006/relationships/image" Target="media/image60.png"/><Relationship Id="rId17" Type="http://schemas.microsoft.com/office/2016/09/relationships/commentsIds" Target="commentsIds.xml"/><Relationship Id="rId38" Type="http://schemas.openxmlformats.org/officeDocument/2006/relationships/image" Target="media/image10.emf"/><Relationship Id="rId59" Type="http://schemas.openxmlformats.org/officeDocument/2006/relationships/oleObject" Target="embeddings/oleObject9.bin"/><Relationship Id="rId103" Type="http://schemas.openxmlformats.org/officeDocument/2006/relationships/hyperlink" Target="http://www.w3.org/TR/soap12-mtom/" TargetMode="External"/><Relationship Id="rId124" Type="http://schemas.openxmlformats.org/officeDocument/2006/relationships/hyperlink" Target="file:///C:\v3ballot_2006jan\html\infrastructure\datatypes\datatypes.htm" TargetMode="External"/><Relationship Id="rId310" Type="http://schemas.openxmlformats.org/officeDocument/2006/relationships/hyperlink" Target="http://hl7.org/v3ballot2007may/html/infrastructure/vocabulary/AdministrativeGender.htm" TargetMode="External"/><Relationship Id="rId70" Type="http://schemas.openxmlformats.org/officeDocument/2006/relationships/oleObject" Target="embeddings/oleObject13.bin"/><Relationship Id="rId91" Type="http://schemas.openxmlformats.org/officeDocument/2006/relationships/oleObject" Target="embeddings/oleObject21.bin"/><Relationship Id="rId145" Type="http://schemas.openxmlformats.org/officeDocument/2006/relationships/hyperlink" Target="http://hl7.org/v3ballot2007may/html/infrastructure/datatypes/datatypes.htm" TargetMode="External"/><Relationship Id="rId166" Type="http://schemas.openxmlformats.org/officeDocument/2006/relationships/hyperlink" Target="http://hl7.org/v3ballot2007may/html/infrastructure/rim/rim.htm" TargetMode="External"/><Relationship Id="rId187" Type="http://schemas.openxmlformats.org/officeDocument/2006/relationships/hyperlink" Target="http://hl7.org/v3ballot2007may/html/infrastructure/datatypes/datatypes.htm" TargetMode="External"/><Relationship Id="rId331" Type="http://schemas.openxmlformats.org/officeDocument/2006/relationships/hyperlink" Target="http://www.hl7.org/v3ballot/html/infrastructure/rim/rim.htm" TargetMode="External"/><Relationship Id="rId352" Type="http://schemas.openxmlformats.org/officeDocument/2006/relationships/oleObject" Target="embeddings/oleObject36.bin"/><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hyperlink" Target="file:///C:\v3ballot_2006jan\html\infrastructure\datatypes\datatypes.htm" TargetMode="External"/><Relationship Id="rId233" Type="http://schemas.openxmlformats.org/officeDocument/2006/relationships/hyperlink" Target="http://docs.oasis-open.org/wsn/wsn-ws_brokered_notification-1.3-spec-os.pdf" TargetMode="External"/><Relationship Id="rId254" Type="http://schemas.openxmlformats.org/officeDocument/2006/relationships/hyperlink" Target="http://docs.oasis-open.org/wsn/b-2" TargetMode="External"/><Relationship Id="rId28" Type="http://schemas.openxmlformats.org/officeDocument/2006/relationships/hyperlink" Target="http://www.loinc.org" TargetMode="External"/><Relationship Id="rId49" Type="http://schemas.openxmlformats.org/officeDocument/2006/relationships/hyperlink" Target="http://dicom.nema.org/" TargetMode="External"/><Relationship Id="rId114" Type="http://schemas.openxmlformats.org/officeDocument/2006/relationships/image" Target="media/image37.wmf"/><Relationship Id="rId275" Type="http://schemas.openxmlformats.org/officeDocument/2006/relationships/hyperlink" Target="http://docs.oasis-open.org/wsn/wsn-ws_base_notification-1.3-spec-os.pdf" TargetMode="External"/><Relationship Id="rId296" Type="http://schemas.openxmlformats.org/officeDocument/2006/relationships/hyperlink" Target="http://hl7.org/v3ballot2007may/html/infrastructure/vocabulary/QueryPriority.htm" TargetMode="External"/><Relationship Id="rId300" Type="http://schemas.openxmlformats.org/officeDocument/2006/relationships/hyperlink" Target="http://hl7.org/v3ballot2007may/html/infrastructure/datatypes/datatypes.htm" TargetMode="External"/><Relationship Id="rId60" Type="http://schemas.openxmlformats.org/officeDocument/2006/relationships/image" Target="media/image19.wmf"/><Relationship Id="rId81" Type="http://schemas.openxmlformats.org/officeDocument/2006/relationships/image" Target="media/image26.wmf"/><Relationship Id="rId135" Type="http://schemas.openxmlformats.org/officeDocument/2006/relationships/hyperlink" Target="http://hl7.org/v3ballot2007may/html/infrastructure/datatypes/datatypes.htm" TargetMode="External"/><Relationship Id="rId156" Type="http://schemas.openxmlformats.org/officeDocument/2006/relationships/hyperlink" Target="file:///C:\v3ballot_2006jan\html\infrastructure\datatypes\datatypes.htm" TargetMode="External"/><Relationship Id="rId177" Type="http://schemas.openxmlformats.org/officeDocument/2006/relationships/hyperlink" Target="http://hl7.org/v3ballot2007may/html/infrastructure/rim/rim.htm" TargetMode="External"/><Relationship Id="rId198" Type="http://schemas.openxmlformats.org/officeDocument/2006/relationships/hyperlink" Target="http://hl7.org/v3ballot2007may/html/infrastructure/rim/rim.htm" TargetMode="External"/><Relationship Id="rId321" Type="http://schemas.openxmlformats.org/officeDocument/2006/relationships/hyperlink" Target="http://hl7.org/v3ballot2007may/html/infrastructure/datatypes/datatypes.htm" TargetMode="External"/><Relationship Id="rId342" Type="http://schemas.openxmlformats.org/officeDocument/2006/relationships/hyperlink" Target="file:///C:\v3ballot_2006jan\html\infrastructure\datatypes\datatypes.htm" TargetMode="External"/><Relationship Id="rId363" Type="http://schemas.openxmlformats.org/officeDocument/2006/relationships/image" Target="media/image69.jpeg"/><Relationship Id="rId202" Type="http://schemas.openxmlformats.org/officeDocument/2006/relationships/hyperlink" Target="http://hl7.org/v3ballot2007may/html/infrastructure/rim/rim.htm" TargetMode="External"/><Relationship Id="rId223" Type="http://schemas.openxmlformats.org/officeDocument/2006/relationships/image" Target="media/image49.emf"/><Relationship Id="rId244" Type="http://schemas.openxmlformats.org/officeDocument/2006/relationships/hyperlink" Target="http://www.w3.org/2005/08/addressing/ws-addr.xsd" TargetMode="External"/><Relationship Id="rId18" Type="http://schemas.openxmlformats.org/officeDocument/2006/relationships/hyperlink" Target="http://ihe.net/ITI_Public_Comments" TargetMode="External"/><Relationship Id="rId39" Type="http://schemas.openxmlformats.org/officeDocument/2006/relationships/oleObject" Target="embeddings/Microsoft_PowerPoint_97_-_2003_Presentation3.ppt"/><Relationship Id="rId265" Type="http://schemas.openxmlformats.org/officeDocument/2006/relationships/hyperlink" Target="http://wiki.ihe.net/images/4/46/DSUB_risk_assesment.xls" TargetMode="External"/><Relationship Id="rId286" Type="http://schemas.openxmlformats.org/officeDocument/2006/relationships/hyperlink" Target="http://hl7.org/v3ballot2007may/html/infrastructure/rim/rim.htm" TargetMode="External"/><Relationship Id="rId50" Type="http://schemas.openxmlformats.org/officeDocument/2006/relationships/hyperlink" Target="http://www.w3.org/TR/xhtm-basic" TargetMode="External"/><Relationship Id="rId104" Type="http://schemas.openxmlformats.org/officeDocument/2006/relationships/hyperlink" Target="http://www.w3.org/TR/2005/REC-xop10-20050125/" TargetMode="External"/><Relationship Id="rId125" Type="http://schemas.openxmlformats.org/officeDocument/2006/relationships/image" Target="media/image39.png"/><Relationship Id="rId146" Type="http://schemas.openxmlformats.org/officeDocument/2006/relationships/hyperlink" Target="http://hl7.org/v3ballot2007may/html/infrastructure/rim/rim.htm" TargetMode="External"/><Relationship Id="rId167" Type="http://schemas.openxmlformats.org/officeDocument/2006/relationships/hyperlink" Target="http://hl7.org/v3ballot2007may/html/infrastructure/datatypes/datatypes.htm" TargetMode="External"/><Relationship Id="rId188" Type="http://schemas.openxmlformats.org/officeDocument/2006/relationships/hyperlink" Target="http://hl7.org/v3ballot2007may/html/infrastructure/rim/rim.htm" TargetMode="External"/><Relationship Id="rId311" Type="http://schemas.openxmlformats.org/officeDocument/2006/relationships/hyperlink" Target="http://hl7.org/v3ballot2007may/html/infrastructure/rim/rim.htm" TargetMode="External"/><Relationship Id="rId332" Type="http://schemas.openxmlformats.org/officeDocument/2006/relationships/hyperlink" Target="http://www.hl7.org/v3ballot/html/infrastructure/datatypes/datatypes.htm" TargetMode="External"/><Relationship Id="rId353" Type="http://schemas.openxmlformats.org/officeDocument/2006/relationships/image" Target="media/image64.emf"/><Relationship Id="rId71" Type="http://schemas.openxmlformats.org/officeDocument/2006/relationships/image" Target="media/image23.wmf"/><Relationship Id="rId92" Type="http://schemas.openxmlformats.org/officeDocument/2006/relationships/image" Target="media/image31.jpeg"/><Relationship Id="rId213" Type="http://schemas.openxmlformats.org/officeDocument/2006/relationships/hyperlink" Target="file:///C:\v3ballot_2006jan\html\infrastructure\datatypes\datatypes.htm" TargetMode="External"/><Relationship Id="rId234" Type="http://schemas.openxmlformats.org/officeDocument/2006/relationships/hyperlink" Target="http://docs.oasis-open.org/wsn/wsn-ws_topics-1.3-spec-os.pdf" TargetMode="External"/><Relationship Id="rId2" Type="http://schemas.openxmlformats.org/officeDocument/2006/relationships/numbering" Target="numbering.xml"/><Relationship Id="rId29" Type="http://schemas.openxmlformats.org/officeDocument/2006/relationships/image" Target="media/image5.emf"/><Relationship Id="rId255" Type="http://schemas.openxmlformats.org/officeDocument/2006/relationships/hyperlink" Target="http://www.w3.org/2003/05/soap-envelope" TargetMode="External"/><Relationship Id="rId276" Type="http://schemas.openxmlformats.org/officeDocument/2006/relationships/hyperlink" Target="http://docs.oasis-open.org/wsn/wsn-ws_brokered_notification-1.3-spec-os.pdf" TargetMode="External"/><Relationship Id="rId297" Type="http://schemas.openxmlformats.org/officeDocument/2006/relationships/hyperlink" Target="http://hl7.org/v3ballot2007may/html/infrastructure/rim/rim.htm" TargetMode="External"/><Relationship Id="rId40" Type="http://schemas.openxmlformats.org/officeDocument/2006/relationships/image" Target="media/image11.wmf"/><Relationship Id="rId115" Type="http://schemas.openxmlformats.org/officeDocument/2006/relationships/oleObject" Target="embeddings/oleObject26.bin"/><Relationship Id="rId136" Type="http://schemas.openxmlformats.org/officeDocument/2006/relationships/hyperlink" Target="http://hl7.org/v3ballot2007may/html/infrastructure/vocabulary/QueryStatusCode.htm" TargetMode="External"/><Relationship Id="rId157" Type="http://schemas.openxmlformats.org/officeDocument/2006/relationships/image" Target="media/image45.wmf"/><Relationship Id="rId178" Type="http://schemas.openxmlformats.org/officeDocument/2006/relationships/hyperlink" Target="http://hl7.org/v3ballot2007may/html/infrastructure/rim/rim.htm" TargetMode="External"/><Relationship Id="rId301" Type="http://schemas.openxmlformats.org/officeDocument/2006/relationships/hyperlink" Target="http://hl7.org/v3ballot2007may/html/infrastructure/vocabulary/QueryRequestLimit.htm" TargetMode="External"/><Relationship Id="rId322" Type="http://schemas.openxmlformats.org/officeDocument/2006/relationships/hyperlink" Target="http://hl7.org/v3ballot2007may/html/infrastructure/rim/rim.htm" TargetMode="External"/><Relationship Id="rId343" Type="http://schemas.openxmlformats.org/officeDocument/2006/relationships/hyperlink" Target="file:///C:\v3ballot_2006jan\html\infrastructure\datatypes\datatypes.htm" TargetMode="External"/><Relationship Id="rId364" Type="http://schemas.openxmlformats.org/officeDocument/2006/relationships/image" Target="media/image70.jpeg"/><Relationship Id="rId61" Type="http://schemas.openxmlformats.org/officeDocument/2006/relationships/oleObject" Target="embeddings/oleObject10.bin"/><Relationship Id="rId82" Type="http://schemas.openxmlformats.org/officeDocument/2006/relationships/oleObject" Target="embeddings/oleObject17.bin"/><Relationship Id="rId199" Type="http://schemas.openxmlformats.org/officeDocument/2006/relationships/hyperlink" Target="http://hl7.org/v3ballot2007may/html/infrastructure/datatypes/datatypes.htm" TargetMode="External"/><Relationship Id="rId203" Type="http://schemas.openxmlformats.org/officeDocument/2006/relationships/hyperlink" Target="http://hl7.org/v3ballot2007may/html/infrastructure/datatypes/datatypes.htm" TargetMode="External"/><Relationship Id="rId19" Type="http://schemas.openxmlformats.org/officeDocument/2006/relationships/hyperlink" Target="http://www.ihe.net/Patent_Disclosure_Process/" TargetMode="External"/><Relationship Id="rId224" Type="http://schemas.openxmlformats.org/officeDocument/2006/relationships/oleObject" Target="embeddings/oleObject31.bin"/><Relationship Id="rId245" Type="http://schemas.openxmlformats.org/officeDocument/2006/relationships/hyperlink" Target="http://docs.oasis-open.org/wsn/b-2" TargetMode="External"/><Relationship Id="rId266" Type="http://schemas.openxmlformats.org/officeDocument/2006/relationships/image" Target="media/image54.png"/><Relationship Id="rId287" Type="http://schemas.openxmlformats.org/officeDocument/2006/relationships/hyperlink" Target="http://hl7.org/v3ballot2007may/html/infrastructure/datatypes/datatypes.htm" TargetMode="External"/><Relationship Id="rId30" Type="http://schemas.openxmlformats.org/officeDocument/2006/relationships/oleObject" Target="embeddings/Microsoft_PowerPoint_97_-_2003_Presentation.ppt"/><Relationship Id="rId105" Type="http://schemas.openxmlformats.org/officeDocument/2006/relationships/image" Target="media/image33.emf"/><Relationship Id="rId126" Type="http://schemas.openxmlformats.org/officeDocument/2006/relationships/hyperlink" Target="file:///C:\v3ballot_2006jan\html\infrastructure\datatypes\datatypes.htm" TargetMode="External"/><Relationship Id="rId147" Type="http://schemas.openxmlformats.org/officeDocument/2006/relationships/hyperlink" Target="http://hl7.org/v3ballot2007may/html/infrastructure/datatypes/datatypes.htm" TargetMode="External"/><Relationship Id="rId168" Type="http://schemas.openxmlformats.org/officeDocument/2006/relationships/hyperlink" Target="http://hl7.org/v3ballot2007may/html/infrastructure/vocabulary/ResponseModality.htm" TargetMode="External"/><Relationship Id="rId312" Type="http://schemas.openxmlformats.org/officeDocument/2006/relationships/hyperlink" Target="http://hl7.org/v3ballot2007may/html/infrastructure/datatypes/datatypes.htm" TargetMode="External"/><Relationship Id="rId333" Type="http://schemas.openxmlformats.org/officeDocument/2006/relationships/hyperlink" Target="http://www.hl7.org/v3ballot/html/infrastructure/rim/rim.htm" TargetMode="External"/><Relationship Id="rId354" Type="http://schemas.openxmlformats.org/officeDocument/2006/relationships/image" Target="media/image65.emf"/><Relationship Id="rId51" Type="http://schemas.openxmlformats.org/officeDocument/2006/relationships/hyperlink" Target="http://www.rfc-editor.org/rfc/rfc3798.txt" TargetMode="External"/><Relationship Id="rId72" Type="http://schemas.openxmlformats.org/officeDocument/2006/relationships/oleObject" Target="embeddings/oleObject14.bin"/><Relationship Id="rId93" Type="http://schemas.openxmlformats.org/officeDocument/2006/relationships/hyperlink" Target="http://www.oasis-open.org/committees/security/" TargetMode="External"/><Relationship Id="rId189" Type="http://schemas.openxmlformats.org/officeDocument/2006/relationships/hyperlink" Target="http://hl7.org/v3ballot2007may/html/infrastructure/datatypes/datatypes.htm" TargetMode="External"/><Relationship Id="rId3" Type="http://schemas.openxmlformats.org/officeDocument/2006/relationships/styles" Target="styles.xml"/><Relationship Id="rId214" Type="http://schemas.openxmlformats.org/officeDocument/2006/relationships/hyperlink" Target="http://hl7.org/v3ballot2007may/html/infrastructure/rim/rim.htm" TargetMode="External"/><Relationship Id="rId235" Type="http://schemas.openxmlformats.org/officeDocument/2006/relationships/image" Target="media/image53.png"/><Relationship Id="rId256" Type="http://schemas.openxmlformats.org/officeDocument/2006/relationships/hyperlink" Target="http://www.w3.org/2003/05/soap-envelope" TargetMode="External"/><Relationship Id="rId277" Type="http://schemas.openxmlformats.org/officeDocument/2006/relationships/hyperlink" Target="http://docs.oasis-open.org/wsn/wsn-ws_topics-1.3-spec-os.pdf" TargetMode="External"/><Relationship Id="rId298" Type="http://schemas.openxmlformats.org/officeDocument/2006/relationships/hyperlink" Target="http://hl7.org/v3ballot2007may/html/infrastructure/datatypes/datatypes.htm" TargetMode="External"/><Relationship Id="rId116" Type="http://schemas.openxmlformats.org/officeDocument/2006/relationships/hyperlink" Target="http://www.hl7.org/memonly/downloads/v3edition.cfm" TargetMode="External"/><Relationship Id="rId137" Type="http://schemas.openxmlformats.org/officeDocument/2006/relationships/hyperlink" Target="http://hl7.org/v3ballot2007may/html/infrastructure/rim/rim.htm" TargetMode="External"/><Relationship Id="rId158" Type="http://schemas.openxmlformats.org/officeDocument/2006/relationships/oleObject" Target="embeddings/oleObject29.bin"/><Relationship Id="rId302" Type="http://schemas.openxmlformats.org/officeDocument/2006/relationships/hyperlink" Target="http://hl7.org/v3ballot2007may/html/infrastructure/rim/rim.htm" TargetMode="External"/><Relationship Id="rId323" Type="http://schemas.openxmlformats.org/officeDocument/2006/relationships/hyperlink" Target="http://hl7.org/v3ballot2007may/html/infrastructure/rim/rim.htm" TargetMode="External"/><Relationship Id="rId344" Type="http://schemas.openxmlformats.org/officeDocument/2006/relationships/hyperlink" Target="http://hl7.org/v3ballot2007may/html/infrastructure/rim/rim.htm" TargetMode="External"/><Relationship Id="rId20" Type="http://schemas.openxmlformats.org/officeDocument/2006/relationships/hyperlink" Target="mailto:secretary@ihe.net" TargetMode="External"/><Relationship Id="rId41" Type="http://schemas.openxmlformats.org/officeDocument/2006/relationships/oleObject" Target="embeddings/Microsoft_PowerPoint_97_-_2003_Presentation4.ppt"/><Relationship Id="rId62" Type="http://schemas.openxmlformats.org/officeDocument/2006/relationships/hyperlink" Target="http://www.faqs.org/rfcs/rfc1738.html" TargetMode="External"/><Relationship Id="rId83" Type="http://schemas.openxmlformats.org/officeDocument/2006/relationships/image" Target="media/image27.emf"/><Relationship Id="rId179" Type="http://schemas.openxmlformats.org/officeDocument/2006/relationships/hyperlink" Target="http://hl7.org/v3ballot2007may/html/infrastructure/datatypes/datatypes.htm" TargetMode="External"/><Relationship Id="rId365" Type="http://schemas.openxmlformats.org/officeDocument/2006/relationships/header" Target="header1.xml"/><Relationship Id="rId190" Type="http://schemas.openxmlformats.org/officeDocument/2006/relationships/hyperlink" Target="http://hl7.org/v3ballot2007may/html/infrastructure/datatypes/datatypes.htm" TargetMode="External"/><Relationship Id="rId204" Type="http://schemas.openxmlformats.org/officeDocument/2006/relationships/hyperlink" Target="http://hl7.org/v3ballot2007may/html/infrastructure/rim/rim.htm" TargetMode="External"/><Relationship Id="rId225" Type="http://schemas.openxmlformats.org/officeDocument/2006/relationships/hyperlink" Target="http://www.w3.org/2001/XMLSchema" TargetMode="External"/><Relationship Id="rId246" Type="http://schemas.openxmlformats.org/officeDocument/2006/relationships/hyperlink" Target="http://docs.oasis-open.org/wsn/b-2.xsd" TargetMode="External"/><Relationship Id="rId267" Type="http://schemas.openxmlformats.org/officeDocument/2006/relationships/hyperlink" Target="http://www.oasis-open.org/committees/tc_home.php?wg_abbrev=wsn" TargetMode="External"/><Relationship Id="rId288" Type="http://schemas.openxmlformats.org/officeDocument/2006/relationships/hyperlink" Target="http://hl7.org/v3ballot2007may/html/infrastructure/rim/rim.htm" TargetMode="External"/><Relationship Id="rId106" Type="http://schemas.openxmlformats.org/officeDocument/2006/relationships/oleObject" Target="embeddings/oleObject22.bin"/><Relationship Id="rId127" Type="http://schemas.openxmlformats.org/officeDocument/2006/relationships/hyperlink" Target="file:///C:\v3ballot_2006jan\html\infrastructure\datatypes\datatypes.htm" TargetMode="External"/><Relationship Id="rId313" Type="http://schemas.openxmlformats.org/officeDocument/2006/relationships/hyperlink" Target="http://hl7.org/v3ballot2007may/html/infrastructure/rim/rim.htm" TargetMode="External"/><Relationship Id="rId10" Type="http://schemas.openxmlformats.org/officeDocument/2006/relationships/hyperlink" Target="http://www.ihe.net" TargetMode="External"/><Relationship Id="rId31" Type="http://schemas.openxmlformats.org/officeDocument/2006/relationships/image" Target="media/image6.emf"/><Relationship Id="rId52" Type="http://schemas.openxmlformats.org/officeDocument/2006/relationships/image" Target="media/image15.wmf"/><Relationship Id="rId73" Type="http://schemas.openxmlformats.org/officeDocument/2006/relationships/hyperlink" Target="http://www.faqs.org/rfcs/rfc1738.html" TargetMode="External"/><Relationship Id="rId94" Type="http://schemas.openxmlformats.org/officeDocument/2006/relationships/hyperlink" Target="http://docs.oasis-open.org/security/saml/v2.0/saml-core-2.0-os.pdf" TargetMode="External"/><Relationship Id="rId148" Type="http://schemas.openxmlformats.org/officeDocument/2006/relationships/image" Target="media/image42.jpeg"/><Relationship Id="rId169" Type="http://schemas.openxmlformats.org/officeDocument/2006/relationships/hyperlink" Target="http://hl7.org/v3ballot2007may/html/infrastructure/rim/rim.htm" TargetMode="External"/><Relationship Id="rId334" Type="http://schemas.openxmlformats.org/officeDocument/2006/relationships/hyperlink" Target="http://www.hl7.org/v3ballot/html/infrastructure/datatypes/datatypes.htm" TargetMode="External"/><Relationship Id="rId355" Type="http://schemas.openxmlformats.org/officeDocument/2006/relationships/oleObject" Target="embeddings/oleObject37.bin"/><Relationship Id="rId4" Type="http://schemas.openxmlformats.org/officeDocument/2006/relationships/settings" Target="settings.xml"/><Relationship Id="rId180" Type="http://schemas.openxmlformats.org/officeDocument/2006/relationships/hyperlink" Target="http://hl7.org/v3ballot2007may/html/infrastructure/rim/rim.htm" TargetMode="External"/><Relationship Id="rId215" Type="http://schemas.openxmlformats.org/officeDocument/2006/relationships/hyperlink" Target="http://hl7.org/v3ballot2007may/html/infrastructure/datatypes/datatypes.htm" TargetMode="External"/><Relationship Id="rId236" Type="http://schemas.openxmlformats.org/officeDocument/2006/relationships/hyperlink" Target="http://localhost:8080/services/initiatingGateway/query%3c/a:To" TargetMode="External"/><Relationship Id="rId257" Type="http://schemas.openxmlformats.org/officeDocument/2006/relationships/hyperlink" Target="http://www.w3.org/2005/08/addressing" TargetMode="External"/><Relationship Id="rId278" Type="http://schemas.openxmlformats.org/officeDocument/2006/relationships/image" Target="media/image57.png"/><Relationship Id="rId303" Type="http://schemas.openxmlformats.org/officeDocument/2006/relationships/hyperlink" Target="http://hl7.org/v3ballot2007may/html/infrastructure/rim/rim.htm" TargetMode="External"/><Relationship Id="rId42" Type="http://schemas.openxmlformats.org/officeDocument/2006/relationships/image" Target="media/image12.emf"/><Relationship Id="rId84" Type="http://schemas.openxmlformats.org/officeDocument/2006/relationships/oleObject" Target="embeddings/oleObject18.bin"/><Relationship Id="rId138" Type="http://schemas.openxmlformats.org/officeDocument/2006/relationships/hyperlink" Target="http://hl7.org/v3ballot2007may/html/infrastructure/datatypes/datatypes.htm" TargetMode="External"/><Relationship Id="rId345" Type="http://schemas.openxmlformats.org/officeDocument/2006/relationships/hyperlink" Target="http://hl7.org/v3ballot2007may/html/infrastructure/datatypes/datatypes.htm" TargetMode="External"/><Relationship Id="rId191" Type="http://schemas.openxmlformats.org/officeDocument/2006/relationships/hyperlink" Target="http://hl7.org/v3ballot2007may/html/infrastructure/rim/rim.htm" TargetMode="External"/><Relationship Id="rId205" Type="http://schemas.openxmlformats.org/officeDocument/2006/relationships/hyperlink" Target="http://hl7.org/v3ballot2007may/html/infrastructure/datatypes/datatypes.htm" TargetMode="External"/><Relationship Id="rId247" Type="http://schemas.openxmlformats.org/officeDocument/2006/relationships/hyperlink" Target="http://docs.oasis-open.org/wsn/bw-2/NotificationProducer/SubscribeRequest" TargetMode="External"/><Relationship Id="rId107" Type="http://schemas.openxmlformats.org/officeDocument/2006/relationships/image" Target="media/image34.emf"/><Relationship Id="rId289" Type="http://schemas.openxmlformats.org/officeDocument/2006/relationships/hyperlink" Target="http://hl7.org/v3ballot2007may/html/infrastructure/datatypes/datatypes.htm" TargetMode="External"/><Relationship Id="rId11" Type="http://schemas.openxmlformats.org/officeDocument/2006/relationships/hyperlink" Target="http://ihe.net/Technical_Frameworks/" TargetMode="External"/><Relationship Id="rId53" Type="http://schemas.openxmlformats.org/officeDocument/2006/relationships/oleObject" Target="embeddings/oleObject6.bin"/><Relationship Id="rId149" Type="http://schemas.openxmlformats.org/officeDocument/2006/relationships/hyperlink" Target="file:///C:\v3ballot_2006jan\html\infrastructure\datatypes\datatypes.htm" TargetMode="External"/><Relationship Id="rId314" Type="http://schemas.openxmlformats.org/officeDocument/2006/relationships/hyperlink" Target="http://hl7.org/v3ballot2007may/html/infrastructure/datatypes/datatypes.htm" TargetMode="External"/><Relationship Id="rId356" Type="http://schemas.openxmlformats.org/officeDocument/2006/relationships/image" Target="media/image66.emf"/><Relationship Id="rId95" Type="http://schemas.openxmlformats.org/officeDocument/2006/relationships/hyperlink" Target="http://docs.oasis-open.org/wss/2004/01/oasis-200401-wss-soap-message-security-1.0.pdf" TargetMode="External"/><Relationship Id="rId160" Type="http://schemas.openxmlformats.org/officeDocument/2006/relationships/image" Target="media/image46.png"/><Relationship Id="rId216" Type="http://schemas.openxmlformats.org/officeDocument/2006/relationships/hyperlink" Target="http://hl7.org/v3ballot2007may/html/infrastructure/rim/rim.htm" TargetMode="External"/><Relationship Id="rId258" Type="http://schemas.openxmlformats.org/officeDocument/2006/relationships/hyperlink" Target="http://www.w3.org/2005/08/addressing/ws-addr.xsd" TargetMode="External"/><Relationship Id="rId22" Type="http://schemas.openxmlformats.org/officeDocument/2006/relationships/image" Target="media/image2.wmf"/><Relationship Id="rId64" Type="http://schemas.openxmlformats.org/officeDocument/2006/relationships/image" Target="media/image20.wmf"/><Relationship Id="rId118" Type="http://schemas.openxmlformats.org/officeDocument/2006/relationships/hyperlink" Target="file:///C:\v3ballot_2006jan\html\infrastructure\datatypes\datatypes.htm" TargetMode="External"/><Relationship Id="rId325" Type="http://schemas.openxmlformats.org/officeDocument/2006/relationships/hyperlink" Target="http://hl7.org/v3ballot2007may/html/infrastructure/rim/rim.htm" TargetMode="External"/><Relationship Id="rId367" Type="http://schemas.openxmlformats.org/officeDocument/2006/relationships/footer" Target="footer1.xml"/><Relationship Id="rId171" Type="http://schemas.openxmlformats.org/officeDocument/2006/relationships/hyperlink" Target="http://hl7.org/v3ballot2007may/html/infrastructure/vocabulary/QueryPriority.htm" TargetMode="External"/><Relationship Id="rId227" Type="http://schemas.openxmlformats.org/officeDocument/2006/relationships/oleObject" Target="embeddings/oleObject32.bin"/><Relationship Id="rId269" Type="http://schemas.openxmlformats.org/officeDocument/2006/relationships/hyperlink" Target="http://docs.oasis-open.org/wsn/wsn-ws_brokered_notification-1.3-spec-os.pdf" TargetMode="External"/><Relationship Id="rId33" Type="http://schemas.openxmlformats.org/officeDocument/2006/relationships/image" Target="media/image7.wmf"/><Relationship Id="rId129" Type="http://schemas.openxmlformats.org/officeDocument/2006/relationships/oleObject" Target="embeddings/oleObject27.bin"/><Relationship Id="rId280" Type="http://schemas.openxmlformats.org/officeDocument/2006/relationships/image" Target="media/image58.wmf"/><Relationship Id="rId336" Type="http://schemas.openxmlformats.org/officeDocument/2006/relationships/hyperlink" Target="http://www.hl7.org/v3ballot/html/infrastructure/datatypes/datatypes.htm" TargetMode="External"/><Relationship Id="rId75" Type="http://schemas.openxmlformats.org/officeDocument/2006/relationships/image" Target="media/image24.wmf"/><Relationship Id="rId140" Type="http://schemas.openxmlformats.org/officeDocument/2006/relationships/hyperlink" Target="http://hl7.org/v3ballot2007may/html/infrastructure/rim/rim.htm" TargetMode="External"/><Relationship Id="rId182" Type="http://schemas.openxmlformats.org/officeDocument/2006/relationships/hyperlink" Target="http://hl7.org/v3ballot2007may/html/infrastructure/datatypes/datatypes.htm" TargetMode="External"/><Relationship Id="rId6" Type="http://schemas.openxmlformats.org/officeDocument/2006/relationships/footnotes" Target="footnotes.xml"/><Relationship Id="rId238" Type="http://schemas.openxmlformats.org/officeDocument/2006/relationships/hyperlink" Target="http://www.w3.org/2005/08/addressing" TargetMode="External"/><Relationship Id="rId291" Type="http://schemas.openxmlformats.org/officeDocument/2006/relationships/hyperlink" Target="http://hl7.org/v3ballot2007may/html/infrastructure/rim/rim.htm" TargetMode="External"/><Relationship Id="rId305" Type="http://schemas.openxmlformats.org/officeDocument/2006/relationships/hyperlink" Target="http://hl7.org/v3ballot2007may/html/infrastructure/rim/rim.htm" TargetMode="External"/><Relationship Id="rId347" Type="http://schemas.openxmlformats.org/officeDocument/2006/relationships/hyperlink" Target="http://hl7.org/v3ballot2007may/html/infrastructure/datatypes/datatypes.htm" TargetMode="External"/><Relationship Id="rId44" Type="http://schemas.openxmlformats.org/officeDocument/2006/relationships/image" Target="media/image13.png"/><Relationship Id="rId86" Type="http://schemas.openxmlformats.org/officeDocument/2006/relationships/oleObject" Target="embeddings/oleObject19.bin"/><Relationship Id="rId151" Type="http://schemas.openxmlformats.org/officeDocument/2006/relationships/image" Target="media/image43.emf"/><Relationship Id="rId193" Type="http://schemas.openxmlformats.org/officeDocument/2006/relationships/hyperlink" Target="http://hl7.org/v3ballot2007may/html/infrastructure/rim/rim.htm" TargetMode="External"/><Relationship Id="rId207" Type="http://schemas.openxmlformats.org/officeDocument/2006/relationships/hyperlink" Target="http://hl7.org/v3ballot2007may/html/infrastructure/datatypes/datatypes.htm" TargetMode="External"/><Relationship Id="rId249" Type="http://schemas.openxmlformats.org/officeDocument/2006/relationships/hyperlink" Target="https://NotificationRecipientServer/xdsBnotification" TargetMode="External"/><Relationship Id="rId13" Type="http://schemas.openxmlformats.org/officeDocument/2006/relationships/hyperlink" Target="http://www.ihe.net" TargetMode="External"/><Relationship Id="rId109" Type="http://schemas.openxmlformats.org/officeDocument/2006/relationships/image" Target="media/image35.emf"/><Relationship Id="rId260" Type="http://schemas.openxmlformats.org/officeDocument/2006/relationships/hyperlink" Target="http://docs.oasis-open.org/wsn/b-2.xsd" TargetMode="External"/><Relationship Id="rId316" Type="http://schemas.openxmlformats.org/officeDocument/2006/relationships/hyperlink" Target="http://hl7.org/v3ballot2007may/html/infrastructure/rim/rim.htm" TargetMode="External"/><Relationship Id="rId55" Type="http://schemas.openxmlformats.org/officeDocument/2006/relationships/oleObject" Target="embeddings/oleObject7.bin"/><Relationship Id="rId97" Type="http://schemas.openxmlformats.org/officeDocument/2006/relationships/hyperlink" Target="http://docs.oasis-open.org/wss/oasis-wss-saml-token-profile-1.0.pdf" TargetMode="External"/><Relationship Id="rId120" Type="http://schemas.openxmlformats.org/officeDocument/2006/relationships/hyperlink" Target="file:///C:\v3ballot_2006jan\html\infrastructure\rim\rim.htm" TargetMode="External"/><Relationship Id="rId358" Type="http://schemas.openxmlformats.org/officeDocument/2006/relationships/hyperlink" Target="http://www.w3.org/2001/XMLSchema" TargetMode="External"/><Relationship Id="rId162" Type="http://schemas.openxmlformats.org/officeDocument/2006/relationships/hyperlink" Target="http://hl7.org/v3ballot2007may/html/infrastructure/datatypes/datatypes.htm" TargetMode="External"/><Relationship Id="rId218" Type="http://schemas.openxmlformats.org/officeDocument/2006/relationships/hyperlink" Target="http://hl7.org/v3ballot2007may/html/infrastructure/rim/rim.htm" TargetMode="External"/><Relationship Id="rId271" Type="http://schemas.openxmlformats.org/officeDocument/2006/relationships/image" Target="media/image55.png"/><Relationship Id="rId24" Type="http://schemas.openxmlformats.org/officeDocument/2006/relationships/image" Target="media/image3.wmf"/><Relationship Id="rId66" Type="http://schemas.openxmlformats.org/officeDocument/2006/relationships/image" Target="media/image21.wmf"/><Relationship Id="rId131" Type="http://schemas.openxmlformats.org/officeDocument/2006/relationships/image" Target="media/image41.png"/><Relationship Id="rId327" Type="http://schemas.openxmlformats.org/officeDocument/2006/relationships/hyperlink" Target="http://hl7.org/v3ballot2007may/html/infrastructure/rim/rim.htm" TargetMode="External"/><Relationship Id="rId369" Type="http://schemas.openxmlformats.org/officeDocument/2006/relationships/header" Target="header3.xml"/><Relationship Id="rId173" Type="http://schemas.openxmlformats.org/officeDocument/2006/relationships/hyperlink" Target="http://hl7.org/v3ballot2007may/html/infrastructure/datatypes/datatypes.htm" TargetMode="External"/><Relationship Id="rId229" Type="http://schemas.openxmlformats.org/officeDocument/2006/relationships/oleObject" Target="embeddings/oleObject33.bin"/><Relationship Id="rId240" Type="http://schemas.openxmlformats.org/officeDocument/2006/relationships/hyperlink" Target="http://docs.oasis-open.org/wsn/b-2" TargetMode="External"/><Relationship Id="rId35" Type="http://schemas.openxmlformats.org/officeDocument/2006/relationships/oleObject" Target="embeddings/Microsoft_PowerPoint_97_-_2003_Presentation1.ppt"/><Relationship Id="rId77" Type="http://schemas.openxmlformats.org/officeDocument/2006/relationships/image" Target="media/image25.wmf"/><Relationship Id="rId100" Type="http://schemas.openxmlformats.org/officeDocument/2006/relationships/hyperlink" Target="http://wiki.ihe.net/index.php?title=Enterprise_User_Authentication" TargetMode="External"/><Relationship Id="rId282" Type="http://schemas.openxmlformats.org/officeDocument/2006/relationships/hyperlink" Target="http://www.hl7.org/memonly/downloads/v3edition.cfm" TargetMode="External"/><Relationship Id="rId338" Type="http://schemas.openxmlformats.org/officeDocument/2006/relationships/image" Target="media/image62.jpeg"/><Relationship Id="rId8" Type="http://schemas.openxmlformats.org/officeDocument/2006/relationships/image" Target="media/image1.jpeg"/><Relationship Id="rId142" Type="http://schemas.openxmlformats.org/officeDocument/2006/relationships/hyperlink" Target="http://hl7.org/v3ballot2007may/html/infrastructure/rim/rim.htm" TargetMode="External"/><Relationship Id="rId184" Type="http://schemas.openxmlformats.org/officeDocument/2006/relationships/hyperlink" Target="http://hl7.org/v3ballot2007may/html/infrastructure/datatypes/datatypes.htm" TargetMode="External"/><Relationship Id="rId251" Type="http://schemas.openxmlformats.org/officeDocument/2006/relationships/hyperlink" Target="http://www.w3.org/2003/05/soap-envelope" TargetMode="External"/><Relationship Id="rId46" Type="http://schemas.openxmlformats.org/officeDocument/2006/relationships/oleObject" Target="embeddings/oleObject5.bin"/><Relationship Id="rId293" Type="http://schemas.openxmlformats.org/officeDocument/2006/relationships/hyperlink" Target="http://hl7.org/v3ballot2007may/html/infrastructure/vocabulary/ResponseModality.htm" TargetMode="External"/><Relationship Id="rId307" Type="http://schemas.openxmlformats.org/officeDocument/2006/relationships/hyperlink" Target="http://hl7.org/v3ballot2007may/html/infrastructure/datatypes/datatypes.htm" TargetMode="External"/><Relationship Id="rId349" Type="http://schemas.openxmlformats.org/officeDocument/2006/relationships/hyperlink" Target="http://hl7.org/v3ballot2007may/html/infrastructure/datatypes/datatypes.htm" TargetMode="External"/><Relationship Id="rId88" Type="http://schemas.openxmlformats.org/officeDocument/2006/relationships/oleObject" Target="embeddings/oleObject20.bin"/><Relationship Id="rId111" Type="http://schemas.openxmlformats.org/officeDocument/2006/relationships/hyperlink" Target="http://www.w3.org/TR/soap12-mtom/" TargetMode="External"/><Relationship Id="rId153" Type="http://schemas.openxmlformats.org/officeDocument/2006/relationships/hyperlink" Target="http://www.hl7.org/memonly/downloads/v3edition.cfm" TargetMode="External"/><Relationship Id="rId195" Type="http://schemas.openxmlformats.org/officeDocument/2006/relationships/hyperlink" Target="http://hl7.org/v3ballot2007may/html/infrastructure/rim/rim.htm" TargetMode="External"/><Relationship Id="rId209" Type="http://schemas.openxmlformats.org/officeDocument/2006/relationships/hyperlink" Target="file:///C:\v3ballot_2006jan\html\infrastructure\datatypes\datatypes.htm" TargetMode="External"/><Relationship Id="rId360" Type="http://schemas.openxmlformats.org/officeDocument/2006/relationships/oleObject" Target="embeddings/oleObject39.bin"/><Relationship Id="rId220" Type="http://schemas.openxmlformats.org/officeDocument/2006/relationships/hyperlink" Target="http://hl7.org/v3ballot2007may/html/infrastructure/rim/rim.htm" TargetMode="External"/><Relationship Id="rId15" Type="http://schemas.openxmlformats.org/officeDocument/2006/relationships/comments" Target="comments.xml"/><Relationship Id="rId57" Type="http://schemas.openxmlformats.org/officeDocument/2006/relationships/oleObject" Target="embeddings/oleObject8.bin"/><Relationship Id="rId262" Type="http://schemas.openxmlformats.org/officeDocument/2006/relationships/hyperlink" Target="http://localhost:8080/services/initiatingGateway/query%3c/a:To" TargetMode="External"/><Relationship Id="rId318" Type="http://schemas.openxmlformats.org/officeDocument/2006/relationships/hyperlink" Target="http://hl7.org/v3ballot2007may/html/infrastructure/rim/rim.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spellman\Application%20Data\Microsoft\Templates\IHE%20Supplement%20Template-V7.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E371C6-9FFC-DC44-AB25-C8C3AE1C0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Settings\lspellman\Application Data\Microsoft\Templates\IHE Supplement Template-V7.2.dot</Template>
  <TotalTime>159</TotalTime>
  <Pages>394</Pages>
  <Words>120842</Words>
  <Characters>688806</Characters>
  <Application>Microsoft Office Word</Application>
  <DocSecurity>0</DocSecurity>
  <Lines>5740</Lines>
  <Paragraphs>1616</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IHE_ITI_TF_Rev16-0_Vol2b_FT_2019-07-12</vt:lpstr>
      <vt:lpstr>IHE_ITI_TF_Rev15.0_Vol2b_FT_2018-07-24</vt:lpstr>
      <vt:lpstr>IHE_ITI_TF_Rev15.0_Vol2b_FT_2018-07-24</vt:lpstr>
    </vt:vector>
  </TitlesOfParts>
  <Company>IHE</Company>
  <LinksUpToDate>false</LinksUpToDate>
  <CharactersWithSpaces>808032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IHE_ITI_TF_Rev16-0_Vol2b_FT_2019-07-12</dc:title>
  <dc:subject>IHE_ITI_Technical Framework Volume 2b (ITI TF-2b)</dc:subject>
  <dc:creator>IHE ITI Technical Committee</dc:creator>
  <cp:keywords>IHE ITI Technical Framework</cp:keywords>
  <cp:lastModifiedBy>Lynn Felhofer</cp:lastModifiedBy>
  <cp:revision>23</cp:revision>
  <cp:lastPrinted>2010-08-08T18:29:00Z</cp:lastPrinted>
  <dcterms:created xsi:type="dcterms:W3CDTF">2019-07-11T14:54:00Z</dcterms:created>
  <dcterms:modified xsi:type="dcterms:W3CDTF">2020-04-15T17:26:00Z</dcterms:modified>
  <cp:category>IHE Technical Framework</cp:category>
</cp:coreProperties>
</file>